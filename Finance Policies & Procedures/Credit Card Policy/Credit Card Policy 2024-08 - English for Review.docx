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4D268" w14:textId="70D31DF2" w:rsidR="00AD1FF8" w:rsidRDefault="00AD1FF8" w:rsidP="009A6A50">
      <w:pPr>
        <w:jc w:val="both"/>
        <w:rPr>
          <w:rFonts w:ascii="Times New Roman" w:hAnsi="Times New Roman" w:cs="Times New Roman"/>
          <w:b/>
          <w:bCs/>
          <w:color w:val="E36C0A" w:themeColor="accent6" w:themeShade="BF"/>
          <w:sz w:val="40"/>
          <w:szCs w:val="40"/>
        </w:rPr>
      </w:pPr>
    </w:p>
    <w:p w14:paraId="28E89D26" w14:textId="77777777" w:rsidR="00AD1FF8" w:rsidRDefault="00AD1FF8" w:rsidP="009A6A50">
      <w:pPr>
        <w:jc w:val="both"/>
        <w:rPr>
          <w:rFonts w:ascii="Times New Roman" w:hAnsi="Times New Roman" w:cs="Times New Roman"/>
          <w:b/>
          <w:color w:val="F79646" w:themeColor="accent6"/>
          <w:sz w:val="40"/>
          <w:szCs w:val="40"/>
        </w:rPr>
      </w:pPr>
    </w:p>
    <w:p w14:paraId="7EE18B93" w14:textId="77777777" w:rsidR="00AD1FF8" w:rsidRDefault="00AD1FF8" w:rsidP="009A6A50">
      <w:pPr>
        <w:jc w:val="both"/>
        <w:rPr>
          <w:rFonts w:ascii="Times New Roman" w:hAnsi="Times New Roman" w:cs="Times New Roman"/>
          <w:b/>
          <w:color w:val="F79646" w:themeColor="accent6"/>
          <w:sz w:val="40"/>
          <w:szCs w:val="40"/>
        </w:rPr>
      </w:pPr>
    </w:p>
    <w:p w14:paraId="2DB47F43" w14:textId="77777777" w:rsidR="00AD1FF8" w:rsidRDefault="00AD1FF8" w:rsidP="009A6A50">
      <w:pPr>
        <w:jc w:val="both"/>
        <w:rPr>
          <w:rFonts w:ascii="Times New Roman" w:hAnsi="Times New Roman" w:cs="Times New Roman"/>
          <w:b/>
          <w:color w:val="F79646" w:themeColor="accent6"/>
          <w:sz w:val="40"/>
          <w:szCs w:val="40"/>
        </w:rPr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1" locked="0" layoutInCell="1" allowOverlap="1" wp14:anchorId="18B650C1" wp14:editId="2544BD3A">
            <wp:simplePos x="0" y="0"/>
            <wp:positionH relativeFrom="column">
              <wp:posOffset>473710</wp:posOffset>
            </wp:positionH>
            <wp:positionV relativeFrom="paragraph">
              <wp:posOffset>74930</wp:posOffset>
            </wp:positionV>
            <wp:extent cx="4761230" cy="1198245"/>
            <wp:effectExtent l="0" t="0" r="0" b="0"/>
            <wp:wrapTight wrapText="bothSides">
              <wp:wrapPolygon edited="0">
                <wp:start x="0" y="0"/>
                <wp:lineTo x="0" y="21291"/>
                <wp:lineTo x="21519" y="21291"/>
                <wp:lineTo x="2151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230" cy="119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8306BC" w14:textId="77777777" w:rsidR="00AD1FF8" w:rsidRDefault="00AD1FF8" w:rsidP="009A6A50">
      <w:pPr>
        <w:jc w:val="both"/>
        <w:rPr>
          <w:rFonts w:ascii="Times New Roman" w:hAnsi="Times New Roman" w:cs="Times New Roman"/>
          <w:b/>
          <w:color w:val="F79646" w:themeColor="accent6"/>
          <w:sz w:val="40"/>
          <w:szCs w:val="40"/>
        </w:rPr>
      </w:pPr>
    </w:p>
    <w:p w14:paraId="3DA60229" w14:textId="77777777" w:rsidR="00AD1FF8" w:rsidRDefault="00AD1FF8" w:rsidP="009A6A50">
      <w:pPr>
        <w:jc w:val="both"/>
        <w:rPr>
          <w:rFonts w:ascii="Times New Roman" w:hAnsi="Times New Roman" w:cs="Times New Roman"/>
          <w:b/>
          <w:color w:val="F79646" w:themeColor="accent6"/>
          <w:sz w:val="40"/>
          <w:szCs w:val="40"/>
        </w:rPr>
      </w:pPr>
    </w:p>
    <w:p w14:paraId="24ADAAA6" w14:textId="53F8FF93" w:rsidR="00AD1FF8" w:rsidRPr="00D37C33" w:rsidRDefault="008D21A9" w:rsidP="00671A4C">
      <w:pPr>
        <w:jc w:val="center"/>
        <w:rPr>
          <w:rFonts w:ascii="Times New Roman" w:eastAsiaTheme="majorEastAsia" w:hAnsi="Times New Roman" w:cs="Times New Roman"/>
          <w:b/>
          <w:bCs/>
          <w:color w:val="E36C0A" w:themeColor="accent6" w:themeShade="BF"/>
          <w:sz w:val="36"/>
          <w:szCs w:val="36"/>
        </w:rPr>
      </w:pPr>
      <w:r w:rsidRPr="00D37C33">
        <w:rPr>
          <w:rFonts w:ascii="Times New Roman" w:eastAsiaTheme="majorEastAsia" w:hAnsi="Times New Roman" w:cs="Times New Roman"/>
          <w:b/>
          <w:bCs/>
          <w:color w:val="E36C0A" w:themeColor="accent6" w:themeShade="BF"/>
          <w:sz w:val="36"/>
          <w:szCs w:val="36"/>
        </w:rPr>
        <w:t>Credit Card Policy</w:t>
      </w:r>
    </w:p>
    <w:p w14:paraId="3A20E837" w14:textId="30F5AEE3" w:rsidR="00B711D3" w:rsidRDefault="00AD1FF8" w:rsidP="00671A4C">
      <w:pPr>
        <w:jc w:val="center"/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28"/>
          <w:szCs w:val="28"/>
        </w:rPr>
      </w:pPr>
      <w:r w:rsidRPr="00D37C33">
        <w:rPr>
          <w:rFonts w:ascii="Times New Roman" w:eastAsiaTheme="majorEastAsia" w:hAnsi="Times New Roman" w:cs="Times New Roman"/>
          <w:b/>
          <w:bCs/>
          <w:color w:val="E36C0A" w:themeColor="accent6" w:themeShade="BF"/>
          <w:sz w:val="36"/>
          <w:szCs w:val="36"/>
        </w:rPr>
        <w:t xml:space="preserve">Effective </w:t>
      </w:r>
      <w:del w:id="0" w:author="Danielle Martin" w:date="2024-08-14T11:44:00Z">
        <w:r w:rsidR="60330BCE" w:rsidRPr="4F86156D" w:rsidDel="00D93F60">
          <w:rPr>
            <w:rFonts w:ascii="Times New Roman" w:eastAsiaTheme="majorEastAsia" w:hAnsi="Times New Roman" w:cs="Times New Roman"/>
            <w:b/>
            <w:bCs/>
            <w:color w:val="E36C0A" w:themeColor="accent6" w:themeShade="BF"/>
            <w:sz w:val="36"/>
            <w:szCs w:val="36"/>
          </w:rPr>
          <w:delText>May</w:delText>
        </w:r>
        <w:r w:rsidR="00B711D3" w:rsidRPr="1D15CA40" w:rsidDel="00D93F60">
          <w:rPr>
            <w:rFonts w:ascii="Times New Roman" w:eastAsiaTheme="majorEastAsia" w:hAnsi="Times New Roman" w:cs="Times New Roman"/>
            <w:b/>
            <w:bCs/>
            <w:color w:val="E36C0A" w:themeColor="accent6" w:themeShade="BF"/>
            <w:sz w:val="36"/>
            <w:szCs w:val="36"/>
          </w:rPr>
          <w:delText xml:space="preserve"> </w:delText>
        </w:r>
      </w:del>
      <w:ins w:id="1" w:author="Danielle Martin" w:date="2024-08-14T11:44:00Z">
        <w:r w:rsidR="00D93F60">
          <w:rPr>
            <w:rFonts w:ascii="Times New Roman" w:eastAsiaTheme="majorEastAsia" w:hAnsi="Times New Roman" w:cs="Times New Roman"/>
            <w:b/>
            <w:bCs/>
            <w:color w:val="E36C0A" w:themeColor="accent6" w:themeShade="BF"/>
            <w:sz w:val="36"/>
            <w:szCs w:val="36"/>
          </w:rPr>
          <w:t>August</w:t>
        </w:r>
        <w:r w:rsidR="00D93F60" w:rsidRPr="1D15CA40">
          <w:rPr>
            <w:rFonts w:ascii="Times New Roman" w:eastAsiaTheme="majorEastAsia" w:hAnsi="Times New Roman" w:cs="Times New Roman"/>
            <w:b/>
            <w:bCs/>
            <w:color w:val="E36C0A" w:themeColor="accent6" w:themeShade="BF"/>
            <w:sz w:val="36"/>
            <w:szCs w:val="36"/>
          </w:rPr>
          <w:t xml:space="preserve"> </w:t>
        </w:r>
      </w:ins>
      <w:r w:rsidR="00B711D3" w:rsidRPr="1D15CA40">
        <w:rPr>
          <w:rFonts w:ascii="Times New Roman" w:eastAsiaTheme="majorEastAsia" w:hAnsi="Times New Roman" w:cs="Times New Roman"/>
          <w:b/>
          <w:bCs/>
          <w:color w:val="E36C0A" w:themeColor="accent6" w:themeShade="BF"/>
          <w:sz w:val="36"/>
          <w:szCs w:val="36"/>
        </w:rPr>
        <w:t>1</w:t>
      </w:r>
      <w:r w:rsidR="00B711D3" w:rsidRPr="1D15CA40">
        <w:rPr>
          <w:rFonts w:ascii="Times New Roman" w:eastAsiaTheme="majorEastAsia" w:hAnsi="Times New Roman" w:cs="Times New Roman"/>
          <w:b/>
          <w:bCs/>
          <w:color w:val="E36C0A" w:themeColor="accent6" w:themeShade="BF"/>
          <w:sz w:val="36"/>
          <w:szCs w:val="36"/>
          <w:vertAlign w:val="superscript"/>
        </w:rPr>
        <w:t>st</w:t>
      </w:r>
      <w:r w:rsidR="00B711D3" w:rsidRPr="1D15CA40">
        <w:rPr>
          <w:rFonts w:ascii="Times New Roman" w:eastAsiaTheme="majorEastAsia" w:hAnsi="Times New Roman" w:cs="Times New Roman"/>
          <w:b/>
          <w:bCs/>
          <w:color w:val="E36C0A" w:themeColor="accent6" w:themeShade="BF"/>
          <w:sz w:val="36"/>
          <w:szCs w:val="36"/>
        </w:rPr>
        <w:t>, 202</w:t>
      </w:r>
      <w:r w:rsidR="005C584B">
        <w:rPr>
          <w:rFonts w:ascii="Times New Roman" w:eastAsiaTheme="majorEastAsia" w:hAnsi="Times New Roman" w:cs="Times New Roman"/>
          <w:b/>
          <w:bCs/>
          <w:color w:val="E36C0A" w:themeColor="accent6" w:themeShade="BF"/>
          <w:sz w:val="36"/>
          <w:szCs w:val="36"/>
        </w:rPr>
        <w:t>4</w:t>
      </w:r>
    </w:p>
    <w:p w14:paraId="01C1AD49" w14:textId="1B796225" w:rsidR="0078785F" w:rsidRDefault="0078785F" w:rsidP="009A6A50">
      <w:pPr>
        <w:jc w:val="both"/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28"/>
          <w:szCs w:val="28"/>
        </w:rPr>
      </w:pPr>
    </w:p>
    <w:p w14:paraId="69E36D40" w14:textId="77777777" w:rsidR="00CB7B10" w:rsidRDefault="00AD1FF8" w:rsidP="009A6A50">
      <w:pPr>
        <w:jc w:val="both"/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28"/>
          <w:szCs w:val="28"/>
        </w:rPr>
      </w:pPr>
      <w:r>
        <w:rPr>
          <w:color w:val="E36C0A" w:themeColor="accent6" w:themeShade="BF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shd w:val="clear" w:color="auto" w:fill="E6E6E6"/>
          <w:lang w:eastAsia="en-US"/>
        </w:rPr>
        <w:id w:val="-1974898264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54E31A6C" w14:textId="77777777" w:rsidR="00CB7B10" w:rsidRPr="00B92CD0" w:rsidRDefault="00CB7B10" w:rsidP="009A6A50">
          <w:pPr>
            <w:pStyle w:val="TOCHeading"/>
            <w:jc w:val="both"/>
            <w:rPr>
              <w:rFonts w:ascii="Times New Roman" w:hAnsi="Times New Roman" w:cs="Times New Roman"/>
            </w:rPr>
          </w:pPr>
          <w:r>
            <w:t>Table of Contents</w:t>
          </w:r>
        </w:p>
        <w:p w14:paraId="45E891E5" w14:textId="16C18525" w:rsidR="004C24E2" w:rsidRPr="004C24E2" w:rsidRDefault="00CB7B10">
          <w:pPr>
            <w:pStyle w:val="TOC1"/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r w:rsidRPr="004C24E2">
            <w:rPr>
              <w:rFonts w:ascii="Times New Roman" w:hAnsi="Times New Roman" w:cs="Times New Roman"/>
              <w:color w:val="2B579A"/>
              <w:sz w:val="24"/>
              <w:szCs w:val="24"/>
              <w:shd w:val="clear" w:color="auto" w:fill="E6E6E6"/>
            </w:rPr>
            <w:fldChar w:fldCharType="begin"/>
          </w:r>
          <w:r w:rsidRPr="004C24E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C24E2">
            <w:rPr>
              <w:rFonts w:ascii="Times New Roman" w:hAnsi="Times New Roman" w:cs="Times New Roman"/>
              <w:color w:val="2B579A"/>
              <w:sz w:val="24"/>
              <w:szCs w:val="24"/>
              <w:shd w:val="clear" w:color="auto" w:fill="E6E6E6"/>
            </w:rPr>
            <w:fldChar w:fldCharType="separate"/>
          </w:r>
          <w:hyperlink w:anchor="_Toc174530308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Credit Card Policy (Applicable to all Corporate Cardholders)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_Toc174530308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31D051" w14:textId="14633EE1" w:rsidR="004C24E2" w:rsidRPr="004C24E2" w:rsidRDefault="00000000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09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="004C24E2" w:rsidRPr="004C2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ab/>
            </w:r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Credit Card Policy Overview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_Toc174530309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1169E6" w14:textId="65A2AF9A" w:rsidR="004C24E2" w:rsidRPr="004C24E2" w:rsidRDefault="00000000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10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4C24E2" w:rsidRPr="004C2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ab/>
            </w:r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Partners Credit Card Platform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_Toc174530310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18786A" w14:textId="592B216F" w:rsidR="004C24E2" w:rsidRPr="004C24E2" w:rsidRDefault="00000000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11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="004C24E2" w:rsidRPr="004C2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ab/>
            </w:r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Obtaining a Card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_Toc174530311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D06EE0" w14:textId="6746DEAE" w:rsidR="004C24E2" w:rsidRPr="004C24E2" w:rsidRDefault="0000000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12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 Obtaining a Card – From a local bank for locally hired personnel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_Toc174530312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3A3E4C" w14:textId="7A055300" w:rsidR="004C24E2" w:rsidRPr="004C24E2" w:rsidRDefault="00000000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13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="004C24E2" w:rsidRPr="004C2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ab/>
            </w:r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Cardholder Agreement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_Toc174530313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74C8EB" w14:textId="776A83E1" w:rsidR="004C24E2" w:rsidRPr="004C24E2" w:rsidRDefault="00000000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14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  <w:r w:rsidR="004C24E2" w:rsidRPr="004C2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ab/>
            </w:r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Use of Corporate Credit Cards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_Toc174530314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4CC679" w14:textId="02E5453C" w:rsidR="004C24E2" w:rsidRPr="004C24E2" w:rsidRDefault="00000000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15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</w:t>
            </w:r>
            <w:r w:rsidR="004C24E2" w:rsidRPr="004C2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ab/>
            </w:r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Lost or Stolen Cards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_Toc174530315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66E766" w14:textId="77AA2CF1" w:rsidR="004C24E2" w:rsidRPr="004C24E2" w:rsidRDefault="00000000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16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</w:t>
            </w:r>
            <w:r w:rsidR="004C24E2" w:rsidRPr="004C2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ab/>
            </w:r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Credit Card Expense Coding and Approval Deadlines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_Toc174530316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C80CEC" w14:textId="192F2B14" w:rsidR="004C24E2" w:rsidRPr="004C24E2" w:rsidRDefault="0000000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17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7.1 Employee Deadlines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_Toc174530317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A47D8C" w14:textId="69F670E0" w:rsidR="004C24E2" w:rsidRPr="004C24E2" w:rsidRDefault="0000000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18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7.2 Supervisor Deadlines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_Toc174530318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712618" w14:textId="63583F64" w:rsidR="004C24E2" w:rsidRPr="004C24E2" w:rsidRDefault="00000000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19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</w:t>
            </w:r>
            <w:r w:rsidR="004C24E2" w:rsidRPr="004C2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ab/>
            </w:r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Coding Expenses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_Toc174530319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CF5671" w14:textId="3C090CDA" w:rsidR="004C24E2" w:rsidRPr="004C24E2" w:rsidRDefault="00000000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20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9.</w:t>
            </w:r>
            <w:r w:rsidR="004C24E2" w:rsidRPr="004C2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ab/>
            </w:r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Late Credit Card Expense Coding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_Toc174530320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33D9DC" w14:textId="2518EE5F" w:rsidR="004C24E2" w:rsidRPr="004C24E2" w:rsidRDefault="00000000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21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</w:t>
            </w:r>
            <w:r w:rsidR="004C24E2" w:rsidRPr="004C2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ab/>
            </w:r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Late Credit Card Expense Approval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_Toc174530321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399839" w14:textId="163DE4EA" w:rsidR="004C24E2" w:rsidRPr="004C24E2" w:rsidRDefault="00000000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22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11.</w:t>
            </w:r>
            <w:r w:rsidR="004C24E2" w:rsidRPr="004C2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ab/>
            </w:r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Credit Card Suspension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_Toc174530322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91B19A" w14:textId="630BED3F" w:rsidR="004C24E2" w:rsidRPr="004C24E2" w:rsidRDefault="00000000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23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12.</w:t>
            </w:r>
            <w:r w:rsidR="004C24E2" w:rsidRPr="004C2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ab/>
            </w:r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Credit Card Probationary Period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_Toc174530323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573431" w14:textId="0116B171" w:rsidR="004C24E2" w:rsidRPr="004C24E2" w:rsidRDefault="00000000">
          <w:pPr>
            <w:pStyle w:val="TOC2"/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24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13.</w:t>
            </w:r>
            <w:r w:rsidR="004C24E2" w:rsidRPr="004C2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ab/>
            </w:r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Termination of staff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_Toc174530324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7A0E13" w14:textId="3006FE1E" w:rsidR="004C24E2" w:rsidRPr="004C24E2" w:rsidRDefault="00000000">
          <w:pPr>
            <w:pStyle w:val="TOC1"/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25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Annex A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_Toc174530325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7AB350" w14:textId="5225B3F1" w:rsidR="004C24E2" w:rsidRPr="004C24E2" w:rsidRDefault="00000000">
          <w:pPr>
            <w:pStyle w:val="TOC1"/>
            <w:rPr>
              <w:rFonts w:ascii="Times New Roman" w:hAnsi="Times New Roman" w:cs="Times New Roman"/>
              <w:noProof/>
              <w:sz w:val="24"/>
              <w:szCs w:val="24"/>
              <w:lang w:eastAsia="en-US"/>
            </w:rPr>
          </w:pPr>
          <w:hyperlink w:anchor="_Toc174530326" w:history="1">
            <w:r w:rsidR="004C24E2" w:rsidRPr="004C24E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CARDHOLDER AGREEMENT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_Toc174530326 \h </w:instrTex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4C24E2" w:rsidRPr="004C24E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1E9DE6" w14:textId="263DD7AF" w:rsidR="00CB7B10" w:rsidRPr="001D6DB1" w:rsidRDefault="00CB7B10" w:rsidP="009A6A50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4C24E2">
            <w:rPr>
              <w:rFonts w:ascii="Times New Roman" w:hAnsi="Times New Roman" w:cs="Times New Roman"/>
              <w:b/>
              <w:bCs/>
              <w:noProof/>
              <w:color w:val="2B579A"/>
              <w:sz w:val="24"/>
              <w:szCs w:val="24"/>
              <w:shd w:val="clear" w:color="auto" w:fill="E6E6E6"/>
            </w:rPr>
            <w:fldChar w:fldCharType="end"/>
          </w:r>
        </w:p>
      </w:sdtContent>
    </w:sdt>
    <w:p w14:paraId="7C9C5332" w14:textId="77777777" w:rsidR="0093392C" w:rsidRDefault="0093392C" w:rsidP="009A6A50">
      <w:pPr>
        <w:jc w:val="both"/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28"/>
          <w:szCs w:val="28"/>
        </w:rPr>
      </w:pPr>
    </w:p>
    <w:p w14:paraId="1430B2C8" w14:textId="77777777" w:rsidR="00CB7B10" w:rsidRDefault="00CB7B10" w:rsidP="009A6A50">
      <w:pPr>
        <w:jc w:val="both"/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26"/>
          <w:szCs w:val="26"/>
        </w:rPr>
      </w:pPr>
      <w:r>
        <w:br w:type="page"/>
      </w:r>
    </w:p>
    <w:p w14:paraId="0030DB0C" w14:textId="77777777" w:rsidR="00B15F23" w:rsidRPr="00C275B7" w:rsidRDefault="004F4BB5" w:rsidP="00671A4C">
      <w:pPr>
        <w:pStyle w:val="Heading1"/>
        <w:jc w:val="both"/>
      </w:pPr>
      <w:bookmarkStart w:id="2" w:name="_Toc1716607750"/>
      <w:bookmarkStart w:id="3" w:name="_Toc174530308"/>
      <w:r w:rsidRPr="00C275B7">
        <w:lastRenderedPageBreak/>
        <w:t>Credit Card</w:t>
      </w:r>
      <w:r w:rsidR="00B15F23" w:rsidRPr="00C275B7">
        <w:t xml:space="preserve"> </w:t>
      </w:r>
      <w:r w:rsidR="00C275B7" w:rsidRPr="00C275B7">
        <w:t xml:space="preserve">Policy </w:t>
      </w:r>
      <w:r w:rsidR="00B15F23" w:rsidRPr="00C275B7">
        <w:t>(</w:t>
      </w:r>
      <w:r w:rsidRPr="00C275B7">
        <w:t>Applicable to all Corporate Cardholders)</w:t>
      </w:r>
      <w:bookmarkEnd w:id="2"/>
      <w:bookmarkEnd w:id="3"/>
    </w:p>
    <w:p w14:paraId="6D501042" w14:textId="465BD85B" w:rsidR="005F4D84" w:rsidRDefault="004F4BB5" w:rsidP="009A6A50">
      <w:pPr>
        <w:jc w:val="both"/>
        <w:rPr>
          <w:rFonts w:ascii="Times New Roman" w:hAnsi="Times New Roman" w:cs="Times New Roman"/>
          <w:sz w:val="24"/>
          <w:szCs w:val="24"/>
        </w:rPr>
      </w:pPr>
      <w:r w:rsidRPr="4F1BAD27">
        <w:rPr>
          <w:rFonts w:ascii="Times New Roman" w:hAnsi="Times New Roman" w:cs="Times New Roman"/>
          <w:sz w:val="24"/>
          <w:szCs w:val="24"/>
        </w:rPr>
        <w:t>Th</w:t>
      </w:r>
      <w:r w:rsidR="32BEEF3A" w:rsidRPr="4F1BAD27">
        <w:rPr>
          <w:rFonts w:ascii="Times New Roman" w:hAnsi="Times New Roman" w:cs="Times New Roman"/>
          <w:sz w:val="24"/>
          <w:szCs w:val="24"/>
        </w:rPr>
        <w:t>is</w:t>
      </w:r>
      <w:r w:rsidRPr="4F1BAD27">
        <w:rPr>
          <w:rFonts w:ascii="Times New Roman" w:hAnsi="Times New Roman" w:cs="Times New Roman"/>
          <w:sz w:val="24"/>
          <w:szCs w:val="24"/>
        </w:rPr>
        <w:t xml:space="preserve"> policy applies to </w:t>
      </w:r>
      <w:r w:rsidR="001743BA">
        <w:rPr>
          <w:rFonts w:ascii="Times New Roman" w:hAnsi="Times New Roman" w:cs="Times New Roman"/>
          <w:sz w:val="24"/>
          <w:szCs w:val="24"/>
        </w:rPr>
        <w:t xml:space="preserve">home </w:t>
      </w:r>
      <w:r w:rsidRPr="4F1BAD27">
        <w:rPr>
          <w:rFonts w:ascii="Times New Roman" w:hAnsi="Times New Roman" w:cs="Times New Roman"/>
          <w:sz w:val="24"/>
          <w:szCs w:val="24"/>
        </w:rPr>
        <w:t>and field</w:t>
      </w:r>
      <w:r w:rsidR="004C7481" w:rsidRPr="4F1BAD27">
        <w:rPr>
          <w:rFonts w:ascii="Times New Roman" w:hAnsi="Times New Roman" w:cs="Times New Roman"/>
          <w:sz w:val="24"/>
          <w:szCs w:val="24"/>
        </w:rPr>
        <w:t xml:space="preserve"> office</w:t>
      </w:r>
      <w:r w:rsidRPr="4F1BAD27">
        <w:rPr>
          <w:rFonts w:ascii="Times New Roman" w:hAnsi="Times New Roman" w:cs="Times New Roman"/>
          <w:sz w:val="24"/>
          <w:szCs w:val="24"/>
        </w:rPr>
        <w:t xml:space="preserve"> </w:t>
      </w:r>
      <w:r w:rsidR="580394CD" w:rsidRPr="4F86156D">
        <w:rPr>
          <w:rFonts w:ascii="Times New Roman" w:hAnsi="Times New Roman" w:cs="Times New Roman"/>
          <w:sz w:val="24"/>
          <w:szCs w:val="24"/>
        </w:rPr>
        <w:t>staff</w:t>
      </w:r>
      <w:r w:rsidRPr="4F1BAD27">
        <w:rPr>
          <w:rFonts w:ascii="Times New Roman" w:hAnsi="Times New Roman" w:cs="Times New Roman"/>
          <w:sz w:val="24"/>
          <w:szCs w:val="24"/>
        </w:rPr>
        <w:t xml:space="preserve"> who </w:t>
      </w:r>
      <w:r w:rsidR="0EDF2EF7" w:rsidRPr="4F1BAD27">
        <w:rPr>
          <w:rFonts w:ascii="Times New Roman" w:hAnsi="Times New Roman" w:cs="Times New Roman"/>
          <w:sz w:val="24"/>
          <w:szCs w:val="24"/>
        </w:rPr>
        <w:t>have</w:t>
      </w:r>
      <w:r w:rsidR="76F3B237" w:rsidRPr="4F1BAD27">
        <w:rPr>
          <w:rFonts w:ascii="Times New Roman" w:hAnsi="Times New Roman" w:cs="Times New Roman"/>
          <w:sz w:val="24"/>
          <w:szCs w:val="24"/>
        </w:rPr>
        <w:t xml:space="preserve"> been issued</w:t>
      </w:r>
      <w:r w:rsidRPr="4F1BAD27">
        <w:rPr>
          <w:rFonts w:ascii="Times New Roman" w:hAnsi="Times New Roman" w:cs="Times New Roman"/>
          <w:sz w:val="24"/>
          <w:szCs w:val="24"/>
        </w:rPr>
        <w:t xml:space="preserve"> </w:t>
      </w:r>
      <w:r w:rsidR="3E179CA6" w:rsidRPr="4F1BAD27">
        <w:rPr>
          <w:rFonts w:ascii="Times New Roman" w:hAnsi="Times New Roman" w:cs="Times New Roman"/>
          <w:sz w:val="24"/>
          <w:szCs w:val="24"/>
        </w:rPr>
        <w:t xml:space="preserve">Partners of the Americas </w:t>
      </w:r>
      <w:r w:rsidR="00776649">
        <w:rPr>
          <w:rFonts w:ascii="Times New Roman" w:hAnsi="Times New Roman" w:cs="Times New Roman"/>
          <w:sz w:val="24"/>
          <w:szCs w:val="24"/>
        </w:rPr>
        <w:t xml:space="preserve">(Partners) </w:t>
      </w:r>
      <w:r w:rsidRPr="4F1BAD27">
        <w:rPr>
          <w:rFonts w:ascii="Times New Roman" w:hAnsi="Times New Roman" w:cs="Times New Roman"/>
          <w:sz w:val="24"/>
          <w:szCs w:val="24"/>
        </w:rPr>
        <w:t xml:space="preserve">corporate </w:t>
      </w:r>
      <w:r w:rsidR="01A08B60" w:rsidRPr="4F1BAD27">
        <w:rPr>
          <w:rFonts w:ascii="Times New Roman" w:hAnsi="Times New Roman" w:cs="Times New Roman"/>
          <w:sz w:val="24"/>
          <w:szCs w:val="24"/>
        </w:rPr>
        <w:t xml:space="preserve">credit </w:t>
      </w:r>
      <w:r w:rsidRPr="4F1BAD27">
        <w:rPr>
          <w:rFonts w:ascii="Times New Roman" w:hAnsi="Times New Roman" w:cs="Times New Roman"/>
          <w:sz w:val="24"/>
          <w:szCs w:val="24"/>
        </w:rPr>
        <w:t>cards.</w:t>
      </w:r>
      <w:r w:rsidR="00077618">
        <w:rPr>
          <w:rFonts w:ascii="Times New Roman" w:hAnsi="Times New Roman" w:cs="Times New Roman"/>
          <w:sz w:val="24"/>
          <w:szCs w:val="24"/>
        </w:rPr>
        <w:t xml:space="preserve"> </w:t>
      </w:r>
      <w:r w:rsidR="00DF25B7" w:rsidRPr="00CF09D2">
        <w:rPr>
          <w:rFonts w:ascii="Times New Roman" w:hAnsi="Times New Roman" w:cs="Times New Roman"/>
          <w:sz w:val="24"/>
          <w:szCs w:val="24"/>
        </w:rPr>
        <w:t>Upon approval, any exceptions to this policy may be authorized in writing solely by the President &amp; CEO</w:t>
      </w:r>
      <w:r w:rsidR="00FC66B0">
        <w:rPr>
          <w:rFonts w:ascii="Times New Roman" w:hAnsi="Times New Roman" w:cs="Times New Roman"/>
          <w:sz w:val="24"/>
          <w:szCs w:val="24"/>
        </w:rPr>
        <w:t xml:space="preserve">, the </w:t>
      </w:r>
      <w:r w:rsidR="001743BA">
        <w:rPr>
          <w:rFonts w:ascii="Times New Roman" w:hAnsi="Times New Roman" w:cs="Times New Roman"/>
          <w:sz w:val="24"/>
          <w:szCs w:val="24"/>
        </w:rPr>
        <w:t xml:space="preserve">Chief </w:t>
      </w:r>
      <w:r w:rsidR="00FC66B0">
        <w:rPr>
          <w:rFonts w:ascii="Times New Roman" w:hAnsi="Times New Roman" w:cs="Times New Roman"/>
          <w:sz w:val="24"/>
          <w:szCs w:val="24"/>
        </w:rPr>
        <w:t>F</w:t>
      </w:r>
      <w:r w:rsidR="001743BA">
        <w:rPr>
          <w:rFonts w:ascii="Times New Roman" w:hAnsi="Times New Roman" w:cs="Times New Roman"/>
          <w:sz w:val="24"/>
          <w:szCs w:val="24"/>
        </w:rPr>
        <w:t xml:space="preserve">inance </w:t>
      </w:r>
      <w:r w:rsidR="00FC66B0">
        <w:rPr>
          <w:rFonts w:ascii="Times New Roman" w:hAnsi="Times New Roman" w:cs="Times New Roman"/>
          <w:sz w:val="24"/>
          <w:szCs w:val="24"/>
        </w:rPr>
        <w:t>O</w:t>
      </w:r>
      <w:r w:rsidR="001743BA">
        <w:rPr>
          <w:rFonts w:ascii="Times New Roman" w:hAnsi="Times New Roman" w:cs="Times New Roman"/>
          <w:sz w:val="24"/>
          <w:szCs w:val="24"/>
        </w:rPr>
        <w:t>fficer (CFO)</w:t>
      </w:r>
      <w:r w:rsidR="00FC66B0">
        <w:rPr>
          <w:rFonts w:ascii="Times New Roman" w:hAnsi="Times New Roman" w:cs="Times New Roman"/>
          <w:sz w:val="24"/>
          <w:szCs w:val="24"/>
        </w:rPr>
        <w:t xml:space="preserve">, or the </w:t>
      </w:r>
      <w:r w:rsidR="001743BA">
        <w:rPr>
          <w:rFonts w:ascii="Times New Roman" w:hAnsi="Times New Roman" w:cs="Times New Roman"/>
          <w:sz w:val="24"/>
          <w:szCs w:val="24"/>
        </w:rPr>
        <w:t>Chief Operating Officer (</w:t>
      </w:r>
      <w:r w:rsidR="00FC66B0">
        <w:rPr>
          <w:rFonts w:ascii="Times New Roman" w:hAnsi="Times New Roman" w:cs="Times New Roman"/>
          <w:sz w:val="24"/>
          <w:szCs w:val="24"/>
        </w:rPr>
        <w:t>COO</w:t>
      </w:r>
      <w:r w:rsidR="001743BA">
        <w:rPr>
          <w:rFonts w:ascii="Times New Roman" w:hAnsi="Times New Roman" w:cs="Times New Roman"/>
          <w:sz w:val="24"/>
          <w:szCs w:val="24"/>
        </w:rPr>
        <w:t>)</w:t>
      </w:r>
      <w:r w:rsidR="00CF09D2">
        <w:rPr>
          <w:rFonts w:ascii="Times New Roman" w:hAnsi="Times New Roman" w:cs="Times New Roman"/>
          <w:sz w:val="24"/>
          <w:szCs w:val="24"/>
        </w:rPr>
        <w:t>.</w:t>
      </w:r>
    </w:p>
    <w:p w14:paraId="338C96F6" w14:textId="4BA5D5DD" w:rsidR="00C275B7" w:rsidRPr="003C01A6" w:rsidRDefault="00C275B7" w:rsidP="00DC4942">
      <w:pPr>
        <w:pStyle w:val="Heading2"/>
        <w:numPr>
          <w:ilvl w:val="0"/>
          <w:numId w:val="2"/>
        </w:numPr>
        <w:jc w:val="both"/>
      </w:pPr>
      <w:bookmarkStart w:id="4" w:name="_Toc174530309"/>
      <w:bookmarkStart w:id="5" w:name="_Toc484850991"/>
      <w:r>
        <w:t>Credit Card Policy Overview</w:t>
      </w:r>
      <w:bookmarkEnd w:id="4"/>
      <w:r w:rsidRPr="003C01A6">
        <w:t xml:space="preserve"> </w:t>
      </w:r>
      <w:bookmarkEnd w:id="5"/>
    </w:p>
    <w:p w14:paraId="634EB381" w14:textId="1C525AD7" w:rsidR="00C275B7" w:rsidRDefault="00C275B7" w:rsidP="009A6A50">
      <w:pPr>
        <w:jc w:val="both"/>
        <w:rPr>
          <w:rFonts w:ascii="Times New Roman" w:hAnsi="Times New Roman" w:cs="Times New Roman"/>
          <w:sz w:val="24"/>
          <w:szCs w:val="24"/>
        </w:rPr>
      </w:pPr>
      <w:r w:rsidRPr="4F1BAD27">
        <w:rPr>
          <w:rFonts w:ascii="Times New Roman" w:hAnsi="Times New Roman" w:cs="Times New Roman"/>
          <w:sz w:val="24"/>
          <w:szCs w:val="24"/>
        </w:rPr>
        <w:t>Partners has adopted this Credit Card policy to assist with (a) the purchase of goods and services, as well as (b) to cover other miscellaneous expense</w:t>
      </w:r>
      <w:r w:rsidR="004C7481" w:rsidRPr="4F1BAD27">
        <w:rPr>
          <w:rFonts w:ascii="Times New Roman" w:hAnsi="Times New Roman" w:cs="Times New Roman"/>
          <w:sz w:val="24"/>
          <w:szCs w:val="24"/>
        </w:rPr>
        <w:t>s</w:t>
      </w:r>
      <w:r w:rsidRPr="4F1BAD27">
        <w:rPr>
          <w:rFonts w:ascii="Times New Roman" w:hAnsi="Times New Roman" w:cs="Times New Roman"/>
          <w:sz w:val="24"/>
          <w:szCs w:val="24"/>
        </w:rPr>
        <w:t xml:space="preserve"> while on official assignments. </w:t>
      </w:r>
      <w:r w:rsidR="009222AA" w:rsidRPr="4F86156D">
        <w:rPr>
          <w:rFonts w:ascii="Times New Roman" w:hAnsi="Times New Roman" w:cs="Times New Roman"/>
          <w:sz w:val="24"/>
          <w:szCs w:val="24"/>
        </w:rPr>
        <w:t>The CFO</w:t>
      </w:r>
      <w:r w:rsidRPr="1E81A823">
        <w:rPr>
          <w:rFonts w:ascii="Times New Roman" w:hAnsi="Times New Roman" w:cs="Times New Roman"/>
          <w:sz w:val="24"/>
          <w:szCs w:val="24"/>
        </w:rPr>
        <w:t xml:space="preserve"> is responsible </w:t>
      </w:r>
      <w:r w:rsidR="72989CAC" w:rsidRPr="4F86156D">
        <w:rPr>
          <w:rFonts w:ascii="Times New Roman" w:hAnsi="Times New Roman" w:cs="Times New Roman"/>
          <w:sz w:val="24"/>
          <w:szCs w:val="24"/>
        </w:rPr>
        <w:t>for controlling</w:t>
      </w:r>
      <w:r w:rsidRPr="1E81A823">
        <w:rPr>
          <w:rFonts w:ascii="Times New Roman" w:hAnsi="Times New Roman" w:cs="Times New Roman"/>
          <w:sz w:val="24"/>
          <w:szCs w:val="24"/>
        </w:rPr>
        <w:t xml:space="preserve"> </w:t>
      </w:r>
      <w:r w:rsidR="17ECACF7" w:rsidRPr="1E81A823">
        <w:rPr>
          <w:rFonts w:ascii="Times New Roman" w:hAnsi="Times New Roman" w:cs="Times New Roman"/>
          <w:sz w:val="24"/>
          <w:szCs w:val="24"/>
        </w:rPr>
        <w:t xml:space="preserve">and approval </w:t>
      </w:r>
      <w:r w:rsidRPr="1E81A823">
        <w:rPr>
          <w:rFonts w:ascii="Times New Roman" w:hAnsi="Times New Roman" w:cs="Times New Roman"/>
          <w:sz w:val="24"/>
          <w:szCs w:val="24"/>
        </w:rPr>
        <w:t>of</w:t>
      </w:r>
      <w:r w:rsidR="56A5F1AD" w:rsidRPr="1E81A823">
        <w:rPr>
          <w:rFonts w:ascii="Times New Roman" w:hAnsi="Times New Roman" w:cs="Times New Roman"/>
          <w:sz w:val="24"/>
          <w:szCs w:val="24"/>
        </w:rPr>
        <w:t xml:space="preserve"> credit card </w:t>
      </w:r>
      <w:r w:rsidR="3082F3A5" w:rsidRPr="1E81A823">
        <w:rPr>
          <w:rFonts w:ascii="Times New Roman" w:hAnsi="Times New Roman" w:cs="Times New Roman"/>
          <w:sz w:val="24"/>
          <w:szCs w:val="24"/>
        </w:rPr>
        <w:t>use by</w:t>
      </w:r>
      <w:r w:rsidR="56A5F1AD" w:rsidRPr="1E81A823">
        <w:rPr>
          <w:rFonts w:ascii="Times New Roman" w:hAnsi="Times New Roman" w:cs="Times New Roman"/>
          <w:sz w:val="24"/>
          <w:szCs w:val="24"/>
        </w:rPr>
        <w:t xml:space="preserve"> staff.</w:t>
      </w:r>
      <w:r w:rsidR="006E3F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6B56F1" w14:textId="0460AA9A" w:rsidR="00C046E2" w:rsidRDefault="00931315" w:rsidP="00E676DA">
      <w:p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Depending on the need</w:t>
      </w:r>
      <w:r w:rsidR="00BA076D" w:rsidRPr="4F86156D">
        <w:rPr>
          <w:rFonts w:ascii="Times New Roman" w:hAnsi="Times New Roman" w:cs="Times New Roman"/>
          <w:sz w:val="24"/>
          <w:szCs w:val="24"/>
        </w:rPr>
        <w:t>s and positions of the staff members</w:t>
      </w:r>
      <w:r w:rsidRPr="4F86156D">
        <w:rPr>
          <w:rFonts w:ascii="Times New Roman" w:hAnsi="Times New Roman" w:cs="Times New Roman"/>
          <w:sz w:val="24"/>
          <w:szCs w:val="24"/>
        </w:rPr>
        <w:t>, the C</w:t>
      </w:r>
      <w:r w:rsidR="008633F5" w:rsidRPr="4F86156D">
        <w:rPr>
          <w:rFonts w:ascii="Times New Roman" w:hAnsi="Times New Roman" w:cs="Times New Roman"/>
          <w:sz w:val="24"/>
          <w:szCs w:val="24"/>
        </w:rPr>
        <w:t>FO</w:t>
      </w:r>
      <w:r w:rsidRPr="4F86156D">
        <w:rPr>
          <w:rFonts w:ascii="Times New Roman" w:hAnsi="Times New Roman" w:cs="Times New Roman"/>
          <w:sz w:val="24"/>
          <w:szCs w:val="24"/>
        </w:rPr>
        <w:t xml:space="preserve"> will approve </w:t>
      </w:r>
      <w:r w:rsidR="00BA076D" w:rsidRPr="4F86156D">
        <w:rPr>
          <w:rFonts w:ascii="Times New Roman" w:hAnsi="Times New Roman" w:cs="Times New Roman"/>
          <w:sz w:val="24"/>
          <w:szCs w:val="24"/>
        </w:rPr>
        <w:t>issuing</w:t>
      </w:r>
      <w:r w:rsidRPr="4F86156D">
        <w:rPr>
          <w:rFonts w:ascii="Times New Roman" w:hAnsi="Times New Roman" w:cs="Times New Roman"/>
          <w:sz w:val="24"/>
          <w:szCs w:val="24"/>
        </w:rPr>
        <w:t xml:space="preserve"> credit card</w:t>
      </w:r>
      <w:r w:rsidR="00584CB4" w:rsidRPr="4F86156D">
        <w:rPr>
          <w:rFonts w:ascii="Times New Roman" w:hAnsi="Times New Roman" w:cs="Times New Roman"/>
          <w:sz w:val="24"/>
          <w:szCs w:val="24"/>
        </w:rPr>
        <w:t xml:space="preserve">s. </w:t>
      </w:r>
      <w:r w:rsidR="00E676DA" w:rsidRPr="4F86156D">
        <w:rPr>
          <w:rFonts w:ascii="Times New Roman" w:hAnsi="Times New Roman" w:cs="Times New Roman"/>
          <w:sz w:val="24"/>
          <w:szCs w:val="24"/>
        </w:rPr>
        <w:t>The maximum</w:t>
      </w:r>
      <w:r w:rsidR="00D809B4" w:rsidRPr="4F86156D">
        <w:rPr>
          <w:rFonts w:ascii="Times New Roman" w:hAnsi="Times New Roman" w:cs="Times New Roman"/>
          <w:sz w:val="24"/>
          <w:szCs w:val="24"/>
        </w:rPr>
        <w:t xml:space="preserve"> c</w:t>
      </w:r>
      <w:r w:rsidR="00ED1786" w:rsidRPr="4F86156D">
        <w:rPr>
          <w:rFonts w:ascii="Times New Roman" w:hAnsi="Times New Roman" w:cs="Times New Roman"/>
          <w:sz w:val="24"/>
          <w:szCs w:val="24"/>
        </w:rPr>
        <w:t>redit</w:t>
      </w:r>
      <w:r w:rsidRPr="4F86156D">
        <w:rPr>
          <w:rFonts w:ascii="Times New Roman" w:hAnsi="Times New Roman" w:cs="Times New Roman"/>
          <w:sz w:val="24"/>
          <w:szCs w:val="24"/>
        </w:rPr>
        <w:t xml:space="preserve"> limit</w:t>
      </w:r>
      <w:r w:rsidR="00B95B35" w:rsidRPr="4F86156D">
        <w:rPr>
          <w:rFonts w:ascii="Times New Roman" w:hAnsi="Times New Roman" w:cs="Times New Roman"/>
          <w:sz w:val="24"/>
          <w:szCs w:val="24"/>
        </w:rPr>
        <w:t xml:space="preserve"> is $5,000.00</w:t>
      </w:r>
      <w:r w:rsidR="00E676DA" w:rsidRPr="4F86156D">
        <w:rPr>
          <w:rFonts w:ascii="Times New Roman" w:hAnsi="Times New Roman" w:cs="Times New Roman"/>
          <w:sz w:val="24"/>
          <w:szCs w:val="24"/>
        </w:rPr>
        <w:t>. However</w:t>
      </w:r>
      <w:r w:rsidR="00B95B35" w:rsidRPr="4F86156D">
        <w:rPr>
          <w:rFonts w:ascii="Times New Roman" w:hAnsi="Times New Roman" w:cs="Times New Roman"/>
          <w:sz w:val="24"/>
          <w:szCs w:val="24"/>
        </w:rPr>
        <w:t>,</w:t>
      </w:r>
      <w:r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B95B35" w:rsidRPr="4F86156D">
        <w:rPr>
          <w:rFonts w:ascii="Times New Roman" w:hAnsi="Times New Roman" w:cs="Times New Roman"/>
          <w:sz w:val="24"/>
          <w:szCs w:val="24"/>
        </w:rPr>
        <w:t>t</w:t>
      </w:r>
      <w:r w:rsidR="00C275B7" w:rsidRPr="4F86156D">
        <w:rPr>
          <w:rFonts w:ascii="Times New Roman" w:hAnsi="Times New Roman" w:cs="Times New Roman"/>
          <w:sz w:val="24"/>
          <w:szCs w:val="24"/>
        </w:rPr>
        <w:t xml:space="preserve">he </w:t>
      </w:r>
      <w:r w:rsidR="000C3776">
        <w:rPr>
          <w:rFonts w:ascii="Times New Roman" w:hAnsi="Times New Roman" w:cs="Times New Roman"/>
          <w:sz w:val="24"/>
          <w:szCs w:val="24"/>
        </w:rPr>
        <w:t xml:space="preserve">CEO or </w:t>
      </w:r>
      <w:r w:rsidR="00C275B7" w:rsidRPr="4F86156D">
        <w:rPr>
          <w:rFonts w:ascii="Times New Roman" w:hAnsi="Times New Roman" w:cs="Times New Roman"/>
          <w:sz w:val="24"/>
          <w:szCs w:val="24"/>
        </w:rPr>
        <w:t>CFO</w:t>
      </w:r>
      <w:r w:rsidR="00936FE7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C275B7" w:rsidRPr="4F86156D">
        <w:rPr>
          <w:rFonts w:ascii="Times New Roman" w:hAnsi="Times New Roman" w:cs="Times New Roman"/>
          <w:sz w:val="24"/>
          <w:szCs w:val="24"/>
        </w:rPr>
        <w:t xml:space="preserve">may </w:t>
      </w:r>
      <w:r w:rsidR="009675FD" w:rsidRPr="4F86156D">
        <w:rPr>
          <w:rFonts w:ascii="Times New Roman" w:hAnsi="Times New Roman" w:cs="Times New Roman"/>
          <w:sz w:val="24"/>
          <w:szCs w:val="24"/>
        </w:rPr>
        <w:t>approve higher</w:t>
      </w:r>
      <w:r w:rsidR="003A2ACB" w:rsidRPr="4F86156D">
        <w:rPr>
          <w:rFonts w:ascii="Times New Roman" w:hAnsi="Times New Roman" w:cs="Times New Roman"/>
          <w:sz w:val="24"/>
          <w:szCs w:val="24"/>
        </w:rPr>
        <w:t xml:space="preserve"> credit limit</w:t>
      </w:r>
      <w:r w:rsidR="00BA076D" w:rsidRPr="4F86156D">
        <w:rPr>
          <w:rFonts w:ascii="Times New Roman" w:hAnsi="Times New Roman" w:cs="Times New Roman"/>
          <w:sz w:val="24"/>
          <w:szCs w:val="24"/>
        </w:rPr>
        <w:t>s</w:t>
      </w:r>
      <w:r w:rsidR="00845C2C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AA1BC7" w:rsidRPr="4F86156D">
        <w:rPr>
          <w:rFonts w:ascii="Times New Roman" w:hAnsi="Times New Roman" w:cs="Times New Roman"/>
          <w:sz w:val="24"/>
          <w:szCs w:val="24"/>
        </w:rPr>
        <w:t xml:space="preserve">based on </w:t>
      </w:r>
      <w:r w:rsidR="00125EBA" w:rsidRPr="4F86156D">
        <w:rPr>
          <w:rFonts w:ascii="Times New Roman" w:hAnsi="Times New Roman" w:cs="Times New Roman"/>
          <w:sz w:val="24"/>
          <w:szCs w:val="24"/>
        </w:rPr>
        <w:t>business needs and situations.</w:t>
      </w:r>
    </w:p>
    <w:p w14:paraId="37695A58" w14:textId="16D446A2" w:rsidR="042F1DFF" w:rsidRPr="00C046E2" w:rsidRDefault="003E22E5" w:rsidP="00DC4942">
      <w:pPr>
        <w:pStyle w:val="Heading2"/>
        <w:numPr>
          <w:ilvl w:val="0"/>
          <w:numId w:val="2"/>
        </w:numPr>
        <w:jc w:val="both"/>
      </w:pPr>
      <w:bookmarkStart w:id="6" w:name="_Toc174530310"/>
      <w:r>
        <w:t>Partners</w:t>
      </w:r>
      <w:r w:rsidR="042F1DFF">
        <w:t xml:space="preserve"> Credit Card Platform</w:t>
      </w:r>
      <w:bookmarkEnd w:id="6"/>
    </w:p>
    <w:p w14:paraId="79A19381" w14:textId="709A0607" w:rsidR="042F1DFF" w:rsidRPr="001622D1" w:rsidRDefault="003E22E5" w:rsidP="001622D1">
      <w:pPr>
        <w:jc w:val="both"/>
        <w:rPr>
          <w:rFonts w:ascii="Times New Roman" w:hAnsi="Times New Roman" w:cs="Times New Roman"/>
          <w:sz w:val="24"/>
          <w:szCs w:val="24"/>
        </w:rPr>
      </w:pPr>
      <w:r w:rsidRPr="001622D1">
        <w:rPr>
          <w:rFonts w:ascii="Times New Roman" w:hAnsi="Times New Roman" w:cs="Times New Roman"/>
          <w:sz w:val="24"/>
          <w:szCs w:val="24"/>
        </w:rPr>
        <w:t>Partners</w:t>
      </w:r>
      <w:r w:rsidR="042F1DFF" w:rsidRPr="001622D1">
        <w:rPr>
          <w:rFonts w:ascii="Times New Roman" w:hAnsi="Times New Roman" w:cs="Times New Roman"/>
          <w:sz w:val="24"/>
          <w:szCs w:val="24"/>
        </w:rPr>
        <w:t xml:space="preserve"> u</w:t>
      </w:r>
      <w:r w:rsidR="794038B7" w:rsidRPr="001622D1">
        <w:rPr>
          <w:rFonts w:ascii="Times New Roman" w:hAnsi="Times New Roman" w:cs="Times New Roman"/>
          <w:sz w:val="24"/>
          <w:szCs w:val="24"/>
        </w:rPr>
        <w:t xml:space="preserve">tilizes </w:t>
      </w:r>
      <w:r w:rsidR="00BA076D" w:rsidRPr="001622D1">
        <w:rPr>
          <w:rFonts w:ascii="Times New Roman" w:hAnsi="Times New Roman" w:cs="Times New Roman"/>
          <w:sz w:val="24"/>
          <w:szCs w:val="24"/>
        </w:rPr>
        <w:t>the BILL Spend &amp; Expense (DIVVY) credit card platform to manage expenses and</w:t>
      </w:r>
      <w:r w:rsidR="2C897AD7" w:rsidRPr="001622D1">
        <w:rPr>
          <w:rFonts w:ascii="Times New Roman" w:hAnsi="Times New Roman" w:cs="Times New Roman"/>
          <w:sz w:val="24"/>
          <w:szCs w:val="24"/>
        </w:rPr>
        <w:t xml:space="preserve"> track spending ac</w:t>
      </w:r>
      <w:r w:rsidR="0F16552F" w:rsidRPr="001622D1">
        <w:rPr>
          <w:rFonts w:ascii="Times New Roman" w:hAnsi="Times New Roman" w:cs="Times New Roman"/>
          <w:sz w:val="24"/>
          <w:szCs w:val="24"/>
        </w:rPr>
        <w:t>ross departments and programs. T</w:t>
      </w:r>
      <w:r w:rsidR="50716FFD" w:rsidRPr="001622D1">
        <w:rPr>
          <w:rFonts w:ascii="Times New Roman" w:hAnsi="Times New Roman" w:cs="Times New Roman"/>
          <w:sz w:val="24"/>
          <w:szCs w:val="24"/>
        </w:rPr>
        <w:t>he platform simplifies</w:t>
      </w:r>
      <w:r w:rsidR="6AB86700" w:rsidRPr="001622D1">
        <w:rPr>
          <w:rFonts w:ascii="Times New Roman" w:hAnsi="Times New Roman" w:cs="Times New Roman"/>
          <w:sz w:val="24"/>
          <w:szCs w:val="24"/>
        </w:rPr>
        <w:t xml:space="preserve"> and provides flexibility to</w:t>
      </w:r>
      <w:r w:rsidR="50716FFD" w:rsidRPr="001622D1">
        <w:rPr>
          <w:rFonts w:ascii="Times New Roman" w:hAnsi="Times New Roman" w:cs="Times New Roman"/>
          <w:sz w:val="24"/>
          <w:szCs w:val="24"/>
        </w:rPr>
        <w:t xml:space="preserve"> credit card usage, expense coding</w:t>
      </w:r>
      <w:r w:rsidR="64D602BE" w:rsidRPr="001622D1">
        <w:rPr>
          <w:rFonts w:ascii="Times New Roman" w:hAnsi="Times New Roman" w:cs="Times New Roman"/>
          <w:sz w:val="24"/>
          <w:szCs w:val="24"/>
        </w:rPr>
        <w:t xml:space="preserve"> with documentation</w:t>
      </w:r>
      <w:r w:rsidR="00411853" w:rsidRPr="001622D1">
        <w:rPr>
          <w:rFonts w:ascii="Times New Roman" w:hAnsi="Times New Roman" w:cs="Times New Roman"/>
          <w:sz w:val="24"/>
          <w:szCs w:val="24"/>
        </w:rPr>
        <w:t>,</w:t>
      </w:r>
      <w:r w:rsidR="64D602BE" w:rsidRPr="001622D1">
        <w:rPr>
          <w:rFonts w:ascii="Times New Roman" w:hAnsi="Times New Roman" w:cs="Times New Roman"/>
          <w:sz w:val="24"/>
          <w:szCs w:val="24"/>
        </w:rPr>
        <w:t xml:space="preserve"> and approval processes.</w:t>
      </w:r>
      <w:r w:rsidR="38D0E857" w:rsidRPr="001622D1">
        <w:rPr>
          <w:rFonts w:ascii="Times New Roman" w:hAnsi="Times New Roman" w:cs="Times New Roman"/>
          <w:sz w:val="24"/>
          <w:szCs w:val="24"/>
        </w:rPr>
        <w:t xml:space="preserve"> All </w:t>
      </w:r>
      <w:r w:rsidR="00693AF8" w:rsidRPr="001622D1">
        <w:rPr>
          <w:rFonts w:ascii="Times New Roman" w:hAnsi="Times New Roman" w:cs="Times New Roman"/>
          <w:sz w:val="24"/>
          <w:szCs w:val="24"/>
        </w:rPr>
        <w:t>Partners</w:t>
      </w:r>
      <w:r w:rsidR="08AE31A5" w:rsidRPr="001622D1">
        <w:rPr>
          <w:rFonts w:ascii="Times New Roman" w:hAnsi="Times New Roman" w:cs="Times New Roman"/>
          <w:sz w:val="24"/>
          <w:szCs w:val="24"/>
        </w:rPr>
        <w:t xml:space="preserve"> </w:t>
      </w:r>
      <w:r w:rsidR="38D0E857" w:rsidRPr="001622D1">
        <w:rPr>
          <w:rFonts w:ascii="Times New Roman" w:hAnsi="Times New Roman" w:cs="Times New Roman"/>
          <w:sz w:val="24"/>
          <w:szCs w:val="24"/>
        </w:rPr>
        <w:t>credit cards are issued and managed within th</w:t>
      </w:r>
      <w:r w:rsidR="3EB34C99" w:rsidRPr="001622D1">
        <w:rPr>
          <w:rFonts w:ascii="Times New Roman" w:hAnsi="Times New Roman" w:cs="Times New Roman"/>
          <w:sz w:val="24"/>
          <w:szCs w:val="24"/>
        </w:rPr>
        <w:t>is platform.</w:t>
      </w:r>
    </w:p>
    <w:p w14:paraId="22F2477B" w14:textId="180F76B2" w:rsidR="00786A13" w:rsidRDefault="00786A13" w:rsidP="00DC4942">
      <w:pPr>
        <w:pStyle w:val="Heading2"/>
        <w:numPr>
          <w:ilvl w:val="0"/>
          <w:numId w:val="2"/>
        </w:numPr>
        <w:jc w:val="both"/>
      </w:pPr>
      <w:bookmarkStart w:id="7" w:name="_Toc1401284731"/>
      <w:bookmarkStart w:id="8" w:name="_Toc174530311"/>
      <w:r>
        <w:t>Obtaining a Card</w:t>
      </w:r>
      <w:bookmarkEnd w:id="7"/>
      <w:bookmarkEnd w:id="8"/>
    </w:p>
    <w:p w14:paraId="65D894FA" w14:textId="76D09618" w:rsidR="00C275B7" w:rsidRDefault="00342C29" w:rsidP="009A6A50">
      <w:p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Staff </w:t>
      </w:r>
      <w:r w:rsidR="00DF09CF" w:rsidRPr="4F86156D">
        <w:rPr>
          <w:rFonts w:ascii="Times New Roman" w:hAnsi="Times New Roman" w:cs="Times New Roman"/>
          <w:sz w:val="24"/>
          <w:szCs w:val="24"/>
        </w:rPr>
        <w:t>requests</w:t>
      </w:r>
      <w:r w:rsidR="38CAF2A2" w:rsidRPr="4F1BAD27">
        <w:rPr>
          <w:rFonts w:ascii="Times New Roman" w:hAnsi="Times New Roman" w:cs="Times New Roman"/>
          <w:sz w:val="24"/>
          <w:szCs w:val="24"/>
        </w:rPr>
        <w:t xml:space="preserve"> for new credit cards should be submitted </w:t>
      </w:r>
      <w:r w:rsidR="006E001D" w:rsidRPr="4F86156D">
        <w:rPr>
          <w:rFonts w:ascii="Times New Roman" w:hAnsi="Times New Roman" w:cs="Times New Roman"/>
          <w:sz w:val="24"/>
          <w:szCs w:val="24"/>
        </w:rPr>
        <w:t xml:space="preserve">for </w:t>
      </w:r>
      <w:r w:rsidR="00F24725" w:rsidRPr="4F1BAD27">
        <w:rPr>
          <w:rFonts w:ascii="Times New Roman" w:hAnsi="Times New Roman" w:cs="Times New Roman"/>
          <w:sz w:val="24"/>
          <w:szCs w:val="24"/>
        </w:rPr>
        <w:t>approval</w:t>
      </w:r>
      <w:r w:rsidR="00786A13" w:rsidRPr="4F1BAD27">
        <w:rPr>
          <w:rFonts w:ascii="Times New Roman" w:hAnsi="Times New Roman" w:cs="Times New Roman"/>
          <w:sz w:val="24"/>
          <w:szCs w:val="24"/>
        </w:rPr>
        <w:t xml:space="preserve"> </w:t>
      </w:r>
      <w:r w:rsidR="006E001D" w:rsidRPr="4F86156D">
        <w:rPr>
          <w:rFonts w:ascii="Times New Roman" w:hAnsi="Times New Roman" w:cs="Times New Roman"/>
          <w:sz w:val="24"/>
          <w:szCs w:val="24"/>
        </w:rPr>
        <w:t xml:space="preserve">by </w:t>
      </w:r>
      <w:r w:rsidR="00411853" w:rsidRPr="4F86156D">
        <w:rPr>
          <w:rFonts w:ascii="Times New Roman" w:hAnsi="Times New Roman" w:cs="Times New Roman"/>
          <w:sz w:val="24"/>
          <w:szCs w:val="24"/>
        </w:rPr>
        <w:t xml:space="preserve">the </w:t>
      </w:r>
      <w:r w:rsidR="006E001D" w:rsidRPr="4F86156D">
        <w:rPr>
          <w:rFonts w:ascii="Times New Roman" w:hAnsi="Times New Roman" w:cs="Times New Roman"/>
          <w:sz w:val="24"/>
          <w:szCs w:val="24"/>
        </w:rPr>
        <w:t xml:space="preserve">supervisor and </w:t>
      </w:r>
      <w:r w:rsidR="38CAF2A2" w:rsidRPr="4F86156D">
        <w:rPr>
          <w:rFonts w:ascii="Times New Roman" w:hAnsi="Times New Roman" w:cs="Times New Roman"/>
          <w:sz w:val="24"/>
          <w:szCs w:val="24"/>
        </w:rPr>
        <w:t>the CFO</w:t>
      </w:r>
      <w:r w:rsidR="00CF7A19" w:rsidRPr="4F86156D">
        <w:rPr>
          <w:rFonts w:ascii="Times New Roman" w:hAnsi="Times New Roman" w:cs="Times New Roman"/>
          <w:sz w:val="24"/>
          <w:szCs w:val="24"/>
        </w:rPr>
        <w:t xml:space="preserve"> via </w:t>
      </w:r>
      <w:r w:rsidR="0046303B">
        <w:rPr>
          <w:rFonts w:ascii="Times New Roman" w:hAnsi="Times New Roman" w:cs="Times New Roman"/>
          <w:sz w:val="24"/>
          <w:szCs w:val="24"/>
        </w:rPr>
        <w:t xml:space="preserve">the </w:t>
      </w:r>
      <w:hyperlink r:id="rId12" w:anchor="/templates/2n6EsWuEAgjzS2PYCjP6fZ" w:history="1">
        <w:r w:rsidR="00CF7A19" w:rsidRPr="0046303B">
          <w:rPr>
            <w:rStyle w:val="Hyperlink"/>
            <w:rFonts w:ascii="Times New Roman" w:hAnsi="Times New Roman" w:cs="Times New Roman"/>
            <w:sz w:val="24"/>
            <w:szCs w:val="24"/>
          </w:rPr>
          <w:t>Panda</w:t>
        </w:r>
        <w:r w:rsidR="007A5F37" w:rsidRPr="0046303B">
          <w:rPr>
            <w:rStyle w:val="Hyperlink"/>
            <w:rFonts w:ascii="Times New Roman" w:hAnsi="Times New Roman" w:cs="Times New Roman"/>
            <w:sz w:val="24"/>
            <w:szCs w:val="24"/>
          </w:rPr>
          <w:t>D</w:t>
        </w:r>
        <w:r w:rsidR="00CF7A19" w:rsidRPr="0046303B">
          <w:rPr>
            <w:rStyle w:val="Hyperlink"/>
            <w:rFonts w:ascii="Times New Roman" w:hAnsi="Times New Roman" w:cs="Times New Roman"/>
            <w:sz w:val="24"/>
            <w:szCs w:val="24"/>
          </w:rPr>
          <w:t>oc</w:t>
        </w:r>
        <w:r w:rsidR="0046303B" w:rsidRPr="0046303B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Credit Card Request Form</w:t>
        </w:r>
      </w:hyperlink>
      <w:r w:rsidR="38CAF2A2" w:rsidRPr="4F86156D">
        <w:rPr>
          <w:rFonts w:ascii="Times New Roman" w:hAnsi="Times New Roman" w:cs="Times New Roman"/>
          <w:sz w:val="24"/>
          <w:szCs w:val="24"/>
        </w:rPr>
        <w:t>.</w:t>
      </w:r>
      <w:r w:rsidR="009A6A50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A823F5">
        <w:rPr>
          <w:rFonts w:ascii="Times New Roman" w:hAnsi="Times New Roman" w:cs="Times New Roman"/>
          <w:sz w:val="24"/>
          <w:szCs w:val="24"/>
        </w:rPr>
        <w:t>Once fully approved, t</w:t>
      </w:r>
      <w:r w:rsidR="00C275B7" w:rsidRPr="4F1BAD27">
        <w:rPr>
          <w:rFonts w:ascii="Times New Roman" w:hAnsi="Times New Roman" w:cs="Times New Roman"/>
          <w:sz w:val="24"/>
          <w:szCs w:val="24"/>
        </w:rPr>
        <w:t>he CFO is responsible for establishing card accounts</w:t>
      </w:r>
      <w:r w:rsidR="00A252E0" w:rsidRPr="4F86156D">
        <w:rPr>
          <w:rFonts w:ascii="Times New Roman" w:hAnsi="Times New Roman" w:cs="Times New Roman"/>
          <w:sz w:val="24"/>
          <w:szCs w:val="24"/>
        </w:rPr>
        <w:t xml:space="preserve">, </w:t>
      </w:r>
      <w:r w:rsidR="00C275B7" w:rsidRPr="4F86156D">
        <w:rPr>
          <w:rFonts w:ascii="Times New Roman" w:hAnsi="Times New Roman" w:cs="Times New Roman"/>
          <w:sz w:val="24"/>
          <w:szCs w:val="24"/>
        </w:rPr>
        <w:t>issuance</w:t>
      </w:r>
      <w:r w:rsidR="00411853" w:rsidRPr="4F86156D">
        <w:rPr>
          <w:rFonts w:ascii="Times New Roman" w:hAnsi="Times New Roman" w:cs="Times New Roman"/>
          <w:sz w:val="24"/>
          <w:szCs w:val="24"/>
        </w:rPr>
        <w:t>,</w:t>
      </w:r>
      <w:r w:rsidR="00C275B7" w:rsidRPr="4F86156D">
        <w:rPr>
          <w:rFonts w:ascii="Times New Roman" w:hAnsi="Times New Roman" w:cs="Times New Roman"/>
          <w:sz w:val="24"/>
          <w:szCs w:val="24"/>
        </w:rPr>
        <w:t xml:space="preserve"> and </w:t>
      </w:r>
      <w:r w:rsidR="00F24A95" w:rsidRPr="4F86156D">
        <w:rPr>
          <w:rFonts w:ascii="Times New Roman" w:hAnsi="Times New Roman" w:cs="Times New Roman"/>
          <w:sz w:val="24"/>
          <w:szCs w:val="24"/>
        </w:rPr>
        <w:t xml:space="preserve">setting </w:t>
      </w:r>
      <w:r w:rsidR="00C275B7" w:rsidRPr="4F86156D">
        <w:rPr>
          <w:rFonts w:ascii="Times New Roman" w:hAnsi="Times New Roman" w:cs="Times New Roman"/>
          <w:sz w:val="24"/>
          <w:szCs w:val="24"/>
        </w:rPr>
        <w:t>c</w:t>
      </w:r>
      <w:r w:rsidR="002E0B33" w:rsidRPr="4F86156D">
        <w:rPr>
          <w:rFonts w:ascii="Times New Roman" w:hAnsi="Times New Roman" w:cs="Times New Roman"/>
          <w:sz w:val="24"/>
          <w:szCs w:val="24"/>
        </w:rPr>
        <w:t xml:space="preserve">redit </w:t>
      </w:r>
      <w:r w:rsidR="009D251D" w:rsidRPr="4F86156D">
        <w:rPr>
          <w:rFonts w:ascii="Times New Roman" w:hAnsi="Times New Roman" w:cs="Times New Roman"/>
          <w:sz w:val="24"/>
          <w:szCs w:val="24"/>
        </w:rPr>
        <w:t>limits</w:t>
      </w:r>
      <w:r w:rsidR="00C275B7" w:rsidRPr="4F86156D">
        <w:rPr>
          <w:rFonts w:ascii="Times New Roman" w:hAnsi="Times New Roman" w:cs="Times New Roman"/>
          <w:sz w:val="24"/>
          <w:szCs w:val="24"/>
        </w:rPr>
        <w:t xml:space="preserve"> of cards. </w:t>
      </w:r>
    </w:p>
    <w:p w14:paraId="242DBB3D" w14:textId="3CEC4CFA" w:rsidR="00C275B7" w:rsidRPr="00786A13" w:rsidRDefault="00077618" w:rsidP="009A6A50">
      <w:pPr>
        <w:pStyle w:val="Heading3"/>
        <w:jc w:val="both"/>
      </w:pPr>
      <w:bookmarkStart w:id="9" w:name="_Toc1316717446"/>
      <w:r>
        <w:t xml:space="preserve"> </w:t>
      </w:r>
      <w:bookmarkStart w:id="10" w:name="_Toc174530312"/>
      <w:r w:rsidR="00EE106C">
        <w:t>3</w:t>
      </w:r>
      <w:r w:rsidR="00786A13">
        <w:t>.</w:t>
      </w:r>
      <w:r w:rsidR="00B3019C">
        <w:t>1</w:t>
      </w:r>
      <w:r w:rsidR="00C275B7">
        <w:t xml:space="preserve"> Obtaining a Card – From a local bank for locally hired personnel</w:t>
      </w:r>
      <w:bookmarkEnd w:id="10"/>
      <w:r w:rsidR="006E3F28">
        <w:t xml:space="preserve"> </w:t>
      </w:r>
      <w:bookmarkEnd w:id="9"/>
    </w:p>
    <w:p w14:paraId="596F5235" w14:textId="6FA022FE" w:rsidR="00FB2F9E" w:rsidRPr="001D6DB1" w:rsidRDefault="531EE4DD" w:rsidP="009A6A50">
      <w:pPr>
        <w:jc w:val="both"/>
        <w:rPr>
          <w:rFonts w:ascii="Times New Roman" w:hAnsi="Times New Roman" w:cs="Times New Roman"/>
          <w:sz w:val="24"/>
          <w:szCs w:val="24"/>
        </w:rPr>
      </w:pPr>
      <w:r w:rsidRPr="4F1BAD27">
        <w:rPr>
          <w:rFonts w:ascii="Times New Roman" w:hAnsi="Times New Roman" w:cs="Times New Roman"/>
          <w:sz w:val="24"/>
          <w:szCs w:val="24"/>
        </w:rPr>
        <w:t xml:space="preserve">As of the date of this policy, </w:t>
      </w:r>
      <w:r w:rsidR="00CE2B12">
        <w:rPr>
          <w:rFonts w:ascii="Times New Roman" w:hAnsi="Times New Roman" w:cs="Times New Roman"/>
          <w:sz w:val="24"/>
          <w:szCs w:val="24"/>
        </w:rPr>
        <w:t>Partners</w:t>
      </w:r>
      <w:r w:rsidRPr="4F1BAD27">
        <w:rPr>
          <w:rFonts w:ascii="Times New Roman" w:hAnsi="Times New Roman" w:cs="Times New Roman"/>
          <w:sz w:val="24"/>
          <w:szCs w:val="24"/>
        </w:rPr>
        <w:t xml:space="preserve"> does not use credit card</w:t>
      </w:r>
      <w:r w:rsidR="2193E27B" w:rsidRPr="4F1BAD27">
        <w:rPr>
          <w:rFonts w:ascii="Times New Roman" w:hAnsi="Times New Roman" w:cs="Times New Roman"/>
          <w:sz w:val="24"/>
          <w:szCs w:val="24"/>
        </w:rPr>
        <w:t>s</w:t>
      </w:r>
      <w:r w:rsidRPr="4F1BAD27">
        <w:rPr>
          <w:rFonts w:ascii="Times New Roman" w:hAnsi="Times New Roman" w:cs="Times New Roman"/>
          <w:sz w:val="24"/>
          <w:szCs w:val="24"/>
        </w:rPr>
        <w:t xml:space="preserve"> issued by local banks outside of the USA.</w:t>
      </w:r>
    </w:p>
    <w:p w14:paraId="518AB6E5" w14:textId="5F0DA644" w:rsidR="00786A13" w:rsidRDefault="00786A13" w:rsidP="00DC4942">
      <w:pPr>
        <w:pStyle w:val="Heading2"/>
        <w:numPr>
          <w:ilvl w:val="0"/>
          <w:numId w:val="2"/>
        </w:numPr>
        <w:jc w:val="both"/>
      </w:pPr>
      <w:bookmarkStart w:id="11" w:name="_Toc174530313"/>
      <w:bookmarkStart w:id="12" w:name="_Toc1239777639"/>
      <w:r>
        <w:t>Card</w:t>
      </w:r>
      <w:r w:rsidR="7FE38C85">
        <w:t>holder</w:t>
      </w:r>
      <w:r w:rsidR="00CE2B12">
        <w:t xml:space="preserve"> </w:t>
      </w:r>
      <w:r w:rsidR="0DC6CCE0">
        <w:t>Agreement</w:t>
      </w:r>
      <w:bookmarkEnd w:id="11"/>
      <w:r>
        <w:t xml:space="preserve"> </w:t>
      </w:r>
      <w:bookmarkEnd w:id="12"/>
    </w:p>
    <w:p w14:paraId="391A66E1" w14:textId="732E6790" w:rsidR="008D4515" w:rsidRDefault="25578E46" w:rsidP="009A6A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Before receiving their credit cards, all cardholders must sign the </w:t>
      </w:r>
      <w:r w:rsidR="35D79EDF" w:rsidRPr="72261CA3">
        <w:rPr>
          <w:rFonts w:ascii="Times New Roman" w:hAnsi="Times New Roman" w:cs="Times New Roman"/>
          <w:sz w:val="24"/>
          <w:szCs w:val="24"/>
        </w:rPr>
        <w:t>cardholder</w:t>
      </w:r>
      <w:r>
        <w:rPr>
          <w:rFonts w:ascii="Times New Roman" w:hAnsi="Times New Roman" w:cs="Times New Roman"/>
          <w:sz w:val="24"/>
          <w:szCs w:val="24"/>
        </w:rPr>
        <w:t xml:space="preserve"> agreement</w:t>
      </w:r>
      <w:r w:rsidR="66A0EFAE" w:rsidRPr="72261CA3">
        <w:rPr>
          <w:rFonts w:ascii="Times New Roman" w:hAnsi="Times New Roman" w:cs="Times New Roman"/>
          <w:sz w:val="24"/>
          <w:szCs w:val="24"/>
        </w:rPr>
        <w:t xml:space="preserve"> in </w:t>
      </w:r>
      <w:hyperlink w:anchor="_Annex_A">
        <w:r w:rsidR="00AD7B2D" w:rsidRPr="4F86156D">
          <w:rPr>
            <w:rStyle w:val="Hyperlink"/>
            <w:rFonts w:ascii="Times New Roman" w:hAnsi="Times New Roman" w:cs="Times New Roman"/>
            <w:sz w:val="24"/>
            <w:szCs w:val="24"/>
          </w:rPr>
          <w:t>Annex A</w:t>
        </w:r>
      </w:hyperlink>
      <w:r w:rsidR="00CB6505">
        <w:rPr>
          <w:rFonts w:ascii="Times New Roman" w:hAnsi="Times New Roman" w:cs="Times New Roman"/>
          <w:sz w:val="24"/>
          <w:szCs w:val="24"/>
        </w:rPr>
        <w:t>.</w:t>
      </w:r>
      <w:r w:rsidR="008C702F">
        <w:rPr>
          <w:rFonts w:ascii="Times New Roman" w:hAnsi="Times New Roman" w:cs="Times New Roman"/>
          <w:sz w:val="24"/>
          <w:szCs w:val="24"/>
        </w:rPr>
        <w:t xml:space="preserve"> The Cardholder Agreement must be signed and submitted in </w:t>
      </w:r>
      <w:hyperlink r:id="rId13" w:anchor="/templates/yysoMHaxKbdrMTn5kFbM5d?sortBy=name&amp;direction=asc&amp;displayMode=folders_first&amp;mainFilter=all&amp;folderId=HmDEqbt8MwtzJLRXbMXz4B" w:history="1">
        <w:r w:rsidR="008C702F" w:rsidRPr="00F64591">
          <w:rPr>
            <w:rStyle w:val="Hyperlink"/>
            <w:rFonts w:ascii="Times New Roman" w:hAnsi="Times New Roman" w:cs="Times New Roman"/>
            <w:sz w:val="24"/>
            <w:szCs w:val="24"/>
          </w:rPr>
          <w:t>PandaDoc on the Cardholder Agreement Form</w:t>
        </w:r>
      </w:hyperlink>
      <w:r w:rsidR="008C702F">
        <w:rPr>
          <w:rFonts w:ascii="Times New Roman" w:hAnsi="Times New Roman" w:cs="Times New Roman"/>
          <w:sz w:val="24"/>
          <w:szCs w:val="24"/>
        </w:rPr>
        <w:t>.</w:t>
      </w:r>
    </w:p>
    <w:p w14:paraId="2FF4BA7B" w14:textId="12A17CCB" w:rsidR="008D4515" w:rsidRPr="008D4515" w:rsidRDefault="008D4515" w:rsidP="00DC4942">
      <w:pPr>
        <w:pStyle w:val="Heading2"/>
        <w:numPr>
          <w:ilvl w:val="0"/>
          <w:numId w:val="2"/>
        </w:numPr>
        <w:jc w:val="both"/>
      </w:pPr>
      <w:bookmarkStart w:id="13" w:name="_Toc830845392"/>
      <w:bookmarkStart w:id="14" w:name="_Toc174530314"/>
      <w:r w:rsidRPr="008D4515">
        <w:t xml:space="preserve">Use of </w:t>
      </w:r>
      <w:r>
        <w:t xml:space="preserve">Corporate Credit </w:t>
      </w:r>
      <w:r w:rsidRPr="008D4515">
        <w:t>Card</w:t>
      </w:r>
      <w:r>
        <w:t>s</w:t>
      </w:r>
      <w:bookmarkEnd w:id="13"/>
      <w:bookmarkEnd w:id="14"/>
    </w:p>
    <w:p w14:paraId="5AA2D61A" w14:textId="586838D1" w:rsidR="008D4515" w:rsidRPr="008D4515" w:rsidRDefault="008D4515" w:rsidP="009A6A50">
      <w:pPr>
        <w:jc w:val="both"/>
        <w:rPr>
          <w:rFonts w:ascii="Times New Roman" w:hAnsi="Times New Roman" w:cs="Times New Roman"/>
          <w:sz w:val="24"/>
          <w:szCs w:val="24"/>
        </w:rPr>
      </w:pPr>
      <w:r w:rsidRPr="1E81A823">
        <w:rPr>
          <w:rFonts w:ascii="Times New Roman" w:hAnsi="Times New Roman" w:cs="Times New Roman"/>
          <w:sz w:val="24"/>
          <w:szCs w:val="24"/>
        </w:rPr>
        <w:t xml:space="preserve">All </w:t>
      </w:r>
      <w:r w:rsidR="002A52A5" w:rsidRPr="4F86156D">
        <w:rPr>
          <w:rFonts w:ascii="Times New Roman" w:hAnsi="Times New Roman" w:cs="Times New Roman"/>
          <w:sz w:val="24"/>
          <w:szCs w:val="24"/>
        </w:rPr>
        <w:t>Partners</w:t>
      </w:r>
      <w:r w:rsidR="7470B1CE" w:rsidRPr="1E81A823">
        <w:rPr>
          <w:rFonts w:ascii="Times New Roman" w:hAnsi="Times New Roman" w:cs="Times New Roman"/>
          <w:sz w:val="24"/>
          <w:szCs w:val="24"/>
        </w:rPr>
        <w:t xml:space="preserve"> corporate credit card holders</w:t>
      </w:r>
      <w:r w:rsidRPr="1E81A823">
        <w:rPr>
          <w:rFonts w:ascii="Times New Roman" w:hAnsi="Times New Roman" w:cs="Times New Roman"/>
          <w:sz w:val="24"/>
          <w:szCs w:val="24"/>
        </w:rPr>
        <w:t xml:space="preserve"> are required to comply with the</w:t>
      </w:r>
      <w:r w:rsidR="3F759FFF" w:rsidRPr="1E81A823">
        <w:rPr>
          <w:rFonts w:ascii="Times New Roman" w:hAnsi="Times New Roman" w:cs="Times New Roman"/>
          <w:sz w:val="24"/>
          <w:szCs w:val="24"/>
        </w:rPr>
        <w:t xml:space="preserve"> following</w:t>
      </w:r>
      <w:r w:rsidRPr="1E81A823">
        <w:rPr>
          <w:rFonts w:ascii="Times New Roman" w:hAnsi="Times New Roman" w:cs="Times New Roman"/>
          <w:sz w:val="24"/>
          <w:szCs w:val="24"/>
        </w:rPr>
        <w:t xml:space="preserve"> terms and conditions:</w:t>
      </w:r>
    </w:p>
    <w:p w14:paraId="33FC7FFC" w14:textId="4FBB5789" w:rsidR="008D4515" w:rsidRDefault="008D4515" w:rsidP="00DC4942">
      <w:pPr>
        <w:pStyle w:val="ListParagraph"/>
        <w:numPr>
          <w:ilvl w:val="3"/>
          <w:numId w:val="1"/>
        </w:numPr>
        <w:ind w:left="540" w:hanging="270"/>
        <w:jc w:val="both"/>
        <w:rPr>
          <w:rFonts w:ascii="Times New Roman" w:hAnsi="Times New Roman" w:cs="Times New Roman"/>
          <w:sz w:val="24"/>
          <w:szCs w:val="24"/>
        </w:rPr>
      </w:pPr>
      <w:r w:rsidRPr="1E81A823">
        <w:rPr>
          <w:rFonts w:ascii="Times New Roman" w:hAnsi="Times New Roman" w:cs="Times New Roman"/>
          <w:sz w:val="24"/>
          <w:szCs w:val="24"/>
        </w:rPr>
        <w:t xml:space="preserve">The card may only be used for authorized </w:t>
      </w:r>
      <w:r w:rsidR="7A8AD710" w:rsidRPr="1E81A823">
        <w:rPr>
          <w:rFonts w:ascii="Times New Roman" w:hAnsi="Times New Roman" w:cs="Times New Roman"/>
          <w:sz w:val="24"/>
          <w:szCs w:val="24"/>
        </w:rPr>
        <w:t>business</w:t>
      </w:r>
      <w:r w:rsidRPr="1E81A823">
        <w:rPr>
          <w:rFonts w:ascii="Times New Roman" w:hAnsi="Times New Roman" w:cs="Times New Roman"/>
          <w:sz w:val="24"/>
          <w:szCs w:val="24"/>
        </w:rPr>
        <w:t xml:space="preserve"> purposes.</w:t>
      </w:r>
    </w:p>
    <w:p w14:paraId="78C6A688" w14:textId="05ED417B" w:rsidR="008D4515" w:rsidRDefault="008D4515" w:rsidP="00DC4942">
      <w:pPr>
        <w:pStyle w:val="ListParagraph"/>
        <w:numPr>
          <w:ilvl w:val="3"/>
          <w:numId w:val="1"/>
        </w:numPr>
        <w:ind w:left="540" w:hanging="270"/>
        <w:jc w:val="both"/>
        <w:rPr>
          <w:rFonts w:ascii="Times New Roman" w:hAnsi="Times New Roman" w:cs="Times New Roman"/>
          <w:sz w:val="24"/>
          <w:szCs w:val="24"/>
        </w:rPr>
      </w:pPr>
      <w:r w:rsidRPr="1E81A823">
        <w:rPr>
          <w:rFonts w:ascii="Times New Roman" w:hAnsi="Times New Roman" w:cs="Times New Roman"/>
          <w:sz w:val="24"/>
          <w:szCs w:val="24"/>
        </w:rPr>
        <w:t xml:space="preserve">The card cannot be used in ATM machines and must </w:t>
      </w:r>
      <w:r w:rsidR="3C49A37A" w:rsidRPr="4F86156D">
        <w:rPr>
          <w:rFonts w:ascii="Times New Roman" w:hAnsi="Times New Roman" w:cs="Times New Roman"/>
          <w:sz w:val="24"/>
          <w:szCs w:val="24"/>
        </w:rPr>
        <w:t>not</w:t>
      </w:r>
      <w:r w:rsidRPr="1E81A823">
        <w:rPr>
          <w:rFonts w:ascii="Times New Roman" w:hAnsi="Times New Roman" w:cs="Times New Roman"/>
          <w:sz w:val="24"/>
          <w:szCs w:val="24"/>
        </w:rPr>
        <w:t xml:space="preserve"> be used to obtain cash advances. </w:t>
      </w:r>
    </w:p>
    <w:p w14:paraId="77EFB440" w14:textId="3FFD777D" w:rsidR="00D242C8" w:rsidRDefault="45B5DF83" w:rsidP="00DC4942">
      <w:pPr>
        <w:pStyle w:val="ListParagraph"/>
        <w:numPr>
          <w:ilvl w:val="3"/>
          <w:numId w:val="1"/>
        </w:numPr>
        <w:ind w:left="540" w:hanging="270"/>
        <w:jc w:val="both"/>
        <w:rPr>
          <w:rFonts w:ascii="Times New Roman" w:hAnsi="Times New Roman" w:cs="Times New Roman"/>
          <w:sz w:val="24"/>
          <w:szCs w:val="24"/>
        </w:rPr>
      </w:pPr>
      <w:r w:rsidRPr="1E81A823">
        <w:rPr>
          <w:rFonts w:ascii="Times New Roman" w:hAnsi="Times New Roman" w:cs="Times New Roman"/>
          <w:sz w:val="24"/>
          <w:szCs w:val="24"/>
        </w:rPr>
        <w:lastRenderedPageBreak/>
        <w:t>Use of t</w:t>
      </w:r>
      <w:r w:rsidR="00D242C8" w:rsidRPr="1E81A823">
        <w:rPr>
          <w:rFonts w:ascii="Times New Roman" w:hAnsi="Times New Roman" w:cs="Times New Roman"/>
          <w:sz w:val="24"/>
          <w:szCs w:val="24"/>
        </w:rPr>
        <w:t xml:space="preserve">he card </w:t>
      </w:r>
      <w:r w:rsidR="5C0B2706" w:rsidRPr="1E81A823">
        <w:rPr>
          <w:rFonts w:ascii="Times New Roman" w:hAnsi="Times New Roman" w:cs="Times New Roman"/>
          <w:sz w:val="24"/>
          <w:szCs w:val="24"/>
        </w:rPr>
        <w:t>is prohibited</w:t>
      </w:r>
      <w:r w:rsidR="00D242C8" w:rsidRPr="1E81A823">
        <w:rPr>
          <w:rFonts w:ascii="Times New Roman" w:hAnsi="Times New Roman" w:cs="Times New Roman"/>
          <w:sz w:val="24"/>
          <w:szCs w:val="24"/>
        </w:rPr>
        <w:t xml:space="preserve"> for any meals and incidentals while on business travel, as these expenses are covered by the per diem payment.</w:t>
      </w:r>
    </w:p>
    <w:p w14:paraId="41E2FD67" w14:textId="5C13B0EE" w:rsidR="008D4515" w:rsidRDefault="008D4515" w:rsidP="00DC4942">
      <w:pPr>
        <w:pStyle w:val="ListParagraph"/>
        <w:numPr>
          <w:ilvl w:val="3"/>
          <w:numId w:val="1"/>
        </w:numPr>
        <w:ind w:left="540" w:hanging="270"/>
        <w:jc w:val="both"/>
        <w:rPr>
          <w:rFonts w:ascii="Times New Roman" w:hAnsi="Times New Roman" w:cs="Times New Roman"/>
          <w:sz w:val="24"/>
          <w:szCs w:val="24"/>
        </w:rPr>
      </w:pPr>
      <w:r w:rsidRPr="1E81A823">
        <w:rPr>
          <w:rFonts w:ascii="Times New Roman" w:hAnsi="Times New Roman" w:cs="Times New Roman"/>
          <w:sz w:val="24"/>
          <w:szCs w:val="24"/>
        </w:rPr>
        <w:t xml:space="preserve">The card should not be used </w:t>
      </w:r>
      <w:r w:rsidR="00411853" w:rsidRPr="4F86156D">
        <w:rPr>
          <w:rFonts w:ascii="Times New Roman" w:hAnsi="Times New Roman" w:cs="Times New Roman"/>
          <w:sz w:val="24"/>
          <w:szCs w:val="24"/>
        </w:rPr>
        <w:t>to</w:t>
      </w:r>
      <w:r w:rsidRPr="1E81A823">
        <w:rPr>
          <w:rFonts w:ascii="Times New Roman" w:hAnsi="Times New Roman" w:cs="Times New Roman"/>
          <w:sz w:val="24"/>
          <w:szCs w:val="24"/>
        </w:rPr>
        <w:t xml:space="preserve"> purchase equipment (including laptops, mobile phones, etc</w:t>
      </w:r>
      <w:r w:rsidRPr="4F86156D">
        <w:rPr>
          <w:rFonts w:ascii="Times New Roman" w:hAnsi="Times New Roman" w:cs="Times New Roman"/>
          <w:sz w:val="24"/>
          <w:szCs w:val="24"/>
        </w:rPr>
        <w:t>.)</w:t>
      </w:r>
      <w:r w:rsidR="00411853" w:rsidRPr="4F86156D">
        <w:rPr>
          <w:rFonts w:ascii="Times New Roman" w:hAnsi="Times New Roman" w:cs="Times New Roman"/>
          <w:sz w:val="24"/>
          <w:szCs w:val="24"/>
        </w:rPr>
        <w:t>,</w:t>
      </w:r>
      <w:r w:rsidRPr="1E81A823">
        <w:rPr>
          <w:rFonts w:ascii="Times New Roman" w:hAnsi="Times New Roman" w:cs="Times New Roman"/>
          <w:sz w:val="24"/>
          <w:szCs w:val="24"/>
        </w:rPr>
        <w:t xml:space="preserve"> as these items should be purchased </w:t>
      </w:r>
      <w:r w:rsidR="2730041A" w:rsidRPr="1E81A823">
        <w:rPr>
          <w:rFonts w:ascii="Times New Roman" w:hAnsi="Times New Roman" w:cs="Times New Roman"/>
          <w:sz w:val="24"/>
          <w:szCs w:val="24"/>
        </w:rPr>
        <w:t>through</w:t>
      </w:r>
      <w:r w:rsidRPr="1E81A823">
        <w:rPr>
          <w:rFonts w:ascii="Times New Roman" w:hAnsi="Times New Roman" w:cs="Times New Roman"/>
          <w:sz w:val="24"/>
          <w:szCs w:val="24"/>
        </w:rPr>
        <w:t xml:space="preserve"> procurement.</w:t>
      </w:r>
    </w:p>
    <w:p w14:paraId="1361D0D0" w14:textId="492C0F66" w:rsidR="00D25EAE" w:rsidRDefault="00602119" w:rsidP="00DC4942">
      <w:pPr>
        <w:pStyle w:val="ListParagraph"/>
        <w:numPr>
          <w:ilvl w:val="3"/>
          <w:numId w:val="1"/>
        </w:numPr>
        <w:ind w:left="540" w:hanging="270"/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Partners</w:t>
      </w:r>
      <w:r w:rsidR="00A54AE7" w:rsidRPr="4F86156D">
        <w:rPr>
          <w:rFonts w:ascii="Times New Roman" w:hAnsi="Times New Roman" w:cs="Times New Roman"/>
          <w:sz w:val="24"/>
          <w:szCs w:val="24"/>
        </w:rPr>
        <w:t xml:space="preserve"> of the Americas is a </w:t>
      </w:r>
      <w:r w:rsidR="00A47A93" w:rsidRPr="4F86156D">
        <w:rPr>
          <w:rFonts w:ascii="Times New Roman" w:hAnsi="Times New Roman" w:cs="Times New Roman"/>
          <w:sz w:val="24"/>
          <w:szCs w:val="24"/>
        </w:rPr>
        <w:t>tax-exempt</w:t>
      </w:r>
      <w:r w:rsidR="00A54AE7" w:rsidRPr="4F86156D">
        <w:rPr>
          <w:rFonts w:ascii="Times New Roman" w:hAnsi="Times New Roman" w:cs="Times New Roman"/>
          <w:sz w:val="24"/>
          <w:szCs w:val="24"/>
        </w:rPr>
        <w:t xml:space="preserve"> organization in most countries. </w:t>
      </w:r>
      <w:r w:rsidR="00A47A93" w:rsidRPr="4F86156D">
        <w:rPr>
          <w:rFonts w:ascii="Times New Roman" w:hAnsi="Times New Roman" w:cs="Times New Roman"/>
          <w:sz w:val="24"/>
          <w:szCs w:val="24"/>
        </w:rPr>
        <w:t xml:space="preserve">A tax invoice is required to ensure that VAT can be claimed </w:t>
      </w:r>
      <w:r w:rsidR="00ED27D5" w:rsidRPr="4F86156D">
        <w:rPr>
          <w:rFonts w:ascii="Times New Roman" w:hAnsi="Times New Roman" w:cs="Times New Roman"/>
          <w:sz w:val="24"/>
          <w:szCs w:val="24"/>
        </w:rPr>
        <w:t>for USG-</w:t>
      </w:r>
      <w:r w:rsidR="00A47A93" w:rsidRPr="4F86156D">
        <w:rPr>
          <w:rFonts w:ascii="Times New Roman" w:hAnsi="Times New Roman" w:cs="Times New Roman"/>
          <w:sz w:val="24"/>
          <w:szCs w:val="24"/>
        </w:rPr>
        <w:t>funded projects.</w:t>
      </w:r>
      <w:r w:rsidR="008600D5" w:rsidRPr="4F86156D">
        <w:rPr>
          <w:rFonts w:ascii="Times New Roman" w:hAnsi="Times New Roman" w:cs="Times New Roman"/>
          <w:sz w:val="24"/>
          <w:szCs w:val="24"/>
        </w:rPr>
        <w:t xml:space="preserve"> For </w:t>
      </w:r>
      <w:r w:rsidR="00E363DA" w:rsidRPr="4F86156D">
        <w:rPr>
          <w:rFonts w:ascii="Times New Roman" w:hAnsi="Times New Roman" w:cs="Times New Roman"/>
          <w:sz w:val="24"/>
          <w:szCs w:val="24"/>
        </w:rPr>
        <w:t>charges in the US</w:t>
      </w:r>
      <w:r w:rsidR="00E07305" w:rsidRPr="4F86156D">
        <w:rPr>
          <w:rFonts w:ascii="Times New Roman" w:hAnsi="Times New Roman" w:cs="Times New Roman"/>
          <w:sz w:val="24"/>
          <w:szCs w:val="24"/>
        </w:rPr>
        <w:t>A</w:t>
      </w:r>
      <w:r w:rsidR="00C12440" w:rsidRPr="4F86156D">
        <w:rPr>
          <w:rFonts w:ascii="Times New Roman" w:hAnsi="Times New Roman" w:cs="Times New Roman"/>
          <w:sz w:val="24"/>
          <w:szCs w:val="24"/>
        </w:rPr>
        <w:t xml:space="preserve">, </w:t>
      </w:r>
      <w:r w:rsidR="00AF46C7" w:rsidRPr="4F86156D">
        <w:rPr>
          <w:rFonts w:ascii="Times New Roman" w:hAnsi="Times New Roman" w:cs="Times New Roman"/>
          <w:sz w:val="24"/>
          <w:szCs w:val="24"/>
        </w:rPr>
        <w:t>users are required to</w:t>
      </w:r>
      <w:r w:rsidR="00E8189A" w:rsidRPr="4F86156D">
        <w:rPr>
          <w:rFonts w:ascii="Times New Roman" w:hAnsi="Times New Roman" w:cs="Times New Roman"/>
          <w:sz w:val="24"/>
          <w:szCs w:val="24"/>
        </w:rPr>
        <w:t xml:space="preserve"> get </w:t>
      </w:r>
      <w:r w:rsidR="00DE4792" w:rsidRPr="4F86156D">
        <w:rPr>
          <w:rFonts w:ascii="Times New Roman" w:hAnsi="Times New Roman" w:cs="Times New Roman"/>
          <w:sz w:val="24"/>
          <w:szCs w:val="24"/>
        </w:rPr>
        <w:t>a tax</w:t>
      </w:r>
      <w:r w:rsidR="00582FA7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BB5BCD" w:rsidRPr="4F86156D">
        <w:rPr>
          <w:rFonts w:ascii="Times New Roman" w:hAnsi="Times New Roman" w:cs="Times New Roman"/>
          <w:sz w:val="24"/>
          <w:szCs w:val="24"/>
        </w:rPr>
        <w:t xml:space="preserve">exemption </w:t>
      </w:r>
      <w:r w:rsidR="006D4882" w:rsidRPr="4F86156D">
        <w:rPr>
          <w:rFonts w:ascii="Times New Roman" w:hAnsi="Times New Roman" w:cs="Times New Roman"/>
          <w:sz w:val="24"/>
          <w:szCs w:val="24"/>
        </w:rPr>
        <w:t xml:space="preserve">by </w:t>
      </w:r>
      <w:r w:rsidR="00C66CD6" w:rsidRPr="4F86156D">
        <w:rPr>
          <w:rFonts w:ascii="Times New Roman" w:hAnsi="Times New Roman" w:cs="Times New Roman"/>
          <w:sz w:val="24"/>
          <w:szCs w:val="24"/>
        </w:rPr>
        <w:t xml:space="preserve">presenting </w:t>
      </w:r>
      <w:hyperlink r:id="rId14" w:history="1">
        <w:r w:rsidR="005E4AEA" w:rsidRPr="00E54CBE">
          <w:rPr>
            <w:rStyle w:val="Hyperlink"/>
            <w:rFonts w:ascii="Times New Roman" w:hAnsi="Times New Roman" w:cs="Times New Roman"/>
            <w:sz w:val="24"/>
            <w:szCs w:val="24"/>
          </w:rPr>
          <w:t>Partners</w:t>
        </w:r>
        <w:r w:rsidR="004D75B2" w:rsidRPr="00E54CBE">
          <w:rPr>
            <w:rStyle w:val="Hyperlink"/>
            <w:rFonts w:ascii="Times New Roman" w:hAnsi="Times New Roman" w:cs="Times New Roman"/>
            <w:sz w:val="24"/>
            <w:szCs w:val="24"/>
          </w:rPr>
          <w:t>’</w:t>
        </w:r>
        <w:r w:rsidR="005E4AEA" w:rsidRPr="00E54CBE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tax-exempt certificates</w:t>
        </w:r>
      </w:hyperlink>
      <w:r w:rsidR="00B47D7F" w:rsidRPr="4F86156D">
        <w:rPr>
          <w:rFonts w:ascii="Times New Roman" w:hAnsi="Times New Roman" w:cs="Times New Roman"/>
          <w:sz w:val="24"/>
          <w:szCs w:val="24"/>
        </w:rPr>
        <w:t>.</w:t>
      </w:r>
    </w:p>
    <w:p w14:paraId="4B039255" w14:textId="56471684" w:rsidR="008D4515" w:rsidRPr="008D4515" w:rsidRDefault="426DA617" w:rsidP="00DC4942">
      <w:pPr>
        <w:pStyle w:val="ListParagraph"/>
        <w:numPr>
          <w:ilvl w:val="3"/>
          <w:numId w:val="1"/>
        </w:numPr>
        <w:ind w:left="540" w:hanging="270"/>
        <w:jc w:val="both"/>
        <w:rPr>
          <w:rFonts w:ascii="Times New Roman" w:hAnsi="Times New Roman" w:cs="Times New Roman"/>
          <w:sz w:val="24"/>
          <w:szCs w:val="24"/>
        </w:rPr>
      </w:pPr>
      <w:r w:rsidRPr="13477BC7">
        <w:rPr>
          <w:rFonts w:ascii="Times New Roman" w:hAnsi="Times New Roman" w:cs="Times New Roman"/>
          <w:sz w:val="24"/>
          <w:szCs w:val="24"/>
        </w:rPr>
        <w:t xml:space="preserve">The </w:t>
      </w:r>
      <w:r w:rsidR="380ABD37" w:rsidRPr="13477BC7">
        <w:rPr>
          <w:rFonts w:ascii="Times New Roman" w:hAnsi="Times New Roman" w:cs="Times New Roman"/>
          <w:sz w:val="24"/>
          <w:szCs w:val="24"/>
        </w:rPr>
        <w:t xml:space="preserve">user </w:t>
      </w:r>
      <w:r w:rsidR="003F4BAD">
        <w:rPr>
          <w:rFonts w:ascii="Times New Roman" w:hAnsi="Times New Roman" w:cs="Times New Roman"/>
          <w:sz w:val="24"/>
          <w:szCs w:val="24"/>
        </w:rPr>
        <w:t>must</w:t>
      </w:r>
      <w:r w:rsidR="380ABD37" w:rsidRPr="13477BC7">
        <w:rPr>
          <w:rFonts w:ascii="Times New Roman" w:hAnsi="Times New Roman" w:cs="Times New Roman"/>
          <w:sz w:val="24"/>
          <w:szCs w:val="24"/>
        </w:rPr>
        <w:t xml:space="preserve"> </w:t>
      </w:r>
      <w:r w:rsidR="003F4BAD">
        <w:rPr>
          <w:rFonts w:ascii="Times New Roman" w:hAnsi="Times New Roman" w:cs="Times New Roman"/>
          <w:sz w:val="24"/>
          <w:szCs w:val="24"/>
        </w:rPr>
        <w:t xml:space="preserve">obtain </w:t>
      </w:r>
      <w:r w:rsidR="380ABD37" w:rsidRPr="13477BC7">
        <w:rPr>
          <w:rFonts w:ascii="Times New Roman" w:hAnsi="Times New Roman" w:cs="Times New Roman"/>
          <w:sz w:val="24"/>
          <w:szCs w:val="24"/>
        </w:rPr>
        <w:t>a</w:t>
      </w:r>
      <w:r w:rsidR="6FB0ADD6" w:rsidRPr="13477BC7">
        <w:rPr>
          <w:rFonts w:ascii="Times New Roman" w:hAnsi="Times New Roman" w:cs="Times New Roman"/>
          <w:sz w:val="24"/>
          <w:szCs w:val="24"/>
        </w:rPr>
        <w:t>n</w:t>
      </w:r>
      <w:r w:rsidR="380ABD37" w:rsidRPr="13477BC7">
        <w:rPr>
          <w:rFonts w:ascii="Times New Roman" w:hAnsi="Times New Roman" w:cs="Times New Roman"/>
          <w:sz w:val="24"/>
          <w:szCs w:val="24"/>
        </w:rPr>
        <w:t xml:space="preserve"> </w:t>
      </w:r>
      <w:r w:rsidR="3C6C50D0" w:rsidRPr="13477BC7">
        <w:rPr>
          <w:rFonts w:ascii="Times New Roman" w:hAnsi="Times New Roman" w:cs="Times New Roman"/>
          <w:sz w:val="24"/>
          <w:szCs w:val="24"/>
        </w:rPr>
        <w:t>itemize</w:t>
      </w:r>
      <w:r w:rsidR="74BAC820" w:rsidRPr="13477BC7">
        <w:rPr>
          <w:rFonts w:ascii="Times New Roman" w:hAnsi="Times New Roman" w:cs="Times New Roman"/>
          <w:sz w:val="24"/>
          <w:szCs w:val="24"/>
        </w:rPr>
        <w:t>d</w:t>
      </w:r>
      <w:r w:rsidR="380ABD37" w:rsidRPr="13477BC7">
        <w:rPr>
          <w:rFonts w:ascii="Times New Roman" w:hAnsi="Times New Roman" w:cs="Times New Roman"/>
          <w:sz w:val="24"/>
          <w:szCs w:val="24"/>
        </w:rPr>
        <w:t xml:space="preserve"> </w:t>
      </w:r>
      <w:r w:rsidR="18454787" w:rsidRPr="13477BC7">
        <w:rPr>
          <w:rFonts w:ascii="Times New Roman" w:hAnsi="Times New Roman" w:cs="Times New Roman"/>
          <w:sz w:val="24"/>
          <w:szCs w:val="24"/>
        </w:rPr>
        <w:t>receipt.</w:t>
      </w:r>
      <w:r w:rsidR="252D243B" w:rsidRPr="13477BC7">
        <w:rPr>
          <w:rFonts w:ascii="Times New Roman" w:hAnsi="Times New Roman" w:cs="Times New Roman"/>
          <w:sz w:val="24"/>
          <w:szCs w:val="24"/>
        </w:rPr>
        <w:t xml:space="preserve"> </w:t>
      </w:r>
      <w:r w:rsidR="3C6C50D0" w:rsidRPr="13477BC7">
        <w:rPr>
          <w:rFonts w:ascii="Times New Roman" w:hAnsi="Times New Roman" w:cs="Times New Roman"/>
          <w:sz w:val="24"/>
          <w:szCs w:val="24"/>
        </w:rPr>
        <w:t>Misus</w:t>
      </w:r>
      <w:r w:rsidR="74BAC820" w:rsidRPr="13477BC7">
        <w:rPr>
          <w:rFonts w:ascii="Times New Roman" w:hAnsi="Times New Roman" w:cs="Times New Roman"/>
          <w:sz w:val="24"/>
          <w:szCs w:val="24"/>
        </w:rPr>
        <w:t>ing</w:t>
      </w:r>
      <w:r w:rsidR="380ABD37" w:rsidRPr="13477BC7">
        <w:rPr>
          <w:rFonts w:ascii="Times New Roman" w:hAnsi="Times New Roman" w:cs="Times New Roman"/>
          <w:sz w:val="24"/>
          <w:szCs w:val="24"/>
        </w:rPr>
        <w:t xml:space="preserve"> the card will </w:t>
      </w:r>
      <w:r w:rsidR="461EDC65" w:rsidRPr="13477BC7">
        <w:rPr>
          <w:rFonts w:ascii="Times New Roman" w:hAnsi="Times New Roman" w:cs="Times New Roman"/>
          <w:sz w:val="24"/>
          <w:szCs w:val="24"/>
        </w:rPr>
        <w:t>result in</w:t>
      </w:r>
      <w:r w:rsidR="380ABD37" w:rsidRPr="13477BC7">
        <w:rPr>
          <w:rFonts w:ascii="Times New Roman" w:hAnsi="Times New Roman" w:cs="Times New Roman"/>
          <w:sz w:val="24"/>
          <w:szCs w:val="24"/>
        </w:rPr>
        <w:t xml:space="preserve"> disciplinary and legal action against the cardholder.</w:t>
      </w:r>
    </w:p>
    <w:p w14:paraId="166178A2" w14:textId="09520594" w:rsidR="008C4B12" w:rsidRPr="008C4B12" w:rsidRDefault="008C4B12" w:rsidP="008C4B12">
      <w:p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The following expenses are considered allowable and can be charged to </w:t>
      </w:r>
      <w:r w:rsidR="003E22E5" w:rsidRPr="4F86156D">
        <w:rPr>
          <w:rFonts w:ascii="Times New Roman" w:hAnsi="Times New Roman" w:cs="Times New Roman"/>
          <w:sz w:val="24"/>
          <w:szCs w:val="24"/>
        </w:rPr>
        <w:t>Partners</w:t>
      </w:r>
      <w:r w:rsidRPr="4F86156D">
        <w:rPr>
          <w:rFonts w:ascii="Times New Roman" w:hAnsi="Times New Roman" w:cs="Times New Roman"/>
          <w:sz w:val="24"/>
          <w:szCs w:val="24"/>
        </w:rPr>
        <w:t xml:space="preserve"> of the Americas corporate credit card:</w:t>
      </w:r>
    </w:p>
    <w:p w14:paraId="0741957B" w14:textId="61EBF887" w:rsidR="008C4B12" w:rsidRPr="00E01830" w:rsidRDefault="008C4B12" w:rsidP="00DC49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Lodging for business travel, </w:t>
      </w:r>
      <w:r w:rsidRPr="4F86156D">
        <w:rPr>
          <w:rFonts w:ascii="Times New Roman" w:hAnsi="Times New Roman" w:cs="Times New Roman"/>
          <w:b/>
          <w:bCs/>
          <w:sz w:val="24"/>
          <w:szCs w:val="24"/>
          <w:u w:val="single"/>
        </w:rPr>
        <w:t>excluding</w:t>
      </w:r>
      <w:r w:rsidRPr="4F86156D">
        <w:rPr>
          <w:rFonts w:ascii="Times New Roman" w:hAnsi="Times New Roman" w:cs="Times New Roman"/>
          <w:sz w:val="24"/>
          <w:szCs w:val="24"/>
        </w:rPr>
        <w:t xml:space="preserve"> room service fees, upgrade fees, mini bar tabs,</w:t>
      </w:r>
      <w:r w:rsidR="00E44AE7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Pr="4F86156D">
        <w:rPr>
          <w:rFonts w:ascii="Times New Roman" w:hAnsi="Times New Roman" w:cs="Times New Roman"/>
          <w:sz w:val="24"/>
          <w:szCs w:val="24"/>
        </w:rPr>
        <w:t>entertainment fees</w:t>
      </w:r>
      <w:r w:rsidR="0004477E" w:rsidRPr="4F86156D">
        <w:rPr>
          <w:rFonts w:ascii="Times New Roman" w:hAnsi="Times New Roman" w:cs="Times New Roman"/>
          <w:sz w:val="24"/>
          <w:szCs w:val="24"/>
        </w:rPr>
        <w:t>,</w:t>
      </w:r>
      <w:r w:rsidRPr="4F86156D">
        <w:rPr>
          <w:rFonts w:ascii="Times New Roman" w:hAnsi="Times New Roman" w:cs="Times New Roman"/>
          <w:sz w:val="24"/>
          <w:szCs w:val="24"/>
        </w:rPr>
        <w:t xml:space="preserve"> and other amenity </w:t>
      </w:r>
      <w:r w:rsidR="006B630E" w:rsidRPr="4F86156D">
        <w:rPr>
          <w:rFonts w:ascii="Times New Roman" w:hAnsi="Times New Roman" w:cs="Times New Roman"/>
          <w:sz w:val="24"/>
          <w:szCs w:val="24"/>
        </w:rPr>
        <w:t>fees.</w:t>
      </w:r>
    </w:p>
    <w:p w14:paraId="5DBC4441" w14:textId="6D51666B" w:rsidR="008C4B12" w:rsidRPr="00402977" w:rsidRDefault="223BB6C7" w:rsidP="00DC49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13477BC7">
        <w:rPr>
          <w:rFonts w:ascii="Times New Roman" w:hAnsi="Times New Roman" w:cs="Times New Roman"/>
          <w:sz w:val="24"/>
          <w:szCs w:val="24"/>
        </w:rPr>
        <w:t xml:space="preserve">Ground transportation fees (buses, taxis, Uber, </w:t>
      </w:r>
      <w:r w:rsidR="3578E1CE" w:rsidRPr="13477BC7">
        <w:rPr>
          <w:rFonts w:ascii="Times New Roman" w:hAnsi="Times New Roman" w:cs="Times New Roman"/>
          <w:sz w:val="24"/>
          <w:szCs w:val="24"/>
        </w:rPr>
        <w:t>Lyft</w:t>
      </w:r>
      <w:r w:rsidRPr="13477BC7">
        <w:rPr>
          <w:rFonts w:ascii="Times New Roman" w:hAnsi="Times New Roman" w:cs="Times New Roman"/>
          <w:sz w:val="24"/>
          <w:szCs w:val="24"/>
        </w:rPr>
        <w:t xml:space="preserve">, etc.) from place of lodging or </w:t>
      </w:r>
      <w:r w:rsidR="022753AF" w:rsidRPr="13477BC7">
        <w:rPr>
          <w:rFonts w:ascii="Times New Roman" w:hAnsi="Times New Roman" w:cs="Times New Roman"/>
          <w:sz w:val="24"/>
          <w:szCs w:val="24"/>
        </w:rPr>
        <w:t>b</w:t>
      </w:r>
      <w:r w:rsidRPr="13477BC7">
        <w:rPr>
          <w:rFonts w:ascii="Times New Roman" w:hAnsi="Times New Roman" w:cs="Times New Roman"/>
          <w:sz w:val="24"/>
          <w:szCs w:val="24"/>
        </w:rPr>
        <w:t>usiness to off-site locations for meals, meetings, site visits, etc.</w:t>
      </w:r>
      <w:r w:rsidR="0EA19F73" w:rsidRPr="13477BC7">
        <w:rPr>
          <w:rFonts w:ascii="Times New Roman" w:hAnsi="Times New Roman" w:cs="Times New Roman"/>
          <w:sz w:val="24"/>
          <w:szCs w:val="24"/>
        </w:rPr>
        <w:t xml:space="preserve"> </w:t>
      </w:r>
      <w:r w:rsidR="345C8CE8" w:rsidRPr="13477BC7">
        <w:rPr>
          <w:rFonts w:ascii="Times New Roman" w:hAnsi="Times New Roman" w:cs="Times New Roman"/>
          <w:sz w:val="24"/>
          <w:szCs w:val="24"/>
        </w:rPr>
        <w:t xml:space="preserve">Tips up to 20% are allowed for </w:t>
      </w:r>
      <w:r w:rsidR="67D812C9" w:rsidRPr="13477BC7">
        <w:rPr>
          <w:rFonts w:ascii="Times New Roman" w:hAnsi="Times New Roman" w:cs="Times New Roman"/>
          <w:sz w:val="24"/>
          <w:szCs w:val="24"/>
        </w:rPr>
        <w:t>ground transportation.</w:t>
      </w:r>
      <w:r w:rsidR="53047B17" w:rsidRPr="13477BC7">
        <w:rPr>
          <w:rFonts w:ascii="Times New Roman" w:hAnsi="Times New Roman" w:cs="Times New Roman"/>
          <w:sz w:val="24"/>
          <w:szCs w:val="24"/>
        </w:rPr>
        <w:t xml:space="preserve"> </w:t>
      </w:r>
      <w:r w:rsidR="53047B17" w:rsidRPr="13477BC7">
        <w:rPr>
          <w:rFonts w:ascii="Times New Roman" w:hAnsi="Times New Roman" w:cs="Times New Roman"/>
          <w:b/>
          <w:bCs/>
          <w:sz w:val="24"/>
          <w:szCs w:val="24"/>
        </w:rPr>
        <w:t xml:space="preserve">Canceled </w:t>
      </w:r>
      <w:r w:rsidR="71175BD5" w:rsidRPr="13477BC7">
        <w:rPr>
          <w:rFonts w:ascii="Times New Roman" w:hAnsi="Times New Roman" w:cs="Times New Roman"/>
          <w:b/>
          <w:bCs/>
          <w:sz w:val="24"/>
          <w:szCs w:val="24"/>
        </w:rPr>
        <w:t xml:space="preserve">ride charges are not </w:t>
      </w:r>
      <w:r w:rsidR="00F078C9" w:rsidRPr="13477BC7">
        <w:rPr>
          <w:rFonts w:ascii="Times New Roman" w:hAnsi="Times New Roman" w:cs="Times New Roman"/>
          <w:b/>
          <w:bCs/>
          <w:sz w:val="24"/>
          <w:szCs w:val="24"/>
        </w:rPr>
        <w:t>allowed</w:t>
      </w:r>
      <w:r w:rsidR="00F078C9" w:rsidRPr="13477BC7">
        <w:rPr>
          <w:rFonts w:ascii="Times New Roman" w:hAnsi="Times New Roman" w:cs="Times New Roman"/>
          <w:sz w:val="24"/>
          <w:szCs w:val="24"/>
        </w:rPr>
        <w:t xml:space="preserve"> unless</w:t>
      </w:r>
      <w:r w:rsidR="50765205" w:rsidRPr="13477BC7">
        <w:rPr>
          <w:rFonts w:ascii="Times New Roman" w:hAnsi="Times New Roman" w:cs="Times New Roman"/>
          <w:sz w:val="24"/>
          <w:szCs w:val="24"/>
        </w:rPr>
        <w:t xml:space="preserve"> a legitimate reason for the cancellation is documented and approved by the supervisor. Cancellation charges cannot be charged to federal awards</w:t>
      </w:r>
      <w:r w:rsidR="3917B35F" w:rsidRPr="13477BC7">
        <w:rPr>
          <w:rFonts w:ascii="Times New Roman" w:hAnsi="Times New Roman" w:cs="Times New Roman"/>
          <w:sz w:val="24"/>
          <w:szCs w:val="24"/>
        </w:rPr>
        <w:t xml:space="preserve"> and can only be charged to an administrative department.</w:t>
      </w:r>
    </w:p>
    <w:p w14:paraId="1A935558" w14:textId="5CBFC32F" w:rsidR="008C4B12" w:rsidRPr="00E64237" w:rsidRDefault="223BB6C7" w:rsidP="00DC49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13477BC7">
        <w:rPr>
          <w:rFonts w:ascii="Times New Roman" w:hAnsi="Times New Roman" w:cs="Times New Roman"/>
          <w:sz w:val="24"/>
          <w:szCs w:val="24"/>
        </w:rPr>
        <w:t>Tolls, parking,</w:t>
      </w:r>
      <w:r w:rsidR="005F5B79">
        <w:rPr>
          <w:rFonts w:ascii="Times New Roman" w:hAnsi="Times New Roman" w:cs="Times New Roman"/>
          <w:sz w:val="24"/>
          <w:szCs w:val="24"/>
        </w:rPr>
        <w:t xml:space="preserve"> car washes</w:t>
      </w:r>
      <w:r w:rsidR="00AA7659">
        <w:rPr>
          <w:rFonts w:ascii="Times New Roman" w:hAnsi="Times New Roman" w:cs="Times New Roman"/>
          <w:sz w:val="24"/>
          <w:szCs w:val="24"/>
        </w:rPr>
        <w:t xml:space="preserve">, etc. </w:t>
      </w:r>
      <w:r w:rsidR="00077618">
        <w:rPr>
          <w:rFonts w:ascii="Times New Roman" w:hAnsi="Times New Roman" w:cs="Times New Roman"/>
          <w:sz w:val="24"/>
          <w:szCs w:val="24"/>
        </w:rPr>
        <w:t>f</w:t>
      </w:r>
      <w:r w:rsidR="00077618" w:rsidRPr="13477BC7">
        <w:rPr>
          <w:rFonts w:ascii="Times New Roman" w:hAnsi="Times New Roman" w:cs="Times New Roman"/>
          <w:sz w:val="24"/>
          <w:szCs w:val="24"/>
        </w:rPr>
        <w:t>or</w:t>
      </w:r>
      <w:r w:rsidRPr="13477BC7">
        <w:rPr>
          <w:rFonts w:ascii="Times New Roman" w:hAnsi="Times New Roman" w:cs="Times New Roman"/>
          <w:sz w:val="24"/>
          <w:szCs w:val="24"/>
        </w:rPr>
        <w:t xml:space="preserve"> business travel</w:t>
      </w:r>
    </w:p>
    <w:p w14:paraId="213DE1BE" w14:textId="1EAA266D" w:rsidR="008C4B12" w:rsidRPr="00E64237" w:rsidRDefault="008C4B12" w:rsidP="00DC49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Train fare for business travel</w:t>
      </w:r>
    </w:p>
    <w:p w14:paraId="41F5AFA2" w14:textId="1B802846" w:rsidR="008C4B12" w:rsidRPr="002A7078" w:rsidRDefault="223BB6C7" w:rsidP="00DC49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13477BC7">
        <w:rPr>
          <w:rFonts w:ascii="Times New Roman" w:hAnsi="Times New Roman" w:cs="Times New Roman"/>
          <w:sz w:val="24"/>
          <w:szCs w:val="24"/>
        </w:rPr>
        <w:t>Telephone calls, in-flight Wi-Fi</w:t>
      </w:r>
      <w:r w:rsidR="00477779">
        <w:rPr>
          <w:rFonts w:ascii="Times New Roman" w:hAnsi="Times New Roman" w:cs="Times New Roman"/>
          <w:sz w:val="24"/>
          <w:szCs w:val="24"/>
        </w:rPr>
        <w:t xml:space="preserve"> (for work purposes)</w:t>
      </w:r>
      <w:r w:rsidR="226D98E1" w:rsidRPr="13477BC7">
        <w:rPr>
          <w:rFonts w:ascii="Times New Roman" w:hAnsi="Times New Roman" w:cs="Times New Roman"/>
          <w:sz w:val="24"/>
          <w:szCs w:val="24"/>
        </w:rPr>
        <w:t>,</w:t>
      </w:r>
      <w:r w:rsidRPr="13477BC7">
        <w:rPr>
          <w:rFonts w:ascii="Times New Roman" w:hAnsi="Times New Roman" w:cs="Times New Roman"/>
          <w:sz w:val="24"/>
          <w:szCs w:val="24"/>
        </w:rPr>
        <w:t xml:space="preserve"> and other </w:t>
      </w:r>
      <w:r w:rsidR="55A96D71" w:rsidRPr="13477BC7">
        <w:rPr>
          <w:rFonts w:ascii="Times New Roman" w:hAnsi="Times New Roman" w:cs="Times New Roman"/>
          <w:sz w:val="24"/>
          <w:szCs w:val="24"/>
        </w:rPr>
        <w:t>necessary</w:t>
      </w:r>
      <w:r w:rsidR="31682B76" w:rsidRPr="13477BC7">
        <w:rPr>
          <w:rFonts w:ascii="Times New Roman" w:hAnsi="Times New Roman" w:cs="Times New Roman"/>
          <w:sz w:val="24"/>
          <w:szCs w:val="24"/>
        </w:rPr>
        <w:t xml:space="preserve"> </w:t>
      </w:r>
      <w:r w:rsidR="55A96D71" w:rsidRPr="13477BC7">
        <w:rPr>
          <w:rFonts w:ascii="Times New Roman" w:hAnsi="Times New Roman" w:cs="Times New Roman"/>
          <w:sz w:val="24"/>
          <w:szCs w:val="24"/>
        </w:rPr>
        <w:t xml:space="preserve">work-related communications </w:t>
      </w:r>
      <w:r w:rsidR="0016E092" w:rsidRPr="13477BC7">
        <w:rPr>
          <w:rFonts w:ascii="Times New Roman" w:hAnsi="Times New Roman" w:cs="Times New Roman"/>
          <w:sz w:val="24"/>
          <w:szCs w:val="24"/>
        </w:rPr>
        <w:t>costs.</w:t>
      </w:r>
    </w:p>
    <w:p w14:paraId="095FA11D" w14:textId="0AFF104A" w:rsidR="008C4B12" w:rsidRPr="00A5783A" w:rsidRDefault="008C4B12" w:rsidP="00DC49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Bank fees on foreign currency exchange and international bank </w:t>
      </w:r>
      <w:r w:rsidR="006B630E" w:rsidRPr="4F86156D">
        <w:rPr>
          <w:rFonts w:ascii="Times New Roman" w:hAnsi="Times New Roman" w:cs="Times New Roman"/>
          <w:sz w:val="24"/>
          <w:szCs w:val="24"/>
        </w:rPr>
        <w:t>fees.</w:t>
      </w:r>
    </w:p>
    <w:p w14:paraId="34B47F0C" w14:textId="0996AE83" w:rsidR="008C4B12" w:rsidRPr="00A5783A" w:rsidRDefault="223BB6C7" w:rsidP="00DC49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13477BC7">
        <w:rPr>
          <w:rFonts w:ascii="Times New Roman" w:hAnsi="Times New Roman" w:cs="Times New Roman"/>
          <w:sz w:val="24"/>
          <w:szCs w:val="24"/>
        </w:rPr>
        <w:t xml:space="preserve">Business meeting expenses where not otherwise covered by per diem (including </w:t>
      </w:r>
    </w:p>
    <w:p w14:paraId="005258FD" w14:textId="77777777" w:rsidR="003A705B" w:rsidRDefault="008C4B12" w:rsidP="003A70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purchases for meeting meals, etc.)</w:t>
      </w:r>
      <w:r w:rsidR="003B741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7ABAF7" w14:textId="0C626ED2" w:rsidR="008C4B12" w:rsidRPr="00707AE7" w:rsidRDefault="003B7412" w:rsidP="003A705B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on trave</w:t>
      </w:r>
      <w:r w:rsidR="00542F4D">
        <w:rPr>
          <w:rFonts w:ascii="Times New Roman" w:hAnsi="Times New Roman" w:cs="Times New Roman"/>
          <w:sz w:val="24"/>
          <w:szCs w:val="24"/>
        </w:rPr>
        <w:t xml:space="preserve">l and </w:t>
      </w:r>
      <w:r w:rsidR="00375C0C">
        <w:rPr>
          <w:rFonts w:ascii="Times New Roman" w:hAnsi="Times New Roman" w:cs="Times New Roman"/>
          <w:sz w:val="24"/>
          <w:szCs w:val="24"/>
        </w:rPr>
        <w:t>receiving</w:t>
      </w:r>
      <w:r w:rsidR="00542F4D">
        <w:rPr>
          <w:rFonts w:ascii="Times New Roman" w:hAnsi="Times New Roman" w:cs="Times New Roman"/>
          <w:sz w:val="24"/>
          <w:szCs w:val="24"/>
        </w:rPr>
        <w:t xml:space="preserve"> per diem</w:t>
      </w:r>
      <w:r w:rsidR="003A705B">
        <w:rPr>
          <w:rFonts w:ascii="Times New Roman" w:hAnsi="Times New Roman" w:cs="Times New Roman"/>
          <w:sz w:val="24"/>
          <w:szCs w:val="24"/>
        </w:rPr>
        <w:t xml:space="preserve"> </w:t>
      </w:r>
      <w:r w:rsidR="00375C0C">
        <w:rPr>
          <w:rFonts w:ascii="Times New Roman" w:hAnsi="Times New Roman" w:cs="Times New Roman"/>
          <w:sz w:val="24"/>
          <w:szCs w:val="24"/>
        </w:rPr>
        <w:t xml:space="preserve">and the cardholder is unable to pay for stakeholders </w:t>
      </w:r>
      <w:r w:rsidR="00826531">
        <w:rPr>
          <w:rFonts w:ascii="Times New Roman" w:hAnsi="Times New Roman" w:cs="Times New Roman"/>
          <w:sz w:val="24"/>
          <w:szCs w:val="24"/>
        </w:rPr>
        <w:t xml:space="preserve">meal </w:t>
      </w:r>
      <w:r w:rsidR="00375C0C">
        <w:rPr>
          <w:rFonts w:ascii="Times New Roman" w:hAnsi="Times New Roman" w:cs="Times New Roman"/>
          <w:sz w:val="24"/>
          <w:szCs w:val="24"/>
        </w:rPr>
        <w:t xml:space="preserve">separately, then the full business meal </w:t>
      </w:r>
      <w:r w:rsidR="00826531">
        <w:rPr>
          <w:rFonts w:ascii="Times New Roman" w:hAnsi="Times New Roman" w:cs="Times New Roman"/>
          <w:sz w:val="24"/>
          <w:szCs w:val="24"/>
        </w:rPr>
        <w:t>can be charged to the card</w:t>
      </w:r>
      <w:r w:rsidR="00E12033">
        <w:rPr>
          <w:rFonts w:ascii="Times New Roman" w:hAnsi="Times New Roman" w:cs="Times New Roman"/>
          <w:sz w:val="24"/>
          <w:szCs w:val="24"/>
        </w:rPr>
        <w:t>. T</w:t>
      </w:r>
      <w:r w:rsidR="00826531">
        <w:rPr>
          <w:rFonts w:ascii="Times New Roman" w:hAnsi="Times New Roman" w:cs="Times New Roman"/>
          <w:sz w:val="24"/>
          <w:szCs w:val="24"/>
        </w:rPr>
        <w:t xml:space="preserve">he traveler will need to exclude that meal from </w:t>
      </w:r>
      <w:r w:rsidR="00E12033">
        <w:rPr>
          <w:rFonts w:ascii="Times New Roman" w:hAnsi="Times New Roman" w:cs="Times New Roman"/>
          <w:sz w:val="24"/>
          <w:szCs w:val="24"/>
        </w:rPr>
        <w:t xml:space="preserve">their </w:t>
      </w:r>
      <w:r w:rsidR="00826531">
        <w:rPr>
          <w:rFonts w:ascii="Times New Roman" w:hAnsi="Times New Roman" w:cs="Times New Roman"/>
          <w:sz w:val="24"/>
          <w:szCs w:val="24"/>
        </w:rPr>
        <w:t>per diem</w:t>
      </w:r>
      <w:r w:rsidR="00E12033">
        <w:rPr>
          <w:rFonts w:ascii="Times New Roman" w:hAnsi="Times New Roman" w:cs="Times New Roman"/>
          <w:sz w:val="24"/>
          <w:szCs w:val="24"/>
        </w:rPr>
        <w:t xml:space="preserve"> request</w:t>
      </w:r>
      <w:r w:rsidR="00826531">
        <w:rPr>
          <w:rFonts w:ascii="Times New Roman" w:hAnsi="Times New Roman" w:cs="Times New Roman"/>
          <w:sz w:val="24"/>
          <w:szCs w:val="24"/>
        </w:rPr>
        <w:t xml:space="preserve">. See </w:t>
      </w:r>
      <w:hyperlink r:id="rId15" w:history="1">
        <w:r w:rsidR="00B41590" w:rsidRPr="00B41590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Partners’ </w:t>
        </w:r>
        <w:r w:rsidR="00826531" w:rsidRPr="00B41590">
          <w:rPr>
            <w:rStyle w:val="Hyperlink"/>
            <w:rFonts w:ascii="Times New Roman" w:hAnsi="Times New Roman" w:cs="Times New Roman"/>
            <w:sz w:val="24"/>
            <w:szCs w:val="24"/>
          </w:rPr>
          <w:t>Travel Policy</w:t>
        </w:r>
      </w:hyperlink>
      <w:r w:rsidR="00826531">
        <w:rPr>
          <w:rFonts w:ascii="Times New Roman" w:hAnsi="Times New Roman" w:cs="Times New Roman"/>
          <w:sz w:val="24"/>
          <w:szCs w:val="24"/>
        </w:rPr>
        <w:t xml:space="preserve"> </w:t>
      </w:r>
      <w:r w:rsidR="00B41590">
        <w:rPr>
          <w:rFonts w:ascii="Times New Roman" w:hAnsi="Times New Roman" w:cs="Times New Roman"/>
          <w:sz w:val="24"/>
          <w:szCs w:val="24"/>
        </w:rPr>
        <w:t>for more information.</w:t>
      </w:r>
    </w:p>
    <w:p w14:paraId="7E6353C5" w14:textId="4F437781" w:rsidR="008C4B12" w:rsidRPr="00E52298" w:rsidRDefault="008C4B12" w:rsidP="00DC49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Office supplies below the micro</w:t>
      </w:r>
      <w:r w:rsidR="0004477E" w:rsidRPr="4F86156D">
        <w:rPr>
          <w:rFonts w:ascii="Times New Roman" w:hAnsi="Times New Roman" w:cs="Times New Roman"/>
          <w:sz w:val="24"/>
          <w:szCs w:val="24"/>
        </w:rPr>
        <w:t>-</w:t>
      </w:r>
      <w:r w:rsidRPr="4F86156D">
        <w:rPr>
          <w:rFonts w:ascii="Times New Roman" w:hAnsi="Times New Roman" w:cs="Times New Roman"/>
          <w:sz w:val="24"/>
          <w:szCs w:val="24"/>
        </w:rPr>
        <w:t>purchase limit (FO USD $2,500, HO USD $10,000)</w:t>
      </w:r>
    </w:p>
    <w:p w14:paraId="43287B25" w14:textId="136E2E50" w:rsidR="008C4B12" w:rsidRDefault="223BB6C7" w:rsidP="00DC49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13477BC7">
        <w:rPr>
          <w:rFonts w:ascii="Times New Roman" w:hAnsi="Times New Roman" w:cs="Times New Roman"/>
          <w:sz w:val="24"/>
          <w:szCs w:val="24"/>
        </w:rPr>
        <w:t>Subscription and licenses below the micro</w:t>
      </w:r>
      <w:r w:rsidR="226D98E1" w:rsidRPr="13477BC7">
        <w:rPr>
          <w:rFonts w:ascii="Times New Roman" w:hAnsi="Times New Roman" w:cs="Times New Roman"/>
          <w:sz w:val="24"/>
          <w:szCs w:val="24"/>
        </w:rPr>
        <w:t>-</w:t>
      </w:r>
      <w:r w:rsidRPr="13477BC7">
        <w:rPr>
          <w:rFonts w:ascii="Times New Roman" w:hAnsi="Times New Roman" w:cs="Times New Roman"/>
          <w:sz w:val="24"/>
          <w:szCs w:val="24"/>
        </w:rPr>
        <w:t>purchase limit (FO USD $2,500, HO USD</w:t>
      </w:r>
      <w:r w:rsidR="3BF7CD81" w:rsidRPr="13477BC7">
        <w:rPr>
          <w:rFonts w:ascii="Times New Roman" w:hAnsi="Times New Roman" w:cs="Times New Roman"/>
          <w:sz w:val="24"/>
          <w:szCs w:val="24"/>
        </w:rPr>
        <w:t xml:space="preserve"> </w:t>
      </w:r>
      <w:r w:rsidRPr="13477BC7">
        <w:rPr>
          <w:rFonts w:ascii="Times New Roman" w:hAnsi="Times New Roman" w:cs="Times New Roman"/>
          <w:sz w:val="24"/>
          <w:szCs w:val="24"/>
        </w:rPr>
        <w:t>$10,000)</w:t>
      </w:r>
    </w:p>
    <w:p w14:paraId="38CDA876" w14:textId="657F51C1" w:rsidR="00FE602E" w:rsidRPr="008023EC" w:rsidRDefault="008D140D" w:rsidP="008023EC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023EC">
        <w:rPr>
          <w:rFonts w:ascii="Times New Roman" w:hAnsi="Times New Roman" w:cs="Times New Roman"/>
          <w:sz w:val="24"/>
          <w:szCs w:val="24"/>
          <w:u w:val="single"/>
        </w:rPr>
        <w:t xml:space="preserve">All </w:t>
      </w:r>
      <w:r w:rsidR="00B51842" w:rsidRPr="008023EC">
        <w:rPr>
          <w:rFonts w:ascii="Times New Roman" w:hAnsi="Times New Roman" w:cs="Times New Roman"/>
          <w:sz w:val="24"/>
          <w:szCs w:val="24"/>
          <w:u w:val="single"/>
        </w:rPr>
        <w:t>IT subsc</w:t>
      </w:r>
      <w:r w:rsidR="00640582" w:rsidRPr="008023EC">
        <w:rPr>
          <w:rFonts w:ascii="Times New Roman" w:hAnsi="Times New Roman" w:cs="Times New Roman"/>
          <w:sz w:val="24"/>
          <w:szCs w:val="24"/>
          <w:u w:val="single"/>
        </w:rPr>
        <w:t xml:space="preserve">riptions </w:t>
      </w:r>
      <w:r w:rsidR="00B569CB" w:rsidRPr="008023EC">
        <w:rPr>
          <w:rFonts w:ascii="Times New Roman" w:hAnsi="Times New Roman" w:cs="Times New Roman"/>
          <w:sz w:val="24"/>
          <w:szCs w:val="24"/>
          <w:u w:val="single"/>
        </w:rPr>
        <w:t>should be charged to</w:t>
      </w:r>
      <w:r w:rsidR="00AA6E67" w:rsidRPr="008023E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641BB1" w:rsidRPr="008023EC">
        <w:rPr>
          <w:rFonts w:ascii="Times New Roman" w:hAnsi="Times New Roman" w:cs="Times New Roman"/>
          <w:sz w:val="24"/>
          <w:szCs w:val="24"/>
          <w:u w:val="single"/>
        </w:rPr>
        <w:t xml:space="preserve">the </w:t>
      </w:r>
      <w:r w:rsidR="00AA6E67" w:rsidRPr="008023EC">
        <w:rPr>
          <w:rFonts w:ascii="Times New Roman" w:hAnsi="Times New Roman" w:cs="Times New Roman"/>
          <w:sz w:val="24"/>
          <w:szCs w:val="24"/>
          <w:u w:val="single"/>
        </w:rPr>
        <w:t>Partner</w:t>
      </w:r>
      <w:r w:rsidR="009625C1" w:rsidRPr="008023EC">
        <w:rPr>
          <w:rFonts w:ascii="Times New Roman" w:hAnsi="Times New Roman" w:cs="Times New Roman"/>
          <w:sz w:val="24"/>
          <w:szCs w:val="24"/>
          <w:u w:val="single"/>
        </w:rPr>
        <w:t>s’ IT credit card</w:t>
      </w:r>
      <w:r w:rsidR="00641BB1" w:rsidRPr="008023EC">
        <w:rPr>
          <w:rFonts w:ascii="Times New Roman" w:hAnsi="Times New Roman" w:cs="Times New Roman"/>
          <w:sz w:val="24"/>
          <w:szCs w:val="24"/>
          <w:u w:val="single"/>
        </w:rPr>
        <w:t>,</w:t>
      </w:r>
      <w:r w:rsidR="009625C1" w:rsidRPr="008023E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641BB1" w:rsidRPr="008023EC">
        <w:rPr>
          <w:rFonts w:ascii="Times New Roman" w:hAnsi="Times New Roman" w:cs="Times New Roman"/>
          <w:sz w:val="24"/>
          <w:szCs w:val="24"/>
          <w:u w:val="single"/>
        </w:rPr>
        <w:t>which</w:t>
      </w:r>
      <w:r w:rsidR="009625C1" w:rsidRPr="008023EC">
        <w:rPr>
          <w:rFonts w:ascii="Times New Roman" w:hAnsi="Times New Roman" w:cs="Times New Roman"/>
          <w:sz w:val="24"/>
          <w:szCs w:val="24"/>
          <w:u w:val="single"/>
        </w:rPr>
        <w:t xml:space="preserve"> is</w:t>
      </w:r>
      <w:r w:rsidR="004C67BB" w:rsidRPr="008023E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9625C1" w:rsidRPr="008023EC">
        <w:rPr>
          <w:rFonts w:ascii="Times New Roman" w:hAnsi="Times New Roman" w:cs="Times New Roman"/>
          <w:sz w:val="24"/>
          <w:szCs w:val="24"/>
          <w:u w:val="single"/>
        </w:rPr>
        <w:t xml:space="preserve">managed by </w:t>
      </w:r>
      <w:r w:rsidR="00641BB1" w:rsidRPr="008023EC">
        <w:rPr>
          <w:rFonts w:ascii="Times New Roman" w:hAnsi="Times New Roman" w:cs="Times New Roman"/>
          <w:sz w:val="24"/>
          <w:szCs w:val="24"/>
          <w:u w:val="single"/>
        </w:rPr>
        <w:t xml:space="preserve">the </w:t>
      </w:r>
      <w:r w:rsidR="009625C1" w:rsidRPr="008023EC">
        <w:rPr>
          <w:rFonts w:ascii="Times New Roman" w:hAnsi="Times New Roman" w:cs="Times New Roman"/>
          <w:sz w:val="24"/>
          <w:szCs w:val="24"/>
          <w:u w:val="single"/>
        </w:rPr>
        <w:t>Operations</w:t>
      </w:r>
      <w:r w:rsidR="002B2073">
        <w:rPr>
          <w:rFonts w:ascii="Times New Roman" w:hAnsi="Times New Roman" w:cs="Times New Roman"/>
          <w:sz w:val="24"/>
          <w:szCs w:val="24"/>
          <w:u w:val="single"/>
        </w:rPr>
        <w:t xml:space="preserve"> Departmen</w:t>
      </w:r>
      <w:r w:rsidR="00764322">
        <w:rPr>
          <w:rFonts w:ascii="Times New Roman" w:hAnsi="Times New Roman" w:cs="Times New Roman"/>
          <w:sz w:val="24"/>
          <w:szCs w:val="24"/>
          <w:u w:val="single"/>
        </w:rPr>
        <w:t>t.</w:t>
      </w:r>
    </w:p>
    <w:p w14:paraId="30670C77" w14:textId="77777777" w:rsidR="006B7699" w:rsidRDefault="008C4B12" w:rsidP="00DC49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lastRenderedPageBreak/>
        <w:t xml:space="preserve">Training, </w:t>
      </w:r>
      <w:r w:rsidR="00D41DED" w:rsidRPr="4F86156D">
        <w:rPr>
          <w:rFonts w:ascii="Times New Roman" w:hAnsi="Times New Roman" w:cs="Times New Roman"/>
          <w:sz w:val="24"/>
          <w:szCs w:val="24"/>
        </w:rPr>
        <w:t>workshops,</w:t>
      </w:r>
      <w:r w:rsidRPr="4F86156D">
        <w:rPr>
          <w:rFonts w:ascii="Times New Roman" w:hAnsi="Times New Roman" w:cs="Times New Roman"/>
          <w:sz w:val="24"/>
          <w:szCs w:val="24"/>
        </w:rPr>
        <w:t xml:space="preserve"> and conference registration fees for </w:t>
      </w:r>
      <w:r w:rsidR="003E22E5" w:rsidRPr="4F86156D">
        <w:rPr>
          <w:rFonts w:ascii="Times New Roman" w:hAnsi="Times New Roman" w:cs="Times New Roman"/>
          <w:sz w:val="24"/>
          <w:szCs w:val="24"/>
        </w:rPr>
        <w:t>P</w:t>
      </w:r>
      <w:r w:rsidR="0005074A" w:rsidRPr="4F86156D">
        <w:rPr>
          <w:rFonts w:ascii="Times New Roman" w:hAnsi="Times New Roman" w:cs="Times New Roman"/>
          <w:sz w:val="24"/>
          <w:szCs w:val="24"/>
        </w:rPr>
        <w:t>artners</w:t>
      </w:r>
      <w:r w:rsidRPr="4F86156D">
        <w:rPr>
          <w:rFonts w:ascii="Times New Roman" w:hAnsi="Times New Roman" w:cs="Times New Roman"/>
          <w:sz w:val="24"/>
          <w:szCs w:val="24"/>
        </w:rPr>
        <w:t xml:space="preserve"> required events o</w:t>
      </w:r>
      <w:r w:rsidR="00D41DED" w:rsidRPr="4F86156D">
        <w:rPr>
          <w:rFonts w:ascii="Times New Roman" w:hAnsi="Times New Roman" w:cs="Times New Roman"/>
          <w:sz w:val="24"/>
          <w:szCs w:val="24"/>
        </w:rPr>
        <w:t xml:space="preserve">r </w:t>
      </w:r>
      <w:r w:rsidRPr="4F86156D">
        <w:rPr>
          <w:rFonts w:ascii="Times New Roman" w:hAnsi="Times New Roman" w:cs="Times New Roman"/>
          <w:sz w:val="24"/>
          <w:szCs w:val="24"/>
        </w:rPr>
        <w:t>trainings</w:t>
      </w:r>
      <w:r w:rsidR="00C57DCA" w:rsidRPr="4F86156D">
        <w:rPr>
          <w:rFonts w:ascii="Times New Roman" w:hAnsi="Times New Roman" w:cs="Times New Roman"/>
          <w:sz w:val="24"/>
          <w:szCs w:val="24"/>
        </w:rPr>
        <w:t>.</w:t>
      </w:r>
    </w:p>
    <w:p w14:paraId="3C5495FA" w14:textId="78E9AFA3" w:rsidR="00D41DED" w:rsidRPr="00905876" w:rsidRDefault="000B029D" w:rsidP="0090587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Training, workshops, and conference </w:t>
      </w:r>
      <w:r w:rsidR="003D22E4" w:rsidRPr="4F86156D">
        <w:rPr>
          <w:rFonts w:ascii="Times New Roman" w:hAnsi="Times New Roman" w:cs="Times New Roman"/>
          <w:sz w:val="24"/>
          <w:szCs w:val="24"/>
        </w:rPr>
        <w:t xml:space="preserve">expenses </w:t>
      </w:r>
      <w:r w:rsidR="00C07C76" w:rsidRPr="4F86156D">
        <w:rPr>
          <w:rFonts w:ascii="Times New Roman" w:hAnsi="Times New Roman" w:cs="Times New Roman"/>
          <w:sz w:val="24"/>
          <w:szCs w:val="24"/>
        </w:rPr>
        <w:t xml:space="preserve">related to </w:t>
      </w:r>
      <w:r w:rsidR="008C4B12" w:rsidRPr="4F86156D">
        <w:rPr>
          <w:rFonts w:ascii="Times New Roman" w:hAnsi="Times New Roman" w:cs="Times New Roman"/>
          <w:sz w:val="24"/>
          <w:szCs w:val="24"/>
        </w:rPr>
        <w:t>professional development funds</w:t>
      </w:r>
      <w:r w:rsidR="00692AE2" w:rsidRPr="4F86156D">
        <w:rPr>
          <w:rFonts w:ascii="Times New Roman" w:hAnsi="Times New Roman" w:cs="Times New Roman"/>
          <w:sz w:val="24"/>
          <w:szCs w:val="24"/>
        </w:rPr>
        <w:t xml:space="preserve"> must </w:t>
      </w:r>
      <w:r w:rsidR="00804B8B" w:rsidRPr="4F86156D">
        <w:rPr>
          <w:rFonts w:ascii="Times New Roman" w:hAnsi="Times New Roman" w:cs="Times New Roman"/>
          <w:sz w:val="24"/>
          <w:szCs w:val="24"/>
        </w:rPr>
        <w:t xml:space="preserve">have </w:t>
      </w:r>
      <w:r w:rsidR="00641BB1" w:rsidRPr="4F86156D">
        <w:rPr>
          <w:rFonts w:ascii="Times New Roman" w:hAnsi="Times New Roman" w:cs="Times New Roman"/>
          <w:sz w:val="24"/>
          <w:szCs w:val="24"/>
        </w:rPr>
        <w:t xml:space="preserve">an </w:t>
      </w:r>
      <w:r w:rsidR="00804B8B" w:rsidRPr="4F86156D">
        <w:rPr>
          <w:rFonts w:ascii="Times New Roman" w:hAnsi="Times New Roman" w:cs="Times New Roman"/>
          <w:sz w:val="24"/>
          <w:szCs w:val="24"/>
        </w:rPr>
        <w:t xml:space="preserve">HR </w:t>
      </w:r>
      <w:r w:rsidR="005E1127" w:rsidRPr="4F86156D">
        <w:rPr>
          <w:rFonts w:ascii="Times New Roman" w:hAnsi="Times New Roman" w:cs="Times New Roman"/>
          <w:sz w:val="24"/>
          <w:szCs w:val="24"/>
        </w:rPr>
        <w:t>approval f</w:t>
      </w:r>
      <w:r w:rsidR="001144F0" w:rsidRPr="4F86156D">
        <w:rPr>
          <w:rFonts w:ascii="Times New Roman" w:hAnsi="Times New Roman" w:cs="Times New Roman"/>
          <w:sz w:val="24"/>
          <w:szCs w:val="24"/>
        </w:rPr>
        <w:t xml:space="preserve">orm </w:t>
      </w:r>
      <w:r w:rsidR="00577C6C" w:rsidRPr="4F86156D">
        <w:rPr>
          <w:rFonts w:ascii="Times New Roman" w:hAnsi="Times New Roman" w:cs="Times New Roman"/>
          <w:sz w:val="24"/>
          <w:szCs w:val="24"/>
        </w:rPr>
        <w:t>attached.</w:t>
      </w:r>
    </w:p>
    <w:p w14:paraId="44980292" w14:textId="39249257" w:rsidR="008C4B12" w:rsidRPr="008C4B12" w:rsidRDefault="008C4B12" w:rsidP="008C4B12">
      <w:p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The following expenses are considered </w:t>
      </w:r>
      <w:r w:rsidRPr="4F86156D">
        <w:rPr>
          <w:rFonts w:ascii="Times New Roman" w:hAnsi="Times New Roman" w:cs="Times New Roman"/>
          <w:b/>
          <w:bCs/>
          <w:sz w:val="24"/>
          <w:szCs w:val="24"/>
          <w:u w:val="single"/>
        </w:rPr>
        <w:t>unallowable</w:t>
      </w:r>
      <w:r w:rsidRPr="4F86156D">
        <w:rPr>
          <w:rFonts w:ascii="Times New Roman" w:hAnsi="Times New Roman" w:cs="Times New Roman"/>
          <w:sz w:val="24"/>
          <w:szCs w:val="24"/>
        </w:rPr>
        <w:t xml:space="preserve"> and </w:t>
      </w:r>
      <w:r w:rsidRPr="4F86156D">
        <w:rPr>
          <w:rFonts w:ascii="Times New Roman" w:hAnsi="Times New Roman" w:cs="Times New Roman"/>
          <w:b/>
          <w:bCs/>
          <w:sz w:val="24"/>
          <w:szCs w:val="24"/>
          <w:u w:val="single"/>
        </w:rPr>
        <w:t>not permitted</w:t>
      </w:r>
      <w:r w:rsidRPr="4F86156D">
        <w:rPr>
          <w:rFonts w:ascii="Times New Roman" w:hAnsi="Times New Roman" w:cs="Times New Roman"/>
          <w:sz w:val="24"/>
          <w:szCs w:val="24"/>
        </w:rPr>
        <w:t xml:space="preserve"> to be charged to</w:t>
      </w:r>
      <w:r w:rsidR="0023733D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3E22E5" w:rsidRPr="4F86156D">
        <w:rPr>
          <w:rFonts w:ascii="Times New Roman" w:hAnsi="Times New Roman" w:cs="Times New Roman"/>
          <w:sz w:val="24"/>
          <w:szCs w:val="24"/>
        </w:rPr>
        <w:t>Partners</w:t>
      </w:r>
      <w:r w:rsidRPr="4F86156D">
        <w:rPr>
          <w:rFonts w:ascii="Times New Roman" w:hAnsi="Times New Roman" w:cs="Times New Roman"/>
          <w:sz w:val="24"/>
          <w:szCs w:val="24"/>
        </w:rPr>
        <w:t xml:space="preserve"> of the Americas corporate credit card</w:t>
      </w:r>
      <w:r w:rsidR="00186314">
        <w:rPr>
          <w:rFonts w:ascii="Times New Roman" w:hAnsi="Times New Roman" w:cs="Times New Roman"/>
          <w:sz w:val="24"/>
          <w:szCs w:val="24"/>
        </w:rPr>
        <w:t>, unless approval is received from the CEO, CFO or COO</w:t>
      </w:r>
      <w:r w:rsidRPr="4F86156D">
        <w:rPr>
          <w:rFonts w:ascii="Times New Roman" w:hAnsi="Times New Roman" w:cs="Times New Roman"/>
          <w:sz w:val="24"/>
          <w:szCs w:val="24"/>
        </w:rPr>
        <w:t>:</w:t>
      </w:r>
    </w:p>
    <w:p w14:paraId="63310319" w14:textId="66A1FB45" w:rsidR="00046C07" w:rsidRPr="00822838" w:rsidRDefault="007152FD" w:rsidP="00DC49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Airline tickets</w:t>
      </w:r>
      <w:r w:rsidR="00046C07" w:rsidRPr="4F86156D">
        <w:rPr>
          <w:rFonts w:ascii="Times New Roman" w:hAnsi="Times New Roman" w:cs="Times New Roman"/>
          <w:sz w:val="24"/>
          <w:szCs w:val="24"/>
        </w:rPr>
        <w:t xml:space="preserve"> (All airline tickets should be booked </w:t>
      </w:r>
      <w:r w:rsidR="007118B7" w:rsidRPr="4F86156D">
        <w:rPr>
          <w:rFonts w:ascii="Times New Roman" w:hAnsi="Times New Roman" w:cs="Times New Roman"/>
          <w:sz w:val="24"/>
          <w:szCs w:val="24"/>
        </w:rPr>
        <w:t xml:space="preserve">through </w:t>
      </w:r>
      <w:r w:rsidR="003E22E5" w:rsidRPr="4F86156D">
        <w:rPr>
          <w:rFonts w:ascii="Times New Roman" w:hAnsi="Times New Roman" w:cs="Times New Roman"/>
          <w:sz w:val="24"/>
          <w:szCs w:val="24"/>
        </w:rPr>
        <w:t>Partners</w:t>
      </w:r>
      <w:r w:rsidR="00905901" w:rsidRPr="4F86156D">
        <w:rPr>
          <w:rFonts w:ascii="Times New Roman" w:hAnsi="Times New Roman" w:cs="Times New Roman"/>
          <w:sz w:val="24"/>
          <w:szCs w:val="24"/>
        </w:rPr>
        <w:t xml:space="preserve">’ </w:t>
      </w:r>
      <w:r w:rsidR="00252338" w:rsidRPr="4F86156D">
        <w:rPr>
          <w:rFonts w:ascii="Times New Roman" w:hAnsi="Times New Roman" w:cs="Times New Roman"/>
          <w:sz w:val="24"/>
          <w:szCs w:val="24"/>
        </w:rPr>
        <w:t>travel agent</w:t>
      </w:r>
      <w:r w:rsidR="00905901" w:rsidRPr="4F86156D">
        <w:rPr>
          <w:rFonts w:ascii="Times New Roman" w:hAnsi="Times New Roman" w:cs="Times New Roman"/>
          <w:sz w:val="24"/>
          <w:szCs w:val="24"/>
        </w:rPr>
        <w:t>)</w:t>
      </w:r>
      <w:r w:rsidR="00711064" w:rsidRPr="4F86156D">
        <w:rPr>
          <w:rFonts w:ascii="Times New Roman" w:hAnsi="Times New Roman" w:cs="Times New Roman"/>
          <w:sz w:val="24"/>
          <w:szCs w:val="24"/>
        </w:rPr>
        <w:t>;</w:t>
      </w:r>
      <w:r w:rsidR="00F151D0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366E47">
        <w:rPr>
          <w:rFonts w:ascii="Times New Roman" w:hAnsi="Times New Roman" w:cs="Times New Roman"/>
          <w:sz w:val="24"/>
          <w:szCs w:val="24"/>
        </w:rPr>
        <w:t xml:space="preserve">unless an </w:t>
      </w:r>
      <w:r w:rsidR="00F151D0" w:rsidRPr="4F86156D">
        <w:rPr>
          <w:rFonts w:ascii="Times New Roman" w:hAnsi="Times New Roman" w:cs="Times New Roman"/>
          <w:sz w:val="24"/>
          <w:szCs w:val="24"/>
        </w:rPr>
        <w:t>exception</w:t>
      </w:r>
      <w:r w:rsidR="00366E47">
        <w:rPr>
          <w:rFonts w:ascii="Times New Roman" w:hAnsi="Times New Roman" w:cs="Times New Roman"/>
          <w:sz w:val="24"/>
          <w:szCs w:val="24"/>
        </w:rPr>
        <w:t xml:space="preserve"> i</w:t>
      </w:r>
      <w:r w:rsidR="00F151D0" w:rsidRPr="4F86156D">
        <w:rPr>
          <w:rFonts w:ascii="Times New Roman" w:hAnsi="Times New Roman" w:cs="Times New Roman"/>
          <w:sz w:val="24"/>
          <w:szCs w:val="24"/>
        </w:rPr>
        <w:t>s</w:t>
      </w:r>
      <w:r w:rsidR="00366E47">
        <w:rPr>
          <w:rFonts w:ascii="Times New Roman" w:hAnsi="Times New Roman" w:cs="Times New Roman"/>
          <w:sz w:val="24"/>
          <w:szCs w:val="24"/>
        </w:rPr>
        <w:t xml:space="preserve"> approved by the </w:t>
      </w:r>
      <w:r w:rsidR="007C36B6">
        <w:rPr>
          <w:rFonts w:ascii="Times New Roman" w:hAnsi="Times New Roman" w:cs="Times New Roman"/>
          <w:sz w:val="24"/>
          <w:szCs w:val="24"/>
        </w:rPr>
        <w:t xml:space="preserve">CEO, </w:t>
      </w:r>
      <w:r w:rsidR="00366E47">
        <w:rPr>
          <w:rFonts w:ascii="Times New Roman" w:hAnsi="Times New Roman" w:cs="Times New Roman"/>
          <w:sz w:val="24"/>
          <w:szCs w:val="24"/>
        </w:rPr>
        <w:t xml:space="preserve">COO or </w:t>
      </w:r>
      <w:r w:rsidR="00077618">
        <w:rPr>
          <w:rFonts w:ascii="Times New Roman" w:hAnsi="Times New Roman" w:cs="Times New Roman"/>
          <w:sz w:val="24"/>
          <w:szCs w:val="24"/>
        </w:rPr>
        <w:t>CFO</w:t>
      </w:r>
      <w:r w:rsidR="00366E47">
        <w:rPr>
          <w:rFonts w:ascii="Times New Roman" w:hAnsi="Times New Roman" w:cs="Times New Roman"/>
          <w:sz w:val="24"/>
          <w:szCs w:val="24"/>
        </w:rPr>
        <w:t>.</w:t>
      </w:r>
    </w:p>
    <w:p w14:paraId="16A7831E" w14:textId="68BC3C76" w:rsidR="008C4B12" w:rsidRDefault="008C4B12" w:rsidP="00DC49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ATM withdrawals</w:t>
      </w:r>
      <w:r w:rsidR="006F6D2B">
        <w:rPr>
          <w:rFonts w:ascii="Times New Roman" w:hAnsi="Times New Roman" w:cs="Times New Roman"/>
          <w:sz w:val="24"/>
          <w:szCs w:val="24"/>
        </w:rPr>
        <w:t>.</w:t>
      </w:r>
    </w:p>
    <w:p w14:paraId="608422AA" w14:textId="334BE970" w:rsidR="00DD2A96" w:rsidRPr="00337F08" w:rsidRDefault="00DD2A96" w:rsidP="00DC49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Donations</w:t>
      </w:r>
      <w:r w:rsidR="006F6D2B">
        <w:rPr>
          <w:rFonts w:ascii="Times New Roman" w:hAnsi="Times New Roman" w:cs="Times New Roman"/>
          <w:sz w:val="24"/>
          <w:szCs w:val="24"/>
        </w:rPr>
        <w:t>.</w:t>
      </w:r>
    </w:p>
    <w:p w14:paraId="335DD4D7" w14:textId="33247E4B" w:rsidR="008C4B12" w:rsidRDefault="008C4B12" w:rsidP="00DC49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Payments to consultants or contractors whether direct or via a website</w:t>
      </w:r>
    </w:p>
    <w:p w14:paraId="6FDF9DA1" w14:textId="6511DDDD" w:rsidR="00DE01F0" w:rsidRPr="00DE01F0" w:rsidRDefault="00DE01F0" w:rsidP="00DE01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E01F0">
        <w:rPr>
          <w:rFonts w:ascii="Times New Roman" w:hAnsi="Times New Roman" w:cs="Times New Roman"/>
          <w:sz w:val="24"/>
          <w:szCs w:val="24"/>
        </w:rPr>
        <w:t>Program expenses typically paid out of FO bank account and included in the monthly FO cash request. I.e. office rent, utilities, security, etc.</w:t>
      </w:r>
      <w:r w:rsidR="000776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BB05C3" w14:textId="4B99381A" w:rsidR="008C4B12" w:rsidRPr="00584A00" w:rsidRDefault="008C4B12" w:rsidP="00DC49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Purchase of equipment with a per unit value greater than USD $5,000</w:t>
      </w:r>
      <w:r w:rsidR="006F6D2B">
        <w:rPr>
          <w:rFonts w:ascii="Times New Roman" w:hAnsi="Times New Roman" w:cs="Times New Roman"/>
          <w:sz w:val="24"/>
          <w:szCs w:val="24"/>
        </w:rPr>
        <w:t>.</w:t>
      </w:r>
    </w:p>
    <w:p w14:paraId="0F111980" w14:textId="1B966CF3" w:rsidR="008C4B12" w:rsidRDefault="008C4B12" w:rsidP="00DC49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Office supplies, </w:t>
      </w:r>
      <w:r w:rsidR="00A62EC4" w:rsidRPr="4F86156D">
        <w:rPr>
          <w:rFonts w:ascii="Times New Roman" w:hAnsi="Times New Roman" w:cs="Times New Roman"/>
          <w:sz w:val="24"/>
          <w:szCs w:val="24"/>
        </w:rPr>
        <w:t>subscriptions,</w:t>
      </w:r>
      <w:r w:rsidRPr="4F86156D">
        <w:rPr>
          <w:rFonts w:ascii="Times New Roman" w:hAnsi="Times New Roman" w:cs="Times New Roman"/>
          <w:sz w:val="24"/>
          <w:szCs w:val="24"/>
        </w:rPr>
        <w:t xml:space="preserve"> or other licenses over the micro</w:t>
      </w:r>
      <w:r w:rsidR="007E69FA" w:rsidRPr="4F86156D">
        <w:rPr>
          <w:rFonts w:ascii="Times New Roman" w:hAnsi="Times New Roman" w:cs="Times New Roman"/>
          <w:sz w:val="24"/>
          <w:szCs w:val="24"/>
        </w:rPr>
        <w:t>-</w:t>
      </w:r>
      <w:r w:rsidRPr="4F86156D">
        <w:rPr>
          <w:rFonts w:ascii="Times New Roman" w:hAnsi="Times New Roman" w:cs="Times New Roman"/>
          <w:sz w:val="24"/>
          <w:szCs w:val="24"/>
        </w:rPr>
        <w:t>purchase limit (FO USD $2,500, HO USD $10,000)</w:t>
      </w:r>
      <w:r w:rsidR="006F6D2B">
        <w:rPr>
          <w:rFonts w:ascii="Times New Roman" w:hAnsi="Times New Roman" w:cs="Times New Roman"/>
          <w:sz w:val="24"/>
          <w:szCs w:val="24"/>
        </w:rPr>
        <w:t>.</w:t>
      </w:r>
    </w:p>
    <w:p w14:paraId="4613FA83" w14:textId="036D996B" w:rsidR="003B049A" w:rsidRPr="00677E21" w:rsidRDefault="00860532" w:rsidP="00DC49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R</w:t>
      </w:r>
      <w:r w:rsidR="003B049A" w:rsidRPr="4F86156D">
        <w:rPr>
          <w:rFonts w:ascii="Times New Roman" w:hAnsi="Times New Roman" w:cs="Times New Roman"/>
          <w:sz w:val="24"/>
          <w:szCs w:val="24"/>
        </w:rPr>
        <w:t>oom service fees, upgrade fees, mini bar tabs, entertainment fees and other amenity fees.</w:t>
      </w:r>
    </w:p>
    <w:p w14:paraId="1E0C0D9B" w14:textId="36BB7F97" w:rsidR="008C4B12" w:rsidRPr="00337F08" w:rsidRDefault="008C4B12" w:rsidP="00DC49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Alcoholic beverages</w:t>
      </w:r>
      <w:r w:rsidR="00E21F4C">
        <w:rPr>
          <w:rFonts w:ascii="Times New Roman" w:hAnsi="Times New Roman" w:cs="Times New Roman"/>
          <w:sz w:val="24"/>
          <w:szCs w:val="24"/>
        </w:rPr>
        <w:t xml:space="preserve">, unless prior approval </w:t>
      </w:r>
      <w:r w:rsidR="00102A8E">
        <w:rPr>
          <w:rFonts w:ascii="Times New Roman" w:hAnsi="Times New Roman" w:cs="Times New Roman"/>
          <w:sz w:val="24"/>
          <w:szCs w:val="24"/>
        </w:rPr>
        <w:t xml:space="preserve">is given by a Unit Vice President, CFO, COO, or CEO. The </w:t>
      </w:r>
      <w:r w:rsidR="00DA5BF9">
        <w:rPr>
          <w:rFonts w:ascii="Times New Roman" w:hAnsi="Times New Roman" w:cs="Times New Roman"/>
          <w:sz w:val="24"/>
          <w:szCs w:val="24"/>
        </w:rPr>
        <w:t xml:space="preserve">cost must be coded to department </w:t>
      </w:r>
      <w:r w:rsidR="00D02178">
        <w:rPr>
          <w:rFonts w:ascii="Times New Roman" w:hAnsi="Times New Roman" w:cs="Times New Roman"/>
          <w:sz w:val="24"/>
          <w:szCs w:val="24"/>
        </w:rPr>
        <w:t>-</w:t>
      </w:r>
      <w:r w:rsidR="00D76417" w:rsidRPr="00D76417">
        <w:rPr>
          <w:rFonts w:ascii="Times New Roman" w:hAnsi="Times New Roman" w:cs="Times New Roman"/>
          <w:sz w:val="24"/>
          <w:szCs w:val="24"/>
        </w:rPr>
        <w:t>19300</w:t>
      </w:r>
      <w:r w:rsidR="00D02178">
        <w:rPr>
          <w:rFonts w:ascii="Times New Roman" w:hAnsi="Times New Roman" w:cs="Times New Roman"/>
          <w:sz w:val="24"/>
          <w:szCs w:val="24"/>
        </w:rPr>
        <w:t xml:space="preserve"> (</w:t>
      </w:r>
      <w:r w:rsidR="00D76417" w:rsidRPr="00D76417">
        <w:rPr>
          <w:rFonts w:ascii="Times New Roman" w:hAnsi="Times New Roman" w:cs="Times New Roman"/>
          <w:sz w:val="24"/>
          <w:szCs w:val="24"/>
        </w:rPr>
        <w:t>Unallowable NICRA Costs</w:t>
      </w:r>
      <w:r w:rsidR="00D02178">
        <w:rPr>
          <w:rFonts w:ascii="Times New Roman" w:hAnsi="Times New Roman" w:cs="Times New Roman"/>
          <w:sz w:val="24"/>
          <w:szCs w:val="24"/>
        </w:rPr>
        <w:t xml:space="preserve">) and account code </w:t>
      </w:r>
      <w:r w:rsidR="00D02178" w:rsidRPr="00D02178">
        <w:rPr>
          <w:rFonts w:ascii="Times New Roman" w:hAnsi="Times New Roman" w:cs="Times New Roman"/>
          <w:sz w:val="24"/>
          <w:szCs w:val="24"/>
        </w:rPr>
        <w:t>90400</w:t>
      </w:r>
      <w:r w:rsidR="00D02178">
        <w:rPr>
          <w:rFonts w:ascii="Times New Roman" w:hAnsi="Times New Roman" w:cs="Times New Roman"/>
          <w:sz w:val="24"/>
          <w:szCs w:val="24"/>
        </w:rPr>
        <w:t xml:space="preserve"> (</w:t>
      </w:r>
      <w:r w:rsidR="00D02178" w:rsidRPr="00D02178">
        <w:rPr>
          <w:rFonts w:ascii="Times New Roman" w:hAnsi="Times New Roman" w:cs="Times New Roman"/>
          <w:sz w:val="24"/>
          <w:szCs w:val="24"/>
        </w:rPr>
        <w:t>Unallowable Program Costs</w:t>
      </w:r>
      <w:r w:rsidR="003C0737">
        <w:rPr>
          <w:rFonts w:ascii="Times New Roman" w:hAnsi="Times New Roman" w:cs="Times New Roman"/>
          <w:sz w:val="24"/>
          <w:szCs w:val="24"/>
        </w:rPr>
        <w:t>).</w:t>
      </w:r>
      <w:r w:rsidR="00F44923" w:rsidRPr="00F44923">
        <w:rPr>
          <w:rFonts w:ascii="Times New Roman" w:hAnsi="Times New Roman" w:cs="Times New Roman"/>
          <w:sz w:val="24"/>
          <w:szCs w:val="24"/>
        </w:rPr>
        <w:t xml:space="preserve"> </w:t>
      </w:r>
      <w:r w:rsidR="00F44923">
        <w:rPr>
          <w:rFonts w:ascii="Times New Roman" w:hAnsi="Times New Roman" w:cs="Times New Roman"/>
          <w:sz w:val="24"/>
          <w:szCs w:val="24"/>
        </w:rPr>
        <w:t>The written approval must be attached to the expense.</w:t>
      </w:r>
    </w:p>
    <w:p w14:paraId="058E2780" w14:textId="0C068072" w:rsidR="00DC6FB0" w:rsidRPr="00402977" w:rsidRDefault="008C4B12" w:rsidP="00DC6FB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Entertainment (i.e., social activities and gift cards)</w:t>
      </w:r>
      <w:r w:rsidR="003C0737">
        <w:rPr>
          <w:rFonts w:ascii="Times New Roman" w:hAnsi="Times New Roman" w:cs="Times New Roman"/>
          <w:sz w:val="24"/>
          <w:szCs w:val="24"/>
        </w:rPr>
        <w:t>, unless prior approval is given by a Unit Vice President, CFO, COO, or CEO.</w:t>
      </w:r>
      <w:r w:rsidR="00DC6FB0" w:rsidRPr="00DC6FB0">
        <w:rPr>
          <w:rFonts w:ascii="Times New Roman" w:hAnsi="Times New Roman" w:cs="Times New Roman"/>
          <w:sz w:val="24"/>
          <w:szCs w:val="24"/>
        </w:rPr>
        <w:t xml:space="preserve"> </w:t>
      </w:r>
      <w:r w:rsidR="00DC6FB0">
        <w:rPr>
          <w:rFonts w:ascii="Times New Roman" w:hAnsi="Times New Roman" w:cs="Times New Roman"/>
          <w:sz w:val="24"/>
          <w:szCs w:val="24"/>
        </w:rPr>
        <w:t>Entertainment expenses cannot be charged to federal awards and can only be charged to an administrative department, unless specific approval is provided by the donor</w:t>
      </w:r>
      <w:r w:rsidR="002051E7">
        <w:rPr>
          <w:rFonts w:ascii="Times New Roman" w:hAnsi="Times New Roman" w:cs="Times New Roman"/>
          <w:sz w:val="24"/>
          <w:szCs w:val="24"/>
        </w:rPr>
        <w:t xml:space="preserve"> to charge directly to the federal award.</w:t>
      </w:r>
    </w:p>
    <w:p w14:paraId="0026F426" w14:textId="19973B0D" w:rsidR="008C4B12" w:rsidRPr="00337F08" w:rsidRDefault="008C4B12" w:rsidP="00DC49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Hair styling and haircut expenses</w:t>
      </w:r>
      <w:r w:rsidR="00EE7685">
        <w:rPr>
          <w:rFonts w:ascii="Times New Roman" w:hAnsi="Times New Roman" w:cs="Times New Roman"/>
          <w:sz w:val="24"/>
          <w:szCs w:val="24"/>
        </w:rPr>
        <w:t>.</w:t>
      </w:r>
    </w:p>
    <w:p w14:paraId="7170FBB7" w14:textId="47518FC9" w:rsidR="008C4B12" w:rsidRPr="00337F08" w:rsidRDefault="008C4B12" w:rsidP="00DC49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Spa, nails, and other personal services</w:t>
      </w:r>
      <w:r w:rsidR="00EE7685">
        <w:rPr>
          <w:rFonts w:ascii="Times New Roman" w:hAnsi="Times New Roman" w:cs="Times New Roman"/>
          <w:sz w:val="24"/>
          <w:szCs w:val="24"/>
        </w:rPr>
        <w:t>.</w:t>
      </w:r>
    </w:p>
    <w:p w14:paraId="1675983E" w14:textId="095BC275" w:rsidR="008C4B12" w:rsidRDefault="008C4B12" w:rsidP="00DC49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Personal purchases</w:t>
      </w:r>
      <w:r w:rsidR="00EE7685">
        <w:rPr>
          <w:rFonts w:ascii="Times New Roman" w:hAnsi="Times New Roman" w:cs="Times New Roman"/>
          <w:sz w:val="24"/>
          <w:szCs w:val="24"/>
        </w:rPr>
        <w:t>.</w:t>
      </w:r>
    </w:p>
    <w:p w14:paraId="6CF42C5B" w14:textId="24A73AB6" w:rsidR="00AA4902" w:rsidRPr="00337F08" w:rsidRDefault="00AA4902" w:rsidP="00DC49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Pet sitting, baby</w:t>
      </w:r>
      <w:r w:rsidR="00F22E4D" w:rsidRPr="4F86156D">
        <w:rPr>
          <w:rFonts w:ascii="Times New Roman" w:hAnsi="Times New Roman" w:cs="Times New Roman"/>
          <w:sz w:val="24"/>
          <w:szCs w:val="24"/>
        </w:rPr>
        <w:t>sitting.</w:t>
      </w:r>
    </w:p>
    <w:p w14:paraId="437FBE81" w14:textId="396B2D15" w:rsidR="760537E9" w:rsidRPr="00851B9A" w:rsidRDefault="008C4B12" w:rsidP="00DC49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Additional expenses associated with the cost of first or business</w:t>
      </w:r>
      <w:r w:rsidR="007E69FA" w:rsidRPr="4F86156D">
        <w:rPr>
          <w:rFonts w:ascii="Times New Roman" w:hAnsi="Times New Roman" w:cs="Times New Roman"/>
          <w:sz w:val="24"/>
          <w:szCs w:val="24"/>
        </w:rPr>
        <w:t>-</w:t>
      </w:r>
      <w:r w:rsidRPr="4F86156D">
        <w:rPr>
          <w:rFonts w:ascii="Times New Roman" w:hAnsi="Times New Roman" w:cs="Times New Roman"/>
          <w:sz w:val="24"/>
          <w:szCs w:val="24"/>
        </w:rPr>
        <w:t xml:space="preserve">class airfare unless no space is available in coach-class accommodation where a particular flight must be </w:t>
      </w:r>
      <w:r w:rsidR="00337F08" w:rsidRPr="4F86156D">
        <w:rPr>
          <w:rFonts w:ascii="Times New Roman" w:hAnsi="Times New Roman" w:cs="Times New Roman"/>
          <w:sz w:val="24"/>
          <w:szCs w:val="24"/>
        </w:rPr>
        <w:t>taken or</w:t>
      </w:r>
      <w:r w:rsidRPr="4F86156D">
        <w:rPr>
          <w:rFonts w:ascii="Times New Roman" w:hAnsi="Times New Roman" w:cs="Times New Roman"/>
          <w:sz w:val="24"/>
          <w:szCs w:val="24"/>
        </w:rPr>
        <w:t xml:space="preserve"> a </w:t>
      </w:r>
      <w:r w:rsidR="00767E60" w:rsidRPr="4F86156D">
        <w:rPr>
          <w:rFonts w:ascii="Times New Roman" w:hAnsi="Times New Roman" w:cs="Times New Roman"/>
          <w:sz w:val="24"/>
          <w:szCs w:val="24"/>
        </w:rPr>
        <w:t>traveler’s</w:t>
      </w:r>
      <w:r w:rsidRPr="4F86156D">
        <w:rPr>
          <w:rFonts w:ascii="Times New Roman" w:hAnsi="Times New Roman" w:cs="Times New Roman"/>
          <w:sz w:val="24"/>
          <w:szCs w:val="24"/>
        </w:rPr>
        <w:t xml:space="preserve"> disability/special need must be accommodate</w:t>
      </w:r>
      <w:r w:rsidR="00AF34D2" w:rsidRPr="4F86156D">
        <w:rPr>
          <w:rFonts w:ascii="Times New Roman" w:hAnsi="Times New Roman" w:cs="Times New Roman"/>
          <w:sz w:val="24"/>
          <w:szCs w:val="24"/>
        </w:rPr>
        <w:t>d.</w:t>
      </w:r>
      <w:r w:rsidR="0038730F" w:rsidRPr="4F86156D">
        <w:rPr>
          <w:rFonts w:ascii="Times New Roman" w:hAnsi="Times New Roman" w:cs="Times New Roman"/>
          <w:sz w:val="24"/>
          <w:szCs w:val="24"/>
        </w:rPr>
        <w:t xml:space="preserve"> Prior </w:t>
      </w:r>
      <w:r w:rsidR="00F44923">
        <w:rPr>
          <w:rFonts w:ascii="Times New Roman" w:hAnsi="Times New Roman" w:cs="Times New Roman"/>
          <w:sz w:val="24"/>
          <w:szCs w:val="24"/>
        </w:rPr>
        <w:t xml:space="preserve">written </w:t>
      </w:r>
      <w:r w:rsidR="0038730F" w:rsidRPr="4F86156D">
        <w:rPr>
          <w:rFonts w:ascii="Times New Roman" w:hAnsi="Times New Roman" w:cs="Times New Roman"/>
          <w:sz w:val="24"/>
          <w:szCs w:val="24"/>
        </w:rPr>
        <w:t xml:space="preserve">approval from </w:t>
      </w:r>
      <w:r w:rsidR="007E69FA" w:rsidRPr="4F86156D">
        <w:rPr>
          <w:rFonts w:ascii="Times New Roman" w:hAnsi="Times New Roman" w:cs="Times New Roman"/>
          <w:sz w:val="24"/>
          <w:szCs w:val="24"/>
        </w:rPr>
        <w:t xml:space="preserve">the </w:t>
      </w:r>
      <w:r w:rsidR="005673A7">
        <w:rPr>
          <w:rFonts w:ascii="Times New Roman" w:hAnsi="Times New Roman" w:cs="Times New Roman"/>
          <w:sz w:val="24"/>
          <w:szCs w:val="24"/>
        </w:rPr>
        <w:t>COO or CEO</w:t>
      </w:r>
      <w:r w:rsidR="00FB3C63">
        <w:rPr>
          <w:rFonts w:ascii="Times New Roman" w:hAnsi="Times New Roman" w:cs="Times New Roman"/>
          <w:sz w:val="24"/>
          <w:szCs w:val="24"/>
        </w:rPr>
        <w:t xml:space="preserve"> </w:t>
      </w:r>
      <w:r w:rsidR="007E69FA" w:rsidRPr="4F86156D">
        <w:rPr>
          <w:rFonts w:ascii="Times New Roman" w:hAnsi="Times New Roman" w:cs="Times New Roman"/>
          <w:sz w:val="24"/>
          <w:szCs w:val="24"/>
        </w:rPr>
        <w:t>is required</w:t>
      </w:r>
      <w:r w:rsidR="0038730F" w:rsidRPr="4F86156D">
        <w:rPr>
          <w:rFonts w:ascii="Times New Roman" w:hAnsi="Times New Roman" w:cs="Times New Roman"/>
          <w:sz w:val="24"/>
          <w:szCs w:val="24"/>
        </w:rPr>
        <w:t>.</w:t>
      </w:r>
      <w:r w:rsidR="00F44923">
        <w:rPr>
          <w:rFonts w:ascii="Times New Roman" w:hAnsi="Times New Roman" w:cs="Times New Roman"/>
          <w:sz w:val="24"/>
          <w:szCs w:val="24"/>
        </w:rPr>
        <w:t xml:space="preserve"> The written approval must be attached to the expense.</w:t>
      </w:r>
    </w:p>
    <w:p w14:paraId="63119D92" w14:textId="7040D011" w:rsidR="008D4515" w:rsidRPr="00D242C8" w:rsidRDefault="008D4515" w:rsidP="00DC4942">
      <w:pPr>
        <w:pStyle w:val="Heading2"/>
        <w:numPr>
          <w:ilvl w:val="0"/>
          <w:numId w:val="6"/>
        </w:numPr>
        <w:jc w:val="both"/>
      </w:pPr>
      <w:bookmarkStart w:id="15" w:name="_Toc174530315"/>
      <w:bookmarkStart w:id="16" w:name="_Toc1299666571"/>
      <w:r>
        <w:lastRenderedPageBreak/>
        <w:t>Lost or Stolen Cards</w:t>
      </w:r>
      <w:bookmarkEnd w:id="15"/>
      <w:r>
        <w:t xml:space="preserve"> </w:t>
      </w:r>
      <w:bookmarkEnd w:id="16"/>
    </w:p>
    <w:p w14:paraId="62F86FC5" w14:textId="6D74F06B" w:rsidR="75149AD9" w:rsidRDefault="008E14BF" w:rsidP="00AA07C3">
      <w:p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The </w:t>
      </w:r>
      <w:r w:rsidR="00C675A2" w:rsidRPr="4F86156D">
        <w:rPr>
          <w:rFonts w:ascii="Times New Roman" w:hAnsi="Times New Roman" w:cs="Times New Roman"/>
          <w:sz w:val="24"/>
          <w:szCs w:val="24"/>
        </w:rPr>
        <w:t>e</w:t>
      </w:r>
      <w:r w:rsidRPr="4F86156D">
        <w:rPr>
          <w:rFonts w:ascii="Times New Roman" w:hAnsi="Times New Roman" w:cs="Times New Roman"/>
          <w:sz w:val="24"/>
          <w:szCs w:val="24"/>
        </w:rPr>
        <w:t xml:space="preserve">mployee is responsible for the security of the credit card and agrees to take all necessary precautions to prevent loss, theft, or unauthorized use. The </w:t>
      </w:r>
      <w:r w:rsidR="00C675A2" w:rsidRPr="4F86156D">
        <w:rPr>
          <w:rFonts w:ascii="Times New Roman" w:hAnsi="Times New Roman" w:cs="Times New Roman"/>
          <w:sz w:val="24"/>
          <w:szCs w:val="24"/>
        </w:rPr>
        <w:t>e</w:t>
      </w:r>
      <w:r w:rsidRPr="4F86156D">
        <w:rPr>
          <w:rFonts w:ascii="Times New Roman" w:hAnsi="Times New Roman" w:cs="Times New Roman"/>
          <w:sz w:val="24"/>
          <w:szCs w:val="24"/>
        </w:rPr>
        <w:t>mployee must report lost or stolen cards to</w:t>
      </w:r>
      <w:r w:rsidR="0095582A" w:rsidRPr="4F86156D">
        <w:rPr>
          <w:rFonts w:ascii="Times New Roman" w:hAnsi="Times New Roman" w:cs="Times New Roman"/>
          <w:sz w:val="24"/>
          <w:szCs w:val="24"/>
        </w:rPr>
        <w:t xml:space="preserve"> D</w:t>
      </w:r>
      <w:r w:rsidR="00535A49" w:rsidRPr="4F86156D">
        <w:rPr>
          <w:rFonts w:ascii="Times New Roman" w:hAnsi="Times New Roman" w:cs="Times New Roman"/>
          <w:sz w:val="24"/>
          <w:szCs w:val="24"/>
        </w:rPr>
        <w:t>IVVY</w:t>
      </w:r>
      <w:r w:rsidR="00A050F9" w:rsidRPr="4F86156D">
        <w:rPr>
          <w:rFonts w:ascii="Times New Roman" w:hAnsi="Times New Roman" w:cs="Times New Roman"/>
          <w:sz w:val="24"/>
          <w:szCs w:val="24"/>
        </w:rPr>
        <w:t xml:space="preserve"> and</w:t>
      </w:r>
      <w:r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BB61BF" w:rsidRPr="4F86156D">
        <w:rPr>
          <w:rFonts w:ascii="Times New Roman" w:hAnsi="Times New Roman" w:cs="Times New Roman"/>
          <w:sz w:val="24"/>
          <w:szCs w:val="24"/>
        </w:rPr>
        <w:t>Partners</w:t>
      </w:r>
      <w:r w:rsidR="0095582A" w:rsidRPr="4F86156D">
        <w:rPr>
          <w:rFonts w:ascii="Times New Roman" w:hAnsi="Times New Roman" w:cs="Times New Roman"/>
          <w:sz w:val="24"/>
          <w:szCs w:val="24"/>
        </w:rPr>
        <w:t xml:space="preserve"> F&amp;A/CFO</w:t>
      </w:r>
      <w:r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027BE5" w:rsidRPr="4F86156D">
        <w:rPr>
          <w:rFonts w:ascii="Times New Roman" w:hAnsi="Times New Roman" w:cs="Times New Roman"/>
          <w:sz w:val="24"/>
          <w:szCs w:val="24"/>
        </w:rPr>
        <w:t>within 24 hours</w:t>
      </w:r>
      <w:r w:rsidRPr="4F86156D">
        <w:rPr>
          <w:rFonts w:ascii="Times New Roman" w:hAnsi="Times New Roman" w:cs="Times New Roman"/>
          <w:sz w:val="24"/>
          <w:szCs w:val="24"/>
        </w:rPr>
        <w:t>.</w:t>
      </w:r>
      <w:r w:rsidR="00A050F9" w:rsidRPr="4F86156D">
        <w:rPr>
          <w:rFonts w:ascii="Times New Roman" w:hAnsi="Times New Roman" w:cs="Times New Roman"/>
          <w:sz w:val="24"/>
          <w:szCs w:val="24"/>
        </w:rPr>
        <w:t xml:space="preserve"> Cardholders </w:t>
      </w:r>
      <w:r w:rsidR="003C389D" w:rsidRPr="4F86156D">
        <w:rPr>
          <w:rFonts w:ascii="Times New Roman" w:hAnsi="Times New Roman" w:cs="Times New Roman"/>
          <w:sz w:val="24"/>
          <w:szCs w:val="24"/>
        </w:rPr>
        <w:t xml:space="preserve">can use </w:t>
      </w:r>
      <w:r w:rsidR="008862D8" w:rsidRPr="4F86156D">
        <w:rPr>
          <w:rFonts w:ascii="Times New Roman" w:hAnsi="Times New Roman" w:cs="Times New Roman"/>
          <w:sz w:val="24"/>
          <w:szCs w:val="24"/>
        </w:rPr>
        <w:t>th</w:t>
      </w:r>
      <w:r w:rsidR="00B46169" w:rsidRPr="4F86156D">
        <w:rPr>
          <w:rFonts w:ascii="Times New Roman" w:hAnsi="Times New Roman" w:cs="Times New Roman"/>
          <w:sz w:val="24"/>
          <w:szCs w:val="24"/>
        </w:rPr>
        <w:t xml:space="preserve">e BILL Spend &amp; Expense </w:t>
      </w:r>
      <w:r w:rsidR="0041405F" w:rsidRPr="4F86156D">
        <w:rPr>
          <w:rFonts w:ascii="Times New Roman" w:hAnsi="Times New Roman" w:cs="Times New Roman"/>
          <w:sz w:val="24"/>
          <w:szCs w:val="24"/>
        </w:rPr>
        <w:t xml:space="preserve">App or login online to their </w:t>
      </w:r>
      <w:r w:rsidR="00683DF1" w:rsidRPr="4F86156D">
        <w:rPr>
          <w:rFonts w:ascii="Times New Roman" w:hAnsi="Times New Roman" w:cs="Times New Roman"/>
          <w:sz w:val="24"/>
          <w:szCs w:val="24"/>
        </w:rPr>
        <w:t>account</w:t>
      </w:r>
      <w:r w:rsidR="00EC782E" w:rsidRPr="4F86156D">
        <w:rPr>
          <w:rFonts w:ascii="Times New Roman" w:hAnsi="Times New Roman" w:cs="Times New Roman"/>
          <w:sz w:val="24"/>
          <w:szCs w:val="24"/>
        </w:rPr>
        <w:t xml:space="preserve"> to </w:t>
      </w:r>
      <w:r w:rsidR="00581F08" w:rsidRPr="4F86156D">
        <w:rPr>
          <w:rFonts w:ascii="Times New Roman" w:hAnsi="Times New Roman" w:cs="Times New Roman"/>
          <w:sz w:val="24"/>
          <w:szCs w:val="24"/>
        </w:rPr>
        <w:t>freeze</w:t>
      </w:r>
      <w:r w:rsidR="00EC782E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581F08" w:rsidRPr="4F86156D">
        <w:rPr>
          <w:rFonts w:ascii="Times New Roman" w:hAnsi="Times New Roman" w:cs="Times New Roman"/>
          <w:sz w:val="24"/>
          <w:szCs w:val="24"/>
        </w:rPr>
        <w:t>stolen or lost cards</w:t>
      </w:r>
      <w:r w:rsidR="00011897" w:rsidRPr="4F86156D">
        <w:rPr>
          <w:rFonts w:ascii="Times New Roman" w:hAnsi="Times New Roman" w:cs="Times New Roman"/>
          <w:sz w:val="24"/>
          <w:szCs w:val="24"/>
        </w:rPr>
        <w:t xml:space="preserve"> or</w:t>
      </w:r>
      <w:r w:rsidR="002246EC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B41AA9" w:rsidRPr="4F86156D">
        <w:rPr>
          <w:rFonts w:ascii="Times New Roman" w:hAnsi="Times New Roman" w:cs="Times New Roman"/>
          <w:sz w:val="24"/>
          <w:szCs w:val="24"/>
        </w:rPr>
        <w:t xml:space="preserve">dispute </w:t>
      </w:r>
      <w:r w:rsidR="00C15483" w:rsidRPr="4F86156D">
        <w:rPr>
          <w:rFonts w:ascii="Times New Roman" w:hAnsi="Times New Roman" w:cs="Times New Roman"/>
          <w:sz w:val="24"/>
          <w:szCs w:val="24"/>
        </w:rPr>
        <w:t>fraudulent charges</w:t>
      </w:r>
      <w:r w:rsidR="006B060C" w:rsidRPr="4F86156D">
        <w:rPr>
          <w:rFonts w:ascii="Times New Roman" w:hAnsi="Times New Roman" w:cs="Times New Roman"/>
          <w:sz w:val="24"/>
          <w:szCs w:val="24"/>
        </w:rPr>
        <w:t>.</w:t>
      </w:r>
    </w:p>
    <w:p w14:paraId="1F92AFA3" w14:textId="6165208E" w:rsidR="00FE74DE" w:rsidRPr="00AA07C3" w:rsidRDefault="00FE74DE" w:rsidP="00AA07C3">
      <w:p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Employees are required to</w:t>
      </w:r>
      <w:r w:rsidR="001D7859" w:rsidRPr="4F86156D">
        <w:rPr>
          <w:rFonts w:ascii="Times New Roman" w:hAnsi="Times New Roman" w:cs="Times New Roman"/>
          <w:sz w:val="24"/>
          <w:szCs w:val="24"/>
        </w:rPr>
        <w:t xml:space="preserve"> create a user account</w:t>
      </w:r>
      <w:r w:rsidR="00F85A5D" w:rsidRPr="4F86156D">
        <w:rPr>
          <w:rFonts w:ascii="Times New Roman" w:hAnsi="Times New Roman" w:cs="Times New Roman"/>
          <w:sz w:val="24"/>
          <w:szCs w:val="24"/>
        </w:rPr>
        <w:t xml:space="preserve"> with a s</w:t>
      </w:r>
      <w:r w:rsidR="0043784D" w:rsidRPr="4F86156D">
        <w:rPr>
          <w:rFonts w:ascii="Times New Roman" w:hAnsi="Times New Roman" w:cs="Times New Roman"/>
          <w:sz w:val="24"/>
          <w:szCs w:val="24"/>
        </w:rPr>
        <w:t>ecure login</w:t>
      </w:r>
      <w:r w:rsidR="00223AA9" w:rsidRPr="4F86156D">
        <w:rPr>
          <w:rFonts w:ascii="Times New Roman" w:hAnsi="Times New Roman" w:cs="Times New Roman"/>
          <w:sz w:val="24"/>
          <w:szCs w:val="24"/>
        </w:rPr>
        <w:t xml:space="preserve"> on BILL Spend and Expense </w:t>
      </w:r>
      <w:r w:rsidR="00EF3934" w:rsidRPr="4F86156D">
        <w:rPr>
          <w:rFonts w:ascii="Times New Roman" w:hAnsi="Times New Roman" w:cs="Times New Roman"/>
          <w:sz w:val="24"/>
          <w:szCs w:val="24"/>
        </w:rPr>
        <w:t xml:space="preserve">web </w:t>
      </w:r>
      <w:r w:rsidR="00223AA9" w:rsidRPr="4F86156D">
        <w:rPr>
          <w:rFonts w:ascii="Times New Roman" w:hAnsi="Times New Roman" w:cs="Times New Roman"/>
          <w:sz w:val="24"/>
          <w:szCs w:val="24"/>
        </w:rPr>
        <w:t>platform</w:t>
      </w:r>
      <w:r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EF3934" w:rsidRPr="4F86156D">
        <w:rPr>
          <w:rFonts w:ascii="Times New Roman" w:hAnsi="Times New Roman" w:cs="Times New Roman"/>
          <w:sz w:val="24"/>
          <w:szCs w:val="24"/>
        </w:rPr>
        <w:t xml:space="preserve">and phone app </w:t>
      </w:r>
      <w:r w:rsidR="0036366C" w:rsidRPr="4F86156D">
        <w:rPr>
          <w:rFonts w:ascii="Times New Roman" w:hAnsi="Times New Roman" w:cs="Times New Roman"/>
          <w:sz w:val="24"/>
          <w:szCs w:val="24"/>
        </w:rPr>
        <w:t>to manage</w:t>
      </w:r>
      <w:r w:rsidR="00A347AD" w:rsidRPr="4F86156D">
        <w:rPr>
          <w:rFonts w:ascii="Times New Roman" w:hAnsi="Times New Roman" w:cs="Times New Roman"/>
          <w:sz w:val="24"/>
          <w:szCs w:val="24"/>
        </w:rPr>
        <w:t xml:space="preserve"> their credit card </w:t>
      </w:r>
      <w:r w:rsidR="00BD0773" w:rsidRPr="4F86156D">
        <w:rPr>
          <w:rFonts w:ascii="Times New Roman" w:hAnsi="Times New Roman" w:cs="Times New Roman"/>
          <w:sz w:val="24"/>
          <w:szCs w:val="24"/>
        </w:rPr>
        <w:t>and monitor charges.</w:t>
      </w:r>
      <w:r w:rsidRPr="4F8615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0E35F0" w14:textId="462DED9F" w:rsidR="008D4515" w:rsidRDefault="00F8003E" w:rsidP="009A6A50">
      <w:p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Employees are</w:t>
      </w:r>
      <w:r w:rsidR="32301525" w:rsidRPr="4F86156D">
        <w:rPr>
          <w:rFonts w:ascii="Times New Roman" w:hAnsi="Times New Roman" w:cs="Times New Roman"/>
          <w:sz w:val="24"/>
          <w:szCs w:val="24"/>
        </w:rPr>
        <w:t xml:space="preserve"> responsible for</w:t>
      </w:r>
      <w:r w:rsidR="006A6D9C" w:rsidRPr="4F86156D">
        <w:rPr>
          <w:rFonts w:ascii="Times New Roman" w:hAnsi="Times New Roman" w:cs="Times New Roman"/>
          <w:sz w:val="24"/>
          <w:szCs w:val="24"/>
        </w:rPr>
        <w:t xml:space="preserve"> monitoring </w:t>
      </w:r>
      <w:r w:rsidR="00C43415" w:rsidRPr="4F86156D">
        <w:rPr>
          <w:rFonts w:ascii="Times New Roman" w:hAnsi="Times New Roman" w:cs="Times New Roman"/>
          <w:sz w:val="24"/>
          <w:szCs w:val="24"/>
        </w:rPr>
        <w:t>their credit card charges and contacting the</w:t>
      </w:r>
      <w:r w:rsidR="007D1039" w:rsidRPr="4F86156D">
        <w:rPr>
          <w:rFonts w:ascii="Times New Roman" w:hAnsi="Times New Roman" w:cs="Times New Roman"/>
          <w:sz w:val="24"/>
          <w:szCs w:val="24"/>
        </w:rPr>
        <w:t xml:space="preserve"> card provider</w:t>
      </w:r>
      <w:r w:rsidR="00C9316C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4371F3" w:rsidRPr="4F86156D">
        <w:rPr>
          <w:rFonts w:ascii="Times New Roman" w:hAnsi="Times New Roman" w:cs="Times New Roman"/>
          <w:sz w:val="24"/>
          <w:szCs w:val="24"/>
        </w:rPr>
        <w:t xml:space="preserve">to dispute and </w:t>
      </w:r>
      <w:r w:rsidR="00C9316C" w:rsidRPr="4F86156D">
        <w:rPr>
          <w:rFonts w:ascii="Times New Roman" w:hAnsi="Times New Roman" w:cs="Times New Roman"/>
          <w:sz w:val="24"/>
          <w:szCs w:val="24"/>
        </w:rPr>
        <w:t>resolv</w:t>
      </w:r>
      <w:r w:rsidR="004371F3" w:rsidRPr="4F86156D">
        <w:rPr>
          <w:rFonts w:ascii="Times New Roman" w:hAnsi="Times New Roman" w:cs="Times New Roman"/>
          <w:sz w:val="24"/>
          <w:szCs w:val="24"/>
        </w:rPr>
        <w:t>e</w:t>
      </w:r>
      <w:r w:rsidR="00C9316C" w:rsidRPr="4F86156D">
        <w:rPr>
          <w:rFonts w:ascii="Times New Roman" w:hAnsi="Times New Roman" w:cs="Times New Roman"/>
          <w:sz w:val="24"/>
          <w:szCs w:val="24"/>
        </w:rPr>
        <w:t xml:space="preserve"> fraudulent charge</w:t>
      </w:r>
      <w:r w:rsidR="007D1039" w:rsidRPr="4F86156D">
        <w:rPr>
          <w:rFonts w:ascii="Times New Roman" w:hAnsi="Times New Roman" w:cs="Times New Roman"/>
          <w:sz w:val="24"/>
          <w:szCs w:val="24"/>
        </w:rPr>
        <w:t>s</w:t>
      </w:r>
      <w:r w:rsidR="00254165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E26F51" w:rsidRPr="4F86156D">
        <w:rPr>
          <w:rFonts w:ascii="Times New Roman" w:hAnsi="Times New Roman" w:cs="Times New Roman"/>
          <w:sz w:val="24"/>
          <w:szCs w:val="24"/>
        </w:rPr>
        <w:t xml:space="preserve">within </w:t>
      </w:r>
      <w:r w:rsidR="0073201D" w:rsidRPr="4F86156D">
        <w:rPr>
          <w:rFonts w:ascii="Times New Roman" w:hAnsi="Times New Roman" w:cs="Times New Roman"/>
          <w:sz w:val="24"/>
          <w:szCs w:val="24"/>
        </w:rPr>
        <w:t>three</w:t>
      </w:r>
      <w:r w:rsidR="003E77AA">
        <w:rPr>
          <w:rFonts w:ascii="Times New Roman" w:hAnsi="Times New Roman" w:cs="Times New Roman"/>
          <w:sz w:val="24"/>
          <w:szCs w:val="24"/>
        </w:rPr>
        <w:t xml:space="preserve"> (3)</w:t>
      </w:r>
      <w:r w:rsidR="0073201D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C103F5" w:rsidRPr="4F86156D">
        <w:rPr>
          <w:rFonts w:ascii="Times New Roman" w:hAnsi="Times New Roman" w:cs="Times New Roman"/>
          <w:sz w:val="24"/>
          <w:szCs w:val="24"/>
        </w:rPr>
        <w:t>business days</w:t>
      </w:r>
      <w:r w:rsidR="000B1947" w:rsidRPr="4F86156D">
        <w:rPr>
          <w:rFonts w:ascii="Times New Roman" w:hAnsi="Times New Roman" w:cs="Times New Roman"/>
          <w:sz w:val="24"/>
          <w:szCs w:val="24"/>
        </w:rPr>
        <w:t>.</w:t>
      </w:r>
      <w:r w:rsidR="00D900C3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9772F8" w:rsidRPr="4F86156D">
        <w:rPr>
          <w:rFonts w:ascii="Times New Roman" w:hAnsi="Times New Roman" w:cs="Times New Roman"/>
          <w:sz w:val="24"/>
          <w:szCs w:val="24"/>
        </w:rPr>
        <w:t>Employees are responsible for any un</w:t>
      </w:r>
      <w:r w:rsidR="00477669" w:rsidRPr="4F86156D">
        <w:rPr>
          <w:rFonts w:ascii="Times New Roman" w:hAnsi="Times New Roman" w:cs="Times New Roman"/>
          <w:sz w:val="24"/>
          <w:szCs w:val="24"/>
        </w:rPr>
        <w:t>authorized and unresolved charges.</w:t>
      </w:r>
    </w:p>
    <w:p w14:paraId="79267C72" w14:textId="1BA90A8F" w:rsidR="00A61D32" w:rsidRDefault="006371FF" w:rsidP="001622D1">
      <w:pPr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Employees</w:t>
      </w:r>
      <w:r w:rsidR="00A37575" w:rsidRPr="4F86156D">
        <w:rPr>
          <w:rFonts w:ascii="Times New Roman" w:hAnsi="Times New Roman" w:cs="Times New Roman"/>
          <w:sz w:val="24"/>
          <w:szCs w:val="24"/>
        </w:rPr>
        <w:t xml:space="preserve"> should</w:t>
      </w:r>
      <w:r w:rsidRPr="4F86156D">
        <w:rPr>
          <w:rFonts w:ascii="Times New Roman" w:hAnsi="Times New Roman" w:cs="Times New Roman"/>
          <w:sz w:val="24"/>
          <w:szCs w:val="24"/>
        </w:rPr>
        <w:t xml:space="preserve"> not transfer, assign, or lend </w:t>
      </w:r>
      <w:r w:rsidR="004437AB" w:rsidRPr="4F86156D">
        <w:rPr>
          <w:rFonts w:ascii="Times New Roman" w:hAnsi="Times New Roman" w:cs="Times New Roman"/>
          <w:sz w:val="24"/>
          <w:szCs w:val="24"/>
        </w:rPr>
        <w:t>their</w:t>
      </w:r>
      <w:r w:rsidRPr="4F86156D">
        <w:rPr>
          <w:rFonts w:ascii="Times New Roman" w:hAnsi="Times New Roman" w:cs="Times New Roman"/>
          <w:sz w:val="24"/>
          <w:szCs w:val="24"/>
        </w:rPr>
        <w:t xml:space="preserve"> corporate credit card to any other individual for any reason.</w:t>
      </w:r>
    </w:p>
    <w:p w14:paraId="2EAEE40C" w14:textId="151ABCE6" w:rsidR="00A61D32" w:rsidRPr="00A61D32" w:rsidRDefault="003358A2" w:rsidP="00DC4942">
      <w:pPr>
        <w:pStyle w:val="Heading2"/>
        <w:numPr>
          <w:ilvl w:val="0"/>
          <w:numId w:val="6"/>
        </w:numPr>
        <w:jc w:val="both"/>
      </w:pPr>
      <w:bookmarkStart w:id="17" w:name="_Toc174530316"/>
      <w:bookmarkStart w:id="18" w:name="_Toc280438082"/>
      <w:r>
        <w:t xml:space="preserve">Credit Card Expense </w:t>
      </w:r>
      <w:r w:rsidR="006D2C56">
        <w:t>C</w:t>
      </w:r>
      <w:r w:rsidR="00DB10B1">
        <w:t>oding</w:t>
      </w:r>
      <w:r w:rsidR="009A4405">
        <w:t xml:space="preserve"> </w:t>
      </w:r>
      <w:r w:rsidR="006D2C56">
        <w:t xml:space="preserve">and Approval </w:t>
      </w:r>
      <w:r w:rsidR="00855AE0">
        <w:t>Deadlines</w:t>
      </w:r>
      <w:bookmarkEnd w:id="17"/>
    </w:p>
    <w:p w14:paraId="29F7843A" w14:textId="3946E14A" w:rsidR="00C065E6" w:rsidRPr="00786A13" w:rsidRDefault="00C065E6" w:rsidP="00C065E6">
      <w:pPr>
        <w:pStyle w:val="Heading3"/>
        <w:jc w:val="both"/>
        <w:rPr>
          <w:ins w:id="19" w:author="Danielle Martin" w:date="2024-08-14T12:14:00Z"/>
        </w:rPr>
      </w:pPr>
      <w:bookmarkStart w:id="20" w:name="_Toc174530317"/>
      <w:bookmarkEnd w:id="18"/>
      <w:ins w:id="21" w:author="Danielle Martin" w:date="2024-08-14T12:14:00Z">
        <w:r>
          <w:t>7.1 Employee Deadlines</w:t>
        </w:r>
        <w:bookmarkEnd w:id="20"/>
      </w:ins>
    </w:p>
    <w:p w14:paraId="6D934649" w14:textId="6252823D" w:rsidR="00C065E6" w:rsidRDefault="005554A3" w:rsidP="001622D1">
      <w:pPr>
        <w:jc w:val="both"/>
        <w:rPr>
          <w:ins w:id="22" w:author="Danielle Martin" w:date="2024-08-14T12:14:00Z"/>
          <w:rFonts w:ascii="Times New Roman" w:hAnsi="Times New Roman" w:cs="Times New Roman"/>
          <w:sz w:val="24"/>
          <w:szCs w:val="24"/>
        </w:rPr>
      </w:pPr>
      <w:r w:rsidRPr="61B082D1">
        <w:rPr>
          <w:rFonts w:ascii="Times New Roman" w:hAnsi="Times New Roman" w:cs="Times New Roman"/>
          <w:sz w:val="24"/>
          <w:szCs w:val="24"/>
        </w:rPr>
        <w:t xml:space="preserve">Employees </w:t>
      </w:r>
      <w:r w:rsidR="00404E65">
        <w:rPr>
          <w:rFonts w:ascii="Times New Roman" w:hAnsi="Times New Roman" w:cs="Times New Roman"/>
          <w:sz w:val="24"/>
          <w:szCs w:val="24"/>
        </w:rPr>
        <w:t>must</w:t>
      </w:r>
      <w:r w:rsidR="00680A38" w:rsidRPr="61B082D1">
        <w:rPr>
          <w:rFonts w:ascii="Times New Roman" w:hAnsi="Times New Roman" w:cs="Times New Roman"/>
          <w:sz w:val="24"/>
          <w:szCs w:val="24"/>
        </w:rPr>
        <w:t xml:space="preserve"> properly </w:t>
      </w:r>
      <w:r w:rsidR="00680A38" w:rsidRPr="61B082D1">
        <w:rPr>
          <w:rFonts w:ascii="Times New Roman" w:hAnsi="Times New Roman" w:cs="Times New Roman"/>
          <w:b/>
          <w:bCs/>
          <w:sz w:val="24"/>
          <w:szCs w:val="24"/>
          <w:u w:val="single"/>
        </w:rPr>
        <w:t>cod</w:t>
      </w:r>
      <w:r w:rsidR="000443A6" w:rsidRPr="61B082D1">
        <w:rPr>
          <w:rFonts w:ascii="Times New Roman" w:hAnsi="Times New Roman" w:cs="Times New Roman"/>
          <w:b/>
          <w:bCs/>
          <w:sz w:val="24"/>
          <w:szCs w:val="24"/>
          <w:u w:val="single"/>
        </w:rPr>
        <w:t>e</w:t>
      </w:r>
      <w:r w:rsidR="00680A38" w:rsidRPr="61B082D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and attach </w:t>
      </w:r>
      <w:r w:rsidR="00DB10B1" w:rsidRPr="61B082D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required </w:t>
      </w:r>
      <w:r w:rsidR="00680A38" w:rsidRPr="61B082D1">
        <w:rPr>
          <w:rFonts w:ascii="Times New Roman" w:hAnsi="Times New Roman" w:cs="Times New Roman"/>
          <w:b/>
          <w:bCs/>
          <w:sz w:val="24"/>
          <w:szCs w:val="24"/>
          <w:u w:val="single"/>
        </w:rPr>
        <w:t>supporting documentation</w:t>
      </w:r>
      <w:r w:rsidR="00BF7E93" w:rsidRPr="61B082D1">
        <w:rPr>
          <w:rFonts w:ascii="Times New Roman" w:hAnsi="Times New Roman" w:cs="Times New Roman"/>
          <w:sz w:val="24"/>
          <w:szCs w:val="24"/>
        </w:rPr>
        <w:t xml:space="preserve"> to all </w:t>
      </w:r>
      <w:r w:rsidR="000443A6" w:rsidRPr="61B082D1">
        <w:rPr>
          <w:rFonts w:ascii="Times New Roman" w:hAnsi="Times New Roman" w:cs="Times New Roman"/>
          <w:sz w:val="24"/>
          <w:szCs w:val="24"/>
        </w:rPr>
        <w:t>charges</w:t>
      </w:r>
      <w:r w:rsidR="00BF7E93" w:rsidRPr="61B082D1">
        <w:rPr>
          <w:rFonts w:ascii="Times New Roman" w:hAnsi="Times New Roman" w:cs="Times New Roman"/>
          <w:sz w:val="24"/>
          <w:szCs w:val="24"/>
        </w:rPr>
        <w:t xml:space="preserve"> </w:t>
      </w:r>
      <w:r w:rsidR="00E16C14" w:rsidRPr="61B082D1">
        <w:rPr>
          <w:rFonts w:ascii="Times New Roman" w:hAnsi="Times New Roman" w:cs="Times New Roman"/>
          <w:sz w:val="24"/>
          <w:szCs w:val="24"/>
        </w:rPr>
        <w:t xml:space="preserve">on their credit card </w:t>
      </w:r>
      <w:ins w:id="23" w:author="Danielle Martin" w:date="2024-08-14T12:10:00Z">
        <w:r w:rsidR="008B741F" w:rsidRPr="4F86156D">
          <w:rPr>
            <w:rFonts w:ascii="Times New Roman" w:hAnsi="Times New Roman" w:cs="Times New Roman"/>
            <w:sz w:val="24"/>
            <w:szCs w:val="24"/>
          </w:rPr>
          <w:t xml:space="preserve">by </w:t>
        </w:r>
        <w:r w:rsidR="008B741F">
          <w:rPr>
            <w:rFonts w:ascii="Times New Roman" w:hAnsi="Times New Roman" w:cs="Times New Roman"/>
            <w:sz w:val="24"/>
            <w:szCs w:val="24"/>
          </w:rPr>
          <w:t xml:space="preserve">the </w:t>
        </w:r>
        <w:r w:rsidR="008B741F" w:rsidRPr="008B741F">
          <w:rPr>
            <w:rFonts w:ascii="Times New Roman" w:hAnsi="Times New Roman" w:cs="Times New Roman"/>
            <w:b/>
            <w:bCs/>
            <w:sz w:val="24"/>
            <w:szCs w:val="24"/>
            <w:u w:val="single"/>
          </w:rPr>
          <w:t>last business day of the month</w:t>
        </w:r>
      </w:ins>
      <w:del w:id="24" w:author="Danielle Martin" w:date="2024-08-14T12:10:00Z">
        <w:r w:rsidR="0044090C" w:rsidRPr="61B082D1" w:rsidDel="008B741F">
          <w:rPr>
            <w:rFonts w:ascii="Times New Roman" w:hAnsi="Times New Roman" w:cs="Times New Roman"/>
            <w:sz w:val="24"/>
            <w:szCs w:val="24"/>
          </w:rPr>
          <w:delText>within 48 hours o</w:delText>
        </w:r>
        <w:r w:rsidR="00D52338" w:rsidRPr="61B082D1" w:rsidDel="008B741F">
          <w:rPr>
            <w:rFonts w:ascii="Times New Roman" w:hAnsi="Times New Roman" w:cs="Times New Roman"/>
            <w:sz w:val="24"/>
            <w:szCs w:val="24"/>
          </w:rPr>
          <w:delText>f the charge</w:delText>
        </w:r>
      </w:del>
      <w:ins w:id="25" w:author="Danielle Martin" w:date="2024-08-14T12:13:00Z">
        <w:r w:rsidR="00F56669">
          <w:rPr>
            <w:rFonts w:ascii="Times New Roman" w:hAnsi="Times New Roman" w:cs="Times New Roman"/>
            <w:sz w:val="24"/>
            <w:szCs w:val="24"/>
          </w:rPr>
          <w:t>.</w:t>
        </w:r>
      </w:ins>
      <w:ins w:id="26" w:author="Danielle Martin" w:date="2024-08-14T12:12:00Z">
        <w:r w:rsidR="00F56669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27" w:author="Danielle Martin" w:date="2024-08-14T12:13:00Z">
        <w:r w:rsidR="00F56669">
          <w:rPr>
            <w:rFonts w:ascii="Times New Roman" w:hAnsi="Times New Roman" w:cs="Times New Roman"/>
            <w:sz w:val="24"/>
            <w:szCs w:val="24"/>
          </w:rPr>
          <w:t xml:space="preserve">However, to reduce any delays Partners </w:t>
        </w:r>
      </w:ins>
      <w:ins w:id="28" w:author="Danielle Martin" w:date="2024-08-14T12:12:00Z">
        <w:r w:rsidR="00F56669">
          <w:rPr>
            <w:rFonts w:ascii="Times New Roman" w:hAnsi="Times New Roman" w:cs="Times New Roman"/>
            <w:sz w:val="24"/>
            <w:szCs w:val="24"/>
          </w:rPr>
          <w:t>recommend</w:t>
        </w:r>
      </w:ins>
      <w:ins w:id="29" w:author="Danielle Martin" w:date="2024-08-14T12:13:00Z">
        <w:r w:rsidR="00F56669">
          <w:rPr>
            <w:rFonts w:ascii="Times New Roman" w:hAnsi="Times New Roman" w:cs="Times New Roman"/>
            <w:sz w:val="24"/>
            <w:szCs w:val="24"/>
          </w:rPr>
          <w:t>s</w:t>
        </w:r>
      </w:ins>
      <w:ins w:id="30" w:author="Danielle Martin" w:date="2024-08-14T12:12:00Z">
        <w:r w:rsidR="00F56669">
          <w:rPr>
            <w:rFonts w:ascii="Times New Roman" w:hAnsi="Times New Roman" w:cs="Times New Roman"/>
            <w:sz w:val="24"/>
            <w:szCs w:val="24"/>
          </w:rPr>
          <w:t xml:space="preserve"> that </w:t>
        </w:r>
      </w:ins>
      <w:ins w:id="31" w:author="Danielle Martin" w:date="2024-08-14T12:13:00Z">
        <w:r w:rsidR="00F56669">
          <w:rPr>
            <w:rFonts w:ascii="Times New Roman" w:hAnsi="Times New Roman" w:cs="Times New Roman"/>
            <w:sz w:val="24"/>
            <w:szCs w:val="24"/>
          </w:rPr>
          <w:t>all expenses are coded within 48 hours of the charge</w:t>
        </w:r>
      </w:ins>
      <w:r w:rsidR="0023418C" w:rsidRPr="61B082D1">
        <w:rPr>
          <w:rFonts w:ascii="Times New Roman" w:hAnsi="Times New Roman" w:cs="Times New Roman"/>
          <w:sz w:val="24"/>
          <w:szCs w:val="24"/>
        </w:rPr>
        <w:t xml:space="preserve">. </w:t>
      </w:r>
      <w:r w:rsidR="00022498" w:rsidRPr="61B082D1">
        <w:rPr>
          <w:rFonts w:ascii="Times New Roman" w:hAnsi="Times New Roman" w:cs="Times New Roman"/>
          <w:sz w:val="24"/>
          <w:szCs w:val="24"/>
        </w:rPr>
        <w:t xml:space="preserve">Receipts are required for all transactions $25.00 USD or more. </w:t>
      </w:r>
    </w:p>
    <w:p w14:paraId="587ECFA3" w14:textId="521A364B" w:rsidR="00C065E6" w:rsidRDefault="0023418C" w:rsidP="001622D1">
      <w:pPr>
        <w:jc w:val="both"/>
        <w:rPr>
          <w:ins w:id="32" w:author="Danielle Martin" w:date="2024-08-14T12:15:00Z"/>
          <w:rFonts w:ascii="Times New Roman" w:hAnsi="Times New Roman" w:cs="Times New Roman"/>
          <w:sz w:val="24"/>
          <w:szCs w:val="24"/>
        </w:rPr>
      </w:pPr>
      <w:r w:rsidRPr="61B082D1">
        <w:rPr>
          <w:rFonts w:ascii="Times New Roman" w:hAnsi="Times New Roman" w:cs="Times New Roman"/>
          <w:sz w:val="24"/>
          <w:szCs w:val="24"/>
        </w:rPr>
        <w:t xml:space="preserve">All </w:t>
      </w:r>
      <w:r w:rsidR="00100C1A" w:rsidRPr="61B082D1">
        <w:rPr>
          <w:rFonts w:ascii="Times New Roman" w:hAnsi="Times New Roman" w:cs="Times New Roman"/>
          <w:sz w:val="24"/>
          <w:szCs w:val="24"/>
        </w:rPr>
        <w:t>charges</w:t>
      </w:r>
      <w:r w:rsidRPr="61B082D1">
        <w:rPr>
          <w:rFonts w:ascii="Times New Roman" w:hAnsi="Times New Roman" w:cs="Times New Roman"/>
          <w:sz w:val="24"/>
          <w:szCs w:val="24"/>
        </w:rPr>
        <w:t xml:space="preserve"> must be coded</w:t>
      </w:r>
      <w:r w:rsidR="00100C1A" w:rsidRPr="61B082D1">
        <w:rPr>
          <w:rFonts w:ascii="Times New Roman" w:hAnsi="Times New Roman" w:cs="Times New Roman"/>
          <w:sz w:val="24"/>
          <w:szCs w:val="24"/>
        </w:rPr>
        <w:t xml:space="preserve"> and have </w:t>
      </w:r>
      <w:r w:rsidR="00820A88" w:rsidRPr="61B082D1">
        <w:rPr>
          <w:rFonts w:ascii="Times New Roman" w:hAnsi="Times New Roman" w:cs="Times New Roman"/>
          <w:sz w:val="24"/>
          <w:szCs w:val="24"/>
        </w:rPr>
        <w:t xml:space="preserve">a </w:t>
      </w:r>
      <w:r w:rsidR="00C43415" w:rsidRPr="61B082D1">
        <w:rPr>
          <w:rFonts w:ascii="Times New Roman" w:hAnsi="Times New Roman" w:cs="Times New Roman"/>
          <w:sz w:val="24"/>
          <w:szCs w:val="24"/>
        </w:rPr>
        <w:t>“Pending approval” status</w:t>
      </w:r>
      <w:r w:rsidRPr="61B082D1">
        <w:rPr>
          <w:rFonts w:ascii="Times New Roman" w:hAnsi="Times New Roman" w:cs="Times New Roman"/>
          <w:sz w:val="24"/>
          <w:szCs w:val="24"/>
        </w:rPr>
        <w:t xml:space="preserve"> </w:t>
      </w:r>
      <w:r w:rsidR="00E16C14" w:rsidRPr="61B082D1">
        <w:rPr>
          <w:rFonts w:ascii="Times New Roman" w:hAnsi="Times New Roman" w:cs="Times New Roman"/>
          <w:sz w:val="24"/>
          <w:szCs w:val="24"/>
        </w:rPr>
        <w:t>by the</w:t>
      </w:r>
      <w:r w:rsidR="004C2B80" w:rsidRPr="61B082D1">
        <w:rPr>
          <w:rFonts w:ascii="Times New Roman" w:hAnsi="Times New Roman" w:cs="Times New Roman"/>
          <w:sz w:val="24"/>
          <w:szCs w:val="24"/>
        </w:rPr>
        <w:t xml:space="preserve"> last business day </w:t>
      </w:r>
      <w:r w:rsidR="00E16C14" w:rsidRPr="61B082D1">
        <w:rPr>
          <w:rFonts w:ascii="Times New Roman" w:hAnsi="Times New Roman" w:cs="Times New Roman"/>
          <w:sz w:val="24"/>
          <w:szCs w:val="24"/>
        </w:rPr>
        <w:t>of month.</w:t>
      </w:r>
      <w:ins w:id="33" w:author="Danielle Martin" w:date="2024-08-14T12:11:00Z">
        <w:r w:rsidR="008B741F">
          <w:rPr>
            <w:rFonts w:ascii="Times New Roman" w:hAnsi="Times New Roman" w:cs="Times New Roman"/>
            <w:sz w:val="24"/>
            <w:szCs w:val="24"/>
          </w:rPr>
          <w:t xml:space="preserve"> If charges are not coded by the end of the month, on the 1</w:t>
        </w:r>
        <w:r w:rsidR="008B741F" w:rsidRPr="008B741F">
          <w:rPr>
            <w:rFonts w:ascii="Times New Roman" w:hAnsi="Times New Roman" w:cs="Times New Roman"/>
            <w:sz w:val="24"/>
            <w:szCs w:val="24"/>
            <w:vertAlign w:val="superscript"/>
          </w:rPr>
          <w:t>st</w:t>
        </w:r>
        <w:r w:rsidR="008B741F">
          <w:rPr>
            <w:rFonts w:ascii="Times New Roman" w:hAnsi="Times New Roman" w:cs="Times New Roman"/>
            <w:sz w:val="24"/>
            <w:szCs w:val="24"/>
          </w:rPr>
          <w:t xml:space="preserve"> of the next month the credit card will be frozen </w:t>
        </w:r>
      </w:ins>
      <w:ins w:id="34" w:author="Danielle Martin" w:date="2024-08-14T12:12:00Z">
        <w:r w:rsidR="008B741F">
          <w:rPr>
            <w:rFonts w:ascii="Times New Roman" w:hAnsi="Times New Roman" w:cs="Times New Roman"/>
            <w:sz w:val="24"/>
            <w:szCs w:val="24"/>
          </w:rPr>
          <w:t xml:space="preserve">(see </w:t>
        </w:r>
        <w:r w:rsidR="008B741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8B741F">
          <w:rPr>
            <w:rFonts w:ascii="Times New Roman" w:hAnsi="Times New Roman" w:cs="Times New Roman"/>
            <w:sz w:val="24"/>
            <w:szCs w:val="24"/>
          </w:rPr>
          <w:instrText xml:space="preserve"> HYPERLINK  \l "_Late_Credit_Card" </w:instrText>
        </w:r>
        <w:r w:rsidR="008B741F">
          <w:rPr>
            <w:rFonts w:ascii="Times New Roman" w:hAnsi="Times New Roman" w:cs="Times New Roman"/>
            <w:sz w:val="24"/>
            <w:szCs w:val="24"/>
          </w:rPr>
        </w:r>
        <w:r w:rsidR="008B741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B741F" w:rsidRPr="008B741F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section 9 </w:t>
        </w:r>
        <w:r w:rsidR="008B741F">
          <w:rPr>
            <w:rFonts w:ascii="Times New Roman" w:hAnsi="Times New Roman" w:cs="Times New Roman"/>
            <w:sz w:val="24"/>
            <w:szCs w:val="24"/>
          </w:rPr>
          <w:fldChar w:fldCharType="end"/>
        </w:r>
        <w:r w:rsidR="008B741F">
          <w:rPr>
            <w:rFonts w:ascii="Times New Roman" w:hAnsi="Times New Roman" w:cs="Times New Roman"/>
            <w:sz w:val="24"/>
            <w:szCs w:val="24"/>
          </w:rPr>
          <w:t>for more information).</w:t>
        </w:r>
      </w:ins>
    </w:p>
    <w:p w14:paraId="1DD7E8F1" w14:textId="5AA13BC3" w:rsidR="00C065E6" w:rsidRPr="00786A13" w:rsidRDefault="00C065E6" w:rsidP="00C065E6">
      <w:pPr>
        <w:pStyle w:val="Heading3"/>
        <w:jc w:val="both"/>
        <w:rPr>
          <w:ins w:id="35" w:author="Danielle Martin" w:date="2024-08-14T12:15:00Z"/>
        </w:rPr>
      </w:pPr>
      <w:bookmarkStart w:id="36" w:name="_Toc174530318"/>
      <w:ins w:id="37" w:author="Danielle Martin" w:date="2024-08-14T12:15:00Z">
        <w:r>
          <w:t>7.2 Supervisor Deadlines</w:t>
        </w:r>
        <w:bookmarkEnd w:id="36"/>
      </w:ins>
    </w:p>
    <w:p w14:paraId="0F75F0FF" w14:textId="3810C8E3" w:rsidR="00C065E6" w:rsidRPr="001622D1" w:rsidDel="00C065E6" w:rsidRDefault="00C065E6" w:rsidP="00C065E6">
      <w:pPr>
        <w:jc w:val="both"/>
        <w:rPr>
          <w:del w:id="38" w:author="Danielle Martin" w:date="2024-08-14T12:15:00Z"/>
          <w:rFonts w:ascii="Times New Roman" w:hAnsi="Times New Roman" w:cs="Times New Roman"/>
          <w:sz w:val="24"/>
          <w:szCs w:val="24"/>
        </w:rPr>
      </w:pPr>
      <w:ins w:id="39" w:author="Danielle Martin" w:date="2024-08-14T12:15:00Z">
        <w:r w:rsidRPr="61B082D1">
          <w:rPr>
            <w:rFonts w:ascii="Times New Roman" w:hAnsi="Times New Roman" w:cs="Times New Roman"/>
            <w:sz w:val="24"/>
            <w:szCs w:val="24"/>
          </w:rPr>
          <w:t>E</w:t>
        </w:r>
      </w:ins>
    </w:p>
    <w:p w14:paraId="0C7B2190" w14:textId="4198C34C" w:rsidR="00E16C14" w:rsidRPr="001622D1" w:rsidRDefault="00E30864" w:rsidP="001622D1">
      <w:pPr>
        <w:jc w:val="both"/>
        <w:rPr>
          <w:rFonts w:ascii="Times New Roman" w:hAnsi="Times New Roman" w:cs="Times New Roman"/>
          <w:sz w:val="24"/>
          <w:szCs w:val="24"/>
        </w:rPr>
      </w:pPr>
      <w:del w:id="40" w:author="Danielle Martin" w:date="2024-08-14T12:15:00Z">
        <w:r w:rsidRPr="001622D1" w:rsidDel="00C065E6">
          <w:rPr>
            <w:rFonts w:ascii="Times New Roman" w:hAnsi="Times New Roman" w:cs="Times New Roman"/>
            <w:sz w:val="24"/>
            <w:szCs w:val="24"/>
          </w:rPr>
          <w:delText>E</w:delText>
        </w:r>
      </w:del>
      <w:r w:rsidRPr="001622D1">
        <w:rPr>
          <w:rFonts w:ascii="Times New Roman" w:hAnsi="Times New Roman" w:cs="Times New Roman"/>
          <w:sz w:val="24"/>
          <w:szCs w:val="24"/>
        </w:rPr>
        <w:t xml:space="preserve">mployees are responsible for having their </w:t>
      </w:r>
      <w:r w:rsidR="00FB7E92" w:rsidRPr="001622D1">
        <w:rPr>
          <w:rFonts w:ascii="Times New Roman" w:hAnsi="Times New Roman" w:cs="Times New Roman"/>
          <w:sz w:val="24"/>
          <w:szCs w:val="24"/>
        </w:rPr>
        <w:t xml:space="preserve">monthly </w:t>
      </w:r>
      <w:r w:rsidR="00C93C48" w:rsidRPr="001622D1">
        <w:rPr>
          <w:rFonts w:ascii="Times New Roman" w:hAnsi="Times New Roman" w:cs="Times New Roman"/>
          <w:sz w:val="24"/>
          <w:szCs w:val="24"/>
        </w:rPr>
        <w:t>expenses</w:t>
      </w:r>
      <w:r w:rsidR="00FB7E92" w:rsidRPr="001622D1">
        <w:rPr>
          <w:rFonts w:ascii="Times New Roman" w:hAnsi="Times New Roman" w:cs="Times New Roman"/>
          <w:sz w:val="24"/>
          <w:szCs w:val="24"/>
        </w:rPr>
        <w:t xml:space="preserve"> approved by their supervisor by the 5</w:t>
      </w:r>
      <w:r w:rsidR="00FB7E92" w:rsidRPr="001622D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B7E92" w:rsidRPr="001622D1">
        <w:rPr>
          <w:rFonts w:ascii="Times New Roman" w:hAnsi="Times New Roman" w:cs="Times New Roman"/>
          <w:sz w:val="24"/>
          <w:szCs w:val="24"/>
        </w:rPr>
        <w:t xml:space="preserve"> of the following month</w:t>
      </w:r>
      <w:r w:rsidR="009B5BAF">
        <w:rPr>
          <w:rFonts w:ascii="Times New Roman" w:hAnsi="Times New Roman" w:cs="Times New Roman"/>
          <w:sz w:val="24"/>
          <w:szCs w:val="24"/>
        </w:rPr>
        <w:t xml:space="preserve"> or the last business day prior if the 5</w:t>
      </w:r>
      <w:r w:rsidR="009B5BAF" w:rsidRPr="009B5BA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B5BAF">
        <w:rPr>
          <w:rFonts w:ascii="Times New Roman" w:hAnsi="Times New Roman" w:cs="Times New Roman"/>
          <w:sz w:val="24"/>
          <w:szCs w:val="24"/>
        </w:rPr>
        <w:t xml:space="preserve"> falls on a weekend or holiday</w:t>
      </w:r>
      <w:r w:rsidR="00FB7E92" w:rsidRPr="001622D1">
        <w:rPr>
          <w:rFonts w:ascii="Times New Roman" w:hAnsi="Times New Roman" w:cs="Times New Roman"/>
          <w:sz w:val="24"/>
          <w:szCs w:val="24"/>
        </w:rPr>
        <w:t>.</w:t>
      </w:r>
      <w:ins w:id="41" w:author="Danielle Martin" w:date="2024-08-14T12:16:00Z">
        <w:r w:rsidR="00670E8D">
          <w:rPr>
            <w:rFonts w:ascii="Times New Roman" w:hAnsi="Times New Roman" w:cs="Times New Roman"/>
            <w:sz w:val="24"/>
            <w:szCs w:val="24"/>
          </w:rPr>
          <w:t xml:space="preserve"> If supervisors fail to approve charges by the 5</w:t>
        </w:r>
        <w:r w:rsidR="00670E8D" w:rsidRPr="00670E8D">
          <w:rPr>
            <w:rFonts w:ascii="Times New Roman" w:hAnsi="Times New Roman" w:cs="Times New Roman"/>
            <w:sz w:val="24"/>
            <w:szCs w:val="24"/>
            <w:vertAlign w:val="superscript"/>
          </w:rPr>
          <w:t>th</w:t>
        </w:r>
        <w:r w:rsidR="00670E8D">
          <w:rPr>
            <w:rFonts w:ascii="Times New Roman" w:hAnsi="Times New Roman" w:cs="Times New Roman"/>
            <w:sz w:val="24"/>
            <w:szCs w:val="24"/>
          </w:rPr>
          <w:t>, their credit cards will be froze</w:t>
        </w:r>
      </w:ins>
      <w:ins w:id="42" w:author="John McPhail" w:date="2024-08-17T10:14:00Z" w16du:dateUtc="2024-08-17T14:14:00Z">
        <w:r w:rsidR="003B2CF5">
          <w:rPr>
            <w:rFonts w:ascii="Times New Roman" w:hAnsi="Times New Roman" w:cs="Times New Roman"/>
            <w:sz w:val="24"/>
            <w:szCs w:val="24"/>
          </w:rPr>
          <w:t>n</w:t>
        </w:r>
      </w:ins>
      <w:ins w:id="43" w:author="Danielle Martin" w:date="2024-08-14T12:16:00Z">
        <w:r w:rsidR="00670E8D">
          <w:rPr>
            <w:rFonts w:ascii="Times New Roman" w:hAnsi="Times New Roman" w:cs="Times New Roman"/>
            <w:sz w:val="24"/>
            <w:szCs w:val="24"/>
          </w:rPr>
          <w:t xml:space="preserve"> on the 6</w:t>
        </w:r>
        <w:r w:rsidR="00670E8D" w:rsidRPr="00670E8D">
          <w:rPr>
            <w:rFonts w:ascii="Times New Roman" w:hAnsi="Times New Roman" w:cs="Times New Roman"/>
            <w:sz w:val="24"/>
            <w:szCs w:val="24"/>
            <w:vertAlign w:val="superscript"/>
          </w:rPr>
          <w:t>th</w:t>
        </w:r>
        <w:r w:rsidR="00670E8D">
          <w:rPr>
            <w:rFonts w:ascii="Times New Roman" w:hAnsi="Times New Roman" w:cs="Times New Roman"/>
            <w:sz w:val="24"/>
            <w:szCs w:val="24"/>
          </w:rPr>
          <w:t xml:space="preserve"> or next business day</w:t>
        </w:r>
      </w:ins>
      <w:ins w:id="44" w:author="Danielle Martin" w:date="2024-08-14T12:17:00Z">
        <w:r w:rsidR="00670E8D">
          <w:rPr>
            <w:rFonts w:ascii="Times New Roman" w:hAnsi="Times New Roman" w:cs="Times New Roman"/>
            <w:sz w:val="24"/>
            <w:szCs w:val="24"/>
          </w:rPr>
          <w:t xml:space="preserve">. The supervisors credit card will be unfrozen once all pending charges are approved. </w:t>
        </w:r>
      </w:ins>
    </w:p>
    <w:p w14:paraId="1537EB05" w14:textId="1E7E7B68" w:rsidR="00C20BE7" w:rsidRPr="00EA3031" w:rsidRDefault="00E9206A" w:rsidP="00DC4942">
      <w:pPr>
        <w:pStyle w:val="Heading2"/>
        <w:numPr>
          <w:ilvl w:val="0"/>
          <w:numId w:val="6"/>
        </w:numPr>
        <w:jc w:val="both"/>
      </w:pPr>
      <w:bookmarkStart w:id="45" w:name="_Toc174530319"/>
      <w:r>
        <w:t xml:space="preserve">Coding </w:t>
      </w:r>
      <w:r w:rsidR="00EA3031">
        <w:t>Expenses</w:t>
      </w:r>
      <w:bookmarkEnd w:id="45"/>
    </w:p>
    <w:p w14:paraId="6F19F978" w14:textId="4D025F48" w:rsidR="00B3444C" w:rsidRPr="003358A2" w:rsidRDefault="008D4515" w:rsidP="009A6A50">
      <w:p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Appropriate documentation to support each transaction must be scanned and attached to each credit card </w:t>
      </w:r>
      <w:r w:rsidR="003923B6" w:rsidRPr="4F86156D">
        <w:rPr>
          <w:rFonts w:ascii="Times New Roman" w:hAnsi="Times New Roman" w:cs="Times New Roman"/>
          <w:sz w:val="24"/>
          <w:szCs w:val="24"/>
        </w:rPr>
        <w:t>charge</w:t>
      </w:r>
      <w:r w:rsidRPr="4F86156D">
        <w:rPr>
          <w:rFonts w:ascii="Times New Roman" w:hAnsi="Times New Roman" w:cs="Times New Roman"/>
          <w:sz w:val="24"/>
          <w:szCs w:val="24"/>
        </w:rPr>
        <w:t>. Additionally, all receipts must be itemized, with details of all purchases.</w:t>
      </w:r>
      <w:r w:rsidR="006E3F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D3E492" w14:textId="2CAB7C01" w:rsidR="00D646AA" w:rsidRDefault="00D646AA" w:rsidP="00DC494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lastRenderedPageBreak/>
        <w:t>Coding of charges include</w:t>
      </w:r>
      <w:r w:rsidR="00C43415" w:rsidRPr="4F86156D">
        <w:rPr>
          <w:rFonts w:ascii="Times New Roman" w:hAnsi="Times New Roman" w:cs="Times New Roman"/>
          <w:sz w:val="24"/>
          <w:szCs w:val="24"/>
        </w:rPr>
        <w:t>s</w:t>
      </w:r>
      <w:r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413624" w:rsidRPr="4F86156D">
        <w:rPr>
          <w:rFonts w:ascii="Times New Roman" w:hAnsi="Times New Roman" w:cs="Times New Roman"/>
          <w:sz w:val="24"/>
          <w:szCs w:val="24"/>
        </w:rPr>
        <w:t>Account code, Department/Program, Countr</w:t>
      </w:r>
      <w:r w:rsidR="00FB5D34" w:rsidRPr="4F86156D">
        <w:rPr>
          <w:rFonts w:ascii="Times New Roman" w:hAnsi="Times New Roman" w:cs="Times New Roman"/>
          <w:sz w:val="24"/>
          <w:szCs w:val="24"/>
        </w:rPr>
        <w:t>ies,</w:t>
      </w:r>
      <w:r w:rsidR="009F59D8" w:rsidRPr="4F86156D">
        <w:rPr>
          <w:rFonts w:ascii="Times New Roman" w:hAnsi="Times New Roman" w:cs="Times New Roman"/>
          <w:sz w:val="24"/>
          <w:szCs w:val="24"/>
        </w:rPr>
        <w:t xml:space="preserve"> Funder-Grant</w:t>
      </w:r>
      <w:r w:rsidR="003B3C1F" w:rsidRPr="4F86156D">
        <w:rPr>
          <w:rFonts w:ascii="Times New Roman" w:hAnsi="Times New Roman" w:cs="Times New Roman"/>
          <w:sz w:val="24"/>
          <w:szCs w:val="24"/>
        </w:rPr>
        <w:t xml:space="preserve">, Budget </w:t>
      </w:r>
      <w:r w:rsidR="00133ED6" w:rsidRPr="4F86156D">
        <w:rPr>
          <w:rFonts w:ascii="Times New Roman" w:hAnsi="Times New Roman" w:cs="Times New Roman"/>
          <w:sz w:val="24"/>
          <w:szCs w:val="24"/>
        </w:rPr>
        <w:t xml:space="preserve">code, </w:t>
      </w:r>
      <w:r w:rsidR="00774271" w:rsidRPr="4F86156D">
        <w:rPr>
          <w:rFonts w:ascii="Times New Roman" w:hAnsi="Times New Roman" w:cs="Times New Roman"/>
          <w:sz w:val="24"/>
          <w:szCs w:val="24"/>
        </w:rPr>
        <w:t>and notes</w:t>
      </w:r>
      <w:r w:rsidR="003B3C1F" w:rsidRPr="4F86156D">
        <w:rPr>
          <w:rFonts w:ascii="Times New Roman" w:hAnsi="Times New Roman" w:cs="Times New Roman"/>
          <w:sz w:val="24"/>
          <w:szCs w:val="24"/>
        </w:rPr>
        <w:t>.</w:t>
      </w:r>
      <w:r w:rsidR="4CA46CAD" w:rsidRPr="4F86156D">
        <w:rPr>
          <w:rFonts w:ascii="Times New Roman" w:hAnsi="Times New Roman" w:cs="Times New Roman"/>
          <w:sz w:val="24"/>
          <w:szCs w:val="24"/>
        </w:rPr>
        <w:t xml:space="preserve"> Notes should be in </w:t>
      </w:r>
      <w:r w:rsidR="4CA46CAD" w:rsidRPr="4F86156D">
        <w:rPr>
          <w:rFonts w:ascii="Times New Roman" w:hAnsi="Times New Roman" w:cs="Times New Roman"/>
          <w:b/>
          <w:bCs/>
          <w:sz w:val="24"/>
          <w:szCs w:val="24"/>
        </w:rPr>
        <w:t>English</w:t>
      </w:r>
      <w:r w:rsidR="4CA46CAD" w:rsidRPr="4F86156D">
        <w:rPr>
          <w:rFonts w:ascii="Times New Roman" w:hAnsi="Times New Roman" w:cs="Times New Roman"/>
          <w:sz w:val="24"/>
          <w:szCs w:val="24"/>
        </w:rPr>
        <w:t xml:space="preserve"> and describe the business purpose of the expense.</w:t>
      </w:r>
    </w:p>
    <w:p w14:paraId="167E93F8" w14:textId="08F63281" w:rsidR="000C64FF" w:rsidRDefault="008D4515" w:rsidP="00DC494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When coding </w:t>
      </w:r>
      <w:r>
        <w:rPr>
          <w:rFonts w:ascii="Times New Roman" w:hAnsi="Times New Roman" w:cs="Times New Roman"/>
          <w:sz w:val="24"/>
          <w:szCs w:val="24"/>
        </w:rPr>
        <w:t>incidental purchases</w:t>
      </w:r>
      <w:r w:rsidR="00C43415" w:rsidRPr="4F86156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the nature of the supply and the anticipated users</w:t>
      </w:r>
      <w:r w:rsidR="007C140C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9F3E45" w:rsidRPr="4F86156D">
        <w:rPr>
          <w:rFonts w:ascii="Times New Roman" w:hAnsi="Times New Roman" w:cs="Times New Roman"/>
          <w:sz w:val="24"/>
          <w:szCs w:val="24"/>
        </w:rPr>
        <w:t>or business</w:t>
      </w:r>
      <w:r w:rsidR="006D5CFC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FC2832" w:rsidRPr="4F86156D">
        <w:rPr>
          <w:rFonts w:ascii="Times New Roman" w:hAnsi="Times New Roman" w:cs="Times New Roman"/>
          <w:sz w:val="24"/>
          <w:szCs w:val="24"/>
        </w:rPr>
        <w:t xml:space="preserve">purpose </w:t>
      </w:r>
      <w:r w:rsidR="006D5CFC" w:rsidRPr="4F86156D">
        <w:rPr>
          <w:rFonts w:ascii="Times New Roman" w:hAnsi="Times New Roman" w:cs="Times New Roman"/>
          <w:sz w:val="24"/>
          <w:szCs w:val="24"/>
        </w:rPr>
        <w:t xml:space="preserve">must be </w:t>
      </w:r>
      <w:r w:rsidR="009D1CF0" w:rsidRPr="4F86156D">
        <w:rPr>
          <w:rFonts w:ascii="Times New Roman" w:hAnsi="Times New Roman" w:cs="Times New Roman"/>
          <w:sz w:val="24"/>
          <w:szCs w:val="24"/>
        </w:rPr>
        <w:t>noted.</w:t>
      </w:r>
    </w:p>
    <w:p w14:paraId="6441E4BF" w14:textId="7A4748BF" w:rsidR="004718F0" w:rsidRPr="00D54D17" w:rsidRDefault="009F3E45" w:rsidP="00DC494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For lo</w:t>
      </w:r>
      <w:r w:rsidR="003E6589">
        <w:rPr>
          <w:rFonts w:ascii="Times New Roman" w:hAnsi="Times New Roman" w:cs="Times New Roman"/>
          <w:sz w:val="24"/>
          <w:szCs w:val="24"/>
        </w:rPr>
        <w:t>d</w:t>
      </w:r>
      <w:r w:rsidRPr="4F86156D">
        <w:rPr>
          <w:rFonts w:ascii="Times New Roman" w:hAnsi="Times New Roman" w:cs="Times New Roman"/>
          <w:sz w:val="24"/>
          <w:szCs w:val="24"/>
        </w:rPr>
        <w:t xml:space="preserve">ging </w:t>
      </w:r>
      <w:r w:rsidR="005C1C7C" w:rsidRPr="4F86156D">
        <w:rPr>
          <w:rFonts w:ascii="Times New Roman" w:hAnsi="Times New Roman" w:cs="Times New Roman"/>
          <w:sz w:val="24"/>
          <w:szCs w:val="24"/>
        </w:rPr>
        <w:t xml:space="preserve">charges, </w:t>
      </w:r>
      <w:r w:rsidR="000A54DE" w:rsidRPr="4F86156D">
        <w:rPr>
          <w:rFonts w:ascii="Times New Roman" w:hAnsi="Times New Roman" w:cs="Times New Roman"/>
          <w:sz w:val="24"/>
          <w:szCs w:val="24"/>
        </w:rPr>
        <w:t xml:space="preserve">in addition to itemized receipts, </w:t>
      </w:r>
      <w:r w:rsidR="00A509A9" w:rsidRPr="4F86156D">
        <w:rPr>
          <w:rFonts w:ascii="Times New Roman" w:hAnsi="Times New Roman" w:cs="Times New Roman"/>
          <w:b/>
          <w:bCs/>
          <w:sz w:val="24"/>
          <w:szCs w:val="24"/>
        </w:rPr>
        <w:t>travel authorization</w:t>
      </w:r>
      <w:r w:rsidR="00A509A9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172967" w:rsidRPr="4F86156D">
        <w:rPr>
          <w:rFonts w:ascii="Times New Roman" w:hAnsi="Times New Roman" w:cs="Times New Roman"/>
          <w:sz w:val="24"/>
          <w:szCs w:val="24"/>
        </w:rPr>
        <w:t>must be attached</w:t>
      </w:r>
      <w:r w:rsidR="00E2194C" w:rsidRPr="4F86156D">
        <w:rPr>
          <w:rFonts w:ascii="Times New Roman" w:hAnsi="Times New Roman" w:cs="Times New Roman"/>
          <w:sz w:val="24"/>
          <w:szCs w:val="24"/>
        </w:rPr>
        <w:t>.</w:t>
      </w:r>
      <w:r w:rsidR="006367E4" w:rsidRPr="4F8615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492771" w14:textId="0880393E" w:rsidR="45A075CA" w:rsidRDefault="45A075CA" w:rsidP="00DC494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Parking and other similar charge descriptions should include the business purpose.</w:t>
      </w:r>
    </w:p>
    <w:p w14:paraId="1926960E" w14:textId="77777777" w:rsidR="00C1529A" w:rsidRDefault="000C64FF" w:rsidP="0020644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64FF">
        <w:rPr>
          <w:rFonts w:ascii="Times New Roman" w:hAnsi="Times New Roman" w:cs="Times New Roman"/>
          <w:sz w:val="24"/>
          <w:szCs w:val="24"/>
        </w:rPr>
        <w:t xml:space="preserve">Expenses for business meals require </w:t>
      </w:r>
      <w:r w:rsidR="00C43415" w:rsidRPr="4F86156D">
        <w:rPr>
          <w:rFonts w:ascii="Times New Roman" w:hAnsi="Times New Roman" w:cs="Times New Roman"/>
          <w:sz w:val="24"/>
          <w:szCs w:val="24"/>
        </w:rPr>
        <w:t xml:space="preserve">the </w:t>
      </w:r>
      <w:r w:rsidRPr="4F86156D">
        <w:rPr>
          <w:rFonts w:ascii="Times New Roman" w:hAnsi="Times New Roman" w:cs="Times New Roman"/>
          <w:b/>
          <w:sz w:val="24"/>
          <w:szCs w:val="24"/>
        </w:rPr>
        <w:t>names of people attending the meeting and the business purpose of the meal</w:t>
      </w:r>
      <w:r w:rsidRPr="000C64FF">
        <w:rPr>
          <w:rFonts w:ascii="Times New Roman" w:hAnsi="Times New Roman" w:cs="Times New Roman"/>
          <w:sz w:val="24"/>
          <w:szCs w:val="24"/>
        </w:rPr>
        <w:t>, regardless of the amount</w:t>
      </w:r>
      <w:r>
        <w:rPr>
          <w:rFonts w:ascii="Times New Roman" w:hAnsi="Times New Roman" w:cs="Times New Roman"/>
          <w:sz w:val="24"/>
          <w:szCs w:val="24"/>
        </w:rPr>
        <w:t>.</w:t>
      </w:r>
      <w:r w:rsidR="00383524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605107" w:rsidRPr="4F86156D">
        <w:rPr>
          <w:rFonts w:ascii="Times New Roman" w:hAnsi="Times New Roman" w:cs="Times New Roman"/>
          <w:sz w:val="24"/>
          <w:szCs w:val="24"/>
        </w:rPr>
        <w:t>Meal receipts should be ite</w:t>
      </w:r>
      <w:r w:rsidR="00E73C56" w:rsidRPr="4F86156D">
        <w:rPr>
          <w:rFonts w:ascii="Times New Roman" w:hAnsi="Times New Roman" w:cs="Times New Roman"/>
          <w:sz w:val="24"/>
          <w:szCs w:val="24"/>
        </w:rPr>
        <w:t xml:space="preserve">mized to </w:t>
      </w:r>
      <w:r w:rsidR="00656A24" w:rsidRPr="4F86156D">
        <w:rPr>
          <w:rFonts w:ascii="Times New Roman" w:hAnsi="Times New Roman" w:cs="Times New Roman"/>
          <w:sz w:val="24"/>
          <w:szCs w:val="24"/>
        </w:rPr>
        <w:t>ensure</w:t>
      </w:r>
      <w:r w:rsidR="00E73C56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83130D" w:rsidRPr="4F86156D">
        <w:rPr>
          <w:rFonts w:ascii="Times New Roman" w:hAnsi="Times New Roman" w:cs="Times New Roman"/>
          <w:sz w:val="24"/>
          <w:szCs w:val="24"/>
        </w:rPr>
        <w:t>t</w:t>
      </w:r>
      <w:r w:rsidR="00901993" w:rsidRPr="4F86156D">
        <w:rPr>
          <w:rFonts w:ascii="Times New Roman" w:hAnsi="Times New Roman" w:cs="Times New Roman"/>
          <w:sz w:val="24"/>
          <w:szCs w:val="24"/>
        </w:rPr>
        <w:t xml:space="preserve">hat there is no </w:t>
      </w:r>
      <w:r w:rsidR="00656A24" w:rsidRPr="4F86156D">
        <w:rPr>
          <w:rFonts w:ascii="Times New Roman" w:hAnsi="Times New Roman" w:cs="Times New Roman"/>
          <w:sz w:val="24"/>
          <w:szCs w:val="24"/>
        </w:rPr>
        <w:t>alcohol</w:t>
      </w:r>
      <w:r w:rsidR="00901993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656A24" w:rsidRPr="4F86156D">
        <w:rPr>
          <w:rFonts w:ascii="Times New Roman" w:hAnsi="Times New Roman" w:cs="Times New Roman"/>
          <w:sz w:val="24"/>
          <w:szCs w:val="24"/>
        </w:rPr>
        <w:t xml:space="preserve">purchase. </w:t>
      </w:r>
    </w:p>
    <w:p w14:paraId="713D4895" w14:textId="0A2F8A97" w:rsidR="00C919DB" w:rsidRPr="00C1529A" w:rsidRDefault="00206443" w:rsidP="00C1529A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529A">
        <w:rPr>
          <w:rFonts w:ascii="Times New Roman" w:hAnsi="Times New Roman" w:cs="Times New Roman"/>
          <w:sz w:val="24"/>
          <w:szCs w:val="24"/>
        </w:rPr>
        <w:t>E</w:t>
      </w:r>
      <w:r w:rsidR="00C919DB" w:rsidRPr="00C1529A">
        <w:rPr>
          <w:rFonts w:ascii="Times New Roman" w:hAnsi="Times New Roman" w:cs="Times New Roman"/>
          <w:sz w:val="24"/>
          <w:szCs w:val="24"/>
        </w:rPr>
        <w:t>xamples</w:t>
      </w:r>
      <w:r w:rsidR="00C1529A">
        <w:rPr>
          <w:rFonts w:ascii="Times New Roman" w:hAnsi="Times New Roman" w:cs="Times New Roman"/>
          <w:sz w:val="24"/>
          <w:szCs w:val="24"/>
        </w:rPr>
        <w:t xml:space="preserve"> of descriptions</w:t>
      </w:r>
      <w:r w:rsidR="00C919DB" w:rsidRPr="00C1529A">
        <w:rPr>
          <w:rFonts w:ascii="Times New Roman" w:hAnsi="Times New Roman" w:cs="Times New Roman"/>
          <w:sz w:val="24"/>
          <w:szCs w:val="24"/>
        </w:rPr>
        <w:t xml:space="preserve"> are as follows: </w:t>
      </w:r>
    </w:p>
    <w:p w14:paraId="5716780F" w14:textId="69DF4BD7" w:rsidR="00C919DB" w:rsidRPr="00671A4C" w:rsidRDefault="00C919DB" w:rsidP="00206443">
      <w:pPr>
        <w:pStyle w:val="ListParagraph"/>
        <w:numPr>
          <w:ilvl w:val="2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Non-sufficient </w:t>
      </w:r>
      <w:r w:rsidR="00C43415" w:rsidRPr="4F86156D">
        <w:rPr>
          <w:rFonts w:ascii="Times New Roman" w:hAnsi="Times New Roman" w:cs="Times New Roman"/>
          <w:sz w:val="24"/>
          <w:szCs w:val="24"/>
        </w:rPr>
        <w:t>D</w:t>
      </w:r>
      <w:r w:rsidRPr="4F86156D">
        <w:rPr>
          <w:rFonts w:ascii="Times New Roman" w:hAnsi="Times New Roman" w:cs="Times New Roman"/>
          <w:sz w:val="24"/>
          <w:szCs w:val="24"/>
        </w:rPr>
        <w:t>escription: Dinner at Tito’s</w:t>
      </w:r>
    </w:p>
    <w:p w14:paraId="1408C213" w14:textId="485B0057" w:rsidR="00C919DB" w:rsidRDefault="00C919DB" w:rsidP="00206443">
      <w:pPr>
        <w:pStyle w:val="ListParagraph"/>
        <w:numPr>
          <w:ilvl w:val="2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Sufficient </w:t>
      </w:r>
      <w:r w:rsidR="00C43415" w:rsidRPr="4F86156D">
        <w:rPr>
          <w:rFonts w:ascii="Times New Roman" w:hAnsi="Times New Roman" w:cs="Times New Roman"/>
          <w:sz w:val="24"/>
          <w:szCs w:val="24"/>
        </w:rPr>
        <w:t>D</w:t>
      </w:r>
      <w:r w:rsidRPr="4F86156D">
        <w:rPr>
          <w:rFonts w:ascii="Times New Roman" w:hAnsi="Times New Roman" w:cs="Times New Roman"/>
          <w:sz w:val="24"/>
          <w:szCs w:val="24"/>
        </w:rPr>
        <w:t xml:space="preserve">escription: Dinner with program managers (Ann and Gloria) at Tito’s Restaurant to Discuss Program Agenda </w:t>
      </w:r>
      <w:r w:rsidR="00C1529A">
        <w:rPr>
          <w:rFonts w:ascii="Times New Roman" w:hAnsi="Times New Roman" w:cs="Times New Roman"/>
          <w:sz w:val="24"/>
          <w:szCs w:val="24"/>
        </w:rPr>
        <w:t>for April HEI Event</w:t>
      </w:r>
    </w:p>
    <w:p w14:paraId="1DD8E358" w14:textId="2AD3863A" w:rsidR="001C2578" w:rsidRPr="001B6CA8" w:rsidRDefault="00D54D17" w:rsidP="00DC4942">
      <w:pPr>
        <w:pStyle w:val="ListParagraph"/>
        <w:numPr>
          <w:ilvl w:val="0"/>
          <w:numId w:val="7"/>
        </w:numPr>
        <w:jc w:val="both"/>
        <w:rPr>
          <w:rFonts w:asciiTheme="majorHAnsi" w:hAnsiTheme="majorHAnsi" w:cstheme="majorBidi"/>
          <w:sz w:val="26"/>
          <w:szCs w:val="26"/>
        </w:rPr>
      </w:pPr>
      <w:r w:rsidRPr="4F86156D">
        <w:rPr>
          <w:rFonts w:ascii="Times New Roman" w:hAnsi="Times New Roman" w:cs="Times New Roman"/>
          <w:sz w:val="24"/>
          <w:szCs w:val="24"/>
        </w:rPr>
        <w:t>Any unallowable costs</w:t>
      </w:r>
      <w:r w:rsidR="009950B7" w:rsidRPr="4F86156D">
        <w:rPr>
          <w:rFonts w:ascii="Times New Roman" w:hAnsi="Times New Roman" w:cs="Times New Roman"/>
          <w:sz w:val="24"/>
          <w:szCs w:val="24"/>
        </w:rPr>
        <w:t xml:space="preserve"> must be coded to </w:t>
      </w:r>
      <w:r w:rsidR="008116D4" w:rsidRPr="4F86156D">
        <w:rPr>
          <w:rFonts w:ascii="Times New Roman" w:hAnsi="Times New Roman" w:cs="Times New Roman"/>
          <w:sz w:val="24"/>
          <w:szCs w:val="24"/>
        </w:rPr>
        <w:t xml:space="preserve">account </w:t>
      </w:r>
      <w:r w:rsidR="008116D4" w:rsidRPr="4F86156D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F16C71" w:rsidRPr="4F86156D">
        <w:rPr>
          <w:rFonts w:ascii="Times New Roman" w:hAnsi="Times New Roman" w:cs="Times New Roman"/>
          <w:b/>
          <w:bCs/>
          <w:sz w:val="24"/>
          <w:szCs w:val="24"/>
        </w:rPr>
        <w:t>12111-Staff Credit Card Charges</w:t>
      </w:r>
      <w:r w:rsidR="00C7560E" w:rsidRPr="4F86156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116D4" w:rsidRPr="4F86156D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CC1D43" w:rsidRPr="4F86156D">
        <w:rPr>
          <w:rFonts w:ascii="Times New Roman" w:hAnsi="Times New Roman" w:cs="Times New Roman"/>
          <w:sz w:val="24"/>
          <w:szCs w:val="24"/>
        </w:rPr>
        <w:t xml:space="preserve"> F&amp;A should be notified of </w:t>
      </w:r>
      <w:r w:rsidR="000E112F" w:rsidRPr="4F86156D">
        <w:rPr>
          <w:rFonts w:ascii="Times New Roman" w:hAnsi="Times New Roman" w:cs="Times New Roman"/>
          <w:sz w:val="24"/>
          <w:szCs w:val="24"/>
        </w:rPr>
        <w:t>this charge</w:t>
      </w:r>
      <w:r w:rsidR="004C7184" w:rsidRPr="4F86156D">
        <w:rPr>
          <w:rFonts w:ascii="Times New Roman" w:hAnsi="Times New Roman" w:cs="Times New Roman"/>
          <w:sz w:val="24"/>
          <w:szCs w:val="24"/>
        </w:rPr>
        <w:t xml:space="preserve"> within 48 hours </w:t>
      </w:r>
      <w:r w:rsidR="00B863FF" w:rsidRPr="4F86156D">
        <w:rPr>
          <w:rFonts w:ascii="Times New Roman" w:hAnsi="Times New Roman" w:cs="Times New Roman"/>
          <w:sz w:val="24"/>
          <w:szCs w:val="24"/>
        </w:rPr>
        <w:t xml:space="preserve">to send a link to </w:t>
      </w:r>
      <w:r w:rsidR="007458BF" w:rsidRPr="4F86156D">
        <w:rPr>
          <w:rFonts w:ascii="Times New Roman" w:hAnsi="Times New Roman" w:cs="Times New Roman"/>
          <w:sz w:val="24"/>
          <w:szCs w:val="24"/>
        </w:rPr>
        <w:t>reimburse</w:t>
      </w:r>
      <w:r w:rsidR="00F5041D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0E112F" w:rsidRPr="4F86156D">
        <w:rPr>
          <w:rFonts w:ascii="Times New Roman" w:hAnsi="Times New Roman" w:cs="Times New Roman"/>
          <w:sz w:val="24"/>
          <w:szCs w:val="24"/>
        </w:rPr>
        <w:t>Partners</w:t>
      </w:r>
      <w:r w:rsidR="00F5041D" w:rsidRPr="4F86156D">
        <w:rPr>
          <w:rFonts w:ascii="Times New Roman" w:hAnsi="Times New Roman" w:cs="Times New Roman"/>
          <w:sz w:val="24"/>
          <w:szCs w:val="24"/>
        </w:rPr>
        <w:t>.</w:t>
      </w:r>
      <w:r w:rsidR="00D46AEB" w:rsidRPr="4F86156D">
        <w:rPr>
          <w:rFonts w:ascii="Times New Roman" w:hAnsi="Times New Roman" w:cs="Times New Roman"/>
          <w:sz w:val="24"/>
          <w:szCs w:val="24"/>
        </w:rPr>
        <w:t xml:space="preserve"> All unallowable</w:t>
      </w:r>
      <w:r w:rsidR="00077618">
        <w:rPr>
          <w:rFonts w:ascii="Times New Roman" w:hAnsi="Times New Roman" w:cs="Times New Roman"/>
          <w:sz w:val="24"/>
          <w:szCs w:val="24"/>
        </w:rPr>
        <w:t xml:space="preserve"> costs</w:t>
      </w:r>
      <w:r w:rsidRPr="4F86156D">
        <w:rPr>
          <w:rFonts w:ascii="Times New Roman" w:hAnsi="Times New Roman" w:cs="Times New Roman"/>
          <w:sz w:val="24"/>
          <w:szCs w:val="24"/>
        </w:rPr>
        <w:t xml:space="preserve"> will be reimbursed directly to HO. </w:t>
      </w:r>
    </w:p>
    <w:p w14:paraId="3D2570EB" w14:textId="508CB335" w:rsidR="004501D9" w:rsidRPr="003C01A6" w:rsidRDefault="00033AFD" w:rsidP="00DC4942">
      <w:pPr>
        <w:pStyle w:val="Heading2"/>
        <w:numPr>
          <w:ilvl w:val="0"/>
          <w:numId w:val="6"/>
        </w:numPr>
        <w:jc w:val="both"/>
      </w:pPr>
      <w:bookmarkStart w:id="46" w:name="_Late_Credit_Card"/>
      <w:bookmarkStart w:id="47" w:name="_Toc1314643130"/>
      <w:bookmarkStart w:id="48" w:name="_Toc174530320"/>
      <w:bookmarkEnd w:id="46"/>
      <w:r>
        <w:t xml:space="preserve">Late Credit Card Expense </w:t>
      </w:r>
      <w:bookmarkEnd w:id="47"/>
      <w:r w:rsidR="00C00D05">
        <w:t>Coding</w:t>
      </w:r>
      <w:bookmarkEnd w:id="48"/>
      <w:r w:rsidR="00541BD3">
        <w:t xml:space="preserve"> </w:t>
      </w:r>
    </w:p>
    <w:p w14:paraId="0DA6F921" w14:textId="09309A76" w:rsidR="006E2DD1" w:rsidRDefault="004501D9" w:rsidP="006E2DD1">
      <w:p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All </w:t>
      </w:r>
      <w:r w:rsidR="70E9AF08" w:rsidRPr="4F86156D">
        <w:rPr>
          <w:rFonts w:ascii="Times New Roman" w:hAnsi="Times New Roman" w:cs="Times New Roman"/>
          <w:sz w:val="24"/>
          <w:szCs w:val="24"/>
        </w:rPr>
        <w:t>cardholders</w:t>
      </w:r>
      <w:r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C7560E" w:rsidRPr="4F86156D">
        <w:rPr>
          <w:rFonts w:ascii="Times New Roman" w:hAnsi="Times New Roman" w:cs="Times New Roman"/>
          <w:sz w:val="24"/>
          <w:szCs w:val="24"/>
        </w:rPr>
        <w:t>must complete</w:t>
      </w:r>
      <w:r w:rsidRPr="4F86156D">
        <w:rPr>
          <w:rFonts w:ascii="Times New Roman" w:hAnsi="Times New Roman" w:cs="Times New Roman"/>
          <w:sz w:val="24"/>
          <w:szCs w:val="24"/>
        </w:rPr>
        <w:t xml:space="preserve"> their credit card </w:t>
      </w:r>
      <w:r w:rsidR="00C24800" w:rsidRPr="4F86156D">
        <w:rPr>
          <w:rFonts w:ascii="Times New Roman" w:hAnsi="Times New Roman" w:cs="Times New Roman"/>
          <w:sz w:val="24"/>
          <w:szCs w:val="24"/>
        </w:rPr>
        <w:t>coding</w:t>
      </w:r>
      <w:r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0C5AB7" w:rsidRPr="4F86156D">
        <w:rPr>
          <w:rFonts w:ascii="Times New Roman" w:hAnsi="Times New Roman" w:cs="Times New Roman"/>
          <w:sz w:val="24"/>
          <w:szCs w:val="24"/>
        </w:rPr>
        <w:t xml:space="preserve">for </w:t>
      </w:r>
      <w:r w:rsidR="004A21A2" w:rsidRPr="4F86156D">
        <w:rPr>
          <w:rFonts w:ascii="Times New Roman" w:hAnsi="Times New Roman" w:cs="Times New Roman"/>
          <w:sz w:val="24"/>
          <w:szCs w:val="24"/>
        </w:rPr>
        <w:t xml:space="preserve">supervisor </w:t>
      </w:r>
      <w:r w:rsidR="000C5AB7" w:rsidRPr="4F86156D">
        <w:rPr>
          <w:rFonts w:ascii="Times New Roman" w:hAnsi="Times New Roman" w:cs="Times New Roman"/>
          <w:sz w:val="24"/>
          <w:szCs w:val="24"/>
        </w:rPr>
        <w:t>a</w:t>
      </w:r>
      <w:r w:rsidR="004C62CA" w:rsidRPr="4F86156D">
        <w:rPr>
          <w:rFonts w:ascii="Times New Roman" w:hAnsi="Times New Roman" w:cs="Times New Roman"/>
          <w:sz w:val="24"/>
          <w:szCs w:val="24"/>
        </w:rPr>
        <w:t>pproval</w:t>
      </w:r>
      <w:r w:rsidR="00250E2B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033AFD" w:rsidRPr="4F86156D">
        <w:rPr>
          <w:rFonts w:ascii="Times New Roman" w:hAnsi="Times New Roman" w:cs="Times New Roman"/>
          <w:sz w:val="24"/>
          <w:szCs w:val="24"/>
        </w:rPr>
        <w:t xml:space="preserve">by </w:t>
      </w:r>
      <w:r w:rsidR="00993D7A">
        <w:rPr>
          <w:rFonts w:ascii="Times New Roman" w:hAnsi="Times New Roman" w:cs="Times New Roman"/>
          <w:sz w:val="24"/>
          <w:szCs w:val="24"/>
        </w:rPr>
        <w:t xml:space="preserve">the </w:t>
      </w:r>
      <w:r w:rsidR="00993D7A" w:rsidRPr="008B741F">
        <w:rPr>
          <w:rFonts w:ascii="Times New Roman" w:hAnsi="Times New Roman" w:cs="Times New Roman"/>
          <w:b/>
          <w:bCs/>
          <w:sz w:val="24"/>
          <w:szCs w:val="24"/>
          <w:u w:val="single"/>
        </w:rPr>
        <w:t>last business day of the month</w:t>
      </w:r>
      <w:r w:rsidRPr="4F86156D">
        <w:rPr>
          <w:rFonts w:ascii="Times New Roman" w:hAnsi="Times New Roman" w:cs="Times New Roman"/>
          <w:sz w:val="24"/>
          <w:szCs w:val="24"/>
        </w:rPr>
        <w:t xml:space="preserve">. If </w:t>
      </w:r>
      <w:r w:rsidR="006E2DD1" w:rsidRPr="4F86156D">
        <w:rPr>
          <w:rFonts w:ascii="Times New Roman" w:hAnsi="Times New Roman" w:cs="Times New Roman"/>
          <w:sz w:val="24"/>
          <w:szCs w:val="24"/>
        </w:rPr>
        <w:t>a</w:t>
      </w:r>
      <w:r w:rsidR="65A1E848" w:rsidRPr="4F86156D">
        <w:rPr>
          <w:rFonts w:ascii="Times New Roman" w:hAnsi="Times New Roman" w:cs="Times New Roman"/>
          <w:sz w:val="24"/>
          <w:szCs w:val="24"/>
        </w:rPr>
        <w:t xml:space="preserve"> cardholder</w:t>
      </w:r>
      <w:r w:rsidRPr="4F86156D">
        <w:rPr>
          <w:rFonts w:ascii="Times New Roman" w:hAnsi="Times New Roman" w:cs="Times New Roman"/>
          <w:sz w:val="24"/>
          <w:szCs w:val="24"/>
        </w:rPr>
        <w:t xml:space="preserve"> fails to </w:t>
      </w:r>
      <w:r w:rsidR="004A21A2" w:rsidRPr="4F86156D">
        <w:rPr>
          <w:rFonts w:ascii="Times New Roman" w:hAnsi="Times New Roman" w:cs="Times New Roman"/>
          <w:sz w:val="24"/>
          <w:szCs w:val="24"/>
        </w:rPr>
        <w:t>complete</w:t>
      </w:r>
      <w:r w:rsidR="2FDC6AE0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9C7447" w:rsidRPr="4F86156D">
        <w:rPr>
          <w:rFonts w:ascii="Times New Roman" w:hAnsi="Times New Roman" w:cs="Times New Roman"/>
          <w:sz w:val="24"/>
          <w:szCs w:val="24"/>
        </w:rPr>
        <w:t>a</w:t>
      </w:r>
      <w:r w:rsidR="06FCFFB5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2FDC6AE0" w:rsidRPr="4F86156D">
        <w:rPr>
          <w:rFonts w:ascii="Times New Roman" w:hAnsi="Times New Roman" w:cs="Times New Roman"/>
          <w:sz w:val="24"/>
          <w:szCs w:val="24"/>
        </w:rPr>
        <w:t xml:space="preserve">credit card expense </w:t>
      </w:r>
      <w:r w:rsidR="005E777B" w:rsidRPr="4F86156D">
        <w:rPr>
          <w:rFonts w:ascii="Times New Roman" w:hAnsi="Times New Roman" w:cs="Times New Roman"/>
          <w:sz w:val="24"/>
          <w:szCs w:val="24"/>
        </w:rPr>
        <w:t>coding</w:t>
      </w:r>
      <w:r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11C63E9B" w:rsidRPr="4F86156D">
        <w:rPr>
          <w:rFonts w:ascii="Times New Roman" w:hAnsi="Times New Roman" w:cs="Times New Roman"/>
          <w:sz w:val="24"/>
          <w:szCs w:val="24"/>
        </w:rPr>
        <w:t>by</w:t>
      </w:r>
      <w:r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4A3FCD" w:rsidRPr="4F86156D">
        <w:rPr>
          <w:rFonts w:ascii="Times New Roman" w:hAnsi="Times New Roman" w:cs="Times New Roman"/>
          <w:sz w:val="24"/>
          <w:szCs w:val="24"/>
        </w:rPr>
        <w:t>the end</w:t>
      </w:r>
      <w:r w:rsidR="248B2673" w:rsidRPr="4F86156D">
        <w:rPr>
          <w:rFonts w:ascii="Times New Roman" w:hAnsi="Times New Roman" w:cs="Times New Roman"/>
          <w:sz w:val="24"/>
          <w:szCs w:val="24"/>
        </w:rPr>
        <w:t xml:space="preserve"> of the month</w:t>
      </w:r>
      <w:r w:rsidRPr="4F86156D">
        <w:rPr>
          <w:rFonts w:ascii="Times New Roman" w:hAnsi="Times New Roman" w:cs="Times New Roman"/>
          <w:sz w:val="24"/>
          <w:szCs w:val="24"/>
        </w:rPr>
        <w:t xml:space="preserve">, </w:t>
      </w:r>
      <w:r w:rsidR="006E2DD1" w:rsidRPr="4F86156D">
        <w:rPr>
          <w:rFonts w:ascii="Times New Roman" w:hAnsi="Times New Roman" w:cs="Times New Roman"/>
          <w:sz w:val="24"/>
          <w:szCs w:val="24"/>
        </w:rPr>
        <w:t>the following consequences will occur:</w:t>
      </w:r>
    </w:p>
    <w:p w14:paraId="304D68BC" w14:textId="2C76C1D7" w:rsidR="00312149" w:rsidRDefault="006E2DD1" w:rsidP="00DC494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T</w:t>
      </w:r>
      <w:r w:rsidR="004A3FCD" w:rsidRPr="4F86156D">
        <w:rPr>
          <w:rFonts w:ascii="Times New Roman" w:hAnsi="Times New Roman" w:cs="Times New Roman"/>
          <w:sz w:val="24"/>
          <w:szCs w:val="24"/>
        </w:rPr>
        <w:t>he</w:t>
      </w:r>
      <w:r w:rsidR="00312149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4A3FCD" w:rsidRPr="4F86156D">
        <w:rPr>
          <w:rFonts w:ascii="Times New Roman" w:hAnsi="Times New Roman" w:cs="Times New Roman"/>
          <w:sz w:val="24"/>
          <w:szCs w:val="24"/>
        </w:rPr>
        <w:t>card</w:t>
      </w:r>
      <w:r w:rsidR="00312149" w:rsidRPr="4F86156D">
        <w:rPr>
          <w:rFonts w:ascii="Times New Roman" w:hAnsi="Times New Roman" w:cs="Times New Roman"/>
          <w:sz w:val="24"/>
          <w:szCs w:val="24"/>
        </w:rPr>
        <w:t>holder’s card</w:t>
      </w:r>
      <w:r w:rsidR="004A3FCD" w:rsidRPr="4F86156D">
        <w:rPr>
          <w:rFonts w:ascii="Times New Roman" w:hAnsi="Times New Roman" w:cs="Times New Roman"/>
          <w:sz w:val="24"/>
          <w:szCs w:val="24"/>
        </w:rPr>
        <w:t xml:space="preserve"> will be </w:t>
      </w:r>
      <w:r w:rsidR="00A03703" w:rsidRPr="4F86156D">
        <w:rPr>
          <w:rFonts w:ascii="Times New Roman" w:hAnsi="Times New Roman" w:cs="Times New Roman"/>
          <w:sz w:val="24"/>
          <w:szCs w:val="24"/>
        </w:rPr>
        <w:t xml:space="preserve">frozen on the </w:t>
      </w:r>
      <w:del w:id="49" w:author="Danielle Martin" w:date="2024-08-14T12:08:00Z">
        <w:r w:rsidR="00E619AE" w:rsidDel="008B741F">
          <w:rPr>
            <w:rFonts w:ascii="Times New Roman" w:hAnsi="Times New Roman" w:cs="Times New Roman"/>
            <w:sz w:val="24"/>
            <w:szCs w:val="24"/>
          </w:rPr>
          <w:delText>5</w:delText>
        </w:r>
        <w:r w:rsidR="00E619AE" w:rsidRPr="00E619AE" w:rsidDel="008B741F">
          <w:rPr>
            <w:rFonts w:ascii="Times New Roman" w:hAnsi="Times New Roman" w:cs="Times New Roman"/>
            <w:sz w:val="24"/>
            <w:szCs w:val="24"/>
            <w:vertAlign w:val="superscript"/>
          </w:rPr>
          <w:delText>th</w:delText>
        </w:r>
        <w:r w:rsidR="00E619AE" w:rsidDel="008B741F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ins w:id="50" w:author="Danielle Martin" w:date="2024-08-14T12:08:00Z">
        <w:r w:rsidR="008B741F">
          <w:rPr>
            <w:rFonts w:ascii="Times New Roman" w:hAnsi="Times New Roman" w:cs="Times New Roman"/>
            <w:sz w:val="24"/>
            <w:szCs w:val="24"/>
          </w:rPr>
          <w:t>1</w:t>
        </w:r>
        <w:r w:rsidR="008B741F" w:rsidRPr="008B741F">
          <w:rPr>
            <w:rFonts w:ascii="Times New Roman" w:hAnsi="Times New Roman" w:cs="Times New Roman"/>
            <w:sz w:val="24"/>
            <w:szCs w:val="24"/>
            <w:vertAlign w:val="superscript"/>
          </w:rPr>
          <w:t>st</w:t>
        </w:r>
        <w:r w:rsidR="008B741F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r w:rsidR="00A03703" w:rsidRPr="4F86156D">
        <w:rPr>
          <w:rFonts w:ascii="Times New Roman" w:hAnsi="Times New Roman" w:cs="Times New Roman"/>
          <w:sz w:val="24"/>
          <w:szCs w:val="24"/>
        </w:rPr>
        <w:t>day of the following month.</w:t>
      </w:r>
    </w:p>
    <w:p w14:paraId="57DD06E8" w14:textId="77777777" w:rsidR="006F4908" w:rsidRDefault="00E37F97" w:rsidP="00DC494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If </w:t>
      </w:r>
      <w:r w:rsidR="00A457CF" w:rsidRPr="4F86156D">
        <w:rPr>
          <w:rFonts w:ascii="Times New Roman" w:hAnsi="Times New Roman" w:cs="Times New Roman"/>
          <w:sz w:val="24"/>
          <w:szCs w:val="24"/>
        </w:rPr>
        <w:t>it</w:t>
      </w:r>
      <w:r w:rsidRPr="4F86156D">
        <w:rPr>
          <w:rFonts w:ascii="Times New Roman" w:hAnsi="Times New Roman" w:cs="Times New Roman"/>
          <w:sz w:val="24"/>
          <w:szCs w:val="24"/>
        </w:rPr>
        <w:t xml:space="preserve"> is the </w:t>
      </w:r>
      <w:r w:rsidR="00541F1B" w:rsidRPr="4F86156D">
        <w:rPr>
          <w:rFonts w:ascii="Times New Roman" w:hAnsi="Times New Roman" w:cs="Times New Roman"/>
          <w:sz w:val="24"/>
          <w:szCs w:val="24"/>
        </w:rPr>
        <w:t>cardholder’s first</w:t>
      </w:r>
      <w:r w:rsidRPr="4F86156D">
        <w:rPr>
          <w:rFonts w:ascii="Times New Roman" w:hAnsi="Times New Roman" w:cs="Times New Roman"/>
          <w:sz w:val="24"/>
          <w:szCs w:val="24"/>
        </w:rPr>
        <w:t xml:space="preserve"> infraction, the cardholder’s card will be unfrozen </w:t>
      </w:r>
      <w:r w:rsidR="002E6496" w:rsidRPr="4F86156D">
        <w:rPr>
          <w:rFonts w:ascii="Times New Roman" w:hAnsi="Times New Roman" w:cs="Times New Roman"/>
          <w:sz w:val="24"/>
          <w:szCs w:val="24"/>
        </w:rPr>
        <w:t xml:space="preserve">within five business days </w:t>
      </w:r>
      <w:r w:rsidRPr="4F86156D">
        <w:rPr>
          <w:rFonts w:ascii="Times New Roman" w:hAnsi="Times New Roman" w:cs="Times New Roman"/>
          <w:sz w:val="24"/>
          <w:szCs w:val="24"/>
        </w:rPr>
        <w:t>after coding</w:t>
      </w:r>
      <w:r w:rsidR="002E6496" w:rsidRPr="4F86156D">
        <w:rPr>
          <w:rFonts w:ascii="Times New Roman" w:hAnsi="Times New Roman" w:cs="Times New Roman"/>
          <w:sz w:val="24"/>
          <w:szCs w:val="24"/>
        </w:rPr>
        <w:t xml:space="preserve"> all</w:t>
      </w:r>
      <w:r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2E6496" w:rsidRPr="4F86156D">
        <w:rPr>
          <w:rFonts w:ascii="Times New Roman" w:hAnsi="Times New Roman" w:cs="Times New Roman"/>
          <w:sz w:val="24"/>
          <w:szCs w:val="24"/>
        </w:rPr>
        <w:t xml:space="preserve">past-due </w:t>
      </w:r>
      <w:r w:rsidRPr="4F86156D">
        <w:rPr>
          <w:rFonts w:ascii="Times New Roman" w:hAnsi="Times New Roman" w:cs="Times New Roman"/>
          <w:sz w:val="24"/>
          <w:szCs w:val="24"/>
        </w:rPr>
        <w:t>transactions</w:t>
      </w:r>
      <w:r w:rsidR="00310BA5" w:rsidRPr="4F86156D">
        <w:rPr>
          <w:rFonts w:ascii="Times New Roman" w:hAnsi="Times New Roman" w:cs="Times New Roman"/>
          <w:sz w:val="24"/>
          <w:szCs w:val="24"/>
        </w:rPr>
        <w:t>.</w:t>
      </w:r>
    </w:p>
    <w:p w14:paraId="704A6485" w14:textId="4F78B6C2" w:rsidR="006F4908" w:rsidRDefault="00F512A5" w:rsidP="00DC494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If </w:t>
      </w:r>
      <w:r w:rsidR="00A457CF" w:rsidRPr="4F86156D">
        <w:rPr>
          <w:rFonts w:ascii="Times New Roman" w:hAnsi="Times New Roman" w:cs="Times New Roman"/>
          <w:sz w:val="24"/>
          <w:szCs w:val="24"/>
        </w:rPr>
        <w:t>it</w:t>
      </w:r>
      <w:r w:rsidRPr="4F86156D">
        <w:rPr>
          <w:rFonts w:ascii="Times New Roman" w:hAnsi="Times New Roman" w:cs="Times New Roman"/>
          <w:sz w:val="24"/>
          <w:szCs w:val="24"/>
        </w:rPr>
        <w:t xml:space="preserve"> is the second </w:t>
      </w:r>
      <w:r w:rsidR="002E6496" w:rsidRPr="4F86156D">
        <w:rPr>
          <w:rFonts w:ascii="Times New Roman" w:hAnsi="Times New Roman" w:cs="Times New Roman"/>
          <w:sz w:val="24"/>
          <w:szCs w:val="24"/>
        </w:rPr>
        <w:t>consecutive</w:t>
      </w:r>
      <w:r w:rsidRPr="4F86156D">
        <w:rPr>
          <w:rFonts w:ascii="Times New Roman" w:hAnsi="Times New Roman" w:cs="Times New Roman"/>
          <w:sz w:val="24"/>
          <w:szCs w:val="24"/>
        </w:rPr>
        <w:t xml:space="preserve"> month </w:t>
      </w:r>
      <w:r w:rsidR="002726D5" w:rsidRPr="4F86156D">
        <w:rPr>
          <w:rFonts w:ascii="Times New Roman" w:hAnsi="Times New Roman" w:cs="Times New Roman"/>
          <w:b/>
          <w:bCs/>
          <w:sz w:val="24"/>
          <w:szCs w:val="24"/>
          <w:u w:val="single"/>
        </w:rPr>
        <w:t>or</w:t>
      </w:r>
      <w:r w:rsidR="002726D5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045A34" w:rsidRPr="4F86156D">
        <w:rPr>
          <w:rFonts w:ascii="Times New Roman" w:hAnsi="Times New Roman" w:cs="Times New Roman"/>
          <w:sz w:val="24"/>
          <w:szCs w:val="24"/>
        </w:rPr>
        <w:t xml:space="preserve">the </w:t>
      </w:r>
      <w:r w:rsidR="002726D5" w:rsidRPr="4F86156D">
        <w:rPr>
          <w:rFonts w:ascii="Times New Roman" w:hAnsi="Times New Roman" w:cs="Times New Roman"/>
          <w:sz w:val="24"/>
          <w:szCs w:val="24"/>
        </w:rPr>
        <w:t xml:space="preserve">third month within </w:t>
      </w:r>
      <w:r w:rsidR="002E6496" w:rsidRPr="4F86156D">
        <w:rPr>
          <w:rFonts w:ascii="Times New Roman" w:hAnsi="Times New Roman" w:cs="Times New Roman"/>
          <w:sz w:val="24"/>
          <w:szCs w:val="24"/>
        </w:rPr>
        <w:t>a</w:t>
      </w:r>
      <w:r w:rsidR="002726D5" w:rsidRPr="4F86156D">
        <w:rPr>
          <w:rFonts w:ascii="Times New Roman" w:hAnsi="Times New Roman" w:cs="Times New Roman"/>
          <w:sz w:val="24"/>
          <w:szCs w:val="24"/>
        </w:rPr>
        <w:t xml:space="preserve"> six-month </w:t>
      </w:r>
      <w:r w:rsidR="00045A34" w:rsidRPr="4F86156D">
        <w:rPr>
          <w:rFonts w:ascii="Times New Roman" w:hAnsi="Times New Roman" w:cs="Times New Roman"/>
          <w:sz w:val="24"/>
          <w:szCs w:val="24"/>
        </w:rPr>
        <w:t>period</w:t>
      </w:r>
      <w:r w:rsidR="00EF2363" w:rsidRPr="4F86156D">
        <w:rPr>
          <w:rFonts w:ascii="Times New Roman" w:hAnsi="Times New Roman" w:cs="Times New Roman"/>
          <w:sz w:val="24"/>
          <w:szCs w:val="24"/>
        </w:rPr>
        <w:t xml:space="preserve"> (</w:t>
      </w:r>
      <w:r w:rsidR="002A1D8F" w:rsidRPr="4F86156D">
        <w:rPr>
          <w:rFonts w:ascii="Times New Roman" w:hAnsi="Times New Roman" w:cs="Times New Roman"/>
          <w:sz w:val="24"/>
          <w:szCs w:val="24"/>
        </w:rPr>
        <w:t>e.g.</w:t>
      </w:r>
      <w:r w:rsidR="00EF2363" w:rsidRPr="4F86156D">
        <w:rPr>
          <w:rFonts w:ascii="Times New Roman" w:hAnsi="Times New Roman" w:cs="Times New Roman"/>
          <w:sz w:val="24"/>
          <w:szCs w:val="24"/>
        </w:rPr>
        <w:t>, delinquencies in January, March,</w:t>
      </w:r>
      <w:r w:rsidR="002A1D8F" w:rsidRPr="4F86156D">
        <w:rPr>
          <w:rFonts w:ascii="Times New Roman" w:hAnsi="Times New Roman" w:cs="Times New Roman"/>
          <w:sz w:val="24"/>
          <w:szCs w:val="24"/>
        </w:rPr>
        <w:t xml:space="preserve"> and May of the same year)</w:t>
      </w:r>
      <w:r w:rsidR="00EF2363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Pr="4F86156D">
        <w:rPr>
          <w:rFonts w:ascii="Times New Roman" w:hAnsi="Times New Roman" w:cs="Times New Roman"/>
          <w:sz w:val="24"/>
          <w:szCs w:val="24"/>
        </w:rPr>
        <w:t xml:space="preserve">the </w:t>
      </w:r>
      <w:r w:rsidR="006773A4" w:rsidRPr="4F86156D">
        <w:rPr>
          <w:rFonts w:ascii="Times New Roman" w:hAnsi="Times New Roman" w:cs="Times New Roman"/>
          <w:sz w:val="24"/>
          <w:szCs w:val="24"/>
        </w:rPr>
        <w:t xml:space="preserve">cardholder’s </w:t>
      </w:r>
      <w:r w:rsidRPr="4F86156D">
        <w:rPr>
          <w:rFonts w:ascii="Times New Roman" w:hAnsi="Times New Roman" w:cs="Times New Roman"/>
          <w:sz w:val="24"/>
          <w:szCs w:val="24"/>
        </w:rPr>
        <w:t xml:space="preserve">card will be frozen for </w:t>
      </w:r>
      <w:del w:id="51" w:author="John McPhail" w:date="2024-08-17T10:16:00Z" w16du:dateUtc="2024-08-17T14:16:00Z">
        <w:r w:rsidRPr="4F86156D" w:rsidDel="00870641">
          <w:rPr>
            <w:rFonts w:ascii="Times New Roman" w:hAnsi="Times New Roman" w:cs="Times New Roman"/>
            <w:sz w:val="24"/>
            <w:szCs w:val="24"/>
          </w:rPr>
          <w:delText xml:space="preserve">three </w:delText>
        </w:r>
      </w:del>
      <w:ins w:id="52" w:author="John McPhail" w:date="2024-08-17T10:16:00Z" w16du:dateUtc="2024-08-17T14:16:00Z">
        <w:r w:rsidR="00870641">
          <w:rPr>
            <w:rFonts w:ascii="Times New Roman" w:hAnsi="Times New Roman" w:cs="Times New Roman"/>
            <w:sz w:val="24"/>
            <w:szCs w:val="24"/>
          </w:rPr>
          <w:t>one</w:t>
        </w:r>
        <w:r w:rsidR="00870641" w:rsidRPr="4F86156D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r w:rsidRPr="4F86156D">
        <w:rPr>
          <w:rFonts w:ascii="Times New Roman" w:hAnsi="Times New Roman" w:cs="Times New Roman"/>
          <w:sz w:val="24"/>
          <w:szCs w:val="24"/>
        </w:rPr>
        <w:t>month</w:t>
      </w:r>
      <w:del w:id="53" w:author="John McPhail" w:date="2024-08-17T10:16:00Z" w16du:dateUtc="2024-08-17T14:16:00Z">
        <w:r w:rsidRPr="4F86156D" w:rsidDel="00870641">
          <w:rPr>
            <w:rFonts w:ascii="Times New Roman" w:hAnsi="Times New Roman" w:cs="Times New Roman"/>
            <w:sz w:val="24"/>
            <w:szCs w:val="24"/>
          </w:rPr>
          <w:delText>s</w:delText>
        </w:r>
      </w:del>
      <w:r w:rsidRPr="4F86156D">
        <w:rPr>
          <w:rFonts w:ascii="Times New Roman" w:hAnsi="Times New Roman" w:cs="Times New Roman"/>
          <w:sz w:val="24"/>
          <w:szCs w:val="24"/>
        </w:rPr>
        <w:t>.</w:t>
      </w:r>
    </w:p>
    <w:p w14:paraId="185670A9" w14:textId="078874DA" w:rsidR="00E05E14" w:rsidRDefault="00170FF6" w:rsidP="00DC494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If</w:t>
      </w:r>
      <w:r w:rsidR="00F71519" w:rsidRPr="4F86156D">
        <w:rPr>
          <w:rFonts w:ascii="Times New Roman" w:hAnsi="Times New Roman" w:cs="Times New Roman"/>
          <w:sz w:val="24"/>
          <w:szCs w:val="24"/>
        </w:rPr>
        <w:t xml:space="preserve"> a </w:t>
      </w:r>
      <w:r w:rsidR="002A1D8F" w:rsidRPr="4F86156D">
        <w:rPr>
          <w:rFonts w:ascii="Times New Roman" w:hAnsi="Times New Roman" w:cs="Times New Roman"/>
          <w:sz w:val="24"/>
          <w:szCs w:val="24"/>
        </w:rPr>
        <w:t>cardholder</w:t>
      </w:r>
      <w:r w:rsidR="00F71519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2A1D8F" w:rsidRPr="4F86156D">
        <w:rPr>
          <w:rFonts w:ascii="Times New Roman" w:hAnsi="Times New Roman" w:cs="Times New Roman"/>
          <w:sz w:val="24"/>
          <w:szCs w:val="24"/>
        </w:rPr>
        <w:t>previously received a</w:t>
      </w:r>
      <w:r w:rsidR="00F71519" w:rsidRPr="4F86156D">
        <w:rPr>
          <w:rFonts w:ascii="Times New Roman" w:hAnsi="Times New Roman" w:cs="Times New Roman"/>
          <w:sz w:val="24"/>
          <w:szCs w:val="24"/>
        </w:rPr>
        <w:t xml:space="preserve"> three-month credit card suspension, </w:t>
      </w:r>
      <w:r w:rsidR="00E05E14" w:rsidRPr="4F86156D">
        <w:rPr>
          <w:rFonts w:ascii="Times New Roman" w:hAnsi="Times New Roman" w:cs="Times New Roman"/>
          <w:sz w:val="24"/>
          <w:szCs w:val="24"/>
        </w:rPr>
        <w:t xml:space="preserve">the cardholder’s card will be frozen for </w:t>
      </w:r>
      <w:ins w:id="54" w:author="John McPhail" w:date="2024-08-17T10:16:00Z" w16du:dateUtc="2024-08-17T14:16:00Z">
        <w:r w:rsidR="00870641">
          <w:rPr>
            <w:rFonts w:ascii="Times New Roman" w:hAnsi="Times New Roman" w:cs="Times New Roman"/>
            <w:sz w:val="24"/>
            <w:szCs w:val="24"/>
          </w:rPr>
          <w:t>six months</w:t>
        </w:r>
      </w:ins>
      <w:del w:id="55" w:author="John McPhail" w:date="2024-08-17T10:16:00Z" w16du:dateUtc="2024-08-17T14:16:00Z">
        <w:r w:rsidR="00E05E14" w:rsidRPr="4F86156D" w:rsidDel="00870641">
          <w:rPr>
            <w:rFonts w:ascii="Times New Roman" w:hAnsi="Times New Roman" w:cs="Times New Roman"/>
            <w:sz w:val="24"/>
            <w:szCs w:val="24"/>
          </w:rPr>
          <w:delText>one year</w:delText>
        </w:r>
      </w:del>
      <w:r w:rsidR="00E05E14" w:rsidRPr="4F86156D">
        <w:rPr>
          <w:rFonts w:ascii="Times New Roman" w:hAnsi="Times New Roman" w:cs="Times New Roman"/>
          <w:sz w:val="24"/>
          <w:szCs w:val="24"/>
        </w:rPr>
        <w:t>.</w:t>
      </w:r>
    </w:p>
    <w:p w14:paraId="2DD6BCD8" w14:textId="198854C0" w:rsidR="00B57D46" w:rsidRDefault="00B57D46" w:rsidP="00DC494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cardholder </w:t>
      </w:r>
      <w:r w:rsidR="00077D64">
        <w:rPr>
          <w:rFonts w:ascii="Times New Roman" w:hAnsi="Times New Roman" w:cs="Times New Roman"/>
          <w:sz w:val="24"/>
          <w:szCs w:val="24"/>
        </w:rPr>
        <w:t>and their supervisor will receive an email on the violation.</w:t>
      </w:r>
    </w:p>
    <w:p w14:paraId="4894E5EE" w14:textId="016103AD" w:rsidR="00077D64" w:rsidRDefault="00077D64" w:rsidP="00DC494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cardholder will be recorded on the compliance </w:t>
      </w:r>
      <w:r w:rsidR="00626D04">
        <w:rPr>
          <w:rFonts w:ascii="Times New Roman" w:hAnsi="Times New Roman" w:cs="Times New Roman"/>
          <w:sz w:val="24"/>
          <w:szCs w:val="24"/>
        </w:rPr>
        <w:t>tracker and</w:t>
      </w:r>
      <w:r w:rsidR="00E01A3E" w:rsidRPr="4F86156D">
        <w:rPr>
          <w:rFonts w:ascii="Times New Roman" w:hAnsi="Times New Roman" w:cs="Times New Roman"/>
          <w:sz w:val="24"/>
          <w:szCs w:val="24"/>
        </w:rPr>
        <w:t xml:space="preserve"> will be noted in the year-end performance review</w:t>
      </w:r>
      <w:r w:rsidR="00E01A3E">
        <w:rPr>
          <w:rFonts w:ascii="Times New Roman" w:hAnsi="Times New Roman" w:cs="Times New Roman"/>
          <w:sz w:val="24"/>
          <w:szCs w:val="24"/>
        </w:rPr>
        <w:t>.</w:t>
      </w:r>
    </w:p>
    <w:p w14:paraId="428A2053" w14:textId="30BC9495" w:rsidR="00193CD1" w:rsidRPr="00E05E14" w:rsidRDefault="00C61A65" w:rsidP="00DC494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Frequent delinquency that results in card </w:t>
      </w:r>
      <w:r w:rsidR="00CE340D" w:rsidRPr="4F86156D">
        <w:rPr>
          <w:rFonts w:ascii="Times New Roman" w:hAnsi="Times New Roman" w:cs="Times New Roman"/>
          <w:sz w:val="24"/>
          <w:szCs w:val="24"/>
        </w:rPr>
        <w:t xml:space="preserve">suspension </w:t>
      </w:r>
      <w:r w:rsidR="00077520" w:rsidRPr="4F86156D">
        <w:rPr>
          <w:rFonts w:ascii="Times New Roman" w:hAnsi="Times New Roman" w:cs="Times New Roman"/>
          <w:sz w:val="24"/>
          <w:szCs w:val="24"/>
        </w:rPr>
        <w:t xml:space="preserve">will be reflected in </w:t>
      </w:r>
      <w:r w:rsidR="009134AA" w:rsidRPr="4F86156D">
        <w:rPr>
          <w:rFonts w:ascii="Times New Roman" w:hAnsi="Times New Roman" w:cs="Times New Roman"/>
          <w:sz w:val="24"/>
          <w:szCs w:val="24"/>
        </w:rPr>
        <w:t xml:space="preserve">the </w:t>
      </w:r>
      <w:r w:rsidR="00F373EB" w:rsidRPr="4F86156D">
        <w:rPr>
          <w:rFonts w:ascii="Times New Roman" w:hAnsi="Times New Roman" w:cs="Times New Roman"/>
          <w:sz w:val="24"/>
          <w:szCs w:val="24"/>
        </w:rPr>
        <w:t xml:space="preserve">cardholder’s </w:t>
      </w:r>
      <w:r w:rsidR="00133D0F" w:rsidRPr="4F86156D">
        <w:rPr>
          <w:rFonts w:ascii="Times New Roman" w:hAnsi="Times New Roman" w:cs="Times New Roman"/>
          <w:sz w:val="24"/>
          <w:szCs w:val="24"/>
        </w:rPr>
        <w:t>personnel file</w:t>
      </w:r>
      <w:r w:rsidR="00881452" w:rsidRPr="4F86156D">
        <w:rPr>
          <w:rFonts w:ascii="Times New Roman" w:hAnsi="Times New Roman" w:cs="Times New Roman"/>
          <w:sz w:val="24"/>
          <w:szCs w:val="24"/>
        </w:rPr>
        <w:t>.</w:t>
      </w:r>
    </w:p>
    <w:p w14:paraId="5B4F4274" w14:textId="40912B09" w:rsidR="000923EA" w:rsidRPr="0042015A" w:rsidRDefault="00E02D4B" w:rsidP="00DC4942">
      <w:pPr>
        <w:pStyle w:val="Heading2"/>
        <w:numPr>
          <w:ilvl w:val="0"/>
          <w:numId w:val="6"/>
        </w:numPr>
        <w:jc w:val="both"/>
      </w:pPr>
      <w:bookmarkStart w:id="56" w:name="_Toc174530321"/>
      <w:r>
        <w:lastRenderedPageBreak/>
        <w:t>Late Credit Card Expense Approval</w:t>
      </w:r>
      <w:bookmarkEnd w:id="56"/>
    </w:p>
    <w:p w14:paraId="09505727" w14:textId="51202822" w:rsidR="00FB37CF" w:rsidRDefault="006A049D" w:rsidP="4F86156D">
      <w:p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All supervisors </w:t>
      </w:r>
      <w:r w:rsidR="00A62154">
        <w:rPr>
          <w:rFonts w:ascii="Times New Roman" w:hAnsi="Times New Roman" w:cs="Times New Roman"/>
          <w:sz w:val="24"/>
          <w:szCs w:val="24"/>
        </w:rPr>
        <w:t xml:space="preserve">(credit card approvers) </w:t>
      </w:r>
      <w:r w:rsidRPr="4F86156D">
        <w:rPr>
          <w:rFonts w:ascii="Times New Roman" w:hAnsi="Times New Roman" w:cs="Times New Roman"/>
          <w:sz w:val="24"/>
          <w:szCs w:val="24"/>
        </w:rPr>
        <w:t xml:space="preserve">are responsible for </w:t>
      </w:r>
      <w:r w:rsidR="00854D7F" w:rsidRPr="4F86156D">
        <w:rPr>
          <w:rFonts w:ascii="Times New Roman" w:hAnsi="Times New Roman" w:cs="Times New Roman"/>
          <w:sz w:val="24"/>
          <w:szCs w:val="24"/>
        </w:rPr>
        <w:t>approving</w:t>
      </w:r>
      <w:r w:rsidRPr="4F86156D">
        <w:rPr>
          <w:rFonts w:ascii="Times New Roman" w:hAnsi="Times New Roman" w:cs="Times New Roman"/>
          <w:sz w:val="24"/>
          <w:szCs w:val="24"/>
        </w:rPr>
        <w:t xml:space="preserve"> their</w:t>
      </w:r>
      <w:r w:rsidR="00A217A7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854D7F" w:rsidRPr="4F86156D">
        <w:rPr>
          <w:rFonts w:ascii="Times New Roman" w:hAnsi="Times New Roman" w:cs="Times New Roman"/>
          <w:sz w:val="24"/>
          <w:szCs w:val="24"/>
        </w:rPr>
        <w:t>direct reports</w:t>
      </w:r>
      <w:r w:rsidR="005732A4" w:rsidRPr="4F86156D">
        <w:rPr>
          <w:rFonts w:ascii="Times New Roman" w:hAnsi="Times New Roman" w:cs="Times New Roman"/>
          <w:sz w:val="24"/>
          <w:szCs w:val="24"/>
        </w:rPr>
        <w:t>’</w:t>
      </w:r>
      <w:r w:rsidR="00854D7F" w:rsidRPr="4F86156D">
        <w:rPr>
          <w:rFonts w:ascii="Times New Roman" w:hAnsi="Times New Roman" w:cs="Times New Roman"/>
          <w:sz w:val="24"/>
          <w:szCs w:val="24"/>
        </w:rPr>
        <w:t xml:space="preserve"> credit card</w:t>
      </w:r>
      <w:r w:rsidR="00A217A7" w:rsidRPr="4F86156D">
        <w:rPr>
          <w:rFonts w:ascii="Times New Roman" w:hAnsi="Times New Roman" w:cs="Times New Roman"/>
          <w:sz w:val="24"/>
          <w:szCs w:val="24"/>
        </w:rPr>
        <w:t xml:space="preserve"> transactions</w:t>
      </w:r>
      <w:r w:rsidR="00854D7F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Pr="4F86156D">
        <w:rPr>
          <w:rFonts w:ascii="Times New Roman" w:hAnsi="Times New Roman" w:cs="Times New Roman"/>
          <w:sz w:val="24"/>
          <w:szCs w:val="24"/>
        </w:rPr>
        <w:t xml:space="preserve">by the </w:t>
      </w:r>
      <w:r w:rsidR="009B5BAF">
        <w:rPr>
          <w:rFonts w:ascii="Times New Roman" w:hAnsi="Times New Roman" w:cs="Times New Roman"/>
          <w:sz w:val="24"/>
          <w:szCs w:val="24"/>
        </w:rPr>
        <w:t>5</w:t>
      </w:r>
      <w:r w:rsidR="009B5BAF" w:rsidRPr="00B57B8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B5BAF">
        <w:rPr>
          <w:rFonts w:ascii="Times New Roman" w:hAnsi="Times New Roman" w:cs="Times New Roman"/>
          <w:sz w:val="24"/>
          <w:szCs w:val="24"/>
        </w:rPr>
        <w:t xml:space="preserve"> of the following month or the last business day prior if the 5</w:t>
      </w:r>
      <w:r w:rsidR="009B5BAF" w:rsidRPr="00B57B8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B5BAF">
        <w:rPr>
          <w:rFonts w:ascii="Times New Roman" w:hAnsi="Times New Roman" w:cs="Times New Roman"/>
          <w:sz w:val="24"/>
          <w:szCs w:val="24"/>
        </w:rPr>
        <w:t xml:space="preserve"> falls on a weekend or holiday.</w:t>
      </w:r>
      <w:r w:rsidRPr="4F8615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005828" w14:textId="66495314" w:rsidR="008F70BF" w:rsidRDefault="008F70BF" w:rsidP="008F70BF">
      <w:p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 xml:space="preserve">If a </w:t>
      </w:r>
      <w:r>
        <w:rPr>
          <w:rFonts w:ascii="Times New Roman" w:hAnsi="Times New Roman" w:cs="Times New Roman"/>
          <w:sz w:val="24"/>
          <w:szCs w:val="24"/>
        </w:rPr>
        <w:t>supervisor</w:t>
      </w:r>
      <w:r w:rsidRPr="4F86156D">
        <w:rPr>
          <w:rFonts w:ascii="Times New Roman" w:hAnsi="Times New Roman" w:cs="Times New Roman"/>
          <w:sz w:val="24"/>
          <w:szCs w:val="24"/>
        </w:rPr>
        <w:t xml:space="preserve"> fails to </w:t>
      </w:r>
      <w:r>
        <w:rPr>
          <w:rFonts w:ascii="Times New Roman" w:hAnsi="Times New Roman" w:cs="Times New Roman"/>
          <w:sz w:val="24"/>
          <w:szCs w:val="24"/>
        </w:rPr>
        <w:t>approve</w:t>
      </w:r>
      <w:r w:rsidRPr="4F86156D">
        <w:rPr>
          <w:rFonts w:ascii="Times New Roman" w:hAnsi="Times New Roman" w:cs="Times New Roman"/>
          <w:sz w:val="24"/>
          <w:szCs w:val="24"/>
        </w:rPr>
        <w:t xml:space="preserve"> credit card expense</w:t>
      </w:r>
      <w:r w:rsidR="00FF37A6">
        <w:rPr>
          <w:rFonts w:ascii="Times New Roman" w:hAnsi="Times New Roman" w:cs="Times New Roman"/>
          <w:sz w:val="24"/>
          <w:szCs w:val="24"/>
        </w:rPr>
        <w:t xml:space="preserve">s </w:t>
      </w:r>
      <w:r w:rsidRPr="4F86156D">
        <w:rPr>
          <w:rFonts w:ascii="Times New Roman" w:hAnsi="Times New Roman" w:cs="Times New Roman"/>
          <w:sz w:val="24"/>
          <w:szCs w:val="24"/>
        </w:rPr>
        <w:t xml:space="preserve">by the </w:t>
      </w:r>
      <w:r w:rsidR="00FF37A6">
        <w:rPr>
          <w:rFonts w:ascii="Times New Roman" w:hAnsi="Times New Roman" w:cs="Times New Roman"/>
          <w:sz w:val="24"/>
          <w:szCs w:val="24"/>
        </w:rPr>
        <w:t>5</w:t>
      </w:r>
      <w:r w:rsidR="00FF37A6" w:rsidRPr="00FF37A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F37A6">
        <w:rPr>
          <w:rFonts w:ascii="Times New Roman" w:hAnsi="Times New Roman" w:cs="Times New Roman"/>
          <w:sz w:val="24"/>
          <w:szCs w:val="24"/>
        </w:rPr>
        <w:t xml:space="preserve"> of the month or the last business day prior if the 5</w:t>
      </w:r>
      <w:r w:rsidR="00FF37A6" w:rsidRPr="00FF37A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F37A6">
        <w:rPr>
          <w:rFonts w:ascii="Times New Roman" w:hAnsi="Times New Roman" w:cs="Times New Roman"/>
          <w:sz w:val="24"/>
          <w:szCs w:val="24"/>
        </w:rPr>
        <w:t xml:space="preserve"> falls on a weekend or holiday, </w:t>
      </w:r>
      <w:r w:rsidRPr="4F86156D">
        <w:rPr>
          <w:rFonts w:ascii="Times New Roman" w:hAnsi="Times New Roman" w:cs="Times New Roman"/>
          <w:sz w:val="24"/>
          <w:szCs w:val="24"/>
        </w:rPr>
        <w:t>the following consequences will occur:</w:t>
      </w:r>
    </w:p>
    <w:p w14:paraId="08D7ED6B" w14:textId="6BCA87B4" w:rsidR="000F5798" w:rsidRPr="000F5798" w:rsidRDefault="008F70BF" w:rsidP="000F579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1CDC">
        <w:rPr>
          <w:rFonts w:ascii="Times New Roman" w:hAnsi="Times New Roman" w:cs="Times New Roman"/>
          <w:sz w:val="24"/>
          <w:szCs w:val="24"/>
        </w:rPr>
        <w:t xml:space="preserve">The </w:t>
      </w:r>
      <w:r w:rsidR="00E61CDC">
        <w:rPr>
          <w:rFonts w:ascii="Times New Roman" w:hAnsi="Times New Roman" w:cs="Times New Roman"/>
          <w:sz w:val="24"/>
          <w:szCs w:val="24"/>
        </w:rPr>
        <w:t>supervisor’s</w:t>
      </w:r>
      <w:r w:rsidRPr="00E61CDC">
        <w:rPr>
          <w:rFonts w:ascii="Times New Roman" w:hAnsi="Times New Roman" w:cs="Times New Roman"/>
          <w:sz w:val="24"/>
          <w:szCs w:val="24"/>
        </w:rPr>
        <w:t xml:space="preserve"> </w:t>
      </w:r>
      <w:r w:rsidR="005542F2">
        <w:rPr>
          <w:rFonts w:ascii="Times New Roman" w:hAnsi="Times New Roman" w:cs="Times New Roman"/>
          <w:sz w:val="24"/>
          <w:szCs w:val="24"/>
        </w:rPr>
        <w:t xml:space="preserve">(credit card approver’s) </w:t>
      </w:r>
      <w:r w:rsidRPr="00E61CDC">
        <w:rPr>
          <w:rFonts w:ascii="Times New Roman" w:hAnsi="Times New Roman" w:cs="Times New Roman"/>
          <w:sz w:val="24"/>
          <w:szCs w:val="24"/>
        </w:rPr>
        <w:t xml:space="preserve">card will be frozen on the </w:t>
      </w:r>
      <w:r w:rsidR="00E61CDC">
        <w:rPr>
          <w:rFonts w:ascii="Times New Roman" w:hAnsi="Times New Roman" w:cs="Times New Roman"/>
          <w:sz w:val="24"/>
          <w:szCs w:val="24"/>
        </w:rPr>
        <w:t>6</w:t>
      </w:r>
      <w:r w:rsidRPr="00E61CD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E61CDC">
        <w:rPr>
          <w:rFonts w:ascii="Times New Roman" w:hAnsi="Times New Roman" w:cs="Times New Roman"/>
          <w:sz w:val="24"/>
          <w:szCs w:val="24"/>
        </w:rPr>
        <w:t xml:space="preserve"> day of the following m</w:t>
      </w:r>
      <w:r w:rsidR="00E61CDC">
        <w:rPr>
          <w:rFonts w:ascii="Times New Roman" w:hAnsi="Times New Roman" w:cs="Times New Roman"/>
          <w:sz w:val="24"/>
          <w:szCs w:val="24"/>
        </w:rPr>
        <w:t>onth</w:t>
      </w:r>
      <w:r w:rsidR="000F5798">
        <w:rPr>
          <w:rFonts w:ascii="Times New Roman" w:hAnsi="Times New Roman" w:cs="Times New Roman"/>
          <w:sz w:val="24"/>
          <w:szCs w:val="24"/>
        </w:rPr>
        <w:t xml:space="preserve">. </w:t>
      </w:r>
      <w:r w:rsidR="000F5798" w:rsidRPr="000F5798">
        <w:rPr>
          <w:rFonts w:ascii="Times New Roman" w:hAnsi="Times New Roman" w:cs="Times New Roman"/>
          <w:sz w:val="24"/>
          <w:szCs w:val="24"/>
        </w:rPr>
        <w:t>Th</w:t>
      </w:r>
      <w:r w:rsidR="005542F2">
        <w:rPr>
          <w:rFonts w:ascii="Times New Roman" w:hAnsi="Times New Roman" w:cs="Times New Roman"/>
          <w:sz w:val="24"/>
          <w:szCs w:val="24"/>
        </w:rPr>
        <w:t>eir</w:t>
      </w:r>
      <w:r w:rsidR="000F5798" w:rsidRPr="000F5798">
        <w:rPr>
          <w:rFonts w:ascii="Times New Roman" w:hAnsi="Times New Roman" w:cs="Times New Roman"/>
          <w:sz w:val="24"/>
          <w:szCs w:val="24"/>
        </w:rPr>
        <w:t xml:space="preserve"> card will be unfrozen within one business </w:t>
      </w:r>
      <w:r w:rsidR="0072177F">
        <w:rPr>
          <w:rFonts w:ascii="Times New Roman" w:hAnsi="Times New Roman" w:cs="Times New Roman"/>
          <w:sz w:val="24"/>
          <w:szCs w:val="24"/>
        </w:rPr>
        <w:t>day</w:t>
      </w:r>
      <w:r w:rsidR="0072177F" w:rsidRPr="000F5798">
        <w:rPr>
          <w:rFonts w:ascii="Times New Roman" w:hAnsi="Times New Roman" w:cs="Times New Roman"/>
          <w:sz w:val="24"/>
          <w:szCs w:val="24"/>
        </w:rPr>
        <w:t xml:space="preserve"> </w:t>
      </w:r>
      <w:r w:rsidR="000F5798" w:rsidRPr="000F5798">
        <w:rPr>
          <w:rFonts w:ascii="Times New Roman" w:hAnsi="Times New Roman" w:cs="Times New Roman"/>
          <w:sz w:val="24"/>
          <w:szCs w:val="24"/>
        </w:rPr>
        <w:t>after approving all past-due transactions.</w:t>
      </w:r>
    </w:p>
    <w:p w14:paraId="5EBBDB1D" w14:textId="1148F14F" w:rsidR="000F5798" w:rsidRDefault="0094547D" w:rsidP="000F579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email will be sent to the credi</w:t>
      </w:r>
      <w:r w:rsidR="00A62154">
        <w:rPr>
          <w:rFonts w:ascii="Times New Roman" w:hAnsi="Times New Roman" w:cs="Times New Roman"/>
          <w:sz w:val="24"/>
          <w:szCs w:val="24"/>
        </w:rPr>
        <w:t xml:space="preserve">t card approver and their supervisor to notify of the violation. </w:t>
      </w:r>
    </w:p>
    <w:p w14:paraId="149DB707" w14:textId="5976AA97" w:rsidR="000F5798" w:rsidRPr="008B741F" w:rsidRDefault="00A62154" w:rsidP="008B741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5542F2">
        <w:rPr>
          <w:rFonts w:ascii="Times New Roman" w:hAnsi="Times New Roman" w:cs="Times New Roman"/>
          <w:sz w:val="24"/>
          <w:szCs w:val="24"/>
        </w:rPr>
        <w:t xml:space="preserve">credit card approver </w:t>
      </w:r>
      <w:r w:rsidR="006763F2">
        <w:rPr>
          <w:rFonts w:ascii="Times New Roman" w:hAnsi="Times New Roman" w:cs="Times New Roman"/>
          <w:sz w:val="24"/>
          <w:szCs w:val="24"/>
        </w:rPr>
        <w:t>will be recorded on the compliance tracker</w:t>
      </w:r>
      <w:r w:rsidR="00077D64">
        <w:rPr>
          <w:rFonts w:ascii="Times New Roman" w:hAnsi="Times New Roman" w:cs="Times New Roman"/>
          <w:sz w:val="24"/>
          <w:szCs w:val="24"/>
        </w:rPr>
        <w:t xml:space="preserve"> </w:t>
      </w:r>
      <w:r w:rsidR="00077D64" w:rsidRPr="4F86156D">
        <w:rPr>
          <w:rFonts w:ascii="Times New Roman" w:hAnsi="Times New Roman" w:cs="Times New Roman"/>
          <w:sz w:val="24"/>
          <w:szCs w:val="24"/>
        </w:rPr>
        <w:t>and will be noted in the year-end performance review.</w:t>
      </w:r>
    </w:p>
    <w:p w14:paraId="198539BB" w14:textId="0C1B12DE" w:rsidR="007B5CC5" w:rsidRPr="007B5CC5" w:rsidRDefault="007B5CC5" w:rsidP="00DC4942">
      <w:pPr>
        <w:pStyle w:val="Heading2"/>
        <w:numPr>
          <w:ilvl w:val="0"/>
          <w:numId w:val="6"/>
        </w:numPr>
        <w:jc w:val="both"/>
      </w:pPr>
      <w:bookmarkStart w:id="57" w:name="_Toc462596403"/>
      <w:bookmarkStart w:id="58" w:name="_Toc174530322"/>
      <w:r>
        <w:t>Credit Card Suspension</w:t>
      </w:r>
      <w:bookmarkEnd w:id="57"/>
      <w:bookmarkEnd w:id="58"/>
    </w:p>
    <w:p w14:paraId="5188FDDF" w14:textId="77777777" w:rsidR="00ED7987" w:rsidRDefault="00123A05" w:rsidP="00ED7987">
      <w:p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Failure to comply with the f</w:t>
      </w:r>
      <w:r w:rsidR="00137732" w:rsidRPr="4F86156D">
        <w:rPr>
          <w:rFonts w:ascii="Times New Roman" w:hAnsi="Times New Roman" w:cs="Times New Roman"/>
          <w:sz w:val="24"/>
          <w:szCs w:val="24"/>
        </w:rPr>
        <w:t xml:space="preserve">ollowing </w:t>
      </w:r>
      <w:r w:rsidR="0058180F" w:rsidRPr="4F86156D">
        <w:rPr>
          <w:rFonts w:ascii="Times New Roman" w:hAnsi="Times New Roman" w:cs="Times New Roman"/>
          <w:sz w:val="24"/>
          <w:szCs w:val="24"/>
        </w:rPr>
        <w:t xml:space="preserve">requirements will result in credit card </w:t>
      </w:r>
      <w:r w:rsidR="003519F2" w:rsidRPr="4F86156D">
        <w:rPr>
          <w:rFonts w:ascii="Times New Roman" w:hAnsi="Times New Roman" w:cs="Times New Roman"/>
          <w:sz w:val="24"/>
          <w:szCs w:val="24"/>
        </w:rPr>
        <w:t>suspension.</w:t>
      </w:r>
    </w:p>
    <w:p w14:paraId="06B49365" w14:textId="77777777" w:rsidR="00ED7987" w:rsidRDefault="0058180F" w:rsidP="00DC494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7987">
        <w:rPr>
          <w:rFonts w:ascii="Times New Roman" w:hAnsi="Times New Roman" w:cs="Times New Roman"/>
          <w:sz w:val="24"/>
          <w:szCs w:val="24"/>
        </w:rPr>
        <w:t>Fa</w:t>
      </w:r>
      <w:r w:rsidR="00184906" w:rsidRPr="00ED7987">
        <w:rPr>
          <w:rFonts w:ascii="Times New Roman" w:hAnsi="Times New Roman" w:cs="Times New Roman"/>
          <w:sz w:val="24"/>
          <w:szCs w:val="24"/>
        </w:rPr>
        <w:t>ilure to complete coding tra</w:t>
      </w:r>
      <w:r w:rsidR="00CE5B11" w:rsidRPr="00ED7987">
        <w:rPr>
          <w:rFonts w:ascii="Times New Roman" w:hAnsi="Times New Roman" w:cs="Times New Roman"/>
          <w:sz w:val="24"/>
          <w:szCs w:val="24"/>
        </w:rPr>
        <w:t xml:space="preserve">nsactions </w:t>
      </w:r>
      <w:r w:rsidR="0006794A" w:rsidRPr="00ED7987">
        <w:rPr>
          <w:rFonts w:ascii="Times New Roman" w:hAnsi="Times New Roman" w:cs="Times New Roman"/>
          <w:sz w:val="24"/>
          <w:szCs w:val="24"/>
        </w:rPr>
        <w:t>on time</w:t>
      </w:r>
      <w:r w:rsidR="0004409D" w:rsidRPr="00ED7987">
        <w:rPr>
          <w:rFonts w:ascii="Times New Roman" w:hAnsi="Times New Roman" w:cs="Times New Roman"/>
          <w:sz w:val="24"/>
          <w:szCs w:val="24"/>
        </w:rPr>
        <w:t xml:space="preserve"> as indicated above</w:t>
      </w:r>
      <w:r w:rsidR="00283F4B" w:rsidRPr="00ED7987">
        <w:rPr>
          <w:rFonts w:ascii="Times New Roman" w:hAnsi="Times New Roman" w:cs="Times New Roman"/>
          <w:sz w:val="24"/>
          <w:szCs w:val="24"/>
        </w:rPr>
        <w:t>.</w:t>
      </w:r>
    </w:p>
    <w:p w14:paraId="7DCE5432" w14:textId="77777777" w:rsidR="00ED7987" w:rsidRDefault="002125EE" w:rsidP="00DC494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7987">
        <w:rPr>
          <w:rFonts w:ascii="Times New Roman" w:hAnsi="Times New Roman" w:cs="Times New Roman"/>
          <w:sz w:val="24"/>
          <w:szCs w:val="24"/>
        </w:rPr>
        <w:t>Personal or unallowable charges</w:t>
      </w:r>
      <w:r w:rsidR="00B75606" w:rsidRPr="00ED7987">
        <w:rPr>
          <w:rFonts w:ascii="Times New Roman" w:hAnsi="Times New Roman" w:cs="Times New Roman"/>
          <w:sz w:val="24"/>
          <w:szCs w:val="24"/>
        </w:rPr>
        <w:t xml:space="preserve"> more than </w:t>
      </w:r>
      <w:r w:rsidR="00256CDB" w:rsidRPr="00ED7987">
        <w:rPr>
          <w:rFonts w:ascii="Times New Roman" w:hAnsi="Times New Roman" w:cs="Times New Roman"/>
          <w:sz w:val="24"/>
          <w:szCs w:val="24"/>
        </w:rPr>
        <w:t>once in a month</w:t>
      </w:r>
      <w:r w:rsidR="00902F17" w:rsidRPr="00ED7987">
        <w:rPr>
          <w:rFonts w:ascii="Times New Roman" w:hAnsi="Times New Roman" w:cs="Times New Roman"/>
          <w:sz w:val="24"/>
          <w:szCs w:val="24"/>
        </w:rPr>
        <w:t xml:space="preserve">, </w:t>
      </w:r>
      <w:r w:rsidR="00FA551D" w:rsidRPr="00ED7987">
        <w:rPr>
          <w:rFonts w:ascii="Times New Roman" w:hAnsi="Times New Roman" w:cs="Times New Roman"/>
          <w:sz w:val="24"/>
          <w:szCs w:val="24"/>
        </w:rPr>
        <w:t xml:space="preserve">once a month but </w:t>
      </w:r>
      <w:r w:rsidR="005541EE" w:rsidRPr="00ED7987">
        <w:rPr>
          <w:rFonts w:ascii="Times New Roman" w:hAnsi="Times New Roman" w:cs="Times New Roman"/>
          <w:sz w:val="24"/>
          <w:szCs w:val="24"/>
        </w:rPr>
        <w:t>in</w:t>
      </w:r>
      <w:r w:rsidR="00C0039A" w:rsidRPr="00ED7987">
        <w:rPr>
          <w:rFonts w:ascii="Times New Roman" w:hAnsi="Times New Roman" w:cs="Times New Roman"/>
          <w:sz w:val="24"/>
          <w:szCs w:val="24"/>
        </w:rPr>
        <w:t xml:space="preserve"> two con</w:t>
      </w:r>
      <w:r w:rsidR="00DF54DC" w:rsidRPr="00ED7987">
        <w:rPr>
          <w:rFonts w:ascii="Times New Roman" w:hAnsi="Times New Roman" w:cs="Times New Roman"/>
          <w:sz w:val="24"/>
          <w:szCs w:val="24"/>
        </w:rPr>
        <w:t xml:space="preserve">secutive </w:t>
      </w:r>
      <w:r w:rsidR="00755308" w:rsidRPr="00ED7987">
        <w:rPr>
          <w:rFonts w:ascii="Times New Roman" w:hAnsi="Times New Roman" w:cs="Times New Roman"/>
          <w:sz w:val="24"/>
          <w:szCs w:val="24"/>
        </w:rPr>
        <w:t>months</w:t>
      </w:r>
      <w:r w:rsidR="00B178C3" w:rsidRPr="00ED7987">
        <w:rPr>
          <w:rFonts w:ascii="Times New Roman" w:hAnsi="Times New Roman" w:cs="Times New Roman"/>
          <w:sz w:val="24"/>
          <w:szCs w:val="24"/>
        </w:rPr>
        <w:t>,</w:t>
      </w:r>
      <w:r w:rsidR="00FE0CF8" w:rsidRPr="00ED7987">
        <w:rPr>
          <w:rFonts w:ascii="Times New Roman" w:hAnsi="Times New Roman" w:cs="Times New Roman"/>
          <w:sz w:val="24"/>
          <w:szCs w:val="24"/>
        </w:rPr>
        <w:t xml:space="preserve"> or </w:t>
      </w:r>
      <w:r w:rsidR="00852E9E" w:rsidRPr="00ED7987">
        <w:rPr>
          <w:rFonts w:ascii="Times New Roman" w:hAnsi="Times New Roman" w:cs="Times New Roman"/>
          <w:sz w:val="24"/>
          <w:szCs w:val="24"/>
        </w:rPr>
        <w:t xml:space="preserve">three times in </w:t>
      </w:r>
      <w:r w:rsidR="00B178C3" w:rsidRPr="00ED7987">
        <w:rPr>
          <w:rFonts w:ascii="Times New Roman" w:hAnsi="Times New Roman" w:cs="Times New Roman"/>
          <w:sz w:val="24"/>
          <w:szCs w:val="24"/>
        </w:rPr>
        <w:t xml:space="preserve">a </w:t>
      </w:r>
      <w:r w:rsidR="00852E9E" w:rsidRPr="00ED7987">
        <w:rPr>
          <w:rFonts w:ascii="Times New Roman" w:hAnsi="Times New Roman" w:cs="Times New Roman"/>
          <w:sz w:val="24"/>
          <w:szCs w:val="24"/>
        </w:rPr>
        <w:t>six</w:t>
      </w:r>
      <w:r w:rsidR="0096556D" w:rsidRPr="00ED7987">
        <w:rPr>
          <w:rFonts w:ascii="Times New Roman" w:hAnsi="Times New Roman" w:cs="Times New Roman"/>
          <w:sz w:val="24"/>
          <w:szCs w:val="24"/>
        </w:rPr>
        <w:t>-</w:t>
      </w:r>
      <w:r w:rsidR="00852E9E" w:rsidRPr="00ED7987">
        <w:rPr>
          <w:rFonts w:ascii="Times New Roman" w:hAnsi="Times New Roman" w:cs="Times New Roman"/>
          <w:sz w:val="24"/>
          <w:szCs w:val="24"/>
        </w:rPr>
        <w:t>month perio</w:t>
      </w:r>
      <w:r w:rsidR="0096556D" w:rsidRPr="00ED7987">
        <w:rPr>
          <w:rFonts w:ascii="Times New Roman" w:hAnsi="Times New Roman" w:cs="Times New Roman"/>
          <w:sz w:val="24"/>
          <w:szCs w:val="24"/>
        </w:rPr>
        <w:t>d.</w:t>
      </w:r>
    </w:p>
    <w:p w14:paraId="72B38E48" w14:textId="77777777" w:rsidR="00ED7987" w:rsidRDefault="005B6EB8" w:rsidP="00DC494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7987">
        <w:rPr>
          <w:rFonts w:ascii="Times New Roman" w:hAnsi="Times New Roman" w:cs="Times New Roman"/>
          <w:sz w:val="24"/>
          <w:szCs w:val="24"/>
        </w:rPr>
        <w:t>Allowing</w:t>
      </w:r>
      <w:r w:rsidR="00873BBA" w:rsidRPr="00ED7987">
        <w:rPr>
          <w:rFonts w:ascii="Times New Roman" w:hAnsi="Times New Roman" w:cs="Times New Roman"/>
          <w:sz w:val="24"/>
          <w:szCs w:val="24"/>
        </w:rPr>
        <w:t xml:space="preserve"> an</w:t>
      </w:r>
      <w:r w:rsidRPr="00ED7987">
        <w:rPr>
          <w:rFonts w:ascii="Times New Roman" w:hAnsi="Times New Roman" w:cs="Times New Roman"/>
          <w:sz w:val="24"/>
          <w:szCs w:val="24"/>
        </w:rPr>
        <w:t xml:space="preserve"> unauthorized person to use</w:t>
      </w:r>
      <w:r w:rsidR="00873BBA" w:rsidRPr="00ED7987">
        <w:rPr>
          <w:rFonts w:ascii="Times New Roman" w:hAnsi="Times New Roman" w:cs="Times New Roman"/>
          <w:sz w:val="24"/>
          <w:szCs w:val="24"/>
        </w:rPr>
        <w:t xml:space="preserve"> the</w:t>
      </w:r>
      <w:r w:rsidR="00470B82" w:rsidRPr="00ED7987">
        <w:rPr>
          <w:rFonts w:ascii="Times New Roman" w:hAnsi="Times New Roman" w:cs="Times New Roman"/>
          <w:sz w:val="24"/>
          <w:szCs w:val="24"/>
        </w:rPr>
        <w:t xml:space="preserve"> card</w:t>
      </w:r>
      <w:r w:rsidR="00873BBA" w:rsidRPr="00ED7987">
        <w:rPr>
          <w:rFonts w:ascii="Times New Roman" w:hAnsi="Times New Roman" w:cs="Times New Roman"/>
          <w:sz w:val="24"/>
          <w:szCs w:val="24"/>
        </w:rPr>
        <w:t>.</w:t>
      </w:r>
    </w:p>
    <w:p w14:paraId="7D1CE4DC" w14:textId="3124F95F" w:rsidR="005D15FF" w:rsidRPr="00ED7987" w:rsidRDefault="002E28DC" w:rsidP="00DC494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7987">
        <w:rPr>
          <w:rFonts w:ascii="Times New Roman" w:hAnsi="Times New Roman" w:cs="Times New Roman"/>
          <w:sz w:val="24"/>
          <w:szCs w:val="24"/>
        </w:rPr>
        <w:t xml:space="preserve">Any other policy violation </w:t>
      </w:r>
      <w:r w:rsidR="002B74A8" w:rsidRPr="00ED7987">
        <w:rPr>
          <w:rFonts w:ascii="Times New Roman" w:hAnsi="Times New Roman" w:cs="Times New Roman"/>
          <w:sz w:val="24"/>
          <w:szCs w:val="24"/>
        </w:rPr>
        <w:t xml:space="preserve">can result in credit card </w:t>
      </w:r>
      <w:r w:rsidR="008A1B3C" w:rsidRPr="00ED7987">
        <w:rPr>
          <w:rFonts w:ascii="Times New Roman" w:hAnsi="Times New Roman" w:cs="Times New Roman"/>
          <w:sz w:val="24"/>
          <w:szCs w:val="24"/>
        </w:rPr>
        <w:t>suspension.</w:t>
      </w:r>
    </w:p>
    <w:p w14:paraId="72BE64C7" w14:textId="11EA2E6C" w:rsidR="007B5CC5" w:rsidRDefault="007B5CC5" w:rsidP="00DC4942">
      <w:pPr>
        <w:pStyle w:val="Heading2"/>
        <w:numPr>
          <w:ilvl w:val="0"/>
          <w:numId w:val="6"/>
        </w:numPr>
        <w:jc w:val="both"/>
      </w:pPr>
      <w:bookmarkStart w:id="59" w:name="_Toc2074399371"/>
      <w:bookmarkStart w:id="60" w:name="_Toc174530323"/>
      <w:r w:rsidRPr="007B5CC5">
        <w:t>Credit Card</w:t>
      </w:r>
      <w:r>
        <w:t xml:space="preserve"> Probationary Period</w:t>
      </w:r>
      <w:bookmarkEnd w:id="59"/>
      <w:bookmarkEnd w:id="60"/>
    </w:p>
    <w:p w14:paraId="0D2D0814" w14:textId="304FE1C1" w:rsidR="007B5CC5" w:rsidRDefault="007B5CC5" w:rsidP="009A6A50">
      <w:pPr>
        <w:jc w:val="both"/>
        <w:rPr>
          <w:rFonts w:ascii="Times New Roman" w:hAnsi="Times New Roman" w:cs="Times New Roman"/>
          <w:sz w:val="24"/>
          <w:szCs w:val="24"/>
        </w:rPr>
      </w:pPr>
      <w:r w:rsidRPr="007B5CC5">
        <w:rPr>
          <w:rFonts w:ascii="Times New Roman" w:hAnsi="Times New Roman" w:cs="Times New Roman"/>
          <w:sz w:val="24"/>
          <w:szCs w:val="24"/>
        </w:rPr>
        <w:t xml:space="preserve">If a </w:t>
      </w:r>
      <w:r w:rsidR="764B3711" w:rsidRPr="72261CA3">
        <w:rPr>
          <w:rFonts w:ascii="Times New Roman" w:hAnsi="Times New Roman" w:cs="Times New Roman"/>
          <w:sz w:val="24"/>
          <w:szCs w:val="24"/>
        </w:rPr>
        <w:t>cardholder</w:t>
      </w:r>
      <w:r w:rsidRPr="007B5CC5">
        <w:rPr>
          <w:rFonts w:ascii="Times New Roman" w:hAnsi="Times New Roman" w:cs="Times New Roman"/>
          <w:sz w:val="24"/>
          <w:szCs w:val="24"/>
        </w:rPr>
        <w:t xml:space="preserve"> has their credit card suspended due </w:t>
      </w:r>
      <w:r w:rsidR="56FF47BC" w:rsidRPr="72261CA3">
        <w:rPr>
          <w:rFonts w:ascii="Times New Roman" w:hAnsi="Times New Roman" w:cs="Times New Roman"/>
          <w:sz w:val="24"/>
          <w:szCs w:val="24"/>
        </w:rPr>
        <w:t>to</w:t>
      </w:r>
      <w:r w:rsidRPr="72261CA3">
        <w:rPr>
          <w:rFonts w:ascii="Times New Roman" w:hAnsi="Times New Roman" w:cs="Times New Roman"/>
          <w:sz w:val="24"/>
          <w:szCs w:val="24"/>
        </w:rPr>
        <w:t xml:space="preserve"> </w:t>
      </w:r>
      <w:r w:rsidR="00BE2E18" w:rsidRPr="4F86156D">
        <w:rPr>
          <w:rFonts w:ascii="Times New Roman" w:hAnsi="Times New Roman" w:cs="Times New Roman"/>
          <w:sz w:val="24"/>
          <w:szCs w:val="24"/>
        </w:rPr>
        <w:t>non</w:t>
      </w:r>
      <w:r w:rsidR="00F373EB" w:rsidRPr="4F86156D">
        <w:rPr>
          <w:rFonts w:ascii="Times New Roman" w:hAnsi="Times New Roman" w:cs="Times New Roman"/>
          <w:sz w:val="24"/>
          <w:szCs w:val="24"/>
        </w:rPr>
        <w:t>-</w:t>
      </w:r>
      <w:r w:rsidR="00BE2E18" w:rsidRPr="4F86156D">
        <w:rPr>
          <w:rFonts w:ascii="Times New Roman" w:hAnsi="Times New Roman" w:cs="Times New Roman"/>
          <w:sz w:val="24"/>
          <w:szCs w:val="24"/>
        </w:rPr>
        <w:t>compliance</w:t>
      </w:r>
      <w:r w:rsidR="2998B6E5" w:rsidRPr="72261CA3">
        <w:rPr>
          <w:rFonts w:ascii="Times New Roman" w:hAnsi="Times New Roman" w:cs="Times New Roman"/>
          <w:sz w:val="24"/>
          <w:szCs w:val="24"/>
        </w:rPr>
        <w:t>,</w:t>
      </w:r>
      <w:r w:rsidRPr="72261CA3">
        <w:rPr>
          <w:rFonts w:ascii="Times New Roman" w:hAnsi="Times New Roman" w:cs="Times New Roman"/>
          <w:sz w:val="24"/>
          <w:szCs w:val="24"/>
        </w:rPr>
        <w:t xml:space="preserve"> </w:t>
      </w:r>
      <w:r w:rsidR="7A3758D9" w:rsidRPr="72261CA3">
        <w:rPr>
          <w:rFonts w:ascii="Times New Roman" w:hAnsi="Times New Roman" w:cs="Times New Roman"/>
          <w:sz w:val="24"/>
          <w:szCs w:val="24"/>
        </w:rPr>
        <w:t>t</w:t>
      </w:r>
      <w:r w:rsidRPr="72261CA3">
        <w:rPr>
          <w:rFonts w:ascii="Times New Roman" w:hAnsi="Times New Roman" w:cs="Times New Roman"/>
          <w:sz w:val="24"/>
          <w:szCs w:val="24"/>
        </w:rPr>
        <w:t>h</w:t>
      </w:r>
      <w:r w:rsidR="480D1073" w:rsidRPr="72261CA3">
        <w:rPr>
          <w:rFonts w:ascii="Times New Roman" w:hAnsi="Times New Roman" w:cs="Times New Roman"/>
          <w:sz w:val="24"/>
          <w:szCs w:val="24"/>
        </w:rPr>
        <w:t>ey</w:t>
      </w:r>
      <w:r w:rsidRPr="007B5CC5">
        <w:rPr>
          <w:rFonts w:ascii="Times New Roman" w:hAnsi="Times New Roman" w:cs="Times New Roman"/>
          <w:sz w:val="24"/>
          <w:szCs w:val="24"/>
        </w:rPr>
        <w:t xml:space="preserve"> will be placed </w:t>
      </w:r>
      <w:r w:rsidR="009803AA">
        <w:rPr>
          <w:rFonts w:ascii="Times New Roman" w:hAnsi="Times New Roman" w:cs="Times New Roman"/>
          <w:sz w:val="24"/>
          <w:szCs w:val="24"/>
        </w:rPr>
        <w:t>on</w:t>
      </w:r>
      <w:r w:rsidRPr="007B5CC5">
        <w:rPr>
          <w:rFonts w:ascii="Times New Roman" w:hAnsi="Times New Roman" w:cs="Times New Roman"/>
          <w:sz w:val="24"/>
          <w:szCs w:val="24"/>
        </w:rPr>
        <w:t xml:space="preserve"> </w:t>
      </w:r>
      <w:r w:rsidR="242EE4DF" w:rsidRPr="72261CA3">
        <w:rPr>
          <w:rFonts w:ascii="Times New Roman" w:hAnsi="Times New Roman" w:cs="Times New Roman"/>
          <w:sz w:val="24"/>
          <w:szCs w:val="24"/>
        </w:rPr>
        <w:t>a</w:t>
      </w:r>
      <w:r w:rsidRPr="007B5CC5">
        <w:rPr>
          <w:rFonts w:ascii="Times New Roman" w:hAnsi="Times New Roman" w:cs="Times New Roman"/>
          <w:sz w:val="24"/>
          <w:szCs w:val="24"/>
        </w:rPr>
        <w:t xml:space="preserve"> </w:t>
      </w:r>
      <w:r w:rsidR="00146588" w:rsidRPr="4F86156D">
        <w:rPr>
          <w:rFonts w:ascii="Times New Roman" w:hAnsi="Times New Roman" w:cs="Times New Roman"/>
          <w:sz w:val="24"/>
          <w:szCs w:val="24"/>
        </w:rPr>
        <w:t>six</w:t>
      </w:r>
      <w:r w:rsidR="0096556D" w:rsidRPr="4F86156D">
        <w:rPr>
          <w:rFonts w:ascii="Times New Roman" w:hAnsi="Times New Roman" w:cs="Times New Roman"/>
          <w:sz w:val="24"/>
          <w:szCs w:val="24"/>
        </w:rPr>
        <w:t>-</w:t>
      </w:r>
      <w:r w:rsidR="6E200058" w:rsidRPr="72261CA3">
        <w:rPr>
          <w:rFonts w:ascii="Times New Roman" w:hAnsi="Times New Roman" w:cs="Times New Roman"/>
          <w:sz w:val="24"/>
          <w:szCs w:val="24"/>
        </w:rPr>
        <w:t xml:space="preserve">month </w:t>
      </w:r>
      <w:r w:rsidRPr="007B5CC5">
        <w:rPr>
          <w:rFonts w:ascii="Times New Roman" w:hAnsi="Times New Roman" w:cs="Times New Roman"/>
          <w:sz w:val="24"/>
          <w:szCs w:val="24"/>
        </w:rPr>
        <w:t xml:space="preserve">probation </w:t>
      </w:r>
      <w:r w:rsidR="718CD9C6" w:rsidRPr="72261CA3">
        <w:rPr>
          <w:rFonts w:ascii="Times New Roman" w:hAnsi="Times New Roman" w:cs="Times New Roman"/>
          <w:sz w:val="24"/>
          <w:szCs w:val="24"/>
        </w:rPr>
        <w:t>period</w:t>
      </w:r>
      <w:r w:rsidRPr="007B5CC5">
        <w:rPr>
          <w:rFonts w:ascii="Times New Roman" w:hAnsi="Times New Roman" w:cs="Times New Roman"/>
          <w:sz w:val="24"/>
          <w:szCs w:val="24"/>
        </w:rPr>
        <w:t>. During the 6</w:t>
      </w:r>
      <w:r w:rsidR="00F24725">
        <w:rPr>
          <w:rFonts w:ascii="Times New Roman" w:hAnsi="Times New Roman" w:cs="Times New Roman"/>
          <w:sz w:val="24"/>
          <w:szCs w:val="24"/>
        </w:rPr>
        <w:t>-</w:t>
      </w:r>
      <w:r w:rsidRPr="007B5CC5">
        <w:rPr>
          <w:rFonts w:ascii="Times New Roman" w:hAnsi="Times New Roman" w:cs="Times New Roman"/>
          <w:sz w:val="24"/>
          <w:szCs w:val="24"/>
        </w:rPr>
        <w:t xml:space="preserve">month probation period, if the </w:t>
      </w:r>
      <w:r w:rsidR="063BFC9D" w:rsidRPr="72261CA3">
        <w:rPr>
          <w:rFonts w:ascii="Times New Roman" w:hAnsi="Times New Roman" w:cs="Times New Roman"/>
          <w:sz w:val="24"/>
          <w:szCs w:val="24"/>
        </w:rPr>
        <w:t>cardholder</w:t>
      </w:r>
      <w:r w:rsidRPr="007B5CC5">
        <w:rPr>
          <w:rFonts w:ascii="Times New Roman" w:hAnsi="Times New Roman" w:cs="Times New Roman"/>
          <w:sz w:val="24"/>
          <w:szCs w:val="24"/>
        </w:rPr>
        <w:t xml:space="preserve"> is </w:t>
      </w:r>
      <w:r w:rsidR="006F6395" w:rsidRPr="4F86156D">
        <w:rPr>
          <w:rFonts w:ascii="Times New Roman" w:hAnsi="Times New Roman" w:cs="Times New Roman"/>
          <w:sz w:val="24"/>
          <w:szCs w:val="24"/>
        </w:rPr>
        <w:t>non</w:t>
      </w:r>
      <w:r w:rsidR="0096556D" w:rsidRPr="4F86156D">
        <w:rPr>
          <w:rFonts w:ascii="Times New Roman" w:hAnsi="Times New Roman" w:cs="Times New Roman"/>
          <w:sz w:val="24"/>
          <w:szCs w:val="24"/>
        </w:rPr>
        <w:t>-</w:t>
      </w:r>
      <w:r w:rsidR="006F6395" w:rsidRPr="4F86156D">
        <w:rPr>
          <w:rFonts w:ascii="Times New Roman" w:hAnsi="Times New Roman" w:cs="Times New Roman"/>
          <w:sz w:val="24"/>
          <w:szCs w:val="24"/>
        </w:rPr>
        <w:t>compliant</w:t>
      </w:r>
      <w:r w:rsidR="0096556D" w:rsidRPr="4F86156D">
        <w:rPr>
          <w:rFonts w:ascii="Times New Roman" w:hAnsi="Times New Roman" w:cs="Times New Roman"/>
          <w:sz w:val="24"/>
          <w:szCs w:val="24"/>
        </w:rPr>
        <w:t>,</w:t>
      </w:r>
      <w:r w:rsidRPr="007B5CC5">
        <w:rPr>
          <w:rFonts w:ascii="Times New Roman" w:hAnsi="Times New Roman" w:cs="Times New Roman"/>
          <w:sz w:val="24"/>
          <w:szCs w:val="24"/>
        </w:rPr>
        <w:t xml:space="preserve"> </w:t>
      </w:r>
      <w:r w:rsidR="7619FA41" w:rsidRPr="72261CA3">
        <w:rPr>
          <w:rFonts w:ascii="Times New Roman" w:hAnsi="Times New Roman" w:cs="Times New Roman"/>
          <w:sz w:val="24"/>
          <w:szCs w:val="24"/>
        </w:rPr>
        <w:t>their credit card</w:t>
      </w:r>
      <w:r w:rsidRPr="72261CA3">
        <w:rPr>
          <w:rFonts w:ascii="Times New Roman" w:hAnsi="Times New Roman" w:cs="Times New Roman"/>
          <w:sz w:val="24"/>
          <w:szCs w:val="24"/>
        </w:rPr>
        <w:t xml:space="preserve"> </w:t>
      </w:r>
      <w:r w:rsidR="04784A96" w:rsidRPr="72261CA3">
        <w:rPr>
          <w:rFonts w:ascii="Times New Roman" w:hAnsi="Times New Roman" w:cs="Times New Roman"/>
          <w:sz w:val="24"/>
          <w:szCs w:val="24"/>
        </w:rPr>
        <w:t xml:space="preserve">will be </w:t>
      </w:r>
      <w:r w:rsidR="008A1B3C" w:rsidRPr="007B5CC5">
        <w:rPr>
          <w:rFonts w:ascii="Times New Roman" w:hAnsi="Times New Roman" w:cs="Times New Roman"/>
          <w:sz w:val="24"/>
          <w:szCs w:val="24"/>
        </w:rPr>
        <w:t>suspended,</w:t>
      </w:r>
      <w:r w:rsidRPr="007B5CC5">
        <w:rPr>
          <w:rFonts w:ascii="Times New Roman" w:hAnsi="Times New Roman" w:cs="Times New Roman"/>
          <w:sz w:val="24"/>
          <w:szCs w:val="24"/>
        </w:rPr>
        <w:t xml:space="preserve"> </w:t>
      </w:r>
      <w:r w:rsidR="050AF16B" w:rsidRPr="72261CA3">
        <w:rPr>
          <w:rFonts w:ascii="Times New Roman" w:hAnsi="Times New Roman" w:cs="Times New Roman"/>
          <w:sz w:val="24"/>
          <w:szCs w:val="24"/>
        </w:rPr>
        <w:t xml:space="preserve">and </w:t>
      </w:r>
      <w:r w:rsidRPr="007B5CC5">
        <w:rPr>
          <w:rFonts w:ascii="Times New Roman" w:hAnsi="Times New Roman" w:cs="Times New Roman"/>
          <w:sz w:val="24"/>
          <w:szCs w:val="24"/>
        </w:rPr>
        <w:t xml:space="preserve">a </w:t>
      </w:r>
      <w:r w:rsidR="005732A4" w:rsidRPr="4F86156D">
        <w:rPr>
          <w:rFonts w:ascii="Times New Roman" w:hAnsi="Times New Roman" w:cs="Times New Roman"/>
          <w:sz w:val="24"/>
          <w:szCs w:val="24"/>
        </w:rPr>
        <w:t>note</w:t>
      </w:r>
      <w:r w:rsidRPr="007B5CC5">
        <w:rPr>
          <w:rFonts w:ascii="Times New Roman" w:hAnsi="Times New Roman" w:cs="Times New Roman"/>
          <w:sz w:val="24"/>
          <w:szCs w:val="24"/>
        </w:rPr>
        <w:t xml:space="preserve"> will be filed in their personnel file. </w:t>
      </w:r>
    </w:p>
    <w:p w14:paraId="36887EC4" w14:textId="30F86731" w:rsidR="001B6CA8" w:rsidRDefault="001B6CA8" w:rsidP="00DC4942">
      <w:pPr>
        <w:pStyle w:val="Heading2"/>
        <w:numPr>
          <w:ilvl w:val="0"/>
          <w:numId w:val="6"/>
        </w:numPr>
        <w:jc w:val="both"/>
      </w:pPr>
      <w:bookmarkStart w:id="61" w:name="_Toc174530324"/>
      <w:r>
        <w:t xml:space="preserve">Termination of </w:t>
      </w:r>
      <w:r w:rsidR="00454D47">
        <w:t>staff</w:t>
      </w:r>
      <w:bookmarkEnd w:id="61"/>
      <w:r w:rsidR="00454D47">
        <w:t xml:space="preserve"> </w:t>
      </w:r>
    </w:p>
    <w:p w14:paraId="395A72C6" w14:textId="5C5B3462" w:rsidR="00097CBD" w:rsidRPr="005732A4" w:rsidRDefault="00711064" w:rsidP="009F79AF">
      <w:pPr>
        <w:jc w:val="both"/>
        <w:rPr>
          <w:rFonts w:ascii="Times New Roman" w:hAnsi="Times New Roman" w:cs="Times New Roman"/>
          <w:sz w:val="24"/>
          <w:szCs w:val="24"/>
        </w:rPr>
      </w:pPr>
      <w:r w:rsidRPr="4F86156D">
        <w:rPr>
          <w:rFonts w:ascii="Times New Roman" w:hAnsi="Times New Roman" w:cs="Times New Roman"/>
          <w:sz w:val="24"/>
          <w:szCs w:val="24"/>
        </w:rPr>
        <w:t>HR is responsible for notifying F&amp;A/CFO immediately when a cardholder resigns or is terminated</w:t>
      </w:r>
      <w:r w:rsidR="00616718" w:rsidRPr="4F86156D">
        <w:rPr>
          <w:rFonts w:ascii="Times New Roman" w:hAnsi="Times New Roman" w:cs="Times New Roman"/>
          <w:sz w:val="24"/>
          <w:szCs w:val="24"/>
        </w:rPr>
        <w:t>.</w:t>
      </w:r>
      <w:r w:rsidR="00FF3FB5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A76D65" w:rsidRPr="4F86156D">
        <w:rPr>
          <w:rFonts w:ascii="Times New Roman" w:hAnsi="Times New Roman" w:cs="Times New Roman"/>
          <w:sz w:val="24"/>
          <w:szCs w:val="24"/>
        </w:rPr>
        <w:t>Supervisors are responsible for</w:t>
      </w:r>
      <w:r w:rsidR="00F6059C" w:rsidRPr="4F86156D">
        <w:rPr>
          <w:rFonts w:ascii="Times New Roman" w:hAnsi="Times New Roman" w:cs="Times New Roman"/>
          <w:sz w:val="24"/>
          <w:szCs w:val="24"/>
        </w:rPr>
        <w:t xml:space="preserve"> </w:t>
      </w:r>
      <w:r w:rsidR="005732A4" w:rsidRPr="4F86156D">
        <w:rPr>
          <w:rFonts w:ascii="Times New Roman" w:hAnsi="Times New Roman" w:cs="Times New Roman"/>
          <w:sz w:val="24"/>
          <w:szCs w:val="24"/>
        </w:rPr>
        <w:t>ensuring</w:t>
      </w:r>
      <w:r w:rsidR="00F6059C" w:rsidRPr="4F86156D">
        <w:rPr>
          <w:rFonts w:ascii="Times New Roman" w:hAnsi="Times New Roman" w:cs="Times New Roman"/>
          <w:sz w:val="24"/>
          <w:szCs w:val="24"/>
        </w:rPr>
        <w:t xml:space="preserve"> all transactions are coded and approved before </w:t>
      </w:r>
      <w:r w:rsidR="00D915AE" w:rsidRPr="4F86156D">
        <w:rPr>
          <w:rFonts w:ascii="Times New Roman" w:hAnsi="Times New Roman" w:cs="Times New Roman"/>
          <w:sz w:val="24"/>
          <w:szCs w:val="24"/>
        </w:rPr>
        <w:t>the employee’s</w:t>
      </w:r>
      <w:r w:rsidR="00B47F2D" w:rsidRPr="4F86156D">
        <w:rPr>
          <w:rFonts w:ascii="Times New Roman" w:hAnsi="Times New Roman" w:cs="Times New Roman"/>
          <w:sz w:val="24"/>
          <w:szCs w:val="24"/>
        </w:rPr>
        <w:t xml:space="preserve"> last date of employment.</w:t>
      </w:r>
    </w:p>
    <w:p w14:paraId="3C34C4D3" w14:textId="77777777" w:rsidR="006779F4" w:rsidRPr="007B5CC5" w:rsidRDefault="006779F4" w:rsidP="4F86156D">
      <w:pPr>
        <w:jc w:val="both"/>
        <w:rPr>
          <w:rFonts w:asciiTheme="majorHAnsi" w:eastAsiaTheme="majorEastAsia" w:hAnsiTheme="majorHAnsi" w:cstheme="majorBidi"/>
          <w:b/>
          <w:bCs/>
          <w:color w:val="E36C0A" w:themeColor="accent6" w:themeShade="BF"/>
        </w:rPr>
      </w:pPr>
    </w:p>
    <w:p w14:paraId="231457E2" w14:textId="77777777" w:rsidR="00FF4C90" w:rsidRDefault="00FF4C90" w:rsidP="009A6A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E7C4CF2" w14:textId="77777777" w:rsidR="00FF4C90" w:rsidRDefault="00FF4C90" w:rsidP="009A6A50">
      <w:pPr>
        <w:pStyle w:val="Heading1"/>
        <w:jc w:val="both"/>
      </w:pPr>
      <w:bookmarkStart w:id="62" w:name="_Annex_A"/>
      <w:bookmarkStart w:id="63" w:name="_Toc1328042461"/>
      <w:bookmarkStart w:id="64" w:name="_Toc174530325"/>
      <w:bookmarkEnd w:id="62"/>
      <w:r>
        <w:lastRenderedPageBreak/>
        <w:t>Annex A</w:t>
      </w:r>
      <w:bookmarkEnd w:id="63"/>
      <w:bookmarkEnd w:id="64"/>
    </w:p>
    <w:p w14:paraId="61A0C391" w14:textId="793B03AF" w:rsidR="00FF4C90" w:rsidRDefault="00FF4C90" w:rsidP="009A6A50">
      <w:pPr>
        <w:pStyle w:val="Heading1"/>
        <w:jc w:val="both"/>
      </w:pPr>
      <w:bookmarkStart w:id="65" w:name="_Toc174530326"/>
      <w:bookmarkStart w:id="66" w:name="_Toc425524237"/>
      <w:r>
        <w:t>CARDHOLDER AGREEMENT</w:t>
      </w:r>
      <w:bookmarkEnd w:id="65"/>
      <w:r>
        <w:t xml:space="preserve"> </w:t>
      </w:r>
      <w:bookmarkEnd w:id="66"/>
    </w:p>
    <w:p w14:paraId="2D84CBDF" w14:textId="0C3D11A3" w:rsidR="00FF4C90" w:rsidRDefault="00FF4C90" w:rsidP="009A6A5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EE7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7EAFC915" w:rsidRPr="25E9FE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________________________________,</w:t>
      </w:r>
      <w:r w:rsidRPr="002A2E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understand that </w:t>
      </w:r>
      <w:r w:rsidR="458FD2E5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>the use of this card is for business</w:t>
      </w:r>
      <w:r w:rsidR="04621DF5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458FD2E5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>related purposes only and not to be used for personal use.</w:t>
      </w:r>
      <w:r w:rsidR="0CC6493A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6ADD01CC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</w:t>
      </w:r>
      <w:r w:rsidR="001F70A1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know</w:t>
      </w:r>
      <w:r w:rsidR="0CC6493A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</w:t>
      </w:r>
      <w:r w:rsidRPr="002A2E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improper use of this card may result in disciplinary action </w:t>
      </w:r>
      <w:r w:rsidR="6ADD01CC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2A2E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personal liability for improper purchases. </w:t>
      </w:r>
      <w:r w:rsidR="54C2A14B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="2511EE55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fail to follow these policies, I agree</w:t>
      </w:r>
      <w:r w:rsidR="72FDE120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allow </w:t>
      </w:r>
      <w:r w:rsidR="003E22E5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EE29F2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artners</w:t>
      </w:r>
      <w:r w:rsidR="72FDE120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deduct unallowable charges from </w:t>
      </w:r>
      <w:r w:rsidR="001F70A1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my</w:t>
      </w:r>
      <w:r w:rsidR="72FDE120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future </w:t>
      </w:r>
      <w:r w:rsidR="43CE253A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>salary payment</w:t>
      </w:r>
      <w:r w:rsidR="00181AAE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43CE253A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addition,</w:t>
      </w:r>
      <w:r w:rsidR="2511EE55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E29F2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Partners</w:t>
      </w:r>
      <w:r w:rsidR="2511EE55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shall be entitled to pursue legal action, if required, to recover the cost of unallowable charges, collection </w:t>
      </w:r>
      <w:r w:rsidR="001F70A1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costs,</w:t>
      </w:r>
      <w:r w:rsidR="23D24087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2511EE55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>and reasonable attorney fees.</w:t>
      </w:r>
    </w:p>
    <w:p w14:paraId="4C29192B" w14:textId="4C12F13A" w:rsidR="00FF4C90" w:rsidRDefault="458FD2E5" w:rsidP="009A6A5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>I am the only person entitled to use this card and am responsible for all charges made on this card.</w:t>
      </w:r>
    </w:p>
    <w:p w14:paraId="519E221A" w14:textId="46E01322" w:rsidR="00FF4C90" w:rsidRDefault="515BCBC7" w:rsidP="009A6A5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agree to be responsible for safeguarding </w:t>
      </w:r>
      <w:r w:rsidR="47720E6A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th</w:t>
      </w:r>
      <w:r w:rsidR="001F70A1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is card</w:t>
      </w:r>
      <w:r w:rsidR="00711064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1F70A1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 </w:t>
      </w:r>
      <w:r w:rsidR="017E827A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>and reporting disputed</w:t>
      </w:r>
      <w:r w:rsidR="005E5D22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/fraudulent</w:t>
      </w:r>
      <w:r w:rsidR="017E827A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charges made </w:t>
      </w:r>
      <w:r w:rsidR="656DDE6C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on</w:t>
      </w:r>
      <w:r w:rsidR="2F2B2B20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this card</w:t>
      </w:r>
      <w:r w:rsidR="001A6577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</w:t>
      </w:r>
      <w:r w:rsidR="00D65EA1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ithin </w:t>
      </w:r>
      <w:r w:rsidR="00711064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three</w:t>
      </w:r>
      <w:r w:rsidR="005E5D22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business</w:t>
      </w:r>
      <w:r w:rsidR="00D65EA1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850A1" w:rsidRPr="4F86156D">
        <w:rPr>
          <w:rFonts w:ascii="Times New Roman" w:hAnsi="Times New Roman" w:cs="Times New Roman"/>
          <w:color w:val="000000" w:themeColor="text1"/>
          <w:sz w:val="24"/>
          <w:szCs w:val="24"/>
        </w:rPr>
        <w:t>days</w:t>
      </w:r>
      <w:r w:rsidR="017E827A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8FAEEF" w14:textId="4B2651CF" w:rsidR="00FF4C90" w:rsidRDefault="00FF4C90" w:rsidP="009A6A5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EE7">
        <w:rPr>
          <w:rFonts w:ascii="Times New Roman" w:hAnsi="Times New Roman" w:cs="Times New Roman"/>
          <w:color w:val="000000" w:themeColor="text1"/>
          <w:sz w:val="24"/>
          <w:szCs w:val="24"/>
        </w:rPr>
        <w:t>As a cardholder, I agree to comply with the terms and conditions of this agreement</w:t>
      </w:r>
      <w:r w:rsidR="7B77CF77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75956B35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65A12EAD" w:rsidRPr="72261CA3">
        <w:rPr>
          <w:rFonts w:ascii="Times New Roman" w:hAnsi="Times New Roman" w:cs="Times New Roman"/>
          <w:color w:val="000000" w:themeColor="text1"/>
          <w:sz w:val="24"/>
          <w:szCs w:val="24"/>
        </w:rPr>
        <w:t>all policies and procedures of</w:t>
      </w:r>
      <w:r w:rsidRPr="002A2E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Partners of the Americas, Inc. </w:t>
      </w:r>
    </w:p>
    <w:p w14:paraId="1616C54C" w14:textId="08A2B5A7" w:rsidR="00FF4C90" w:rsidRDefault="00FF4C90" w:rsidP="009A6A5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E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29BBA39" w14:textId="44D9E310" w:rsidR="00FF4C90" w:rsidRPr="003842A1" w:rsidRDefault="00FF4C90" w:rsidP="009A6A5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2A2EE7">
        <w:rPr>
          <w:rFonts w:ascii="Times New Roman" w:hAnsi="Times New Roman" w:cs="Times New Roman"/>
          <w:color w:val="000000" w:themeColor="text1"/>
          <w:sz w:val="24"/>
          <w:szCs w:val="24"/>
        </w:rPr>
        <w:t>Signature _______________________________ Date</w:t>
      </w:r>
      <w:r w:rsidRPr="002A2EE7" w:rsidDel="00CF4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_________________ </w:t>
      </w:r>
      <w:r w:rsidRPr="003842A1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(Cardholder) </w:t>
      </w:r>
    </w:p>
    <w:p w14:paraId="0B1EC487" w14:textId="1EFD2E23" w:rsidR="00B551DE" w:rsidRPr="007B676F" w:rsidRDefault="00B551DE" w:rsidP="009A6A50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67" w:name="_Annex_B"/>
      <w:bookmarkEnd w:id="67"/>
    </w:p>
    <w:sectPr w:rsidR="00B551DE" w:rsidRPr="007B676F" w:rsidSect="00761483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43124A" w14:textId="77777777" w:rsidR="000A5F9C" w:rsidRDefault="000A5F9C" w:rsidP="00EE2BCE">
      <w:pPr>
        <w:spacing w:after="0" w:line="240" w:lineRule="auto"/>
      </w:pPr>
      <w:r>
        <w:separator/>
      </w:r>
    </w:p>
  </w:endnote>
  <w:endnote w:type="continuationSeparator" w:id="0">
    <w:p w14:paraId="08B63C2E" w14:textId="77777777" w:rsidR="000A5F9C" w:rsidRDefault="000A5F9C" w:rsidP="00EE2BCE">
      <w:pPr>
        <w:spacing w:after="0" w:line="240" w:lineRule="auto"/>
      </w:pPr>
      <w:r>
        <w:continuationSeparator/>
      </w:r>
    </w:p>
  </w:endnote>
  <w:endnote w:type="continuationNotice" w:id="1">
    <w:p w14:paraId="7F0C5824" w14:textId="77777777" w:rsidR="000A5F9C" w:rsidRDefault="000A5F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01070546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BD48FEB" w14:textId="77777777" w:rsidR="00642396" w:rsidRDefault="0064239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rPr>
            <w:noProof/>
            <w:color w:val="2B579A"/>
            <w:shd w:val="clear" w:color="auto" w:fill="E6E6E6"/>
          </w:rPr>
          <w:drawing>
            <wp:anchor distT="0" distB="0" distL="114300" distR="114300" simplePos="0" relativeHeight="251658240" behindDoc="1" locked="0" layoutInCell="1" allowOverlap="1" wp14:anchorId="676F59B9" wp14:editId="35D1F157">
              <wp:simplePos x="0" y="0"/>
              <wp:positionH relativeFrom="column">
                <wp:posOffset>2053590</wp:posOffset>
              </wp:positionH>
              <wp:positionV relativeFrom="paragraph">
                <wp:posOffset>59055</wp:posOffset>
              </wp:positionV>
              <wp:extent cx="4352290" cy="283210"/>
              <wp:effectExtent l="0" t="0" r="0" b="0"/>
              <wp:wrapTight wrapText="bothSides">
                <wp:wrapPolygon edited="0">
                  <wp:start x="0" y="0"/>
                  <wp:lineTo x="0" y="20341"/>
                  <wp:lineTo x="21461" y="20341"/>
                  <wp:lineTo x="21461" y="0"/>
                  <wp:lineTo x="0" y="0"/>
                </wp:wrapPolygon>
              </wp:wrapTight>
              <wp:docPr id="5" name="Picture 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Picture 5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52290" cy="2832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color w:val="2B579A"/>
            <w:shd w:val="clear" w:color="auto" w:fill="E6E6E6"/>
          </w:rPr>
          <w:fldChar w:fldCharType="begin"/>
        </w:r>
        <w:r>
          <w:instrText xml:space="preserve"> PAGE   \* MERGEFORMAT </w:instrText>
        </w:r>
        <w:r>
          <w:rPr>
            <w:color w:val="2B579A"/>
            <w:shd w:val="clear" w:color="auto" w:fill="E6E6E6"/>
          </w:rPr>
          <w:fldChar w:fldCharType="separate"/>
        </w:r>
        <w:r w:rsidR="007B676F" w:rsidRPr="007B676F">
          <w:rPr>
            <w:b/>
            <w:bCs/>
            <w:noProof/>
          </w:rPr>
          <w:t>5</w:t>
        </w:r>
        <w:r>
          <w:rPr>
            <w:b/>
            <w:bCs/>
            <w:noProof/>
            <w:color w:val="2B579A"/>
            <w:shd w:val="clear" w:color="auto" w:fill="E6E6E6"/>
          </w:rPr>
          <w:fldChar w:fldCharType="end"/>
        </w:r>
        <w:r>
          <w:rPr>
            <w:b/>
            <w:bCs/>
          </w:rPr>
          <w:t xml:space="preserve"> | </w:t>
        </w:r>
        <w:r w:rsidRPr="00155666">
          <w:rPr>
            <w:color w:val="808080" w:themeColor="background1" w:themeShade="80"/>
            <w:spacing w:val="60"/>
          </w:rPr>
          <w:t>Page</w:t>
        </w:r>
      </w:p>
    </w:sdtContent>
  </w:sdt>
  <w:p w14:paraId="34A213A5" w14:textId="77777777" w:rsidR="00642396" w:rsidRDefault="006423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9F8AF3" w14:textId="77777777" w:rsidR="000A5F9C" w:rsidRDefault="000A5F9C" w:rsidP="00EE2BCE">
      <w:pPr>
        <w:spacing w:after="0" w:line="240" w:lineRule="auto"/>
      </w:pPr>
      <w:r>
        <w:separator/>
      </w:r>
    </w:p>
  </w:footnote>
  <w:footnote w:type="continuationSeparator" w:id="0">
    <w:p w14:paraId="25BE585D" w14:textId="77777777" w:rsidR="000A5F9C" w:rsidRDefault="000A5F9C" w:rsidP="00EE2BCE">
      <w:pPr>
        <w:spacing w:after="0" w:line="240" w:lineRule="auto"/>
      </w:pPr>
      <w:r>
        <w:continuationSeparator/>
      </w:r>
    </w:p>
  </w:footnote>
  <w:footnote w:type="continuationNotice" w:id="1">
    <w:p w14:paraId="3E29B3EB" w14:textId="77777777" w:rsidR="000A5F9C" w:rsidRDefault="000A5F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9C254F" w14:textId="77777777" w:rsidR="00642396" w:rsidRDefault="00642396">
    <w:pPr>
      <w:pStyle w:val="Header"/>
    </w:pPr>
    <w:r>
      <w:rPr>
        <w:noProof/>
        <w:color w:val="2B579A"/>
        <w:shd w:val="clear" w:color="auto" w:fill="E6E6E6"/>
      </w:rPr>
      <w:drawing>
        <wp:inline distT="0" distB="0" distL="0" distR="0" wp14:anchorId="188C0A6D" wp14:editId="4F78C6CC">
          <wp:extent cx="2614930" cy="584835"/>
          <wp:effectExtent l="0" t="0" r="0" b="5715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500FEF" w14:textId="77777777" w:rsidR="00642396" w:rsidRDefault="006423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95E55"/>
    <w:multiLevelType w:val="hybridMultilevel"/>
    <w:tmpl w:val="ABB02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4D23DF0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B00FD"/>
    <w:multiLevelType w:val="hybridMultilevel"/>
    <w:tmpl w:val="9B56C158"/>
    <w:lvl w:ilvl="0" w:tplc="01CC55D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87F1F"/>
    <w:multiLevelType w:val="hybridMultilevel"/>
    <w:tmpl w:val="A732B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3D4F"/>
    <w:multiLevelType w:val="hybridMultilevel"/>
    <w:tmpl w:val="5B1E2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82F78"/>
    <w:multiLevelType w:val="hybridMultilevel"/>
    <w:tmpl w:val="95902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6859DC"/>
    <w:multiLevelType w:val="hybridMultilevel"/>
    <w:tmpl w:val="2D9E9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B41D1"/>
    <w:multiLevelType w:val="hybridMultilevel"/>
    <w:tmpl w:val="6D526ACA"/>
    <w:lvl w:ilvl="0" w:tplc="0409000F">
      <w:start w:val="1"/>
      <w:numFmt w:val="decimal"/>
      <w:lvlText w:val="%1."/>
      <w:lvlJc w:val="left"/>
      <w:pPr>
        <w:ind w:left="720" w:hanging="660"/>
      </w:pPr>
    </w:lvl>
    <w:lvl w:ilvl="1" w:tplc="01CC55D0">
      <w:start w:val="6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10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76AE4604"/>
    <w:multiLevelType w:val="hybridMultilevel"/>
    <w:tmpl w:val="ABB029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D95390"/>
    <w:multiLevelType w:val="hybridMultilevel"/>
    <w:tmpl w:val="28E07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857574">
    <w:abstractNumId w:val="6"/>
  </w:num>
  <w:num w:numId="2" w16cid:durableId="1894729046">
    <w:abstractNumId w:val="0"/>
  </w:num>
  <w:num w:numId="3" w16cid:durableId="1101560031">
    <w:abstractNumId w:val="3"/>
  </w:num>
  <w:num w:numId="4" w16cid:durableId="1372261495">
    <w:abstractNumId w:val="5"/>
  </w:num>
  <w:num w:numId="5" w16cid:durableId="1031959792">
    <w:abstractNumId w:val="7"/>
  </w:num>
  <w:num w:numId="6" w16cid:durableId="837771794">
    <w:abstractNumId w:val="1"/>
  </w:num>
  <w:num w:numId="7" w16cid:durableId="1802769258">
    <w:abstractNumId w:val="8"/>
  </w:num>
  <w:num w:numId="8" w16cid:durableId="492448642">
    <w:abstractNumId w:val="2"/>
  </w:num>
  <w:num w:numId="9" w16cid:durableId="152067838">
    <w:abstractNumId w:val="4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nielle Martin">
    <w15:presenceInfo w15:providerId="None" w15:userId="Danielle Martin"/>
  </w15:person>
  <w15:person w15:author="John McPhail">
    <w15:presenceInfo w15:providerId="AD" w15:userId="S::jmcphail@partners.net::d9640ad9-0be2-4377-a498-4127ac76f0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wMjCyNDMztjQxNzBS0lEKTi0uzszPAykwrAUAynhKFywAAAA="/>
  </w:docVars>
  <w:rsids>
    <w:rsidRoot w:val="00CE33AA"/>
    <w:rsid w:val="00000E5C"/>
    <w:rsid w:val="00001669"/>
    <w:rsid w:val="00002187"/>
    <w:rsid w:val="00007A89"/>
    <w:rsid w:val="00011897"/>
    <w:rsid w:val="00017161"/>
    <w:rsid w:val="00021C56"/>
    <w:rsid w:val="00022498"/>
    <w:rsid w:val="00027BE5"/>
    <w:rsid w:val="00033AFD"/>
    <w:rsid w:val="00034B7F"/>
    <w:rsid w:val="000403E0"/>
    <w:rsid w:val="0004143B"/>
    <w:rsid w:val="0004409D"/>
    <w:rsid w:val="000443A6"/>
    <w:rsid w:val="0004477E"/>
    <w:rsid w:val="00045A34"/>
    <w:rsid w:val="000462C2"/>
    <w:rsid w:val="00046C07"/>
    <w:rsid w:val="0005074A"/>
    <w:rsid w:val="0005121A"/>
    <w:rsid w:val="00052346"/>
    <w:rsid w:val="00057167"/>
    <w:rsid w:val="00061AE2"/>
    <w:rsid w:val="000622F2"/>
    <w:rsid w:val="0006794A"/>
    <w:rsid w:val="000724D1"/>
    <w:rsid w:val="00074E4B"/>
    <w:rsid w:val="00075273"/>
    <w:rsid w:val="00077520"/>
    <w:rsid w:val="00077618"/>
    <w:rsid w:val="00077D64"/>
    <w:rsid w:val="000800E7"/>
    <w:rsid w:val="00082500"/>
    <w:rsid w:val="00083151"/>
    <w:rsid w:val="000849DB"/>
    <w:rsid w:val="00090E2E"/>
    <w:rsid w:val="000923EA"/>
    <w:rsid w:val="00095603"/>
    <w:rsid w:val="00097CBD"/>
    <w:rsid w:val="000A1B10"/>
    <w:rsid w:val="000A46A7"/>
    <w:rsid w:val="000A5284"/>
    <w:rsid w:val="000A54DE"/>
    <w:rsid w:val="000A5F9C"/>
    <w:rsid w:val="000A6706"/>
    <w:rsid w:val="000B029D"/>
    <w:rsid w:val="000B1947"/>
    <w:rsid w:val="000B302D"/>
    <w:rsid w:val="000B5271"/>
    <w:rsid w:val="000B77AE"/>
    <w:rsid w:val="000C1235"/>
    <w:rsid w:val="000C16CA"/>
    <w:rsid w:val="000C2EA2"/>
    <w:rsid w:val="000C3776"/>
    <w:rsid w:val="000C5AB7"/>
    <w:rsid w:val="000C64FF"/>
    <w:rsid w:val="000C6651"/>
    <w:rsid w:val="000D091B"/>
    <w:rsid w:val="000D324E"/>
    <w:rsid w:val="000E112F"/>
    <w:rsid w:val="000E5FF6"/>
    <w:rsid w:val="000F1183"/>
    <w:rsid w:val="000F5798"/>
    <w:rsid w:val="00100C1A"/>
    <w:rsid w:val="00102A8E"/>
    <w:rsid w:val="001034F1"/>
    <w:rsid w:val="00104C96"/>
    <w:rsid w:val="00106BA4"/>
    <w:rsid w:val="00111009"/>
    <w:rsid w:val="00111087"/>
    <w:rsid w:val="001144F0"/>
    <w:rsid w:val="00116A80"/>
    <w:rsid w:val="00116C3B"/>
    <w:rsid w:val="001201AF"/>
    <w:rsid w:val="001213ED"/>
    <w:rsid w:val="001237A7"/>
    <w:rsid w:val="00123A05"/>
    <w:rsid w:val="001253FB"/>
    <w:rsid w:val="00125EBA"/>
    <w:rsid w:val="001261BE"/>
    <w:rsid w:val="001268CF"/>
    <w:rsid w:val="001301FA"/>
    <w:rsid w:val="001320DD"/>
    <w:rsid w:val="00133D0F"/>
    <w:rsid w:val="00133ED6"/>
    <w:rsid w:val="0013617B"/>
    <w:rsid w:val="00136D01"/>
    <w:rsid w:val="00136D0E"/>
    <w:rsid w:val="00137124"/>
    <w:rsid w:val="00137732"/>
    <w:rsid w:val="001428AE"/>
    <w:rsid w:val="00146588"/>
    <w:rsid w:val="00147AFE"/>
    <w:rsid w:val="00152B07"/>
    <w:rsid w:val="00155666"/>
    <w:rsid w:val="001600E5"/>
    <w:rsid w:val="00160A61"/>
    <w:rsid w:val="001622D1"/>
    <w:rsid w:val="00164D0C"/>
    <w:rsid w:val="0016E092"/>
    <w:rsid w:val="001707C2"/>
    <w:rsid w:val="00170FF6"/>
    <w:rsid w:val="00172967"/>
    <w:rsid w:val="001743BA"/>
    <w:rsid w:val="001771E5"/>
    <w:rsid w:val="001804AC"/>
    <w:rsid w:val="0018179D"/>
    <w:rsid w:val="00181AAE"/>
    <w:rsid w:val="00184906"/>
    <w:rsid w:val="00186314"/>
    <w:rsid w:val="0019119A"/>
    <w:rsid w:val="001912F5"/>
    <w:rsid w:val="001927A8"/>
    <w:rsid w:val="00193CD1"/>
    <w:rsid w:val="0019661F"/>
    <w:rsid w:val="001A33C6"/>
    <w:rsid w:val="001A6577"/>
    <w:rsid w:val="001A7F24"/>
    <w:rsid w:val="001B00E5"/>
    <w:rsid w:val="001B0FBB"/>
    <w:rsid w:val="001B1412"/>
    <w:rsid w:val="001B291F"/>
    <w:rsid w:val="001B4886"/>
    <w:rsid w:val="001B642A"/>
    <w:rsid w:val="001B6CA8"/>
    <w:rsid w:val="001C2578"/>
    <w:rsid w:val="001C62FE"/>
    <w:rsid w:val="001C6BB7"/>
    <w:rsid w:val="001D1B1A"/>
    <w:rsid w:val="001D6DB1"/>
    <w:rsid w:val="001D76CB"/>
    <w:rsid w:val="001D7859"/>
    <w:rsid w:val="001E559D"/>
    <w:rsid w:val="001E5FDB"/>
    <w:rsid w:val="001E748E"/>
    <w:rsid w:val="001F3DCF"/>
    <w:rsid w:val="001F70A1"/>
    <w:rsid w:val="00203CBF"/>
    <w:rsid w:val="0020437B"/>
    <w:rsid w:val="002049DC"/>
    <w:rsid w:val="002051E7"/>
    <w:rsid w:val="00206443"/>
    <w:rsid w:val="002125EE"/>
    <w:rsid w:val="002126CE"/>
    <w:rsid w:val="00214516"/>
    <w:rsid w:val="002154E6"/>
    <w:rsid w:val="0021688C"/>
    <w:rsid w:val="002168A7"/>
    <w:rsid w:val="00223426"/>
    <w:rsid w:val="00223AA9"/>
    <w:rsid w:val="002246EC"/>
    <w:rsid w:val="00230B0F"/>
    <w:rsid w:val="00230E13"/>
    <w:rsid w:val="00231667"/>
    <w:rsid w:val="002324FF"/>
    <w:rsid w:val="00233068"/>
    <w:rsid w:val="0023418C"/>
    <w:rsid w:val="00234D03"/>
    <w:rsid w:val="0023733D"/>
    <w:rsid w:val="002444F5"/>
    <w:rsid w:val="00245AF1"/>
    <w:rsid w:val="00247C52"/>
    <w:rsid w:val="00250E2B"/>
    <w:rsid w:val="00251961"/>
    <w:rsid w:val="00252338"/>
    <w:rsid w:val="00252E25"/>
    <w:rsid w:val="00254165"/>
    <w:rsid w:val="00255F34"/>
    <w:rsid w:val="00256340"/>
    <w:rsid w:val="00256CDB"/>
    <w:rsid w:val="002726D5"/>
    <w:rsid w:val="00283F4B"/>
    <w:rsid w:val="00283F6E"/>
    <w:rsid w:val="002850A1"/>
    <w:rsid w:val="002875C7"/>
    <w:rsid w:val="00290DEB"/>
    <w:rsid w:val="002941C4"/>
    <w:rsid w:val="002A1D8F"/>
    <w:rsid w:val="002A2EE7"/>
    <w:rsid w:val="002A3E8F"/>
    <w:rsid w:val="002A47CE"/>
    <w:rsid w:val="002A52A5"/>
    <w:rsid w:val="002A7078"/>
    <w:rsid w:val="002A762E"/>
    <w:rsid w:val="002B1065"/>
    <w:rsid w:val="002B2073"/>
    <w:rsid w:val="002B4875"/>
    <w:rsid w:val="002B74A8"/>
    <w:rsid w:val="002C2226"/>
    <w:rsid w:val="002C4CC1"/>
    <w:rsid w:val="002C6F39"/>
    <w:rsid w:val="002D29AC"/>
    <w:rsid w:val="002D5785"/>
    <w:rsid w:val="002E0B33"/>
    <w:rsid w:val="002E28DC"/>
    <w:rsid w:val="002E6496"/>
    <w:rsid w:val="002E78F9"/>
    <w:rsid w:val="002E7A0A"/>
    <w:rsid w:val="002F4C9A"/>
    <w:rsid w:val="00306135"/>
    <w:rsid w:val="00307506"/>
    <w:rsid w:val="00310B96"/>
    <w:rsid w:val="00310BA5"/>
    <w:rsid w:val="00312149"/>
    <w:rsid w:val="00317C60"/>
    <w:rsid w:val="00321E69"/>
    <w:rsid w:val="00327058"/>
    <w:rsid w:val="00327E2F"/>
    <w:rsid w:val="00333E7C"/>
    <w:rsid w:val="003342A7"/>
    <w:rsid w:val="003358A2"/>
    <w:rsid w:val="00336F0E"/>
    <w:rsid w:val="00337F08"/>
    <w:rsid w:val="0034041A"/>
    <w:rsid w:val="00342C29"/>
    <w:rsid w:val="00351108"/>
    <w:rsid w:val="003519F2"/>
    <w:rsid w:val="0035594E"/>
    <w:rsid w:val="00356A27"/>
    <w:rsid w:val="0036340D"/>
    <w:rsid w:val="0036366C"/>
    <w:rsid w:val="00363B30"/>
    <w:rsid w:val="003641B7"/>
    <w:rsid w:val="00366E47"/>
    <w:rsid w:val="0036722F"/>
    <w:rsid w:val="003723C1"/>
    <w:rsid w:val="0037271A"/>
    <w:rsid w:val="003742A9"/>
    <w:rsid w:val="00374A68"/>
    <w:rsid w:val="00375C0C"/>
    <w:rsid w:val="00376EA6"/>
    <w:rsid w:val="00383524"/>
    <w:rsid w:val="0038399C"/>
    <w:rsid w:val="003842A1"/>
    <w:rsid w:val="0038730F"/>
    <w:rsid w:val="003907F2"/>
    <w:rsid w:val="003923B6"/>
    <w:rsid w:val="0039444E"/>
    <w:rsid w:val="00397559"/>
    <w:rsid w:val="003A0DD3"/>
    <w:rsid w:val="003A2ACB"/>
    <w:rsid w:val="003A3F35"/>
    <w:rsid w:val="003A569E"/>
    <w:rsid w:val="003A705B"/>
    <w:rsid w:val="003B049A"/>
    <w:rsid w:val="003B0FA5"/>
    <w:rsid w:val="003B172D"/>
    <w:rsid w:val="003B1B51"/>
    <w:rsid w:val="003B2CF5"/>
    <w:rsid w:val="003B3C1F"/>
    <w:rsid w:val="003B4E8C"/>
    <w:rsid w:val="003B7412"/>
    <w:rsid w:val="003C01A6"/>
    <w:rsid w:val="003C05C1"/>
    <w:rsid w:val="003C0737"/>
    <w:rsid w:val="003C389D"/>
    <w:rsid w:val="003C4FEE"/>
    <w:rsid w:val="003C59F6"/>
    <w:rsid w:val="003C6C36"/>
    <w:rsid w:val="003C7EE4"/>
    <w:rsid w:val="003D22E4"/>
    <w:rsid w:val="003D2C8C"/>
    <w:rsid w:val="003D777A"/>
    <w:rsid w:val="003E22E5"/>
    <w:rsid w:val="003E2A1F"/>
    <w:rsid w:val="003E3186"/>
    <w:rsid w:val="003E35BF"/>
    <w:rsid w:val="003E6589"/>
    <w:rsid w:val="003E6CDB"/>
    <w:rsid w:val="003E77AA"/>
    <w:rsid w:val="003F0A54"/>
    <w:rsid w:val="003F4BAD"/>
    <w:rsid w:val="003F75A7"/>
    <w:rsid w:val="00402977"/>
    <w:rsid w:val="00404E65"/>
    <w:rsid w:val="00407711"/>
    <w:rsid w:val="00411853"/>
    <w:rsid w:val="00412D10"/>
    <w:rsid w:val="00413624"/>
    <w:rsid w:val="00413CBB"/>
    <w:rsid w:val="0041405F"/>
    <w:rsid w:val="0042015A"/>
    <w:rsid w:val="00423361"/>
    <w:rsid w:val="00424C8A"/>
    <w:rsid w:val="00427BCB"/>
    <w:rsid w:val="00427BEA"/>
    <w:rsid w:val="0043350B"/>
    <w:rsid w:val="004365E0"/>
    <w:rsid w:val="004371F3"/>
    <w:rsid w:val="0043784D"/>
    <w:rsid w:val="0044061D"/>
    <w:rsid w:val="0044090C"/>
    <w:rsid w:val="00442A15"/>
    <w:rsid w:val="004437AB"/>
    <w:rsid w:val="00443AB6"/>
    <w:rsid w:val="004501D9"/>
    <w:rsid w:val="00454D47"/>
    <w:rsid w:val="00460CF1"/>
    <w:rsid w:val="00461BB8"/>
    <w:rsid w:val="00462AE9"/>
    <w:rsid w:val="0046303B"/>
    <w:rsid w:val="00466526"/>
    <w:rsid w:val="00467247"/>
    <w:rsid w:val="00470B82"/>
    <w:rsid w:val="004718F0"/>
    <w:rsid w:val="0047266F"/>
    <w:rsid w:val="004734C2"/>
    <w:rsid w:val="004746C4"/>
    <w:rsid w:val="004759ED"/>
    <w:rsid w:val="004763E8"/>
    <w:rsid w:val="00477669"/>
    <w:rsid w:val="00477779"/>
    <w:rsid w:val="00481AF3"/>
    <w:rsid w:val="0048446E"/>
    <w:rsid w:val="00484D81"/>
    <w:rsid w:val="00497CC4"/>
    <w:rsid w:val="004A21A2"/>
    <w:rsid w:val="004A291F"/>
    <w:rsid w:val="004A3FCD"/>
    <w:rsid w:val="004A678A"/>
    <w:rsid w:val="004A70B2"/>
    <w:rsid w:val="004B288F"/>
    <w:rsid w:val="004B4444"/>
    <w:rsid w:val="004B57E1"/>
    <w:rsid w:val="004B66AD"/>
    <w:rsid w:val="004B772C"/>
    <w:rsid w:val="004C24E2"/>
    <w:rsid w:val="004C2B80"/>
    <w:rsid w:val="004C62CA"/>
    <w:rsid w:val="004C67BB"/>
    <w:rsid w:val="004C7184"/>
    <w:rsid w:val="004C7481"/>
    <w:rsid w:val="004D3630"/>
    <w:rsid w:val="004D36B5"/>
    <w:rsid w:val="004D4285"/>
    <w:rsid w:val="004D6B37"/>
    <w:rsid w:val="004D75B2"/>
    <w:rsid w:val="004E174A"/>
    <w:rsid w:val="004F0BE7"/>
    <w:rsid w:val="004F0DBF"/>
    <w:rsid w:val="004F4BB5"/>
    <w:rsid w:val="005007C4"/>
    <w:rsid w:val="005020B8"/>
    <w:rsid w:val="0050379B"/>
    <w:rsid w:val="00503D35"/>
    <w:rsid w:val="00505713"/>
    <w:rsid w:val="0050589C"/>
    <w:rsid w:val="005060D5"/>
    <w:rsid w:val="00506DA6"/>
    <w:rsid w:val="00507B79"/>
    <w:rsid w:val="00511156"/>
    <w:rsid w:val="0052064C"/>
    <w:rsid w:val="00524C7C"/>
    <w:rsid w:val="00525A30"/>
    <w:rsid w:val="005264DF"/>
    <w:rsid w:val="00526DFB"/>
    <w:rsid w:val="005323B2"/>
    <w:rsid w:val="00535350"/>
    <w:rsid w:val="00535387"/>
    <w:rsid w:val="00535A49"/>
    <w:rsid w:val="005376A9"/>
    <w:rsid w:val="00540FC1"/>
    <w:rsid w:val="00541BD3"/>
    <w:rsid w:val="00541F1B"/>
    <w:rsid w:val="00542F4D"/>
    <w:rsid w:val="00545E07"/>
    <w:rsid w:val="00550B2E"/>
    <w:rsid w:val="00552405"/>
    <w:rsid w:val="005541EE"/>
    <w:rsid w:val="005542F2"/>
    <w:rsid w:val="005554A3"/>
    <w:rsid w:val="00555A74"/>
    <w:rsid w:val="0055706C"/>
    <w:rsid w:val="00566AD8"/>
    <w:rsid w:val="005673A7"/>
    <w:rsid w:val="005674DA"/>
    <w:rsid w:val="00567B58"/>
    <w:rsid w:val="00572900"/>
    <w:rsid w:val="005732A4"/>
    <w:rsid w:val="00575D68"/>
    <w:rsid w:val="00577C6C"/>
    <w:rsid w:val="0058180F"/>
    <w:rsid w:val="00581F08"/>
    <w:rsid w:val="00582FA7"/>
    <w:rsid w:val="00583DC2"/>
    <w:rsid w:val="005841C2"/>
    <w:rsid w:val="00584256"/>
    <w:rsid w:val="00584A00"/>
    <w:rsid w:val="00584CB4"/>
    <w:rsid w:val="005865ED"/>
    <w:rsid w:val="0059057D"/>
    <w:rsid w:val="005910F6"/>
    <w:rsid w:val="00594B31"/>
    <w:rsid w:val="0059661E"/>
    <w:rsid w:val="005B2B87"/>
    <w:rsid w:val="005B40DE"/>
    <w:rsid w:val="005B6EB8"/>
    <w:rsid w:val="005B7191"/>
    <w:rsid w:val="005B76B0"/>
    <w:rsid w:val="005B7A8F"/>
    <w:rsid w:val="005C1414"/>
    <w:rsid w:val="005C1C7C"/>
    <w:rsid w:val="005C39DD"/>
    <w:rsid w:val="005C44B3"/>
    <w:rsid w:val="005C584B"/>
    <w:rsid w:val="005D15FF"/>
    <w:rsid w:val="005D201B"/>
    <w:rsid w:val="005D5C4B"/>
    <w:rsid w:val="005D77D6"/>
    <w:rsid w:val="005E1127"/>
    <w:rsid w:val="005E397E"/>
    <w:rsid w:val="005E437B"/>
    <w:rsid w:val="005E4AEA"/>
    <w:rsid w:val="005E5D22"/>
    <w:rsid w:val="005E674C"/>
    <w:rsid w:val="005E777B"/>
    <w:rsid w:val="005F15ED"/>
    <w:rsid w:val="005F4D84"/>
    <w:rsid w:val="005F5B79"/>
    <w:rsid w:val="00602119"/>
    <w:rsid w:val="006032D6"/>
    <w:rsid w:val="00604424"/>
    <w:rsid w:val="00605107"/>
    <w:rsid w:val="00605389"/>
    <w:rsid w:val="00605CB0"/>
    <w:rsid w:val="00612B58"/>
    <w:rsid w:val="00616718"/>
    <w:rsid w:val="00617FA0"/>
    <w:rsid w:val="00622EAF"/>
    <w:rsid w:val="00623EFE"/>
    <w:rsid w:val="00624DBA"/>
    <w:rsid w:val="00626C62"/>
    <w:rsid w:val="00626D04"/>
    <w:rsid w:val="00627679"/>
    <w:rsid w:val="00627FF3"/>
    <w:rsid w:val="00631C03"/>
    <w:rsid w:val="006367E4"/>
    <w:rsid w:val="006371FF"/>
    <w:rsid w:val="00640582"/>
    <w:rsid w:val="00641BB1"/>
    <w:rsid w:val="00641D94"/>
    <w:rsid w:val="00642396"/>
    <w:rsid w:val="00642730"/>
    <w:rsid w:val="0064680C"/>
    <w:rsid w:val="00652144"/>
    <w:rsid w:val="00656A24"/>
    <w:rsid w:val="00660DA4"/>
    <w:rsid w:val="00662EFA"/>
    <w:rsid w:val="0066319C"/>
    <w:rsid w:val="00663495"/>
    <w:rsid w:val="0066491A"/>
    <w:rsid w:val="00667A25"/>
    <w:rsid w:val="00670E8D"/>
    <w:rsid w:val="00671507"/>
    <w:rsid w:val="00671A4C"/>
    <w:rsid w:val="006763F2"/>
    <w:rsid w:val="006773A4"/>
    <w:rsid w:val="006779F4"/>
    <w:rsid w:val="00677E21"/>
    <w:rsid w:val="00677E6A"/>
    <w:rsid w:val="00680188"/>
    <w:rsid w:val="00680A38"/>
    <w:rsid w:val="00682304"/>
    <w:rsid w:val="006824D0"/>
    <w:rsid w:val="00683C29"/>
    <w:rsid w:val="00683DF1"/>
    <w:rsid w:val="00687A12"/>
    <w:rsid w:val="006900CE"/>
    <w:rsid w:val="006914B6"/>
    <w:rsid w:val="00691987"/>
    <w:rsid w:val="00692AE2"/>
    <w:rsid w:val="00693AF8"/>
    <w:rsid w:val="006952BE"/>
    <w:rsid w:val="00695F3D"/>
    <w:rsid w:val="00697A38"/>
    <w:rsid w:val="006A049D"/>
    <w:rsid w:val="006A0670"/>
    <w:rsid w:val="006A0F5A"/>
    <w:rsid w:val="006A1FA9"/>
    <w:rsid w:val="006A6D9C"/>
    <w:rsid w:val="006B060C"/>
    <w:rsid w:val="006B2B61"/>
    <w:rsid w:val="006B50FF"/>
    <w:rsid w:val="006B599C"/>
    <w:rsid w:val="006B630E"/>
    <w:rsid w:val="006B7699"/>
    <w:rsid w:val="006B7816"/>
    <w:rsid w:val="006C00F5"/>
    <w:rsid w:val="006C085A"/>
    <w:rsid w:val="006C1462"/>
    <w:rsid w:val="006C222E"/>
    <w:rsid w:val="006C32C2"/>
    <w:rsid w:val="006C425D"/>
    <w:rsid w:val="006C4DD8"/>
    <w:rsid w:val="006D0D39"/>
    <w:rsid w:val="006D0F74"/>
    <w:rsid w:val="006D1F38"/>
    <w:rsid w:val="006D2C56"/>
    <w:rsid w:val="006D344A"/>
    <w:rsid w:val="006D4882"/>
    <w:rsid w:val="006D5CFC"/>
    <w:rsid w:val="006D71E3"/>
    <w:rsid w:val="006D7CB8"/>
    <w:rsid w:val="006E001D"/>
    <w:rsid w:val="006E0252"/>
    <w:rsid w:val="006E064F"/>
    <w:rsid w:val="006E2DD1"/>
    <w:rsid w:val="006E3050"/>
    <w:rsid w:val="006E3F28"/>
    <w:rsid w:val="006E447D"/>
    <w:rsid w:val="006E4DD3"/>
    <w:rsid w:val="006E6141"/>
    <w:rsid w:val="006E6654"/>
    <w:rsid w:val="006E7CDF"/>
    <w:rsid w:val="006F05AB"/>
    <w:rsid w:val="006F0D37"/>
    <w:rsid w:val="006F4908"/>
    <w:rsid w:val="006F5D45"/>
    <w:rsid w:val="006F6395"/>
    <w:rsid w:val="006F6D2B"/>
    <w:rsid w:val="006F7A2F"/>
    <w:rsid w:val="00703FCA"/>
    <w:rsid w:val="00704347"/>
    <w:rsid w:val="007048A7"/>
    <w:rsid w:val="00705C03"/>
    <w:rsid w:val="007074E7"/>
    <w:rsid w:val="00707AE7"/>
    <w:rsid w:val="00711064"/>
    <w:rsid w:val="007118B7"/>
    <w:rsid w:val="0071398B"/>
    <w:rsid w:val="00713CD2"/>
    <w:rsid w:val="007152FD"/>
    <w:rsid w:val="00721563"/>
    <w:rsid w:val="0072177F"/>
    <w:rsid w:val="00727FEC"/>
    <w:rsid w:val="0073201D"/>
    <w:rsid w:val="0073470F"/>
    <w:rsid w:val="00734E33"/>
    <w:rsid w:val="007434B9"/>
    <w:rsid w:val="00743F89"/>
    <w:rsid w:val="00744A47"/>
    <w:rsid w:val="007458BF"/>
    <w:rsid w:val="00746FCE"/>
    <w:rsid w:val="00747397"/>
    <w:rsid w:val="0074786D"/>
    <w:rsid w:val="00747CFE"/>
    <w:rsid w:val="00747F19"/>
    <w:rsid w:val="00755308"/>
    <w:rsid w:val="007578E1"/>
    <w:rsid w:val="00757E51"/>
    <w:rsid w:val="00760C03"/>
    <w:rsid w:val="00761483"/>
    <w:rsid w:val="00764322"/>
    <w:rsid w:val="007663F5"/>
    <w:rsid w:val="00766EF2"/>
    <w:rsid w:val="00767E60"/>
    <w:rsid w:val="00770742"/>
    <w:rsid w:val="00774271"/>
    <w:rsid w:val="007752B8"/>
    <w:rsid w:val="00776649"/>
    <w:rsid w:val="007813D7"/>
    <w:rsid w:val="0078269A"/>
    <w:rsid w:val="00785F2E"/>
    <w:rsid w:val="00786719"/>
    <w:rsid w:val="00786A13"/>
    <w:rsid w:val="0078785F"/>
    <w:rsid w:val="00790AB0"/>
    <w:rsid w:val="007924B0"/>
    <w:rsid w:val="00794EC0"/>
    <w:rsid w:val="007A27E7"/>
    <w:rsid w:val="007A5F37"/>
    <w:rsid w:val="007A713B"/>
    <w:rsid w:val="007B3D76"/>
    <w:rsid w:val="007B56CB"/>
    <w:rsid w:val="007B5CC5"/>
    <w:rsid w:val="007B676F"/>
    <w:rsid w:val="007C11BE"/>
    <w:rsid w:val="007C140C"/>
    <w:rsid w:val="007C36B6"/>
    <w:rsid w:val="007C79C3"/>
    <w:rsid w:val="007D1039"/>
    <w:rsid w:val="007D718B"/>
    <w:rsid w:val="007E02C9"/>
    <w:rsid w:val="007E191E"/>
    <w:rsid w:val="007E25C6"/>
    <w:rsid w:val="007E39CC"/>
    <w:rsid w:val="007E69FA"/>
    <w:rsid w:val="007E6FEF"/>
    <w:rsid w:val="007F2A78"/>
    <w:rsid w:val="007F37F5"/>
    <w:rsid w:val="00802174"/>
    <w:rsid w:val="008023EC"/>
    <w:rsid w:val="0080371B"/>
    <w:rsid w:val="00804B8B"/>
    <w:rsid w:val="00805AC7"/>
    <w:rsid w:val="00806C91"/>
    <w:rsid w:val="00811540"/>
    <w:rsid w:val="008116D4"/>
    <w:rsid w:val="008130CB"/>
    <w:rsid w:val="00814A38"/>
    <w:rsid w:val="00816D5B"/>
    <w:rsid w:val="00817A09"/>
    <w:rsid w:val="00820A88"/>
    <w:rsid w:val="00822838"/>
    <w:rsid w:val="00826531"/>
    <w:rsid w:val="0083112B"/>
    <w:rsid w:val="0083130D"/>
    <w:rsid w:val="00833F78"/>
    <w:rsid w:val="00840145"/>
    <w:rsid w:val="008432EC"/>
    <w:rsid w:val="008436A5"/>
    <w:rsid w:val="00845C2C"/>
    <w:rsid w:val="0084716A"/>
    <w:rsid w:val="00850314"/>
    <w:rsid w:val="00850550"/>
    <w:rsid w:val="00851B9A"/>
    <w:rsid w:val="00851C40"/>
    <w:rsid w:val="00852973"/>
    <w:rsid w:val="00852E9E"/>
    <w:rsid w:val="008547FA"/>
    <w:rsid w:val="00854D7F"/>
    <w:rsid w:val="008553F7"/>
    <w:rsid w:val="00855AE0"/>
    <w:rsid w:val="00855C95"/>
    <w:rsid w:val="008600D5"/>
    <w:rsid w:val="00860532"/>
    <w:rsid w:val="008633F5"/>
    <w:rsid w:val="00870641"/>
    <w:rsid w:val="00873BBA"/>
    <w:rsid w:val="0087670F"/>
    <w:rsid w:val="008768D8"/>
    <w:rsid w:val="00877C5C"/>
    <w:rsid w:val="00881452"/>
    <w:rsid w:val="008862D8"/>
    <w:rsid w:val="00887A0C"/>
    <w:rsid w:val="00894AD3"/>
    <w:rsid w:val="008957BF"/>
    <w:rsid w:val="008A1B3C"/>
    <w:rsid w:val="008A3835"/>
    <w:rsid w:val="008A7CBC"/>
    <w:rsid w:val="008B00FF"/>
    <w:rsid w:val="008B0604"/>
    <w:rsid w:val="008B654A"/>
    <w:rsid w:val="008B7204"/>
    <w:rsid w:val="008B741F"/>
    <w:rsid w:val="008C3116"/>
    <w:rsid w:val="008C4B12"/>
    <w:rsid w:val="008C4C5A"/>
    <w:rsid w:val="008C702F"/>
    <w:rsid w:val="008D140D"/>
    <w:rsid w:val="008D21A9"/>
    <w:rsid w:val="008D4515"/>
    <w:rsid w:val="008E14BF"/>
    <w:rsid w:val="008E3D13"/>
    <w:rsid w:val="008E4A39"/>
    <w:rsid w:val="008E7C40"/>
    <w:rsid w:val="008E7C71"/>
    <w:rsid w:val="008F16F3"/>
    <w:rsid w:val="008F2405"/>
    <w:rsid w:val="008F362D"/>
    <w:rsid w:val="008F6B59"/>
    <w:rsid w:val="008F70BF"/>
    <w:rsid w:val="00900D37"/>
    <w:rsid w:val="009011C0"/>
    <w:rsid w:val="00901993"/>
    <w:rsid w:val="00902F17"/>
    <w:rsid w:val="00905876"/>
    <w:rsid w:val="00905901"/>
    <w:rsid w:val="00905B24"/>
    <w:rsid w:val="009114F7"/>
    <w:rsid w:val="009116A6"/>
    <w:rsid w:val="00911E07"/>
    <w:rsid w:val="009129D1"/>
    <w:rsid w:val="009134AA"/>
    <w:rsid w:val="00916CB2"/>
    <w:rsid w:val="009222AA"/>
    <w:rsid w:val="00922888"/>
    <w:rsid w:val="0092556B"/>
    <w:rsid w:val="00926319"/>
    <w:rsid w:val="00926935"/>
    <w:rsid w:val="00931315"/>
    <w:rsid w:val="00932083"/>
    <w:rsid w:val="009338F9"/>
    <w:rsid w:val="0093392C"/>
    <w:rsid w:val="00935FDE"/>
    <w:rsid w:val="00936F72"/>
    <w:rsid w:val="00936FE7"/>
    <w:rsid w:val="00940488"/>
    <w:rsid w:val="0094547D"/>
    <w:rsid w:val="0095582A"/>
    <w:rsid w:val="00955B0C"/>
    <w:rsid w:val="00957722"/>
    <w:rsid w:val="009625C1"/>
    <w:rsid w:val="00963AC9"/>
    <w:rsid w:val="0096556D"/>
    <w:rsid w:val="00966992"/>
    <w:rsid w:val="009675FD"/>
    <w:rsid w:val="00970AD2"/>
    <w:rsid w:val="00975871"/>
    <w:rsid w:val="009772F8"/>
    <w:rsid w:val="009803AA"/>
    <w:rsid w:val="0098279A"/>
    <w:rsid w:val="00983061"/>
    <w:rsid w:val="00983C14"/>
    <w:rsid w:val="00992D38"/>
    <w:rsid w:val="009934EB"/>
    <w:rsid w:val="00993D7A"/>
    <w:rsid w:val="00994D0C"/>
    <w:rsid w:val="009950B7"/>
    <w:rsid w:val="00995FC3"/>
    <w:rsid w:val="00997E7A"/>
    <w:rsid w:val="009A1CD8"/>
    <w:rsid w:val="009A4405"/>
    <w:rsid w:val="009A4F22"/>
    <w:rsid w:val="009A66CE"/>
    <w:rsid w:val="009A6A50"/>
    <w:rsid w:val="009A7C38"/>
    <w:rsid w:val="009B5BAF"/>
    <w:rsid w:val="009B6DC9"/>
    <w:rsid w:val="009C10FE"/>
    <w:rsid w:val="009C3305"/>
    <w:rsid w:val="009C7447"/>
    <w:rsid w:val="009D0841"/>
    <w:rsid w:val="009D1CF0"/>
    <w:rsid w:val="009D251D"/>
    <w:rsid w:val="009D5136"/>
    <w:rsid w:val="009D5C89"/>
    <w:rsid w:val="009D76E2"/>
    <w:rsid w:val="009D79EA"/>
    <w:rsid w:val="009F2307"/>
    <w:rsid w:val="009F30C9"/>
    <w:rsid w:val="009F3E45"/>
    <w:rsid w:val="009F527D"/>
    <w:rsid w:val="009F59D8"/>
    <w:rsid w:val="009F79AF"/>
    <w:rsid w:val="00A01168"/>
    <w:rsid w:val="00A028BF"/>
    <w:rsid w:val="00A03703"/>
    <w:rsid w:val="00A050F9"/>
    <w:rsid w:val="00A11ADC"/>
    <w:rsid w:val="00A14C5E"/>
    <w:rsid w:val="00A15079"/>
    <w:rsid w:val="00A20D96"/>
    <w:rsid w:val="00A217A7"/>
    <w:rsid w:val="00A22D0B"/>
    <w:rsid w:val="00A252E0"/>
    <w:rsid w:val="00A25501"/>
    <w:rsid w:val="00A266EC"/>
    <w:rsid w:val="00A300A9"/>
    <w:rsid w:val="00A347AD"/>
    <w:rsid w:val="00A37575"/>
    <w:rsid w:val="00A40B9B"/>
    <w:rsid w:val="00A41072"/>
    <w:rsid w:val="00A41D0C"/>
    <w:rsid w:val="00A424A4"/>
    <w:rsid w:val="00A457CF"/>
    <w:rsid w:val="00A46032"/>
    <w:rsid w:val="00A4787F"/>
    <w:rsid w:val="00A47A93"/>
    <w:rsid w:val="00A509A9"/>
    <w:rsid w:val="00A52226"/>
    <w:rsid w:val="00A54AE7"/>
    <w:rsid w:val="00A5783A"/>
    <w:rsid w:val="00A60533"/>
    <w:rsid w:val="00A61818"/>
    <w:rsid w:val="00A61D32"/>
    <w:rsid w:val="00A62154"/>
    <w:rsid w:val="00A62EC4"/>
    <w:rsid w:val="00A63AE6"/>
    <w:rsid w:val="00A641D7"/>
    <w:rsid w:val="00A643C1"/>
    <w:rsid w:val="00A64E74"/>
    <w:rsid w:val="00A6580F"/>
    <w:rsid w:val="00A6625D"/>
    <w:rsid w:val="00A674FF"/>
    <w:rsid w:val="00A7129D"/>
    <w:rsid w:val="00A716E9"/>
    <w:rsid w:val="00A728F4"/>
    <w:rsid w:val="00A73DC3"/>
    <w:rsid w:val="00A76D65"/>
    <w:rsid w:val="00A823F5"/>
    <w:rsid w:val="00A82B91"/>
    <w:rsid w:val="00A82C01"/>
    <w:rsid w:val="00A83363"/>
    <w:rsid w:val="00A91865"/>
    <w:rsid w:val="00A91F13"/>
    <w:rsid w:val="00AA07C3"/>
    <w:rsid w:val="00AA1BC7"/>
    <w:rsid w:val="00AA1E0A"/>
    <w:rsid w:val="00AA4902"/>
    <w:rsid w:val="00AA6E67"/>
    <w:rsid w:val="00AA7659"/>
    <w:rsid w:val="00AB1417"/>
    <w:rsid w:val="00AB327F"/>
    <w:rsid w:val="00AB469C"/>
    <w:rsid w:val="00AB5195"/>
    <w:rsid w:val="00AC0C8E"/>
    <w:rsid w:val="00AC32B3"/>
    <w:rsid w:val="00AC48E4"/>
    <w:rsid w:val="00AC506B"/>
    <w:rsid w:val="00AC6A00"/>
    <w:rsid w:val="00AC7D81"/>
    <w:rsid w:val="00AD1FF8"/>
    <w:rsid w:val="00AD3ABB"/>
    <w:rsid w:val="00AD4A04"/>
    <w:rsid w:val="00AD7B2D"/>
    <w:rsid w:val="00AE028A"/>
    <w:rsid w:val="00AE139D"/>
    <w:rsid w:val="00AF1BB0"/>
    <w:rsid w:val="00AF2BBE"/>
    <w:rsid w:val="00AF34D2"/>
    <w:rsid w:val="00AF46C7"/>
    <w:rsid w:val="00AF5414"/>
    <w:rsid w:val="00AF7312"/>
    <w:rsid w:val="00B022D6"/>
    <w:rsid w:val="00B05E0E"/>
    <w:rsid w:val="00B06932"/>
    <w:rsid w:val="00B10854"/>
    <w:rsid w:val="00B112A7"/>
    <w:rsid w:val="00B122A7"/>
    <w:rsid w:val="00B15F23"/>
    <w:rsid w:val="00B178C3"/>
    <w:rsid w:val="00B20296"/>
    <w:rsid w:val="00B22AEE"/>
    <w:rsid w:val="00B240A3"/>
    <w:rsid w:val="00B27109"/>
    <w:rsid w:val="00B3019C"/>
    <w:rsid w:val="00B3072E"/>
    <w:rsid w:val="00B30A00"/>
    <w:rsid w:val="00B332D2"/>
    <w:rsid w:val="00B3444C"/>
    <w:rsid w:val="00B366D6"/>
    <w:rsid w:val="00B40334"/>
    <w:rsid w:val="00B406FB"/>
    <w:rsid w:val="00B40A5E"/>
    <w:rsid w:val="00B41590"/>
    <w:rsid w:val="00B41AA9"/>
    <w:rsid w:val="00B44C1E"/>
    <w:rsid w:val="00B45D09"/>
    <w:rsid w:val="00B46169"/>
    <w:rsid w:val="00B47D7F"/>
    <w:rsid w:val="00B47F2D"/>
    <w:rsid w:val="00B51842"/>
    <w:rsid w:val="00B52EF0"/>
    <w:rsid w:val="00B551DE"/>
    <w:rsid w:val="00B55389"/>
    <w:rsid w:val="00B55F86"/>
    <w:rsid w:val="00B569CB"/>
    <w:rsid w:val="00B571BB"/>
    <w:rsid w:val="00B57B8B"/>
    <w:rsid w:val="00B57D46"/>
    <w:rsid w:val="00B6620C"/>
    <w:rsid w:val="00B67797"/>
    <w:rsid w:val="00B70FEB"/>
    <w:rsid w:val="00B711D3"/>
    <w:rsid w:val="00B73242"/>
    <w:rsid w:val="00B75606"/>
    <w:rsid w:val="00B75BB8"/>
    <w:rsid w:val="00B75D08"/>
    <w:rsid w:val="00B82D31"/>
    <w:rsid w:val="00B83D18"/>
    <w:rsid w:val="00B84A70"/>
    <w:rsid w:val="00B863FF"/>
    <w:rsid w:val="00B92166"/>
    <w:rsid w:val="00B92CD0"/>
    <w:rsid w:val="00B94395"/>
    <w:rsid w:val="00B95B35"/>
    <w:rsid w:val="00B966A9"/>
    <w:rsid w:val="00BA076D"/>
    <w:rsid w:val="00BA0A1D"/>
    <w:rsid w:val="00BA4A23"/>
    <w:rsid w:val="00BA7F99"/>
    <w:rsid w:val="00BB06F6"/>
    <w:rsid w:val="00BB26CC"/>
    <w:rsid w:val="00BB53C9"/>
    <w:rsid w:val="00BB5BCD"/>
    <w:rsid w:val="00BB61BF"/>
    <w:rsid w:val="00BC110C"/>
    <w:rsid w:val="00BC11D5"/>
    <w:rsid w:val="00BC15BF"/>
    <w:rsid w:val="00BC41DA"/>
    <w:rsid w:val="00BC44C5"/>
    <w:rsid w:val="00BD0773"/>
    <w:rsid w:val="00BD1549"/>
    <w:rsid w:val="00BD5A11"/>
    <w:rsid w:val="00BD7212"/>
    <w:rsid w:val="00BE20A5"/>
    <w:rsid w:val="00BE20F9"/>
    <w:rsid w:val="00BE2E18"/>
    <w:rsid w:val="00BE3546"/>
    <w:rsid w:val="00BE46A8"/>
    <w:rsid w:val="00BF1665"/>
    <w:rsid w:val="00BF25FC"/>
    <w:rsid w:val="00BF2DBF"/>
    <w:rsid w:val="00BF44F7"/>
    <w:rsid w:val="00BF645D"/>
    <w:rsid w:val="00BF7E93"/>
    <w:rsid w:val="00C0039A"/>
    <w:rsid w:val="00C00D05"/>
    <w:rsid w:val="00C046E2"/>
    <w:rsid w:val="00C065E6"/>
    <w:rsid w:val="00C07C76"/>
    <w:rsid w:val="00C103F5"/>
    <w:rsid w:val="00C12440"/>
    <w:rsid w:val="00C12CAD"/>
    <w:rsid w:val="00C13852"/>
    <w:rsid w:val="00C1529A"/>
    <w:rsid w:val="00C15483"/>
    <w:rsid w:val="00C20BE7"/>
    <w:rsid w:val="00C21ADC"/>
    <w:rsid w:val="00C24800"/>
    <w:rsid w:val="00C2751C"/>
    <w:rsid w:val="00C275B7"/>
    <w:rsid w:val="00C321A9"/>
    <w:rsid w:val="00C353EB"/>
    <w:rsid w:val="00C408C9"/>
    <w:rsid w:val="00C4299F"/>
    <w:rsid w:val="00C43415"/>
    <w:rsid w:val="00C4392C"/>
    <w:rsid w:val="00C46871"/>
    <w:rsid w:val="00C5420D"/>
    <w:rsid w:val="00C55B0E"/>
    <w:rsid w:val="00C5723F"/>
    <w:rsid w:val="00C57DCA"/>
    <w:rsid w:val="00C61A65"/>
    <w:rsid w:val="00C65166"/>
    <w:rsid w:val="00C658F0"/>
    <w:rsid w:val="00C66CD6"/>
    <w:rsid w:val="00C675A2"/>
    <w:rsid w:val="00C67CB6"/>
    <w:rsid w:val="00C710CA"/>
    <w:rsid w:val="00C717FE"/>
    <w:rsid w:val="00C72EAE"/>
    <w:rsid w:val="00C7320B"/>
    <w:rsid w:val="00C73DE6"/>
    <w:rsid w:val="00C7560E"/>
    <w:rsid w:val="00C76EF3"/>
    <w:rsid w:val="00C84F3F"/>
    <w:rsid w:val="00C903DF"/>
    <w:rsid w:val="00C90857"/>
    <w:rsid w:val="00C91421"/>
    <w:rsid w:val="00C919DB"/>
    <w:rsid w:val="00C929FF"/>
    <w:rsid w:val="00C92CFE"/>
    <w:rsid w:val="00C92D20"/>
    <w:rsid w:val="00C92E6C"/>
    <w:rsid w:val="00C9316C"/>
    <w:rsid w:val="00C93C48"/>
    <w:rsid w:val="00C955D3"/>
    <w:rsid w:val="00C9680B"/>
    <w:rsid w:val="00C97816"/>
    <w:rsid w:val="00CA08C6"/>
    <w:rsid w:val="00CB2915"/>
    <w:rsid w:val="00CB31CA"/>
    <w:rsid w:val="00CB40AA"/>
    <w:rsid w:val="00CB4375"/>
    <w:rsid w:val="00CB6505"/>
    <w:rsid w:val="00CB725B"/>
    <w:rsid w:val="00CB7B10"/>
    <w:rsid w:val="00CB7CB7"/>
    <w:rsid w:val="00CC0BB2"/>
    <w:rsid w:val="00CC12D2"/>
    <w:rsid w:val="00CC1D43"/>
    <w:rsid w:val="00CC26BE"/>
    <w:rsid w:val="00CC798B"/>
    <w:rsid w:val="00CC7DD3"/>
    <w:rsid w:val="00CD023D"/>
    <w:rsid w:val="00CD274A"/>
    <w:rsid w:val="00CE16D8"/>
    <w:rsid w:val="00CE21FF"/>
    <w:rsid w:val="00CE2B12"/>
    <w:rsid w:val="00CE3176"/>
    <w:rsid w:val="00CE33AA"/>
    <w:rsid w:val="00CE340D"/>
    <w:rsid w:val="00CE5B11"/>
    <w:rsid w:val="00CE6E9C"/>
    <w:rsid w:val="00CE7810"/>
    <w:rsid w:val="00CE7E61"/>
    <w:rsid w:val="00CF09D2"/>
    <w:rsid w:val="00CF0A6F"/>
    <w:rsid w:val="00CF4190"/>
    <w:rsid w:val="00CF6E9D"/>
    <w:rsid w:val="00CF7A19"/>
    <w:rsid w:val="00D02178"/>
    <w:rsid w:val="00D05612"/>
    <w:rsid w:val="00D10EB3"/>
    <w:rsid w:val="00D16FB0"/>
    <w:rsid w:val="00D22E83"/>
    <w:rsid w:val="00D242C8"/>
    <w:rsid w:val="00D244FA"/>
    <w:rsid w:val="00D25EAE"/>
    <w:rsid w:val="00D31D69"/>
    <w:rsid w:val="00D35962"/>
    <w:rsid w:val="00D35E17"/>
    <w:rsid w:val="00D37C33"/>
    <w:rsid w:val="00D4063C"/>
    <w:rsid w:val="00D4139A"/>
    <w:rsid w:val="00D41DED"/>
    <w:rsid w:val="00D43B44"/>
    <w:rsid w:val="00D440F3"/>
    <w:rsid w:val="00D459C8"/>
    <w:rsid w:val="00D46AEB"/>
    <w:rsid w:val="00D47678"/>
    <w:rsid w:val="00D50B6E"/>
    <w:rsid w:val="00D51D2D"/>
    <w:rsid w:val="00D520E6"/>
    <w:rsid w:val="00D52338"/>
    <w:rsid w:val="00D526B8"/>
    <w:rsid w:val="00D53F5F"/>
    <w:rsid w:val="00D54D17"/>
    <w:rsid w:val="00D55E55"/>
    <w:rsid w:val="00D637CB"/>
    <w:rsid w:val="00D63CAB"/>
    <w:rsid w:val="00D646AA"/>
    <w:rsid w:val="00D65EA1"/>
    <w:rsid w:val="00D664F8"/>
    <w:rsid w:val="00D7422B"/>
    <w:rsid w:val="00D76417"/>
    <w:rsid w:val="00D809B4"/>
    <w:rsid w:val="00D8101A"/>
    <w:rsid w:val="00D84F48"/>
    <w:rsid w:val="00D900C3"/>
    <w:rsid w:val="00D915AE"/>
    <w:rsid w:val="00D93F60"/>
    <w:rsid w:val="00D94BCC"/>
    <w:rsid w:val="00DA4F0F"/>
    <w:rsid w:val="00DA5247"/>
    <w:rsid w:val="00DA5BF9"/>
    <w:rsid w:val="00DA6E6A"/>
    <w:rsid w:val="00DB10B1"/>
    <w:rsid w:val="00DB12A5"/>
    <w:rsid w:val="00DB4489"/>
    <w:rsid w:val="00DB50EC"/>
    <w:rsid w:val="00DC2B50"/>
    <w:rsid w:val="00DC2CB9"/>
    <w:rsid w:val="00DC4942"/>
    <w:rsid w:val="00DC50DF"/>
    <w:rsid w:val="00DC5A03"/>
    <w:rsid w:val="00DC6FB0"/>
    <w:rsid w:val="00DC7C2E"/>
    <w:rsid w:val="00DD2A96"/>
    <w:rsid w:val="00DD511F"/>
    <w:rsid w:val="00DD536D"/>
    <w:rsid w:val="00DD628C"/>
    <w:rsid w:val="00DD65E9"/>
    <w:rsid w:val="00DE01F0"/>
    <w:rsid w:val="00DE0CFA"/>
    <w:rsid w:val="00DE11D9"/>
    <w:rsid w:val="00DE4792"/>
    <w:rsid w:val="00DF09CF"/>
    <w:rsid w:val="00DF25B7"/>
    <w:rsid w:val="00DF3454"/>
    <w:rsid w:val="00DF4A03"/>
    <w:rsid w:val="00DF4A6E"/>
    <w:rsid w:val="00DF54DC"/>
    <w:rsid w:val="00E01395"/>
    <w:rsid w:val="00E01830"/>
    <w:rsid w:val="00E01A3E"/>
    <w:rsid w:val="00E01CB9"/>
    <w:rsid w:val="00E02D4B"/>
    <w:rsid w:val="00E03299"/>
    <w:rsid w:val="00E05E14"/>
    <w:rsid w:val="00E07305"/>
    <w:rsid w:val="00E1008E"/>
    <w:rsid w:val="00E12033"/>
    <w:rsid w:val="00E12E22"/>
    <w:rsid w:val="00E158DB"/>
    <w:rsid w:val="00E16C14"/>
    <w:rsid w:val="00E2194C"/>
    <w:rsid w:val="00E21F4C"/>
    <w:rsid w:val="00E2263E"/>
    <w:rsid w:val="00E248CE"/>
    <w:rsid w:val="00E25E2E"/>
    <w:rsid w:val="00E26F51"/>
    <w:rsid w:val="00E30864"/>
    <w:rsid w:val="00E363DA"/>
    <w:rsid w:val="00E37F97"/>
    <w:rsid w:val="00E44AE7"/>
    <w:rsid w:val="00E476D5"/>
    <w:rsid w:val="00E50B78"/>
    <w:rsid w:val="00E52298"/>
    <w:rsid w:val="00E527F9"/>
    <w:rsid w:val="00E54CBE"/>
    <w:rsid w:val="00E55459"/>
    <w:rsid w:val="00E57233"/>
    <w:rsid w:val="00E619AE"/>
    <w:rsid w:val="00E61CDC"/>
    <w:rsid w:val="00E61D1C"/>
    <w:rsid w:val="00E62309"/>
    <w:rsid w:val="00E62F65"/>
    <w:rsid w:val="00E639CD"/>
    <w:rsid w:val="00E63E54"/>
    <w:rsid w:val="00E64237"/>
    <w:rsid w:val="00E676DA"/>
    <w:rsid w:val="00E73297"/>
    <w:rsid w:val="00E73C56"/>
    <w:rsid w:val="00E760CA"/>
    <w:rsid w:val="00E779D0"/>
    <w:rsid w:val="00E8121B"/>
    <w:rsid w:val="00E8189A"/>
    <w:rsid w:val="00E832EE"/>
    <w:rsid w:val="00E85608"/>
    <w:rsid w:val="00E9206A"/>
    <w:rsid w:val="00E9245F"/>
    <w:rsid w:val="00E92E6C"/>
    <w:rsid w:val="00E93770"/>
    <w:rsid w:val="00E9383E"/>
    <w:rsid w:val="00E97F3F"/>
    <w:rsid w:val="00EA05C3"/>
    <w:rsid w:val="00EA0FE6"/>
    <w:rsid w:val="00EA1AFF"/>
    <w:rsid w:val="00EA3031"/>
    <w:rsid w:val="00EA52B2"/>
    <w:rsid w:val="00EB51CF"/>
    <w:rsid w:val="00EB694A"/>
    <w:rsid w:val="00EC1A40"/>
    <w:rsid w:val="00EC28EF"/>
    <w:rsid w:val="00EC4C61"/>
    <w:rsid w:val="00EC782E"/>
    <w:rsid w:val="00ED1786"/>
    <w:rsid w:val="00ED27D5"/>
    <w:rsid w:val="00ED3826"/>
    <w:rsid w:val="00ED410E"/>
    <w:rsid w:val="00ED7987"/>
    <w:rsid w:val="00EE106C"/>
    <w:rsid w:val="00EE29F2"/>
    <w:rsid w:val="00EE2BCE"/>
    <w:rsid w:val="00EE4CFF"/>
    <w:rsid w:val="00EE5C1D"/>
    <w:rsid w:val="00EE7685"/>
    <w:rsid w:val="00EF04DC"/>
    <w:rsid w:val="00EF065D"/>
    <w:rsid w:val="00EF2363"/>
    <w:rsid w:val="00EF3881"/>
    <w:rsid w:val="00EF3934"/>
    <w:rsid w:val="00EF7C45"/>
    <w:rsid w:val="00F01F25"/>
    <w:rsid w:val="00F03F06"/>
    <w:rsid w:val="00F059E9"/>
    <w:rsid w:val="00F06CF9"/>
    <w:rsid w:val="00F078C9"/>
    <w:rsid w:val="00F10C8E"/>
    <w:rsid w:val="00F14322"/>
    <w:rsid w:val="00F151D0"/>
    <w:rsid w:val="00F16C71"/>
    <w:rsid w:val="00F21D8A"/>
    <w:rsid w:val="00F22E4D"/>
    <w:rsid w:val="00F24725"/>
    <w:rsid w:val="00F24A95"/>
    <w:rsid w:val="00F2651B"/>
    <w:rsid w:val="00F267A2"/>
    <w:rsid w:val="00F327B9"/>
    <w:rsid w:val="00F35183"/>
    <w:rsid w:val="00F35B4D"/>
    <w:rsid w:val="00F373EB"/>
    <w:rsid w:val="00F4053E"/>
    <w:rsid w:val="00F40D7E"/>
    <w:rsid w:val="00F4414C"/>
    <w:rsid w:val="00F44923"/>
    <w:rsid w:val="00F4551F"/>
    <w:rsid w:val="00F47995"/>
    <w:rsid w:val="00F5041D"/>
    <w:rsid w:val="00F50C15"/>
    <w:rsid w:val="00F5124F"/>
    <w:rsid w:val="00F512A5"/>
    <w:rsid w:val="00F54007"/>
    <w:rsid w:val="00F54B4B"/>
    <w:rsid w:val="00F565B3"/>
    <w:rsid w:val="00F56669"/>
    <w:rsid w:val="00F5757F"/>
    <w:rsid w:val="00F604D5"/>
    <w:rsid w:val="00F6059C"/>
    <w:rsid w:val="00F606FB"/>
    <w:rsid w:val="00F62768"/>
    <w:rsid w:val="00F64591"/>
    <w:rsid w:val="00F6626A"/>
    <w:rsid w:val="00F71519"/>
    <w:rsid w:val="00F73076"/>
    <w:rsid w:val="00F8003E"/>
    <w:rsid w:val="00F80941"/>
    <w:rsid w:val="00F8345C"/>
    <w:rsid w:val="00F83A82"/>
    <w:rsid w:val="00F85A5D"/>
    <w:rsid w:val="00F85AE2"/>
    <w:rsid w:val="00F8719F"/>
    <w:rsid w:val="00F94E1D"/>
    <w:rsid w:val="00FA36F9"/>
    <w:rsid w:val="00FA4E53"/>
    <w:rsid w:val="00FA551D"/>
    <w:rsid w:val="00FA57F2"/>
    <w:rsid w:val="00FA6778"/>
    <w:rsid w:val="00FB1C69"/>
    <w:rsid w:val="00FB2E6F"/>
    <w:rsid w:val="00FB2F9E"/>
    <w:rsid w:val="00FB37CF"/>
    <w:rsid w:val="00FB3C63"/>
    <w:rsid w:val="00FB5D34"/>
    <w:rsid w:val="00FB66D0"/>
    <w:rsid w:val="00FB7E92"/>
    <w:rsid w:val="00FC1A90"/>
    <w:rsid w:val="00FC2331"/>
    <w:rsid w:val="00FC2832"/>
    <w:rsid w:val="00FC66B0"/>
    <w:rsid w:val="00FD343D"/>
    <w:rsid w:val="00FD3A09"/>
    <w:rsid w:val="00FD56D5"/>
    <w:rsid w:val="00FE0CF8"/>
    <w:rsid w:val="00FE4045"/>
    <w:rsid w:val="00FE58E6"/>
    <w:rsid w:val="00FE602E"/>
    <w:rsid w:val="00FE71F9"/>
    <w:rsid w:val="00FE74DE"/>
    <w:rsid w:val="00FE7C98"/>
    <w:rsid w:val="00FF37A6"/>
    <w:rsid w:val="00FF3FB5"/>
    <w:rsid w:val="00FF4C90"/>
    <w:rsid w:val="01203311"/>
    <w:rsid w:val="017E827A"/>
    <w:rsid w:val="01A08B60"/>
    <w:rsid w:val="022753AF"/>
    <w:rsid w:val="02BDE7B2"/>
    <w:rsid w:val="02C00F6D"/>
    <w:rsid w:val="037353CE"/>
    <w:rsid w:val="038D95CD"/>
    <w:rsid w:val="042F1DFF"/>
    <w:rsid w:val="04621DF5"/>
    <w:rsid w:val="04784A96"/>
    <w:rsid w:val="04E81E78"/>
    <w:rsid w:val="050AF16B"/>
    <w:rsid w:val="0541E7BF"/>
    <w:rsid w:val="063BFC9D"/>
    <w:rsid w:val="06BDAB57"/>
    <w:rsid w:val="06C8A860"/>
    <w:rsid w:val="06FCFFB5"/>
    <w:rsid w:val="07160855"/>
    <w:rsid w:val="071A968B"/>
    <w:rsid w:val="07D6E207"/>
    <w:rsid w:val="08AE31A5"/>
    <w:rsid w:val="09162894"/>
    <w:rsid w:val="0933974C"/>
    <w:rsid w:val="096BD824"/>
    <w:rsid w:val="09939AED"/>
    <w:rsid w:val="099F5242"/>
    <w:rsid w:val="0A480FCC"/>
    <w:rsid w:val="0AB35E0A"/>
    <w:rsid w:val="0AD29D1D"/>
    <w:rsid w:val="0B672B77"/>
    <w:rsid w:val="0CB43D28"/>
    <w:rsid w:val="0CC6493A"/>
    <w:rsid w:val="0CF80527"/>
    <w:rsid w:val="0D8A811C"/>
    <w:rsid w:val="0DC6CCE0"/>
    <w:rsid w:val="0DD826FF"/>
    <w:rsid w:val="0E523207"/>
    <w:rsid w:val="0E5D2E2C"/>
    <w:rsid w:val="0E75F361"/>
    <w:rsid w:val="0EA19F73"/>
    <w:rsid w:val="0EDF2EF7"/>
    <w:rsid w:val="0EE6330A"/>
    <w:rsid w:val="0F16552F"/>
    <w:rsid w:val="0F82C3B1"/>
    <w:rsid w:val="0FD7AEB6"/>
    <w:rsid w:val="0FEBDDEA"/>
    <w:rsid w:val="10195C4A"/>
    <w:rsid w:val="103AE968"/>
    <w:rsid w:val="10C3553A"/>
    <w:rsid w:val="11C63E9B"/>
    <w:rsid w:val="12015EAA"/>
    <w:rsid w:val="1204F5E1"/>
    <w:rsid w:val="1225300B"/>
    <w:rsid w:val="13477BC7"/>
    <w:rsid w:val="138B661B"/>
    <w:rsid w:val="145634D4"/>
    <w:rsid w:val="145A4050"/>
    <w:rsid w:val="14E534E5"/>
    <w:rsid w:val="15B31200"/>
    <w:rsid w:val="1627D6C9"/>
    <w:rsid w:val="17ECACF7"/>
    <w:rsid w:val="18454787"/>
    <w:rsid w:val="19148916"/>
    <w:rsid w:val="19E93007"/>
    <w:rsid w:val="1A40B379"/>
    <w:rsid w:val="1AAB27D9"/>
    <w:rsid w:val="1AD884BA"/>
    <w:rsid w:val="1B476977"/>
    <w:rsid w:val="1BF9BF35"/>
    <w:rsid w:val="1CDF23C4"/>
    <w:rsid w:val="1D15CA40"/>
    <w:rsid w:val="1D741550"/>
    <w:rsid w:val="1DC08C26"/>
    <w:rsid w:val="1E6E1ED9"/>
    <w:rsid w:val="1E81A823"/>
    <w:rsid w:val="1F864E26"/>
    <w:rsid w:val="1FECCD02"/>
    <w:rsid w:val="206B9586"/>
    <w:rsid w:val="2105EA23"/>
    <w:rsid w:val="210FB1AB"/>
    <w:rsid w:val="2130EBF1"/>
    <w:rsid w:val="2193E27B"/>
    <w:rsid w:val="219F0105"/>
    <w:rsid w:val="21DBA7FB"/>
    <w:rsid w:val="223BB6C7"/>
    <w:rsid w:val="22512233"/>
    <w:rsid w:val="226D98E1"/>
    <w:rsid w:val="22C7FFC1"/>
    <w:rsid w:val="230846E0"/>
    <w:rsid w:val="23D24087"/>
    <w:rsid w:val="242EE4DF"/>
    <w:rsid w:val="248B2673"/>
    <w:rsid w:val="248F0BB5"/>
    <w:rsid w:val="2511EE55"/>
    <w:rsid w:val="252D243B"/>
    <w:rsid w:val="25578E46"/>
    <w:rsid w:val="25D5F345"/>
    <w:rsid w:val="25E9FED4"/>
    <w:rsid w:val="25FCDDFC"/>
    <w:rsid w:val="2600BB20"/>
    <w:rsid w:val="2730041A"/>
    <w:rsid w:val="27685B55"/>
    <w:rsid w:val="2792BE89"/>
    <w:rsid w:val="282123CE"/>
    <w:rsid w:val="28550BD0"/>
    <w:rsid w:val="28D85D3D"/>
    <w:rsid w:val="29124434"/>
    <w:rsid w:val="29790288"/>
    <w:rsid w:val="2998B6E5"/>
    <w:rsid w:val="2A054776"/>
    <w:rsid w:val="2A1277CC"/>
    <w:rsid w:val="2A41AA7C"/>
    <w:rsid w:val="2A6470E3"/>
    <w:rsid w:val="2ACD05B2"/>
    <w:rsid w:val="2B774183"/>
    <w:rsid w:val="2B9CFDA5"/>
    <w:rsid w:val="2B9D8A83"/>
    <w:rsid w:val="2C4EEC82"/>
    <w:rsid w:val="2C72245F"/>
    <w:rsid w:val="2C86627A"/>
    <w:rsid w:val="2C897AD7"/>
    <w:rsid w:val="2D365C73"/>
    <w:rsid w:val="2D40ABAF"/>
    <w:rsid w:val="2DD927C8"/>
    <w:rsid w:val="2E305092"/>
    <w:rsid w:val="2EA21C77"/>
    <w:rsid w:val="2EEDD57A"/>
    <w:rsid w:val="2F2B2B20"/>
    <w:rsid w:val="2F644B40"/>
    <w:rsid w:val="2F8AB9C5"/>
    <w:rsid w:val="2FA076D5"/>
    <w:rsid w:val="2FA1DBEA"/>
    <w:rsid w:val="2FDC6AE0"/>
    <w:rsid w:val="302CD07F"/>
    <w:rsid w:val="3082F3A5"/>
    <w:rsid w:val="31088000"/>
    <w:rsid w:val="31682B76"/>
    <w:rsid w:val="31757C43"/>
    <w:rsid w:val="32301525"/>
    <w:rsid w:val="323150C4"/>
    <w:rsid w:val="32B582E6"/>
    <w:rsid w:val="32BEEF3A"/>
    <w:rsid w:val="32F8CC5F"/>
    <w:rsid w:val="32FCEE79"/>
    <w:rsid w:val="33647141"/>
    <w:rsid w:val="33FAA90C"/>
    <w:rsid w:val="3402B83B"/>
    <w:rsid w:val="3445BA71"/>
    <w:rsid w:val="345C8CE8"/>
    <w:rsid w:val="34B35E28"/>
    <w:rsid w:val="34CC783E"/>
    <w:rsid w:val="35106A61"/>
    <w:rsid w:val="351E23C9"/>
    <w:rsid w:val="3543631C"/>
    <w:rsid w:val="3578E1CE"/>
    <w:rsid w:val="3578EA4F"/>
    <w:rsid w:val="35D79EDF"/>
    <w:rsid w:val="3692F688"/>
    <w:rsid w:val="370D2058"/>
    <w:rsid w:val="371EDCA4"/>
    <w:rsid w:val="37241F74"/>
    <w:rsid w:val="378A221C"/>
    <w:rsid w:val="378FD4F6"/>
    <w:rsid w:val="37A651E0"/>
    <w:rsid w:val="37C6F3B4"/>
    <w:rsid w:val="380ABD37"/>
    <w:rsid w:val="388E5A53"/>
    <w:rsid w:val="38AE8C8F"/>
    <w:rsid w:val="38BC586D"/>
    <w:rsid w:val="38CAF2A2"/>
    <w:rsid w:val="38D0E857"/>
    <w:rsid w:val="38DA0255"/>
    <w:rsid w:val="3917B35F"/>
    <w:rsid w:val="39C45627"/>
    <w:rsid w:val="3A26C88D"/>
    <w:rsid w:val="3A394EFD"/>
    <w:rsid w:val="3A410369"/>
    <w:rsid w:val="3BF7CD81"/>
    <w:rsid w:val="3C2AE70D"/>
    <w:rsid w:val="3C49A37A"/>
    <w:rsid w:val="3C6C50D0"/>
    <w:rsid w:val="3CB99E91"/>
    <w:rsid w:val="3CBCF460"/>
    <w:rsid w:val="3DDB6E34"/>
    <w:rsid w:val="3E179CA6"/>
    <w:rsid w:val="3E3BAFA9"/>
    <w:rsid w:val="3EA027E9"/>
    <w:rsid w:val="3EB34C99"/>
    <w:rsid w:val="3EF2BE6D"/>
    <w:rsid w:val="3F04D3C5"/>
    <w:rsid w:val="3F759FFF"/>
    <w:rsid w:val="3F999344"/>
    <w:rsid w:val="40929A4A"/>
    <w:rsid w:val="410607F1"/>
    <w:rsid w:val="414B545D"/>
    <w:rsid w:val="426DA617"/>
    <w:rsid w:val="429C02D3"/>
    <w:rsid w:val="42A5574A"/>
    <w:rsid w:val="431A4018"/>
    <w:rsid w:val="4324B265"/>
    <w:rsid w:val="43CE253A"/>
    <w:rsid w:val="4425E64B"/>
    <w:rsid w:val="44940018"/>
    <w:rsid w:val="44990FEE"/>
    <w:rsid w:val="44F2CE07"/>
    <w:rsid w:val="44F45AE1"/>
    <w:rsid w:val="455BA951"/>
    <w:rsid w:val="45660B6D"/>
    <w:rsid w:val="4572085A"/>
    <w:rsid w:val="458007B0"/>
    <w:rsid w:val="45881E79"/>
    <w:rsid w:val="458FD2E5"/>
    <w:rsid w:val="45A075CA"/>
    <w:rsid w:val="45B5DF83"/>
    <w:rsid w:val="45F3943E"/>
    <w:rsid w:val="4609F971"/>
    <w:rsid w:val="461C73A8"/>
    <w:rsid w:val="461EDC65"/>
    <w:rsid w:val="46950320"/>
    <w:rsid w:val="470345C0"/>
    <w:rsid w:val="47720E6A"/>
    <w:rsid w:val="4795DBCC"/>
    <w:rsid w:val="480D1073"/>
    <w:rsid w:val="4878A5D0"/>
    <w:rsid w:val="48905362"/>
    <w:rsid w:val="4A87CAF6"/>
    <w:rsid w:val="4AAAADFC"/>
    <w:rsid w:val="4AD69D83"/>
    <w:rsid w:val="4B8045CC"/>
    <w:rsid w:val="4BD54CF1"/>
    <w:rsid w:val="4CA46CAD"/>
    <w:rsid w:val="4D453B7E"/>
    <w:rsid w:val="4D4746FE"/>
    <w:rsid w:val="4DB54390"/>
    <w:rsid w:val="4E9249B2"/>
    <w:rsid w:val="4F1BAD27"/>
    <w:rsid w:val="4F62101B"/>
    <w:rsid w:val="4F86156D"/>
    <w:rsid w:val="4F928573"/>
    <w:rsid w:val="502EFEC7"/>
    <w:rsid w:val="50716FFD"/>
    <w:rsid w:val="50765205"/>
    <w:rsid w:val="50E6CF2F"/>
    <w:rsid w:val="51252EC6"/>
    <w:rsid w:val="512943A1"/>
    <w:rsid w:val="515BCBC7"/>
    <w:rsid w:val="5179BEA5"/>
    <w:rsid w:val="52018FC4"/>
    <w:rsid w:val="525C564A"/>
    <w:rsid w:val="528A6533"/>
    <w:rsid w:val="529A47AE"/>
    <w:rsid w:val="52A7BE3E"/>
    <w:rsid w:val="52C3F47F"/>
    <w:rsid w:val="53047B17"/>
    <w:rsid w:val="531EE4DD"/>
    <w:rsid w:val="5336EC53"/>
    <w:rsid w:val="53AA77E0"/>
    <w:rsid w:val="5406DA77"/>
    <w:rsid w:val="54C2A14B"/>
    <w:rsid w:val="55A96D71"/>
    <w:rsid w:val="55B1A6CB"/>
    <w:rsid w:val="568B31B0"/>
    <w:rsid w:val="56A5F1AD"/>
    <w:rsid w:val="56CFE17B"/>
    <w:rsid w:val="56FF47BC"/>
    <w:rsid w:val="57088C97"/>
    <w:rsid w:val="579EA7CA"/>
    <w:rsid w:val="57A6DC45"/>
    <w:rsid w:val="580394CD"/>
    <w:rsid w:val="58048FFA"/>
    <w:rsid w:val="5807B70F"/>
    <w:rsid w:val="58843272"/>
    <w:rsid w:val="588AD7D8"/>
    <w:rsid w:val="58B7B203"/>
    <w:rsid w:val="58FB7A02"/>
    <w:rsid w:val="5912EC9D"/>
    <w:rsid w:val="591C80B6"/>
    <w:rsid w:val="595DB9E4"/>
    <w:rsid w:val="5B67D881"/>
    <w:rsid w:val="5BEF52C5"/>
    <w:rsid w:val="5C0B2706"/>
    <w:rsid w:val="5C29D694"/>
    <w:rsid w:val="5C3B4AC6"/>
    <w:rsid w:val="5C51AE68"/>
    <w:rsid w:val="5C8E555E"/>
    <w:rsid w:val="5CF499B7"/>
    <w:rsid w:val="5D4E6598"/>
    <w:rsid w:val="5D8A8BAE"/>
    <w:rsid w:val="5DC1D98A"/>
    <w:rsid w:val="5F756A3C"/>
    <w:rsid w:val="5FCC7387"/>
    <w:rsid w:val="5FFA1EBF"/>
    <w:rsid w:val="60103B86"/>
    <w:rsid w:val="60330BCE"/>
    <w:rsid w:val="611F3282"/>
    <w:rsid w:val="61263F0E"/>
    <w:rsid w:val="615CF018"/>
    <w:rsid w:val="61B082D1"/>
    <w:rsid w:val="61C95FE1"/>
    <w:rsid w:val="61D52865"/>
    <w:rsid w:val="61D63A02"/>
    <w:rsid w:val="61E6426B"/>
    <w:rsid w:val="62624090"/>
    <w:rsid w:val="626A3E58"/>
    <w:rsid w:val="62A043A4"/>
    <w:rsid w:val="64B99DA8"/>
    <w:rsid w:val="64C0BD28"/>
    <w:rsid w:val="64D602BE"/>
    <w:rsid w:val="650100A3"/>
    <w:rsid w:val="656DDE6C"/>
    <w:rsid w:val="65A12EAD"/>
    <w:rsid w:val="65A1E848"/>
    <w:rsid w:val="65C81A45"/>
    <w:rsid w:val="6668FD1B"/>
    <w:rsid w:val="66A0EFAE"/>
    <w:rsid w:val="66CA03EB"/>
    <w:rsid w:val="6762D313"/>
    <w:rsid w:val="67D812C9"/>
    <w:rsid w:val="6955D9DF"/>
    <w:rsid w:val="6A558344"/>
    <w:rsid w:val="6AB86700"/>
    <w:rsid w:val="6ADD01CC"/>
    <w:rsid w:val="6AF739D0"/>
    <w:rsid w:val="6B414DB2"/>
    <w:rsid w:val="6C02E921"/>
    <w:rsid w:val="6D9E30FF"/>
    <w:rsid w:val="6DA07CA7"/>
    <w:rsid w:val="6DC3FA07"/>
    <w:rsid w:val="6DEB3194"/>
    <w:rsid w:val="6E200058"/>
    <w:rsid w:val="6E3BC009"/>
    <w:rsid w:val="6E5B49CB"/>
    <w:rsid w:val="6ED9508E"/>
    <w:rsid w:val="6F16BB4A"/>
    <w:rsid w:val="6F369624"/>
    <w:rsid w:val="6FB0ADD6"/>
    <w:rsid w:val="700FC55C"/>
    <w:rsid w:val="702BD4FB"/>
    <w:rsid w:val="70989B02"/>
    <w:rsid w:val="70CFDCDD"/>
    <w:rsid w:val="70D4FA56"/>
    <w:rsid w:val="70E9AF08"/>
    <w:rsid w:val="71175BD5"/>
    <w:rsid w:val="7188185D"/>
    <w:rsid w:val="718CD9C6"/>
    <w:rsid w:val="71D18A07"/>
    <w:rsid w:val="72261CA3"/>
    <w:rsid w:val="724C2744"/>
    <w:rsid w:val="725A2A77"/>
    <w:rsid w:val="726D4A34"/>
    <w:rsid w:val="72989CAC"/>
    <w:rsid w:val="729C30A0"/>
    <w:rsid w:val="72FDE120"/>
    <w:rsid w:val="730871EE"/>
    <w:rsid w:val="73409785"/>
    <w:rsid w:val="74260B35"/>
    <w:rsid w:val="7470B1CE"/>
    <w:rsid w:val="74A4717E"/>
    <w:rsid w:val="74BAC820"/>
    <w:rsid w:val="75149AD9"/>
    <w:rsid w:val="75956B35"/>
    <w:rsid w:val="75A4EAF6"/>
    <w:rsid w:val="75A7283F"/>
    <w:rsid w:val="75EAE82A"/>
    <w:rsid w:val="760099B8"/>
    <w:rsid w:val="760537E9"/>
    <w:rsid w:val="7619FA41"/>
    <w:rsid w:val="764B3711"/>
    <w:rsid w:val="76A4FB2A"/>
    <w:rsid w:val="76C3A79A"/>
    <w:rsid w:val="76F3B237"/>
    <w:rsid w:val="76FC3053"/>
    <w:rsid w:val="771656A4"/>
    <w:rsid w:val="7725F604"/>
    <w:rsid w:val="775A1EA3"/>
    <w:rsid w:val="7772C8D8"/>
    <w:rsid w:val="779A6985"/>
    <w:rsid w:val="77AE8B80"/>
    <w:rsid w:val="7898F6C8"/>
    <w:rsid w:val="794038B7"/>
    <w:rsid w:val="7947FBA8"/>
    <w:rsid w:val="794A5BE1"/>
    <w:rsid w:val="79A7F2F3"/>
    <w:rsid w:val="7A276D0D"/>
    <w:rsid w:val="7A34CF09"/>
    <w:rsid w:val="7A3758D9"/>
    <w:rsid w:val="7A5D96C6"/>
    <w:rsid w:val="7A8954B2"/>
    <w:rsid w:val="7A8AD710"/>
    <w:rsid w:val="7A9C9968"/>
    <w:rsid w:val="7ABA8722"/>
    <w:rsid w:val="7AC63CEB"/>
    <w:rsid w:val="7B413C31"/>
    <w:rsid w:val="7B77CF77"/>
    <w:rsid w:val="7B9718BD"/>
    <w:rsid w:val="7BC227A7"/>
    <w:rsid w:val="7C7DE311"/>
    <w:rsid w:val="7D16C49E"/>
    <w:rsid w:val="7E029E7D"/>
    <w:rsid w:val="7EAB1C25"/>
    <w:rsid w:val="7EAFC915"/>
    <w:rsid w:val="7F143904"/>
    <w:rsid w:val="7F210561"/>
    <w:rsid w:val="7F3E4827"/>
    <w:rsid w:val="7FA56D75"/>
    <w:rsid w:val="7FA8955F"/>
    <w:rsid w:val="7FE38C85"/>
    <w:rsid w:val="7FEE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C90084"/>
  <w15:docId w15:val="{15743155-869B-4FD5-9020-93533CAC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10E"/>
  </w:style>
  <w:style w:type="paragraph" w:styleId="Heading1">
    <w:name w:val="heading 1"/>
    <w:basedOn w:val="Normal"/>
    <w:next w:val="Normal"/>
    <w:link w:val="Heading1Char"/>
    <w:uiPriority w:val="9"/>
    <w:qFormat/>
    <w:rsid w:val="00CB7B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36C0A" w:themeColor="accent6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4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36C0A" w:themeColor="accent6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50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color w:val="E36C0A" w:themeColor="accent6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44F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E36C0A" w:themeColor="accent6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B10"/>
    <w:rPr>
      <w:rFonts w:asciiTheme="majorHAnsi" w:eastAsiaTheme="majorEastAsia" w:hAnsiTheme="majorHAnsi" w:cstheme="majorBidi"/>
      <w:b/>
      <w:bCs/>
      <w:color w:val="E36C0A" w:themeColor="accent6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44F7"/>
    <w:rPr>
      <w:rFonts w:asciiTheme="majorHAnsi" w:eastAsiaTheme="majorEastAsia" w:hAnsiTheme="majorHAnsi" w:cstheme="majorBidi"/>
      <w:b/>
      <w:bCs/>
      <w:color w:val="E36C0A" w:themeColor="accent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07506"/>
    <w:rPr>
      <w:rFonts w:asciiTheme="majorHAnsi" w:eastAsiaTheme="majorEastAsia" w:hAnsiTheme="majorHAnsi" w:cstheme="majorBidi"/>
      <w:b/>
      <w:bCs/>
      <w:i/>
      <w:color w:val="E36C0A" w:themeColor="accent6" w:themeShade="BF"/>
      <w:sz w:val="24"/>
    </w:rPr>
  </w:style>
  <w:style w:type="paragraph" w:styleId="ListParagraph">
    <w:name w:val="List Paragraph"/>
    <w:basedOn w:val="Normal"/>
    <w:uiPriority w:val="34"/>
    <w:qFormat/>
    <w:rsid w:val="00CE33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33AA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BF44F7"/>
    <w:rPr>
      <w:rFonts w:asciiTheme="majorHAnsi" w:eastAsiaTheme="majorEastAsia" w:hAnsiTheme="majorHAnsi" w:cstheme="majorBidi"/>
      <w:b/>
      <w:bCs/>
      <w:i/>
      <w:iCs/>
      <w:color w:val="E36C0A" w:themeColor="accent6" w:themeShade="BF"/>
    </w:rPr>
  </w:style>
  <w:style w:type="paragraph" w:styleId="Header">
    <w:name w:val="header"/>
    <w:basedOn w:val="Normal"/>
    <w:link w:val="HeaderChar"/>
    <w:unhideWhenUsed/>
    <w:rsid w:val="00EE2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BCE"/>
  </w:style>
  <w:style w:type="paragraph" w:styleId="Footer">
    <w:name w:val="footer"/>
    <w:basedOn w:val="Normal"/>
    <w:link w:val="FooterChar"/>
    <w:uiPriority w:val="99"/>
    <w:unhideWhenUsed/>
    <w:rsid w:val="00EE2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BCE"/>
  </w:style>
  <w:style w:type="character" w:styleId="FollowedHyperlink">
    <w:name w:val="FollowedHyperlink"/>
    <w:basedOn w:val="DefaultParagraphFont"/>
    <w:uiPriority w:val="99"/>
    <w:semiHidden/>
    <w:unhideWhenUsed/>
    <w:rsid w:val="00F8719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5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9F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F2DB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841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841C2"/>
    <w:rPr>
      <w:rFonts w:ascii="Times New Roman" w:eastAsia="Times New Roman" w:hAnsi="Times New Roman" w:cs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B7B10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B92CD0"/>
    <w:pPr>
      <w:tabs>
        <w:tab w:val="left" w:pos="660"/>
        <w:tab w:val="right" w:leader="dot" w:pos="9350"/>
      </w:tabs>
      <w:spacing w:after="100"/>
      <w:ind w:left="220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B4E8C"/>
    <w:pPr>
      <w:tabs>
        <w:tab w:val="left" w:pos="440"/>
        <w:tab w:val="right" w:leader="dot" w:pos="9350"/>
      </w:tabs>
      <w:spacing w:after="100"/>
    </w:pPr>
    <w:rPr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B7B10"/>
    <w:pPr>
      <w:spacing w:after="100"/>
      <w:ind w:left="440"/>
    </w:pPr>
    <w:rPr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E760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60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60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0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0CA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7FA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8785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78785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4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pp.pandadoc.com/a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pp.pandadoc.com/a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yperlink" Target="https://partnersnet107.sharepoint.com/:f:/s/FA/ElQ4GmDawWZUuP_4vUrGDMUBZ4BnY0Hbg8dq2i9TK2xdNQ?e=IHHqPx" TargetMode="Externa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artnersnet107.sharepoint.com/:f:/s/FA/Eq5RxlfXpWZXg7JK5p8Djz0B4T134szS7OhlwbfqVFqdMw?e=TziyW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SharedWithUsers xmlns="dc808d36-874f-4b27-aec2-2fd649817929">
      <UserInfo>
        <DisplayName>Danielle Martin</DisplayName>
        <AccountId>32</AccountId>
        <AccountType/>
      </UserInfo>
      <UserInfo>
        <DisplayName>Sara Jebena</DisplayName>
        <AccountId>2341</AccountId>
        <AccountType/>
      </UserInfo>
      <UserInfo>
        <DisplayName>Michael Moscarelli</DisplayName>
        <AccountId>30</AccountId>
        <AccountType/>
      </UserInfo>
      <UserInfo>
        <DisplayName>Debra Cooper</DisplayName>
        <AccountId>539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7EB6A1-E4C1-4658-8F28-2016396C3A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7CAED3-ECD8-414F-8182-0F97E7254EE9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3.xml><?xml version="1.0" encoding="utf-8"?>
<ds:datastoreItem xmlns:ds="http://schemas.openxmlformats.org/officeDocument/2006/customXml" ds:itemID="{24ABF1FE-D4BC-44C8-95F9-093FA32BF3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74B610-CB3C-4A1A-8853-56C7A9ED9C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2496</Words>
  <Characters>14231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~Danielle~</dc:creator>
  <cp:keywords/>
  <cp:lastModifiedBy>John McPhail</cp:lastModifiedBy>
  <cp:revision>11</cp:revision>
  <cp:lastPrinted>2024-05-14T18:36:00Z</cp:lastPrinted>
  <dcterms:created xsi:type="dcterms:W3CDTF">2024-05-14T18:35:00Z</dcterms:created>
  <dcterms:modified xsi:type="dcterms:W3CDTF">2024-08-17T14:16:00Z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1100800</vt:r8>
  </property>
  <property fmtid="{D5CDD505-2E9C-101B-9397-08002B2CF9AE}" pid="4" name="MediaServiceImageTags">
    <vt:lpwstr/>
  </property>
  <property fmtid="{D5CDD505-2E9C-101B-9397-08002B2CF9AE}" pid="5" name="GrammarlyDocumentId">
    <vt:lpwstr>ec14f71ad8c0c73bd10abe24b7b49e7c78ec389d489760f37e1437e28ba63ed9</vt:lpwstr>
  </property>
</Properties>
</file>