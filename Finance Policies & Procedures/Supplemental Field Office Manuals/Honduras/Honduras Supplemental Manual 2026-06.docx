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1828" w14:textId="5799DC10" w:rsidR="00527FAB" w:rsidRPr="00A4089B" w:rsidRDefault="004A44DD" w:rsidP="7CB6C5DC">
      <w:pPr>
        <w:jc w:val="both"/>
        <w:rPr>
          <w:rFonts w:cs="Times New Roman"/>
          <w:b/>
          <w:bCs/>
        </w:rPr>
      </w:pPr>
      <w:r>
        <w:rPr>
          <w:rFonts w:cs="Times New Roman"/>
          <w:b/>
          <w:bCs/>
        </w:rPr>
        <w:t>ban</w:t>
      </w:r>
    </w:p>
    <w:p w14:paraId="3759F768" w14:textId="77777777" w:rsidR="00D92B4B" w:rsidRPr="00BD6C0E" w:rsidRDefault="00D92B4B" w:rsidP="00527FAB">
      <w:pPr>
        <w:jc w:val="both"/>
        <w:rPr>
          <w:rFonts w:cs="Times New Roman"/>
        </w:rPr>
      </w:pPr>
    </w:p>
    <w:p w14:paraId="4B0BA3DA" w14:textId="77777777" w:rsidR="00527FAB" w:rsidRPr="00C17238" w:rsidRDefault="00527FAB" w:rsidP="00527FAB">
      <w:pPr>
        <w:jc w:val="both"/>
        <w:rPr>
          <w:rFonts w:cs="Times New Roman"/>
        </w:rPr>
      </w:pPr>
      <w:r w:rsidRPr="00C17238">
        <w:rPr>
          <w:rFonts w:cs="Times New Roman"/>
          <w:noProof/>
        </w:rPr>
        <mc:AlternateContent>
          <mc:Choice Requires="wps">
            <w:drawing>
              <wp:anchor distT="0" distB="0" distL="114300" distR="114300" simplePos="0" relativeHeight="251658240" behindDoc="0" locked="0" layoutInCell="1" allowOverlap="1" wp14:anchorId="0CEC9032" wp14:editId="6A647AD2">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5810"/>
                <wp:effectExtent l="0" t="0" r="27940" b="2159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3210" cy="9655810"/>
                        </a:xfrm>
                        <a:prstGeom prst="rect">
                          <a:avLst/>
                        </a:prstGeom>
                        <a:solidFill>
                          <a:srgbClr val="59582B"/>
                        </a:solidFill>
                        <a:ln>
                          <a:solidFill>
                            <a:srgbClr val="F15D2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27247" w14:textId="27ACA55D" w:rsidR="00527FAB" w:rsidRPr="00AA54BB" w:rsidRDefault="00B8238B" w:rsidP="00527FAB">
                            <w:pPr>
                              <w:pStyle w:val="Title"/>
                              <w:jc w:val="right"/>
                              <w:rPr>
                                <w:rFonts w:ascii="Calibri" w:hAnsi="Calibri" w:cs="Calibri"/>
                                <w:b/>
                                <w:caps/>
                                <w:color w:val="FFFFFF" w:themeColor="background1"/>
                                <w:szCs w:val="72"/>
                              </w:rPr>
                            </w:pPr>
                            <w:r>
                              <w:rPr>
                                <w:rFonts w:ascii="Calibri" w:hAnsi="Calibri" w:cs="Calibri"/>
                                <w:b/>
                                <w:caps/>
                                <w:color w:val="FFFFFF" w:themeColor="background1"/>
                                <w:szCs w:val="72"/>
                              </w:rPr>
                              <w:t>Honduras</w:t>
                            </w:r>
                            <w:r w:rsidR="00527FAB" w:rsidRPr="00AA54BB">
                              <w:rPr>
                                <w:rFonts w:ascii="Calibri" w:hAnsi="Calibri" w:cs="Calibri"/>
                                <w:b/>
                                <w:caps/>
                                <w:color w:val="FFFFFF" w:themeColor="background1"/>
                                <w:szCs w:val="72"/>
                              </w:rPr>
                              <w:t xml:space="preserve"> Supplemental Field Office Manual For Personnel and Operations</w:t>
                            </w:r>
                          </w:p>
                          <w:p w14:paraId="13570981" w14:textId="77777777" w:rsidR="00527FAB" w:rsidRDefault="00527FAB" w:rsidP="00527FAB">
                            <w:pPr>
                              <w:spacing w:before="240"/>
                              <w:ind w:left="720"/>
                              <w:jc w:val="right"/>
                              <w:rPr>
                                <w:color w:val="FFFFFF" w:themeColor="background1"/>
                              </w:rPr>
                            </w:pPr>
                          </w:p>
                          <w:p w14:paraId="0D144925" w14:textId="77777777" w:rsidR="00527FAB" w:rsidRDefault="00527FAB" w:rsidP="00527FAB">
                            <w:pPr>
                              <w:spacing w:before="240"/>
                              <w:jc w:val="both"/>
                              <w:rPr>
                                <w:noProof/>
                              </w:rPr>
                            </w:pPr>
                          </w:p>
                          <w:p w14:paraId="5E46DB85" w14:textId="77777777" w:rsidR="00527FAB" w:rsidRDefault="00527FAB" w:rsidP="00527FAB">
                            <w:pPr>
                              <w:spacing w:before="240"/>
                              <w:jc w:val="both"/>
                              <w:rPr>
                                <w:color w:val="FFFFFF" w:themeColor="background1"/>
                              </w:rPr>
                            </w:pPr>
                            <w:r w:rsidRPr="007A1D44">
                              <w:rPr>
                                <w:noProof/>
                              </w:rPr>
                              <w:drawing>
                                <wp:inline distT="0" distB="0" distL="0" distR="0" wp14:anchorId="02033983" wp14:editId="50C1FE14">
                                  <wp:extent cx="4761230" cy="1198424"/>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424"/>
                                          </a:xfrm>
                                          <a:prstGeom prst="rect">
                                            <a:avLst/>
                                          </a:prstGeom>
                                          <a:noFill/>
                                          <a:ln>
                                            <a:noFill/>
                                          </a:ln>
                                        </pic:spPr>
                                      </pic:pic>
                                    </a:graphicData>
                                  </a:graphic>
                                </wp:inline>
                              </w:drawing>
                            </w:r>
                          </w:p>
                        </w:txbxContent>
                      </wps:txbx>
                      <wps:bodyPr rot="0" spcFirstLastPara="0" vertOverflow="overflow" horzOverflow="overflow" vert="horz" wrap="square" lIns="274320" tIns="914400" rIns="274320" bIns="45720" numCol="1" spcCol="0" rtlCol="0" fromWordArt="0" anchor="ctr" anchorCtr="0" forceAA="0" compatLnSpc="1">
                        <a:prstTxWarp prst="textNoShape">
                          <a:avLst/>
                        </a:prstTxWarp>
                        <a:noAutofit/>
                      </wps:bodyPr>
                    </wps:wsp>
                  </a:graphicData>
                </a:graphic>
                <wp14:sizeRelH relativeFrom="page">
                  <wp14:pctWidth>69000</wp14:pctWidth>
                </wp14:sizeRelH>
                <wp14:sizeRelV relativeFrom="page">
                  <wp14:pctHeight>96000</wp14:pctHeight>
                </wp14:sizeRelV>
              </wp:anchor>
            </w:drawing>
          </mc:Choice>
          <mc:Fallback>
            <w:pict>
              <v:rect w14:anchorId="0CEC9032" id="Rectangle 47" o:spid="_x0000_s1026" style="position:absolute;left:0;text-align:left;margin-left:0;margin-top:0;width:422.3pt;height:760.3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" fillcolor="#59582b" strokecolor="#f15d22" strokeweight="1pt">
                <v:path arrowok="t"/>
                <v:textbox inset="21.6pt,1in,21.6pt">
                  <w:txbxContent>
                    <w:p w14:paraId="7D327247" w14:textId="27ACA55D" w:rsidR="00527FAB" w:rsidRPr="00AA54BB" w:rsidRDefault="00B8238B" w:rsidP="00527FAB">
                      <w:pPr>
                        <w:pStyle w:val="Title"/>
                        <w:jc w:val="right"/>
                        <w:rPr>
                          <w:rFonts w:ascii="Calibri" w:hAnsi="Calibri" w:cs="Calibri"/>
                          <w:b/>
                          <w:caps/>
                          <w:color w:val="FFFFFF" w:themeColor="background1"/>
                          <w:szCs w:val="72"/>
                        </w:rPr>
                      </w:pPr>
                      <w:r>
                        <w:rPr>
                          <w:rFonts w:ascii="Calibri" w:hAnsi="Calibri" w:cs="Calibri"/>
                          <w:b/>
                          <w:caps/>
                          <w:color w:val="FFFFFF" w:themeColor="background1"/>
                          <w:szCs w:val="72"/>
                        </w:rPr>
                        <w:t>Honduras</w:t>
                      </w:r>
                      <w:r w:rsidR="00527FAB" w:rsidRPr="00AA54BB">
                        <w:rPr>
                          <w:rFonts w:ascii="Calibri" w:hAnsi="Calibri" w:cs="Calibri"/>
                          <w:b/>
                          <w:caps/>
                          <w:color w:val="FFFFFF" w:themeColor="background1"/>
                          <w:szCs w:val="72"/>
                        </w:rPr>
                        <w:t xml:space="preserve"> Supplemental Field Office Manual For Personnel and Operations</w:t>
                      </w:r>
                    </w:p>
                    <w:p w14:paraId="13570981" w14:textId="77777777" w:rsidR="00527FAB" w:rsidRDefault="00527FAB" w:rsidP="00527FAB">
                      <w:pPr>
                        <w:spacing w:before="240"/>
                        <w:ind w:left="720"/>
                        <w:jc w:val="right"/>
                        <w:rPr>
                          <w:color w:val="FFFFFF" w:themeColor="background1"/>
                        </w:rPr>
                      </w:pPr>
                    </w:p>
                    <w:p w14:paraId="0D144925" w14:textId="77777777" w:rsidR="00527FAB" w:rsidRDefault="00527FAB" w:rsidP="00527FAB">
                      <w:pPr>
                        <w:spacing w:before="240"/>
                        <w:jc w:val="both"/>
                        <w:rPr>
                          <w:noProof/>
                        </w:rPr>
                      </w:pPr>
                    </w:p>
                    <w:p w14:paraId="5E46DB85" w14:textId="77777777" w:rsidR="00527FAB" w:rsidRDefault="00527FAB" w:rsidP="00527FAB">
                      <w:pPr>
                        <w:spacing w:before="240"/>
                        <w:jc w:val="both"/>
                        <w:rPr>
                          <w:color w:val="FFFFFF" w:themeColor="background1"/>
                        </w:rPr>
                      </w:pPr>
                      <w:r w:rsidRPr="007A1D44">
                        <w:rPr>
                          <w:noProof/>
                        </w:rPr>
                        <w:drawing>
                          <wp:inline distT="0" distB="0" distL="0" distR="0" wp14:anchorId="02033983" wp14:editId="50C1FE14">
                            <wp:extent cx="4761230" cy="1198424"/>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424"/>
                                    </a:xfrm>
                                    <a:prstGeom prst="rect">
                                      <a:avLst/>
                                    </a:prstGeom>
                                    <a:noFill/>
                                    <a:ln>
                                      <a:noFill/>
                                    </a:ln>
                                  </pic:spPr>
                                </pic:pic>
                              </a:graphicData>
                            </a:graphic>
                          </wp:inline>
                        </w:drawing>
                      </w:r>
                    </w:p>
                  </w:txbxContent>
                </v:textbox>
                <w10:wrap anchorx="page" anchory="page"/>
              </v:rect>
            </w:pict>
          </mc:Fallback>
        </mc:AlternateContent>
      </w:r>
      <w:r w:rsidRPr="00C17238">
        <w:rPr>
          <w:rFonts w:cs="Times New Roman"/>
          <w:noProof/>
        </w:rPr>
        <mc:AlternateContent>
          <mc:Choice Requires="wps">
            <w:drawing>
              <wp:anchor distT="0" distB="0" distL="114300" distR="114300" simplePos="0" relativeHeight="251658241" behindDoc="0" locked="0" layoutInCell="1" allowOverlap="1" wp14:anchorId="2BC8AE05" wp14:editId="4CC8C697">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24130" b="2159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rgbClr val="F15D22"/>
                        </a:solidFill>
                        <a:ln>
                          <a:solidFill>
                            <a:srgbClr val="59582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022AF3" w14:textId="3C7751DF" w:rsidR="00527FAB" w:rsidRPr="00DE0B6F" w:rsidRDefault="00E97770" w:rsidP="00527FAB">
                            <w:pPr>
                              <w:pStyle w:val="Subtitle"/>
                              <w:rPr>
                                <w:b/>
                                <w:color w:val="FFFFFF" w:themeColor="background1"/>
                              </w:rPr>
                            </w:pPr>
                            <w:r>
                              <w:rPr>
                                <w:b/>
                                <w:color w:val="FFFFFF" w:themeColor="background1"/>
                              </w:rPr>
                              <w:t>Ma</w:t>
                            </w:r>
                            <w:r w:rsidR="00A4089B">
                              <w:rPr>
                                <w:b/>
                                <w:color w:val="FFFFFF" w:themeColor="background1"/>
                              </w:rPr>
                              <w:t>y</w:t>
                            </w:r>
                            <w:r w:rsidR="00527FAB">
                              <w:rPr>
                                <w:b/>
                                <w:color w:val="FFFFFF" w:themeColor="background1"/>
                              </w:rPr>
                              <w:t xml:space="preserve"> 202</w:t>
                            </w:r>
                            <w:r w:rsidR="00A4089B">
                              <w:rPr>
                                <w:b/>
                                <w:color w:val="FFFFFF" w:themeColor="background1"/>
                              </w:rPr>
                              <w:t>6</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BC8AE05" id="Rectangle 48" o:spid="_x0000_s1027" style="position:absolute;left:0;text-align:left;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" fillcolor="#f15d22" strokecolor="#59582b" strokeweight="1pt">
                <v:path arrowok="t"/>
                <v:textbox inset="14.4pt,,14.4pt">
                  <w:txbxContent>
                    <w:p w14:paraId="0E022AF3" w14:textId="3C7751DF" w:rsidR="00527FAB" w:rsidRPr="00DE0B6F" w:rsidRDefault="00E97770" w:rsidP="00527FAB">
                      <w:pPr>
                        <w:pStyle w:val="Subtitle"/>
                        <w:rPr>
                          <w:b/>
                          <w:color w:val="FFFFFF" w:themeColor="background1"/>
                        </w:rPr>
                      </w:pPr>
                      <w:r>
                        <w:rPr>
                          <w:b/>
                          <w:color w:val="FFFFFF" w:themeColor="background1"/>
                        </w:rPr>
                        <w:t>Ma</w:t>
                      </w:r>
                      <w:r w:rsidR="00A4089B">
                        <w:rPr>
                          <w:b/>
                          <w:color w:val="FFFFFF" w:themeColor="background1"/>
                        </w:rPr>
                        <w:t>y</w:t>
                      </w:r>
                      <w:r w:rsidR="00527FAB">
                        <w:rPr>
                          <w:b/>
                          <w:color w:val="FFFFFF" w:themeColor="background1"/>
                        </w:rPr>
                        <w:t xml:space="preserve"> 202</w:t>
                      </w:r>
                      <w:r w:rsidR="00A4089B">
                        <w:rPr>
                          <w:b/>
                          <w:color w:val="FFFFFF" w:themeColor="background1"/>
                        </w:rPr>
                        <w:t>6</w:t>
                      </w:r>
                    </w:p>
                  </w:txbxContent>
                </v:textbox>
                <w10:wrap anchorx="page" anchory="page"/>
              </v:rect>
            </w:pict>
          </mc:Fallback>
        </mc:AlternateContent>
      </w:r>
    </w:p>
    <w:p w14:paraId="1899BC90" w14:textId="77777777" w:rsidR="00527FAB" w:rsidRPr="00C17238" w:rsidRDefault="00527FAB" w:rsidP="00527FAB">
      <w:pPr>
        <w:jc w:val="both"/>
        <w:rPr>
          <w:rFonts w:cs="Times New Roman"/>
        </w:rPr>
      </w:pPr>
    </w:p>
    <w:p w14:paraId="5CE39609" w14:textId="77777777" w:rsidR="00527FAB" w:rsidRPr="00C17238" w:rsidRDefault="00527FAB" w:rsidP="00527FAB">
      <w:pPr>
        <w:spacing w:after="120" w:line="360" w:lineRule="auto"/>
        <w:jc w:val="both"/>
        <w:rPr>
          <w:rFonts w:cs="Times New Roman"/>
        </w:rPr>
      </w:pPr>
    </w:p>
    <w:p w14:paraId="21FFBA2D" w14:textId="77777777" w:rsidR="00527FAB" w:rsidRPr="00C17238" w:rsidRDefault="00527FAB" w:rsidP="00527FAB">
      <w:pPr>
        <w:spacing w:after="120" w:line="360" w:lineRule="auto"/>
        <w:jc w:val="both"/>
        <w:rPr>
          <w:rFonts w:cs="Times New Roman"/>
        </w:rPr>
      </w:pPr>
    </w:p>
    <w:p w14:paraId="6A962131" w14:textId="77777777" w:rsidR="00527FAB" w:rsidRPr="00C17238" w:rsidRDefault="00527FAB" w:rsidP="00527FAB">
      <w:pPr>
        <w:spacing w:after="120" w:line="360" w:lineRule="auto"/>
        <w:jc w:val="both"/>
        <w:rPr>
          <w:rFonts w:cs="Times New Roman"/>
        </w:rPr>
      </w:pPr>
    </w:p>
    <w:p w14:paraId="1C8454A2" w14:textId="77777777" w:rsidR="00527FAB" w:rsidRPr="00C17238" w:rsidRDefault="00527FAB" w:rsidP="00527FAB">
      <w:pPr>
        <w:spacing w:after="120" w:line="360" w:lineRule="auto"/>
        <w:jc w:val="both"/>
        <w:rPr>
          <w:rFonts w:cs="Times New Roman"/>
        </w:rPr>
      </w:pPr>
    </w:p>
    <w:p w14:paraId="1BAF79AF" w14:textId="77777777" w:rsidR="00527FAB" w:rsidRPr="00C17238" w:rsidRDefault="00527FAB" w:rsidP="00527FAB">
      <w:pPr>
        <w:spacing w:after="120" w:line="360" w:lineRule="auto"/>
        <w:jc w:val="both"/>
        <w:rPr>
          <w:rFonts w:cs="Times New Roman"/>
        </w:rPr>
      </w:pPr>
    </w:p>
    <w:p w14:paraId="35DBF635" w14:textId="77777777" w:rsidR="00527FAB" w:rsidRPr="00C17238" w:rsidRDefault="00527FAB" w:rsidP="00527FAB">
      <w:pPr>
        <w:spacing w:after="120" w:line="360" w:lineRule="auto"/>
        <w:jc w:val="both"/>
        <w:rPr>
          <w:rFonts w:cs="Times New Roman"/>
        </w:rPr>
      </w:pPr>
    </w:p>
    <w:p w14:paraId="52811B9B" w14:textId="77777777" w:rsidR="00527FAB" w:rsidRPr="00C17238" w:rsidRDefault="00527FAB" w:rsidP="00527FAB">
      <w:pPr>
        <w:spacing w:after="120" w:line="360" w:lineRule="auto"/>
        <w:ind w:firstLine="720"/>
        <w:jc w:val="both"/>
        <w:rPr>
          <w:rFonts w:cs="Times New Roman"/>
        </w:rPr>
      </w:pPr>
    </w:p>
    <w:p w14:paraId="3E0CE6AB" w14:textId="77777777" w:rsidR="00527FAB" w:rsidRPr="00C17238" w:rsidRDefault="00527FAB" w:rsidP="00527FAB">
      <w:pPr>
        <w:spacing w:after="120" w:line="360" w:lineRule="auto"/>
        <w:jc w:val="both"/>
        <w:rPr>
          <w:rFonts w:cs="Times New Roman"/>
        </w:rPr>
      </w:pPr>
      <w:r w:rsidRPr="00C17238">
        <w:rPr>
          <w:rFonts w:cs="Times New Roman"/>
        </w:rPr>
        <w:br w:type="page"/>
      </w:r>
    </w:p>
    <w:sdt>
      <w:sdtPr>
        <w:rPr>
          <w:rFonts w:asciiTheme="minorHAnsi" w:eastAsiaTheme="minorEastAsia" w:hAnsiTheme="minorHAnsi" w:cs="Times New Roman"/>
          <w:b w:val="0"/>
          <w:bCs w:val="0"/>
          <w:color w:val="auto"/>
          <w:sz w:val="24"/>
          <w:szCs w:val="24"/>
          <w:lang w:eastAsia="en-US"/>
        </w:rPr>
        <w:id w:val="1617938678"/>
        <w:docPartObj>
          <w:docPartGallery w:val="Table of Contents"/>
          <w:docPartUnique/>
        </w:docPartObj>
      </w:sdtPr>
      <w:sdtContent>
        <w:p w14:paraId="0FFA1467" w14:textId="77777777" w:rsidR="00527FAB" w:rsidRPr="00DF3B21" w:rsidRDefault="00527FAB" w:rsidP="00527FAB">
          <w:pPr>
            <w:pStyle w:val="TOCHeading"/>
            <w:jc w:val="both"/>
            <w:rPr>
              <w:rFonts w:cs="Times New Roman"/>
              <w:sz w:val="24"/>
              <w:szCs w:val="24"/>
            </w:rPr>
          </w:pPr>
          <w:r w:rsidRPr="00C17238">
            <w:rPr>
              <w:rFonts w:cs="Times New Roman"/>
              <w:sz w:val="24"/>
              <w:szCs w:val="24"/>
            </w:rPr>
            <w:t>Table of Contents</w:t>
          </w:r>
        </w:p>
        <w:p w14:paraId="2A147DAC" w14:textId="4F79D7CE" w:rsidR="00EC2BBD" w:rsidRDefault="00527FAB">
          <w:pPr>
            <w:pStyle w:val="TOC1"/>
            <w:rPr>
              <w:ins w:id="0" w:author="Megan Ash" w:date="2026-02-23T15:55:00Z" w16du:dateUtc="2026-02-23T20:55:00Z"/>
              <w:rFonts w:asciiTheme="minorHAnsi" w:hAnsiTheme="minorHAnsi"/>
              <w:noProof/>
              <w:kern w:val="2"/>
              <w14:ligatures w14:val="standardContextual"/>
            </w:rPr>
          </w:pPr>
          <w:r w:rsidRPr="00DF3B21">
            <w:rPr>
              <w:rFonts w:cs="Times New Roman"/>
            </w:rPr>
            <w:fldChar w:fldCharType="begin"/>
          </w:r>
          <w:r w:rsidRPr="00DF3B21">
            <w:rPr>
              <w:rFonts w:cs="Times New Roman"/>
            </w:rPr>
            <w:instrText xml:space="preserve"> TOC \o "1-3" \h \z \u </w:instrText>
          </w:r>
          <w:r w:rsidRPr="00DF3B21">
            <w:rPr>
              <w:rFonts w:cs="Times New Roman"/>
            </w:rPr>
            <w:fldChar w:fldCharType="separate"/>
          </w:r>
          <w:hyperlink w:anchor="_Toc222754534" w:history="1">
            <w:r w:rsidR="00EC2BBD" w:rsidRPr="00F718E5">
              <w:rPr>
                <w:rStyle w:val="Hyperlink"/>
                <w:noProof/>
              </w:rPr>
              <w:t>1. Introduction</w:t>
            </w:r>
            <w:r w:rsidR="00EC2BBD">
              <w:rPr>
                <w:noProof/>
                <w:webHidden/>
              </w:rPr>
              <w:tab/>
            </w:r>
            <w:r w:rsidR="00EC2BBD">
              <w:rPr>
                <w:noProof/>
                <w:webHidden/>
              </w:rPr>
              <w:fldChar w:fldCharType="begin"/>
            </w:r>
            <w:r w:rsidR="00EC2BBD">
              <w:rPr>
                <w:noProof/>
                <w:webHidden/>
              </w:rPr>
              <w:instrText xml:space="preserve"> PAGEREF _Toc222754534 \h </w:instrText>
            </w:r>
            <w:r w:rsidR="00EC2BBD">
              <w:rPr>
                <w:noProof/>
                <w:webHidden/>
              </w:rPr>
            </w:r>
            <w:r w:rsidR="00EC2BBD">
              <w:rPr>
                <w:noProof/>
                <w:webHidden/>
              </w:rPr>
              <w:fldChar w:fldCharType="separate"/>
            </w:r>
            <w:r w:rsidR="00EC2BBD">
              <w:rPr>
                <w:noProof/>
                <w:webHidden/>
              </w:rPr>
              <w:t>12</w:t>
            </w:r>
            <w:r w:rsidR="00EC2BBD">
              <w:rPr>
                <w:noProof/>
                <w:webHidden/>
              </w:rPr>
              <w:fldChar w:fldCharType="end"/>
            </w:r>
          </w:hyperlink>
        </w:p>
        <w:p w14:paraId="6F25FA7C" w14:textId="3CE54CB0" w:rsidR="00EC2BBD" w:rsidRDefault="00EC2BBD">
          <w:pPr>
            <w:pStyle w:val="TOC2"/>
            <w:rPr>
              <w:ins w:id="1" w:author="Megan Ash" w:date="2026-02-23T15:55:00Z" w16du:dateUtc="2026-02-23T20:55:00Z"/>
              <w:rFonts w:asciiTheme="minorHAnsi" w:hAnsiTheme="minorHAnsi"/>
              <w:noProof/>
              <w:kern w:val="2"/>
              <w14:ligatures w14:val="standardContextual"/>
            </w:rPr>
          </w:pPr>
          <w:hyperlink w:anchor="_Toc222754535" w:history="1">
            <w:r w:rsidRPr="00F718E5">
              <w:rPr>
                <w:rStyle w:val="Hyperlink"/>
                <w:noProof/>
              </w:rPr>
              <w:t>1.1 Welcome to Partners</w:t>
            </w:r>
            <w:r>
              <w:rPr>
                <w:noProof/>
                <w:webHidden/>
              </w:rPr>
              <w:tab/>
            </w:r>
            <w:r>
              <w:rPr>
                <w:noProof/>
                <w:webHidden/>
              </w:rPr>
              <w:fldChar w:fldCharType="begin"/>
            </w:r>
            <w:r>
              <w:rPr>
                <w:noProof/>
                <w:webHidden/>
              </w:rPr>
              <w:instrText xml:space="preserve"> PAGEREF _Toc222754535 \h </w:instrText>
            </w:r>
            <w:r>
              <w:rPr>
                <w:noProof/>
                <w:webHidden/>
              </w:rPr>
            </w:r>
            <w:r>
              <w:rPr>
                <w:noProof/>
                <w:webHidden/>
              </w:rPr>
              <w:fldChar w:fldCharType="separate"/>
            </w:r>
            <w:r>
              <w:rPr>
                <w:noProof/>
                <w:webHidden/>
              </w:rPr>
              <w:t>12</w:t>
            </w:r>
            <w:r>
              <w:rPr>
                <w:noProof/>
                <w:webHidden/>
              </w:rPr>
              <w:fldChar w:fldCharType="end"/>
            </w:r>
          </w:hyperlink>
        </w:p>
        <w:p w14:paraId="1F07606F" w14:textId="1A1BACEA" w:rsidR="00EC2BBD" w:rsidRDefault="00EC2BBD">
          <w:pPr>
            <w:pStyle w:val="TOC2"/>
            <w:rPr>
              <w:ins w:id="2" w:author="Megan Ash" w:date="2026-02-23T15:55:00Z" w16du:dateUtc="2026-02-23T20:55:00Z"/>
              <w:rFonts w:asciiTheme="minorHAnsi" w:hAnsiTheme="minorHAnsi"/>
              <w:noProof/>
              <w:kern w:val="2"/>
              <w14:ligatures w14:val="standardContextual"/>
            </w:rPr>
          </w:pPr>
          <w:hyperlink w:anchor="_Toc222754536" w:history="1">
            <w:r w:rsidRPr="00F718E5">
              <w:rPr>
                <w:rStyle w:val="Hyperlink"/>
                <w:noProof/>
              </w:rPr>
              <w:t>1.2 Objective and Scope</w:t>
            </w:r>
            <w:r>
              <w:rPr>
                <w:noProof/>
                <w:webHidden/>
              </w:rPr>
              <w:tab/>
            </w:r>
            <w:r>
              <w:rPr>
                <w:noProof/>
                <w:webHidden/>
              </w:rPr>
              <w:fldChar w:fldCharType="begin"/>
            </w:r>
            <w:r>
              <w:rPr>
                <w:noProof/>
                <w:webHidden/>
              </w:rPr>
              <w:instrText xml:space="preserve"> PAGEREF _Toc222754536 \h </w:instrText>
            </w:r>
            <w:r>
              <w:rPr>
                <w:noProof/>
                <w:webHidden/>
              </w:rPr>
            </w:r>
            <w:r>
              <w:rPr>
                <w:noProof/>
                <w:webHidden/>
              </w:rPr>
              <w:fldChar w:fldCharType="separate"/>
            </w:r>
            <w:r>
              <w:rPr>
                <w:noProof/>
                <w:webHidden/>
              </w:rPr>
              <w:t>13</w:t>
            </w:r>
            <w:r>
              <w:rPr>
                <w:noProof/>
                <w:webHidden/>
              </w:rPr>
              <w:fldChar w:fldCharType="end"/>
            </w:r>
          </w:hyperlink>
        </w:p>
        <w:p w14:paraId="790B3FB0" w14:textId="54532633" w:rsidR="00EC2BBD" w:rsidRDefault="00EC2BBD">
          <w:pPr>
            <w:pStyle w:val="TOC2"/>
            <w:rPr>
              <w:ins w:id="3" w:author="Megan Ash" w:date="2026-02-23T15:55:00Z" w16du:dateUtc="2026-02-23T20:55:00Z"/>
              <w:rFonts w:asciiTheme="minorHAnsi" w:hAnsiTheme="minorHAnsi"/>
              <w:noProof/>
              <w:kern w:val="2"/>
              <w14:ligatures w14:val="standardContextual"/>
            </w:rPr>
          </w:pPr>
          <w:hyperlink w:anchor="_Toc222754537" w:history="1">
            <w:r w:rsidRPr="00F718E5">
              <w:rPr>
                <w:rStyle w:val="Hyperlink"/>
                <w:noProof/>
              </w:rPr>
              <w:t>1.3 Management Control – Roles and Responsibilities in Headquarters</w:t>
            </w:r>
            <w:r>
              <w:rPr>
                <w:noProof/>
                <w:webHidden/>
              </w:rPr>
              <w:tab/>
            </w:r>
            <w:r>
              <w:rPr>
                <w:noProof/>
                <w:webHidden/>
              </w:rPr>
              <w:fldChar w:fldCharType="begin"/>
            </w:r>
            <w:r>
              <w:rPr>
                <w:noProof/>
                <w:webHidden/>
              </w:rPr>
              <w:instrText xml:space="preserve"> PAGEREF _Toc222754537 \h </w:instrText>
            </w:r>
            <w:r>
              <w:rPr>
                <w:noProof/>
                <w:webHidden/>
              </w:rPr>
            </w:r>
            <w:r>
              <w:rPr>
                <w:noProof/>
                <w:webHidden/>
              </w:rPr>
              <w:fldChar w:fldCharType="separate"/>
            </w:r>
            <w:r>
              <w:rPr>
                <w:noProof/>
                <w:webHidden/>
              </w:rPr>
              <w:t>13</w:t>
            </w:r>
            <w:r>
              <w:rPr>
                <w:noProof/>
                <w:webHidden/>
              </w:rPr>
              <w:fldChar w:fldCharType="end"/>
            </w:r>
          </w:hyperlink>
        </w:p>
        <w:p w14:paraId="3F973A13" w14:textId="71CD9ED5" w:rsidR="00EC2BBD" w:rsidRDefault="00EC2BBD">
          <w:pPr>
            <w:pStyle w:val="TOC2"/>
            <w:rPr>
              <w:ins w:id="4" w:author="Megan Ash" w:date="2026-02-23T15:55:00Z" w16du:dateUtc="2026-02-23T20:55:00Z"/>
              <w:rFonts w:asciiTheme="minorHAnsi" w:hAnsiTheme="minorHAnsi"/>
              <w:noProof/>
              <w:kern w:val="2"/>
              <w14:ligatures w14:val="standardContextual"/>
            </w:rPr>
          </w:pPr>
          <w:hyperlink w:anchor="_Toc222754538" w:history="1">
            <w:r w:rsidRPr="00F718E5">
              <w:rPr>
                <w:rStyle w:val="Hyperlink"/>
                <w:noProof/>
              </w:rPr>
              <w:t>1.4 Implementation Control – Roles and Responsibilities in Honduras</w:t>
            </w:r>
            <w:r>
              <w:rPr>
                <w:noProof/>
                <w:webHidden/>
              </w:rPr>
              <w:tab/>
            </w:r>
            <w:r>
              <w:rPr>
                <w:noProof/>
                <w:webHidden/>
              </w:rPr>
              <w:fldChar w:fldCharType="begin"/>
            </w:r>
            <w:r>
              <w:rPr>
                <w:noProof/>
                <w:webHidden/>
              </w:rPr>
              <w:instrText xml:space="preserve"> PAGEREF _Toc222754538 \h </w:instrText>
            </w:r>
            <w:r>
              <w:rPr>
                <w:noProof/>
                <w:webHidden/>
              </w:rPr>
            </w:r>
            <w:r>
              <w:rPr>
                <w:noProof/>
                <w:webHidden/>
              </w:rPr>
              <w:fldChar w:fldCharType="separate"/>
            </w:r>
            <w:r>
              <w:rPr>
                <w:noProof/>
                <w:webHidden/>
              </w:rPr>
              <w:t>13</w:t>
            </w:r>
            <w:r>
              <w:rPr>
                <w:noProof/>
                <w:webHidden/>
              </w:rPr>
              <w:fldChar w:fldCharType="end"/>
            </w:r>
          </w:hyperlink>
        </w:p>
        <w:p w14:paraId="279BBD8D" w14:textId="2B34C381" w:rsidR="00EC2BBD" w:rsidRDefault="00EC2BBD">
          <w:pPr>
            <w:pStyle w:val="TOC1"/>
            <w:rPr>
              <w:ins w:id="5" w:author="Megan Ash" w:date="2026-02-23T15:55:00Z" w16du:dateUtc="2026-02-23T20:55:00Z"/>
              <w:rFonts w:asciiTheme="minorHAnsi" w:hAnsiTheme="minorHAnsi"/>
              <w:noProof/>
              <w:kern w:val="2"/>
              <w14:ligatures w14:val="standardContextual"/>
            </w:rPr>
          </w:pPr>
          <w:hyperlink w:anchor="_Toc222754539" w:history="1">
            <w:r w:rsidRPr="00F718E5">
              <w:rPr>
                <w:rStyle w:val="Hyperlink"/>
                <w:noProof/>
              </w:rPr>
              <w:t>2. Internal Controls</w:t>
            </w:r>
            <w:r>
              <w:rPr>
                <w:noProof/>
                <w:webHidden/>
              </w:rPr>
              <w:tab/>
            </w:r>
            <w:r>
              <w:rPr>
                <w:noProof/>
                <w:webHidden/>
              </w:rPr>
              <w:fldChar w:fldCharType="begin"/>
            </w:r>
            <w:r>
              <w:rPr>
                <w:noProof/>
                <w:webHidden/>
              </w:rPr>
              <w:instrText xml:space="preserve"> PAGEREF _Toc222754539 \h </w:instrText>
            </w:r>
            <w:r>
              <w:rPr>
                <w:noProof/>
                <w:webHidden/>
              </w:rPr>
            </w:r>
            <w:r>
              <w:rPr>
                <w:noProof/>
                <w:webHidden/>
              </w:rPr>
              <w:fldChar w:fldCharType="separate"/>
            </w:r>
            <w:r>
              <w:rPr>
                <w:noProof/>
                <w:webHidden/>
              </w:rPr>
              <w:t>14</w:t>
            </w:r>
            <w:r>
              <w:rPr>
                <w:noProof/>
                <w:webHidden/>
              </w:rPr>
              <w:fldChar w:fldCharType="end"/>
            </w:r>
          </w:hyperlink>
        </w:p>
        <w:p w14:paraId="1CC38B1D" w14:textId="178CB909" w:rsidR="00EC2BBD" w:rsidRDefault="00EC2BBD">
          <w:pPr>
            <w:pStyle w:val="TOC2"/>
            <w:rPr>
              <w:ins w:id="6" w:author="Megan Ash" w:date="2026-02-23T15:55:00Z" w16du:dateUtc="2026-02-23T20:55:00Z"/>
              <w:rFonts w:asciiTheme="minorHAnsi" w:hAnsiTheme="minorHAnsi"/>
              <w:noProof/>
              <w:kern w:val="2"/>
              <w14:ligatures w14:val="standardContextual"/>
            </w:rPr>
          </w:pPr>
          <w:hyperlink w:anchor="_Toc222754540" w:history="1">
            <w:r w:rsidRPr="00F718E5">
              <w:rPr>
                <w:rStyle w:val="Hyperlink"/>
                <w:noProof/>
              </w:rPr>
              <w:t>2.1 Purpose and Scope</w:t>
            </w:r>
            <w:r>
              <w:rPr>
                <w:noProof/>
                <w:webHidden/>
              </w:rPr>
              <w:tab/>
            </w:r>
            <w:r>
              <w:rPr>
                <w:noProof/>
                <w:webHidden/>
              </w:rPr>
              <w:fldChar w:fldCharType="begin"/>
            </w:r>
            <w:r>
              <w:rPr>
                <w:noProof/>
                <w:webHidden/>
              </w:rPr>
              <w:instrText xml:space="preserve"> PAGEREF _Toc222754540 \h </w:instrText>
            </w:r>
            <w:r>
              <w:rPr>
                <w:noProof/>
                <w:webHidden/>
              </w:rPr>
            </w:r>
            <w:r>
              <w:rPr>
                <w:noProof/>
                <w:webHidden/>
              </w:rPr>
              <w:fldChar w:fldCharType="separate"/>
            </w:r>
            <w:r>
              <w:rPr>
                <w:noProof/>
                <w:webHidden/>
              </w:rPr>
              <w:t>14</w:t>
            </w:r>
            <w:r>
              <w:rPr>
                <w:noProof/>
                <w:webHidden/>
              </w:rPr>
              <w:fldChar w:fldCharType="end"/>
            </w:r>
          </w:hyperlink>
        </w:p>
        <w:p w14:paraId="14BC968E" w14:textId="6E68CAB2" w:rsidR="00EC2BBD" w:rsidRDefault="00EC2BBD">
          <w:pPr>
            <w:pStyle w:val="TOC2"/>
            <w:rPr>
              <w:ins w:id="7" w:author="Megan Ash" w:date="2026-02-23T15:55:00Z" w16du:dateUtc="2026-02-23T20:55:00Z"/>
              <w:rFonts w:asciiTheme="minorHAnsi" w:hAnsiTheme="minorHAnsi"/>
              <w:noProof/>
              <w:kern w:val="2"/>
              <w14:ligatures w14:val="standardContextual"/>
            </w:rPr>
          </w:pPr>
          <w:hyperlink w:anchor="_Toc222754541" w:history="1">
            <w:r w:rsidRPr="00F718E5">
              <w:rPr>
                <w:rStyle w:val="Hyperlink"/>
                <w:noProof/>
              </w:rPr>
              <w:t>2.2 Approval Authority</w:t>
            </w:r>
            <w:r>
              <w:rPr>
                <w:noProof/>
                <w:webHidden/>
              </w:rPr>
              <w:tab/>
            </w:r>
            <w:r>
              <w:rPr>
                <w:noProof/>
                <w:webHidden/>
              </w:rPr>
              <w:fldChar w:fldCharType="begin"/>
            </w:r>
            <w:r>
              <w:rPr>
                <w:noProof/>
                <w:webHidden/>
              </w:rPr>
              <w:instrText xml:space="preserve"> PAGEREF _Toc222754541 \h </w:instrText>
            </w:r>
            <w:r>
              <w:rPr>
                <w:noProof/>
                <w:webHidden/>
              </w:rPr>
            </w:r>
            <w:r>
              <w:rPr>
                <w:noProof/>
                <w:webHidden/>
              </w:rPr>
              <w:fldChar w:fldCharType="separate"/>
            </w:r>
            <w:r>
              <w:rPr>
                <w:noProof/>
                <w:webHidden/>
              </w:rPr>
              <w:t>15</w:t>
            </w:r>
            <w:r>
              <w:rPr>
                <w:noProof/>
                <w:webHidden/>
              </w:rPr>
              <w:fldChar w:fldCharType="end"/>
            </w:r>
          </w:hyperlink>
        </w:p>
        <w:p w14:paraId="21E86FD9" w14:textId="1AE7E1AE" w:rsidR="00EC2BBD" w:rsidRDefault="00EC2BBD">
          <w:pPr>
            <w:pStyle w:val="TOC3"/>
            <w:rPr>
              <w:ins w:id="8" w:author="Megan Ash" w:date="2026-02-23T15:55:00Z" w16du:dateUtc="2026-02-23T20:55:00Z"/>
              <w:rFonts w:asciiTheme="minorHAnsi" w:hAnsiTheme="minorHAnsi"/>
              <w:noProof/>
              <w:kern w:val="2"/>
              <w14:ligatures w14:val="standardContextual"/>
            </w:rPr>
          </w:pPr>
          <w:hyperlink w:anchor="_Toc222754542" w:history="1">
            <w:r w:rsidRPr="00F718E5">
              <w:rPr>
                <w:rStyle w:val="Hyperlink"/>
                <w:noProof/>
              </w:rPr>
              <w:t>2.2.1 Responsibilities of Approval and Review Authorities</w:t>
            </w:r>
            <w:r>
              <w:rPr>
                <w:noProof/>
                <w:webHidden/>
              </w:rPr>
              <w:tab/>
            </w:r>
            <w:r>
              <w:rPr>
                <w:noProof/>
                <w:webHidden/>
              </w:rPr>
              <w:fldChar w:fldCharType="begin"/>
            </w:r>
            <w:r>
              <w:rPr>
                <w:noProof/>
                <w:webHidden/>
              </w:rPr>
              <w:instrText xml:space="preserve"> PAGEREF _Toc222754542 \h </w:instrText>
            </w:r>
            <w:r>
              <w:rPr>
                <w:noProof/>
                <w:webHidden/>
              </w:rPr>
            </w:r>
            <w:r>
              <w:rPr>
                <w:noProof/>
                <w:webHidden/>
              </w:rPr>
              <w:fldChar w:fldCharType="separate"/>
            </w:r>
            <w:r>
              <w:rPr>
                <w:noProof/>
                <w:webHidden/>
              </w:rPr>
              <w:t>16</w:t>
            </w:r>
            <w:r>
              <w:rPr>
                <w:noProof/>
                <w:webHidden/>
              </w:rPr>
              <w:fldChar w:fldCharType="end"/>
            </w:r>
          </w:hyperlink>
        </w:p>
        <w:p w14:paraId="6D179C64" w14:textId="6C434C49" w:rsidR="00EC2BBD" w:rsidRDefault="00EC2BBD">
          <w:pPr>
            <w:pStyle w:val="TOC1"/>
            <w:rPr>
              <w:ins w:id="9" w:author="Megan Ash" w:date="2026-02-23T15:55:00Z" w16du:dateUtc="2026-02-23T20:55:00Z"/>
              <w:rFonts w:asciiTheme="minorHAnsi" w:hAnsiTheme="minorHAnsi"/>
              <w:noProof/>
              <w:kern w:val="2"/>
              <w14:ligatures w14:val="standardContextual"/>
            </w:rPr>
          </w:pPr>
          <w:hyperlink w:anchor="_Toc222754543" w:history="1">
            <w:r w:rsidRPr="00F718E5">
              <w:rPr>
                <w:rStyle w:val="Hyperlink"/>
                <w:noProof/>
              </w:rPr>
              <w:t>3. Financial Reporting &amp; Reconciliation of Accounts</w:t>
            </w:r>
            <w:r>
              <w:rPr>
                <w:noProof/>
                <w:webHidden/>
              </w:rPr>
              <w:tab/>
            </w:r>
            <w:r>
              <w:rPr>
                <w:noProof/>
                <w:webHidden/>
              </w:rPr>
              <w:fldChar w:fldCharType="begin"/>
            </w:r>
            <w:r>
              <w:rPr>
                <w:noProof/>
                <w:webHidden/>
              </w:rPr>
              <w:instrText xml:space="preserve"> PAGEREF _Toc222754543 \h </w:instrText>
            </w:r>
            <w:r>
              <w:rPr>
                <w:noProof/>
                <w:webHidden/>
              </w:rPr>
            </w:r>
            <w:r>
              <w:rPr>
                <w:noProof/>
                <w:webHidden/>
              </w:rPr>
              <w:fldChar w:fldCharType="separate"/>
            </w:r>
            <w:r>
              <w:rPr>
                <w:noProof/>
                <w:webHidden/>
              </w:rPr>
              <w:t>17</w:t>
            </w:r>
            <w:r>
              <w:rPr>
                <w:noProof/>
                <w:webHidden/>
              </w:rPr>
              <w:fldChar w:fldCharType="end"/>
            </w:r>
          </w:hyperlink>
        </w:p>
        <w:p w14:paraId="3DD789E3" w14:textId="6156EA71" w:rsidR="00EC2BBD" w:rsidRDefault="00EC2BBD">
          <w:pPr>
            <w:pStyle w:val="TOC2"/>
            <w:rPr>
              <w:ins w:id="10" w:author="Megan Ash" w:date="2026-02-23T15:55:00Z" w16du:dateUtc="2026-02-23T20:55:00Z"/>
              <w:rFonts w:asciiTheme="minorHAnsi" w:hAnsiTheme="minorHAnsi"/>
              <w:noProof/>
              <w:kern w:val="2"/>
              <w14:ligatures w14:val="standardContextual"/>
            </w:rPr>
          </w:pPr>
          <w:hyperlink w:anchor="_Toc222754544" w:history="1">
            <w:r w:rsidRPr="00F718E5">
              <w:rPr>
                <w:rStyle w:val="Hyperlink"/>
                <w:noProof/>
              </w:rPr>
              <w:t>3.1 Payment Requests</w:t>
            </w:r>
            <w:r>
              <w:rPr>
                <w:noProof/>
                <w:webHidden/>
              </w:rPr>
              <w:tab/>
            </w:r>
            <w:r>
              <w:rPr>
                <w:noProof/>
                <w:webHidden/>
              </w:rPr>
              <w:fldChar w:fldCharType="begin"/>
            </w:r>
            <w:r>
              <w:rPr>
                <w:noProof/>
                <w:webHidden/>
              </w:rPr>
              <w:instrText xml:space="preserve"> PAGEREF _Toc222754544 \h </w:instrText>
            </w:r>
            <w:r>
              <w:rPr>
                <w:noProof/>
                <w:webHidden/>
              </w:rPr>
            </w:r>
            <w:r>
              <w:rPr>
                <w:noProof/>
                <w:webHidden/>
              </w:rPr>
              <w:fldChar w:fldCharType="separate"/>
            </w:r>
            <w:r>
              <w:rPr>
                <w:noProof/>
                <w:webHidden/>
              </w:rPr>
              <w:t>17</w:t>
            </w:r>
            <w:r>
              <w:rPr>
                <w:noProof/>
                <w:webHidden/>
              </w:rPr>
              <w:fldChar w:fldCharType="end"/>
            </w:r>
          </w:hyperlink>
        </w:p>
        <w:p w14:paraId="10D19020" w14:textId="11BE3B54" w:rsidR="00EC2BBD" w:rsidRDefault="00EC2BBD">
          <w:pPr>
            <w:pStyle w:val="TOC2"/>
            <w:rPr>
              <w:ins w:id="11" w:author="Megan Ash" w:date="2026-02-23T15:55:00Z" w16du:dateUtc="2026-02-23T20:55:00Z"/>
              <w:rFonts w:asciiTheme="minorHAnsi" w:hAnsiTheme="minorHAnsi"/>
              <w:noProof/>
              <w:kern w:val="2"/>
              <w14:ligatures w14:val="standardContextual"/>
            </w:rPr>
          </w:pPr>
          <w:hyperlink w:anchor="_Toc222754545" w:history="1">
            <w:r w:rsidRPr="00F718E5">
              <w:rPr>
                <w:rStyle w:val="Hyperlink"/>
                <w:noProof/>
              </w:rPr>
              <w:t>3.2 Visual Compliance Check</w:t>
            </w:r>
            <w:r>
              <w:rPr>
                <w:noProof/>
                <w:webHidden/>
              </w:rPr>
              <w:tab/>
            </w:r>
            <w:r>
              <w:rPr>
                <w:noProof/>
                <w:webHidden/>
              </w:rPr>
              <w:fldChar w:fldCharType="begin"/>
            </w:r>
            <w:r>
              <w:rPr>
                <w:noProof/>
                <w:webHidden/>
              </w:rPr>
              <w:instrText xml:space="preserve"> PAGEREF _Toc222754545 \h </w:instrText>
            </w:r>
            <w:r>
              <w:rPr>
                <w:noProof/>
                <w:webHidden/>
              </w:rPr>
            </w:r>
            <w:r>
              <w:rPr>
                <w:noProof/>
                <w:webHidden/>
              </w:rPr>
              <w:fldChar w:fldCharType="separate"/>
            </w:r>
            <w:r>
              <w:rPr>
                <w:noProof/>
                <w:webHidden/>
              </w:rPr>
              <w:t>18</w:t>
            </w:r>
            <w:r>
              <w:rPr>
                <w:noProof/>
                <w:webHidden/>
              </w:rPr>
              <w:fldChar w:fldCharType="end"/>
            </w:r>
          </w:hyperlink>
        </w:p>
        <w:p w14:paraId="5292DA1D" w14:textId="17D08935" w:rsidR="00EC2BBD" w:rsidRDefault="00EC2BBD">
          <w:pPr>
            <w:pStyle w:val="TOC2"/>
            <w:rPr>
              <w:ins w:id="12" w:author="Megan Ash" w:date="2026-02-23T15:55:00Z" w16du:dateUtc="2026-02-23T20:55:00Z"/>
              <w:rFonts w:asciiTheme="minorHAnsi" w:hAnsiTheme="minorHAnsi"/>
              <w:noProof/>
              <w:kern w:val="2"/>
              <w14:ligatures w14:val="standardContextual"/>
            </w:rPr>
          </w:pPr>
          <w:hyperlink w:anchor="_Toc222754546" w:history="1">
            <w:r w:rsidRPr="00F718E5">
              <w:rPr>
                <w:rStyle w:val="Hyperlink"/>
                <w:noProof/>
              </w:rPr>
              <w:t>3.3 Reconciliation of Accounts</w:t>
            </w:r>
            <w:r>
              <w:rPr>
                <w:noProof/>
                <w:webHidden/>
              </w:rPr>
              <w:tab/>
            </w:r>
            <w:r>
              <w:rPr>
                <w:noProof/>
                <w:webHidden/>
              </w:rPr>
              <w:fldChar w:fldCharType="begin"/>
            </w:r>
            <w:r>
              <w:rPr>
                <w:noProof/>
                <w:webHidden/>
              </w:rPr>
              <w:instrText xml:space="preserve"> PAGEREF _Toc222754546 \h </w:instrText>
            </w:r>
            <w:r>
              <w:rPr>
                <w:noProof/>
                <w:webHidden/>
              </w:rPr>
            </w:r>
            <w:r>
              <w:rPr>
                <w:noProof/>
                <w:webHidden/>
              </w:rPr>
              <w:fldChar w:fldCharType="separate"/>
            </w:r>
            <w:r>
              <w:rPr>
                <w:noProof/>
                <w:webHidden/>
              </w:rPr>
              <w:t>18</w:t>
            </w:r>
            <w:r>
              <w:rPr>
                <w:noProof/>
                <w:webHidden/>
              </w:rPr>
              <w:fldChar w:fldCharType="end"/>
            </w:r>
          </w:hyperlink>
        </w:p>
        <w:p w14:paraId="66C6771B" w14:textId="64B250A2" w:rsidR="00EC2BBD" w:rsidRDefault="00EC2BBD">
          <w:pPr>
            <w:pStyle w:val="TOC2"/>
            <w:rPr>
              <w:ins w:id="13" w:author="Megan Ash" w:date="2026-02-23T15:55:00Z" w16du:dateUtc="2026-02-23T20:55:00Z"/>
              <w:rFonts w:asciiTheme="minorHAnsi" w:hAnsiTheme="minorHAnsi"/>
              <w:noProof/>
              <w:kern w:val="2"/>
              <w14:ligatures w14:val="standardContextual"/>
            </w:rPr>
          </w:pPr>
          <w:hyperlink w:anchor="_Toc222754547" w:history="1">
            <w:r w:rsidRPr="00F718E5">
              <w:rPr>
                <w:rStyle w:val="Hyperlink"/>
                <w:noProof/>
              </w:rPr>
              <w:t>3.4 Financial Reporting</w:t>
            </w:r>
            <w:r>
              <w:rPr>
                <w:noProof/>
                <w:webHidden/>
              </w:rPr>
              <w:tab/>
            </w:r>
            <w:r>
              <w:rPr>
                <w:noProof/>
                <w:webHidden/>
              </w:rPr>
              <w:fldChar w:fldCharType="begin"/>
            </w:r>
            <w:r>
              <w:rPr>
                <w:noProof/>
                <w:webHidden/>
              </w:rPr>
              <w:instrText xml:space="preserve"> PAGEREF _Toc222754547 \h </w:instrText>
            </w:r>
            <w:r>
              <w:rPr>
                <w:noProof/>
                <w:webHidden/>
              </w:rPr>
            </w:r>
            <w:r>
              <w:rPr>
                <w:noProof/>
                <w:webHidden/>
              </w:rPr>
              <w:fldChar w:fldCharType="separate"/>
            </w:r>
            <w:r>
              <w:rPr>
                <w:noProof/>
                <w:webHidden/>
              </w:rPr>
              <w:t>19</w:t>
            </w:r>
            <w:r>
              <w:rPr>
                <w:noProof/>
                <w:webHidden/>
              </w:rPr>
              <w:fldChar w:fldCharType="end"/>
            </w:r>
          </w:hyperlink>
        </w:p>
        <w:p w14:paraId="66D42837" w14:textId="6220E931" w:rsidR="00EC2BBD" w:rsidRDefault="00EC2BBD">
          <w:pPr>
            <w:pStyle w:val="TOC2"/>
            <w:rPr>
              <w:ins w:id="14" w:author="Megan Ash" w:date="2026-02-23T15:55:00Z" w16du:dateUtc="2026-02-23T20:55:00Z"/>
              <w:rFonts w:asciiTheme="minorHAnsi" w:hAnsiTheme="minorHAnsi"/>
              <w:noProof/>
              <w:kern w:val="2"/>
              <w14:ligatures w14:val="standardContextual"/>
            </w:rPr>
          </w:pPr>
          <w:hyperlink w:anchor="_Toc222754548" w:history="1">
            <w:r w:rsidRPr="00F718E5">
              <w:rPr>
                <w:rStyle w:val="Hyperlink"/>
                <w:noProof/>
              </w:rPr>
              <w:t>3.5 Credit Card Reporting</w:t>
            </w:r>
            <w:r>
              <w:rPr>
                <w:noProof/>
                <w:webHidden/>
              </w:rPr>
              <w:tab/>
            </w:r>
            <w:r>
              <w:rPr>
                <w:noProof/>
                <w:webHidden/>
              </w:rPr>
              <w:fldChar w:fldCharType="begin"/>
            </w:r>
            <w:r>
              <w:rPr>
                <w:noProof/>
                <w:webHidden/>
              </w:rPr>
              <w:instrText xml:space="preserve"> PAGEREF _Toc222754548 \h </w:instrText>
            </w:r>
            <w:r>
              <w:rPr>
                <w:noProof/>
                <w:webHidden/>
              </w:rPr>
            </w:r>
            <w:r>
              <w:rPr>
                <w:noProof/>
                <w:webHidden/>
              </w:rPr>
              <w:fldChar w:fldCharType="separate"/>
            </w:r>
            <w:r>
              <w:rPr>
                <w:noProof/>
                <w:webHidden/>
              </w:rPr>
              <w:t>20</w:t>
            </w:r>
            <w:r>
              <w:rPr>
                <w:noProof/>
                <w:webHidden/>
              </w:rPr>
              <w:fldChar w:fldCharType="end"/>
            </w:r>
          </w:hyperlink>
        </w:p>
        <w:p w14:paraId="7417A4E9" w14:textId="220A0751" w:rsidR="00EC2BBD" w:rsidRDefault="00EC2BBD">
          <w:pPr>
            <w:pStyle w:val="TOC1"/>
            <w:rPr>
              <w:ins w:id="15" w:author="Megan Ash" w:date="2026-02-23T15:55:00Z" w16du:dateUtc="2026-02-23T20:55:00Z"/>
              <w:rFonts w:asciiTheme="minorHAnsi" w:hAnsiTheme="minorHAnsi"/>
              <w:noProof/>
              <w:kern w:val="2"/>
              <w14:ligatures w14:val="standardContextual"/>
            </w:rPr>
          </w:pPr>
          <w:hyperlink w:anchor="_Toc222754549" w:history="1">
            <w:r w:rsidRPr="00F718E5">
              <w:rPr>
                <w:rStyle w:val="Hyperlink"/>
                <w:noProof/>
              </w:rPr>
              <w:t>4. Financial Records, Audits &amp; Record Retention</w:t>
            </w:r>
            <w:r>
              <w:rPr>
                <w:noProof/>
                <w:webHidden/>
              </w:rPr>
              <w:tab/>
            </w:r>
            <w:r>
              <w:rPr>
                <w:noProof/>
                <w:webHidden/>
              </w:rPr>
              <w:fldChar w:fldCharType="begin"/>
            </w:r>
            <w:r>
              <w:rPr>
                <w:noProof/>
                <w:webHidden/>
              </w:rPr>
              <w:instrText xml:space="preserve"> PAGEREF _Toc222754549 \h </w:instrText>
            </w:r>
            <w:r>
              <w:rPr>
                <w:noProof/>
                <w:webHidden/>
              </w:rPr>
            </w:r>
            <w:r>
              <w:rPr>
                <w:noProof/>
                <w:webHidden/>
              </w:rPr>
              <w:fldChar w:fldCharType="separate"/>
            </w:r>
            <w:r>
              <w:rPr>
                <w:noProof/>
                <w:webHidden/>
              </w:rPr>
              <w:t>20</w:t>
            </w:r>
            <w:r>
              <w:rPr>
                <w:noProof/>
                <w:webHidden/>
              </w:rPr>
              <w:fldChar w:fldCharType="end"/>
            </w:r>
          </w:hyperlink>
        </w:p>
        <w:p w14:paraId="4A1E842B" w14:textId="0187389B" w:rsidR="00EC2BBD" w:rsidRDefault="00EC2BBD">
          <w:pPr>
            <w:pStyle w:val="TOC2"/>
            <w:rPr>
              <w:ins w:id="16" w:author="Megan Ash" w:date="2026-02-23T15:55:00Z" w16du:dateUtc="2026-02-23T20:55:00Z"/>
              <w:rFonts w:asciiTheme="minorHAnsi" w:hAnsiTheme="minorHAnsi"/>
              <w:noProof/>
              <w:kern w:val="2"/>
              <w14:ligatures w14:val="standardContextual"/>
            </w:rPr>
          </w:pPr>
          <w:hyperlink w:anchor="_Toc222754550" w:history="1">
            <w:r w:rsidRPr="00F718E5">
              <w:rPr>
                <w:rStyle w:val="Hyperlink"/>
                <w:noProof/>
              </w:rPr>
              <w:t>4.1 Record Retention and Accounting</w:t>
            </w:r>
            <w:r>
              <w:rPr>
                <w:noProof/>
                <w:webHidden/>
              </w:rPr>
              <w:tab/>
            </w:r>
            <w:r>
              <w:rPr>
                <w:noProof/>
                <w:webHidden/>
              </w:rPr>
              <w:fldChar w:fldCharType="begin"/>
            </w:r>
            <w:r>
              <w:rPr>
                <w:noProof/>
                <w:webHidden/>
              </w:rPr>
              <w:instrText xml:space="preserve"> PAGEREF _Toc222754550 \h </w:instrText>
            </w:r>
            <w:r>
              <w:rPr>
                <w:noProof/>
                <w:webHidden/>
              </w:rPr>
            </w:r>
            <w:r>
              <w:rPr>
                <w:noProof/>
                <w:webHidden/>
              </w:rPr>
              <w:fldChar w:fldCharType="separate"/>
            </w:r>
            <w:r>
              <w:rPr>
                <w:noProof/>
                <w:webHidden/>
              </w:rPr>
              <w:t>20</w:t>
            </w:r>
            <w:r>
              <w:rPr>
                <w:noProof/>
                <w:webHidden/>
              </w:rPr>
              <w:fldChar w:fldCharType="end"/>
            </w:r>
          </w:hyperlink>
        </w:p>
        <w:p w14:paraId="0FC1337A" w14:textId="1AC98EA1" w:rsidR="00EC2BBD" w:rsidRDefault="00EC2BBD">
          <w:pPr>
            <w:pStyle w:val="TOC2"/>
            <w:rPr>
              <w:ins w:id="17" w:author="Megan Ash" w:date="2026-02-23T15:55:00Z" w16du:dateUtc="2026-02-23T20:55:00Z"/>
              <w:rFonts w:asciiTheme="minorHAnsi" w:hAnsiTheme="minorHAnsi"/>
              <w:noProof/>
              <w:kern w:val="2"/>
              <w14:ligatures w14:val="standardContextual"/>
            </w:rPr>
          </w:pPr>
          <w:hyperlink w:anchor="_Toc222754551" w:history="1">
            <w:r w:rsidRPr="00F718E5">
              <w:rPr>
                <w:rStyle w:val="Hyperlink"/>
                <w:noProof/>
              </w:rPr>
              <w:t>4.2 Filing &amp; Records</w:t>
            </w:r>
            <w:r>
              <w:rPr>
                <w:noProof/>
                <w:webHidden/>
              </w:rPr>
              <w:tab/>
            </w:r>
            <w:r>
              <w:rPr>
                <w:noProof/>
                <w:webHidden/>
              </w:rPr>
              <w:fldChar w:fldCharType="begin"/>
            </w:r>
            <w:r>
              <w:rPr>
                <w:noProof/>
                <w:webHidden/>
              </w:rPr>
              <w:instrText xml:space="preserve"> PAGEREF _Toc222754551 \h </w:instrText>
            </w:r>
            <w:r>
              <w:rPr>
                <w:noProof/>
                <w:webHidden/>
              </w:rPr>
            </w:r>
            <w:r>
              <w:rPr>
                <w:noProof/>
                <w:webHidden/>
              </w:rPr>
              <w:fldChar w:fldCharType="separate"/>
            </w:r>
            <w:r>
              <w:rPr>
                <w:noProof/>
                <w:webHidden/>
              </w:rPr>
              <w:t>21</w:t>
            </w:r>
            <w:r>
              <w:rPr>
                <w:noProof/>
                <w:webHidden/>
              </w:rPr>
              <w:fldChar w:fldCharType="end"/>
            </w:r>
          </w:hyperlink>
        </w:p>
        <w:p w14:paraId="01E0783C" w14:textId="37261877" w:rsidR="00EC2BBD" w:rsidRDefault="00EC2BBD">
          <w:pPr>
            <w:pStyle w:val="TOC3"/>
            <w:rPr>
              <w:ins w:id="18" w:author="Megan Ash" w:date="2026-02-23T15:55:00Z" w16du:dateUtc="2026-02-23T20:55:00Z"/>
              <w:rFonts w:asciiTheme="minorHAnsi" w:hAnsiTheme="minorHAnsi"/>
              <w:noProof/>
              <w:kern w:val="2"/>
              <w14:ligatures w14:val="standardContextual"/>
            </w:rPr>
          </w:pPr>
          <w:hyperlink w:anchor="_Toc222754552" w:history="1">
            <w:r w:rsidRPr="00F718E5">
              <w:rPr>
                <w:rStyle w:val="Hyperlink"/>
                <w:noProof/>
              </w:rPr>
              <w:t>4.2.1 Privacy &amp; Personally Identifying Information (PII)</w:t>
            </w:r>
            <w:r>
              <w:rPr>
                <w:noProof/>
                <w:webHidden/>
              </w:rPr>
              <w:tab/>
            </w:r>
            <w:r>
              <w:rPr>
                <w:noProof/>
                <w:webHidden/>
              </w:rPr>
              <w:fldChar w:fldCharType="begin"/>
            </w:r>
            <w:r>
              <w:rPr>
                <w:noProof/>
                <w:webHidden/>
              </w:rPr>
              <w:instrText xml:space="preserve"> PAGEREF _Toc222754552 \h </w:instrText>
            </w:r>
            <w:r>
              <w:rPr>
                <w:noProof/>
                <w:webHidden/>
              </w:rPr>
            </w:r>
            <w:r>
              <w:rPr>
                <w:noProof/>
                <w:webHidden/>
              </w:rPr>
              <w:fldChar w:fldCharType="separate"/>
            </w:r>
            <w:r>
              <w:rPr>
                <w:noProof/>
                <w:webHidden/>
              </w:rPr>
              <w:t>21</w:t>
            </w:r>
            <w:r>
              <w:rPr>
                <w:noProof/>
                <w:webHidden/>
              </w:rPr>
              <w:fldChar w:fldCharType="end"/>
            </w:r>
          </w:hyperlink>
        </w:p>
        <w:p w14:paraId="1B715005" w14:textId="543AF877" w:rsidR="00EC2BBD" w:rsidRDefault="00EC2BBD">
          <w:pPr>
            <w:pStyle w:val="TOC2"/>
            <w:rPr>
              <w:ins w:id="19" w:author="Megan Ash" w:date="2026-02-23T15:55:00Z" w16du:dateUtc="2026-02-23T20:55:00Z"/>
              <w:rFonts w:asciiTheme="minorHAnsi" w:hAnsiTheme="minorHAnsi"/>
              <w:noProof/>
              <w:kern w:val="2"/>
              <w14:ligatures w14:val="standardContextual"/>
            </w:rPr>
          </w:pPr>
          <w:hyperlink w:anchor="_Toc222754553" w:history="1">
            <w:r w:rsidRPr="00F718E5">
              <w:rPr>
                <w:rStyle w:val="Hyperlink"/>
                <w:noProof/>
              </w:rPr>
              <w:t>4.3 Audits</w:t>
            </w:r>
            <w:r>
              <w:rPr>
                <w:noProof/>
                <w:webHidden/>
              </w:rPr>
              <w:tab/>
            </w:r>
            <w:r>
              <w:rPr>
                <w:noProof/>
                <w:webHidden/>
              </w:rPr>
              <w:fldChar w:fldCharType="begin"/>
            </w:r>
            <w:r>
              <w:rPr>
                <w:noProof/>
                <w:webHidden/>
              </w:rPr>
              <w:instrText xml:space="preserve"> PAGEREF _Toc222754553 \h </w:instrText>
            </w:r>
            <w:r>
              <w:rPr>
                <w:noProof/>
                <w:webHidden/>
              </w:rPr>
            </w:r>
            <w:r>
              <w:rPr>
                <w:noProof/>
                <w:webHidden/>
              </w:rPr>
              <w:fldChar w:fldCharType="separate"/>
            </w:r>
            <w:r>
              <w:rPr>
                <w:noProof/>
                <w:webHidden/>
              </w:rPr>
              <w:t>21</w:t>
            </w:r>
            <w:r>
              <w:rPr>
                <w:noProof/>
                <w:webHidden/>
              </w:rPr>
              <w:fldChar w:fldCharType="end"/>
            </w:r>
          </w:hyperlink>
        </w:p>
        <w:p w14:paraId="65178876" w14:textId="380C5E45" w:rsidR="00EC2BBD" w:rsidRDefault="00EC2BBD">
          <w:pPr>
            <w:pStyle w:val="TOC1"/>
            <w:rPr>
              <w:ins w:id="20" w:author="Megan Ash" w:date="2026-02-23T15:55:00Z" w16du:dateUtc="2026-02-23T20:55:00Z"/>
              <w:rFonts w:asciiTheme="minorHAnsi" w:hAnsiTheme="minorHAnsi"/>
              <w:noProof/>
              <w:kern w:val="2"/>
              <w14:ligatures w14:val="standardContextual"/>
            </w:rPr>
          </w:pPr>
          <w:hyperlink w:anchor="_Toc222754554" w:history="1">
            <w:r w:rsidRPr="00F718E5">
              <w:rPr>
                <w:rStyle w:val="Hyperlink"/>
                <w:noProof/>
              </w:rPr>
              <w:t>5. Inventory and Information Technology (IT) Controls</w:t>
            </w:r>
            <w:r>
              <w:rPr>
                <w:noProof/>
                <w:webHidden/>
              </w:rPr>
              <w:tab/>
            </w:r>
            <w:r>
              <w:rPr>
                <w:noProof/>
                <w:webHidden/>
              </w:rPr>
              <w:fldChar w:fldCharType="begin"/>
            </w:r>
            <w:r>
              <w:rPr>
                <w:noProof/>
                <w:webHidden/>
              </w:rPr>
              <w:instrText xml:space="preserve"> PAGEREF _Toc222754554 \h </w:instrText>
            </w:r>
            <w:r>
              <w:rPr>
                <w:noProof/>
                <w:webHidden/>
              </w:rPr>
            </w:r>
            <w:r>
              <w:rPr>
                <w:noProof/>
                <w:webHidden/>
              </w:rPr>
              <w:fldChar w:fldCharType="separate"/>
            </w:r>
            <w:r>
              <w:rPr>
                <w:noProof/>
                <w:webHidden/>
              </w:rPr>
              <w:t>22</w:t>
            </w:r>
            <w:r>
              <w:rPr>
                <w:noProof/>
                <w:webHidden/>
              </w:rPr>
              <w:fldChar w:fldCharType="end"/>
            </w:r>
          </w:hyperlink>
        </w:p>
        <w:p w14:paraId="52DB13FF" w14:textId="285F1963" w:rsidR="00EC2BBD" w:rsidRDefault="00EC2BBD">
          <w:pPr>
            <w:pStyle w:val="TOC2"/>
            <w:rPr>
              <w:ins w:id="21" w:author="Megan Ash" w:date="2026-02-23T15:55:00Z" w16du:dateUtc="2026-02-23T20:55:00Z"/>
              <w:rFonts w:asciiTheme="minorHAnsi" w:hAnsiTheme="minorHAnsi"/>
              <w:noProof/>
              <w:kern w:val="2"/>
              <w14:ligatures w14:val="standardContextual"/>
            </w:rPr>
          </w:pPr>
          <w:hyperlink w:anchor="_Toc222754555" w:history="1">
            <w:r w:rsidRPr="00F718E5">
              <w:rPr>
                <w:rStyle w:val="Hyperlink"/>
                <w:noProof/>
              </w:rPr>
              <w:t>5.1 Equipment vs. Supplies</w:t>
            </w:r>
            <w:r>
              <w:rPr>
                <w:noProof/>
                <w:webHidden/>
              </w:rPr>
              <w:tab/>
            </w:r>
            <w:r>
              <w:rPr>
                <w:noProof/>
                <w:webHidden/>
              </w:rPr>
              <w:fldChar w:fldCharType="begin"/>
            </w:r>
            <w:r>
              <w:rPr>
                <w:noProof/>
                <w:webHidden/>
              </w:rPr>
              <w:instrText xml:space="preserve"> PAGEREF _Toc222754555 \h </w:instrText>
            </w:r>
            <w:r>
              <w:rPr>
                <w:noProof/>
                <w:webHidden/>
              </w:rPr>
            </w:r>
            <w:r>
              <w:rPr>
                <w:noProof/>
                <w:webHidden/>
              </w:rPr>
              <w:fldChar w:fldCharType="separate"/>
            </w:r>
            <w:r>
              <w:rPr>
                <w:noProof/>
                <w:webHidden/>
              </w:rPr>
              <w:t>22</w:t>
            </w:r>
            <w:r>
              <w:rPr>
                <w:noProof/>
                <w:webHidden/>
              </w:rPr>
              <w:fldChar w:fldCharType="end"/>
            </w:r>
          </w:hyperlink>
        </w:p>
        <w:p w14:paraId="399B0484" w14:textId="1C74059E" w:rsidR="00EC2BBD" w:rsidRDefault="00EC2BBD">
          <w:pPr>
            <w:pStyle w:val="TOC3"/>
            <w:rPr>
              <w:ins w:id="22" w:author="Megan Ash" w:date="2026-02-23T15:55:00Z" w16du:dateUtc="2026-02-23T20:55:00Z"/>
              <w:rFonts w:asciiTheme="minorHAnsi" w:hAnsiTheme="minorHAnsi"/>
              <w:noProof/>
              <w:kern w:val="2"/>
              <w14:ligatures w14:val="standardContextual"/>
            </w:rPr>
          </w:pPr>
          <w:hyperlink w:anchor="_Toc222754556" w:history="1">
            <w:r w:rsidRPr="00F718E5">
              <w:rPr>
                <w:rStyle w:val="Hyperlink"/>
                <w:noProof/>
              </w:rPr>
              <w:t>5.1.1 Section 889 Compliance</w:t>
            </w:r>
            <w:r>
              <w:rPr>
                <w:noProof/>
                <w:webHidden/>
              </w:rPr>
              <w:tab/>
            </w:r>
            <w:r>
              <w:rPr>
                <w:noProof/>
                <w:webHidden/>
              </w:rPr>
              <w:fldChar w:fldCharType="begin"/>
            </w:r>
            <w:r>
              <w:rPr>
                <w:noProof/>
                <w:webHidden/>
              </w:rPr>
              <w:instrText xml:space="preserve"> PAGEREF _Toc222754556 \h </w:instrText>
            </w:r>
            <w:r>
              <w:rPr>
                <w:noProof/>
                <w:webHidden/>
              </w:rPr>
            </w:r>
            <w:r>
              <w:rPr>
                <w:noProof/>
                <w:webHidden/>
              </w:rPr>
              <w:fldChar w:fldCharType="separate"/>
            </w:r>
            <w:r>
              <w:rPr>
                <w:noProof/>
                <w:webHidden/>
              </w:rPr>
              <w:t>22</w:t>
            </w:r>
            <w:r>
              <w:rPr>
                <w:noProof/>
                <w:webHidden/>
              </w:rPr>
              <w:fldChar w:fldCharType="end"/>
            </w:r>
          </w:hyperlink>
        </w:p>
        <w:p w14:paraId="0B08FE7E" w14:textId="1A3CCFB8" w:rsidR="00EC2BBD" w:rsidRDefault="00EC2BBD">
          <w:pPr>
            <w:pStyle w:val="TOC2"/>
            <w:rPr>
              <w:ins w:id="23" w:author="Megan Ash" w:date="2026-02-23T15:55:00Z" w16du:dateUtc="2026-02-23T20:55:00Z"/>
              <w:rFonts w:asciiTheme="minorHAnsi" w:hAnsiTheme="minorHAnsi"/>
              <w:noProof/>
              <w:kern w:val="2"/>
              <w14:ligatures w14:val="standardContextual"/>
            </w:rPr>
          </w:pPr>
          <w:hyperlink w:anchor="_Toc222754557" w:history="1">
            <w:r w:rsidRPr="00F718E5">
              <w:rPr>
                <w:rStyle w:val="Hyperlink"/>
                <w:noProof/>
              </w:rPr>
              <w:t>5.2 Inventory Control Requirements</w:t>
            </w:r>
            <w:r>
              <w:rPr>
                <w:noProof/>
                <w:webHidden/>
              </w:rPr>
              <w:tab/>
            </w:r>
            <w:r>
              <w:rPr>
                <w:noProof/>
                <w:webHidden/>
              </w:rPr>
              <w:fldChar w:fldCharType="begin"/>
            </w:r>
            <w:r>
              <w:rPr>
                <w:noProof/>
                <w:webHidden/>
              </w:rPr>
              <w:instrText xml:space="preserve"> PAGEREF _Toc222754557 \h </w:instrText>
            </w:r>
            <w:r>
              <w:rPr>
                <w:noProof/>
                <w:webHidden/>
              </w:rPr>
            </w:r>
            <w:r>
              <w:rPr>
                <w:noProof/>
                <w:webHidden/>
              </w:rPr>
              <w:fldChar w:fldCharType="separate"/>
            </w:r>
            <w:r>
              <w:rPr>
                <w:noProof/>
                <w:webHidden/>
              </w:rPr>
              <w:t>23</w:t>
            </w:r>
            <w:r>
              <w:rPr>
                <w:noProof/>
                <w:webHidden/>
              </w:rPr>
              <w:fldChar w:fldCharType="end"/>
            </w:r>
          </w:hyperlink>
        </w:p>
        <w:p w14:paraId="7317E6A3" w14:textId="637387AA" w:rsidR="00EC2BBD" w:rsidRDefault="00EC2BBD">
          <w:pPr>
            <w:pStyle w:val="TOC2"/>
            <w:rPr>
              <w:ins w:id="24" w:author="Megan Ash" w:date="2026-02-23T15:55:00Z" w16du:dateUtc="2026-02-23T20:55:00Z"/>
              <w:rFonts w:asciiTheme="minorHAnsi" w:hAnsiTheme="minorHAnsi"/>
              <w:noProof/>
              <w:kern w:val="2"/>
              <w14:ligatures w14:val="standardContextual"/>
            </w:rPr>
          </w:pPr>
          <w:hyperlink w:anchor="_Toc222754558" w:history="1">
            <w:r w:rsidRPr="00F718E5">
              <w:rPr>
                <w:rStyle w:val="Hyperlink"/>
                <w:noProof/>
              </w:rPr>
              <w:t>5.3 New User Setup for IT</w:t>
            </w:r>
            <w:r>
              <w:rPr>
                <w:noProof/>
                <w:webHidden/>
              </w:rPr>
              <w:tab/>
            </w:r>
            <w:r>
              <w:rPr>
                <w:noProof/>
                <w:webHidden/>
              </w:rPr>
              <w:fldChar w:fldCharType="begin"/>
            </w:r>
            <w:r>
              <w:rPr>
                <w:noProof/>
                <w:webHidden/>
              </w:rPr>
              <w:instrText xml:space="preserve"> PAGEREF _Toc222754558 \h </w:instrText>
            </w:r>
            <w:r>
              <w:rPr>
                <w:noProof/>
                <w:webHidden/>
              </w:rPr>
            </w:r>
            <w:r>
              <w:rPr>
                <w:noProof/>
                <w:webHidden/>
              </w:rPr>
              <w:fldChar w:fldCharType="separate"/>
            </w:r>
            <w:r>
              <w:rPr>
                <w:noProof/>
                <w:webHidden/>
              </w:rPr>
              <w:t>23</w:t>
            </w:r>
            <w:r>
              <w:rPr>
                <w:noProof/>
                <w:webHidden/>
              </w:rPr>
              <w:fldChar w:fldCharType="end"/>
            </w:r>
          </w:hyperlink>
        </w:p>
        <w:p w14:paraId="76F7E443" w14:textId="45AFF7FD" w:rsidR="00EC2BBD" w:rsidRDefault="00EC2BBD">
          <w:pPr>
            <w:pStyle w:val="TOC2"/>
            <w:rPr>
              <w:ins w:id="25" w:author="Megan Ash" w:date="2026-02-23T15:55:00Z" w16du:dateUtc="2026-02-23T20:55:00Z"/>
              <w:rFonts w:asciiTheme="minorHAnsi" w:hAnsiTheme="minorHAnsi"/>
              <w:noProof/>
              <w:kern w:val="2"/>
              <w14:ligatures w14:val="standardContextual"/>
            </w:rPr>
          </w:pPr>
          <w:hyperlink w:anchor="_Toc222754559" w:history="1">
            <w:r w:rsidRPr="00F718E5">
              <w:rPr>
                <w:rStyle w:val="Hyperlink"/>
                <w:noProof/>
              </w:rPr>
              <w:t>5.4 Issuance of Equipment</w:t>
            </w:r>
            <w:r>
              <w:rPr>
                <w:noProof/>
                <w:webHidden/>
              </w:rPr>
              <w:tab/>
            </w:r>
            <w:r>
              <w:rPr>
                <w:noProof/>
                <w:webHidden/>
              </w:rPr>
              <w:fldChar w:fldCharType="begin"/>
            </w:r>
            <w:r>
              <w:rPr>
                <w:noProof/>
                <w:webHidden/>
              </w:rPr>
              <w:instrText xml:space="preserve"> PAGEREF _Toc222754559 \h </w:instrText>
            </w:r>
            <w:r>
              <w:rPr>
                <w:noProof/>
                <w:webHidden/>
              </w:rPr>
            </w:r>
            <w:r>
              <w:rPr>
                <w:noProof/>
                <w:webHidden/>
              </w:rPr>
              <w:fldChar w:fldCharType="separate"/>
            </w:r>
            <w:r>
              <w:rPr>
                <w:noProof/>
                <w:webHidden/>
              </w:rPr>
              <w:t>23</w:t>
            </w:r>
            <w:r>
              <w:rPr>
                <w:noProof/>
                <w:webHidden/>
              </w:rPr>
              <w:fldChar w:fldCharType="end"/>
            </w:r>
          </w:hyperlink>
        </w:p>
        <w:p w14:paraId="1EFCD1A8" w14:textId="714F438E" w:rsidR="00EC2BBD" w:rsidRDefault="00EC2BBD">
          <w:pPr>
            <w:pStyle w:val="TOC2"/>
            <w:rPr>
              <w:ins w:id="26" w:author="Megan Ash" w:date="2026-02-23T15:55:00Z" w16du:dateUtc="2026-02-23T20:55:00Z"/>
              <w:rFonts w:asciiTheme="minorHAnsi" w:hAnsiTheme="minorHAnsi"/>
              <w:noProof/>
              <w:kern w:val="2"/>
              <w14:ligatures w14:val="standardContextual"/>
            </w:rPr>
          </w:pPr>
          <w:hyperlink w:anchor="_Toc222754560" w:history="1">
            <w:r w:rsidRPr="00F718E5">
              <w:rPr>
                <w:rStyle w:val="Hyperlink"/>
                <w:noProof/>
              </w:rPr>
              <w:t>5.5 Use of Equipment</w:t>
            </w:r>
            <w:r>
              <w:rPr>
                <w:noProof/>
                <w:webHidden/>
              </w:rPr>
              <w:tab/>
            </w:r>
            <w:r>
              <w:rPr>
                <w:noProof/>
                <w:webHidden/>
              </w:rPr>
              <w:fldChar w:fldCharType="begin"/>
            </w:r>
            <w:r>
              <w:rPr>
                <w:noProof/>
                <w:webHidden/>
              </w:rPr>
              <w:instrText xml:space="preserve"> PAGEREF _Toc222754560 \h </w:instrText>
            </w:r>
            <w:r>
              <w:rPr>
                <w:noProof/>
                <w:webHidden/>
              </w:rPr>
            </w:r>
            <w:r>
              <w:rPr>
                <w:noProof/>
                <w:webHidden/>
              </w:rPr>
              <w:fldChar w:fldCharType="separate"/>
            </w:r>
            <w:r>
              <w:rPr>
                <w:noProof/>
                <w:webHidden/>
              </w:rPr>
              <w:t>24</w:t>
            </w:r>
            <w:r>
              <w:rPr>
                <w:noProof/>
                <w:webHidden/>
              </w:rPr>
              <w:fldChar w:fldCharType="end"/>
            </w:r>
          </w:hyperlink>
        </w:p>
        <w:p w14:paraId="6403E27C" w14:textId="03015DFB" w:rsidR="00EC2BBD" w:rsidRDefault="00EC2BBD">
          <w:pPr>
            <w:pStyle w:val="TOC2"/>
            <w:rPr>
              <w:ins w:id="27" w:author="Megan Ash" w:date="2026-02-23T15:55:00Z" w16du:dateUtc="2026-02-23T20:55:00Z"/>
              <w:rFonts w:asciiTheme="minorHAnsi" w:hAnsiTheme="minorHAnsi"/>
              <w:noProof/>
              <w:kern w:val="2"/>
              <w14:ligatures w14:val="standardContextual"/>
            </w:rPr>
          </w:pPr>
          <w:hyperlink w:anchor="_Toc222754561" w:history="1">
            <w:r w:rsidRPr="00F718E5">
              <w:rPr>
                <w:rStyle w:val="Hyperlink"/>
                <w:noProof/>
              </w:rPr>
              <w:t>5.6 IT Controls</w:t>
            </w:r>
            <w:r>
              <w:rPr>
                <w:noProof/>
                <w:webHidden/>
              </w:rPr>
              <w:tab/>
            </w:r>
            <w:r>
              <w:rPr>
                <w:noProof/>
                <w:webHidden/>
              </w:rPr>
              <w:fldChar w:fldCharType="begin"/>
            </w:r>
            <w:r>
              <w:rPr>
                <w:noProof/>
                <w:webHidden/>
              </w:rPr>
              <w:instrText xml:space="preserve"> PAGEREF _Toc222754561 \h </w:instrText>
            </w:r>
            <w:r>
              <w:rPr>
                <w:noProof/>
                <w:webHidden/>
              </w:rPr>
            </w:r>
            <w:r>
              <w:rPr>
                <w:noProof/>
                <w:webHidden/>
              </w:rPr>
              <w:fldChar w:fldCharType="separate"/>
            </w:r>
            <w:r>
              <w:rPr>
                <w:noProof/>
                <w:webHidden/>
              </w:rPr>
              <w:t>28</w:t>
            </w:r>
            <w:r>
              <w:rPr>
                <w:noProof/>
                <w:webHidden/>
              </w:rPr>
              <w:fldChar w:fldCharType="end"/>
            </w:r>
          </w:hyperlink>
        </w:p>
        <w:p w14:paraId="0414A1B1" w14:textId="37A5FBF0" w:rsidR="00EC2BBD" w:rsidRDefault="00EC2BBD">
          <w:pPr>
            <w:pStyle w:val="TOC2"/>
            <w:rPr>
              <w:ins w:id="28" w:author="Megan Ash" w:date="2026-02-23T15:55:00Z" w16du:dateUtc="2026-02-23T20:55:00Z"/>
              <w:rFonts w:asciiTheme="minorHAnsi" w:hAnsiTheme="minorHAnsi"/>
              <w:noProof/>
              <w:kern w:val="2"/>
              <w14:ligatures w14:val="standardContextual"/>
            </w:rPr>
          </w:pPr>
          <w:hyperlink w:anchor="_Toc222754562" w:history="1">
            <w:r w:rsidRPr="00F718E5">
              <w:rPr>
                <w:rStyle w:val="Hyperlink"/>
                <w:noProof/>
              </w:rPr>
              <w:t>5.7 Artificial Intelligence Usage</w:t>
            </w:r>
            <w:r>
              <w:rPr>
                <w:noProof/>
                <w:webHidden/>
              </w:rPr>
              <w:tab/>
            </w:r>
            <w:r>
              <w:rPr>
                <w:noProof/>
                <w:webHidden/>
              </w:rPr>
              <w:fldChar w:fldCharType="begin"/>
            </w:r>
            <w:r>
              <w:rPr>
                <w:noProof/>
                <w:webHidden/>
              </w:rPr>
              <w:instrText xml:space="preserve"> PAGEREF _Toc222754562 \h </w:instrText>
            </w:r>
            <w:r>
              <w:rPr>
                <w:noProof/>
                <w:webHidden/>
              </w:rPr>
            </w:r>
            <w:r>
              <w:rPr>
                <w:noProof/>
                <w:webHidden/>
              </w:rPr>
              <w:fldChar w:fldCharType="separate"/>
            </w:r>
            <w:r>
              <w:rPr>
                <w:noProof/>
                <w:webHidden/>
              </w:rPr>
              <w:t>31</w:t>
            </w:r>
            <w:r>
              <w:rPr>
                <w:noProof/>
                <w:webHidden/>
              </w:rPr>
              <w:fldChar w:fldCharType="end"/>
            </w:r>
          </w:hyperlink>
        </w:p>
        <w:p w14:paraId="268BB355" w14:textId="38E73B71" w:rsidR="00EC2BBD" w:rsidRDefault="00EC2BBD">
          <w:pPr>
            <w:pStyle w:val="TOC1"/>
            <w:rPr>
              <w:ins w:id="29" w:author="Megan Ash" w:date="2026-02-23T15:55:00Z" w16du:dateUtc="2026-02-23T20:55:00Z"/>
              <w:rFonts w:asciiTheme="minorHAnsi" w:hAnsiTheme="minorHAnsi"/>
              <w:noProof/>
              <w:kern w:val="2"/>
              <w14:ligatures w14:val="standardContextual"/>
            </w:rPr>
          </w:pPr>
          <w:hyperlink w:anchor="_Toc222754563" w:history="1">
            <w:r w:rsidRPr="00F718E5">
              <w:rPr>
                <w:rStyle w:val="Hyperlink"/>
                <w:noProof/>
              </w:rPr>
              <w:t>6. Cash Management</w:t>
            </w:r>
            <w:r>
              <w:rPr>
                <w:noProof/>
                <w:webHidden/>
              </w:rPr>
              <w:tab/>
            </w:r>
            <w:r>
              <w:rPr>
                <w:noProof/>
                <w:webHidden/>
              </w:rPr>
              <w:fldChar w:fldCharType="begin"/>
            </w:r>
            <w:r>
              <w:rPr>
                <w:noProof/>
                <w:webHidden/>
              </w:rPr>
              <w:instrText xml:space="preserve"> PAGEREF _Toc222754563 \h </w:instrText>
            </w:r>
            <w:r>
              <w:rPr>
                <w:noProof/>
                <w:webHidden/>
              </w:rPr>
            </w:r>
            <w:r>
              <w:rPr>
                <w:noProof/>
                <w:webHidden/>
              </w:rPr>
              <w:fldChar w:fldCharType="separate"/>
            </w:r>
            <w:r>
              <w:rPr>
                <w:noProof/>
                <w:webHidden/>
              </w:rPr>
              <w:t>32</w:t>
            </w:r>
            <w:r>
              <w:rPr>
                <w:noProof/>
                <w:webHidden/>
              </w:rPr>
              <w:fldChar w:fldCharType="end"/>
            </w:r>
          </w:hyperlink>
        </w:p>
        <w:p w14:paraId="586B87EA" w14:textId="4B53E5E9" w:rsidR="00EC2BBD" w:rsidRDefault="00EC2BBD">
          <w:pPr>
            <w:pStyle w:val="TOC2"/>
            <w:rPr>
              <w:ins w:id="30" w:author="Megan Ash" w:date="2026-02-23T15:55:00Z" w16du:dateUtc="2026-02-23T20:55:00Z"/>
              <w:rFonts w:asciiTheme="minorHAnsi" w:hAnsiTheme="minorHAnsi"/>
              <w:noProof/>
              <w:kern w:val="2"/>
              <w14:ligatures w14:val="standardContextual"/>
            </w:rPr>
          </w:pPr>
          <w:hyperlink w:anchor="_Toc222754564" w:history="1">
            <w:r w:rsidRPr="00F718E5">
              <w:rPr>
                <w:rStyle w:val="Hyperlink"/>
                <w:noProof/>
              </w:rPr>
              <w:t>6.1 Petty Cash</w:t>
            </w:r>
            <w:r>
              <w:rPr>
                <w:noProof/>
                <w:webHidden/>
              </w:rPr>
              <w:tab/>
            </w:r>
            <w:r>
              <w:rPr>
                <w:noProof/>
                <w:webHidden/>
              </w:rPr>
              <w:fldChar w:fldCharType="begin"/>
            </w:r>
            <w:r>
              <w:rPr>
                <w:noProof/>
                <w:webHidden/>
              </w:rPr>
              <w:instrText xml:space="preserve"> PAGEREF _Toc222754564 \h </w:instrText>
            </w:r>
            <w:r>
              <w:rPr>
                <w:noProof/>
                <w:webHidden/>
              </w:rPr>
            </w:r>
            <w:r>
              <w:rPr>
                <w:noProof/>
                <w:webHidden/>
              </w:rPr>
              <w:fldChar w:fldCharType="separate"/>
            </w:r>
            <w:r>
              <w:rPr>
                <w:noProof/>
                <w:webHidden/>
              </w:rPr>
              <w:t>32</w:t>
            </w:r>
            <w:r>
              <w:rPr>
                <w:noProof/>
                <w:webHidden/>
              </w:rPr>
              <w:fldChar w:fldCharType="end"/>
            </w:r>
          </w:hyperlink>
        </w:p>
        <w:p w14:paraId="3049F327" w14:textId="04AF0EA2" w:rsidR="00EC2BBD" w:rsidRDefault="00EC2BBD">
          <w:pPr>
            <w:pStyle w:val="TOC2"/>
            <w:rPr>
              <w:ins w:id="31" w:author="Megan Ash" w:date="2026-02-23T15:55:00Z" w16du:dateUtc="2026-02-23T20:55:00Z"/>
              <w:rFonts w:asciiTheme="minorHAnsi" w:hAnsiTheme="minorHAnsi"/>
              <w:noProof/>
              <w:kern w:val="2"/>
              <w14:ligatures w14:val="standardContextual"/>
            </w:rPr>
          </w:pPr>
          <w:hyperlink w:anchor="_Toc222754565" w:history="1">
            <w:r w:rsidRPr="00F718E5">
              <w:rPr>
                <w:rStyle w:val="Hyperlink"/>
                <w:noProof/>
              </w:rPr>
              <w:t>6.2 Exchange Rates</w:t>
            </w:r>
            <w:r>
              <w:rPr>
                <w:noProof/>
                <w:webHidden/>
              </w:rPr>
              <w:tab/>
            </w:r>
            <w:r>
              <w:rPr>
                <w:noProof/>
                <w:webHidden/>
              </w:rPr>
              <w:fldChar w:fldCharType="begin"/>
            </w:r>
            <w:r>
              <w:rPr>
                <w:noProof/>
                <w:webHidden/>
              </w:rPr>
              <w:instrText xml:space="preserve"> PAGEREF _Toc222754565 \h </w:instrText>
            </w:r>
            <w:r>
              <w:rPr>
                <w:noProof/>
                <w:webHidden/>
              </w:rPr>
            </w:r>
            <w:r>
              <w:rPr>
                <w:noProof/>
                <w:webHidden/>
              </w:rPr>
              <w:fldChar w:fldCharType="separate"/>
            </w:r>
            <w:r>
              <w:rPr>
                <w:noProof/>
                <w:webHidden/>
              </w:rPr>
              <w:t>32</w:t>
            </w:r>
            <w:r>
              <w:rPr>
                <w:noProof/>
                <w:webHidden/>
              </w:rPr>
              <w:fldChar w:fldCharType="end"/>
            </w:r>
          </w:hyperlink>
        </w:p>
        <w:p w14:paraId="2001DC29" w14:textId="5246AE5C" w:rsidR="00EC2BBD" w:rsidRDefault="00EC2BBD">
          <w:pPr>
            <w:pStyle w:val="TOC2"/>
            <w:rPr>
              <w:ins w:id="32" w:author="Megan Ash" w:date="2026-02-23T15:55:00Z" w16du:dateUtc="2026-02-23T20:55:00Z"/>
              <w:rFonts w:asciiTheme="minorHAnsi" w:hAnsiTheme="minorHAnsi"/>
              <w:noProof/>
              <w:kern w:val="2"/>
              <w14:ligatures w14:val="standardContextual"/>
            </w:rPr>
          </w:pPr>
          <w:hyperlink w:anchor="_Toc222754566" w:history="1">
            <w:r w:rsidRPr="00F718E5">
              <w:rPr>
                <w:rStyle w:val="Hyperlink"/>
                <w:noProof/>
              </w:rPr>
              <w:t>6.3 Bank Accounts</w:t>
            </w:r>
            <w:r>
              <w:rPr>
                <w:noProof/>
                <w:webHidden/>
              </w:rPr>
              <w:tab/>
            </w:r>
            <w:r>
              <w:rPr>
                <w:noProof/>
                <w:webHidden/>
              </w:rPr>
              <w:fldChar w:fldCharType="begin"/>
            </w:r>
            <w:r>
              <w:rPr>
                <w:noProof/>
                <w:webHidden/>
              </w:rPr>
              <w:instrText xml:space="preserve"> PAGEREF _Toc222754566 \h </w:instrText>
            </w:r>
            <w:r>
              <w:rPr>
                <w:noProof/>
                <w:webHidden/>
              </w:rPr>
            </w:r>
            <w:r>
              <w:rPr>
                <w:noProof/>
                <w:webHidden/>
              </w:rPr>
              <w:fldChar w:fldCharType="separate"/>
            </w:r>
            <w:r>
              <w:rPr>
                <w:noProof/>
                <w:webHidden/>
              </w:rPr>
              <w:t>33</w:t>
            </w:r>
            <w:r>
              <w:rPr>
                <w:noProof/>
                <w:webHidden/>
              </w:rPr>
              <w:fldChar w:fldCharType="end"/>
            </w:r>
          </w:hyperlink>
        </w:p>
        <w:p w14:paraId="0267E531" w14:textId="00E7FCA8" w:rsidR="00EC2BBD" w:rsidRDefault="00EC2BBD">
          <w:pPr>
            <w:pStyle w:val="TOC3"/>
            <w:rPr>
              <w:ins w:id="33" w:author="Megan Ash" w:date="2026-02-23T15:55:00Z" w16du:dateUtc="2026-02-23T20:55:00Z"/>
              <w:rFonts w:asciiTheme="minorHAnsi" w:hAnsiTheme="minorHAnsi"/>
              <w:noProof/>
              <w:kern w:val="2"/>
              <w14:ligatures w14:val="standardContextual"/>
            </w:rPr>
          </w:pPr>
          <w:hyperlink w:anchor="_Toc222754567" w:history="1">
            <w:r w:rsidRPr="00F718E5">
              <w:rPr>
                <w:rStyle w:val="Hyperlink"/>
                <w:noProof/>
              </w:rPr>
              <w:t>6.3.1 Monthly Bank Account Reconciliations</w:t>
            </w:r>
            <w:r>
              <w:rPr>
                <w:noProof/>
                <w:webHidden/>
              </w:rPr>
              <w:tab/>
            </w:r>
            <w:r>
              <w:rPr>
                <w:noProof/>
                <w:webHidden/>
              </w:rPr>
              <w:fldChar w:fldCharType="begin"/>
            </w:r>
            <w:r>
              <w:rPr>
                <w:noProof/>
                <w:webHidden/>
              </w:rPr>
              <w:instrText xml:space="preserve"> PAGEREF _Toc222754567 \h </w:instrText>
            </w:r>
            <w:r>
              <w:rPr>
                <w:noProof/>
                <w:webHidden/>
              </w:rPr>
            </w:r>
            <w:r>
              <w:rPr>
                <w:noProof/>
                <w:webHidden/>
              </w:rPr>
              <w:fldChar w:fldCharType="separate"/>
            </w:r>
            <w:r>
              <w:rPr>
                <w:noProof/>
                <w:webHidden/>
              </w:rPr>
              <w:t>33</w:t>
            </w:r>
            <w:r>
              <w:rPr>
                <w:noProof/>
                <w:webHidden/>
              </w:rPr>
              <w:fldChar w:fldCharType="end"/>
            </w:r>
          </w:hyperlink>
        </w:p>
        <w:p w14:paraId="66D04989" w14:textId="14599FAA" w:rsidR="00EC2BBD" w:rsidRDefault="00EC2BBD">
          <w:pPr>
            <w:pStyle w:val="TOC2"/>
            <w:rPr>
              <w:ins w:id="34" w:author="Megan Ash" w:date="2026-02-23T15:55:00Z" w16du:dateUtc="2026-02-23T20:55:00Z"/>
              <w:rFonts w:asciiTheme="minorHAnsi" w:hAnsiTheme="minorHAnsi"/>
              <w:noProof/>
              <w:kern w:val="2"/>
              <w14:ligatures w14:val="standardContextual"/>
            </w:rPr>
          </w:pPr>
          <w:hyperlink w:anchor="_Toc222754568" w:history="1">
            <w:r w:rsidRPr="00F718E5">
              <w:rPr>
                <w:rStyle w:val="Hyperlink"/>
                <w:noProof/>
              </w:rPr>
              <w:t>6.4 Cash Flow Advances</w:t>
            </w:r>
            <w:r>
              <w:rPr>
                <w:noProof/>
                <w:webHidden/>
              </w:rPr>
              <w:tab/>
            </w:r>
            <w:r>
              <w:rPr>
                <w:noProof/>
                <w:webHidden/>
              </w:rPr>
              <w:fldChar w:fldCharType="begin"/>
            </w:r>
            <w:r>
              <w:rPr>
                <w:noProof/>
                <w:webHidden/>
              </w:rPr>
              <w:instrText xml:space="preserve"> PAGEREF _Toc222754568 \h </w:instrText>
            </w:r>
            <w:r>
              <w:rPr>
                <w:noProof/>
                <w:webHidden/>
              </w:rPr>
            </w:r>
            <w:r>
              <w:rPr>
                <w:noProof/>
                <w:webHidden/>
              </w:rPr>
              <w:fldChar w:fldCharType="separate"/>
            </w:r>
            <w:r>
              <w:rPr>
                <w:noProof/>
                <w:webHidden/>
              </w:rPr>
              <w:t>34</w:t>
            </w:r>
            <w:r>
              <w:rPr>
                <w:noProof/>
                <w:webHidden/>
              </w:rPr>
              <w:fldChar w:fldCharType="end"/>
            </w:r>
          </w:hyperlink>
        </w:p>
        <w:p w14:paraId="5FA20A93" w14:textId="697F92AA" w:rsidR="00EC2BBD" w:rsidRDefault="00EC2BBD">
          <w:pPr>
            <w:pStyle w:val="TOC3"/>
            <w:rPr>
              <w:ins w:id="35" w:author="Megan Ash" w:date="2026-02-23T15:55:00Z" w16du:dateUtc="2026-02-23T20:55:00Z"/>
              <w:rFonts w:asciiTheme="minorHAnsi" w:hAnsiTheme="minorHAnsi"/>
              <w:noProof/>
              <w:kern w:val="2"/>
              <w14:ligatures w14:val="standardContextual"/>
            </w:rPr>
          </w:pPr>
          <w:hyperlink w:anchor="_Toc222754569" w:history="1">
            <w:r w:rsidRPr="00F718E5">
              <w:rPr>
                <w:rStyle w:val="Hyperlink"/>
                <w:noProof/>
              </w:rPr>
              <w:t>6.4.1 Excess Cash on Hand</w:t>
            </w:r>
            <w:r>
              <w:rPr>
                <w:noProof/>
                <w:webHidden/>
              </w:rPr>
              <w:tab/>
            </w:r>
            <w:r>
              <w:rPr>
                <w:noProof/>
                <w:webHidden/>
              </w:rPr>
              <w:fldChar w:fldCharType="begin"/>
            </w:r>
            <w:r>
              <w:rPr>
                <w:noProof/>
                <w:webHidden/>
              </w:rPr>
              <w:instrText xml:space="preserve"> PAGEREF _Toc222754569 \h </w:instrText>
            </w:r>
            <w:r>
              <w:rPr>
                <w:noProof/>
                <w:webHidden/>
              </w:rPr>
            </w:r>
            <w:r>
              <w:rPr>
                <w:noProof/>
                <w:webHidden/>
              </w:rPr>
              <w:fldChar w:fldCharType="separate"/>
            </w:r>
            <w:r>
              <w:rPr>
                <w:noProof/>
                <w:webHidden/>
              </w:rPr>
              <w:t>35</w:t>
            </w:r>
            <w:r>
              <w:rPr>
                <w:noProof/>
                <w:webHidden/>
              </w:rPr>
              <w:fldChar w:fldCharType="end"/>
            </w:r>
          </w:hyperlink>
        </w:p>
        <w:p w14:paraId="667C9945" w14:textId="1C5DD0D9" w:rsidR="00EC2BBD" w:rsidRDefault="00EC2BBD">
          <w:pPr>
            <w:pStyle w:val="TOC2"/>
            <w:rPr>
              <w:ins w:id="36" w:author="Megan Ash" w:date="2026-02-23T15:55:00Z" w16du:dateUtc="2026-02-23T20:55:00Z"/>
              <w:rFonts w:asciiTheme="minorHAnsi" w:hAnsiTheme="minorHAnsi"/>
              <w:noProof/>
              <w:kern w:val="2"/>
              <w14:ligatures w14:val="standardContextual"/>
            </w:rPr>
          </w:pPr>
          <w:hyperlink w:anchor="_Toc222754570" w:history="1">
            <w:r w:rsidRPr="00F718E5">
              <w:rPr>
                <w:rStyle w:val="Hyperlink"/>
                <w:noProof/>
              </w:rPr>
              <w:t>6.5 General Cash Handling Policies</w:t>
            </w:r>
            <w:r>
              <w:rPr>
                <w:noProof/>
                <w:webHidden/>
              </w:rPr>
              <w:tab/>
            </w:r>
            <w:r>
              <w:rPr>
                <w:noProof/>
                <w:webHidden/>
              </w:rPr>
              <w:fldChar w:fldCharType="begin"/>
            </w:r>
            <w:r>
              <w:rPr>
                <w:noProof/>
                <w:webHidden/>
              </w:rPr>
              <w:instrText xml:space="preserve"> PAGEREF _Toc222754570 \h </w:instrText>
            </w:r>
            <w:r>
              <w:rPr>
                <w:noProof/>
                <w:webHidden/>
              </w:rPr>
            </w:r>
            <w:r>
              <w:rPr>
                <w:noProof/>
                <w:webHidden/>
              </w:rPr>
              <w:fldChar w:fldCharType="separate"/>
            </w:r>
            <w:r>
              <w:rPr>
                <w:noProof/>
                <w:webHidden/>
              </w:rPr>
              <w:t>35</w:t>
            </w:r>
            <w:r>
              <w:rPr>
                <w:noProof/>
                <w:webHidden/>
              </w:rPr>
              <w:fldChar w:fldCharType="end"/>
            </w:r>
          </w:hyperlink>
        </w:p>
        <w:p w14:paraId="5510CD2C" w14:textId="6C304C49" w:rsidR="00EC2BBD" w:rsidRDefault="00EC2BBD">
          <w:pPr>
            <w:pStyle w:val="TOC3"/>
            <w:rPr>
              <w:ins w:id="37" w:author="Megan Ash" w:date="2026-02-23T15:55:00Z" w16du:dateUtc="2026-02-23T20:55:00Z"/>
              <w:rFonts w:asciiTheme="minorHAnsi" w:hAnsiTheme="minorHAnsi"/>
              <w:noProof/>
              <w:kern w:val="2"/>
              <w14:ligatures w14:val="standardContextual"/>
            </w:rPr>
          </w:pPr>
          <w:hyperlink w:anchor="_Toc222754571" w:history="1">
            <w:r w:rsidRPr="00F718E5">
              <w:rPr>
                <w:rStyle w:val="Hyperlink"/>
                <w:noProof/>
              </w:rPr>
              <w:t>6.5.1 Use of Safes</w:t>
            </w:r>
            <w:r>
              <w:rPr>
                <w:noProof/>
                <w:webHidden/>
              </w:rPr>
              <w:tab/>
            </w:r>
            <w:r>
              <w:rPr>
                <w:noProof/>
                <w:webHidden/>
              </w:rPr>
              <w:fldChar w:fldCharType="begin"/>
            </w:r>
            <w:r>
              <w:rPr>
                <w:noProof/>
                <w:webHidden/>
              </w:rPr>
              <w:instrText xml:space="preserve"> PAGEREF _Toc222754571 \h </w:instrText>
            </w:r>
            <w:r>
              <w:rPr>
                <w:noProof/>
                <w:webHidden/>
              </w:rPr>
            </w:r>
            <w:r>
              <w:rPr>
                <w:noProof/>
                <w:webHidden/>
              </w:rPr>
              <w:fldChar w:fldCharType="separate"/>
            </w:r>
            <w:r>
              <w:rPr>
                <w:noProof/>
                <w:webHidden/>
              </w:rPr>
              <w:t>35</w:t>
            </w:r>
            <w:r>
              <w:rPr>
                <w:noProof/>
                <w:webHidden/>
              </w:rPr>
              <w:fldChar w:fldCharType="end"/>
            </w:r>
          </w:hyperlink>
        </w:p>
        <w:p w14:paraId="009BFA6A" w14:textId="4E9C45B7" w:rsidR="00EC2BBD" w:rsidRDefault="00EC2BBD">
          <w:pPr>
            <w:pStyle w:val="TOC3"/>
            <w:rPr>
              <w:ins w:id="38" w:author="Megan Ash" w:date="2026-02-23T15:55:00Z" w16du:dateUtc="2026-02-23T20:55:00Z"/>
              <w:rFonts w:asciiTheme="minorHAnsi" w:hAnsiTheme="minorHAnsi"/>
              <w:noProof/>
              <w:kern w:val="2"/>
              <w14:ligatures w14:val="standardContextual"/>
            </w:rPr>
          </w:pPr>
          <w:hyperlink w:anchor="_Toc222754572" w:history="1">
            <w:r w:rsidRPr="00F718E5">
              <w:rPr>
                <w:rStyle w:val="Hyperlink"/>
                <w:noProof/>
              </w:rPr>
              <w:t>6.5.2 Minimizing Cash Transactions</w:t>
            </w:r>
            <w:r>
              <w:rPr>
                <w:noProof/>
                <w:webHidden/>
              </w:rPr>
              <w:tab/>
            </w:r>
            <w:r>
              <w:rPr>
                <w:noProof/>
                <w:webHidden/>
              </w:rPr>
              <w:fldChar w:fldCharType="begin"/>
            </w:r>
            <w:r>
              <w:rPr>
                <w:noProof/>
                <w:webHidden/>
              </w:rPr>
              <w:instrText xml:space="preserve"> PAGEREF _Toc222754572 \h </w:instrText>
            </w:r>
            <w:r>
              <w:rPr>
                <w:noProof/>
                <w:webHidden/>
              </w:rPr>
            </w:r>
            <w:r>
              <w:rPr>
                <w:noProof/>
                <w:webHidden/>
              </w:rPr>
              <w:fldChar w:fldCharType="separate"/>
            </w:r>
            <w:r>
              <w:rPr>
                <w:noProof/>
                <w:webHidden/>
              </w:rPr>
              <w:t>35</w:t>
            </w:r>
            <w:r>
              <w:rPr>
                <w:noProof/>
                <w:webHidden/>
              </w:rPr>
              <w:fldChar w:fldCharType="end"/>
            </w:r>
          </w:hyperlink>
        </w:p>
        <w:p w14:paraId="7AE2576C" w14:textId="05E1550B" w:rsidR="00EC2BBD" w:rsidRDefault="00EC2BBD">
          <w:pPr>
            <w:pStyle w:val="TOC3"/>
            <w:rPr>
              <w:ins w:id="39" w:author="Megan Ash" w:date="2026-02-23T15:55:00Z" w16du:dateUtc="2026-02-23T20:55:00Z"/>
              <w:rFonts w:asciiTheme="minorHAnsi" w:hAnsiTheme="minorHAnsi"/>
              <w:noProof/>
              <w:kern w:val="2"/>
              <w14:ligatures w14:val="standardContextual"/>
            </w:rPr>
          </w:pPr>
          <w:hyperlink w:anchor="_Toc222754573" w:history="1">
            <w:r w:rsidRPr="00F718E5">
              <w:rPr>
                <w:rStyle w:val="Hyperlink"/>
                <w:noProof/>
              </w:rPr>
              <w:t>6.5.3 Evidence of Receipt by Payee</w:t>
            </w:r>
            <w:r>
              <w:rPr>
                <w:noProof/>
                <w:webHidden/>
              </w:rPr>
              <w:tab/>
            </w:r>
            <w:r>
              <w:rPr>
                <w:noProof/>
                <w:webHidden/>
              </w:rPr>
              <w:fldChar w:fldCharType="begin"/>
            </w:r>
            <w:r>
              <w:rPr>
                <w:noProof/>
                <w:webHidden/>
              </w:rPr>
              <w:instrText xml:space="preserve"> PAGEREF _Toc222754573 \h </w:instrText>
            </w:r>
            <w:r>
              <w:rPr>
                <w:noProof/>
                <w:webHidden/>
              </w:rPr>
            </w:r>
            <w:r>
              <w:rPr>
                <w:noProof/>
                <w:webHidden/>
              </w:rPr>
              <w:fldChar w:fldCharType="separate"/>
            </w:r>
            <w:r>
              <w:rPr>
                <w:noProof/>
                <w:webHidden/>
              </w:rPr>
              <w:t>35</w:t>
            </w:r>
            <w:r>
              <w:rPr>
                <w:noProof/>
                <w:webHidden/>
              </w:rPr>
              <w:fldChar w:fldCharType="end"/>
            </w:r>
          </w:hyperlink>
        </w:p>
        <w:p w14:paraId="5840BCCD" w14:textId="741B726E" w:rsidR="00EC2BBD" w:rsidRDefault="00EC2BBD">
          <w:pPr>
            <w:pStyle w:val="TOC3"/>
            <w:rPr>
              <w:ins w:id="40" w:author="Megan Ash" w:date="2026-02-23T15:55:00Z" w16du:dateUtc="2026-02-23T20:55:00Z"/>
              <w:rFonts w:asciiTheme="minorHAnsi" w:hAnsiTheme="minorHAnsi"/>
              <w:noProof/>
              <w:kern w:val="2"/>
              <w14:ligatures w14:val="standardContextual"/>
            </w:rPr>
          </w:pPr>
          <w:hyperlink w:anchor="_Toc222754574" w:history="1">
            <w:r w:rsidRPr="00F718E5">
              <w:rPr>
                <w:rStyle w:val="Hyperlink"/>
                <w:noProof/>
              </w:rPr>
              <w:t>6.5.4 Periodic Cash Counts – Petty Cash Certification</w:t>
            </w:r>
            <w:r>
              <w:rPr>
                <w:noProof/>
                <w:webHidden/>
              </w:rPr>
              <w:tab/>
            </w:r>
            <w:r>
              <w:rPr>
                <w:noProof/>
                <w:webHidden/>
              </w:rPr>
              <w:fldChar w:fldCharType="begin"/>
            </w:r>
            <w:r>
              <w:rPr>
                <w:noProof/>
                <w:webHidden/>
              </w:rPr>
              <w:instrText xml:space="preserve"> PAGEREF _Toc222754574 \h </w:instrText>
            </w:r>
            <w:r>
              <w:rPr>
                <w:noProof/>
                <w:webHidden/>
              </w:rPr>
            </w:r>
            <w:r>
              <w:rPr>
                <w:noProof/>
                <w:webHidden/>
              </w:rPr>
              <w:fldChar w:fldCharType="separate"/>
            </w:r>
            <w:r>
              <w:rPr>
                <w:noProof/>
                <w:webHidden/>
              </w:rPr>
              <w:t>35</w:t>
            </w:r>
            <w:r>
              <w:rPr>
                <w:noProof/>
                <w:webHidden/>
              </w:rPr>
              <w:fldChar w:fldCharType="end"/>
            </w:r>
          </w:hyperlink>
        </w:p>
        <w:p w14:paraId="4697DF83" w14:textId="4DBCE40A" w:rsidR="00EC2BBD" w:rsidRDefault="00EC2BBD">
          <w:pPr>
            <w:pStyle w:val="TOC1"/>
            <w:rPr>
              <w:ins w:id="41" w:author="Megan Ash" w:date="2026-02-23T15:55:00Z" w16du:dateUtc="2026-02-23T20:55:00Z"/>
              <w:rFonts w:asciiTheme="minorHAnsi" w:hAnsiTheme="minorHAnsi"/>
              <w:noProof/>
              <w:kern w:val="2"/>
              <w14:ligatures w14:val="standardContextual"/>
            </w:rPr>
          </w:pPr>
          <w:hyperlink w:anchor="_Toc222754575" w:history="1">
            <w:r w:rsidRPr="00F718E5">
              <w:rPr>
                <w:rStyle w:val="Hyperlink"/>
                <w:noProof/>
              </w:rPr>
              <w:t>7. Partners Honduras General Policies</w:t>
            </w:r>
            <w:r>
              <w:rPr>
                <w:noProof/>
                <w:webHidden/>
              </w:rPr>
              <w:tab/>
            </w:r>
            <w:r>
              <w:rPr>
                <w:noProof/>
                <w:webHidden/>
              </w:rPr>
              <w:fldChar w:fldCharType="begin"/>
            </w:r>
            <w:r>
              <w:rPr>
                <w:noProof/>
                <w:webHidden/>
              </w:rPr>
              <w:instrText xml:space="preserve"> PAGEREF _Toc222754575 \h </w:instrText>
            </w:r>
            <w:r>
              <w:rPr>
                <w:noProof/>
                <w:webHidden/>
              </w:rPr>
            </w:r>
            <w:r>
              <w:rPr>
                <w:noProof/>
                <w:webHidden/>
              </w:rPr>
              <w:fldChar w:fldCharType="separate"/>
            </w:r>
            <w:r>
              <w:rPr>
                <w:noProof/>
                <w:webHidden/>
              </w:rPr>
              <w:t>36</w:t>
            </w:r>
            <w:r>
              <w:rPr>
                <w:noProof/>
                <w:webHidden/>
              </w:rPr>
              <w:fldChar w:fldCharType="end"/>
            </w:r>
          </w:hyperlink>
        </w:p>
        <w:p w14:paraId="4B6672AA" w14:textId="2AA9E712" w:rsidR="00EC2BBD" w:rsidRDefault="00EC2BBD">
          <w:pPr>
            <w:pStyle w:val="TOC2"/>
            <w:rPr>
              <w:ins w:id="42" w:author="Megan Ash" w:date="2026-02-23T15:55:00Z" w16du:dateUtc="2026-02-23T20:55:00Z"/>
              <w:rFonts w:asciiTheme="minorHAnsi" w:hAnsiTheme="minorHAnsi"/>
              <w:noProof/>
              <w:kern w:val="2"/>
              <w14:ligatures w14:val="standardContextual"/>
            </w:rPr>
          </w:pPr>
          <w:hyperlink w:anchor="_Toc222754576" w:history="1">
            <w:r w:rsidRPr="00F718E5">
              <w:rPr>
                <w:rStyle w:val="Hyperlink"/>
                <w:noProof/>
              </w:rPr>
              <w:t>7.1</w:t>
            </w:r>
            <w:r>
              <w:rPr>
                <w:rFonts w:asciiTheme="minorHAnsi" w:hAnsiTheme="minorHAnsi"/>
                <w:noProof/>
                <w:kern w:val="2"/>
                <w14:ligatures w14:val="standardContextual"/>
              </w:rPr>
              <w:tab/>
            </w:r>
            <w:r w:rsidRPr="00F718E5">
              <w:rPr>
                <w:rStyle w:val="Hyperlink"/>
                <w:noProof/>
              </w:rPr>
              <w:t>Individuals and Conduct Covered</w:t>
            </w:r>
            <w:r>
              <w:rPr>
                <w:noProof/>
                <w:webHidden/>
              </w:rPr>
              <w:tab/>
            </w:r>
            <w:r>
              <w:rPr>
                <w:noProof/>
                <w:webHidden/>
              </w:rPr>
              <w:fldChar w:fldCharType="begin"/>
            </w:r>
            <w:r>
              <w:rPr>
                <w:noProof/>
                <w:webHidden/>
              </w:rPr>
              <w:instrText xml:space="preserve"> PAGEREF _Toc222754576 \h </w:instrText>
            </w:r>
            <w:r>
              <w:rPr>
                <w:noProof/>
                <w:webHidden/>
              </w:rPr>
            </w:r>
            <w:r>
              <w:rPr>
                <w:noProof/>
                <w:webHidden/>
              </w:rPr>
              <w:fldChar w:fldCharType="separate"/>
            </w:r>
            <w:r>
              <w:rPr>
                <w:noProof/>
                <w:webHidden/>
              </w:rPr>
              <w:t>36</w:t>
            </w:r>
            <w:r>
              <w:rPr>
                <w:noProof/>
                <w:webHidden/>
              </w:rPr>
              <w:fldChar w:fldCharType="end"/>
            </w:r>
          </w:hyperlink>
        </w:p>
        <w:p w14:paraId="3449C7F0" w14:textId="02DA1FB0" w:rsidR="00EC2BBD" w:rsidRDefault="00EC2BBD">
          <w:pPr>
            <w:pStyle w:val="TOC2"/>
            <w:rPr>
              <w:ins w:id="43" w:author="Megan Ash" w:date="2026-02-23T15:55:00Z" w16du:dateUtc="2026-02-23T20:55:00Z"/>
              <w:rFonts w:asciiTheme="minorHAnsi" w:hAnsiTheme="minorHAnsi"/>
              <w:noProof/>
              <w:kern w:val="2"/>
              <w14:ligatures w14:val="standardContextual"/>
            </w:rPr>
          </w:pPr>
          <w:hyperlink w:anchor="_Toc222754577" w:history="1">
            <w:r w:rsidRPr="00F718E5">
              <w:rPr>
                <w:rStyle w:val="Hyperlink"/>
                <w:noProof/>
              </w:rPr>
              <w:t>7.2</w:t>
            </w:r>
            <w:r>
              <w:rPr>
                <w:rFonts w:asciiTheme="minorHAnsi" w:hAnsiTheme="minorHAnsi"/>
                <w:noProof/>
                <w:kern w:val="2"/>
                <w14:ligatures w14:val="standardContextual"/>
              </w:rPr>
              <w:tab/>
            </w:r>
            <w:r w:rsidRPr="00F718E5">
              <w:rPr>
                <w:rStyle w:val="Hyperlink"/>
                <w:noProof/>
              </w:rPr>
              <w:t>Anti-Corruption and Anti-Bribery Policy</w:t>
            </w:r>
            <w:r>
              <w:rPr>
                <w:noProof/>
                <w:webHidden/>
              </w:rPr>
              <w:tab/>
            </w:r>
            <w:r>
              <w:rPr>
                <w:noProof/>
                <w:webHidden/>
              </w:rPr>
              <w:fldChar w:fldCharType="begin"/>
            </w:r>
            <w:r>
              <w:rPr>
                <w:noProof/>
                <w:webHidden/>
              </w:rPr>
              <w:instrText xml:space="preserve"> PAGEREF _Toc222754577 \h </w:instrText>
            </w:r>
            <w:r>
              <w:rPr>
                <w:noProof/>
                <w:webHidden/>
              </w:rPr>
            </w:r>
            <w:r>
              <w:rPr>
                <w:noProof/>
                <w:webHidden/>
              </w:rPr>
              <w:fldChar w:fldCharType="separate"/>
            </w:r>
            <w:r>
              <w:rPr>
                <w:noProof/>
                <w:webHidden/>
              </w:rPr>
              <w:t>36</w:t>
            </w:r>
            <w:r>
              <w:rPr>
                <w:noProof/>
                <w:webHidden/>
              </w:rPr>
              <w:fldChar w:fldCharType="end"/>
            </w:r>
          </w:hyperlink>
        </w:p>
        <w:p w14:paraId="0D881669" w14:textId="2A772701" w:rsidR="00EC2BBD" w:rsidRDefault="00EC2BBD">
          <w:pPr>
            <w:pStyle w:val="TOC2"/>
            <w:rPr>
              <w:ins w:id="44" w:author="Megan Ash" w:date="2026-02-23T15:55:00Z" w16du:dateUtc="2026-02-23T20:55:00Z"/>
              <w:rFonts w:asciiTheme="minorHAnsi" w:hAnsiTheme="minorHAnsi"/>
              <w:noProof/>
              <w:kern w:val="2"/>
              <w14:ligatures w14:val="standardContextual"/>
            </w:rPr>
          </w:pPr>
          <w:hyperlink w:anchor="_Toc222754578" w:history="1">
            <w:r w:rsidRPr="00F718E5">
              <w:rPr>
                <w:rStyle w:val="Hyperlink"/>
                <w:noProof/>
              </w:rPr>
              <w:t>7.3</w:t>
            </w:r>
            <w:r>
              <w:rPr>
                <w:rFonts w:asciiTheme="minorHAnsi" w:hAnsiTheme="minorHAnsi"/>
                <w:noProof/>
                <w:kern w:val="2"/>
                <w14:ligatures w14:val="standardContextual"/>
              </w:rPr>
              <w:tab/>
            </w:r>
            <w:r w:rsidRPr="00F718E5">
              <w:rPr>
                <w:rStyle w:val="Hyperlink"/>
                <w:noProof/>
              </w:rPr>
              <w:t>Prevention of Money Laundering &amp; Financing of Terrorism</w:t>
            </w:r>
            <w:r>
              <w:rPr>
                <w:noProof/>
                <w:webHidden/>
              </w:rPr>
              <w:tab/>
            </w:r>
            <w:r>
              <w:rPr>
                <w:noProof/>
                <w:webHidden/>
              </w:rPr>
              <w:fldChar w:fldCharType="begin"/>
            </w:r>
            <w:r>
              <w:rPr>
                <w:noProof/>
                <w:webHidden/>
              </w:rPr>
              <w:instrText xml:space="preserve"> PAGEREF _Toc222754578 \h </w:instrText>
            </w:r>
            <w:r>
              <w:rPr>
                <w:noProof/>
                <w:webHidden/>
              </w:rPr>
            </w:r>
            <w:r>
              <w:rPr>
                <w:noProof/>
                <w:webHidden/>
              </w:rPr>
              <w:fldChar w:fldCharType="separate"/>
            </w:r>
            <w:r>
              <w:rPr>
                <w:noProof/>
                <w:webHidden/>
              </w:rPr>
              <w:t>38</w:t>
            </w:r>
            <w:r>
              <w:rPr>
                <w:noProof/>
                <w:webHidden/>
              </w:rPr>
              <w:fldChar w:fldCharType="end"/>
            </w:r>
          </w:hyperlink>
        </w:p>
        <w:p w14:paraId="38D073EA" w14:textId="44796759" w:rsidR="00EC2BBD" w:rsidRDefault="00EC2BBD">
          <w:pPr>
            <w:pStyle w:val="TOC3"/>
            <w:rPr>
              <w:ins w:id="45" w:author="Megan Ash" w:date="2026-02-23T15:55:00Z" w16du:dateUtc="2026-02-23T20:55:00Z"/>
              <w:rFonts w:asciiTheme="minorHAnsi" w:hAnsiTheme="minorHAnsi"/>
              <w:noProof/>
              <w:kern w:val="2"/>
              <w14:ligatures w14:val="standardContextual"/>
            </w:rPr>
          </w:pPr>
          <w:hyperlink w:anchor="_Toc222754579" w:history="1">
            <w:r w:rsidRPr="00F718E5">
              <w:rPr>
                <w:rStyle w:val="Hyperlink"/>
                <w:noProof/>
              </w:rPr>
              <w:t>7.3.1 Definitions</w:t>
            </w:r>
            <w:r>
              <w:rPr>
                <w:noProof/>
                <w:webHidden/>
              </w:rPr>
              <w:tab/>
            </w:r>
            <w:r>
              <w:rPr>
                <w:noProof/>
                <w:webHidden/>
              </w:rPr>
              <w:fldChar w:fldCharType="begin"/>
            </w:r>
            <w:r>
              <w:rPr>
                <w:noProof/>
                <w:webHidden/>
              </w:rPr>
              <w:instrText xml:space="preserve"> PAGEREF _Toc222754579 \h </w:instrText>
            </w:r>
            <w:r>
              <w:rPr>
                <w:noProof/>
                <w:webHidden/>
              </w:rPr>
            </w:r>
            <w:r>
              <w:rPr>
                <w:noProof/>
                <w:webHidden/>
              </w:rPr>
              <w:fldChar w:fldCharType="separate"/>
            </w:r>
            <w:r>
              <w:rPr>
                <w:noProof/>
                <w:webHidden/>
              </w:rPr>
              <w:t>38</w:t>
            </w:r>
            <w:r>
              <w:rPr>
                <w:noProof/>
                <w:webHidden/>
              </w:rPr>
              <w:fldChar w:fldCharType="end"/>
            </w:r>
          </w:hyperlink>
        </w:p>
        <w:p w14:paraId="2FFBB392" w14:textId="13E89A99" w:rsidR="00EC2BBD" w:rsidRDefault="00EC2BBD">
          <w:pPr>
            <w:pStyle w:val="TOC3"/>
            <w:rPr>
              <w:ins w:id="46" w:author="Megan Ash" w:date="2026-02-23T15:55:00Z" w16du:dateUtc="2026-02-23T20:55:00Z"/>
              <w:rFonts w:asciiTheme="minorHAnsi" w:hAnsiTheme="minorHAnsi"/>
              <w:noProof/>
              <w:kern w:val="2"/>
              <w14:ligatures w14:val="standardContextual"/>
            </w:rPr>
          </w:pPr>
          <w:hyperlink w:anchor="_Toc222754580" w:history="1">
            <w:r w:rsidRPr="00F718E5">
              <w:rPr>
                <w:rStyle w:val="Hyperlink"/>
                <w:noProof/>
              </w:rPr>
              <w:t>7.3.2 Due Diligence</w:t>
            </w:r>
            <w:r>
              <w:rPr>
                <w:noProof/>
                <w:webHidden/>
              </w:rPr>
              <w:tab/>
            </w:r>
            <w:r>
              <w:rPr>
                <w:noProof/>
                <w:webHidden/>
              </w:rPr>
              <w:fldChar w:fldCharType="begin"/>
            </w:r>
            <w:r>
              <w:rPr>
                <w:noProof/>
                <w:webHidden/>
              </w:rPr>
              <w:instrText xml:space="preserve"> PAGEREF _Toc222754580 \h </w:instrText>
            </w:r>
            <w:r>
              <w:rPr>
                <w:noProof/>
                <w:webHidden/>
              </w:rPr>
            </w:r>
            <w:r>
              <w:rPr>
                <w:noProof/>
                <w:webHidden/>
              </w:rPr>
              <w:fldChar w:fldCharType="separate"/>
            </w:r>
            <w:r>
              <w:rPr>
                <w:noProof/>
                <w:webHidden/>
              </w:rPr>
              <w:t>38</w:t>
            </w:r>
            <w:r>
              <w:rPr>
                <w:noProof/>
                <w:webHidden/>
              </w:rPr>
              <w:fldChar w:fldCharType="end"/>
            </w:r>
          </w:hyperlink>
        </w:p>
        <w:p w14:paraId="6624C087" w14:textId="05ABFBEC" w:rsidR="00EC2BBD" w:rsidRDefault="00EC2BBD">
          <w:pPr>
            <w:pStyle w:val="TOC3"/>
            <w:rPr>
              <w:ins w:id="47" w:author="Megan Ash" w:date="2026-02-23T15:55:00Z" w16du:dateUtc="2026-02-23T20:55:00Z"/>
              <w:rFonts w:asciiTheme="minorHAnsi" w:hAnsiTheme="minorHAnsi"/>
              <w:noProof/>
              <w:kern w:val="2"/>
              <w14:ligatures w14:val="standardContextual"/>
            </w:rPr>
          </w:pPr>
          <w:hyperlink w:anchor="_Toc222754581" w:history="1">
            <w:r w:rsidRPr="00F718E5">
              <w:rPr>
                <w:rStyle w:val="Hyperlink"/>
                <w:noProof/>
              </w:rPr>
              <w:t>7.3.3 Suspicious Activity Reporting</w:t>
            </w:r>
            <w:r>
              <w:rPr>
                <w:noProof/>
                <w:webHidden/>
              </w:rPr>
              <w:tab/>
            </w:r>
            <w:r>
              <w:rPr>
                <w:noProof/>
                <w:webHidden/>
              </w:rPr>
              <w:fldChar w:fldCharType="begin"/>
            </w:r>
            <w:r>
              <w:rPr>
                <w:noProof/>
                <w:webHidden/>
              </w:rPr>
              <w:instrText xml:space="preserve"> PAGEREF _Toc222754581 \h </w:instrText>
            </w:r>
            <w:r>
              <w:rPr>
                <w:noProof/>
                <w:webHidden/>
              </w:rPr>
            </w:r>
            <w:r>
              <w:rPr>
                <w:noProof/>
                <w:webHidden/>
              </w:rPr>
              <w:fldChar w:fldCharType="separate"/>
            </w:r>
            <w:r>
              <w:rPr>
                <w:noProof/>
                <w:webHidden/>
              </w:rPr>
              <w:t>38</w:t>
            </w:r>
            <w:r>
              <w:rPr>
                <w:noProof/>
                <w:webHidden/>
              </w:rPr>
              <w:fldChar w:fldCharType="end"/>
            </w:r>
          </w:hyperlink>
        </w:p>
        <w:p w14:paraId="2AFAE8BD" w14:textId="51A9EF4B" w:rsidR="00EC2BBD" w:rsidRDefault="00EC2BBD">
          <w:pPr>
            <w:pStyle w:val="TOC2"/>
            <w:rPr>
              <w:ins w:id="48" w:author="Megan Ash" w:date="2026-02-23T15:55:00Z" w16du:dateUtc="2026-02-23T20:55:00Z"/>
              <w:rFonts w:asciiTheme="minorHAnsi" w:hAnsiTheme="minorHAnsi"/>
              <w:noProof/>
              <w:kern w:val="2"/>
              <w14:ligatures w14:val="standardContextual"/>
            </w:rPr>
          </w:pPr>
          <w:hyperlink w:anchor="_Toc222754582" w:history="1">
            <w:r w:rsidRPr="00F718E5">
              <w:rPr>
                <w:rStyle w:val="Hyperlink"/>
                <w:noProof/>
              </w:rPr>
              <w:t>7.4</w:t>
            </w:r>
            <w:r>
              <w:rPr>
                <w:rFonts w:asciiTheme="minorHAnsi" w:hAnsiTheme="minorHAnsi"/>
                <w:noProof/>
                <w:kern w:val="2"/>
                <w14:ligatures w14:val="standardContextual"/>
              </w:rPr>
              <w:tab/>
            </w:r>
            <w:r w:rsidRPr="00F718E5">
              <w:rPr>
                <w:rStyle w:val="Hyperlink"/>
                <w:noProof/>
              </w:rPr>
              <w:t>Anti-Discrimination</w:t>
            </w:r>
            <w:r>
              <w:rPr>
                <w:noProof/>
                <w:webHidden/>
              </w:rPr>
              <w:tab/>
            </w:r>
            <w:r>
              <w:rPr>
                <w:noProof/>
                <w:webHidden/>
              </w:rPr>
              <w:fldChar w:fldCharType="begin"/>
            </w:r>
            <w:r>
              <w:rPr>
                <w:noProof/>
                <w:webHidden/>
              </w:rPr>
              <w:instrText xml:space="preserve"> PAGEREF _Toc222754582 \h </w:instrText>
            </w:r>
            <w:r>
              <w:rPr>
                <w:noProof/>
                <w:webHidden/>
              </w:rPr>
            </w:r>
            <w:r>
              <w:rPr>
                <w:noProof/>
                <w:webHidden/>
              </w:rPr>
              <w:fldChar w:fldCharType="separate"/>
            </w:r>
            <w:r>
              <w:rPr>
                <w:noProof/>
                <w:webHidden/>
              </w:rPr>
              <w:t>39</w:t>
            </w:r>
            <w:r>
              <w:rPr>
                <w:noProof/>
                <w:webHidden/>
              </w:rPr>
              <w:fldChar w:fldCharType="end"/>
            </w:r>
          </w:hyperlink>
        </w:p>
        <w:p w14:paraId="76BF7180" w14:textId="6D61A569" w:rsidR="00EC2BBD" w:rsidRDefault="00EC2BBD">
          <w:pPr>
            <w:pStyle w:val="TOC3"/>
            <w:rPr>
              <w:ins w:id="49" w:author="Megan Ash" w:date="2026-02-23T15:55:00Z" w16du:dateUtc="2026-02-23T20:55:00Z"/>
              <w:rFonts w:asciiTheme="minorHAnsi" w:hAnsiTheme="minorHAnsi"/>
              <w:noProof/>
              <w:kern w:val="2"/>
              <w14:ligatures w14:val="standardContextual"/>
            </w:rPr>
          </w:pPr>
          <w:hyperlink w:anchor="_Toc222754583" w:history="1">
            <w:r w:rsidRPr="00F718E5">
              <w:rPr>
                <w:rStyle w:val="Hyperlink"/>
                <w:noProof/>
              </w:rPr>
              <w:t>7.4.1 Equal Employment Opportunity</w:t>
            </w:r>
            <w:r>
              <w:rPr>
                <w:noProof/>
                <w:webHidden/>
              </w:rPr>
              <w:tab/>
            </w:r>
            <w:r>
              <w:rPr>
                <w:noProof/>
                <w:webHidden/>
              </w:rPr>
              <w:fldChar w:fldCharType="begin"/>
            </w:r>
            <w:r>
              <w:rPr>
                <w:noProof/>
                <w:webHidden/>
              </w:rPr>
              <w:instrText xml:space="preserve"> PAGEREF _Toc222754583 \h </w:instrText>
            </w:r>
            <w:r>
              <w:rPr>
                <w:noProof/>
                <w:webHidden/>
              </w:rPr>
            </w:r>
            <w:r>
              <w:rPr>
                <w:noProof/>
                <w:webHidden/>
              </w:rPr>
              <w:fldChar w:fldCharType="separate"/>
            </w:r>
            <w:r>
              <w:rPr>
                <w:noProof/>
                <w:webHidden/>
              </w:rPr>
              <w:t>40</w:t>
            </w:r>
            <w:r>
              <w:rPr>
                <w:noProof/>
                <w:webHidden/>
              </w:rPr>
              <w:fldChar w:fldCharType="end"/>
            </w:r>
          </w:hyperlink>
        </w:p>
        <w:p w14:paraId="29722959" w14:textId="473C7723" w:rsidR="00EC2BBD" w:rsidRDefault="00EC2BBD">
          <w:pPr>
            <w:pStyle w:val="TOC2"/>
            <w:rPr>
              <w:ins w:id="50" w:author="Megan Ash" w:date="2026-02-23T15:55:00Z" w16du:dateUtc="2026-02-23T20:55:00Z"/>
              <w:rFonts w:asciiTheme="minorHAnsi" w:hAnsiTheme="minorHAnsi"/>
              <w:noProof/>
              <w:kern w:val="2"/>
              <w14:ligatures w14:val="standardContextual"/>
            </w:rPr>
          </w:pPr>
          <w:hyperlink w:anchor="_Toc222754584" w:history="1">
            <w:r w:rsidRPr="00F718E5">
              <w:rPr>
                <w:rStyle w:val="Hyperlink"/>
                <w:noProof/>
              </w:rPr>
              <w:t>7.5</w:t>
            </w:r>
            <w:r>
              <w:rPr>
                <w:rFonts w:asciiTheme="minorHAnsi" w:hAnsiTheme="minorHAnsi"/>
                <w:noProof/>
                <w:kern w:val="2"/>
                <w14:ligatures w14:val="standardContextual"/>
              </w:rPr>
              <w:tab/>
            </w:r>
            <w:r w:rsidRPr="00F718E5">
              <w:rPr>
                <w:rStyle w:val="Hyperlink"/>
                <w:noProof/>
              </w:rPr>
              <w:t>Accommodation for Persons with Disabilities and Interactive Dialogue</w:t>
            </w:r>
            <w:r>
              <w:rPr>
                <w:noProof/>
                <w:webHidden/>
              </w:rPr>
              <w:tab/>
            </w:r>
            <w:r>
              <w:rPr>
                <w:noProof/>
                <w:webHidden/>
              </w:rPr>
              <w:fldChar w:fldCharType="begin"/>
            </w:r>
            <w:r>
              <w:rPr>
                <w:noProof/>
                <w:webHidden/>
              </w:rPr>
              <w:instrText xml:space="preserve"> PAGEREF _Toc222754584 \h </w:instrText>
            </w:r>
            <w:r>
              <w:rPr>
                <w:noProof/>
                <w:webHidden/>
              </w:rPr>
            </w:r>
            <w:r>
              <w:rPr>
                <w:noProof/>
                <w:webHidden/>
              </w:rPr>
              <w:fldChar w:fldCharType="separate"/>
            </w:r>
            <w:r>
              <w:rPr>
                <w:noProof/>
                <w:webHidden/>
              </w:rPr>
              <w:t>41</w:t>
            </w:r>
            <w:r>
              <w:rPr>
                <w:noProof/>
                <w:webHidden/>
              </w:rPr>
              <w:fldChar w:fldCharType="end"/>
            </w:r>
          </w:hyperlink>
        </w:p>
        <w:p w14:paraId="1BA8F9E6" w14:textId="7C039B78" w:rsidR="00EC2BBD" w:rsidRDefault="00EC2BBD">
          <w:pPr>
            <w:pStyle w:val="TOC2"/>
            <w:rPr>
              <w:ins w:id="51" w:author="Megan Ash" w:date="2026-02-23T15:55:00Z" w16du:dateUtc="2026-02-23T20:55:00Z"/>
              <w:rFonts w:asciiTheme="minorHAnsi" w:hAnsiTheme="minorHAnsi"/>
              <w:noProof/>
              <w:kern w:val="2"/>
              <w14:ligatures w14:val="standardContextual"/>
            </w:rPr>
          </w:pPr>
          <w:hyperlink w:anchor="_Toc222754585" w:history="1">
            <w:r w:rsidRPr="00F718E5">
              <w:rPr>
                <w:rStyle w:val="Hyperlink"/>
                <w:noProof/>
              </w:rPr>
              <w:t>7.6</w:t>
            </w:r>
            <w:r>
              <w:rPr>
                <w:rFonts w:asciiTheme="minorHAnsi" w:hAnsiTheme="minorHAnsi"/>
                <w:noProof/>
                <w:kern w:val="2"/>
                <w14:ligatures w14:val="standardContextual"/>
              </w:rPr>
              <w:tab/>
            </w:r>
            <w:r w:rsidRPr="00F718E5">
              <w:rPr>
                <w:rStyle w:val="Hyperlink"/>
                <w:noProof/>
              </w:rPr>
              <w:t>Sexual Harassment</w:t>
            </w:r>
            <w:r>
              <w:rPr>
                <w:noProof/>
                <w:webHidden/>
              </w:rPr>
              <w:tab/>
            </w:r>
            <w:r>
              <w:rPr>
                <w:noProof/>
                <w:webHidden/>
              </w:rPr>
              <w:fldChar w:fldCharType="begin"/>
            </w:r>
            <w:r>
              <w:rPr>
                <w:noProof/>
                <w:webHidden/>
              </w:rPr>
              <w:instrText xml:space="preserve"> PAGEREF _Toc222754585 \h </w:instrText>
            </w:r>
            <w:r>
              <w:rPr>
                <w:noProof/>
                <w:webHidden/>
              </w:rPr>
            </w:r>
            <w:r>
              <w:rPr>
                <w:noProof/>
                <w:webHidden/>
              </w:rPr>
              <w:fldChar w:fldCharType="separate"/>
            </w:r>
            <w:r>
              <w:rPr>
                <w:noProof/>
                <w:webHidden/>
              </w:rPr>
              <w:t>42</w:t>
            </w:r>
            <w:r>
              <w:rPr>
                <w:noProof/>
                <w:webHidden/>
              </w:rPr>
              <w:fldChar w:fldCharType="end"/>
            </w:r>
          </w:hyperlink>
        </w:p>
        <w:p w14:paraId="3C87B9BB" w14:textId="3C0944D2" w:rsidR="00EC2BBD" w:rsidRDefault="00EC2BBD">
          <w:pPr>
            <w:pStyle w:val="TOC2"/>
            <w:rPr>
              <w:ins w:id="52" w:author="Megan Ash" w:date="2026-02-23T15:55:00Z" w16du:dateUtc="2026-02-23T20:55:00Z"/>
              <w:rFonts w:asciiTheme="minorHAnsi" w:hAnsiTheme="minorHAnsi"/>
              <w:noProof/>
              <w:kern w:val="2"/>
              <w14:ligatures w14:val="standardContextual"/>
            </w:rPr>
          </w:pPr>
          <w:hyperlink w:anchor="_Toc222754586" w:history="1">
            <w:r w:rsidRPr="00F718E5">
              <w:rPr>
                <w:rStyle w:val="Hyperlink"/>
                <w:noProof/>
              </w:rPr>
              <w:t>7.7</w:t>
            </w:r>
            <w:r>
              <w:rPr>
                <w:rFonts w:asciiTheme="minorHAnsi" w:hAnsiTheme="minorHAnsi"/>
                <w:noProof/>
                <w:kern w:val="2"/>
                <w14:ligatures w14:val="standardContextual"/>
              </w:rPr>
              <w:tab/>
            </w:r>
            <w:r w:rsidRPr="00F718E5">
              <w:rPr>
                <w:rStyle w:val="Hyperlink"/>
                <w:noProof/>
              </w:rPr>
              <w:t>Anti-Harassment</w:t>
            </w:r>
            <w:r>
              <w:rPr>
                <w:noProof/>
                <w:webHidden/>
              </w:rPr>
              <w:tab/>
            </w:r>
            <w:r>
              <w:rPr>
                <w:noProof/>
                <w:webHidden/>
              </w:rPr>
              <w:fldChar w:fldCharType="begin"/>
            </w:r>
            <w:r>
              <w:rPr>
                <w:noProof/>
                <w:webHidden/>
              </w:rPr>
              <w:instrText xml:space="preserve"> PAGEREF _Toc222754586 \h </w:instrText>
            </w:r>
            <w:r>
              <w:rPr>
                <w:noProof/>
                <w:webHidden/>
              </w:rPr>
            </w:r>
            <w:r>
              <w:rPr>
                <w:noProof/>
                <w:webHidden/>
              </w:rPr>
              <w:fldChar w:fldCharType="separate"/>
            </w:r>
            <w:r>
              <w:rPr>
                <w:noProof/>
                <w:webHidden/>
              </w:rPr>
              <w:t>44</w:t>
            </w:r>
            <w:r>
              <w:rPr>
                <w:noProof/>
                <w:webHidden/>
              </w:rPr>
              <w:fldChar w:fldCharType="end"/>
            </w:r>
          </w:hyperlink>
        </w:p>
        <w:p w14:paraId="3DED1838" w14:textId="469AFD19" w:rsidR="00EC2BBD" w:rsidRDefault="00EC2BBD">
          <w:pPr>
            <w:pStyle w:val="TOC2"/>
            <w:rPr>
              <w:ins w:id="53" w:author="Megan Ash" w:date="2026-02-23T15:55:00Z" w16du:dateUtc="2026-02-23T20:55:00Z"/>
              <w:rFonts w:asciiTheme="minorHAnsi" w:hAnsiTheme="minorHAnsi"/>
              <w:noProof/>
              <w:kern w:val="2"/>
              <w14:ligatures w14:val="standardContextual"/>
            </w:rPr>
          </w:pPr>
          <w:hyperlink w:anchor="_Toc222754587" w:history="1">
            <w:r w:rsidRPr="00F718E5">
              <w:rPr>
                <w:rStyle w:val="Hyperlink"/>
                <w:noProof/>
              </w:rPr>
              <w:t>7.8</w:t>
            </w:r>
            <w:r>
              <w:rPr>
                <w:rFonts w:asciiTheme="minorHAnsi" w:hAnsiTheme="minorHAnsi"/>
                <w:noProof/>
                <w:kern w:val="2"/>
                <w14:ligatures w14:val="standardContextual"/>
              </w:rPr>
              <w:tab/>
            </w:r>
            <w:r w:rsidRPr="00F718E5">
              <w:rPr>
                <w:rStyle w:val="Hyperlink"/>
                <w:noProof/>
              </w:rPr>
              <w:t>Workplace Bullying</w:t>
            </w:r>
            <w:r>
              <w:rPr>
                <w:noProof/>
                <w:webHidden/>
              </w:rPr>
              <w:tab/>
            </w:r>
            <w:r>
              <w:rPr>
                <w:noProof/>
                <w:webHidden/>
              </w:rPr>
              <w:fldChar w:fldCharType="begin"/>
            </w:r>
            <w:r>
              <w:rPr>
                <w:noProof/>
                <w:webHidden/>
              </w:rPr>
              <w:instrText xml:space="preserve"> PAGEREF _Toc222754587 \h </w:instrText>
            </w:r>
            <w:r>
              <w:rPr>
                <w:noProof/>
                <w:webHidden/>
              </w:rPr>
            </w:r>
            <w:r>
              <w:rPr>
                <w:noProof/>
                <w:webHidden/>
              </w:rPr>
              <w:fldChar w:fldCharType="separate"/>
            </w:r>
            <w:r>
              <w:rPr>
                <w:noProof/>
                <w:webHidden/>
              </w:rPr>
              <w:t>46</w:t>
            </w:r>
            <w:r>
              <w:rPr>
                <w:noProof/>
                <w:webHidden/>
              </w:rPr>
              <w:fldChar w:fldCharType="end"/>
            </w:r>
          </w:hyperlink>
        </w:p>
        <w:p w14:paraId="4BC6FBA7" w14:textId="05B9F27D" w:rsidR="00EC2BBD" w:rsidRDefault="00EC2BBD">
          <w:pPr>
            <w:pStyle w:val="TOC2"/>
            <w:rPr>
              <w:ins w:id="54" w:author="Megan Ash" w:date="2026-02-23T15:55:00Z" w16du:dateUtc="2026-02-23T20:55:00Z"/>
              <w:rFonts w:asciiTheme="minorHAnsi" w:hAnsiTheme="minorHAnsi"/>
              <w:noProof/>
              <w:kern w:val="2"/>
              <w14:ligatures w14:val="standardContextual"/>
            </w:rPr>
          </w:pPr>
          <w:hyperlink w:anchor="_Toc222754588" w:history="1">
            <w:r w:rsidRPr="00F718E5">
              <w:rPr>
                <w:rStyle w:val="Hyperlink"/>
                <w:noProof/>
              </w:rPr>
              <w:t>7.9</w:t>
            </w:r>
            <w:r>
              <w:rPr>
                <w:rFonts w:asciiTheme="minorHAnsi" w:hAnsiTheme="minorHAnsi"/>
                <w:noProof/>
                <w:kern w:val="2"/>
                <w14:ligatures w14:val="standardContextual"/>
              </w:rPr>
              <w:tab/>
            </w:r>
            <w:r w:rsidRPr="00F718E5">
              <w:rPr>
                <w:rStyle w:val="Hyperlink"/>
                <w:noProof/>
              </w:rPr>
              <w:t>Workplace Violence Prevention Policy</w:t>
            </w:r>
            <w:r>
              <w:rPr>
                <w:noProof/>
                <w:webHidden/>
              </w:rPr>
              <w:tab/>
            </w:r>
            <w:r>
              <w:rPr>
                <w:noProof/>
                <w:webHidden/>
              </w:rPr>
              <w:fldChar w:fldCharType="begin"/>
            </w:r>
            <w:r>
              <w:rPr>
                <w:noProof/>
                <w:webHidden/>
              </w:rPr>
              <w:instrText xml:space="preserve"> PAGEREF _Toc222754588 \h </w:instrText>
            </w:r>
            <w:r>
              <w:rPr>
                <w:noProof/>
                <w:webHidden/>
              </w:rPr>
            </w:r>
            <w:r>
              <w:rPr>
                <w:noProof/>
                <w:webHidden/>
              </w:rPr>
              <w:fldChar w:fldCharType="separate"/>
            </w:r>
            <w:r>
              <w:rPr>
                <w:noProof/>
                <w:webHidden/>
              </w:rPr>
              <w:t>47</w:t>
            </w:r>
            <w:r>
              <w:rPr>
                <w:noProof/>
                <w:webHidden/>
              </w:rPr>
              <w:fldChar w:fldCharType="end"/>
            </w:r>
          </w:hyperlink>
        </w:p>
        <w:p w14:paraId="2BB1114F" w14:textId="74CD6BAD" w:rsidR="00EC2BBD" w:rsidRDefault="00EC2BBD">
          <w:pPr>
            <w:pStyle w:val="TOC3"/>
            <w:rPr>
              <w:ins w:id="55" w:author="Megan Ash" w:date="2026-02-23T15:55:00Z" w16du:dateUtc="2026-02-23T20:55:00Z"/>
              <w:rFonts w:asciiTheme="minorHAnsi" w:hAnsiTheme="minorHAnsi"/>
              <w:noProof/>
              <w:kern w:val="2"/>
              <w14:ligatures w14:val="standardContextual"/>
            </w:rPr>
          </w:pPr>
          <w:hyperlink w:anchor="_Toc222754589" w:history="1">
            <w:r w:rsidRPr="00F718E5">
              <w:rPr>
                <w:rStyle w:val="Hyperlink"/>
                <w:noProof/>
              </w:rPr>
              <w:t>7.9.1 Prohibited Conduct</w:t>
            </w:r>
            <w:r>
              <w:rPr>
                <w:noProof/>
                <w:webHidden/>
              </w:rPr>
              <w:tab/>
            </w:r>
            <w:r>
              <w:rPr>
                <w:noProof/>
                <w:webHidden/>
              </w:rPr>
              <w:fldChar w:fldCharType="begin"/>
            </w:r>
            <w:r>
              <w:rPr>
                <w:noProof/>
                <w:webHidden/>
              </w:rPr>
              <w:instrText xml:space="preserve"> PAGEREF _Toc222754589 \h </w:instrText>
            </w:r>
            <w:r>
              <w:rPr>
                <w:noProof/>
                <w:webHidden/>
              </w:rPr>
            </w:r>
            <w:r>
              <w:rPr>
                <w:noProof/>
                <w:webHidden/>
              </w:rPr>
              <w:fldChar w:fldCharType="separate"/>
            </w:r>
            <w:r>
              <w:rPr>
                <w:noProof/>
                <w:webHidden/>
              </w:rPr>
              <w:t>47</w:t>
            </w:r>
            <w:r>
              <w:rPr>
                <w:noProof/>
                <w:webHidden/>
              </w:rPr>
              <w:fldChar w:fldCharType="end"/>
            </w:r>
          </w:hyperlink>
        </w:p>
        <w:p w14:paraId="42F1BCCB" w14:textId="715B43E2" w:rsidR="00EC2BBD" w:rsidRDefault="00EC2BBD">
          <w:pPr>
            <w:pStyle w:val="TOC3"/>
            <w:rPr>
              <w:ins w:id="56" w:author="Megan Ash" w:date="2026-02-23T15:55:00Z" w16du:dateUtc="2026-02-23T20:55:00Z"/>
              <w:rFonts w:asciiTheme="minorHAnsi" w:hAnsiTheme="minorHAnsi"/>
              <w:noProof/>
              <w:kern w:val="2"/>
              <w14:ligatures w14:val="standardContextual"/>
            </w:rPr>
          </w:pPr>
          <w:hyperlink w:anchor="_Toc222754590" w:history="1">
            <w:r w:rsidRPr="00F718E5">
              <w:rPr>
                <w:rStyle w:val="Hyperlink"/>
                <w:noProof/>
              </w:rPr>
              <w:t>7.9.2 Investigations and Enforcement</w:t>
            </w:r>
            <w:r>
              <w:rPr>
                <w:noProof/>
                <w:webHidden/>
              </w:rPr>
              <w:tab/>
            </w:r>
            <w:r>
              <w:rPr>
                <w:noProof/>
                <w:webHidden/>
              </w:rPr>
              <w:fldChar w:fldCharType="begin"/>
            </w:r>
            <w:r>
              <w:rPr>
                <w:noProof/>
                <w:webHidden/>
              </w:rPr>
              <w:instrText xml:space="preserve"> PAGEREF _Toc222754590 \h </w:instrText>
            </w:r>
            <w:r>
              <w:rPr>
                <w:noProof/>
                <w:webHidden/>
              </w:rPr>
            </w:r>
            <w:r>
              <w:rPr>
                <w:noProof/>
                <w:webHidden/>
              </w:rPr>
              <w:fldChar w:fldCharType="separate"/>
            </w:r>
            <w:r>
              <w:rPr>
                <w:noProof/>
                <w:webHidden/>
              </w:rPr>
              <w:t>48</w:t>
            </w:r>
            <w:r>
              <w:rPr>
                <w:noProof/>
                <w:webHidden/>
              </w:rPr>
              <w:fldChar w:fldCharType="end"/>
            </w:r>
          </w:hyperlink>
        </w:p>
        <w:p w14:paraId="4EE4A152" w14:textId="4D8DEA87" w:rsidR="00EC2BBD" w:rsidRDefault="00EC2BBD">
          <w:pPr>
            <w:pStyle w:val="TOC2"/>
            <w:rPr>
              <w:ins w:id="57" w:author="Megan Ash" w:date="2026-02-23T15:55:00Z" w16du:dateUtc="2026-02-23T20:55:00Z"/>
              <w:rFonts w:asciiTheme="minorHAnsi" w:hAnsiTheme="minorHAnsi"/>
              <w:noProof/>
              <w:kern w:val="2"/>
              <w14:ligatures w14:val="standardContextual"/>
            </w:rPr>
          </w:pPr>
          <w:hyperlink w:anchor="_Toc222754591" w:history="1">
            <w:r w:rsidRPr="00F718E5">
              <w:rPr>
                <w:rStyle w:val="Hyperlink"/>
                <w:noProof/>
              </w:rPr>
              <w:t>7.10</w:t>
            </w:r>
            <w:r>
              <w:rPr>
                <w:rFonts w:asciiTheme="minorHAnsi" w:hAnsiTheme="minorHAnsi"/>
                <w:noProof/>
                <w:kern w:val="2"/>
                <w14:ligatures w14:val="standardContextual"/>
              </w:rPr>
              <w:tab/>
            </w:r>
            <w:r w:rsidRPr="00F718E5">
              <w:rPr>
                <w:rStyle w:val="Hyperlink"/>
                <w:noProof/>
              </w:rPr>
              <w:t>Harassment/Bullying/Violence Compliant Procedure</w:t>
            </w:r>
            <w:r>
              <w:rPr>
                <w:noProof/>
                <w:webHidden/>
              </w:rPr>
              <w:tab/>
            </w:r>
            <w:r>
              <w:rPr>
                <w:noProof/>
                <w:webHidden/>
              </w:rPr>
              <w:fldChar w:fldCharType="begin"/>
            </w:r>
            <w:r>
              <w:rPr>
                <w:noProof/>
                <w:webHidden/>
              </w:rPr>
              <w:instrText xml:space="preserve"> PAGEREF _Toc222754591 \h </w:instrText>
            </w:r>
            <w:r>
              <w:rPr>
                <w:noProof/>
                <w:webHidden/>
              </w:rPr>
            </w:r>
            <w:r>
              <w:rPr>
                <w:noProof/>
                <w:webHidden/>
              </w:rPr>
              <w:fldChar w:fldCharType="separate"/>
            </w:r>
            <w:r>
              <w:rPr>
                <w:noProof/>
                <w:webHidden/>
              </w:rPr>
              <w:t>48</w:t>
            </w:r>
            <w:r>
              <w:rPr>
                <w:noProof/>
                <w:webHidden/>
              </w:rPr>
              <w:fldChar w:fldCharType="end"/>
            </w:r>
          </w:hyperlink>
        </w:p>
        <w:p w14:paraId="340D9E02" w14:textId="22142E59" w:rsidR="00EC2BBD" w:rsidRDefault="00EC2BBD">
          <w:pPr>
            <w:pStyle w:val="TOC3"/>
            <w:rPr>
              <w:ins w:id="58" w:author="Megan Ash" w:date="2026-02-23T15:55:00Z" w16du:dateUtc="2026-02-23T20:55:00Z"/>
              <w:rFonts w:asciiTheme="minorHAnsi" w:hAnsiTheme="minorHAnsi"/>
              <w:noProof/>
              <w:kern w:val="2"/>
              <w14:ligatures w14:val="standardContextual"/>
            </w:rPr>
          </w:pPr>
          <w:hyperlink w:anchor="_Toc222754592" w:history="1">
            <w:r w:rsidRPr="00F718E5">
              <w:rPr>
                <w:rStyle w:val="Hyperlink"/>
                <w:noProof/>
              </w:rPr>
              <w:t>7.10.1 Protection from Retaliation</w:t>
            </w:r>
            <w:r>
              <w:rPr>
                <w:noProof/>
                <w:webHidden/>
              </w:rPr>
              <w:tab/>
            </w:r>
            <w:r>
              <w:rPr>
                <w:noProof/>
                <w:webHidden/>
              </w:rPr>
              <w:fldChar w:fldCharType="begin"/>
            </w:r>
            <w:r>
              <w:rPr>
                <w:noProof/>
                <w:webHidden/>
              </w:rPr>
              <w:instrText xml:space="preserve"> PAGEREF _Toc222754592 \h </w:instrText>
            </w:r>
            <w:r>
              <w:rPr>
                <w:noProof/>
                <w:webHidden/>
              </w:rPr>
            </w:r>
            <w:r>
              <w:rPr>
                <w:noProof/>
                <w:webHidden/>
              </w:rPr>
              <w:fldChar w:fldCharType="separate"/>
            </w:r>
            <w:r>
              <w:rPr>
                <w:noProof/>
                <w:webHidden/>
              </w:rPr>
              <w:t>50</w:t>
            </w:r>
            <w:r>
              <w:rPr>
                <w:noProof/>
                <w:webHidden/>
              </w:rPr>
              <w:fldChar w:fldCharType="end"/>
            </w:r>
          </w:hyperlink>
        </w:p>
        <w:p w14:paraId="097376B1" w14:textId="4FDB5F49" w:rsidR="00EC2BBD" w:rsidRDefault="00EC2BBD">
          <w:pPr>
            <w:pStyle w:val="TOC2"/>
            <w:rPr>
              <w:ins w:id="59" w:author="Megan Ash" w:date="2026-02-23T15:55:00Z" w16du:dateUtc="2026-02-23T20:55:00Z"/>
              <w:rFonts w:asciiTheme="minorHAnsi" w:hAnsiTheme="minorHAnsi"/>
              <w:noProof/>
              <w:kern w:val="2"/>
              <w14:ligatures w14:val="standardContextual"/>
            </w:rPr>
          </w:pPr>
          <w:hyperlink w:anchor="_Toc222754593" w:history="1">
            <w:r w:rsidRPr="00F718E5">
              <w:rPr>
                <w:rStyle w:val="Hyperlink"/>
                <w:noProof/>
              </w:rPr>
              <w:t>7.11</w:t>
            </w:r>
            <w:r>
              <w:rPr>
                <w:rFonts w:asciiTheme="minorHAnsi" w:hAnsiTheme="minorHAnsi"/>
                <w:noProof/>
                <w:kern w:val="2"/>
                <w14:ligatures w14:val="standardContextual"/>
              </w:rPr>
              <w:tab/>
            </w:r>
            <w:r w:rsidRPr="00F718E5">
              <w:rPr>
                <w:rStyle w:val="Hyperlink"/>
                <w:noProof/>
              </w:rPr>
              <w:t>Freedom of Association</w:t>
            </w:r>
            <w:r>
              <w:rPr>
                <w:noProof/>
                <w:webHidden/>
              </w:rPr>
              <w:tab/>
            </w:r>
            <w:r>
              <w:rPr>
                <w:noProof/>
                <w:webHidden/>
              </w:rPr>
              <w:fldChar w:fldCharType="begin"/>
            </w:r>
            <w:r>
              <w:rPr>
                <w:noProof/>
                <w:webHidden/>
              </w:rPr>
              <w:instrText xml:space="preserve"> PAGEREF _Toc222754593 \h </w:instrText>
            </w:r>
            <w:r>
              <w:rPr>
                <w:noProof/>
                <w:webHidden/>
              </w:rPr>
            </w:r>
            <w:r>
              <w:rPr>
                <w:noProof/>
                <w:webHidden/>
              </w:rPr>
              <w:fldChar w:fldCharType="separate"/>
            </w:r>
            <w:r>
              <w:rPr>
                <w:noProof/>
                <w:webHidden/>
              </w:rPr>
              <w:t>50</w:t>
            </w:r>
            <w:r>
              <w:rPr>
                <w:noProof/>
                <w:webHidden/>
              </w:rPr>
              <w:fldChar w:fldCharType="end"/>
            </w:r>
          </w:hyperlink>
        </w:p>
        <w:p w14:paraId="2D9D0E1D" w14:textId="05FE7E5F" w:rsidR="00EC2BBD" w:rsidRDefault="00EC2BBD">
          <w:pPr>
            <w:pStyle w:val="TOC2"/>
            <w:rPr>
              <w:ins w:id="60" w:author="Megan Ash" w:date="2026-02-23T15:55:00Z" w16du:dateUtc="2026-02-23T20:55:00Z"/>
              <w:rFonts w:asciiTheme="minorHAnsi" w:hAnsiTheme="minorHAnsi"/>
              <w:noProof/>
              <w:kern w:val="2"/>
              <w14:ligatures w14:val="standardContextual"/>
            </w:rPr>
          </w:pPr>
          <w:hyperlink w:anchor="_Toc222754594" w:history="1">
            <w:r w:rsidRPr="00F718E5">
              <w:rPr>
                <w:rStyle w:val="Hyperlink"/>
                <w:noProof/>
              </w:rPr>
              <w:t>7.12</w:t>
            </w:r>
            <w:r>
              <w:rPr>
                <w:rFonts w:asciiTheme="minorHAnsi" w:hAnsiTheme="minorHAnsi"/>
                <w:noProof/>
                <w:kern w:val="2"/>
                <w14:ligatures w14:val="standardContextual"/>
              </w:rPr>
              <w:tab/>
            </w:r>
            <w:r w:rsidRPr="00F718E5">
              <w:rPr>
                <w:rStyle w:val="Hyperlink"/>
                <w:noProof/>
              </w:rPr>
              <w:t>Anti-Forced Labor</w:t>
            </w:r>
            <w:r>
              <w:rPr>
                <w:noProof/>
                <w:webHidden/>
              </w:rPr>
              <w:tab/>
            </w:r>
            <w:r>
              <w:rPr>
                <w:noProof/>
                <w:webHidden/>
              </w:rPr>
              <w:fldChar w:fldCharType="begin"/>
            </w:r>
            <w:r>
              <w:rPr>
                <w:noProof/>
                <w:webHidden/>
              </w:rPr>
              <w:instrText xml:space="preserve"> PAGEREF _Toc222754594 \h </w:instrText>
            </w:r>
            <w:r>
              <w:rPr>
                <w:noProof/>
                <w:webHidden/>
              </w:rPr>
            </w:r>
            <w:r>
              <w:rPr>
                <w:noProof/>
                <w:webHidden/>
              </w:rPr>
              <w:fldChar w:fldCharType="separate"/>
            </w:r>
            <w:r>
              <w:rPr>
                <w:noProof/>
                <w:webHidden/>
              </w:rPr>
              <w:t>50</w:t>
            </w:r>
            <w:r>
              <w:rPr>
                <w:noProof/>
                <w:webHidden/>
              </w:rPr>
              <w:fldChar w:fldCharType="end"/>
            </w:r>
          </w:hyperlink>
        </w:p>
        <w:p w14:paraId="7D332FA5" w14:textId="0CF64077" w:rsidR="00EC2BBD" w:rsidRDefault="00EC2BBD">
          <w:pPr>
            <w:pStyle w:val="TOC2"/>
            <w:rPr>
              <w:ins w:id="61" w:author="Megan Ash" w:date="2026-02-23T15:55:00Z" w16du:dateUtc="2026-02-23T20:55:00Z"/>
              <w:rFonts w:asciiTheme="minorHAnsi" w:hAnsiTheme="minorHAnsi"/>
              <w:noProof/>
              <w:kern w:val="2"/>
              <w14:ligatures w14:val="standardContextual"/>
            </w:rPr>
          </w:pPr>
          <w:hyperlink w:anchor="_Toc222754595" w:history="1">
            <w:r w:rsidRPr="00F718E5">
              <w:rPr>
                <w:rStyle w:val="Hyperlink"/>
                <w:noProof/>
              </w:rPr>
              <w:t>7.13</w:t>
            </w:r>
            <w:r>
              <w:rPr>
                <w:rFonts w:asciiTheme="minorHAnsi" w:hAnsiTheme="minorHAnsi"/>
                <w:noProof/>
                <w:kern w:val="2"/>
                <w14:ligatures w14:val="standardContextual"/>
              </w:rPr>
              <w:tab/>
            </w:r>
            <w:r w:rsidRPr="00F718E5">
              <w:rPr>
                <w:rStyle w:val="Hyperlink"/>
                <w:noProof/>
              </w:rPr>
              <w:t>Gender Identity Policy</w:t>
            </w:r>
            <w:r>
              <w:rPr>
                <w:noProof/>
                <w:webHidden/>
              </w:rPr>
              <w:tab/>
            </w:r>
            <w:r>
              <w:rPr>
                <w:noProof/>
                <w:webHidden/>
              </w:rPr>
              <w:fldChar w:fldCharType="begin"/>
            </w:r>
            <w:r>
              <w:rPr>
                <w:noProof/>
                <w:webHidden/>
              </w:rPr>
              <w:instrText xml:space="preserve"> PAGEREF _Toc222754595 \h </w:instrText>
            </w:r>
            <w:r>
              <w:rPr>
                <w:noProof/>
                <w:webHidden/>
              </w:rPr>
            </w:r>
            <w:r>
              <w:rPr>
                <w:noProof/>
                <w:webHidden/>
              </w:rPr>
              <w:fldChar w:fldCharType="separate"/>
            </w:r>
            <w:r>
              <w:rPr>
                <w:noProof/>
                <w:webHidden/>
              </w:rPr>
              <w:t>50</w:t>
            </w:r>
            <w:r>
              <w:rPr>
                <w:noProof/>
                <w:webHidden/>
              </w:rPr>
              <w:fldChar w:fldCharType="end"/>
            </w:r>
          </w:hyperlink>
        </w:p>
        <w:p w14:paraId="2FB7C73A" w14:textId="393E0B76" w:rsidR="00EC2BBD" w:rsidRDefault="00EC2BBD">
          <w:pPr>
            <w:pStyle w:val="TOC2"/>
            <w:rPr>
              <w:ins w:id="62" w:author="Megan Ash" w:date="2026-02-23T15:55:00Z" w16du:dateUtc="2026-02-23T20:55:00Z"/>
              <w:rFonts w:asciiTheme="minorHAnsi" w:hAnsiTheme="minorHAnsi"/>
              <w:noProof/>
              <w:kern w:val="2"/>
              <w14:ligatures w14:val="standardContextual"/>
            </w:rPr>
          </w:pPr>
          <w:hyperlink w:anchor="_Toc222754596" w:history="1">
            <w:r w:rsidRPr="00F718E5">
              <w:rPr>
                <w:rStyle w:val="Hyperlink"/>
                <w:noProof/>
              </w:rPr>
              <w:t>7.14</w:t>
            </w:r>
            <w:r>
              <w:rPr>
                <w:rFonts w:asciiTheme="minorHAnsi" w:hAnsiTheme="minorHAnsi"/>
                <w:noProof/>
                <w:kern w:val="2"/>
                <w14:ligatures w14:val="standardContextual"/>
              </w:rPr>
              <w:tab/>
            </w:r>
            <w:r w:rsidRPr="00F718E5">
              <w:rPr>
                <w:rStyle w:val="Hyperlink"/>
                <w:noProof/>
              </w:rPr>
              <w:t>Sexual Exploitation and Abuse Prevention Policy</w:t>
            </w:r>
            <w:r>
              <w:rPr>
                <w:noProof/>
                <w:webHidden/>
              </w:rPr>
              <w:tab/>
            </w:r>
            <w:r>
              <w:rPr>
                <w:noProof/>
                <w:webHidden/>
              </w:rPr>
              <w:fldChar w:fldCharType="begin"/>
            </w:r>
            <w:r>
              <w:rPr>
                <w:noProof/>
                <w:webHidden/>
              </w:rPr>
              <w:instrText xml:space="preserve"> PAGEREF _Toc222754596 \h </w:instrText>
            </w:r>
            <w:r>
              <w:rPr>
                <w:noProof/>
                <w:webHidden/>
              </w:rPr>
            </w:r>
            <w:r>
              <w:rPr>
                <w:noProof/>
                <w:webHidden/>
              </w:rPr>
              <w:fldChar w:fldCharType="separate"/>
            </w:r>
            <w:r>
              <w:rPr>
                <w:noProof/>
                <w:webHidden/>
              </w:rPr>
              <w:t>51</w:t>
            </w:r>
            <w:r>
              <w:rPr>
                <w:noProof/>
                <w:webHidden/>
              </w:rPr>
              <w:fldChar w:fldCharType="end"/>
            </w:r>
          </w:hyperlink>
        </w:p>
        <w:p w14:paraId="3862C055" w14:textId="6EBE6508" w:rsidR="00EC2BBD" w:rsidRDefault="00EC2BBD">
          <w:pPr>
            <w:pStyle w:val="TOC2"/>
            <w:rPr>
              <w:ins w:id="63" w:author="Megan Ash" w:date="2026-02-23T15:55:00Z" w16du:dateUtc="2026-02-23T20:55:00Z"/>
              <w:rFonts w:asciiTheme="minorHAnsi" w:hAnsiTheme="minorHAnsi"/>
              <w:noProof/>
              <w:kern w:val="2"/>
              <w14:ligatures w14:val="standardContextual"/>
            </w:rPr>
          </w:pPr>
          <w:hyperlink w:anchor="_Toc222754597" w:history="1">
            <w:r w:rsidRPr="00F718E5">
              <w:rPr>
                <w:rStyle w:val="Hyperlink"/>
                <w:noProof/>
              </w:rPr>
              <w:t>7.15</w:t>
            </w:r>
            <w:r>
              <w:rPr>
                <w:rFonts w:asciiTheme="minorHAnsi" w:hAnsiTheme="minorHAnsi"/>
                <w:noProof/>
                <w:kern w:val="2"/>
                <w14:ligatures w14:val="standardContextual"/>
              </w:rPr>
              <w:tab/>
            </w:r>
            <w:r w:rsidRPr="00F718E5">
              <w:rPr>
                <w:rStyle w:val="Hyperlink"/>
                <w:noProof/>
              </w:rPr>
              <w:t>Child Safeguarding Policy</w:t>
            </w:r>
            <w:r>
              <w:rPr>
                <w:noProof/>
                <w:webHidden/>
              </w:rPr>
              <w:tab/>
            </w:r>
            <w:r>
              <w:rPr>
                <w:noProof/>
                <w:webHidden/>
              </w:rPr>
              <w:fldChar w:fldCharType="begin"/>
            </w:r>
            <w:r>
              <w:rPr>
                <w:noProof/>
                <w:webHidden/>
              </w:rPr>
              <w:instrText xml:space="preserve"> PAGEREF _Toc222754597 \h </w:instrText>
            </w:r>
            <w:r>
              <w:rPr>
                <w:noProof/>
                <w:webHidden/>
              </w:rPr>
            </w:r>
            <w:r>
              <w:rPr>
                <w:noProof/>
                <w:webHidden/>
              </w:rPr>
              <w:fldChar w:fldCharType="separate"/>
            </w:r>
            <w:r>
              <w:rPr>
                <w:noProof/>
                <w:webHidden/>
              </w:rPr>
              <w:t>51</w:t>
            </w:r>
            <w:r>
              <w:rPr>
                <w:noProof/>
                <w:webHidden/>
              </w:rPr>
              <w:fldChar w:fldCharType="end"/>
            </w:r>
          </w:hyperlink>
        </w:p>
        <w:p w14:paraId="3F794290" w14:textId="683BEA8A" w:rsidR="00EC2BBD" w:rsidRDefault="00EC2BBD">
          <w:pPr>
            <w:pStyle w:val="TOC2"/>
            <w:rPr>
              <w:ins w:id="64" w:author="Megan Ash" w:date="2026-02-23T15:55:00Z" w16du:dateUtc="2026-02-23T20:55:00Z"/>
              <w:rFonts w:asciiTheme="minorHAnsi" w:hAnsiTheme="minorHAnsi"/>
              <w:noProof/>
              <w:kern w:val="2"/>
              <w14:ligatures w14:val="standardContextual"/>
            </w:rPr>
          </w:pPr>
          <w:hyperlink w:anchor="_Toc222754598" w:history="1">
            <w:r w:rsidRPr="00F718E5">
              <w:rPr>
                <w:rStyle w:val="Hyperlink"/>
                <w:noProof/>
              </w:rPr>
              <w:t>7.16</w:t>
            </w:r>
            <w:r>
              <w:rPr>
                <w:rFonts w:asciiTheme="minorHAnsi" w:hAnsiTheme="minorHAnsi"/>
                <w:noProof/>
                <w:kern w:val="2"/>
                <w14:ligatures w14:val="standardContextual"/>
              </w:rPr>
              <w:tab/>
            </w:r>
            <w:r w:rsidRPr="00F718E5">
              <w:rPr>
                <w:rStyle w:val="Hyperlink"/>
                <w:noProof/>
              </w:rPr>
              <w:t>Trafficking in Persons (TIP) Policy</w:t>
            </w:r>
            <w:r>
              <w:rPr>
                <w:noProof/>
                <w:webHidden/>
              </w:rPr>
              <w:tab/>
            </w:r>
            <w:r>
              <w:rPr>
                <w:noProof/>
                <w:webHidden/>
              </w:rPr>
              <w:fldChar w:fldCharType="begin"/>
            </w:r>
            <w:r>
              <w:rPr>
                <w:noProof/>
                <w:webHidden/>
              </w:rPr>
              <w:instrText xml:space="preserve"> PAGEREF _Toc222754598 \h </w:instrText>
            </w:r>
            <w:r>
              <w:rPr>
                <w:noProof/>
                <w:webHidden/>
              </w:rPr>
            </w:r>
            <w:r>
              <w:rPr>
                <w:noProof/>
                <w:webHidden/>
              </w:rPr>
              <w:fldChar w:fldCharType="separate"/>
            </w:r>
            <w:r>
              <w:rPr>
                <w:noProof/>
                <w:webHidden/>
              </w:rPr>
              <w:t>51</w:t>
            </w:r>
            <w:r>
              <w:rPr>
                <w:noProof/>
                <w:webHidden/>
              </w:rPr>
              <w:fldChar w:fldCharType="end"/>
            </w:r>
          </w:hyperlink>
        </w:p>
        <w:p w14:paraId="29FB654E" w14:textId="1CE2DCD7" w:rsidR="00EC2BBD" w:rsidRDefault="00EC2BBD">
          <w:pPr>
            <w:pStyle w:val="TOC2"/>
            <w:rPr>
              <w:ins w:id="65" w:author="Megan Ash" w:date="2026-02-23T15:55:00Z" w16du:dateUtc="2026-02-23T20:55:00Z"/>
              <w:rFonts w:asciiTheme="minorHAnsi" w:hAnsiTheme="minorHAnsi"/>
              <w:noProof/>
              <w:kern w:val="2"/>
              <w14:ligatures w14:val="standardContextual"/>
            </w:rPr>
          </w:pPr>
          <w:hyperlink w:anchor="_Toc222754599" w:history="1">
            <w:r w:rsidRPr="00F718E5">
              <w:rPr>
                <w:rStyle w:val="Hyperlink"/>
                <w:noProof/>
              </w:rPr>
              <w:t>7.17</w:t>
            </w:r>
            <w:r>
              <w:rPr>
                <w:rFonts w:asciiTheme="minorHAnsi" w:hAnsiTheme="minorHAnsi"/>
                <w:noProof/>
                <w:kern w:val="2"/>
                <w14:ligatures w14:val="standardContextual"/>
              </w:rPr>
              <w:tab/>
            </w:r>
            <w:r w:rsidRPr="00F718E5">
              <w:rPr>
                <w:rStyle w:val="Hyperlink"/>
                <w:noProof/>
              </w:rPr>
              <w:t>Conflict of Interest</w:t>
            </w:r>
            <w:r>
              <w:rPr>
                <w:noProof/>
                <w:webHidden/>
              </w:rPr>
              <w:tab/>
            </w:r>
            <w:r>
              <w:rPr>
                <w:noProof/>
                <w:webHidden/>
              </w:rPr>
              <w:fldChar w:fldCharType="begin"/>
            </w:r>
            <w:r>
              <w:rPr>
                <w:noProof/>
                <w:webHidden/>
              </w:rPr>
              <w:instrText xml:space="preserve"> PAGEREF _Toc222754599 \h </w:instrText>
            </w:r>
            <w:r>
              <w:rPr>
                <w:noProof/>
                <w:webHidden/>
              </w:rPr>
            </w:r>
            <w:r>
              <w:rPr>
                <w:noProof/>
                <w:webHidden/>
              </w:rPr>
              <w:fldChar w:fldCharType="separate"/>
            </w:r>
            <w:r>
              <w:rPr>
                <w:noProof/>
                <w:webHidden/>
              </w:rPr>
              <w:t>52</w:t>
            </w:r>
            <w:r>
              <w:rPr>
                <w:noProof/>
                <w:webHidden/>
              </w:rPr>
              <w:fldChar w:fldCharType="end"/>
            </w:r>
          </w:hyperlink>
        </w:p>
        <w:p w14:paraId="2C6A36C1" w14:textId="78D4E7C4" w:rsidR="00EC2BBD" w:rsidRDefault="00EC2BBD">
          <w:pPr>
            <w:pStyle w:val="TOC2"/>
            <w:rPr>
              <w:ins w:id="66" w:author="Megan Ash" w:date="2026-02-23T15:55:00Z" w16du:dateUtc="2026-02-23T20:55:00Z"/>
              <w:rFonts w:asciiTheme="minorHAnsi" w:hAnsiTheme="minorHAnsi"/>
              <w:noProof/>
              <w:kern w:val="2"/>
              <w14:ligatures w14:val="standardContextual"/>
            </w:rPr>
          </w:pPr>
          <w:hyperlink w:anchor="_Toc222754600" w:history="1">
            <w:r w:rsidRPr="00F718E5">
              <w:rPr>
                <w:rStyle w:val="Hyperlink"/>
                <w:noProof/>
              </w:rPr>
              <w:t>7.18</w:t>
            </w:r>
            <w:r>
              <w:rPr>
                <w:rFonts w:asciiTheme="minorHAnsi" w:hAnsiTheme="minorHAnsi"/>
                <w:noProof/>
                <w:kern w:val="2"/>
                <w14:ligatures w14:val="standardContextual"/>
              </w:rPr>
              <w:tab/>
            </w:r>
            <w:r w:rsidRPr="00F718E5">
              <w:rPr>
                <w:rStyle w:val="Hyperlink"/>
                <w:noProof/>
              </w:rPr>
              <w:t>Consultancies &amp; Conflict of Interest Outside of Partners</w:t>
            </w:r>
            <w:r>
              <w:rPr>
                <w:noProof/>
                <w:webHidden/>
              </w:rPr>
              <w:tab/>
            </w:r>
            <w:r>
              <w:rPr>
                <w:noProof/>
                <w:webHidden/>
              </w:rPr>
              <w:fldChar w:fldCharType="begin"/>
            </w:r>
            <w:r>
              <w:rPr>
                <w:noProof/>
                <w:webHidden/>
              </w:rPr>
              <w:instrText xml:space="preserve"> PAGEREF _Toc222754600 \h </w:instrText>
            </w:r>
            <w:r>
              <w:rPr>
                <w:noProof/>
                <w:webHidden/>
              </w:rPr>
            </w:r>
            <w:r>
              <w:rPr>
                <w:noProof/>
                <w:webHidden/>
              </w:rPr>
              <w:fldChar w:fldCharType="separate"/>
            </w:r>
            <w:r>
              <w:rPr>
                <w:noProof/>
                <w:webHidden/>
              </w:rPr>
              <w:t>54</w:t>
            </w:r>
            <w:r>
              <w:rPr>
                <w:noProof/>
                <w:webHidden/>
              </w:rPr>
              <w:fldChar w:fldCharType="end"/>
            </w:r>
          </w:hyperlink>
        </w:p>
        <w:p w14:paraId="01C366A7" w14:textId="28190315" w:rsidR="00EC2BBD" w:rsidRDefault="00EC2BBD">
          <w:pPr>
            <w:pStyle w:val="TOC2"/>
            <w:rPr>
              <w:ins w:id="67" w:author="Megan Ash" w:date="2026-02-23T15:55:00Z" w16du:dateUtc="2026-02-23T20:55:00Z"/>
              <w:rFonts w:asciiTheme="minorHAnsi" w:hAnsiTheme="minorHAnsi"/>
              <w:noProof/>
              <w:kern w:val="2"/>
              <w14:ligatures w14:val="standardContextual"/>
            </w:rPr>
          </w:pPr>
          <w:hyperlink w:anchor="_Toc222754601" w:history="1">
            <w:r w:rsidRPr="00F718E5">
              <w:rPr>
                <w:rStyle w:val="Hyperlink"/>
                <w:noProof/>
              </w:rPr>
              <w:t>7.19</w:t>
            </w:r>
            <w:r>
              <w:rPr>
                <w:rFonts w:asciiTheme="minorHAnsi" w:hAnsiTheme="minorHAnsi"/>
                <w:noProof/>
                <w:kern w:val="2"/>
                <w14:ligatures w14:val="standardContextual"/>
              </w:rPr>
              <w:tab/>
            </w:r>
            <w:r w:rsidRPr="00F718E5">
              <w:rPr>
                <w:rStyle w:val="Hyperlink"/>
                <w:noProof/>
              </w:rPr>
              <w:t>Employment of Relatives</w:t>
            </w:r>
            <w:r>
              <w:rPr>
                <w:noProof/>
                <w:webHidden/>
              </w:rPr>
              <w:tab/>
            </w:r>
            <w:r>
              <w:rPr>
                <w:noProof/>
                <w:webHidden/>
              </w:rPr>
              <w:fldChar w:fldCharType="begin"/>
            </w:r>
            <w:r>
              <w:rPr>
                <w:noProof/>
                <w:webHidden/>
              </w:rPr>
              <w:instrText xml:space="preserve"> PAGEREF _Toc222754601 \h </w:instrText>
            </w:r>
            <w:r>
              <w:rPr>
                <w:noProof/>
                <w:webHidden/>
              </w:rPr>
            </w:r>
            <w:r>
              <w:rPr>
                <w:noProof/>
                <w:webHidden/>
              </w:rPr>
              <w:fldChar w:fldCharType="separate"/>
            </w:r>
            <w:r>
              <w:rPr>
                <w:noProof/>
                <w:webHidden/>
              </w:rPr>
              <w:t>55</w:t>
            </w:r>
            <w:r>
              <w:rPr>
                <w:noProof/>
                <w:webHidden/>
              </w:rPr>
              <w:fldChar w:fldCharType="end"/>
            </w:r>
          </w:hyperlink>
        </w:p>
        <w:p w14:paraId="4045D4A8" w14:textId="7CD70B77" w:rsidR="00EC2BBD" w:rsidRDefault="00EC2BBD">
          <w:pPr>
            <w:pStyle w:val="TOC2"/>
            <w:rPr>
              <w:ins w:id="68" w:author="Megan Ash" w:date="2026-02-23T15:55:00Z" w16du:dateUtc="2026-02-23T20:55:00Z"/>
              <w:rFonts w:asciiTheme="minorHAnsi" w:hAnsiTheme="minorHAnsi"/>
              <w:noProof/>
              <w:kern w:val="2"/>
              <w14:ligatures w14:val="standardContextual"/>
            </w:rPr>
          </w:pPr>
          <w:hyperlink w:anchor="_Toc222754602" w:history="1">
            <w:r w:rsidRPr="00F718E5">
              <w:rPr>
                <w:rStyle w:val="Hyperlink"/>
                <w:noProof/>
              </w:rPr>
              <w:t>7.20</w:t>
            </w:r>
            <w:r>
              <w:rPr>
                <w:rFonts w:asciiTheme="minorHAnsi" w:hAnsiTheme="minorHAnsi"/>
                <w:noProof/>
                <w:kern w:val="2"/>
                <w14:ligatures w14:val="standardContextual"/>
              </w:rPr>
              <w:tab/>
            </w:r>
            <w:r w:rsidRPr="00F718E5">
              <w:rPr>
                <w:rStyle w:val="Hyperlink"/>
                <w:noProof/>
              </w:rPr>
              <w:t>Confidentiality and Intellectual Property &amp; Proprietary Information</w:t>
            </w:r>
            <w:r>
              <w:rPr>
                <w:noProof/>
                <w:webHidden/>
              </w:rPr>
              <w:tab/>
            </w:r>
            <w:r>
              <w:rPr>
                <w:noProof/>
                <w:webHidden/>
              </w:rPr>
              <w:fldChar w:fldCharType="begin"/>
            </w:r>
            <w:r>
              <w:rPr>
                <w:noProof/>
                <w:webHidden/>
              </w:rPr>
              <w:instrText xml:space="preserve"> PAGEREF _Toc222754602 \h </w:instrText>
            </w:r>
            <w:r>
              <w:rPr>
                <w:noProof/>
                <w:webHidden/>
              </w:rPr>
            </w:r>
            <w:r>
              <w:rPr>
                <w:noProof/>
                <w:webHidden/>
              </w:rPr>
              <w:fldChar w:fldCharType="separate"/>
            </w:r>
            <w:r>
              <w:rPr>
                <w:noProof/>
                <w:webHidden/>
              </w:rPr>
              <w:t>56</w:t>
            </w:r>
            <w:r>
              <w:rPr>
                <w:noProof/>
                <w:webHidden/>
              </w:rPr>
              <w:fldChar w:fldCharType="end"/>
            </w:r>
          </w:hyperlink>
        </w:p>
        <w:p w14:paraId="51FC0F84" w14:textId="04616976" w:rsidR="00EC2BBD" w:rsidRDefault="00EC2BBD">
          <w:pPr>
            <w:pStyle w:val="TOC2"/>
            <w:rPr>
              <w:ins w:id="69" w:author="Megan Ash" w:date="2026-02-23T15:55:00Z" w16du:dateUtc="2026-02-23T20:55:00Z"/>
              <w:rFonts w:asciiTheme="minorHAnsi" w:hAnsiTheme="minorHAnsi"/>
              <w:noProof/>
              <w:kern w:val="2"/>
              <w14:ligatures w14:val="standardContextual"/>
            </w:rPr>
          </w:pPr>
          <w:hyperlink w:anchor="_Toc222754603" w:history="1">
            <w:r w:rsidRPr="00F718E5">
              <w:rPr>
                <w:rStyle w:val="Hyperlink"/>
                <w:noProof/>
              </w:rPr>
              <w:t>7.21</w:t>
            </w:r>
            <w:r>
              <w:rPr>
                <w:rFonts w:asciiTheme="minorHAnsi" w:hAnsiTheme="minorHAnsi"/>
                <w:noProof/>
                <w:kern w:val="2"/>
                <w14:ligatures w14:val="standardContextual"/>
              </w:rPr>
              <w:tab/>
            </w:r>
            <w:r w:rsidRPr="00F718E5">
              <w:rPr>
                <w:rStyle w:val="Hyperlink"/>
                <w:noProof/>
              </w:rPr>
              <w:t>Drug and Alcohol Policy</w:t>
            </w:r>
            <w:r>
              <w:rPr>
                <w:noProof/>
                <w:webHidden/>
              </w:rPr>
              <w:tab/>
            </w:r>
            <w:r>
              <w:rPr>
                <w:noProof/>
                <w:webHidden/>
              </w:rPr>
              <w:fldChar w:fldCharType="begin"/>
            </w:r>
            <w:r>
              <w:rPr>
                <w:noProof/>
                <w:webHidden/>
              </w:rPr>
              <w:instrText xml:space="preserve"> PAGEREF _Toc222754603 \h </w:instrText>
            </w:r>
            <w:r>
              <w:rPr>
                <w:noProof/>
                <w:webHidden/>
              </w:rPr>
            </w:r>
            <w:r>
              <w:rPr>
                <w:noProof/>
                <w:webHidden/>
              </w:rPr>
              <w:fldChar w:fldCharType="separate"/>
            </w:r>
            <w:r>
              <w:rPr>
                <w:noProof/>
                <w:webHidden/>
              </w:rPr>
              <w:t>58</w:t>
            </w:r>
            <w:r>
              <w:rPr>
                <w:noProof/>
                <w:webHidden/>
              </w:rPr>
              <w:fldChar w:fldCharType="end"/>
            </w:r>
          </w:hyperlink>
        </w:p>
        <w:p w14:paraId="4DEC2DAB" w14:textId="26C1CE66" w:rsidR="00EC2BBD" w:rsidRDefault="00EC2BBD">
          <w:pPr>
            <w:pStyle w:val="TOC3"/>
            <w:rPr>
              <w:ins w:id="70" w:author="Megan Ash" w:date="2026-02-23T15:55:00Z" w16du:dateUtc="2026-02-23T20:55:00Z"/>
              <w:rFonts w:asciiTheme="minorHAnsi" w:hAnsiTheme="minorHAnsi"/>
              <w:noProof/>
              <w:kern w:val="2"/>
              <w14:ligatures w14:val="standardContextual"/>
            </w:rPr>
          </w:pPr>
          <w:hyperlink w:anchor="_Toc222754604" w:history="1">
            <w:r w:rsidRPr="00F718E5">
              <w:rPr>
                <w:rStyle w:val="Hyperlink"/>
                <w:noProof/>
              </w:rPr>
              <w:t>7.21.1 Definitions</w:t>
            </w:r>
            <w:r>
              <w:rPr>
                <w:noProof/>
                <w:webHidden/>
              </w:rPr>
              <w:tab/>
            </w:r>
            <w:r>
              <w:rPr>
                <w:noProof/>
                <w:webHidden/>
              </w:rPr>
              <w:fldChar w:fldCharType="begin"/>
            </w:r>
            <w:r>
              <w:rPr>
                <w:noProof/>
                <w:webHidden/>
              </w:rPr>
              <w:instrText xml:space="preserve"> PAGEREF _Toc222754604 \h </w:instrText>
            </w:r>
            <w:r>
              <w:rPr>
                <w:noProof/>
                <w:webHidden/>
              </w:rPr>
            </w:r>
            <w:r>
              <w:rPr>
                <w:noProof/>
                <w:webHidden/>
              </w:rPr>
              <w:fldChar w:fldCharType="separate"/>
            </w:r>
            <w:r>
              <w:rPr>
                <w:noProof/>
                <w:webHidden/>
              </w:rPr>
              <w:t>58</w:t>
            </w:r>
            <w:r>
              <w:rPr>
                <w:noProof/>
                <w:webHidden/>
              </w:rPr>
              <w:fldChar w:fldCharType="end"/>
            </w:r>
          </w:hyperlink>
        </w:p>
        <w:p w14:paraId="78A0D67B" w14:textId="5119DB65" w:rsidR="00EC2BBD" w:rsidRDefault="00EC2BBD">
          <w:pPr>
            <w:pStyle w:val="TOC3"/>
            <w:rPr>
              <w:ins w:id="71" w:author="Megan Ash" w:date="2026-02-23T15:55:00Z" w16du:dateUtc="2026-02-23T20:55:00Z"/>
              <w:rFonts w:asciiTheme="minorHAnsi" w:hAnsiTheme="minorHAnsi"/>
              <w:noProof/>
              <w:kern w:val="2"/>
              <w14:ligatures w14:val="standardContextual"/>
            </w:rPr>
          </w:pPr>
          <w:hyperlink w:anchor="_Toc222754605" w:history="1">
            <w:r w:rsidRPr="00F718E5">
              <w:rPr>
                <w:rStyle w:val="Hyperlink"/>
                <w:noProof/>
              </w:rPr>
              <w:t>7.21.2 Work Rules</w:t>
            </w:r>
            <w:r>
              <w:rPr>
                <w:noProof/>
                <w:webHidden/>
              </w:rPr>
              <w:tab/>
            </w:r>
            <w:r>
              <w:rPr>
                <w:noProof/>
                <w:webHidden/>
              </w:rPr>
              <w:fldChar w:fldCharType="begin"/>
            </w:r>
            <w:r>
              <w:rPr>
                <w:noProof/>
                <w:webHidden/>
              </w:rPr>
              <w:instrText xml:space="preserve"> PAGEREF _Toc222754605 \h </w:instrText>
            </w:r>
            <w:r>
              <w:rPr>
                <w:noProof/>
                <w:webHidden/>
              </w:rPr>
            </w:r>
            <w:r>
              <w:rPr>
                <w:noProof/>
                <w:webHidden/>
              </w:rPr>
              <w:fldChar w:fldCharType="separate"/>
            </w:r>
            <w:r>
              <w:rPr>
                <w:noProof/>
                <w:webHidden/>
              </w:rPr>
              <w:t>59</w:t>
            </w:r>
            <w:r>
              <w:rPr>
                <w:noProof/>
                <w:webHidden/>
              </w:rPr>
              <w:fldChar w:fldCharType="end"/>
            </w:r>
          </w:hyperlink>
        </w:p>
        <w:p w14:paraId="4D5112F6" w14:textId="48198AC3" w:rsidR="00EC2BBD" w:rsidRDefault="00EC2BBD">
          <w:pPr>
            <w:pStyle w:val="TOC3"/>
            <w:rPr>
              <w:ins w:id="72" w:author="Megan Ash" w:date="2026-02-23T15:55:00Z" w16du:dateUtc="2026-02-23T20:55:00Z"/>
              <w:rFonts w:asciiTheme="minorHAnsi" w:hAnsiTheme="minorHAnsi"/>
              <w:noProof/>
              <w:kern w:val="2"/>
              <w14:ligatures w14:val="standardContextual"/>
            </w:rPr>
          </w:pPr>
          <w:hyperlink w:anchor="_Toc222754606" w:history="1">
            <w:r w:rsidRPr="00F718E5">
              <w:rPr>
                <w:rStyle w:val="Hyperlink"/>
                <w:noProof/>
              </w:rPr>
              <w:t>7.21.3 Employee Support</w:t>
            </w:r>
            <w:r>
              <w:rPr>
                <w:noProof/>
                <w:webHidden/>
              </w:rPr>
              <w:tab/>
            </w:r>
            <w:r>
              <w:rPr>
                <w:noProof/>
                <w:webHidden/>
              </w:rPr>
              <w:fldChar w:fldCharType="begin"/>
            </w:r>
            <w:r>
              <w:rPr>
                <w:noProof/>
                <w:webHidden/>
              </w:rPr>
              <w:instrText xml:space="preserve"> PAGEREF _Toc222754606 \h </w:instrText>
            </w:r>
            <w:r>
              <w:rPr>
                <w:noProof/>
                <w:webHidden/>
              </w:rPr>
            </w:r>
            <w:r>
              <w:rPr>
                <w:noProof/>
                <w:webHidden/>
              </w:rPr>
              <w:fldChar w:fldCharType="separate"/>
            </w:r>
            <w:r>
              <w:rPr>
                <w:noProof/>
                <w:webHidden/>
              </w:rPr>
              <w:t>60</w:t>
            </w:r>
            <w:r>
              <w:rPr>
                <w:noProof/>
                <w:webHidden/>
              </w:rPr>
              <w:fldChar w:fldCharType="end"/>
            </w:r>
          </w:hyperlink>
        </w:p>
        <w:p w14:paraId="3A513EF6" w14:textId="26F372E6" w:rsidR="00EC2BBD" w:rsidRDefault="00EC2BBD">
          <w:pPr>
            <w:pStyle w:val="TOC3"/>
            <w:rPr>
              <w:ins w:id="73" w:author="Megan Ash" w:date="2026-02-23T15:55:00Z" w16du:dateUtc="2026-02-23T20:55:00Z"/>
              <w:rFonts w:asciiTheme="minorHAnsi" w:hAnsiTheme="minorHAnsi"/>
              <w:noProof/>
              <w:kern w:val="2"/>
              <w14:ligatures w14:val="standardContextual"/>
            </w:rPr>
          </w:pPr>
          <w:hyperlink w:anchor="_Toc222754607" w:history="1">
            <w:r w:rsidRPr="00F718E5">
              <w:rPr>
                <w:rStyle w:val="Hyperlink"/>
                <w:noProof/>
              </w:rPr>
              <w:t>7.21.4 Drug Testing</w:t>
            </w:r>
            <w:r>
              <w:rPr>
                <w:noProof/>
                <w:webHidden/>
              </w:rPr>
              <w:tab/>
            </w:r>
            <w:r>
              <w:rPr>
                <w:noProof/>
                <w:webHidden/>
              </w:rPr>
              <w:fldChar w:fldCharType="begin"/>
            </w:r>
            <w:r>
              <w:rPr>
                <w:noProof/>
                <w:webHidden/>
              </w:rPr>
              <w:instrText xml:space="preserve"> PAGEREF _Toc222754607 \h </w:instrText>
            </w:r>
            <w:r>
              <w:rPr>
                <w:noProof/>
                <w:webHidden/>
              </w:rPr>
            </w:r>
            <w:r>
              <w:rPr>
                <w:noProof/>
                <w:webHidden/>
              </w:rPr>
              <w:fldChar w:fldCharType="separate"/>
            </w:r>
            <w:r>
              <w:rPr>
                <w:noProof/>
                <w:webHidden/>
              </w:rPr>
              <w:t>60</w:t>
            </w:r>
            <w:r>
              <w:rPr>
                <w:noProof/>
                <w:webHidden/>
              </w:rPr>
              <w:fldChar w:fldCharType="end"/>
            </w:r>
          </w:hyperlink>
        </w:p>
        <w:p w14:paraId="59E923CE" w14:textId="5E0E7578" w:rsidR="00EC2BBD" w:rsidRDefault="00EC2BBD">
          <w:pPr>
            <w:pStyle w:val="TOC3"/>
            <w:rPr>
              <w:ins w:id="74" w:author="Megan Ash" w:date="2026-02-23T15:55:00Z" w16du:dateUtc="2026-02-23T20:55:00Z"/>
              <w:rFonts w:asciiTheme="minorHAnsi" w:hAnsiTheme="minorHAnsi"/>
              <w:noProof/>
              <w:kern w:val="2"/>
              <w14:ligatures w14:val="standardContextual"/>
            </w:rPr>
          </w:pPr>
          <w:hyperlink w:anchor="_Toc222754608" w:history="1">
            <w:r w:rsidRPr="00F718E5">
              <w:rPr>
                <w:rStyle w:val="Hyperlink"/>
                <w:noProof/>
              </w:rPr>
              <w:t>7.21.5 Consequences</w:t>
            </w:r>
            <w:r>
              <w:rPr>
                <w:noProof/>
                <w:webHidden/>
              </w:rPr>
              <w:tab/>
            </w:r>
            <w:r>
              <w:rPr>
                <w:noProof/>
                <w:webHidden/>
              </w:rPr>
              <w:fldChar w:fldCharType="begin"/>
            </w:r>
            <w:r>
              <w:rPr>
                <w:noProof/>
                <w:webHidden/>
              </w:rPr>
              <w:instrText xml:space="preserve"> PAGEREF _Toc222754608 \h </w:instrText>
            </w:r>
            <w:r>
              <w:rPr>
                <w:noProof/>
                <w:webHidden/>
              </w:rPr>
            </w:r>
            <w:r>
              <w:rPr>
                <w:noProof/>
                <w:webHidden/>
              </w:rPr>
              <w:fldChar w:fldCharType="separate"/>
            </w:r>
            <w:r>
              <w:rPr>
                <w:noProof/>
                <w:webHidden/>
              </w:rPr>
              <w:t>61</w:t>
            </w:r>
            <w:r>
              <w:rPr>
                <w:noProof/>
                <w:webHidden/>
              </w:rPr>
              <w:fldChar w:fldCharType="end"/>
            </w:r>
          </w:hyperlink>
        </w:p>
        <w:p w14:paraId="600F77C4" w14:textId="59D1F02F" w:rsidR="00EC2BBD" w:rsidRDefault="00EC2BBD">
          <w:pPr>
            <w:pStyle w:val="TOC3"/>
            <w:rPr>
              <w:ins w:id="75" w:author="Megan Ash" w:date="2026-02-23T15:55:00Z" w16du:dateUtc="2026-02-23T20:55:00Z"/>
              <w:rFonts w:asciiTheme="minorHAnsi" w:hAnsiTheme="minorHAnsi"/>
              <w:noProof/>
              <w:kern w:val="2"/>
              <w14:ligatures w14:val="standardContextual"/>
            </w:rPr>
          </w:pPr>
          <w:hyperlink w:anchor="_Toc222754609" w:history="1">
            <w:r w:rsidRPr="00F718E5">
              <w:rPr>
                <w:rStyle w:val="Hyperlink"/>
                <w:noProof/>
              </w:rPr>
              <w:t>7.21.6 Confidentiality</w:t>
            </w:r>
            <w:r>
              <w:rPr>
                <w:noProof/>
                <w:webHidden/>
              </w:rPr>
              <w:tab/>
            </w:r>
            <w:r>
              <w:rPr>
                <w:noProof/>
                <w:webHidden/>
              </w:rPr>
              <w:fldChar w:fldCharType="begin"/>
            </w:r>
            <w:r>
              <w:rPr>
                <w:noProof/>
                <w:webHidden/>
              </w:rPr>
              <w:instrText xml:space="preserve"> PAGEREF _Toc222754609 \h </w:instrText>
            </w:r>
            <w:r>
              <w:rPr>
                <w:noProof/>
                <w:webHidden/>
              </w:rPr>
            </w:r>
            <w:r>
              <w:rPr>
                <w:noProof/>
                <w:webHidden/>
              </w:rPr>
              <w:fldChar w:fldCharType="separate"/>
            </w:r>
            <w:r>
              <w:rPr>
                <w:noProof/>
                <w:webHidden/>
              </w:rPr>
              <w:t>62</w:t>
            </w:r>
            <w:r>
              <w:rPr>
                <w:noProof/>
                <w:webHidden/>
              </w:rPr>
              <w:fldChar w:fldCharType="end"/>
            </w:r>
          </w:hyperlink>
        </w:p>
        <w:p w14:paraId="4C72838D" w14:textId="7C10069A" w:rsidR="00EC2BBD" w:rsidRDefault="00EC2BBD">
          <w:pPr>
            <w:pStyle w:val="TOC3"/>
            <w:rPr>
              <w:ins w:id="76" w:author="Megan Ash" w:date="2026-02-23T15:55:00Z" w16du:dateUtc="2026-02-23T20:55:00Z"/>
              <w:rFonts w:asciiTheme="minorHAnsi" w:hAnsiTheme="minorHAnsi"/>
              <w:noProof/>
              <w:kern w:val="2"/>
              <w14:ligatures w14:val="standardContextual"/>
            </w:rPr>
          </w:pPr>
          <w:hyperlink w:anchor="_Toc222754610" w:history="1">
            <w:r w:rsidRPr="00F718E5">
              <w:rPr>
                <w:rStyle w:val="Hyperlink"/>
                <w:noProof/>
              </w:rPr>
              <w:t>7.21.7 Inspections</w:t>
            </w:r>
            <w:r>
              <w:rPr>
                <w:noProof/>
                <w:webHidden/>
              </w:rPr>
              <w:tab/>
            </w:r>
            <w:r>
              <w:rPr>
                <w:noProof/>
                <w:webHidden/>
              </w:rPr>
              <w:fldChar w:fldCharType="begin"/>
            </w:r>
            <w:r>
              <w:rPr>
                <w:noProof/>
                <w:webHidden/>
              </w:rPr>
              <w:instrText xml:space="preserve"> PAGEREF _Toc222754610 \h </w:instrText>
            </w:r>
            <w:r>
              <w:rPr>
                <w:noProof/>
                <w:webHidden/>
              </w:rPr>
            </w:r>
            <w:r>
              <w:rPr>
                <w:noProof/>
                <w:webHidden/>
              </w:rPr>
              <w:fldChar w:fldCharType="separate"/>
            </w:r>
            <w:r>
              <w:rPr>
                <w:noProof/>
                <w:webHidden/>
              </w:rPr>
              <w:t>62</w:t>
            </w:r>
            <w:r>
              <w:rPr>
                <w:noProof/>
                <w:webHidden/>
              </w:rPr>
              <w:fldChar w:fldCharType="end"/>
            </w:r>
          </w:hyperlink>
        </w:p>
        <w:p w14:paraId="602DA0E5" w14:textId="0B282689" w:rsidR="00EC2BBD" w:rsidRDefault="00EC2BBD">
          <w:pPr>
            <w:pStyle w:val="TOC3"/>
            <w:rPr>
              <w:ins w:id="77" w:author="Megan Ash" w:date="2026-02-23T15:55:00Z" w16du:dateUtc="2026-02-23T20:55:00Z"/>
              <w:rFonts w:asciiTheme="minorHAnsi" w:hAnsiTheme="minorHAnsi"/>
              <w:noProof/>
              <w:kern w:val="2"/>
              <w14:ligatures w14:val="standardContextual"/>
            </w:rPr>
          </w:pPr>
          <w:hyperlink w:anchor="_Toc222754611" w:history="1">
            <w:r w:rsidRPr="00F718E5">
              <w:rPr>
                <w:rStyle w:val="Hyperlink"/>
                <w:noProof/>
              </w:rPr>
              <w:t>7.21.8 Crimes Involving Drugs</w:t>
            </w:r>
            <w:r>
              <w:rPr>
                <w:noProof/>
                <w:webHidden/>
              </w:rPr>
              <w:tab/>
            </w:r>
            <w:r>
              <w:rPr>
                <w:noProof/>
                <w:webHidden/>
              </w:rPr>
              <w:fldChar w:fldCharType="begin"/>
            </w:r>
            <w:r>
              <w:rPr>
                <w:noProof/>
                <w:webHidden/>
              </w:rPr>
              <w:instrText xml:space="preserve"> PAGEREF _Toc222754611 \h </w:instrText>
            </w:r>
            <w:r>
              <w:rPr>
                <w:noProof/>
                <w:webHidden/>
              </w:rPr>
            </w:r>
            <w:r>
              <w:rPr>
                <w:noProof/>
                <w:webHidden/>
              </w:rPr>
              <w:fldChar w:fldCharType="separate"/>
            </w:r>
            <w:r>
              <w:rPr>
                <w:noProof/>
                <w:webHidden/>
              </w:rPr>
              <w:t>62</w:t>
            </w:r>
            <w:r>
              <w:rPr>
                <w:noProof/>
                <w:webHidden/>
              </w:rPr>
              <w:fldChar w:fldCharType="end"/>
            </w:r>
          </w:hyperlink>
        </w:p>
        <w:p w14:paraId="518267E1" w14:textId="25C66454" w:rsidR="00EC2BBD" w:rsidRDefault="00EC2BBD">
          <w:pPr>
            <w:pStyle w:val="TOC2"/>
            <w:rPr>
              <w:ins w:id="78" w:author="Megan Ash" w:date="2026-02-23T15:55:00Z" w16du:dateUtc="2026-02-23T20:55:00Z"/>
              <w:rFonts w:asciiTheme="minorHAnsi" w:hAnsiTheme="minorHAnsi"/>
              <w:noProof/>
              <w:kern w:val="2"/>
              <w14:ligatures w14:val="standardContextual"/>
            </w:rPr>
          </w:pPr>
          <w:hyperlink w:anchor="_Toc222754612" w:history="1">
            <w:r w:rsidRPr="00F718E5">
              <w:rPr>
                <w:rStyle w:val="Hyperlink"/>
                <w:noProof/>
              </w:rPr>
              <w:t>7.22</w:t>
            </w:r>
            <w:r>
              <w:rPr>
                <w:rFonts w:asciiTheme="minorHAnsi" w:hAnsiTheme="minorHAnsi"/>
                <w:noProof/>
                <w:kern w:val="2"/>
                <w14:ligatures w14:val="standardContextual"/>
              </w:rPr>
              <w:tab/>
            </w:r>
            <w:r w:rsidRPr="00F718E5">
              <w:rPr>
                <w:rStyle w:val="Hyperlink"/>
                <w:noProof/>
              </w:rPr>
              <w:t>Smoke and Vape Free Workplace Policy</w:t>
            </w:r>
            <w:r>
              <w:rPr>
                <w:noProof/>
                <w:webHidden/>
              </w:rPr>
              <w:tab/>
            </w:r>
            <w:r>
              <w:rPr>
                <w:noProof/>
                <w:webHidden/>
              </w:rPr>
              <w:fldChar w:fldCharType="begin"/>
            </w:r>
            <w:r>
              <w:rPr>
                <w:noProof/>
                <w:webHidden/>
              </w:rPr>
              <w:instrText xml:space="preserve"> PAGEREF _Toc222754612 \h </w:instrText>
            </w:r>
            <w:r>
              <w:rPr>
                <w:noProof/>
                <w:webHidden/>
              </w:rPr>
            </w:r>
            <w:r>
              <w:rPr>
                <w:noProof/>
                <w:webHidden/>
              </w:rPr>
              <w:fldChar w:fldCharType="separate"/>
            </w:r>
            <w:r>
              <w:rPr>
                <w:noProof/>
                <w:webHidden/>
              </w:rPr>
              <w:t>63</w:t>
            </w:r>
            <w:r>
              <w:rPr>
                <w:noProof/>
                <w:webHidden/>
              </w:rPr>
              <w:fldChar w:fldCharType="end"/>
            </w:r>
          </w:hyperlink>
        </w:p>
        <w:p w14:paraId="12D7F1CA" w14:textId="728E76E6" w:rsidR="00EC2BBD" w:rsidRDefault="00EC2BBD">
          <w:pPr>
            <w:pStyle w:val="TOC2"/>
            <w:rPr>
              <w:ins w:id="79" w:author="Megan Ash" w:date="2026-02-23T15:55:00Z" w16du:dateUtc="2026-02-23T20:55:00Z"/>
              <w:rFonts w:asciiTheme="minorHAnsi" w:hAnsiTheme="minorHAnsi"/>
              <w:noProof/>
              <w:kern w:val="2"/>
              <w14:ligatures w14:val="standardContextual"/>
            </w:rPr>
          </w:pPr>
          <w:hyperlink w:anchor="_Toc222754613" w:history="1">
            <w:r w:rsidRPr="00F718E5">
              <w:rPr>
                <w:rStyle w:val="Hyperlink"/>
                <w:noProof/>
              </w:rPr>
              <w:t>7.23</w:t>
            </w:r>
            <w:r>
              <w:rPr>
                <w:rFonts w:asciiTheme="minorHAnsi" w:hAnsiTheme="minorHAnsi"/>
                <w:noProof/>
                <w:kern w:val="2"/>
                <w14:ligatures w14:val="standardContextual"/>
              </w:rPr>
              <w:tab/>
            </w:r>
            <w:r w:rsidRPr="00F718E5">
              <w:rPr>
                <w:rStyle w:val="Hyperlink"/>
                <w:noProof/>
              </w:rPr>
              <w:t>Code of Conduct</w:t>
            </w:r>
            <w:r>
              <w:rPr>
                <w:noProof/>
                <w:webHidden/>
              </w:rPr>
              <w:tab/>
            </w:r>
            <w:r>
              <w:rPr>
                <w:noProof/>
                <w:webHidden/>
              </w:rPr>
              <w:fldChar w:fldCharType="begin"/>
            </w:r>
            <w:r>
              <w:rPr>
                <w:noProof/>
                <w:webHidden/>
              </w:rPr>
              <w:instrText xml:space="preserve"> PAGEREF _Toc222754613 \h </w:instrText>
            </w:r>
            <w:r>
              <w:rPr>
                <w:noProof/>
                <w:webHidden/>
              </w:rPr>
            </w:r>
            <w:r>
              <w:rPr>
                <w:noProof/>
                <w:webHidden/>
              </w:rPr>
              <w:fldChar w:fldCharType="separate"/>
            </w:r>
            <w:r>
              <w:rPr>
                <w:noProof/>
                <w:webHidden/>
              </w:rPr>
              <w:t>63</w:t>
            </w:r>
            <w:r>
              <w:rPr>
                <w:noProof/>
                <w:webHidden/>
              </w:rPr>
              <w:fldChar w:fldCharType="end"/>
            </w:r>
          </w:hyperlink>
        </w:p>
        <w:p w14:paraId="01639E11" w14:textId="2C3C50FE" w:rsidR="00EC2BBD" w:rsidRDefault="00EC2BBD">
          <w:pPr>
            <w:pStyle w:val="TOC2"/>
            <w:rPr>
              <w:ins w:id="80" w:author="Megan Ash" w:date="2026-02-23T15:55:00Z" w16du:dateUtc="2026-02-23T20:55:00Z"/>
              <w:rFonts w:asciiTheme="minorHAnsi" w:hAnsiTheme="minorHAnsi"/>
              <w:noProof/>
              <w:kern w:val="2"/>
              <w14:ligatures w14:val="standardContextual"/>
            </w:rPr>
          </w:pPr>
          <w:hyperlink w:anchor="_Toc222754614" w:history="1">
            <w:r w:rsidRPr="00F718E5">
              <w:rPr>
                <w:rStyle w:val="Hyperlink"/>
                <w:noProof/>
              </w:rPr>
              <w:t>7.24</w:t>
            </w:r>
            <w:r>
              <w:rPr>
                <w:rFonts w:asciiTheme="minorHAnsi" w:hAnsiTheme="minorHAnsi"/>
                <w:noProof/>
                <w:kern w:val="2"/>
                <w14:ligatures w14:val="standardContextual"/>
              </w:rPr>
              <w:tab/>
            </w:r>
            <w:r w:rsidRPr="00F718E5">
              <w:rPr>
                <w:rStyle w:val="Hyperlink"/>
                <w:noProof/>
              </w:rPr>
              <w:t>Grievance Policy</w:t>
            </w:r>
            <w:r>
              <w:rPr>
                <w:noProof/>
                <w:webHidden/>
              </w:rPr>
              <w:tab/>
            </w:r>
            <w:r>
              <w:rPr>
                <w:noProof/>
                <w:webHidden/>
              </w:rPr>
              <w:fldChar w:fldCharType="begin"/>
            </w:r>
            <w:r>
              <w:rPr>
                <w:noProof/>
                <w:webHidden/>
              </w:rPr>
              <w:instrText xml:space="preserve"> PAGEREF _Toc222754614 \h </w:instrText>
            </w:r>
            <w:r>
              <w:rPr>
                <w:noProof/>
                <w:webHidden/>
              </w:rPr>
            </w:r>
            <w:r>
              <w:rPr>
                <w:noProof/>
                <w:webHidden/>
              </w:rPr>
              <w:fldChar w:fldCharType="separate"/>
            </w:r>
            <w:r>
              <w:rPr>
                <w:noProof/>
                <w:webHidden/>
              </w:rPr>
              <w:t>66</w:t>
            </w:r>
            <w:r>
              <w:rPr>
                <w:noProof/>
                <w:webHidden/>
              </w:rPr>
              <w:fldChar w:fldCharType="end"/>
            </w:r>
          </w:hyperlink>
        </w:p>
        <w:p w14:paraId="65B390D2" w14:textId="7A4A43A6" w:rsidR="00EC2BBD" w:rsidRDefault="00EC2BBD">
          <w:pPr>
            <w:pStyle w:val="TOC2"/>
            <w:rPr>
              <w:ins w:id="81" w:author="Megan Ash" w:date="2026-02-23T15:55:00Z" w16du:dateUtc="2026-02-23T20:55:00Z"/>
              <w:rFonts w:asciiTheme="minorHAnsi" w:hAnsiTheme="minorHAnsi"/>
              <w:noProof/>
              <w:kern w:val="2"/>
              <w14:ligatures w14:val="standardContextual"/>
            </w:rPr>
          </w:pPr>
          <w:hyperlink w:anchor="_Toc222754615" w:history="1">
            <w:r w:rsidRPr="00F718E5">
              <w:rPr>
                <w:rStyle w:val="Hyperlink"/>
                <w:noProof/>
              </w:rPr>
              <w:t>7.25</w:t>
            </w:r>
            <w:r>
              <w:rPr>
                <w:rFonts w:asciiTheme="minorHAnsi" w:hAnsiTheme="minorHAnsi"/>
                <w:noProof/>
                <w:kern w:val="2"/>
                <w14:ligatures w14:val="standardContextual"/>
              </w:rPr>
              <w:tab/>
            </w:r>
            <w:r w:rsidRPr="00F718E5">
              <w:rPr>
                <w:rStyle w:val="Hyperlink"/>
                <w:noProof/>
              </w:rPr>
              <w:t>Open-Door Policy</w:t>
            </w:r>
            <w:r>
              <w:rPr>
                <w:noProof/>
                <w:webHidden/>
              </w:rPr>
              <w:tab/>
            </w:r>
            <w:r>
              <w:rPr>
                <w:noProof/>
                <w:webHidden/>
              </w:rPr>
              <w:fldChar w:fldCharType="begin"/>
            </w:r>
            <w:r>
              <w:rPr>
                <w:noProof/>
                <w:webHidden/>
              </w:rPr>
              <w:instrText xml:space="preserve"> PAGEREF _Toc222754615 \h </w:instrText>
            </w:r>
            <w:r>
              <w:rPr>
                <w:noProof/>
                <w:webHidden/>
              </w:rPr>
            </w:r>
            <w:r>
              <w:rPr>
                <w:noProof/>
                <w:webHidden/>
              </w:rPr>
              <w:fldChar w:fldCharType="separate"/>
            </w:r>
            <w:r>
              <w:rPr>
                <w:noProof/>
                <w:webHidden/>
              </w:rPr>
              <w:t>66</w:t>
            </w:r>
            <w:r>
              <w:rPr>
                <w:noProof/>
                <w:webHidden/>
              </w:rPr>
              <w:fldChar w:fldCharType="end"/>
            </w:r>
          </w:hyperlink>
        </w:p>
        <w:p w14:paraId="34C7AD4B" w14:textId="6A7B3852" w:rsidR="00EC2BBD" w:rsidRDefault="00EC2BBD">
          <w:pPr>
            <w:pStyle w:val="TOC2"/>
            <w:rPr>
              <w:ins w:id="82" w:author="Megan Ash" w:date="2026-02-23T15:55:00Z" w16du:dateUtc="2026-02-23T20:55:00Z"/>
              <w:rFonts w:asciiTheme="minorHAnsi" w:hAnsiTheme="minorHAnsi"/>
              <w:noProof/>
              <w:kern w:val="2"/>
              <w14:ligatures w14:val="standardContextual"/>
            </w:rPr>
          </w:pPr>
          <w:hyperlink w:anchor="_Toc222754616" w:history="1">
            <w:r w:rsidRPr="00F718E5">
              <w:rPr>
                <w:rStyle w:val="Hyperlink"/>
                <w:noProof/>
              </w:rPr>
              <w:t>7.26</w:t>
            </w:r>
            <w:r>
              <w:rPr>
                <w:rFonts w:asciiTheme="minorHAnsi" w:hAnsiTheme="minorHAnsi"/>
                <w:noProof/>
                <w:kern w:val="2"/>
                <w14:ligatures w14:val="standardContextual"/>
              </w:rPr>
              <w:tab/>
            </w:r>
            <w:r w:rsidRPr="00F718E5">
              <w:rPr>
                <w:rStyle w:val="Hyperlink"/>
                <w:noProof/>
              </w:rPr>
              <w:t>Whistleblower Policy</w:t>
            </w:r>
            <w:r>
              <w:rPr>
                <w:noProof/>
                <w:webHidden/>
              </w:rPr>
              <w:tab/>
            </w:r>
            <w:r>
              <w:rPr>
                <w:noProof/>
                <w:webHidden/>
              </w:rPr>
              <w:fldChar w:fldCharType="begin"/>
            </w:r>
            <w:r>
              <w:rPr>
                <w:noProof/>
                <w:webHidden/>
              </w:rPr>
              <w:instrText xml:space="preserve"> PAGEREF _Toc222754616 \h </w:instrText>
            </w:r>
            <w:r>
              <w:rPr>
                <w:noProof/>
                <w:webHidden/>
              </w:rPr>
            </w:r>
            <w:r>
              <w:rPr>
                <w:noProof/>
                <w:webHidden/>
              </w:rPr>
              <w:fldChar w:fldCharType="separate"/>
            </w:r>
            <w:r>
              <w:rPr>
                <w:noProof/>
                <w:webHidden/>
              </w:rPr>
              <w:t>67</w:t>
            </w:r>
            <w:r>
              <w:rPr>
                <w:noProof/>
                <w:webHidden/>
              </w:rPr>
              <w:fldChar w:fldCharType="end"/>
            </w:r>
          </w:hyperlink>
        </w:p>
        <w:p w14:paraId="6B4FF5DA" w14:textId="0D301764" w:rsidR="00EC2BBD" w:rsidRDefault="00EC2BBD">
          <w:pPr>
            <w:pStyle w:val="TOC3"/>
            <w:rPr>
              <w:ins w:id="83" w:author="Megan Ash" w:date="2026-02-23T15:55:00Z" w16du:dateUtc="2026-02-23T20:55:00Z"/>
              <w:rFonts w:asciiTheme="minorHAnsi" w:hAnsiTheme="minorHAnsi"/>
              <w:noProof/>
              <w:kern w:val="2"/>
              <w14:ligatures w14:val="standardContextual"/>
            </w:rPr>
          </w:pPr>
          <w:hyperlink w:anchor="_Toc222754617" w:history="1">
            <w:r w:rsidRPr="00F718E5">
              <w:rPr>
                <w:rStyle w:val="Hyperlink"/>
                <w:noProof/>
              </w:rPr>
              <w:t>7.26.1 Whistleblower Complaint Procedure</w:t>
            </w:r>
            <w:r>
              <w:rPr>
                <w:noProof/>
                <w:webHidden/>
              </w:rPr>
              <w:tab/>
            </w:r>
            <w:r>
              <w:rPr>
                <w:noProof/>
                <w:webHidden/>
              </w:rPr>
              <w:fldChar w:fldCharType="begin"/>
            </w:r>
            <w:r>
              <w:rPr>
                <w:noProof/>
                <w:webHidden/>
              </w:rPr>
              <w:instrText xml:space="preserve"> PAGEREF _Toc222754617 \h </w:instrText>
            </w:r>
            <w:r>
              <w:rPr>
                <w:noProof/>
                <w:webHidden/>
              </w:rPr>
            </w:r>
            <w:r>
              <w:rPr>
                <w:noProof/>
                <w:webHidden/>
              </w:rPr>
              <w:fldChar w:fldCharType="separate"/>
            </w:r>
            <w:r>
              <w:rPr>
                <w:noProof/>
                <w:webHidden/>
              </w:rPr>
              <w:t>68</w:t>
            </w:r>
            <w:r>
              <w:rPr>
                <w:noProof/>
                <w:webHidden/>
              </w:rPr>
              <w:fldChar w:fldCharType="end"/>
            </w:r>
          </w:hyperlink>
        </w:p>
        <w:p w14:paraId="7597A3B4" w14:textId="169D9F3E" w:rsidR="00EC2BBD" w:rsidRDefault="00EC2BBD">
          <w:pPr>
            <w:pStyle w:val="TOC3"/>
            <w:rPr>
              <w:ins w:id="84" w:author="Megan Ash" w:date="2026-02-23T15:55:00Z" w16du:dateUtc="2026-02-23T20:55:00Z"/>
              <w:rFonts w:asciiTheme="minorHAnsi" w:hAnsiTheme="minorHAnsi"/>
              <w:noProof/>
              <w:kern w:val="2"/>
              <w14:ligatures w14:val="standardContextual"/>
            </w:rPr>
          </w:pPr>
          <w:hyperlink w:anchor="_Toc222754618" w:history="1">
            <w:r w:rsidRPr="00F718E5">
              <w:rPr>
                <w:rStyle w:val="Hyperlink"/>
                <w:noProof/>
              </w:rPr>
              <w:t>7.26.2 Protection from Retaliation for Whistleblower Complaint</w:t>
            </w:r>
            <w:r>
              <w:rPr>
                <w:noProof/>
                <w:webHidden/>
              </w:rPr>
              <w:tab/>
            </w:r>
            <w:r>
              <w:rPr>
                <w:noProof/>
                <w:webHidden/>
              </w:rPr>
              <w:fldChar w:fldCharType="begin"/>
            </w:r>
            <w:r>
              <w:rPr>
                <w:noProof/>
                <w:webHidden/>
              </w:rPr>
              <w:instrText xml:space="preserve"> PAGEREF _Toc222754618 \h </w:instrText>
            </w:r>
            <w:r>
              <w:rPr>
                <w:noProof/>
                <w:webHidden/>
              </w:rPr>
            </w:r>
            <w:r>
              <w:rPr>
                <w:noProof/>
                <w:webHidden/>
              </w:rPr>
              <w:fldChar w:fldCharType="separate"/>
            </w:r>
            <w:r>
              <w:rPr>
                <w:noProof/>
                <w:webHidden/>
              </w:rPr>
              <w:t>68</w:t>
            </w:r>
            <w:r>
              <w:rPr>
                <w:noProof/>
                <w:webHidden/>
              </w:rPr>
              <w:fldChar w:fldCharType="end"/>
            </w:r>
          </w:hyperlink>
        </w:p>
        <w:p w14:paraId="557025CD" w14:textId="76C90FD5" w:rsidR="00EC2BBD" w:rsidRDefault="00EC2BBD">
          <w:pPr>
            <w:pStyle w:val="TOC2"/>
            <w:rPr>
              <w:ins w:id="85" w:author="Megan Ash" w:date="2026-02-23T15:55:00Z" w16du:dateUtc="2026-02-23T20:55:00Z"/>
              <w:rFonts w:asciiTheme="minorHAnsi" w:hAnsiTheme="minorHAnsi"/>
              <w:noProof/>
              <w:kern w:val="2"/>
              <w14:ligatures w14:val="standardContextual"/>
            </w:rPr>
          </w:pPr>
          <w:hyperlink w:anchor="_Toc222754619" w:history="1">
            <w:r w:rsidRPr="00F718E5">
              <w:rPr>
                <w:rStyle w:val="Hyperlink"/>
                <w:noProof/>
              </w:rPr>
              <w:t>7.27</w:t>
            </w:r>
            <w:r>
              <w:rPr>
                <w:rFonts w:asciiTheme="minorHAnsi" w:hAnsiTheme="minorHAnsi"/>
                <w:noProof/>
                <w:kern w:val="2"/>
                <w14:ligatures w14:val="standardContextual"/>
              </w:rPr>
              <w:tab/>
            </w:r>
            <w:r w:rsidRPr="00F718E5">
              <w:rPr>
                <w:rStyle w:val="Hyperlink"/>
                <w:noProof/>
              </w:rPr>
              <w:t>Health &amp; Safety</w:t>
            </w:r>
            <w:r>
              <w:rPr>
                <w:noProof/>
                <w:webHidden/>
              </w:rPr>
              <w:tab/>
            </w:r>
            <w:r>
              <w:rPr>
                <w:noProof/>
                <w:webHidden/>
              </w:rPr>
              <w:fldChar w:fldCharType="begin"/>
            </w:r>
            <w:r>
              <w:rPr>
                <w:noProof/>
                <w:webHidden/>
              </w:rPr>
              <w:instrText xml:space="preserve"> PAGEREF _Toc222754619 \h </w:instrText>
            </w:r>
            <w:r>
              <w:rPr>
                <w:noProof/>
                <w:webHidden/>
              </w:rPr>
            </w:r>
            <w:r>
              <w:rPr>
                <w:noProof/>
                <w:webHidden/>
              </w:rPr>
              <w:fldChar w:fldCharType="separate"/>
            </w:r>
            <w:r>
              <w:rPr>
                <w:noProof/>
                <w:webHidden/>
              </w:rPr>
              <w:t>68</w:t>
            </w:r>
            <w:r>
              <w:rPr>
                <w:noProof/>
                <w:webHidden/>
              </w:rPr>
              <w:fldChar w:fldCharType="end"/>
            </w:r>
          </w:hyperlink>
        </w:p>
        <w:p w14:paraId="4A671B97" w14:textId="0A042EC7" w:rsidR="00EC2BBD" w:rsidRDefault="00EC2BBD">
          <w:pPr>
            <w:pStyle w:val="TOC3"/>
            <w:rPr>
              <w:ins w:id="86" w:author="Megan Ash" w:date="2026-02-23T15:55:00Z" w16du:dateUtc="2026-02-23T20:55:00Z"/>
              <w:rFonts w:asciiTheme="minorHAnsi" w:hAnsiTheme="minorHAnsi"/>
              <w:noProof/>
              <w:kern w:val="2"/>
              <w14:ligatures w14:val="standardContextual"/>
            </w:rPr>
          </w:pPr>
          <w:hyperlink w:anchor="_Toc222754620" w:history="1">
            <w:r w:rsidRPr="00F718E5">
              <w:rPr>
                <w:rStyle w:val="Hyperlink"/>
                <w:noProof/>
              </w:rPr>
              <w:t>7.27.1 Housekeeping</w:t>
            </w:r>
            <w:r>
              <w:rPr>
                <w:noProof/>
                <w:webHidden/>
              </w:rPr>
              <w:tab/>
            </w:r>
            <w:r>
              <w:rPr>
                <w:noProof/>
                <w:webHidden/>
              </w:rPr>
              <w:fldChar w:fldCharType="begin"/>
            </w:r>
            <w:r>
              <w:rPr>
                <w:noProof/>
                <w:webHidden/>
              </w:rPr>
              <w:instrText xml:space="preserve"> PAGEREF _Toc222754620 \h </w:instrText>
            </w:r>
            <w:r>
              <w:rPr>
                <w:noProof/>
                <w:webHidden/>
              </w:rPr>
            </w:r>
            <w:r>
              <w:rPr>
                <w:noProof/>
                <w:webHidden/>
              </w:rPr>
              <w:fldChar w:fldCharType="separate"/>
            </w:r>
            <w:r>
              <w:rPr>
                <w:noProof/>
                <w:webHidden/>
              </w:rPr>
              <w:t>69</w:t>
            </w:r>
            <w:r>
              <w:rPr>
                <w:noProof/>
                <w:webHidden/>
              </w:rPr>
              <w:fldChar w:fldCharType="end"/>
            </w:r>
          </w:hyperlink>
        </w:p>
        <w:p w14:paraId="709A3BD5" w14:textId="113C47DA" w:rsidR="00EC2BBD" w:rsidRDefault="00EC2BBD">
          <w:pPr>
            <w:pStyle w:val="TOC3"/>
            <w:rPr>
              <w:ins w:id="87" w:author="Megan Ash" w:date="2026-02-23T15:55:00Z" w16du:dateUtc="2026-02-23T20:55:00Z"/>
              <w:rFonts w:asciiTheme="minorHAnsi" w:hAnsiTheme="minorHAnsi"/>
              <w:noProof/>
              <w:kern w:val="2"/>
              <w14:ligatures w14:val="standardContextual"/>
            </w:rPr>
          </w:pPr>
          <w:hyperlink w:anchor="_Toc222754621" w:history="1">
            <w:r w:rsidRPr="00F718E5">
              <w:rPr>
                <w:rStyle w:val="Hyperlink"/>
                <w:noProof/>
              </w:rPr>
              <w:t>7.27.2 Job Related Injury Reporting</w:t>
            </w:r>
            <w:r>
              <w:rPr>
                <w:noProof/>
                <w:webHidden/>
              </w:rPr>
              <w:tab/>
            </w:r>
            <w:r>
              <w:rPr>
                <w:noProof/>
                <w:webHidden/>
              </w:rPr>
              <w:fldChar w:fldCharType="begin"/>
            </w:r>
            <w:r>
              <w:rPr>
                <w:noProof/>
                <w:webHidden/>
              </w:rPr>
              <w:instrText xml:space="preserve"> PAGEREF _Toc222754621 \h </w:instrText>
            </w:r>
            <w:r>
              <w:rPr>
                <w:noProof/>
                <w:webHidden/>
              </w:rPr>
            </w:r>
            <w:r>
              <w:rPr>
                <w:noProof/>
                <w:webHidden/>
              </w:rPr>
              <w:fldChar w:fldCharType="separate"/>
            </w:r>
            <w:r>
              <w:rPr>
                <w:noProof/>
                <w:webHidden/>
              </w:rPr>
              <w:t>69</w:t>
            </w:r>
            <w:r>
              <w:rPr>
                <w:noProof/>
                <w:webHidden/>
              </w:rPr>
              <w:fldChar w:fldCharType="end"/>
            </w:r>
          </w:hyperlink>
        </w:p>
        <w:p w14:paraId="67F63B42" w14:textId="36DBEE19" w:rsidR="00EC2BBD" w:rsidRDefault="00EC2BBD">
          <w:pPr>
            <w:pStyle w:val="TOC2"/>
            <w:rPr>
              <w:ins w:id="88" w:author="Megan Ash" w:date="2026-02-23T15:55:00Z" w16du:dateUtc="2026-02-23T20:55:00Z"/>
              <w:rFonts w:asciiTheme="minorHAnsi" w:hAnsiTheme="minorHAnsi"/>
              <w:noProof/>
              <w:kern w:val="2"/>
              <w14:ligatures w14:val="standardContextual"/>
            </w:rPr>
          </w:pPr>
          <w:hyperlink w:anchor="_Toc222754622" w:history="1">
            <w:r w:rsidRPr="00F718E5">
              <w:rPr>
                <w:rStyle w:val="Hyperlink"/>
                <w:noProof/>
              </w:rPr>
              <w:t>7.28</w:t>
            </w:r>
            <w:r>
              <w:rPr>
                <w:rFonts w:asciiTheme="minorHAnsi" w:hAnsiTheme="minorHAnsi"/>
                <w:noProof/>
                <w:kern w:val="2"/>
                <w14:ligatures w14:val="standardContextual"/>
              </w:rPr>
              <w:tab/>
            </w:r>
            <w:r w:rsidRPr="00F718E5">
              <w:rPr>
                <w:rStyle w:val="Hyperlink"/>
                <w:noProof/>
              </w:rPr>
              <w:t>Duty of Care – Safety &amp; Security</w:t>
            </w:r>
            <w:r>
              <w:rPr>
                <w:noProof/>
                <w:webHidden/>
              </w:rPr>
              <w:tab/>
            </w:r>
            <w:r>
              <w:rPr>
                <w:noProof/>
                <w:webHidden/>
              </w:rPr>
              <w:fldChar w:fldCharType="begin"/>
            </w:r>
            <w:r>
              <w:rPr>
                <w:noProof/>
                <w:webHidden/>
              </w:rPr>
              <w:instrText xml:space="preserve"> PAGEREF _Toc222754622 \h </w:instrText>
            </w:r>
            <w:r>
              <w:rPr>
                <w:noProof/>
                <w:webHidden/>
              </w:rPr>
            </w:r>
            <w:r>
              <w:rPr>
                <w:noProof/>
                <w:webHidden/>
              </w:rPr>
              <w:fldChar w:fldCharType="separate"/>
            </w:r>
            <w:r>
              <w:rPr>
                <w:noProof/>
                <w:webHidden/>
              </w:rPr>
              <w:t>75</w:t>
            </w:r>
            <w:r>
              <w:rPr>
                <w:noProof/>
                <w:webHidden/>
              </w:rPr>
              <w:fldChar w:fldCharType="end"/>
            </w:r>
          </w:hyperlink>
        </w:p>
        <w:p w14:paraId="6C4C4DEE" w14:textId="6A846165" w:rsidR="00EC2BBD" w:rsidRDefault="00EC2BBD">
          <w:pPr>
            <w:pStyle w:val="TOC3"/>
            <w:rPr>
              <w:ins w:id="89" w:author="Megan Ash" w:date="2026-02-23T15:55:00Z" w16du:dateUtc="2026-02-23T20:55:00Z"/>
              <w:rFonts w:asciiTheme="minorHAnsi" w:hAnsiTheme="minorHAnsi"/>
              <w:noProof/>
              <w:kern w:val="2"/>
              <w14:ligatures w14:val="standardContextual"/>
            </w:rPr>
          </w:pPr>
          <w:hyperlink w:anchor="_Toc222754623" w:history="1">
            <w:r w:rsidRPr="00F718E5">
              <w:rPr>
                <w:rStyle w:val="Hyperlink"/>
                <w:noProof/>
              </w:rPr>
              <w:t>7.28.1 Safety Protocols on Business Travel</w:t>
            </w:r>
            <w:r>
              <w:rPr>
                <w:noProof/>
                <w:webHidden/>
              </w:rPr>
              <w:tab/>
            </w:r>
            <w:r>
              <w:rPr>
                <w:noProof/>
                <w:webHidden/>
              </w:rPr>
              <w:fldChar w:fldCharType="begin"/>
            </w:r>
            <w:r>
              <w:rPr>
                <w:noProof/>
                <w:webHidden/>
              </w:rPr>
              <w:instrText xml:space="preserve"> PAGEREF _Toc222754623 \h </w:instrText>
            </w:r>
            <w:r>
              <w:rPr>
                <w:noProof/>
                <w:webHidden/>
              </w:rPr>
            </w:r>
            <w:r>
              <w:rPr>
                <w:noProof/>
                <w:webHidden/>
              </w:rPr>
              <w:fldChar w:fldCharType="separate"/>
            </w:r>
            <w:r>
              <w:rPr>
                <w:noProof/>
                <w:webHidden/>
              </w:rPr>
              <w:t>75</w:t>
            </w:r>
            <w:r>
              <w:rPr>
                <w:noProof/>
                <w:webHidden/>
              </w:rPr>
              <w:fldChar w:fldCharType="end"/>
            </w:r>
          </w:hyperlink>
        </w:p>
        <w:p w14:paraId="4656A66F" w14:textId="5C099C7E" w:rsidR="00EC2BBD" w:rsidRDefault="00EC2BBD">
          <w:pPr>
            <w:pStyle w:val="TOC3"/>
            <w:rPr>
              <w:ins w:id="90" w:author="Megan Ash" w:date="2026-02-23T15:55:00Z" w16du:dateUtc="2026-02-23T20:55:00Z"/>
              <w:rFonts w:asciiTheme="minorHAnsi" w:hAnsiTheme="minorHAnsi"/>
              <w:noProof/>
              <w:kern w:val="2"/>
              <w14:ligatures w14:val="standardContextual"/>
            </w:rPr>
          </w:pPr>
          <w:hyperlink w:anchor="_Toc222754624" w:history="1">
            <w:r w:rsidRPr="00F718E5">
              <w:rPr>
                <w:rStyle w:val="Hyperlink"/>
                <w:noProof/>
              </w:rPr>
              <w:t>7.28.2 Emergency Hotline</w:t>
            </w:r>
            <w:r>
              <w:rPr>
                <w:noProof/>
                <w:webHidden/>
              </w:rPr>
              <w:tab/>
            </w:r>
            <w:r>
              <w:rPr>
                <w:noProof/>
                <w:webHidden/>
              </w:rPr>
              <w:fldChar w:fldCharType="begin"/>
            </w:r>
            <w:r>
              <w:rPr>
                <w:noProof/>
                <w:webHidden/>
              </w:rPr>
              <w:instrText xml:space="preserve"> PAGEREF _Toc222754624 \h </w:instrText>
            </w:r>
            <w:r>
              <w:rPr>
                <w:noProof/>
                <w:webHidden/>
              </w:rPr>
            </w:r>
            <w:r>
              <w:rPr>
                <w:noProof/>
                <w:webHidden/>
              </w:rPr>
              <w:fldChar w:fldCharType="separate"/>
            </w:r>
            <w:r>
              <w:rPr>
                <w:noProof/>
                <w:webHidden/>
              </w:rPr>
              <w:t>76</w:t>
            </w:r>
            <w:r>
              <w:rPr>
                <w:noProof/>
                <w:webHidden/>
              </w:rPr>
              <w:fldChar w:fldCharType="end"/>
            </w:r>
          </w:hyperlink>
        </w:p>
        <w:p w14:paraId="053BDDA6" w14:textId="6FAE0F75" w:rsidR="00EC2BBD" w:rsidRDefault="00EC2BBD">
          <w:pPr>
            <w:pStyle w:val="TOC2"/>
            <w:rPr>
              <w:ins w:id="91" w:author="Megan Ash" w:date="2026-02-23T15:55:00Z" w16du:dateUtc="2026-02-23T20:55:00Z"/>
              <w:rFonts w:asciiTheme="minorHAnsi" w:hAnsiTheme="minorHAnsi"/>
              <w:noProof/>
              <w:kern w:val="2"/>
              <w14:ligatures w14:val="standardContextual"/>
            </w:rPr>
          </w:pPr>
          <w:hyperlink w:anchor="_Toc222754625" w:history="1">
            <w:r w:rsidRPr="00F718E5">
              <w:rPr>
                <w:rStyle w:val="Hyperlink"/>
                <w:noProof/>
              </w:rPr>
              <w:t>7.29</w:t>
            </w:r>
            <w:r>
              <w:rPr>
                <w:rFonts w:asciiTheme="minorHAnsi" w:hAnsiTheme="minorHAnsi"/>
                <w:noProof/>
                <w:kern w:val="2"/>
                <w14:ligatures w14:val="standardContextual"/>
              </w:rPr>
              <w:tab/>
            </w:r>
            <w:r w:rsidRPr="00F718E5">
              <w:rPr>
                <w:rStyle w:val="Hyperlink"/>
                <w:noProof/>
              </w:rPr>
              <w:t>Workplace Gambling</w:t>
            </w:r>
            <w:r>
              <w:rPr>
                <w:noProof/>
                <w:webHidden/>
              </w:rPr>
              <w:tab/>
            </w:r>
            <w:r>
              <w:rPr>
                <w:noProof/>
                <w:webHidden/>
              </w:rPr>
              <w:fldChar w:fldCharType="begin"/>
            </w:r>
            <w:r>
              <w:rPr>
                <w:noProof/>
                <w:webHidden/>
              </w:rPr>
              <w:instrText xml:space="preserve"> PAGEREF _Toc222754625 \h </w:instrText>
            </w:r>
            <w:r>
              <w:rPr>
                <w:noProof/>
                <w:webHidden/>
              </w:rPr>
            </w:r>
            <w:r>
              <w:rPr>
                <w:noProof/>
                <w:webHidden/>
              </w:rPr>
              <w:fldChar w:fldCharType="separate"/>
            </w:r>
            <w:r>
              <w:rPr>
                <w:noProof/>
                <w:webHidden/>
              </w:rPr>
              <w:t>77</w:t>
            </w:r>
            <w:r>
              <w:rPr>
                <w:noProof/>
                <w:webHidden/>
              </w:rPr>
              <w:fldChar w:fldCharType="end"/>
            </w:r>
          </w:hyperlink>
        </w:p>
        <w:p w14:paraId="64B2DD4E" w14:textId="5CD63B66" w:rsidR="00EC2BBD" w:rsidRDefault="00EC2BBD">
          <w:pPr>
            <w:pStyle w:val="TOC2"/>
            <w:rPr>
              <w:ins w:id="92" w:author="Megan Ash" w:date="2026-02-23T15:55:00Z" w16du:dateUtc="2026-02-23T20:55:00Z"/>
              <w:rFonts w:asciiTheme="minorHAnsi" w:hAnsiTheme="minorHAnsi"/>
              <w:noProof/>
              <w:kern w:val="2"/>
              <w14:ligatures w14:val="standardContextual"/>
            </w:rPr>
          </w:pPr>
          <w:hyperlink w:anchor="_Toc222754626" w:history="1">
            <w:r w:rsidRPr="00F718E5">
              <w:rPr>
                <w:rStyle w:val="Hyperlink"/>
                <w:noProof/>
              </w:rPr>
              <w:t>7.30</w:t>
            </w:r>
            <w:r>
              <w:rPr>
                <w:rFonts w:asciiTheme="minorHAnsi" w:hAnsiTheme="minorHAnsi"/>
                <w:noProof/>
                <w:kern w:val="2"/>
                <w14:ligatures w14:val="standardContextual"/>
              </w:rPr>
              <w:tab/>
            </w:r>
            <w:r w:rsidRPr="00F718E5">
              <w:rPr>
                <w:rStyle w:val="Hyperlink"/>
                <w:noProof/>
              </w:rPr>
              <w:t>Social Media Policy</w:t>
            </w:r>
            <w:r>
              <w:rPr>
                <w:noProof/>
                <w:webHidden/>
              </w:rPr>
              <w:tab/>
            </w:r>
            <w:r>
              <w:rPr>
                <w:noProof/>
                <w:webHidden/>
              </w:rPr>
              <w:fldChar w:fldCharType="begin"/>
            </w:r>
            <w:r>
              <w:rPr>
                <w:noProof/>
                <w:webHidden/>
              </w:rPr>
              <w:instrText xml:space="preserve"> PAGEREF _Toc222754626 \h </w:instrText>
            </w:r>
            <w:r>
              <w:rPr>
                <w:noProof/>
                <w:webHidden/>
              </w:rPr>
            </w:r>
            <w:r>
              <w:rPr>
                <w:noProof/>
                <w:webHidden/>
              </w:rPr>
              <w:fldChar w:fldCharType="separate"/>
            </w:r>
            <w:r>
              <w:rPr>
                <w:noProof/>
                <w:webHidden/>
              </w:rPr>
              <w:t>77</w:t>
            </w:r>
            <w:r>
              <w:rPr>
                <w:noProof/>
                <w:webHidden/>
              </w:rPr>
              <w:fldChar w:fldCharType="end"/>
            </w:r>
          </w:hyperlink>
        </w:p>
        <w:p w14:paraId="3CE0D56C" w14:textId="372ACDDA" w:rsidR="00EC2BBD" w:rsidRDefault="00EC2BBD">
          <w:pPr>
            <w:pStyle w:val="TOC3"/>
            <w:tabs>
              <w:tab w:val="left" w:pos="880"/>
            </w:tabs>
            <w:rPr>
              <w:ins w:id="93" w:author="Megan Ash" w:date="2026-02-23T15:55:00Z" w16du:dateUtc="2026-02-23T20:55:00Z"/>
              <w:rFonts w:asciiTheme="minorHAnsi" w:hAnsiTheme="minorHAnsi"/>
              <w:noProof/>
              <w:kern w:val="2"/>
              <w14:ligatures w14:val="standardContextual"/>
            </w:rPr>
          </w:pPr>
          <w:hyperlink w:anchor="_Toc222754627" w:history="1">
            <w:r w:rsidRPr="00F718E5">
              <w:rPr>
                <w:rStyle w:val="Hyperlink"/>
                <w:noProof/>
              </w:rPr>
              <w:t>7.30.1</w:t>
            </w:r>
            <w:r>
              <w:rPr>
                <w:rFonts w:asciiTheme="minorHAnsi" w:hAnsiTheme="minorHAnsi"/>
                <w:noProof/>
                <w:kern w:val="2"/>
                <w14:ligatures w14:val="standardContextual"/>
              </w:rPr>
              <w:tab/>
            </w:r>
            <w:r w:rsidRPr="00F718E5">
              <w:rPr>
                <w:rStyle w:val="Hyperlink"/>
                <w:noProof/>
              </w:rPr>
              <w:t>Use of Social Media</w:t>
            </w:r>
            <w:r>
              <w:rPr>
                <w:noProof/>
                <w:webHidden/>
              </w:rPr>
              <w:tab/>
            </w:r>
            <w:r>
              <w:rPr>
                <w:noProof/>
                <w:webHidden/>
              </w:rPr>
              <w:fldChar w:fldCharType="begin"/>
            </w:r>
            <w:r>
              <w:rPr>
                <w:noProof/>
                <w:webHidden/>
              </w:rPr>
              <w:instrText xml:space="preserve"> PAGEREF _Toc222754627 \h </w:instrText>
            </w:r>
            <w:r>
              <w:rPr>
                <w:noProof/>
                <w:webHidden/>
              </w:rPr>
            </w:r>
            <w:r>
              <w:rPr>
                <w:noProof/>
                <w:webHidden/>
              </w:rPr>
              <w:fldChar w:fldCharType="separate"/>
            </w:r>
            <w:r>
              <w:rPr>
                <w:noProof/>
                <w:webHidden/>
              </w:rPr>
              <w:t>77</w:t>
            </w:r>
            <w:r>
              <w:rPr>
                <w:noProof/>
                <w:webHidden/>
              </w:rPr>
              <w:fldChar w:fldCharType="end"/>
            </w:r>
          </w:hyperlink>
        </w:p>
        <w:p w14:paraId="18687324" w14:textId="17C56267" w:rsidR="00EC2BBD" w:rsidRDefault="00EC2BBD">
          <w:pPr>
            <w:pStyle w:val="TOC3"/>
            <w:rPr>
              <w:ins w:id="94" w:author="Megan Ash" w:date="2026-02-23T15:55:00Z" w16du:dateUtc="2026-02-23T20:55:00Z"/>
              <w:rFonts w:asciiTheme="minorHAnsi" w:hAnsiTheme="minorHAnsi"/>
              <w:noProof/>
              <w:kern w:val="2"/>
              <w14:ligatures w14:val="standardContextual"/>
            </w:rPr>
          </w:pPr>
          <w:hyperlink w:anchor="_Toc222754628" w:history="1">
            <w:r w:rsidRPr="00F718E5">
              <w:rPr>
                <w:rStyle w:val="Hyperlink"/>
                <w:noProof/>
              </w:rPr>
              <w:t>7.30.2 Disclaimers</w:t>
            </w:r>
            <w:r>
              <w:rPr>
                <w:noProof/>
                <w:webHidden/>
              </w:rPr>
              <w:tab/>
            </w:r>
            <w:r>
              <w:rPr>
                <w:noProof/>
                <w:webHidden/>
              </w:rPr>
              <w:fldChar w:fldCharType="begin"/>
            </w:r>
            <w:r>
              <w:rPr>
                <w:noProof/>
                <w:webHidden/>
              </w:rPr>
              <w:instrText xml:space="preserve"> PAGEREF _Toc222754628 \h </w:instrText>
            </w:r>
            <w:r>
              <w:rPr>
                <w:noProof/>
                <w:webHidden/>
              </w:rPr>
            </w:r>
            <w:r>
              <w:rPr>
                <w:noProof/>
                <w:webHidden/>
              </w:rPr>
              <w:fldChar w:fldCharType="separate"/>
            </w:r>
            <w:r>
              <w:rPr>
                <w:noProof/>
                <w:webHidden/>
              </w:rPr>
              <w:t>78</w:t>
            </w:r>
            <w:r>
              <w:rPr>
                <w:noProof/>
                <w:webHidden/>
              </w:rPr>
              <w:fldChar w:fldCharType="end"/>
            </w:r>
          </w:hyperlink>
        </w:p>
        <w:p w14:paraId="7A15FCEC" w14:textId="2598FCC6" w:rsidR="00EC2BBD" w:rsidRDefault="00EC2BBD">
          <w:pPr>
            <w:pStyle w:val="TOC3"/>
            <w:rPr>
              <w:ins w:id="95" w:author="Megan Ash" w:date="2026-02-23T15:55:00Z" w16du:dateUtc="2026-02-23T20:55:00Z"/>
              <w:rFonts w:asciiTheme="minorHAnsi" w:hAnsiTheme="minorHAnsi"/>
              <w:noProof/>
              <w:kern w:val="2"/>
              <w14:ligatures w14:val="standardContextual"/>
            </w:rPr>
          </w:pPr>
          <w:hyperlink w:anchor="_Toc222754629" w:history="1">
            <w:r w:rsidRPr="00F718E5">
              <w:rPr>
                <w:rStyle w:val="Hyperlink"/>
                <w:noProof/>
              </w:rPr>
              <w:t>7.30.3 Trademarks, Copyrights &amp; Legal Issues</w:t>
            </w:r>
            <w:r>
              <w:rPr>
                <w:noProof/>
                <w:webHidden/>
              </w:rPr>
              <w:tab/>
            </w:r>
            <w:r>
              <w:rPr>
                <w:noProof/>
                <w:webHidden/>
              </w:rPr>
              <w:fldChar w:fldCharType="begin"/>
            </w:r>
            <w:r>
              <w:rPr>
                <w:noProof/>
                <w:webHidden/>
              </w:rPr>
              <w:instrText xml:space="preserve"> PAGEREF _Toc222754629 \h </w:instrText>
            </w:r>
            <w:r>
              <w:rPr>
                <w:noProof/>
                <w:webHidden/>
              </w:rPr>
            </w:r>
            <w:r>
              <w:rPr>
                <w:noProof/>
                <w:webHidden/>
              </w:rPr>
              <w:fldChar w:fldCharType="separate"/>
            </w:r>
            <w:r>
              <w:rPr>
                <w:noProof/>
                <w:webHidden/>
              </w:rPr>
              <w:t>78</w:t>
            </w:r>
            <w:r>
              <w:rPr>
                <w:noProof/>
                <w:webHidden/>
              </w:rPr>
              <w:fldChar w:fldCharType="end"/>
            </w:r>
          </w:hyperlink>
        </w:p>
        <w:p w14:paraId="3894E990" w14:textId="3F5F4785" w:rsidR="00EC2BBD" w:rsidRDefault="00EC2BBD">
          <w:pPr>
            <w:pStyle w:val="TOC3"/>
            <w:rPr>
              <w:ins w:id="96" w:author="Megan Ash" w:date="2026-02-23T15:55:00Z" w16du:dateUtc="2026-02-23T20:55:00Z"/>
              <w:rFonts w:asciiTheme="minorHAnsi" w:hAnsiTheme="minorHAnsi"/>
              <w:noProof/>
              <w:kern w:val="2"/>
              <w14:ligatures w14:val="standardContextual"/>
            </w:rPr>
          </w:pPr>
          <w:hyperlink w:anchor="_Toc222754630" w:history="1">
            <w:r w:rsidRPr="00F718E5">
              <w:rPr>
                <w:rStyle w:val="Hyperlink"/>
                <w:noProof/>
              </w:rPr>
              <w:t>7.30.4 Right to Monitor</w:t>
            </w:r>
            <w:r>
              <w:rPr>
                <w:noProof/>
                <w:webHidden/>
              </w:rPr>
              <w:tab/>
            </w:r>
            <w:r>
              <w:rPr>
                <w:noProof/>
                <w:webHidden/>
              </w:rPr>
              <w:fldChar w:fldCharType="begin"/>
            </w:r>
            <w:r>
              <w:rPr>
                <w:noProof/>
                <w:webHidden/>
              </w:rPr>
              <w:instrText xml:space="preserve"> PAGEREF _Toc222754630 \h </w:instrText>
            </w:r>
            <w:r>
              <w:rPr>
                <w:noProof/>
                <w:webHidden/>
              </w:rPr>
            </w:r>
            <w:r>
              <w:rPr>
                <w:noProof/>
                <w:webHidden/>
              </w:rPr>
              <w:fldChar w:fldCharType="separate"/>
            </w:r>
            <w:r>
              <w:rPr>
                <w:noProof/>
                <w:webHidden/>
              </w:rPr>
              <w:t>78</w:t>
            </w:r>
            <w:r>
              <w:rPr>
                <w:noProof/>
                <w:webHidden/>
              </w:rPr>
              <w:fldChar w:fldCharType="end"/>
            </w:r>
          </w:hyperlink>
        </w:p>
        <w:p w14:paraId="43D10EA8" w14:textId="676665DF" w:rsidR="00EC2BBD" w:rsidRDefault="00EC2BBD">
          <w:pPr>
            <w:pStyle w:val="TOC3"/>
            <w:rPr>
              <w:ins w:id="97" w:author="Megan Ash" w:date="2026-02-23T15:55:00Z" w16du:dateUtc="2026-02-23T20:55:00Z"/>
              <w:rFonts w:asciiTheme="minorHAnsi" w:hAnsiTheme="minorHAnsi"/>
              <w:noProof/>
              <w:kern w:val="2"/>
              <w14:ligatures w14:val="standardContextual"/>
            </w:rPr>
          </w:pPr>
          <w:hyperlink w:anchor="_Toc222754631" w:history="1">
            <w:r w:rsidRPr="00F718E5">
              <w:rPr>
                <w:rStyle w:val="Hyperlink"/>
                <w:noProof/>
              </w:rPr>
              <w:t>7.30.5 Media Release</w:t>
            </w:r>
            <w:r>
              <w:rPr>
                <w:noProof/>
                <w:webHidden/>
              </w:rPr>
              <w:tab/>
            </w:r>
            <w:r>
              <w:rPr>
                <w:noProof/>
                <w:webHidden/>
              </w:rPr>
              <w:fldChar w:fldCharType="begin"/>
            </w:r>
            <w:r>
              <w:rPr>
                <w:noProof/>
                <w:webHidden/>
              </w:rPr>
              <w:instrText xml:space="preserve"> PAGEREF _Toc222754631 \h </w:instrText>
            </w:r>
            <w:r>
              <w:rPr>
                <w:noProof/>
                <w:webHidden/>
              </w:rPr>
            </w:r>
            <w:r>
              <w:rPr>
                <w:noProof/>
                <w:webHidden/>
              </w:rPr>
              <w:fldChar w:fldCharType="separate"/>
            </w:r>
            <w:r>
              <w:rPr>
                <w:noProof/>
                <w:webHidden/>
              </w:rPr>
              <w:t>78</w:t>
            </w:r>
            <w:r>
              <w:rPr>
                <w:noProof/>
                <w:webHidden/>
              </w:rPr>
              <w:fldChar w:fldCharType="end"/>
            </w:r>
          </w:hyperlink>
        </w:p>
        <w:p w14:paraId="462C1899" w14:textId="7F74568C" w:rsidR="00EC2BBD" w:rsidRDefault="00EC2BBD">
          <w:pPr>
            <w:pStyle w:val="TOC3"/>
            <w:rPr>
              <w:ins w:id="98" w:author="Megan Ash" w:date="2026-02-23T15:55:00Z" w16du:dateUtc="2026-02-23T20:55:00Z"/>
              <w:rFonts w:asciiTheme="minorHAnsi" w:hAnsiTheme="minorHAnsi"/>
              <w:noProof/>
              <w:kern w:val="2"/>
              <w14:ligatures w14:val="standardContextual"/>
            </w:rPr>
          </w:pPr>
          <w:hyperlink w:anchor="_Toc222754632" w:history="1">
            <w:r w:rsidRPr="00F718E5">
              <w:rPr>
                <w:rStyle w:val="Hyperlink"/>
                <w:noProof/>
              </w:rPr>
              <w:t>7.30.6 Section 508 Compliance</w:t>
            </w:r>
            <w:r>
              <w:rPr>
                <w:noProof/>
                <w:webHidden/>
              </w:rPr>
              <w:tab/>
            </w:r>
            <w:r>
              <w:rPr>
                <w:noProof/>
                <w:webHidden/>
              </w:rPr>
              <w:fldChar w:fldCharType="begin"/>
            </w:r>
            <w:r>
              <w:rPr>
                <w:noProof/>
                <w:webHidden/>
              </w:rPr>
              <w:instrText xml:space="preserve"> PAGEREF _Toc222754632 \h </w:instrText>
            </w:r>
            <w:r>
              <w:rPr>
                <w:noProof/>
                <w:webHidden/>
              </w:rPr>
            </w:r>
            <w:r>
              <w:rPr>
                <w:noProof/>
                <w:webHidden/>
              </w:rPr>
              <w:fldChar w:fldCharType="separate"/>
            </w:r>
            <w:r>
              <w:rPr>
                <w:noProof/>
                <w:webHidden/>
              </w:rPr>
              <w:t>79</w:t>
            </w:r>
            <w:r>
              <w:rPr>
                <w:noProof/>
                <w:webHidden/>
              </w:rPr>
              <w:fldChar w:fldCharType="end"/>
            </w:r>
          </w:hyperlink>
        </w:p>
        <w:p w14:paraId="24B8900F" w14:textId="23679693" w:rsidR="00EC2BBD" w:rsidRDefault="00EC2BBD">
          <w:pPr>
            <w:pStyle w:val="TOC1"/>
            <w:rPr>
              <w:ins w:id="99" w:author="Megan Ash" w:date="2026-02-23T15:55:00Z" w16du:dateUtc="2026-02-23T20:55:00Z"/>
              <w:rFonts w:asciiTheme="minorHAnsi" w:hAnsiTheme="minorHAnsi"/>
              <w:noProof/>
              <w:kern w:val="2"/>
              <w14:ligatures w14:val="standardContextual"/>
            </w:rPr>
          </w:pPr>
          <w:hyperlink w:anchor="_Toc222754633" w:history="1">
            <w:r w:rsidRPr="00F718E5">
              <w:rPr>
                <w:rStyle w:val="Hyperlink"/>
                <w:noProof/>
              </w:rPr>
              <w:t>8. Recruitment and Labor Contracts</w:t>
            </w:r>
            <w:r>
              <w:rPr>
                <w:noProof/>
                <w:webHidden/>
              </w:rPr>
              <w:tab/>
            </w:r>
            <w:r>
              <w:rPr>
                <w:noProof/>
                <w:webHidden/>
              </w:rPr>
              <w:fldChar w:fldCharType="begin"/>
            </w:r>
            <w:r>
              <w:rPr>
                <w:noProof/>
                <w:webHidden/>
              </w:rPr>
              <w:instrText xml:space="preserve"> PAGEREF _Toc222754633 \h </w:instrText>
            </w:r>
            <w:r>
              <w:rPr>
                <w:noProof/>
                <w:webHidden/>
              </w:rPr>
            </w:r>
            <w:r>
              <w:rPr>
                <w:noProof/>
                <w:webHidden/>
              </w:rPr>
              <w:fldChar w:fldCharType="separate"/>
            </w:r>
            <w:r>
              <w:rPr>
                <w:noProof/>
                <w:webHidden/>
              </w:rPr>
              <w:t>79</w:t>
            </w:r>
            <w:r>
              <w:rPr>
                <w:noProof/>
                <w:webHidden/>
              </w:rPr>
              <w:fldChar w:fldCharType="end"/>
            </w:r>
          </w:hyperlink>
        </w:p>
        <w:p w14:paraId="577B4732" w14:textId="53B38546" w:rsidR="00EC2BBD" w:rsidRDefault="00EC2BBD">
          <w:pPr>
            <w:pStyle w:val="TOC2"/>
            <w:rPr>
              <w:ins w:id="100" w:author="Megan Ash" w:date="2026-02-23T15:55:00Z" w16du:dateUtc="2026-02-23T20:55:00Z"/>
              <w:rFonts w:asciiTheme="minorHAnsi" w:hAnsiTheme="minorHAnsi"/>
              <w:noProof/>
              <w:kern w:val="2"/>
              <w14:ligatures w14:val="standardContextual"/>
            </w:rPr>
          </w:pPr>
          <w:hyperlink w:anchor="_Toc222754634" w:history="1">
            <w:r w:rsidRPr="00F718E5">
              <w:rPr>
                <w:rStyle w:val="Hyperlink"/>
                <w:noProof/>
              </w:rPr>
              <w:t>8.1 Handbook Disclaimer</w:t>
            </w:r>
            <w:r>
              <w:rPr>
                <w:noProof/>
                <w:webHidden/>
              </w:rPr>
              <w:tab/>
            </w:r>
            <w:r>
              <w:rPr>
                <w:noProof/>
                <w:webHidden/>
              </w:rPr>
              <w:fldChar w:fldCharType="begin"/>
            </w:r>
            <w:r>
              <w:rPr>
                <w:noProof/>
                <w:webHidden/>
              </w:rPr>
              <w:instrText xml:space="preserve"> PAGEREF _Toc222754634 \h </w:instrText>
            </w:r>
            <w:r>
              <w:rPr>
                <w:noProof/>
                <w:webHidden/>
              </w:rPr>
            </w:r>
            <w:r>
              <w:rPr>
                <w:noProof/>
                <w:webHidden/>
              </w:rPr>
              <w:fldChar w:fldCharType="separate"/>
            </w:r>
            <w:r>
              <w:rPr>
                <w:noProof/>
                <w:webHidden/>
              </w:rPr>
              <w:t>79</w:t>
            </w:r>
            <w:r>
              <w:rPr>
                <w:noProof/>
                <w:webHidden/>
              </w:rPr>
              <w:fldChar w:fldCharType="end"/>
            </w:r>
          </w:hyperlink>
        </w:p>
        <w:p w14:paraId="2F672866" w14:textId="65D6CE47" w:rsidR="00EC2BBD" w:rsidRDefault="00EC2BBD">
          <w:pPr>
            <w:pStyle w:val="TOC2"/>
            <w:rPr>
              <w:ins w:id="101" w:author="Megan Ash" w:date="2026-02-23T15:55:00Z" w16du:dateUtc="2026-02-23T20:55:00Z"/>
              <w:rFonts w:asciiTheme="minorHAnsi" w:hAnsiTheme="minorHAnsi"/>
              <w:noProof/>
              <w:kern w:val="2"/>
              <w14:ligatures w14:val="standardContextual"/>
            </w:rPr>
          </w:pPr>
          <w:hyperlink w:anchor="_Toc222754635" w:history="1">
            <w:r w:rsidRPr="00F718E5">
              <w:rPr>
                <w:rStyle w:val="Hyperlink"/>
                <w:noProof/>
              </w:rPr>
              <w:t>8.2</w:t>
            </w:r>
            <w:r>
              <w:rPr>
                <w:rFonts w:asciiTheme="minorHAnsi" w:hAnsiTheme="minorHAnsi"/>
                <w:noProof/>
                <w:kern w:val="2"/>
                <w14:ligatures w14:val="standardContextual"/>
              </w:rPr>
              <w:tab/>
            </w:r>
            <w:r w:rsidRPr="00F718E5">
              <w:rPr>
                <w:rStyle w:val="Hyperlink"/>
                <w:noProof/>
              </w:rPr>
              <w:t>Equal Opportunity Employer (EEO) Statement</w:t>
            </w:r>
            <w:r>
              <w:rPr>
                <w:noProof/>
                <w:webHidden/>
              </w:rPr>
              <w:tab/>
            </w:r>
            <w:r>
              <w:rPr>
                <w:noProof/>
                <w:webHidden/>
              </w:rPr>
              <w:fldChar w:fldCharType="begin"/>
            </w:r>
            <w:r>
              <w:rPr>
                <w:noProof/>
                <w:webHidden/>
              </w:rPr>
              <w:instrText xml:space="preserve"> PAGEREF _Toc222754635 \h </w:instrText>
            </w:r>
            <w:r>
              <w:rPr>
                <w:noProof/>
                <w:webHidden/>
              </w:rPr>
            </w:r>
            <w:r>
              <w:rPr>
                <w:noProof/>
                <w:webHidden/>
              </w:rPr>
              <w:fldChar w:fldCharType="separate"/>
            </w:r>
            <w:r>
              <w:rPr>
                <w:noProof/>
                <w:webHidden/>
              </w:rPr>
              <w:t>79</w:t>
            </w:r>
            <w:r>
              <w:rPr>
                <w:noProof/>
                <w:webHidden/>
              </w:rPr>
              <w:fldChar w:fldCharType="end"/>
            </w:r>
          </w:hyperlink>
        </w:p>
        <w:p w14:paraId="2385A5BA" w14:textId="326B60CD" w:rsidR="00EC2BBD" w:rsidRDefault="00EC2BBD">
          <w:pPr>
            <w:pStyle w:val="TOC2"/>
            <w:rPr>
              <w:ins w:id="102" w:author="Megan Ash" w:date="2026-02-23T15:55:00Z" w16du:dateUtc="2026-02-23T20:55:00Z"/>
              <w:rFonts w:asciiTheme="minorHAnsi" w:hAnsiTheme="minorHAnsi"/>
              <w:noProof/>
              <w:kern w:val="2"/>
              <w14:ligatures w14:val="standardContextual"/>
            </w:rPr>
          </w:pPr>
          <w:hyperlink w:anchor="_Toc222754636" w:history="1">
            <w:r w:rsidRPr="00F718E5">
              <w:rPr>
                <w:rStyle w:val="Hyperlink"/>
                <w:noProof/>
              </w:rPr>
              <w:t>8.3 Recruitment</w:t>
            </w:r>
            <w:r>
              <w:rPr>
                <w:noProof/>
                <w:webHidden/>
              </w:rPr>
              <w:tab/>
            </w:r>
            <w:r>
              <w:rPr>
                <w:noProof/>
                <w:webHidden/>
              </w:rPr>
              <w:fldChar w:fldCharType="begin"/>
            </w:r>
            <w:r>
              <w:rPr>
                <w:noProof/>
                <w:webHidden/>
              </w:rPr>
              <w:instrText xml:space="preserve"> PAGEREF _Toc222754636 \h </w:instrText>
            </w:r>
            <w:r>
              <w:rPr>
                <w:noProof/>
                <w:webHidden/>
              </w:rPr>
            </w:r>
            <w:r>
              <w:rPr>
                <w:noProof/>
                <w:webHidden/>
              </w:rPr>
              <w:fldChar w:fldCharType="separate"/>
            </w:r>
            <w:r>
              <w:rPr>
                <w:noProof/>
                <w:webHidden/>
              </w:rPr>
              <w:t>80</w:t>
            </w:r>
            <w:r>
              <w:rPr>
                <w:noProof/>
                <w:webHidden/>
              </w:rPr>
              <w:fldChar w:fldCharType="end"/>
            </w:r>
          </w:hyperlink>
        </w:p>
        <w:p w14:paraId="59338DC9" w14:textId="6D263FF9" w:rsidR="00EC2BBD" w:rsidRDefault="00EC2BBD">
          <w:pPr>
            <w:pStyle w:val="TOC3"/>
            <w:rPr>
              <w:ins w:id="103" w:author="Megan Ash" w:date="2026-02-23T15:55:00Z" w16du:dateUtc="2026-02-23T20:55:00Z"/>
              <w:rFonts w:asciiTheme="minorHAnsi" w:hAnsiTheme="minorHAnsi"/>
              <w:noProof/>
              <w:kern w:val="2"/>
              <w14:ligatures w14:val="standardContextual"/>
            </w:rPr>
          </w:pPr>
          <w:hyperlink w:anchor="_Toc222754637" w:history="1">
            <w:r w:rsidRPr="00F718E5">
              <w:rPr>
                <w:rStyle w:val="Hyperlink"/>
                <w:noProof/>
              </w:rPr>
              <w:t>8.3.1 Recruiting &amp; Hiring of Employee</w:t>
            </w:r>
            <w:r>
              <w:rPr>
                <w:noProof/>
                <w:webHidden/>
              </w:rPr>
              <w:tab/>
            </w:r>
            <w:r>
              <w:rPr>
                <w:noProof/>
                <w:webHidden/>
              </w:rPr>
              <w:fldChar w:fldCharType="begin"/>
            </w:r>
            <w:r>
              <w:rPr>
                <w:noProof/>
                <w:webHidden/>
              </w:rPr>
              <w:instrText xml:space="preserve"> PAGEREF _Toc222754637 \h </w:instrText>
            </w:r>
            <w:r>
              <w:rPr>
                <w:noProof/>
                <w:webHidden/>
              </w:rPr>
            </w:r>
            <w:r>
              <w:rPr>
                <w:noProof/>
                <w:webHidden/>
              </w:rPr>
              <w:fldChar w:fldCharType="separate"/>
            </w:r>
            <w:r>
              <w:rPr>
                <w:noProof/>
                <w:webHidden/>
              </w:rPr>
              <w:t>81</w:t>
            </w:r>
            <w:r>
              <w:rPr>
                <w:noProof/>
                <w:webHidden/>
              </w:rPr>
              <w:fldChar w:fldCharType="end"/>
            </w:r>
          </w:hyperlink>
        </w:p>
        <w:p w14:paraId="29D34138" w14:textId="64DD6BE1" w:rsidR="00EC2BBD" w:rsidRDefault="00EC2BBD">
          <w:pPr>
            <w:pStyle w:val="TOC3"/>
            <w:rPr>
              <w:ins w:id="104" w:author="Megan Ash" w:date="2026-02-23T15:55:00Z" w16du:dateUtc="2026-02-23T20:55:00Z"/>
              <w:rFonts w:asciiTheme="minorHAnsi" w:hAnsiTheme="minorHAnsi"/>
              <w:noProof/>
              <w:kern w:val="2"/>
              <w14:ligatures w14:val="standardContextual"/>
            </w:rPr>
          </w:pPr>
          <w:hyperlink w:anchor="_Toc222754638" w:history="1">
            <w:r w:rsidRPr="00F718E5">
              <w:rPr>
                <w:rStyle w:val="Hyperlink"/>
                <w:noProof/>
              </w:rPr>
              <w:t>8.3.2 Personnel Application Process</w:t>
            </w:r>
            <w:r>
              <w:rPr>
                <w:noProof/>
                <w:webHidden/>
              </w:rPr>
              <w:tab/>
            </w:r>
            <w:r>
              <w:rPr>
                <w:noProof/>
                <w:webHidden/>
              </w:rPr>
              <w:fldChar w:fldCharType="begin"/>
            </w:r>
            <w:r>
              <w:rPr>
                <w:noProof/>
                <w:webHidden/>
              </w:rPr>
              <w:instrText xml:space="preserve"> PAGEREF _Toc222754638 \h </w:instrText>
            </w:r>
            <w:r>
              <w:rPr>
                <w:noProof/>
                <w:webHidden/>
              </w:rPr>
            </w:r>
            <w:r>
              <w:rPr>
                <w:noProof/>
                <w:webHidden/>
              </w:rPr>
              <w:fldChar w:fldCharType="separate"/>
            </w:r>
            <w:r>
              <w:rPr>
                <w:noProof/>
                <w:webHidden/>
              </w:rPr>
              <w:t>81</w:t>
            </w:r>
            <w:r>
              <w:rPr>
                <w:noProof/>
                <w:webHidden/>
              </w:rPr>
              <w:fldChar w:fldCharType="end"/>
            </w:r>
          </w:hyperlink>
        </w:p>
        <w:p w14:paraId="2879DC15" w14:textId="68EC3011" w:rsidR="00EC2BBD" w:rsidRDefault="00EC2BBD">
          <w:pPr>
            <w:pStyle w:val="TOC3"/>
            <w:rPr>
              <w:ins w:id="105" w:author="Megan Ash" w:date="2026-02-23T15:55:00Z" w16du:dateUtc="2026-02-23T20:55:00Z"/>
              <w:rFonts w:asciiTheme="minorHAnsi" w:hAnsiTheme="minorHAnsi"/>
              <w:noProof/>
              <w:kern w:val="2"/>
              <w14:ligatures w14:val="standardContextual"/>
            </w:rPr>
          </w:pPr>
          <w:hyperlink w:anchor="_Toc222754639" w:history="1">
            <w:r w:rsidRPr="00F718E5">
              <w:rPr>
                <w:rStyle w:val="Hyperlink"/>
                <w:noProof/>
              </w:rPr>
              <w:t>8.3.3 Internal Recruitment with Internal Job Posting</w:t>
            </w:r>
            <w:r>
              <w:rPr>
                <w:noProof/>
                <w:webHidden/>
              </w:rPr>
              <w:tab/>
            </w:r>
            <w:r>
              <w:rPr>
                <w:noProof/>
                <w:webHidden/>
              </w:rPr>
              <w:fldChar w:fldCharType="begin"/>
            </w:r>
            <w:r>
              <w:rPr>
                <w:noProof/>
                <w:webHidden/>
              </w:rPr>
              <w:instrText xml:space="preserve"> PAGEREF _Toc222754639 \h </w:instrText>
            </w:r>
            <w:r>
              <w:rPr>
                <w:noProof/>
                <w:webHidden/>
              </w:rPr>
            </w:r>
            <w:r>
              <w:rPr>
                <w:noProof/>
                <w:webHidden/>
              </w:rPr>
              <w:fldChar w:fldCharType="separate"/>
            </w:r>
            <w:r>
              <w:rPr>
                <w:noProof/>
                <w:webHidden/>
              </w:rPr>
              <w:t>81</w:t>
            </w:r>
            <w:r>
              <w:rPr>
                <w:noProof/>
                <w:webHidden/>
              </w:rPr>
              <w:fldChar w:fldCharType="end"/>
            </w:r>
          </w:hyperlink>
        </w:p>
        <w:p w14:paraId="65FCEA31" w14:textId="4BB091D9" w:rsidR="00EC2BBD" w:rsidRDefault="00EC2BBD">
          <w:pPr>
            <w:pStyle w:val="TOC3"/>
            <w:rPr>
              <w:ins w:id="106" w:author="Megan Ash" w:date="2026-02-23T15:55:00Z" w16du:dateUtc="2026-02-23T20:55:00Z"/>
              <w:rFonts w:asciiTheme="minorHAnsi" w:hAnsiTheme="minorHAnsi"/>
              <w:noProof/>
              <w:kern w:val="2"/>
              <w14:ligatures w14:val="standardContextual"/>
            </w:rPr>
          </w:pPr>
          <w:hyperlink w:anchor="_Toc222754640" w:history="1">
            <w:r w:rsidRPr="00F718E5">
              <w:rPr>
                <w:rStyle w:val="Hyperlink"/>
                <w:noProof/>
              </w:rPr>
              <w:t>8.3.4 Internal Recruitment without Internal Job Posting</w:t>
            </w:r>
            <w:r>
              <w:rPr>
                <w:noProof/>
                <w:webHidden/>
              </w:rPr>
              <w:tab/>
            </w:r>
            <w:r>
              <w:rPr>
                <w:noProof/>
                <w:webHidden/>
              </w:rPr>
              <w:fldChar w:fldCharType="begin"/>
            </w:r>
            <w:r>
              <w:rPr>
                <w:noProof/>
                <w:webHidden/>
              </w:rPr>
              <w:instrText xml:space="preserve"> PAGEREF _Toc222754640 \h </w:instrText>
            </w:r>
            <w:r>
              <w:rPr>
                <w:noProof/>
                <w:webHidden/>
              </w:rPr>
            </w:r>
            <w:r>
              <w:rPr>
                <w:noProof/>
                <w:webHidden/>
              </w:rPr>
              <w:fldChar w:fldCharType="separate"/>
            </w:r>
            <w:r>
              <w:rPr>
                <w:noProof/>
                <w:webHidden/>
              </w:rPr>
              <w:t>82</w:t>
            </w:r>
            <w:r>
              <w:rPr>
                <w:noProof/>
                <w:webHidden/>
              </w:rPr>
              <w:fldChar w:fldCharType="end"/>
            </w:r>
          </w:hyperlink>
        </w:p>
        <w:p w14:paraId="32B14E77" w14:textId="2C44EE2E" w:rsidR="00EC2BBD" w:rsidRDefault="00EC2BBD">
          <w:pPr>
            <w:pStyle w:val="TOC3"/>
            <w:rPr>
              <w:ins w:id="107" w:author="Megan Ash" w:date="2026-02-23T15:55:00Z" w16du:dateUtc="2026-02-23T20:55:00Z"/>
              <w:rFonts w:asciiTheme="minorHAnsi" w:hAnsiTheme="minorHAnsi"/>
              <w:noProof/>
              <w:kern w:val="2"/>
              <w14:ligatures w14:val="standardContextual"/>
            </w:rPr>
          </w:pPr>
          <w:hyperlink w:anchor="_Toc222754641" w:history="1">
            <w:r w:rsidRPr="00F718E5">
              <w:rPr>
                <w:rStyle w:val="Hyperlink"/>
                <w:noProof/>
              </w:rPr>
              <w:t>8.3.5 External Recruitment</w:t>
            </w:r>
            <w:r>
              <w:rPr>
                <w:noProof/>
                <w:webHidden/>
              </w:rPr>
              <w:tab/>
            </w:r>
            <w:r>
              <w:rPr>
                <w:noProof/>
                <w:webHidden/>
              </w:rPr>
              <w:fldChar w:fldCharType="begin"/>
            </w:r>
            <w:r>
              <w:rPr>
                <w:noProof/>
                <w:webHidden/>
              </w:rPr>
              <w:instrText xml:space="preserve"> PAGEREF _Toc222754641 \h </w:instrText>
            </w:r>
            <w:r>
              <w:rPr>
                <w:noProof/>
                <w:webHidden/>
              </w:rPr>
            </w:r>
            <w:r>
              <w:rPr>
                <w:noProof/>
                <w:webHidden/>
              </w:rPr>
              <w:fldChar w:fldCharType="separate"/>
            </w:r>
            <w:r>
              <w:rPr>
                <w:noProof/>
                <w:webHidden/>
              </w:rPr>
              <w:t>83</w:t>
            </w:r>
            <w:r>
              <w:rPr>
                <w:noProof/>
                <w:webHidden/>
              </w:rPr>
              <w:fldChar w:fldCharType="end"/>
            </w:r>
          </w:hyperlink>
        </w:p>
        <w:p w14:paraId="571BFDF3" w14:textId="123811DF" w:rsidR="00EC2BBD" w:rsidRDefault="00EC2BBD">
          <w:pPr>
            <w:pStyle w:val="TOC3"/>
            <w:rPr>
              <w:ins w:id="108" w:author="Megan Ash" w:date="2026-02-23T15:55:00Z" w16du:dateUtc="2026-02-23T20:55:00Z"/>
              <w:rFonts w:asciiTheme="minorHAnsi" w:hAnsiTheme="minorHAnsi"/>
              <w:noProof/>
              <w:kern w:val="2"/>
              <w14:ligatures w14:val="standardContextual"/>
            </w:rPr>
          </w:pPr>
          <w:hyperlink w:anchor="_Toc222754642" w:history="1">
            <w:r w:rsidRPr="00F718E5">
              <w:rPr>
                <w:rStyle w:val="Hyperlink"/>
                <w:noProof/>
              </w:rPr>
              <w:t>8.3.6 Hiring Spouses or Family Members</w:t>
            </w:r>
            <w:r>
              <w:rPr>
                <w:noProof/>
                <w:webHidden/>
              </w:rPr>
              <w:tab/>
            </w:r>
            <w:r>
              <w:rPr>
                <w:noProof/>
                <w:webHidden/>
              </w:rPr>
              <w:fldChar w:fldCharType="begin"/>
            </w:r>
            <w:r>
              <w:rPr>
                <w:noProof/>
                <w:webHidden/>
              </w:rPr>
              <w:instrText xml:space="preserve"> PAGEREF _Toc222754642 \h </w:instrText>
            </w:r>
            <w:r>
              <w:rPr>
                <w:noProof/>
                <w:webHidden/>
              </w:rPr>
            </w:r>
            <w:r>
              <w:rPr>
                <w:noProof/>
                <w:webHidden/>
              </w:rPr>
              <w:fldChar w:fldCharType="separate"/>
            </w:r>
            <w:r>
              <w:rPr>
                <w:noProof/>
                <w:webHidden/>
              </w:rPr>
              <w:t>83</w:t>
            </w:r>
            <w:r>
              <w:rPr>
                <w:noProof/>
                <w:webHidden/>
              </w:rPr>
              <w:fldChar w:fldCharType="end"/>
            </w:r>
          </w:hyperlink>
        </w:p>
        <w:p w14:paraId="67EA417F" w14:textId="34C44DA3" w:rsidR="00EC2BBD" w:rsidRDefault="00EC2BBD">
          <w:pPr>
            <w:pStyle w:val="TOC3"/>
            <w:rPr>
              <w:ins w:id="109" w:author="Megan Ash" w:date="2026-02-23T15:55:00Z" w16du:dateUtc="2026-02-23T20:55:00Z"/>
              <w:rFonts w:asciiTheme="minorHAnsi" w:hAnsiTheme="minorHAnsi"/>
              <w:noProof/>
              <w:kern w:val="2"/>
              <w14:ligatures w14:val="standardContextual"/>
            </w:rPr>
          </w:pPr>
          <w:hyperlink w:anchor="_Toc222754643" w:history="1">
            <w:r w:rsidRPr="00F718E5">
              <w:rPr>
                <w:rStyle w:val="Hyperlink"/>
                <w:noProof/>
              </w:rPr>
              <w:t>8.3.7 Transfer within Partners</w:t>
            </w:r>
            <w:r>
              <w:rPr>
                <w:noProof/>
                <w:webHidden/>
              </w:rPr>
              <w:tab/>
            </w:r>
            <w:r>
              <w:rPr>
                <w:noProof/>
                <w:webHidden/>
              </w:rPr>
              <w:fldChar w:fldCharType="begin"/>
            </w:r>
            <w:r>
              <w:rPr>
                <w:noProof/>
                <w:webHidden/>
              </w:rPr>
              <w:instrText xml:space="preserve"> PAGEREF _Toc222754643 \h </w:instrText>
            </w:r>
            <w:r>
              <w:rPr>
                <w:noProof/>
                <w:webHidden/>
              </w:rPr>
            </w:r>
            <w:r>
              <w:rPr>
                <w:noProof/>
                <w:webHidden/>
              </w:rPr>
              <w:fldChar w:fldCharType="separate"/>
            </w:r>
            <w:r>
              <w:rPr>
                <w:noProof/>
                <w:webHidden/>
              </w:rPr>
              <w:t>84</w:t>
            </w:r>
            <w:r>
              <w:rPr>
                <w:noProof/>
                <w:webHidden/>
              </w:rPr>
              <w:fldChar w:fldCharType="end"/>
            </w:r>
          </w:hyperlink>
        </w:p>
        <w:p w14:paraId="20DF8665" w14:textId="49F59A9C" w:rsidR="00EC2BBD" w:rsidRDefault="00EC2BBD">
          <w:pPr>
            <w:pStyle w:val="TOC3"/>
            <w:rPr>
              <w:ins w:id="110" w:author="Megan Ash" w:date="2026-02-23T15:55:00Z" w16du:dateUtc="2026-02-23T20:55:00Z"/>
              <w:rFonts w:asciiTheme="minorHAnsi" w:hAnsiTheme="minorHAnsi"/>
              <w:noProof/>
              <w:kern w:val="2"/>
              <w14:ligatures w14:val="standardContextual"/>
            </w:rPr>
          </w:pPr>
          <w:hyperlink w:anchor="_Toc222754644" w:history="1">
            <w:r w:rsidRPr="00F718E5">
              <w:rPr>
                <w:rStyle w:val="Hyperlink"/>
                <w:noProof/>
              </w:rPr>
              <w:t>8.3.8 Promotion</w:t>
            </w:r>
            <w:r>
              <w:rPr>
                <w:noProof/>
                <w:webHidden/>
              </w:rPr>
              <w:tab/>
            </w:r>
            <w:r>
              <w:rPr>
                <w:noProof/>
                <w:webHidden/>
              </w:rPr>
              <w:fldChar w:fldCharType="begin"/>
            </w:r>
            <w:r>
              <w:rPr>
                <w:noProof/>
                <w:webHidden/>
              </w:rPr>
              <w:instrText xml:space="preserve"> PAGEREF _Toc222754644 \h </w:instrText>
            </w:r>
            <w:r>
              <w:rPr>
                <w:noProof/>
                <w:webHidden/>
              </w:rPr>
            </w:r>
            <w:r>
              <w:rPr>
                <w:noProof/>
                <w:webHidden/>
              </w:rPr>
              <w:fldChar w:fldCharType="separate"/>
            </w:r>
            <w:r>
              <w:rPr>
                <w:noProof/>
                <w:webHidden/>
              </w:rPr>
              <w:t>84</w:t>
            </w:r>
            <w:r>
              <w:rPr>
                <w:noProof/>
                <w:webHidden/>
              </w:rPr>
              <w:fldChar w:fldCharType="end"/>
            </w:r>
          </w:hyperlink>
        </w:p>
        <w:p w14:paraId="3A33A1B1" w14:textId="20E680DA" w:rsidR="00EC2BBD" w:rsidRDefault="00EC2BBD">
          <w:pPr>
            <w:pStyle w:val="TOC3"/>
            <w:rPr>
              <w:ins w:id="111" w:author="Megan Ash" w:date="2026-02-23T15:55:00Z" w16du:dateUtc="2026-02-23T20:55:00Z"/>
              <w:rFonts w:asciiTheme="minorHAnsi" w:hAnsiTheme="minorHAnsi"/>
              <w:noProof/>
              <w:kern w:val="2"/>
              <w14:ligatures w14:val="standardContextual"/>
            </w:rPr>
          </w:pPr>
          <w:hyperlink w:anchor="_Toc222754645" w:history="1">
            <w:r w:rsidRPr="00F718E5">
              <w:rPr>
                <w:rStyle w:val="Hyperlink"/>
                <w:noProof/>
              </w:rPr>
              <w:t>8.3.9 Interim Positions</w:t>
            </w:r>
            <w:r>
              <w:rPr>
                <w:noProof/>
                <w:webHidden/>
              </w:rPr>
              <w:tab/>
            </w:r>
            <w:r>
              <w:rPr>
                <w:noProof/>
                <w:webHidden/>
              </w:rPr>
              <w:fldChar w:fldCharType="begin"/>
            </w:r>
            <w:r>
              <w:rPr>
                <w:noProof/>
                <w:webHidden/>
              </w:rPr>
              <w:instrText xml:space="preserve"> PAGEREF _Toc222754645 \h </w:instrText>
            </w:r>
            <w:r>
              <w:rPr>
                <w:noProof/>
                <w:webHidden/>
              </w:rPr>
            </w:r>
            <w:r>
              <w:rPr>
                <w:noProof/>
                <w:webHidden/>
              </w:rPr>
              <w:fldChar w:fldCharType="separate"/>
            </w:r>
            <w:r>
              <w:rPr>
                <w:noProof/>
                <w:webHidden/>
              </w:rPr>
              <w:t>86</w:t>
            </w:r>
            <w:r>
              <w:rPr>
                <w:noProof/>
                <w:webHidden/>
              </w:rPr>
              <w:fldChar w:fldCharType="end"/>
            </w:r>
          </w:hyperlink>
        </w:p>
        <w:p w14:paraId="69CEC456" w14:textId="3B859653" w:rsidR="00EC2BBD" w:rsidRDefault="00EC2BBD">
          <w:pPr>
            <w:pStyle w:val="TOC3"/>
            <w:rPr>
              <w:ins w:id="112" w:author="Megan Ash" w:date="2026-02-23T15:55:00Z" w16du:dateUtc="2026-02-23T20:55:00Z"/>
              <w:rFonts w:asciiTheme="minorHAnsi" w:hAnsiTheme="minorHAnsi"/>
              <w:noProof/>
              <w:kern w:val="2"/>
              <w14:ligatures w14:val="standardContextual"/>
            </w:rPr>
          </w:pPr>
          <w:hyperlink w:anchor="_Toc222754646" w:history="1">
            <w:r w:rsidRPr="00F718E5">
              <w:rPr>
                <w:rStyle w:val="Hyperlink"/>
                <w:noProof/>
              </w:rPr>
              <w:t>8.3.10 Interim Positions Remuneration</w:t>
            </w:r>
            <w:r>
              <w:rPr>
                <w:noProof/>
                <w:webHidden/>
              </w:rPr>
              <w:tab/>
            </w:r>
            <w:r>
              <w:rPr>
                <w:noProof/>
                <w:webHidden/>
              </w:rPr>
              <w:fldChar w:fldCharType="begin"/>
            </w:r>
            <w:r>
              <w:rPr>
                <w:noProof/>
                <w:webHidden/>
              </w:rPr>
              <w:instrText xml:space="preserve"> PAGEREF _Toc222754646 \h </w:instrText>
            </w:r>
            <w:r>
              <w:rPr>
                <w:noProof/>
                <w:webHidden/>
              </w:rPr>
            </w:r>
            <w:r>
              <w:rPr>
                <w:noProof/>
                <w:webHidden/>
              </w:rPr>
              <w:fldChar w:fldCharType="separate"/>
            </w:r>
            <w:r>
              <w:rPr>
                <w:noProof/>
                <w:webHidden/>
              </w:rPr>
              <w:t>86</w:t>
            </w:r>
            <w:r>
              <w:rPr>
                <w:noProof/>
                <w:webHidden/>
              </w:rPr>
              <w:fldChar w:fldCharType="end"/>
            </w:r>
          </w:hyperlink>
        </w:p>
        <w:p w14:paraId="3C4F0A8F" w14:textId="79497369" w:rsidR="00EC2BBD" w:rsidRDefault="00EC2BBD">
          <w:pPr>
            <w:pStyle w:val="TOC3"/>
            <w:rPr>
              <w:ins w:id="113" w:author="Megan Ash" w:date="2026-02-23T15:55:00Z" w16du:dateUtc="2026-02-23T20:55:00Z"/>
              <w:rFonts w:asciiTheme="minorHAnsi" w:hAnsiTheme="minorHAnsi"/>
              <w:noProof/>
              <w:kern w:val="2"/>
              <w14:ligatures w14:val="standardContextual"/>
            </w:rPr>
          </w:pPr>
          <w:hyperlink w:anchor="_Toc222754647" w:history="1">
            <w:r w:rsidRPr="00F718E5">
              <w:rPr>
                <w:rStyle w:val="Hyperlink"/>
                <w:noProof/>
              </w:rPr>
              <w:t>8.3.11 Temporary Coverage of Positions</w:t>
            </w:r>
            <w:r>
              <w:rPr>
                <w:noProof/>
                <w:webHidden/>
              </w:rPr>
              <w:tab/>
            </w:r>
            <w:r>
              <w:rPr>
                <w:noProof/>
                <w:webHidden/>
              </w:rPr>
              <w:fldChar w:fldCharType="begin"/>
            </w:r>
            <w:r>
              <w:rPr>
                <w:noProof/>
                <w:webHidden/>
              </w:rPr>
              <w:instrText xml:space="preserve"> PAGEREF _Toc222754647 \h </w:instrText>
            </w:r>
            <w:r>
              <w:rPr>
                <w:noProof/>
                <w:webHidden/>
              </w:rPr>
            </w:r>
            <w:r>
              <w:rPr>
                <w:noProof/>
                <w:webHidden/>
              </w:rPr>
              <w:fldChar w:fldCharType="separate"/>
            </w:r>
            <w:r>
              <w:rPr>
                <w:noProof/>
                <w:webHidden/>
              </w:rPr>
              <w:t>86</w:t>
            </w:r>
            <w:r>
              <w:rPr>
                <w:noProof/>
                <w:webHidden/>
              </w:rPr>
              <w:fldChar w:fldCharType="end"/>
            </w:r>
          </w:hyperlink>
        </w:p>
        <w:p w14:paraId="3F54D855" w14:textId="7655E97F" w:rsidR="00EC2BBD" w:rsidRDefault="00EC2BBD">
          <w:pPr>
            <w:pStyle w:val="TOC3"/>
            <w:rPr>
              <w:ins w:id="114" w:author="Megan Ash" w:date="2026-02-23T15:55:00Z" w16du:dateUtc="2026-02-23T20:55:00Z"/>
              <w:rFonts w:asciiTheme="minorHAnsi" w:hAnsiTheme="minorHAnsi"/>
              <w:noProof/>
              <w:kern w:val="2"/>
              <w14:ligatures w14:val="standardContextual"/>
            </w:rPr>
          </w:pPr>
          <w:hyperlink w:anchor="_Toc222754648" w:history="1">
            <w:r w:rsidRPr="00F718E5">
              <w:rPr>
                <w:rStyle w:val="Hyperlink"/>
                <w:noProof/>
              </w:rPr>
              <w:t>8.3.12 Temporary Coverage of Positions Remuneration</w:t>
            </w:r>
            <w:r>
              <w:rPr>
                <w:noProof/>
                <w:webHidden/>
              </w:rPr>
              <w:tab/>
            </w:r>
            <w:r>
              <w:rPr>
                <w:noProof/>
                <w:webHidden/>
              </w:rPr>
              <w:fldChar w:fldCharType="begin"/>
            </w:r>
            <w:r>
              <w:rPr>
                <w:noProof/>
                <w:webHidden/>
              </w:rPr>
              <w:instrText xml:space="preserve"> PAGEREF _Toc222754648 \h </w:instrText>
            </w:r>
            <w:r>
              <w:rPr>
                <w:noProof/>
                <w:webHidden/>
              </w:rPr>
            </w:r>
            <w:r>
              <w:rPr>
                <w:noProof/>
                <w:webHidden/>
              </w:rPr>
              <w:fldChar w:fldCharType="separate"/>
            </w:r>
            <w:r>
              <w:rPr>
                <w:noProof/>
                <w:webHidden/>
              </w:rPr>
              <w:t>87</w:t>
            </w:r>
            <w:r>
              <w:rPr>
                <w:noProof/>
                <w:webHidden/>
              </w:rPr>
              <w:fldChar w:fldCharType="end"/>
            </w:r>
          </w:hyperlink>
        </w:p>
        <w:p w14:paraId="34FBFA30" w14:textId="60F8FBDF" w:rsidR="00EC2BBD" w:rsidRDefault="00EC2BBD">
          <w:pPr>
            <w:pStyle w:val="TOC3"/>
            <w:rPr>
              <w:ins w:id="115" w:author="Megan Ash" w:date="2026-02-23T15:55:00Z" w16du:dateUtc="2026-02-23T20:55:00Z"/>
              <w:rFonts w:asciiTheme="minorHAnsi" w:hAnsiTheme="minorHAnsi"/>
              <w:noProof/>
              <w:kern w:val="2"/>
              <w14:ligatures w14:val="standardContextual"/>
            </w:rPr>
          </w:pPr>
          <w:hyperlink w:anchor="_Toc222754649" w:history="1">
            <w:r w:rsidRPr="00F718E5">
              <w:rPr>
                <w:rStyle w:val="Hyperlink"/>
                <w:noProof/>
              </w:rPr>
              <w:t>8.3.13 Rehiring of Former Employees</w:t>
            </w:r>
            <w:r>
              <w:rPr>
                <w:noProof/>
                <w:webHidden/>
              </w:rPr>
              <w:tab/>
            </w:r>
            <w:r>
              <w:rPr>
                <w:noProof/>
                <w:webHidden/>
              </w:rPr>
              <w:fldChar w:fldCharType="begin"/>
            </w:r>
            <w:r>
              <w:rPr>
                <w:noProof/>
                <w:webHidden/>
              </w:rPr>
              <w:instrText xml:space="preserve"> PAGEREF _Toc222754649 \h </w:instrText>
            </w:r>
            <w:r>
              <w:rPr>
                <w:noProof/>
                <w:webHidden/>
              </w:rPr>
            </w:r>
            <w:r>
              <w:rPr>
                <w:noProof/>
                <w:webHidden/>
              </w:rPr>
              <w:fldChar w:fldCharType="separate"/>
            </w:r>
            <w:r>
              <w:rPr>
                <w:noProof/>
                <w:webHidden/>
              </w:rPr>
              <w:t>87</w:t>
            </w:r>
            <w:r>
              <w:rPr>
                <w:noProof/>
                <w:webHidden/>
              </w:rPr>
              <w:fldChar w:fldCharType="end"/>
            </w:r>
          </w:hyperlink>
        </w:p>
        <w:p w14:paraId="41B9DDF3" w14:textId="1389DC3D" w:rsidR="00EC2BBD" w:rsidRDefault="00EC2BBD">
          <w:pPr>
            <w:pStyle w:val="TOC2"/>
            <w:rPr>
              <w:ins w:id="116" w:author="Megan Ash" w:date="2026-02-23T15:55:00Z" w16du:dateUtc="2026-02-23T20:55:00Z"/>
              <w:rFonts w:asciiTheme="minorHAnsi" w:hAnsiTheme="minorHAnsi"/>
              <w:noProof/>
              <w:kern w:val="2"/>
              <w14:ligatures w14:val="standardContextual"/>
            </w:rPr>
          </w:pPr>
          <w:hyperlink w:anchor="_Toc222754650" w:history="1">
            <w:r w:rsidRPr="00F718E5">
              <w:rPr>
                <w:rStyle w:val="Hyperlink"/>
                <w:noProof/>
              </w:rPr>
              <w:t>8.4</w:t>
            </w:r>
            <w:r>
              <w:rPr>
                <w:rFonts w:asciiTheme="minorHAnsi" w:hAnsiTheme="minorHAnsi"/>
                <w:noProof/>
                <w:kern w:val="2"/>
                <w14:ligatures w14:val="standardContextual"/>
              </w:rPr>
              <w:tab/>
            </w:r>
            <w:r w:rsidRPr="00F718E5">
              <w:rPr>
                <w:rStyle w:val="Hyperlink"/>
                <w:noProof/>
              </w:rPr>
              <w:t>Background and Reference Checks</w:t>
            </w:r>
            <w:r>
              <w:rPr>
                <w:noProof/>
                <w:webHidden/>
              </w:rPr>
              <w:tab/>
            </w:r>
            <w:r>
              <w:rPr>
                <w:noProof/>
                <w:webHidden/>
              </w:rPr>
              <w:fldChar w:fldCharType="begin"/>
            </w:r>
            <w:r>
              <w:rPr>
                <w:noProof/>
                <w:webHidden/>
              </w:rPr>
              <w:instrText xml:space="preserve"> PAGEREF _Toc222754650 \h </w:instrText>
            </w:r>
            <w:r>
              <w:rPr>
                <w:noProof/>
                <w:webHidden/>
              </w:rPr>
            </w:r>
            <w:r>
              <w:rPr>
                <w:noProof/>
                <w:webHidden/>
              </w:rPr>
              <w:fldChar w:fldCharType="separate"/>
            </w:r>
            <w:r>
              <w:rPr>
                <w:noProof/>
                <w:webHidden/>
              </w:rPr>
              <w:t>87</w:t>
            </w:r>
            <w:r>
              <w:rPr>
                <w:noProof/>
                <w:webHidden/>
              </w:rPr>
              <w:fldChar w:fldCharType="end"/>
            </w:r>
          </w:hyperlink>
        </w:p>
        <w:p w14:paraId="12849D4E" w14:textId="76654AD1" w:rsidR="00EC2BBD" w:rsidRDefault="00EC2BBD">
          <w:pPr>
            <w:pStyle w:val="TOC2"/>
            <w:rPr>
              <w:ins w:id="117" w:author="Megan Ash" w:date="2026-02-23T15:55:00Z" w16du:dateUtc="2026-02-23T20:55:00Z"/>
              <w:rFonts w:asciiTheme="minorHAnsi" w:hAnsiTheme="minorHAnsi"/>
              <w:noProof/>
              <w:kern w:val="2"/>
              <w14:ligatures w14:val="standardContextual"/>
            </w:rPr>
          </w:pPr>
          <w:hyperlink w:anchor="_Toc222754651" w:history="1">
            <w:r w:rsidRPr="00F718E5">
              <w:rPr>
                <w:rStyle w:val="Hyperlink"/>
                <w:noProof/>
              </w:rPr>
              <w:t>8.5</w:t>
            </w:r>
            <w:r>
              <w:rPr>
                <w:rFonts w:asciiTheme="minorHAnsi" w:hAnsiTheme="minorHAnsi"/>
                <w:noProof/>
                <w:kern w:val="2"/>
                <w14:ligatures w14:val="standardContextual"/>
              </w:rPr>
              <w:tab/>
            </w:r>
            <w:r w:rsidRPr="00F718E5">
              <w:rPr>
                <w:rStyle w:val="Hyperlink"/>
                <w:noProof/>
              </w:rPr>
              <w:t>Clearing Potential New Hires with Prior USG Employment</w:t>
            </w:r>
            <w:r>
              <w:rPr>
                <w:noProof/>
                <w:webHidden/>
              </w:rPr>
              <w:tab/>
            </w:r>
            <w:r>
              <w:rPr>
                <w:noProof/>
                <w:webHidden/>
              </w:rPr>
              <w:fldChar w:fldCharType="begin"/>
            </w:r>
            <w:r>
              <w:rPr>
                <w:noProof/>
                <w:webHidden/>
              </w:rPr>
              <w:instrText xml:space="preserve"> PAGEREF _Toc222754651 \h </w:instrText>
            </w:r>
            <w:r>
              <w:rPr>
                <w:noProof/>
                <w:webHidden/>
              </w:rPr>
            </w:r>
            <w:r>
              <w:rPr>
                <w:noProof/>
                <w:webHidden/>
              </w:rPr>
              <w:fldChar w:fldCharType="separate"/>
            </w:r>
            <w:r>
              <w:rPr>
                <w:noProof/>
                <w:webHidden/>
              </w:rPr>
              <w:t>88</w:t>
            </w:r>
            <w:r>
              <w:rPr>
                <w:noProof/>
                <w:webHidden/>
              </w:rPr>
              <w:fldChar w:fldCharType="end"/>
            </w:r>
          </w:hyperlink>
        </w:p>
        <w:p w14:paraId="04936DA4" w14:textId="02BFB975" w:rsidR="00EC2BBD" w:rsidRDefault="00EC2BBD">
          <w:pPr>
            <w:pStyle w:val="TOC3"/>
            <w:rPr>
              <w:ins w:id="118" w:author="Megan Ash" w:date="2026-02-23T15:55:00Z" w16du:dateUtc="2026-02-23T20:55:00Z"/>
              <w:rFonts w:asciiTheme="minorHAnsi" w:hAnsiTheme="minorHAnsi"/>
              <w:noProof/>
              <w:kern w:val="2"/>
              <w14:ligatures w14:val="standardContextual"/>
            </w:rPr>
          </w:pPr>
          <w:hyperlink w:anchor="_Toc222754652" w:history="1">
            <w:r w:rsidRPr="00F718E5">
              <w:rPr>
                <w:rStyle w:val="Hyperlink"/>
                <w:noProof/>
              </w:rPr>
              <w:t>8.5.1 Conflict of Interest Clearance</w:t>
            </w:r>
            <w:r>
              <w:rPr>
                <w:noProof/>
                <w:webHidden/>
              </w:rPr>
              <w:tab/>
            </w:r>
            <w:r>
              <w:rPr>
                <w:noProof/>
                <w:webHidden/>
              </w:rPr>
              <w:fldChar w:fldCharType="begin"/>
            </w:r>
            <w:r>
              <w:rPr>
                <w:noProof/>
                <w:webHidden/>
              </w:rPr>
              <w:instrText xml:space="preserve"> PAGEREF _Toc222754652 \h </w:instrText>
            </w:r>
            <w:r>
              <w:rPr>
                <w:noProof/>
                <w:webHidden/>
              </w:rPr>
            </w:r>
            <w:r>
              <w:rPr>
                <w:noProof/>
                <w:webHidden/>
              </w:rPr>
              <w:fldChar w:fldCharType="separate"/>
            </w:r>
            <w:r>
              <w:rPr>
                <w:noProof/>
                <w:webHidden/>
              </w:rPr>
              <w:t>88</w:t>
            </w:r>
            <w:r>
              <w:rPr>
                <w:noProof/>
                <w:webHidden/>
              </w:rPr>
              <w:fldChar w:fldCharType="end"/>
            </w:r>
          </w:hyperlink>
        </w:p>
        <w:p w14:paraId="26E1D7D0" w14:textId="2F82A289" w:rsidR="00EC2BBD" w:rsidRDefault="00EC2BBD">
          <w:pPr>
            <w:pStyle w:val="TOC3"/>
            <w:rPr>
              <w:ins w:id="119" w:author="Megan Ash" w:date="2026-02-23T15:55:00Z" w16du:dateUtc="2026-02-23T20:55:00Z"/>
              <w:rFonts w:asciiTheme="minorHAnsi" w:hAnsiTheme="minorHAnsi"/>
              <w:noProof/>
              <w:kern w:val="2"/>
              <w14:ligatures w14:val="standardContextual"/>
            </w:rPr>
          </w:pPr>
          <w:hyperlink w:anchor="_Toc222754653" w:history="1">
            <w:r w:rsidRPr="00F718E5">
              <w:rPr>
                <w:rStyle w:val="Hyperlink"/>
                <w:noProof/>
              </w:rPr>
              <w:t>8.5.2 Mitigation and Resolution</w:t>
            </w:r>
            <w:r>
              <w:rPr>
                <w:noProof/>
                <w:webHidden/>
              </w:rPr>
              <w:tab/>
            </w:r>
            <w:r>
              <w:rPr>
                <w:noProof/>
                <w:webHidden/>
              </w:rPr>
              <w:fldChar w:fldCharType="begin"/>
            </w:r>
            <w:r>
              <w:rPr>
                <w:noProof/>
                <w:webHidden/>
              </w:rPr>
              <w:instrText xml:space="preserve"> PAGEREF _Toc222754653 \h </w:instrText>
            </w:r>
            <w:r>
              <w:rPr>
                <w:noProof/>
                <w:webHidden/>
              </w:rPr>
            </w:r>
            <w:r>
              <w:rPr>
                <w:noProof/>
                <w:webHidden/>
              </w:rPr>
              <w:fldChar w:fldCharType="separate"/>
            </w:r>
            <w:r>
              <w:rPr>
                <w:noProof/>
                <w:webHidden/>
              </w:rPr>
              <w:t>88</w:t>
            </w:r>
            <w:r>
              <w:rPr>
                <w:noProof/>
                <w:webHidden/>
              </w:rPr>
              <w:fldChar w:fldCharType="end"/>
            </w:r>
          </w:hyperlink>
        </w:p>
        <w:p w14:paraId="412118FC" w14:textId="08319D36" w:rsidR="00EC2BBD" w:rsidRDefault="00EC2BBD">
          <w:pPr>
            <w:pStyle w:val="TOC2"/>
            <w:rPr>
              <w:ins w:id="120" w:author="Megan Ash" w:date="2026-02-23T15:55:00Z" w16du:dateUtc="2026-02-23T20:55:00Z"/>
              <w:rFonts w:asciiTheme="minorHAnsi" w:hAnsiTheme="minorHAnsi"/>
              <w:noProof/>
              <w:kern w:val="2"/>
              <w14:ligatures w14:val="standardContextual"/>
            </w:rPr>
          </w:pPr>
          <w:hyperlink w:anchor="_Toc222754654" w:history="1">
            <w:r w:rsidRPr="00F718E5">
              <w:rPr>
                <w:rStyle w:val="Hyperlink"/>
                <w:noProof/>
              </w:rPr>
              <w:t>8.6</w:t>
            </w:r>
            <w:r>
              <w:rPr>
                <w:rFonts w:asciiTheme="minorHAnsi" w:hAnsiTheme="minorHAnsi"/>
                <w:noProof/>
                <w:kern w:val="2"/>
                <w14:ligatures w14:val="standardContextual"/>
              </w:rPr>
              <w:tab/>
            </w:r>
            <w:r w:rsidRPr="00F718E5">
              <w:rPr>
                <w:rStyle w:val="Hyperlink"/>
                <w:noProof/>
              </w:rPr>
              <w:t>Personnel Records and Privacy</w:t>
            </w:r>
            <w:r>
              <w:rPr>
                <w:noProof/>
                <w:webHidden/>
              </w:rPr>
              <w:tab/>
            </w:r>
            <w:r>
              <w:rPr>
                <w:noProof/>
                <w:webHidden/>
              </w:rPr>
              <w:fldChar w:fldCharType="begin"/>
            </w:r>
            <w:r>
              <w:rPr>
                <w:noProof/>
                <w:webHidden/>
              </w:rPr>
              <w:instrText xml:space="preserve"> PAGEREF _Toc222754654 \h </w:instrText>
            </w:r>
            <w:r>
              <w:rPr>
                <w:noProof/>
                <w:webHidden/>
              </w:rPr>
            </w:r>
            <w:r>
              <w:rPr>
                <w:noProof/>
                <w:webHidden/>
              </w:rPr>
              <w:fldChar w:fldCharType="separate"/>
            </w:r>
            <w:r>
              <w:rPr>
                <w:noProof/>
                <w:webHidden/>
              </w:rPr>
              <w:t>88</w:t>
            </w:r>
            <w:r>
              <w:rPr>
                <w:noProof/>
                <w:webHidden/>
              </w:rPr>
              <w:fldChar w:fldCharType="end"/>
            </w:r>
          </w:hyperlink>
        </w:p>
        <w:p w14:paraId="2DC84DE5" w14:textId="38084C23" w:rsidR="00EC2BBD" w:rsidRDefault="00EC2BBD">
          <w:pPr>
            <w:pStyle w:val="TOC2"/>
            <w:rPr>
              <w:ins w:id="121" w:author="Megan Ash" w:date="2026-02-23T15:55:00Z" w16du:dateUtc="2026-02-23T20:55:00Z"/>
              <w:rFonts w:asciiTheme="minorHAnsi" w:hAnsiTheme="minorHAnsi"/>
              <w:noProof/>
              <w:kern w:val="2"/>
              <w14:ligatures w14:val="standardContextual"/>
            </w:rPr>
          </w:pPr>
          <w:hyperlink w:anchor="_Toc222754655" w:history="1">
            <w:r w:rsidRPr="00F718E5">
              <w:rPr>
                <w:rStyle w:val="Hyperlink"/>
                <w:noProof/>
              </w:rPr>
              <w:t>8.7</w:t>
            </w:r>
            <w:r>
              <w:rPr>
                <w:rFonts w:asciiTheme="minorHAnsi" w:hAnsiTheme="minorHAnsi"/>
                <w:noProof/>
                <w:kern w:val="2"/>
                <w14:ligatures w14:val="standardContextual"/>
              </w:rPr>
              <w:tab/>
            </w:r>
            <w:r w:rsidRPr="00F718E5">
              <w:rPr>
                <w:rStyle w:val="Hyperlink"/>
                <w:noProof/>
              </w:rPr>
              <w:t>Independent Contractor (Consultant) Definition</w:t>
            </w:r>
            <w:r>
              <w:rPr>
                <w:noProof/>
                <w:webHidden/>
              </w:rPr>
              <w:tab/>
            </w:r>
            <w:r>
              <w:rPr>
                <w:noProof/>
                <w:webHidden/>
              </w:rPr>
              <w:fldChar w:fldCharType="begin"/>
            </w:r>
            <w:r>
              <w:rPr>
                <w:noProof/>
                <w:webHidden/>
              </w:rPr>
              <w:instrText xml:space="preserve"> PAGEREF _Toc222754655 \h </w:instrText>
            </w:r>
            <w:r>
              <w:rPr>
                <w:noProof/>
                <w:webHidden/>
              </w:rPr>
            </w:r>
            <w:r>
              <w:rPr>
                <w:noProof/>
                <w:webHidden/>
              </w:rPr>
              <w:fldChar w:fldCharType="separate"/>
            </w:r>
            <w:r>
              <w:rPr>
                <w:noProof/>
                <w:webHidden/>
              </w:rPr>
              <w:t>89</w:t>
            </w:r>
            <w:r>
              <w:rPr>
                <w:noProof/>
                <w:webHidden/>
              </w:rPr>
              <w:fldChar w:fldCharType="end"/>
            </w:r>
          </w:hyperlink>
        </w:p>
        <w:p w14:paraId="78611591" w14:textId="7124116E" w:rsidR="00EC2BBD" w:rsidRDefault="00EC2BBD">
          <w:pPr>
            <w:pStyle w:val="TOC3"/>
            <w:rPr>
              <w:ins w:id="122" w:author="Megan Ash" w:date="2026-02-23T15:55:00Z" w16du:dateUtc="2026-02-23T20:55:00Z"/>
              <w:rFonts w:asciiTheme="minorHAnsi" w:hAnsiTheme="minorHAnsi"/>
              <w:noProof/>
              <w:kern w:val="2"/>
              <w14:ligatures w14:val="standardContextual"/>
            </w:rPr>
          </w:pPr>
          <w:hyperlink w:anchor="_Toc222754656" w:history="1">
            <w:r w:rsidRPr="00F718E5">
              <w:rPr>
                <w:rStyle w:val="Hyperlink"/>
                <w:noProof/>
              </w:rPr>
              <w:t>8.7.1 Payment Structure for Consultant Contracts</w:t>
            </w:r>
            <w:r>
              <w:rPr>
                <w:noProof/>
                <w:webHidden/>
              </w:rPr>
              <w:tab/>
            </w:r>
            <w:r>
              <w:rPr>
                <w:noProof/>
                <w:webHidden/>
              </w:rPr>
              <w:fldChar w:fldCharType="begin"/>
            </w:r>
            <w:r>
              <w:rPr>
                <w:noProof/>
                <w:webHidden/>
              </w:rPr>
              <w:instrText xml:space="preserve"> PAGEREF _Toc222754656 \h </w:instrText>
            </w:r>
            <w:r>
              <w:rPr>
                <w:noProof/>
                <w:webHidden/>
              </w:rPr>
            </w:r>
            <w:r>
              <w:rPr>
                <w:noProof/>
                <w:webHidden/>
              </w:rPr>
              <w:fldChar w:fldCharType="separate"/>
            </w:r>
            <w:r>
              <w:rPr>
                <w:noProof/>
                <w:webHidden/>
              </w:rPr>
              <w:t>91</w:t>
            </w:r>
            <w:r>
              <w:rPr>
                <w:noProof/>
                <w:webHidden/>
              </w:rPr>
              <w:fldChar w:fldCharType="end"/>
            </w:r>
          </w:hyperlink>
        </w:p>
        <w:p w14:paraId="3F85518A" w14:textId="7899D2D0" w:rsidR="00EC2BBD" w:rsidRDefault="00EC2BBD">
          <w:pPr>
            <w:pStyle w:val="TOC2"/>
            <w:rPr>
              <w:ins w:id="123" w:author="Megan Ash" w:date="2026-02-23T15:55:00Z" w16du:dateUtc="2026-02-23T20:55:00Z"/>
              <w:rFonts w:asciiTheme="minorHAnsi" w:hAnsiTheme="minorHAnsi"/>
              <w:noProof/>
              <w:kern w:val="2"/>
              <w14:ligatures w14:val="standardContextual"/>
            </w:rPr>
          </w:pPr>
          <w:hyperlink w:anchor="_Toc222754657" w:history="1">
            <w:r w:rsidRPr="00F718E5">
              <w:rPr>
                <w:rStyle w:val="Hyperlink"/>
                <w:noProof/>
              </w:rPr>
              <w:t>8.8</w:t>
            </w:r>
            <w:r>
              <w:rPr>
                <w:rFonts w:asciiTheme="minorHAnsi" w:hAnsiTheme="minorHAnsi"/>
                <w:noProof/>
                <w:kern w:val="2"/>
                <w14:ligatures w14:val="standardContextual"/>
              </w:rPr>
              <w:tab/>
            </w:r>
            <w:r w:rsidRPr="00F718E5">
              <w:rPr>
                <w:rStyle w:val="Hyperlink"/>
                <w:noProof/>
              </w:rPr>
              <w:t>Volunteer Definition</w:t>
            </w:r>
            <w:r>
              <w:rPr>
                <w:noProof/>
                <w:webHidden/>
              </w:rPr>
              <w:tab/>
            </w:r>
            <w:r>
              <w:rPr>
                <w:noProof/>
                <w:webHidden/>
              </w:rPr>
              <w:fldChar w:fldCharType="begin"/>
            </w:r>
            <w:r>
              <w:rPr>
                <w:noProof/>
                <w:webHidden/>
              </w:rPr>
              <w:instrText xml:space="preserve"> PAGEREF _Toc222754657 \h </w:instrText>
            </w:r>
            <w:r>
              <w:rPr>
                <w:noProof/>
                <w:webHidden/>
              </w:rPr>
            </w:r>
            <w:r>
              <w:rPr>
                <w:noProof/>
                <w:webHidden/>
              </w:rPr>
              <w:fldChar w:fldCharType="separate"/>
            </w:r>
            <w:r>
              <w:rPr>
                <w:noProof/>
                <w:webHidden/>
              </w:rPr>
              <w:t>91</w:t>
            </w:r>
            <w:r>
              <w:rPr>
                <w:noProof/>
                <w:webHidden/>
              </w:rPr>
              <w:fldChar w:fldCharType="end"/>
            </w:r>
          </w:hyperlink>
        </w:p>
        <w:p w14:paraId="7895EA54" w14:textId="782E08F3" w:rsidR="00EC2BBD" w:rsidRDefault="00EC2BBD">
          <w:pPr>
            <w:pStyle w:val="TOC2"/>
            <w:rPr>
              <w:ins w:id="124" w:author="Megan Ash" w:date="2026-02-23T15:55:00Z" w16du:dateUtc="2026-02-23T20:55:00Z"/>
              <w:rFonts w:asciiTheme="minorHAnsi" w:hAnsiTheme="minorHAnsi"/>
              <w:noProof/>
              <w:kern w:val="2"/>
              <w14:ligatures w14:val="standardContextual"/>
            </w:rPr>
          </w:pPr>
          <w:hyperlink w:anchor="_Toc222754658" w:history="1">
            <w:r w:rsidRPr="00F718E5">
              <w:rPr>
                <w:rStyle w:val="Hyperlink"/>
                <w:noProof/>
              </w:rPr>
              <w:t>8.9</w:t>
            </w:r>
            <w:r>
              <w:rPr>
                <w:rFonts w:asciiTheme="minorHAnsi" w:hAnsiTheme="minorHAnsi"/>
                <w:noProof/>
                <w:kern w:val="2"/>
                <w14:ligatures w14:val="standardContextual"/>
              </w:rPr>
              <w:tab/>
            </w:r>
            <w:r w:rsidRPr="00F718E5">
              <w:rPr>
                <w:rStyle w:val="Hyperlink"/>
                <w:noProof/>
              </w:rPr>
              <w:t>Intern Definition</w:t>
            </w:r>
            <w:r>
              <w:rPr>
                <w:noProof/>
                <w:webHidden/>
              </w:rPr>
              <w:tab/>
            </w:r>
            <w:r>
              <w:rPr>
                <w:noProof/>
                <w:webHidden/>
              </w:rPr>
              <w:fldChar w:fldCharType="begin"/>
            </w:r>
            <w:r>
              <w:rPr>
                <w:noProof/>
                <w:webHidden/>
              </w:rPr>
              <w:instrText xml:space="preserve"> PAGEREF _Toc222754658 \h </w:instrText>
            </w:r>
            <w:r>
              <w:rPr>
                <w:noProof/>
                <w:webHidden/>
              </w:rPr>
            </w:r>
            <w:r>
              <w:rPr>
                <w:noProof/>
                <w:webHidden/>
              </w:rPr>
              <w:fldChar w:fldCharType="separate"/>
            </w:r>
            <w:r>
              <w:rPr>
                <w:noProof/>
                <w:webHidden/>
              </w:rPr>
              <w:t>91</w:t>
            </w:r>
            <w:r>
              <w:rPr>
                <w:noProof/>
                <w:webHidden/>
              </w:rPr>
              <w:fldChar w:fldCharType="end"/>
            </w:r>
          </w:hyperlink>
        </w:p>
        <w:p w14:paraId="2A4B987F" w14:textId="1F6B4692" w:rsidR="00EC2BBD" w:rsidRDefault="00EC2BBD">
          <w:pPr>
            <w:pStyle w:val="TOC3"/>
            <w:rPr>
              <w:ins w:id="125" w:author="Megan Ash" w:date="2026-02-23T15:55:00Z" w16du:dateUtc="2026-02-23T20:55:00Z"/>
              <w:rFonts w:asciiTheme="minorHAnsi" w:hAnsiTheme="minorHAnsi"/>
              <w:noProof/>
              <w:kern w:val="2"/>
              <w14:ligatures w14:val="standardContextual"/>
            </w:rPr>
          </w:pPr>
          <w:hyperlink w:anchor="_Toc222754659" w:history="1">
            <w:r w:rsidRPr="00F718E5">
              <w:rPr>
                <w:rStyle w:val="Hyperlink"/>
                <w:noProof/>
              </w:rPr>
              <w:t>8.9.1 Recruiting &amp; Hiring of Interns</w:t>
            </w:r>
            <w:r>
              <w:rPr>
                <w:noProof/>
                <w:webHidden/>
              </w:rPr>
              <w:tab/>
            </w:r>
            <w:r>
              <w:rPr>
                <w:noProof/>
                <w:webHidden/>
              </w:rPr>
              <w:fldChar w:fldCharType="begin"/>
            </w:r>
            <w:r>
              <w:rPr>
                <w:noProof/>
                <w:webHidden/>
              </w:rPr>
              <w:instrText xml:space="preserve"> PAGEREF _Toc222754659 \h </w:instrText>
            </w:r>
            <w:r>
              <w:rPr>
                <w:noProof/>
                <w:webHidden/>
              </w:rPr>
            </w:r>
            <w:r>
              <w:rPr>
                <w:noProof/>
                <w:webHidden/>
              </w:rPr>
              <w:fldChar w:fldCharType="separate"/>
            </w:r>
            <w:r>
              <w:rPr>
                <w:noProof/>
                <w:webHidden/>
              </w:rPr>
              <w:t>92</w:t>
            </w:r>
            <w:r>
              <w:rPr>
                <w:noProof/>
                <w:webHidden/>
              </w:rPr>
              <w:fldChar w:fldCharType="end"/>
            </w:r>
          </w:hyperlink>
        </w:p>
        <w:p w14:paraId="3125FCE8" w14:textId="345EC7C9" w:rsidR="00EC2BBD" w:rsidRDefault="00EC2BBD">
          <w:pPr>
            <w:pStyle w:val="TOC3"/>
            <w:rPr>
              <w:ins w:id="126" w:author="Megan Ash" w:date="2026-02-23T15:55:00Z" w16du:dateUtc="2026-02-23T20:55:00Z"/>
              <w:rFonts w:asciiTheme="minorHAnsi" w:hAnsiTheme="minorHAnsi"/>
              <w:noProof/>
              <w:kern w:val="2"/>
              <w14:ligatures w14:val="standardContextual"/>
            </w:rPr>
          </w:pPr>
          <w:hyperlink w:anchor="_Toc222754660" w:history="1">
            <w:r w:rsidRPr="00F718E5">
              <w:rPr>
                <w:rStyle w:val="Hyperlink"/>
                <w:noProof/>
              </w:rPr>
              <w:t>8.9.2 Intern Stipend Matrix</w:t>
            </w:r>
            <w:r>
              <w:rPr>
                <w:noProof/>
                <w:webHidden/>
              </w:rPr>
              <w:tab/>
            </w:r>
            <w:r>
              <w:rPr>
                <w:noProof/>
                <w:webHidden/>
              </w:rPr>
              <w:fldChar w:fldCharType="begin"/>
            </w:r>
            <w:r>
              <w:rPr>
                <w:noProof/>
                <w:webHidden/>
              </w:rPr>
              <w:instrText xml:space="preserve"> PAGEREF _Toc222754660 \h </w:instrText>
            </w:r>
            <w:r>
              <w:rPr>
                <w:noProof/>
                <w:webHidden/>
              </w:rPr>
            </w:r>
            <w:r>
              <w:rPr>
                <w:noProof/>
                <w:webHidden/>
              </w:rPr>
              <w:fldChar w:fldCharType="separate"/>
            </w:r>
            <w:r>
              <w:rPr>
                <w:noProof/>
                <w:webHidden/>
              </w:rPr>
              <w:t>93</w:t>
            </w:r>
            <w:r>
              <w:rPr>
                <w:noProof/>
                <w:webHidden/>
              </w:rPr>
              <w:fldChar w:fldCharType="end"/>
            </w:r>
          </w:hyperlink>
        </w:p>
        <w:p w14:paraId="19640FAC" w14:textId="687C7CC9" w:rsidR="00EC2BBD" w:rsidRDefault="00EC2BBD">
          <w:pPr>
            <w:pStyle w:val="TOC2"/>
            <w:rPr>
              <w:ins w:id="127" w:author="Megan Ash" w:date="2026-02-23T15:55:00Z" w16du:dateUtc="2026-02-23T20:55:00Z"/>
              <w:rFonts w:asciiTheme="minorHAnsi" w:hAnsiTheme="minorHAnsi"/>
              <w:noProof/>
              <w:kern w:val="2"/>
              <w14:ligatures w14:val="standardContextual"/>
            </w:rPr>
          </w:pPr>
          <w:hyperlink w:anchor="_Toc222754661" w:history="1">
            <w:r w:rsidRPr="00F718E5">
              <w:rPr>
                <w:rStyle w:val="Hyperlink"/>
                <w:noProof/>
              </w:rPr>
              <w:t>8.10</w:t>
            </w:r>
            <w:r>
              <w:rPr>
                <w:rFonts w:asciiTheme="minorHAnsi" w:hAnsiTheme="minorHAnsi"/>
                <w:noProof/>
                <w:kern w:val="2"/>
                <w14:ligatures w14:val="standardContextual"/>
              </w:rPr>
              <w:tab/>
            </w:r>
            <w:r w:rsidRPr="00F718E5">
              <w:rPr>
                <w:rStyle w:val="Hyperlink"/>
                <w:noProof/>
              </w:rPr>
              <w:t>Employee Definition</w:t>
            </w:r>
            <w:r>
              <w:rPr>
                <w:noProof/>
                <w:webHidden/>
              </w:rPr>
              <w:tab/>
            </w:r>
            <w:r>
              <w:rPr>
                <w:noProof/>
                <w:webHidden/>
              </w:rPr>
              <w:fldChar w:fldCharType="begin"/>
            </w:r>
            <w:r>
              <w:rPr>
                <w:noProof/>
                <w:webHidden/>
              </w:rPr>
              <w:instrText xml:space="preserve"> PAGEREF _Toc222754661 \h </w:instrText>
            </w:r>
            <w:r>
              <w:rPr>
                <w:noProof/>
                <w:webHidden/>
              </w:rPr>
            </w:r>
            <w:r>
              <w:rPr>
                <w:noProof/>
                <w:webHidden/>
              </w:rPr>
              <w:fldChar w:fldCharType="separate"/>
            </w:r>
            <w:r>
              <w:rPr>
                <w:noProof/>
                <w:webHidden/>
              </w:rPr>
              <w:t>93</w:t>
            </w:r>
            <w:r>
              <w:rPr>
                <w:noProof/>
                <w:webHidden/>
              </w:rPr>
              <w:fldChar w:fldCharType="end"/>
            </w:r>
          </w:hyperlink>
        </w:p>
        <w:p w14:paraId="2EBA0696" w14:textId="523922B1" w:rsidR="00EC2BBD" w:rsidRDefault="00EC2BBD">
          <w:pPr>
            <w:pStyle w:val="TOC3"/>
            <w:rPr>
              <w:ins w:id="128" w:author="Megan Ash" w:date="2026-02-23T15:55:00Z" w16du:dateUtc="2026-02-23T20:55:00Z"/>
              <w:rFonts w:asciiTheme="minorHAnsi" w:hAnsiTheme="minorHAnsi"/>
              <w:noProof/>
              <w:kern w:val="2"/>
              <w14:ligatures w14:val="standardContextual"/>
            </w:rPr>
          </w:pPr>
          <w:hyperlink w:anchor="_Toc222754662" w:history="1">
            <w:r w:rsidRPr="00F718E5">
              <w:rPr>
                <w:rStyle w:val="Hyperlink"/>
                <w:noProof/>
              </w:rPr>
              <w:t>8.10.1 Labor Contract Definition</w:t>
            </w:r>
            <w:r>
              <w:rPr>
                <w:noProof/>
                <w:webHidden/>
              </w:rPr>
              <w:tab/>
            </w:r>
            <w:r>
              <w:rPr>
                <w:noProof/>
                <w:webHidden/>
              </w:rPr>
              <w:fldChar w:fldCharType="begin"/>
            </w:r>
            <w:r>
              <w:rPr>
                <w:noProof/>
                <w:webHidden/>
              </w:rPr>
              <w:instrText xml:space="preserve"> PAGEREF _Toc222754662 \h </w:instrText>
            </w:r>
            <w:r>
              <w:rPr>
                <w:noProof/>
                <w:webHidden/>
              </w:rPr>
            </w:r>
            <w:r>
              <w:rPr>
                <w:noProof/>
                <w:webHidden/>
              </w:rPr>
              <w:fldChar w:fldCharType="separate"/>
            </w:r>
            <w:r>
              <w:rPr>
                <w:noProof/>
                <w:webHidden/>
              </w:rPr>
              <w:t>93</w:t>
            </w:r>
            <w:r>
              <w:rPr>
                <w:noProof/>
                <w:webHidden/>
              </w:rPr>
              <w:fldChar w:fldCharType="end"/>
            </w:r>
          </w:hyperlink>
        </w:p>
        <w:p w14:paraId="319B7ED0" w14:textId="6F4A5E12" w:rsidR="00EC2BBD" w:rsidRDefault="00EC2BBD">
          <w:pPr>
            <w:pStyle w:val="TOC3"/>
            <w:rPr>
              <w:ins w:id="129" w:author="Megan Ash" w:date="2026-02-23T15:55:00Z" w16du:dateUtc="2026-02-23T20:55:00Z"/>
              <w:rFonts w:asciiTheme="minorHAnsi" w:hAnsiTheme="minorHAnsi"/>
              <w:noProof/>
              <w:kern w:val="2"/>
              <w14:ligatures w14:val="standardContextual"/>
            </w:rPr>
          </w:pPr>
          <w:hyperlink w:anchor="_Toc222754663" w:history="1">
            <w:r w:rsidRPr="00F718E5">
              <w:rPr>
                <w:rStyle w:val="Hyperlink"/>
                <w:noProof/>
              </w:rPr>
              <w:t>8.10.2 Types of Labor Contracts</w:t>
            </w:r>
            <w:r>
              <w:rPr>
                <w:noProof/>
                <w:webHidden/>
              </w:rPr>
              <w:tab/>
            </w:r>
            <w:r>
              <w:rPr>
                <w:noProof/>
                <w:webHidden/>
              </w:rPr>
              <w:fldChar w:fldCharType="begin"/>
            </w:r>
            <w:r>
              <w:rPr>
                <w:noProof/>
                <w:webHidden/>
              </w:rPr>
              <w:instrText xml:space="preserve"> PAGEREF _Toc222754663 \h </w:instrText>
            </w:r>
            <w:r>
              <w:rPr>
                <w:noProof/>
                <w:webHidden/>
              </w:rPr>
            </w:r>
            <w:r>
              <w:rPr>
                <w:noProof/>
                <w:webHidden/>
              </w:rPr>
              <w:fldChar w:fldCharType="separate"/>
            </w:r>
            <w:r>
              <w:rPr>
                <w:noProof/>
                <w:webHidden/>
              </w:rPr>
              <w:t>94</w:t>
            </w:r>
            <w:r>
              <w:rPr>
                <w:noProof/>
                <w:webHidden/>
              </w:rPr>
              <w:fldChar w:fldCharType="end"/>
            </w:r>
          </w:hyperlink>
        </w:p>
        <w:p w14:paraId="355CAEA1" w14:textId="2C6C614B" w:rsidR="00EC2BBD" w:rsidRDefault="00EC2BBD">
          <w:pPr>
            <w:pStyle w:val="TOC3"/>
            <w:rPr>
              <w:ins w:id="130" w:author="Megan Ash" w:date="2026-02-23T15:55:00Z" w16du:dateUtc="2026-02-23T20:55:00Z"/>
              <w:rFonts w:asciiTheme="minorHAnsi" w:hAnsiTheme="minorHAnsi"/>
              <w:noProof/>
              <w:kern w:val="2"/>
              <w14:ligatures w14:val="standardContextual"/>
            </w:rPr>
          </w:pPr>
          <w:hyperlink w:anchor="_Toc222754664" w:history="1">
            <w:r w:rsidRPr="00F718E5">
              <w:rPr>
                <w:rStyle w:val="Hyperlink"/>
                <w:noProof/>
              </w:rPr>
              <w:t>8.10.3 Labor Contract Pay Structure</w:t>
            </w:r>
            <w:r>
              <w:rPr>
                <w:noProof/>
                <w:webHidden/>
              </w:rPr>
              <w:tab/>
            </w:r>
            <w:r>
              <w:rPr>
                <w:noProof/>
                <w:webHidden/>
              </w:rPr>
              <w:fldChar w:fldCharType="begin"/>
            </w:r>
            <w:r>
              <w:rPr>
                <w:noProof/>
                <w:webHidden/>
              </w:rPr>
              <w:instrText xml:space="preserve"> PAGEREF _Toc222754664 \h </w:instrText>
            </w:r>
            <w:r>
              <w:rPr>
                <w:noProof/>
                <w:webHidden/>
              </w:rPr>
            </w:r>
            <w:r>
              <w:rPr>
                <w:noProof/>
                <w:webHidden/>
              </w:rPr>
              <w:fldChar w:fldCharType="separate"/>
            </w:r>
            <w:r>
              <w:rPr>
                <w:noProof/>
                <w:webHidden/>
              </w:rPr>
              <w:t>95</w:t>
            </w:r>
            <w:r>
              <w:rPr>
                <w:noProof/>
                <w:webHidden/>
              </w:rPr>
              <w:fldChar w:fldCharType="end"/>
            </w:r>
          </w:hyperlink>
        </w:p>
        <w:p w14:paraId="3FA431C0" w14:textId="472F6159" w:rsidR="00EC2BBD" w:rsidRDefault="00EC2BBD">
          <w:pPr>
            <w:pStyle w:val="TOC2"/>
            <w:rPr>
              <w:ins w:id="131" w:author="Megan Ash" w:date="2026-02-23T15:55:00Z" w16du:dateUtc="2026-02-23T20:55:00Z"/>
              <w:rFonts w:asciiTheme="minorHAnsi" w:hAnsiTheme="minorHAnsi"/>
              <w:noProof/>
              <w:kern w:val="2"/>
              <w14:ligatures w14:val="standardContextual"/>
            </w:rPr>
          </w:pPr>
          <w:hyperlink w:anchor="_Toc222754665" w:history="1">
            <w:r w:rsidRPr="00F718E5">
              <w:rPr>
                <w:rStyle w:val="Hyperlink"/>
                <w:noProof/>
              </w:rPr>
              <w:t>8.11</w:t>
            </w:r>
            <w:r>
              <w:rPr>
                <w:rFonts w:asciiTheme="minorHAnsi" w:hAnsiTheme="minorHAnsi"/>
                <w:noProof/>
                <w:kern w:val="2"/>
                <w14:ligatures w14:val="standardContextual"/>
              </w:rPr>
              <w:tab/>
            </w:r>
            <w:r w:rsidRPr="00F718E5">
              <w:rPr>
                <w:rStyle w:val="Hyperlink"/>
                <w:noProof/>
              </w:rPr>
              <w:t>Content of Labor Contracts</w:t>
            </w:r>
            <w:r>
              <w:rPr>
                <w:noProof/>
                <w:webHidden/>
              </w:rPr>
              <w:tab/>
            </w:r>
            <w:r>
              <w:rPr>
                <w:noProof/>
                <w:webHidden/>
              </w:rPr>
              <w:fldChar w:fldCharType="begin"/>
            </w:r>
            <w:r>
              <w:rPr>
                <w:noProof/>
                <w:webHidden/>
              </w:rPr>
              <w:instrText xml:space="preserve"> PAGEREF _Toc222754665 \h </w:instrText>
            </w:r>
            <w:r>
              <w:rPr>
                <w:noProof/>
                <w:webHidden/>
              </w:rPr>
            </w:r>
            <w:r>
              <w:rPr>
                <w:noProof/>
                <w:webHidden/>
              </w:rPr>
              <w:fldChar w:fldCharType="separate"/>
            </w:r>
            <w:r>
              <w:rPr>
                <w:noProof/>
                <w:webHidden/>
              </w:rPr>
              <w:t>96</w:t>
            </w:r>
            <w:r>
              <w:rPr>
                <w:noProof/>
                <w:webHidden/>
              </w:rPr>
              <w:fldChar w:fldCharType="end"/>
            </w:r>
          </w:hyperlink>
        </w:p>
        <w:p w14:paraId="191575BC" w14:textId="164A4E5B" w:rsidR="00EC2BBD" w:rsidRDefault="00EC2BBD">
          <w:pPr>
            <w:pStyle w:val="TOC2"/>
            <w:rPr>
              <w:ins w:id="132" w:author="Megan Ash" w:date="2026-02-23T15:55:00Z" w16du:dateUtc="2026-02-23T20:55:00Z"/>
              <w:rFonts w:asciiTheme="minorHAnsi" w:hAnsiTheme="minorHAnsi"/>
              <w:noProof/>
              <w:kern w:val="2"/>
              <w14:ligatures w14:val="standardContextual"/>
            </w:rPr>
          </w:pPr>
          <w:hyperlink w:anchor="_Toc222754667" w:history="1">
            <w:r w:rsidRPr="00F718E5">
              <w:rPr>
                <w:rStyle w:val="Hyperlink"/>
                <w:noProof/>
              </w:rPr>
              <w:t>8.12</w:t>
            </w:r>
            <w:r>
              <w:rPr>
                <w:rFonts w:asciiTheme="minorHAnsi" w:hAnsiTheme="minorHAnsi"/>
                <w:noProof/>
                <w:kern w:val="2"/>
                <w14:ligatures w14:val="standardContextual"/>
              </w:rPr>
              <w:tab/>
            </w:r>
            <w:r w:rsidRPr="00F718E5">
              <w:rPr>
                <w:rStyle w:val="Hyperlink"/>
                <w:noProof/>
              </w:rPr>
              <w:t>Rights and Obligations of Workers and Employers</w:t>
            </w:r>
            <w:r>
              <w:rPr>
                <w:noProof/>
                <w:webHidden/>
              </w:rPr>
              <w:tab/>
            </w:r>
            <w:r>
              <w:rPr>
                <w:noProof/>
                <w:webHidden/>
              </w:rPr>
              <w:fldChar w:fldCharType="begin"/>
            </w:r>
            <w:r>
              <w:rPr>
                <w:noProof/>
                <w:webHidden/>
              </w:rPr>
              <w:instrText xml:space="preserve"> PAGEREF _Toc222754667 \h </w:instrText>
            </w:r>
            <w:r>
              <w:rPr>
                <w:noProof/>
                <w:webHidden/>
              </w:rPr>
            </w:r>
            <w:r>
              <w:rPr>
                <w:noProof/>
                <w:webHidden/>
              </w:rPr>
              <w:fldChar w:fldCharType="separate"/>
            </w:r>
            <w:r>
              <w:rPr>
                <w:noProof/>
                <w:webHidden/>
              </w:rPr>
              <w:t>97</w:t>
            </w:r>
            <w:r>
              <w:rPr>
                <w:noProof/>
                <w:webHidden/>
              </w:rPr>
              <w:fldChar w:fldCharType="end"/>
            </w:r>
          </w:hyperlink>
        </w:p>
        <w:p w14:paraId="67525EBF" w14:textId="6B1BCD2A" w:rsidR="00EC2BBD" w:rsidRDefault="00EC2BBD">
          <w:pPr>
            <w:pStyle w:val="TOC2"/>
            <w:rPr>
              <w:ins w:id="133" w:author="Megan Ash" w:date="2026-02-23T15:55:00Z" w16du:dateUtc="2026-02-23T20:55:00Z"/>
              <w:rFonts w:asciiTheme="minorHAnsi" w:hAnsiTheme="minorHAnsi"/>
              <w:noProof/>
              <w:kern w:val="2"/>
              <w14:ligatures w14:val="standardContextual"/>
            </w:rPr>
          </w:pPr>
          <w:hyperlink w:anchor="_Toc222754668" w:history="1">
            <w:r w:rsidRPr="00F718E5">
              <w:rPr>
                <w:rStyle w:val="Hyperlink"/>
                <w:noProof/>
              </w:rPr>
              <w:t>8.13</w:t>
            </w:r>
            <w:r>
              <w:rPr>
                <w:rFonts w:asciiTheme="minorHAnsi" w:hAnsiTheme="minorHAnsi"/>
                <w:noProof/>
                <w:kern w:val="2"/>
                <w14:ligatures w14:val="standardContextual"/>
              </w:rPr>
              <w:tab/>
            </w:r>
            <w:r w:rsidRPr="00F718E5">
              <w:rPr>
                <w:rStyle w:val="Hyperlink"/>
                <w:noProof/>
              </w:rPr>
              <w:t>60 Day Probationary Period</w:t>
            </w:r>
            <w:r>
              <w:rPr>
                <w:noProof/>
                <w:webHidden/>
              </w:rPr>
              <w:tab/>
            </w:r>
            <w:r>
              <w:rPr>
                <w:noProof/>
                <w:webHidden/>
              </w:rPr>
              <w:fldChar w:fldCharType="begin"/>
            </w:r>
            <w:r>
              <w:rPr>
                <w:noProof/>
                <w:webHidden/>
              </w:rPr>
              <w:instrText xml:space="preserve"> PAGEREF _Toc222754668 \h </w:instrText>
            </w:r>
            <w:r>
              <w:rPr>
                <w:noProof/>
                <w:webHidden/>
              </w:rPr>
            </w:r>
            <w:r>
              <w:rPr>
                <w:noProof/>
                <w:webHidden/>
              </w:rPr>
              <w:fldChar w:fldCharType="separate"/>
            </w:r>
            <w:r>
              <w:rPr>
                <w:noProof/>
                <w:webHidden/>
              </w:rPr>
              <w:t>101</w:t>
            </w:r>
            <w:r>
              <w:rPr>
                <w:noProof/>
                <w:webHidden/>
              </w:rPr>
              <w:fldChar w:fldCharType="end"/>
            </w:r>
          </w:hyperlink>
        </w:p>
        <w:p w14:paraId="5E09C118" w14:textId="5B56AF54" w:rsidR="00EC2BBD" w:rsidRDefault="00EC2BBD">
          <w:pPr>
            <w:pStyle w:val="TOC2"/>
            <w:rPr>
              <w:ins w:id="134" w:author="Megan Ash" w:date="2026-02-23T15:55:00Z" w16du:dateUtc="2026-02-23T20:55:00Z"/>
              <w:rFonts w:asciiTheme="minorHAnsi" w:hAnsiTheme="minorHAnsi"/>
              <w:noProof/>
              <w:kern w:val="2"/>
              <w14:ligatures w14:val="standardContextual"/>
            </w:rPr>
          </w:pPr>
          <w:hyperlink w:anchor="_Toc222754669" w:history="1">
            <w:r w:rsidRPr="00F718E5">
              <w:rPr>
                <w:rStyle w:val="Hyperlink"/>
                <w:noProof/>
              </w:rPr>
              <w:t>8.14</w:t>
            </w:r>
            <w:r>
              <w:rPr>
                <w:rFonts w:asciiTheme="minorHAnsi" w:hAnsiTheme="minorHAnsi"/>
                <w:noProof/>
                <w:kern w:val="2"/>
                <w14:ligatures w14:val="standardContextual"/>
              </w:rPr>
              <w:tab/>
            </w:r>
            <w:r w:rsidRPr="00F718E5">
              <w:rPr>
                <w:rStyle w:val="Hyperlink"/>
                <w:noProof/>
              </w:rPr>
              <w:t>Suspension &amp; Termination of Labor Contract</w:t>
            </w:r>
            <w:r>
              <w:rPr>
                <w:noProof/>
                <w:webHidden/>
              </w:rPr>
              <w:tab/>
            </w:r>
            <w:r>
              <w:rPr>
                <w:noProof/>
                <w:webHidden/>
              </w:rPr>
              <w:fldChar w:fldCharType="begin"/>
            </w:r>
            <w:r>
              <w:rPr>
                <w:noProof/>
                <w:webHidden/>
              </w:rPr>
              <w:instrText xml:space="preserve"> PAGEREF _Toc222754669 \h </w:instrText>
            </w:r>
            <w:r>
              <w:rPr>
                <w:noProof/>
                <w:webHidden/>
              </w:rPr>
            </w:r>
            <w:r>
              <w:rPr>
                <w:noProof/>
                <w:webHidden/>
              </w:rPr>
              <w:fldChar w:fldCharType="separate"/>
            </w:r>
            <w:r>
              <w:rPr>
                <w:noProof/>
                <w:webHidden/>
              </w:rPr>
              <w:t>101</w:t>
            </w:r>
            <w:r>
              <w:rPr>
                <w:noProof/>
                <w:webHidden/>
              </w:rPr>
              <w:fldChar w:fldCharType="end"/>
            </w:r>
          </w:hyperlink>
        </w:p>
        <w:p w14:paraId="37418B4A" w14:textId="00E16FBE" w:rsidR="00EC2BBD" w:rsidRDefault="00EC2BBD">
          <w:pPr>
            <w:pStyle w:val="TOC3"/>
            <w:rPr>
              <w:ins w:id="135" w:author="Megan Ash" w:date="2026-02-23T15:55:00Z" w16du:dateUtc="2026-02-23T20:55:00Z"/>
              <w:rFonts w:asciiTheme="minorHAnsi" w:hAnsiTheme="minorHAnsi"/>
              <w:noProof/>
              <w:kern w:val="2"/>
              <w14:ligatures w14:val="standardContextual"/>
            </w:rPr>
          </w:pPr>
          <w:hyperlink w:anchor="_Toc222754670" w:history="1">
            <w:r w:rsidRPr="00F718E5">
              <w:rPr>
                <w:rStyle w:val="Hyperlink"/>
                <w:noProof/>
              </w:rPr>
              <w:t>8.14.1 Temporary Suspension of Labor Contracts without Liability for Either Party</w:t>
            </w:r>
            <w:r>
              <w:rPr>
                <w:noProof/>
                <w:webHidden/>
              </w:rPr>
              <w:tab/>
            </w:r>
            <w:r>
              <w:rPr>
                <w:noProof/>
                <w:webHidden/>
              </w:rPr>
              <w:fldChar w:fldCharType="begin"/>
            </w:r>
            <w:r>
              <w:rPr>
                <w:noProof/>
                <w:webHidden/>
              </w:rPr>
              <w:instrText xml:space="preserve"> PAGEREF _Toc222754670 \h </w:instrText>
            </w:r>
            <w:r>
              <w:rPr>
                <w:noProof/>
                <w:webHidden/>
              </w:rPr>
            </w:r>
            <w:r>
              <w:rPr>
                <w:noProof/>
                <w:webHidden/>
              </w:rPr>
              <w:fldChar w:fldCharType="separate"/>
            </w:r>
            <w:r>
              <w:rPr>
                <w:noProof/>
                <w:webHidden/>
              </w:rPr>
              <w:t>102</w:t>
            </w:r>
            <w:r>
              <w:rPr>
                <w:noProof/>
                <w:webHidden/>
              </w:rPr>
              <w:fldChar w:fldCharType="end"/>
            </w:r>
          </w:hyperlink>
        </w:p>
        <w:p w14:paraId="688959FE" w14:textId="0864AE19" w:rsidR="00EC2BBD" w:rsidRDefault="00EC2BBD">
          <w:pPr>
            <w:pStyle w:val="TOC3"/>
            <w:rPr>
              <w:ins w:id="136" w:author="Megan Ash" w:date="2026-02-23T15:55:00Z" w16du:dateUtc="2026-02-23T20:55:00Z"/>
              <w:rFonts w:asciiTheme="minorHAnsi" w:hAnsiTheme="minorHAnsi"/>
              <w:noProof/>
              <w:kern w:val="2"/>
              <w14:ligatures w14:val="standardContextual"/>
            </w:rPr>
          </w:pPr>
          <w:hyperlink w:anchor="_Toc222754671" w:history="1">
            <w:r w:rsidRPr="00F718E5">
              <w:rPr>
                <w:rStyle w:val="Hyperlink"/>
                <w:noProof/>
              </w:rPr>
              <w:t>8.14.2 Termination of Labor Contracts</w:t>
            </w:r>
            <w:r>
              <w:rPr>
                <w:noProof/>
                <w:webHidden/>
              </w:rPr>
              <w:tab/>
            </w:r>
            <w:r>
              <w:rPr>
                <w:noProof/>
                <w:webHidden/>
              </w:rPr>
              <w:fldChar w:fldCharType="begin"/>
            </w:r>
            <w:r>
              <w:rPr>
                <w:noProof/>
                <w:webHidden/>
              </w:rPr>
              <w:instrText xml:space="preserve"> PAGEREF _Toc222754671 \h </w:instrText>
            </w:r>
            <w:r>
              <w:rPr>
                <w:noProof/>
                <w:webHidden/>
              </w:rPr>
            </w:r>
            <w:r>
              <w:rPr>
                <w:noProof/>
                <w:webHidden/>
              </w:rPr>
              <w:fldChar w:fldCharType="separate"/>
            </w:r>
            <w:r>
              <w:rPr>
                <w:noProof/>
                <w:webHidden/>
              </w:rPr>
              <w:t>104</w:t>
            </w:r>
            <w:r>
              <w:rPr>
                <w:noProof/>
                <w:webHidden/>
              </w:rPr>
              <w:fldChar w:fldCharType="end"/>
            </w:r>
          </w:hyperlink>
        </w:p>
        <w:p w14:paraId="784E4361" w14:textId="1D42965E" w:rsidR="00EC2BBD" w:rsidRDefault="00EC2BBD">
          <w:pPr>
            <w:pStyle w:val="TOC2"/>
            <w:rPr>
              <w:ins w:id="137" w:author="Megan Ash" w:date="2026-02-23T15:55:00Z" w16du:dateUtc="2026-02-23T20:55:00Z"/>
              <w:rFonts w:asciiTheme="minorHAnsi" w:hAnsiTheme="minorHAnsi"/>
              <w:noProof/>
              <w:kern w:val="2"/>
              <w14:ligatures w14:val="standardContextual"/>
            </w:rPr>
          </w:pPr>
          <w:hyperlink w:anchor="_Toc222754672" w:history="1">
            <w:r w:rsidRPr="00F718E5">
              <w:rPr>
                <w:rStyle w:val="Hyperlink"/>
                <w:noProof/>
              </w:rPr>
              <w:t>8.15</w:t>
            </w:r>
            <w:r>
              <w:rPr>
                <w:rFonts w:asciiTheme="minorHAnsi" w:hAnsiTheme="minorHAnsi"/>
                <w:noProof/>
                <w:kern w:val="2"/>
                <w14:ligatures w14:val="standardContextual"/>
              </w:rPr>
              <w:tab/>
            </w:r>
            <w:r w:rsidRPr="00F718E5">
              <w:rPr>
                <w:rStyle w:val="Hyperlink"/>
                <w:noProof/>
              </w:rPr>
              <w:t>Exit Interviews</w:t>
            </w:r>
            <w:r>
              <w:rPr>
                <w:noProof/>
                <w:webHidden/>
              </w:rPr>
              <w:tab/>
            </w:r>
            <w:r>
              <w:rPr>
                <w:noProof/>
                <w:webHidden/>
              </w:rPr>
              <w:fldChar w:fldCharType="begin"/>
            </w:r>
            <w:r>
              <w:rPr>
                <w:noProof/>
                <w:webHidden/>
              </w:rPr>
              <w:instrText xml:space="preserve"> PAGEREF _Toc222754672 \h </w:instrText>
            </w:r>
            <w:r>
              <w:rPr>
                <w:noProof/>
                <w:webHidden/>
              </w:rPr>
            </w:r>
            <w:r>
              <w:rPr>
                <w:noProof/>
                <w:webHidden/>
              </w:rPr>
              <w:fldChar w:fldCharType="separate"/>
            </w:r>
            <w:r>
              <w:rPr>
                <w:noProof/>
                <w:webHidden/>
              </w:rPr>
              <w:t>111</w:t>
            </w:r>
            <w:r>
              <w:rPr>
                <w:noProof/>
                <w:webHidden/>
              </w:rPr>
              <w:fldChar w:fldCharType="end"/>
            </w:r>
          </w:hyperlink>
        </w:p>
        <w:p w14:paraId="6D7BE5D5" w14:textId="7B148746" w:rsidR="00EC2BBD" w:rsidRDefault="00EC2BBD">
          <w:pPr>
            <w:pStyle w:val="TOC2"/>
            <w:rPr>
              <w:ins w:id="138" w:author="Megan Ash" w:date="2026-02-23T15:55:00Z" w16du:dateUtc="2026-02-23T20:55:00Z"/>
              <w:rFonts w:asciiTheme="minorHAnsi" w:hAnsiTheme="minorHAnsi"/>
              <w:noProof/>
              <w:kern w:val="2"/>
              <w14:ligatures w14:val="standardContextual"/>
            </w:rPr>
          </w:pPr>
          <w:hyperlink w:anchor="_Toc222754673" w:history="1">
            <w:r w:rsidRPr="00F718E5">
              <w:rPr>
                <w:rStyle w:val="Hyperlink"/>
                <w:noProof/>
              </w:rPr>
              <w:t>8.16</w:t>
            </w:r>
            <w:r>
              <w:rPr>
                <w:rFonts w:asciiTheme="minorHAnsi" w:hAnsiTheme="minorHAnsi"/>
                <w:noProof/>
                <w:kern w:val="2"/>
                <w14:ligatures w14:val="standardContextual"/>
              </w:rPr>
              <w:tab/>
            </w:r>
            <w:r w:rsidRPr="00F718E5">
              <w:rPr>
                <w:rStyle w:val="Hyperlink"/>
                <w:noProof/>
              </w:rPr>
              <w:t>Mandatory Notices for Termination of Labor Contract</w:t>
            </w:r>
            <w:r>
              <w:rPr>
                <w:noProof/>
                <w:webHidden/>
              </w:rPr>
              <w:tab/>
            </w:r>
            <w:r>
              <w:rPr>
                <w:noProof/>
                <w:webHidden/>
              </w:rPr>
              <w:fldChar w:fldCharType="begin"/>
            </w:r>
            <w:r>
              <w:rPr>
                <w:noProof/>
                <w:webHidden/>
              </w:rPr>
              <w:instrText xml:space="preserve"> PAGEREF _Toc222754673 \h </w:instrText>
            </w:r>
            <w:r>
              <w:rPr>
                <w:noProof/>
                <w:webHidden/>
              </w:rPr>
            </w:r>
            <w:r>
              <w:rPr>
                <w:noProof/>
                <w:webHidden/>
              </w:rPr>
              <w:fldChar w:fldCharType="separate"/>
            </w:r>
            <w:r>
              <w:rPr>
                <w:noProof/>
                <w:webHidden/>
              </w:rPr>
              <w:t>111</w:t>
            </w:r>
            <w:r>
              <w:rPr>
                <w:noProof/>
                <w:webHidden/>
              </w:rPr>
              <w:fldChar w:fldCharType="end"/>
            </w:r>
          </w:hyperlink>
        </w:p>
        <w:p w14:paraId="452D177C" w14:textId="73943A21" w:rsidR="00EC2BBD" w:rsidRDefault="00EC2BBD">
          <w:pPr>
            <w:pStyle w:val="TOC3"/>
            <w:rPr>
              <w:ins w:id="139" w:author="Megan Ash" w:date="2026-02-23T15:55:00Z" w16du:dateUtc="2026-02-23T20:55:00Z"/>
              <w:rFonts w:asciiTheme="minorHAnsi" w:hAnsiTheme="minorHAnsi"/>
              <w:noProof/>
              <w:kern w:val="2"/>
              <w14:ligatures w14:val="standardContextual"/>
            </w:rPr>
          </w:pPr>
          <w:hyperlink w:anchor="_Toc222754674" w:history="1">
            <w:r w:rsidRPr="00F718E5">
              <w:rPr>
                <w:rStyle w:val="Hyperlink"/>
                <w:noProof/>
              </w:rPr>
              <w:t>8.16.1 Notice Period for Indefinite-Term Labor Contract</w:t>
            </w:r>
            <w:r>
              <w:rPr>
                <w:noProof/>
                <w:webHidden/>
              </w:rPr>
              <w:tab/>
            </w:r>
            <w:r>
              <w:rPr>
                <w:noProof/>
                <w:webHidden/>
              </w:rPr>
              <w:fldChar w:fldCharType="begin"/>
            </w:r>
            <w:r>
              <w:rPr>
                <w:noProof/>
                <w:webHidden/>
              </w:rPr>
              <w:instrText xml:space="preserve"> PAGEREF _Toc222754674 \h </w:instrText>
            </w:r>
            <w:r>
              <w:rPr>
                <w:noProof/>
                <w:webHidden/>
              </w:rPr>
            </w:r>
            <w:r>
              <w:rPr>
                <w:noProof/>
                <w:webHidden/>
              </w:rPr>
              <w:fldChar w:fldCharType="separate"/>
            </w:r>
            <w:r>
              <w:rPr>
                <w:noProof/>
                <w:webHidden/>
              </w:rPr>
              <w:t>111</w:t>
            </w:r>
            <w:r>
              <w:rPr>
                <w:noProof/>
                <w:webHidden/>
              </w:rPr>
              <w:fldChar w:fldCharType="end"/>
            </w:r>
          </w:hyperlink>
        </w:p>
        <w:p w14:paraId="6DEADAAB" w14:textId="0D908ACC" w:rsidR="00EC2BBD" w:rsidRDefault="00EC2BBD">
          <w:pPr>
            <w:pStyle w:val="TOC3"/>
            <w:rPr>
              <w:ins w:id="140" w:author="Megan Ash" w:date="2026-02-23T15:55:00Z" w16du:dateUtc="2026-02-23T20:55:00Z"/>
              <w:rFonts w:asciiTheme="minorHAnsi" w:hAnsiTheme="minorHAnsi"/>
              <w:noProof/>
              <w:kern w:val="2"/>
              <w14:ligatures w14:val="standardContextual"/>
            </w:rPr>
          </w:pPr>
          <w:hyperlink w:anchor="_Toc222754675" w:history="1">
            <w:r w:rsidRPr="00F718E5">
              <w:rPr>
                <w:rStyle w:val="Hyperlink"/>
                <w:noProof/>
              </w:rPr>
              <w:t>8.16.2 Pay in Lieu of Notice for Indefinite Labor Contract</w:t>
            </w:r>
            <w:r>
              <w:rPr>
                <w:noProof/>
                <w:webHidden/>
              </w:rPr>
              <w:tab/>
            </w:r>
            <w:r>
              <w:rPr>
                <w:noProof/>
                <w:webHidden/>
              </w:rPr>
              <w:fldChar w:fldCharType="begin"/>
            </w:r>
            <w:r>
              <w:rPr>
                <w:noProof/>
                <w:webHidden/>
              </w:rPr>
              <w:instrText xml:space="preserve"> PAGEREF _Toc222754675 \h </w:instrText>
            </w:r>
            <w:r>
              <w:rPr>
                <w:noProof/>
                <w:webHidden/>
              </w:rPr>
            </w:r>
            <w:r>
              <w:rPr>
                <w:noProof/>
                <w:webHidden/>
              </w:rPr>
              <w:fldChar w:fldCharType="separate"/>
            </w:r>
            <w:r>
              <w:rPr>
                <w:noProof/>
                <w:webHidden/>
              </w:rPr>
              <w:t>112</w:t>
            </w:r>
            <w:r>
              <w:rPr>
                <w:noProof/>
                <w:webHidden/>
              </w:rPr>
              <w:fldChar w:fldCharType="end"/>
            </w:r>
          </w:hyperlink>
        </w:p>
        <w:p w14:paraId="65D3BE2A" w14:textId="38C553AC" w:rsidR="00EC2BBD" w:rsidRDefault="00EC2BBD">
          <w:pPr>
            <w:pStyle w:val="TOC2"/>
            <w:rPr>
              <w:ins w:id="141" w:author="Megan Ash" w:date="2026-02-23T15:55:00Z" w16du:dateUtc="2026-02-23T20:55:00Z"/>
              <w:rFonts w:asciiTheme="minorHAnsi" w:hAnsiTheme="minorHAnsi"/>
              <w:noProof/>
              <w:kern w:val="2"/>
              <w14:ligatures w14:val="standardContextual"/>
            </w:rPr>
          </w:pPr>
          <w:hyperlink w:anchor="_Toc222754676" w:history="1">
            <w:r w:rsidRPr="00F718E5">
              <w:rPr>
                <w:rStyle w:val="Hyperlink"/>
                <w:noProof/>
              </w:rPr>
              <w:t>8.17</w:t>
            </w:r>
            <w:r>
              <w:rPr>
                <w:rFonts w:asciiTheme="minorHAnsi" w:hAnsiTheme="minorHAnsi"/>
                <w:noProof/>
                <w:kern w:val="2"/>
                <w14:ligatures w14:val="standardContextual"/>
              </w:rPr>
              <w:tab/>
            </w:r>
            <w:r w:rsidRPr="00F718E5">
              <w:rPr>
                <w:rStyle w:val="Hyperlink"/>
                <w:noProof/>
              </w:rPr>
              <w:t>Severance</w:t>
            </w:r>
            <w:r>
              <w:rPr>
                <w:noProof/>
                <w:webHidden/>
              </w:rPr>
              <w:tab/>
            </w:r>
            <w:r>
              <w:rPr>
                <w:noProof/>
                <w:webHidden/>
              </w:rPr>
              <w:fldChar w:fldCharType="begin"/>
            </w:r>
            <w:r>
              <w:rPr>
                <w:noProof/>
                <w:webHidden/>
              </w:rPr>
              <w:instrText xml:space="preserve"> PAGEREF _Toc222754676 \h </w:instrText>
            </w:r>
            <w:r>
              <w:rPr>
                <w:noProof/>
                <w:webHidden/>
              </w:rPr>
            </w:r>
            <w:r>
              <w:rPr>
                <w:noProof/>
                <w:webHidden/>
              </w:rPr>
              <w:fldChar w:fldCharType="separate"/>
            </w:r>
            <w:r>
              <w:rPr>
                <w:noProof/>
                <w:webHidden/>
              </w:rPr>
              <w:t>112</w:t>
            </w:r>
            <w:r>
              <w:rPr>
                <w:noProof/>
                <w:webHidden/>
              </w:rPr>
              <w:fldChar w:fldCharType="end"/>
            </w:r>
          </w:hyperlink>
        </w:p>
        <w:p w14:paraId="07334EC4" w14:textId="629AC6E0" w:rsidR="00EC2BBD" w:rsidRDefault="00EC2BBD">
          <w:pPr>
            <w:pStyle w:val="TOC2"/>
            <w:rPr>
              <w:ins w:id="142" w:author="Megan Ash" w:date="2026-02-23T15:55:00Z" w16du:dateUtc="2026-02-23T20:55:00Z"/>
              <w:rFonts w:asciiTheme="minorHAnsi" w:hAnsiTheme="minorHAnsi"/>
              <w:noProof/>
              <w:kern w:val="2"/>
              <w14:ligatures w14:val="standardContextual"/>
            </w:rPr>
          </w:pPr>
          <w:hyperlink w:anchor="_Toc222754677" w:history="1">
            <w:r w:rsidRPr="00F718E5">
              <w:rPr>
                <w:rStyle w:val="Hyperlink"/>
                <w:noProof/>
              </w:rPr>
              <w:t>8.18</w:t>
            </w:r>
            <w:r>
              <w:rPr>
                <w:rFonts w:asciiTheme="minorHAnsi" w:hAnsiTheme="minorHAnsi"/>
                <w:noProof/>
                <w:kern w:val="2"/>
                <w14:ligatures w14:val="standardContextual"/>
              </w:rPr>
              <w:tab/>
            </w:r>
            <w:r w:rsidRPr="00F718E5">
              <w:rPr>
                <w:rStyle w:val="Hyperlink"/>
                <w:noProof/>
              </w:rPr>
              <w:t>Record Keeping for Personnel</w:t>
            </w:r>
            <w:r>
              <w:rPr>
                <w:noProof/>
                <w:webHidden/>
              </w:rPr>
              <w:tab/>
            </w:r>
            <w:r>
              <w:rPr>
                <w:noProof/>
                <w:webHidden/>
              </w:rPr>
              <w:fldChar w:fldCharType="begin"/>
            </w:r>
            <w:r>
              <w:rPr>
                <w:noProof/>
                <w:webHidden/>
              </w:rPr>
              <w:instrText xml:space="preserve"> PAGEREF _Toc222754677 \h </w:instrText>
            </w:r>
            <w:r>
              <w:rPr>
                <w:noProof/>
                <w:webHidden/>
              </w:rPr>
            </w:r>
            <w:r>
              <w:rPr>
                <w:noProof/>
                <w:webHidden/>
              </w:rPr>
              <w:fldChar w:fldCharType="separate"/>
            </w:r>
            <w:r>
              <w:rPr>
                <w:noProof/>
                <w:webHidden/>
              </w:rPr>
              <w:t>114</w:t>
            </w:r>
            <w:r>
              <w:rPr>
                <w:noProof/>
                <w:webHidden/>
              </w:rPr>
              <w:fldChar w:fldCharType="end"/>
            </w:r>
          </w:hyperlink>
        </w:p>
        <w:p w14:paraId="56617232" w14:textId="48CC618C" w:rsidR="00EC2BBD" w:rsidRDefault="00EC2BBD">
          <w:pPr>
            <w:pStyle w:val="TOC3"/>
            <w:rPr>
              <w:ins w:id="143" w:author="Megan Ash" w:date="2026-02-23T15:55:00Z" w16du:dateUtc="2026-02-23T20:55:00Z"/>
              <w:rFonts w:asciiTheme="minorHAnsi" w:hAnsiTheme="minorHAnsi"/>
              <w:noProof/>
              <w:kern w:val="2"/>
              <w14:ligatures w14:val="standardContextual"/>
            </w:rPr>
          </w:pPr>
          <w:hyperlink w:anchor="_Toc222754678" w:history="1">
            <w:r w:rsidRPr="00F718E5">
              <w:rPr>
                <w:rStyle w:val="Hyperlink"/>
                <w:noProof/>
              </w:rPr>
              <w:t>8.18.1 Access to Personnel Records</w:t>
            </w:r>
            <w:r>
              <w:rPr>
                <w:noProof/>
                <w:webHidden/>
              </w:rPr>
              <w:tab/>
            </w:r>
            <w:r>
              <w:rPr>
                <w:noProof/>
                <w:webHidden/>
              </w:rPr>
              <w:fldChar w:fldCharType="begin"/>
            </w:r>
            <w:r>
              <w:rPr>
                <w:noProof/>
                <w:webHidden/>
              </w:rPr>
              <w:instrText xml:space="preserve"> PAGEREF _Toc222754678 \h </w:instrText>
            </w:r>
            <w:r>
              <w:rPr>
                <w:noProof/>
                <w:webHidden/>
              </w:rPr>
            </w:r>
            <w:r>
              <w:rPr>
                <w:noProof/>
                <w:webHidden/>
              </w:rPr>
              <w:fldChar w:fldCharType="separate"/>
            </w:r>
            <w:r>
              <w:rPr>
                <w:noProof/>
                <w:webHidden/>
              </w:rPr>
              <w:t>115</w:t>
            </w:r>
            <w:r>
              <w:rPr>
                <w:noProof/>
                <w:webHidden/>
              </w:rPr>
              <w:fldChar w:fldCharType="end"/>
            </w:r>
          </w:hyperlink>
        </w:p>
        <w:p w14:paraId="7366BC75" w14:textId="695A768A" w:rsidR="00EC2BBD" w:rsidRDefault="00EC2BBD">
          <w:pPr>
            <w:pStyle w:val="TOC1"/>
            <w:rPr>
              <w:ins w:id="144" w:author="Megan Ash" w:date="2026-02-23T15:55:00Z" w16du:dateUtc="2026-02-23T20:55:00Z"/>
              <w:rFonts w:asciiTheme="minorHAnsi" w:hAnsiTheme="minorHAnsi"/>
              <w:noProof/>
              <w:kern w:val="2"/>
              <w14:ligatures w14:val="standardContextual"/>
            </w:rPr>
          </w:pPr>
          <w:hyperlink w:anchor="_Toc222754679" w:history="1">
            <w:r w:rsidRPr="00F718E5">
              <w:rPr>
                <w:rStyle w:val="Hyperlink"/>
                <w:noProof/>
              </w:rPr>
              <w:t>9. Worktime, Workdays and Holidays</w:t>
            </w:r>
            <w:r>
              <w:rPr>
                <w:noProof/>
                <w:webHidden/>
              </w:rPr>
              <w:tab/>
            </w:r>
            <w:r>
              <w:rPr>
                <w:noProof/>
                <w:webHidden/>
              </w:rPr>
              <w:fldChar w:fldCharType="begin"/>
            </w:r>
            <w:r>
              <w:rPr>
                <w:noProof/>
                <w:webHidden/>
              </w:rPr>
              <w:instrText xml:space="preserve"> PAGEREF _Toc222754679 \h </w:instrText>
            </w:r>
            <w:r>
              <w:rPr>
                <w:noProof/>
                <w:webHidden/>
              </w:rPr>
            </w:r>
            <w:r>
              <w:rPr>
                <w:noProof/>
                <w:webHidden/>
              </w:rPr>
              <w:fldChar w:fldCharType="separate"/>
            </w:r>
            <w:r>
              <w:rPr>
                <w:noProof/>
                <w:webHidden/>
              </w:rPr>
              <w:t>115</w:t>
            </w:r>
            <w:r>
              <w:rPr>
                <w:noProof/>
                <w:webHidden/>
              </w:rPr>
              <w:fldChar w:fldCharType="end"/>
            </w:r>
          </w:hyperlink>
        </w:p>
        <w:p w14:paraId="4758BB9B" w14:textId="7E0736AC" w:rsidR="00EC2BBD" w:rsidRDefault="00EC2BBD">
          <w:pPr>
            <w:pStyle w:val="TOC2"/>
            <w:rPr>
              <w:ins w:id="145" w:author="Megan Ash" w:date="2026-02-23T15:55:00Z" w16du:dateUtc="2026-02-23T20:55:00Z"/>
              <w:rFonts w:asciiTheme="minorHAnsi" w:hAnsiTheme="minorHAnsi"/>
              <w:noProof/>
              <w:kern w:val="2"/>
              <w14:ligatures w14:val="standardContextual"/>
            </w:rPr>
          </w:pPr>
          <w:hyperlink w:anchor="_Toc222754681" w:history="1">
            <w:r w:rsidRPr="00F718E5">
              <w:rPr>
                <w:rStyle w:val="Hyperlink"/>
                <w:noProof/>
              </w:rPr>
              <w:t>9.1</w:t>
            </w:r>
            <w:r>
              <w:rPr>
                <w:rFonts w:asciiTheme="minorHAnsi" w:hAnsiTheme="minorHAnsi"/>
                <w:noProof/>
                <w:kern w:val="2"/>
                <w14:ligatures w14:val="standardContextual"/>
              </w:rPr>
              <w:tab/>
            </w:r>
            <w:r w:rsidRPr="00F718E5">
              <w:rPr>
                <w:rStyle w:val="Hyperlink"/>
                <w:noProof/>
              </w:rPr>
              <w:t>Normal Work Hours</w:t>
            </w:r>
            <w:r>
              <w:rPr>
                <w:noProof/>
                <w:webHidden/>
              </w:rPr>
              <w:tab/>
            </w:r>
            <w:r>
              <w:rPr>
                <w:noProof/>
                <w:webHidden/>
              </w:rPr>
              <w:fldChar w:fldCharType="begin"/>
            </w:r>
            <w:r>
              <w:rPr>
                <w:noProof/>
                <w:webHidden/>
              </w:rPr>
              <w:instrText xml:space="preserve"> PAGEREF _Toc222754681 \h </w:instrText>
            </w:r>
            <w:r>
              <w:rPr>
                <w:noProof/>
                <w:webHidden/>
              </w:rPr>
            </w:r>
            <w:r>
              <w:rPr>
                <w:noProof/>
                <w:webHidden/>
              </w:rPr>
              <w:fldChar w:fldCharType="separate"/>
            </w:r>
            <w:r>
              <w:rPr>
                <w:noProof/>
                <w:webHidden/>
              </w:rPr>
              <w:t>115</w:t>
            </w:r>
            <w:r>
              <w:rPr>
                <w:noProof/>
                <w:webHidden/>
              </w:rPr>
              <w:fldChar w:fldCharType="end"/>
            </w:r>
          </w:hyperlink>
        </w:p>
        <w:p w14:paraId="322200C0" w14:textId="4C33AE26" w:rsidR="00EC2BBD" w:rsidRDefault="00EC2BBD">
          <w:pPr>
            <w:pStyle w:val="TOC3"/>
            <w:rPr>
              <w:ins w:id="146" w:author="Megan Ash" w:date="2026-02-23T15:55:00Z" w16du:dateUtc="2026-02-23T20:55:00Z"/>
              <w:rFonts w:asciiTheme="minorHAnsi" w:hAnsiTheme="minorHAnsi"/>
              <w:noProof/>
              <w:kern w:val="2"/>
              <w14:ligatures w14:val="standardContextual"/>
            </w:rPr>
          </w:pPr>
          <w:hyperlink w:anchor="_Toc222754682" w:history="1">
            <w:r w:rsidRPr="00F718E5">
              <w:rPr>
                <w:rStyle w:val="Hyperlink"/>
                <w:noProof/>
              </w:rPr>
              <w:t>9.1.1 Communications Outside of Office Hours</w:t>
            </w:r>
            <w:r>
              <w:rPr>
                <w:noProof/>
                <w:webHidden/>
              </w:rPr>
              <w:tab/>
            </w:r>
            <w:r>
              <w:rPr>
                <w:noProof/>
                <w:webHidden/>
              </w:rPr>
              <w:fldChar w:fldCharType="begin"/>
            </w:r>
            <w:r>
              <w:rPr>
                <w:noProof/>
                <w:webHidden/>
              </w:rPr>
              <w:instrText xml:space="preserve"> PAGEREF _Toc222754682 \h </w:instrText>
            </w:r>
            <w:r>
              <w:rPr>
                <w:noProof/>
                <w:webHidden/>
              </w:rPr>
            </w:r>
            <w:r>
              <w:rPr>
                <w:noProof/>
                <w:webHidden/>
              </w:rPr>
              <w:fldChar w:fldCharType="separate"/>
            </w:r>
            <w:r>
              <w:rPr>
                <w:noProof/>
                <w:webHidden/>
              </w:rPr>
              <w:t>117</w:t>
            </w:r>
            <w:r>
              <w:rPr>
                <w:noProof/>
                <w:webHidden/>
              </w:rPr>
              <w:fldChar w:fldCharType="end"/>
            </w:r>
          </w:hyperlink>
        </w:p>
        <w:p w14:paraId="5D839E9D" w14:textId="7D6001B3" w:rsidR="00EC2BBD" w:rsidRDefault="00EC2BBD">
          <w:pPr>
            <w:pStyle w:val="TOC2"/>
            <w:rPr>
              <w:ins w:id="147" w:author="Megan Ash" w:date="2026-02-23T15:55:00Z" w16du:dateUtc="2026-02-23T20:55:00Z"/>
              <w:rFonts w:asciiTheme="minorHAnsi" w:hAnsiTheme="minorHAnsi"/>
              <w:noProof/>
              <w:kern w:val="2"/>
              <w14:ligatures w14:val="standardContextual"/>
            </w:rPr>
          </w:pPr>
          <w:hyperlink w:anchor="_Toc222754683" w:history="1">
            <w:r w:rsidRPr="00F718E5">
              <w:rPr>
                <w:rStyle w:val="Hyperlink"/>
                <w:noProof/>
              </w:rPr>
              <w:t>9.2</w:t>
            </w:r>
            <w:r>
              <w:rPr>
                <w:rFonts w:asciiTheme="minorHAnsi" w:hAnsiTheme="minorHAnsi"/>
                <w:noProof/>
                <w:kern w:val="2"/>
                <w14:ligatures w14:val="standardContextual"/>
              </w:rPr>
              <w:tab/>
            </w:r>
            <w:r w:rsidRPr="00F718E5">
              <w:rPr>
                <w:rStyle w:val="Hyperlink"/>
                <w:noProof/>
              </w:rPr>
              <w:t>Overtime and Limitations</w:t>
            </w:r>
            <w:r>
              <w:rPr>
                <w:noProof/>
                <w:webHidden/>
              </w:rPr>
              <w:tab/>
            </w:r>
            <w:r>
              <w:rPr>
                <w:noProof/>
                <w:webHidden/>
              </w:rPr>
              <w:fldChar w:fldCharType="begin"/>
            </w:r>
            <w:r>
              <w:rPr>
                <w:noProof/>
                <w:webHidden/>
              </w:rPr>
              <w:instrText xml:space="preserve"> PAGEREF _Toc222754683 \h </w:instrText>
            </w:r>
            <w:r>
              <w:rPr>
                <w:noProof/>
                <w:webHidden/>
              </w:rPr>
            </w:r>
            <w:r>
              <w:rPr>
                <w:noProof/>
                <w:webHidden/>
              </w:rPr>
              <w:fldChar w:fldCharType="separate"/>
            </w:r>
            <w:r>
              <w:rPr>
                <w:noProof/>
                <w:webHidden/>
              </w:rPr>
              <w:t>117</w:t>
            </w:r>
            <w:r>
              <w:rPr>
                <w:noProof/>
                <w:webHidden/>
              </w:rPr>
              <w:fldChar w:fldCharType="end"/>
            </w:r>
          </w:hyperlink>
        </w:p>
        <w:p w14:paraId="1D68D736" w14:textId="7100248F" w:rsidR="00EC2BBD" w:rsidRDefault="00EC2BBD">
          <w:pPr>
            <w:pStyle w:val="TOC2"/>
            <w:rPr>
              <w:ins w:id="148" w:author="Megan Ash" w:date="2026-02-23T15:55:00Z" w16du:dateUtc="2026-02-23T20:55:00Z"/>
              <w:rFonts w:asciiTheme="minorHAnsi" w:hAnsiTheme="minorHAnsi"/>
              <w:noProof/>
              <w:kern w:val="2"/>
              <w14:ligatures w14:val="standardContextual"/>
            </w:rPr>
          </w:pPr>
          <w:hyperlink w:anchor="_Toc222754686" w:history="1">
            <w:r w:rsidRPr="00F718E5">
              <w:rPr>
                <w:rStyle w:val="Hyperlink"/>
                <w:noProof/>
              </w:rPr>
              <w:t>9.3</w:t>
            </w:r>
            <w:r>
              <w:rPr>
                <w:rFonts w:asciiTheme="minorHAnsi" w:hAnsiTheme="minorHAnsi"/>
                <w:noProof/>
                <w:kern w:val="2"/>
                <w14:ligatures w14:val="standardContextual"/>
              </w:rPr>
              <w:tab/>
            </w:r>
            <w:r w:rsidRPr="00F718E5">
              <w:rPr>
                <w:rStyle w:val="Hyperlink"/>
                <w:noProof/>
              </w:rPr>
              <w:t>Rest and Break Time</w:t>
            </w:r>
            <w:r>
              <w:rPr>
                <w:noProof/>
                <w:webHidden/>
              </w:rPr>
              <w:tab/>
            </w:r>
            <w:r>
              <w:rPr>
                <w:noProof/>
                <w:webHidden/>
              </w:rPr>
              <w:fldChar w:fldCharType="begin"/>
            </w:r>
            <w:r>
              <w:rPr>
                <w:noProof/>
                <w:webHidden/>
              </w:rPr>
              <w:instrText xml:space="preserve"> PAGEREF _Toc222754686 \h </w:instrText>
            </w:r>
            <w:r>
              <w:rPr>
                <w:noProof/>
                <w:webHidden/>
              </w:rPr>
            </w:r>
            <w:r>
              <w:rPr>
                <w:noProof/>
                <w:webHidden/>
              </w:rPr>
              <w:fldChar w:fldCharType="separate"/>
            </w:r>
            <w:r>
              <w:rPr>
                <w:noProof/>
                <w:webHidden/>
              </w:rPr>
              <w:t>118</w:t>
            </w:r>
            <w:r>
              <w:rPr>
                <w:noProof/>
                <w:webHidden/>
              </w:rPr>
              <w:fldChar w:fldCharType="end"/>
            </w:r>
          </w:hyperlink>
        </w:p>
        <w:p w14:paraId="5A14F4DA" w14:textId="406E1CF3" w:rsidR="00EC2BBD" w:rsidRDefault="00EC2BBD">
          <w:pPr>
            <w:pStyle w:val="TOC2"/>
            <w:rPr>
              <w:ins w:id="149" w:author="Megan Ash" w:date="2026-02-23T15:55:00Z" w16du:dateUtc="2026-02-23T20:55:00Z"/>
              <w:rFonts w:asciiTheme="minorHAnsi" w:hAnsiTheme="minorHAnsi"/>
              <w:noProof/>
              <w:kern w:val="2"/>
              <w14:ligatures w14:val="standardContextual"/>
            </w:rPr>
          </w:pPr>
          <w:hyperlink w:anchor="_Toc222754687" w:history="1">
            <w:r w:rsidRPr="00F718E5">
              <w:rPr>
                <w:rStyle w:val="Hyperlink"/>
                <w:noProof/>
              </w:rPr>
              <w:t>9.4</w:t>
            </w:r>
            <w:r>
              <w:rPr>
                <w:rFonts w:asciiTheme="minorHAnsi" w:hAnsiTheme="minorHAnsi"/>
                <w:noProof/>
                <w:kern w:val="2"/>
                <w14:ligatures w14:val="standardContextual"/>
              </w:rPr>
              <w:tab/>
            </w:r>
            <w:r w:rsidRPr="00F718E5">
              <w:rPr>
                <w:rStyle w:val="Hyperlink"/>
                <w:noProof/>
              </w:rPr>
              <w:t>Lactation Breaks</w:t>
            </w:r>
            <w:r>
              <w:rPr>
                <w:noProof/>
                <w:webHidden/>
              </w:rPr>
              <w:tab/>
            </w:r>
            <w:r>
              <w:rPr>
                <w:noProof/>
                <w:webHidden/>
              </w:rPr>
              <w:fldChar w:fldCharType="begin"/>
            </w:r>
            <w:r>
              <w:rPr>
                <w:noProof/>
                <w:webHidden/>
              </w:rPr>
              <w:instrText xml:space="preserve"> PAGEREF _Toc222754687 \h </w:instrText>
            </w:r>
            <w:r>
              <w:rPr>
                <w:noProof/>
                <w:webHidden/>
              </w:rPr>
            </w:r>
            <w:r>
              <w:rPr>
                <w:noProof/>
                <w:webHidden/>
              </w:rPr>
              <w:fldChar w:fldCharType="separate"/>
            </w:r>
            <w:r>
              <w:rPr>
                <w:noProof/>
                <w:webHidden/>
              </w:rPr>
              <w:t>118</w:t>
            </w:r>
            <w:r>
              <w:rPr>
                <w:noProof/>
                <w:webHidden/>
              </w:rPr>
              <w:fldChar w:fldCharType="end"/>
            </w:r>
          </w:hyperlink>
        </w:p>
        <w:p w14:paraId="71023EE9" w14:textId="11AA9B03" w:rsidR="00EC2BBD" w:rsidRDefault="00EC2BBD">
          <w:pPr>
            <w:pStyle w:val="TOC2"/>
            <w:rPr>
              <w:ins w:id="150" w:author="Megan Ash" w:date="2026-02-23T15:55:00Z" w16du:dateUtc="2026-02-23T20:55:00Z"/>
              <w:rFonts w:asciiTheme="minorHAnsi" w:hAnsiTheme="minorHAnsi"/>
              <w:noProof/>
              <w:kern w:val="2"/>
              <w14:ligatures w14:val="standardContextual"/>
            </w:rPr>
          </w:pPr>
          <w:hyperlink w:anchor="_Toc222754688" w:history="1">
            <w:r w:rsidRPr="00F718E5">
              <w:rPr>
                <w:rStyle w:val="Hyperlink"/>
                <w:noProof/>
              </w:rPr>
              <w:t>9.5</w:t>
            </w:r>
            <w:r>
              <w:rPr>
                <w:rFonts w:asciiTheme="minorHAnsi" w:hAnsiTheme="minorHAnsi"/>
                <w:noProof/>
                <w:kern w:val="2"/>
                <w14:ligatures w14:val="standardContextual"/>
              </w:rPr>
              <w:tab/>
            </w:r>
            <w:r w:rsidRPr="00F718E5">
              <w:rPr>
                <w:rStyle w:val="Hyperlink"/>
                <w:noProof/>
              </w:rPr>
              <w:t>Weekly Rest Day</w:t>
            </w:r>
            <w:r>
              <w:rPr>
                <w:noProof/>
                <w:webHidden/>
              </w:rPr>
              <w:tab/>
            </w:r>
            <w:r>
              <w:rPr>
                <w:noProof/>
                <w:webHidden/>
              </w:rPr>
              <w:fldChar w:fldCharType="begin"/>
            </w:r>
            <w:r>
              <w:rPr>
                <w:noProof/>
                <w:webHidden/>
              </w:rPr>
              <w:instrText xml:space="preserve"> PAGEREF _Toc222754688 \h </w:instrText>
            </w:r>
            <w:r>
              <w:rPr>
                <w:noProof/>
                <w:webHidden/>
              </w:rPr>
            </w:r>
            <w:r>
              <w:rPr>
                <w:noProof/>
                <w:webHidden/>
              </w:rPr>
              <w:fldChar w:fldCharType="separate"/>
            </w:r>
            <w:r>
              <w:rPr>
                <w:noProof/>
                <w:webHidden/>
              </w:rPr>
              <w:t>119</w:t>
            </w:r>
            <w:r>
              <w:rPr>
                <w:noProof/>
                <w:webHidden/>
              </w:rPr>
              <w:fldChar w:fldCharType="end"/>
            </w:r>
          </w:hyperlink>
        </w:p>
        <w:p w14:paraId="7E346A2D" w14:textId="5D0F54E7" w:rsidR="00EC2BBD" w:rsidRDefault="00EC2BBD">
          <w:pPr>
            <w:pStyle w:val="TOC2"/>
            <w:rPr>
              <w:ins w:id="151" w:author="Megan Ash" w:date="2026-02-23T15:55:00Z" w16du:dateUtc="2026-02-23T20:55:00Z"/>
              <w:rFonts w:asciiTheme="minorHAnsi" w:hAnsiTheme="minorHAnsi"/>
              <w:noProof/>
              <w:kern w:val="2"/>
              <w14:ligatures w14:val="standardContextual"/>
            </w:rPr>
          </w:pPr>
          <w:hyperlink w:anchor="_Toc222754689" w:history="1">
            <w:r w:rsidRPr="00F718E5">
              <w:rPr>
                <w:rStyle w:val="Hyperlink"/>
                <w:noProof/>
              </w:rPr>
              <w:t>9.6</w:t>
            </w:r>
            <w:r>
              <w:rPr>
                <w:rFonts w:asciiTheme="minorHAnsi" w:hAnsiTheme="minorHAnsi"/>
                <w:noProof/>
                <w:kern w:val="2"/>
                <w14:ligatures w14:val="standardContextual"/>
              </w:rPr>
              <w:tab/>
            </w:r>
            <w:r w:rsidRPr="00F718E5">
              <w:rPr>
                <w:rStyle w:val="Hyperlink"/>
                <w:noProof/>
              </w:rPr>
              <w:t>Holidays</w:t>
            </w:r>
            <w:r>
              <w:rPr>
                <w:noProof/>
                <w:webHidden/>
              </w:rPr>
              <w:tab/>
            </w:r>
            <w:r>
              <w:rPr>
                <w:noProof/>
                <w:webHidden/>
              </w:rPr>
              <w:fldChar w:fldCharType="begin"/>
            </w:r>
            <w:r>
              <w:rPr>
                <w:noProof/>
                <w:webHidden/>
              </w:rPr>
              <w:instrText xml:space="preserve"> PAGEREF _Toc222754689 \h </w:instrText>
            </w:r>
            <w:r>
              <w:rPr>
                <w:noProof/>
                <w:webHidden/>
              </w:rPr>
            </w:r>
            <w:r>
              <w:rPr>
                <w:noProof/>
                <w:webHidden/>
              </w:rPr>
              <w:fldChar w:fldCharType="separate"/>
            </w:r>
            <w:r>
              <w:rPr>
                <w:noProof/>
                <w:webHidden/>
              </w:rPr>
              <w:t>119</w:t>
            </w:r>
            <w:r>
              <w:rPr>
                <w:noProof/>
                <w:webHidden/>
              </w:rPr>
              <w:fldChar w:fldCharType="end"/>
            </w:r>
          </w:hyperlink>
        </w:p>
        <w:p w14:paraId="3BDA322A" w14:textId="191005C2" w:rsidR="00EC2BBD" w:rsidRDefault="00EC2BBD">
          <w:pPr>
            <w:pStyle w:val="TOC3"/>
            <w:rPr>
              <w:ins w:id="152" w:author="Megan Ash" w:date="2026-02-23T15:55:00Z" w16du:dateUtc="2026-02-23T20:55:00Z"/>
              <w:rFonts w:asciiTheme="minorHAnsi" w:hAnsiTheme="minorHAnsi"/>
              <w:noProof/>
              <w:kern w:val="2"/>
              <w14:ligatures w14:val="standardContextual"/>
            </w:rPr>
          </w:pPr>
          <w:hyperlink w:anchor="_Toc222754690" w:history="1">
            <w:r w:rsidRPr="00F718E5">
              <w:rPr>
                <w:rStyle w:val="Hyperlink"/>
                <w:noProof/>
              </w:rPr>
              <w:t>9.6.1 Floating Holidays</w:t>
            </w:r>
            <w:r>
              <w:rPr>
                <w:noProof/>
                <w:webHidden/>
              </w:rPr>
              <w:tab/>
            </w:r>
            <w:r>
              <w:rPr>
                <w:noProof/>
                <w:webHidden/>
              </w:rPr>
              <w:fldChar w:fldCharType="begin"/>
            </w:r>
            <w:r>
              <w:rPr>
                <w:noProof/>
                <w:webHidden/>
              </w:rPr>
              <w:instrText xml:space="preserve"> PAGEREF _Toc222754690 \h </w:instrText>
            </w:r>
            <w:r>
              <w:rPr>
                <w:noProof/>
                <w:webHidden/>
              </w:rPr>
            </w:r>
            <w:r>
              <w:rPr>
                <w:noProof/>
                <w:webHidden/>
              </w:rPr>
              <w:fldChar w:fldCharType="separate"/>
            </w:r>
            <w:r>
              <w:rPr>
                <w:noProof/>
                <w:webHidden/>
              </w:rPr>
              <w:t>120</w:t>
            </w:r>
            <w:r>
              <w:rPr>
                <w:noProof/>
                <w:webHidden/>
              </w:rPr>
              <w:fldChar w:fldCharType="end"/>
            </w:r>
          </w:hyperlink>
        </w:p>
        <w:p w14:paraId="3CC34BCD" w14:textId="6A81AD8F" w:rsidR="00EC2BBD" w:rsidRDefault="00EC2BBD">
          <w:pPr>
            <w:pStyle w:val="TOC2"/>
            <w:rPr>
              <w:ins w:id="153" w:author="Megan Ash" w:date="2026-02-23T15:55:00Z" w16du:dateUtc="2026-02-23T20:55:00Z"/>
              <w:rFonts w:asciiTheme="minorHAnsi" w:hAnsiTheme="minorHAnsi"/>
              <w:noProof/>
              <w:kern w:val="2"/>
              <w14:ligatures w14:val="standardContextual"/>
            </w:rPr>
          </w:pPr>
          <w:hyperlink w:anchor="_Toc222754691" w:history="1">
            <w:r w:rsidRPr="00F718E5">
              <w:rPr>
                <w:rStyle w:val="Hyperlink"/>
                <w:noProof/>
              </w:rPr>
              <w:t>9.7</w:t>
            </w:r>
            <w:r>
              <w:rPr>
                <w:rFonts w:asciiTheme="minorHAnsi" w:hAnsiTheme="minorHAnsi"/>
                <w:noProof/>
                <w:kern w:val="2"/>
                <w14:ligatures w14:val="standardContextual"/>
              </w:rPr>
              <w:tab/>
            </w:r>
            <w:r w:rsidRPr="00F718E5">
              <w:rPr>
                <w:rStyle w:val="Hyperlink"/>
                <w:noProof/>
              </w:rPr>
              <w:t>Compensatory Time</w:t>
            </w:r>
            <w:r>
              <w:rPr>
                <w:noProof/>
                <w:webHidden/>
              </w:rPr>
              <w:tab/>
            </w:r>
            <w:r>
              <w:rPr>
                <w:noProof/>
                <w:webHidden/>
              </w:rPr>
              <w:fldChar w:fldCharType="begin"/>
            </w:r>
            <w:r>
              <w:rPr>
                <w:noProof/>
                <w:webHidden/>
              </w:rPr>
              <w:instrText xml:space="preserve"> PAGEREF _Toc222754691 \h </w:instrText>
            </w:r>
            <w:r>
              <w:rPr>
                <w:noProof/>
                <w:webHidden/>
              </w:rPr>
            </w:r>
            <w:r>
              <w:rPr>
                <w:noProof/>
                <w:webHidden/>
              </w:rPr>
              <w:fldChar w:fldCharType="separate"/>
            </w:r>
            <w:r>
              <w:rPr>
                <w:noProof/>
                <w:webHidden/>
              </w:rPr>
              <w:t>121</w:t>
            </w:r>
            <w:r>
              <w:rPr>
                <w:noProof/>
                <w:webHidden/>
              </w:rPr>
              <w:fldChar w:fldCharType="end"/>
            </w:r>
          </w:hyperlink>
        </w:p>
        <w:p w14:paraId="2B3FC972" w14:textId="7F113BC3" w:rsidR="00EC2BBD" w:rsidRDefault="00EC2BBD">
          <w:pPr>
            <w:pStyle w:val="TOC1"/>
            <w:rPr>
              <w:ins w:id="154" w:author="Megan Ash" w:date="2026-02-23T15:55:00Z" w16du:dateUtc="2026-02-23T20:55:00Z"/>
              <w:rFonts w:asciiTheme="minorHAnsi" w:hAnsiTheme="minorHAnsi"/>
              <w:noProof/>
              <w:kern w:val="2"/>
              <w14:ligatures w14:val="standardContextual"/>
            </w:rPr>
          </w:pPr>
          <w:hyperlink w:anchor="_Toc222754692" w:history="1">
            <w:r w:rsidRPr="00F718E5">
              <w:rPr>
                <w:rStyle w:val="Hyperlink"/>
                <w:noProof/>
              </w:rPr>
              <w:t>10. Wages and Social Benefits</w:t>
            </w:r>
            <w:r>
              <w:rPr>
                <w:noProof/>
                <w:webHidden/>
              </w:rPr>
              <w:tab/>
            </w:r>
            <w:r>
              <w:rPr>
                <w:noProof/>
                <w:webHidden/>
              </w:rPr>
              <w:fldChar w:fldCharType="begin"/>
            </w:r>
            <w:r>
              <w:rPr>
                <w:noProof/>
                <w:webHidden/>
              </w:rPr>
              <w:instrText xml:space="preserve"> PAGEREF _Toc222754692 \h </w:instrText>
            </w:r>
            <w:r>
              <w:rPr>
                <w:noProof/>
                <w:webHidden/>
              </w:rPr>
            </w:r>
            <w:r>
              <w:rPr>
                <w:noProof/>
                <w:webHidden/>
              </w:rPr>
              <w:fldChar w:fldCharType="separate"/>
            </w:r>
            <w:r>
              <w:rPr>
                <w:noProof/>
                <w:webHidden/>
              </w:rPr>
              <w:t>123</w:t>
            </w:r>
            <w:r>
              <w:rPr>
                <w:noProof/>
                <w:webHidden/>
              </w:rPr>
              <w:fldChar w:fldCharType="end"/>
            </w:r>
          </w:hyperlink>
        </w:p>
        <w:p w14:paraId="491FE950" w14:textId="41CBCA54" w:rsidR="00EC2BBD" w:rsidRDefault="00EC2BBD">
          <w:pPr>
            <w:pStyle w:val="TOC2"/>
            <w:rPr>
              <w:ins w:id="155" w:author="Megan Ash" w:date="2026-02-23T15:55:00Z" w16du:dateUtc="2026-02-23T20:55:00Z"/>
              <w:rFonts w:asciiTheme="minorHAnsi" w:hAnsiTheme="minorHAnsi"/>
              <w:noProof/>
              <w:kern w:val="2"/>
              <w14:ligatures w14:val="standardContextual"/>
            </w:rPr>
          </w:pPr>
          <w:hyperlink w:anchor="_Toc222754694" w:history="1">
            <w:r w:rsidRPr="00F718E5">
              <w:rPr>
                <w:rStyle w:val="Hyperlink"/>
                <w:noProof/>
              </w:rPr>
              <w:t>10.1</w:t>
            </w:r>
            <w:r>
              <w:rPr>
                <w:rFonts w:asciiTheme="minorHAnsi" w:hAnsiTheme="minorHAnsi"/>
                <w:noProof/>
                <w:kern w:val="2"/>
                <w14:ligatures w14:val="standardContextual"/>
              </w:rPr>
              <w:tab/>
            </w:r>
            <w:r w:rsidRPr="00F718E5">
              <w:rPr>
                <w:rStyle w:val="Hyperlink"/>
                <w:noProof/>
              </w:rPr>
              <w:t>Wages</w:t>
            </w:r>
            <w:r>
              <w:rPr>
                <w:noProof/>
                <w:webHidden/>
              </w:rPr>
              <w:tab/>
            </w:r>
            <w:r>
              <w:rPr>
                <w:noProof/>
                <w:webHidden/>
              </w:rPr>
              <w:fldChar w:fldCharType="begin"/>
            </w:r>
            <w:r>
              <w:rPr>
                <w:noProof/>
                <w:webHidden/>
              </w:rPr>
              <w:instrText xml:space="preserve"> PAGEREF _Toc222754694 \h </w:instrText>
            </w:r>
            <w:r>
              <w:rPr>
                <w:noProof/>
                <w:webHidden/>
              </w:rPr>
            </w:r>
            <w:r>
              <w:rPr>
                <w:noProof/>
                <w:webHidden/>
              </w:rPr>
              <w:fldChar w:fldCharType="separate"/>
            </w:r>
            <w:r>
              <w:rPr>
                <w:noProof/>
                <w:webHidden/>
              </w:rPr>
              <w:t>123</w:t>
            </w:r>
            <w:r>
              <w:rPr>
                <w:noProof/>
                <w:webHidden/>
              </w:rPr>
              <w:fldChar w:fldCharType="end"/>
            </w:r>
          </w:hyperlink>
        </w:p>
        <w:p w14:paraId="6846862A" w14:textId="0E9FCD46" w:rsidR="00EC2BBD" w:rsidRDefault="00EC2BBD">
          <w:pPr>
            <w:pStyle w:val="TOC2"/>
            <w:rPr>
              <w:ins w:id="156" w:author="Megan Ash" w:date="2026-02-23T15:55:00Z" w16du:dateUtc="2026-02-23T20:55:00Z"/>
              <w:rFonts w:asciiTheme="minorHAnsi" w:hAnsiTheme="minorHAnsi"/>
              <w:noProof/>
              <w:kern w:val="2"/>
              <w14:ligatures w14:val="standardContextual"/>
            </w:rPr>
          </w:pPr>
          <w:hyperlink w:anchor="_Toc222754695" w:history="1">
            <w:r w:rsidRPr="00F718E5">
              <w:rPr>
                <w:rStyle w:val="Hyperlink"/>
                <w:noProof/>
              </w:rPr>
              <w:t>10.2</w:t>
            </w:r>
            <w:r>
              <w:rPr>
                <w:rFonts w:asciiTheme="minorHAnsi" w:hAnsiTheme="minorHAnsi"/>
                <w:noProof/>
                <w:kern w:val="2"/>
                <w14:ligatures w14:val="standardContextual"/>
              </w:rPr>
              <w:tab/>
            </w:r>
            <w:r w:rsidRPr="00F718E5">
              <w:rPr>
                <w:rStyle w:val="Hyperlink"/>
                <w:noProof/>
              </w:rPr>
              <w:t>Wage &amp; Leave Advances</w:t>
            </w:r>
            <w:r>
              <w:rPr>
                <w:noProof/>
                <w:webHidden/>
              </w:rPr>
              <w:tab/>
            </w:r>
            <w:r>
              <w:rPr>
                <w:noProof/>
                <w:webHidden/>
              </w:rPr>
              <w:fldChar w:fldCharType="begin"/>
            </w:r>
            <w:r>
              <w:rPr>
                <w:noProof/>
                <w:webHidden/>
              </w:rPr>
              <w:instrText xml:space="preserve"> PAGEREF _Toc222754695 \h </w:instrText>
            </w:r>
            <w:r>
              <w:rPr>
                <w:noProof/>
                <w:webHidden/>
              </w:rPr>
            </w:r>
            <w:r>
              <w:rPr>
                <w:noProof/>
                <w:webHidden/>
              </w:rPr>
              <w:fldChar w:fldCharType="separate"/>
            </w:r>
            <w:r>
              <w:rPr>
                <w:noProof/>
                <w:webHidden/>
              </w:rPr>
              <w:t>124</w:t>
            </w:r>
            <w:r>
              <w:rPr>
                <w:noProof/>
                <w:webHidden/>
              </w:rPr>
              <w:fldChar w:fldCharType="end"/>
            </w:r>
          </w:hyperlink>
        </w:p>
        <w:p w14:paraId="7495ECDF" w14:textId="4F58BAC0" w:rsidR="00EC2BBD" w:rsidRDefault="00EC2BBD">
          <w:pPr>
            <w:pStyle w:val="TOC2"/>
            <w:rPr>
              <w:ins w:id="157" w:author="Megan Ash" w:date="2026-02-23T15:55:00Z" w16du:dateUtc="2026-02-23T20:55:00Z"/>
              <w:rFonts w:asciiTheme="minorHAnsi" w:hAnsiTheme="minorHAnsi"/>
              <w:noProof/>
              <w:kern w:val="2"/>
              <w14:ligatures w14:val="standardContextual"/>
            </w:rPr>
          </w:pPr>
          <w:hyperlink w:anchor="_Toc222754696" w:history="1">
            <w:r w:rsidRPr="00F718E5">
              <w:rPr>
                <w:rStyle w:val="Hyperlink"/>
                <w:noProof/>
              </w:rPr>
              <w:t>10.3</w:t>
            </w:r>
            <w:r>
              <w:rPr>
                <w:rFonts w:asciiTheme="minorHAnsi" w:hAnsiTheme="minorHAnsi"/>
                <w:noProof/>
                <w:kern w:val="2"/>
                <w14:ligatures w14:val="standardContextual"/>
              </w:rPr>
              <w:tab/>
            </w:r>
            <w:r w:rsidRPr="00F718E5">
              <w:rPr>
                <w:rStyle w:val="Hyperlink"/>
                <w:noProof/>
              </w:rPr>
              <w:t>Timekeeping</w:t>
            </w:r>
            <w:r>
              <w:rPr>
                <w:noProof/>
                <w:webHidden/>
              </w:rPr>
              <w:tab/>
            </w:r>
            <w:r>
              <w:rPr>
                <w:noProof/>
                <w:webHidden/>
              </w:rPr>
              <w:fldChar w:fldCharType="begin"/>
            </w:r>
            <w:r>
              <w:rPr>
                <w:noProof/>
                <w:webHidden/>
              </w:rPr>
              <w:instrText xml:space="preserve"> PAGEREF _Toc222754696 \h </w:instrText>
            </w:r>
            <w:r>
              <w:rPr>
                <w:noProof/>
                <w:webHidden/>
              </w:rPr>
            </w:r>
            <w:r>
              <w:rPr>
                <w:noProof/>
                <w:webHidden/>
              </w:rPr>
              <w:fldChar w:fldCharType="separate"/>
            </w:r>
            <w:r>
              <w:rPr>
                <w:noProof/>
                <w:webHidden/>
              </w:rPr>
              <w:t>124</w:t>
            </w:r>
            <w:r>
              <w:rPr>
                <w:noProof/>
                <w:webHidden/>
              </w:rPr>
              <w:fldChar w:fldCharType="end"/>
            </w:r>
          </w:hyperlink>
        </w:p>
        <w:p w14:paraId="36AD0B44" w14:textId="3C39CF9F" w:rsidR="00EC2BBD" w:rsidRDefault="00EC2BBD">
          <w:pPr>
            <w:pStyle w:val="TOC3"/>
            <w:rPr>
              <w:ins w:id="158" w:author="Megan Ash" w:date="2026-02-23T15:55:00Z" w16du:dateUtc="2026-02-23T20:55:00Z"/>
              <w:rFonts w:asciiTheme="minorHAnsi" w:hAnsiTheme="minorHAnsi"/>
              <w:noProof/>
              <w:kern w:val="2"/>
              <w14:ligatures w14:val="standardContextual"/>
            </w:rPr>
          </w:pPr>
          <w:hyperlink w:anchor="_Toc222754697" w:history="1">
            <w:r w:rsidRPr="00F718E5">
              <w:rPr>
                <w:rStyle w:val="Hyperlink"/>
                <w:noProof/>
              </w:rPr>
              <w:t>10.3.1 Completion and Submission of Timesheet</w:t>
            </w:r>
            <w:r>
              <w:rPr>
                <w:noProof/>
                <w:webHidden/>
              </w:rPr>
              <w:tab/>
            </w:r>
            <w:r>
              <w:rPr>
                <w:noProof/>
                <w:webHidden/>
              </w:rPr>
              <w:fldChar w:fldCharType="begin"/>
            </w:r>
            <w:r>
              <w:rPr>
                <w:noProof/>
                <w:webHidden/>
              </w:rPr>
              <w:instrText xml:space="preserve"> PAGEREF _Toc222754697 \h </w:instrText>
            </w:r>
            <w:r>
              <w:rPr>
                <w:noProof/>
                <w:webHidden/>
              </w:rPr>
            </w:r>
            <w:r>
              <w:rPr>
                <w:noProof/>
                <w:webHidden/>
              </w:rPr>
              <w:fldChar w:fldCharType="separate"/>
            </w:r>
            <w:r>
              <w:rPr>
                <w:noProof/>
                <w:webHidden/>
              </w:rPr>
              <w:t>124</w:t>
            </w:r>
            <w:r>
              <w:rPr>
                <w:noProof/>
                <w:webHidden/>
              </w:rPr>
              <w:fldChar w:fldCharType="end"/>
            </w:r>
          </w:hyperlink>
        </w:p>
        <w:p w14:paraId="27960B0B" w14:textId="5010B47D" w:rsidR="00EC2BBD" w:rsidRDefault="00EC2BBD">
          <w:pPr>
            <w:pStyle w:val="TOC3"/>
            <w:rPr>
              <w:ins w:id="159" w:author="Megan Ash" w:date="2026-02-23T15:55:00Z" w16du:dateUtc="2026-02-23T20:55:00Z"/>
              <w:rFonts w:asciiTheme="minorHAnsi" w:hAnsiTheme="minorHAnsi"/>
              <w:noProof/>
              <w:kern w:val="2"/>
              <w14:ligatures w14:val="standardContextual"/>
            </w:rPr>
          </w:pPr>
          <w:hyperlink w:anchor="_Toc222754698" w:history="1">
            <w:r w:rsidRPr="00F718E5">
              <w:rPr>
                <w:rStyle w:val="Hyperlink"/>
                <w:noProof/>
              </w:rPr>
              <w:t>10.3.2 Due Dates for Timesheets</w:t>
            </w:r>
            <w:r>
              <w:rPr>
                <w:noProof/>
                <w:webHidden/>
              </w:rPr>
              <w:tab/>
            </w:r>
            <w:r>
              <w:rPr>
                <w:noProof/>
                <w:webHidden/>
              </w:rPr>
              <w:fldChar w:fldCharType="begin"/>
            </w:r>
            <w:r>
              <w:rPr>
                <w:noProof/>
                <w:webHidden/>
              </w:rPr>
              <w:instrText xml:space="preserve"> PAGEREF _Toc222754698 \h </w:instrText>
            </w:r>
            <w:r>
              <w:rPr>
                <w:noProof/>
                <w:webHidden/>
              </w:rPr>
            </w:r>
            <w:r>
              <w:rPr>
                <w:noProof/>
                <w:webHidden/>
              </w:rPr>
              <w:fldChar w:fldCharType="separate"/>
            </w:r>
            <w:r>
              <w:rPr>
                <w:noProof/>
                <w:webHidden/>
              </w:rPr>
              <w:t>125</w:t>
            </w:r>
            <w:r>
              <w:rPr>
                <w:noProof/>
                <w:webHidden/>
              </w:rPr>
              <w:fldChar w:fldCharType="end"/>
            </w:r>
          </w:hyperlink>
        </w:p>
        <w:p w14:paraId="42326895" w14:textId="25A5E74B" w:rsidR="00EC2BBD" w:rsidRDefault="00EC2BBD">
          <w:pPr>
            <w:pStyle w:val="TOC3"/>
            <w:rPr>
              <w:ins w:id="160" w:author="Megan Ash" w:date="2026-02-23T15:55:00Z" w16du:dateUtc="2026-02-23T20:55:00Z"/>
              <w:rFonts w:asciiTheme="minorHAnsi" w:hAnsiTheme="minorHAnsi"/>
              <w:noProof/>
              <w:kern w:val="2"/>
              <w14:ligatures w14:val="standardContextual"/>
            </w:rPr>
          </w:pPr>
          <w:hyperlink w:anchor="_Toc222754699" w:history="1">
            <w:r w:rsidRPr="00F718E5">
              <w:rPr>
                <w:rStyle w:val="Hyperlink"/>
                <w:noProof/>
              </w:rPr>
              <w:t>10.3.3 Timesheet Responsibilities</w:t>
            </w:r>
            <w:r>
              <w:rPr>
                <w:noProof/>
                <w:webHidden/>
              </w:rPr>
              <w:tab/>
            </w:r>
            <w:r>
              <w:rPr>
                <w:noProof/>
                <w:webHidden/>
              </w:rPr>
              <w:fldChar w:fldCharType="begin"/>
            </w:r>
            <w:r>
              <w:rPr>
                <w:noProof/>
                <w:webHidden/>
              </w:rPr>
              <w:instrText xml:space="preserve"> PAGEREF _Toc222754699 \h </w:instrText>
            </w:r>
            <w:r>
              <w:rPr>
                <w:noProof/>
                <w:webHidden/>
              </w:rPr>
            </w:r>
            <w:r>
              <w:rPr>
                <w:noProof/>
                <w:webHidden/>
              </w:rPr>
              <w:fldChar w:fldCharType="separate"/>
            </w:r>
            <w:r>
              <w:rPr>
                <w:noProof/>
                <w:webHidden/>
              </w:rPr>
              <w:t>125</w:t>
            </w:r>
            <w:r>
              <w:rPr>
                <w:noProof/>
                <w:webHidden/>
              </w:rPr>
              <w:fldChar w:fldCharType="end"/>
            </w:r>
          </w:hyperlink>
        </w:p>
        <w:p w14:paraId="22E2EFD3" w14:textId="655EED55" w:rsidR="00EC2BBD" w:rsidRDefault="00EC2BBD">
          <w:pPr>
            <w:pStyle w:val="TOC2"/>
            <w:rPr>
              <w:ins w:id="161" w:author="Megan Ash" w:date="2026-02-23T15:55:00Z" w16du:dateUtc="2026-02-23T20:55:00Z"/>
              <w:rFonts w:asciiTheme="minorHAnsi" w:hAnsiTheme="minorHAnsi"/>
              <w:noProof/>
              <w:kern w:val="2"/>
              <w14:ligatures w14:val="standardContextual"/>
            </w:rPr>
          </w:pPr>
          <w:hyperlink w:anchor="_Toc222754700" w:history="1">
            <w:r w:rsidRPr="00F718E5">
              <w:rPr>
                <w:rStyle w:val="Hyperlink"/>
                <w:noProof/>
              </w:rPr>
              <w:t>10.4</w:t>
            </w:r>
            <w:r>
              <w:rPr>
                <w:rFonts w:asciiTheme="minorHAnsi" w:hAnsiTheme="minorHAnsi"/>
                <w:noProof/>
                <w:kern w:val="2"/>
                <w14:ligatures w14:val="standardContextual"/>
              </w:rPr>
              <w:tab/>
            </w:r>
            <w:r w:rsidRPr="00F718E5">
              <w:rPr>
                <w:rStyle w:val="Hyperlink"/>
                <w:noProof/>
              </w:rPr>
              <w:t>Pay Slips (Paystubs)</w:t>
            </w:r>
            <w:r>
              <w:rPr>
                <w:noProof/>
                <w:webHidden/>
              </w:rPr>
              <w:tab/>
            </w:r>
            <w:r>
              <w:rPr>
                <w:noProof/>
                <w:webHidden/>
              </w:rPr>
              <w:fldChar w:fldCharType="begin"/>
            </w:r>
            <w:r>
              <w:rPr>
                <w:noProof/>
                <w:webHidden/>
              </w:rPr>
              <w:instrText xml:space="preserve"> PAGEREF _Toc222754700 \h </w:instrText>
            </w:r>
            <w:r>
              <w:rPr>
                <w:noProof/>
                <w:webHidden/>
              </w:rPr>
            </w:r>
            <w:r>
              <w:rPr>
                <w:noProof/>
                <w:webHidden/>
              </w:rPr>
              <w:fldChar w:fldCharType="separate"/>
            </w:r>
            <w:r>
              <w:rPr>
                <w:noProof/>
                <w:webHidden/>
              </w:rPr>
              <w:t>125</w:t>
            </w:r>
            <w:r>
              <w:rPr>
                <w:noProof/>
                <w:webHidden/>
              </w:rPr>
              <w:fldChar w:fldCharType="end"/>
            </w:r>
          </w:hyperlink>
        </w:p>
        <w:p w14:paraId="7717475E" w14:textId="427D71E2" w:rsidR="00EC2BBD" w:rsidRDefault="00EC2BBD">
          <w:pPr>
            <w:pStyle w:val="TOC2"/>
            <w:rPr>
              <w:ins w:id="162" w:author="Megan Ash" w:date="2026-02-23T15:55:00Z" w16du:dateUtc="2026-02-23T20:55:00Z"/>
              <w:rFonts w:asciiTheme="minorHAnsi" w:hAnsiTheme="minorHAnsi"/>
              <w:noProof/>
              <w:kern w:val="2"/>
              <w14:ligatures w14:val="standardContextual"/>
            </w:rPr>
          </w:pPr>
          <w:hyperlink w:anchor="_Toc222754701" w:history="1">
            <w:r w:rsidRPr="00F718E5">
              <w:rPr>
                <w:rStyle w:val="Hyperlink"/>
                <w:noProof/>
              </w:rPr>
              <w:t>10.5</w:t>
            </w:r>
            <w:r>
              <w:rPr>
                <w:rFonts w:asciiTheme="minorHAnsi" w:hAnsiTheme="minorHAnsi"/>
                <w:noProof/>
                <w:kern w:val="2"/>
                <w14:ligatures w14:val="standardContextual"/>
              </w:rPr>
              <w:tab/>
            </w:r>
            <w:r w:rsidRPr="00F718E5">
              <w:rPr>
                <w:rStyle w:val="Hyperlink"/>
                <w:noProof/>
              </w:rPr>
              <w:t>Wage Deductions</w:t>
            </w:r>
            <w:r>
              <w:rPr>
                <w:noProof/>
                <w:webHidden/>
              </w:rPr>
              <w:tab/>
            </w:r>
            <w:r>
              <w:rPr>
                <w:noProof/>
                <w:webHidden/>
              </w:rPr>
              <w:fldChar w:fldCharType="begin"/>
            </w:r>
            <w:r>
              <w:rPr>
                <w:noProof/>
                <w:webHidden/>
              </w:rPr>
              <w:instrText xml:space="preserve"> PAGEREF _Toc222754701 \h </w:instrText>
            </w:r>
            <w:r>
              <w:rPr>
                <w:noProof/>
                <w:webHidden/>
              </w:rPr>
            </w:r>
            <w:r>
              <w:rPr>
                <w:noProof/>
                <w:webHidden/>
              </w:rPr>
              <w:fldChar w:fldCharType="separate"/>
            </w:r>
            <w:r>
              <w:rPr>
                <w:noProof/>
                <w:webHidden/>
              </w:rPr>
              <w:t>126</w:t>
            </w:r>
            <w:r>
              <w:rPr>
                <w:noProof/>
                <w:webHidden/>
              </w:rPr>
              <w:fldChar w:fldCharType="end"/>
            </w:r>
          </w:hyperlink>
        </w:p>
        <w:p w14:paraId="5319D98F" w14:textId="08AE9534" w:rsidR="00EC2BBD" w:rsidRDefault="00EC2BBD">
          <w:pPr>
            <w:pStyle w:val="TOC3"/>
            <w:rPr>
              <w:ins w:id="163" w:author="Megan Ash" w:date="2026-02-23T15:55:00Z" w16du:dateUtc="2026-02-23T20:55:00Z"/>
              <w:rFonts w:asciiTheme="minorHAnsi" w:hAnsiTheme="minorHAnsi"/>
              <w:noProof/>
              <w:kern w:val="2"/>
              <w14:ligatures w14:val="standardContextual"/>
            </w:rPr>
          </w:pPr>
          <w:hyperlink w:anchor="_Toc222754702" w:history="1">
            <w:r w:rsidRPr="00F718E5">
              <w:rPr>
                <w:rStyle w:val="Hyperlink"/>
                <w:noProof/>
              </w:rPr>
              <w:t>10.5.1 Statutory Deductions</w:t>
            </w:r>
            <w:r>
              <w:rPr>
                <w:noProof/>
                <w:webHidden/>
              </w:rPr>
              <w:tab/>
            </w:r>
            <w:r>
              <w:rPr>
                <w:noProof/>
                <w:webHidden/>
              </w:rPr>
              <w:fldChar w:fldCharType="begin"/>
            </w:r>
            <w:r>
              <w:rPr>
                <w:noProof/>
                <w:webHidden/>
              </w:rPr>
              <w:instrText xml:space="preserve"> PAGEREF _Toc222754702 \h </w:instrText>
            </w:r>
            <w:r>
              <w:rPr>
                <w:noProof/>
                <w:webHidden/>
              </w:rPr>
            </w:r>
            <w:r>
              <w:rPr>
                <w:noProof/>
                <w:webHidden/>
              </w:rPr>
              <w:fldChar w:fldCharType="separate"/>
            </w:r>
            <w:r>
              <w:rPr>
                <w:noProof/>
                <w:webHidden/>
              </w:rPr>
              <w:t>126</w:t>
            </w:r>
            <w:r>
              <w:rPr>
                <w:noProof/>
                <w:webHidden/>
              </w:rPr>
              <w:fldChar w:fldCharType="end"/>
            </w:r>
          </w:hyperlink>
        </w:p>
        <w:p w14:paraId="21BC18E5" w14:textId="5BDED01F" w:rsidR="00EC2BBD" w:rsidRDefault="00EC2BBD">
          <w:pPr>
            <w:pStyle w:val="TOC3"/>
            <w:rPr>
              <w:ins w:id="164" w:author="Megan Ash" w:date="2026-02-23T15:55:00Z" w16du:dateUtc="2026-02-23T20:55:00Z"/>
              <w:rFonts w:asciiTheme="minorHAnsi" w:hAnsiTheme="minorHAnsi"/>
              <w:noProof/>
              <w:kern w:val="2"/>
              <w14:ligatures w14:val="standardContextual"/>
            </w:rPr>
          </w:pPr>
          <w:hyperlink w:anchor="_Toc222754703" w:history="1">
            <w:r w:rsidRPr="00F718E5">
              <w:rPr>
                <w:rStyle w:val="Hyperlink"/>
                <w:noProof/>
              </w:rPr>
              <w:t>10.5.2 Other Deductions</w:t>
            </w:r>
            <w:r>
              <w:rPr>
                <w:noProof/>
                <w:webHidden/>
              </w:rPr>
              <w:tab/>
            </w:r>
            <w:r>
              <w:rPr>
                <w:noProof/>
                <w:webHidden/>
              </w:rPr>
              <w:fldChar w:fldCharType="begin"/>
            </w:r>
            <w:r>
              <w:rPr>
                <w:noProof/>
                <w:webHidden/>
              </w:rPr>
              <w:instrText xml:space="preserve"> PAGEREF _Toc222754703 \h </w:instrText>
            </w:r>
            <w:r>
              <w:rPr>
                <w:noProof/>
                <w:webHidden/>
              </w:rPr>
            </w:r>
            <w:r>
              <w:rPr>
                <w:noProof/>
                <w:webHidden/>
              </w:rPr>
              <w:fldChar w:fldCharType="separate"/>
            </w:r>
            <w:r>
              <w:rPr>
                <w:noProof/>
                <w:webHidden/>
              </w:rPr>
              <w:t>126</w:t>
            </w:r>
            <w:r>
              <w:rPr>
                <w:noProof/>
                <w:webHidden/>
              </w:rPr>
              <w:fldChar w:fldCharType="end"/>
            </w:r>
          </w:hyperlink>
        </w:p>
        <w:p w14:paraId="4813C9C8" w14:textId="5D08F01F" w:rsidR="00EC2BBD" w:rsidRDefault="00EC2BBD">
          <w:pPr>
            <w:pStyle w:val="TOC2"/>
            <w:rPr>
              <w:ins w:id="165" w:author="Megan Ash" w:date="2026-02-23T15:55:00Z" w16du:dateUtc="2026-02-23T20:55:00Z"/>
              <w:rFonts w:asciiTheme="minorHAnsi" w:hAnsiTheme="minorHAnsi"/>
              <w:noProof/>
              <w:kern w:val="2"/>
              <w14:ligatures w14:val="standardContextual"/>
            </w:rPr>
          </w:pPr>
          <w:hyperlink w:anchor="_Toc222754704" w:history="1">
            <w:r w:rsidRPr="00F718E5">
              <w:rPr>
                <w:rStyle w:val="Hyperlink"/>
                <w:noProof/>
              </w:rPr>
              <w:t>10.6</w:t>
            </w:r>
            <w:r>
              <w:rPr>
                <w:rFonts w:asciiTheme="minorHAnsi" w:hAnsiTheme="minorHAnsi"/>
                <w:noProof/>
                <w:kern w:val="2"/>
                <w14:ligatures w14:val="standardContextual"/>
              </w:rPr>
              <w:tab/>
            </w:r>
            <w:r w:rsidRPr="00F718E5">
              <w:rPr>
                <w:rStyle w:val="Hyperlink"/>
                <w:noProof/>
              </w:rPr>
              <w:t>Bonuses &amp; Benefits</w:t>
            </w:r>
            <w:r>
              <w:rPr>
                <w:noProof/>
                <w:webHidden/>
              </w:rPr>
              <w:tab/>
            </w:r>
            <w:r>
              <w:rPr>
                <w:noProof/>
                <w:webHidden/>
              </w:rPr>
              <w:fldChar w:fldCharType="begin"/>
            </w:r>
            <w:r>
              <w:rPr>
                <w:noProof/>
                <w:webHidden/>
              </w:rPr>
              <w:instrText xml:space="preserve"> PAGEREF _Toc222754704 \h </w:instrText>
            </w:r>
            <w:r>
              <w:rPr>
                <w:noProof/>
                <w:webHidden/>
              </w:rPr>
            </w:r>
            <w:r>
              <w:rPr>
                <w:noProof/>
                <w:webHidden/>
              </w:rPr>
              <w:fldChar w:fldCharType="separate"/>
            </w:r>
            <w:r>
              <w:rPr>
                <w:noProof/>
                <w:webHidden/>
              </w:rPr>
              <w:t>127</w:t>
            </w:r>
            <w:r>
              <w:rPr>
                <w:noProof/>
                <w:webHidden/>
              </w:rPr>
              <w:fldChar w:fldCharType="end"/>
            </w:r>
          </w:hyperlink>
        </w:p>
        <w:p w14:paraId="3A30C729" w14:textId="40C1CFDD" w:rsidR="00EC2BBD" w:rsidRDefault="00EC2BBD">
          <w:pPr>
            <w:pStyle w:val="TOC3"/>
            <w:rPr>
              <w:ins w:id="166" w:author="Megan Ash" w:date="2026-02-23T15:55:00Z" w16du:dateUtc="2026-02-23T20:55:00Z"/>
              <w:rFonts w:asciiTheme="minorHAnsi" w:hAnsiTheme="minorHAnsi"/>
              <w:noProof/>
              <w:kern w:val="2"/>
              <w14:ligatures w14:val="standardContextual"/>
            </w:rPr>
          </w:pPr>
          <w:hyperlink w:anchor="_Toc222754705" w:history="1">
            <w:r w:rsidRPr="00F718E5">
              <w:rPr>
                <w:rStyle w:val="Hyperlink"/>
                <w:noProof/>
              </w:rPr>
              <w:t>10.6.1 13th Month Bonus</w:t>
            </w:r>
            <w:r>
              <w:rPr>
                <w:noProof/>
                <w:webHidden/>
              </w:rPr>
              <w:tab/>
            </w:r>
            <w:r>
              <w:rPr>
                <w:noProof/>
                <w:webHidden/>
              </w:rPr>
              <w:fldChar w:fldCharType="begin"/>
            </w:r>
            <w:r>
              <w:rPr>
                <w:noProof/>
                <w:webHidden/>
              </w:rPr>
              <w:instrText xml:space="preserve"> PAGEREF _Toc222754705 \h </w:instrText>
            </w:r>
            <w:r>
              <w:rPr>
                <w:noProof/>
                <w:webHidden/>
              </w:rPr>
            </w:r>
            <w:r>
              <w:rPr>
                <w:noProof/>
                <w:webHidden/>
              </w:rPr>
              <w:fldChar w:fldCharType="separate"/>
            </w:r>
            <w:r>
              <w:rPr>
                <w:noProof/>
                <w:webHidden/>
              </w:rPr>
              <w:t>127</w:t>
            </w:r>
            <w:r>
              <w:rPr>
                <w:noProof/>
                <w:webHidden/>
              </w:rPr>
              <w:fldChar w:fldCharType="end"/>
            </w:r>
          </w:hyperlink>
        </w:p>
        <w:p w14:paraId="7C555100" w14:textId="2D9E9045" w:rsidR="00EC2BBD" w:rsidRDefault="00EC2BBD">
          <w:pPr>
            <w:pStyle w:val="TOC3"/>
            <w:rPr>
              <w:ins w:id="167" w:author="Megan Ash" w:date="2026-02-23T15:55:00Z" w16du:dateUtc="2026-02-23T20:55:00Z"/>
              <w:rFonts w:asciiTheme="minorHAnsi" w:hAnsiTheme="minorHAnsi"/>
              <w:noProof/>
              <w:kern w:val="2"/>
              <w14:ligatures w14:val="standardContextual"/>
            </w:rPr>
          </w:pPr>
          <w:hyperlink w:anchor="_Toc222754706" w:history="1">
            <w:r w:rsidRPr="00F718E5">
              <w:rPr>
                <w:rStyle w:val="Hyperlink"/>
                <w:noProof/>
              </w:rPr>
              <w:t>10.6.2 14th Month Bonus</w:t>
            </w:r>
            <w:r>
              <w:rPr>
                <w:noProof/>
                <w:webHidden/>
              </w:rPr>
              <w:tab/>
            </w:r>
            <w:r>
              <w:rPr>
                <w:noProof/>
                <w:webHidden/>
              </w:rPr>
              <w:fldChar w:fldCharType="begin"/>
            </w:r>
            <w:r>
              <w:rPr>
                <w:noProof/>
                <w:webHidden/>
              </w:rPr>
              <w:instrText xml:space="preserve"> PAGEREF _Toc222754706 \h </w:instrText>
            </w:r>
            <w:r>
              <w:rPr>
                <w:noProof/>
                <w:webHidden/>
              </w:rPr>
            </w:r>
            <w:r>
              <w:rPr>
                <w:noProof/>
                <w:webHidden/>
              </w:rPr>
              <w:fldChar w:fldCharType="separate"/>
            </w:r>
            <w:r>
              <w:rPr>
                <w:noProof/>
                <w:webHidden/>
              </w:rPr>
              <w:t>127</w:t>
            </w:r>
            <w:r>
              <w:rPr>
                <w:noProof/>
                <w:webHidden/>
              </w:rPr>
              <w:fldChar w:fldCharType="end"/>
            </w:r>
          </w:hyperlink>
        </w:p>
        <w:p w14:paraId="7011566C" w14:textId="35883615" w:rsidR="00EC2BBD" w:rsidRDefault="00EC2BBD">
          <w:pPr>
            <w:pStyle w:val="TOC3"/>
            <w:rPr>
              <w:ins w:id="168" w:author="Megan Ash" w:date="2026-02-23T15:55:00Z" w16du:dateUtc="2026-02-23T20:55:00Z"/>
              <w:rFonts w:asciiTheme="minorHAnsi" w:hAnsiTheme="minorHAnsi"/>
              <w:noProof/>
              <w:kern w:val="2"/>
              <w14:ligatures w14:val="standardContextual"/>
            </w:rPr>
          </w:pPr>
          <w:hyperlink w:anchor="_Toc222754707" w:history="1">
            <w:r w:rsidRPr="00F718E5">
              <w:rPr>
                <w:rStyle w:val="Hyperlink"/>
                <w:noProof/>
              </w:rPr>
              <w:t>10.6.3 Life Insurance</w:t>
            </w:r>
            <w:r>
              <w:rPr>
                <w:noProof/>
                <w:webHidden/>
              </w:rPr>
              <w:tab/>
            </w:r>
            <w:r>
              <w:rPr>
                <w:noProof/>
                <w:webHidden/>
              </w:rPr>
              <w:fldChar w:fldCharType="begin"/>
            </w:r>
            <w:r>
              <w:rPr>
                <w:noProof/>
                <w:webHidden/>
              </w:rPr>
              <w:instrText xml:space="preserve"> PAGEREF _Toc222754707 \h </w:instrText>
            </w:r>
            <w:r>
              <w:rPr>
                <w:noProof/>
                <w:webHidden/>
              </w:rPr>
            </w:r>
            <w:r>
              <w:rPr>
                <w:noProof/>
                <w:webHidden/>
              </w:rPr>
              <w:fldChar w:fldCharType="separate"/>
            </w:r>
            <w:r>
              <w:rPr>
                <w:noProof/>
                <w:webHidden/>
              </w:rPr>
              <w:t>127</w:t>
            </w:r>
            <w:r>
              <w:rPr>
                <w:noProof/>
                <w:webHidden/>
              </w:rPr>
              <w:fldChar w:fldCharType="end"/>
            </w:r>
          </w:hyperlink>
        </w:p>
        <w:p w14:paraId="642D5CF3" w14:textId="3225AFEE" w:rsidR="00EC2BBD" w:rsidRDefault="00EC2BBD">
          <w:pPr>
            <w:pStyle w:val="TOC3"/>
            <w:rPr>
              <w:ins w:id="169" w:author="Megan Ash" w:date="2026-02-23T15:55:00Z" w16du:dateUtc="2026-02-23T20:55:00Z"/>
              <w:rFonts w:asciiTheme="minorHAnsi" w:hAnsiTheme="minorHAnsi"/>
              <w:noProof/>
              <w:kern w:val="2"/>
              <w14:ligatures w14:val="standardContextual"/>
            </w:rPr>
          </w:pPr>
          <w:hyperlink w:anchor="_Toc222754708" w:history="1">
            <w:r w:rsidRPr="00F718E5">
              <w:rPr>
                <w:rStyle w:val="Hyperlink"/>
                <w:noProof/>
              </w:rPr>
              <w:t>10.6.4 Health Insurance</w:t>
            </w:r>
            <w:r>
              <w:rPr>
                <w:noProof/>
                <w:webHidden/>
              </w:rPr>
              <w:tab/>
            </w:r>
            <w:r>
              <w:rPr>
                <w:noProof/>
                <w:webHidden/>
              </w:rPr>
              <w:fldChar w:fldCharType="begin"/>
            </w:r>
            <w:r>
              <w:rPr>
                <w:noProof/>
                <w:webHidden/>
              </w:rPr>
              <w:instrText xml:space="preserve"> PAGEREF _Toc222754708 \h </w:instrText>
            </w:r>
            <w:r>
              <w:rPr>
                <w:noProof/>
                <w:webHidden/>
              </w:rPr>
            </w:r>
            <w:r>
              <w:rPr>
                <w:noProof/>
                <w:webHidden/>
              </w:rPr>
              <w:fldChar w:fldCharType="separate"/>
            </w:r>
            <w:r>
              <w:rPr>
                <w:noProof/>
                <w:webHidden/>
              </w:rPr>
              <w:t>127</w:t>
            </w:r>
            <w:r>
              <w:rPr>
                <w:noProof/>
                <w:webHidden/>
              </w:rPr>
              <w:fldChar w:fldCharType="end"/>
            </w:r>
          </w:hyperlink>
        </w:p>
        <w:p w14:paraId="3B53CFE3" w14:textId="708468E0" w:rsidR="00EC2BBD" w:rsidRDefault="00EC2BBD">
          <w:pPr>
            <w:pStyle w:val="TOC3"/>
            <w:rPr>
              <w:ins w:id="170" w:author="Megan Ash" w:date="2026-02-23T15:55:00Z" w16du:dateUtc="2026-02-23T20:55:00Z"/>
              <w:rFonts w:asciiTheme="minorHAnsi" w:hAnsiTheme="minorHAnsi"/>
              <w:noProof/>
              <w:kern w:val="2"/>
              <w14:ligatures w14:val="standardContextual"/>
            </w:rPr>
          </w:pPr>
          <w:hyperlink w:anchor="_Toc222754709" w:history="1">
            <w:r w:rsidRPr="00F718E5">
              <w:rPr>
                <w:rStyle w:val="Hyperlink"/>
                <w:noProof/>
              </w:rPr>
              <w:t>10.6.5 Workers’ Compensation</w:t>
            </w:r>
            <w:r>
              <w:rPr>
                <w:noProof/>
                <w:webHidden/>
              </w:rPr>
              <w:tab/>
            </w:r>
            <w:r>
              <w:rPr>
                <w:noProof/>
                <w:webHidden/>
              </w:rPr>
              <w:fldChar w:fldCharType="begin"/>
            </w:r>
            <w:r>
              <w:rPr>
                <w:noProof/>
                <w:webHidden/>
              </w:rPr>
              <w:instrText xml:space="preserve"> PAGEREF _Toc222754709 \h </w:instrText>
            </w:r>
            <w:r>
              <w:rPr>
                <w:noProof/>
                <w:webHidden/>
              </w:rPr>
            </w:r>
            <w:r>
              <w:rPr>
                <w:noProof/>
                <w:webHidden/>
              </w:rPr>
              <w:fldChar w:fldCharType="separate"/>
            </w:r>
            <w:r>
              <w:rPr>
                <w:noProof/>
                <w:webHidden/>
              </w:rPr>
              <w:t>127</w:t>
            </w:r>
            <w:r>
              <w:rPr>
                <w:noProof/>
                <w:webHidden/>
              </w:rPr>
              <w:fldChar w:fldCharType="end"/>
            </w:r>
          </w:hyperlink>
        </w:p>
        <w:p w14:paraId="195B09BD" w14:textId="161A8B76" w:rsidR="00EC2BBD" w:rsidRDefault="00EC2BBD">
          <w:pPr>
            <w:pStyle w:val="TOC3"/>
            <w:rPr>
              <w:ins w:id="171" w:author="Megan Ash" w:date="2026-02-23T15:55:00Z" w16du:dateUtc="2026-02-23T20:55:00Z"/>
              <w:rFonts w:asciiTheme="minorHAnsi" w:hAnsiTheme="minorHAnsi"/>
              <w:noProof/>
              <w:kern w:val="2"/>
              <w14:ligatures w14:val="standardContextual"/>
            </w:rPr>
          </w:pPr>
          <w:hyperlink w:anchor="_Toc222754710" w:history="1">
            <w:r w:rsidRPr="00F718E5">
              <w:rPr>
                <w:rStyle w:val="Hyperlink"/>
                <w:noProof/>
              </w:rPr>
              <w:t>10.6.6 Professional Development Policy</w:t>
            </w:r>
            <w:r>
              <w:rPr>
                <w:noProof/>
                <w:webHidden/>
              </w:rPr>
              <w:tab/>
            </w:r>
            <w:r>
              <w:rPr>
                <w:noProof/>
                <w:webHidden/>
              </w:rPr>
              <w:fldChar w:fldCharType="begin"/>
            </w:r>
            <w:r>
              <w:rPr>
                <w:noProof/>
                <w:webHidden/>
              </w:rPr>
              <w:instrText xml:space="preserve"> PAGEREF _Toc222754710 \h </w:instrText>
            </w:r>
            <w:r>
              <w:rPr>
                <w:noProof/>
                <w:webHidden/>
              </w:rPr>
            </w:r>
            <w:r>
              <w:rPr>
                <w:noProof/>
                <w:webHidden/>
              </w:rPr>
              <w:fldChar w:fldCharType="separate"/>
            </w:r>
            <w:r>
              <w:rPr>
                <w:noProof/>
                <w:webHidden/>
              </w:rPr>
              <w:t>128</w:t>
            </w:r>
            <w:r>
              <w:rPr>
                <w:noProof/>
                <w:webHidden/>
              </w:rPr>
              <w:fldChar w:fldCharType="end"/>
            </w:r>
          </w:hyperlink>
        </w:p>
        <w:p w14:paraId="54915C12" w14:textId="23E2F394" w:rsidR="00EC2BBD" w:rsidRDefault="00EC2BBD">
          <w:pPr>
            <w:pStyle w:val="TOC2"/>
            <w:rPr>
              <w:ins w:id="172" w:author="Megan Ash" w:date="2026-02-23T15:55:00Z" w16du:dateUtc="2026-02-23T20:55:00Z"/>
              <w:rFonts w:asciiTheme="minorHAnsi" w:hAnsiTheme="minorHAnsi"/>
              <w:noProof/>
              <w:kern w:val="2"/>
              <w14:ligatures w14:val="standardContextual"/>
            </w:rPr>
          </w:pPr>
          <w:hyperlink w:anchor="_Toc222754711" w:history="1">
            <w:r w:rsidRPr="00F718E5">
              <w:rPr>
                <w:rStyle w:val="Hyperlink"/>
                <w:noProof/>
              </w:rPr>
              <w:t>10.7</w:t>
            </w:r>
            <w:r>
              <w:rPr>
                <w:rFonts w:asciiTheme="minorHAnsi" w:hAnsiTheme="minorHAnsi"/>
                <w:noProof/>
                <w:kern w:val="2"/>
                <w14:ligatures w14:val="standardContextual"/>
              </w:rPr>
              <w:tab/>
            </w:r>
            <w:r w:rsidRPr="00F718E5">
              <w:rPr>
                <w:rStyle w:val="Hyperlink"/>
                <w:noProof/>
              </w:rPr>
              <w:t>Paid Leave</w:t>
            </w:r>
            <w:r>
              <w:rPr>
                <w:noProof/>
                <w:webHidden/>
              </w:rPr>
              <w:tab/>
            </w:r>
            <w:r>
              <w:rPr>
                <w:noProof/>
                <w:webHidden/>
              </w:rPr>
              <w:fldChar w:fldCharType="begin"/>
            </w:r>
            <w:r>
              <w:rPr>
                <w:noProof/>
                <w:webHidden/>
              </w:rPr>
              <w:instrText xml:space="preserve"> PAGEREF _Toc222754711 \h </w:instrText>
            </w:r>
            <w:r>
              <w:rPr>
                <w:noProof/>
                <w:webHidden/>
              </w:rPr>
            </w:r>
            <w:r>
              <w:rPr>
                <w:noProof/>
                <w:webHidden/>
              </w:rPr>
              <w:fldChar w:fldCharType="separate"/>
            </w:r>
            <w:r>
              <w:rPr>
                <w:noProof/>
                <w:webHidden/>
              </w:rPr>
              <w:t>128</w:t>
            </w:r>
            <w:r>
              <w:rPr>
                <w:noProof/>
                <w:webHidden/>
              </w:rPr>
              <w:fldChar w:fldCharType="end"/>
            </w:r>
          </w:hyperlink>
        </w:p>
        <w:p w14:paraId="6785F228" w14:textId="2CFEB5D7" w:rsidR="00EC2BBD" w:rsidRDefault="00EC2BBD">
          <w:pPr>
            <w:pStyle w:val="TOC3"/>
            <w:rPr>
              <w:ins w:id="173" w:author="Megan Ash" w:date="2026-02-23T15:55:00Z" w16du:dateUtc="2026-02-23T20:55:00Z"/>
              <w:rFonts w:asciiTheme="minorHAnsi" w:hAnsiTheme="minorHAnsi"/>
              <w:noProof/>
              <w:kern w:val="2"/>
              <w14:ligatures w14:val="standardContextual"/>
            </w:rPr>
          </w:pPr>
          <w:hyperlink w:anchor="_Toc222754712" w:history="1">
            <w:r w:rsidRPr="00F718E5">
              <w:rPr>
                <w:rStyle w:val="Hyperlink"/>
                <w:noProof/>
              </w:rPr>
              <w:t>10.7.1 Annual Leave (Vacation)</w:t>
            </w:r>
            <w:r>
              <w:rPr>
                <w:noProof/>
                <w:webHidden/>
              </w:rPr>
              <w:tab/>
            </w:r>
            <w:r>
              <w:rPr>
                <w:noProof/>
                <w:webHidden/>
              </w:rPr>
              <w:fldChar w:fldCharType="begin"/>
            </w:r>
            <w:r>
              <w:rPr>
                <w:noProof/>
                <w:webHidden/>
              </w:rPr>
              <w:instrText xml:space="preserve"> PAGEREF _Toc222754712 \h </w:instrText>
            </w:r>
            <w:r>
              <w:rPr>
                <w:noProof/>
                <w:webHidden/>
              </w:rPr>
            </w:r>
            <w:r>
              <w:rPr>
                <w:noProof/>
                <w:webHidden/>
              </w:rPr>
              <w:fldChar w:fldCharType="separate"/>
            </w:r>
            <w:r>
              <w:rPr>
                <w:noProof/>
                <w:webHidden/>
              </w:rPr>
              <w:t>128</w:t>
            </w:r>
            <w:r>
              <w:rPr>
                <w:noProof/>
                <w:webHidden/>
              </w:rPr>
              <w:fldChar w:fldCharType="end"/>
            </w:r>
          </w:hyperlink>
        </w:p>
        <w:p w14:paraId="18A7DDA6" w14:textId="16123B52" w:rsidR="00EC2BBD" w:rsidRDefault="00EC2BBD">
          <w:pPr>
            <w:pStyle w:val="TOC3"/>
            <w:rPr>
              <w:ins w:id="174" w:author="Megan Ash" w:date="2026-02-23T15:55:00Z" w16du:dateUtc="2026-02-23T20:55:00Z"/>
              <w:rFonts w:asciiTheme="minorHAnsi" w:hAnsiTheme="minorHAnsi"/>
              <w:noProof/>
              <w:kern w:val="2"/>
              <w14:ligatures w14:val="standardContextual"/>
            </w:rPr>
          </w:pPr>
          <w:hyperlink w:anchor="_Toc222754713" w:history="1">
            <w:r w:rsidRPr="00F718E5">
              <w:rPr>
                <w:rStyle w:val="Hyperlink"/>
                <w:i/>
                <w:iCs/>
                <w:noProof/>
              </w:rPr>
              <w:t>10.7.1.1 Use of Annual Leave</w:t>
            </w:r>
            <w:r>
              <w:rPr>
                <w:noProof/>
                <w:webHidden/>
              </w:rPr>
              <w:tab/>
            </w:r>
            <w:r>
              <w:rPr>
                <w:noProof/>
                <w:webHidden/>
              </w:rPr>
              <w:fldChar w:fldCharType="begin"/>
            </w:r>
            <w:r>
              <w:rPr>
                <w:noProof/>
                <w:webHidden/>
              </w:rPr>
              <w:instrText xml:space="preserve"> PAGEREF _Toc222754713 \h </w:instrText>
            </w:r>
            <w:r>
              <w:rPr>
                <w:noProof/>
                <w:webHidden/>
              </w:rPr>
            </w:r>
            <w:r>
              <w:rPr>
                <w:noProof/>
                <w:webHidden/>
              </w:rPr>
              <w:fldChar w:fldCharType="separate"/>
            </w:r>
            <w:r>
              <w:rPr>
                <w:noProof/>
                <w:webHidden/>
              </w:rPr>
              <w:t>129</w:t>
            </w:r>
            <w:r>
              <w:rPr>
                <w:noProof/>
                <w:webHidden/>
              </w:rPr>
              <w:fldChar w:fldCharType="end"/>
            </w:r>
          </w:hyperlink>
        </w:p>
        <w:p w14:paraId="7AEED91B" w14:textId="7A24C104" w:rsidR="00EC2BBD" w:rsidRDefault="00EC2BBD">
          <w:pPr>
            <w:pStyle w:val="TOC3"/>
            <w:rPr>
              <w:ins w:id="175" w:author="Megan Ash" w:date="2026-02-23T15:55:00Z" w16du:dateUtc="2026-02-23T20:55:00Z"/>
              <w:rFonts w:asciiTheme="minorHAnsi" w:hAnsiTheme="minorHAnsi"/>
              <w:noProof/>
              <w:kern w:val="2"/>
              <w14:ligatures w14:val="standardContextual"/>
            </w:rPr>
          </w:pPr>
          <w:hyperlink w:anchor="_Toc222754714" w:history="1">
            <w:r w:rsidRPr="00F718E5">
              <w:rPr>
                <w:rStyle w:val="Hyperlink"/>
                <w:i/>
                <w:iCs/>
                <w:noProof/>
              </w:rPr>
              <w:t>10.7.1.2 Advance Leave</w:t>
            </w:r>
            <w:r>
              <w:rPr>
                <w:noProof/>
                <w:webHidden/>
              </w:rPr>
              <w:tab/>
            </w:r>
            <w:r>
              <w:rPr>
                <w:noProof/>
                <w:webHidden/>
              </w:rPr>
              <w:fldChar w:fldCharType="begin"/>
            </w:r>
            <w:r>
              <w:rPr>
                <w:noProof/>
                <w:webHidden/>
              </w:rPr>
              <w:instrText xml:space="preserve"> PAGEREF _Toc222754714 \h </w:instrText>
            </w:r>
            <w:r>
              <w:rPr>
                <w:noProof/>
                <w:webHidden/>
              </w:rPr>
            </w:r>
            <w:r>
              <w:rPr>
                <w:noProof/>
                <w:webHidden/>
              </w:rPr>
              <w:fldChar w:fldCharType="separate"/>
            </w:r>
            <w:r>
              <w:rPr>
                <w:noProof/>
                <w:webHidden/>
              </w:rPr>
              <w:t>130</w:t>
            </w:r>
            <w:r>
              <w:rPr>
                <w:noProof/>
                <w:webHidden/>
              </w:rPr>
              <w:fldChar w:fldCharType="end"/>
            </w:r>
          </w:hyperlink>
        </w:p>
        <w:p w14:paraId="380BDCAA" w14:textId="79DD96F4" w:rsidR="00EC2BBD" w:rsidRDefault="00EC2BBD">
          <w:pPr>
            <w:pStyle w:val="TOC3"/>
            <w:rPr>
              <w:ins w:id="176" w:author="Megan Ash" w:date="2026-02-23T15:55:00Z" w16du:dateUtc="2026-02-23T20:55:00Z"/>
              <w:rFonts w:asciiTheme="minorHAnsi" w:hAnsiTheme="minorHAnsi"/>
              <w:noProof/>
              <w:kern w:val="2"/>
              <w14:ligatures w14:val="standardContextual"/>
            </w:rPr>
          </w:pPr>
          <w:hyperlink w:anchor="_Toc222754715" w:history="1">
            <w:r w:rsidRPr="00F718E5">
              <w:rPr>
                <w:rStyle w:val="Hyperlink"/>
                <w:i/>
                <w:iCs/>
                <w:noProof/>
              </w:rPr>
              <w:t>10.7.1.3 Vacation Carryover</w:t>
            </w:r>
            <w:r>
              <w:rPr>
                <w:noProof/>
                <w:webHidden/>
              </w:rPr>
              <w:tab/>
            </w:r>
            <w:r>
              <w:rPr>
                <w:noProof/>
                <w:webHidden/>
              </w:rPr>
              <w:fldChar w:fldCharType="begin"/>
            </w:r>
            <w:r>
              <w:rPr>
                <w:noProof/>
                <w:webHidden/>
              </w:rPr>
              <w:instrText xml:space="preserve"> PAGEREF _Toc222754715 \h </w:instrText>
            </w:r>
            <w:r>
              <w:rPr>
                <w:noProof/>
                <w:webHidden/>
              </w:rPr>
            </w:r>
            <w:r>
              <w:rPr>
                <w:noProof/>
                <w:webHidden/>
              </w:rPr>
              <w:fldChar w:fldCharType="separate"/>
            </w:r>
            <w:r>
              <w:rPr>
                <w:noProof/>
                <w:webHidden/>
              </w:rPr>
              <w:t>130</w:t>
            </w:r>
            <w:r>
              <w:rPr>
                <w:noProof/>
                <w:webHidden/>
              </w:rPr>
              <w:fldChar w:fldCharType="end"/>
            </w:r>
          </w:hyperlink>
        </w:p>
        <w:p w14:paraId="3A1D4957" w14:textId="071C53AB" w:rsidR="00EC2BBD" w:rsidRDefault="00EC2BBD">
          <w:pPr>
            <w:pStyle w:val="TOC3"/>
            <w:rPr>
              <w:ins w:id="177" w:author="Megan Ash" w:date="2026-02-23T15:55:00Z" w16du:dateUtc="2026-02-23T20:55:00Z"/>
              <w:rFonts w:asciiTheme="minorHAnsi" w:hAnsiTheme="minorHAnsi"/>
              <w:noProof/>
              <w:kern w:val="2"/>
              <w14:ligatures w14:val="standardContextual"/>
            </w:rPr>
          </w:pPr>
          <w:hyperlink w:anchor="_Toc222754716" w:history="1">
            <w:r w:rsidRPr="00F718E5">
              <w:rPr>
                <w:rStyle w:val="Hyperlink"/>
                <w:i/>
                <w:iCs/>
                <w:noProof/>
              </w:rPr>
              <w:t>10.7.1.4 Annual Leave Payout upon Termination</w:t>
            </w:r>
            <w:r>
              <w:rPr>
                <w:noProof/>
                <w:webHidden/>
              </w:rPr>
              <w:tab/>
            </w:r>
            <w:r>
              <w:rPr>
                <w:noProof/>
                <w:webHidden/>
              </w:rPr>
              <w:fldChar w:fldCharType="begin"/>
            </w:r>
            <w:r>
              <w:rPr>
                <w:noProof/>
                <w:webHidden/>
              </w:rPr>
              <w:instrText xml:space="preserve"> PAGEREF _Toc222754716 \h </w:instrText>
            </w:r>
            <w:r>
              <w:rPr>
                <w:noProof/>
                <w:webHidden/>
              </w:rPr>
            </w:r>
            <w:r>
              <w:rPr>
                <w:noProof/>
                <w:webHidden/>
              </w:rPr>
              <w:fldChar w:fldCharType="separate"/>
            </w:r>
            <w:r>
              <w:rPr>
                <w:noProof/>
                <w:webHidden/>
              </w:rPr>
              <w:t>130</w:t>
            </w:r>
            <w:r>
              <w:rPr>
                <w:noProof/>
                <w:webHidden/>
              </w:rPr>
              <w:fldChar w:fldCharType="end"/>
            </w:r>
          </w:hyperlink>
        </w:p>
        <w:p w14:paraId="10935172" w14:textId="15DD1AA0" w:rsidR="00EC2BBD" w:rsidRDefault="00EC2BBD">
          <w:pPr>
            <w:pStyle w:val="TOC3"/>
            <w:rPr>
              <w:ins w:id="178" w:author="Megan Ash" w:date="2026-02-23T15:55:00Z" w16du:dateUtc="2026-02-23T20:55:00Z"/>
              <w:rFonts w:asciiTheme="minorHAnsi" w:hAnsiTheme="minorHAnsi"/>
              <w:noProof/>
              <w:kern w:val="2"/>
              <w14:ligatures w14:val="standardContextual"/>
            </w:rPr>
          </w:pPr>
          <w:hyperlink w:anchor="_Toc222754717" w:history="1">
            <w:r w:rsidRPr="00F718E5">
              <w:rPr>
                <w:rStyle w:val="Hyperlink"/>
                <w:noProof/>
              </w:rPr>
              <w:t>10.7.2 Sick Leave</w:t>
            </w:r>
            <w:r>
              <w:rPr>
                <w:noProof/>
                <w:webHidden/>
              </w:rPr>
              <w:tab/>
            </w:r>
            <w:r>
              <w:rPr>
                <w:noProof/>
                <w:webHidden/>
              </w:rPr>
              <w:fldChar w:fldCharType="begin"/>
            </w:r>
            <w:r>
              <w:rPr>
                <w:noProof/>
                <w:webHidden/>
              </w:rPr>
              <w:instrText xml:space="preserve"> PAGEREF _Toc222754717 \h </w:instrText>
            </w:r>
            <w:r>
              <w:rPr>
                <w:noProof/>
                <w:webHidden/>
              </w:rPr>
            </w:r>
            <w:r>
              <w:rPr>
                <w:noProof/>
                <w:webHidden/>
              </w:rPr>
              <w:fldChar w:fldCharType="separate"/>
            </w:r>
            <w:r>
              <w:rPr>
                <w:noProof/>
                <w:webHidden/>
              </w:rPr>
              <w:t>130</w:t>
            </w:r>
            <w:r>
              <w:rPr>
                <w:noProof/>
                <w:webHidden/>
              </w:rPr>
              <w:fldChar w:fldCharType="end"/>
            </w:r>
          </w:hyperlink>
        </w:p>
        <w:p w14:paraId="7EA836C9" w14:textId="3706FC13" w:rsidR="00EC2BBD" w:rsidRDefault="00EC2BBD">
          <w:pPr>
            <w:pStyle w:val="TOC3"/>
            <w:rPr>
              <w:ins w:id="179" w:author="Megan Ash" w:date="2026-02-23T15:55:00Z" w16du:dateUtc="2026-02-23T20:55:00Z"/>
              <w:rFonts w:asciiTheme="minorHAnsi" w:hAnsiTheme="minorHAnsi"/>
              <w:noProof/>
              <w:kern w:val="2"/>
              <w14:ligatures w14:val="standardContextual"/>
            </w:rPr>
          </w:pPr>
          <w:hyperlink w:anchor="_Toc222754718" w:history="1">
            <w:r w:rsidRPr="00F718E5">
              <w:rPr>
                <w:rStyle w:val="Hyperlink"/>
                <w:i/>
                <w:iCs/>
                <w:noProof/>
              </w:rPr>
              <w:t>10.7.2.1 Use of Sick Leave</w:t>
            </w:r>
            <w:r>
              <w:rPr>
                <w:noProof/>
                <w:webHidden/>
              </w:rPr>
              <w:tab/>
            </w:r>
            <w:r>
              <w:rPr>
                <w:noProof/>
                <w:webHidden/>
              </w:rPr>
              <w:fldChar w:fldCharType="begin"/>
            </w:r>
            <w:r>
              <w:rPr>
                <w:noProof/>
                <w:webHidden/>
              </w:rPr>
              <w:instrText xml:space="preserve"> PAGEREF _Toc222754718 \h </w:instrText>
            </w:r>
            <w:r>
              <w:rPr>
                <w:noProof/>
                <w:webHidden/>
              </w:rPr>
            </w:r>
            <w:r>
              <w:rPr>
                <w:noProof/>
                <w:webHidden/>
              </w:rPr>
              <w:fldChar w:fldCharType="separate"/>
            </w:r>
            <w:r>
              <w:rPr>
                <w:noProof/>
                <w:webHidden/>
              </w:rPr>
              <w:t>131</w:t>
            </w:r>
            <w:r>
              <w:rPr>
                <w:noProof/>
                <w:webHidden/>
              </w:rPr>
              <w:fldChar w:fldCharType="end"/>
            </w:r>
          </w:hyperlink>
        </w:p>
        <w:p w14:paraId="164ABBF3" w14:textId="22558D47" w:rsidR="00EC2BBD" w:rsidRDefault="00EC2BBD">
          <w:pPr>
            <w:pStyle w:val="TOC3"/>
            <w:rPr>
              <w:ins w:id="180" w:author="Megan Ash" w:date="2026-02-23T15:55:00Z" w16du:dateUtc="2026-02-23T20:55:00Z"/>
              <w:rFonts w:asciiTheme="minorHAnsi" w:hAnsiTheme="minorHAnsi"/>
              <w:noProof/>
              <w:kern w:val="2"/>
              <w14:ligatures w14:val="standardContextual"/>
            </w:rPr>
          </w:pPr>
          <w:hyperlink w:anchor="_Toc222754719" w:history="1">
            <w:r w:rsidRPr="00F718E5">
              <w:rPr>
                <w:rStyle w:val="Hyperlink"/>
                <w:i/>
                <w:iCs/>
                <w:noProof/>
              </w:rPr>
              <w:t>10.7.2.2 Reasons for Leave</w:t>
            </w:r>
            <w:r>
              <w:rPr>
                <w:noProof/>
                <w:webHidden/>
              </w:rPr>
              <w:tab/>
            </w:r>
            <w:r>
              <w:rPr>
                <w:noProof/>
                <w:webHidden/>
              </w:rPr>
              <w:fldChar w:fldCharType="begin"/>
            </w:r>
            <w:r>
              <w:rPr>
                <w:noProof/>
                <w:webHidden/>
              </w:rPr>
              <w:instrText xml:space="preserve"> PAGEREF _Toc222754719 \h </w:instrText>
            </w:r>
            <w:r>
              <w:rPr>
                <w:noProof/>
                <w:webHidden/>
              </w:rPr>
            </w:r>
            <w:r>
              <w:rPr>
                <w:noProof/>
                <w:webHidden/>
              </w:rPr>
              <w:fldChar w:fldCharType="separate"/>
            </w:r>
            <w:r>
              <w:rPr>
                <w:noProof/>
                <w:webHidden/>
              </w:rPr>
              <w:t>131</w:t>
            </w:r>
            <w:r>
              <w:rPr>
                <w:noProof/>
                <w:webHidden/>
              </w:rPr>
              <w:fldChar w:fldCharType="end"/>
            </w:r>
          </w:hyperlink>
        </w:p>
        <w:p w14:paraId="4C1927BA" w14:textId="3EF0A880" w:rsidR="00EC2BBD" w:rsidRDefault="00EC2BBD">
          <w:pPr>
            <w:pStyle w:val="TOC3"/>
            <w:rPr>
              <w:ins w:id="181" w:author="Megan Ash" w:date="2026-02-23T15:55:00Z" w16du:dateUtc="2026-02-23T20:55:00Z"/>
              <w:rFonts w:asciiTheme="minorHAnsi" w:hAnsiTheme="minorHAnsi"/>
              <w:noProof/>
              <w:kern w:val="2"/>
              <w14:ligatures w14:val="standardContextual"/>
            </w:rPr>
          </w:pPr>
          <w:hyperlink w:anchor="_Toc222754720" w:history="1">
            <w:r w:rsidRPr="00F718E5">
              <w:rPr>
                <w:rStyle w:val="Hyperlink"/>
                <w:i/>
                <w:iCs/>
                <w:noProof/>
              </w:rPr>
              <w:t>10.7.2.3 Sick Leave Carryover</w:t>
            </w:r>
            <w:r>
              <w:rPr>
                <w:noProof/>
                <w:webHidden/>
              </w:rPr>
              <w:tab/>
            </w:r>
            <w:r>
              <w:rPr>
                <w:noProof/>
                <w:webHidden/>
              </w:rPr>
              <w:fldChar w:fldCharType="begin"/>
            </w:r>
            <w:r>
              <w:rPr>
                <w:noProof/>
                <w:webHidden/>
              </w:rPr>
              <w:instrText xml:space="preserve"> PAGEREF _Toc222754720 \h </w:instrText>
            </w:r>
            <w:r>
              <w:rPr>
                <w:noProof/>
                <w:webHidden/>
              </w:rPr>
            </w:r>
            <w:r>
              <w:rPr>
                <w:noProof/>
                <w:webHidden/>
              </w:rPr>
              <w:fldChar w:fldCharType="separate"/>
            </w:r>
            <w:r>
              <w:rPr>
                <w:noProof/>
                <w:webHidden/>
              </w:rPr>
              <w:t>132</w:t>
            </w:r>
            <w:r>
              <w:rPr>
                <w:noProof/>
                <w:webHidden/>
              </w:rPr>
              <w:fldChar w:fldCharType="end"/>
            </w:r>
          </w:hyperlink>
        </w:p>
        <w:p w14:paraId="7C15EB39" w14:textId="2572D095" w:rsidR="00EC2BBD" w:rsidRDefault="00EC2BBD">
          <w:pPr>
            <w:pStyle w:val="TOC3"/>
            <w:rPr>
              <w:ins w:id="182" w:author="Megan Ash" w:date="2026-02-23T15:55:00Z" w16du:dateUtc="2026-02-23T20:55:00Z"/>
              <w:rFonts w:asciiTheme="minorHAnsi" w:hAnsiTheme="minorHAnsi"/>
              <w:noProof/>
              <w:kern w:val="2"/>
              <w14:ligatures w14:val="standardContextual"/>
            </w:rPr>
          </w:pPr>
          <w:hyperlink w:anchor="_Toc222754721" w:history="1">
            <w:r w:rsidRPr="00F718E5">
              <w:rPr>
                <w:rStyle w:val="Hyperlink"/>
                <w:noProof/>
              </w:rPr>
              <w:t>10.7.3 Pregnancy Accommodation</w:t>
            </w:r>
            <w:r>
              <w:rPr>
                <w:noProof/>
                <w:webHidden/>
              </w:rPr>
              <w:tab/>
            </w:r>
            <w:r>
              <w:rPr>
                <w:noProof/>
                <w:webHidden/>
              </w:rPr>
              <w:fldChar w:fldCharType="begin"/>
            </w:r>
            <w:r>
              <w:rPr>
                <w:noProof/>
                <w:webHidden/>
              </w:rPr>
              <w:instrText xml:space="preserve"> PAGEREF _Toc222754721 \h </w:instrText>
            </w:r>
            <w:r>
              <w:rPr>
                <w:noProof/>
                <w:webHidden/>
              </w:rPr>
            </w:r>
            <w:r>
              <w:rPr>
                <w:noProof/>
                <w:webHidden/>
              </w:rPr>
              <w:fldChar w:fldCharType="separate"/>
            </w:r>
            <w:r>
              <w:rPr>
                <w:noProof/>
                <w:webHidden/>
              </w:rPr>
              <w:t>133</w:t>
            </w:r>
            <w:r>
              <w:rPr>
                <w:noProof/>
                <w:webHidden/>
              </w:rPr>
              <w:fldChar w:fldCharType="end"/>
            </w:r>
          </w:hyperlink>
        </w:p>
        <w:p w14:paraId="6FEDF60C" w14:textId="06DEACFD" w:rsidR="00EC2BBD" w:rsidRDefault="00EC2BBD">
          <w:pPr>
            <w:pStyle w:val="TOC3"/>
            <w:rPr>
              <w:ins w:id="183" w:author="Megan Ash" w:date="2026-02-23T15:55:00Z" w16du:dateUtc="2026-02-23T20:55:00Z"/>
              <w:rFonts w:asciiTheme="minorHAnsi" w:hAnsiTheme="minorHAnsi"/>
              <w:noProof/>
              <w:kern w:val="2"/>
              <w14:ligatures w14:val="standardContextual"/>
            </w:rPr>
          </w:pPr>
          <w:hyperlink w:anchor="_Toc222754722" w:history="1">
            <w:r w:rsidRPr="00F718E5">
              <w:rPr>
                <w:rStyle w:val="Hyperlink"/>
                <w:noProof/>
              </w:rPr>
              <w:t>10.7.4 Maternity Leave</w:t>
            </w:r>
            <w:r>
              <w:rPr>
                <w:noProof/>
                <w:webHidden/>
              </w:rPr>
              <w:tab/>
            </w:r>
            <w:r>
              <w:rPr>
                <w:noProof/>
                <w:webHidden/>
              </w:rPr>
              <w:fldChar w:fldCharType="begin"/>
            </w:r>
            <w:r>
              <w:rPr>
                <w:noProof/>
                <w:webHidden/>
              </w:rPr>
              <w:instrText xml:space="preserve"> PAGEREF _Toc222754722 \h </w:instrText>
            </w:r>
            <w:r>
              <w:rPr>
                <w:noProof/>
                <w:webHidden/>
              </w:rPr>
            </w:r>
            <w:r>
              <w:rPr>
                <w:noProof/>
                <w:webHidden/>
              </w:rPr>
              <w:fldChar w:fldCharType="separate"/>
            </w:r>
            <w:r>
              <w:rPr>
                <w:noProof/>
                <w:webHidden/>
              </w:rPr>
              <w:t>133</w:t>
            </w:r>
            <w:r>
              <w:rPr>
                <w:noProof/>
                <w:webHidden/>
              </w:rPr>
              <w:fldChar w:fldCharType="end"/>
            </w:r>
          </w:hyperlink>
        </w:p>
        <w:p w14:paraId="17050C71" w14:textId="1FE54263" w:rsidR="00EC2BBD" w:rsidRDefault="00EC2BBD">
          <w:pPr>
            <w:pStyle w:val="TOC3"/>
            <w:rPr>
              <w:ins w:id="184" w:author="Megan Ash" w:date="2026-02-23T15:55:00Z" w16du:dateUtc="2026-02-23T20:55:00Z"/>
              <w:rFonts w:asciiTheme="minorHAnsi" w:hAnsiTheme="minorHAnsi"/>
              <w:noProof/>
              <w:kern w:val="2"/>
              <w14:ligatures w14:val="standardContextual"/>
            </w:rPr>
          </w:pPr>
          <w:hyperlink w:anchor="_Toc222754723" w:history="1">
            <w:r w:rsidRPr="00F718E5">
              <w:rPr>
                <w:rStyle w:val="Hyperlink"/>
                <w:noProof/>
              </w:rPr>
              <w:t>10.7.5 Paternity/Adoption Leave</w:t>
            </w:r>
            <w:r>
              <w:rPr>
                <w:noProof/>
                <w:webHidden/>
              </w:rPr>
              <w:tab/>
            </w:r>
            <w:r>
              <w:rPr>
                <w:noProof/>
                <w:webHidden/>
              </w:rPr>
              <w:fldChar w:fldCharType="begin"/>
            </w:r>
            <w:r>
              <w:rPr>
                <w:noProof/>
                <w:webHidden/>
              </w:rPr>
              <w:instrText xml:space="preserve"> PAGEREF _Toc222754723 \h </w:instrText>
            </w:r>
            <w:r>
              <w:rPr>
                <w:noProof/>
                <w:webHidden/>
              </w:rPr>
            </w:r>
            <w:r>
              <w:rPr>
                <w:noProof/>
                <w:webHidden/>
              </w:rPr>
              <w:fldChar w:fldCharType="separate"/>
            </w:r>
            <w:r>
              <w:rPr>
                <w:noProof/>
                <w:webHidden/>
              </w:rPr>
              <w:t>135</w:t>
            </w:r>
            <w:r>
              <w:rPr>
                <w:noProof/>
                <w:webHidden/>
              </w:rPr>
              <w:fldChar w:fldCharType="end"/>
            </w:r>
          </w:hyperlink>
        </w:p>
        <w:p w14:paraId="37BB1C0D" w14:textId="163AABB3" w:rsidR="00EC2BBD" w:rsidRDefault="00EC2BBD">
          <w:pPr>
            <w:pStyle w:val="TOC3"/>
            <w:rPr>
              <w:ins w:id="185" w:author="Megan Ash" w:date="2026-02-23T15:55:00Z" w16du:dateUtc="2026-02-23T20:55:00Z"/>
              <w:rFonts w:asciiTheme="minorHAnsi" w:hAnsiTheme="minorHAnsi"/>
              <w:noProof/>
              <w:kern w:val="2"/>
              <w14:ligatures w14:val="standardContextual"/>
            </w:rPr>
          </w:pPr>
          <w:hyperlink w:anchor="_Toc222754724" w:history="1">
            <w:r w:rsidRPr="00F718E5">
              <w:rPr>
                <w:rStyle w:val="Hyperlink"/>
                <w:noProof/>
              </w:rPr>
              <w:t>10.7.6 Family Leave</w:t>
            </w:r>
            <w:r>
              <w:rPr>
                <w:noProof/>
                <w:webHidden/>
              </w:rPr>
              <w:tab/>
            </w:r>
            <w:r>
              <w:rPr>
                <w:noProof/>
                <w:webHidden/>
              </w:rPr>
              <w:fldChar w:fldCharType="begin"/>
            </w:r>
            <w:r>
              <w:rPr>
                <w:noProof/>
                <w:webHidden/>
              </w:rPr>
              <w:instrText xml:space="preserve"> PAGEREF _Toc222754724 \h </w:instrText>
            </w:r>
            <w:r>
              <w:rPr>
                <w:noProof/>
                <w:webHidden/>
              </w:rPr>
            </w:r>
            <w:r>
              <w:rPr>
                <w:noProof/>
                <w:webHidden/>
              </w:rPr>
              <w:fldChar w:fldCharType="separate"/>
            </w:r>
            <w:r>
              <w:rPr>
                <w:noProof/>
                <w:webHidden/>
              </w:rPr>
              <w:t>135</w:t>
            </w:r>
            <w:r>
              <w:rPr>
                <w:noProof/>
                <w:webHidden/>
              </w:rPr>
              <w:fldChar w:fldCharType="end"/>
            </w:r>
          </w:hyperlink>
        </w:p>
        <w:p w14:paraId="202FDFC3" w14:textId="2FAC37AA" w:rsidR="00EC2BBD" w:rsidRDefault="00EC2BBD">
          <w:pPr>
            <w:pStyle w:val="TOC3"/>
            <w:rPr>
              <w:ins w:id="186" w:author="Megan Ash" w:date="2026-02-23T15:55:00Z" w16du:dateUtc="2026-02-23T20:55:00Z"/>
              <w:rFonts w:asciiTheme="minorHAnsi" w:hAnsiTheme="minorHAnsi"/>
              <w:noProof/>
              <w:kern w:val="2"/>
              <w14:ligatures w14:val="standardContextual"/>
            </w:rPr>
          </w:pPr>
          <w:hyperlink w:anchor="_Toc222754725" w:history="1">
            <w:r w:rsidRPr="00F718E5">
              <w:rPr>
                <w:rStyle w:val="Hyperlink"/>
                <w:noProof/>
              </w:rPr>
              <w:t>10.7.7 Compassionate (Bereavement) Leave</w:t>
            </w:r>
            <w:r>
              <w:rPr>
                <w:noProof/>
                <w:webHidden/>
              </w:rPr>
              <w:tab/>
            </w:r>
            <w:r>
              <w:rPr>
                <w:noProof/>
                <w:webHidden/>
              </w:rPr>
              <w:fldChar w:fldCharType="begin"/>
            </w:r>
            <w:r>
              <w:rPr>
                <w:noProof/>
                <w:webHidden/>
              </w:rPr>
              <w:instrText xml:space="preserve"> PAGEREF _Toc222754725 \h </w:instrText>
            </w:r>
            <w:r>
              <w:rPr>
                <w:noProof/>
                <w:webHidden/>
              </w:rPr>
            </w:r>
            <w:r>
              <w:rPr>
                <w:noProof/>
                <w:webHidden/>
              </w:rPr>
              <w:fldChar w:fldCharType="separate"/>
            </w:r>
            <w:r>
              <w:rPr>
                <w:noProof/>
                <w:webHidden/>
              </w:rPr>
              <w:t>136</w:t>
            </w:r>
            <w:r>
              <w:rPr>
                <w:noProof/>
                <w:webHidden/>
              </w:rPr>
              <w:fldChar w:fldCharType="end"/>
            </w:r>
          </w:hyperlink>
        </w:p>
        <w:p w14:paraId="67A808CA" w14:textId="44C0EEEB" w:rsidR="00EC2BBD" w:rsidRDefault="00EC2BBD">
          <w:pPr>
            <w:pStyle w:val="TOC3"/>
            <w:rPr>
              <w:ins w:id="187" w:author="Megan Ash" w:date="2026-02-23T15:55:00Z" w16du:dateUtc="2026-02-23T20:55:00Z"/>
              <w:rFonts w:asciiTheme="minorHAnsi" w:hAnsiTheme="minorHAnsi"/>
              <w:noProof/>
              <w:kern w:val="2"/>
              <w14:ligatures w14:val="standardContextual"/>
            </w:rPr>
          </w:pPr>
          <w:hyperlink w:anchor="_Toc222754726" w:history="1">
            <w:r w:rsidRPr="00F718E5">
              <w:rPr>
                <w:rStyle w:val="Hyperlink"/>
                <w:noProof/>
              </w:rPr>
              <w:t>10.7.8 Marriage Leave</w:t>
            </w:r>
            <w:r>
              <w:rPr>
                <w:noProof/>
                <w:webHidden/>
              </w:rPr>
              <w:tab/>
            </w:r>
            <w:r>
              <w:rPr>
                <w:noProof/>
                <w:webHidden/>
              </w:rPr>
              <w:fldChar w:fldCharType="begin"/>
            </w:r>
            <w:r>
              <w:rPr>
                <w:noProof/>
                <w:webHidden/>
              </w:rPr>
              <w:instrText xml:space="preserve"> PAGEREF _Toc222754726 \h </w:instrText>
            </w:r>
            <w:r>
              <w:rPr>
                <w:noProof/>
                <w:webHidden/>
              </w:rPr>
            </w:r>
            <w:r>
              <w:rPr>
                <w:noProof/>
                <w:webHidden/>
              </w:rPr>
              <w:fldChar w:fldCharType="separate"/>
            </w:r>
            <w:r>
              <w:rPr>
                <w:noProof/>
                <w:webHidden/>
              </w:rPr>
              <w:t>136</w:t>
            </w:r>
            <w:r>
              <w:rPr>
                <w:noProof/>
                <w:webHidden/>
              </w:rPr>
              <w:fldChar w:fldCharType="end"/>
            </w:r>
          </w:hyperlink>
        </w:p>
        <w:p w14:paraId="34661C21" w14:textId="19AF8666" w:rsidR="00EC2BBD" w:rsidRDefault="00EC2BBD">
          <w:pPr>
            <w:pStyle w:val="TOC3"/>
            <w:rPr>
              <w:ins w:id="188" w:author="Megan Ash" w:date="2026-02-23T15:55:00Z" w16du:dateUtc="2026-02-23T20:55:00Z"/>
              <w:rFonts w:asciiTheme="minorHAnsi" w:hAnsiTheme="minorHAnsi"/>
              <w:noProof/>
              <w:kern w:val="2"/>
              <w14:ligatures w14:val="standardContextual"/>
            </w:rPr>
          </w:pPr>
          <w:hyperlink w:anchor="_Toc222754727" w:history="1">
            <w:r w:rsidRPr="00F718E5">
              <w:rPr>
                <w:rStyle w:val="Hyperlink"/>
                <w:noProof/>
              </w:rPr>
              <w:t>10.7.9 Voting Leave</w:t>
            </w:r>
            <w:r>
              <w:rPr>
                <w:noProof/>
                <w:webHidden/>
              </w:rPr>
              <w:tab/>
            </w:r>
            <w:r>
              <w:rPr>
                <w:noProof/>
                <w:webHidden/>
              </w:rPr>
              <w:fldChar w:fldCharType="begin"/>
            </w:r>
            <w:r>
              <w:rPr>
                <w:noProof/>
                <w:webHidden/>
              </w:rPr>
              <w:instrText xml:space="preserve"> PAGEREF _Toc222754727 \h </w:instrText>
            </w:r>
            <w:r>
              <w:rPr>
                <w:noProof/>
                <w:webHidden/>
              </w:rPr>
            </w:r>
            <w:r>
              <w:rPr>
                <w:noProof/>
                <w:webHidden/>
              </w:rPr>
              <w:fldChar w:fldCharType="separate"/>
            </w:r>
            <w:r>
              <w:rPr>
                <w:noProof/>
                <w:webHidden/>
              </w:rPr>
              <w:t>136</w:t>
            </w:r>
            <w:r>
              <w:rPr>
                <w:noProof/>
                <w:webHidden/>
              </w:rPr>
              <w:fldChar w:fldCharType="end"/>
            </w:r>
          </w:hyperlink>
        </w:p>
        <w:p w14:paraId="4C51E34C" w14:textId="569A3344" w:rsidR="00EC2BBD" w:rsidRDefault="00EC2BBD">
          <w:pPr>
            <w:pStyle w:val="TOC3"/>
            <w:rPr>
              <w:ins w:id="189" w:author="Megan Ash" w:date="2026-02-23T15:55:00Z" w16du:dateUtc="2026-02-23T20:55:00Z"/>
              <w:rFonts w:asciiTheme="minorHAnsi" w:hAnsiTheme="minorHAnsi"/>
              <w:noProof/>
              <w:kern w:val="2"/>
              <w14:ligatures w14:val="standardContextual"/>
            </w:rPr>
          </w:pPr>
          <w:hyperlink w:anchor="_Toc222754728" w:history="1">
            <w:r w:rsidRPr="00F718E5">
              <w:rPr>
                <w:rStyle w:val="Hyperlink"/>
                <w:noProof/>
              </w:rPr>
              <w:t>10.7.10 Statutory Congresses/Seminars Unpaid Leave</w:t>
            </w:r>
            <w:r>
              <w:rPr>
                <w:noProof/>
                <w:webHidden/>
              </w:rPr>
              <w:tab/>
            </w:r>
            <w:r>
              <w:rPr>
                <w:noProof/>
                <w:webHidden/>
              </w:rPr>
              <w:fldChar w:fldCharType="begin"/>
            </w:r>
            <w:r>
              <w:rPr>
                <w:noProof/>
                <w:webHidden/>
              </w:rPr>
              <w:instrText xml:space="preserve"> PAGEREF _Toc222754728 \h </w:instrText>
            </w:r>
            <w:r>
              <w:rPr>
                <w:noProof/>
                <w:webHidden/>
              </w:rPr>
            </w:r>
            <w:r>
              <w:rPr>
                <w:noProof/>
                <w:webHidden/>
              </w:rPr>
              <w:fldChar w:fldCharType="separate"/>
            </w:r>
            <w:r>
              <w:rPr>
                <w:noProof/>
                <w:webHidden/>
              </w:rPr>
              <w:t>136</w:t>
            </w:r>
            <w:r>
              <w:rPr>
                <w:noProof/>
                <w:webHidden/>
              </w:rPr>
              <w:fldChar w:fldCharType="end"/>
            </w:r>
          </w:hyperlink>
        </w:p>
        <w:p w14:paraId="7C89B51F" w14:textId="447E3318" w:rsidR="00EC2BBD" w:rsidRDefault="00EC2BBD">
          <w:pPr>
            <w:pStyle w:val="TOC3"/>
            <w:rPr>
              <w:ins w:id="190" w:author="Megan Ash" w:date="2026-02-23T15:55:00Z" w16du:dateUtc="2026-02-23T20:55:00Z"/>
              <w:rFonts w:asciiTheme="minorHAnsi" w:hAnsiTheme="minorHAnsi"/>
              <w:noProof/>
              <w:kern w:val="2"/>
              <w14:ligatures w14:val="standardContextual"/>
            </w:rPr>
          </w:pPr>
          <w:hyperlink w:anchor="_Toc222754729" w:history="1">
            <w:r w:rsidRPr="00F718E5">
              <w:rPr>
                <w:rStyle w:val="Hyperlink"/>
                <w:noProof/>
              </w:rPr>
              <w:t>10.7.11 Temporary Office Closure/Emergency Leave</w:t>
            </w:r>
            <w:r>
              <w:rPr>
                <w:noProof/>
                <w:webHidden/>
              </w:rPr>
              <w:tab/>
            </w:r>
            <w:r>
              <w:rPr>
                <w:noProof/>
                <w:webHidden/>
              </w:rPr>
              <w:fldChar w:fldCharType="begin"/>
            </w:r>
            <w:r>
              <w:rPr>
                <w:noProof/>
                <w:webHidden/>
              </w:rPr>
              <w:instrText xml:space="preserve"> PAGEREF _Toc222754729 \h </w:instrText>
            </w:r>
            <w:r>
              <w:rPr>
                <w:noProof/>
                <w:webHidden/>
              </w:rPr>
            </w:r>
            <w:r>
              <w:rPr>
                <w:noProof/>
                <w:webHidden/>
              </w:rPr>
              <w:fldChar w:fldCharType="separate"/>
            </w:r>
            <w:r>
              <w:rPr>
                <w:noProof/>
                <w:webHidden/>
              </w:rPr>
              <w:t>137</w:t>
            </w:r>
            <w:r>
              <w:rPr>
                <w:noProof/>
                <w:webHidden/>
              </w:rPr>
              <w:fldChar w:fldCharType="end"/>
            </w:r>
          </w:hyperlink>
        </w:p>
        <w:p w14:paraId="49F65049" w14:textId="62CA1D57" w:rsidR="00EC2BBD" w:rsidRDefault="00EC2BBD">
          <w:pPr>
            <w:pStyle w:val="TOC2"/>
            <w:rPr>
              <w:ins w:id="191" w:author="Megan Ash" w:date="2026-02-23T15:55:00Z" w16du:dateUtc="2026-02-23T20:55:00Z"/>
              <w:rFonts w:asciiTheme="minorHAnsi" w:hAnsiTheme="minorHAnsi"/>
              <w:noProof/>
              <w:kern w:val="2"/>
              <w14:ligatures w14:val="standardContextual"/>
            </w:rPr>
          </w:pPr>
          <w:hyperlink w:anchor="_Toc222754730" w:history="1">
            <w:r w:rsidRPr="00F718E5">
              <w:rPr>
                <w:rStyle w:val="Hyperlink"/>
                <w:noProof/>
              </w:rPr>
              <w:t>10.8</w:t>
            </w:r>
            <w:r>
              <w:rPr>
                <w:rFonts w:asciiTheme="minorHAnsi" w:hAnsiTheme="minorHAnsi"/>
                <w:noProof/>
                <w:kern w:val="2"/>
                <w14:ligatures w14:val="standardContextual"/>
              </w:rPr>
              <w:tab/>
            </w:r>
            <w:r w:rsidRPr="00F718E5">
              <w:rPr>
                <w:rStyle w:val="Hyperlink"/>
                <w:noProof/>
              </w:rPr>
              <w:t>Benefits Accruals</w:t>
            </w:r>
            <w:r>
              <w:rPr>
                <w:noProof/>
                <w:webHidden/>
              </w:rPr>
              <w:tab/>
            </w:r>
            <w:r>
              <w:rPr>
                <w:noProof/>
                <w:webHidden/>
              </w:rPr>
              <w:fldChar w:fldCharType="begin"/>
            </w:r>
            <w:r>
              <w:rPr>
                <w:noProof/>
                <w:webHidden/>
              </w:rPr>
              <w:instrText xml:space="preserve"> PAGEREF _Toc222754730 \h </w:instrText>
            </w:r>
            <w:r>
              <w:rPr>
                <w:noProof/>
                <w:webHidden/>
              </w:rPr>
            </w:r>
            <w:r>
              <w:rPr>
                <w:noProof/>
                <w:webHidden/>
              </w:rPr>
              <w:fldChar w:fldCharType="separate"/>
            </w:r>
            <w:r>
              <w:rPr>
                <w:noProof/>
                <w:webHidden/>
              </w:rPr>
              <w:t>137</w:t>
            </w:r>
            <w:r>
              <w:rPr>
                <w:noProof/>
                <w:webHidden/>
              </w:rPr>
              <w:fldChar w:fldCharType="end"/>
            </w:r>
          </w:hyperlink>
        </w:p>
        <w:p w14:paraId="0972DB43" w14:textId="3A1137E4" w:rsidR="00EC2BBD" w:rsidRDefault="00EC2BBD">
          <w:pPr>
            <w:pStyle w:val="TOC3"/>
            <w:rPr>
              <w:ins w:id="192" w:author="Megan Ash" w:date="2026-02-23T15:55:00Z" w16du:dateUtc="2026-02-23T20:55:00Z"/>
              <w:rFonts w:asciiTheme="minorHAnsi" w:hAnsiTheme="minorHAnsi"/>
              <w:noProof/>
              <w:kern w:val="2"/>
              <w14:ligatures w14:val="standardContextual"/>
            </w:rPr>
          </w:pPr>
          <w:hyperlink w:anchor="_Toc222754731" w:history="1">
            <w:r w:rsidRPr="00F718E5">
              <w:rPr>
                <w:rStyle w:val="Hyperlink"/>
                <w:noProof/>
              </w:rPr>
              <w:t>10.8.1 Submission of Quarterly Benefit Accruals</w:t>
            </w:r>
            <w:r>
              <w:rPr>
                <w:noProof/>
                <w:webHidden/>
              </w:rPr>
              <w:tab/>
            </w:r>
            <w:r>
              <w:rPr>
                <w:noProof/>
                <w:webHidden/>
              </w:rPr>
              <w:fldChar w:fldCharType="begin"/>
            </w:r>
            <w:r>
              <w:rPr>
                <w:noProof/>
                <w:webHidden/>
              </w:rPr>
              <w:instrText xml:space="preserve"> PAGEREF _Toc222754731 \h </w:instrText>
            </w:r>
            <w:r>
              <w:rPr>
                <w:noProof/>
                <w:webHidden/>
              </w:rPr>
            </w:r>
            <w:r>
              <w:rPr>
                <w:noProof/>
                <w:webHidden/>
              </w:rPr>
              <w:fldChar w:fldCharType="separate"/>
            </w:r>
            <w:r>
              <w:rPr>
                <w:noProof/>
                <w:webHidden/>
              </w:rPr>
              <w:t>137</w:t>
            </w:r>
            <w:r>
              <w:rPr>
                <w:noProof/>
                <w:webHidden/>
              </w:rPr>
              <w:fldChar w:fldCharType="end"/>
            </w:r>
          </w:hyperlink>
        </w:p>
        <w:p w14:paraId="16524B8B" w14:textId="4C930D8D" w:rsidR="00EC2BBD" w:rsidRDefault="00EC2BBD">
          <w:pPr>
            <w:pStyle w:val="TOC1"/>
            <w:rPr>
              <w:ins w:id="193" w:author="Megan Ash" w:date="2026-02-23T15:55:00Z" w16du:dateUtc="2026-02-23T20:55:00Z"/>
              <w:rFonts w:asciiTheme="minorHAnsi" w:hAnsiTheme="minorHAnsi"/>
              <w:noProof/>
              <w:kern w:val="2"/>
              <w14:ligatures w14:val="standardContextual"/>
            </w:rPr>
          </w:pPr>
          <w:hyperlink w:anchor="_Toc222754732" w:history="1">
            <w:r w:rsidRPr="00F718E5">
              <w:rPr>
                <w:rStyle w:val="Hyperlink"/>
                <w:noProof/>
              </w:rPr>
              <w:t>11. Employees</w:t>
            </w:r>
            <w:r>
              <w:rPr>
                <w:noProof/>
                <w:webHidden/>
              </w:rPr>
              <w:tab/>
            </w:r>
            <w:r>
              <w:rPr>
                <w:noProof/>
                <w:webHidden/>
              </w:rPr>
              <w:fldChar w:fldCharType="begin"/>
            </w:r>
            <w:r>
              <w:rPr>
                <w:noProof/>
                <w:webHidden/>
              </w:rPr>
              <w:instrText xml:space="preserve"> PAGEREF _Toc222754732 \h </w:instrText>
            </w:r>
            <w:r>
              <w:rPr>
                <w:noProof/>
                <w:webHidden/>
              </w:rPr>
            </w:r>
            <w:r>
              <w:rPr>
                <w:noProof/>
                <w:webHidden/>
              </w:rPr>
              <w:fldChar w:fldCharType="separate"/>
            </w:r>
            <w:r>
              <w:rPr>
                <w:noProof/>
                <w:webHidden/>
              </w:rPr>
              <w:t>138</w:t>
            </w:r>
            <w:r>
              <w:rPr>
                <w:noProof/>
                <w:webHidden/>
              </w:rPr>
              <w:fldChar w:fldCharType="end"/>
            </w:r>
          </w:hyperlink>
        </w:p>
        <w:p w14:paraId="6E28E1CB" w14:textId="648F5D4B" w:rsidR="00EC2BBD" w:rsidRDefault="00EC2BBD">
          <w:pPr>
            <w:pStyle w:val="TOC2"/>
            <w:rPr>
              <w:ins w:id="194" w:author="Megan Ash" w:date="2026-02-23T15:55:00Z" w16du:dateUtc="2026-02-23T20:55:00Z"/>
              <w:rFonts w:asciiTheme="minorHAnsi" w:hAnsiTheme="minorHAnsi"/>
              <w:noProof/>
              <w:kern w:val="2"/>
              <w14:ligatures w14:val="standardContextual"/>
            </w:rPr>
          </w:pPr>
          <w:hyperlink w:anchor="_Toc222754734" w:history="1">
            <w:r w:rsidRPr="00F718E5">
              <w:rPr>
                <w:rStyle w:val="Hyperlink"/>
                <w:noProof/>
              </w:rPr>
              <w:t>11.1</w:t>
            </w:r>
            <w:r>
              <w:rPr>
                <w:rFonts w:asciiTheme="minorHAnsi" w:hAnsiTheme="minorHAnsi"/>
                <w:noProof/>
                <w:kern w:val="2"/>
                <w14:ligatures w14:val="standardContextual"/>
              </w:rPr>
              <w:tab/>
            </w:r>
            <w:r w:rsidRPr="00F718E5">
              <w:rPr>
                <w:rStyle w:val="Hyperlink"/>
                <w:noProof/>
              </w:rPr>
              <w:t>Job Descriptions</w:t>
            </w:r>
            <w:r>
              <w:rPr>
                <w:noProof/>
                <w:webHidden/>
              </w:rPr>
              <w:tab/>
            </w:r>
            <w:r>
              <w:rPr>
                <w:noProof/>
                <w:webHidden/>
              </w:rPr>
              <w:fldChar w:fldCharType="begin"/>
            </w:r>
            <w:r>
              <w:rPr>
                <w:noProof/>
                <w:webHidden/>
              </w:rPr>
              <w:instrText xml:space="preserve"> PAGEREF _Toc222754734 \h </w:instrText>
            </w:r>
            <w:r>
              <w:rPr>
                <w:noProof/>
                <w:webHidden/>
              </w:rPr>
            </w:r>
            <w:r>
              <w:rPr>
                <w:noProof/>
                <w:webHidden/>
              </w:rPr>
              <w:fldChar w:fldCharType="separate"/>
            </w:r>
            <w:r>
              <w:rPr>
                <w:noProof/>
                <w:webHidden/>
              </w:rPr>
              <w:t>138</w:t>
            </w:r>
            <w:r>
              <w:rPr>
                <w:noProof/>
                <w:webHidden/>
              </w:rPr>
              <w:fldChar w:fldCharType="end"/>
            </w:r>
          </w:hyperlink>
        </w:p>
        <w:p w14:paraId="316B21D5" w14:textId="3847DD13" w:rsidR="00EC2BBD" w:rsidRDefault="00EC2BBD">
          <w:pPr>
            <w:pStyle w:val="TOC2"/>
            <w:rPr>
              <w:ins w:id="195" w:author="Megan Ash" w:date="2026-02-23T15:55:00Z" w16du:dateUtc="2026-02-23T20:55:00Z"/>
              <w:rFonts w:asciiTheme="minorHAnsi" w:hAnsiTheme="minorHAnsi"/>
              <w:noProof/>
              <w:kern w:val="2"/>
              <w14:ligatures w14:val="standardContextual"/>
            </w:rPr>
          </w:pPr>
          <w:hyperlink w:anchor="_Toc222754735" w:history="1">
            <w:r w:rsidRPr="00F718E5">
              <w:rPr>
                <w:rStyle w:val="Hyperlink"/>
                <w:noProof/>
              </w:rPr>
              <w:t>11.2</w:t>
            </w:r>
            <w:r>
              <w:rPr>
                <w:rFonts w:asciiTheme="minorHAnsi" w:hAnsiTheme="minorHAnsi"/>
                <w:noProof/>
                <w:kern w:val="2"/>
                <w14:ligatures w14:val="standardContextual"/>
              </w:rPr>
              <w:tab/>
            </w:r>
            <w:r w:rsidRPr="00F718E5">
              <w:rPr>
                <w:rStyle w:val="Hyperlink"/>
                <w:noProof/>
              </w:rPr>
              <w:t>Performance Evaluations &amp; Salary</w:t>
            </w:r>
            <w:r>
              <w:rPr>
                <w:noProof/>
                <w:webHidden/>
              </w:rPr>
              <w:tab/>
            </w:r>
            <w:r>
              <w:rPr>
                <w:noProof/>
                <w:webHidden/>
              </w:rPr>
              <w:fldChar w:fldCharType="begin"/>
            </w:r>
            <w:r>
              <w:rPr>
                <w:noProof/>
                <w:webHidden/>
              </w:rPr>
              <w:instrText xml:space="preserve"> PAGEREF _Toc222754735 \h </w:instrText>
            </w:r>
            <w:r>
              <w:rPr>
                <w:noProof/>
                <w:webHidden/>
              </w:rPr>
            </w:r>
            <w:r>
              <w:rPr>
                <w:noProof/>
                <w:webHidden/>
              </w:rPr>
              <w:fldChar w:fldCharType="separate"/>
            </w:r>
            <w:r>
              <w:rPr>
                <w:noProof/>
                <w:webHidden/>
              </w:rPr>
              <w:t>139</w:t>
            </w:r>
            <w:r>
              <w:rPr>
                <w:noProof/>
                <w:webHidden/>
              </w:rPr>
              <w:fldChar w:fldCharType="end"/>
            </w:r>
          </w:hyperlink>
        </w:p>
        <w:p w14:paraId="75FDB03B" w14:textId="656B7EDE" w:rsidR="00EC2BBD" w:rsidRDefault="00EC2BBD">
          <w:pPr>
            <w:pStyle w:val="TOC3"/>
            <w:rPr>
              <w:ins w:id="196" w:author="Megan Ash" w:date="2026-02-23T15:55:00Z" w16du:dateUtc="2026-02-23T20:55:00Z"/>
              <w:rFonts w:asciiTheme="minorHAnsi" w:hAnsiTheme="minorHAnsi"/>
              <w:noProof/>
              <w:kern w:val="2"/>
              <w14:ligatures w14:val="standardContextual"/>
            </w:rPr>
          </w:pPr>
          <w:hyperlink w:anchor="_Toc222754736" w:history="1">
            <w:r w:rsidRPr="00F718E5">
              <w:rPr>
                <w:rStyle w:val="Hyperlink"/>
                <w:noProof/>
              </w:rPr>
              <w:t>11.2.1 360-degree Reviews</w:t>
            </w:r>
            <w:r>
              <w:rPr>
                <w:noProof/>
                <w:webHidden/>
              </w:rPr>
              <w:tab/>
            </w:r>
            <w:r>
              <w:rPr>
                <w:noProof/>
                <w:webHidden/>
              </w:rPr>
              <w:fldChar w:fldCharType="begin"/>
            </w:r>
            <w:r>
              <w:rPr>
                <w:noProof/>
                <w:webHidden/>
              </w:rPr>
              <w:instrText xml:space="preserve"> PAGEREF _Toc222754736 \h </w:instrText>
            </w:r>
            <w:r>
              <w:rPr>
                <w:noProof/>
                <w:webHidden/>
              </w:rPr>
            </w:r>
            <w:r>
              <w:rPr>
                <w:noProof/>
                <w:webHidden/>
              </w:rPr>
              <w:fldChar w:fldCharType="separate"/>
            </w:r>
            <w:r>
              <w:rPr>
                <w:noProof/>
                <w:webHidden/>
              </w:rPr>
              <w:t>139</w:t>
            </w:r>
            <w:r>
              <w:rPr>
                <w:noProof/>
                <w:webHidden/>
              </w:rPr>
              <w:fldChar w:fldCharType="end"/>
            </w:r>
          </w:hyperlink>
        </w:p>
        <w:p w14:paraId="205ECF0E" w14:textId="54640E33" w:rsidR="00EC2BBD" w:rsidRDefault="00EC2BBD">
          <w:pPr>
            <w:pStyle w:val="TOC3"/>
            <w:rPr>
              <w:ins w:id="197" w:author="Megan Ash" w:date="2026-02-23T15:55:00Z" w16du:dateUtc="2026-02-23T20:55:00Z"/>
              <w:rFonts w:asciiTheme="minorHAnsi" w:hAnsiTheme="minorHAnsi"/>
              <w:noProof/>
              <w:kern w:val="2"/>
              <w14:ligatures w14:val="standardContextual"/>
            </w:rPr>
          </w:pPr>
          <w:hyperlink w:anchor="_Toc222754737" w:history="1">
            <w:r w:rsidRPr="00F718E5">
              <w:rPr>
                <w:rStyle w:val="Hyperlink"/>
                <w:noProof/>
              </w:rPr>
              <w:t>11.2.2 90-day performance review</w:t>
            </w:r>
            <w:r>
              <w:rPr>
                <w:noProof/>
                <w:webHidden/>
              </w:rPr>
              <w:tab/>
            </w:r>
            <w:r>
              <w:rPr>
                <w:noProof/>
                <w:webHidden/>
              </w:rPr>
              <w:fldChar w:fldCharType="begin"/>
            </w:r>
            <w:r>
              <w:rPr>
                <w:noProof/>
                <w:webHidden/>
              </w:rPr>
              <w:instrText xml:space="preserve"> PAGEREF _Toc222754737 \h </w:instrText>
            </w:r>
            <w:r>
              <w:rPr>
                <w:noProof/>
                <w:webHidden/>
              </w:rPr>
            </w:r>
            <w:r>
              <w:rPr>
                <w:noProof/>
                <w:webHidden/>
              </w:rPr>
              <w:fldChar w:fldCharType="separate"/>
            </w:r>
            <w:r>
              <w:rPr>
                <w:noProof/>
                <w:webHidden/>
              </w:rPr>
              <w:t>140</w:t>
            </w:r>
            <w:r>
              <w:rPr>
                <w:noProof/>
                <w:webHidden/>
              </w:rPr>
              <w:fldChar w:fldCharType="end"/>
            </w:r>
          </w:hyperlink>
        </w:p>
        <w:p w14:paraId="703A1D3B" w14:textId="10E617A6" w:rsidR="00EC2BBD" w:rsidRDefault="00EC2BBD">
          <w:pPr>
            <w:pStyle w:val="TOC2"/>
            <w:rPr>
              <w:ins w:id="198" w:author="Megan Ash" w:date="2026-02-23T15:55:00Z" w16du:dateUtc="2026-02-23T20:55:00Z"/>
              <w:rFonts w:asciiTheme="minorHAnsi" w:hAnsiTheme="minorHAnsi"/>
              <w:noProof/>
              <w:kern w:val="2"/>
              <w14:ligatures w14:val="standardContextual"/>
            </w:rPr>
          </w:pPr>
          <w:hyperlink w:anchor="_Toc222754738" w:history="1">
            <w:r w:rsidRPr="00F718E5">
              <w:rPr>
                <w:rStyle w:val="Hyperlink"/>
                <w:noProof/>
              </w:rPr>
              <w:t>11.3</w:t>
            </w:r>
            <w:r>
              <w:rPr>
                <w:rFonts w:asciiTheme="minorHAnsi" w:hAnsiTheme="minorHAnsi"/>
                <w:noProof/>
                <w:kern w:val="2"/>
                <w14:ligatures w14:val="standardContextual"/>
              </w:rPr>
              <w:tab/>
            </w:r>
            <w:r w:rsidRPr="00F718E5">
              <w:rPr>
                <w:rStyle w:val="Hyperlink"/>
                <w:noProof/>
              </w:rPr>
              <w:t>Salary Adjustments for Merit</w:t>
            </w:r>
            <w:r>
              <w:rPr>
                <w:noProof/>
                <w:webHidden/>
              </w:rPr>
              <w:tab/>
            </w:r>
            <w:r>
              <w:rPr>
                <w:noProof/>
                <w:webHidden/>
              </w:rPr>
              <w:fldChar w:fldCharType="begin"/>
            </w:r>
            <w:r>
              <w:rPr>
                <w:noProof/>
                <w:webHidden/>
              </w:rPr>
              <w:instrText xml:space="preserve"> PAGEREF _Toc222754738 \h </w:instrText>
            </w:r>
            <w:r>
              <w:rPr>
                <w:noProof/>
                <w:webHidden/>
              </w:rPr>
            </w:r>
            <w:r>
              <w:rPr>
                <w:noProof/>
                <w:webHidden/>
              </w:rPr>
              <w:fldChar w:fldCharType="separate"/>
            </w:r>
            <w:r>
              <w:rPr>
                <w:noProof/>
                <w:webHidden/>
              </w:rPr>
              <w:t>140</w:t>
            </w:r>
            <w:r>
              <w:rPr>
                <w:noProof/>
                <w:webHidden/>
              </w:rPr>
              <w:fldChar w:fldCharType="end"/>
            </w:r>
          </w:hyperlink>
        </w:p>
        <w:p w14:paraId="008055C7" w14:textId="59997111" w:rsidR="00EC2BBD" w:rsidRDefault="00EC2BBD">
          <w:pPr>
            <w:pStyle w:val="TOC2"/>
            <w:rPr>
              <w:ins w:id="199" w:author="Megan Ash" w:date="2026-02-23T15:55:00Z" w16du:dateUtc="2026-02-23T20:55:00Z"/>
              <w:rFonts w:asciiTheme="minorHAnsi" w:hAnsiTheme="minorHAnsi"/>
              <w:noProof/>
              <w:kern w:val="2"/>
              <w14:ligatures w14:val="standardContextual"/>
            </w:rPr>
          </w:pPr>
          <w:hyperlink w:anchor="_Toc222754739" w:history="1">
            <w:r w:rsidRPr="00F718E5">
              <w:rPr>
                <w:rStyle w:val="Hyperlink"/>
                <w:noProof/>
              </w:rPr>
              <w:t>11.4</w:t>
            </w:r>
            <w:r>
              <w:rPr>
                <w:rFonts w:asciiTheme="minorHAnsi" w:hAnsiTheme="minorHAnsi"/>
                <w:noProof/>
                <w:kern w:val="2"/>
                <w14:ligatures w14:val="standardContextual"/>
              </w:rPr>
              <w:tab/>
            </w:r>
            <w:r w:rsidRPr="00F718E5">
              <w:rPr>
                <w:rStyle w:val="Hyperlink"/>
                <w:noProof/>
              </w:rPr>
              <w:t>One-Time Payments for Inflation Adjustments</w:t>
            </w:r>
            <w:r>
              <w:rPr>
                <w:noProof/>
                <w:webHidden/>
              </w:rPr>
              <w:tab/>
            </w:r>
            <w:r>
              <w:rPr>
                <w:noProof/>
                <w:webHidden/>
              </w:rPr>
              <w:fldChar w:fldCharType="begin"/>
            </w:r>
            <w:r>
              <w:rPr>
                <w:noProof/>
                <w:webHidden/>
              </w:rPr>
              <w:instrText xml:space="preserve"> PAGEREF _Toc222754739 \h </w:instrText>
            </w:r>
            <w:r>
              <w:rPr>
                <w:noProof/>
                <w:webHidden/>
              </w:rPr>
            </w:r>
            <w:r>
              <w:rPr>
                <w:noProof/>
                <w:webHidden/>
              </w:rPr>
              <w:fldChar w:fldCharType="separate"/>
            </w:r>
            <w:r>
              <w:rPr>
                <w:noProof/>
                <w:webHidden/>
              </w:rPr>
              <w:t>140</w:t>
            </w:r>
            <w:r>
              <w:rPr>
                <w:noProof/>
                <w:webHidden/>
              </w:rPr>
              <w:fldChar w:fldCharType="end"/>
            </w:r>
          </w:hyperlink>
        </w:p>
        <w:p w14:paraId="566751CA" w14:textId="2B7C1D6F" w:rsidR="00EC2BBD" w:rsidRDefault="00EC2BBD">
          <w:pPr>
            <w:pStyle w:val="TOC2"/>
            <w:rPr>
              <w:ins w:id="200" w:author="Megan Ash" w:date="2026-02-23T15:55:00Z" w16du:dateUtc="2026-02-23T20:55:00Z"/>
              <w:rFonts w:asciiTheme="minorHAnsi" w:hAnsiTheme="minorHAnsi"/>
              <w:noProof/>
              <w:kern w:val="2"/>
              <w14:ligatures w14:val="standardContextual"/>
            </w:rPr>
          </w:pPr>
          <w:hyperlink w:anchor="_Toc222754740" w:history="1">
            <w:r w:rsidRPr="00F718E5">
              <w:rPr>
                <w:rStyle w:val="Hyperlink"/>
                <w:noProof/>
              </w:rPr>
              <w:t>11.5</w:t>
            </w:r>
            <w:r>
              <w:rPr>
                <w:rFonts w:asciiTheme="minorHAnsi" w:hAnsiTheme="minorHAnsi"/>
                <w:noProof/>
                <w:kern w:val="2"/>
                <w14:ligatures w14:val="standardContextual"/>
              </w:rPr>
              <w:tab/>
            </w:r>
            <w:r w:rsidRPr="00F718E5">
              <w:rPr>
                <w:rStyle w:val="Hyperlink"/>
                <w:noProof/>
              </w:rPr>
              <w:t>Salary Advances</w:t>
            </w:r>
            <w:r>
              <w:rPr>
                <w:noProof/>
                <w:webHidden/>
              </w:rPr>
              <w:tab/>
            </w:r>
            <w:r>
              <w:rPr>
                <w:noProof/>
                <w:webHidden/>
              </w:rPr>
              <w:fldChar w:fldCharType="begin"/>
            </w:r>
            <w:r>
              <w:rPr>
                <w:noProof/>
                <w:webHidden/>
              </w:rPr>
              <w:instrText xml:space="preserve"> PAGEREF _Toc222754740 \h </w:instrText>
            </w:r>
            <w:r>
              <w:rPr>
                <w:noProof/>
                <w:webHidden/>
              </w:rPr>
            </w:r>
            <w:r>
              <w:rPr>
                <w:noProof/>
                <w:webHidden/>
              </w:rPr>
              <w:fldChar w:fldCharType="separate"/>
            </w:r>
            <w:r>
              <w:rPr>
                <w:noProof/>
                <w:webHidden/>
              </w:rPr>
              <w:t>141</w:t>
            </w:r>
            <w:r>
              <w:rPr>
                <w:noProof/>
                <w:webHidden/>
              </w:rPr>
              <w:fldChar w:fldCharType="end"/>
            </w:r>
          </w:hyperlink>
        </w:p>
        <w:p w14:paraId="54B98973" w14:textId="3CED7ADD" w:rsidR="00EC2BBD" w:rsidRDefault="00EC2BBD">
          <w:pPr>
            <w:pStyle w:val="TOC2"/>
            <w:rPr>
              <w:ins w:id="201" w:author="Megan Ash" w:date="2026-02-23T15:55:00Z" w16du:dateUtc="2026-02-23T20:55:00Z"/>
              <w:rFonts w:asciiTheme="minorHAnsi" w:hAnsiTheme="minorHAnsi"/>
              <w:noProof/>
              <w:kern w:val="2"/>
              <w14:ligatures w14:val="standardContextual"/>
            </w:rPr>
          </w:pPr>
          <w:hyperlink w:anchor="_Toc222754741" w:history="1">
            <w:r w:rsidRPr="00F718E5">
              <w:rPr>
                <w:rStyle w:val="Hyperlink"/>
                <w:noProof/>
              </w:rPr>
              <w:t>11.6</w:t>
            </w:r>
            <w:r>
              <w:rPr>
                <w:rFonts w:asciiTheme="minorHAnsi" w:hAnsiTheme="minorHAnsi"/>
                <w:noProof/>
                <w:kern w:val="2"/>
                <w14:ligatures w14:val="standardContextual"/>
              </w:rPr>
              <w:tab/>
            </w:r>
            <w:r w:rsidRPr="00F718E5">
              <w:rPr>
                <w:rStyle w:val="Hyperlink"/>
                <w:noProof/>
              </w:rPr>
              <w:t>Dress Code for Personnel</w:t>
            </w:r>
            <w:r>
              <w:rPr>
                <w:noProof/>
                <w:webHidden/>
              </w:rPr>
              <w:tab/>
            </w:r>
            <w:r>
              <w:rPr>
                <w:noProof/>
                <w:webHidden/>
              </w:rPr>
              <w:fldChar w:fldCharType="begin"/>
            </w:r>
            <w:r>
              <w:rPr>
                <w:noProof/>
                <w:webHidden/>
              </w:rPr>
              <w:instrText xml:space="preserve"> PAGEREF _Toc222754741 \h </w:instrText>
            </w:r>
            <w:r>
              <w:rPr>
                <w:noProof/>
                <w:webHidden/>
              </w:rPr>
            </w:r>
            <w:r>
              <w:rPr>
                <w:noProof/>
                <w:webHidden/>
              </w:rPr>
              <w:fldChar w:fldCharType="separate"/>
            </w:r>
            <w:r>
              <w:rPr>
                <w:noProof/>
                <w:webHidden/>
              </w:rPr>
              <w:t>141</w:t>
            </w:r>
            <w:r>
              <w:rPr>
                <w:noProof/>
                <w:webHidden/>
              </w:rPr>
              <w:fldChar w:fldCharType="end"/>
            </w:r>
          </w:hyperlink>
        </w:p>
        <w:p w14:paraId="6CDAE8A0" w14:textId="7B8ED124" w:rsidR="00EC2BBD" w:rsidRDefault="00EC2BBD">
          <w:pPr>
            <w:pStyle w:val="TOC3"/>
            <w:rPr>
              <w:ins w:id="202" w:author="Megan Ash" w:date="2026-02-23T15:55:00Z" w16du:dateUtc="2026-02-23T20:55:00Z"/>
              <w:rFonts w:asciiTheme="minorHAnsi" w:hAnsiTheme="minorHAnsi"/>
              <w:noProof/>
              <w:kern w:val="2"/>
              <w14:ligatures w14:val="standardContextual"/>
            </w:rPr>
          </w:pPr>
          <w:hyperlink w:anchor="_Toc222754742" w:history="1">
            <w:r w:rsidRPr="00F718E5">
              <w:rPr>
                <w:rStyle w:val="Hyperlink"/>
                <w:noProof/>
              </w:rPr>
              <w:t>11.6.1 Appearance and Attire</w:t>
            </w:r>
            <w:r>
              <w:rPr>
                <w:noProof/>
                <w:webHidden/>
              </w:rPr>
              <w:tab/>
            </w:r>
            <w:r>
              <w:rPr>
                <w:noProof/>
                <w:webHidden/>
              </w:rPr>
              <w:fldChar w:fldCharType="begin"/>
            </w:r>
            <w:r>
              <w:rPr>
                <w:noProof/>
                <w:webHidden/>
              </w:rPr>
              <w:instrText xml:space="preserve"> PAGEREF _Toc222754742 \h </w:instrText>
            </w:r>
            <w:r>
              <w:rPr>
                <w:noProof/>
                <w:webHidden/>
              </w:rPr>
            </w:r>
            <w:r>
              <w:rPr>
                <w:noProof/>
                <w:webHidden/>
              </w:rPr>
              <w:fldChar w:fldCharType="separate"/>
            </w:r>
            <w:r>
              <w:rPr>
                <w:noProof/>
                <w:webHidden/>
              </w:rPr>
              <w:t>141</w:t>
            </w:r>
            <w:r>
              <w:rPr>
                <w:noProof/>
                <w:webHidden/>
              </w:rPr>
              <w:fldChar w:fldCharType="end"/>
            </w:r>
          </w:hyperlink>
        </w:p>
        <w:p w14:paraId="251B38E3" w14:textId="0D1F7252" w:rsidR="00EC2BBD" w:rsidRDefault="00EC2BBD">
          <w:pPr>
            <w:pStyle w:val="TOC2"/>
            <w:rPr>
              <w:ins w:id="203" w:author="Megan Ash" w:date="2026-02-23T15:55:00Z" w16du:dateUtc="2026-02-23T20:55:00Z"/>
              <w:rFonts w:asciiTheme="minorHAnsi" w:hAnsiTheme="minorHAnsi"/>
              <w:noProof/>
              <w:kern w:val="2"/>
              <w14:ligatures w14:val="standardContextual"/>
            </w:rPr>
          </w:pPr>
          <w:hyperlink w:anchor="_Toc222754743" w:history="1">
            <w:r w:rsidRPr="00F718E5">
              <w:rPr>
                <w:rStyle w:val="Hyperlink"/>
                <w:noProof/>
              </w:rPr>
              <w:t>11.7</w:t>
            </w:r>
            <w:r>
              <w:rPr>
                <w:rFonts w:asciiTheme="minorHAnsi" w:hAnsiTheme="minorHAnsi"/>
                <w:noProof/>
                <w:kern w:val="2"/>
                <w14:ligatures w14:val="standardContextual"/>
              </w:rPr>
              <w:tab/>
            </w:r>
            <w:r w:rsidRPr="00F718E5">
              <w:rPr>
                <w:rStyle w:val="Hyperlink"/>
                <w:noProof/>
              </w:rPr>
              <w:t>Communicating Delays</w:t>
            </w:r>
            <w:r>
              <w:rPr>
                <w:noProof/>
                <w:webHidden/>
              </w:rPr>
              <w:tab/>
            </w:r>
            <w:r>
              <w:rPr>
                <w:noProof/>
                <w:webHidden/>
              </w:rPr>
              <w:fldChar w:fldCharType="begin"/>
            </w:r>
            <w:r>
              <w:rPr>
                <w:noProof/>
                <w:webHidden/>
              </w:rPr>
              <w:instrText xml:space="preserve"> PAGEREF _Toc222754743 \h </w:instrText>
            </w:r>
            <w:r>
              <w:rPr>
                <w:noProof/>
                <w:webHidden/>
              </w:rPr>
            </w:r>
            <w:r>
              <w:rPr>
                <w:noProof/>
                <w:webHidden/>
              </w:rPr>
              <w:fldChar w:fldCharType="separate"/>
            </w:r>
            <w:r>
              <w:rPr>
                <w:noProof/>
                <w:webHidden/>
              </w:rPr>
              <w:t>143</w:t>
            </w:r>
            <w:r>
              <w:rPr>
                <w:noProof/>
                <w:webHidden/>
              </w:rPr>
              <w:fldChar w:fldCharType="end"/>
            </w:r>
          </w:hyperlink>
        </w:p>
        <w:p w14:paraId="2062328F" w14:textId="3E596D6F" w:rsidR="00EC2BBD" w:rsidRDefault="00EC2BBD">
          <w:pPr>
            <w:pStyle w:val="TOC2"/>
            <w:rPr>
              <w:ins w:id="204" w:author="Megan Ash" w:date="2026-02-23T15:55:00Z" w16du:dateUtc="2026-02-23T20:55:00Z"/>
              <w:rFonts w:asciiTheme="minorHAnsi" w:hAnsiTheme="minorHAnsi"/>
              <w:noProof/>
              <w:kern w:val="2"/>
              <w14:ligatures w14:val="standardContextual"/>
            </w:rPr>
          </w:pPr>
          <w:hyperlink w:anchor="_Toc222754744" w:history="1">
            <w:r w:rsidRPr="00F718E5">
              <w:rPr>
                <w:rStyle w:val="Hyperlink"/>
                <w:noProof/>
              </w:rPr>
              <w:t>11.8</w:t>
            </w:r>
            <w:r>
              <w:rPr>
                <w:rFonts w:asciiTheme="minorHAnsi" w:hAnsiTheme="minorHAnsi"/>
                <w:noProof/>
                <w:kern w:val="2"/>
                <w14:ligatures w14:val="standardContextual"/>
              </w:rPr>
              <w:tab/>
            </w:r>
            <w:r w:rsidRPr="00F718E5">
              <w:rPr>
                <w:rStyle w:val="Hyperlink"/>
                <w:noProof/>
              </w:rPr>
              <w:t>Communicating Absences</w:t>
            </w:r>
            <w:r>
              <w:rPr>
                <w:noProof/>
                <w:webHidden/>
              </w:rPr>
              <w:tab/>
            </w:r>
            <w:r>
              <w:rPr>
                <w:noProof/>
                <w:webHidden/>
              </w:rPr>
              <w:fldChar w:fldCharType="begin"/>
            </w:r>
            <w:r>
              <w:rPr>
                <w:noProof/>
                <w:webHidden/>
              </w:rPr>
              <w:instrText xml:space="preserve"> PAGEREF _Toc222754744 \h </w:instrText>
            </w:r>
            <w:r>
              <w:rPr>
                <w:noProof/>
                <w:webHidden/>
              </w:rPr>
            </w:r>
            <w:r>
              <w:rPr>
                <w:noProof/>
                <w:webHidden/>
              </w:rPr>
              <w:fldChar w:fldCharType="separate"/>
            </w:r>
            <w:r>
              <w:rPr>
                <w:noProof/>
                <w:webHidden/>
              </w:rPr>
              <w:t>144</w:t>
            </w:r>
            <w:r>
              <w:rPr>
                <w:noProof/>
                <w:webHidden/>
              </w:rPr>
              <w:fldChar w:fldCharType="end"/>
            </w:r>
          </w:hyperlink>
        </w:p>
        <w:p w14:paraId="723A6679" w14:textId="1EBEC204" w:rsidR="00EC2BBD" w:rsidRDefault="00EC2BBD">
          <w:pPr>
            <w:pStyle w:val="TOC2"/>
            <w:rPr>
              <w:ins w:id="205" w:author="Megan Ash" w:date="2026-02-23T15:55:00Z" w16du:dateUtc="2026-02-23T20:55:00Z"/>
              <w:rFonts w:asciiTheme="minorHAnsi" w:hAnsiTheme="minorHAnsi"/>
              <w:noProof/>
              <w:kern w:val="2"/>
              <w14:ligatures w14:val="standardContextual"/>
            </w:rPr>
          </w:pPr>
          <w:hyperlink w:anchor="_Toc222754745" w:history="1">
            <w:r w:rsidRPr="00F718E5">
              <w:rPr>
                <w:rStyle w:val="Hyperlink"/>
                <w:noProof/>
              </w:rPr>
              <w:t>11.9</w:t>
            </w:r>
            <w:r>
              <w:rPr>
                <w:rFonts w:asciiTheme="minorHAnsi" w:hAnsiTheme="minorHAnsi"/>
                <w:noProof/>
                <w:kern w:val="2"/>
                <w14:ligatures w14:val="standardContextual"/>
              </w:rPr>
              <w:tab/>
            </w:r>
            <w:r w:rsidRPr="00F718E5">
              <w:rPr>
                <w:rStyle w:val="Hyperlink"/>
                <w:noProof/>
              </w:rPr>
              <w:t>Personal Relationships</w:t>
            </w:r>
            <w:r>
              <w:rPr>
                <w:noProof/>
                <w:webHidden/>
              </w:rPr>
              <w:tab/>
            </w:r>
            <w:r>
              <w:rPr>
                <w:noProof/>
                <w:webHidden/>
              </w:rPr>
              <w:fldChar w:fldCharType="begin"/>
            </w:r>
            <w:r>
              <w:rPr>
                <w:noProof/>
                <w:webHidden/>
              </w:rPr>
              <w:instrText xml:space="preserve"> PAGEREF _Toc222754745 \h </w:instrText>
            </w:r>
            <w:r>
              <w:rPr>
                <w:noProof/>
                <w:webHidden/>
              </w:rPr>
            </w:r>
            <w:r>
              <w:rPr>
                <w:noProof/>
                <w:webHidden/>
              </w:rPr>
              <w:fldChar w:fldCharType="separate"/>
            </w:r>
            <w:r>
              <w:rPr>
                <w:noProof/>
                <w:webHidden/>
              </w:rPr>
              <w:t>144</w:t>
            </w:r>
            <w:r>
              <w:rPr>
                <w:noProof/>
                <w:webHidden/>
              </w:rPr>
              <w:fldChar w:fldCharType="end"/>
            </w:r>
          </w:hyperlink>
        </w:p>
        <w:p w14:paraId="457A1795" w14:textId="1F110CDA" w:rsidR="00EC2BBD" w:rsidRDefault="00EC2BBD">
          <w:pPr>
            <w:pStyle w:val="TOC2"/>
            <w:rPr>
              <w:ins w:id="206" w:author="Megan Ash" w:date="2026-02-23T15:55:00Z" w16du:dateUtc="2026-02-23T20:55:00Z"/>
              <w:rFonts w:asciiTheme="minorHAnsi" w:hAnsiTheme="minorHAnsi"/>
              <w:noProof/>
              <w:kern w:val="2"/>
              <w14:ligatures w14:val="standardContextual"/>
            </w:rPr>
          </w:pPr>
          <w:hyperlink w:anchor="_Toc222754746" w:history="1">
            <w:r w:rsidRPr="00F718E5">
              <w:rPr>
                <w:rStyle w:val="Hyperlink"/>
                <w:noProof/>
              </w:rPr>
              <w:t>11.10</w:t>
            </w:r>
            <w:r>
              <w:rPr>
                <w:rFonts w:asciiTheme="minorHAnsi" w:hAnsiTheme="minorHAnsi"/>
                <w:noProof/>
                <w:kern w:val="2"/>
                <w14:ligatures w14:val="standardContextual"/>
              </w:rPr>
              <w:tab/>
            </w:r>
            <w:r w:rsidRPr="00F718E5">
              <w:rPr>
                <w:rStyle w:val="Hyperlink"/>
                <w:noProof/>
              </w:rPr>
              <w:t>Conflict Workplace Resolution Procedure</w:t>
            </w:r>
            <w:r>
              <w:rPr>
                <w:noProof/>
                <w:webHidden/>
              </w:rPr>
              <w:tab/>
            </w:r>
            <w:r>
              <w:rPr>
                <w:noProof/>
                <w:webHidden/>
              </w:rPr>
              <w:fldChar w:fldCharType="begin"/>
            </w:r>
            <w:r>
              <w:rPr>
                <w:noProof/>
                <w:webHidden/>
              </w:rPr>
              <w:instrText xml:space="preserve"> PAGEREF _Toc222754746 \h </w:instrText>
            </w:r>
            <w:r>
              <w:rPr>
                <w:noProof/>
                <w:webHidden/>
              </w:rPr>
            </w:r>
            <w:r>
              <w:rPr>
                <w:noProof/>
                <w:webHidden/>
              </w:rPr>
              <w:fldChar w:fldCharType="separate"/>
            </w:r>
            <w:r>
              <w:rPr>
                <w:noProof/>
                <w:webHidden/>
              </w:rPr>
              <w:t>145</w:t>
            </w:r>
            <w:r>
              <w:rPr>
                <w:noProof/>
                <w:webHidden/>
              </w:rPr>
              <w:fldChar w:fldCharType="end"/>
            </w:r>
          </w:hyperlink>
        </w:p>
        <w:p w14:paraId="77E7910F" w14:textId="263B79FE" w:rsidR="00EC2BBD" w:rsidRDefault="00EC2BBD">
          <w:pPr>
            <w:pStyle w:val="TOC2"/>
            <w:rPr>
              <w:ins w:id="207" w:author="Megan Ash" w:date="2026-02-23T15:55:00Z" w16du:dateUtc="2026-02-23T20:55:00Z"/>
              <w:rFonts w:asciiTheme="minorHAnsi" w:hAnsiTheme="minorHAnsi"/>
              <w:noProof/>
              <w:kern w:val="2"/>
              <w14:ligatures w14:val="standardContextual"/>
            </w:rPr>
          </w:pPr>
          <w:hyperlink w:anchor="_Toc222754747" w:history="1">
            <w:r w:rsidRPr="00F718E5">
              <w:rPr>
                <w:rStyle w:val="Hyperlink"/>
                <w:noProof/>
              </w:rPr>
              <w:t>11.11</w:t>
            </w:r>
            <w:r>
              <w:rPr>
                <w:rFonts w:asciiTheme="minorHAnsi" w:hAnsiTheme="minorHAnsi"/>
                <w:noProof/>
                <w:kern w:val="2"/>
                <w14:ligatures w14:val="standardContextual"/>
              </w:rPr>
              <w:tab/>
            </w:r>
            <w:r w:rsidRPr="00F718E5">
              <w:rPr>
                <w:rStyle w:val="Hyperlink"/>
                <w:noProof/>
              </w:rPr>
              <w:t>Dispute Resolution</w:t>
            </w:r>
            <w:r>
              <w:rPr>
                <w:noProof/>
                <w:webHidden/>
              </w:rPr>
              <w:tab/>
            </w:r>
            <w:r>
              <w:rPr>
                <w:noProof/>
                <w:webHidden/>
              </w:rPr>
              <w:fldChar w:fldCharType="begin"/>
            </w:r>
            <w:r>
              <w:rPr>
                <w:noProof/>
                <w:webHidden/>
              </w:rPr>
              <w:instrText xml:space="preserve"> PAGEREF _Toc222754747 \h </w:instrText>
            </w:r>
            <w:r>
              <w:rPr>
                <w:noProof/>
                <w:webHidden/>
              </w:rPr>
            </w:r>
            <w:r>
              <w:rPr>
                <w:noProof/>
                <w:webHidden/>
              </w:rPr>
              <w:fldChar w:fldCharType="separate"/>
            </w:r>
            <w:r>
              <w:rPr>
                <w:noProof/>
                <w:webHidden/>
              </w:rPr>
              <w:t>146</w:t>
            </w:r>
            <w:r>
              <w:rPr>
                <w:noProof/>
                <w:webHidden/>
              </w:rPr>
              <w:fldChar w:fldCharType="end"/>
            </w:r>
          </w:hyperlink>
        </w:p>
        <w:p w14:paraId="09B4D5CD" w14:textId="3CCF4A2D" w:rsidR="00EC2BBD" w:rsidRDefault="00EC2BBD">
          <w:pPr>
            <w:pStyle w:val="TOC2"/>
            <w:rPr>
              <w:ins w:id="208" w:author="Megan Ash" w:date="2026-02-23T15:55:00Z" w16du:dateUtc="2026-02-23T20:55:00Z"/>
              <w:rFonts w:asciiTheme="minorHAnsi" w:hAnsiTheme="minorHAnsi"/>
              <w:noProof/>
              <w:kern w:val="2"/>
              <w14:ligatures w14:val="standardContextual"/>
            </w:rPr>
          </w:pPr>
          <w:hyperlink w:anchor="_Toc222754748" w:history="1">
            <w:r w:rsidRPr="00F718E5">
              <w:rPr>
                <w:rStyle w:val="Hyperlink"/>
                <w:noProof/>
              </w:rPr>
              <w:t>11.12</w:t>
            </w:r>
            <w:r>
              <w:rPr>
                <w:rFonts w:asciiTheme="minorHAnsi" w:hAnsiTheme="minorHAnsi"/>
                <w:noProof/>
                <w:kern w:val="2"/>
                <w14:ligatures w14:val="standardContextual"/>
              </w:rPr>
              <w:tab/>
            </w:r>
            <w:r w:rsidRPr="00F718E5">
              <w:rPr>
                <w:rStyle w:val="Hyperlink"/>
                <w:noProof/>
              </w:rPr>
              <w:t>Labor Disputes</w:t>
            </w:r>
            <w:r>
              <w:rPr>
                <w:noProof/>
                <w:webHidden/>
              </w:rPr>
              <w:tab/>
            </w:r>
            <w:r>
              <w:rPr>
                <w:noProof/>
                <w:webHidden/>
              </w:rPr>
              <w:fldChar w:fldCharType="begin"/>
            </w:r>
            <w:r>
              <w:rPr>
                <w:noProof/>
                <w:webHidden/>
              </w:rPr>
              <w:instrText xml:space="preserve"> PAGEREF _Toc222754748 \h </w:instrText>
            </w:r>
            <w:r>
              <w:rPr>
                <w:noProof/>
                <w:webHidden/>
              </w:rPr>
            </w:r>
            <w:r>
              <w:rPr>
                <w:noProof/>
                <w:webHidden/>
              </w:rPr>
              <w:fldChar w:fldCharType="separate"/>
            </w:r>
            <w:r>
              <w:rPr>
                <w:noProof/>
                <w:webHidden/>
              </w:rPr>
              <w:t>146</w:t>
            </w:r>
            <w:r>
              <w:rPr>
                <w:noProof/>
                <w:webHidden/>
              </w:rPr>
              <w:fldChar w:fldCharType="end"/>
            </w:r>
          </w:hyperlink>
        </w:p>
        <w:p w14:paraId="797ADBEE" w14:textId="587011BF" w:rsidR="00EC2BBD" w:rsidRDefault="00EC2BBD">
          <w:pPr>
            <w:pStyle w:val="TOC2"/>
            <w:rPr>
              <w:ins w:id="209" w:author="Megan Ash" w:date="2026-02-23T15:55:00Z" w16du:dateUtc="2026-02-23T20:55:00Z"/>
              <w:rFonts w:asciiTheme="minorHAnsi" w:hAnsiTheme="minorHAnsi"/>
              <w:noProof/>
              <w:kern w:val="2"/>
              <w14:ligatures w14:val="standardContextual"/>
            </w:rPr>
          </w:pPr>
          <w:hyperlink w:anchor="_Toc222754749" w:history="1">
            <w:r w:rsidRPr="00F718E5">
              <w:rPr>
                <w:rStyle w:val="Hyperlink"/>
                <w:noProof/>
              </w:rPr>
              <w:t>11.13</w:t>
            </w:r>
            <w:r>
              <w:rPr>
                <w:rFonts w:asciiTheme="minorHAnsi" w:hAnsiTheme="minorHAnsi"/>
                <w:noProof/>
                <w:kern w:val="2"/>
                <w14:ligatures w14:val="standardContextual"/>
              </w:rPr>
              <w:tab/>
            </w:r>
            <w:r w:rsidRPr="00F718E5">
              <w:rPr>
                <w:rStyle w:val="Hyperlink"/>
                <w:noProof/>
              </w:rPr>
              <w:t>Reasons for Disciplinary Action</w:t>
            </w:r>
            <w:r>
              <w:rPr>
                <w:noProof/>
                <w:webHidden/>
              </w:rPr>
              <w:tab/>
            </w:r>
            <w:r>
              <w:rPr>
                <w:noProof/>
                <w:webHidden/>
              </w:rPr>
              <w:fldChar w:fldCharType="begin"/>
            </w:r>
            <w:r>
              <w:rPr>
                <w:noProof/>
                <w:webHidden/>
              </w:rPr>
              <w:instrText xml:space="preserve"> PAGEREF _Toc222754749 \h </w:instrText>
            </w:r>
            <w:r>
              <w:rPr>
                <w:noProof/>
                <w:webHidden/>
              </w:rPr>
            </w:r>
            <w:r>
              <w:rPr>
                <w:noProof/>
                <w:webHidden/>
              </w:rPr>
              <w:fldChar w:fldCharType="separate"/>
            </w:r>
            <w:r>
              <w:rPr>
                <w:noProof/>
                <w:webHidden/>
              </w:rPr>
              <w:t>146</w:t>
            </w:r>
            <w:r>
              <w:rPr>
                <w:noProof/>
                <w:webHidden/>
              </w:rPr>
              <w:fldChar w:fldCharType="end"/>
            </w:r>
          </w:hyperlink>
        </w:p>
        <w:p w14:paraId="79543E15" w14:textId="7DC643CE" w:rsidR="00EC2BBD" w:rsidRDefault="00EC2BBD">
          <w:pPr>
            <w:pStyle w:val="TOC2"/>
            <w:rPr>
              <w:ins w:id="210" w:author="Megan Ash" w:date="2026-02-23T15:55:00Z" w16du:dateUtc="2026-02-23T20:55:00Z"/>
              <w:rFonts w:asciiTheme="minorHAnsi" w:hAnsiTheme="minorHAnsi"/>
              <w:noProof/>
              <w:kern w:val="2"/>
              <w14:ligatures w14:val="standardContextual"/>
            </w:rPr>
          </w:pPr>
          <w:hyperlink w:anchor="_Toc222754750" w:history="1">
            <w:r w:rsidRPr="00F718E5">
              <w:rPr>
                <w:rStyle w:val="Hyperlink"/>
                <w:noProof/>
              </w:rPr>
              <w:t>11.14</w:t>
            </w:r>
            <w:r>
              <w:rPr>
                <w:rFonts w:asciiTheme="minorHAnsi" w:hAnsiTheme="minorHAnsi"/>
                <w:noProof/>
                <w:kern w:val="2"/>
                <w14:ligatures w14:val="standardContextual"/>
              </w:rPr>
              <w:tab/>
            </w:r>
            <w:r w:rsidRPr="00F718E5">
              <w:rPr>
                <w:rStyle w:val="Hyperlink"/>
                <w:noProof/>
              </w:rPr>
              <w:t>Progressive Discipline</w:t>
            </w:r>
            <w:r>
              <w:rPr>
                <w:noProof/>
                <w:webHidden/>
              </w:rPr>
              <w:tab/>
            </w:r>
            <w:r>
              <w:rPr>
                <w:noProof/>
                <w:webHidden/>
              </w:rPr>
              <w:fldChar w:fldCharType="begin"/>
            </w:r>
            <w:r>
              <w:rPr>
                <w:noProof/>
                <w:webHidden/>
              </w:rPr>
              <w:instrText xml:space="preserve"> PAGEREF _Toc222754750 \h </w:instrText>
            </w:r>
            <w:r>
              <w:rPr>
                <w:noProof/>
                <w:webHidden/>
              </w:rPr>
            </w:r>
            <w:r>
              <w:rPr>
                <w:noProof/>
                <w:webHidden/>
              </w:rPr>
              <w:fldChar w:fldCharType="separate"/>
            </w:r>
            <w:r>
              <w:rPr>
                <w:noProof/>
                <w:webHidden/>
              </w:rPr>
              <w:t>147</w:t>
            </w:r>
            <w:r>
              <w:rPr>
                <w:noProof/>
                <w:webHidden/>
              </w:rPr>
              <w:fldChar w:fldCharType="end"/>
            </w:r>
          </w:hyperlink>
        </w:p>
        <w:p w14:paraId="2FDE98F3" w14:textId="1BA41F16" w:rsidR="00EC2BBD" w:rsidRDefault="00EC2BBD">
          <w:pPr>
            <w:pStyle w:val="TOC3"/>
            <w:rPr>
              <w:ins w:id="211" w:author="Megan Ash" w:date="2026-02-23T15:55:00Z" w16du:dateUtc="2026-02-23T20:55:00Z"/>
              <w:rFonts w:asciiTheme="minorHAnsi" w:hAnsiTheme="minorHAnsi"/>
              <w:noProof/>
              <w:kern w:val="2"/>
              <w14:ligatures w14:val="standardContextual"/>
            </w:rPr>
          </w:pPr>
          <w:hyperlink w:anchor="_Toc222754751" w:history="1">
            <w:r w:rsidRPr="00F718E5">
              <w:rPr>
                <w:rStyle w:val="Hyperlink"/>
                <w:noProof/>
              </w:rPr>
              <w:t>11.14.1 Performance Improvement Plan (PIP)</w:t>
            </w:r>
            <w:r>
              <w:rPr>
                <w:noProof/>
                <w:webHidden/>
              </w:rPr>
              <w:tab/>
            </w:r>
            <w:r>
              <w:rPr>
                <w:noProof/>
                <w:webHidden/>
              </w:rPr>
              <w:fldChar w:fldCharType="begin"/>
            </w:r>
            <w:r>
              <w:rPr>
                <w:noProof/>
                <w:webHidden/>
              </w:rPr>
              <w:instrText xml:space="preserve"> PAGEREF _Toc222754751 \h </w:instrText>
            </w:r>
            <w:r>
              <w:rPr>
                <w:noProof/>
                <w:webHidden/>
              </w:rPr>
            </w:r>
            <w:r>
              <w:rPr>
                <w:noProof/>
                <w:webHidden/>
              </w:rPr>
              <w:fldChar w:fldCharType="separate"/>
            </w:r>
            <w:r>
              <w:rPr>
                <w:noProof/>
                <w:webHidden/>
              </w:rPr>
              <w:t>148</w:t>
            </w:r>
            <w:r>
              <w:rPr>
                <w:noProof/>
                <w:webHidden/>
              </w:rPr>
              <w:fldChar w:fldCharType="end"/>
            </w:r>
          </w:hyperlink>
        </w:p>
        <w:p w14:paraId="099E7CB8" w14:textId="532DFD3C" w:rsidR="00EC2BBD" w:rsidRDefault="00EC2BBD">
          <w:pPr>
            <w:pStyle w:val="TOC2"/>
            <w:rPr>
              <w:ins w:id="212" w:author="Megan Ash" w:date="2026-02-23T15:55:00Z" w16du:dateUtc="2026-02-23T20:55:00Z"/>
              <w:rFonts w:asciiTheme="minorHAnsi" w:hAnsiTheme="minorHAnsi"/>
              <w:noProof/>
              <w:kern w:val="2"/>
              <w14:ligatures w14:val="standardContextual"/>
            </w:rPr>
          </w:pPr>
          <w:hyperlink w:anchor="_Toc222754752" w:history="1">
            <w:r w:rsidRPr="00F718E5">
              <w:rPr>
                <w:rStyle w:val="Hyperlink"/>
                <w:noProof/>
              </w:rPr>
              <w:t>11.15</w:t>
            </w:r>
            <w:r>
              <w:rPr>
                <w:rFonts w:asciiTheme="minorHAnsi" w:hAnsiTheme="minorHAnsi"/>
                <w:noProof/>
                <w:kern w:val="2"/>
                <w14:ligatures w14:val="standardContextual"/>
              </w:rPr>
              <w:tab/>
            </w:r>
            <w:r w:rsidRPr="00F718E5">
              <w:rPr>
                <w:rStyle w:val="Hyperlink"/>
                <w:noProof/>
              </w:rPr>
              <w:t>Office Equipment and Resources</w:t>
            </w:r>
            <w:r>
              <w:rPr>
                <w:noProof/>
                <w:webHidden/>
              </w:rPr>
              <w:tab/>
            </w:r>
            <w:r>
              <w:rPr>
                <w:noProof/>
                <w:webHidden/>
              </w:rPr>
              <w:fldChar w:fldCharType="begin"/>
            </w:r>
            <w:r>
              <w:rPr>
                <w:noProof/>
                <w:webHidden/>
              </w:rPr>
              <w:instrText xml:space="preserve"> PAGEREF _Toc222754752 \h </w:instrText>
            </w:r>
            <w:r>
              <w:rPr>
                <w:noProof/>
                <w:webHidden/>
              </w:rPr>
            </w:r>
            <w:r>
              <w:rPr>
                <w:noProof/>
                <w:webHidden/>
              </w:rPr>
              <w:fldChar w:fldCharType="separate"/>
            </w:r>
            <w:r>
              <w:rPr>
                <w:noProof/>
                <w:webHidden/>
              </w:rPr>
              <w:t>149</w:t>
            </w:r>
            <w:r>
              <w:rPr>
                <w:noProof/>
                <w:webHidden/>
              </w:rPr>
              <w:fldChar w:fldCharType="end"/>
            </w:r>
          </w:hyperlink>
        </w:p>
        <w:p w14:paraId="20235B8A" w14:textId="365330D9" w:rsidR="00EC2BBD" w:rsidRDefault="00EC2BBD">
          <w:pPr>
            <w:pStyle w:val="TOC3"/>
            <w:rPr>
              <w:ins w:id="213" w:author="Megan Ash" w:date="2026-02-23T15:55:00Z" w16du:dateUtc="2026-02-23T20:55:00Z"/>
              <w:rFonts w:asciiTheme="minorHAnsi" w:hAnsiTheme="minorHAnsi"/>
              <w:noProof/>
              <w:kern w:val="2"/>
              <w14:ligatures w14:val="standardContextual"/>
            </w:rPr>
          </w:pPr>
          <w:hyperlink w:anchor="_Toc222754753" w:history="1">
            <w:r w:rsidRPr="00F718E5">
              <w:rPr>
                <w:rStyle w:val="Hyperlink"/>
                <w:noProof/>
              </w:rPr>
              <w:t>11.15.1 Personal and Company-Provided Portable Communication Devices</w:t>
            </w:r>
            <w:r>
              <w:rPr>
                <w:noProof/>
                <w:webHidden/>
              </w:rPr>
              <w:tab/>
            </w:r>
            <w:r>
              <w:rPr>
                <w:noProof/>
                <w:webHidden/>
              </w:rPr>
              <w:fldChar w:fldCharType="begin"/>
            </w:r>
            <w:r>
              <w:rPr>
                <w:noProof/>
                <w:webHidden/>
              </w:rPr>
              <w:instrText xml:space="preserve"> PAGEREF _Toc222754753 \h </w:instrText>
            </w:r>
            <w:r>
              <w:rPr>
                <w:noProof/>
                <w:webHidden/>
              </w:rPr>
            </w:r>
            <w:r>
              <w:rPr>
                <w:noProof/>
                <w:webHidden/>
              </w:rPr>
              <w:fldChar w:fldCharType="separate"/>
            </w:r>
            <w:r>
              <w:rPr>
                <w:noProof/>
                <w:webHidden/>
              </w:rPr>
              <w:t>149</w:t>
            </w:r>
            <w:r>
              <w:rPr>
                <w:noProof/>
                <w:webHidden/>
              </w:rPr>
              <w:fldChar w:fldCharType="end"/>
            </w:r>
          </w:hyperlink>
        </w:p>
        <w:p w14:paraId="077B758F" w14:textId="15D28B21" w:rsidR="00EC2BBD" w:rsidRDefault="00EC2BBD">
          <w:pPr>
            <w:pStyle w:val="TOC3"/>
            <w:rPr>
              <w:ins w:id="214" w:author="Megan Ash" w:date="2026-02-23T15:55:00Z" w16du:dateUtc="2026-02-23T20:55:00Z"/>
              <w:rFonts w:asciiTheme="minorHAnsi" w:hAnsiTheme="minorHAnsi"/>
              <w:noProof/>
              <w:kern w:val="2"/>
              <w14:ligatures w14:val="standardContextual"/>
            </w:rPr>
          </w:pPr>
          <w:hyperlink w:anchor="_Toc222754754" w:history="1">
            <w:r w:rsidRPr="00F718E5">
              <w:rPr>
                <w:rStyle w:val="Hyperlink"/>
                <w:noProof/>
              </w:rPr>
              <w:t>11.15.2 Use of Internet, Communication, and Computer Systems</w:t>
            </w:r>
            <w:r>
              <w:rPr>
                <w:noProof/>
                <w:webHidden/>
              </w:rPr>
              <w:tab/>
            </w:r>
            <w:r>
              <w:rPr>
                <w:noProof/>
                <w:webHidden/>
              </w:rPr>
              <w:fldChar w:fldCharType="begin"/>
            </w:r>
            <w:r>
              <w:rPr>
                <w:noProof/>
                <w:webHidden/>
              </w:rPr>
              <w:instrText xml:space="preserve"> PAGEREF _Toc222754754 \h </w:instrText>
            </w:r>
            <w:r>
              <w:rPr>
                <w:noProof/>
                <w:webHidden/>
              </w:rPr>
            </w:r>
            <w:r>
              <w:rPr>
                <w:noProof/>
                <w:webHidden/>
              </w:rPr>
              <w:fldChar w:fldCharType="separate"/>
            </w:r>
            <w:r>
              <w:rPr>
                <w:noProof/>
                <w:webHidden/>
              </w:rPr>
              <w:t>150</w:t>
            </w:r>
            <w:r>
              <w:rPr>
                <w:noProof/>
                <w:webHidden/>
              </w:rPr>
              <w:fldChar w:fldCharType="end"/>
            </w:r>
          </w:hyperlink>
        </w:p>
        <w:p w14:paraId="265999CF" w14:textId="573E778A" w:rsidR="00EC2BBD" w:rsidRDefault="00EC2BBD">
          <w:pPr>
            <w:pStyle w:val="TOC3"/>
            <w:rPr>
              <w:ins w:id="215" w:author="Megan Ash" w:date="2026-02-23T15:55:00Z" w16du:dateUtc="2026-02-23T20:55:00Z"/>
              <w:rFonts w:asciiTheme="minorHAnsi" w:hAnsiTheme="minorHAnsi"/>
              <w:noProof/>
              <w:kern w:val="2"/>
              <w14:ligatures w14:val="standardContextual"/>
            </w:rPr>
          </w:pPr>
          <w:hyperlink w:anchor="_Toc222754755" w:history="1">
            <w:r w:rsidRPr="00F718E5">
              <w:rPr>
                <w:rStyle w:val="Hyperlink"/>
                <w:noProof/>
              </w:rPr>
              <w:t>11.15.3 SharePoint and Bulletin Boards</w:t>
            </w:r>
            <w:r>
              <w:rPr>
                <w:noProof/>
                <w:webHidden/>
              </w:rPr>
              <w:tab/>
            </w:r>
            <w:r>
              <w:rPr>
                <w:noProof/>
                <w:webHidden/>
              </w:rPr>
              <w:fldChar w:fldCharType="begin"/>
            </w:r>
            <w:r>
              <w:rPr>
                <w:noProof/>
                <w:webHidden/>
              </w:rPr>
              <w:instrText xml:space="preserve"> PAGEREF _Toc222754755 \h </w:instrText>
            </w:r>
            <w:r>
              <w:rPr>
                <w:noProof/>
                <w:webHidden/>
              </w:rPr>
            </w:r>
            <w:r>
              <w:rPr>
                <w:noProof/>
                <w:webHidden/>
              </w:rPr>
              <w:fldChar w:fldCharType="separate"/>
            </w:r>
            <w:r>
              <w:rPr>
                <w:noProof/>
                <w:webHidden/>
              </w:rPr>
              <w:t>151</w:t>
            </w:r>
            <w:r>
              <w:rPr>
                <w:noProof/>
                <w:webHidden/>
              </w:rPr>
              <w:fldChar w:fldCharType="end"/>
            </w:r>
          </w:hyperlink>
        </w:p>
        <w:p w14:paraId="566E7024" w14:textId="58700F32" w:rsidR="00EC2BBD" w:rsidRDefault="00EC2BBD">
          <w:pPr>
            <w:pStyle w:val="TOC2"/>
            <w:rPr>
              <w:ins w:id="216" w:author="Megan Ash" w:date="2026-02-23T15:55:00Z" w16du:dateUtc="2026-02-23T20:55:00Z"/>
              <w:rFonts w:asciiTheme="minorHAnsi" w:hAnsiTheme="minorHAnsi"/>
              <w:noProof/>
              <w:kern w:val="2"/>
              <w14:ligatures w14:val="standardContextual"/>
            </w:rPr>
          </w:pPr>
          <w:hyperlink w:anchor="_Toc222754756" w:history="1">
            <w:r w:rsidRPr="00F718E5">
              <w:rPr>
                <w:rStyle w:val="Hyperlink"/>
                <w:noProof/>
              </w:rPr>
              <w:t>11.16</w:t>
            </w:r>
            <w:r>
              <w:rPr>
                <w:rFonts w:asciiTheme="minorHAnsi" w:hAnsiTheme="minorHAnsi"/>
                <w:noProof/>
                <w:kern w:val="2"/>
                <w14:ligatures w14:val="standardContextual"/>
              </w:rPr>
              <w:tab/>
            </w:r>
            <w:r w:rsidRPr="00F718E5">
              <w:rPr>
                <w:rStyle w:val="Hyperlink"/>
                <w:noProof/>
              </w:rPr>
              <w:t>Personal Items</w:t>
            </w:r>
            <w:r>
              <w:rPr>
                <w:noProof/>
                <w:webHidden/>
              </w:rPr>
              <w:tab/>
            </w:r>
            <w:r>
              <w:rPr>
                <w:noProof/>
                <w:webHidden/>
              </w:rPr>
              <w:fldChar w:fldCharType="begin"/>
            </w:r>
            <w:r>
              <w:rPr>
                <w:noProof/>
                <w:webHidden/>
              </w:rPr>
              <w:instrText xml:space="preserve"> PAGEREF _Toc222754756 \h </w:instrText>
            </w:r>
            <w:r>
              <w:rPr>
                <w:noProof/>
                <w:webHidden/>
              </w:rPr>
            </w:r>
            <w:r>
              <w:rPr>
                <w:noProof/>
                <w:webHidden/>
              </w:rPr>
              <w:fldChar w:fldCharType="separate"/>
            </w:r>
            <w:r>
              <w:rPr>
                <w:noProof/>
                <w:webHidden/>
              </w:rPr>
              <w:t>151</w:t>
            </w:r>
            <w:r>
              <w:rPr>
                <w:noProof/>
                <w:webHidden/>
              </w:rPr>
              <w:fldChar w:fldCharType="end"/>
            </w:r>
          </w:hyperlink>
        </w:p>
        <w:p w14:paraId="65D0FC07" w14:textId="53F9E6BD" w:rsidR="00EC2BBD" w:rsidRDefault="00EC2BBD">
          <w:pPr>
            <w:pStyle w:val="TOC1"/>
            <w:rPr>
              <w:ins w:id="217" w:author="Megan Ash" w:date="2026-02-23T15:55:00Z" w16du:dateUtc="2026-02-23T20:55:00Z"/>
              <w:rFonts w:asciiTheme="minorHAnsi" w:hAnsiTheme="minorHAnsi"/>
              <w:noProof/>
              <w:kern w:val="2"/>
              <w14:ligatures w14:val="standardContextual"/>
            </w:rPr>
          </w:pPr>
          <w:hyperlink w:anchor="_Toc222754757" w:history="1">
            <w:r w:rsidRPr="00F718E5">
              <w:rPr>
                <w:rStyle w:val="Hyperlink"/>
                <w:noProof/>
              </w:rPr>
              <w:t>12. Risk Assessments &amp; Sub-recipient Monitoring</w:t>
            </w:r>
            <w:r>
              <w:rPr>
                <w:noProof/>
                <w:webHidden/>
              </w:rPr>
              <w:tab/>
            </w:r>
            <w:r>
              <w:rPr>
                <w:noProof/>
                <w:webHidden/>
              </w:rPr>
              <w:fldChar w:fldCharType="begin"/>
            </w:r>
            <w:r>
              <w:rPr>
                <w:noProof/>
                <w:webHidden/>
              </w:rPr>
              <w:instrText xml:space="preserve"> PAGEREF _Toc222754757 \h </w:instrText>
            </w:r>
            <w:r>
              <w:rPr>
                <w:noProof/>
                <w:webHidden/>
              </w:rPr>
            </w:r>
            <w:r>
              <w:rPr>
                <w:noProof/>
                <w:webHidden/>
              </w:rPr>
              <w:fldChar w:fldCharType="separate"/>
            </w:r>
            <w:r>
              <w:rPr>
                <w:noProof/>
                <w:webHidden/>
              </w:rPr>
              <w:t>151</w:t>
            </w:r>
            <w:r>
              <w:rPr>
                <w:noProof/>
                <w:webHidden/>
              </w:rPr>
              <w:fldChar w:fldCharType="end"/>
            </w:r>
          </w:hyperlink>
        </w:p>
        <w:p w14:paraId="1D61886A" w14:textId="203B742C" w:rsidR="00EC2BBD" w:rsidRDefault="00EC2BBD">
          <w:pPr>
            <w:pStyle w:val="TOC2"/>
            <w:rPr>
              <w:ins w:id="218" w:author="Megan Ash" w:date="2026-02-23T15:55:00Z" w16du:dateUtc="2026-02-23T20:55:00Z"/>
              <w:rFonts w:asciiTheme="minorHAnsi" w:hAnsiTheme="minorHAnsi"/>
              <w:noProof/>
              <w:kern w:val="2"/>
              <w14:ligatures w14:val="standardContextual"/>
            </w:rPr>
          </w:pPr>
          <w:hyperlink w:anchor="_Toc222754758" w:history="1">
            <w:r w:rsidRPr="00F718E5">
              <w:rPr>
                <w:rStyle w:val="Hyperlink"/>
                <w:noProof/>
              </w:rPr>
              <w:t>12.1 Risk Assessment Guidelines &amp; Process</w:t>
            </w:r>
            <w:r>
              <w:rPr>
                <w:noProof/>
                <w:webHidden/>
              </w:rPr>
              <w:tab/>
            </w:r>
            <w:r>
              <w:rPr>
                <w:noProof/>
                <w:webHidden/>
              </w:rPr>
              <w:fldChar w:fldCharType="begin"/>
            </w:r>
            <w:r>
              <w:rPr>
                <w:noProof/>
                <w:webHidden/>
              </w:rPr>
              <w:instrText xml:space="preserve"> PAGEREF _Toc222754758 \h </w:instrText>
            </w:r>
            <w:r>
              <w:rPr>
                <w:noProof/>
                <w:webHidden/>
              </w:rPr>
            </w:r>
            <w:r>
              <w:rPr>
                <w:noProof/>
                <w:webHidden/>
              </w:rPr>
              <w:fldChar w:fldCharType="separate"/>
            </w:r>
            <w:r>
              <w:rPr>
                <w:noProof/>
                <w:webHidden/>
              </w:rPr>
              <w:t>151</w:t>
            </w:r>
            <w:r>
              <w:rPr>
                <w:noProof/>
                <w:webHidden/>
              </w:rPr>
              <w:fldChar w:fldCharType="end"/>
            </w:r>
          </w:hyperlink>
        </w:p>
        <w:p w14:paraId="41BB0540" w14:textId="0DF68F25" w:rsidR="00EC2BBD" w:rsidRDefault="00EC2BBD">
          <w:pPr>
            <w:pStyle w:val="TOC2"/>
            <w:rPr>
              <w:ins w:id="219" w:author="Megan Ash" w:date="2026-02-23T15:55:00Z" w16du:dateUtc="2026-02-23T20:55:00Z"/>
              <w:rFonts w:asciiTheme="minorHAnsi" w:hAnsiTheme="minorHAnsi"/>
              <w:noProof/>
              <w:kern w:val="2"/>
              <w14:ligatures w14:val="standardContextual"/>
            </w:rPr>
          </w:pPr>
          <w:hyperlink w:anchor="_Toc222754759" w:history="1">
            <w:r w:rsidRPr="00F718E5">
              <w:rPr>
                <w:rStyle w:val="Hyperlink"/>
                <w:noProof/>
              </w:rPr>
              <w:t>12.2 Frequency of Risk Assessment</w:t>
            </w:r>
            <w:r>
              <w:rPr>
                <w:noProof/>
                <w:webHidden/>
              </w:rPr>
              <w:tab/>
            </w:r>
            <w:r>
              <w:rPr>
                <w:noProof/>
                <w:webHidden/>
              </w:rPr>
              <w:fldChar w:fldCharType="begin"/>
            </w:r>
            <w:r>
              <w:rPr>
                <w:noProof/>
                <w:webHidden/>
              </w:rPr>
              <w:instrText xml:space="preserve"> PAGEREF _Toc222754759 \h </w:instrText>
            </w:r>
            <w:r>
              <w:rPr>
                <w:noProof/>
                <w:webHidden/>
              </w:rPr>
            </w:r>
            <w:r>
              <w:rPr>
                <w:noProof/>
                <w:webHidden/>
              </w:rPr>
              <w:fldChar w:fldCharType="separate"/>
            </w:r>
            <w:r>
              <w:rPr>
                <w:noProof/>
                <w:webHidden/>
              </w:rPr>
              <w:t>152</w:t>
            </w:r>
            <w:r>
              <w:rPr>
                <w:noProof/>
                <w:webHidden/>
              </w:rPr>
              <w:fldChar w:fldCharType="end"/>
            </w:r>
          </w:hyperlink>
        </w:p>
        <w:p w14:paraId="3EC551AD" w14:textId="571C3FCC" w:rsidR="00EC2BBD" w:rsidRDefault="00EC2BBD">
          <w:pPr>
            <w:pStyle w:val="TOC1"/>
            <w:rPr>
              <w:ins w:id="220" w:author="Megan Ash" w:date="2026-02-23T15:55:00Z" w16du:dateUtc="2026-02-23T20:55:00Z"/>
              <w:rFonts w:asciiTheme="minorHAnsi" w:hAnsiTheme="minorHAnsi"/>
              <w:noProof/>
              <w:kern w:val="2"/>
              <w14:ligatures w14:val="standardContextual"/>
            </w:rPr>
          </w:pPr>
          <w:hyperlink w:anchor="_Toc222754760" w:history="1">
            <w:r w:rsidRPr="00F718E5">
              <w:rPr>
                <w:rStyle w:val="Hyperlink"/>
                <w:noProof/>
              </w:rPr>
              <w:t>13. Procurement</w:t>
            </w:r>
            <w:r>
              <w:rPr>
                <w:noProof/>
                <w:webHidden/>
              </w:rPr>
              <w:tab/>
            </w:r>
            <w:r>
              <w:rPr>
                <w:noProof/>
                <w:webHidden/>
              </w:rPr>
              <w:fldChar w:fldCharType="begin"/>
            </w:r>
            <w:r>
              <w:rPr>
                <w:noProof/>
                <w:webHidden/>
              </w:rPr>
              <w:instrText xml:space="preserve"> PAGEREF _Toc222754760 \h </w:instrText>
            </w:r>
            <w:r>
              <w:rPr>
                <w:noProof/>
                <w:webHidden/>
              </w:rPr>
            </w:r>
            <w:r>
              <w:rPr>
                <w:noProof/>
                <w:webHidden/>
              </w:rPr>
              <w:fldChar w:fldCharType="separate"/>
            </w:r>
            <w:r>
              <w:rPr>
                <w:noProof/>
                <w:webHidden/>
              </w:rPr>
              <w:t>152</w:t>
            </w:r>
            <w:r>
              <w:rPr>
                <w:noProof/>
                <w:webHidden/>
              </w:rPr>
              <w:fldChar w:fldCharType="end"/>
            </w:r>
          </w:hyperlink>
        </w:p>
        <w:p w14:paraId="32DB2321" w14:textId="2F7AB011" w:rsidR="00EC2BBD" w:rsidRDefault="00EC2BBD">
          <w:pPr>
            <w:pStyle w:val="TOC2"/>
            <w:rPr>
              <w:ins w:id="221" w:author="Megan Ash" w:date="2026-02-23T15:55:00Z" w16du:dateUtc="2026-02-23T20:55:00Z"/>
              <w:rFonts w:asciiTheme="minorHAnsi" w:hAnsiTheme="minorHAnsi"/>
              <w:noProof/>
              <w:kern w:val="2"/>
              <w14:ligatures w14:val="standardContextual"/>
            </w:rPr>
          </w:pPr>
          <w:hyperlink w:anchor="_Toc222754761" w:history="1">
            <w:r w:rsidRPr="00F718E5">
              <w:rPr>
                <w:rStyle w:val="Hyperlink"/>
                <w:noProof/>
              </w:rPr>
              <w:t>13.1 Procurement Overview</w:t>
            </w:r>
            <w:r>
              <w:rPr>
                <w:noProof/>
                <w:webHidden/>
              </w:rPr>
              <w:tab/>
            </w:r>
            <w:r>
              <w:rPr>
                <w:noProof/>
                <w:webHidden/>
              </w:rPr>
              <w:fldChar w:fldCharType="begin"/>
            </w:r>
            <w:r>
              <w:rPr>
                <w:noProof/>
                <w:webHidden/>
              </w:rPr>
              <w:instrText xml:space="preserve"> PAGEREF _Toc222754761 \h </w:instrText>
            </w:r>
            <w:r>
              <w:rPr>
                <w:noProof/>
                <w:webHidden/>
              </w:rPr>
            </w:r>
            <w:r>
              <w:rPr>
                <w:noProof/>
                <w:webHidden/>
              </w:rPr>
              <w:fldChar w:fldCharType="separate"/>
            </w:r>
            <w:r>
              <w:rPr>
                <w:noProof/>
                <w:webHidden/>
              </w:rPr>
              <w:t>152</w:t>
            </w:r>
            <w:r>
              <w:rPr>
                <w:noProof/>
                <w:webHidden/>
              </w:rPr>
              <w:fldChar w:fldCharType="end"/>
            </w:r>
          </w:hyperlink>
        </w:p>
        <w:p w14:paraId="1BDF7531" w14:textId="6327B378" w:rsidR="00EC2BBD" w:rsidRDefault="00EC2BBD">
          <w:pPr>
            <w:pStyle w:val="TOC2"/>
            <w:rPr>
              <w:ins w:id="222" w:author="Megan Ash" w:date="2026-02-23T15:55:00Z" w16du:dateUtc="2026-02-23T20:55:00Z"/>
              <w:rFonts w:asciiTheme="minorHAnsi" w:hAnsiTheme="minorHAnsi"/>
              <w:noProof/>
              <w:kern w:val="2"/>
              <w14:ligatures w14:val="standardContextual"/>
            </w:rPr>
          </w:pPr>
          <w:hyperlink w:anchor="_Toc222754762" w:history="1">
            <w:r w:rsidRPr="00F718E5">
              <w:rPr>
                <w:rStyle w:val="Hyperlink"/>
                <w:noProof/>
              </w:rPr>
              <w:t>13.2 Ethical Conduct for Procurement</w:t>
            </w:r>
            <w:r>
              <w:rPr>
                <w:noProof/>
                <w:webHidden/>
              </w:rPr>
              <w:tab/>
            </w:r>
            <w:r>
              <w:rPr>
                <w:noProof/>
                <w:webHidden/>
              </w:rPr>
              <w:fldChar w:fldCharType="begin"/>
            </w:r>
            <w:r>
              <w:rPr>
                <w:noProof/>
                <w:webHidden/>
              </w:rPr>
              <w:instrText xml:space="preserve"> PAGEREF _Toc222754762 \h </w:instrText>
            </w:r>
            <w:r>
              <w:rPr>
                <w:noProof/>
                <w:webHidden/>
              </w:rPr>
            </w:r>
            <w:r>
              <w:rPr>
                <w:noProof/>
                <w:webHidden/>
              </w:rPr>
              <w:fldChar w:fldCharType="separate"/>
            </w:r>
            <w:r>
              <w:rPr>
                <w:noProof/>
                <w:webHidden/>
              </w:rPr>
              <w:t>153</w:t>
            </w:r>
            <w:r>
              <w:rPr>
                <w:noProof/>
                <w:webHidden/>
              </w:rPr>
              <w:fldChar w:fldCharType="end"/>
            </w:r>
          </w:hyperlink>
        </w:p>
        <w:p w14:paraId="669FA839" w14:textId="4299F975" w:rsidR="00EC2BBD" w:rsidRDefault="00EC2BBD">
          <w:pPr>
            <w:pStyle w:val="TOC2"/>
            <w:rPr>
              <w:ins w:id="223" w:author="Megan Ash" w:date="2026-02-23T15:55:00Z" w16du:dateUtc="2026-02-23T20:55:00Z"/>
              <w:rFonts w:asciiTheme="minorHAnsi" w:hAnsiTheme="minorHAnsi"/>
              <w:noProof/>
              <w:kern w:val="2"/>
              <w14:ligatures w14:val="standardContextual"/>
            </w:rPr>
          </w:pPr>
          <w:hyperlink w:anchor="_Toc222754763" w:history="1">
            <w:r w:rsidRPr="00F718E5">
              <w:rPr>
                <w:rStyle w:val="Hyperlink"/>
                <w:noProof/>
              </w:rPr>
              <w:t>13.3 Procurement Process</w:t>
            </w:r>
            <w:r>
              <w:rPr>
                <w:noProof/>
                <w:webHidden/>
              </w:rPr>
              <w:tab/>
            </w:r>
            <w:r>
              <w:rPr>
                <w:noProof/>
                <w:webHidden/>
              </w:rPr>
              <w:fldChar w:fldCharType="begin"/>
            </w:r>
            <w:r>
              <w:rPr>
                <w:noProof/>
                <w:webHidden/>
              </w:rPr>
              <w:instrText xml:space="preserve"> PAGEREF _Toc222754763 \h </w:instrText>
            </w:r>
            <w:r>
              <w:rPr>
                <w:noProof/>
                <w:webHidden/>
              </w:rPr>
            </w:r>
            <w:r>
              <w:rPr>
                <w:noProof/>
                <w:webHidden/>
              </w:rPr>
              <w:fldChar w:fldCharType="separate"/>
            </w:r>
            <w:r>
              <w:rPr>
                <w:noProof/>
                <w:webHidden/>
              </w:rPr>
              <w:t>157</w:t>
            </w:r>
            <w:r>
              <w:rPr>
                <w:noProof/>
                <w:webHidden/>
              </w:rPr>
              <w:fldChar w:fldCharType="end"/>
            </w:r>
          </w:hyperlink>
        </w:p>
        <w:p w14:paraId="1605813B" w14:textId="36469E32" w:rsidR="00EC2BBD" w:rsidRDefault="00EC2BBD">
          <w:pPr>
            <w:pStyle w:val="TOC1"/>
            <w:rPr>
              <w:ins w:id="224" w:author="Megan Ash" w:date="2026-02-23T15:55:00Z" w16du:dateUtc="2026-02-23T20:55:00Z"/>
              <w:rFonts w:asciiTheme="minorHAnsi" w:hAnsiTheme="minorHAnsi"/>
              <w:noProof/>
              <w:kern w:val="2"/>
              <w14:ligatures w14:val="standardContextual"/>
            </w:rPr>
          </w:pPr>
          <w:hyperlink w:anchor="_Toc222754764" w:history="1">
            <w:r w:rsidRPr="00F718E5">
              <w:rPr>
                <w:rStyle w:val="Hyperlink"/>
                <w:noProof/>
              </w:rPr>
              <w:t>14. Honduras Travel Policy and Procedure</w:t>
            </w:r>
            <w:r>
              <w:rPr>
                <w:noProof/>
                <w:webHidden/>
              </w:rPr>
              <w:tab/>
            </w:r>
            <w:r>
              <w:rPr>
                <w:noProof/>
                <w:webHidden/>
              </w:rPr>
              <w:fldChar w:fldCharType="begin"/>
            </w:r>
            <w:r>
              <w:rPr>
                <w:noProof/>
                <w:webHidden/>
              </w:rPr>
              <w:instrText xml:space="preserve"> PAGEREF _Toc222754764 \h </w:instrText>
            </w:r>
            <w:r>
              <w:rPr>
                <w:noProof/>
                <w:webHidden/>
              </w:rPr>
            </w:r>
            <w:r>
              <w:rPr>
                <w:noProof/>
                <w:webHidden/>
              </w:rPr>
              <w:fldChar w:fldCharType="separate"/>
            </w:r>
            <w:r>
              <w:rPr>
                <w:noProof/>
                <w:webHidden/>
              </w:rPr>
              <w:t>164</w:t>
            </w:r>
            <w:r>
              <w:rPr>
                <w:noProof/>
                <w:webHidden/>
              </w:rPr>
              <w:fldChar w:fldCharType="end"/>
            </w:r>
          </w:hyperlink>
        </w:p>
        <w:p w14:paraId="6C3B64D6" w14:textId="14716DE4" w:rsidR="00EC2BBD" w:rsidRDefault="00EC2BBD">
          <w:pPr>
            <w:pStyle w:val="TOC2"/>
            <w:rPr>
              <w:ins w:id="225" w:author="Megan Ash" w:date="2026-02-23T15:55:00Z" w16du:dateUtc="2026-02-23T20:55:00Z"/>
              <w:rFonts w:asciiTheme="minorHAnsi" w:hAnsiTheme="minorHAnsi"/>
              <w:noProof/>
              <w:kern w:val="2"/>
              <w14:ligatures w14:val="standardContextual"/>
            </w:rPr>
          </w:pPr>
          <w:hyperlink w:anchor="_Toc222754765" w:history="1">
            <w:r w:rsidRPr="00F718E5">
              <w:rPr>
                <w:rStyle w:val="Hyperlink"/>
                <w:noProof/>
              </w:rPr>
              <w:t>14.1 Policy Overview and Applicability</w:t>
            </w:r>
            <w:r>
              <w:rPr>
                <w:noProof/>
                <w:webHidden/>
              </w:rPr>
              <w:tab/>
            </w:r>
            <w:r>
              <w:rPr>
                <w:noProof/>
                <w:webHidden/>
              </w:rPr>
              <w:fldChar w:fldCharType="begin"/>
            </w:r>
            <w:r>
              <w:rPr>
                <w:noProof/>
                <w:webHidden/>
              </w:rPr>
              <w:instrText xml:space="preserve"> PAGEREF _Toc222754765 \h </w:instrText>
            </w:r>
            <w:r>
              <w:rPr>
                <w:noProof/>
                <w:webHidden/>
              </w:rPr>
            </w:r>
            <w:r>
              <w:rPr>
                <w:noProof/>
                <w:webHidden/>
              </w:rPr>
              <w:fldChar w:fldCharType="separate"/>
            </w:r>
            <w:r>
              <w:rPr>
                <w:noProof/>
                <w:webHidden/>
              </w:rPr>
              <w:t>164</w:t>
            </w:r>
            <w:r>
              <w:rPr>
                <w:noProof/>
                <w:webHidden/>
              </w:rPr>
              <w:fldChar w:fldCharType="end"/>
            </w:r>
          </w:hyperlink>
        </w:p>
        <w:p w14:paraId="3D984C9F" w14:textId="0C13CE99" w:rsidR="00EC2BBD" w:rsidRDefault="00EC2BBD">
          <w:pPr>
            <w:pStyle w:val="TOC2"/>
            <w:rPr>
              <w:ins w:id="226" w:author="Megan Ash" w:date="2026-02-23T15:55:00Z" w16du:dateUtc="2026-02-23T20:55:00Z"/>
              <w:rFonts w:asciiTheme="minorHAnsi" w:hAnsiTheme="minorHAnsi"/>
              <w:noProof/>
              <w:kern w:val="2"/>
              <w14:ligatures w14:val="standardContextual"/>
            </w:rPr>
          </w:pPr>
          <w:hyperlink w:anchor="_Toc222754766" w:history="1">
            <w:r w:rsidRPr="00F718E5">
              <w:rPr>
                <w:rStyle w:val="Hyperlink"/>
                <w:noProof/>
              </w:rPr>
              <w:t>14.2 Requesting Travel Authorization</w:t>
            </w:r>
            <w:r>
              <w:rPr>
                <w:noProof/>
                <w:webHidden/>
              </w:rPr>
              <w:tab/>
            </w:r>
            <w:r>
              <w:rPr>
                <w:noProof/>
                <w:webHidden/>
              </w:rPr>
              <w:fldChar w:fldCharType="begin"/>
            </w:r>
            <w:r>
              <w:rPr>
                <w:noProof/>
                <w:webHidden/>
              </w:rPr>
              <w:instrText xml:space="preserve"> PAGEREF _Toc222754766 \h </w:instrText>
            </w:r>
            <w:r>
              <w:rPr>
                <w:noProof/>
                <w:webHidden/>
              </w:rPr>
            </w:r>
            <w:r>
              <w:rPr>
                <w:noProof/>
                <w:webHidden/>
              </w:rPr>
              <w:fldChar w:fldCharType="separate"/>
            </w:r>
            <w:r>
              <w:rPr>
                <w:noProof/>
                <w:webHidden/>
              </w:rPr>
              <w:t>164</w:t>
            </w:r>
            <w:r>
              <w:rPr>
                <w:noProof/>
                <w:webHidden/>
              </w:rPr>
              <w:fldChar w:fldCharType="end"/>
            </w:r>
          </w:hyperlink>
        </w:p>
        <w:p w14:paraId="16C03260" w14:textId="10F8E48D" w:rsidR="00EC2BBD" w:rsidRDefault="00EC2BBD">
          <w:pPr>
            <w:pStyle w:val="TOC3"/>
            <w:rPr>
              <w:ins w:id="227" w:author="Megan Ash" w:date="2026-02-23T15:55:00Z" w16du:dateUtc="2026-02-23T20:55:00Z"/>
              <w:rFonts w:asciiTheme="minorHAnsi" w:hAnsiTheme="minorHAnsi"/>
              <w:noProof/>
              <w:kern w:val="2"/>
              <w14:ligatures w14:val="standardContextual"/>
            </w:rPr>
          </w:pPr>
          <w:hyperlink w:anchor="_Toc222754767" w:history="1">
            <w:r w:rsidRPr="00F718E5">
              <w:rPr>
                <w:rStyle w:val="Hyperlink"/>
                <w:noProof/>
              </w:rPr>
              <w:t>14.2.1 Itinerary Changes</w:t>
            </w:r>
            <w:r>
              <w:rPr>
                <w:noProof/>
                <w:webHidden/>
              </w:rPr>
              <w:tab/>
            </w:r>
            <w:r>
              <w:rPr>
                <w:noProof/>
                <w:webHidden/>
              </w:rPr>
              <w:fldChar w:fldCharType="begin"/>
            </w:r>
            <w:r>
              <w:rPr>
                <w:noProof/>
                <w:webHidden/>
              </w:rPr>
              <w:instrText xml:space="preserve"> PAGEREF _Toc222754767 \h </w:instrText>
            </w:r>
            <w:r>
              <w:rPr>
                <w:noProof/>
                <w:webHidden/>
              </w:rPr>
            </w:r>
            <w:r>
              <w:rPr>
                <w:noProof/>
                <w:webHidden/>
              </w:rPr>
              <w:fldChar w:fldCharType="separate"/>
            </w:r>
            <w:r>
              <w:rPr>
                <w:noProof/>
                <w:webHidden/>
              </w:rPr>
              <w:t>165</w:t>
            </w:r>
            <w:r>
              <w:rPr>
                <w:noProof/>
                <w:webHidden/>
              </w:rPr>
              <w:fldChar w:fldCharType="end"/>
            </w:r>
          </w:hyperlink>
        </w:p>
        <w:p w14:paraId="665952B5" w14:textId="2C5524F1" w:rsidR="00EC2BBD" w:rsidRDefault="00EC2BBD">
          <w:pPr>
            <w:pStyle w:val="TOC2"/>
            <w:rPr>
              <w:ins w:id="228" w:author="Megan Ash" w:date="2026-02-23T15:55:00Z" w16du:dateUtc="2026-02-23T20:55:00Z"/>
              <w:rFonts w:asciiTheme="minorHAnsi" w:hAnsiTheme="minorHAnsi"/>
              <w:noProof/>
              <w:kern w:val="2"/>
              <w14:ligatures w14:val="standardContextual"/>
            </w:rPr>
          </w:pPr>
          <w:hyperlink w:anchor="_Toc222754768" w:history="1">
            <w:r w:rsidRPr="00F718E5">
              <w:rPr>
                <w:rStyle w:val="Hyperlink"/>
                <w:noProof/>
              </w:rPr>
              <w:t>14.3 Traveler Definitions</w:t>
            </w:r>
            <w:r>
              <w:rPr>
                <w:noProof/>
                <w:webHidden/>
              </w:rPr>
              <w:tab/>
            </w:r>
            <w:r>
              <w:rPr>
                <w:noProof/>
                <w:webHidden/>
              </w:rPr>
              <w:fldChar w:fldCharType="begin"/>
            </w:r>
            <w:r>
              <w:rPr>
                <w:noProof/>
                <w:webHidden/>
              </w:rPr>
              <w:instrText xml:space="preserve"> PAGEREF _Toc222754768 \h </w:instrText>
            </w:r>
            <w:r>
              <w:rPr>
                <w:noProof/>
                <w:webHidden/>
              </w:rPr>
            </w:r>
            <w:r>
              <w:rPr>
                <w:noProof/>
                <w:webHidden/>
              </w:rPr>
              <w:fldChar w:fldCharType="separate"/>
            </w:r>
            <w:r>
              <w:rPr>
                <w:noProof/>
                <w:webHidden/>
              </w:rPr>
              <w:t>165</w:t>
            </w:r>
            <w:r>
              <w:rPr>
                <w:noProof/>
                <w:webHidden/>
              </w:rPr>
              <w:fldChar w:fldCharType="end"/>
            </w:r>
          </w:hyperlink>
        </w:p>
        <w:p w14:paraId="0BC6CEB0" w14:textId="445C2B43" w:rsidR="00EC2BBD" w:rsidRDefault="00EC2BBD">
          <w:pPr>
            <w:pStyle w:val="TOC2"/>
            <w:rPr>
              <w:ins w:id="229" w:author="Megan Ash" w:date="2026-02-23T15:55:00Z" w16du:dateUtc="2026-02-23T20:55:00Z"/>
              <w:rFonts w:asciiTheme="minorHAnsi" w:hAnsiTheme="minorHAnsi"/>
              <w:noProof/>
              <w:kern w:val="2"/>
              <w14:ligatures w14:val="standardContextual"/>
            </w:rPr>
          </w:pPr>
          <w:hyperlink w:anchor="_Toc222754769" w:history="1">
            <w:r w:rsidRPr="00F718E5">
              <w:rPr>
                <w:rStyle w:val="Hyperlink"/>
                <w:noProof/>
              </w:rPr>
              <w:t>14.4 Insurance Coverage and Security Protocols</w:t>
            </w:r>
            <w:r>
              <w:rPr>
                <w:noProof/>
                <w:webHidden/>
              </w:rPr>
              <w:tab/>
            </w:r>
            <w:r>
              <w:rPr>
                <w:noProof/>
                <w:webHidden/>
              </w:rPr>
              <w:fldChar w:fldCharType="begin"/>
            </w:r>
            <w:r>
              <w:rPr>
                <w:noProof/>
                <w:webHidden/>
              </w:rPr>
              <w:instrText xml:space="preserve"> PAGEREF _Toc222754769 \h </w:instrText>
            </w:r>
            <w:r>
              <w:rPr>
                <w:noProof/>
                <w:webHidden/>
              </w:rPr>
            </w:r>
            <w:r>
              <w:rPr>
                <w:noProof/>
                <w:webHidden/>
              </w:rPr>
              <w:fldChar w:fldCharType="separate"/>
            </w:r>
            <w:r>
              <w:rPr>
                <w:noProof/>
                <w:webHidden/>
              </w:rPr>
              <w:t>166</w:t>
            </w:r>
            <w:r>
              <w:rPr>
                <w:noProof/>
                <w:webHidden/>
              </w:rPr>
              <w:fldChar w:fldCharType="end"/>
            </w:r>
          </w:hyperlink>
        </w:p>
        <w:p w14:paraId="64F3DCC0" w14:textId="2611451C" w:rsidR="00EC2BBD" w:rsidRDefault="00EC2BBD">
          <w:pPr>
            <w:pStyle w:val="TOC3"/>
            <w:rPr>
              <w:ins w:id="230" w:author="Megan Ash" w:date="2026-02-23T15:55:00Z" w16du:dateUtc="2026-02-23T20:55:00Z"/>
              <w:rFonts w:asciiTheme="minorHAnsi" w:hAnsiTheme="minorHAnsi"/>
              <w:noProof/>
              <w:kern w:val="2"/>
              <w14:ligatures w14:val="standardContextual"/>
            </w:rPr>
          </w:pPr>
          <w:hyperlink w:anchor="_Toc222754770" w:history="1">
            <w:r w:rsidRPr="00F718E5">
              <w:rPr>
                <w:rStyle w:val="Hyperlink"/>
                <w:noProof/>
              </w:rPr>
              <w:t>14.4.1 Travel Insurance</w:t>
            </w:r>
            <w:r>
              <w:rPr>
                <w:noProof/>
                <w:webHidden/>
              </w:rPr>
              <w:tab/>
            </w:r>
            <w:r>
              <w:rPr>
                <w:noProof/>
                <w:webHidden/>
              </w:rPr>
              <w:fldChar w:fldCharType="begin"/>
            </w:r>
            <w:r>
              <w:rPr>
                <w:noProof/>
                <w:webHidden/>
              </w:rPr>
              <w:instrText xml:space="preserve"> PAGEREF _Toc222754770 \h </w:instrText>
            </w:r>
            <w:r>
              <w:rPr>
                <w:noProof/>
                <w:webHidden/>
              </w:rPr>
            </w:r>
            <w:r>
              <w:rPr>
                <w:noProof/>
                <w:webHidden/>
              </w:rPr>
              <w:fldChar w:fldCharType="separate"/>
            </w:r>
            <w:r>
              <w:rPr>
                <w:noProof/>
                <w:webHidden/>
              </w:rPr>
              <w:t>166</w:t>
            </w:r>
            <w:r>
              <w:rPr>
                <w:noProof/>
                <w:webHidden/>
              </w:rPr>
              <w:fldChar w:fldCharType="end"/>
            </w:r>
          </w:hyperlink>
        </w:p>
        <w:p w14:paraId="7A688F08" w14:textId="116DC87B" w:rsidR="00EC2BBD" w:rsidRDefault="00EC2BBD">
          <w:pPr>
            <w:pStyle w:val="TOC3"/>
            <w:rPr>
              <w:ins w:id="231" w:author="Megan Ash" w:date="2026-02-23T15:55:00Z" w16du:dateUtc="2026-02-23T20:55:00Z"/>
              <w:rFonts w:asciiTheme="minorHAnsi" w:hAnsiTheme="minorHAnsi"/>
              <w:noProof/>
              <w:kern w:val="2"/>
              <w14:ligatures w14:val="standardContextual"/>
            </w:rPr>
          </w:pPr>
          <w:hyperlink w:anchor="_Toc222754771" w:history="1">
            <w:r w:rsidRPr="00F718E5">
              <w:rPr>
                <w:rStyle w:val="Hyperlink"/>
                <w:noProof/>
              </w:rPr>
              <w:t>14.4.2 Security Provider</w:t>
            </w:r>
            <w:r>
              <w:rPr>
                <w:noProof/>
                <w:webHidden/>
              </w:rPr>
              <w:tab/>
            </w:r>
            <w:r>
              <w:rPr>
                <w:noProof/>
                <w:webHidden/>
              </w:rPr>
              <w:fldChar w:fldCharType="begin"/>
            </w:r>
            <w:r>
              <w:rPr>
                <w:noProof/>
                <w:webHidden/>
              </w:rPr>
              <w:instrText xml:space="preserve"> PAGEREF _Toc222754771 \h </w:instrText>
            </w:r>
            <w:r>
              <w:rPr>
                <w:noProof/>
                <w:webHidden/>
              </w:rPr>
            </w:r>
            <w:r>
              <w:rPr>
                <w:noProof/>
                <w:webHidden/>
              </w:rPr>
              <w:fldChar w:fldCharType="separate"/>
            </w:r>
            <w:r>
              <w:rPr>
                <w:noProof/>
                <w:webHidden/>
              </w:rPr>
              <w:t>168</w:t>
            </w:r>
            <w:r>
              <w:rPr>
                <w:noProof/>
                <w:webHidden/>
              </w:rPr>
              <w:fldChar w:fldCharType="end"/>
            </w:r>
          </w:hyperlink>
        </w:p>
        <w:p w14:paraId="18442B95" w14:textId="06E3E89B" w:rsidR="00EC2BBD" w:rsidRDefault="00EC2BBD">
          <w:pPr>
            <w:pStyle w:val="TOC3"/>
            <w:rPr>
              <w:ins w:id="232" w:author="Megan Ash" w:date="2026-02-23T15:55:00Z" w16du:dateUtc="2026-02-23T20:55:00Z"/>
              <w:rFonts w:asciiTheme="minorHAnsi" w:hAnsiTheme="minorHAnsi"/>
              <w:noProof/>
              <w:kern w:val="2"/>
              <w14:ligatures w14:val="standardContextual"/>
            </w:rPr>
          </w:pPr>
          <w:hyperlink w:anchor="_Toc222754772" w:history="1">
            <w:r w:rsidRPr="00F718E5">
              <w:rPr>
                <w:rStyle w:val="Hyperlink"/>
                <w:noProof/>
              </w:rPr>
              <w:t>14.4.3 Security Protocols</w:t>
            </w:r>
            <w:r>
              <w:rPr>
                <w:noProof/>
                <w:webHidden/>
              </w:rPr>
              <w:tab/>
            </w:r>
            <w:r>
              <w:rPr>
                <w:noProof/>
                <w:webHidden/>
              </w:rPr>
              <w:fldChar w:fldCharType="begin"/>
            </w:r>
            <w:r>
              <w:rPr>
                <w:noProof/>
                <w:webHidden/>
              </w:rPr>
              <w:instrText xml:space="preserve"> PAGEREF _Toc222754772 \h </w:instrText>
            </w:r>
            <w:r>
              <w:rPr>
                <w:noProof/>
                <w:webHidden/>
              </w:rPr>
            </w:r>
            <w:r>
              <w:rPr>
                <w:noProof/>
                <w:webHidden/>
              </w:rPr>
              <w:fldChar w:fldCharType="separate"/>
            </w:r>
            <w:r>
              <w:rPr>
                <w:noProof/>
                <w:webHidden/>
              </w:rPr>
              <w:t>168</w:t>
            </w:r>
            <w:r>
              <w:rPr>
                <w:noProof/>
                <w:webHidden/>
              </w:rPr>
              <w:fldChar w:fldCharType="end"/>
            </w:r>
          </w:hyperlink>
        </w:p>
        <w:p w14:paraId="0A48A868" w14:textId="11655D43" w:rsidR="00EC2BBD" w:rsidRDefault="00EC2BBD">
          <w:pPr>
            <w:pStyle w:val="TOC2"/>
            <w:rPr>
              <w:ins w:id="233" w:author="Megan Ash" w:date="2026-02-23T15:55:00Z" w16du:dateUtc="2026-02-23T20:55:00Z"/>
              <w:rFonts w:asciiTheme="minorHAnsi" w:hAnsiTheme="minorHAnsi"/>
              <w:noProof/>
              <w:kern w:val="2"/>
              <w14:ligatures w14:val="standardContextual"/>
            </w:rPr>
          </w:pPr>
          <w:hyperlink w:anchor="_Toc222754773" w:history="1">
            <w:r w:rsidRPr="00F718E5">
              <w:rPr>
                <w:rStyle w:val="Hyperlink"/>
                <w:noProof/>
              </w:rPr>
              <w:t>14.5 Travel Advances</w:t>
            </w:r>
            <w:r>
              <w:rPr>
                <w:noProof/>
                <w:webHidden/>
              </w:rPr>
              <w:tab/>
            </w:r>
            <w:r>
              <w:rPr>
                <w:noProof/>
                <w:webHidden/>
              </w:rPr>
              <w:fldChar w:fldCharType="begin"/>
            </w:r>
            <w:r>
              <w:rPr>
                <w:noProof/>
                <w:webHidden/>
              </w:rPr>
              <w:instrText xml:space="preserve"> PAGEREF _Toc222754773 \h </w:instrText>
            </w:r>
            <w:r>
              <w:rPr>
                <w:noProof/>
                <w:webHidden/>
              </w:rPr>
            </w:r>
            <w:r>
              <w:rPr>
                <w:noProof/>
                <w:webHidden/>
              </w:rPr>
              <w:fldChar w:fldCharType="separate"/>
            </w:r>
            <w:r>
              <w:rPr>
                <w:noProof/>
                <w:webHidden/>
              </w:rPr>
              <w:t>169</w:t>
            </w:r>
            <w:r>
              <w:rPr>
                <w:noProof/>
                <w:webHidden/>
              </w:rPr>
              <w:fldChar w:fldCharType="end"/>
            </w:r>
          </w:hyperlink>
        </w:p>
        <w:p w14:paraId="207156E1" w14:textId="33D2D090" w:rsidR="00EC2BBD" w:rsidRDefault="00EC2BBD">
          <w:pPr>
            <w:pStyle w:val="TOC2"/>
            <w:rPr>
              <w:ins w:id="234" w:author="Megan Ash" w:date="2026-02-23T15:55:00Z" w16du:dateUtc="2026-02-23T20:55:00Z"/>
              <w:rFonts w:asciiTheme="minorHAnsi" w:hAnsiTheme="minorHAnsi"/>
              <w:noProof/>
              <w:kern w:val="2"/>
              <w14:ligatures w14:val="standardContextual"/>
            </w:rPr>
          </w:pPr>
          <w:hyperlink w:anchor="_Toc222754774" w:history="1">
            <w:r w:rsidRPr="00F718E5">
              <w:rPr>
                <w:rStyle w:val="Hyperlink"/>
                <w:noProof/>
              </w:rPr>
              <w:t>14.6 Allowable and Unallowable Expenses (Applicable to All)</w:t>
            </w:r>
            <w:r>
              <w:rPr>
                <w:noProof/>
                <w:webHidden/>
              </w:rPr>
              <w:tab/>
            </w:r>
            <w:r>
              <w:rPr>
                <w:noProof/>
                <w:webHidden/>
              </w:rPr>
              <w:fldChar w:fldCharType="begin"/>
            </w:r>
            <w:r>
              <w:rPr>
                <w:noProof/>
                <w:webHidden/>
              </w:rPr>
              <w:instrText xml:space="preserve"> PAGEREF _Toc222754774 \h </w:instrText>
            </w:r>
            <w:r>
              <w:rPr>
                <w:noProof/>
                <w:webHidden/>
              </w:rPr>
            </w:r>
            <w:r>
              <w:rPr>
                <w:noProof/>
                <w:webHidden/>
              </w:rPr>
              <w:fldChar w:fldCharType="separate"/>
            </w:r>
            <w:r>
              <w:rPr>
                <w:noProof/>
                <w:webHidden/>
              </w:rPr>
              <w:t>169</w:t>
            </w:r>
            <w:r>
              <w:rPr>
                <w:noProof/>
                <w:webHidden/>
              </w:rPr>
              <w:fldChar w:fldCharType="end"/>
            </w:r>
          </w:hyperlink>
        </w:p>
        <w:p w14:paraId="371EB8F3" w14:textId="17C1670C" w:rsidR="00EC2BBD" w:rsidRDefault="00EC2BBD">
          <w:pPr>
            <w:pStyle w:val="TOC3"/>
            <w:rPr>
              <w:ins w:id="235" w:author="Megan Ash" w:date="2026-02-23T15:55:00Z" w16du:dateUtc="2026-02-23T20:55:00Z"/>
              <w:rFonts w:asciiTheme="minorHAnsi" w:hAnsiTheme="minorHAnsi"/>
              <w:noProof/>
              <w:kern w:val="2"/>
              <w14:ligatures w14:val="standardContextual"/>
            </w:rPr>
          </w:pPr>
          <w:hyperlink w:anchor="_Toc222754775" w:history="1">
            <w:r w:rsidRPr="00F718E5">
              <w:rPr>
                <w:rStyle w:val="Hyperlink"/>
                <w:noProof/>
              </w:rPr>
              <w:t>14.6.1 Lodging – Reimbursable Based</w:t>
            </w:r>
            <w:r>
              <w:rPr>
                <w:noProof/>
                <w:webHidden/>
              </w:rPr>
              <w:tab/>
            </w:r>
            <w:r>
              <w:rPr>
                <w:noProof/>
                <w:webHidden/>
              </w:rPr>
              <w:fldChar w:fldCharType="begin"/>
            </w:r>
            <w:r>
              <w:rPr>
                <w:noProof/>
                <w:webHidden/>
              </w:rPr>
              <w:instrText xml:space="preserve"> PAGEREF _Toc222754775 \h </w:instrText>
            </w:r>
            <w:r>
              <w:rPr>
                <w:noProof/>
                <w:webHidden/>
              </w:rPr>
            </w:r>
            <w:r>
              <w:rPr>
                <w:noProof/>
                <w:webHidden/>
              </w:rPr>
              <w:fldChar w:fldCharType="separate"/>
            </w:r>
            <w:r>
              <w:rPr>
                <w:noProof/>
                <w:webHidden/>
              </w:rPr>
              <w:t>170</w:t>
            </w:r>
            <w:r>
              <w:rPr>
                <w:noProof/>
                <w:webHidden/>
              </w:rPr>
              <w:fldChar w:fldCharType="end"/>
            </w:r>
          </w:hyperlink>
        </w:p>
        <w:p w14:paraId="30AA197F" w14:textId="631DF826" w:rsidR="00EC2BBD" w:rsidRDefault="00EC2BBD">
          <w:pPr>
            <w:pStyle w:val="TOC3"/>
            <w:rPr>
              <w:ins w:id="236" w:author="Megan Ash" w:date="2026-02-23T15:55:00Z" w16du:dateUtc="2026-02-23T20:55:00Z"/>
              <w:rFonts w:asciiTheme="minorHAnsi" w:hAnsiTheme="minorHAnsi"/>
              <w:noProof/>
              <w:kern w:val="2"/>
              <w14:ligatures w14:val="standardContextual"/>
            </w:rPr>
          </w:pPr>
          <w:hyperlink w:anchor="_Toc222754776" w:history="1">
            <w:r w:rsidRPr="00F718E5">
              <w:rPr>
                <w:rStyle w:val="Hyperlink"/>
                <w:noProof/>
              </w:rPr>
              <w:t>14.6.2 Rental Cars – Reimbursable Based</w:t>
            </w:r>
            <w:r>
              <w:rPr>
                <w:noProof/>
                <w:webHidden/>
              </w:rPr>
              <w:tab/>
            </w:r>
            <w:r>
              <w:rPr>
                <w:noProof/>
                <w:webHidden/>
              </w:rPr>
              <w:fldChar w:fldCharType="begin"/>
            </w:r>
            <w:r>
              <w:rPr>
                <w:noProof/>
                <w:webHidden/>
              </w:rPr>
              <w:instrText xml:space="preserve"> PAGEREF _Toc222754776 \h </w:instrText>
            </w:r>
            <w:r>
              <w:rPr>
                <w:noProof/>
                <w:webHidden/>
              </w:rPr>
            </w:r>
            <w:r>
              <w:rPr>
                <w:noProof/>
                <w:webHidden/>
              </w:rPr>
              <w:fldChar w:fldCharType="separate"/>
            </w:r>
            <w:r>
              <w:rPr>
                <w:noProof/>
                <w:webHidden/>
              </w:rPr>
              <w:t>170</w:t>
            </w:r>
            <w:r>
              <w:rPr>
                <w:noProof/>
                <w:webHidden/>
              </w:rPr>
              <w:fldChar w:fldCharType="end"/>
            </w:r>
          </w:hyperlink>
        </w:p>
        <w:p w14:paraId="08A0E11A" w14:textId="2E62A8C0" w:rsidR="00EC2BBD" w:rsidRDefault="00EC2BBD">
          <w:pPr>
            <w:pStyle w:val="TOC3"/>
            <w:rPr>
              <w:ins w:id="237" w:author="Megan Ash" w:date="2026-02-23T15:55:00Z" w16du:dateUtc="2026-02-23T20:55:00Z"/>
              <w:rFonts w:asciiTheme="minorHAnsi" w:hAnsiTheme="minorHAnsi"/>
              <w:noProof/>
              <w:kern w:val="2"/>
              <w14:ligatures w14:val="standardContextual"/>
            </w:rPr>
          </w:pPr>
          <w:hyperlink w:anchor="_Toc222754777" w:history="1">
            <w:r w:rsidRPr="00F718E5">
              <w:rPr>
                <w:rStyle w:val="Hyperlink"/>
                <w:noProof/>
              </w:rPr>
              <w:t>14.6.3 Use of Personal Vehicle – Reimbursable Based</w:t>
            </w:r>
            <w:r>
              <w:rPr>
                <w:noProof/>
                <w:webHidden/>
              </w:rPr>
              <w:tab/>
            </w:r>
            <w:r>
              <w:rPr>
                <w:noProof/>
                <w:webHidden/>
              </w:rPr>
              <w:fldChar w:fldCharType="begin"/>
            </w:r>
            <w:r>
              <w:rPr>
                <w:noProof/>
                <w:webHidden/>
              </w:rPr>
              <w:instrText xml:space="preserve"> PAGEREF _Toc222754777 \h </w:instrText>
            </w:r>
            <w:r>
              <w:rPr>
                <w:noProof/>
                <w:webHidden/>
              </w:rPr>
            </w:r>
            <w:r>
              <w:rPr>
                <w:noProof/>
                <w:webHidden/>
              </w:rPr>
              <w:fldChar w:fldCharType="separate"/>
            </w:r>
            <w:r>
              <w:rPr>
                <w:noProof/>
                <w:webHidden/>
              </w:rPr>
              <w:t>170</w:t>
            </w:r>
            <w:r>
              <w:rPr>
                <w:noProof/>
                <w:webHidden/>
              </w:rPr>
              <w:fldChar w:fldCharType="end"/>
            </w:r>
          </w:hyperlink>
        </w:p>
        <w:p w14:paraId="1EE84C42" w14:textId="3D7FFE60" w:rsidR="00EC2BBD" w:rsidRDefault="00EC2BBD">
          <w:pPr>
            <w:pStyle w:val="TOC3"/>
            <w:rPr>
              <w:ins w:id="238" w:author="Megan Ash" w:date="2026-02-23T15:55:00Z" w16du:dateUtc="2026-02-23T20:55:00Z"/>
              <w:rFonts w:asciiTheme="minorHAnsi" w:hAnsiTheme="minorHAnsi"/>
              <w:noProof/>
              <w:kern w:val="2"/>
              <w14:ligatures w14:val="standardContextual"/>
            </w:rPr>
          </w:pPr>
          <w:hyperlink w:anchor="_Toc222754778" w:history="1">
            <w:r w:rsidRPr="00F718E5">
              <w:rPr>
                <w:rStyle w:val="Hyperlink"/>
                <w:noProof/>
              </w:rPr>
              <w:t>14.6.4 Tolls, Parking, Etc. – Reimbursable Based</w:t>
            </w:r>
            <w:r>
              <w:rPr>
                <w:noProof/>
                <w:webHidden/>
              </w:rPr>
              <w:tab/>
            </w:r>
            <w:r>
              <w:rPr>
                <w:noProof/>
                <w:webHidden/>
              </w:rPr>
              <w:fldChar w:fldCharType="begin"/>
            </w:r>
            <w:r>
              <w:rPr>
                <w:noProof/>
                <w:webHidden/>
              </w:rPr>
              <w:instrText xml:space="preserve"> PAGEREF _Toc222754778 \h </w:instrText>
            </w:r>
            <w:r>
              <w:rPr>
                <w:noProof/>
                <w:webHidden/>
              </w:rPr>
            </w:r>
            <w:r>
              <w:rPr>
                <w:noProof/>
                <w:webHidden/>
              </w:rPr>
              <w:fldChar w:fldCharType="separate"/>
            </w:r>
            <w:r>
              <w:rPr>
                <w:noProof/>
                <w:webHidden/>
              </w:rPr>
              <w:t>171</w:t>
            </w:r>
            <w:r>
              <w:rPr>
                <w:noProof/>
                <w:webHidden/>
              </w:rPr>
              <w:fldChar w:fldCharType="end"/>
            </w:r>
          </w:hyperlink>
        </w:p>
        <w:p w14:paraId="50C24117" w14:textId="4A8BE60C" w:rsidR="00EC2BBD" w:rsidRDefault="00EC2BBD">
          <w:pPr>
            <w:pStyle w:val="TOC3"/>
            <w:rPr>
              <w:ins w:id="239" w:author="Megan Ash" w:date="2026-02-23T15:55:00Z" w16du:dateUtc="2026-02-23T20:55:00Z"/>
              <w:rFonts w:asciiTheme="minorHAnsi" w:hAnsiTheme="minorHAnsi"/>
              <w:noProof/>
              <w:kern w:val="2"/>
              <w14:ligatures w14:val="standardContextual"/>
            </w:rPr>
          </w:pPr>
          <w:hyperlink w:anchor="_Toc222754779" w:history="1">
            <w:r w:rsidRPr="00F718E5">
              <w:rPr>
                <w:rStyle w:val="Hyperlink"/>
                <w:noProof/>
              </w:rPr>
              <w:t>14.6.5 Airfare and Trains – Reimbursable Based</w:t>
            </w:r>
            <w:r>
              <w:rPr>
                <w:noProof/>
                <w:webHidden/>
              </w:rPr>
              <w:tab/>
            </w:r>
            <w:r>
              <w:rPr>
                <w:noProof/>
                <w:webHidden/>
              </w:rPr>
              <w:fldChar w:fldCharType="begin"/>
            </w:r>
            <w:r>
              <w:rPr>
                <w:noProof/>
                <w:webHidden/>
              </w:rPr>
              <w:instrText xml:space="preserve"> PAGEREF _Toc222754779 \h </w:instrText>
            </w:r>
            <w:r>
              <w:rPr>
                <w:noProof/>
                <w:webHidden/>
              </w:rPr>
            </w:r>
            <w:r>
              <w:rPr>
                <w:noProof/>
                <w:webHidden/>
              </w:rPr>
              <w:fldChar w:fldCharType="separate"/>
            </w:r>
            <w:r>
              <w:rPr>
                <w:noProof/>
                <w:webHidden/>
              </w:rPr>
              <w:t>171</w:t>
            </w:r>
            <w:r>
              <w:rPr>
                <w:noProof/>
                <w:webHidden/>
              </w:rPr>
              <w:fldChar w:fldCharType="end"/>
            </w:r>
          </w:hyperlink>
        </w:p>
        <w:p w14:paraId="4747E346" w14:textId="066B5D4F" w:rsidR="00EC2BBD" w:rsidRDefault="00EC2BBD">
          <w:pPr>
            <w:pStyle w:val="TOC3"/>
            <w:rPr>
              <w:ins w:id="240" w:author="Megan Ash" w:date="2026-02-23T15:55:00Z" w16du:dateUtc="2026-02-23T20:55:00Z"/>
              <w:rFonts w:asciiTheme="minorHAnsi" w:hAnsiTheme="minorHAnsi"/>
              <w:noProof/>
              <w:kern w:val="2"/>
              <w14:ligatures w14:val="standardContextual"/>
            </w:rPr>
          </w:pPr>
          <w:hyperlink w:anchor="_Toc222754780" w:history="1">
            <w:r w:rsidRPr="00F718E5">
              <w:rPr>
                <w:rStyle w:val="Hyperlink"/>
                <w:i/>
                <w:iCs/>
                <w:noProof/>
              </w:rPr>
              <w:t>14.6.5.1 Seat Selection</w:t>
            </w:r>
            <w:r>
              <w:rPr>
                <w:noProof/>
                <w:webHidden/>
              </w:rPr>
              <w:tab/>
            </w:r>
            <w:r>
              <w:rPr>
                <w:noProof/>
                <w:webHidden/>
              </w:rPr>
              <w:fldChar w:fldCharType="begin"/>
            </w:r>
            <w:r>
              <w:rPr>
                <w:noProof/>
                <w:webHidden/>
              </w:rPr>
              <w:instrText xml:space="preserve"> PAGEREF _Toc222754780 \h </w:instrText>
            </w:r>
            <w:r>
              <w:rPr>
                <w:noProof/>
                <w:webHidden/>
              </w:rPr>
            </w:r>
            <w:r>
              <w:rPr>
                <w:noProof/>
                <w:webHidden/>
              </w:rPr>
              <w:fldChar w:fldCharType="separate"/>
            </w:r>
            <w:r>
              <w:rPr>
                <w:noProof/>
                <w:webHidden/>
              </w:rPr>
              <w:t>171</w:t>
            </w:r>
            <w:r>
              <w:rPr>
                <w:noProof/>
                <w:webHidden/>
              </w:rPr>
              <w:fldChar w:fldCharType="end"/>
            </w:r>
          </w:hyperlink>
        </w:p>
        <w:p w14:paraId="2BE6DF0E" w14:textId="45F65379" w:rsidR="00EC2BBD" w:rsidRDefault="00EC2BBD">
          <w:pPr>
            <w:pStyle w:val="TOC3"/>
            <w:rPr>
              <w:ins w:id="241" w:author="Megan Ash" w:date="2026-02-23T15:55:00Z" w16du:dateUtc="2026-02-23T20:55:00Z"/>
              <w:rFonts w:asciiTheme="minorHAnsi" w:hAnsiTheme="minorHAnsi"/>
              <w:noProof/>
              <w:kern w:val="2"/>
              <w14:ligatures w14:val="standardContextual"/>
            </w:rPr>
          </w:pPr>
          <w:hyperlink w:anchor="_Toc222754781" w:history="1">
            <w:r w:rsidRPr="00F718E5">
              <w:rPr>
                <w:rStyle w:val="Hyperlink"/>
                <w:i/>
                <w:iCs/>
                <w:noProof/>
              </w:rPr>
              <w:t>14.6.5.2 Seat/Class Upgrades</w:t>
            </w:r>
            <w:r>
              <w:rPr>
                <w:noProof/>
                <w:webHidden/>
              </w:rPr>
              <w:tab/>
            </w:r>
            <w:r>
              <w:rPr>
                <w:noProof/>
                <w:webHidden/>
              </w:rPr>
              <w:fldChar w:fldCharType="begin"/>
            </w:r>
            <w:r>
              <w:rPr>
                <w:noProof/>
                <w:webHidden/>
              </w:rPr>
              <w:instrText xml:space="preserve"> PAGEREF _Toc222754781 \h </w:instrText>
            </w:r>
            <w:r>
              <w:rPr>
                <w:noProof/>
                <w:webHidden/>
              </w:rPr>
            </w:r>
            <w:r>
              <w:rPr>
                <w:noProof/>
                <w:webHidden/>
              </w:rPr>
              <w:fldChar w:fldCharType="separate"/>
            </w:r>
            <w:r>
              <w:rPr>
                <w:noProof/>
                <w:webHidden/>
              </w:rPr>
              <w:t>171</w:t>
            </w:r>
            <w:r>
              <w:rPr>
                <w:noProof/>
                <w:webHidden/>
              </w:rPr>
              <w:fldChar w:fldCharType="end"/>
            </w:r>
          </w:hyperlink>
        </w:p>
        <w:p w14:paraId="5307E1C5" w14:textId="432F16DF" w:rsidR="00EC2BBD" w:rsidRDefault="00EC2BBD">
          <w:pPr>
            <w:pStyle w:val="TOC3"/>
            <w:rPr>
              <w:ins w:id="242" w:author="Megan Ash" w:date="2026-02-23T15:55:00Z" w16du:dateUtc="2026-02-23T20:55:00Z"/>
              <w:rFonts w:asciiTheme="minorHAnsi" w:hAnsiTheme="minorHAnsi"/>
              <w:noProof/>
              <w:kern w:val="2"/>
              <w14:ligatures w14:val="standardContextual"/>
            </w:rPr>
          </w:pPr>
          <w:hyperlink w:anchor="_Toc222754782" w:history="1">
            <w:r w:rsidRPr="00F718E5">
              <w:rPr>
                <w:rStyle w:val="Hyperlink"/>
                <w:i/>
                <w:iCs/>
                <w:noProof/>
              </w:rPr>
              <w:t>14.6.5.3 Fly America Act</w:t>
            </w:r>
            <w:r>
              <w:rPr>
                <w:noProof/>
                <w:webHidden/>
              </w:rPr>
              <w:tab/>
            </w:r>
            <w:r>
              <w:rPr>
                <w:noProof/>
                <w:webHidden/>
              </w:rPr>
              <w:fldChar w:fldCharType="begin"/>
            </w:r>
            <w:r>
              <w:rPr>
                <w:noProof/>
                <w:webHidden/>
              </w:rPr>
              <w:instrText xml:space="preserve"> PAGEREF _Toc222754782 \h </w:instrText>
            </w:r>
            <w:r>
              <w:rPr>
                <w:noProof/>
                <w:webHidden/>
              </w:rPr>
            </w:r>
            <w:r>
              <w:rPr>
                <w:noProof/>
                <w:webHidden/>
              </w:rPr>
              <w:fldChar w:fldCharType="separate"/>
            </w:r>
            <w:r>
              <w:rPr>
                <w:noProof/>
                <w:webHidden/>
              </w:rPr>
              <w:t>172</w:t>
            </w:r>
            <w:r>
              <w:rPr>
                <w:noProof/>
                <w:webHidden/>
              </w:rPr>
              <w:fldChar w:fldCharType="end"/>
            </w:r>
          </w:hyperlink>
        </w:p>
        <w:p w14:paraId="706D198E" w14:textId="454D823F" w:rsidR="00EC2BBD" w:rsidRDefault="00EC2BBD">
          <w:pPr>
            <w:pStyle w:val="TOC3"/>
            <w:rPr>
              <w:ins w:id="243" w:author="Megan Ash" w:date="2026-02-23T15:55:00Z" w16du:dateUtc="2026-02-23T20:55:00Z"/>
              <w:rFonts w:asciiTheme="minorHAnsi" w:hAnsiTheme="minorHAnsi"/>
              <w:noProof/>
              <w:kern w:val="2"/>
              <w14:ligatures w14:val="standardContextual"/>
            </w:rPr>
          </w:pPr>
          <w:hyperlink w:anchor="_Toc222754783" w:history="1">
            <w:r w:rsidRPr="00F718E5">
              <w:rPr>
                <w:rStyle w:val="Hyperlink"/>
                <w:noProof/>
              </w:rPr>
              <w:t>14.6.6 Meals &amp; Incidentals (M&amp;IE) – Per Diem Based</w:t>
            </w:r>
            <w:r>
              <w:rPr>
                <w:noProof/>
                <w:webHidden/>
              </w:rPr>
              <w:tab/>
            </w:r>
            <w:r>
              <w:rPr>
                <w:noProof/>
                <w:webHidden/>
              </w:rPr>
              <w:fldChar w:fldCharType="begin"/>
            </w:r>
            <w:r>
              <w:rPr>
                <w:noProof/>
                <w:webHidden/>
              </w:rPr>
              <w:instrText xml:space="preserve"> PAGEREF _Toc222754783 \h </w:instrText>
            </w:r>
            <w:r>
              <w:rPr>
                <w:noProof/>
                <w:webHidden/>
              </w:rPr>
            </w:r>
            <w:r>
              <w:rPr>
                <w:noProof/>
                <w:webHidden/>
              </w:rPr>
              <w:fldChar w:fldCharType="separate"/>
            </w:r>
            <w:r>
              <w:rPr>
                <w:noProof/>
                <w:webHidden/>
              </w:rPr>
              <w:t>173</w:t>
            </w:r>
            <w:r>
              <w:rPr>
                <w:noProof/>
                <w:webHidden/>
              </w:rPr>
              <w:fldChar w:fldCharType="end"/>
            </w:r>
          </w:hyperlink>
        </w:p>
        <w:p w14:paraId="247A585F" w14:textId="649C537A" w:rsidR="00EC2BBD" w:rsidRDefault="00EC2BBD">
          <w:pPr>
            <w:pStyle w:val="TOC3"/>
            <w:rPr>
              <w:ins w:id="244" w:author="Megan Ash" w:date="2026-02-23T15:55:00Z" w16du:dateUtc="2026-02-23T20:55:00Z"/>
              <w:rFonts w:asciiTheme="minorHAnsi" w:hAnsiTheme="minorHAnsi"/>
              <w:noProof/>
              <w:kern w:val="2"/>
              <w14:ligatures w14:val="standardContextual"/>
            </w:rPr>
          </w:pPr>
          <w:hyperlink w:anchor="_Toc222754784" w:history="1">
            <w:r w:rsidRPr="00F718E5">
              <w:rPr>
                <w:rStyle w:val="Hyperlink"/>
                <w:noProof/>
              </w:rPr>
              <w:t>14.6.7 All Other Miscellaneous Travel Expenses (MTE) – Reimbursable Based</w:t>
            </w:r>
            <w:r>
              <w:rPr>
                <w:noProof/>
                <w:webHidden/>
              </w:rPr>
              <w:tab/>
            </w:r>
            <w:r>
              <w:rPr>
                <w:noProof/>
                <w:webHidden/>
              </w:rPr>
              <w:fldChar w:fldCharType="begin"/>
            </w:r>
            <w:r>
              <w:rPr>
                <w:noProof/>
                <w:webHidden/>
              </w:rPr>
              <w:instrText xml:space="preserve"> PAGEREF _Toc222754784 \h </w:instrText>
            </w:r>
            <w:r>
              <w:rPr>
                <w:noProof/>
                <w:webHidden/>
              </w:rPr>
            </w:r>
            <w:r>
              <w:rPr>
                <w:noProof/>
                <w:webHidden/>
              </w:rPr>
              <w:fldChar w:fldCharType="separate"/>
            </w:r>
            <w:r>
              <w:rPr>
                <w:noProof/>
                <w:webHidden/>
              </w:rPr>
              <w:t>174</w:t>
            </w:r>
            <w:r>
              <w:rPr>
                <w:noProof/>
                <w:webHidden/>
              </w:rPr>
              <w:fldChar w:fldCharType="end"/>
            </w:r>
          </w:hyperlink>
        </w:p>
        <w:p w14:paraId="049CEAB0" w14:textId="6C553A54" w:rsidR="00EC2BBD" w:rsidRDefault="00EC2BBD">
          <w:pPr>
            <w:pStyle w:val="TOC3"/>
            <w:rPr>
              <w:ins w:id="245" w:author="Megan Ash" w:date="2026-02-23T15:55:00Z" w16du:dateUtc="2026-02-23T20:55:00Z"/>
              <w:rFonts w:asciiTheme="minorHAnsi" w:hAnsiTheme="minorHAnsi"/>
              <w:noProof/>
              <w:kern w:val="2"/>
              <w14:ligatures w14:val="standardContextual"/>
            </w:rPr>
          </w:pPr>
          <w:hyperlink w:anchor="_Toc222754785" w:history="1">
            <w:r w:rsidRPr="00F718E5">
              <w:rPr>
                <w:rStyle w:val="Hyperlink"/>
                <w:noProof/>
              </w:rPr>
              <w:t>14.6.8 Business Meals Meeting Expense (Non-Travel) – Reimbursable Based</w:t>
            </w:r>
            <w:r>
              <w:rPr>
                <w:noProof/>
                <w:webHidden/>
              </w:rPr>
              <w:tab/>
            </w:r>
            <w:r>
              <w:rPr>
                <w:noProof/>
                <w:webHidden/>
              </w:rPr>
              <w:fldChar w:fldCharType="begin"/>
            </w:r>
            <w:r>
              <w:rPr>
                <w:noProof/>
                <w:webHidden/>
              </w:rPr>
              <w:instrText xml:space="preserve"> PAGEREF _Toc222754785 \h </w:instrText>
            </w:r>
            <w:r>
              <w:rPr>
                <w:noProof/>
                <w:webHidden/>
              </w:rPr>
            </w:r>
            <w:r>
              <w:rPr>
                <w:noProof/>
                <w:webHidden/>
              </w:rPr>
              <w:fldChar w:fldCharType="separate"/>
            </w:r>
            <w:r>
              <w:rPr>
                <w:noProof/>
                <w:webHidden/>
              </w:rPr>
              <w:t>174</w:t>
            </w:r>
            <w:r>
              <w:rPr>
                <w:noProof/>
                <w:webHidden/>
              </w:rPr>
              <w:fldChar w:fldCharType="end"/>
            </w:r>
          </w:hyperlink>
        </w:p>
        <w:p w14:paraId="12E421EE" w14:textId="7CE535A9" w:rsidR="00EC2BBD" w:rsidRDefault="00EC2BBD">
          <w:pPr>
            <w:pStyle w:val="TOC3"/>
            <w:rPr>
              <w:ins w:id="246" w:author="Megan Ash" w:date="2026-02-23T15:55:00Z" w16du:dateUtc="2026-02-23T20:55:00Z"/>
              <w:rFonts w:asciiTheme="minorHAnsi" w:hAnsiTheme="minorHAnsi"/>
              <w:noProof/>
              <w:kern w:val="2"/>
              <w14:ligatures w14:val="standardContextual"/>
            </w:rPr>
          </w:pPr>
          <w:hyperlink w:anchor="_Toc222754786" w:history="1">
            <w:r w:rsidRPr="00F718E5">
              <w:rPr>
                <w:rStyle w:val="Hyperlink"/>
                <w:noProof/>
              </w:rPr>
              <w:t>14.6.9 Business Meals Meeting Expense (Non-Travel) – Reimbursable Based</w:t>
            </w:r>
            <w:r>
              <w:rPr>
                <w:noProof/>
                <w:webHidden/>
              </w:rPr>
              <w:tab/>
            </w:r>
            <w:r>
              <w:rPr>
                <w:noProof/>
                <w:webHidden/>
              </w:rPr>
              <w:fldChar w:fldCharType="begin"/>
            </w:r>
            <w:r>
              <w:rPr>
                <w:noProof/>
                <w:webHidden/>
              </w:rPr>
              <w:instrText xml:space="preserve"> PAGEREF _Toc222754786 \h </w:instrText>
            </w:r>
            <w:r>
              <w:rPr>
                <w:noProof/>
                <w:webHidden/>
              </w:rPr>
            </w:r>
            <w:r>
              <w:rPr>
                <w:noProof/>
                <w:webHidden/>
              </w:rPr>
              <w:fldChar w:fldCharType="separate"/>
            </w:r>
            <w:r>
              <w:rPr>
                <w:noProof/>
                <w:webHidden/>
              </w:rPr>
              <w:t>175</w:t>
            </w:r>
            <w:r>
              <w:rPr>
                <w:noProof/>
                <w:webHidden/>
              </w:rPr>
              <w:fldChar w:fldCharType="end"/>
            </w:r>
          </w:hyperlink>
        </w:p>
        <w:p w14:paraId="54F65F95" w14:textId="780CCAD8" w:rsidR="00EC2BBD" w:rsidRDefault="00EC2BBD">
          <w:pPr>
            <w:pStyle w:val="TOC3"/>
            <w:rPr>
              <w:ins w:id="247" w:author="Megan Ash" w:date="2026-02-23T15:55:00Z" w16du:dateUtc="2026-02-23T20:55:00Z"/>
              <w:rFonts w:asciiTheme="minorHAnsi" w:hAnsiTheme="minorHAnsi"/>
              <w:noProof/>
              <w:kern w:val="2"/>
              <w14:ligatures w14:val="standardContextual"/>
            </w:rPr>
          </w:pPr>
          <w:hyperlink w:anchor="_Toc222754787" w:history="1">
            <w:r w:rsidRPr="00F718E5">
              <w:rPr>
                <w:rStyle w:val="Hyperlink"/>
                <w:noProof/>
              </w:rPr>
              <w:t>14.6.10 Unallowable Expenses and Reimbursement Limitations</w:t>
            </w:r>
            <w:r>
              <w:rPr>
                <w:noProof/>
                <w:webHidden/>
              </w:rPr>
              <w:tab/>
            </w:r>
            <w:r>
              <w:rPr>
                <w:noProof/>
                <w:webHidden/>
              </w:rPr>
              <w:fldChar w:fldCharType="begin"/>
            </w:r>
            <w:r>
              <w:rPr>
                <w:noProof/>
                <w:webHidden/>
              </w:rPr>
              <w:instrText xml:space="preserve"> PAGEREF _Toc222754787 \h </w:instrText>
            </w:r>
            <w:r>
              <w:rPr>
                <w:noProof/>
                <w:webHidden/>
              </w:rPr>
            </w:r>
            <w:r>
              <w:rPr>
                <w:noProof/>
                <w:webHidden/>
              </w:rPr>
              <w:fldChar w:fldCharType="separate"/>
            </w:r>
            <w:r>
              <w:rPr>
                <w:noProof/>
                <w:webHidden/>
              </w:rPr>
              <w:t>175</w:t>
            </w:r>
            <w:r>
              <w:rPr>
                <w:noProof/>
                <w:webHidden/>
              </w:rPr>
              <w:fldChar w:fldCharType="end"/>
            </w:r>
          </w:hyperlink>
        </w:p>
        <w:p w14:paraId="0ABDB2D8" w14:textId="206BFEEA" w:rsidR="00EC2BBD" w:rsidRDefault="00EC2BBD">
          <w:pPr>
            <w:pStyle w:val="TOC3"/>
            <w:rPr>
              <w:ins w:id="248" w:author="Megan Ash" w:date="2026-02-23T15:55:00Z" w16du:dateUtc="2026-02-23T20:55:00Z"/>
              <w:rFonts w:asciiTheme="minorHAnsi" w:hAnsiTheme="minorHAnsi"/>
              <w:noProof/>
              <w:kern w:val="2"/>
              <w14:ligatures w14:val="standardContextual"/>
            </w:rPr>
          </w:pPr>
          <w:hyperlink w:anchor="_Toc222754788" w:history="1">
            <w:r w:rsidRPr="00F718E5">
              <w:rPr>
                <w:rStyle w:val="Hyperlink"/>
                <w:i/>
                <w:iCs/>
                <w:noProof/>
              </w:rPr>
              <w:t>14.6.10.1 Alcohol Purchases</w:t>
            </w:r>
            <w:r>
              <w:rPr>
                <w:noProof/>
                <w:webHidden/>
              </w:rPr>
              <w:tab/>
            </w:r>
            <w:r>
              <w:rPr>
                <w:noProof/>
                <w:webHidden/>
              </w:rPr>
              <w:fldChar w:fldCharType="begin"/>
            </w:r>
            <w:r>
              <w:rPr>
                <w:noProof/>
                <w:webHidden/>
              </w:rPr>
              <w:instrText xml:space="preserve"> PAGEREF _Toc222754788 \h </w:instrText>
            </w:r>
            <w:r>
              <w:rPr>
                <w:noProof/>
                <w:webHidden/>
              </w:rPr>
            </w:r>
            <w:r>
              <w:rPr>
                <w:noProof/>
                <w:webHidden/>
              </w:rPr>
              <w:fldChar w:fldCharType="separate"/>
            </w:r>
            <w:r>
              <w:rPr>
                <w:noProof/>
                <w:webHidden/>
              </w:rPr>
              <w:t>175</w:t>
            </w:r>
            <w:r>
              <w:rPr>
                <w:noProof/>
                <w:webHidden/>
              </w:rPr>
              <w:fldChar w:fldCharType="end"/>
            </w:r>
          </w:hyperlink>
        </w:p>
        <w:p w14:paraId="2A82C889" w14:textId="46E745EE" w:rsidR="00EC2BBD" w:rsidRDefault="00EC2BBD">
          <w:pPr>
            <w:pStyle w:val="TOC3"/>
            <w:rPr>
              <w:ins w:id="249" w:author="Megan Ash" w:date="2026-02-23T15:55:00Z" w16du:dateUtc="2026-02-23T20:55:00Z"/>
              <w:rFonts w:asciiTheme="minorHAnsi" w:hAnsiTheme="minorHAnsi"/>
              <w:noProof/>
              <w:kern w:val="2"/>
              <w14:ligatures w14:val="standardContextual"/>
            </w:rPr>
          </w:pPr>
          <w:hyperlink w:anchor="_Toc222754789" w:history="1">
            <w:r w:rsidRPr="00F718E5">
              <w:rPr>
                <w:rStyle w:val="Hyperlink"/>
                <w:i/>
                <w:iCs/>
                <w:noProof/>
              </w:rPr>
              <w:t>14.6.10.2 Other Unallowable Expenses</w:t>
            </w:r>
            <w:r>
              <w:rPr>
                <w:noProof/>
                <w:webHidden/>
              </w:rPr>
              <w:tab/>
            </w:r>
            <w:r>
              <w:rPr>
                <w:noProof/>
                <w:webHidden/>
              </w:rPr>
              <w:fldChar w:fldCharType="begin"/>
            </w:r>
            <w:r>
              <w:rPr>
                <w:noProof/>
                <w:webHidden/>
              </w:rPr>
              <w:instrText xml:space="preserve"> PAGEREF _Toc222754789 \h </w:instrText>
            </w:r>
            <w:r>
              <w:rPr>
                <w:noProof/>
                <w:webHidden/>
              </w:rPr>
            </w:r>
            <w:r>
              <w:rPr>
                <w:noProof/>
                <w:webHidden/>
              </w:rPr>
              <w:fldChar w:fldCharType="separate"/>
            </w:r>
            <w:r>
              <w:rPr>
                <w:noProof/>
                <w:webHidden/>
              </w:rPr>
              <w:t>175</w:t>
            </w:r>
            <w:r>
              <w:rPr>
                <w:noProof/>
                <w:webHidden/>
              </w:rPr>
              <w:fldChar w:fldCharType="end"/>
            </w:r>
          </w:hyperlink>
        </w:p>
        <w:p w14:paraId="7653EEDB" w14:textId="145D9692" w:rsidR="00EC2BBD" w:rsidRDefault="00EC2BBD">
          <w:pPr>
            <w:pStyle w:val="TOC2"/>
            <w:rPr>
              <w:ins w:id="250" w:author="Megan Ash" w:date="2026-02-23T15:55:00Z" w16du:dateUtc="2026-02-23T20:55:00Z"/>
              <w:rFonts w:asciiTheme="minorHAnsi" w:hAnsiTheme="minorHAnsi"/>
              <w:noProof/>
              <w:kern w:val="2"/>
              <w14:ligatures w14:val="standardContextual"/>
            </w:rPr>
          </w:pPr>
          <w:hyperlink w:anchor="_Toc222754790" w:history="1">
            <w:r w:rsidRPr="00F718E5">
              <w:rPr>
                <w:rStyle w:val="Hyperlink"/>
                <w:noProof/>
              </w:rPr>
              <w:t>14.7 Per Diem for M&amp;IE</w:t>
            </w:r>
            <w:r>
              <w:rPr>
                <w:noProof/>
                <w:webHidden/>
              </w:rPr>
              <w:tab/>
            </w:r>
            <w:r>
              <w:rPr>
                <w:noProof/>
                <w:webHidden/>
              </w:rPr>
              <w:fldChar w:fldCharType="begin"/>
            </w:r>
            <w:r>
              <w:rPr>
                <w:noProof/>
                <w:webHidden/>
              </w:rPr>
              <w:instrText xml:space="preserve"> PAGEREF _Toc222754790 \h </w:instrText>
            </w:r>
            <w:r>
              <w:rPr>
                <w:noProof/>
                <w:webHidden/>
              </w:rPr>
            </w:r>
            <w:r>
              <w:rPr>
                <w:noProof/>
                <w:webHidden/>
              </w:rPr>
              <w:fldChar w:fldCharType="separate"/>
            </w:r>
            <w:r>
              <w:rPr>
                <w:noProof/>
                <w:webHidden/>
              </w:rPr>
              <w:t>176</w:t>
            </w:r>
            <w:r>
              <w:rPr>
                <w:noProof/>
                <w:webHidden/>
              </w:rPr>
              <w:fldChar w:fldCharType="end"/>
            </w:r>
          </w:hyperlink>
        </w:p>
        <w:p w14:paraId="0CFF4584" w14:textId="178807A3" w:rsidR="00EC2BBD" w:rsidRDefault="00EC2BBD">
          <w:pPr>
            <w:pStyle w:val="TOC3"/>
            <w:rPr>
              <w:ins w:id="251" w:author="Megan Ash" w:date="2026-02-23T15:55:00Z" w16du:dateUtc="2026-02-23T20:55:00Z"/>
              <w:rFonts w:asciiTheme="minorHAnsi" w:hAnsiTheme="minorHAnsi"/>
              <w:noProof/>
              <w:kern w:val="2"/>
              <w14:ligatures w14:val="standardContextual"/>
            </w:rPr>
          </w:pPr>
          <w:hyperlink w:anchor="_Toc222754791" w:history="1">
            <w:r w:rsidRPr="00F718E5">
              <w:rPr>
                <w:rStyle w:val="Hyperlink"/>
                <w:noProof/>
              </w:rPr>
              <w:t>14.7.1 M&amp;IE Rates</w:t>
            </w:r>
            <w:r>
              <w:rPr>
                <w:noProof/>
                <w:webHidden/>
              </w:rPr>
              <w:tab/>
            </w:r>
            <w:r>
              <w:rPr>
                <w:noProof/>
                <w:webHidden/>
              </w:rPr>
              <w:fldChar w:fldCharType="begin"/>
            </w:r>
            <w:r>
              <w:rPr>
                <w:noProof/>
                <w:webHidden/>
              </w:rPr>
              <w:instrText xml:space="preserve"> PAGEREF _Toc222754791 \h </w:instrText>
            </w:r>
            <w:r>
              <w:rPr>
                <w:noProof/>
                <w:webHidden/>
              </w:rPr>
            </w:r>
            <w:r>
              <w:rPr>
                <w:noProof/>
                <w:webHidden/>
              </w:rPr>
              <w:fldChar w:fldCharType="separate"/>
            </w:r>
            <w:r>
              <w:rPr>
                <w:noProof/>
                <w:webHidden/>
              </w:rPr>
              <w:t>176</w:t>
            </w:r>
            <w:r>
              <w:rPr>
                <w:noProof/>
                <w:webHidden/>
              </w:rPr>
              <w:fldChar w:fldCharType="end"/>
            </w:r>
          </w:hyperlink>
        </w:p>
        <w:p w14:paraId="381A9978" w14:textId="1C3101E5" w:rsidR="00EC2BBD" w:rsidRDefault="00EC2BBD">
          <w:pPr>
            <w:pStyle w:val="TOC3"/>
            <w:rPr>
              <w:ins w:id="252" w:author="Megan Ash" w:date="2026-02-23T15:55:00Z" w16du:dateUtc="2026-02-23T20:55:00Z"/>
              <w:rFonts w:asciiTheme="minorHAnsi" w:hAnsiTheme="minorHAnsi"/>
              <w:noProof/>
              <w:kern w:val="2"/>
              <w14:ligatures w14:val="standardContextual"/>
            </w:rPr>
          </w:pPr>
          <w:hyperlink w:anchor="_Toc222754792" w:history="1">
            <w:r w:rsidRPr="00F718E5">
              <w:rPr>
                <w:rStyle w:val="Hyperlink"/>
                <w:noProof/>
              </w:rPr>
              <w:t>14.7.2 M&amp;IE Meal Breakdown</w:t>
            </w:r>
            <w:r>
              <w:rPr>
                <w:noProof/>
                <w:webHidden/>
              </w:rPr>
              <w:tab/>
            </w:r>
            <w:r>
              <w:rPr>
                <w:noProof/>
                <w:webHidden/>
              </w:rPr>
              <w:fldChar w:fldCharType="begin"/>
            </w:r>
            <w:r>
              <w:rPr>
                <w:noProof/>
                <w:webHidden/>
              </w:rPr>
              <w:instrText xml:space="preserve"> PAGEREF _Toc222754792 \h </w:instrText>
            </w:r>
            <w:r>
              <w:rPr>
                <w:noProof/>
                <w:webHidden/>
              </w:rPr>
            </w:r>
            <w:r>
              <w:rPr>
                <w:noProof/>
                <w:webHidden/>
              </w:rPr>
              <w:fldChar w:fldCharType="separate"/>
            </w:r>
            <w:r>
              <w:rPr>
                <w:noProof/>
                <w:webHidden/>
              </w:rPr>
              <w:t>177</w:t>
            </w:r>
            <w:r>
              <w:rPr>
                <w:noProof/>
                <w:webHidden/>
              </w:rPr>
              <w:fldChar w:fldCharType="end"/>
            </w:r>
          </w:hyperlink>
        </w:p>
        <w:p w14:paraId="6F7E5321" w14:textId="07C9EF1D" w:rsidR="00EC2BBD" w:rsidRDefault="00EC2BBD">
          <w:pPr>
            <w:pStyle w:val="TOC3"/>
            <w:rPr>
              <w:ins w:id="253" w:author="Megan Ash" w:date="2026-02-23T15:55:00Z" w16du:dateUtc="2026-02-23T20:55:00Z"/>
              <w:rFonts w:asciiTheme="minorHAnsi" w:hAnsiTheme="minorHAnsi"/>
              <w:noProof/>
              <w:kern w:val="2"/>
              <w14:ligatures w14:val="standardContextual"/>
            </w:rPr>
          </w:pPr>
          <w:hyperlink w:anchor="_Toc222754793" w:history="1">
            <w:r w:rsidRPr="00F718E5">
              <w:rPr>
                <w:rStyle w:val="Hyperlink"/>
                <w:noProof/>
              </w:rPr>
              <w:t>14.7.3 M&amp;IE First and Last Day</w:t>
            </w:r>
            <w:r>
              <w:rPr>
                <w:noProof/>
                <w:webHidden/>
              </w:rPr>
              <w:tab/>
            </w:r>
            <w:r>
              <w:rPr>
                <w:noProof/>
                <w:webHidden/>
              </w:rPr>
              <w:fldChar w:fldCharType="begin"/>
            </w:r>
            <w:r>
              <w:rPr>
                <w:noProof/>
                <w:webHidden/>
              </w:rPr>
              <w:instrText xml:space="preserve"> PAGEREF _Toc222754793 \h </w:instrText>
            </w:r>
            <w:r>
              <w:rPr>
                <w:noProof/>
                <w:webHidden/>
              </w:rPr>
            </w:r>
            <w:r>
              <w:rPr>
                <w:noProof/>
                <w:webHidden/>
              </w:rPr>
              <w:fldChar w:fldCharType="separate"/>
            </w:r>
            <w:r>
              <w:rPr>
                <w:noProof/>
                <w:webHidden/>
              </w:rPr>
              <w:t>178</w:t>
            </w:r>
            <w:r>
              <w:rPr>
                <w:noProof/>
                <w:webHidden/>
              </w:rPr>
              <w:fldChar w:fldCharType="end"/>
            </w:r>
          </w:hyperlink>
        </w:p>
        <w:p w14:paraId="5C47FE37" w14:textId="7A207D9D" w:rsidR="00EC2BBD" w:rsidRDefault="00EC2BBD">
          <w:pPr>
            <w:pStyle w:val="TOC3"/>
            <w:rPr>
              <w:ins w:id="254" w:author="Megan Ash" w:date="2026-02-23T15:55:00Z" w16du:dateUtc="2026-02-23T20:55:00Z"/>
              <w:rFonts w:asciiTheme="minorHAnsi" w:hAnsiTheme="minorHAnsi"/>
              <w:noProof/>
              <w:kern w:val="2"/>
              <w14:ligatures w14:val="standardContextual"/>
            </w:rPr>
          </w:pPr>
          <w:hyperlink w:anchor="_Toc222754794" w:history="1">
            <w:r w:rsidRPr="00F718E5">
              <w:rPr>
                <w:rStyle w:val="Hyperlink"/>
                <w:noProof/>
              </w:rPr>
              <w:t>14.7.4 M&amp;IE Allowable Costs</w:t>
            </w:r>
            <w:r>
              <w:rPr>
                <w:noProof/>
                <w:webHidden/>
              </w:rPr>
              <w:tab/>
            </w:r>
            <w:r>
              <w:rPr>
                <w:noProof/>
                <w:webHidden/>
              </w:rPr>
              <w:fldChar w:fldCharType="begin"/>
            </w:r>
            <w:r>
              <w:rPr>
                <w:noProof/>
                <w:webHidden/>
              </w:rPr>
              <w:instrText xml:space="preserve"> PAGEREF _Toc222754794 \h </w:instrText>
            </w:r>
            <w:r>
              <w:rPr>
                <w:noProof/>
                <w:webHidden/>
              </w:rPr>
            </w:r>
            <w:r>
              <w:rPr>
                <w:noProof/>
                <w:webHidden/>
              </w:rPr>
              <w:fldChar w:fldCharType="separate"/>
            </w:r>
            <w:r>
              <w:rPr>
                <w:noProof/>
                <w:webHidden/>
              </w:rPr>
              <w:t>178</w:t>
            </w:r>
            <w:r>
              <w:rPr>
                <w:noProof/>
                <w:webHidden/>
              </w:rPr>
              <w:fldChar w:fldCharType="end"/>
            </w:r>
          </w:hyperlink>
        </w:p>
        <w:p w14:paraId="50F06D1B" w14:textId="0701FC65" w:rsidR="00EC2BBD" w:rsidRDefault="00EC2BBD">
          <w:pPr>
            <w:pStyle w:val="TOC3"/>
            <w:rPr>
              <w:ins w:id="255" w:author="Megan Ash" w:date="2026-02-23T15:55:00Z" w16du:dateUtc="2026-02-23T20:55:00Z"/>
              <w:rFonts w:asciiTheme="minorHAnsi" w:hAnsiTheme="minorHAnsi"/>
              <w:noProof/>
              <w:kern w:val="2"/>
              <w14:ligatures w14:val="standardContextual"/>
            </w:rPr>
          </w:pPr>
          <w:hyperlink w:anchor="_Toc222754795" w:history="1">
            <w:r w:rsidRPr="00F718E5">
              <w:rPr>
                <w:rStyle w:val="Hyperlink"/>
                <w:i/>
                <w:iCs/>
                <w:noProof/>
              </w:rPr>
              <w:t>14.7.4.1 M&amp;IE Weekend Travel</w:t>
            </w:r>
            <w:r>
              <w:rPr>
                <w:noProof/>
                <w:webHidden/>
              </w:rPr>
              <w:tab/>
            </w:r>
            <w:r>
              <w:rPr>
                <w:noProof/>
                <w:webHidden/>
              </w:rPr>
              <w:fldChar w:fldCharType="begin"/>
            </w:r>
            <w:r>
              <w:rPr>
                <w:noProof/>
                <w:webHidden/>
              </w:rPr>
              <w:instrText xml:space="preserve"> PAGEREF _Toc222754795 \h </w:instrText>
            </w:r>
            <w:r>
              <w:rPr>
                <w:noProof/>
                <w:webHidden/>
              </w:rPr>
            </w:r>
            <w:r>
              <w:rPr>
                <w:noProof/>
                <w:webHidden/>
              </w:rPr>
              <w:fldChar w:fldCharType="separate"/>
            </w:r>
            <w:r>
              <w:rPr>
                <w:noProof/>
                <w:webHidden/>
              </w:rPr>
              <w:t>180</w:t>
            </w:r>
            <w:r>
              <w:rPr>
                <w:noProof/>
                <w:webHidden/>
              </w:rPr>
              <w:fldChar w:fldCharType="end"/>
            </w:r>
          </w:hyperlink>
        </w:p>
        <w:p w14:paraId="32967894" w14:textId="12667399" w:rsidR="00EC2BBD" w:rsidRDefault="00EC2BBD">
          <w:pPr>
            <w:pStyle w:val="TOC3"/>
            <w:rPr>
              <w:ins w:id="256" w:author="Megan Ash" w:date="2026-02-23T15:55:00Z" w16du:dateUtc="2026-02-23T20:55:00Z"/>
              <w:rFonts w:asciiTheme="minorHAnsi" w:hAnsiTheme="minorHAnsi"/>
              <w:noProof/>
              <w:kern w:val="2"/>
              <w14:ligatures w14:val="standardContextual"/>
            </w:rPr>
          </w:pPr>
          <w:hyperlink w:anchor="_Toc222754796" w:history="1">
            <w:r w:rsidRPr="00F718E5">
              <w:rPr>
                <w:rStyle w:val="Hyperlink"/>
                <w:noProof/>
              </w:rPr>
              <w:t>14.7.5 Per Diem M&amp;IE – Honduras Field Office Staff</w:t>
            </w:r>
            <w:r>
              <w:rPr>
                <w:noProof/>
                <w:webHidden/>
              </w:rPr>
              <w:tab/>
            </w:r>
            <w:r>
              <w:rPr>
                <w:noProof/>
                <w:webHidden/>
              </w:rPr>
              <w:fldChar w:fldCharType="begin"/>
            </w:r>
            <w:r>
              <w:rPr>
                <w:noProof/>
                <w:webHidden/>
              </w:rPr>
              <w:instrText xml:space="preserve"> PAGEREF _Toc222754796 \h </w:instrText>
            </w:r>
            <w:r>
              <w:rPr>
                <w:noProof/>
                <w:webHidden/>
              </w:rPr>
            </w:r>
            <w:r>
              <w:rPr>
                <w:noProof/>
                <w:webHidden/>
              </w:rPr>
              <w:fldChar w:fldCharType="separate"/>
            </w:r>
            <w:r>
              <w:rPr>
                <w:noProof/>
                <w:webHidden/>
              </w:rPr>
              <w:t>180</w:t>
            </w:r>
            <w:r>
              <w:rPr>
                <w:noProof/>
                <w:webHidden/>
              </w:rPr>
              <w:fldChar w:fldCharType="end"/>
            </w:r>
          </w:hyperlink>
        </w:p>
        <w:p w14:paraId="519CA274" w14:textId="22DC1D85" w:rsidR="00EC2BBD" w:rsidRDefault="00EC2BBD">
          <w:pPr>
            <w:pStyle w:val="TOC3"/>
            <w:rPr>
              <w:ins w:id="257" w:author="Megan Ash" w:date="2026-02-23T15:55:00Z" w16du:dateUtc="2026-02-23T20:55:00Z"/>
              <w:rFonts w:asciiTheme="minorHAnsi" w:hAnsiTheme="minorHAnsi"/>
              <w:noProof/>
              <w:kern w:val="2"/>
              <w14:ligatures w14:val="standardContextual"/>
            </w:rPr>
          </w:pPr>
          <w:hyperlink w:anchor="_Toc222754797" w:history="1">
            <w:r w:rsidRPr="00F718E5">
              <w:rPr>
                <w:rStyle w:val="Hyperlink"/>
                <w:noProof/>
              </w:rPr>
              <w:t>14.7.6 Payment of Per Diems</w:t>
            </w:r>
            <w:r>
              <w:rPr>
                <w:noProof/>
                <w:webHidden/>
              </w:rPr>
              <w:tab/>
            </w:r>
            <w:r>
              <w:rPr>
                <w:noProof/>
                <w:webHidden/>
              </w:rPr>
              <w:fldChar w:fldCharType="begin"/>
            </w:r>
            <w:r>
              <w:rPr>
                <w:noProof/>
                <w:webHidden/>
              </w:rPr>
              <w:instrText xml:space="preserve"> PAGEREF _Toc222754797 \h </w:instrText>
            </w:r>
            <w:r>
              <w:rPr>
                <w:noProof/>
                <w:webHidden/>
              </w:rPr>
            </w:r>
            <w:r>
              <w:rPr>
                <w:noProof/>
                <w:webHidden/>
              </w:rPr>
              <w:fldChar w:fldCharType="separate"/>
            </w:r>
            <w:r>
              <w:rPr>
                <w:noProof/>
                <w:webHidden/>
              </w:rPr>
              <w:t>181</w:t>
            </w:r>
            <w:r>
              <w:rPr>
                <w:noProof/>
                <w:webHidden/>
              </w:rPr>
              <w:fldChar w:fldCharType="end"/>
            </w:r>
          </w:hyperlink>
        </w:p>
        <w:p w14:paraId="01110A12" w14:textId="54D65500" w:rsidR="00EC2BBD" w:rsidRDefault="00EC2BBD">
          <w:pPr>
            <w:pStyle w:val="TOC3"/>
            <w:rPr>
              <w:ins w:id="258" w:author="Megan Ash" w:date="2026-02-23T15:55:00Z" w16du:dateUtc="2026-02-23T20:55:00Z"/>
              <w:rFonts w:asciiTheme="minorHAnsi" w:hAnsiTheme="minorHAnsi"/>
              <w:noProof/>
              <w:kern w:val="2"/>
              <w14:ligatures w14:val="standardContextual"/>
            </w:rPr>
          </w:pPr>
          <w:hyperlink w:anchor="_Toc222754798" w:history="1">
            <w:r w:rsidRPr="00F718E5">
              <w:rPr>
                <w:rStyle w:val="Hyperlink"/>
                <w:i/>
                <w:iCs/>
                <w:noProof/>
              </w:rPr>
              <w:t>14.7.6.1 Per Diem Payment for Local Field Office Staff</w:t>
            </w:r>
            <w:r>
              <w:rPr>
                <w:noProof/>
                <w:webHidden/>
              </w:rPr>
              <w:tab/>
            </w:r>
            <w:r>
              <w:rPr>
                <w:noProof/>
                <w:webHidden/>
              </w:rPr>
              <w:fldChar w:fldCharType="begin"/>
            </w:r>
            <w:r>
              <w:rPr>
                <w:noProof/>
                <w:webHidden/>
              </w:rPr>
              <w:instrText xml:space="preserve"> PAGEREF _Toc222754798 \h </w:instrText>
            </w:r>
            <w:r>
              <w:rPr>
                <w:noProof/>
                <w:webHidden/>
              </w:rPr>
            </w:r>
            <w:r>
              <w:rPr>
                <w:noProof/>
                <w:webHidden/>
              </w:rPr>
              <w:fldChar w:fldCharType="separate"/>
            </w:r>
            <w:r>
              <w:rPr>
                <w:noProof/>
                <w:webHidden/>
              </w:rPr>
              <w:t>181</w:t>
            </w:r>
            <w:r>
              <w:rPr>
                <w:noProof/>
                <w:webHidden/>
              </w:rPr>
              <w:fldChar w:fldCharType="end"/>
            </w:r>
          </w:hyperlink>
        </w:p>
        <w:p w14:paraId="05BC046C" w14:textId="19B32BD1" w:rsidR="00EC2BBD" w:rsidRDefault="00EC2BBD">
          <w:pPr>
            <w:pStyle w:val="TOC2"/>
            <w:rPr>
              <w:ins w:id="259" w:author="Megan Ash" w:date="2026-02-23T15:55:00Z" w16du:dateUtc="2026-02-23T20:55:00Z"/>
              <w:rFonts w:asciiTheme="minorHAnsi" w:hAnsiTheme="minorHAnsi"/>
              <w:noProof/>
              <w:kern w:val="2"/>
              <w14:ligatures w14:val="standardContextual"/>
            </w:rPr>
          </w:pPr>
          <w:hyperlink w:anchor="_Toc222754799" w:history="1">
            <w:r w:rsidRPr="00F718E5">
              <w:rPr>
                <w:rStyle w:val="Hyperlink"/>
                <w:noProof/>
              </w:rPr>
              <w:t>14.8 Reimbursement Requests (Non-Per Diem Items)</w:t>
            </w:r>
            <w:r>
              <w:rPr>
                <w:noProof/>
                <w:webHidden/>
              </w:rPr>
              <w:tab/>
            </w:r>
            <w:r>
              <w:rPr>
                <w:noProof/>
                <w:webHidden/>
              </w:rPr>
              <w:fldChar w:fldCharType="begin"/>
            </w:r>
            <w:r>
              <w:rPr>
                <w:noProof/>
                <w:webHidden/>
              </w:rPr>
              <w:instrText xml:space="preserve"> PAGEREF _Toc222754799 \h </w:instrText>
            </w:r>
            <w:r>
              <w:rPr>
                <w:noProof/>
                <w:webHidden/>
              </w:rPr>
            </w:r>
            <w:r>
              <w:rPr>
                <w:noProof/>
                <w:webHidden/>
              </w:rPr>
              <w:fldChar w:fldCharType="separate"/>
            </w:r>
            <w:r>
              <w:rPr>
                <w:noProof/>
                <w:webHidden/>
              </w:rPr>
              <w:t>181</w:t>
            </w:r>
            <w:r>
              <w:rPr>
                <w:noProof/>
                <w:webHidden/>
              </w:rPr>
              <w:fldChar w:fldCharType="end"/>
            </w:r>
          </w:hyperlink>
        </w:p>
        <w:p w14:paraId="19025956" w14:textId="0E0A00A9" w:rsidR="00EC2BBD" w:rsidRDefault="00EC2BBD">
          <w:pPr>
            <w:pStyle w:val="TOC3"/>
            <w:rPr>
              <w:ins w:id="260" w:author="Megan Ash" w:date="2026-02-23T15:55:00Z" w16du:dateUtc="2026-02-23T20:55:00Z"/>
              <w:rFonts w:asciiTheme="minorHAnsi" w:hAnsiTheme="minorHAnsi"/>
              <w:noProof/>
              <w:kern w:val="2"/>
              <w14:ligatures w14:val="standardContextual"/>
            </w:rPr>
          </w:pPr>
          <w:hyperlink w:anchor="_Toc222754800" w:history="1">
            <w:r w:rsidRPr="00F718E5">
              <w:rPr>
                <w:rStyle w:val="Hyperlink"/>
                <w:noProof/>
              </w:rPr>
              <w:t>14.8.1 Expense Reports for Reimbursement – Honduras Field Office Staff</w:t>
            </w:r>
            <w:r>
              <w:rPr>
                <w:noProof/>
                <w:webHidden/>
              </w:rPr>
              <w:tab/>
            </w:r>
            <w:r>
              <w:rPr>
                <w:noProof/>
                <w:webHidden/>
              </w:rPr>
              <w:fldChar w:fldCharType="begin"/>
            </w:r>
            <w:r>
              <w:rPr>
                <w:noProof/>
                <w:webHidden/>
              </w:rPr>
              <w:instrText xml:space="preserve"> PAGEREF _Toc222754800 \h </w:instrText>
            </w:r>
            <w:r>
              <w:rPr>
                <w:noProof/>
                <w:webHidden/>
              </w:rPr>
            </w:r>
            <w:r>
              <w:rPr>
                <w:noProof/>
                <w:webHidden/>
              </w:rPr>
              <w:fldChar w:fldCharType="separate"/>
            </w:r>
            <w:r>
              <w:rPr>
                <w:noProof/>
                <w:webHidden/>
              </w:rPr>
              <w:t>182</w:t>
            </w:r>
            <w:r>
              <w:rPr>
                <w:noProof/>
                <w:webHidden/>
              </w:rPr>
              <w:fldChar w:fldCharType="end"/>
            </w:r>
          </w:hyperlink>
        </w:p>
        <w:p w14:paraId="0A29FCC3" w14:textId="04D369A7" w:rsidR="00EC2BBD" w:rsidRDefault="00EC2BBD">
          <w:pPr>
            <w:pStyle w:val="TOC2"/>
            <w:rPr>
              <w:ins w:id="261" w:author="Megan Ash" w:date="2026-02-23T15:55:00Z" w16du:dateUtc="2026-02-23T20:55:00Z"/>
              <w:rFonts w:asciiTheme="minorHAnsi" w:hAnsiTheme="minorHAnsi"/>
              <w:noProof/>
              <w:kern w:val="2"/>
              <w14:ligatures w14:val="standardContextual"/>
            </w:rPr>
          </w:pPr>
          <w:hyperlink w:anchor="_Toc222754801" w:history="1">
            <w:r w:rsidRPr="00F718E5">
              <w:rPr>
                <w:rStyle w:val="Hyperlink"/>
                <w:noProof/>
              </w:rPr>
              <w:t>14.9 Personal Travel During Business Trips</w:t>
            </w:r>
            <w:r>
              <w:rPr>
                <w:noProof/>
                <w:webHidden/>
              </w:rPr>
              <w:tab/>
            </w:r>
            <w:r>
              <w:rPr>
                <w:noProof/>
                <w:webHidden/>
              </w:rPr>
              <w:fldChar w:fldCharType="begin"/>
            </w:r>
            <w:r>
              <w:rPr>
                <w:noProof/>
                <w:webHidden/>
              </w:rPr>
              <w:instrText xml:space="preserve"> PAGEREF _Toc222754801 \h </w:instrText>
            </w:r>
            <w:r>
              <w:rPr>
                <w:noProof/>
                <w:webHidden/>
              </w:rPr>
            </w:r>
            <w:r>
              <w:rPr>
                <w:noProof/>
                <w:webHidden/>
              </w:rPr>
              <w:fldChar w:fldCharType="separate"/>
            </w:r>
            <w:r>
              <w:rPr>
                <w:noProof/>
                <w:webHidden/>
              </w:rPr>
              <w:t>182</w:t>
            </w:r>
            <w:r>
              <w:rPr>
                <w:noProof/>
                <w:webHidden/>
              </w:rPr>
              <w:fldChar w:fldCharType="end"/>
            </w:r>
          </w:hyperlink>
        </w:p>
        <w:p w14:paraId="07D2881C" w14:textId="47A31794" w:rsidR="00EC2BBD" w:rsidRDefault="00EC2BBD">
          <w:pPr>
            <w:pStyle w:val="TOC1"/>
            <w:rPr>
              <w:ins w:id="262" w:author="Megan Ash" w:date="2026-02-23T15:55:00Z" w16du:dateUtc="2026-02-23T20:55:00Z"/>
              <w:rFonts w:asciiTheme="minorHAnsi" w:hAnsiTheme="minorHAnsi"/>
              <w:noProof/>
              <w:kern w:val="2"/>
              <w14:ligatures w14:val="standardContextual"/>
            </w:rPr>
          </w:pPr>
          <w:hyperlink w:anchor="_Toc222754802" w:history="1">
            <w:r w:rsidRPr="00F718E5">
              <w:rPr>
                <w:rStyle w:val="Hyperlink"/>
                <w:noProof/>
              </w:rPr>
              <w:t>15. Vehicle Policy and Procedure</w:t>
            </w:r>
            <w:r>
              <w:rPr>
                <w:noProof/>
                <w:webHidden/>
              </w:rPr>
              <w:tab/>
            </w:r>
            <w:r>
              <w:rPr>
                <w:noProof/>
                <w:webHidden/>
              </w:rPr>
              <w:fldChar w:fldCharType="begin"/>
            </w:r>
            <w:r>
              <w:rPr>
                <w:noProof/>
                <w:webHidden/>
              </w:rPr>
              <w:instrText xml:space="preserve"> PAGEREF _Toc222754802 \h </w:instrText>
            </w:r>
            <w:r>
              <w:rPr>
                <w:noProof/>
                <w:webHidden/>
              </w:rPr>
            </w:r>
            <w:r>
              <w:rPr>
                <w:noProof/>
                <w:webHidden/>
              </w:rPr>
              <w:fldChar w:fldCharType="separate"/>
            </w:r>
            <w:r>
              <w:rPr>
                <w:noProof/>
                <w:webHidden/>
              </w:rPr>
              <w:t>183</w:t>
            </w:r>
            <w:r>
              <w:rPr>
                <w:noProof/>
                <w:webHidden/>
              </w:rPr>
              <w:fldChar w:fldCharType="end"/>
            </w:r>
          </w:hyperlink>
        </w:p>
        <w:p w14:paraId="32BC59D8" w14:textId="795A2CB4" w:rsidR="00EC2BBD" w:rsidRDefault="00EC2BBD">
          <w:pPr>
            <w:pStyle w:val="TOC2"/>
            <w:rPr>
              <w:ins w:id="263" w:author="Megan Ash" w:date="2026-02-23T15:55:00Z" w16du:dateUtc="2026-02-23T20:55:00Z"/>
              <w:rFonts w:asciiTheme="minorHAnsi" w:hAnsiTheme="minorHAnsi"/>
              <w:noProof/>
              <w:kern w:val="2"/>
              <w14:ligatures w14:val="standardContextual"/>
            </w:rPr>
          </w:pPr>
          <w:hyperlink w:anchor="_Toc222754803" w:history="1">
            <w:r w:rsidRPr="00F718E5">
              <w:rPr>
                <w:rStyle w:val="Hyperlink"/>
                <w:noProof/>
              </w:rPr>
              <w:t>15.1 Overview of Vehicle Policy</w:t>
            </w:r>
            <w:r>
              <w:rPr>
                <w:noProof/>
                <w:webHidden/>
              </w:rPr>
              <w:tab/>
            </w:r>
            <w:r>
              <w:rPr>
                <w:noProof/>
                <w:webHidden/>
              </w:rPr>
              <w:fldChar w:fldCharType="begin"/>
            </w:r>
            <w:r>
              <w:rPr>
                <w:noProof/>
                <w:webHidden/>
              </w:rPr>
              <w:instrText xml:space="preserve"> PAGEREF _Toc222754803 \h </w:instrText>
            </w:r>
            <w:r>
              <w:rPr>
                <w:noProof/>
                <w:webHidden/>
              </w:rPr>
            </w:r>
            <w:r>
              <w:rPr>
                <w:noProof/>
                <w:webHidden/>
              </w:rPr>
              <w:fldChar w:fldCharType="separate"/>
            </w:r>
            <w:r>
              <w:rPr>
                <w:noProof/>
                <w:webHidden/>
              </w:rPr>
              <w:t>183</w:t>
            </w:r>
            <w:r>
              <w:rPr>
                <w:noProof/>
                <w:webHidden/>
              </w:rPr>
              <w:fldChar w:fldCharType="end"/>
            </w:r>
          </w:hyperlink>
        </w:p>
        <w:p w14:paraId="7ECF7DED" w14:textId="1374F629" w:rsidR="00EC2BBD" w:rsidRDefault="00EC2BBD">
          <w:pPr>
            <w:pStyle w:val="TOC2"/>
            <w:rPr>
              <w:ins w:id="264" w:author="Megan Ash" w:date="2026-02-23T15:55:00Z" w16du:dateUtc="2026-02-23T20:55:00Z"/>
              <w:rFonts w:asciiTheme="minorHAnsi" w:hAnsiTheme="minorHAnsi"/>
              <w:noProof/>
              <w:kern w:val="2"/>
              <w14:ligatures w14:val="standardContextual"/>
            </w:rPr>
          </w:pPr>
          <w:hyperlink w:anchor="_Toc222754804" w:history="1">
            <w:r w:rsidRPr="00F718E5">
              <w:rPr>
                <w:rStyle w:val="Hyperlink"/>
                <w:noProof/>
              </w:rPr>
              <w:t>15.2 Authorization for Use of Partners Honduras’s Vehicles</w:t>
            </w:r>
            <w:r>
              <w:rPr>
                <w:noProof/>
                <w:webHidden/>
              </w:rPr>
              <w:tab/>
            </w:r>
            <w:r>
              <w:rPr>
                <w:noProof/>
                <w:webHidden/>
              </w:rPr>
              <w:fldChar w:fldCharType="begin"/>
            </w:r>
            <w:r>
              <w:rPr>
                <w:noProof/>
                <w:webHidden/>
              </w:rPr>
              <w:instrText xml:space="preserve"> PAGEREF _Toc222754804 \h </w:instrText>
            </w:r>
            <w:r>
              <w:rPr>
                <w:noProof/>
                <w:webHidden/>
              </w:rPr>
            </w:r>
            <w:r>
              <w:rPr>
                <w:noProof/>
                <w:webHidden/>
              </w:rPr>
              <w:fldChar w:fldCharType="separate"/>
            </w:r>
            <w:r>
              <w:rPr>
                <w:noProof/>
                <w:webHidden/>
              </w:rPr>
              <w:t>183</w:t>
            </w:r>
            <w:r>
              <w:rPr>
                <w:noProof/>
                <w:webHidden/>
              </w:rPr>
              <w:fldChar w:fldCharType="end"/>
            </w:r>
          </w:hyperlink>
        </w:p>
        <w:p w14:paraId="791EE3EE" w14:textId="6AD7E541" w:rsidR="00EC2BBD" w:rsidRDefault="00EC2BBD">
          <w:pPr>
            <w:pStyle w:val="TOC2"/>
            <w:rPr>
              <w:ins w:id="265" w:author="Megan Ash" w:date="2026-02-23T15:55:00Z" w16du:dateUtc="2026-02-23T20:55:00Z"/>
              <w:rFonts w:asciiTheme="minorHAnsi" w:hAnsiTheme="minorHAnsi"/>
              <w:noProof/>
              <w:kern w:val="2"/>
              <w14:ligatures w14:val="standardContextual"/>
            </w:rPr>
          </w:pPr>
          <w:hyperlink w:anchor="_Toc222754805" w:history="1">
            <w:r w:rsidRPr="00F718E5">
              <w:rPr>
                <w:rStyle w:val="Hyperlink"/>
                <w:noProof/>
              </w:rPr>
              <w:t>15.3 General Requirements on Use of Partners Vehicles</w:t>
            </w:r>
            <w:r>
              <w:rPr>
                <w:noProof/>
                <w:webHidden/>
              </w:rPr>
              <w:tab/>
            </w:r>
            <w:r>
              <w:rPr>
                <w:noProof/>
                <w:webHidden/>
              </w:rPr>
              <w:fldChar w:fldCharType="begin"/>
            </w:r>
            <w:r>
              <w:rPr>
                <w:noProof/>
                <w:webHidden/>
              </w:rPr>
              <w:instrText xml:space="preserve"> PAGEREF _Toc222754805 \h </w:instrText>
            </w:r>
            <w:r>
              <w:rPr>
                <w:noProof/>
                <w:webHidden/>
              </w:rPr>
            </w:r>
            <w:r>
              <w:rPr>
                <w:noProof/>
                <w:webHidden/>
              </w:rPr>
              <w:fldChar w:fldCharType="separate"/>
            </w:r>
            <w:r>
              <w:rPr>
                <w:noProof/>
                <w:webHidden/>
              </w:rPr>
              <w:t>183</w:t>
            </w:r>
            <w:r>
              <w:rPr>
                <w:noProof/>
                <w:webHidden/>
              </w:rPr>
              <w:fldChar w:fldCharType="end"/>
            </w:r>
          </w:hyperlink>
        </w:p>
        <w:p w14:paraId="311B24F6" w14:textId="7313D0A3" w:rsidR="00EC2BBD" w:rsidRDefault="00EC2BBD">
          <w:pPr>
            <w:pStyle w:val="TOC2"/>
            <w:rPr>
              <w:ins w:id="266" w:author="Megan Ash" w:date="2026-02-23T15:55:00Z" w16du:dateUtc="2026-02-23T20:55:00Z"/>
              <w:rFonts w:asciiTheme="minorHAnsi" w:hAnsiTheme="minorHAnsi"/>
              <w:noProof/>
              <w:kern w:val="2"/>
              <w14:ligatures w14:val="standardContextual"/>
            </w:rPr>
          </w:pPr>
          <w:hyperlink w:anchor="_Toc222754806" w:history="1">
            <w:r w:rsidRPr="00F718E5">
              <w:rPr>
                <w:rStyle w:val="Hyperlink"/>
                <w:noProof/>
              </w:rPr>
              <w:t>15.4 General Requirements on Use of Personal Vehicles</w:t>
            </w:r>
            <w:r>
              <w:rPr>
                <w:noProof/>
                <w:webHidden/>
              </w:rPr>
              <w:tab/>
            </w:r>
            <w:r>
              <w:rPr>
                <w:noProof/>
                <w:webHidden/>
              </w:rPr>
              <w:fldChar w:fldCharType="begin"/>
            </w:r>
            <w:r>
              <w:rPr>
                <w:noProof/>
                <w:webHidden/>
              </w:rPr>
              <w:instrText xml:space="preserve"> PAGEREF _Toc222754806 \h </w:instrText>
            </w:r>
            <w:r>
              <w:rPr>
                <w:noProof/>
                <w:webHidden/>
              </w:rPr>
            </w:r>
            <w:r>
              <w:rPr>
                <w:noProof/>
                <w:webHidden/>
              </w:rPr>
              <w:fldChar w:fldCharType="separate"/>
            </w:r>
            <w:r>
              <w:rPr>
                <w:noProof/>
                <w:webHidden/>
              </w:rPr>
              <w:t>186</w:t>
            </w:r>
            <w:r>
              <w:rPr>
                <w:noProof/>
                <w:webHidden/>
              </w:rPr>
              <w:fldChar w:fldCharType="end"/>
            </w:r>
          </w:hyperlink>
        </w:p>
        <w:p w14:paraId="7965C2D0" w14:textId="2D5E6D85" w:rsidR="00EC2BBD" w:rsidRDefault="00EC2BBD">
          <w:pPr>
            <w:pStyle w:val="TOC2"/>
            <w:rPr>
              <w:ins w:id="267" w:author="Megan Ash" w:date="2026-02-23T15:55:00Z" w16du:dateUtc="2026-02-23T20:55:00Z"/>
              <w:rFonts w:asciiTheme="minorHAnsi" w:hAnsiTheme="minorHAnsi"/>
              <w:noProof/>
              <w:kern w:val="2"/>
              <w14:ligatures w14:val="standardContextual"/>
            </w:rPr>
          </w:pPr>
          <w:hyperlink w:anchor="_Toc222754807" w:history="1">
            <w:r w:rsidRPr="00F718E5">
              <w:rPr>
                <w:rStyle w:val="Hyperlink"/>
                <w:noProof/>
              </w:rPr>
              <w:t>15.5 Waivers for Non-Business Related Passengers</w:t>
            </w:r>
            <w:r>
              <w:rPr>
                <w:noProof/>
                <w:webHidden/>
              </w:rPr>
              <w:tab/>
            </w:r>
            <w:r>
              <w:rPr>
                <w:noProof/>
                <w:webHidden/>
              </w:rPr>
              <w:fldChar w:fldCharType="begin"/>
            </w:r>
            <w:r>
              <w:rPr>
                <w:noProof/>
                <w:webHidden/>
              </w:rPr>
              <w:instrText xml:space="preserve"> PAGEREF _Toc222754807 \h </w:instrText>
            </w:r>
            <w:r>
              <w:rPr>
                <w:noProof/>
                <w:webHidden/>
              </w:rPr>
            </w:r>
            <w:r>
              <w:rPr>
                <w:noProof/>
                <w:webHidden/>
              </w:rPr>
              <w:fldChar w:fldCharType="separate"/>
            </w:r>
            <w:r>
              <w:rPr>
                <w:noProof/>
                <w:webHidden/>
              </w:rPr>
              <w:t>187</w:t>
            </w:r>
            <w:r>
              <w:rPr>
                <w:noProof/>
                <w:webHidden/>
              </w:rPr>
              <w:fldChar w:fldCharType="end"/>
            </w:r>
          </w:hyperlink>
        </w:p>
        <w:p w14:paraId="4FEF9069" w14:textId="7C22AEE2" w:rsidR="00EC2BBD" w:rsidRDefault="00EC2BBD">
          <w:pPr>
            <w:pStyle w:val="TOC2"/>
            <w:rPr>
              <w:ins w:id="268" w:author="Megan Ash" w:date="2026-02-23T15:55:00Z" w16du:dateUtc="2026-02-23T20:55:00Z"/>
              <w:rFonts w:asciiTheme="minorHAnsi" w:hAnsiTheme="minorHAnsi"/>
              <w:noProof/>
              <w:kern w:val="2"/>
              <w14:ligatures w14:val="standardContextual"/>
            </w:rPr>
          </w:pPr>
          <w:hyperlink w:anchor="_Toc222754808" w:history="1">
            <w:r w:rsidRPr="00F718E5">
              <w:rPr>
                <w:rStyle w:val="Hyperlink"/>
                <w:noProof/>
              </w:rPr>
              <w:t>15.6 Vehicle Driving Restrictions</w:t>
            </w:r>
            <w:r>
              <w:rPr>
                <w:noProof/>
                <w:webHidden/>
              </w:rPr>
              <w:tab/>
            </w:r>
            <w:r>
              <w:rPr>
                <w:noProof/>
                <w:webHidden/>
              </w:rPr>
              <w:fldChar w:fldCharType="begin"/>
            </w:r>
            <w:r>
              <w:rPr>
                <w:noProof/>
                <w:webHidden/>
              </w:rPr>
              <w:instrText xml:space="preserve"> PAGEREF _Toc222754808 \h </w:instrText>
            </w:r>
            <w:r>
              <w:rPr>
                <w:noProof/>
                <w:webHidden/>
              </w:rPr>
            </w:r>
            <w:r>
              <w:rPr>
                <w:noProof/>
                <w:webHidden/>
              </w:rPr>
              <w:fldChar w:fldCharType="separate"/>
            </w:r>
            <w:r>
              <w:rPr>
                <w:noProof/>
                <w:webHidden/>
              </w:rPr>
              <w:t>187</w:t>
            </w:r>
            <w:r>
              <w:rPr>
                <w:noProof/>
                <w:webHidden/>
              </w:rPr>
              <w:fldChar w:fldCharType="end"/>
            </w:r>
          </w:hyperlink>
        </w:p>
        <w:p w14:paraId="3483E6E2" w14:textId="503A4EBF" w:rsidR="00EC2BBD" w:rsidRDefault="00EC2BBD">
          <w:pPr>
            <w:pStyle w:val="TOC2"/>
            <w:rPr>
              <w:ins w:id="269" w:author="Megan Ash" w:date="2026-02-23T15:55:00Z" w16du:dateUtc="2026-02-23T20:55:00Z"/>
              <w:rFonts w:asciiTheme="minorHAnsi" w:hAnsiTheme="minorHAnsi"/>
              <w:noProof/>
              <w:kern w:val="2"/>
              <w14:ligatures w14:val="standardContextual"/>
            </w:rPr>
          </w:pPr>
          <w:hyperlink w:anchor="_Toc222754809" w:history="1">
            <w:r w:rsidRPr="00F718E5">
              <w:rPr>
                <w:rStyle w:val="Hyperlink"/>
                <w:noProof/>
              </w:rPr>
              <w:t>15.7 Vehicle Travel Restrictions</w:t>
            </w:r>
            <w:r>
              <w:rPr>
                <w:noProof/>
                <w:webHidden/>
              </w:rPr>
              <w:tab/>
            </w:r>
            <w:r>
              <w:rPr>
                <w:noProof/>
                <w:webHidden/>
              </w:rPr>
              <w:fldChar w:fldCharType="begin"/>
            </w:r>
            <w:r>
              <w:rPr>
                <w:noProof/>
                <w:webHidden/>
              </w:rPr>
              <w:instrText xml:space="preserve"> PAGEREF _Toc222754809 \h </w:instrText>
            </w:r>
            <w:r>
              <w:rPr>
                <w:noProof/>
                <w:webHidden/>
              </w:rPr>
            </w:r>
            <w:r>
              <w:rPr>
                <w:noProof/>
                <w:webHidden/>
              </w:rPr>
              <w:fldChar w:fldCharType="separate"/>
            </w:r>
            <w:r>
              <w:rPr>
                <w:noProof/>
                <w:webHidden/>
              </w:rPr>
              <w:t>187</w:t>
            </w:r>
            <w:r>
              <w:rPr>
                <w:noProof/>
                <w:webHidden/>
              </w:rPr>
              <w:fldChar w:fldCharType="end"/>
            </w:r>
          </w:hyperlink>
        </w:p>
        <w:p w14:paraId="433D44AB" w14:textId="5B79E140" w:rsidR="00EC2BBD" w:rsidRDefault="00EC2BBD">
          <w:pPr>
            <w:pStyle w:val="TOC2"/>
            <w:rPr>
              <w:ins w:id="270" w:author="Megan Ash" w:date="2026-02-23T15:55:00Z" w16du:dateUtc="2026-02-23T20:55:00Z"/>
              <w:rFonts w:asciiTheme="minorHAnsi" w:hAnsiTheme="minorHAnsi"/>
              <w:noProof/>
              <w:kern w:val="2"/>
              <w14:ligatures w14:val="standardContextual"/>
            </w:rPr>
          </w:pPr>
          <w:hyperlink w:anchor="_Toc222754810" w:history="1">
            <w:r w:rsidRPr="00F718E5">
              <w:rPr>
                <w:rStyle w:val="Hyperlink"/>
                <w:noProof/>
              </w:rPr>
              <w:t>15.8 Vehicle Inspections</w:t>
            </w:r>
            <w:r>
              <w:rPr>
                <w:noProof/>
                <w:webHidden/>
              </w:rPr>
              <w:tab/>
            </w:r>
            <w:r>
              <w:rPr>
                <w:noProof/>
                <w:webHidden/>
              </w:rPr>
              <w:fldChar w:fldCharType="begin"/>
            </w:r>
            <w:r>
              <w:rPr>
                <w:noProof/>
                <w:webHidden/>
              </w:rPr>
              <w:instrText xml:space="preserve"> PAGEREF _Toc222754810 \h </w:instrText>
            </w:r>
            <w:r>
              <w:rPr>
                <w:noProof/>
                <w:webHidden/>
              </w:rPr>
            </w:r>
            <w:r>
              <w:rPr>
                <w:noProof/>
                <w:webHidden/>
              </w:rPr>
              <w:fldChar w:fldCharType="separate"/>
            </w:r>
            <w:r>
              <w:rPr>
                <w:noProof/>
                <w:webHidden/>
              </w:rPr>
              <w:t>188</w:t>
            </w:r>
            <w:r>
              <w:rPr>
                <w:noProof/>
                <w:webHidden/>
              </w:rPr>
              <w:fldChar w:fldCharType="end"/>
            </w:r>
          </w:hyperlink>
        </w:p>
        <w:p w14:paraId="2080226C" w14:textId="76F3B5AF" w:rsidR="00EC2BBD" w:rsidRDefault="00EC2BBD">
          <w:pPr>
            <w:pStyle w:val="TOC2"/>
            <w:rPr>
              <w:ins w:id="271" w:author="Megan Ash" w:date="2026-02-23T15:55:00Z" w16du:dateUtc="2026-02-23T20:55:00Z"/>
              <w:rFonts w:asciiTheme="minorHAnsi" w:hAnsiTheme="minorHAnsi"/>
              <w:noProof/>
              <w:kern w:val="2"/>
              <w14:ligatures w14:val="standardContextual"/>
            </w:rPr>
          </w:pPr>
          <w:hyperlink w:anchor="_Toc222754811" w:history="1">
            <w:r w:rsidRPr="00F718E5">
              <w:rPr>
                <w:rStyle w:val="Hyperlink"/>
                <w:noProof/>
              </w:rPr>
              <w:t>15.9 Vehicle Logs</w:t>
            </w:r>
            <w:r>
              <w:rPr>
                <w:noProof/>
                <w:webHidden/>
              </w:rPr>
              <w:tab/>
            </w:r>
            <w:r>
              <w:rPr>
                <w:noProof/>
                <w:webHidden/>
              </w:rPr>
              <w:fldChar w:fldCharType="begin"/>
            </w:r>
            <w:r>
              <w:rPr>
                <w:noProof/>
                <w:webHidden/>
              </w:rPr>
              <w:instrText xml:space="preserve"> PAGEREF _Toc222754811 \h </w:instrText>
            </w:r>
            <w:r>
              <w:rPr>
                <w:noProof/>
                <w:webHidden/>
              </w:rPr>
            </w:r>
            <w:r>
              <w:rPr>
                <w:noProof/>
                <w:webHidden/>
              </w:rPr>
              <w:fldChar w:fldCharType="separate"/>
            </w:r>
            <w:r>
              <w:rPr>
                <w:noProof/>
                <w:webHidden/>
              </w:rPr>
              <w:t>188</w:t>
            </w:r>
            <w:r>
              <w:rPr>
                <w:noProof/>
                <w:webHidden/>
              </w:rPr>
              <w:fldChar w:fldCharType="end"/>
            </w:r>
          </w:hyperlink>
        </w:p>
        <w:p w14:paraId="6EB55BF4" w14:textId="26BB02F9" w:rsidR="00EC2BBD" w:rsidRDefault="00EC2BBD">
          <w:pPr>
            <w:pStyle w:val="TOC2"/>
            <w:rPr>
              <w:ins w:id="272" w:author="Megan Ash" w:date="2026-02-23T15:55:00Z" w16du:dateUtc="2026-02-23T20:55:00Z"/>
              <w:rFonts w:asciiTheme="minorHAnsi" w:hAnsiTheme="minorHAnsi"/>
              <w:noProof/>
              <w:kern w:val="2"/>
              <w14:ligatures w14:val="standardContextual"/>
            </w:rPr>
          </w:pPr>
          <w:hyperlink w:anchor="_Toc222754812" w:history="1">
            <w:r w:rsidRPr="00F718E5">
              <w:rPr>
                <w:rStyle w:val="Hyperlink"/>
                <w:noProof/>
              </w:rPr>
              <w:t>15.10 Reporting Vehicle Accidents</w:t>
            </w:r>
            <w:r>
              <w:rPr>
                <w:noProof/>
                <w:webHidden/>
              </w:rPr>
              <w:tab/>
            </w:r>
            <w:r>
              <w:rPr>
                <w:noProof/>
                <w:webHidden/>
              </w:rPr>
              <w:fldChar w:fldCharType="begin"/>
            </w:r>
            <w:r>
              <w:rPr>
                <w:noProof/>
                <w:webHidden/>
              </w:rPr>
              <w:instrText xml:space="preserve"> PAGEREF _Toc222754812 \h </w:instrText>
            </w:r>
            <w:r>
              <w:rPr>
                <w:noProof/>
                <w:webHidden/>
              </w:rPr>
            </w:r>
            <w:r>
              <w:rPr>
                <w:noProof/>
                <w:webHidden/>
              </w:rPr>
              <w:fldChar w:fldCharType="separate"/>
            </w:r>
            <w:r>
              <w:rPr>
                <w:noProof/>
                <w:webHidden/>
              </w:rPr>
              <w:t>189</w:t>
            </w:r>
            <w:r>
              <w:rPr>
                <w:noProof/>
                <w:webHidden/>
              </w:rPr>
              <w:fldChar w:fldCharType="end"/>
            </w:r>
          </w:hyperlink>
        </w:p>
        <w:p w14:paraId="3E958DDC" w14:textId="655D8EF8" w:rsidR="00EC2BBD" w:rsidRDefault="00EC2BBD">
          <w:pPr>
            <w:pStyle w:val="TOC2"/>
            <w:rPr>
              <w:ins w:id="273" w:author="Megan Ash" w:date="2026-02-23T15:55:00Z" w16du:dateUtc="2026-02-23T20:55:00Z"/>
              <w:rFonts w:asciiTheme="minorHAnsi" w:hAnsiTheme="minorHAnsi"/>
              <w:noProof/>
              <w:kern w:val="2"/>
              <w14:ligatures w14:val="standardContextual"/>
            </w:rPr>
          </w:pPr>
          <w:hyperlink w:anchor="_Toc222754813" w:history="1">
            <w:r w:rsidRPr="00F718E5">
              <w:rPr>
                <w:rStyle w:val="Hyperlink"/>
                <w:noProof/>
              </w:rPr>
              <w:t>15.11 Vehicle Repairs and Maintenance</w:t>
            </w:r>
            <w:r>
              <w:rPr>
                <w:noProof/>
                <w:webHidden/>
              </w:rPr>
              <w:tab/>
            </w:r>
            <w:r>
              <w:rPr>
                <w:noProof/>
                <w:webHidden/>
              </w:rPr>
              <w:fldChar w:fldCharType="begin"/>
            </w:r>
            <w:r>
              <w:rPr>
                <w:noProof/>
                <w:webHidden/>
              </w:rPr>
              <w:instrText xml:space="preserve"> PAGEREF _Toc222754813 \h </w:instrText>
            </w:r>
            <w:r>
              <w:rPr>
                <w:noProof/>
                <w:webHidden/>
              </w:rPr>
            </w:r>
            <w:r>
              <w:rPr>
                <w:noProof/>
                <w:webHidden/>
              </w:rPr>
              <w:fldChar w:fldCharType="separate"/>
            </w:r>
            <w:r>
              <w:rPr>
                <w:noProof/>
                <w:webHidden/>
              </w:rPr>
              <w:t>190</w:t>
            </w:r>
            <w:r>
              <w:rPr>
                <w:noProof/>
                <w:webHidden/>
              </w:rPr>
              <w:fldChar w:fldCharType="end"/>
            </w:r>
          </w:hyperlink>
        </w:p>
        <w:p w14:paraId="0A701242" w14:textId="073A07E8" w:rsidR="00EC2BBD" w:rsidRDefault="00EC2BBD">
          <w:pPr>
            <w:pStyle w:val="TOC3"/>
            <w:rPr>
              <w:ins w:id="274" w:author="Megan Ash" w:date="2026-02-23T15:55:00Z" w16du:dateUtc="2026-02-23T20:55:00Z"/>
              <w:rFonts w:asciiTheme="minorHAnsi" w:hAnsiTheme="minorHAnsi"/>
              <w:noProof/>
              <w:kern w:val="2"/>
              <w14:ligatures w14:val="standardContextual"/>
            </w:rPr>
          </w:pPr>
          <w:hyperlink w:anchor="_Toc222754814" w:history="1">
            <w:r w:rsidRPr="00F718E5">
              <w:rPr>
                <w:rStyle w:val="Hyperlink"/>
                <w:noProof/>
              </w:rPr>
              <w:t>15.11.1 Normal Vehicle Maintenance</w:t>
            </w:r>
            <w:r>
              <w:rPr>
                <w:noProof/>
                <w:webHidden/>
              </w:rPr>
              <w:tab/>
            </w:r>
            <w:r>
              <w:rPr>
                <w:noProof/>
                <w:webHidden/>
              </w:rPr>
              <w:fldChar w:fldCharType="begin"/>
            </w:r>
            <w:r>
              <w:rPr>
                <w:noProof/>
                <w:webHidden/>
              </w:rPr>
              <w:instrText xml:space="preserve"> PAGEREF _Toc222754814 \h </w:instrText>
            </w:r>
            <w:r>
              <w:rPr>
                <w:noProof/>
                <w:webHidden/>
              </w:rPr>
            </w:r>
            <w:r>
              <w:rPr>
                <w:noProof/>
                <w:webHidden/>
              </w:rPr>
              <w:fldChar w:fldCharType="separate"/>
            </w:r>
            <w:r>
              <w:rPr>
                <w:noProof/>
                <w:webHidden/>
              </w:rPr>
              <w:t>190</w:t>
            </w:r>
            <w:r>
              <w:rPr>
                <w:noProof/>
                <w:webHidden/>
              </w:rPr>
              <w:fldChar w:fldCharType="end"/>
            </w:r>
          </w:hyperlink>
        </w:p>
        <w:p w14:paraId="08791F95" w14:textId="466D3FE3" w:rsidR="00EC2BBD" w:rsidRDefault="00EC2BBD">
          <w:pPr>
            <w:pStyle w:val="TOC3"/>
            <w:rPr>
              <w:ins w:id="275" w:author="Megan Ash" w:date="2026-02-23T15:55:00Z" w16du:dateUtc="2026-02-23T20:55:00Z"/>
              <w:rFonts w:asciiTheme="minorHAnsi" w:hAnsiTheme="minorHAnsi"/>
              <w:noProof/>
              <w:kern w:val="2"/>
              <w14:ligatures w14:val="standardContextual"/>
            </w:rPr>
          </w:pPr>
          <w:hyperlink w:anchor="_Toc222754815" w:history="1">
            <w:r w:rsidRPr="00F718E5">
              <w:rPr>
                <w:rStyle w:val="Hyperlink"/>
                <w:noProof/>
              </w:rPr>
              <w:t>15.11.2 Major Vehicle Repairs</w:t>
            </w:r>
            <w:r>
              <w:rPr>
                <w:noProof/>
                <w:webHidden/>
              </w:rPr>
              <w:tab/>
            </w:r>
            <w:r>
              <w:rPr>
                <w:noProof/>
                <w:webHidden/>
              </w:rPr>
              <w:fldChar w:fldCharType="begin"/>
            </w:r>
            <w:r>
              <w:rPr>
                <w:noProof/>
                <w:webHidden/>
              </w:rPr>
              <w:instrText xml:space="preserve"> PAGEREF _Toc222754815 \h </w:instrText>
            </w:r>
            <w:r>
              <w:rPr>
                <w:noProof/>
                <w:webHidden/>
              </w:rPr>
            </w:r>
            <w:r>
              <w:rPr>
                <w:noProof/>
                <w:webHidden/>
              </w:rPr>
              <w:fldChar w:fldCharType="separate"/>
            </w:r>
            <w:r>
              <w:rPr>
                <w:noProof/>
                <w:webHidden/>
              </w:rPr>
              <w:t>191</w:t>
            </w:r>
            <w:r>
              <w:rPr>
                <w:noProof/>
                <w:webHidden/>
              </w:rPr>
              <w:fldChar w:fldCharType="end"/>
            </w:r>
          </w:hyperlink>
        </w:p>
        <w:p w14:paraId="29BD540C" w14:textId="638228D6" w:rsidR="00EC2BBD" w:rsidRDefault="00EC2BBD">
          <w:pPr>
            <w:pStyle w:val="TOC2"/>
            <w:rPr>
              <w:ins w:id="276" w:author="Megan Ash" w:date="2026-02-23T15:55:00Z" w16du:dateUtc="2026-02-23T20:55:00Z"/>
              <w:rFonts w:asciiTheme="minorHAnsi" w:hAnsiTheme="minorHAnsi"/>
              <w:noProof/>
              <w:kern w:val="2"/>
              <w14:ligatures w14:val="standardContextual"/>
            </w:rPr>
          </w:pPr>
          <w:hyperlink w:anchor="_Toc222754816" w:history="1">
            <w:r w:rsidRPr="00F718E5">
              <w:rPr>
                <w:rStyle w:val="Hyperlink"/>
                <w:noProof/>
              </w:rPr>
              <w:t>15.12 Vehicle Insurance and Registration</w:t>
            </w:r>
            <w:r>
              <w:rPr>
                <w:noProof/>
                <w:webHidden/>
              </w:rPr>
              <w:tab/>
            </w:r>
            <w:r>
              <w:rPr>
                <w:noProof/>
                <w:webHidden/>
              </w:rPr>
              <w:fldChar w:fldCharType="begin"/>
            </w:r>
            <w:r>
              <w:rPr>
                <w:noProof/>
                <w:webHidden/>
              </w:rPr>
              <w:instrText xml:space="preserve"> PAGEREF _Toc222754816 \h </w:instrText>
            </w:r>
            <w:r>
              <w:rPr>
                <w:noProof/>
                <w:webHidden/>
              </w:rPr>
            </w:r>
            <w:r>
              <w:rPr>
                <w:noProof/>
                <w:webHidden/>
              </w:rPr>
              <w:fldChar w:fldCharType="separate"/>
            </w:r>
            <w:r>
              <w:rPr>
                <w:noProof/>
                <w:webHidden/>
              </w:rPr>
              <w:t>191</w:t>
            </w:r>
            <w:r>
              <w:rPr>
                <w:noProof/>
                <w:webHidden/>
              </w:rPr>
              <w:fldChar w:fldCharType="end"/>
            </w:r>
          </w:hyperlink>
        </w:p>
        <w:p w14:paraId="5F4E1DAF" w14:textId="36F022B7" w:rsidR="00EC2BBD" w:rsidRDefault="00EC2BBD">
          <w:pPr>
            <w:pStyle w:val="TOC2"/>
            <w:rPr>
              <w:ins w:id="277" w:author="Megan Ash" w:date="2026-02-23T15:55:00Z" w16du:dateUtc="2026-02-23T20:55:00Z"/>
              <w:rFonts w:asciiTheme="minorHAnsi" w:hAnsiTheme="minorHAnsi"/>
              <w:noProof/>
              <w:kern w:val="2"/>
              <w14:ligatures w14:val="standardContextual"/>
            </w:rPr>
          </w:pPr>
          <w:hyperlink w:anchor="_Toc222754817" w:history="1">
            <w:r w:rsidRPr="00F718E5">
              <w:rPr>
                <w:rStyle w:val="Hyperlink"/>
                <w:noProof/>
              </w:rPr>
              <w:t>Attachment 1 – Authorization Form: Employee Business Use of Vehicle</w:t>
            </w:r>
            <w:r>
              <w:rPr>
                <w:noProof/>
                <w:webHidden/>
              </w:rPr>
              <w:tab/>
            </w:r>
            <w:r>
              <w:rPr>
                <w:noProof/>
                <w:webHidden/>
              </w:rPr>
              <w:fldChar w:fldCharType="begin"/>
            </w:r>
            <w:r>
              <w:rPr>
                <w:noProof/>
                <w:webHidden/>
              </w:rPr>
              <w:instrText xml:space="preserve"> PAGEREF _Toc222754817 \h </w:instrText>
            </w:r>
            <w:r>
              <w:rPr>
                <w:noProof/>
                <w:webHidden/>
              </w:rPr>
            </w:r>
            <w:r>
              <w:rPr>
                <w:noProof/>
                <w:webHidden/>
              </w:rPr>
              <w:fldChar w:fldCharType="separate"/>
            </w:r>
            <w:r>
              <w:rPr>
                <w:noProof/>
                <w:webHidden/>
              </w:rPr>
              <w:t>192</w:t>
            </w:r>
            <w:r>
              <w:rPr>
                <w:noProof/>
                <w:webHidden/>
              </w:rPr>
              <w:fldChar w:fldCharType="end"/>
            </w:r>
          </w:hyperlink>
        </w:p>
        <w:p w14:paraId="52D5ADCC" w14:textId="3A845554" w:rsidR="00EC2BBD" w:rsidRDefault="00EC2BBD">
          <w:pPr>
            <w:pStyle w:val="TOC2"/>
            <w:rPr>
              <w:ins w:id="278" w:author="Megan Ash" w:date="2026-02-23T15:55:00Z" w16du:dateUtc="2026-02-23T20:55:00Z"/>
              <w:rFonts w:asciiTheme="minorHAnsi" w:hAnsiTheme="minorHAnsi"/>
              <w:noProof/>
              <w:kern w:val="2"/>
              <w14:ligatures w14:val="standardContextual"/>
            </w:rPr>
          </w:pPr>
          <w:hyperlink w:anchor="_Toc222754818" w:history="1">
            <w:r w:rsidRPr="00F718E5">
              <w:rPr>
                <w:rStyle w:val="Hyperlink"/>
                <w:noProof/>
              </w:rPr>
              <w:t>Attachment 2 – Authorization for Use of Personnel Vehicles for Official Business</w:t>
            </w:r>
            <w:r>
              <w:rPr>
                <w:noProof/>
                <w:webHidden/>
              </w:rPr>
              <w:tab/>
            </w:r>
            <w:r>
              <w:rPr>
                <w:noProof/>
                <w:webHidden/>
              </w:rPr>
              <w:fldChar w:fldCharType="begin"/>
            </w:r>
            <w:r>
              <w:rPr>
                <w:noProof/>
                <w:webHidden/>
              </w:rPr>
              <w:instrText xml:space="preserve"> PAGEREF _Toc222754818 \h </w:instrText>
            </w:r>
            <w:r>
              <w:rPr>
                <w:noProof/>
                <w:webHidden/>
              </w:rPr>
            </w:r>
            <w:r>
              <w:rPr>
                <w:noProof/>
                <w:webHidden/>
              </w:rPr>
              <w:fldChar w:fldCharType="separate"/>
            </w:r>
            <w:r>
              <w:rPr>
                <w:noProof/>
                <w:webHidden/>
              </w:rPr>
              <w:t>194</w:t>
            </w:r>
            <w:r>
              <w:rPr>
                <w:noProof/>
                <w:webHidden/>
              </w:rPr>
              <w:fldChar w:fldCharType="end"/>
            </w:r>
          </w:hyperlink>
        </w:p>
        <w:p w14:paraId="6A79422C" w14:textId="4697C4A6" w:rsidR="00EC2BBD" w:rsidRDefault="00EC2BBD">
          <w:pPr>
            <w:pStyle w:val="TOC2"/>
            <w:rPr>
              <w:ins w:id="279" w:author="Megan Ash" w:date="2026-02-23T15:55:00Z" w16du:dateUtc="2026-02-23T20:55:00Z"/>
              <w:rFonts w:asciiTheme="minorHAnsi" w:hAnsiTheme="minorHAnsi"/>
              <w:noProof/>
              <w:kern w:val="2"/>
              <w14:ligatures w14:val="standardContextual"/>
            </w:rPr>
          </w:pPr>
          <w:hyperlink w:anchor="_Toc222754819" w:history="1">
            <w:r w:rsidRPr="00F718E5">
              <w:rPr>
                <w:rStyle w:val="Hyperlink"/>
                <w:noProof/>
              </w:rPr>
              <w:t>Attachment 3 - Authorization for Non-business Related Passengers</w:t>
            </w:r>
            <w:r>
              <w:rPr>
                <w:noProof/>
                <w:webHidden/>
              </w:rPr>
              <w:tab/>
            </w:r>
            <w:r>
              <w:rPr>
                <w:noProof/>
                <w:webHidden/>
              </w:rPr>
              <w:fldChar w:fldCharType="begin"/>
            </w:r>
            <w:r>
              <w:rPr>
                <w:noProof/>
                <w:webHidden/>
              </w:rPr>
              <w:instrText xml:space="preserve"> PAGEREF _Toc222754819 \h </w:instrText>
            </w:r>
            <w:r>
              <w:rPr>
                <w:noProof/>
                <w:webHidden/>
              </w:rPr>
            </w:r>
            <w:r>
              <w:rPr>
                <w:noProof/>
                <w:webHidden/>
              </w:rPr>
              <w:fldChar w:fldCharType="separate"/>
            </w:r>
            <w:r>
              <w:rPr>
                <w:noProof/>
                <w:webHidden/>
              </w:rPr>
              <w:t>197</w:t>
            </w:r>
            <w:r>
              <w:rPr>
                <w:noProof/>
                <w:webHidden/>
              </w:rPr>
              <w:fldChar w:fldCharType="end"/>
            </w:r>
          </w:hyperlink>
        </w:p>
        <w:p w14:paraId="48EC94BC" w14:textId="46346AA2" w:rsidR="00EC2BBD" w:rsidRDefault="00EC2BBD">
          <w:pPr>
            <w:pStyle w:val="TOC2"/>
            <w:rPr>
              <w:ins w:id="280" w:author="Megan Ash" w:date="2026-02-23T15:55:00Z" w16du:dateUtc="2026-02-23T20:55:00Z"/>
              <w:rFonts w:asciiTheme="minorHAnsi" w:hAnsiTheme="minorHAnsi"/>
              <w:noProof/>
              <w:kern w:val="2"/>
              <w14:ligatures w14:val="standardContextual"/>
            </w:rPr>
          </w:pPr>
          <w:hyperlink w:anchor="_Toc222754820" w:history="1">
            <w:r w:rsidRPr="00F718E5">
              <w:rPr>
                <w:rStyle w:val="Hyperlink"/>
                <w:noProof/>
              </w:rPr>
              <w:t>Annex A: Inventory &amp; Equipment Listing Report</w:t>
            </w:r>
            <w:r>
              <w:rPr>
                <w:noProof/>
                <w:webHidden/>
              </w:rPr>
              <w:tab/>
            </w:r>
            <w:r>
              <w:rPr>
                <w:noProof/>
                <w:webHidden/>
              </w:rPr>
              <w:fldChar w:fldCharType="begin"/>
            </w:r>
            <w:r>
              <w:rPr>
                <w:noProof/>
                <w:webHidden/>
              </w:rPr>
              <w:instrText xml:space="preserve"> PAGEREF _Toc222754820 \h </w:instrText>
            </w:r>
            <w:r>
              <w:rPr>
                <w:noProof/>
                <w:webHidden/>
              </w:rPr>
            </w:r>
            <w:r>
              <w:rPr>
                <w:noProof/>
                <w:webHidden/>
              </w:rPr>
              <w:fldChar w:fldCharType="separate"/>
            </w:r>
            <w:r>
              <w:rPr>
                <w:noProof/>
                <w:webHidden/>
              </w:rPr>
              <w:t>199</w:t>
            </w:r>
            <w:r>
              <w:rPr>
                <w:noProof/>
                <w:webHidden/>
              </w:rPr>
              <w:fldChar w:fldCharType="end"/>
            </w:r>
          </w:hyperlink>
        </w:p>
        <w:p w14:paraId="3712C8B7" w14:textId="62D885F2" w:rsidR="00EC2BBD" w:rsidRDefault="00EC2BBD">
          <w:pPr>
            <w:pStyle w:val="TOC2"/>
            <w:rPr>
              <w:ins w:id="281" w:author="Megan Ash" w:date="2026-02-23T15:55:00Z" w16du:dateUtc="2026-02-23T20:55:00Z"/>
              <w:rFonts w:asciiTheme="minorHAnsi" w:hAnsiTheme="minorHAnsi"/>
              <w:noProof/>
              <w:kern w:val="2"/>
              <w14:ligatures w14:val="standardContextual"/>
            </w:rPr>
          </w:pPr>
          <w:hyperlink w:anchor="_Toc222754821" w:history="1">
            <w:r w:rsidRPr="00F718E5">
              <w:rPr>
                <w:rStyle w:val="Hyperlink"/>
                <w:noProof/>
              </w:rPr>
              <w:t>Annex B: Petty Cash Count</w:t>
            </w:r>
            <w:r>
              <w:rPr>
                <w:noProof/>
                <w:webHidden/>
              </w:rPr>
              <w:tab/>
            </w:r>
            <w:r>
              <w:rPr>
                <w:noProof/>
                <w:webHidden/>
              </w:rPr>
              <w:fldChar w:fldCharType="begin"/>
            </w:r>
            <w:r>
              <w:rPr>
                <w:noProof/>
                <w:webHidden/>
              </w:rPr>
              <w:instrText xml:space="preserve"> PAGEREF _Toc222754821 \h </w:instrText>
            </w:r>
            <w:r>
              <w:rPr>
                <w:noProof/>
                <w:webHidden/>
              </w:rPr>
            </w:r>
            <w:r>
              <w:rPr>
                <w:noProof/>
                <w:webHidden/>
              </w:rPr>
              <w:fldChar w:fldCharType="separate"/>
            </w:r>
            <w:r>
              <w:rPr>
                <w:noProof/>
                <w:webHidden/>
              </w:rPr>
              <w:t>200</w:t>
            </w:r>
            <w:r>
              <w:rPr>
                <w:noProof/>
                <w:webHidden/>
              </w:rPr>
              <w:fldChar w:fldCharType="end"/>
            </w:r>
          </w:hyperlink>
        </w:p>
        <w:p w14:paraId="66AAD4D8" w14:textId="777DD3E9" w:rsidR="00EC2BBD" w:rsidRDefault="00EC2BBD">
          <w:pPr>
            <w:pStyle w:val="TOC2"/>
            <w:rPr>
              <w:ins w:id="282" w:author="Megan Ash" w:date="2026-02-23T15:55:00Z" w16du:dateUtc="2026-02-23T20:55:00Z"/>
              <w:rFonts w:asciiTheme="minorHAnsi" w:hAnsiTheme="minorHAnsi"/>
              <w:noProof/>
              <w:kern w:val="2"/>
              <w14:ligatures w14:val="standardContextual"/>
            </w:rPr>
          </w:pPr>
          <w:hyperlink w:anchor="_Toc222754822" w:history="1">
            <w:r w:rsidRPr="00F718E5">
              <w:rPr>
                <w:rStyle w:val="Hyperlink"/>
                <w:noProof/>
              </w:rPr>
              <w:t>Annex C: Field Expenditure Report and Certification</w:t>
            </w:r>
            <w:r>
              <w:rPr>
                <w:noProof/>
                <w:webHidden/>
              </w:rPr>
              <w:tab/>
            </w:r>
            <w:r>
              <w:rPr>
                <w:noProof/>
                <w:webHidden/>
              </w:rPr>
              <w:fldChar w:fldCharType="begin"/>
            </w:r>
            <w:r>
              <w:rPr>
                <w:noProof/>
                <w:webHidden/>
              </w:rPr>
              <w:instrText xml:space="preserve"> PAGEREF _Toc222754822 \h </w:instrText>
            </w:r>
            <w:r>
              <w:rPr>
                <w:noProof/>
                <w:webHidden/>
              </w:rPr>
            </w:r>
            <w:r>
              <w:rPr>
                <w:noProof/>
                <w:webHidden/>
              </w:rPr>
              <w:fldChar w:fldCharType="separate"/>
            </w:r>
            <w:r>
              <w:rPr>
                <w:noProof/>
                <w:webHidden/>
              </w:rPr>
              <w:t>201</w:t>
            </w:r>
            <w:r>
              <w:rPr>
                <w:noProof/>
                <w:webHidden/>
              </w:rPr>
              <w:fldChar w:fldCharType="end"/>
            </w:r>
          </w:hyperlink>
        </w:p>
        <w:p w14:paraId="42B43D6F" w14:textId="3C6FDD2B" w:rsidR="00EC2BBD" w:rsidRDefault="00EC2BBD">
          <w:pPr>
            <w:pStyle w:val="TOC2"/>
            <w:rPr>
              <w:ins w:id="283" w:author="Megan Ash" w:date="2026-02-23T15:55:00Z" w16du:dateUtc="2026-02-23T20:55:00Z"/>
              <w:rFonts w:asciiTheme="minorHAnsi" w:hAnsiTheme="minorHAnsi"/>
              <w:noProof/>
              <w:kern w:val="2"/>
              <w14:ligatures w14:val="standardContextual"/>
            </w:rPr>
          </w:pPr>
          <w:hyperlink w:anchor="_Toc222754823" w:history="1">
            <w:r w:rsidRPr="00F718E5">
              <w:rPr>
                <w:rStyle w:val="Hyperlink"/>
                <w:noProof/>
              </w:rPr>
              <w:t>Annex D: Cash Flow Request</w:t>
            </w:r>
            <w:r>
              <w:rPr>
                <w:noProof/>
                <w:webHidden/>
              </w:rPr>
              <w:tab/>
            </w:r>
            <w:r>
              <w:rPr>
                <w:noProof/>
                <w:webHidden/>
              </w:rPr>
              <w:fldChar w:fldCharType="begin"/>
            </w:r>
            <w:r>
              <w:rPr>
                <w:noProof/>
                <w:webHidden/>
              </w:rPr>
              <w:instrText xml:space="preserve"> PAGEREF _Toc222754823 \h </w:instrText>
            </w:r>
            <w:r>
              <w:rPr>
                <w:noProof/>
                <w:webHidden/>
              </w:rPr>
            </w:r>
            <w:r>
              <w:rPr>
                <w:noProof/>
                <w:webHidden/>
              </w:rPr>
              <w:fldChar w:fldCharType="separate"/>
            </w:r>
            <w:r>
              <w:rPr>
                <w:noProof/>
                <w:webHidden/>
              </w:rPr>
              <w:t>203</w:t>
            </w:r>
            <w:r>
              <w:rPr>
                <w:noProof/>
                <w:webHidden/>
              </w:rPr>
              <w:fldChar w:fldCharType="end"/>
            </w:r>
          </w:hyperlink>
        </w:p>
        <w:p w14:paraId="17A5926F" w14:textId="39AAF6C6" w:rsidR="00EC2BBD" w:rsidRDefault="00EC2BBD">
          <w:pPr>
            <w:pStyle w:val="TOC2"/>
            <w:rPr>
              <w:ins w:id="284" w:author="Megan Ash" w:date="2026-02-23T15:55:00Z" w16du:dateUtc="2026-02-23T20:55:00Z"/>
              <w:rFonts w:asciiTheme="minorHAnsi" w:hAnsiTheme="minorHAnsi"/>
              <w:noProof/>
              <w:kern w:val="2"/>
              <w14:ligatures w14:val="standardContextual"/>
            </w:rPr>
          </w:pPr>
          <w:hyperlink w:anchor="_Toc222754824" w:history="1">
            <w:r w:rsidRPr="00F718E5">
              <w:rPr>
                <w:rStyle w:val="Hyperlink"/>
                <w:noProof/>
              </w:rPr>
              <w:t>Annex E: Petty Cash Certification</w:t>
            </w:r>
            <w:r>
              <w:rPr>
                <w:noProof/>
                <w:webHidden/>
              </w:rPr>
              <w:tab/>
            </w:r>
            <w:r>
              <w:rPr>
                <w:noProof/>
                <w:webHidden/>
              </w:rPr>
              <w:fldChar w:fldCharType="begin"/>
            </w:r>
            <w:r>
              <w:rPr>
                <w:noProof/>
                <w:webHidden/>
              </w:rPr>
              <w:instrText xml:space="preserve"> PAGEREF _Toc222754824 \h </w:instrText>
            </w:r>
            <w:r>
              <w:rPr>
                <w:noProof/>
                <w:webHidden/>
              </w:rPr>
            </w:r>
            <w:r>
              <w:rPr>
                <w:noProof/>
                <w:webHidden/>
              </w:rPr>
              <w:fldChar w:fldCharType="separate"/>
            </w:r>
            <w:r>
              <w:rPr>
                <w:noProof/>
                <w:webHidden/>
              </w:rPr>
              <w:t>204</w:t>
            </w:r>
            <w:r>
              <w:rPr>
                <w:noProof/>
                <w:webHidden/>
              </w:rPr>
              <w:fldChar w:fldCharType="end"/>
            </w:r>
          </w:hyperlink>
        </w:p>
        <w:p w14:paraId="45EF6E43" w14:textId="52FA2550" w:rsidR="00EC2BBD" w:rsidRDefault="00EC2BBD">
          <w:pPr>
            <w:pStyle w:val="TOC2"/>
            <w:rPr>
              <w:ins w:id="285" w:author="Megan Ash" w:date="2026-02-23T15:55:00Z" w16du:dateUtc="2026-02-23T20:55:00Z"/>
              <w:rFonts w:asciiTheme="minorHAnsi" w:hAnsiTheme="minorHAnsi"/>
              <w:noProof/>
              <w:kern w:val="2"/>
              <w14:ligatures w14:val="standardContextual"/>
            </w:rPr>
          </w:pPr>
          <w:hyperlink w:anchor="_Toc222754825" w:history="1">
            <w:r w:rsidRPr="00F718E5">
              <w:rPr>
                <w:rStyle w:val="Hyperlink"/>
                <w:noProof/>
              </w:rPr>
              <w:t>Annex F: Complaint Form</w:t>
            </w:r>
            <w:r>
              <w:rPr>
                <w:noProof/>
                <w:webHidden/>
              </w:rPr>
              <w:tab/>
            </w:r>
            <w:r>
              <w:rPr>
                <w:noProof/>
                <w:webHidden/>
              </w:rPr>
              <w:fldChar w:fldCharType="begin"/>
            </w:r>
            <w:r>
              <w:rPr>
                <w:noProof/>
                <w:webHidden/>
              </w:rPr>
              <w:instrText xml:space="preserve"> PAGEREF _Toc222754825 \h </w:instrText>
            </w:r>
            <w:r>
              <w:rPr>
                <w:noProof/>
                <w:webHidden/>
              </w:rPr>
            </w:r>
            <w:r>
              <w:rPr>
                <w:noProof/>
                <w:webHidden/>
              </w:rPr>
              <w:fldChar w:fldCharType="separate"/>
            </w:r>
            <w:r>
              <w:rPr>
                <w:noProof/>
                <w:webHidden/>
              </w:rPr>
              <w:t>205</w:t>
            </w:r>
            <w:r>
              <w:rPr>
                <w:noProof/>
                <w:webHidden/>
              </w:rPr>
              <w:fldChar w:fldCharType="end"/>
            </w:r>
          </w:hyperlink>
        </w:p>
        <w:p w14:paraId="0D65D430" w14:textId="15041450" w:rsidR="00EC2BBD" w:rsidRDefault="00EC2BBD">
          <w:pPr>
            <w:pStyle w:val="TOC2"/>
            <w:rPr>
              <w:ins w:id="286" w:author="Megan Ash" w:date="2026-02-23T15:55:00Z" w16du:dateUtc="2026-02-23T20:55:00Z"/>
              <w:rFonts w:asciiTheme="minorHAnsi" w:hAnsiTheme="minorHAnsi"/>
              <w:noProof/>
              <w:kern w:val="2"/>
              <w14:ligatures w14:val="standardContextual"/>
            </w:rPr>
          </w:pPr>
          <w:hyperlink w:anchor="_Toc222754826" w:history="1">
            <w:r w:rsidRPr="00F718E5">
              <w:rPr>
                <w:rStyle w:val="Hyperlink"/>
                <w:noProof/>
              </w:rPr>
              <w:t>Annex G: Gender Identity Policy</w:t>
            </w:r>
            <w:r>
              <w:rPr>
                <w:noProof/>
                <w:webHidden/>
              </w:rPr>
              <w:tab/>
            </w:r>
            <w:r>
              <w:rPr>
                <w:noProof/>
                <w:webHidden/>
              </w:rPr>
              <w:fldChar w:fldCharType="begin"/>
            </w:r>
            <w:r>
              <w:rPr>
                <w:noProof/>
                <w:webHidden/>
              </w:rPr>
              <w:instrText xml:space="preserve"> PAGEREF _Toc222754826 \h </w:instrText>
            </w:r>
            <w:r>
              <w:rPr>
                <w:noProof/>
                <w:webHidden/>
              </w:rPr>
            </w:r>
            <w:r>
              <w:rPr>
                <w:noProof/>
                <w:webHidden/>
              </w:rPr>
              <w:fldChar w:fldCharType="separate"/>
            </w:r>
            <w:r>
              <w:rPr>
                <w:noProof/>
                <w:webHidden/>
              </w:rPr>
              <w:t>207</w:t>
            </w:r>
            <w:r>
              <w:rPr>
                <w:noProof/>
                <w:webHidden/>
              </w:rPr>
              <w:fldChar w:fldCharType="end"/>
            </w:r>
          </w:hyperlink>
        </w:p>
        <w:p w14:paraId="1689F2BB" w14:textId="0D4AD722" w:rsidR="00EC2BBD" w:rsidRDefault="00EC2BBD">
          <w:pPr>
            <w:pStyle w:val="TOC2"/>
            <w:rPr>
              <w:ins w:id="287" w:author="Megan Ash" w:date="2026-02-23T15:55:00Z" w16du:dateUtc="2026-02-23T20:55:00Z"/>
              <w:rFonts w:asciiTheme="minorHAnsi" w:hAnsiTheme="minorHAnsi"/>
              <w:noProof/>
              <w:kern w:val="2"/>
              <w14:ligatures w14:val="standardContextual"/>
            </w:rPr>
          </w:pPr>
          <w:hyperlink w:anchor="_Toc222754827" w:history="1">
            <w:r w:rsidRPr="00F718E5">
              <w:rPr>
                <w:rStyle w:val="Hyperlink"/>
                <w:noProof/>
              </w:rPr>
              <w:t>Annex H: Sexual Exploitation and Abuse Policy</w:t>
            </w:r>
            <w:r>
              <w:rPr>
                <w:noProof/>
                <w:webHidden/>
              </w:rPr>
              <w:tab/>
            </w:r>
            <w:r>
              <w:rPr>
                <w:noProof/>
                <w:webHidden/>
              </w:rPr>
              <w:fldChar w:fldCharType="begin"/>
            </w:r>
            <w:r>
              <w:rPr>
                <w:noProof/>
                <w:webHidden/>
              </w:rPr>
              <w:instrText xml:space="preserve"> PAGEREF _Toc222754827 \h </w:instrText>
            </w:r>
            <w:r>
              <w:rPr>
                <w:noProof/>
                <w:webHidden/>
              </w:rPr>
            </w:r>
            <w:r>
              <w:rPr>
                <w:noProof/>
                <w:webHidden/>
              </w:rPr>
              <w:fldChar w:fldCharType="separate"/>
            </w:r>
            <w:r>
              <w:rPr>
                <w:noProof/>
                <w:webHidden/>
              </w:rPr>
              <w:t>213</w:t>
            </w:r>
            <w:r>
              <w:rPr>
                <w:noProof/>
                <w:webHidden/>
              </w:rPr>
              <w:fldChar w:fldCharType="end"/>
            </w:r>
          </w:hyperlink>
        </w:p>
        <w:p w14:paraId="4531B9BD" w14:textId="30E9862B" w:rsidR="00EC2BBD" w:rsidRDefault="00EC2BBD">
          <w:pPr>
            <w:pStyle w:val="TOC2"/>
            <w:rPr>
              <w:ins w:id="288" w:author="Megan Ash" w:date="2026-02-23T15:55:00Z" w16du:dateUtc="2026-02-23T20:55:00Z"/>
              <w:rFonts w:asciiTheme="minorHAnsi" w:hAnsiTheme="minorHAnsi"/>
              <w:noProof/>
              <w:kern w:val="2"/>
              <w14:ligatures w14:val="standardContextual"/>
            </w:rPr>
          </w:pPr>
          <w:hyperlink w:anchor="_Toc222754828" w:history="1">
            <w:r w:rsidRPr="00F718E5">
              <w:rPr>
                <w:rStyle w:val="Hyperlink"/>
                <w:noProof/>
              </w:rPr>
              <w:t>Annex I: Child Safeguarding Policy</w:t>
            </w:r>
            <w:r>
              <w:rPr>
                <w:noProof/>
                <w:webHidden/>
              </w:rPr>
              <w:tab/>
            </w:r>
            <w:r>
              <w:rPr>
                <w:noProof/>
                <w:webHidden/>
              </w:rPr>
              <w:fldChar w:fldCharType="begin"/>
            </w:r>
            <w:r>
              <w:rPr>
                <w:noProof/>
                <w:webHidden/>
              </w:rPr>
              <w:instrText xml:space="preserve"> PAGEREF _Toc222754828 \h </w:instrText>
            </w:r>
            <w:r>
              <w:rPr>
                <w:noProof/>
                <w:webHidden/>
              </w:rPr>
            </w:r>
            <w:r>
              <w:rPr>
                <w:noProof/>
                <w:webHidden/>
              </w:rPr>
              <w:fldChar w:fldCharType="separate"/>
            </w:r>
            <w:r>
              <w:rPr>
                <w:noProof/>
                <w:webHidden/>
              </w:rPr>
              <w:t>227</w:t>
            </w:r>
            <w:r>
              <w:rPr>
                <w:noProof/>
                <w:webHidden/>
              </w:rPr>
              <w:fldChar w:fldCharType="end"/>
            </w:r>
          </w:hyperlink>
        </w:p>
        <w:p w14:paraId="1FAF5E48" w14:textId="15744D99" w:rsidR="00EC2BBD" w:rsidRDefault="00EC2BBD">
          <w:pPr>
            <w:pStyle w:val="TOC2"/>
            <w:rPr>
              <w:ins w:id="289" w:author="Megan Ash" w:date="2026-02-23T15:55:00Z" w16du:dateUtc="2026-02-23T20:55:00Z"/>
              <w:rFonts w:asciiTheme="minorHAnsi" w:hAnsiTheme="minorHAnsi"/>
              <w:noProof/>
              <w:kern w:val="2"/>
              <w14:ligatures w14:val="standardContextual"/>
            </w:rPr>
          </w:pPr>
          <w:hyperlink w:anchor="_Toc222754829" w:history="1">
            <w:r w:rsidRPr="00F718E5">
              <w:rPr>
                <w:rStyle w:val="Hyperlink"/>
                <w:noProof/>
              </w:rPr>
              <w:t>Annex J: Trafficking in Persons Policy</w:t>
            </w:r>
            <w:r>
              <w:rPr>
                <w:noProof/>
                <w:webHidden/>
              </w:rPr>
              <w:tab/>
            </w:r>
            <w:r>
              <w:rPr>
                <w:noProof/>
                <w:webHidden/>
              </w:rPr>
              <w:fldChar w:fldCharType="begin"/>
            </w:r>
            <w:r>
              <w:rPr>
                <w:noProof/>
                <w:webHidden/>
              </w:rPr>
              <w:instrText xml:space="preserve"> PAGEREF _Toc222754829 \h </w:instrText>
            </w:r>
            <w:r>
              <w:rPr>
                <w:noProof/>
                <w:webHidden/>
              </w:rPr>
            </w:r>
            <w:r>
              <w:rPr>
                <w:noProof/>
                <w:webHidden/>
              </w:rPr>
              <w:fldChar w:fldCharType="separate"/>
            </w:r>
            <w:r>
              <w:rPr>
                <w:noProof/>
                <w:webHidden/>
              </w:rPr>
              <w:t>246</w:t>
            </w:r>
            <w:r>
              <w:rPr>
                <w:noProof/>
                <w:webHidden/>
              </w:rPr>
              <w:fldChar w:fldCharType="end"/>
            </w:r>
          </w:hyperlink>
        </w:p>
        <w:p w14:paraId="25C0A2BC" w14:textId="68E20530" w:rsidR="00EC2BBD" w:rsidRDefault="00EC2BBD">
          <w:pPr>
            <w:pStyle w:val="TOC2"/>
            <w:rPr>
              <w:ins w:id="290" w:author="Megan Ash" w:date="2026-02-23T15:55:00Z" w16du:dateUtc="2026-02-23T20:55:00Z"/>
              <w:rFonts w:asciiTheme="minorHAnsi" w:hAnsiTheme="minorHAnsi"/>
              <w:noProof/>
              <w:kern w:val="2"/>
              <w14:ligatures w14:val="standardContextual"/>
            </w:rPr>
          </w:pPr>
          <w:hyperlink w:anchor="_Toc222754830" w:history="1">
            <w:r w:rsidRPr="00F718E5">
              <w:rPr>
                <w:rStyle w:val="Hyperlink"/>
                <w:noProof/>
              </w:rPr>
              <w:t>Annex K: Employee Incident Report</w:t>
            </w:r>
            <w:r>
              <w:rPr>
                <w:noProof/>
                <w:webHidden/>
              </w:rPr>
              <w:tab/>
            </w:r>
            <w:r>
              <w:rPr>
                <w:noProof/>
                <w:webHidden/>
              </w:rPr>
              <w:fldChar w:fldCharType="begin"/>
            </w:r>
            <w:r>
              <w:rPr>
                <w:noProof/>
                <w:webHidden/>
              </w:rPr>
              <w:instrText xml:space="preserve"> PAGEREF _Toc222754830 \h </w:instrText>
            </w:r>
            <w:r>
              <w:rPr>
                <w:noProof/>
                <w:webHidden/>
              </w:rPr>
            </w:r>
            <w:r>
              <w:rPr>
                <w:noProof/>
                <w:webHidden/>
              </w:rPr>
              <w:fldChar w:fldCharType="separate"/>
            </w:r>
            <w:r>
              <w:rPr>
                <w:noProof/>
                <w:webHidden/>
              </w:rPr>
              <w:t>260</w:t>
            </w:r>
            <w:r>
              <w:rPr>
                <w:noProof/>
                <w:webHidden/>
              </w:rPr>
              <w:fldChar w:fldCharType="end"/>
            </w:r>
          </w:hyperlink>
        </w:p>
        <w:p w14:paraId="6A2FD113" w14:textId="6138F2A6" w:rsidR="00EC2BBD" w:rsidRDefault="00EC2BBD">
          <w:pPr>
            <w:pStyle w:val="TOC2"/>
            <w:rPr>
              <w:ins w:id="291" w:author="Megan Ash" w:date="2026-02-23T15:55:00Z" w16du:dateUtc="2026-02-23T20:55:00Z"/>
              <w:rFonts w:asciiTheme="minorHAnsi" w:hAnsiTheme="minorHAnsi"/>
              <w:noProof/>
              <w:kern w:val="2"/>
              <w14:ligatures w14:val="standardContextual"/>
            </w:rPr>
          </w:pPr>
          <w:hyperlink w:anchor="_Toc222754831" w:history="1">
            <w:r w:rsidRPr="00F718E5">
              <w:rPr>
                <w:rStyle w:val="Hyperlink"/>
                <w:noProof/>
              </w:rPr>
              <w:t>Annex L: Reference Check</w:t>
            </w:r>
            <w:r>
              <w:rPr>
                <w:noProof/>
                <w:webHidden/>
              </w:rPr>
              <w:tab/>
            </w:r>
            <w:r>
              <w:rPr>
                <w:noProof/>
                <w:webHidden/>
              </w:rPr>
              <w:fldChar w:fldCharType="begin"/>
            </w:r>
            <w:r>
              <w:rPr>
                <w:noProof/>
                <w:webHidden/>
              </w:rPr>
              <w:instrText xml:space="preserve"> PAGEREF _Toc222754831 \h </w:instrText>
            </w:r>
            <w:r>
              <w:rPr>
                <w:noProof/>
                <w:webHidden/>
              </w:rPr>
            </w:r>
            <w:r>
              <w:rPr>
                <w:noProof/>
                <w:webHidden/>
              </w:rPr>
              <w:fldChar w:fldCharType="separate"/>
            </w:r>
            <w:r>
              <w:rPr>
                <w:noProof/>
                <w:webHidden/>
              </w:rPr>
              <w:t>267</w:t>
            </w:r>
            <w:r>
              <w:rPr>
                <w:noProof/>
                <w:webHidden/>
              </w:rPr>
              <w:fldChar w:fldCharType="end"/>
            </w:r>
          </w:hyperlink>
        </w:p>
        <w:p w14:paraId="4774AA62" w14:textId="00586A64" w:rsidR="00EC2BBD" w:rsidRDefault="00EC2BBD">
          <w:pPr>
            <w:pStyle w:val="TOC2"/>
            <w:rPr>
              <w:ins w:id="292" w:author="Megan Ash" w:date="2026-02-23T15:55:00Z" w16du:dateUtc="2026-02-23T20:55:00Z"/>
              <w:rFonts w:asciiTheme="minorHAnsi" w:hAnsiTheme="minorHAnsi"/>
              <w:noProof/>
              <w:kern w:val="2"/>
              <w14:ligatures w14:val="standardContextual"/>
            </w:rPr>
          </w:pPr>
          <w:hyperlink w:anchor="_Toc222754832" w:history="1">
            <w:r w:rsidRPr="00F718E5">
              <w:rPr>
                <w:rStyle w:val="Hyperlink"/>
                <w:noProof/>
              </w:rPr>
              <w:t>Annex M: Offer Letter</w:t>
            </w:r>
            <w:r>
              <w:rPr>
                <w:noProof/>
                <w:webHidden/>
              </w:rPr>
              <w:tab/>
            </w:r>
            <w:r>
              <w:rPr>
                <w:noProof/>
                <w:webHidden/>
              </w:rPr>
              <w:fldChar w:fldCharType="begin"/>
            </w:r>
            <w:r>
              <w:rPr>
                <w:noProof/>
                <w:webHidden/>
              </w:rPr>
              <w:instrText xml:space="preserve"> PAGEREF _Toc222754832 \h </w:instrText>
            </w:r>
            <w:r>
              <w:rPr>
                <w:noProof/>
                <w:webHidden/>
              </w:rPr>
            </w:r>
            <w:r>
              <w:rPr>
                <w:noProof/>
                <w:webHidden/>
              </w:rPr>
              <w:fldChar w:fldCharType="separate"/>
            </w:r>
            <w:r>
              <w:rPr>
                <w:noProof/>
                <w:webHidden/>
              </w:rPr>
              <w:t>269</w:t>
            </w:r>
            <w:r>
              <w:rPr>
                <w:noProof/>
                <w:webHidden/>
              </w:rPr>
              <w:fldChar w:fldCharType="end"/>
            </w:r>
          </w:hyperlink>
        </w:p>
        <w:p w14:paraId="61B93B54" w14:textId="3431A2DF" w:rsidR="00EC2BBD" w:rsidRDefault="00EC2BBD">
          <w:pPr>
            <w:pStyle w:val="TOC3"/>
            <w:rPr>
              <w:ins w:id="293" w:author="Megan Ash" w:date="2026-02-23T15:55:00Z" w16du:dateUtc="2026-02-23T20:55:00Z"/>
              <w:rFonts w:asciiTheme="minorHAnsi" w:hAnsiTheme="minorHAnsi"/>
              <w:noProof/>
              <w:kern w:val="2"/>
              <w14:ligatures w14:val="standardContextual"/>
            </w:rPr>
          </w:pPr>
          <w:hyperlink w:anchor="_Toc222754833" w:history="1">
            <w:r w:rsidRPr="00F718E5">
              <w:rPr>
                <w:rStyle w:val="Hyperlink"/>
                <w:rFonts w:cstheme="majorBidi"/>
                <w:noProof/>
              </w:rPr>
              <w:t>Annex N:</w:t>
            </w:r>
            <w:r>
              <w:rPr>
                <w:noProof/>
                <w:webHidden/>
              </w:rPr>
              <w:tab/>
            </w:r>
            <w:r>
              <w:rPr>
                <w:noProof/>
                <w:webHidden/>
              </w:rPr>
              <w:fldChar w:fldCharType="begin"/>
            </w:r>
            <w:r>
              <w:rPr>
                <w:noProof/>
                <w:webHidden/>
              </w:rPr>
              <w:instrText xml:space="preserve"> PAGEREF _Toc222754833 \h </w:instrText>
            </w:r>
            <w:r>
              <w:rPr>
                <w:noProof/>
                <w:webHidden/>
              </w:rPr>
            </w:r>
            <w:r>
              <w:rPr>
                <w:noProof/>
                <w:webHidden/>
              </w:rPr>
              <w:fldChar w:fldCharType="separate"/>
            </w:r>
            <w:r>
              <w:rPr>
                <w:noProof/>
                <w:webHidden/>
              </w:rPr>
              <w:t>272</w:t>
            </w:r>
            <w:r>
              <w:rPr>
                <w:noProof/>
                <w:webHidden/>
              </w:rPr>
              <w:fldChar w:fldCharType="end"/>
            </w:r>
          </w:hyperlink>
        </w:p>
        <w:p w14:paraId="1A25FB88" w14:textId="523F9590" w:rsidR="00EC2BBD" w:rsidRDefault="00EC2BBD">
          <w:pPr>
            <w:pStyle w:val="TOC2"/>
            <w:rPr>
              <w:ins w:id="294" w:author="Megan Ash" w:date="2026-02-23T15:55:00Z" w16du:dateUtc="2026-02-23T20:55:00Z"/>
              <w:rFonts w:asciiTheme="minorHAnsi" w:hAnsiTheme="minorHAnsi"/>
              <w:noProof/>
              <w:kern w:val="2"/>
              <w14:ligatures w14:val="standardContextual"/>
            </w:rPr>
          </w:pPr>
          <w:hyperlink w:anchor="_Toc222754834" w:history="1">
            <w:r w:rsidRPr="00F718E5">
              <w:rPr>
                <w:rStyle w:val="Hyperlink"/>
                <w:noProof/>
              </w:rPr>
              <w:t>Annex O: Performance Evaluation Template</w:t>
            </w:r>
            <w:r>
              <w:rPr>
                <w:noProof/>
                <w:webHidden/>
              </w:rPr>
              <w:tab/>
            </w:r>
            <w:r>
              <w:rPr>
                <w:noProof/>
                <w:webHidden/>
              </w:rPr>
              <w:fldChar w:fldCharType="begin"/>
            </w:r>
            <w:r>
              <w:rPr>
                <w:noProof/>
                <w:webHidden/>
              </w:rPr>
              <w:instrText xml:space="preserve"> PAGEREF _Toc222754834 \h </w:instrText>
            </w:r>
            <w:r>
              <w:rPr>
                <w:noProof/>
                <w:webHidden/>
              </w:rPr>
            </w:r>
            <w:r>
              <w:rPr>
                <w:noProof/>
                <w:webHidden/>
              </w:rPr>
              <w:fldChar w:fldCharType="separate"/>
            </w:r>
            <w:r>
              <w:rPr>
                <w:noProof/>
                <w:webHidden/>
              </w:rPr>
              <w:t>278</w:t>
            </w:r>
            <w:r>
              <w:rPr>
                <w:noProof/>
                <w:webHidden/>
              </w:rPr>
              <w:fldChar w:fldCharType="end"/>
            </w:r>
          </w:hyperlink>
        </w:p>
        <w:p w14:paraId="3E2F471B" w14:textId="436B161D" w:rsidR="00EC2BBD" w:rsidRDefault="00EC2BBD">
          <w:pPr>
            <w:pStyle w:val="TOC2"/>
            <w:rPr>
              <w:ins w:id="295" w:author="Megan Ash" w:date="2026-02-23T15:55:00Z" w16du:dateUtc="2026-02-23T20:55:00Z"/>
              <w:rFonts w:asciiTheme="minorHAnsi" w:hAnsiTheme="minorHAnsi"/>
              <w:noProof/>
              <w:kern w:val="2"/>
              <w14:ligatures w14:val="standardContextual"/>
            </w:rPr>
          </w:pPr>
          <w:hyperlink w:anchor="_Toc222754835" w:history="1">
            <w:r w:rsidRPr="00F718E5">
              <w:rPr>
                <w:rStyle w:val="Hyperlink"/>
                <w:noProof/>
              </w:rPr>
              <w:t>Annex P: Managing Conflicts Policy</w:t>
            </w:r>
            <w:r>
              <w:rPr>
                <w:noProof/>
                <w:webHidden/>
              </w:rPr>
              <w:tab/>
            </w:r>
            <w:r>
              <w:rPr>
                <w:noProof/>
                <w:webHidden/>
              </w:rPr>
              <w:fldChar w:fldCharType="begin"/>
            </w:r>
            <w:r>
              <w:rPr>
                <w:noProof/>
                <w:webHidden/>
              </w:rPr>
              <w:instrText xml:space="preserve"> PAGEREF _Toc222754835 \h </w:instrText>
            </w:r>
            <w:r>
              <w:rPr>
                <w:noProof/>
                <w:webHidden/>
              </w:rPr>
            </w:r>
            <w:r>
              <w:rPr>
                <w:noProof/>
                <w:webHidden/>
              </w:rPr>
              <w:fldChar w:fldCharType="separate"/>
            </w:r>
            <w:r>
              <w:rPr>
                <w:noProof/>
                <w:webHidden/>
              </w:rPr>
              <w:t>279</w:t>
            </w:r>
            <w:r>
              <w:rPr>
                <w:noProof/>
                <w:webHidden/>
              </w:rPr>
              <w:fldChar w:fldCharType="end"/>
            </w:r>
          </w:hyperlink>
        </w:p>
        <w:p w14:paraId="36C7A137" w14:textId="686E89A5" w:rsidR="00EC2BBD" w:rsidRDefault="00EC2BBD">
          <w:pPr>
            <w:pStyle w:val="TOC2"/>
            <w:rPr>
              <w:ins w:id="296" w:author="Megan Ash" w:date="2026-02-23T15:55:00Z" w16du:dateUtc="2026-02-23T20:55:00Z"/>
              <w:rFonts w:asciiTheme="minorHAnsi" w:hAnsiTheme="minorHAnsi"/>
              <w:noProof/>
              <w:kern w:val="2"/>
              <w14:ligatures w14:val="standardContextual"/>
            </w:rPr>
          </w:pPr>
          <w:hyperlink w:anchor="_Toc222754836" w:history="1">
            <w:r w:rsidRPr="00F718E5">
              <w:rPr>
                <w:rStyle w:val="Hyperlink"/>
                <w:noProof/>
              </w:rPr>
              <w:t>Annex Q: Risk Assessment Templates</w:t>
            </w:r>
            <w:r>
              <w:rPr>
                <w:noProof/>
                <w:webHidden/>
              </w:rPr>
              <w:tab/>
            </w:r>
            <w:r>
              <w:rPr>
                <w:noProof/>
                <w:webHidden/>
              </w:rPr>
              <w:fldChar w:fldCharType="begin"/>
            </w:r>
            <w:r>
              <w:rPr>
                <w:noProof/>
                <w:webHidden/>
              </w:rPr>
              <w:instrText xml:space="preserve"> PAGEREF _Toc222754836 \h </w:instrText>
            </w:r>
            <w:r>
              <w:rPr>
                <w:noProof/>
                <w:webHidden/>
              </w:rPr>
            </w:r>
            <w:r>
              <w:rPr>
                <w:noProof/>
                <w:webHidden/>
              </w:rPr>
              <w:fldChar w:fldCharType="separate"/>
            </w:r>
            <w:r>
              <w:rPr>
                <w:noProof/>
                <w:webHidden/>
              </w:rPr>
              <w:t>288</w:t>
            </w:r>
            <w:r>
              <w:rPr>
                <w:noProof/>
                <w:webHidden/>
              </w:rPr>
              <w:fldChar w:fldCharType="end"/>
            </w:r>
          </w:hyperlink>
        </w:p>
        <w:p w14:paraId="23807C9F" w14:textId="604C1764" w:rsidR="00EC2BBD" w:rsidRDefault="00EC2BBD">
          <w:pPr>
            <w:pStyle w:val="TOC2"/>
            <w:rPr>
              <w:ins w:id="297" w:author="Megan Ash" w:date="2026-02-23T15:55:00Z" w16du:dateUtc="2026-02-23T20:55:00Z"/>
              <w:rFonts w:asciiTheme="minorHAnsi" w:hAnsiTheme="minorHAnsi"/>
              <w:noProof/>
              <w:kern w:val="2"/>
              <w14:ligatures w14:val="standardContextual"/>
            </w:rPr>
          </w:pPr>
          <w:hyperlink w:anchor="_Toc222754837" w:history="1">
            <w:r w:rsidRPr="00F718E5">
              <w:rPr>
                <w:rStyle w:val="Hyperlink"/>
                <w:noProof/>
              </w:rPr>
              <w:t>Annex R: Per Diem Example</w:t>
            </w:r>
            <w:r>
              <w:rPr>
                <w:noProof/>
                <w:webHidden/>
              </w:rPr>
              <w:tab/>
            </w:r>
            <w:r>
              <w:rPr>
                <w:noProof/>
                <w:webHidden/>
              </w:rPr>
              <w:fldChar w:fldCharType="begin"/>
            </w:r>
            <w:r>
              <w:rPr>
                <w:noProof/>
                <w:webHidden/>
              </w:rPr>
              <w:instrText xml:space="preserve"> PAGEREF _Toc222754837 \h </w:instrText>
            </w:r>
            <w:r>
              <w:rPr>
                <w:noProof/>
                <w:webHidden/>
              </w:rPr>
            </w:r>
            <w:r>
              <w:rPr>
                <w:noProof/>
                <w:webHidden/>
              </w:rPr>
              <w:fldChar w:fldCharType="separate"/>
            </w:r>
            <w:r>
              <w:rPr>
                <w:noProof/>
                <w:webHidden/>
              </w:rPr>
              <w:t>292</w:t>
            </w:r>
            <w:r>
              <w:rPr>
                <w:noProof/>
                <w:webHidden/>
              </w:rPr>
              <w:fldChar w:fldCharType="end"/>
            </w:r>
          </w:hyperlink>
        </w:p>
        <w:p w14:paraId="133997BC" w14:textId="098FFA92" w:rsidR="00EC2BBD" w:rsidRDefault="00EC2BBD">
          <w:pPr>
            <w:pStyle w:val="TOC2"/>
            <w:rPr>
              <w:ins w:id="298" w:author="Megan Ash" w:date="2026-02-23T15:55:00Z" w16du:dateUtc="2026-02-23T20:55:00Z"/>
              <w:rFonts w:asciiTheme="minorHAnsi" w:hAnsiTheme="minorHAnsi"/>
              <w:noProof/>
              <w:kern w:val="2"/>
              <w14:ligatures w14:val="standardContextual"/>
            </w:rPr>
          </w:pPr>
          <w:hyperlink w:anchor="_Toc222754838" w:history="1">
            <w:r w:rsidRPr="00F718E5">
              <w:rPr>
                <w:rStyle w:val="Hyperlink"/>
                <w:noProof/>
              </w:rPr>
              <w:t>Annex S: Affidavit</w:t>
            </w:r>
            <w:r>
              <w:rPr>
                <w:noProof/>
                <w:webHidden/>
              </w:rPr>
              <w:tab/>
            </w:r>
            <w:r>
              <w:rPr>
                <w:noProof/>
                <w:webHidden/>
              </w:rPr>
              <w:fldChar w:fldCharType="begin"/>
            </w:r>
            <w:r>
              <w:rPr>
                <w:noProof/>
                <w:webHidden/>
              </w:rPr>
              <w:instrText xml:space="preserve"> PAGEREF _Toc222754838 \h </w:instrText>
            </w:r>
            <w:r>
              <w:rPr>
                <w:noProof/>
                <w:webHidden/>
              </w:rPr>
            </w:r>
            <w:r>
              <w:rPr>
                <w:noProof/>
                <w:webHidden/>
              </w:rPr>
              <w:fldChar w:fldCharType="separate"/>
            </w:r>
            <w:r>
              <w:rPr>
                <w:noProof/>
                <w:webHidden/>
              </w:rPr>
              <w:t>294</w:t>
            </w:r>
            <w:r>
              <w:rPr>
                <w:noProof/>
                <w:webHidden/>
              </w:rPr>
              <w:fldChar w:fldCharType="end"/>
            </w:r>
          </w:hyperlink>
        </w:p>
        <w:p w14:paraId="237ED513" w14:textId="6BEF6B81" w:rsidR="00EC2BBD" w:rsidRDefault="00EC2BBD">
          <w:pPr>
            <w:pStyle w:val="TOC1"/>
            <w:rPr>
              <w:ins w:id="299" w:author="Megan Ash" w:date="2026-02-23T15:55:00Z" w16du:dateUtc="2026-02-23T20:55:00Z"/>
              <w:rFonts w:asciiTheme="minorHAnsi" w:hAnsiTheme="minorHAnsi"/>
              <w:noProof/>
              <w:kern w:val="2"/>
              <w14:ligatures w14:val="standardContextual"/>
            </w:rPr>
          </w:pPr>
          <w:hyperlink w:anchor="_Toc222754839" w:history="1">
            <w:r w:rsidRPr="00F718E5">
              <w:rPr>
                <w:rStyle w:val="Hyperlink"/>
                <w:noProof/>
              </w:rPr>
              <w:t>Acknowledgment of Receipt and Compliance to Policies</w:t>
            </w:r>
            <w:r>
              <w:rPr>
                <w:noProof/>
                <w:webHidden/>
              </w:rPr>
              <w:tab/>
            </w:r>
            <w:r>
              <w:rPr>
                <w:noProof/>
                <w:webHidden/>
              </w:rPr>
              <w:fldChar w:fldCharType="begin"/>
            </w:r>
            <w:r>
              <w:rPr>
                <w:noProof/>
                <w:webHidden/>
              </w:rPr>
              <w:instrText xml:space="preserve"> PAGEREF _Toc222754839 \h </w:instrText>
            </w:r>
            <w:r>
              <w:rPr>
                <w:noProof/>
                <w:webHidden/>
              </w:rPr>
            </w:r>
            <w:r>
              <w:rPr>
                <w:noProof/>
                <w:webHidden/>
              </w:rPr>
              <w:fldChar w:fldCharType="separate"/>
            </w:r>
            <w:r>
              <w:rPr>
                <w:noProof/>
                <w:webHidden/>
              </w:rPr>
              <w:t>295</w:t>
            </w:r>
            <w:r>
              <w:rPr>
                <w:noProof/>
                <w:webHidden/>
              </w:rPr>
              <w:fldChar w:fldCharType="end"/>
            </w:r>
          </w:hyperlink>
        </w:p>
        <w:p w14:paraId="0C575F52" w14:textId="53C10235" w:rsidR="000B5EAA" w:rsidDel="00EC2BBD" w:rsidRDefault="000B5EAA">
          <w:pPr>
            <w:pStyle w:val="TOC1"/>
            <w:rPr>
              <w:del w:id="300" w:author="Megan Ash" w:date="2026-02-23T15:55:00Z" w16du:dateUtc="2026-02-23T20:55:00Z"/>
              <w:rFonts w:asciiTheme="minorHAnsi" w:hAnsiTheme="minorHAnsi"/>
              <w:noProof/>
              <w:kern w:val="2"/>
              <w14:ligatures w14:val="standardContextual"/>
            </w:rPr>
          </w:pPr>
        </w:p>
        <w:p w14:paraId="0EF0830A" w14:textId="49EF181B" w:rsidR="000B5EAA" w:rsidDel="00EC2BBD" w:rsidRDefault="000B5EAA">
          <w:pPr>
            <w:pStyle w:val="TOC2"/>
            <w:rPr>
              <w:del w:id="301" w:author="Megan Ash" w:date="2026-02-23T15:55:00Z" w16du:dateUtc="2026-02-23T20:55:00Z"/>
              <w:rFonts w:asciiTheme="minorHAnsi" w:hAnsiTheme="minorHAnsi"/>
              <w:noProof/>
              <w:kern w:val="2"/>
              <w14:ligatures w14:val="standardContextual"/>
            </w:rPr>
          </w:pPr>
        </w:p>
        <w:p w14:paraId="3BDFDD97" w14:textId="367E79CE" w:rsidR="000B5EAA" w:rsidDel="00EC2BBD" w:rsidRDefault="000B5EAA">
          <w:pPr>
            <w:pStyle w:val="TOC2"/>
            <w:rPr>
              <w:del w:id="302" w:author="Megan Ash" w:date="2026-02-23T15:55:00Z" w16du:dateUtc="2026-02-23T20:55:00Z"/>
              <w:rFonts w:asciiTheme="minorHAnsi" w:hAnsiTheme="minorHAnsi"/>
              <w:noProof/>
              <w:kern w:val="2"/>
              <w14:ligatures w14:val="standardContextual"/>
            </w:rPr>
          </w:pPr>
        </w:p>
        <w:p w14:paraId="1644C439" w14:textId="759B029E" w:rsidR="000B5EAA" w:rsidDel="00EC2BBD" w:rsidRDefault="000B5EAA">
          <w:pPr>
            <w:pStyle w:val="TOC2"/>
            <w:rPr>
              <w:del w:id="303" w:author="Megan Ash" w:date="2026-02-23T15:55:00Z" w16du:dateUtc="2026-02-23T20:55:00Z"/>
              <w:rFonts w:asciiTheme="minorHAnsi" w:hAnsiTheme="minorHAnsi"/>
              <w:noProof/>
              <w:kern w:val="2"/>
              <w14:ligatures w14:val="standardContextual"/>
            </w:rPr>
          </w:pPr>
        </w:p>
        <w:p w14:paraId="6728746E" w14:textId="6108AE18" w:rsidR="000B5EAA" w:rsidDel="00EC2BBD" w:rsidRDefault="000B5EAA">
          <w:pPr>
            <w:pStyle w:val="TOC2"/>
            <w:rPr>
              <w:del w:id="304" w:author="Megan Ash" w:date="2026-02-23T15:55:00Z" w16du:dateUtc="2026-02-23T20:55:00Z"/>
              <w:rFonts w:asciiTheme="minorHAnsi" w:hAnsiTheme="minorHAnsi"/>
              <w:noProof/>
              <w:kern w:val="2"/>
              <w14:ligatures w14:val="standardContextual"/>
            </w:rPr>
          </w:pPr>
        </w:p>
        <w:p w14:paraId="160782DF" w14:textId="76450CD8" w:rsidR="000B5EAA" w:rsidDel="00EC2BBD" w:rsidRDefault="000B5EAA">
          <w:pPr>
            <w:pStyle w:val="TOC1"/>
            <w:rPr>
              <w:del w:id="305" w:author="Megan Ash" w:date="2026-02-23T15:55:00Z" w16du:dateUtc="2026-02-23T20:55:00Z"/>
              <w:rFonts w:asciiTheme="minorHAnsi" w:hAnsiTheme="minorHAnsi"/>
              <w:noProof/>
              <w:kern w:val="2"/>
              <w14:ligatures w14:val="standardContextual"/>
            </w:rPr>
          </w:pPr>
        </w:p>
        <w:p w14:paraId="39344F7F" w14:textId="309638A6" w:rsidR="000B5EAA" w:rsidDel="00EC2BBD" w:rsidRDefault="000B5EAA">
          <w:pPr>
            <w:pStyle w:val="TOC2"/>
            <w:rPr>
              <w:del w:id="306" w:author="Megan Ash" w:date="2026-02-23T15:55:00Z" w16du:dateUtc="2026-02-23T20:55:00Z"/>
              <w:rFonts w:asciiTheme="minorHAnsi" w:hAnsiTheme="minorHAnsi"/>
              <w:noProof/>
              <w:kern w:val="2"/>
              <w14:ligatures w14:val="standardContextual"/>
            </w:rPr>
          </w:pPr>
        </w:p>
        <w:p w14:paraId="26DA949A" w14:textId="26DEC8A8" w:rsidR="000B5EAA" w:rsidDel="00EC2BBD" w:rsidRDefault="000B5EAA">
          <w:pPr>
            <w:pStyle w:val="TOC2"/>
            <w:rPr>
              <w:del w:id="307" w:author="Megan Ash" w:date="2026-02-23T15:55:00Z" w16du:dateUtc="2026-02-23T20:55:00Z"/>
              <w:rFonts w:asciiTheme="minorHAnsi" w:hAnsiTheme="minorHAnsi"/>
              <w:noProof/>
              <w:kern w:val="2"/>
              <w14:ligatures w14:val="standardContextual"/>
            </w:rPr>
          </w:pPr>
        </w:p>
        <w:p w14:paraId="2A83AD24" w14:textId="60775E8D" w:rsidR="000B5EAA" w:rsidDel="00EC2BBD" w:rsidRDefault="000B5EAA">
          <w:pPr>
            <w:pStyle w:val="TOC3"/>
            <w:rPr>
              <w:del w:id="308" w:author="Megan Ash" w:date="2026-02-23T15:55:00Z" w16du:dateUtc="2026-02-23T20:55:00Z"/>
              <w:rFonts w:asciiTheme="minorHAnsi" w:hAnsiTheme="minorHAnsi"/>
              <w:noProof/>
              <w:kern w:val="2"/>
              <w14:ligatures w14:val="standardContextual"/>
            </w:rPr>
          </w:pPr>
        </w:p>
        <w:p w14:paraId="189605B6" w14:textId="4B256D2E" w:rsidR="000B5EAA" w:rsidDel="00EC2BBD" w:rsidRDefault="000B5EAA">
          <w:pPr>
            <w:pStyle w:val="TOC1"/>
            <w:rPr>
              <w:del w:id="309" w:author="Megan Ash" w:date="2026-02-23T15:55:00Z" w16du:dateUtc="2026-02-23T20:55:00Z"/>
              <w:rFonts w:asciiTheme="minorHAnsi" w:hAnsiTheme="minorHAnsi"/>
              <w:noProof/>
              <w:kern w:val="2"/>
              <w14:ligatures w14:val="standardContextual"/>
            </w:rPr>
          </w:pPr>
        </w:p>
        <w:p w14:paraId="4E65E378" w14:textId="00801BED" w:rsidR="000B5EAA" w:rsidDel="00EC2BBD" w:rsidRDefault="000B5EAA">
          <w:pPr>
            <w:pStyle w:val="TOC2"/>
            <w:rPr>
              <w:del w:id="310" w:author="Megan Ash" w:date="2026-02-23T15:55:00Z" w16du:dateUtc="2026-02-23T20:55:00Z"/>
              <w:rFonts w:asciiTheme="minorHAnsi" w:hAnsiTheme="minorHAnsi"/>
              <w:noProof/>
              <w:kern w:val="2"/>
              <w14:ligatures w14:val="standardContextual"/>
            </w:rPr>
          </w:pPr>
        </w:p>
        <w:p w14:paraId="35D44FF5" w14:textId="7384FAF0" w:rsidR="000B5EAA" w:rsidDel="00EC2BBD" w:rsidRDefault="000B5EAA">
          <w:pPr>
            <w:pStyle w:val="TOC2"/>
            <w:rPr>
              <w:del w:id="311" w:author="Megan Ash" w:date="2026-02-23T15:55:00Z" w16du:dateUtc="2026-02-23T20:55:00Z"/>
              <w:rFonts w:asciiTheme="minorHAnsi" w:hAnsiTheme="minorHAnsi"/>
              <w:noProof/>
              <w:kern w:val="2"/>
              <w14:ligatures w14:val="standardContextual"/>
            </w:rPr>
          </w:pPr>
        </w:p>
        <w:p w14:paraId="2D0C29EB" w14:textId="682DF60F" w:rsidR="000B5EAA" w:rsidDel="00EC2BBD" w:rsidRDefault="000B5EAA">
          <w:pPr>
            <w:pStyle w:val="TOC2"/>
            <w:rPr>
              <w:del w:id="312" w:author="Megan Ash" w:date="2026-02-23T15:55:00Z" w16du:dateUtc="2026-02-23T20:55:00Z"/>
              <w:rFonts w:asciiTheme="minorHAnsi" w:hAnsiTheme="minorHAnsi"/>
              <w:noProof/>
              <w:kern w:val="2"/>
              <w14:ligatures w14:val="standardContextual"/>
            </w:rPr>
          </w:pPr>
        </w:p>
        <w:p w14:paraId="46B0F3E3" w14:textId="523B8E77" w:rsidR="000B5EAA" w:rsidDel="00EC2BBD" w:rsidRDefault="000B5EAA">
          <w:pPr>
            <w:pStyle w:val="TOC2"/>
            <w:rPr>
              <w:del w:id="313" w:author="Megan Ash" w:date="2026-02-23T15:55:00Z" w16du:dateUtc="2026-02-23T20:55:00Z"/>
              <w:rFonts w:asciiTheme="minorHAnsi" w:hAnsiTheme="minorHAnsi"/>
              <w:noProof/>
              <w:kern w:val="2"/>
              <w14:ligatures w14:val="standardContextual"/>
            </w:rPr>
          </w:pPr>
        </w:p>
        <w:p w14:paraId="0D892B4D" w14:textId="65C3735A" w:rsidR="000B5EAA" w:rsidDel="00EC2BBD" w:rsidRDefault="000B5EAA" w:rsidP="7CB6C5DC">
          <w:pPr>
            <w:pStyle w:val="TOC2"/>
            <w:rPr>
              <w:rFonts w:asciiTheme="minorHAnsi" w:hAnsiTheme="minorHAnsi"/>
              <w:noProof/>
              <w:kern w:val="2"/>
              <w14:ligatures w14:val="standardContextual"/>
            </w:rPr>
          </w:pPr>
          <w:r w:rsidRPr="7CB6C5DC">
            <w:rPr>
              <w:rPrChange w:id="314" w:author="Megan Ash" w:date="2026-02-23T15:55:00Z" w16du:dateUtc="2026-02-23T20:55:00Z">
                <w:rPr>
                  <w:rStyle w:val="Hyperlink"/>
                  <w:noProof/>
                </w:rPr>
              </w:rPrChange>
            </w:rPr>
            <w:t>3.5 Credit</w:t>
          </w:r>
          <w:r w:rsidRPr="00EC2BBD" w:rsidDel="00EC2BBD">
            <w:rPr>
              <w:rPrChange w:id="315" w:author="Megan Ash" w:date="2026-02-23T15:55:00Z" w16du:dateUtc="2026-02-23T20:55:00Z">
                <w:rPr>
                  <w:rStyle w:val="Hyperlink"/>
                  <w:noProof/>
                </w:rPr>
              </w:rPrChange>
            </w:rPr>
            <w:t xml:space="preserve"> Card Reporting</w:t>
          </w:r>
          <w:r w:rsidDel="00EC2BBD">
            <w:rPr>
              <w:noProof/>
              <w:webHidden/>
            </w:rPr>
            <w:t>20</w:t>
          </w:r>
        </w:p>
        <w:p w14:paraId="624EE8A9" w14:textId="328B56FD" w:rsidR="000B5EAA" w:rsidDel="00EC2BBD" w:rsidRDefault="000B5EAA">
          <w:pPr>
            <w:pStyle w:val="TOC1"/>
            <w:rPr>
              <w:del w:id="316" w:author="Megan Ash" w:date="2026-02-23T15:55:00Z" w16du:dateUtc="2026-02-23T20:55:00Z"/>
              <w:rFonts w:asciiTheme="minorHAnsi" w:hAnsiTheme="minorHAnsi"/>
              <w:noProof/>
              <w:kern w:val="2"/>
              <w14:ligatures w14:val="standardContextual"/>
            </w:rPr>
          </w:pPr>
        </w:p>
        <w:p w14:paraId="0840845F" w14:textId="249A8B32" w:rsidR="000B5EAA" w:rsidDel="00EC2BBD" w:rsidRDefault="000B5EAA">
          <w:pPr>
            <w:pStyle w:val="TOC2"/>
            <w:rPr>
              <w:del w:id="317" w:author="Megan Ash" w:date="2026-02-23T15:55:00Z" w16du:dateUtc="2026-02-23T20:55:00Z"/>
              <w:rFonts w:asciiTheme="minorHAnsi" w:hAnsiTheme="minorHAnsi"/>
              <w:noProof/>
              <w:kern w:val="2"/>
              <w14:ligatures w14:val="standardContextual"/>
            </w:rPr>
          </w:pPr>
        </w:p>
        <w:p w14:paraId="2E22F659" w14:textId="1B01674C" w:rsidR="000B5EAA" w:rsidDel="00EC2BBD" w:rsidRDefault="000B5EAA">
          <w:pPr>
            <w:pStyle w:val="TOC2"/>
            <w:rPr>
              <w:del w:id="318" w:author="Megan Ash" w:date="2026-02-23T15:55:00Z" w16du:dateUtc="2026-02-23T20:55:00Z"/>
              <w:rFonts w:asciiTheme="minorHAnsi" w:hAnsiTheme="minorHAnsi"/>
              <w:noProof/>
              <w:kern w:val="2"/>
              <w14:ligatures w14:val="standardContextual"/>
            </w:rPr>
          </w:pPr>
        </w:p>
        <w:p w14:paraId="0E5172E7" w14:textId="0D643889" w:rsidR="000B5EAA" w:rsidDel="00EC2BBD" w:rsidRDefault="000B5EAA">
          <w:pPr>
            <w:pStyle w:val="TOC3"/>
            <w:rPr>
              <w:del w:id="319" w:author="Megan Ash" w:date="2026-02-23T15:55:00Z" w16du:dateUtc="2026-02-23T20:55:00Z"/>
              <w:rFonts w:asciiTheme="minorHAnsi" w:hAnsiTheme="minorHAnsi"/>
              <w:noProof/>
              <w:kern w:val="2"/>
              <w14:ligatures w14:val="standardContextual"/>
            </w:rPr>
          </w:pPr>
        </w:p>
        <w:p w14:paraId="65B1AEBB" w14:textId="0115ED2B" w:rsidR="000B5EAA" w:rsidDel="00EC2BBD" w:rsidRDefault="000B5EAA">
          <w:pPr>
            <w:pStyle w:val="TOC2"/>
            <w:rPr>
              <w:del w:id="320" w:author="Megan Ash" w:date="2026-02-23T15:55:00Z" w16du:dateUtc="2026-02-23T20:55:00Z"/>
              <w:rFonts w:asciiTheme="minorHAnsi" w:hAnsiTheme="minorHAnsi"/>
              <w:noProof/>
              <w:kern w:val="2"/>
              <w14:ligatures w14:val="standardContextual"/>
            </w:rPr>
          </w:pPr>
        </w:p>
        <w:p w14:paraId="6C891938" w14:textId="2CFB40DC" w:rsidR="000B5EAA" w:rsidDel="00EC2BBD" w:rsidRDefault="000B5EAA">
          <w:pPr>
            <w:pStyle w:val="TOC1"/>
            <w:rPr>
              <w:del w:id="321" w:author="Megan Ash" w:date="2026-02-23T15:55:00Z" w16du:dateUtc="2026-02-23T20:55:00Z"/>
              <w:rFonts w:asciiTheme="minorHAnsi" w:hAnsiTheme="minorHAnsi"/>
              <w:noProof/>
              <w:kern w:val="2"/>
              <w14:ligatures w14:val="standardContextual"/>
            </w:rPr>
          </w:pPr>
        </w:p>
        <w:p w14:paraId="629958A7" w14:textId="65F6033C" w:rsidR="000B5EAA" w:rsidDel="00EC2BBD" w:rsidRDefault="000B5EAA">
          <w:pPr>
            <w:pStyle w:val="TOC2"/>
            <w:rPr>
              <w:del w:id="322" w:author="Megan Ash" w:date="2026-02-23T15:55:00Z" w16du:dateUtc="2026-02-23T20:55:00Z"/>
              <w:rFonts w:asciiTheme="minorHAnsi" w:hAnsiTheme="minorHAnsi"/>
              <w:noProof/>
              <w:kern w:val="2"/>
              <w14:ligatures w14:val="standardContextual"/>
            </w:rPr>
          </w:pPr>
        </w:p>
        <w:p w14:paraId="2FEADA4E" w14:textId="07617C7E" w:rsidR="000B5EAA" w:rsidDel="00EC2BBD" w:rsidRDefault="000B5EAA">
          <w:pPr>
            <w:pStyle w:val="TOC3"/>
            <w:rPr>
              <w:del w:id="323" w:author="Megan Ash" w:date="2026-02-23T15:55:00Z" w16du:dateUtc="2026-02-23T20:55:00Z"/>
              <w:rFonts w:asciiTheme="minorHAnsi" w:hAnsiTheme="minorHAnsi"/>
              <w:noProof/>
              <w:kern w:val="2"/>
              <w14:ligatures w14:val="standardContextual"/>
            </w:rPr>
          </w:pPr>
        </w:p>
        <w:p w14:paraId="5FC5C1CB" w14:textId="29FB4C99" w:rsidR="000B5EAA" w:rsidDel="00EC2BBD" w:rsidRDefault="000B5EAA">
          <w:pPr>
            <w:pStyle w:val="TOC2"/>
            <w:rPr>
              <w:del w:id="324" w:author="Megan Ash" w:date="2026-02-23T15:55:00Z" w16du:dateUtc="2026-02-23T20:55:00Z"/>
              <w:rFonts w:asciiTheme="minorHAnsi" w:hAnsiTheme="minorHAnsi"/>
              <w:noProof/>
              <w:kern w:val="2"/>
              <w14:ligatures w14:val="standardContextual"/>
            </w:rPr>
          </w:pPr>
        </w:p>
        <w:p w14:paraId="40A87252" w14:textId="21138111" w:rsidR="000B5EAA" w:rsidDel="00EC2BBD" w:rsidRDefault="000B5EAA">
          <w:pPr>
            <w:pStyle w:val="TOC2"/>
            <w:rPr>
              <w:del w:id="325" w:author="Megan Ash" w:date="2026-02-23T15:55:00Z" w16du:dateUtc="2026-02-23T20:55:00Z"/>
              <w:rFonts w:asciiTheme="minorHAnsi" w:hAnsiTheme="minorHAnsi"/>
              <w:noProof/>
              <w:kern w:val="2"/>
              <w14:ligatures w14:val="standardContextual"/>
            </w:rPr>
          </w:pPr>
        </w:p>
        <w:p w14:paraId="19368B02" w14:textId="5895133F" w:rsidR="000B5EAA" w:rsidDel="00EC2BBD" w:rsidRDefault="000B5EAA">
          <w:pPr>
            <w:pStyle w:val="TOC2"/>
            <w:rPr>
              <w:del w:id="326" w:author="Megan Ash" w:date="2026-02-23T15:55:00Z" w16du:dateUtc="2026-02-23T20:55:00Z"/>
              <w:rFonts w:asciiTheme="minorHAnsi" w:hAnsiTheme="minorHAnsi"/>
              <w:noProof/>
              <w:kern w:val="2"/>
              <w14:ligatures w14:val="standardContextual"/>
            </w:rPr>
          </w:pPr>
        </w:p>
        <w:p w14:paraId="5C7F8FAF" w14:textId="2BAF8F35" w:rsidR="000B5EAA" w:rsidDel="00EC2BBD" w:rsidRDefault="000B5EAA">
          <w:pPr>
            <w:pStyle w:val="TOC2"/>
            <w:rPr>
              <w:del w:id="327" w:author="Megan Ash" w:date="2026-02-23T15:55:00Z" w16du:dateUtc="2026-02-23T20:55:00Z"/>
              <w:rFonts w:asciiTheme="minorHAnsi" w:hAnsiTheme="minorHAnsi"/>
              <w:noProof/>
              <w:kern w:val="2"/>
              <w14:ligatures w14:val="standardContextual"/>
            </w:rPr>
          </w:pPr>
        </w:p>
        <w:p w14:paraId="24B8231D" w14:textId="4BF7319D" w:rsidR="000B5EAA" w:rsidDel="00EC2BBD" w:rsidRDefault="000B5EAA">
          <w:pPr>
            <w:pStyle w:val="TOC2"/>
            <w:rPr>
              <w:del w:id="328" w:author="Megan Ash" w:date="2026-02-23T15:55:00Z" w16du:dateUtc="2026-02-23T20:55:00Z"/>
              <w:rFonts w:asciiTheme="minorHAnsi" w:hAnsiTheme="minorHAnsi"/>
              <w:noProof/>
              <w:kern w:val="2"/>
              <w14:ligatures w14:val="standardContextual"/>
            </w:rPr>
          </w:pPr>
        </w:p>
        <w:p w14:paraId="4727D0A6" w14:textId="2907A277" w:rsidR="000B5EAA" w:rsidDel="00EC2BBD" w:rsidRDefault="000B5EAA">
          <w:pPr>
            <w:pStyle w:val="TOC2"/>
            <w:rPr>
              <w:del w:id="329" w:author="Megan Ash" w:date="2026-02-23T15:55:00Z" w16du:dateUtc="2026-02-23T20:55:00Z"/>
              <w:rFonts w:asciiTheme="minorHAnsi" w:hAnsiTheme="minorHAnsi"/>
              <w:noProof/>
              <w:kern w:val="2"/>
              <w14:ligatures w14:val="standardContextual"/>
            </w:rPr>
          </w:pPr>
        </w:p>
        <w:p w14:paraId="5D7C4439" w14:textId="569B7D96" w:rsidR="000B5EAA" w:rsidDel="00EC2BBD" w:rsidRDefault="000B5EAA">
          <w:pPr>
            <w:pStyle w:val="TOC1"/>
            <w:rPr>
              <w:del w:id="330" w:author="Megan Ash" w:date="2026-02-23T15:55:00Z" w16du:dateUtc="2026-02-23T20:55:00Z"/>
              <w:rFonts w:asciiTheme="minorHAnsi" w:hAnsiTheme="minorHAnsi"/>
              <w:noProof/>
              <w:kern w:val="2"/>
              <w14:ligatures w14:val="standardContextual"/>
            </w:rPr>
          </w:pPr>
        </w:p>
        <w:p w14:paraId="03522956" w14:textId="276AE8DB" w:rsidR="000B5EAA" w:rsidDel="00EC2BBD" w:rsidRDefault="000B5EAA">
          <w:pPr>
            <w:pStyle w:val="TOC2"/>
            <w:rPr>
              <w:del w:id="331" w:author="Megan Ash" w:date="2026-02-23T15:55:00Z" w16du:dateUtc="2026-02-23T20:55:00Z"/>
              <w:rFonts w:asciiTheme="minorHAnsi" w:hAnsiTheme="minorHAnsi"/>
              <w:noProof/>
              <w:kern w:val="2"/>
              <w14:ligatures w14:val="standardContextual"/>
            </w:rPr>
          </w:pPr>
        </w:p>
        <w:p w14:paraId="02086791" w14:textId="044A61C3" w:rsidR="000B5EAA" w:rsidDel="00EC2BBD" w:rsidRDefault="000B5EAA">
          <w:pPr>
            <w:pStyle w:val="TOC2"/>
            <w:rPr>
              <w:del w:id="332" w:author="Megan Ash" w:date="2026-02-23T15:55:00Z" w16du:dateUtc="2026-02-23T20:55:00Z"/>
              <w:rFonts w:asciiTheme="minorHAnsi" w:hAnsiTheme="minorHAnsi"/>
              <w:noProof/>
              <w:kern w:val="2"/>
              <w14:ligatures w14:val="standardContextual"/>
            </w:rPr>
          </w:pPr>
        </w:p>
        <w:p w14:paraId="1779D64F" w14:textId="3014CB6A" w:rsidR="000B5EAA" w:rsidDel="00EC2BBD" w:rsidRDefault="000B5EAA">
          <w:pPr>
            <w:pStyle w:val="TOC2"/>
            <w:rPr>
              <w:del w:id="333" w:author="Megan Ash" w:date="2026-02-23T15:55:00Z" w16du:dateUtc="2026-02-23T20:55:00Z"/>
              <w:rFonts w:asciiTheme="minorHAnsi" w:hAnsiTheme="minorHAnsi"/>
              <w:noProof/>
              <w:kern w:val="2"/>
              <w14:ligatures w14:val="standardContextual"/>
            </w:rPr>
          </w:pPr>
        </w:p>
        <w:p w14:paraId="381F5AC1" w14:textId="13659AE8" w:rsidR="000B5EAA" w:rsidDel="00EC2BBD" w:rsidRDefault="000B5EAA">
          <w:pPr>
            <w:pStyle w:val="TOC3"/>
            <w:rPr>
              <w:del w:id="334" w:author="Megan Ash" w:date="2026-02-23T15:55:00Z" w16du:dateUtc="2026-02-23T20:55:00Z"/>
              <w:rFonts w:asciiTheme="minorHAnsi" w:hAnsiTheme="minorHAnsi"/>
              <w:noProof/>
              <w:kern w:val="2"/>
              <w14:ligatures w14:val="standardContextual"/>
            </w:rPr>
          </w:pPr>
        </w:p>
        <w:p w14:paraId="25E969F6" w14:textId="59B33A8D" w:rsidR="000B5EAA" w:rsidDel="00EC2BBD" w:rsidRDefault="000B5EAA">
          <w:pPr>
            <w:pStyle w:val="TOC2"/>
            <w:rPr>
              <w:del w:id="335" w:author="Megan Ash" w:date="2026-02-23T15:55:00Z" w16du:dateUtc="2026-02-23T20:55:00Z"/>
              <w:rFonts w:asciiTheme="minorHAnsi" w:hAnsiTheme="minorHAnsi"/>
              <w:noProof/>
              <w:kern w:val="2"/>
              <w14:ligatures w14:val="standardContextual"/>
            </w:rPr>
          </w:pPr>
        </w:p>
        <w:p w14:paraId="0692CD73" w14:textId="48D9C401" w:rsidR="000B5EAA" w:rsidDel="00EC2BBD" w:rsidRDefault="000B5EAA">
          <w:pPr>
            <w:pStyle w:val="TOC3"/>
            <w:rPr>
              <w:del w:id="336" w:author="Megan Ash" w:date="2026-02-23T15:55:00Z" w16du:dateUtc="2026-02-23T20:55:00Z"/>
              <w:rFonts w:asciiTheme="minorHAnsi" w:hAnsiTheme="minorHAnsi"/>
              <w:noProof/>
              <w:kern w:val="2"/>
              <w14:ligatures w14:val="standardContextual"/>
            </w:rPr>
          </w:pPr>
        </w:p>
        <w:p w14:paraId="48E06867" w14:textId="011812D1" w:rsidR="000B5EAA" w:rsidDel="00EC2BBD" w:rsidRDefault="000B5EAA">
          <w:pPr>
            <w:pStyle w:val="TOC2"/>
            <w:rPr>
              <w:del w:id="337" w:author="Megan Ash" w:date="2026-02-23T15:55:00Z" w16du:dateUtc="2026-02-23T20:55:00Z"/>
              <w:rFonts w:asciiTheme="minorHAnsi" w:hAnsiTheme="minorHAnsi"/>
              <w:noProof/>
              <w:kern w:val="2"/>
              <w14:ligatures w14:val="standardContextual"/>
            </w:rPr>
          </w:pPr>
        </w:p>
        <w:p w14:paraId="64121706" w14:textId="17D49C04" w:rsidR="000B5EAA" w:rsidDel="00EC2BBD" w:rsidRDefault="000B5EAA">
          <w:pPr>
            <w:pStyle w:val="TOC3"/>
            <w:rPr>
              <w:del w:id="338" w:author="Megan Ash" w:date="2026-02-23T15:55:00Z" w16du:dateUtc="2026-02-23T20:55:00Z"/>
              <w:rFonts w:asciiTheme="minorHAnsi" w:hAnsiTheme="minorHAnsi"/>
              <w:noProof/>
              <w:kern w:val="2"/>
              <w14:ligatures w14:val="standardContextual"/>
            </w:rPr>
          </w:pPr>
        </w:p>
        <w:p w14:paraId="250A38B1" w14:textId="7B6B377C" w:rsidR="000B5EAA" w:rsidDel="00EC2BBD" w:rsidRDefault="000B5EAA">
          <w:pPr>
            <w:pStyle w:val="TOC3"/>
            <w:rPr>
              <w:del w:id="339" w:author="Megan Ash" w:date="2026-02-23T15:55:00Z" w16du:dateUtc="2026-02-23T20:55:00Z"/>
              <w:rFonts w:asciiTheme="minorHAnsi" w:hAnsiTheme="minorHAnsi"/>
              <w:noProof/>
              <w:kern w:val="2"/>
              <w14:ligatures w14:val="standardContextual"/>
            </w:rPr>
          </w:pPr>
        </w:p>
        <w:p w14:paraId="142DAD47" w14:textId="215356A0" w:rsidR="000B5EAA" w:rsidDel="00EC2BBD" w:rsidRDefault="000B5EAA">
          <w:pPr>
            <w:pStyle w:val="TOC3"/>
            <w:rPr>
              <w:del w:id="340" w:author="Megan Ash" w:date="2026-02-23T15:55:00Z" w16du:dateUtc="2026-02-23T20:55:00Z"/>
              <w:rFonts w:asciiTheme="minorHAnsi" w:hAnsiTheme="minorHAnsi"/>
              <w:noProof/>
              <w:kern w:val="2"/>
              <w14:ligatures w14:val="standardContextual"/>
            </w:rPr>
          </w:pPr>
        </w:p>
        <w:p w14:paraId="375D4181" w14:textId="2801D87A" w:rsidR="000B5EAA" w:rsidDel="00EC2BBD" w:rsidRDefault="000B5EAA">
          <w:pPr>
            <w:pStyle w:val="TOC3"/>
            <w:rPr>
              <w:del w:id="341" w:author="Megan Ash" w:date="2026-02-23T15:55:00Z" w16du:dateUtc="2026-02-23T20:55:00Z"/>
              <w:rFonts w:asciiTheme="minorHAnsi" w:hAnsiTheme="minorHAnsi"/>
              <w:noProof/>
              <w:kern w:val="2"/>
              <w14:ligatures w14:val="standardContextual"/>
            </w:rPr>
          </w:pPr>
        </w:p>
        <w:p w14:paraId="0FA6BAFF" w14:textId="3B09FFD8" w:rsidR="000B5EAA" w:rsidDel="00EC2BBD" w:rsidRDefault="000B5EAA">
          <w:pPr>
            <w:pStyle w:val="TOC1"/>
            <w:rPr>
              <w:del w:id="342" w:author="Megan Ash" w:date="2026-02-23T15:55:00Z" w16du:dateUtc="2026-02-23T20:55:00Z"/>
              <w:rFonts w:asciiTheme="minorHAnsi" w:hAnsiTheme="minorHAnsi"/>
              <w:noProof/>
              <w:kern w:val="2"/>
              <w14:ligatures w14:val="standardContextual"/>
            </w:rPr>
          </w:pPr>
        </w:p>
        <w:p w14:paraId="0A6086E8" w14:textId="7B453E19" w:rsidR="000B5EAA" w:rsidDel="00EC2BBD" w:rsidRDefault="000B5EAA">
          <w:pPr>
            <w:pStyle w:val="TOC2"/>
            <w:rPr>
              <w:del w:id="343" w:author="Megan Ash" w:date="2026-02-23T15:55:00Z" w16du:dateUtc="2026-02-23T20:55:00Z"/>
              <w:rFonts w:asciiTheme="minorHAnsi" w:hAnsiTheme="minorHAnsi"/>
              <w:noProof/>
              <w:kern w:val="2"/>
              <w14:ligatures w14:val="standardContextual"/>
            </w:rPr>
          </w:pPr>
        </w:p>
        <w:p w14:paraId="34242396" w14:textId="452BE043" w:rsidR="000B5EAA" w:rsidDel="00EC2BBD" w:rsidRDefault="000B5EAA">
          <w:pPr>
            <w:pStyle w:val="TOC2"/>
            <w:rPr>
              <w:del w:id="344" w:author="Megan Ash" w:date="2026-02-23T15:55:00Z" w16du:dateUtc="2026-02-23T20:55:00Z"/>
              <w:rFonts w:asciiTheme="minorHAnsi" w:hAnsiTheme="minorHAnsi"/>
              <w:noProof/>
              <w:kern w:val="2"/>
              <w14:ligatures w14:val="standardContextual"/>
            </w:rPr>
          </w:pPr>
        </w:p>
        <w:p w14:paraId="6975F8E6" w14:textId="5129118D" w:rsidR="000B5EAA" w:rsidDel="00EC2BBD" w:rsidRDefault="000B5EAA">
          <w:pPr>
            <w:pStyle w:val="TOC2"/>
            <w:rPr>
              <w:del w:id="345" w:author="Megan Ash" w:date="2026-02-23T15:55:00Z" w16du:dateUtc="2026-02-23T20:55:00Z"/>
              <w:rFonts w:asciiTheme="minorHAnsi" w:hAnsiTheme="minorHAnsi"/>
              <w:noProof/>
              <w:kern w:val="2"/>
              <w14:ligatures w14:val="standardContextual"/>
            </w:rPr>
          </w:pPr>
        </w:p>
        <w:p w14:paraId="6DDA6D5D" w14:textId="7C5F4D3E" w:rsidR="000B5EAA" w:rsidDel="00EC2BBD" w:rsidRDefault="000B5EAA">
          <w:pPr>
            <w:pStyle w:val="TOC3"/>
            <w:rPr>
              <w:del w:id="346" w:author="Megan Ash" w:date="2026-02-23T15:55:00Z" w16du:dateUtc="2026-02-23T20:55:00Z"/>
              <w:rFonts w:asciiTheme="minorHAnsi" w:hAnsiTheme="minorHAnsi"/>
              <w:noProof/>
              <w:kern w:val="2"/>
              <w14:ligatures w14:val="standardContextual"/>
            </w:rPr>
          </w:pPr>
        </w:p>
        <w:p w14:paraId="6FA27282" w14:textId="775B71F5" w:rsidR="000B5EAA" w:rsidDel="00EC2BBD" w:rsidRDefault="000B5EAA">
          <w:pPr>
            <w:pStyle w:val="TOC3"/>
            <w:rPr>
              <w:del w:id="347" w:author="Megan Ash" w:date="2026-02-23T15:55:00Z" w16du:dateUtc="2026-02-23T20:55:00Z"/>
              <w:rFonts w:asciiTheme="minorHAnsi" w:hAnsiTheme="minorHAnsi"/>
              <w:noProof/>
              <w:kern w:val="2"/>
              <w14:ligatures w14:val="standardContextual"/>
            </w:rPr>
          </w:pPr>
        </w:p>
        <w:p w14:paraId="460FCA74" w14:textId="2DD6AF53" w:rsidR="000B5EAA" w:rsidDel="00EC2BBD" w:rsidRDefault="000B5EAA">
          <w:pPr>
            <w:pStyle w:val="TOC3"/>
            <w:rPr>
              <w:del w:id="348" w:author="Megan Ash" w:date="2026-02-23T15:55:00Z" w16du:dateUtc="2026-02-23T20:55:00Z"/>
              <w:rFonts w:asciiTheme="minorHAnsi" w:hAnsiTheme="minorHAnsi"/>
              <w:noProof/>
              <w:kern w:val="2"/>
              <w14:ligatures w14:val="standardContextual"/>
            </w:rPr>
          </w:pPr>
        </w:p>
        <w:p w14:paraId="66D6AD43" w14:textId="04327223" w:rsidR="000B5EAA" w:rsidDel="00EC2BBD" w:rsidRDefault="000B5EAA">
          <w:pPr>
            <w:pStyle w:val="TOC2"/>
            <w:rPr>
              <w:del w:id="349" w:author="Megan Ash" w:date="2026-02-23T15:55:00Z" w16du:dateUtc="2026-02-23T20:55:00Z"/>
              <w:rFonts w:asciiTheme="minorHAnsi" w:hAnsiTheme="minorHAnsi"/>
              <w:noProof/>
              <w:kern w:val="2"/>
              <w14:ligatures w14:val="standardContextual"/>
            </w:rPr>
          </w:pPr>
        </w:p>
        <w:p w14:paraId="54C1DD79" w14:textId="265E4B56" w:rsidR="000B5EAA" w:rsidDel="00EC2BBD" w:rsidRDefault="000B5EAA">
          <w:pPr>
            <w:pStyle w:val="TOC3"/>
            <w:rPr>
              <w:del w:id="350" w:author="Megan Ash" w:date="2026-02-23T15:55:00Z" w16du:dateUtc="2026-02-23T20:55:00Z"/>
              <w:rFonts w:asciiTheme="minorHAnsi" w:hAnsiTheme="minorHAnsi"/>
              <w:noProof/>
              <w:kern w:val="2"/>
              <w14:ligatures w14:val="standardContextual"/>
            </w:rPr>
          </w:pPr>
        </w:p>
        <w:p w14:paraId="2C5A47A5" w14:textId="1CACA88A" w:rsidR="000B5EAA" w:rsidDel="00EC2BBD" w:rsidRDefault="000B5EAA">
          <w:pPr>
            <w:pStyle w:val="TOC2"/>
            <w:rPr>
              <w:del w:id="351" w:author="Megan Ash" w:date="2026-02-23T15:55:00Z" w16du:dateUtc="2026-02-23T20:55:00Z"/>
              <w:rFonts w:asciiTheme="minorHAnsi" w:hAnsiTheme="minorHAnsi"/>
              <w:noProof/>
              <w:kern w:val="2"/>
              <w14:ligatures w14:val="standardContextual"/>
            </w:rPr>
          </w:pPr>
        </w:p>
        <w:p w14:paraId="1E7B52DF" w14:textId="210E85BC" w:rsidR="000B5EAA" w:rsidDel="00EC2BBD" w:rsidRDefault="000B5EAA">
          <w:pPr>
            <w:pStyle w:val="TOC2"/>
            <w:rPr>
              <w:del w:id="352" w:author="Megan Ash" w:date="2026-02-23T15:55:00Z" w16du:dateUtc="2026-02-23T20:55:00Z"/>
              <w:rFonts w:asciiTheme="minorHAnsi" w:hAnsiTheme="minorHAnsi"/>
              <w:noProof/>
              <w:kern w:val="2"/>
              <w14:ligatures w14:val="standardContextual"/>
            </w:rPr>
          </w:pPr>
        </w:p>
        <w:p w14:paraId="7C26E4E3" w14:textId="4D3996CC" w:rsidR="000B5EAA" w:rsidDel="00EC2BBD" w:rsidRDefault="000B5EAA">
          <w:pPr>
            <w:pStyle w:val="TOC2"/>
            <w:rPr>
              <w:del w:id="353" w:author="Megan Ash" w:date="2026-02-23T15:55:00Z" w16du:dateUtc="2026-02-23T20:55:00Z"/>
              <w:rFonts w:asciiTheme="minorHAnsi" w:hAnsiTheme="minorHAnsi"/>
              <w:noProof/>
              <w:kern w:val="2"/>
              <w14:ligatures w14:val="standardContextual"/>
            </w:rPr>
          </w:pPr>
        </w:p>
        <w:p w14:paraId="7B27DB49" w14:textId="5B3468E9" w:rsidR="000B5EAA" w:rsidDel="00EC2BBD" w:rsidRDefault="000B5EAA">
          <w:pPr>
            <w:pStyle w:val="TOC2"/>
            <w:rPr>
              <w:del w:id="354" w:author="Megan Ash" w:date="2026-02-23T15:55:00Z" w16du:dateUtc="2026-02-23T20:55:00Z"/>
              <w:rFonts w:asciiTheme="minorHAnsi" w:hAnsiTheme="minorHAnsi"/>
              <w:noProof/>
              <w:kern w:val="2"/>
              <w14:ligatures w14:val="standardContextual"/>
            </w:rPr>
          </w:pPr>
        </w:p>
        <w:p w14:paraId="4314856B" w14:textId="4E4FB5A9" w:rsidR="000B5EAA" w:rsidDel="00EC2BBD" w:rsidRDefault="000B5EAA">
          <w:pPr>
            <w:pStyle w:val="TOC2"/>
            <w:rPr>
              <w:del w:id="355" w:author="Megan Ash" w:date="2026-02-23T15:55:00Z" w16du:dateUtc="2026-02-23T20:55:00Z"/>
              <w:rFonts w:asciiTheme="minorHAnsi" w:hAnsiTheme="minorHAnsi"/>
              <w:noProof/>
              <w:kern w:val="2"/>
              <w14:ligatures w14:val="standardContextual"/>
            </w:rPr>
          </w:pPr>
        </w:p>
        <w:p w14:paraId="054F2421" w14:textId="167978C4" w:rsidR="000B5EAA" w:rsidDel="00EC2BBD" w:rsidRDefault="000B5EAA">
          <w:pPr>
            <w:pStyle w:val="TOC3"/>
            <w:rPr>
              <w:del w:id="356" w:author="Megan Ash" w:date="2026-02-23T15:55:00Z" w16du:dateUtc="2026-02-23T20:55:00Z"/>
              <w:rFonts w:asciiTheme="minorHAnsi" w:hAnsiTheme="minorHAnsi"/>
              <w:noProof/>
              <w:kern w:val="2"/>
              <w14:ligatures w14:val="standardContextual"/>
            </w:rPr>
          </w:pPr>
        </w:p>
        <w:p w14:paraId="4829B9B0" w14:textId="72DB851C" w:rsidR="000B5EAA" w:rsidDel="00EC2BBD" w:rsidRDefault="000B5EAA">
          <w:pPr>
            <w:pStyle w:val="TOC3"/>
            <w:rPr>
              <w:del w:id="357" w:author="Megan Ash" w:date="2026-02-23T15:55:00Z" w16du:dateUtc="2026-02-23T20:55:00Z"/>
              <w:rFonts w:asciiTheme="minorHAnsi" w:hAnsiTheme="minorHAnsi"/>
              <w:noProof/>
              <w:kern w:val="2"/>
              <w14:ligatures w14:val="standardContextual"/>
            </w:rPr>
          </w:pPr>
        </w:p>
        <w:p w14:paraId="03C57B85" w14:textId="3C6A3351" w:rsidR="000B5EAA" w:rsidDel="00EC2BBD" w:rsidRDefault="000B5EAA">
          <w:pPr>
            <w:pStyle w:val="TOC2"/>
            <w:rPr>
              <w:del w:id="358" w:author="Megan Ash" w:date="2026-02-23T15:55:00Z" w16du:dateUtc="2026-02-23T20:55:00Z"/>
              <w:rFonts w:asciiTheme="minorHAnsi" w:hAnsiTheme="minorHAnsi"/>
              <w:noProof/>
              <w:kern w:val="2"/>
              <w14:ligatures w14:val="standardContextual"/>
            </w:rPr>
          </w:pPr>
        </w:p>
        <w:p w14:paraId="4A2043FB" w14:textId="7A2909CB" w:rsidR="000B5EAA" w:rsidDel="00EC2BBD" w:rsidRDefault="000B5EAA">
          <w:pPr>
            <w:pStyle w:val="TOC3"/>
            <w:rPr>
              <w:del w:id="359" w:author="Megan Ash" w:date="2026-02-23T15:55:00Z" w16du:dateUtc="2026-02-23T20:55:00Z"/>
              <w:rFonts w:asciiTheme="minorHAnsi" w:hAnsiTheme="minorHAnsi"/>
              <w:noProof/>
              <w:kern w:val="2"/>
              <w14:ligatures w14:val="standardContextual"/>
            </w:rPr>
          </w:pPr>
        </w:p>
        <w:p w14:paraId="52DCC388" w14:textId="14E8A755" w:rsidR="000B5EAA" w:rsidDel="00EC2BBD" w:rsidRDefault="000B5EAA">
          <w:pPr>
            <w:pStyle w:val="TOC2"/>
            <w:rPr>
              <w:del w:id="360" w:author="Megan Ash" w:date="2026-02-23T15:55:00Z" w16du:dateUtc="2026-02-23T20:55:00Z"/>
              <w:rFonts w:asciiTheme="minorHAnsi" w:hAnsiTheme="minorHAnsi"/>
              <w:noProof/>
              <w:kern w:val="2"/>
              <w14:ligatures w14:val="standardContextual"/>
            </w:rPr>
          </w:pPr>
        </w:p>
        <w:p w14:paraId="7A461FF4" w14:textId="56020210" w:rsidR="000B5EAA" w:rsidDel="00EC2BBD" w:rsidRDefault="000B5EAA">
          <w:pPr>
            <w:pStyle w:val="TOC2"/>
            <w:rPr>
              <w:del w:id="361" w:author="Megan Ash" w:date="2026-02-23T15:55:00Z" w16du:dateUtc="2026-02-23T20:55:00Z"/>
              <w:rFonts w:asciiTheme="minorHAnsi" w:hAnsiTheme="minorHAnsi"/>
              <w:noProof/>
              <w:kern w:val="2"/>
              <w14:ligatures w14:val="standardContextual"/>
            </w:rPr>
          </w:pPr>
        </w:p>
        <w:p w14:paraId="6F44D4E4" w14:textId="4C2513DC" w:rsidR="000B5EAA" w:rsidDel="00EC2BBD" w:rsidRDefault="000B5EAA">
          <w:pPr>
            <w:pStyle w:val="TOC2"/>
            <w:rPr>
              <w:del w:id="362" w:author="Megan Ash" w:date="2026-02-23T15:55:00Z" w16du:dateUtc="2026-02-23T20:55:00Z"/>
              <w:rFonts w:asciiTheme="minorHAnsi" w:hAnsiTheme="minorHAnsi"/>
              <w:noProof/>
              <w:kern w:val="2"/>
              <w14:ligatures w14:val="standardContextual"/>
            </w:rPr>
          </w:pPr>
        </w:p>
        <w:p w14:paraId="3EA81568" w14:textId="50DF0146" w:rsidR="000B5EAA" w:rsidDel="00EC2BBD" w:rsidRDefault="000B5EAA">
          <w:pPr>
            <w:pStyle w:val="TOC2"/>
            <w:rPr>
              <w:del w:id="363" w:author="Megan Ash" w:date="2026-02-23T15:55:00Z" w16du:dateUtc="2026-02-23T20:55:00Z"/>
              <w:rFonts w:asciiTheme="minorHAnsi" w:hAnsiTheme="minorHAnsi"/>
              <w:noProof/>
              <w:kern w:val="2"/>
              <w14:ligatures w14:val="standardContextual"/>
            </w:rPr>
          </w:pPr>
        </w:p>
        <w:p w14:paraId="514A03E2" w14:textId="536DB42A" w:rsidR="000B5EAA" w:rsidDel="00EC2BBD" w:rsidRDefault="000B5EAA">
          <w:pPr>
            <w:pStyle w:val="TOC2"/>
            <w:rPr>
              <w:del w:id="364" w:author="Megan Ash" w:date="2026-02-23T15:55:00Z" w16du:dateUtc="2026-02-23T20:55:00Z"/>
              <w:rFonts w:asciiTheme="minorHAnsi" w:hAnsiTheme="minorHAnsi"/>
              <w:noProof/>
              <w:kern w:val="2"/>
              <w14:ligatures w14:val="standardContextual"/>
            </w:rPr>
          </w:pPr>
        </w:p>
        <w:p w14:paraId="1F83CB6C" w14:textId="5212443E" w:rsidR="000B5EAA" w:rsidDel="00EC2BBD" w:rsidRDefault="000B5EAA">
          <w:pPr>
            <w:pStyle w:val="TOC2"/>
            <w:rPr>
              <w:del w:id="365" w:author="Megan Ash" w:date="2026-02-23T15:55:00Z" w16du:dateUtc="2026-02-23T20:55:00Z"/>
              <w:rFonts w:asciiTheme="minorHAnsi" w:hAnsiTheme="minorHAnsi"/>
              <w:noProof/>
              <w:kern w:val="2"/>
              <w14:ligatures w14:val="standardContextual"/>
            </w:rPr>
          </w:pPr>
        </w:p>
        <w:p w14:paraId="1E1FAB4E" w14:textId="64146D41" w:rsidR="000B5EAA" w:rsidDel="00EC2BBD" w:rsidRDefault="000B5EAA">
          <w:pPr>
            <w:pStyle w:val="TOC2"/>
            <w:rPr>
              <w:del w:id="366" w:author="Megan Ash" w:date="2026-02-23T15:55:00Z" w16du:dateUtc="2026-02-23T20:55:00Z"/>
              <w:rFonts w:asciiTheme="minorHAnsi" w:hAnsiTheme="minorHAnsi"/>
              <w:noProof/>
              <w:kern w:val="2"/>
              <w14:ligatures w14:val="standardContextual"/>
            </w:rPr>
          </w:pPr>
        </w:p>
        <w:p w14:paraId="3FFB843C" w14:textId="21D03C92" w:rsidR="000B5EAA" w:rsidDel="00EC2BBD" w:rsidRDefault="000B5EAA">
          <w:pPr>
            <w:pStyle w:val="TOC2"/>
            <w:rPr>
              <w:del w:id="367" w:author="Megan Ash" w:date="2026-02-23T15:55:00Z" w16du:dateUtc="2026-02-23T20:55:00Z"/>
              <w:rFonts w:asciiTheme="minorHAnsi" w:hAnsiTheme="minorHAnsi"/>
              <w:noProof/>
              <w:kern w:val="2"/>
              <w14:ligatures w14:val="standardContextual"/>
            </w:rPr>
          </w:pPr>
        </w:p>
        <w:p w14:paraId="2F0CD4C7" w14:textId="2A71E440" w:rsidR="000B5EAA" w:rsidDel="00EC2BBD" w:rsidRDefault="000B5EAA">
          <w:pPr>
            <w:pStyle w:val="TOC2"/>
            <w:rPr>
              <w:del w:id="368" w:author="Megan Ash" w:date="2026-02-23T15:55:00Z" w16du:dateUtc="2026-02-23T20:55:00Z"/>
              <w:rFonts w:asciiTheme="minorHAnsi" w:hAnsiTheme="minorHAnsi"/>
              <w:noProof/>
              <w:kern w:val="2"/>
              <w14:ligatures w14:val="standardContextual"/>
            </w:rPr>
          </w:pPr>
        </w:p>
        <w:p w14:paraId="1A4BAE1D" w14:textId="745B4A32" w:rsidR="000B5EAA" w:rsidDel="00EC2BBD" w:rsidRDefault="000B5EAA">
          <w:pPr>
            <w:pStyle w:val="TOC2"/>
            <w:rPr>
              <w:del w:id="369" w:author="Megan Ash" w:date="2026-02-23T15:55:00Z" w16du:dateUtc="2026-02-23T20:55:00Z"/>
              <w:rFonts w:asciiTheme="minorHAnsi" w:hAnsiTheme="minorHAnsi"/>
              <w:noProof/>
              <w:kern w:val="2"/>
              <w14:ligatures w14:val="standardContextual"/>
            </w:rPr>
          </w:pPr>
        </w:p>
        <w:p w14:paraId="64633D83" w14:textId="4667C07C" w:rsidR="000B5EAA" w:rsidDel="00EC2BBD" w:rsidRDefault="000B5EAA">
          <w:pPr>
            <w:pStyle w:val="TOC2"/>
            <w:rPr>
              <w:del w:id="370" w:author="Megan Ash" w:date="2026-02-23T15:55:00Z" w16du:dateUtc="2026-02-23T20:55:00Z"/>
              <w:rFonts w:asciiTheme="minorHAnsi" w:hAnsiTheme="minorHAnsi"/>
              <w:noProof/>
              <w:kern w:val="2"/>
              <w14:ligatures w14:val="standardContextual"/>
            </w:rPr>
          </w:pPr>
        </w:p>
        <w:p w14:paraId="4E3BC685" w14:textId="661076D2" w:rsidR="000B5EAA" w:rsidDel="00EC2BBD" w:rsidRDefault="000B5EAA">
          <w:pPr>
            <w:pStyle w:val="TOC3"/>
            <w:rPr>
              <w:del w:id="371" w:author="Megan Ash" w:date="2026-02-23T15:55:00Z" w16du:dateUtc="2026-02-23T20:55:00Z"/>
              <w:rFonts w:asciiTheme="minorHAnsi" w:hAnsiTheme="minorHAnsi"/>
              <w:noProof/>
              <w:kern w:val="2"/>
              <w14:ligatures w14:val="standardContextual"/>
            </w:rPr>
          </w:pPr>
        </w:p>
        <w:p w14:paraId="663BC6CA" w14:textId="3EAE9F65" w:rsidR="000B5EAA" w:rsidDel="00EC2BBD" w:rsidRDefault="000B5EAA">
          <w:pPr>
            <w:pStyle w:val="TOC3"/>
            <w:rPr>
              <w:del w:id="372" w:author="Megan Ash" w:date="2026-02-23T15:55:00Z" w16du:dateUtc="2026-02-23T20:55:00Z"/>
              <w:rFonts w:asciiTheme="minorHAnsi" w:hAnsiTheme="minorHAnsi"/>
              <w:noProof/>
              <w:kern w:val="2"/>
              <w14:ligatures w14:val="standardContextual"/>
            </w:rPr>
          </w:pPr>
        </w:p>
        <w:p w14:paraId="1E46117F" w14:textId="685AD239" w:rsidR="000B5EAA" w:rsidDel="00EC2BBD" w:rsidRDefault="000B5EAA">
          <w:pPr>
            <w:pStyle w:val="TOC3"/>
            <w:rPr>
              <w:del w:id="373" w:author="Megan Ash" w:date="2026-02-23T15:55:00Z" w16du:dateUtc="2026-02-23T20:55:00Z"/>
              <w:rFonts w:asciiTheme="minorHAnsi" w:hAnsiTheme="minorHAnsi"/>
              <w:noProof/>
              <w:kern w:val="2"/>
              <w14:ligatures w14:val="standardContextual"/>
            </w:rPr>
          </w:pPr>
        </w:p>
        <w:p w14:paraId="0119EE03" w14:textId="760E35D3" w:rsidR="000B5EAA" w:rsidDel="00EC2BBD" w:rsidRDefault="000B5EAA">
          <w:pPr>
            <w:pStyle w:val="TOC3"/>
            <w:rPr>
              <w:del w:id="374" w:author="Megan Ash" w:date="2026-02-23T15:55:00Z" w16du:dateUtc="2026-02-23T20:55:00Z"/>
              <w:rFonts w:asciiTheme="minorHAnsi" w:hAnsiTheme="minorHAnsi"/>
              <w:noProof/>
              <w:kern w:val="2"/>
              <w14:ligatures w14:val="standardContextual"/>
            </w:rPr>
          </w:pPr>
        </w:p>
        <w:p w14:paraId="5ACC9765" w14:textId="57797D71" w:rsidR="000B5EAA" w:rsidDel="00EC2BBD" w:rsidRDefault="000B5EAA">
          <w:pPr>
            <w:pStyle w:val="TOC3"/>
            <w:rPr>
              <w:del w:id="375" w:author="Megan Ash" w:date="2026-02-23T15:55:00Z" w16du:dateUtc="2026-02-23T20:55:00Z"/>
              <w:rFonts w:asciiTheme="minorHAnsi" w:hAnsiTheme="minorHAnsi"/>
              <w:noProof/>
              <w:kern w:val="2"/>
              <w14:ligatures w14:val="standardContextual"/>
            </w:rPr>
          </w:pPr>
        </w:p>
        <w:p w14:paraId="75D8E145" w14:textId="2149D8FA" w:rsidR="000B5EAA" w:rsidDel="00EC2BBD" w:rsidRDefault="000B5EAA">
          <w:pPr>
            <w:pStyle w:val="TOC3"/>
            <w:rPr>
              <w:del w:id="376" w:author="Megan Ash" w:date="2026-02-23T15:55:00Z" w16du:dateUtc="2026-02-23T20:55:00Z"/>
              <w:rFonts w:asciiTheme="minorHAnsi" w:hAnsiTheme="minorHAnsi"/>
              <w:noProof/>
              <w:kern w:val="2"/>
              <w14:ligatures w14:val="standardContextual"/>
            </w:rPr>
          </w:pPr>
        </w:p>
        <w:p w14:paraId="1C4708BB" w14:textId="3F9F0FC3" w:rsidR="000B5EAA" w:rsidDel="00EC2BBD" w:rsidRDefault="000B5EAA">
          <w:pPr>
            <w:pStyle w:val="TOC3"/>
            <w:rPr>
              <w:del w:id="377" w:author="Megan Ash" w:date="2026-02-23T15:55:00Z" w16du:dateUtc="2026-02-23T20:55:00Z"/>
              <w:rFonts w:asciiTheme="minorHAnsi" w:hAnsiTheme="minorHAnsi"/>
              <w:noProof/>
              <w:kern w:val="2"/>
              <w14:ligatures w14:val="standardContextual"/>
            </w:rPr>
          </w:pPr>
        </w:p>
        <w:p w14:paraId="6C26C0BA" w14:textId="07A53924" w:rsidR="000B5EAA" w:rsidDel="00EC2BBD" w:rsidRDefault="000B5EAA">
          <w:pPr>
            <w:pStyle w:val="TOC3"/>
            <w:rPr>
              <w:del w:id="378" w:author="Megan Ash" w:date="2026-02-23T15:55:00Z" w16du:dateUtc="2026-02-23T20:55:00Z"/>
              <w:rFonts w:asciiTheme="minorHAnsi" w:hAnsiTheme="minorHAnsi"/>
              <w:noProof/>
              <w:kern w:val="2"/>
              <w14:ligatures w14:val="standardContextual"/>
            </w:rPr>
          </w:pPr>
        </w:p>
        <w:p w14:paraId="25BC94C3" w14:textId="56310290" w:rsidR="000B5EAA" w:rsidDel="00EC2BBD" w:rsidRDefault="000B5EAA">
          <w:pPr>
            <w:pStyle w:val="TOC2"/>
            <w:rPr>
              <w:del w:id="379" w:author="Megan Ash" w:date="2026-02-23T15:55:00Z" w16du:dateUtc="2026-02-23T20:55:00Z"/>
              <w:rFonts w:asciiTheme="minorHAnsi" w:hAnsiTheme="minorHAnsi"/>
              <w:noProof/>
              <w:kern w:val="2"/>
              <w14:ligatures w14:val="standardContextual"/>
            </w:rPr>
          </w:pPr>
        </w:p>
        <w:p w14:paraId="4EA3B39D" w14:textId="393BF5A1" w:rsidR="000B5EAA" w:rsidDel="00EC2BBD" w:rsidRDefault="000B5EAA">
          <w:pPr>
            <w:pStyle w:val="TOC2"/>
            <w:rPr>
              <w:del w:id="380" w:author="Megan Ash" w:date="2026-02-23T15:55:00Z" w16du:dateUtc="2026-02-23T20:55:00Z"/>
              <w:rFonts w:asciiTheme="minorHAnsi" w:hAnsiTheme="minorHAnsi"/>
              <w:noProof/>
              <w:kern w:val="2"/>
              <w14:ligatures w14:val="standardContextual"/>
            </w:rPr>
          </w:pPr>
        </w:p>
        <w:p w14:paraId="792E5F67" w14:textId="04D3DE0B" w:rsidR="000B5EAA" w:rsidDel="00EC2BBD" w:rsidRDefault="000B5EAA">
          <w:pPr>
            <w:pStyle w:val="TOC2"/>
            <w:rPr>
              <w:del w:id="381" w:author="Megan Ash" w:date="2026-02-23T15:55:00Z" w16du:dateUtc="2026-02-23T20:55:00Z"/>
              <w:rFonts w:asciiTheme="minorHAnsi" w:hAnsiTheme="minorHAnsi"/>
              <w:noProof/>
              <w:kern w:val="2"/>
              <w14:ligatures w14:val="standardContextual"/>
            </w:rPr>
          </w:pPr>
        </w:p>
        <w:p w14:paraId="030EFCAA" w14:textId="422250CF" w:rsidR="000B5EAA" w:rsidDel="00EC2BBD" w:rsidRDefault="000B5EAA">
          <w:pPr>
            <w:pStyle w:val="TOC2"/>
            <w:rPr>
              <w:del w:id="382" w:author="Megan Ash" w:date="2026-02-23T15:55:00Z" w16du:dateUtc="2026-02-23T20:55:00Z"/>
              <w:rFonts w:asciiTheme="minorHAnsi" w:hAnsiTheme="minorHAnsi"/>
              <w:noProof/>
              <w:kern w:val="2"/>
              <w14:ligatures w14:val="standardContextual"/>
            </w:rPr>
          </w:pPr>
        </w:p>
        <w:p w14:paraId="70FFBE2D" w14:textId="5CE25825" w:rsidR="000B5EAA" w:rsidDel="00EC2BBD" w:rsidRDefault="000B5EAA">
          <w:pPr>
            <w:pStyle w:val="TOC2"/>
            <w:rPr>
              <w:del w:id="383" w:author="Megan Ash" w:date="2026-02-23T15:55:00Z" w16du:dateUtc="2026-02-23T20:55:00Z"/>
              <w:rFonts w:asciiTheme="minorHAnsi" w:hAnsiTheme="minorHAnsi"/>
              <w:noProof/>
              <w:kern w:val="2"/>
              <w14:ligatures w14:val="standardContextual"/>
            </w:rPr>
          </w:pPr>
        </w:p>
        <w:p w14:paraId="1E2FBBF0" w14:textId="5AC19921" w:rsidR="000B5EAA" w:rsidDel="00EC2BBD" w:rsidRDefault="000B5EAA">
          <w:pPr>
            <w:pStyle w:val="TOC3"/>
            <w:rPr>
              <w:del w:id="384" w:author="Megan Ash" w:date="2026-02-23T15:55:00Z" w16du:dateUtc="2026-02-23T20:55:00Z"/>
              <w:rFonts w:asciiTheme="minorHAnsi" w:hAnsiTheme="minorHAnsi"/>
              <w:noProof/>
              <w:kern w:val="2"/>
              <w14:ligatures w14:val="standardContextual"/>
            </w:rPr>
          </w:pPr>
        </w:p>
        <w:p w14:paraId="2849ACD9" w14:textId="695C0542" w:rsidR="000B5EAA" w:rsidDel="00EC2BBD" w:rsidRDefault="000B5EAA">
          <w:pPr>
            <w:pStyle w:val="TOC3"/>
            <w:rPr>
              <w:del w:id="385" w:author="Megan Ash" w:date="2026-02-23T15:55:00Z" w16du:dateUtc="2026-02-23T20:55:00Z"/>
              <w:rFonts w:asciiTheme="minorHAnsi" w:hAnsiTheme="minorHAnsi"/>
              <w:noProof/>
              <w:kern w:val="2"/>
              <w14:ligatures w14:val="standardContextual"/>
            </w:rPr>
          </w:pPr>
        </w:p>
        <w:p w14:paraId="2D78BF53" w14:textId="6AFC2B96" w:rsidR="000B5EAA" w:rsidDel="00EC2BBD" w:rsidRDefault="000B5EAA">
          <w:pPr>
            <w:pStyle w:val="TOC2"/>
            <w:rPr>
              <w:del w:id="386" w:author="Megan Ash" w:date="2026-02-23T15:55:00Z" w16du:dateUtc="2026-02-23T20:55:00Z"/>
              <w:rFonts w:asciiTheme="minorHAnsi" w:hAnsiTheme="minorHAnsi"/>
              <w:noProof/>
              <w:kern w:val="2"/>
              <w14:ligatures w14:val="standardContextual"/>
            </w:rPr>
          </w:pPr>
        </w:p>
        <w:p w14:paraId="0C50995D" w14:textId="560625B0" w:rsidR="000B5EAA" w:rsidDel="00EC2BBD" w:rsidRDefault="000B5EAA">
          <w:pPr>
            <w:pStyle w:val="TOC3"/>
            <w:rPr>
              <w:del w:id="387" w:author="Megan Ash" w:date="2026-02-23T15:55:00Z" w16du:dateUtc="2026-02-23T20:55:00Z"/>
              <w:rFonts w:asciiTheme="minorHAnsi" w:hAnsiTheme="minorHAnsi"/>
              <w:noProof/>
              <w:kern w:val="2"/>
              <w14:ligatures w14:val="standardContextual"/>
            </w:rPr>
          </w:pPr>
        </w:p>
        <w:p w14:paraId="0B183FD5" w14:textId="33E9F6D9" w:rsidR="000B5EAA" w:rsidDel="00EC2BBD" w:rsidRDefault="000B5EAA">
          <w:pPr>
            <w:pStyle w:val="TOC3"/>
            <w:rPr>
              <w:del w:id="388" w:author="Megan Ash" w:date="2026-02-23T15:55:00Z" w16du:dateUtc="2026-02-23T20:55:00Z"/>
              <w:rFonts w:asciiTheme="minorHAnsi" w:hAnsiTheme="minorHAnsi"/>
              <w:noProof/>
              <w:kern w:val="2"/>
              <w14:ligatures w14:val="standardContextual"/>
            </w:rPr>
          </w:pPr>
        </w:p>
        <w:p w14:paraId="3C5586F3" w14:textId="1C1BBCFD" w:rsidR="000B5EAA" w:rsidDel="00EC2BBD" w:rsidRDefault="000B5EAA">
          <w:pPr>
            <w:pStyle w:val="TOC2"/>
            <w:rPr>
              <w:del w:id="389" w:author="Megan Ash" w:date="2026-02-23T15:55:00Z" w16du:dateUtc="2026-02-23T20:55:00Z"/>
              <w:rFonts w:asciiTheme="minorHAnsi" w:hAnsiTheme="minorHAnsi"/>
              <w:noProof/>
              <w:kern w:val="2"/>
              <w14:ligatures w14:val="standardContextual"/>
            </w:rPr>
          </w:pPr>
        </w:p>
        <w:p w14:paraId="3826F770" w14:textId="08E90643" w:rsidR="000B5EAA" w:rsidDel="00EC2BBD" w:rsidRDefault="000B5EAA">
          <w:pPr>
            <w:pStyle w:val="TOC3"/>
            <w:rPr>
              <w:del w:id="390" w:author="Megan Ash" w:date="2026-02-23T15:55:00Z" w16du:dateUtc="2026-02-23T20:55:00Z"/>
              <w:rFonts w:asciiTheme="minorHAnsi" w:hAnsiTheme="minorHAnsi"/>
              <w:noProof/>
              <w:kern w:val="2"/>
              <w14:ligatures w14:val="standardContextual"/>
            </w:rPr>
          </w:pPr>
        </w:p>
        <w:p w14:paraId="49EF5163" w14:textId="02B94A59" w:rsidR="000B5EAA" w:rsidDel="00EC2BBD" w:rsidRDefault="000B5EAA">
          <w:pPr>
            <w:pStyle w:val="TOC3"/>
            <w:rPr>
              <w:del w:id="391" w:author="Megan Ash" w:date="2026-02-23T15:55:00Z" w16du:dateUtc="2026-02-23T20:55:00Z"/>
              <w:rFonts w:asciiTheme="minorHAnsi" w:hAnsiTheme="minorHAnsi"/>
              <w:noProof/>
              <w:kern w:val="2"/>
              <w14:ligatures w14:val="standardContextual"/>
            </w:rPr>
          </w:pPr>
        </w:p>
        <w:p w14:paraId="7D122AAA" w14:textId="0AB614DF" w:rsidR="000B5EAA" w:rsidDel="00EC2BBD" w:rsidRDefault="000B5EAA">
          <w:pPr>
            <w:pStyle w:val="TOC2"/>
            <w:rPr>
              <w:del w:id="392" w:author="Megan Ash" w:date="2026-02-23T15:55:00Z" w16du:dateUtc="2026-02-23T20:55:00Z"/>
              <w:rFonts w:asciiTheme="minorHAnsi" w:hAnsiTheme="minorHAnsi"/>
              <w:noProof/>
              <w:kern w:val="2"/>
              <w14:ligatures w14:val="standardContextual"/>
            </w:rPr>
          </w:pPr>
        </w:p>
        <w:p w14:paraId="3CFBA495" w14:textId="59130A99" w:rsidR="000B5EAA" w:rsidDel="00EC2BBD" w:rsidRDefault="000B5EAA">
          <w:pPr>
            <w:pStyle w:val="TOC2"/>
            <w:rPr>
              <w:del w:id="393" w:author="Megan Ash" w:date="2026-02-23T15:55:00Z" w16du:dateUtc="2026-02-23T20:55:00Z"/>
              <w:rFonts w:asciiTheme="minorHAnsi" w:hAnsiTheme="minorHAnsi"/>
              <w:noProof/>
              <w:kern w:val="2"/>
              <w14:ligatures w14:val="standardContextual"/>
            </w:rPr>
          </w:pPr>
        </w:p>
        <w:p w14:paraId="1CE5C677" w14:textId="6546C5D0" w:rsidR="000B5EAA" w:rsidDel="00EC2BBD" w:rsidRDefault="000B5EAA">
          <w:pPr>
            <w:pStyle w:val="TOC3"/>
            <w:tabs>
              <w:tab w:val="left" w:pos="880"/>
            </w:tabs>
            <w:rPr>
              <w:del w:id="394" w:author="Megan Ash" w:date="2026-02-23T15:55:00Z" w16du:dateUtc="2026-02-23T20:55:00Z"/>
              <w:rFonts w:asciiTheme="minorHAnsi" w:hAnsiTheme="minorHAnsi"/>
              <w:noProof/>
              <w:kern w:val="2"/>
              <w14:ligatures w14:val="standardContextual"/>
            </w:rPr>
          </w:pPr>
        </w:p>
        <w:p w14:paraId="35FB9102" w14:textId="6F2B54A2" w:rsidR="000B5EAA" w:rsidDel="00EC2BBD" w:rsidRDefault="000B5EAA">
          <w:pPr>
            <w:pStyle w:val="TOC3"/>
            <w:rPr>
              <w:del w:id="395" w:author="Megan Ash" w:date="2026-02-23T15:55:00Z" w16du:dateUtc="2026-02-23T20:55:00Z"/>
              <w:rFonts w:asciiTheme="minorHAnsi" w:hAnsiTheme="minorHAnsi"/>
              <w:noProof/>
              <w:kern w:val="2"/>
              <w14:ligatures w14:val="standardContextual"/>
            </w:rPr>
          </w:pPr>
        </w:p>
        <w:p w14:paraId="0EF6C209" w14:textId="21A58D62" w:rsidR="000B5EAA" w:rsidDel="00EC2BBD" w:rsidRDefault="000B5EAA">
          <w:pPr>
            <w:pStyle w:val="TOC3"/>
            <w:rPr>
              <w:del w:id="396" w:author="Megan Ash" w:date="2026-02-23T15:55:00Z" w16du:dateUtc="2026-02-23T20:55:00Z"/>
              <w:rFonts w:asciiTheme="minorHAnsi" w:hAnsiTheme="minorHAnsi"/>
              <w:noProof/>
              <w:kern w:val="2"/>
              <w14:ligatures w14:val="standardContextual"/>
            </w:rPr>
          </w:pPr>
        </w:p>
        <w:p w14:paraId="2B7E919D" w14:textId="6E5EC07D" w:rsidR="000B5EAA" w:rsidDel="00EC2BBD" w:rsidRDefault="000B5EAA">
          <w:pPr>
            <w:pStyle w:val="TOC3"/>
            <w:rPr>
              <w:del w:id="397" w:author="Megan Ash" w:date="2026-02-23T15:55:00Z" w16du:dateUtc="2026-02-23T20:55:00Z"/>
              <w:rFonts w:asciiTheme="minorHAnsi" w:hAnsiTheme="minorHAnsi"/>
              <w:noProof/>
              <w:kern w:val="2"/>
              <w14:ligatures w14:val="standardContextual"/>
            </w:rPr>
          </w:pPr>
        </w:p>
        <w:p w14:paraId="31A4EC4F" w14:textId="1ED65CB6" w:rsidR="000B5EAA" w:rsidDel="00EC2BBD" w:rsidRDefault="000B5EAA">
          <w:pPr>
            <w:pStyle w:val="TOC3"/>
            <w:rPr>
              <w:del w:id="398" w:author="Megan Ash" w:date="2026-02-23T15:55:00Z" w16du:dateUtc="2026-02-23T20:55:00Z"/>
              <w:rFonts w:asciiTheme="minorHAnsi" w:hAnsiTheme="minorHAnsi"/>
              <w:noProof/>
              <w:kern w:val="2"/>
              <w14:ligatures w14:val="standardContextual"/>
            </w:rPr>
          </w:pPr>
        </w:p>
        <w:p w14:paraId="1F0A55FD" w14:textId="2FF088C5" w:rsidR="000B5EAA" w:rsidDel="00EC2BBD" w:rsidRDefault="000B5EAA">
          <w:pPr>
            <w:pStyle w:val="TOC3"/>
            <w:rPr>
              <w:del w:id="399" w:author="Megan Ash" w:date="2026-02-23T15:55:00Z" w16du:dateUtc="2026-02-23T20:55:00Z"/>
              <w:rFonts w:asciiTheme="minorHAnsi" w:hAnsiTheme="minorHAnsi"/>
              <w:noProof/>
              <w:kern w:val="2"/>
              <w14:ligatures w14:val="standardContextual"/>
            </w:rPr>
          </w:pPr>
        </w:p>
        <w:p w14:paraId="6A9182BB" w14:textId="1EA85E16" w:rsidR="000B5EAA" w:rsidDel="00EC2BBD" w:rsidRDefault="000B5EAA">
          <w:pPr>
            <w:pStyle w:val="TOC1"/>
            <w:rPr>
              <w:del w:id="400" w:author="Megan Ash" w:date="2026-02-23T15:55:00Z" w16du:dateUtc="2026-02-23T20:55:00Z"/>
              <w:rFonts w:asciiTheme="minorHAnsi" w:hAnsiTheme="minorHAnsi"/>
              <w:noProof/>
              <w:kern w:val="2"/>
              <w14:ligatures w14:val="standardContextual"/>
            </w:rPr>
          </w:pPr>
        </w:p>
        <w:p w14:paraId="6B512622" w14:textId="107D3586" w:rsidR="000B5EAA" w:rsidDel="00EC2BBD" w:rsidRDefault="000B5EAA">
          <w:pPr>
            <w:pStyle w:val="TOC2"/>
            <w:rPr>
              <w:del w:id="401" w:author="Megan Ash" w:date="2026-02-23T15:55:00Z" w16du:dateUtc="2026-02-23T20:55:00Z"/>
              <w:rFonts w:asciiTheme="minorHAnsi" w:hAnsiTheme="minorHAnsi"/>
              <w:noProof/>
              <w:kern w:val="2"/>
              <w14:ligatures w14:val="standardContextual"/>
            </w:rPr>
          </w:pPr>
        </w:p>
        <w:p w14:paraId="2330DD44" w14:textId="6BE20E4C" w:rsidR="000B5EAA" w:rsidDel="00EC2BBD" w:rsidRDefault="000B5EAA">
          <w:pPr>
            <w:pStyle w:val="TOC2"/>
            <w:rPr>
              <w:del w:id="402" w:author="Megan Ash" w:date="2026-02-23T15:55:00Z" w16du:dateUtc="2026-02-23T20:55:00Z"/>
              <w:rFonts w:asciiTheme="minorHAnsi" w:hAnsiTheme="minorHAnsi"/>
              <w:noProof/>
              <w:kern w:val="2"/>
              <w14:ligatures w14:val="standardContextual"/>
            </w:rPr>
          </w:pPr>
        </w:p>
        <w:p w14:paraId="24A5375F" w14:textId="1E418AAD" w:rsidR="000B5EAA" w:rsidDel="00EC2BBD" w:rsidRDefault="000B5EAA">
          <w:pPr>
            <w:pStyle w:val="TOC2"/>
            <w:rPr>
              <w:del w:id="403" w:author="Megan Ash" w:date="2026-02-23T15:55:00Z" w16du:dateUtc="2026-02-23T20:55:00Z"/>
              <w:rFonts w:asciiTheme="minorHAnsi" w:hAnsiTheme="minorHAnsi"/>
              <w:noProof/>
              <w:kern w:val="2"/>
              <w14:ligatures w14:val="standardContextual"/>
            </w:rPr>
          </w:pPr>
        </w:p>
        <w:p w14:paraId="7149FDCB" w14:textId="7C460ABF" w:rsidR="000B5EAA" w:rsidDel="00EC2BBD" w:rsidRDefault="000B5EAA">
          <w:pPr>
            <w:pStyle w:val="TOC3"/>
            <w:rPr>
              <w:del w:id="404" w:author="Megan Ash" w:date="2026-02-23T15:55:00Z" w16du:dateUtc="2026-02-23T20:55:00Z"/>
              <w:rFonts w:asciiTheme="minorHAnsi" w:hAnsiTheme="minorHAnsi"/>
              <w:noProof/>
              <w:kern w:val="2"/>
              <w14:ligatures w14:val="standardContextual"/>
            </w:rPr>
          </w:pPr>
        </w:p>
        <w:p w14:paraId="3E9A3D1F" w14:textId="4D86F364" w:rsidR="000B5EAA" w:rsidDel="00EC2BBD" w:rsidRDefault="000B5EAA">
          <w:pPr>
            <w:pStyle w:val="TOC3"/>
            <w:rPr>
              <w:del w:id="405" w:author="Megan Ash" w:date="2026-02-23T15:55:00Z" w16du:dateUtc="2026-02-23T20:55:00Z"/>
              <w:rFonts w:asciiTheme="minorHAnsi" w:hAnsiTheme="minorHAnsi"/>
              <w:noProof/>
              <w:kern w:val="2"/>
              <w14:ligatures w14:val="standardContextual"/>
            </w:rPr>
          </w:pPr>
        </w:p>
        <w:p w14:paraId="3E27A926" w14:textId="449AE93C" w:rsidR="000B5EAA" w:rsidDel="00EC2BBD" w:rsidRDefault="000B5EAA">
          <w:pPr>
            <w:pStyle w:val="TOC3"/>
            <w:rPr>
              <w:del w:id="406" w:author="Megan Ash" w:date="2026-02-23T15:55:00Z" w16du:dateUtc="2026-02-23T20:55:00Z"/>
              <w:rFonts w:asciiTheme="minorHAnsi" w:hAnsiTheme="minorHAnsi"/>
              <w:noProof/>
              <w:kern w:val="2"/>
              <w14:ligatures w14:val="standardContextual"/>
            </w:rPr>
          </w:pPr>
        </w:p>
        <w:p w14:paraId="1290FD4F" w14:textId="4F632509" w:rsidR="000B5EAA" w:rsidDel="00EC2BBD" w:rsidRDefault="000B5EAA">
          <w:pPr>
            <w:pStyle w:val="TOC3"/>
            <w:rPr>
              <w:del w:id="407" w:author="Megan Ash" w:date="2026-02-23T15:55:00Z" w16du:dateUtc="2026-02-23T20:55:00Z"/>
              <w:rFonts w:asciiTheme="minorHAnsi" w:hAnsiTheme="minorHAnsi"/>
              <w:noProof/>
              <w:kern w:val="2"/>
              <w14:ligatures w14:val="standardContextual"/>
            </w:rPr>
          </w:pPr>
        </w:p>
        <w:p w14:paraId="5F5285C1" w14:textId="14F2721D" w:rsidR="000B5EAA" w:rsidDel="00EC2BBD" w:rsidRDefault="000B5EAA">
          <w:pPr>
            <w:pStyle w:val="TOC3"/>
            <w:rPr>
              <w:del w:id="408" w:author="Megan Ash" w:date="2026-02-23T15:55:00Z" w16du:dateUtc="2026-02-23T20:55:00Z"/>
              <w:rFonts w:asciiTheme="minorHAnsi" w:hAnsiTheme="minorHAnsi"/>
              <w:noProof/>
              <w:kern w:val="2"/>
              <w14:ligatures w14:val="standardContextual"/>
            </w:rPr>
          </w:pPr>
        </w:p>
        <w:p w14:paraId="7BE236F1" w14:textId="6603A98F" w:rsidR="000B5EAA" w:rsidDel="00EC2BBD" w:rsidRDefault="000B5EAA">
          <w:pPr>
            <w:pStyle w:val="TOC3"/>
            <w:rPr>
              <w:del w:id="409" w:author="Megan Ash" w:date="2026-02-23T15:55:00Z" w16du:dateUtc="2026-02-23T20:55:00Z"/>
              <w:rFonts w:asciiTheme="minorHAnsi" w:hAnsiTheme="minorHAnsi"/>
              <w:noProof/>
              <w:kern w:val="2"/>
              <w14:ligatures w14:val="standardContextual"/>
            </w:rPr>
          </w:pPr>
        </w:p>
        <w:p w14:paraId="3062C917" w14:textId="37D1E805" w:rsidR="000B5EAA" w:rsidDel="00EC2BBD" w:rsidRDefault="000B5EAA">
          <w:pPr>
            <w:pStyle w:val="TOC3"/>
            <w:rPr>
              <w:del w:id="410" w:author="Megan Ash" w:date="2026-02-23T15:55:00Z" w16du:dateUtc="2026-02-23T20:55:00Z"/>
              <w:rFonts w:asciiTheme="minorHAnsi" w:hAnsiTheme="minorHAnsi"/>
              <w:noProof/>
              <w:kern w:val="2"/>
              <w14:ligatures w14:val="standardContextual"/>
            </w:rPr>
          </w:pPr>
        </w:p>
        <w:p w14:paraId="58C955D7" w14:textId="216F2BF9" w:rsidR="000B5EAA" w:rsidDel="00EC2BBD" w:rsidRDefault="000B5EAA">
          <w:pPr>
            <w:pStyle w:val="TOC3"/>
            <w:rPr>
              <w:del w:id="411" w:author="Megan Ash" w:date="2026-02-23T15:55:00Z" w16du:dateUtc="2026-02-23T20:55:00Z"/>
              <w:rFonts w:asciiTheme="minorHAnsi" w:hAnsiTheme="minorHAnsi"/>
              <w:noProof/>
              <w:kern w:val="2"/>
              <w14:ligatures w14:val="standardContextual"/>
            </w:rPr>
          </w:pPr>
        </w:p>
        <w:p w14:paraId="3EEEF4D1" w14:textId="48821C98" w:rsidR="000B5EAA" w:rsidDel="00EC2BBD" w:rsidRDefault="000B5EAA">
          <w:pPr>
            <w:pStyle w:val="TOC3"/>
            <w:rPr>
              <w:del w:id="412" w:author="Megan Ash" w:date="2026-02-23T15:55:00Z" w16du:dateUtc="2026-02-23T20:55:00Z"/>
              <w:rFonts w:asciiTheme="minorHAnsi" w:hAnsiTheme="minorHAnsi"/>
              <w:noProof/>
              <w:kern w:val="2"/>
              <w14:ligatures w14:val="standardContextual"/>
            </w:rPr>
          </w:pPr>
        </w:p>
        <w:p w14:paraId="7032DC5A" w14:textId="406047B1" w:rsidR="000B5EAA" w:rsidDel="00EC2BBD" w:rsidRDefault="000B5EAA">
          <w:pPr>
            <w:pStyle w:val="TOC3"/>
            <w:rPr>
              <w:del w:id="413" w:author="Megan Ash" w:date="2026-02-23T15:55:00Z" w16du:dateUtc="2026-02-23T20:55:00Z"/>
              <w:rFonts w:asciiTheme="minorHAnsi" w:hAnsiTheme="minorHAnsi"/>
              <w:noProof/>
              <w:kern w:val="2"/>
              <w14:ligatures w14:val="standardContextual"/>
            </w:rPr>
          </w:pPr>
        </w:p>
        <w:p w14:paraId="6A3C4E25" w14:textId="45B1FFB1" w:rsidR="000B5EAA" w:rsidDel="00EC2BBD" w:rsidRDefault="000B5EAA">
          <w:pPr>
            <w:pStyle w:val="TOC3"/>
            <w:rPr>
              <w:del w:id="414" w:author="Megan Ash" w:date="2026-02-23T15:55:00Z" w16du:dateUtc="2026-02-23T20:55:00Z"/>
              <w:rFonts w:asciiTheme="minorHAnsi" w:hAnsiTheme="minorHAnsi"/>
              <w:noProof/>
              <w:kern w:val="2"/>
              <w14:ligatures w14:val="standardContextual"/>
            </w:rPr>
          </w:pPr>
        </w:p>
        <w:p w14:paraId="268EDF8C" w14:textId="1C0DD9A8" w:rsidR="000B5EAA" w:rsidDel="00EC2BBD" w:rsidRDefault="000B5EAA">
          <w:pPr>
            <w:pStyle w:val="TOC3"/>
            <w:rPr>
              <w:del w:id="415" w:author="Megan Ash" w:date="2026-02-23T15:55:00Z" w16du:dateUtc="2026-02-23T20:55:00Z"/>
              <w:rFonts w:asciiTheme="minorHAnsi" w:hAnsiTheme="minorHAnsi"/>
              <w:noProof/>
              <w:kern w:val="2"/>
              <w14:ligatures w14:val="standardContextual"/>
            </w:rPr>
          </w:pPr>
        </w:p>
        <w:p w14:paraId="5222CC3C" w14:textId="0D363DCC" w:rsidR="000B5EAA" w:rsidDel="00EC2BBD" w:rsidRDefault="000B5EAA">
          <w:pPr>
            <w:pStyle w:val="TOC3"/>
            <w:rPr>
              <w:del w:id="416" w:author="Megan Ash" w:date="2026-02-23T15:55:00Z" w16du:dateUtc="2026-02-23T20:55:00Z"/>
              <w:rFonts w:asciiTheme="minorHAnsi" w:hAnsiTheme="minorHAnsi"/>
              <w:noProof/>
              <w:kern w:val="2"/>
              <w14:ligatures w14:val="standardContextual"/>
            </w:rPr>
          </w:pPr>
        </w:p>
        <w:p w14:paraId="1C01F37D" w14:textId="2D8215A4" w:rsidR="000B5EAA" w:rsidDel="00EC2BBD" w:rsidRDefault="000B5EAA">
          <w:pPr>
            <w:pStyle w:val="TOC2"/>
            <w:rPr>
              <w:del w:id="417" w:author="Megan Ash" w:date="2026-02-23T15:55:00Z" w16du:dateUtc="2026-02-23T20:55:00Z"/>
              <w:rFonts w:asciiTheme="minorHAnsi" w:hAnsiTheme="minorHAnsi"/>
              <w:noProof/>
              <w:kern w:val="2"/>
              <w14:ligatures w14:val="standardContextual"/>
            </w:rPr>
          </w:pPr>
        </w:p>
        <w:p w14:paraId="11E6C626" w14:textId="3CA3FDA1" w:rsidR="000B5EAA" w:rsidDel="00EC2BBD" w:rsidRDefault="000B5EAA">
          <w:pPr>
            <w:pStyle w:val="TOC2"/>
            <w:rPr>
              <w:del w:id="418" w:author="Megan Ash" w:date="2026-02-23T15:55:00Z" w16du:dateUtc="2026-02-23T20:55:00Z"/>
              <w:rFonts w:asciiTheme="minorHAnsi" w:hAnsiTheme="minorHAnsi"/>
              <w:noProof/>
              <w:kern w:val="2"/>
              <w14:ligatures w14:val="standardContextual"/>
            </w:rPr>
          </w:pPr>
        </w:p>
        <w:p w14:paraId="5D4C5B12" w14:textId="15B8BC94" w:rsidR="000B5EAA" w:rsidDel="00EC2BBD" w:rsidRDefault="000B5EAA">
          <w:pPr>
            <w:pStyle w:val="TOC3"/>
            <w:rPr>
              <w:del w:id="419" w:author="Megan Ash" w:date="2026-02-23T15:55:00Z" w16du:dateUtc="2026-02-23T20:55:00Z"/>
              <w:rFonts w:asciiTheme="minorHAnsi" w:hAnsiTheme="minorHAnsi"/>
              <w:noProof/>
              <w:kern w:val="2"/>
              <w14:ligatures w14:val="standardContextual"/>
            </w:rPr>
          </w:pPr>
        </w:p>
        <w:p w14:paraId="554EB561" w14:textId="2FDB0128" w:rsidR="000B5EAA" w:rsidDel="00EC2BBD" w:rsidRDefault="000B5EAA">
          <w:pPr>
            <w:pStyle w:val="TOC3"/>
            <w:rPr>
              <w:del w:id="420" w:author="Megan Ash" w:date="2026-02-23T15:55:00Z" w16du:dateUtc="2026-02-23T20:55:00Z"/>
              <w:rFonts w:asciiTheme="minorHAnsi" w:hAnsiTheme="minorHAnsi"/>
              <w:noProof/>
              <w:kern w:val="2"/>
              <w14:ligatures w14:val="standardContextual"/>
            </w:rPr>
          </w:pPr>
        </w:p>
        <w:p w14:paraId="47911D09" w14:textId="2877D2F7" w:rsidR="000B5EAA" w:rsidDel="00EC2BBD" w:rsidRDefault="000B5EAA">
          <w:pPr>
            <w:pStyle w:val="TOC2"/>
            <w:rPr>
              <w:del w:id="421" w:author="Megan Ash" w:date="2026-02-23T15:55:00Z" w16du:dateUtc="2026-02-23T20:55:00Z"/>
              <w:rFonts w:asciiTheme="minorHAnsi" w:hAnsiTheme="minorHAnsi"/>
              <w:noProof/>
              <w:kern w:val="2"/>
              <w14:ligatures w14:val="standardContextual"/>
            </w:rPr>
          </w:pPr>
        </w:p>
        <w:p w14:paraId="2513B119" w14:textId="2E86F70E" w:rsidR="000B5EAA" w:rsidDel="00EC2BBD" w:rsidRDefault="000B5EAA">
          <w:pPr>
            <w:pStyle w:val="TOC2"/>
            <w:rPr>
              <w:del w:id="422" w:author="Megan Ash" w:date="2026-02-23T15:55:00Z" w16du:dateUtc="2026-02-23T20:55:00Z"/>
              <w:rFonts w:asciiTheme="minorHAnsi" w:hAnsiTheme="minorHAnsi"/>
              <w:noProof/>
              <w:kern w:val="2"/>
              <w14:ligatures w14:val="standardContextual"/>
            </w:rPr>
          </w:pPr>
        </w:p>
        <w:p w14:paraId="7F7DC2DA" w14:textId="677D8534" w:rsidR="000B5EAA" w:rsidDel="00EC2BBD" w:rsidRDefault="000B5EAA">
          <w:pPr>
            <w:pStyle w:val="TOC3"/>
            <w:rPr>
              <w:del w:id="423" w:author="Megan Ash" w:date="2026-02-23T15:55:00Z" w16du:dateUtc="2026-02-23T20:55:00Z"/>
              <w:rFonts w:asciiTheme="minorHAnsi" w:hAnsiTheme="minorHAnsi"/>
              <w:noProof/>
              <w:kern w:val="2"/>
              <w14:ligatures w14:val="standardContextual"/>
            </w:rPr>
          </w:pPr>
        </w:p>
        <w:p w14:paraId="16A91CEF" w14:textId="1D2779A9" w:rsidR="000B5EAA" w:rsidDel="00EC2BBD" w:rsidRDefault="000B5EAA">
          <w:pPr>
            <w:pStyle w:val="TOC2"/>
            <w:rPr>
              <w:del w:id="424" w:author="Megan Ash" w:date="2026-02-23T15:55:00Z" w16du:dateUtc="2026-02-23T20:55:00Z"/>
              <w:rFonts w:asciiTheme="minorHAnsi" w:hAnsiTheme="minorHAnsi"/>
              <w:noProof/>
              <w:kern w:val="2"/>
              <w14:ligatures w14:val="standardContextual"/>
            </w:rPr>
          </w:pPr>
        </w:p>
        <w:p w14:paraId="70C7BA7D" w14:textId="4676A584" w:rsidR="000B5EAA" w:rsidDel="00EC2BBD" w:rsidRDefault="000B5EAA">
          <w:pPr>
            <w:pStyle w:val="TOC2"/>
            <w:rPr>
              <w:del w:id="425" w:author="Megan Ash" w:date="2026-02-23T15:55:00Z" w16du:dateUtc="2026-02-23T20:55:00Z"/>
              <w:rFonts w:asciiTheme="minorHAnsi" w:hAnsiTheme="minorHAnsi"/>
              <w:noProof/>
              <w:kern w:val="2"/>
              <w14:ligatures w14:val="standardContextual"/>
            </w:rPr>
          </w:pPr>
        </w:p>
        <w:p w14:paraId="394A3A0F" w14:textId="60C7B127" w:rsidR="000B5EAA" w:rsidDel="00EC2BBD" w:rsidRDefault="000B5EAA">
          <w:pPr>
            <w:pStyle w:val="TOC3"/>
            <w:rPr>
              <w:del w:id="426" w:author="Megan Ash" w:date="2026-02-23T15:55:00Z" w16du:dateUtc="2026-02-23T20:55:00Z"/>
              <w:rFonts w:asciiTheme="minorHAnsi" w:hAnsiTheme="minorHAnsi"/>
              <w:noProof/>
              <w:kern w:val="2"/>
              <w14:ligatures w14:val="standardContextual"/>
            </w:rPr>
          </w:pPr>
        </w:p>
        <w:p w14:paraId="6FA2139C" w14:textId="3BBB443A" w:rsidR="000B5EAA" w:rsidDel="00EC2BBD" w:rsidRDefault="000B5EAA">
          <w:pPr>
            <w:pStyle w:val="TOC3"/>
            <w:rPr>
              <w:del w:id="427" w:author="Megan Ash" w:date="2026-02-23T15:55:00Z" w16du:dateUtc="2026-02-23T20:55:00Z"/>
              <w:rFonts w:asciiTheme="minorHAnsi" w:hAnsiTheme="minorHAnsi"/>
              <w:noProof/>
              <w:kern w:val="2"/>
              <w14:ligatures w14:val="standardContextual"/>
            </w:rPr>
          </w:pPr>
        </w:p>
        <w:p w14:paraId="37D7306C" w14:textId="2E417DBD" w:rsidR="000B5EAA" w:rsidDel="00EC2BBD" w:rsidRDefault="000B5EAA">
          <w:pPr>
            <w:pStyle w:val="TOC2"/>
            <w:rPr>
              <w:del w:id="428" w:author="Megan Ash" w:date="2026-02-23T15:55:00Z" w16du:dateUtc="2026-02-23T20:55:00Z"/>
              <w:rFonts w:asciiTheme="minorHAnsi" w:hAnsiTheme="minorHAnsi"/>
              <w:noProof/>
              <w:kern w:val="2"/>
              <w14:ligatures w14:val="standardContextual"/>
            </w:rPr>
          </w:pPr>
        </w:p>
        <w:p w14:paraId="556976AD" w14:textId="3E57C802" w:rsidR="000B5EAA" w:rsidDel="00EC2BBD" w:rsidRDefault="000B5EAA">
          <w:pPr>
            <w:pStyle w:val="TOC3"/>
            <w:rPr>
              <w:del w:id="429" w:author="Megan Ash" w:date="2026-02-23T15:55:00Z" w16du:dateUtc="2026-02-23T20:55:00Z"/>
              <w:rFonts w:asciiTheme="minorHAnsi" w:hAnsiTheme="minorHAnsi"/>
              <w:noProof/>
              <w:kern w:val="2"/>
              <w14:ligatures w14:val="standardContextual"/>
            </w:rPr>
          </w:pPr>
        </w:p>
        <w:p w14:paraId="49FAA3B6" w14:textId="09940F07" w:rsidR="000B5EAA" w:rsidDel="00EC2BBD" w:rsidRDefault="000B5EAA">
          <w:pPr>
            <w:pStyle w:val="TOC3"/>
            <w:rPr>
              <w:del w:id="430" w:author="Megan Ash" w:date="2026-02-23T15:55:00Z" w16du:dateUtc="2026-02-23T20:55:00Z"/>
              <w:rFonts w:asciiTheme="minorHAnsi" w:hAnsiTheme="minorHAnsi"/>
              <w:noProof/>
              <w:kern w:val="2"/>
              <w14:ligatures w14:val="standardContextual"/>
            </w:rPr>
          </w:pPr>
        </w:p>
        <w:p w14:paraId="2F67674B" w14:textId="4A41F6E7" w:rsidR="000B5EAA" w:rsidDel="00EC2BBD" w:rsidRDefault="000B5EAA">
          <w:pPr>
            <w:pStyle w:val="TOC3"/>
            <w:rPr>
              <w:del w:id="431" w:author="Megan Ash" w:date="2026-02-23T15:55:00Z" w16du:dateUtc="2026-02-23T20:55:00Z"/>
              <w:rFonts w:asciiTheme="minorHAnsi" w:hAnsiTheme="minorHAnsi"/>
              <w:noProof/>
              <w:kern w:val="2"/>
              <w14:ligatures w14:val="standardContextual"/>
            </w:rPr>
          </w:pPr>
        </w:p>
        <w:p w14:paraId="2CF26A7C" w14:textId="4DFFE833" w:rsidR="000B5EAA" w:rsidDel="00EC2BBD" w:rsidRDefault="000B5EAA">
          <w:pPr>
            <w:pStyle w:val="TOC2"/>
            <w:rPr>
              <w:del w:id="432" w:author="Megan Ash" w:date="2026-02-23T15:55:00Z" w16du:dateUtc="2026-02-23T20:55:00Z"/>
              <w:rFonts w:asciiTheme="minorHAnsi" w:hAnsiTheme="minorHAnsi"/>
              <w:noProof/>
              <w:kern w:val="2"/>
              <w14:ligatures w14:val="standardContextual"/>
            </w:rPr>
          </w:pPr>
        </w:p>
        <w:p w14:paraId="6AEBE066" w14:textId="0393EB2A" w:rsidR="000B5EAA" w:rsidDel="00EC2BBD" w:rsidRDefault="000B5EAA">
          <w:pPr>
            <w:pStyle w:val="TOC2"/>
            <w:rPr>
              <w:del w:id="433" w:author="Megan Ash" w:date="2026-02-23T15:55:00Z" w16du:dateUtc="2026-02-23T20:55:00Z"/>
              <w:rFonts w:asciiTheme="minorHAnsi" w:hAnsiTheme="minorHAnsi"/>
              <w:noProof/>
              <w:kern w:val="2"/>
              <w14:ligatures w14:val="standardContextual"/>
            </w:rPr>
          </w:pPr>
        </w:p>
        <w:p w14:paraId="760CA296" w14:textId="5729BF22" w:rsidR="000B5EAA" w:rsidDel="00EC2BBD" w:rsidRDefault="000B5EAA">
          <w:pPr>
            <w:pStyle w:val="TOC2"/>
            <w:rPr>
              <w:del w:id="434" w:author="Megan Ash" w:date="2026-02-23T15:55:00Z" w16du:dateUtc="2026-02-23T20:55:00Z"/>
              <w:rFonts w:asciiTheme="minorHAnsi" w:hAnsiTheme="minorHAnsi"/>
              <w:noProof/>
              <w:kern w:val="2"/>
              <w14:ligatures w14:val="standardContextual"/>
            </w:rPr>
          </w:pPr>
        </w:p>
        <w:p w14:paraId="5DC6464F" w14:textId="611B2E4F" w:rsidR="000B5EAA" w:rsidDel="00EC2BBD" w:rsidRDefault="000B5EAA">
          <w:pPr>
            <w:pStyle w:val="TOC2"/>
            <w:rPr>
              <w:del w:id="435" w:author="Megan Ash" w:date="2026-02-23T15:55:00Z" w16du:dateUtc="2026-02-23T20:55:00Z"/>
              <w:rFonts w:asciiTheme="minorHAnsi" w:hAnsiTheme="minorHAnsi"/>
              <w:noProof/>
              <w:kern w:val="2"/>
              <w14:ligatures w14:val="standardContextual"/>
            </w:rPr>
          </w:pPr>
        </w:p>
        <w:p w14:paraId="1A841B3E" w14:textId="45027DA8" w:rsidR="000B5EAA" w:rsidDel="00EC2BBD" w:rsidRDefault="000B5EAA">
          <w:pPr>
            <w:pStyle w:val="TOC3"/>
            <w:rPr>
              <w:del w:id="436" w:author="Megan Ash" w:date="2026-02-23T15:55:00Z" w16du:dateUtc="2026-02-23T20:55:00Z"/>
              <w:rFonts w:asciiTheme="minorHAnsi" w:hAnsiTheme="minorHAnsi"/>
              <w:noProof/>
              <w:kern w:val="2"/>
              <w14:ligatures w14:val="standardContextual"/>
            </w:rPr>
          </w:pPr>
        </w:p>
        <w:p w14:paraId="5915EB7E" w14:textId="5C8B0FF3" w:rsidR="000B5EAA" w:rsidDel="00EC2BBD" w:rsidRDefault="000B5EAA">
          <w:pPr>
            <w:pStyle w:val="TOC3"/>
            <w:rPr>
              <w:del w:id="437" w:author="Megan Ash" w:date="2026-02-23T15:55:00Z" w16du:dateUtc="2026-02-23T20:55:00Z"/>
              <w:rFonts w:asciiTheme="minorHAnsi" w:hAnsiTheme="minorHAnsi"/>
              <w:noProof/>
              <w:kern w:val="2"/>
              <w14:ligatures w14:val="standardContextual"/>
            </w:rPr>
          </w:pPr>
        </w:p>
        <w:p w14:paraId="38F83609" w14:textId="4C81F1F4" w:rsidR="000B5EAA" w:rsidDel="00EC2BBD" w:rsidRDefault="000B5EAA">
          <w:pPr>
            <w:pStyle w:val="TOC2"/>
            <w:rPr>
              <w:del w:id="438" w:author="Megan Ash" w:date="2026-02-23T15:55:00Z" w16du:dateUtc="2026-02-23T20:55:00Z"/>
              <w:rFonts w:asciiTheme="minorHAnsi" w:hAnsiTheme="minorHAnsi"/>
              <w:noProof/>
              <w:kern w:val="2"/>
              <w14:ligatures w14:val="standardContextual"/>
            </w:rPr>
          </w:pPr>
        </w:p>
        <w:p w14:paraId="253DDB60" w14:textId="6B5DB505" w:rsidR="000B5EAA" w:rsidDel="00EC2BBD" w:rsidRDefault="000B5EAA">
          <w:pPr>
            <w:pStyle w:val="TOC2"/>
            <w:rPr>
              <w:del w:id="439" w:author="Megan Ash" w:date="2026-02-23T15:55:00Z" w16du:dateUtc="2026-02-23T20:55:00Z"/>
              <w:rFonts w:asciiTheme="minorHAnsi" w:hAnsiTheme="minorHAnsi"/>
              <w:noProof/>
              <w:kern w:val="2"/>
              <w14:ligatures w14:val="standardContextual"/>
            </w:rPr>
          </w:pPr>
        </w:p>
        <w:p w14:paraId="5115BF20" w14:textId="38A3179F" w:rsidR="000B5EAA" w:rsidDel="00EC2BBD" w:rsidRDefault="000B5EAA">
          <w:pPr>
            <w:pStyle w:val="TOC3"/>
            <w:rPr>
              <w:del w:id="440" w:author="Megan Ash" w:date="2026-02-23T15:55:00Z" w16du:dateUtc="2026-02-23T20:55:00Z"/>
              <w:rFonts w:asciiTheme="minorHAnsi" w:hAnsiTheme="minorHAnsi"/>
              <w:noProof/>
              <w:kern w:val="2"/>
              <w14:ligatures w14:val="standardContextual"/>
            </w:rPr>
          </w:pPr>
        </w:p>
        <w:p w14:paraId="4A5212E1" w14:textId="68F4C0AF" w:rsidR="000B5EAA" w:rsidDel="00EC2BBD" w:rsidRDefault="000B5EAA">
          <w:pPr>
            <w:pStyle w:val="TOC3"/>
            <w:rPr>
              <w:del w:id="441" w:author="Megan Ash" w:date="2026-02-23T15:55:00Z" w16du:dateUtc="2026-02-23T20:55:00Z"/>
              <w:rFonts w:asciiTheme="minorHAnsi" w:hAnsiTheme="minorHAnsi"/>
              <w:noProof/>
              <w:kern w:val="2"/>
              <w14:ligatures w14:val="standardContextual"/>
            </w:rPr>
          </w:pPr>
        </w:p>
        <w:p w14:paraId="49AB1CED" w14:textId="5C3317F9" w:rsidR="000B5EAA" w:rsidDel="00EC2BBD" w:rsidRDefault="000B5EAA">
          <w:pPr>
            <w:pStyle w:val="TOC2"/>
            <w:rPr>
              <w:del w:id="442" w:author="Megan Ash" w:date="2026-02-23T15:55:00Z" w16du:dateUtc="2026-02-23T20:55:00Z"/>
              <w:rFonts w:asciiTheme="minorHAnsi" w:hAnsiTheme="minorHAnsi"/>
              <w:noProof/>
              <w:kern w:val="2"/>
              <w14:ligatures w14:val="standardContextual"/>
            </w:rPr>
          </w:pPr>
        </w:p>
        <w:p w14:paraId="44818C1C" w14:textId="7B15BE8F" w:rsidR="000B5EAA" w:rsidDel="00EC2BBD" w:rsidRDefault="000B5EAA">
          <w:pPr>
            <w:pStyle w:val="TOC2"/>
            <w:rPr>
              <w:del w:id="443" w:author="Megan Ash" w:date="2026-02-23T15:55:00Z" w16du:dateUtc="2026-02-23T20:55:00Z"/>
              <w:rFonts w:asciiTheme="minorHAnsi" w:hAnsiTheme="minorHAnsi"/>
              <w:noProof/>
              <w:kern w:val="2"/>
              <w14:ligatures w14:val="standardContextual"/>
            </w:rPr>
          </w:pPr>
        </w:p>
        <w:p w14:paraId="38E8EA1C" w14:textId="4B8708D9" w:rsidR="000B5EAA" w:rsidDel="00EC2BBD" w:rsidRDefault="000B5EAA">
          <w:pPr>
            <w:pStyle w:val="TOC3"/>
            <w:rPr>
              <w:del w:id="444" w:author="Megan Ash" w:date="2026-02-23T15:55:00Z" w16du:dateUtc="2026-02-23T20:55:00Z"/>
              <w:rFonts w:asciiTheme="minorHAnsi" w:hAnsiTheme="minorHAnsi"/>
              <w:noProof/>
              <w:kern w:val="2"/>
              <w14:ligatures w14:val="standardContextual"/>
            </w:rPr>
          </w:pPr>
        </w:p>
        <w:p w14:paraId="5A6A0924" w14:textId="77476459" w:rsidR="000B5EAA" w:rsidDel="00EC2BBD" w:rsidRDefault="000B5EAA">
          <w:pPr>
            <w:pStyle w:val="TOC1"/>
            <w:rPr>
              <w:del w:id="445" w:author="Megan Ash" w:date="2026-02-23T15:55:00Z" w16du:dateUtc="2026-02-23T20:55:00Z"/>
              <w:rFonts w:asciiTheme="minorHAnsi" w:hAnsiTheme="minorHAnsi"/>
              <w:noProof/>
              <w:kern w:val="2"/>
              <w14:ligatures w14:val="standardContextual"/>
            </w:rPr>
          </w:pPr>
        </w:p>
        <w:p w14:paraId="30ED832B" w14:textId="2D652DB9" w:rsidR="000B5EAA" w:rsidDel="00EC2BBD" w:rsidRDefault="000B5EAA">
          <w:pPr>
            <w:pStyle w:val="TOC2"/>
            <w:rPr>
              <w:del w:id="446" w:author="Megan Ash" w:date="2026-02-23T15:55:00Z" w16du:dateUtc="2026-02-23T20:55:00Z"/>
              <w:rFonts w:asciiTheme="minorHAnsi" w:hAnsiTheme="minorHAnsi"/>
              <w:noProof/>
              <w:kern w:val="2"/>
              <w14:ligatures w14:val="standardContextual"/>
            </w:rPr>
          </w:pPr>
        </w:p>
        <w:p w14:paraId="22CDE157" w14:textId="36E2A6BC" w:rsidR="000B5EAA" w:rsidDel="00EC2BBD" w:rsidRDefault="000B5EAA">
          <w:pPr>
            <w:pStyle w:val="TOC3"/>
            <w:rPr>
              <w:del w:id="447" w:author="Megan Ash" w:date="2026-02-23T15:55:00Z" w16du:dateUtc="2026-02-23T20:55:00Z"/>
              <w:rFonts w:asciiTheme="minorHAnsi" w:hAnsiTheme="minorHAnsi"/>
              <w:noProof/>
              <w:kern w:val="2"/>
              <w14:ligatures w14:val="standardContextual"/>
            </w:rPr>
          </w:pPr>
        </w:p>
        <w:p w14:paraId="4F4A7C7A" w14:textId="4F500C49" w:rsidR="000B5EAA" w:rsidDel="00EC2BBD" w:rsidRDefault="000B5EAA">
          <w:pPr>
            <w:pStyle w:val="TOC2"/>
            <w:rPr>
              <w:del w:id="448" w:author="Megan Ash" w:date="2026-02-23T15:55:00Z" w16du:dateUtc="2026-02-23T20:55:00Z"/>
              <w:rFonts w:asciiTheme="minorHAnsi" w:hAnsiTheme="minorHAnsi"/>
              <w:noProof/>
              <w:kern w:val="2"/>
              <w14:ligatures w14:val="standardContextual"/>
            </w:rPr>
          </w:pPr>
        </w:p>
        <w:p w14:paraId="77964529" w14:textId="7A15DB76" w:rsidR="000B5EAA" w:rsidDel="00EC2BBD" w:rsidRDefault="000B5EAA">
          <w:pPr>
            <w:pStyle w:val="TOC2"/>
            <w:rPr>
              <w:del w:id="449" w:author="Megan Ash" w:date="2026-02-23T15:55:00Z" w16du:dateUtc="2026-02-23T20:55:00Z"/>
              <w:rFonts w:asciiTheme="minorHAnsi" w:hAnsiTheme="minorHAnsi"/>
              <w:noProof/>
              <w:kern w:val="2"/>
              <w14:ligatures w14:val="standardContextual"/>
            </w:rPr>
          </w:pPr>
        </w:p>
        <w:p w14:paraId="5AE824DD" w14:textId="0F10B1BA" w:rsidR="000B5EAA" w:rsidDel="00EC2BBD" w:rsidRDefault="000B5EAA">
          <w:pPr>
            <w:pStyle w:val="TOC2"/>
            <w:rPr>
              <w:del w:id="450" w:author="Megan Ash" w:date="2026-02-23T15:55:00Z" w16du:dateUtc="2026-02-23T20:55:00Z"/>
              <w:rFonts w:asciiTheme="minorHAnsi" w:hAnsiTheme="minorHAnsi"/>
              <w:noProof/>
              <w:kern w:val="2"/>
              <w14:ligatures w14:val="standardContextual"/>
            </w:rPr>
          </w:pPr>
        </w:p>
        <w:p w14:paraId="16DB0C94" w14:textId="66F2105B" w:rsidR="000B5EAA" w:rsidDel="00EC2BBD" w:rsidRDefault="000B5EAA">
          <w:pPr>
            <w:pStyle w:val="TOC2"/>
            <w:rPr>
              <w:del w:id="451" w:author="Megan Ash" w:date="2026-02-23T15:55:00Z" w16du:dateUtc="2026-02-23T20:55:00Z"/>
              <w:rFonts w:asciiTheme="minorHAnsi" w:hAnsiTheme="minorHAnsi"/>
              <w:noProof/>
              <w:kern w:val="2"/>
              <w14:ligatures w14:val="standardContextual"/>
            </w:rPr>
          </w:pPr>
        </w:p>
        <w:p w14:paraId="6C7E3885" w14:textId="43653849" w:rsidR="000B5EAA" w:rsidDel="00EC2BBD" w:rsidRDefault="000B5EAA">
          <w:pPr>
            <w:pStyle w:val="TOC2"/>
            <w:rPr>
              <w:del w:id="452" w:author="Megan Ash" w:date="2026-02-23T15:55:00Z" w16du:dateUtc="2026-02-23T20:55:00Z"/>
              <w:rFonts w:asciiTheme="minorHAnsi" w:hAnsiTheme="minorHAnsi"/>
              <w:noProof/>
              <w:kern w:val="2"/>
              <w14:ligatures w14:val="standardContextual"/>
            </w:rPr>
          </w:pPr>
        </w:p>
        <w:p w14:paraId="414B2D58" w14:textId="692B2D94" w:rsidR="000B5EAA" w:rsidDel="00EC2BBD" w:rsidRDefault="000B5EAA">
          <w:pPr>
            <w:pStyle w:val="TOC2"/>
            <w:rPr>
              <w:del w:id="453" w:author="Megan Ash" w:date="2026-02-23T15:55:00Z" w16du:dateUtc="2026-02-23T20:55:00Z"/>
              <w:rFonts w:asciiTheme="minorHAnsi" w:hAnsiTheme="minorHAnsi"/>
              <w:noProof/>
              <w:kern w:val="2"/>
              <w14:ligatures w14:val="standardContextual"/>
            </w:rPr>
          </w:pPr>
        </w:p>
        <w:p w14:paraId="7C175983" w14:textId="2F7AA03A" w:rsidR="000B5EAA" w:rsidDel="00EC2BBD" w:rsidRDefault="000B5EAA">
          <w:pPr>
            <w:pStyle w:val="TOC3"/>
            <w:rPr>
              <w:del w:id="454" w:author="Megan Ash" w:date="2026-02-23T15:55:00Z" w16du:dateUtc="2026-02-23T20:55:00Z"/>
              <w:rFonts w:asciiTheme="minorHAnsi" w:hAnsiTheme="minorHAnsi"/>
              <w:noProof/>
              <w:kern w:val="2"/>
              <w14:ligatures w14:val="standardContextual"/>
            </w:rPr>
          </w:pPr>
        </w:p>
        <w:p w14:paraId="26D200E9" w14:textId="055920AA" w:rsidR="000B5EAA" w:rsidDel="00EC2BBD" w:rsidRDefault="000B5EAA">
          <w:pPr>
            <w:pStyle w:val="TOC2"/>
            <w:rPr>
              <w:del w:id="455" w:author="Megan Ash" w:date="2026-02-23T15:55:00Z" w16du:dateUtc="2026-02-23T20:55:00Z"/>
              <w:rFonts w:asciiTheme="minorHAnsi" w:hAnsiTheme="minorHAnsi"/>
              <w:noProof/>
              <w:kern w:val="2"/>
              <w14:ligatures w14:val="standardContextual"/>
            </w:rPr>
          </w:pPr>
        </w:p>
        <w:p w14:paraId="6179AA1B" w14:textId="42C8CFDA" w:rsidR="000B5EAA" w:rsidDel="00EC2BBD" w:rsidRDefault="000B5EAA">
          <w:pPr>
            <w:pStyle w:val="TOC1"/>
            <w:rPr>
              <w:del w:id="456" w:author="Megan Ash" w:date="2026-02-23T15:55:00Z" w16du:dateUtc="2026-02-23T20:55:00Z"/>
              <w:rFonts w:asciiTheme="minorHAnsi" w:hAnsiTheme="minorHAnsi"/>
              <w:noProof/>
              <w:kern w:val="2"/>
              <w14:ligatures w14:val="standardContextual"/>
            </w:rPr>
          </w:pPr>
        </w:p>
        <w:p w14:paraId="137FC83F" w14:textId="3030ED23" w:rsidR="000B5EAA" w:rsidDel="00EC2BBD" w:rsidRDefault="000B5EAA">
          <w:pPr>
            <w:pStyle w:val="TOC2"/>
            <w:rPr>
              <w:del w:id="457" w:author="Megan Ash" w:date="2026-02-23T15:55:00Z" w16du:dateUtc="2026-02-23T20:55:00Z"/>
              <w:rFonts w:asciiTheme="minorHAnsi" w:hAnsiTheme="minorHAnsi"/>
              <w:noProof/>
              <w:kern w:val="2"/>
              <w14:ligatures w14:val="standardContextual"/>
            </w:rPr>
          </w:pPr>
        </w:p>
        <w:p w14:paraId="2831C4B9" w14:textId="6860CDF7" w:rsidR="000B5EAA" w:rsidDel="00EC2BBD" w:rsidRDefault="000B5EAA">
          <w:pPr>
            <w:pStyle w:val="TOC2"/>
            <w:rPr>
              <w:del w:id="458" w:author="Megan Ash" w:date="2026-02-23T15:55:00Z" w16du:dateUtc="2026-02-23T20:55:00Z"/>
              <w:rFonts w:asciiTheme="minorHAnsi" w:hAnsiTheme="minorHAnsi"/>
              <w:noProof/>
              <w:kern w:val="2"/>
              <w14:ligatures w14:val="standardContextual"/>
            </w:rPr>
          </w:pPr>
        </w:p>
        <w:p w14:paraId="1854AAA7" w14:textId="7E6DF13B" w:rsidR="000B5EAA" w:rsidDel="00EC2BBD" w:rsidRDefault="000B5EAA">
          <w:pPr>
            <w:pStyle w:val="TOC2"/>
            <w:rPr>
              <w:del w:id="459" w:author="Megan Ash" w:date="2026-02-23T15:55:00Z" w16du:dateUtc="2026-02-23T20:55:00Z"/>
              <w:rFonts w:asciiTheme="minorHAnsi" w:hAnsiTheme="minorHAnsi"/>
              <w:noProof/>
              <w:kern w:val="2"/>
              <w14:ligatures w14:val="standardContextual"/>
            </w:rPr>
          </w:pPr>
        </w:p>
        <w:p w14:paraId="03237A0D" w14:textId="2E0BF268" w:rsidR="000B5EAA" w:rsidDel="00EC2BBD" w:rsidRDefault="000B5EAA">
          <w:pPr>
            <w:pStyle w:val="TOC3"/>
            <w:rPr>
              <w:del w:id="460" w:author="Megan Ash" w:date="2026-02-23T15:55:00Z" w16du:dateUtc="2026-02-23T20:55:00Z"/>
              <w:rFonts w:asciiTheme="minorHAnsi" w:hAnsiTheme="minorHAnsi"/>
              <w:noProof/>
              <w:kern w:val="2"/>
              <w14:ligatures w14:val="standardContextual"/>
            </w:rPr>
          </w:pPr>
        </w:p>
        <w:p w14:paraId="030DECBD" w14:textId="36993386" w:rsidR="000B5EAA" w:rsidDel="00EC2BBD" w:rsidRDefault="000B5EAA">
          <w:pPr>
            <w:pStyle w:val="TOC3"/>
            <w:rPr>
              <w:del w:id="461" w:author="Megan Ash" w:date="2026-02-23T15:55:00Z" w16du:dateUtc="2026-02-23T20:55:00Z"/>
              <w:rFonts w:asciiTheme="minorHAnsi" w:hAnsiTheme="minorHAnsi"/>
              <w:noProof/>
              <w:kern w:val="2"/>
              <w14:ligatures w14:val="standardContextual"/>
            </w:rPr>
          </w:pPr>
        </w:p>
        <w:p w14:paraId="483FC1FD" w14:textId="19DE3BC9" w:rsidR="000B5EAA" w:rsidDel="00EC2BBD" w:rsidRDefault="000B5EAA">
          <w:pPr>
            <w:pStyle w:val="TOC3"/>
            <w:rPr>
              <w:del w:id="462" w:author="Megan Ash" w:date="2026-02-23T15:55:00Z" w16du:dateUtc="2026-02-23T20:55:00Z"/>
              <w:rFonts w:asciiTheme="minorHAnsi" w:hAnsiTheme="minorHAnsi"/>
              <w:noProof/>
              <w:kern w:val="2"/>
              <w14:ligatures w14:val="standardContextual"/>
            </w:rPr>
          </w:pPr>
        </w:p>
        <w:p w14:paraId="5101E1A5" w14:textId="5210EFAF" w:rsidR="000B5EAA" w:rsidDel="00EC2BBD" w:rsidRDefault="000B5EAA">
          <w:pPr>
            <w:pStyle w:val="TOC2"/>
            <w:rPr>
              <w:del w:id="463" w:author="Megan Ash" w:date="2026-02-23T15:55:00Z" w16du:dateUtc="2026-02-23T20:55:00Z"/>
              <w:rFonts w:asciiTheme="minorHAnsi" w:hAnsiTheme="minorHAnsi"/>
              <w:noProof/>
              <w:kern w:val="2"/>
              <w14:ligatures w14:val="standardContextual"/>
            </w:rPr>
          </w:pPr>
        </w:p>
        <w:p w14:paraId="503A47DD" w14:textId="63D08503" w:rsidR="000B5EAA" w:rsidDel="00EC2BBD" w:rsidRDefault="000B5EAA">
          <w:pPr>
            <w:pStyle w:val="TOC2"/>
            <w:rPr>
              <w:del w:id="464" w:author="Megan Ash" w:date="2026-02-23T15:55:00Z" w16du:dateUtc="2026-02-23T20:55:00Z"/>
              <w:rFonts w:asciiTheme="minorHAnsi" w:hAnsiTheme="minorHAnsi"/>
              <w:noProof/>
              <w:kern w:val="2"/>
              <w14:ligatures w14:val="standardContextual"/>
            </w:rPr>
          </w:pPr>
        </w:p>
        <w:p w14:paraId="66E3C9B7" w14:textId="292EEB63" w:rsidR="000B5EAA" w:rsidDel="00EC2BBD" w:rsidRDefault="000B5EAA">
          <w:pPr>
            <w:pStyle w:val="TOC3"/>
            <w:rPr>
              <w:del w:id="465" w:author="Megan Ash" w:date="2026-02-23T15:55:00Z" w16du:dateUtc="2026-02-23T20:55:00Z"/>
              <w:rFonts w:asciiTheme="minorHAnsi" w:hAnsiTheme="minorHAnsi"/>
              <w:noProof/>
              <w:kern w:val="2"/>
              <w14:ligatures w14:val="standardContextual"/>
            </w:rPr>
          </w:pPr>
        </w:p>
        <w:p w14:paraId="4BBE68EA" w14:textId="08E9BAAB" w:rsidR="000B5EAA" w:rsidDel="00EC2BBD" w:rsidRDefault="000B5EAA">
          <w:pPr>
            <w:pStyle w:val="TOC3"/>
            <w:rPr>
              <w:del w:id="466" w:author="Megan Ash" w:date="2026-02-23T15:55:00Z" w16du:dateUtc="2026-02-23T20:55:00Z"/>
              <w:rFonts w:asciiTheme="minorHAnsi" w:hAnsiTheme="minorHAnsi"/>
              <w:noProof/>
              <w:kern w:val="2"/>
              <w14:ligatures w14:val="standardContextual"/>
            </w:rPr>
          </w:pPr>
        </w:p>
        <w:p w14:paraId="62CBC760" w14:textId="20D25C99" w:rsidR="000B5EAA" w:rsidDel="00EC2BBD" w:rsidRDefault="000B5EAA">
          <w:pPr>
            <w:pStyle w:val="TOC2"/>
            <w:rPr>
              <w:del w:id="467" w:author="Megan Ash" w:date="2026-02-23T15:55:00Z" w16du:dateUtc="2026-02-23T20:55:00Z"/>
              <w:rFonts w:asciiTheme="minorHAnsi" w:hAnsiTheme="minorHAnsi"/>
              <w:noProof/>
              <w:kern w:val="2"/>
              <w14:ligatures w14:val="standardContextual"/>
            </w:rPr>
          </w:pPr>
        </w:p>
        <w:p w14:paraId="3EAC9D12" w14:textId="3C7AED5D" w:rsidR="000B5EAA" w:rsidDel="00EC2BBD" w:rsidRDefault="000B5EAA">
          <w:pPr>
            <w:pStyle w:val="TOC3"/>
            <w:rPr>
              <w:del w:id="468" w:author="Megan Ash" w:date="2026-02-23T15:55:00Z" w16du:dateUtc="2026-02-23T20:55:00Z"/>
              <w:rFonts w:asciiTheme="minorHAnsi" w:hAnsiTheme="minorHAnsi"/>
              <w:noProof/>
              <w:kern w:val="2"/>
              <w14:ligatures w14:val="standardContextual"/>
            </w:rPr>
          </w:pPr>
        </w:p>
        <w:p w14:paraId="7F12844A" w14:textId="250571CF" w:rsidR="000B5EAA" w:rsidDel="00EC2BBD" w:rsidRDefault="000B5EAA">
          <w:pPr>
            <w:pStyle w:val="TOC3"/>
            <w:rPr>
              <w:del w:id="469" w:author="Megan Ash" w:date="2026-02-23T15:55:00Z" w16du:dateUtc="2026-02-23T20:55:00Z"/>
              <w:rFonts w:asciiTheme="minorHAnsi" w:hAnsiTheme="minorHAnsi"/>
              <w:noProof/>
              <w:kern w:val="2"/>
              <w14:ligatures w14:val="standardContextual"/>
            </w:rPr>
          </w:pPr>
        </w:p>
        <w:p w14:paraId="046A1967" w14:textId="58536378" w:rsidR="000B5EAA" w:rsidDel="00EC2BBD" w:rsidRDefault="000B5EAA">
          <w:pPr>
            <w:pStyle w:val="TOC3"/>
            <w:rPr>
              <w:del w:id="470" w:author="Megan Ash" w:date="2026-02-23T15:55:00Z" w16du:dateUtc="2026-02-23T20:55:00Z"/>
              <w:rFonts w:asciiTheme="minorHAnsi" w:hAnsiTheme="minorHAnsi"/>
              <w:noProof/>
              <w:kern w:val="2"/>
              <w14:ligatures w14:val="standardContextual"/>
            </w:rPr>
          </w:pPr>
        </w:p>
        <w:p w14:paraId="755D241C" w14:textId="50E20799" w:rsidR="000B5EAA" w:rsidDel="00EC2BBD" w:rsidRDefault="000B5EAA">
          <w:pPr>
            <w:pStyle w:val="TOC3"/>
            <w:rPr>
              <w:del w:id="471" w:author="Megan Ash" w:date="2026-02-23T15:55:00Z" w16du:dateUtc="2026-02-23T20:55:00Z"/>
              <w:rFonts w:asciiTheme="minorHAnsi" w:hAnsiTheme="minorHAnsi"/>
              <w:noProof/>
              <w:kern w:val="2"/>
              <w14:ligatures w14:val="standardContextual"/>
            </w:rPr>
          </w:pPr>
        </w:p>
        <w:p w14:paraId="113F4002" w14:textId="7E79D987" w:rsidR="000B5EAA" w:rsidDel="00EC2BBD" w:rsidRDefault="000B5EAA">
          <w:pPr>
            <w:pStyle w:val="TOC3"/>
            <w:rPr>
              <w:del w:id="472" w:author="Megan Ash" w:date="2026-02-23T15:55:00Z" w16du:dateUtc="2026-02-23T20:55:00Z"/>
              <w:rFonts w:asciiTheme="minorHAnsi" w:hAnsiTheme="minorHAnsi"/>
              <w:noProof/>
              <w:kern w:val="2"/>
              <w14:ligatures w14:val="standardContextual"/>
            </w:rPr>
          </w:pPr>
        </w:p>
        <w:p w14:paraId="42874DB1" w14:textId="25F72251" w:rsidR="000B5EAA" w:rsidDel="00EC2BBD" w:rsidRDefault="000B5EAA">
          <w:pPr>
            <w:pStyle w:val="TOC2"/>
            <w:rPr>
              <w:del w:id="473" w:author="Megan Ash" w:date="2026-02-23T15:55:00Z" w16du:dateUtc="2026-02-23T20:55:00Z"/>
              <w:rFonts w:asciiTheme="minorHAnsi" w:hAnsiTheme="minorHAnsi"/>
              <w:noProof/>
              <w:kern w:val="2"/>
              <w14:ligatures w14:val="standardContextual"/>
            </w:rPr>
          </w:pPr>
        </w:p>
        <w:p w14:paraId="5BBC4548" w14:textId="6E2D7B90" w:rsidR="000B5EAA" w:rsidDel="00EC2BBD" w:rsidRDefault="000B5EAA">
          <w:pPr>
            <w:pStyle w:val="TOC3"/>
            <w:rPr>
              <w:del w:id="474" w:author="Megan Ash" w:date="2026-02-23T15:55:00Z" w16du:dateUtc="2026-02-23T20:55:00Z"/>
              <w:rFonts w:asciiTheme="minorHAnsi" w:hAnsiTheme="minorHAnsi"/>
              <w:noProof/>
              <w:kern w:val="2"/>
              <w14:ligatures w14:val="standardContextual"/>
            </w:rPr>
          </w:pPr>
        </w:p>
        <w:p w14:paraId="60BACE05" w14:textId="4167D20B" w:rsidR="000B5EAA" w:rsidDel="00EC2BBD" w:rsidRDefault="000B5EAA">
          <w:pPr>
            <w:pStyle w:val="TOC3"/>
            <w:rPr>
              <w:del w:id="475" w:author="Megan Ash" w:date="2026-02-23T15:55:00Z" w16du:dateUtc="2026-02-23T20:55:00Z"/>
              <w:rFonts w:asciiTheme="minorHAnsi" w:hAnsiTheme="minorHAnsi"/>
              <w:noProof/>
              <w:kern w:val="2"/>
              <w14:ligatures w14:val="standardContextual"/>
            </w:rPr>
          </w:pPr>
        </w:p>
        <w:p w14:paraId="797E811C" w14:textId="412DA4BA" w:rsidR="000B5EAA" w:rsidDel="00EC2BBD" w:rsidRDefault="000B5EAA">
          <w:pPr>
            <w:pStyle w:val="TOC3"/>
            <w:rPr>
              <w:del w:id="476" w:author="Megan Ash" w:date="2026-02-23T15:55:00Z" w16du:dateUtc="2026-02-23T20:55:00Z"/>
              <w:rFonts w:asciiTheme="minorHAnsi" w:hAnsiTheme="minorHAnsi"/>
              <w:noProof/>
              <w:kern w:val="2"/>
              <w14:ligatures w14:val="standardContextual"/>
            </w:rPr>
          </w:pPr>
        </w:p>
        <w:p w14:paraId="052C1393" w14:textId="3330C41D" w:rsidR="000B5EAA" w:rsidDel="00EC2BBD" w:rsidRDefault="000B5EAA">
          <w:pPr>
            <w:pStyle w:val="TOC3"/>
            <w:rPr>
              <w:del w:id="477" w:author="Megan Ash" w:date="2026-02-23T15:55:00Z" w16du:dateUtc="2026-02-23T20:55:00Z"/>
              <w:rFonts w:asciiTheme="minorHAnsi" w:hAnsiTheme="minorHAnsi"/>
              <w:noProof/>
              <w:kern w:val="2"/>
              <w14:ligatures w14:val="standardContextual"/>
            </w:rPr>
          </w:pPr>
        </w:p>
        <w:p w14:paraId="06F7A062" w14:textId="088868DA" w:rsidR="000B5EAA" w:rsidDel="00EC2BBD" w:rsidRDefault="000B5EAA">
          <w:pPr>
            <w:pStyle w:val="TOC3"/>
            <w:rPr>
              <w:del w:id="478" w:author="Megan Ash" w:date="2026-02-23T15:55:00Z" w16du:dateUtc="2026-02-23T20:55:00Z"/>
              <w:rFonts w:asciiTheme="minorHAnsi" w:hAnsiTheme="minorHAnsi"/>
              <w:noProof/>
              <w:kern w:val="2"/>
              <w14:ligatures w14:val="standardContextual"/>
            </w:rPr>
          </w:pPr>
        </w:p>
        <w:p w14:paraId="64D088FF" w14:textId="11F8F2CB" w:rsidR="000B5EAA" w:rsidDel="00EC2BBD" w:rsidRDefault="000B5EAA">
          <w:pPr>
            <w:pStyle w:val="TOC3"/>
            <w:rPr>
              <w:del w:id="479" w:author="Megan Ash" w:date="2026-02-23T15:55:00Z" w16du:dateUtc="2026-02-23T20:55:00Z"/>
              <w:rFonts w:asciiTheme="minorHAnsi" w:hAnsiTheme="minorHAnsi"/>
              <w:noProof/>
              <w:kern w:val="2"/>
              <w14:ligatures w14:val="standardContextual"/>
            </w:rPr>
          </w:pPr>
        </w:p>
        <w:p w14:paraId="2F247DB9" w14:textId="6E493168" w:rsidR="000B5EAA" w:rsidDel="00EC2BBD" w:rsidRDefault="000B5EAA">
          <w:pPr>
            <w:pStyle w:val="TOC3"/>
            <w:rPr>
              <w:del w:id="480" w:author="Megan Ash" w:date="2026-02-23T15:55:00Z" w16du:dateUtc="2026-02-23T20:55:00Z"/>
              <w:rFonts w:asciiTheme="minorHAnsi" w:hAnsiTheme="minorHAnsi"/>
              <w:noProof/>
              <w:kern w:val="2"/>
              <w14:ligatures w14:val="standardContextual"/>
            </w:rPr>
          </w:pPr>
        </w:p>
        <w:p w14:paraId="25F7E8F1" w14:textId="323312F1" w:rsidR="000B5EAA" w:rsidDel="00EC2BBD" w:rsidRDefault="000B5EAA">
          <w:pPr>
            <w:pStyle w:val="TOC3"/>
            <w:rPr>
              <w:del w:id="481" w:author="Megan Ash" w:date="2026-02-23T15:55:00Z" w16du:dateUtc="2026-02-23T20:55:00Z"/>
              <w:rFonts w:asciiTheme="minorHAnsi" w:hAnsiTheme="minorHAnsi"/>
              <w:noProof/>
              <w:kern w:val="2"/>
              <w14:ligatures w14:val="standardContextual"/>
            </w:rPr>
          </w:pPr>
        </w:p>
        <w:p w14:paraId="32B02B03" w14:textId="3CD05869" w:rsidR="000B5EAA" w:rsidDel="00EC2BBD" w:rsidRDefault="000B5EAA">
          <w:pPr>
            <w:pStyle w:val="TOC3"/>
            <w:rPr>
              <w:del w:id="482" w:author="Megan Ash" w:date="2026-02-23T15:55:00Z" w16du:dateUtc="2026-02-23T20:55:00Z"/>
              <w:rFonts w:asciiTheme="minorHAnsi" w:hAnsiTheme="minorHAnsi"/>
              <w:noProof/>
              <w:kern w:val="2"/>
              <w14:ligatures w14:val="standardContextual"/>
            </w:rPr>
          </w:pPr>
        </w:p>
        <w:p w14:paraId="2B6ED42E" w14:textId="6653B048" w:rsidR="000B5EAA" w:rsidDel="00EC2BBD" w:rsidRDefault="000B5EAA">
          <w:pPr>
            <w:pStyle w:val="TOC3"/>
            <w:rPr>
              <w:del w:id="483" w:author="Megan Ash" w:date="2026-02-23T15:55:00Z" w16du:dateUtc="2026-02-23T20:55:00Z"/>
              <w:rFonts w:asciiTheme="minorHAnsi" w:hAnsiTheme="minorHAnsi"/>
              <w:noProof/>
              <w:kern w:val="2"/>
              <w14:ligatures w14:val="standardContextual"/>
            </w:rPr>
          </w:pPr>
        </w:p>
        <w:p w14:paraId="55CEA421" w14:textId="04088F05" w:rsidR="000B5EAA" w:rsidDel="00EC2BBD" w:rsidRDefault="000B5EAA">
          <w:pPr>
            <w:pStyle w:val="TOC3"/>
            <w:rPr>
              <w:del w:id="484" w:author="Megan Ash" w:date="2026-02-23T15:55:00Z" w16du:dateUtc="2026-02-23T20:55:00Z"/>
              <w:rFonts w:asciiTheme="minorHAnsi" w:hAnsiTheme="minorHAnsi"/>
              <w:noProof/>
              <w:kern w:val="2"/>
              <w14:ligatures w14:val="standardContextual"/>
            </w:rPr>
          </w:pPr>
        </w:p>
        <w:p w14:paraId="737B6166" w14:textId="7971A444" w:rsidR="000B5EAA" w:rsidDel="00EC2BBD" w:rsidRDefault="000B5EAA">
          <w:pPr>
            <w:pStyle w:val="TOC3"/>
            <w:rPr>
              <w:del w:id="485" w:author="Megan Ash" w:date="2026-02-23T15:55:00Z" w16du:dateUtc="2026-02-23T20:55:00Z"/>
              <w:rFonts w:asciiTheme="minorHAnsi" w:hAnsiTheme="minorHAnsi"/>
              <w:noProof/>
              <w:kern w:val="2"/>
              <w14:ligatures w14:val="standardContextual"/>
            </w:rPr>
          </w:pPr>
        </w:p>
        <w:p w14:paraId="5F5476F8" w14:textId="4457B01F" w:rsidR="000B5EAA" w:rsidDel="00EC2BBD" w:rsidRDefault="000B5EAA">
          <w:pPr>
            <w:pStyle w:val="TOC3"/>
            <w:rPr>
              <w:del w:id="486" w:author="Megan Ash" w:date="2026-02-23T15:55:00Z" w16du:dateUtc="2026-02-23T20:55:00Z"/>
              <w:rFonts w:asciiTheme="minorHAnsi" w:hAnsiTheme="minorHAnsi"/>
              <w:noProof/>
              <w:kern w:val="2"/>
              <w14:ligatures w14:val="standardContextual"/>
            </w:rPr>
          </w:pPr>
        </w:p>
        <w:p w14:paraId="4664FE1B" w14:textId="600BF807" w:rsidR="000B5EAA" w:rsidDel="00EC2BBD" w:rsidRDefault="000B5EAA">
          <w:pPr>
            <w:pStyle w:val="TOC3"/>
            <w:rPr>
              <w:del w:id="487" w:author="Megan Ash" w:date="2026-02-23T15:55:00Z" w16du:dateUtc="2026-02-23T20:55:00Z"/>
              <w:rFonts w:asciiTheme="minorHAnsi" w:hAnsiTheme="minorHAnsi"/>
              <w:noProof/>
              <w:kern w:val="2"/>
              <w14:ligatures w14:val="standardContextual"/>
            </w:rPr>
          </w:pPr>
        </w:p>
        <w:p w14:paraId="2B752EDF" w14:textId="59839B24" w:rsidR="000B5EAA" w:rsidDel="00EC2BBD" w:rsidRDefault="000B5EAA">
          <w:pPr>
            <w:pStyle w:val="TOC3"/>
            <w:rPr>
              <w:del w:id="488" w:author="Megan Ash" w:date="2026-02-23T15:55:00Z" w16du:dateUtc="2026-02-23T20:55:00Z"/>
              <w:rFonts w:asciiTheme="minorHAnsi" w:hAnsiTheme="minorHAnsi"/>
              <w:noProof/>
              <w:kern w:val="2"/>
              <w14:ligatures w14:val="standardContextual"/>
            </w:rPr>
          </w:pPr>
        </w:p>
        <w:p w14:paraId="4993EB6A" w14:textId="10631499" w:rsidR="000B5EAA" w:rsidDel="00EC2BBD" w:rsidRDefault="000B5EAA">
          <w:pPr>
            <w:pStyle w:val="TOC3"/>
            <w:rPr>
              <w:del w:id="489" w:author="Megan Ash" w:date="2026-02-23T15:55:00Z" w16du:dateUtc="2026-02-23T20:55:00Z"/>
              <w:rFonts w:asciiTheme="minorHAnsi" w:hAnsiTheme="minorHAnsi"/>
              <w:noProof/>
              <w:kern w:val="2"/>
              <w14:ligatures w14:val="standardContextual"/>
            </w:rPr>
          </w:pPr>
        </w:p>
        <w:p w14:paraId="4ABB2982" w14:textId="5D1985DA" w:rsidR="000B5EAA" w:rsidDel="00EC2BBD" w:rsidRDefault="000B5EAA">
          <w:pPr>
            <w:pStyle w:val="TOC3"/>
            <w:rPr>
              <w:del w:id="490" w:author="Megan Ash" w:date="2026-02-23T15:55:00Z" w16du:dateUtc="2026-02-23T20:55:00Z"/>
              <w:rFonts w:asciiTheme="minorHAnsi" w:hAnsiTheme="minorHAnsi"/>
              <w:noProof/>
              <w:kern w:val="2"/>
              <w14:ligatures w14:val="standardContextual"/>
            </w:rPr>
          </w:pPr>
        </w:p>
        <w:p w14:paraId="09343E91" w14:textId="30E4AC7F" w:rsidR="000B5EAA" w:rsidDel="00EC2BBD" w:rsidRDefault="000B5EAA">
          <w:pPr>
            <w:pStyle w:val="TOC3"/>
            <w:rPr>
              <w:del w:id="491" w:author="Megan Ash" w:date="2026-02-23T15:55:00Z" w16du:dateUtc="2026-02-23T20:55:00Z"/>
              <w:rFonts w:asciiTheme="minorHAnsi" w:hAnsiTheme="minorHAnsi"/>
              <w:noProof/>
              <w:kern w:val="2"/>
              <w14:ligatures w14:val="standardContextual"/>
            </w:rPr>
          </w:pPr>
        </w:p>
        <w:p w14:paraId="3450E817" w14:textId="6D2A574C" w:rsidR="000B5EAA" w:rsidDel="00EC2BBD" w:rsidRDefault="000B5EAA">
          <w:pPr>
            <w:pStyle w:val="TOC2"/>
            <w:rPr>
              <w:del w:id="492" w:author="Megan Ash" w:date="2026-02-23T15:55:00Z" w16du:dateUtc="2026-02-23T20:55:00Z"/>
              <w:rFonts w:asciiTheme="minorHAnsi" w:hAnsiTheme="minorHAnsi"/>
              <w:noProof/>
              <w:kern w:val="2"/>
              <w14:ligatures w14:val="standardContextual"/>
            </w:rPr>
          </w:pPr>
        </w:p>
        <w:p w14:paraId="1EE482AA" w14:textId="46ABF4BF" w:rsidR="000B5EAA" w:rsidDel="00EC2BBD" w:rsidRDefault="000B5EAA">
          <w:pPr>
            <w:pStyle w:val="TOC3"/>
            <w:rPr>
              <w:del w:id="493" w:author="Megan Ash" w:date="2026-02-23T15:55:00Z" w16du:dateUtc="2026-02-23T20:55:00Z"/>
              <w:rFonts w:asciiTheme="minorHAnsi" w:hAnsiTheme="minorHAnsi"/>
              <w:noProof/>
              <w:kern w:val="2"/>
              <w14:ligatures w14:val="standardContextual"/>
            </w:rPr>
          </w:pPr>
        </w:p>
        <w:p w14:paraId="3F757219" w14:textId="5C3A1B24" w:rsidR="000B5EAA" w:rsidDel="00EC2BBD" w:rsidRDefault="000B5EAA">
          <w:pPr>
            <w:pStyle w:val="TOC1"/>
            <w:rPr>
              <w:del w:id="494" w:author="Megan Ash" w:date="2026-02-23T15:55:00Z" w16du:dateUtc="2026-02-23T20:55:00Z"/>
              <w:rFonts w:asciiTheme="minorHAnsi" w:hAnsiTheme="minorHAnsi"/>
              <w:noProof/>
              <w:kern w:val="2"/>
              <w14:ligatures w14:val="standardContextual"/>
            </w:rPr>
          </w:pPr>
        </w:p>
        <w:p w14:paraId="17A707B8" w14:textId="714F8311" w:rsidR="000B5EAA" w:rsidDel="00EC2BBD" w:rsidRDefault="000B5EAA">
          <w:pPr>
            <w:pStyle w:val="TOC2"/>
            <w:rPr>
              <w:del w:id="495" w:author="Megan Ash" w:date="2026-02-23T15:55:00Z" w16du:dateUtc="2026-02-23T20:55:00Z"/>
              <w:rFonts w:asciiTheme="minorHAnsi" w:hAnsiTheme="minorHAnsi"/>
              <w:noProof/>
              <w:kern w:val="2"/>
              <w14:ligatures w14:val="standardContextual"/>
            </w:rPr>
          </w:pPr>
        </w:p>
        <w:p w14:paraId="7DDFE120" w14:textId="3F98AA2A" w:rsidR="000B5EAA" w:rsidDel="00EC2BBD" w:rsidRDefault="000B5EAA">
          <w:pPr>
            <w:pStyle w:val="TOC2"/>
            <w:rPr>
              <w:del w:id="496" w:author="Megan Ash" w:date="2026-02-23T15:55:00Z" w16du:dateUtc="2026-02-23T20:55:00Z"/>
              <w:rFonts w:asciiTheme="minorHAnsi" w:hAnsiTheme="minorHAnsi"/>
              <w:noProof/>
              <w:kern w:val="2"/>
              <w14:ligatures w14:val="standardContextual"/>
            </w:rPr>
          </w:pPr>
        </w:p>
        <w:p w14:paraId="10CC8D2D" w14:textId="7CE44DE7" w:rsidR="000B5EAA" w:rsidDel="00EC2BBD" w:rsidRDefault="000B5EAA">
          <w:pPr>
            <w:pStyle w:val="TOC3"/>
            <w:rPr>
              <w:del w:id="497" w:author="Megan Ash" w:date="2026-02-23T15:55:00Z" w16du:dateUtc="2026-02-23T20:55:00Z"/>
              <w:rFonts w:asciiTheme="minorHAnsi" w:hAnsiTheme="minorHAnsi"/>
              <w:noProof/>
              <w:kern w:val="2"/>
              <w14:ligatures w14:val="standardContextual"/>
            </w:rPr>
          </w:pPr>
        </w:p>
        <w:p w14:paraId="1250B744" w14:textId="296A0F38" w:rsidR="000B5EAA" w:rsidDel="00EC2BBD" w:rsidRDefault="000B5EAA">
          <w:pPr>
            <w:pStyle w:val="TOC3"/>
            <w:rPr>
              <w:del w:id="498" w:author="Megan Ash" w:date="2026-02-23T15:55:00Z" w16du:dateUtc="2026-02-23T20:55:00Z"/>
              <w:rFonts w:asciiTheme="minorHAnsi" w:hAnsiTheme="minorHAnsi"/>
              <w:noProof/>
              <w:kern w:val="2"/>
              <w14:ligatures w14:val="standardContextual"/>
            </w:rPr>
          </w:pPr>
        </w:p>
        <w:p w14:paraId="3D935CDB" w14:textId="32EBB9AC" w:rsidR="000B5EAA" w:rsidDel="00EC2BBD" w:rsidRDefault="000B5EAA">
          <w:pPr>
            <w:pStyle w:val="TOC2"/>
            <w:rPr>
              <w:del w:id="499" w:author="Megan Ash" w:date="2026-02-23T15:55:00Z" w16du:dateUtc="2026-02-23T20:55:00Z"/>
              <w:rFonts w:asciiTheme="minorHAnsi" w:hAnsiTheme="minorHAnsi"/>
              <w:noProof/>
              <w:kern w:val="2"/>
              <w14:ligatures w14:val="standardContextual"/>
            </w:rPr>
          </w:pPr>
        </w:p>
        <w:p w14:paraId="595E1D64" w14:textId="3D777AC3" w:rsidR="000B5EAA" w:rsidDel="00EC2BBD" w:rsidRDefault="000B5EAA">
          <w:pPr>
            <w:pStyle w:val="TOC2"/>
            <w:rPr>
              <w:del w:id="500" w:author="Megan Ash" w:date="2026-02-23T15:55:00Z" w16du:dateUtc="2026-02-23T20:55:00Z"/>
              <w:rFonts w:asciiTheme="minorHAnsi" w:hAnsiTheme="minorHAnsi"/>
              <w:noProof/>
              <w:kern w:val="2"/>
              <w14:ligatures w14:val="standardContextual"/>
            </w:rPr>
          </w:pPr>
        </w:p>
        <w:p w14:paraId="0A9A6B62" w14:textId="2FD0B59A" w:rsidR="000B5EAA" w:rsidDel="00EC2BBD" w:rsidRDefault="000B5EAA">
          <w:pPr>
            <w:pStyle w:val="TOC2"/>
            <w:rPr>
              <w:del w:id="501" w:author="Megan Ash" w:date="2026-02-23T15:55:00Z" w16du:dateUtc="2026-02-23T20:55:00Z"/>
              <w:rFonts w:asciiTheme="minorHAnsi" w:hAnsiTheme="minorHAnsi"/>
              <w:noProof/>
              <w:kern w:val="2"/>
              <w14:ligatures w14:val="standardContextual"/>
            </w:rPr>
          </w:pPr>
        </w:p>
        <w:p w14:paraId="61165136" w14:textId="68DCB97E" w:rsidR="000B5EAA" w:rsidDel="00EC2BBD" w:rsidRDefault="000B5EAA">
          <w:pPr>
            <w:pStyle w:val="TOC2"/>
            <w:rPr>
              <w:del w:id="502" w:author="Megan Ash" w:date="2026-02-23T15:55:00Z" w16du:dateUtc="2026-02-23T20:55:00Z"/>
              <w:rFonts w:asciiTheme="minorHAnsi" w:hAnsiTheme="minorHAnsi"/>
              <w:noProof/>
              <w:kern w:val="2"/>
              <w14:ligatures w14:val="standardContextual"/>
            </w:rPr>
          </w:pPr>
        </w:p>
        <w:p w14:paraId="303670D1" w14:textId="32FB45ED" w:rsidR="000B5EAA" w:rsidDel="00EC2BBD" w:rsidRDefault="000B5EAA">
          <w:pPr>
            <w:pStyle w:val="TOC3"/>
            <w:rPr>
              <w:del w:id="503" w:author="Megan Ash" w:date="2026-02-23T15:55:00Z" w16du:dateUtc="2026-02-23T20:55:00Z"/>
              <w:rFonts w:asciiTheme="minorHAnsi" w:hAnsiTheme="minorHAnsi"/>
              <w:noProof/>
              <w:kern w:val="2"/>
              <w14:ligatures w14:val="standardContextual"/>
            </w:rPr>
          </w:pPr>
        </w:p>
        <w:p w14:paraId="3392C07E" w14:textId="1EEAFE2A" w:rsidR="000B5EAA" w:rsidDel="00EC2BBD" w:rsidRDefault="000B5EAA">
          <w:pPr>
            <w:pStyle w:val="TOC2"/>
            <w:rPr>
              <w:del w:id="504" w:author="Megan Ash" w:date="2026-02-23T15:55:00Z" w16du:dateUtc="2026-02-23T20:55:00Z"/>
              <w:rFonts w:asciiTheme="minorHAnsi" w:hAnsiTheme="minorHAnsi"/>
              <w:noProof/>
              <w:kern w:val="2"/>
              <w14:ligatures w14:val="standardContextual"/>
            </w:rPr>
          </w:pPr>
        </w:p>
        <w:p w14:paraId="1FEF6EF4" w14:textId="53CA3703" w:rsidR="000B5EAA" w:rsidDel="00EC2BBD" w:rsidRDefault="000B5EAA">
          <w:pPr>
            <w:pStyle w:val="TOC2"/>
            <w:rPr>
              <w:del w:id="505" w:author="Megan Ash" w:date="2026-02-23T15:55:00Z" w16du:dateUtc="2026-02-23T20:55:00Z"/>
              <w:rFonts w:asciiTheme="minorHAnsi" w:hAnsiTheme="minorHAnsi"/>
              <w:noProof/>
              <w:kern w:val="2"/>
              <w14:ligatures w14:val="standardContextual"/>
            </w:rPr>
          </w:pPr>
        </w:p>
        <w:p w14:paraId="3F803D90" w14:textId="05ABCDA9" w:rsidR="000B5EAA" w:rsidDel="00EC2BBD" w:rsidRDefault="000B5EAA">
          <w:pPr>
            <w:pStyle w:val="TOC2"/>
            <w:rPr>
              <w:del w:id="506" w:author="Megan Ash" w:date="2026-02-23T15:55:00Z" w16du:dateUtc="2026-02-23T20:55:00Z"/>
              <w:rFonts w:asciiTheme="minorHAnsi" w:hAnsiTheme="minorHAnsi"/>
              <w:noProof/>
              <w:kern w:val="2"/>
              <w14:ligatures w14:val="standardContextual"/>
            </w:rPr>
          </w:pPr>
        </w:p>
        <w:p w14:paraId="35C69C9F" w14:textId="69B1A5E6" w:rsidR="000B5EAA" w:rsidDel="00EC2BBD" w:rsidRDefault="000B5EAA">
          <w:pPr>
            <w:pStyle w:val="TOC2"/>
            <w:rPr>
              <w:del w:id="507" w:author="Megan Ash" w:date="2026-02-23T15:55:00Z" w16du:dateUtc="2026-02-23T20:55:00Z"/>
              <w:rFonts w:asciiTheme="minorHAnsi" w:hAnsiTheme="minorHAnsi"/>
              <w:noProof/>
              <w:kern w:val="2"/>
              <w14:ligatures w14:val="standardContextual"/>
            </w:rPr>
          </w:pPr>
        </w:p>
        <w:p w14:paraId="1F735B67" w14:textId="5DD6882D" w:rsidR="000B5EAA" w:rsidDel="00EC2BBD" w:rsidRDefault="000B5EAA">
          <w:pPr>
            <w:pStyle w:val="TOC2"/>
            <w:rPr>
              <w:del w:id="508" w:author="Megan Ash" w:date="2026-02-23T15:55:00Z" w16du:dateUtc="2026-02-23T20:55:00Z"/>
              <w:rFonts w:asciiTheme="minorHAnsi" w:hAnsiTheme="minorHAnsi"/>
              <w:noProof/>
              <w:kern w:val="2"/>
              <w14:ligatures w14:val="standardContextual"/>
            </w:rPr>
          </w:pPr>
        </w:p>
        <w:p w14:paraId="27863784" w14:textId="1560FCFF" w:rsidR="000B5EAA" w:rsidDel="00EC2BBD" w:rsidRDefault="000B5EAA">
          <w:pPr>
            <w:pStyle w:val="TOC2"/>
            <w:rPr>
              <w:del w:id="509" w:author="Megan Ash" w:date="2026-02-23T15:55:00Z" w16du:dateUtc="2026-02-23T20:55:00Z"/>
              <w:rFonts w:asciiTheme="minorHAnsi" w:hAnsiTheme="minorHAnsi"/>
              <w:noProof/>
              <w:kern w:val="2"/>
              <w14:ligatures w14:val="standardContextual"/>
            </w:rPr>
          </w:pPr>
        </w:p>
        <w:p w14:paraId="630C8629" w14:textId="4E74F5E9" w:rsidR="000B5EAA" w:rsidDel="00EC2BBD" w:rsidRDefault="000B5EAA">
          <w:pPr>
            <w:pStyle w:val="TOC2"/>
            <w:rPr>
              <w:del w:id="510" w:author="Megan Ash" w:date="2026-02-23T15:55:00Z" w16du:dateUtc="2026-02-23T20:55:00Z"/>
              <w:rFonts w:asciiTheme="minorHAnsi" w:hAnsiTheme="minorHAnsi"/>
              <w:noProof/>
              <w:kern w:val="2"/>
              <w14:ligatures w14:val="standardContextual"/>
            </w:rPr>
          </w:pPr>
        </w:p>
        <w:p w14:paraId="7283D079" w14:textId="705EFEF4" w:rsidR="000B5EAA" w:rsidDel="00EC2BBD" w:rsidRDefault="000B5EAA">
          <w:pPr>
            <w:pStyle w:val="TOC2"/>
            <w:rPr>
              <w:del w:id="511" w:author="Megan Ash" w:date="2026-02-23T15:55:00Z" w16du:dateUtc="2026-02-23T20:55:00Z"/>
              <w:rFonts w:asciiTheme="minorHAnsi" w:hAnsiTheme="minorHAnsi"/>
              <w:noProof/>
              <w:kern w:val="2"/>
              <w14:ligatures w14:val="standardContextual"/>
            </w:rPr>
          </w:pPr>
        </w:p>
        <w:p w14:paraId="45E19C48" w14:textId="69F26FE6" w:rsidR="000B5EAA" w:rsidDel="00EC2BBD" w:rsidRDefault="000B5EAA">
          <w:pPr>
            <w:pStyle w:val="TOC3"/>
            <w:rPr>
              <w:del w:id="512" w:author="Megan Ash" w:date="2026-02-23T15:55:00Z" w16du:dateUtc="2026-02-23T20:55:00Z"/>
              <w:rFonts w:asciiTheme="minorHAnsi" w:hAnsiTheme="minorHAnsi"/>
              <w:noProof/>
              <w:kern w:val="2"/>
              <w14:ligatures w14:val="standardContextual"/>
            </w:rPr>
          </w:pPr>
        </w:p>
        <w:p w14:paraId="7B354667" w14:textId="1B9961C7" w:rsidR="000B5EAA" w:rsidDel="00EC2BBD" w:rsidRDefault="000B5EAA">
          <w:pPr>
            <w:pStyle w:val="TOC2"/>
            <w:rPr>
              <w:del w:id="513" w:author="Megan Ash" w:date="2026-02-23T15:55:00Z" w16du:dateUtc="2026-02-23T20:55:00Z"/>
              <w:rFonts w:asciiTheme="minorHAnsi" w:hAnsiTheme="minorHAnsi"/>
              <w:noProof/>
              <w:kern w:val="2"/>
              <w14:ligatures w14:val="standardContextual"/>
            </w:rPr>
          </w:pPr>
        </w:p>
        <w:p w14:paraId="45DACBDD" w14:textId="4673D9A8" w:rsidR="000B5EAA" w:rsidDel="00EC2BBD" w:rsidRDefault="000B5EAA">
          <w:pPr>
            <w:pStyle w:val="TOC3"/>
            <w:rPr>
              <w:del w:id="514" w:author="Megan Ash" w:date="2026-02-23T15:55:00Z" w16du:dateUtc="2026-02-23T20:55:00Z"/>
              <w:rFonts w:asciiTheme="minorHAnsi" w:hAnsiTheme="minorHAnsi"/>
              <w:noProof/>
              <w:kern w:val="2"/>
              <w14:ligatures w14:val="standardContextual"/>
            </w:rPr>
          </w:pPr>
        </w:p>
        <w:p w14:paraId="75CBAD3B" w14:textId="391CE4EC" w:rsidR="000B5EAA" w:rsidDel="00EC2BBD" w:rsidRDefault="000B5EAA">
          <w:pPr>
            <w:pStyle w:val="TOC3"/>
            <w:rPr>
              <w:del w:id="515" w:author="Megan Ash" w:date="2026-02-23T15:55:00Z" w16du:dateUtc="2026-02-23T20:55:00Z"/>
              <w:rFonts w:asciiTheme="minorHAnsi" w:hAnsiTheme="minorHAnsi"/>
              <w:noProof/>
              <w:kern w:val="2"/>
              <w14:ligatures w14:val="standardContextual"/>
            </w:rPr>
          </w:pPr>
        </w:p>
        <w:p w14:paraId="21C1A95F" w14:textId="043BE34B" w:rsidR="000B5EAA" w:rsidDel="00EC2BBD" w:rsidRDefault="000B5EAA">
          <w:pPr>
            <w:pStyle w:val="TOC3"/>
            <w:rPr>
              <w:del w:id="516" w:author="Megan Ash" w:date="2026-02-23T15:55:00Z" w16du:dateUtc="2026-02-23T20:55:00Z"/>
              <w:rFonts w:asciiTheme="minorHAnsi" w:hAnsiTheme="minorHAnsi"/>
              <w:noProof/>
              <w:kern w:val="2"/>
              <w14:ligatures w14:val="standardContextual"/>
            </w:rPr>
          </w:pPr>
        </w:p>
        <w:p w14:paraId="1D8B5B95" w14:textId="24569BB5" w:rsidR="000B5EAA" w:rsidDel="00EC2BBD" w:rsidRDefault="000B5EAA">
          <w:pPr>
            <w:pStyle w:val="TOC2"/>
            <w:rPr>
              <w:del w:id="517" w:author="Megan Ash" w:date="2026-02-23T15:55:00Z" w16du:dateUtc="2026-02-23T20:55:00Z"/>
              <w:rFonts w:asciiTheme="minorHAnsi" w:hAnsiTheme="minorHAnsi"/>
              <w:noProof/>
              <w:kern w:val="2"/>
              <w14:ligatures w14:val="standardContextual"/>
            </w:rPr>
          </w:pPr>
        </w:p>
        <w:p w14:paraId="06453435" w14:textId="384B42F9" w:rsidR="000B5EAA" w:rsidDel="00EC2BBD" w:rsidRDefault="000B5EAA">
          <w:pPr>
            <w:pStyle w:val="TOC1"/>
            <w:rPr>
              <w:del w:id="518" w:author="Megan Ash" w:date="2026-02-23T15:55:00Z" w16du:dateUtc="2026-02-23T20:55:00Z"/>
              <w:rFonts w:asciiTheme="minorHAnsi" w:hAnsiTheme="minorHAnsi"/>
              <w:noProof/>
              <w:kern w:val="2"/>
              <w14:ligatures w14:val="standardContextual"/>
            </w:rPr>
          </w:pPr>
        </w:p>
        <w:p w14:paraId="27F076E6" w14:textId="4B47F1A7" w:rsidR="000B5EAA" w:rsidDel="00EC2BBD" w:rsidRDefault="000B5EAA">
          <w:pPr>
            <w:pStyle w:val="TOC2"/>
            <w:rPr>
              <w:del w:id="519" w:author="Megan Ash" w:date="2026-02-23T15:55:00Z" w16du:dateUtc="2026-02-23T20:55:00Z"/>
              <w:rFonts w:asciiTheme="minorHAnsi" w:hAnsiTheme="minorHAnsi"/>
              <w:noProof/>
              <w:kern w:val="2"/>
              <w14:ligatures w14:val="standardContextual"/>
            </w:rPr>
          </w:pPr>
        </w:p>
        <w:p w14:paraId="4F0E1E62" w14:textId="1CBF4FEE" w:rsidR="000B5EAA" w:rsidDel="00EC2BBD" w:rsidRDefault="000B5EAA">
          <w:pPr>
            <w:pStyle w:val="TOC2"/>
            <w:rPr>
              <w:del w:id="520" w:author="Megan Ash" w:date="2026-02-23T15:55:00Z" w16du:dateUtc="2026-02-23T20:55:00Z"/>
              <w:rFonts w:asciiTheme="minorHAnsi" w:hAnsiTheme="minorHAnsi"/>
              <w:noProof/>
              <w:kern w:val="2"/>
              <w14:ligatures w14:val="standardContextual"/>
            </w:rPr>
          </w:pPr>
        </w:p>
        <w:p w14:paraId="6BB084B8" w14:textId="4C0D5F00" w:rsidR="000B5EAA" w:rsidDel="00EC2BBD" w:rsidRDefault="000B5EAA">
          <w:pPr>
            <w:pStyle w:val="TOC1"/>
            <w:rPr>
              <w:del w:id="521" w:author="Megan Ash" w:date="2026-02-23T15:55:00Z" w16du:dateUtc="2026-02-23T20:55:00Z"/>
              <w:rFonts w:asciiTheme="minorHAnsi" w:hAnsiTheme="minorHAnsi"/>
              <w:noProof/>
              <w:kern w:val="2"/>
              <w14:ligatures w14:val="standardContextual"/>
            </w:rPr>
          </w:pPr>
        </w:p>
        <w:p w14:paraId="6DE06EFE" w14:textId="4A278C09" w:rsidR="000B5EAA" w:rsidDel="00EC2BBD" w:rsidRDefault="000B5EAA">
          <w:pPr>
            <w:pStyle w:val="TOC2"/>
            <w:rPr>
              <w:del w:id="522" w:author="Megan Ash" w:date="2026-02-23T15:55:00Z" w16du:dateUtc="2026-02-23T20:55:00Z"/>
              <w:rFonts w:asciiTheme="minorHAnsi" w:hAnsiTheme="minorHAnsi"/>
              <w:noProof/>
              <w:kern w:val="2"/>
              <w14:ligatures w14:val="standardContextual"/>
            </w:rPr>
          </w:pPr>
        </w:p>
        <w:p w14:paraId="560EF2B2" w14:textId="63525DE6" w:rsidR="000B5EAA" w:rsidDel="00EC2BBD" w:rsidRDefault="000B5EAA">
          <w:pPr>
            <w:pStyle w:val="TOC2"/>
            <w:rPr>
              <w:del w:id="523" w:author="Megan Ash" w:date="2026-02-23T15:55:00Z" w16du:dateUtc="2026-02-23T20:55:00Z"/>
              <w:rFonts w:asciiTheme="minorHAnsi" w:hAnsiTheme="minorHAnsi"/>
              <w:noProof/>
              <w:kern w:val="2"/>
              <w14:ligatures w14:val="standardContextual"/>
            </w:rPr>
          </w:pPr>
        </w:p>
        <w:p w14:paraId="16816A36" w14:textId="6571616D" w:rsidR="000B5EAA" w:rsidDel="00EC2BBD" w:rsidRDefault="000B5EAA">
          <w:pPr>
            <w:pStyle w:val="TOC2"/>
            <w:rPr>
              <w:del w:id="524" w:author="Megan Ash" w:date="2026-02-23T15:55:00Z" w16du:dateUtc="2026-02-23T20:55:00Z"/>
              <w:rFonts w:asciiTheme="minorHAnsi" w:hAnsiTheme="minorHAnsi"/>
              <w:noProof/>
              <w:kern w:val="2"/>
              <w14:ligatures w14:val="standardContextual"/>
            </w:rPr>
          </w:pPr>
        </w:p>
        <w:p w14:paraId="7DD46165" w14:textId="6F376AD2" w:rsidR="000B5EAA" w:rsidDel="00EC2BBD" w:rsidRDefault="000B5EAA">
          <w:pPr>
            <w:pStyle w:val="TOC1"/>
            <w:rPr>
              <w:del w:id="525" w:author="Megan Ash" w:date="2026-02-23T15:55:00Z" w16du:dateUtc="2026-02-23T20:55:00Z"/>
              <w:rFonts w:asciiTheme="minorHAnsi" w:hAnsiTheme="minorHAnsi"/>
              <w:noProof/>
              <w:kern w:val="2"/>
              <w14:ligatures w14:val="standardContextual"/>
            </w:rPr>
          </w:pPr>
        </w:p>
        <w:p w14:paraId="57A96058" w14:textId="3C61E251" w:rsidR="000B5EAA" w:rsidDel="00EC2BBD" w:rsidRDefault="000B5EAA">
          <w:pPr>
            <w:pStyle w:val="TOC2"/>
            <w:rPr>
              <w:del w:id="526" w:author="Megan Ash" w:date="2026-02-23T15:55:00Z" w16du:dateUtc="2026-02-23T20:55:00Z"/>
              <w:rFonts w:asciiTheme="minorHAnsi" w:hAnsiTheme="minorHAnsi"/>
              <w:noProof/>
              <w:kern w:val="2"/>
              <w14:ligatures w14:val="standardContextual"/>
            </w:rPr>
          </w:pPr>
        </w:p>
        <w:p w14:paraId="17E1E52A" w14:textId="64B2A919" w:rsidR="000B5EAA" w:rsidDel="00EC2BBD" w:rsidRDefault="000B5EAA">
          <w:pPr>
            <w:pStyle w:val="TOC2"/>
            <w:rPr>
              <w:del w:id="527" w:author="Megan Ash" w:date="2026-02-23T15:55:00Z" w16du:dateUtc="2026-02-23T20:55:00Z"/>
              <w:rFonts w:asciiTheme="minorHAnsi" w:hAnsiTheme="minorHAnsi"/>
              <w:noProof/>
              <w:kern w:val="2"/>
              <w14:ligatures w14:val="standardContextual"/>
            </w:rPr>
          </w:pPr>
        </w:p>
        <w:p w14:paraId="502143E3" w14:textId="0FE2CE5E" w:rsidR="000B5EAA" w:rsidDel="00EC2BBD" w:rsidRDefault="000B5EAA">
          <w:pPr>
            <w:pStyle w:val="TOC3"/>
            <w:rPr>
              <w:del w:id="528" w:author="Megan Ash" w:date="2026-02-23T15:55:00Z" w16du:dateUtc="2026-02-23T20:55:00Z"/>
              <w:rFonts w:asciiTheme="minorHAnsi" w:hAnsiTheme="minorHAnsi"/>
              <w:noProof/>
              <w:kern w:val="2"/>
              <w14:ligatures w14:val="standardContextual"/>
            </w:rPr>
          </w:pPr>
        </w:p>
        <w:p w14:paraId="27364E2F" w14:textId="54DCE2B6" w:rsidR="000B5EAA" w:rsidDel="00EC2BBD" w:rsidRDefault="000B5EAA">
          <w:pPr>
            <w:pStyle w:val="TOC2"/>
            <w:rPr>
              <w:del w:id="529" w:author="Megan Ash" w:date="2026-02-23T15:55:00Z" w16du:dateUtc="2026-02-23T20:55:00Z"/>
              <w:rFonts w:asciiTheme="minorHAnsi" w:hAnsiTheme="minorHAnsi"/>
              <w:noProof/>
              <w:kern w:val="2"/>
              <w14:ligatures w14:val="standardContextual"/>
            </w:rPr>
          </w:pPr>
        </w:p>
        <w:p w14:paraId="69621812" w14:textId="05EE4C79" w:rsidR="000B5EAA" w:rsidDel="00EC2BBD" w:rsidRDefault="000B5EAA">
          <w:pPr>
            <w:pStyle w:val="TOC2"/>
            <w:rPr>
              <w:del w:id="530" w:author="Megan Ash" w:date="2026-02-23T15:55:00Z" w16du:dateUtc="2026-02-23T20:55:00Z"/>
              <w:rFonts w:asciiTheme="minorHAnsi" w:hAnsiTheme="minorHAnsi"/>
              <w:noProof/>
              <w:kern w:val="2"/>
              <w14:ligatures w14:val="standardContextual"/>
            </w:rPr>
          </w:pPr>
        </w:p>
        <w:p w14:paraId="734250D0" w14:textId="53E74066" w:rsidR="000B5EAA" w:rsidDel="00EC2BBD" w:rsidRDefault="000B5EAA">
          <w:pPr>
            <w:pStyle w:val="TOC3"/>
            <w:rPr>
              <w:del w:id="531" w:author="Megan Ash" w:date="2026-02-23T15:55:00Z" w16du:dateUtc="2026-02-23T20:55:00Z"/>
              <w:rFonts w:asciiTheme="minorHAnsi" w:hAnsiTheme="minorHAnsi"/>
              <w:noProof/>
              <w:kern w:val="2"/>
              <w14:ligatures w14:val="standardContextual"/>
            </w:rPr>
          </w:pPr>
        </w:p>
        <w:p w14:paraId="52233971" w14:textId="0825A73C" w:rsidR="000B5EAA" w:rsidDel="00EC2BBD" w:rsidRDefault="000B5EAA">
          <w:pPr>
            <w:pStyle w:val="TOC3"/>
            <w:rPr>
              <w:del w:id="532" w:author="Megan Ash" w:date="2026-02-23T15:55:00Z" w16du:dateUtc="2026-02-23T20:55:00Z"/>
              <w:rFonts w:asciiTheme="minorHAnsi" w:hAnsiTheme="minorHAnsi"/>
              <w:noProof/>
              <w:kern w:val="2"/>
              <w14:ligatures w14:val="standardContextual"/>
            </w:rPr>
          </w:pPr>
        </w:p>
        <w:p w14:paraId="2C5F83E3" w14:textId="5CF4E58C" w:rsidR="000B5EAA" w:rsidDel="00EC2BBD" w:rsidRDefault="000B5EAA">
          <w:pPr>
            <w:pStyle w:val="TOC3"/>
            <w:rPr>
              <w:del w:id="533" w:author="Megan Ash" w:date="2026-02-23T15:55:00Z" w16du:dateUtc="2026-02-23T20:55:00Z"/>
              <w:rFonts w:asciiTheme="minorHAnsi" w:hAnsiTheme="minorHAnsi"/>
              <w:noProof/>
              <w:kern w:val="2"/>
              <w14:ligatures w14:val="standardContextual"/>
            </w:rPr>
          </w:pPr>
        </w:p>
        <w:p w14:paraId="67535B27" w14:textId="776E199B" w:rsidR="000B5EAA" w:rsidDel="00EC2BBD" w:rsidRDefault="000B5EAA">
          <w:pPr>
            <w:pStyle w:val="TOC2"/>
            <w:rPr>
              <w:del w:id="534" w:author="Megan Ash" w:date="2026-02-23T15:55:00Z" w16du:dateUtc="2026-02-23T20:55:00Z"/>
              <w:rFonts w:asciiTheme="minorHAnsi" w:hAnsiTheme="minorHAnsi"/>
              <w:noProof/>
              <w:kern w:val="2"/>
              <w14:ligatures w14:val="standardContextual"/>
            </w:rPr>
          </w:pPr>
        </w:p>
        <w:p w14:paraId="03DCD026" w14:textId="4D3DC769" w:rsidR="000B5EAA" w:rsidDel="00EC2BBD" w:rsidRDefault="000B5EAA">
          <w:pPr>
            <w:pStyle w:val="TOC2"/>
            <w:rPr>
              <w:del w:id="535" w:author="Megan Ash" w:date="2026-02-23T15:55:00Z" w16du:dateUtc="2026-02-23T20:55:00Z"/>
              <w:rFonts w:asciiTheme="minorHAnsi" w:hAnsiTheme="minorHAnsi"/>
              <w:noProof/>
              <w:kern w:val="2"/>
              <w14:ligatures w14:val="standardContextual"/>
            </w:rPr>
          </w:pPr>
        </w:p>
        <w:p w14:paraId="4929E146" w14:textId="1C282841" w:rsidR="000B5EAA" w:rsidDel="00EC2BBD" w:rsidRDefault="000B5EAA">
          <w:pPr>
            <w:pStyle w:val="TOC3"/>
            <w:rPr>
              <w:del w:id="536" w:author="Megan Ash" w:date="2026-02-23T15:55:00Z" w16du:dateUtc="2026-02-23T20:55:00Z"/>
              <w:rFonts w:asciiTheme="minorHAnsi" w:hAnsiTheme="minorHAnsi"/>
              <w:noProof/>
              <w:kern w:val="2"/>
              <w14:ligatures w14:val="standardContextual"/>
            </w:rPr>
          </w:pPr>
        </w:p>
        <w:p w14:paraId="66B41F5B" w14:textId="5016B35A" w:rsidR="000B5EAA" w:rsidDel="00EC2BBD" w:rsidRDefault="000B5EAA">
          <w:pPr>
            <w:pStyle w:val="TOC3"/>
            <w:rPr>
              <w:del w:id="537" w:author="Megan Ash" w:date="2026-02-23T15:55:00Z" w16du:dateUtc="2026-02-23T20:55:00Z"/>
              <w:rFonts w:asciiTheme="minorHAnsi" w:hAnsiTheme="minorHAnsi"/>
              <w:noProof/>
              <w:kern w:val="2"/>
              <w14:ligatures w14:val="standardContextual"/>
            </w:rPr>
          </w:pPr>
        </w:p>
        <w:p w14:paraId="2723D99A" w14:textId="63EB1FAE" w:rsidR="000B5EAA" w:rsidDel="00EC2BBD" w:rsidRDefault="000B5EAA">
          <w:pPr>
            <w:pStyle w:val="TOC3"/>
            <w:rPr>
              <w:del w:id="538" w:author="Megan Ash" w:date="2026-02-23T15:55:00Z" w16du:dateUtc="2026-02-23T20:55:00Z"/>
              <w:rFonts w:asciiTheme="minorHAnsi" w:hAnsiTheme="minorHAnsi"/>
              <w:noProof/>
              <w:kern w:val="2"/>
              <w14:ligatures w14:val="standardContextual"/>
            </w:rPr>
          </w:pPr>
        </w:p>
        <w:p w14:paraId="255F9FDF" w14:textId="5C734135" w:rsidR="000B5EAA" w:rsidDel="00EC2BBD" w:rsidRDefault="000B5EAA">
          <w:pPr>
            <w:pStyle w:val="TOC3"/>
            <w:rPr>
              <w:del w:id="539" w:author="Megan Ash" w:date="2026-02-23T15:55:00Z" w16du:dateUtc="2026-02-23T20:55:00Z"/>
              <w:rFonts w:asciiTheme="minorHAnsi" w:hAnsiTheme="minorHAnsi"/>
              <w:noProof/>
              <w:kern w:val="2"/>
              <w14:ligatures w14:val="standardContextual"/>
            </w:rPr>
          </w:pPr>
        </w:p>
        <w:p w14:paraId="6084E6F5" w14:textId="2AA02758" w:rsidR="000B5EAA" w:rsidDel="00EC2BBD" w:rsidRDefault="000B5EAA">
          <w:pPr>
            <w:pStyle w:val="TOC3"/>
            <w:rPr>
              <w:del w:id="540" w:author="Megan Ash" w:date="2026-02-23T15:55:00Z" w16du:dateUtc="2026-02-23T20:55:00Z"/>
              <w:rFonts w:asciiTheme="minorHAnsi" w:hAnsiTheme="minorHAnsi"/>
              <w:noProof/>
              <w:kern w:val="2"/>
              <w14:ligatures w14:val="standardContextual"/>
            </w:rPr>
          </w:pPr>
        </w:p>
        <w:p w14:paraId="659D20A4" w14:textId="07FB7BB2" w:rsidR="000B5EAA" w:rsidDel="00EC2BBD" w:rsidRDefault="000B5EAA">
          <w:pPr>
            <w:pStyle w:val="TOC3"/>
            <w:rPr>
              <w:del w:id="541" w:author="Megan Ash" w:date="2026-02-23T15:55:00Z" w16du:dateUtc="2026-02-23T20:55:00Z"/>
              <w:rFonts w:asciiTheme="minorHAnsi" w:hAnsiTheme="minorHAnsi"/>
              <w:noProof/>
              <w:kern w:val="2"/>
              <w14:ligatures w14:val="standardContextual"/>
            </w:rPr>
          </w:pPr>
        </w:p>
        <w:p w14:paraId="57FA1309" w14:textId="2163B383" w:rsidR="000B5EAA" w:rsidDel="00EC2BBD" w:rsidRDefault="000B5EAA">
          <w:pPr>
            <w:pStyle w:val="TOC3"/>
            <w:rPr>
              <w:del w:id="542" w:author="Megan Ash" w:date="2026-02-23T15:55:00Z" w16du:dateUtc="2026-02-23T20:55:00Z"/>
              <w:rFonts w:asciiTheme="minorHAnsi" w:hAnsiTheme="minorHAnsi"/>
              <w:noProof/>
              <w:kern w:val="2"/>
              <w14:ligatures w14:val="standardContextual"/>
            </w:rPr>
          </w:pPr>
        </w:p>
        <w:p w14:paraId="2FB929D8" w14:textId="0E3FDDA8" w:rsidR="000B5EAA" w:rsidDel="00EC2BBD" w:rsidRDefault="000B5EAA">
          <w:pPr>
            <w:pStyle w:val="TOC3"/>
            <w:rPr>
              <w:del w:id="543" w:author="Megan Ash" w:date="2026-02-23T15:55:00Z" w16du:dateUtc="2026-02-23T20:55:00Z"/>
              <w:rFonts w:asciiTheme="minorHAnsi" w:hAnsiTheme="minorHAnsi"/>
              <w:noProof/>
              <w:kern w:val="2"/>
              <w14:ligatures w14:val="standardContextual"/>
            </w:rPr>
          </w:pPr>
        </w:p>
        <w:p w14:paraId="6D871AAF" w14:textId="3ED0F5B3" w:rsidR="000B5EAA" w:rsidDel="00EC2BBD" w:rsidRDefault="000B5EAA">
          <w:pPr>
            <w:pStyle w:val="TOC3"/>
            <w:rPr>
              <w:del w:id="544" w:author="Megan Ash" w:date="2026-02-23T15:55:00Z" w16du:dateUtc="2026-02-23T20:55:00Z"/>
              <w:rFonts w:asciiTheme="minorHAnsi" w:hAnsiTheme="minorHAnsi"/>
              <w:noProof/>
              <w:kern w:val="2"/>
              <w14:ligatures w14:val="standardContextual"/>
            </w:rPr>
          </w:pPr>
        </w:p>
        <w:p w14:paraId="731795E5" w14:textId="44B113FC" w:rsidR="000B5EAA" w:rsidDel="00EC2BBD" w:rsidRDefault="000B5EAA">
          <w:pPr>
            <w:pStyle w:val="TOC3"/>
            <w:rPr>
              <w:del w:id="545" w:author="Megan Ash" w:date="2026-02-23T15:55:00Z" w16du:dateUtc="2026-02-23T20:55:00Z"/>
              <w:rFonts w:asciiTheme="minorHAnsi" w:hAnsiTheme="minorHAnsi"/>
              <w:noProof/>
              <w:kern w:val="2"/>
              <w14:ligatures w14:val="standardContextual"/>
            </w:rPr>
          </w:pPr>
        </w:p>
        <w:p w14:paraId="6ADE68CD" w14:textId="27A164DD" w:rsidR="000B5EAA" w:rsidDel="00EC2BBD" w:rsidRDefault="000B5EAA">
          <w:pPr>
            <w:pStyle w:val="TOC3"/>
            <w:rPr>
              <w:del w:id="546" w:author="Megan Ash" w:date="2026-02-23T15:55:00Z" w16du:dateUtc="2026-02-23T20:55:00Z"/>
              <w:rFonts w:asciiTheme="minorHAnsi" w:hAnsiTheme="minorHAnsi"/>
              <w:noProof/>
              <w:kern w:val="2"/>
              <w14:ligatures w14:val="standardContextual"/>
            </w:rPr>
          </w:pPr>
        </w:p>
        <w:p w14:paraId="71676EFD" w14:textId="321E109F" w:rsidR="000B5EAA" w:rsidDel="00EC2BBD" w:rsidRDefault="000B5EAA">
          <w:pPr>
            <w:pStyle w:val="TOC3"/>
            <w:rPr>
              <w:del w:id="547" w:author="Megan Ash" w:date="2026-02-23T15:55:00Z" w16du:dateUtc="2026-02-23T20:55:00Z"/>
              <w:rFonts w:asciiTheme="minorHAnsi" w:hAnsiTheme="minorHAnsi"/>
              <w:noProof/>
              <w:kern w:val="2"/>
              <w14:ligatures w14:val="standardContextual"/>
            </w:rPr>
          </w:pPr>
        </w:p>
        <w:p w14:paraId="2819DD1E" w14:textId="6200A51A" w:rsidR="000B5EAA" w:rsidDel="00EC2BBD" w:rsidRDefault="000B5EAA">
          <w:pPr>
            <w:pStyle w:val="TOC3"/>
            <w:rPr>
              <w:del w:id="548" w:author="Megan Ash" w:date="2026-02-23T15:55:00Z" w16du:dateUtc="2026-02-23T20:55:00Z"/>
              <w:rFonts w:asciiTheme="minorHAnsi" w:hAnsiTheme="minorHAnsi"/>
              <w:noProof/>
              <w:kern w:val="2"/>
              <w14:ligatures w14:val="standardContextual"/>
            </w:rPr>
          </w:pPr>
        </w:p>
        <w:p w14:paraId="03448F76" w14:textId="0C52B826" w:rsidR="000B5EAA" w:rsidDel="00EC2BBD" w:rsidRDefault="000B5EAA">
          <w:pPr>
            <w:pStyle w:val="TOC3"/>
            <w:rPr>
              <w:del w:id="549" w:author="Megan Ash" w:date="2026-02-23T15:55:00Z" w16du:dateUtc="2026-02-23T20:55:00Z"/>
              <w:rFonts w:asciiTheme="minorHAnsi" w:hAnsiTheme="minorHAnsi"/>
              <w:noProof/>
              <w:kern w:val="2"/>
              <w14:ligatures w14:val="standardContextual"/>
            </w:rPr>
          </w:pPr>
        </w:p>
        <w:p w14:paraId="784040E2" w14:textId="74AABCC5" w:rsidR="000B5EAA" w:rsidDel="00EC2BBD" w:rsidRDefault="000B5EAA">
          <w:pPr>
            <w:pStyle w:val="TOC3"/>
            <w:rPr>
              <w:del w:id="550" w:author="Megan Ash" w:date="2026-02-23T15:55:00Z" w16du:dateUtc="2026-02-23T20:55:00Z"/>
              <w:rFonts w:asciiTheme="minorHAnsi" w:hAnsiTheme="minorHAnsi"/>
              <w:noProof/>
              <w:kern w:val="2"/>
              <w14:ligatures w14:val="standardContextual"/>
            </w:rPr>
          </w:pPr>
        </w:p>
        <w:p w14:paraId="540625F3" w14:textId="18525360" w:rsidR="000B5EAA" w:rsidDel="00EC2BBD" w:rsidRDefault="000B5EAA">
          <w:pPr>
            <w:pStyle w:val="TOC2"/>
            <w:rPr>
              <w:del w:id="551" w:author="Megan Ash" w:date="2026-02-23T15:55:00Z" w16du:dateUtc="2026-02-23T20:55:00Z"/>
              <w:rFonts w:asciiTheme="minorHAnsi" w:hAnsiTheme="minorHAnsi"/>
              <w:noProof/>
              <w:kern w:val="2"/>
              <w14:ligatures w14:val="standardContextual"/>
            </w:rPr>
          </w:pPr>
        </w:p>
        <w:p w14:paraId="0AEAB1D3" w14:textId="0D46FC8C" w:rsidR="000B5EAA" w:rsidDel="00EC2BBD" w:rsidRDefault="000B5EAA">
          <w:pPr>
            <w:pStyle w:val="TOC3"/>
            <w:rPr>
              <w:del w:id="552" w:author="Megan Ash" w:date="2026-02-23T15:55:00Z" w16du:dateUtc="2026-02-23T20:55:00Z"/>
              <w:rFonts w:asciiTheme="minorHAnsi" w:hAnsiTheme="minorHAnsi"/>
              <w:noProof/>
              <w:kern w:val="2"/>
              <w14:ligatures w14:val="standardContextual"/>
            </w:rPr>
          </w:pPr>
        </w:p>
        <w:p w14:paraId="68B49742" w14:textId="5F347868" w:rsidR="000B5EAA" w:rsidDel="00EC2BBD" w:rsidRDefault="000B5EAA">
          <w:pPr>
            <w:pStyle w:val="TOC3"/>
            <w:rPr>
              <w:del w:id="553" w:author="Megan Ash" w:date="2026-02-23T15:55:00Z" w16du:dateUtc="2026-02-23T20:55:00Z"/>
              <w:rFonts w:asciiTheme="minorHAnsi" w:hAnsiTheme="minorHAnsi"/>
              <w:noProof/>
              <w:kern w:val="2"/>
              <w14:ligatures w14:val="standardContextual"/>
            </w:rPr>
          </w:pPr>
        </w:p>
        <w:p w14:paraId="731BB43D" w14:textId="67BA7D3D" w:rsidR="000B5EAA" w:rsidDel="00EC2BBD" w:rsidRDefault="000B5EAA">
          <w:pPr>
            <w:pStyle w:val="TOC3"/>
            <w:rPr>
              <w:del w:id="554" w:author="Megan Ash" w:date="2026-02-23T15:55:00Z" w16du:dateUtc="2026-02-23T20:55:00Z"/>
              <w:rFonts w:asciiTheme="minorHAnsi" w:hAnsiTheme="minorHAnsi"/>
              <w:noProof/>
              <w:kern w:val="2"/>
              <w14:ligatures w14:val="standardContextual"/>
            </w:rPr>
          </w:pPr>
        </w:p>
        <w:p w14:paraId="08DE6C45" w14:textId="7C0934A6" w:rsidR="000B5EAA" w:rsidDel="00EC2BBD" w:rsidRDefault="000B5EAA">
          <w:pPr>
            <w:pStyle w:val="TOC3"/>
            <w:rPr>
              <w:del w:id="555" w:author="Megan Ash" w:date="2026-02-23T15:55:00Z" w16du:dateUtc="2026-02-23T20:55:00Z"/>
              <w:rFonts w:asciiTheme="minorHAnsi" w:hAnsiTheme="minorHAnsi"/>
              <w:noProof/>
              <w:kern w:val="2"/>
              <w14:ligatures w14:val="standardContextual"/>
            </w:rPr>
          </w:pPr>
        </w:p>
        <w:p w14:paraId="57EC39F4" w14:textId="16D62947" w:rsidR="000B5EAA" w:rsidDel="00EC2BBD" w:rsidRDefault="000B5EAA">
          <w:pPr>
            <w:pStyle w:val="TOC3"/>
            <w:rPr>
              <w:del w:id="556" w:author="Megan Ash" w:date="2026-02-23T15:55:00Z" w16du:dateUtc="2026-02-23T20:55:00Z"/>
              <w:rFonts w:asciiTheme="minorHAnsi" w:hAnsiTheme="minorHAnsi"/>
              <w:noProof/>
              <w:kern w:val="2"/>
              <w14:ligatures w14:val="standardContextual"/>
            </w:rPr>
          </w:pPr>
        </w:p>
        <w:p w14:paraId="1C7829E6" w14:textId="649B32E8" w:rsidR="000B5EAA" w:rsidDel="00EC2BBD" w:rsidRDefault="000B5EAA">
          <w:pPr>
            <w:pStyle w:val="TOC3"/>
            <w:rPr>
              <w:del w:id="557" w:author="Megan Ash" w:date="2026-02-23T15:55:00Z" w16du:dateUtc="2026-02-23T20:55:00Z"/>
              <w:rFonts w:asciiTheme="minorHAnsi" w:hAnsiTheme="minorHAnsi"/>
              <w:noProof/>
              <w:kern w:val="2"/>
              <w14:ligatures w14:val="standardContextual"/>
            </w:rPr>
          </w:pPr>
        </w:p>
        <w:p w14:paraId="48EC1161" w14:textId="54AB9F44" w:rsidR="000B5EAA" w:rsidDel="00EC2BBD" w:rsidRDefault="000B5EAA">
          <w:pPr>
            <w:pStyle w:val="TOC3"/>
            <w:rPr>
              <w:del w:id="558" w:author="Megan Ash" w:date="2026-02-23T15:55:00Z" w16du:dateUtc="2026-02-23T20:55:00Z"/>
              <w:rFonts w:asciiTheme="minorHAnsi" w:hAnsiTheme="minorHAnsi"/>
              <w:noProof/>
              <w:kern w:val="2"/>
              <w14:ligatures w14:val="standardContextual"/>
            </w:rPr>
          </w:pPr>
        </w:p>
        <w:p w14:paraId="23639241" w14:textId="73254613" w:rsidR="000B5EAA" w:rsidDel="00EC2BBD" w:rsidRDefault="000B5EAA">
          <w:pPr>
            <w:pStyle w:val="TOC3"/>
            <w:rPr>
              <w:del w:id="559" w:author="Megan Ash" w:date="2026-02-23T15:55:00Z" w16du:dateUtc="2026-02-23T20:55:00Z"/>
              <w:rFonts w:asciiTheme="minorHAnsi" w:hAnsiTheme="minorHAnsi"/>
              <w:noProof/>
              <w:kern w:val="2"/>
              <w14:ligatures w14:val="standardContextual"/>
            </w:rPr>
          </w:pPr>
        </w:p>
        <w:p w14:paraId="3DEE7D30" w14:textId="6CDCD099" w:rsidR="000B5EAA" w:rsidDel="00EC2BBD" w:rsidRDefault="000B5EAA">
          <w:pPr>
            <w:pStyle w:val="TOC2"/>
            <w:rPr>
              <w:del w:id="560" w:author="Megan Ash" w:date="2026-02-23T15:55:00Z" w16du:dateUtc="2026-02-23T20:55:00Z"/>
              <w:rFonts w:asciiTheme="minorHAnsi" w:hAnsiTheme="minorHAnsi"/>
              <w:noProof/>
              <w:kern w:val="2"/>
              <w14:ligatures w14:val="standardContextual"/>
            </w:rPr>
          </w:pPr>
        </w:p>
        <w:p w14:paraId="01456F69" w14:textId="6C703373" w:rsidR="000B5EAA" w:rsidDel="00EC2BBD" w:rsidRDefault="000B5EAA">
          <w:pPr>
            <w:pStyle w:val="TOC3"/>
            <w:rPr>
              <w:del w:id="561" w:author="Megan Ash" w:date="2026-02-23T15:55:00Z" w16du:dateUtc="2026-02-23T20:55:00Z"/>
              <w:rFonts w:asciiTheme="minorHAnsi" w:hAnsiTheme="minorHAnsi"/>
              <w:noProof/>
              <w:kern w:val="2"/>
              <w14:ligatures w14:val="standardContextual"/>
            </w:rPr>
          </w:pPr>
        </w:p>
        <w:p w14:paraId="5FCFC1DF" w14:textId="36E2ADF3" w:rsidR="000B5EAA" w:rsidDel="00EC2BBD" w:rsidRDefault="000B5EAA">
          <w:pPr>
            <w:pStyle w:val="TOC2"/>
            <w:rPr>
              <w:del w:id="562" w:author="Megan Ash" w:date="2026-02-23T15:55:00Z" w16du:dateUtc="2026-02-23T20:55:00Z"/>
              <w:rFonts w:asciiTheme="minorHAnsi" w:hAnsiTheme="minorHAnsi"/>
              <w:noProof/>
              <w:kern w:val="2"/>
              <w14:ligatures w14:val="standardContextual"/>
            </w:rPr>
          </w:pPr>
        </w:p>
        <w:p w14:paraId="404D60BA" w14:textId="617A3BEE" w:rsidR="000B5EAA" w:rsidDel="00EC2BBD" w:rsidRDefault="000B5EAA">
          <w:pPr>
            <w:pStyle w:val="TOC1"/>
            <w:rPr>
              <w:del w:id="563" w:author="Megan Ash" w:date="2026-02-23T15:55:00Z" w16du:dateUtc="2026-02-23T20:55:00Z"/>
              <w:rFonts w:asciiTheme="minorHAnsi" w:hAnsiTheme="minorHAnsi"/>
              <w:noProof/>
              <w:kern w:val="2"/>
              <w14:ligatures w14:val="standardContextual"/>
            </w:rPr>
          </w:pPr>
        </w:p>
        <w:p w14:paraId="7384A745" w14:textId="77BB9D66" w:rsidR="000B5EAA" w:rsidDel="00EC2BBD" w:rsidRDefault="000B5EAA">
          <w:pPr>
            <w:pStyle w:val="TOC2"/>
            <w:rPr>
              <w:del w:id="564" w:author="Megan Ash" w:date="2026-02-23T15:55:00Z" w16du:dateUtc="2026-02-23T20:55:00Z"/>
              <w:rFonts w:asciiTheme="minorHAnsi" w:hAnsiTheme="minorHAnsi"/>
              <w:noProof/>
              <w:kern w:val="2"/>
              <w14:ligatures w14:val="standardContextual"/>
            </w:rPr>
          </w:pPr>
        </w:p>
        <w:p w14:paraId="4311EAE4" w14:textId="01C06346" w:rsidR="000B5EAA" w:rsidDel="00EC2BBD" w:rsidRDefault="000B5EAA">
          <w:pPr>
            <w:pStyle w:val="TOC2"/>
            <w:rPr>
              <w:del w:id="565" w:author="Megan Ash" w:date="2026-02-23T15:55:00Z" w16du:dateUtc="2026-02-23T20:55:00Z"/>
              <w:rFonts w:asciiTheme="minorHAnsi" w:hAnsiTheme="minorHAnsi"/>
              <w:noProof/>
              <w:kern w:val="2"/>
              <w14:ligatures w14:val="standardContextual"/>
            </w:rPr>
          </w:pPr>
        </w:p>
        <w:p w14:paraId="216D0B2A" w14:textId="5CE4BB66" w:rsidR="000B5EAA" w:rsidDel="00EC2BBD" w:rsidRDefault="000B5EAA">
          <w:pPr>
            <w:pStyle w:val="TOC2"/>
            <w:rPr>
              <w:del w:id="566" w:author="Megan Ash" w:date="2026-02-23T15:55:00Z" w16du:dateUtc="2026-02-23T20:55:00Z"/>
              <w:rFonts w:asciiTheme="minorHAnsi" w:hAnsiTheme="minorHAnsi"/>
              <w:noProof/>
              <w:kern w:val="2"/>
              <w14:ligatures w14:val="standardContextual"/>
            </w:rPr>
          </w:pPr>
        </w:p>
        <w:p w14:paraId="6F521808" w14:textId="41FBCE73" w:rsidR="000B5EAA" w:rsidDel="00EC2BBD" w:rsidRDefault="000B5EAA">
          <w:pPr>
            <w:pStyle w:val="TOC2"/>
            <w:rPr>
              <w:del w:id="567" w:author="Megan Ash" w:date="2026-02-23T15:55:00Z" w16du:dateUtc="2026-02-23T20:55:00Z"/>
              <w:rFonts w:asciiTheme="minorHAnsi" w:hAnsiTheme="minorHAnsi"/>
              <w:noProof/>
              <w:kern w:val="2"/>
              <w14:ligatures w14:val="standardContextual"/>
            </w:rPr>
          </w:pPr>
        </w:p>
        <w:p w14:paraId="3B70D993" w14:textId="6FFB4EDC" w:rsidR="000B5EAA" w:rsidDel="00EC2BBD" w:rsidRDefault="000B5EAA">
          <w:pPr>
            <w:pStyle w:val="TOC2"/>
            <w:rPr>
              <w:del w:id="568" w:author="Megan Ash" w:date="2026-02-23T15:55:00Z" w16du:dateUtc="2026-02-23T20:55:00Z"/>
              <w:rFonts w:asciiTheme="minorHAnsi" w:hAnsiTheme="minorHAnsi"/>
              <w:noProof/>
              <w:kern w:val="2"/>
              <w14:ligatures w14:val="standardContextual"/>
            </w:rPr>
          </w:pPr>
        </w:p>
        <w:p w14:paraId="7357C12E" w14:textId="2D365941" w:rsidR="000B5EAA" w:rsidDel="00EC2BBD" w:rsidRDefault="000B5EAA">
          <w:pPr>
            <w:pStyle w:val="TOC2"/>
            <w:rPr>
              <w:del w:id="569" w:author="Megan Ash" w:date="2026-02-23T15:55:00Z" w16du:dateUtc="2026-02-23T20:55:00Z"/>
              <w:rFonts w:asciiTheme="minorHAnsi" w:hAnsiTheme="minorHAnsi"/>
              <w:noProof/>
              <w:kern w:val="2"/>
              <w14:ligatures w14:val="standardContextual"/>
            </w:rPr>
          </w:pPr>
        </w:p>
        <w:p w14:paraId="089AE751" w14:textId="76BB6180" w:rsidR="000B5EAA" w:rsidDel="00EC2BBD" w:rsidRDefault="000B5EAA">
          <w:pPr>
            <w:pStyle w:val="TOC2"/>
            <w:rPr>
              <w:del w:id="570" w:author="Megan Ash" w:date="2026-02-23T15:55:00Z" w16du:dateUtc="2026-02-23T20:55:00Z"/>
              <w:rFonts w:asciiTheme="minorHAnsi" w:hAnsiTheme="minorHAnsi"/>
              <w:noProof/>
              <w:kern w:val="2"/>
              <w14:ligatures w14:val="standardContextual"/>
            </w:rPr>
          </w:pPr>
        </w:p>
        <w:p w14:paraId="39A8CD97" w14:textId="5923EF3C" w:rsidR="000B5EAA" w:rsidDel="00EC2BBD" w:rsidRDefault="000B5EAA">
          <w:pPr>
            <w:pStyle w:val="TOC2"/>
            <w:rPr>
              <w:del w:id="571" w:author="Megan Ash" w:date="2026-02-23T15:55:00Z" w16du:dateUtc="2026-02-23T20:55:00Z"/>
              <w:rFonts w:asciiTheme="minorHAnsi" w:hAnsiTheme="minorHAnsi"/>
              <w:noProof/>
              <w:kern w:val="2"/>
              <w14:ligatures w14:val="standardContextual"/>
            </w:rPr>
          </w:pPr>
        </w:p>
        <w:p w14:paraId="1BE3F86B" w14:textId="1E978D61" w:rsidR="000B5EAA" w:rsidDel="00EC2BBD" w:rsidRDefault="000B5EAA">
          <w:pPr>
            <w:pStyle w:val="TOC2"/>
            <w:rPr>
              <w:del w:id="572" w:author="Megan Ash" w:date="2026-02-23T15:55:00Z" w16du:dateUtc="2026-02-23T20:55:00Z"/>
              <w:rFonts w:asciiTheme="minorHAnsi" w:hAnsiTheme="minorHAnsi"/>
              <w:noProof/>
              <w:kern w:val="2"/>
              <w14:ligatures w14:val="standardContextual"/>
            </w:rPr>
          </w:pPr>
        </w:p>
        <w:p w14:paraId="13BDDD31" w14:textId="708C01D5" w:rsidR="000B5EAA" w:rsidDel="00EC2BBD" w:rsidRDefault="000B5EAA">
          <w:pPr>
            <w:pStyle w:val="TOC2"/>
            <w:rPr>
              <w:del w:id="573" w:author="Megan Ash" w:date="2026-02-23T15:55:00Z" w16du:dateUtc="2026-02-23T20:55:00Z"/>
              <w:rFonts w:asciiTheme="minorHAnsi" w:hAnsiTheme="minorHAnsi"/>
              <w:noProof/>
              <w:kern w:val="2"/>
              <w14:ligatures w14:val="standardContextual"/>
            </w:rPr>
          </w:pPr>
        </w:p>
        <w:p w14:paraId="75DB5CBE" w14:textId="4DE2A9DC" w:rsidR="000B5EAA" w:rsidDel="00EC2BBD" w:rsidRDefault="000B5EAA">
          <w:pPr>
            <w:pStyle w:val="TOC2"/>
            <w:rPr>
              <w:del w:id="574" w:author="Megan Ash" w:date="2026-02-23T15:55:00Z" w16du:dateUtc="2026-02-23T20:55:00Z"/>
              <w:rFonts w:asciiTheme="minorHAnsi" w:hAnsiTheme="minorHAnsi"/>
              <w:noProof/>
              <w:kern w:val="2"/>
              <w14:ligatures w14:val="standardContextual"/>
            </w:rPr>
          </w:pPr>
        </w:p>
        <w:p w14:paraId="7B81CAD9" w14:textId="34070CF1" w:rsidR="000B5EAA" w:rsidDel="00EC2BBD" w:rsidRDefault="000B5EAA">
          <w:pPr>
            <w:pStyle w:val="TOC3"/>
            <w:rPr>
              <w:del w:id="575" w:author="Megan Ash" w:date="2026-02-23T15:55:00Z" w16du:dateUtc="2026-02-23T20:55:00Z"/>
              <w:rFonts w:asciiTheme="minorHAnsi" w:hAnsiTheme="minorHAnsi"/>
              <w:noProof/>
              <w:kern w:val="2"/>
              <w14:ligatures w14:val="standardContextual"/>
            </w:rPr>
          </w:pPr>
        </w:p>
        <w:p w14:paraId="3D4FE157" w14:textId="3F811C0F" w:rsidR="000B5EAA" w:rsidDel="00EC2BBD" w:rsidRDefault="000B5EAA">
          <w:pPr>
            <w:pStyle w:val="TOC3"/>
            <w:rPr>
              <w:del w:id="576" w:author="Megan Ash" w:date="2026-02-23T15:55:00Z" w16du:dateUtc="2026-02-23T20:55:00Z"/>
              <w:rFonts w:asciiTheme="minorHAnsi" w:hAnsiTheme="minorHAnsi"/>
              <w:noProof/>
              <w:kern w:val="2"/>
              <w14:ligatures w14:val="standardContextual"/>
            </w:rPr>
          </w:pPr>
        </w:p>
        <w:p w14:paraId="3C849FD8" w14:textId="3A9055D6" w:rsidR="000B5EAA" w:rsidDel="00EC2BBD" w:rsidRDefault="000B5EAA">
          <w:pPr>
            <w:pStyle w:val="TOC2"/>
            <w:rPr>
              <w:del w:id="577" w:author="Megan Ash" w:date="2026-02-23T15:55:00Z" w16du:dateUtc="2026-02-23T20:55:00Z"/>
              <w:rFonts w:asciiTheme="minorHAnsi" w:hAnsiTheme="minorHAnsi"/>
              <w:noProof/>
              <w:kern w:val="2"/>
              <w14:ligatures w14:val="standardContextual"/>
            </w:rPr>
          </w:pPr>
        </w:p>
        <w:p w14:paraId="46F5081F" w14:textId="0C45F485" w:rsidR="000B5EAA" w:rsidDel="00EC2BBD" w:rsidRDefault="000B5EAA">
          <w:pPr>
            <w:pStyle w:val="TOC2"/>
            <w:rPr>
              <w:del w:id="578" w:author="Megan Ash" w:date="2026-02-23T15:55:00Z" w16du:dateUtc="2026-02-23T20:55:00Z"/>
              <w:rFonts w:asciiTheme="minorHAnsi" w:hAnsiTheme="minorHAnsi"/>
              <w:noProof/>
              <w:kern w:val="2"/>
              <w14:ligatures w14:val="standardContextual"/>
            </w:rPr>
          </w:pPr>
        </w:p>
        <w:p w14:paraId="41456142" w14:textId="705E4CA2" w:rsidR="000B5EAA" w:rsidDel="00EC2BBD" w:rsidRDefault="000B5EAA">
          <w:pPr>
            <w:pStyle w:val="TOC2"/>
            <w:rPr>
              <w:del w:id="579" w:author="Megan Ash" w:date="2026-02-23T15:55:00Z" w16du:dateUtc="2026-02-23T20:55:00Z"/>
              <w:rFonts w:asciiTheme="minorHAnsi" w:hAnsiTheme="minorHAnsi"/>
              <w:noProof/>
              <w:kern w:val="2"/>
              <w14:ligatures w14:val="standardContextual"/>
            </w:rPr>
          </w:pPr>
        </w:p>
        <w:p w14:paraId="1DB0EC35" w14:textId="41E9E2A1" w:rsidR="000B5EAA" w:rsidDel="00EC2BBD" w:rsidRDefault="000B5EAA">
          <w:pPr>
            <w:pStyle w:val="TOC2"/>
            <w:rPr>
              <w:del w:id="580" w:author="Megan Ash" w:date="2026-02-23T15:55:00Z" w16du:dateUtc="2026-02-23T20:55:00Z"/>
              <w:rFonts w:asciiTheme="minorHAnsi" w:hAnsiTheme="minorHAnsi"/>
              <w:noProof/>
              <w:kern w:val="2"/>
              <w14:ligatures w14:val="standardContextual"/>
            </w:rPr>
          </w:pPr>
        </w:p>
        <w:p w14:paraId="27626ED1" w14:textId="0783B454" w:rsidR="000B5EAA" w:rsidDel="00EC2BBD" w:rsidRDefault="000B5EAA">
          <w:pPr>
            <w:pStyle w:val="TOC2"/>
            <w:rPr>
              <w:del w:id="581" w:author="Megan Ash" w:date="2026-02-23T15:55:00Z" w16du:dateUtc="2026-02-23T20:55:00Z"/>
              <w:rFonts w:asciiTheme="minorHAnsi" w:hAnsiTheme="minorHAnsi"/>
              <w:noProof/>
              <w:kern w:val="2"/>
              <w14:ligatures w14:val="standardContextual"/>
            </w:rPr>
          </w:pPr>
        </w:p>
        <w:p w14:paraId="06421F4C" w14:textId="0A7257D7" w:rsidR="000B5EAA" w:rsidDel="00EC2BBD" w:rsidRDefault="000B5EAA">
          <w:pPr>
            <w:pStyle w:val="TOC2"/>
            <w:rPr>
              <w:del w:id="582" w:author="Megan Ash" w:date="2026-02-23T15:55:00Z" w16du:dateUtc="2026-02-23T20:55:00Z"/>
              <w:rFonts w:asciiTheme="minorHAnsi" w:hAnsiTheme="minorHAnsi"/>
              <w:noProof/>
              <w:kern w:val="2"/>
              <w14:ligatures w14:val="standardContextual"/>
            </w:rPr>
          </w:pPr>
        </w:p>
        <w:p w14:paraId="31B75225" w14:textId="071206E8" w:rsidR="000B5EAA" w:rsidDel="00EC2BBD" w:rsidRDefault="000B5EAA">
          <w:pPr>
            <w:pStyle w:val="TOC2"/>
            <w:rPr>
              <w:del w:id="583" w:author="Megan Ash" w:date="2026-02-23T15:55:00Z" w16du:dateUtc="2026-02-23T20:55:00Z"/>
              <w:rFonts w:asciiTheme="minorHAnsi" w:hAnsiTheme="minorHAnsi"/>
              <w:noProof/>
              <w:kern w:val="2"/>
              <w14:ligatures w14:val="standardContextual"/>
            </w:rPr>
          </w:pPr>
        </w:p>
        <w:p w14:paraId="60D71D5F" w14:textId="2488ECE6" w:rsidR="000B5EAA" w:rsidDel="00EC2BBD" w:rsidRDefault="000B5EAA">
          <w:pPr>
            <w:pStyle w:val="TOC2"/>
            <w:rPr>
              <w:del w:id="584" w:author="Megan Ash" w:date="2026-02-23T15:55:00Z" w16du:dateUtc="2026-02-23T20:55:00Z"/>
              <w:rFonts w:asciiTheme="minorHAnsi" w:hAnsiTheme="minorHAnsi"/>
              <w:noProof/>
              <w:kern w:val="2"/>
              <w14:ligatures w14:val="standardContextual"/>
            </w:rPr>
          </w:pPr>
        </w:p>
        <w:p w14:paraId="378EADBD" w14:textId="29AC2638" w:rsidR="000B5EAA" w:rsidDel="00EC2BBD" w:rsidRDefault="000B5EAA">
          <w:pPr>
            <w:pStyle w:val="TOC2"/>
            <w:rPr>
              <w:del w:id="585" w:author="Megan Ash" w:date="2026-02-23T15:55:00Z" w16du:dateUtc="2026-02-23T20:55:00Z"/>
              <w:rFonts w:asciiTheme="minorHAnsi" w:hAnsiTheme="minorHAnsi"/>
              <w:noProof/>
              <w:kern w:val="2"/>
              <w14:ligatures w14:val="standardContextual"/>
            </w:rPr>
          </w:pPr>
        </w:p>
        <w:p w14:paraId="77ABF889" w14:textId="6F3B0F72" w:rsidR="000B5EAA" w:rsidDel="00EC2BBD" w:rsidRDefault="000B5EAA">
          <w:pPr>
            <w:pStyle w:val="TOC2"/>
            <w:rPr>
              <w:del w:id="586" w:author="Megan Ash" w:date="2026-02-23T15:55:00Z" w16du:dateUtc="2026-02-23T20:55:00Z"/>
              <w:rFonts w:asciiTheme="minorHAnsi" w:hAnsiTheme="minorHAnsi"/>
              <w:noProof/>
              <w:kern w:val="2"/>
              <w14:ligatures w14:val="standardContextual"/>
            </w:rPr>
          </w:pPr>
        </w:p>
        <w:p w14:paraId="1B6A878C" w14:textId="64F61BDF" w:rsidR="000B5EAA" w:rsidDel="00EC2BBD" w:rsidRDefault="000B5EAA">
          <w:pPr>
            <w:pStyle w:val="TOC2"/>
            <w:rPr>
              <w:del w:id="587" w:author="Megan Ash" w:date="2026-02-23T15:55:00Z" w16du:dateUtc="2026-02-23T20:55:00Z"/>
              <w:rFonts w:asciiTheme="minorHAnsi" w:hAnsiTheme="minorHAnsi"/>
              <w:noProof/>
              <w:kern w:val="2"/>
              <w14:ligatures w14:val="standardContextual"/>
            </w:rPr>
          </w:pPr>
        </w:p>
        <w:p w14:paraId="60DECF5D" w14:textId="23B57815" w:rsidR="000B5EAA" w:rsidDel="00EC2BBD" w:rsidRDefault="000B5EAA">
          <w:pPr>
            <w:pStyle w:val="TOC2"/>
            <w:rPr>
              <w:del w:id="588" w:author="Megan Ash" w:date="2026-02-23T15:55:00Z" w16du:dateUtc="2026-02-23T20:55:00Z"/>
              <w:rFonts w:asciiTheme="minorHAnsi" w:hAnsiTheme="minorHAnsi"/>
              <w:noProof/>
              <w:kern w:val="2"/>
              <w14:ligatures w14:val="standardContextual"/>
            </w:rPr>
          </w:pPr>
        </w:p>
        <w:p w14:paraId="5EC603E4" w14:textId="1227F722" w:rsidR="000B5EAA" w:rsidDel="00EC2BBD" w:rsidRDefault="000B5EAA">
          <w:pPr>
            <w:pStyle w:val="TOC2"/>
            <w:rPr>
              <w:del w:id="589" w:author="Megan Ash" w:date="2026-02-23T15:55:00Z" w16du:dateUtc="2026-02-23T20:55:00Z"/>
              <w:rFonts w:asciiTheme="minorHAnsi" w:hAnsiTheme="minorHAnsi"/>
              <w:noProof/>
              <w:kern w:val="2"/>
              <w14:ligatures w14:val="standardContextual"/>
            </w:rPr>
          </w:pPr>
        </w:p>
        <w:p w14:paraId="6D902B40" w14:textId="2F8F927B" w:rsidR="000B5EAA" w:rsidDel="00EC2BBD" w:rsidRDefault="000B5EAA">
          <w:pPr>
            <w:pStyle w:val="TOC2"/>
            <w:rPr>
              <w:del w:id="590" w:author="Megan Ash" w:date="2026-02-23T15:55:00Z" w16du:dateUtc="2026-02-23T20:55:00Z"/>
              <w:rFonts w:asciiTheme="minorHAnsi" w:hAnsiTheme="minorHAnsi"/>
              <w:noProof/>
              <w:kern w:val="2"/>
              <w14:ligatures w14:val="standardContextual"/>
            </w:rPr>
          </w:pPr>
        </w:p>
        <w:p w14:paraId="4ED825E5" w14:textId="19DD5FB7" w:rsidR="000B5EAA" w:rsidDel="00EC2BBD" w:rsidRDefault="000B5EAA">
          <w:pPr>
            <w:pStyle w:val="TOC2"/>
            <w:rPr>
              <w:del w:id="591" w:author="Megan Ash" w:date="2026-02-23T15:55:00Z" w16du:dateUtc="2026-02-23T20:55:00Z"/>
              <w:rFonts w:asciiTheme="minorHAnsi" w:hAnsiTheme="minorHAnsi"/>
              <w:noProof/>
              <w:kern w:val="2"/>
              <w14:ligatures w14:val="standardContextual"/>
            </w:rPr>
          </w:pPr>
        </w:p>
        <w:p w14:paraId="55328E8B" w14:textId="2ACCF68D" w:rsidR="000B5EAA" w:rsidDel="00EC2BBD" w:rsidRDefault="000B5EAA">
          <w:pPr>
            <w:pStyle w:val="TOC2"/>
            <w:rPr>
              <w:del w:id="592" w:author="Megan Ash" w:date="2026-02-23T15:55:00Z" w16du:dateUtc="2026-02-23T20:55:00Z"/>
              <w:rFonts w:asciiTheme="minorHAnsi" w:hAnsiTheme="minorHAnsi"/>
              <w:noProof/>
              <w:kern w:val="2"/>
              <w14:ligatures w14:val="standardContextual"/>
            </w:rPr>
          </w:pPr>
        </w:p>
        <w:p w14:paraId="0F9347DC" w14:textId="6768F6D0" w:rsidR="000B5EAA" w:rsidDel="00EC2BBD" w:rsidRDefault="000B5EAA">
          <w:pPr>
            <w:pStyle w:val="TOC2"/>
            <w:rPr>
              <w:del w:id="593" w:author="Megan Ash" w:date="2026-02-23T15:55:00Z" w16du:dateUtc="2026-02-23T20:55:00Z"/>
              <w:rFonts w:asciiTheme="minorHAnsi" w:hAnsiTheme="minorHAnsi"/>
              <w:noProof/>
              <w:kern w:val="2"/>
              <w14:ligatures w14:val="standardContextual"/>
            </w:rPr>
          </w:pPr>
        </w:p>
        <w:p w14:paraId="203882D7" w14:textId="58CEAE7A" w:rsidR="000B5EAA" w:rsidDel="00EC2BBD" w:rsidRDefault="000B5EAA">
          <w:pPr>
            <w:pStyle w:val="TOC3"/>
            <w:rPr>
              <w:del w:id="594" w:author="Megan Ash" w:date="2026-02-23T15:55:00Z" w16du:dateUtc="2026-02-23T20:55:00Z"/>
              <w:rFonts w:asciiTheme="minorHAnsi" w:hAnsiTheme="minorHAnsi"/>
              <w:noProof/>
              <w:kern w:val="2"/>
              <w14:ligatures w14:val="standardContextual"/>
            </w:rPr>
          </w:pPr>
        </w:p>
        <w:p w14:paraId="33002342" w14:textId="16F518E5" w:rsidR="000B5EAA" w:rsidDel="00EC2BBD" w:rsidRDefault="000B5EAA">
          <w:pPr>
            <w:pStyle w:val="TOC2"/>
            <w:rPr>
              <w:del w:id="595" w:author="Megan Ash" w:date="2026-02-23T15:55:00Z" w16du:dateUtc="2026-02-23T20:55:00Z"/>
              <w:rFonts w:asciiTheme="minorHAnsi" w:hAnsiTheme="minorHAnsi"/>
              <w:noProof/>
              <w:kern w:val="2"/>
              <w14:ligatures w14:val="standardContextual"/>
            </w:rPr>
          </w:pPr>
        </w:p>
        <w:p w14:paraId="27557AD0" w14:textId="5BE40EBB" w:rsidR="000B5EAA" w:rsidDel="00EC2BBD" w:rsidRDefault="000B5EAA">
          <w:pPr>
            <w:pStyle w:val="TOC2"/>
            <w:rPr>
              <w:del w:id="596" w:author="Megan Ash" w:date="2026-02-23T15:55:00Z" w16du:dateUtc="2026-02-23T20:55:00Z"/>
              <w:rFonts w:asciiTheme="minorHAnsi" w:hAnsiTheme="minorHAnsi"/>
              <w:noProof/>
              <w:kern w:val="2"/>
              <w14:ligatures w14:val="standardContextual"/>
            </w:rPr>
          </w:pPr>
        </w:p>
        <w:p w14:paraId="15553D41" w14:textId="69F6E1D3" w:rsidR="000B5EAA" w:rsidDel="00EC2BBD" w:rsidRDefault="000B5EAA">
          <w:pPr>
            <w:pStyle w:val="TOC2"/>
            <w:rPr>
              <w:del w:id="597" w:author="Megan Ash" w:date="2026-02-23T15:55:00Z" w16du:dateUtc="2026-02-23T20:55:00Z"/>
              <w:rFonts w:asciiTheme="minorHAnsi" w:hAnsiTheme="minorHAnsi"/>
              <w:noProof/>
              <w:kern w:val="2"/>
              <w14:ligatures w14:val="standardContextual"/>
            </w:rPr>
          </w:pPr>
        </w:p>
        <w:p w14:paraId="021BA93B" w14:textId="63C3C877" w:rsidR="000B5EAA" w:rsidDel="00EC2BBD" w:rsidRDefault="000B5EAA">
          <w:pPr>
            <w:pStyle w:val="TOC2"/>
            <w:rPr>
              <w:del w:id="598" w:author="Megan Ash" w:date="2026-02-23T15:55:00Z" w16du:dateUtc="2026-02-23T20:55:00Z"/>
              <w:rFonts w:asciiTheme="minorHAnsi" w:hAnsiTheme="minorHAnsi"/>
              <w:noProof/>
              <w:kern w:val="2"/>
              <w14:ligatures w14:val="standardContextual"/>
            </w:rPr>
          </w:pPr>
        </w:p>
        <w:p w14:paraId="7A37DBE6" w14:textId="43C826D8" w:rsidR="000B5EAA" w:rsidDel="00EC2BBD" w:rsidRDefault="000B5EAA">
          <w:pPr>
            <w:pStyle w:val="TOC2"/>
            <w:rPr>
              <w:del w:id="599" w:author="Megan Ash" w:date="2026-02-23T15:55:00Z" w16du:dateUtc="2026-02-23T20:55:00Z"/>
              <w:rFonts w:asciiTheme="minorHAnsi" w:hAnsiTheme="minorHAnsi"/>
              <w:noProof/>
              <w:kern w:val="2"/>
              <w14:ligatures w14:val="standardContextual"/>
            </w:rPr>
          </w:pPr>
        </w:p>
        <w:p w14:paraId="4BFC11D9" w14:textId="1754071B" w:rsidR="000B5EAA" w:rsidDel="00EC2BBD" w:rsidRDefault="000B5EAA">
          <w:pPr>
            <w:pStyle w:val="TOC1"/>
            <w:rPr>
              <w:del w:id="600" w:author="Megan Ash" w:date="2026-02-23T15:55:00Z" w16du:dateUtc="2026-02-23T20:55:00Z"/>
              <w:rFonts w:asciiTheme="minorHAnsi" w:hAnsiTheme="minorHAnsi"/>
              <w:noProof/>
              <w:kern w:val="2"/>
              <w14:ligatures w14:val="standardContextual"/>
            </w:rPr>
          </w:pPr>
        </w:p>
        <w:p w14:paraId="20C57E63" w14:textId="20459603" w:rsidR="00C25413" w:rsidRPr="00DF3B21" w:rsidRDefault="00527FAB" w:rsidP="00C25413">
          <w:pPr>
            <w:jc w:val="both"/>
            <w:rPr>
              <w:rFonts w:cs="Times New Roman"/>
              <w:noProof/>
            </w:rPr>
          </w:pPr>
          <w:r w:rsidRPr="00DF3B21">
            <w:rPr>
              <w:rFonts w:cs="Times New Roman"/>
              <w:b/>
              <w:bCs/>
              <w:noProof/>
            </w:rPr>
            <w:fldChar w:fldCharType="end"/>
          </w:r>
        </w:p>
      </w:sdtContent>
    </w:sdt>
    <w:p w14:paraId="2BD8B7DF" w14:textId="3D1D1BEF" w:rsidR="00C25413" w:rsidRPr="00DF3B21" w:rsidRDefault="00C25413" w:rsidP="00C25413">
      <w:pPr>
        <w:jc w:val="both"/>
        <w:rPr>
          <w:rFonts w:cs="Times New Roman"/>
        </w:rPr>
      </w:pPr>
      <w:r w:rsidRPr="00DF3B21">
        <w:rPr>
          <w:rFonts w:cs="Times New Roman"/>
        </w:rPr>
        <w:br w:type="page"/>
      </w:r>
    </w:p>
    <w:p w14:paraId="59550DCA" w14:textId="1ADA7B0B" w:rsidR="00527FAB" w:rsidRPr="00C17238" w:rsidRDefault="00DE7224" w:rsidP="00DE7224">
      <w:pPr>
        <w:pStyle w:val="Heading1"/>
      </w:pPr>
      <w:bookmarkStart w:id="601" w:name="_Toc222754534"/>
      <w:r>
        <w:t xml:space="preserve">1. </w:t>
      </w:r>
      <w:r w:rsidR="00527FAB" w:rsidRPr="00C17238">
        <w:t>Introduction</w:t>
      </w:r>
      <w:bookmarkEnd w:id="601"/>
    </w:p>
    <w:p w14:paraId="2EFED693" w14:textId="77777777" w:rsidR="00527FAB" w:rsidRPr="00DE7224" w:rsidRDefault="00527FAB" w:rsidP="00DE7224">
      <w:pPr>
        <w:pStyle w:val="Heading2"/>
      </w:pPr>
      <w:bookmarkStart w:id="602" w:name="_Toc222754535"/>
      <w:r w:rsidRPr="00DE7224">
        <w:t>1.1 Welcome to Partners</w:t>
      </w:r>
      <w:bookmarkEnd w:id="602"/>
    </w:p>
    <w:p w14:paraId="017A973A" w14:textId="77777777" w:rsidR="00527FAB" w:rsidRPr="00C17238" w:rsidRDefault="00527FAB" w:rsidP="00527FAB">
      <w:pPr>
        <w:spacing w:line="360" w:lineRule="auto"/>
        <w:jc w:val="both"/>
        <w:rPr>
          <w:rFonts w:cs="Times New Roman"/>
        </w:rPr>
      </w:pPr>
      <w:r w:rsidRPr="00C17238">
        <w:rPr>
          <w:rFonts w:cs="Times New Roman"/>
        </w:rPr>
        <w:t>Welcome to Partners of the Americas!</w:t>
      </w:r>
    </w:p>
    <w:p w14:paraId="02A7C6CC" w14:textId="77777777" w:rsidR="00A52109" w:rsidRDefault="00A52109" w:rsidP="00527FAB">
      <w:pPr>
        <w:spacing w:line="360" w:lineRule="auto"/>
        <w:jc w:val="both"/>
        <w:rPr>
          <w:rFonts w:cs="Times New Roman"/>
        </w:rPr>
      </w:pPr>
    </w:p>
    <w:p w14:paraId="57084D08" w14:textId="3641D1BE" w:rsidR="00527FAB" w:rsidRPr="00C17238" w:rsidRDefault="00527FAB" w:rsidP="00527FAB">
      <w:pPr>
        <w:spacing w:line="360" w:lineRule="auto"/>
        <w:jc w:val="both"/>
        <w:rPr>
          <w:rFonts w:cs="Times New Roman"/>
          <w:highlight w:val="yellow"/>
        </w:rPr>
      </w:pPr>
      <w:r w:rsidRPr="00C17238">
        <w:rPr>
          <w:rFonts w:cs="Times New Roman"/>
        </w:rPr>
        <w:t xml:space="preserve">The field office manual has been prepared specifically for Partners of the Americas </w:t>
      </w:r>
      <w:r w:rsidR="00A4089B">
        <w:rPr>
          <w:rFonts w:cs="Times New Roman"/>
        </w:rPr>
        <w:t xml:space="preserve">(Partners) </w:t>
      </w:r>
      <w:r w:rsidRPr="00C17238">
        <w:rPr>
          <w:rFonts w:cs="Times New Roman"/>
        </w:rPr>
        <w:t xml:space="preserve">employees in </w:t>
      </w:r>
      <w:r w:rsidR="00B8238B">
        <w:rPr>
          <w:rFonts w:cs="Times New Roman"/>
        </w:rPr>
        <w:t>Honduras</w:t>
      </w:r>
      <w:r w:rsidRPr="00C17238">
        <w:rPr>
          <w:rFonts w:cs="Times New Roman"/>
        </w:rPr>
        <w:t xml:space="preserve">. It will introduce the organization and information on the rights and obligations the employee has towards the </w:t>
      </w:r>
      <w:r w:rsidR="00B8238B">
        <w:rPr>
          <w:rFonts w:cs="Times New Roman"/>
        </w:rPr>
        <w:t>Honduras</w:t>
      </w:r>
      <w:r w:rsidRPr="00C17238">
        <w:rPr>
          <w:rFonts w:cs="Times New Roman"/>
        </w:rPr>
        <w:t xml:space="preserve"> Field Office and, at the same time, about the rights and obligations that the </w:t>
      </w:r>
      <w:r w:rsidR="00B8238B">
        <w:rPr>
          <w:rFonts w:cs="Times New Roman"/>
        </w:rPr>
        <w:t>Honduras</w:t>
      </w:r>
      <w:r w:rsidRPr="00C17238">
        <w:rPr>
          <w:rFonts w:cs="Times New Roman"/>
        </w:rPr>
        <w:t xml:space="preserve"> Field Office has towards the employee. This Manual is therefore a basic information tool for employees working in the </w:t>
      </w:r>
      <w:r w:rsidR="00B8238B">
        <w:rPr>
          <w:rFonts w:cs="Times New Roman"/>
        </w:rPr>
        <w:t>Honduras</w:t>
      </w:r>
      <w:r w:rsidRPr="00C17238">
        <w:rPr>
          <w:rFonts w:cs="Times New Roman"/>
        </w:rPr>
        <w:t xml:space="preserve"> Field Office.</w:t>
      </w:r>
    </w:p>
    <w:p w14:paraId="74801840" w14:textId="77777777" w:rsidR="00527FAB" w:rsidRPr="00C17238" w:rsidRDefault="00527FAB" w:rsidP="00527FAB">
      <w:pPr>
        <w:spacing w:line="360" w:lineRule="auto"/>
        <w:jc w:val="both"/>
        <w:rPr>
          <w:rFonts w:cs="Times New Roman"/>
          <w:lang w:val="en"/>
        </w:rPr>
      </w:pPr>
    </w:p>
    <w:p w14:paraId="712F4D94" w14:textId="43A722D7" w:rsidR="00527FAB" w:rsidRPr="00C17238" w:rsidRDefault="00527FAB" w:rsidP="00527FAB">
      <w:pPr>
        <w:spacing w:line="360" w:lineRule="auto"/>
        <w:jc w:val="both"/>
        <w:rPr>
          <w:rFonts w:cs="Times New Roman"/>
          <w:lang w:val="en"/>
        </w:rPr>
      </w:pPr>
      <w:r w:rsidRPr="00C17238">
        <w:rPr>
          <w:rFonts w:cs="Times New Roman"/>
          <w:lang w:val="en"/>
        </w:rPr>
        <w:t>In this book we try to explain the important topics related to financial, personnel and operational management. T</w:t>
      </w:r>
      <w:r w:rsidRPr="00C17238">
        <w:rPr>
          <w:rFonts w:cs="Times New Roman"/>
        </w:rPr>
        <w:t xml:space="preserve">he </w:t>
      </w:r>
      <w:r w:rsidR="00B8238B">
        <w:rPr>
          <w:rFonts w:cs="Times New Roman"/>
        </w:rPr>
        <w:t>Honduras</w:t>
      </w:r>
      <w:r w:rsidRPr="00C17238">
        <w:rPr>
          <w:rFonts w:cs="Times New Roman"/>
        </w:rPr>
        <w:t xml:space="preserve"> Field Office </w:t>
      </w:r>
      <w:r w:rsidRPr="00C17238">
        <w:rPr>
          <w:rFonts w:cs="Times New Roman"/>
          <w:lang w:val="en"/>
        </w:rPr>
        <w:t xml:space="preserve">expects that all employees understand and implement all the policies and procedures found within this manual. It is the responsibility of each employee to know the policies and procedures, or when necessary, request clarification. All employees will be required to sign a </w:t>
      </w:r>
      <w:hyperlink w:anchor="_Acknowledgment_of_Receipt" w:history="1">
        <w:r w:rsidRPr="00C17238">
          <w:rPr>
            <w:rStyle w:val="Hyperlink"/>
            <w:rFonts w:cs="Times New Roman"/>
            <w:lang w:val="en"/>
          </w:rPr>
          <w:t>certification form</w:t>
        </w:r>
      </w:hyperlink>
      <w:r w:rsidRPr="00C17238">
        <w:rPr>
          <w:rFonts w:cs="Times New Roman"/>
          <w:lang w:val="en"/>
        </w:rPr>
        <w:t xml:space="preserve"> confirming that they have reviewed all the policies and that they will adhere to the standards set forth within this document. </w:t>
      </w:r>
    </w:p>
    <w:p w14:paraId="3EC00A32" w14:textId="77777777" w:rsidR="00527FAB" w:rsidRPr="00C17238" w:rsidRDefault="00527FAB" w:rsidP="00527FAB">
      <w:pPr>
        <w:spacing w:line="360" w:lineRule="auto"/>
        <w:jc w:val="both"/>
        <w:rPr>
          <w:rFonts w:cs="Times New Roman"/>
          <w:lang w:val="en"/>
        </w:rPr>
      </w:pPr>
    </w:p>
    <w:p w14:paraId="565638C4" w14:textId="2E6247C2" w:rsidR="000B0BB1" w:rsidRDefault="00527FAB" w:rsidP="00527FAB">
      <w:pPr>
        <w:spacing w:line="360" w:lineRule="auto"/>
        <w:jc w:val="both"/>
        <w:rPr>
          <w:rFonts w:cs="Times New Roman"/>
          <w:lang w:val="en"/>
        </w:rPr>
      </w:pPr>
      <w:r w:rsidRPr="00C17238">
        <w:rPr>
          <w:rFonts w:cs="Times New Roman"/>
          <w:lang w:val="en"/>
        </w:rPr>
        <w:t xml:space="preserve">When the </w:t>
      </w:r>
      <w:r w:rsidR="00B8238B">
        <w:rPr>
          <w:rFonts w:cs="Times New Roman"/>
        </w:rPr>
        <w:t>Honduras</w:t>
      </w:r>
      <w:r w:rsidRPr="00C17238">
        <w:rPr>
          <w:rFonts w:cs="Times New Roman"/>
        </w:rPr>
        <w:t xml:space="preserve"> Field Office </w:t>
      </w:r>
      <w:r w:rsidRPr="00C17238">
        <w:rPr>
          <w:rFonts w:cs="Times New Roman"/>
          <w:lang w:val="en"/>
        </w:rPr>
        <w:t>deems it appropriate to modify the policies and procedures, it will update the necessary parameters which will subsequently be disbursed to each employee in a timely manner. We ask you to contact your immediate superior or the Administrative and Financial Management</w:t>
      </w:r>
      <w:r w:rsidR="00B70D75">
        <w:rPr>
          <w:rFonts w:cs="Times New Roman"/>
          <w:lang w:val="en"/>
        </w:rPr>
        <w:t xml:space="preserve"> Team</w:t>
      </w:r>
      <w:r w:rsidRPr="00C17238">
        <w:rPr>
          <w:rFonts w:cs="Times New Roman"/>
          <w:lang w:val="en"/>
        </w:rPr>
        <w:t xml:space="preserve"> if you have any doubt about your position or your working relationship with Partners </w:t>
      </w:r>
      <w:r w:rsidR="00B8238B">
        <w:rPr>
          <w:rFonts w:cs="Times New Roman"/>
          <w:lang w:val="en"/>
        </w:rPr>
        <w:t>Honduras</w:t>
      </w:r>
      <w:r w:rsidRPr="00C17238">
        <w:rPr>
          <w:rFonts w:cs="Times New Roman"/>
          <w:lang w:val="en"/>
        </w:rPr>
        <w:t>, as many times as necessary.</w:t>
      </w:r>
    </w:p>
    <w:p w14:paraId="6853FB80" w14:textId="7958B313" w:rsidR="00527FAB" w:rsidRPr="00C17238" w:rsidRDefault="00527FAB" w:rsidP="00527FAB">
      <w:pPr>
        <w:spacing w:line="360" w:lineRule="auto"/>
        <w:jc w:val="both"/>
        <w:rPr>
          <w:rFonts w:cs="Times New Roman"/>
          <w:lang w:val="en"/>
        </w:rPr>
      </w:pPr>
    </w:p>
    <w:p w14:paraId="7347FB65" w14:textId="77777777" w:rsidR="000B0BB1" w:rsidRDefault="00527FAB" w:rsidP="00527FAB">
      <w:pPr>
        <w:spacing w:line="360" w:lineRule="auto"/>
        <w:jc w:val="both"/>
        <w:rPr>
          <w:rFonts w:cs="Times New Roman"/>
          <w:lang w:val="en"/>
        </w:rPr>
      </w:pPr>
      <w:r w:rsidRPr="00C17238">
        <w:rPr>
          <w:rFonts w:cs="Times New Roman"/>
          <w:lang w:val="en"/>
        </w:rPr>
        <w:t>You are the lifeblood of Partners of the Americas and, as such, we want you to find an interesting and rewarding experience in your work environment.</w:t>
      </w:r>
    </w:p>
    <w:p w14:paraId="54BBDEBB" w14:textId="77777777" w:rsidR="00B70D75" w:rsidRDefault="00B70D75" w:rsidP="00527FAB">
      <w:pPr>
        <w:spacing w:line="360" w:lineRule="auto"/>
        <w:jc w:val="both"/>
        <w:rPr>
          <w:rFonts w:cs="Times New Roman"/>
          <w:lang w:val="en"/>
        </w:rPr>
      </w:pPr>
    </w:p>
    <w:p w14:paraId="78E44772" w14:textId="62A4620D" w:rsidR="00527FAB" w:rsidRDefault="00527FAB" w:rsidP="00527FAB">
      <w:pPr>
        <w:spacing w:line="360" w:lineRule="auto"/>
        <w:jc w:val="both"/>
        <w:rPr>
          <w:rFonts w:cs="Times New Roman"/>
          <w:lang w:val="en"/>
        </w:rPr>
      </w:pPr>
      <w:r w:rsidRPr="00C17238">
        <w:rPr>
          <w:rFonts w:cs="Times New Roman"/>
          <w:lang w:val="en"/>
        </w:rPr>
        <w:t>With all due respect, I wish you every success.</w:t>
      </w:r>
    </w:p>
    <w:p w14:paraId="38BCBFFC" w14:textId="77777777" w:rsidR="00B70D75" w:rsidRPr="00C17238" w:rsidRDefault="00B70D75" w:rsidP="00527FAB">
      <w:pPr>
        <w:spacing w:line="360" w:lineRule="auto"/>
        <w:jc w:val="both"/>
        <w:rPr>
          <w:rFonts w:cs="Times New Roman"/>
          <w:lang w:val="en"/>
        </w:rPr>
      </w:pPr>
    </w:p>
    <w:p w14:paraId="2292D3F1" w14:textId="2C138B5D" w:rsidR="00204B9A" w:rsidRPr="00A52109" w:rsidRDefault="00527FAB" w:rsidP="00A52109">
      <w:pPr>
        <w:spacing w:line="360" w:lineRule="auto"/>
        <w:jc w:val="both"/>
        <w:rPr>
          <w:ins w:id="603" w:author="Leonardo Torres" w:date="2025-11-12T09:16:00Z" w16du:dateUtc="2025-11-12T14:16:00Z"/>
          <w:rFonts w:cs="Times New Roman"/>
          <w:b/>
          <w:bCs/>
          <w:i/>
          <w:iCs/>
          <w:lang w:val="en"/>
        </w:rPr>
      </w:pPr>
      <w:r w:rsidRPr="00C17238">
        <w:rPr>
          <w:rFonts w:cs="Times New Roman"/>
          <w:b/>
          <w:bCs/>
          <w:i/>
          <w:iCs/>
          <w:lang w:val="en"/>
        </w:rPr>
        <w:t>John McPhail, President &amp; CEO</w:t>
      </w:r>
      <w:ins w:id="604" w:author="Leonardo Torres" w:date="2025-11-12T09:16:00Z" w16du:dateUtc="2025-11-12T14:16:00Z">
        <w:r w:rsidR="00204B9A">
          <w:br w:type="page"/>
        </w:r>
      </w:ins>
    </w:p>
    <w:p w14:paraId="57EB29C0" w14:textId="24D5365A" w:rsidR="00527FAB" w:rsidRPr="00C17238" w:rsidRDefault="00527FAB" w:rsidP="00DE7224">
      <w:pPr>
        <w:pStyle w:val="Heading2"/>
      </w:pPr>
      <w:bookmarkStart w:id="605" w:name="_Toc222754536"/>
      <w:r w:rsidRPr="00C17238">
        <w:t>1.2 Objective and Scope</w:t>
      </w:r>
      <w:bookmarkEnd w:id="605"/>
    </w:p>
    <w:p w14:paraId="73AD83C3" w14:textId="68F9E2F0" w:rsidR="00527FAB" w:rsidRPr="00C17238" w:rsidRDefault="00527FAB" w:rsidP="00527FAB">
      <w:pPr>
        <w:spacing w:after="120" w:line="360" w:lineRule="auto"/>
        <w:jc w:val="both"/>
        <w:rPr>
          <w:rFonts w:cs="Times New Roman"/>
        </w:rPr>
      </w:pPr>
      <w:r w:rsidRPr="00C17238">
        <w:rPr>
          <w:rFonts w:cs="Times New Roman"/>
        </w:rPr>
        <w:t xml:space="preserve">The purpose of this manual is to help its users to work in accordance with the rules and philosophy of Partners, adapted to the Labor Code in </w:t>
      </w:r>
      <w:r w:rsidR="00B8238B">
        <w:rPr>
          <w:rFonts w:cs="Times New Roman"/>
        </w:rPr>
        <w:t>Honduras</w:t>
      </w:r>
      <w:r w:rsidRPr="00C17238">
        <w:rPr>
          <w:rFonts w:cs="Times New Roman"/>
        </w:rPr>
        <w:t xml:space="preserve">, thus becoming a consultation tool with unified criteria and </w:t>
      </w:r>
      <w:del w:id="606" w:author="Megan Ash" w:date="2026-01-14T09:44:00Z" w16du:dateUtc="2026-01-14T14:44:00Z">
        <w:r w:rsidRPr="00C17238" w:rsidDel="00FC3A35">
          <w:rPr>
            <w:rFonts w:cs="Times New Roman"/>
          </w:rPr>
          <w:delText xml:space="preserve">provide </w:delText>
        </w:r>
      </w:del>
      <w:ins w:id="607" w:author="Megan Ash" w:date="2026-01-14T09:44:00Z" w16du:dateUtc="2026-01-14T14:44:00Z">
        <w:r w:rsidR="00FC3A35" w:rsidRPr="00C17238">
          <w:rPr>
            <w:rFonts w:cs="Times New Roman"/>
          </w:rPr>
          <w:t>provid</w:t>
        </w:r>
        <w:r w:rsidR="00FC3A35">
          <w:rPr>
            <w:rFonts w:cs="Times New Roman"/>
          </w:rPr>
          <w:t>ing</w:t>
        </w:r>
        <w:r w:rsidR="00FC3A35" w:rsidRPr="00C17238">
          <w:rPr>
            <w:rFonts w:cs="Times New Roman"/>
          </w:rPr>
          <w:t xml:space="preserve"> </w:t>
        </w:r>
      </w:ins>
      <w:r w:rsidRPr="00C17238">
        <w:rPr>
          <w:rFonts w:cs="Times New Roman"/>
        </w:rPr>
        <w:t xml:space="preserve">a general framework and standardized set of policies and procedures for financial and personnel management in Partners of the Americas’ </w:t>
      </w:r>
      <w:r w:rsidR="00B8238B">
        <w:rPr>
          <w:rFonts w:cs="Times New Roman"/>
        </w:rPr>
        <w:t>Honduras</w:t>
      </w:r>
      <w:r w:rsidRPr="00C17238">
        <w:rPr>
          <w:rFonts w:cs="Times New Roman"/>
        </w:rPr>
        <w:t xml:space="preserve"> Field Office, herein after referred to as </w:t>
      </w:r>
      <w:r w:rsidRPr="00C17238">
        <w:rPr>
          <w:rFonts w:cs="Times New Roman"/>
          <w:b/>
        </w:rPr>
        <w:t xml:space="preserve">“Partners </w:t>
      </w:r>
      <w:r w:rsidR="00B8238B">
        <w:rPr>
          <w:rFonts w:cs="Times New Roman"/>
          <w:b/>
        </w:rPr>
        <w:t>Honduras</w:t>
      </w:r>
      <w:r w:rsidRPr="00C17238">
        <w:rPr>
          <w:rFonts w:cs="Times New Roman"/>
          <w:b/>
        </w:rPr>
        <w:t>”</w:t>
      </w:r>
      <w:r w:rsidRPr="00C17238">
        <w:rPr>
          <w:rFonts w:cs="Times New Roman"/>
        </w:rPr>
        <w:t xml:space="preserve">. The supplemental manual addresses country specific laws, </w:t>
      </w:r>
      <w:r w:rsidR="002C154B" w:rsidRPr="00C17238">
        <w:rPr>
          <w:rFonts w:cs="Times New Roman"/>
        </w:rPr>
        <w:t>regulations,</w:t>
      </w:r>
      <w:r w:rsidRPr="00C17238">
        <w:rPr>
          <w:rFonts w:cs="Times New Roman"/>
        </w:rPr>
        <w:t xml:space="preserve"> and policies in accordance with </w:t>
      </w:r>
      <w:r w:rsidR="00B8238B">
        <w:rPr>
          <w:rFonts w:cs="Times New Roman"/>
        </w:rPr>
        <w:t>Hondura</w:t>
      </w:r>
      <w:del w:id="608" w:author="Megan Ash" w:date="2026-01-14T09:44:00Z" w16du:dateUtc="2026-01-14T14:44:00Z">
        <w:r w:rsidR="00B8238B" w:rsidDel="00FC3A35">
          <w:rPr>
            <w:rFonts w:cs="Times New Roman"/>
          </w:rPr>
          <w:delText>s</w:delText>
        </w:r>
      </w:del>
      <w:r w:rsidR="007261A2">
        <w:rPr>
          <w:rFonts w:cs="Times New Roman"/>
        </w:rPr>
        <w:t>n</w:t>
      </w:r>
      <w:r w:rsidRPr="00C17238">
        <w:rPr>
          <w:rFonts w:cs="Times New Roman"/>
        </w:rPr>
        <w:t xml:space="preserve"> law.</w:t>
      </w:r>
    </w:p>
    <w:p w14:paraId="62A4C7F3" w14:textId="173FC37B" w:rsidR="00527FAB" w:rsidRPr="00C17238" w:rsidRDefault="00527FAB" w:rsidP="00527FAB">
      <w:pPr>
        <w:spacing w:after="120" w:line="360" w:lineRule="auto"/>
        <w:jc w:val="both"/>
        <w:rPr>
          <w:rFonts w:cs="Times New Roman"/>
        </w:rPr>
      </w:pPr>
      <w:r w:rsidRPr="00C17238">
        <w:rPr>
          <w:rFonts w:cs="Times New Roman"/>
        </w:rPr>
        <w:t xml:space="preserve">The information presented here contains the main standards of conduct </w:t>
      </w:r>
      <w:ins w:id="609" w:author="Megan Ash" w:date="2026-01-14T09:44:00Z" w16du:dateUtc="2026-01-14T14:44:00Z">
        <w:r w:rsidR="00FC3A35">
          <w:rPr>
            <w:rFonts w:cs="Times New Roman"/>
          </w:rPr>
          <w:t xml:space="preserve">of </w:t>
        </w:r>
      </w:ins>
      <w:r w:rsidRPr="00C17238">
        <w:rPr>
          <w:rFonts w:cs="Times New Roman"/>
        </w:rPr>
        <w:t xml:space="preserve">Partners </w:t>
      </w:r>
      <w:r w:rsidR="00B8238B">
        <w:rPr>
          <w:rFonts w:cs="Times New Roman"/>
        </w:rPr>
        <w:t>Honduras</w:t>
      </w:r>
      <w:r w:rsidRPr="00C17238">
        <w:rPr>
          <w:rFonts w:cs="Times New Roman"/>
        </w:rPr>
        <w:t xml:space="preserve"> and the most common legal regulations in the workplace.</w:t>
      </w:r>
    </w:p>
    <w:p w14:paraId="669795B5" w14:textId="2B129724"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is expected to comply with all the policies and procedures set forth in this manual and are encouraged to seek clarifications if questions arise. Partners </w:t>
      </w:r>
      <w:r w:rsidR="00B8238B">
        <w:rPr>
          <w:rFonts w:cs="Times New Roman"/>
        </w:rPr>
        <w:t>Honduras</w:t>
      </w:r>
      <w:r w:rsidRPr="00C17238">
        <w:rPr>
          <w:rFonts w:cs="Times New Roman"/>
        </w:rPr>
        <w:t xml:space="preserve">, (including sub-offices), must maintain a printed copy of the manual for reference. </w:t>
      </w:r>
    </w:p>
    <w:p w14:paraId="60573830" w14:textId="77777777" w:rsidR="00527FAB" w:rsidRPr="00DE7224" w:rsidRDefault="00527FAB" w:rsidP="00DE7224">
      <w:pPr>
        <w:pStyle w:val="Heading2"/>
      </w:pPr>
      <w:bookmarkStart w:id="610" w:name="_Toc222754537"/>
      <w:r w:rsidRPr="00DE7224">
        <w:t>1.3 Management Control – Roles and Responsibilities in Headquarters</w:t>
      </w:r>
      <w:bookmarkEnd w:id="610"/>
    </w:p>
    <w:p w14:paraId="0D1377CF" w14:textId="63292BA7" w:rsidR="00527FAB" w:rsidRPr="00C17238" w:rsidRDefault="00527FAB" w:rsidP="00527FAB">
      <w:pPr>
        <w:spacing w:after="120" w:line="360" w:lineRule="auto"/>
        <w:jc w:val="both"/>
        <w:rPr>
          <w:rFonts w:cs="Times New Roman"/>
        </w:rPr>
      </w:pPr>
      <w:r w:rsidRPr="00C17238">
        <w:rPr>
          <w:rFonts w:cs="Times New Roman"/>
        </w:rPr>
        <w:t xml:space="preserve">The </w:t>
      </w:r>
      <w:r w:rsidR="00A4089B">
        <w:rPr>
          <w:rFonts w:cs="Times New Roman"/>
        </w:rPr>
        <w:t xml:space="preserve"> Senior Vice President of Programs </w:t>
      </w:r>
      <w:r w:rsidRPr="00C17238">
        <w:rPr>
          <w:rFonts w:cs="Times New Roman"/>
        </w:rPr>
        <w:t xml:space="preserve">is the authority on the Partners </w:t>
      </w:r>
      <w:r w:rsidR="00B8238B">
        <w:rPr>
          <w:rFonts w:cs="Times New Roman"/>
        </w:rPr>
        <w:t>Honduras</w:t>
      </w:r>
      <w:r w:rsidRPr="00C17238">
        <w:rPr>
          <w:rFonts w:cs="Times New Roman"/>
        </w:rPr>
        <w:t xml:space="preserve"> supplemental manual, or in absence of the </w:t>
      </w:r>
      <w:r w:rsidR="000E14F9">
        <w:rPr>
          <w:rFonts w:cs="Times New Roman"/>
        </w:rPr>
        <w:t>Sr. VP of Programs</w:t>
      </w:r>
      <w:r w:rsidRPr="00C17238">
        <w:rPr>
          <w:rFonts w:cs="Times New Roman"/>
        </w:rPr>
        <w:t>, an individual designated by the President and CEO.</w:t>
      </w:r>
      <w:r w:rsidR="006308EB" w:rsidRPr="00C17238">
        <w:rPr>
          <w:rFonts w:cs="Times New Roman"/>
        </w:rPr>
        <w:t xml:space="preserve"> </w:t>
      </w:r>
      <w:r w:rsidRPr="00C17238">
        <w:rPr>
          <w:rFonts w:cs="Times New Roman"/>
        </w:rPr>
        <w:t xml:space="preserve">Partners </w:t>
      </w:r>
      <w:r w:rsidR="00B8238B">
        <w:rPr>
          <w:rFonts w:cs="Times New Roman"/>
        </w:rPr>
        <w:t>Honduras</w:t>
      </w:r>
      <w:r w:rsidRPr="00C17238">
        <w:rPr>
          <w:rFonts w:cs="Times New Roman"/>
        </w:rPr>
        <w:t xml:space="preserve"> is encouraged to provide input, </w:t>
      </w:r>
      <w:r w:rsidR="002C154B" w:rsidRPr="00C17238">
        <w:rPr>
          <w:rFonts w:cs="Times New Roman"/>
        </w:rPr>
        <w:t>suggestions,</w:t>
      </w:r>
      <w:r w:rsidRPr="00C17238">
        <w:rPr>
          <w:rFonts w:cs="Times New Roman"/>
        </w:rPr>
        <w:t xml:space="preserve"> and corrections, but may not alter or change any part of this manual.</w:t>
      </w:r>
      <w:r w:rsidR="006308EB" w:rsidRPr="00C17238">
        <w:rPr>
          <w:rFonts w:cs="Times New Roman"/>
        </w:rPr>
        <w:t xml:space="preserve"> </w:t>
      </w:r>
    </w:p>
    <w:p w14:paraId="3EE80908" w14:textId="5DC5DC79" w:rsidR="00527FAB" w:rsidRPr="00C17238" w:rsidRDefault="00527FAB" w:rsidP="00527FAB">
      <w:pPr>
        <w:spacing w:after="120" w:line="360" w:lineRule="auto"/>
        <w:jc w:val="both"/>
        <w:rPr>
          <w:rFonts w:cs="Times New Roman"/>
        </w:rPr>
      </w:pPr>
      <w:r w:rsidRPr="00C17238">
        <w:rPr>
          <w:rFonts w:cs="Times New Roman"/>
        </w:rPr>
        <w:t xml:space="preserve">This manual will be reviewed and updated annually (if applicable) to reflect current circumstances as well as new policies and procedures. Partners </w:t>
      </w:r>
      <w:r w:rsidR="00B8238B">
        <w:rPr>
          <w:rFonts w:cs="Times New Roman"/>
        </w:rPr>
        <w:t>Honduras</w:t>
      </w:r>
      <w:r w:rsidRPr="00C17238">
        <w:rPr>
          <w:rFonts w:cs="Times New Roman"/>
        </w:rPr>
        <w:t xml:space="preserve"> will be notified of updates by e-mail.</w:t>
      </w:r>
    </w:p>
    <w:p w14:paraId="66AF40A9" w14:textId="66886DE0" w:rsidR="00527FAB" w:rsidRPr="00C17238" w:rsidRDefault="00527FAB" w:rsidP="00DE7224">
      <w:pPr>
        <w:pStyle w:val="Heading2"/>
      </w:pPr>
      <w:bookmarkStart w:id="611" w:name="_Toc222754538"/>
      <w:r w:rsidRPr="00C17238">
        <w:t xml:space="preserve">1.4 Implementation Control – Roles and Responsibilities in </w:t>
      </w:r>
      <w:r w:rsidR="00B8238B">
        <w:t>Honduras</w:t>
      </w:r>
      <w:bookmarkEnd w:id="611"/>
    </w:p>
    <w:p w14:paraId="6C507B8B" w14:textId="5ABCC632" w:rsidR="00527FAB" w:rsidRPr="00C17238" w:rsidRDefault="00527FAB" w:rsidP="00527FAB">
      <w:pPr>
        <w:spacing w:after="120" w:line="360" w:lineRule="auto"/>
        <w:jc w:val="both"/>
        <w:rPr>
          <w:rFonts w:cs="Times New Roman"/>
        </w:rPr>
      </w:pPr>
      <w:r w:rsidRPr="00C17238">
        <w:rPr>
          <w:rFonts w:cs="Times New Roman"/>
        </w:rPr>
        <w:t xml:space="preserve">This manual is for the use and knowledge of all employees without exception. The contents of this manual as well as its updates will be </w:t>
      </w:r>
      <w:del w:id="612" w:author="Megan Ash" w:date="2026-01-14T09:47:00Z" w16du:dateUtc="2026-01-14T14:47:00Z">
        <w:r w:rsidRPr="00C17238" w:rsidDel="00F55930">
          <w:rPr>
            <w:rFonts w:cs="Times New Roman"/>
          </w:rPr>
          <w:delText xml:space="preserve">notified </w:delText>
        </w:r>
      </w:del>
      <w:ins w:id="613" w:author="Megan Ash" w:date="2026-01-14T09:47:00Z" w16du:dateUtc="2026-01-14T14:47:00Z">
        <w:r w:rsidR="00F55930">
          <w:rPr>
            <w:rFonts w:cs="Times New Roman"/>
          </w:rPr>
          <w:t>communicated</w:t>
        </w:r>
        <w:r w:rsidR="00F55930" w:rsidRPr="00C17238">
          <w:rPr>
            <w:rFonts w:cs="Times New Roman"/>
          </w:rPr>
          <w:t xml:space="preserve"> </w:t>
        </w:r>
      </w:ins>
      <w:r w:rsidRPr="00C17238">
        <w:rPr>
          <w:rFonts w:cs="Times New Roman"/>
        </w:rPr>
        <w:t xml:space="preserve">to each employee for its understanding and </w:t>
      </w:r>
      <w:del w:id="614" w:author="Megan Ash" w:date="2026-01-14T09:47:00Z" w16du:dateUtc="2026-01-14T14:47:00Z">
        <w:r w:rsidRPr="00C17238" w:rsidDel="00414459">
          <w:rPr>
            <w:rFonts w:cs="Times New Roman"/>
          </w:rPr>
          <w:delText xml:space="preserve">its </w:delText>
        </w:r>
      </w:del>
      <w:r w:rsidRPr="00C17238">
        <w:rPr>
          <w:rFonts w:cs="Times New Roman"/>
        </w:rPr>
        <w:t>application. It is the responsibility of all employees to know, understand and apply the contents of this manual in its entirety.</w:t>
      </w:r>
    </w:p>
    <w:p w14:paraId="66A06FC4" w14:textId="0B778EE2" w:rsidR="00527FAB" w:rsidRDefault="00527FAB" w:rsidP="00527FAB">
      <w:pPr>
        <w:spacing w:after="120" w:line="360" w:lineRule="auto"/>
        <w:jc w:val="both"/>
        <w:rPr>
          <w:rFonts w:cs="Times New Roman"/>
        </w:rPr>
      </w:pPr>
      <w:r w:rsidRPr="00C17238">
        <w:rPr>
          <w:rFonts w:cs="Times New Roman"/>
        </w:rPr>
        <w:t xml:space="preserve">It is not permitted to reproduce the manual for </w:t>
      </w:r>
      <w:ins w:id="615" w:author="Megan Ash" w:date="2026-01-14T09:47:00Z" w16du:dateUtc="2026-01-14T14:47:00Z">
        <w:r w:rsidR="00414459">
          <w:rPr>
            <w:rFonts w:cs="Times New Roman"/>
          </w:rPr>
          <w:t xml:space="preserve">any </w:t>
        </w:r>
      </w:ins>
      <w:r w:rsidRPr="00C17238">
        <w:rPr>
          <w:rFonts w:cs="Times New Roman"/>
        </w:rPr>
        <w:t>reason</w:t>
      </w:r>
      <w:del w:id="616" w:author="Megan Ash" w:date="2026-01-14T09:47:00Z" w16du:dateUtc="2026-01-14T14:47:00Z">
        <w:r w:rsidRPr="00C17238" w:rsidDel="00414459">
          <w:rPr>
            <w:rFonts w:cs="Times New Roman"/>
          </w:rPr>
          <w:delText>s</w:delText>
        </w:r>
      </w:del>
      <w:r w:rsidRPr="00C17238">
        <w:rPr>
          <w:rFonts w:cs="Times New Roman"/>
        </w:rPr>
        <w:t xml:space="preserve"> as its consultation is exclusively reserved for the employees of Partners </w:t>
      </w:r>
      <w:r w:rsidR="00B8238B">
        <w:rPr>
          <w:rFonts w:cs="Times New Roman"/>
        </w:rPr>
        <w:t>Honduras</w:t>
      </w:r>
      <w:r w:rsidRPr="00C17238">
        <w:rPr>
          <w:rFonts w:cs="Times New Roman"/>
        </w:rPr>
        <w:t xml:space="preserve">. In the event that the employee has suggestions and recommendations related to the manual, these remarks must be communicated in writing to the immediate supervisor so that they can forward it to </w:t>
      </w:r>
      <w:del w:id="617" w:author="Megan Ash" w:date="2026-01-14T09:48:00Z" w16du:dateUtc="2026-01-14T14:48:00Z">
        <w:r w:rsidRPr="00C17238" w:rsidDel="00414459">
          <w:rPr>
            <w:rFonts w:cs="Times New Roman"/>
          </w:rPr>
          <w:delText xml:space="preserve">the </w:delText>
        </w:r>
      </w:del>
      <w:r w:rsidRPr="00C17238">
        <w:rPr>
          <w:rFonts w:cs="Times New Roman"/>
        </w:rPr>
        <w:t>management.</w:t>
      </w:r>
    </w:p>
    <w:p w14:paraId="51E05688" w14:textId="545BFEFB" w:rsidR="000E14F9" w:rsidRDefault="000E14F9" w:rsidP="000E14F9">
      <w:pPr>
        <w:spacing w:line="360" w:lineRule="auto"/>
        <w:jc w:val="both"/>
      </w:pPr>
      <w:r w:rsidRPr="00FB5067">
        <w:t xml:space="preserve">The FO finance team is required to immediately inform F&amp;A HQ and </w:t>
      </w:r>
      <w:hyperlink r:id="rId12" w:history="1">
        <w:r w:rsidRPr="00727BA6">
          <w:rPr>
            <w:rStyle w:val="Hyperlink"/>
          </w:rPr>
          <w:t>compliance@partners.net</w:t>
        </w:r>
      </w:hyperlink>
      <w:r>
        <w:t xml:space="preserve"> </w:t>
      </w:r>
      <w:r w:rsidRPr="00FB5067">
        <w:t xml:space="preserve">by email about any </w:t>
      </w:r>
      <w:r>
        <w:t xml:space="preserve">unresolved </w:t>
      </w:r>
      <w:r w:rsidRPr="00FB5067">
        <w:t xml:space="preserve">violation of </w:t>
      </w:r>
      <w:r>
        <w:t>Partners</w:t>
      </w:r>
      <w:r w:rsidRPr="00FB5067">
        <w:t xml:space="preserve"> rules and regulations as soon as it is detected.</w:t>
      </w:r>
    </w:p>
    <w:p w14:paraId="23B076A3" w14:textId="77777777" w:rsidR="000E14F9" w:rsidRPr="000E14F9" w:rsidRDefault="000E14F9" w:rsidP="000E14F9">
      <w:pPr>
        <w:spacing w:line="360" w:lineRule="auto"/>
        <w:jc w:val="both"/>
      </w:pPr>
    </w:p>
    <w:p w14:paraId="33EC9E2D" w14:textId="77777777" w:rsidR="00527FAB" w:rsidRPr="00C17238" w:rsidRDefault="00527FAB" w:rsidP="00527FAB">
      <w:pPr>
        <w:spacing w:after="120" w:line="360" w:lineRule="auto"/>
        <w:jc w:val="both"/>
        <w:rPr>
          <w:rFonts w:cs="Times New Roman"/>
        </w:rPr>
      </w:pPr>
      <w:r w:rsidRPr="00C17238">
        <w:rPr>
          <w:rFonts w:cs="Times New Roman"/>
        </w:rPr>
        <w:t xml:space="preserve">Enforcement of this supplemental field office manual will be the responsibility of the positions below. </w:t>
      </w:r>
    </w:p>
    <w:p w14:paraId="177CF460" w14:textId="77777777" w:rsidR="00527FAB" w:rsidRPr="00C17238" w:rsidRDefault="00527FAB" w:rsidP="00527FAB">
      <w:pPr>
        <w:pStyle w:val="ListParagraph"/>
        <w:numPr>
          <w:ilvl w:val="0"/>
          <w:numId w:val="43"/>
        </w:numPr>
        <w:spacing w:line="360" w:lineRule="auto"/>
        <w:jc w:val="both"/>
        <w:rPr>
          <w:rFonts w:cs="Times New Roman"/>
        </w:rPr>
      </w:pPr>
      <w:r w:rsidRPr="00C17238">
        <w:rPr>
          <w:rFonts w:cs="Times New Roman"/>
        </w:rPr>
        <w:t>Field Office (FO) Director (Project Director or Chief of Party, etc.) – This individual is the lead field office operations director in country. They are responsible for overall project/program management and the operations of the field on a day-to-day basis. This individual is also responsible for approval of all the finance operations including payment authorizations and internal controls for the in-country field office.</w:t>
      </w:r>
    </w:p>
    <w:p w14:paraId="2FB7BA0D" w14:textId="77777777" w:rsidR="00527FAB" w:rsidRPr="00C17238" w:rsidRDefault="00527FAB" w:rsidP="00527FAB">
      <w:pPr>
        <w:pStyle w:val="ListParagraph"/>
        <w:numPr>
          <w:ilvl w:val="0"/>
          <w:numId w:val="43"/>
        </w:numPr>
        <w:spacing w:line="360" w:lineRule="auto"/>
        <w:jc w:val="both"/>
        <w:rPr>
          <w:rFonts w:cs="Times New Roman"/>
        </w:rPr>
      </w:pPr>
      <w:r w:rsidRPr="00C17238">
        <w:rPr>
          <w:rFonts w:cs="Times New Roman"/>
        </w:rPr>
        <w:t>Field Office (FO) Finance Manager (Admin Manager, Admin &amp; Finance Assistant/Manager, Finance &amp; Admin Director) – This individual is the person responsible for all the finance operations and internal controls for the in-country field office.</w:t>
      </w:r>
    </w:p>
    <w:p w14:paraId="366960E3" w14:textId="77777777" w:rsidR="00527FAB" w:rsidRDefault="00527FAB" w:rsidP="00527FAB">
      <w:pPr>
        <w:pStyle w:val="ListParagraph"/>
        <w:numPr>
          <w:ilvl w:val="0"/>
          <w:numId w:val="43"/>
        </w:numPr>
        <w:spacing w:after="120" w:line="360" w:lineRule="auto"/>
        <w:jc w:val="both"/>
        <w:rPr>
          <w:rFonts w:cs="Times New Roman"/>
        </w:rPr>
      </w:pPr>
      <w:r w:rsidRPr="00C17238">
        <w:rPr>
          <w:rFonts w:cs="Times New Roman"/>
        </w:rPr>
        <w:t>Field Office (FO) Accountant – This individual is responsible for basic data entry, overseeing and reconciling accounts.</w:t>
      </w:r>
    </w:p>
    <w:p w14:paraId="40E85CF4" w14:textId="344E550E" w:rsidR="00787E90" w:rsidRPr="00C17238" w:rsidRDefault="00787E90" w:rsidP="00787E90">
      <w:pPr>
        <w:pStyle w:val="ListParagraph"/>
        <w:numPr>
          <w:ilvl w:val="0"/>
          <w:numId w:val="43"/>
        </w:numPr>
        <w:spacing w:after="120" w:line="360" w:lineRule="auto"/>
        <w:jc w:val="both"/>
        <w:rPr>
          <w:rFonts w:cs="Times New Roman"/>
        </w:rPr>
      </w:pPr>
      <w:r>
        <w:rPr>
          <w:rFonts w:cs="Times New Roman"/>
        </w:rPr>
        <w:t xml:space="preserve">Field Office (FO) Human Resource (HR) (HR Manager or HR Director or HR Officer) </w:t>
      </w:r>
      <w:r w:rsidR="00ED7176">
        <w:rPr>
          <w:rFonts w:cs="Times New Roman"/>
        </w:rPr>
        <w:t>–</w:t>
      </w:r>
      <w:r>
        <w:rPr>
          <w:rFonts w:cs="Times New Roman"/>
        </w:rPr>
        <w:t xml:space="preserve"> </w:t>
      </w:r>
      <w:r w:rsidR="00ED7176">
        <w:rPr>
          <w:rFonts w:cs="Times New Roman"/>
        </w:rPr>
        <w:t>This individual is responsible for</w:t>
      </w:r>
      <w:r w:rsidR="00316ADB">
        <w:rPr>
          <w:rFonts w:cs="Times New Roman"/>
        </w:rPr>
        <w:t xml:space="preserve"> </w:t>
      </w:r>
      <w:r w:rsidR="00C32165">
        <w:rPr>
          <w:rFonts w:cs="Times New Roman"/>
        </w:rPr>
        <w:t>human resources including personnel management, hiring, termination, etc. for the in-country field office.</w:t>
      </w:r>
    </w:p>
    <w:p w14:paraId="03B6A7FB" w14:textId="77777777" w:rsidR="00527FAB" w:rsidRPr="00C17238" w:rsidRDefault="00527FAB" w:rsidP="00DE7224">
      <w:pPr>
        <w:pStyle w:val="Heading1"/>
      </w:pPr>
      <w:bookmarkStart w:id="618" w:name="_Toc222754539"/>
      <w:r w:rsidRPr="00C17238">
        <w:t>2. Internal Controls</w:t>
      </w:r>
      <w:bookmarkEnd w:id="618"/>
    </w:p>
    <w:p w14:paraId="1156EE8D" w14:textId="77777777" w:rsidR="00527FAB" w:rsidRPr="00C17238" w:rsidRDefault="00527FAB" w:rsidP="00DE7224">
      <w:pPr>
        <w:pStyle w:val="Heading2"/>
      </w:pPr>
      <w:bookmarkStart w:id="619" w:name="_Toc222754540"/>
      <w:r w:rsidRPr="00C17238">
        <w:t>2.1 Purpose and Scope</w:t>
      </w:r>
      <w:bookmarkEnd w:id="619"/>
    </w:p>
    <w:p w14:paraId="4F0A4AB3" w14:textId="77777777" w:rsidR="00527FAB" w:rsidRPr="00C17238" w:rsidRDefault="00527FAB" w:rsidP="00527FAB">
      <w:pPr>
        <w:spacing w:after="120" w:line="360" w:lineRule="auto"/>
        <w:jc w:val="both"/>
        <w:rPr>
          <w:rFonts w:cs="Times New Roman"/>
        </w:rPr>
      </w:pPr>
      <w:r w:rsidRPr="00C17238">
        <w:rPr>
          <w:rFonts w:cs="Times New Roman"/>
        </w:rPr>
        <w:t>The purpose of Internal Controls is to provide reasonable assurance that the following objectives are being accomplished:</w:t>
      </w:r>
    </w:p>
    <w:p w14:paraId="58E086B3" w14:textId="77777777" w:rsidR="00527FAB" w:rsidRPr="00C17238" w:rsidRDefault="00527FAB" w:rsidP="00527FAB">
      <w:pPr>
        <w:pStyle w:val="ListParagraph"/>
        <w:numPr>
          <w:ilvl w:val="0"/>
          <w:numId w:val="36"/>
        </w:numPr>
        <w:spacing w:after="120" w:line="360" w:lineRule="auto"/>
        <w:jc w:val="both"/>
        <w:rPr>
          <w:rFonts w:cs="Times New Roman"/>
        </w:rPr>
      </w:pPr>
      <w:r w:rsidRPr="00C17238">
        <w:rPr>
          <w:rFonts w:cs="Times New Roman"/>
        </w:rPr>
        <w:t>Reliability and integrity of information</w:t>
      </w:r>
    </w:p>
    <w:p w14:paraId="389C5A6B" w14:textId="60833966" w:rsidR="00527FAB" w:rsidRPr="00C17238" w:rsidRDefault="00527FAB" w:rsidP="00527FAB">
      <w:pPr>
        <w:pStyle w:val="ListParagraph"/>
        <w:numPr>
          <w:ilvl w:val="0"/>
          <w:numId w:val="36"/>
        </w:numPr>
        <w:spacing w:after="120" w:line="360" w:lineRule="auto"/>
        <w:jc w:val="both"/>
        <w:rPr>
          <w:rFonts w:cs="Times New Roman"/>
        </w:rPr>
      </w:pPr>
      <w:r w:rsidRPr="00C17238">
        <w:rPr>
          <w:rFonts w:cs="Times New Roman"/>
        </w:rPr>
        <w:t xml:space="preserve">Compliance with policies, plans, procedures, </w:t>
      </w:r>
      <w:r w:rsidR="002C154B" w:rsidRPr="00C17238">
        <w:rPr>
          <w:rFonts w:cs="Times New Roman"/>
        </w:rPr>
        <w:t>laws,</w:t>
      </w:r>
      <w:r w:rsidRPr="00C17238">
        <w:rPr>
          <w:rFonts w:cs="Times New Roman"/>
        </w:rPr>
        <w:t xml:space="preserve"> and regulations</w:t>
      </w:r>
    </w:p>
    <w:p w14:paraId="61458918" w14:textId="56C6C938" w:rsidR="00527FAB" w:rsidRPr="00C17238" w:rsidRDefault="00527FAB" w:rsidP="00527FAB">
      <w:pPr>
        <w:pStyle w:val="ListParagraph"/>
        <w:numPr>
          <w:ilvl w:val="0"/>
          <w:numId w:val="36"/>
        </w:numPr>
        <w:spacing w:after="120" w:line="360" w:lineRule="auto"/>
        <w:jc w:val="both"/>
        <w:rPr>
          <w:rFonts w:cs="Times New Roman"/>
        </w:rPr>
      </w:pPr>
      <w:r w:rsidRPr="00C17238">
        <w:rPr>
          <w:rFonts w:cs="Times New Roman"/>
        </w:rPr>
        <w:t xml:space="preserve">Safeguarding of assets in Partners </w:t>
      </w:r>
      <w:r w:rsidR="00B8238B">
        <w:rPr>
          <w:rFonts w:cs="Times New Roman"/>
        </w:rPr>
        <w:t>Honduras</w:t>
      </w:r>
    </w:p>
    <w:p w14:paraId="43A94FD6" w14:textId="77777777" w:rsidR="00527FAB" w:rsidRPr="00C17238" w:rsidRDefault="00527FAB" w:rsidP="00527FAB">
      <w:pPr>
        <w:pStyle w:val="ListParagraph"/>
        <w:numPr>
          <w:ilvl w:val="0"/>
          <w:numId w:val="36"/>
        </w:numPr>
        <w:spacing w:after="120" w:line="360" w:lineRule="auto"/>
        <w:jc w:val="both"/>
        <w:rPr>
          <w:rFonts w:cs="Times New Roman"/>
        </w:rPr>
      </w:pPr>
      <w:r w:rsidRPr="00C17238">
        <w:rPr>
          <w:rFonts w:cs="Times New Roman"/>
        </w:rPr>
        <w:t>Economical and efficient use of resources</w:t>
      </w:r>
    </w:p>
    <w:p w14:paraId="516890B8" w14:textId="5F98B51F" w:rsidR="00527FAB" w:rsidRPr="00C17238" w:rsidRDefault="00527FAB" w:rsidP="00527FAB">
      <w:pPr>
        <w:pStyle w:val="ListParagraph"/>
        <w:numPr>
          <w:ilvl w:val="0"/>
          <w:numId w:val="36"/>
        </w:numPr>
        <w:spacing w:after="120" w:line="360" w:lineRule="auto"/>
        <w:jc w:val="both"/>
        <w:rPr>
          <w:rFonts w:cs="Times New Roman"/>
        </w:rPr>
      </w:pPr>
      <w:r w:rsidRPr="00C17238">
        <w:rPr>
          <w:rFonts w:cs="Times New Roman"/>
        </w:rPr>
        <w:t>Accomplishment of established objectives and goals for operations and programs</w:t>
      </w:r>
      <w:r w:rsidR="006308EB" w:rsidRPr="00C17238">
        <w:rPr>
          <w:rFonts w:cs="Times New Roman"/>
        </w:rPr>
        <w:t xml:space="preserve"> </w:t>
      </w:r>
    </w:p>
    <w:p w14:paraId="3384C3BA" w14:textId="77777777" w:rsidR="00527FAB" w:rsidRPr="00C17238" w:rsidRDefault="00527FAB" w:rsidP="00DE7224">
      <w:pPr>
        <w:pStyle w:val="Heading2"/>
      </w:pPr>
      <w:bookmarkStart w:id="620" w:name="_Toc222754541"/>
      <w:r w:rsidRPr="00C17238">
        <w:t>2.2 Approval Authority</w:t>
      </w:r>
      <w:bookmarkEnd w:id="620"/>
    </w:p>
    <w:p w14:paraId="07558B18" w14:textId="7874F8DE" w:rsidR="00527FAB" w:rsidRPr="00C17238" w:rsidRDefault="000918BB" w:rsidP="0477E473">
      <w:pPr>
        <w:spacing w:line="360" w:lineRule="auto"/>
        <w:ind w:right="228"/>
        <w:jc w:val="both"/>
        <w:rPr>
          <w:rFonts w:cs="Times New Roman"/>
        </w:rPr>
      </w:pPr>
      <w:r>
        <w:rPr>
          <w:noProof/>
        </w:rPr>
        <w:drawing>
          <wp:anchor distT="0" distB="0" distL="114300" distR="114300" simplePos="0" relativeHeight="251658258" behindDoc="1" locked="0" layoutInCell="1" allowOverlap="1" wp14:anchorId="1C461DEF" wp14:editId="6CAF3DE9">
            <wp:simplePos x="0" y="0"/>
            <wp:positionH relativeFrom="column">
              <wp:posOffset>-285750</wp:posOffset>
            </wp:positionH>
            <wp:positionV relativeFrom="paragraph">
              <wp:posOffset>2884170</wp:posOffset>
            </wp:positionV>
            <wp:extent cx="6515100" cy="3991195"/>
            <wp:effectExtent l="0" t="0" r="0" b="9525"/>
            <wp:wrapTight wrapText="bothSides">
              <wp:wrapPolygon edited="0">
                <wp:start x="0" y="0"/>
                <wp:lineTo x="0" y="21548"/>
                <wp:lineTo x="21537" y="21548"/>
                <wp:lineTo x="21537" y="0"/>
                <wp:lineTo x="0" y="0"/>
              </wp:wrapPolygon>
            </wp:wrapTight>
            <wp:docPr id="1145988360"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5100" cy="3991195"/>
                    </a:xfrm>
                    <a:prstGeom prst="rect">
                      <a:avLst/>
                    </a:prstGeom>
                    <a:noFill/>
                    <a:ln>
                      <a:noFill/>
                    </a:ln>
                  </pic:spPr>
                </pic:pic>
              </a:graphicData>
            </a:graphic>
          </wp:anchor>
        </w:drawing>
      </w:r>
      <w:r w:rsidR="2D09854C" w:rsidRPr="00C17238">
        <w:rPr>
          <w:rFonts w:cs="Times New Roman"/>
        </w:rPr>
        <w:t xml:space="preserve">The flowchart below outlines the approval authority matrix at Partners </w:t>
      </w:r>
      <w:r w:rsidR="14898503">
        <w:rPr>
          <w:rFonts w:cs="Times New Roman"/>
        </w:rPr>
        <w:t>Honduras</w:t>
      </w:r>
      <w:r w:rsidR="2D09854C" w:rsidRPr="00C17238">
        <w:rPr>
          <w:rFonts w:cs="Times New Roman"/>
        </w:rPr>
        <w:t xml:space="preserve">.* The FO Finance </w:t>
      </w:r>
      <w:r w:rsidR="00527FAB" w:rsidRPr="0477E473">
        <w:rPr>
          <w:rFonts w:cs="Times New Roman"/>
        </w:rPr>
        <w:t>Manager</w:t>
      </w:r>
      <w:r w:rsidR="2D09854C" w:rsidRPr="00C17238">
        <w:rPr>
          <w:rFonts w:cs="Times New Roman"/>
        </w:rPr>
        <w:t xml:space="preserve">, supported by the FO Director, has responsibility for enforcing approval authority. Partners HQ has approval over the FO Director and must approve his/her payments, etc. In accordance with the </w:t>
      </w:r>
      <w:hyperlink r:id="rId14" w:history="1">
        <w:r w:rsidR="2D09854C" w:rsidRPr="00E81E18">
          <w:rPr>
            <w:rStyle w:val="Hyperlink"/>
            <w:rFonts w:cs="Times New Roman"/>
          </w:rPr>
          <w:t>procurement policy</w:t>
        </w:r>
      </w:hyperlink>
      <w:r w:rsidR="2D09854C" w:rsidRPr="00C17238">
        <w:rPr>
          <w:rFonts w:cs="Times New Roman"/>
        </w:rPr>
        <w:t xml:space="preserve">, all transactions and contracts valued at USD $10,000 (or the local </w:t>
      </w:r>
      <w:r w:rsidR="006F3F07">
        <w:rPr>
          <w:rFonts w:cs="Times New Roman"/>
        </w:rPr>
        <w:t>HNL</w:t>
      </w:r>
      <w:r w:rsidR="2D09854C" w:rsidRPr="00C17238">
        <w:rPr>
          <w:rFonts w:cs="Times New Roman"/>
        </w:rPr>
        <w:t xml:space="preserve"> equivalent) or more will automatically need to be approved by Partners HQ. If there is a Deputy Chief of Party or Deputy Project Director, they are authorized to approval all transactions and contracts valued up to $5,000 USD or the local </w:t>
      </w:r>
      <w:r w:rsidR="006F3F07">
        <w:rPr>
          <w:rFonts w:cs="Times New Roman"/>
        </w:rPr>
        <w:t>HNL</w:t>
      </w:r>
      <w:r w:rsidR="2D09854C" w:rsidRPr="00C17238">
        <w:rPr>
          <w:rFonts w:cs="Times New Roman"/>
        </w:rPr>
        <w:t xml:space="preserve"> equivalent. One exception to the limit is that the FO Director is authorized to sign all employment contracts and approve all payroll transactions, regardless of the amount.</w:t>
      </w:r>
      <w:r w:rsidR="00527FAB" w:rsidRPr="00C17238">
        <w:rPr>
          <w:rFonts w:cs="Times New Roman"/>
          <w:noProof/>
        </w:rPr>
        <mc:AlternateContent>
          <mc:Choice Requires="wps">
            <w:drawing>
              <wp:anchor distT="0" distB="0" distL="114300" distR="114300" simplePos="0" relativeHeight="251658247" behindDoc="0" locked="0" layoutInCell="1" allowOverlap="1" wp14:anchorId="4D77615A" wp14:editId="77DE9302">
                <wp:simplePos x="0" y="0"/>
                <wp:positionH relativeFrom="column">
                  <wp:posOffset>2687320</wp:posOffset>
                </wp:positionH>
                <wp:positionV relativeFrom="paragraph">
                  <wp:posOffset>105410</wp:posOffset>
                </wp:positionV>
                <wp:extent cx="0" cy="154940"/>
                <wp:effectExtent l="57150" t="19050" r="76200" b="92710"/>
                <wp:wrapNone/>
                <wp:docPr id="42" name="Straight Connector 42"/>
                <wp:cNvGraphicFramePr/>
                <a:graphic xmlns:a="http://schemas.openxmlformats.org/drawingml/2006/main">
                  <a:graphicData uri="http://schemas.microsoft.com/office/word/2010/wordprocessingShape">
                    <wps:wsp>
                      <wps:cNvCnPr/>
                      <wps:spPr>
                        <a:xfrm>
                          <a:off x="0" y="0"/>
                          <a:ext cx="0" cy="154940"/>
                        </a:xfrm>
                        <a:prstGeom prst="line">
                          <a:avLst/>
                        </a:prstGeom>
                        <a:ln w="6350">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dgm="http://schemas.openxmlformats.org/drawingml/2006/diagram" xmlns:arto="http://schemas.microsoft.com/office/word/2006/arto">
            <w:pict w14:anchorId="7B62020A">
              <v:line id="Straight Connector 42"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5pt" from="211.6pt,8.3pt" to="211.6pt,20.5pt" w14:anchorId="1890A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">
                <v:stroke joinstyle="miter"/>
              </v:line>
            </w:pict>
          </mc:Fallback>
        </mc:AlternateContent>
      </w:r>
      <w:r w:rsidR="10364BA1">
        <w:rPr>
          <w:rFonts w:cs="Times New Roman"/>
        </w:rPr>
        <w:t xml:space="preserve"> </w:t>
      </w:r>
      <w:r w:rsidR="28B71E30">
        <w:rPr>
          <w:rFonts w:cs="Times New Roman"/>
        </w:rPr>
        <w:t xml:space="preserve">Employees should refer to the </w:t>
      </w:r>
      <w:hyperlink r:id="rId15" w:history="1">
        <w:r w:rsidR="28B71E30" w:rsidRPr="00610932">
          <w:rPr>
            <w:rStyle w:val="Hyperlink"/>
            <w:rFonts w:cs="Times New Roman"/>
          </w:rPr>
          <w:t xml:space="preserve">Delegation of Authority </w:t>
        </w:r>
        <w:r w:rsidR="7DCCD4A8" w:rsidRPr="00610932">
          <w:rPr>
            <w:rStyle w:val="Hyperlink"/>
            <w:rFonts w:cs="Times New Roman"/>
          </w:rPr>
          <w:t>Policy</w:t>
        </w:r>
      </w:hyperlink>
      <w:r w:rsidR="7DCCD4A8">
        <w:rPr>
          <w:rFonts w:cs="Times New Roman"/>
        </w:rPr>
        <w:t xml:space="preserve"> to see the most up-to-date information on signing authority</w:t>
      </w:r>
      <w:r w:rsidR="195459EA">
        <w:rPr>
          <w:rFonts w:cs="Times New Roman"/>
        </w:rPr>
        <w:t xml:space="preserve"> for both the FO and HO.</w:t>
      </w:r>
    </w:p>
    <w:p w14:paraId="79701613" w14:textId="117B77AC" w:rsidR="00527FAB" w:rsidRPr="00C17238" w:rsidRDefault="00527FAB" w:rsidP="00527FAB">
      <w:pPr>
        <w:rPr>
          <w:rFonts w:cs="Times New Roman"/>
        </w:rPr>
      </w:pPr>
    </w:p>
    <w:p w14:paraId="5C0BD767" w14:textId="77777777" w:rsidR="00527FAB" w:rsidRPr="00C17238" w:rsidRDefault="00527FAB" w:rsidP="00527FAB">
      <w:pPr>
        <w:rPr>
          <w:rFonts w:cs="Times New Roman"/>
        </w:rPr>
      </w:pPr>
      <w:r w:rsidRPr="00C17238">
        <w:rPr>
          <w:rFonts w:cs="Times New Roman"/>
        </w:rPr>
        <w:t>*Please note the organizational chart is subject to change based upon current positions.</w:t>
      </w:r>
    </w:p>
    <w:p w14:paraId="4D53780A" w14:textId="77777777" w:rsidR="00527FAB" w:rsidRPr="00C17238" w:rsidRDefault="00527FAB" w:rsidP="00527FAB">
      <w:pPr>
        <w:rPr>
          <w:rFonts w:cs="Times New Roman"/>
        </w:rPr>
      </w:pPr>
    </w:p>
    <w:p w14:paraId="1630E782" w14:textId="77777777" w:rsidR="00527FAB" w:rsidRPr="00C17238" w:rsidRDefault="00527FAB" w:rsidP="00DE7224">
      <w:pPr>
        <w:pStyle w:val="Heading3"/>
      </w:pPr>
      <w:bookmarkStart w:id="621" w:name="_Toc222754542"/>
      <w:r w:rsidRPr="00C17238">
        <w:t>2.2.1 Responsibilities of Approval and Review Authorities</w:t>
      </w:r>
      <w:bookmarkEnd w:id="621"/>
    </w:p>
    <w:p w14:paraId="6D2E31D4" w14:textId="6F147F3A" w:rsidR="00527FAB" w:rsidRPr="00C17238" w:rsidRDefault="00527FAB" w:rsidP="00527FAB">
      <w:pPr>
        <w:spacing w:after="120" w:line="360" w:lineRule="auto"/>
        <w:ind w:right="228"/>
        <w:jc w:val="both"/>
        <w:rPr>
          <w:rFonts w:cs="Times New Roman"/>
        </w:rPr>
      </w:pPr>
      <w:r w:rsidRPr="00C17238">
        <w:rPr>
          <w:rFonts w:cs="Times New Roman"/>
        </w:rPr>
        <w:t>It is critical that approval authority holders not only understand what their authority levels are, but also what their responsibilities are in using their authority.</w:t>
      </w:r>
      <w:r w:rsidR="006308EB" w:rsidRPr="00C17238">
        <w:rPr>
          <w:rFonts w:cs="Times New Roman"/>
        </w:rPr>
        <w:t xml:space="preserve"> </w:t>
      </w:r>
      <w:r w:rsidRPr="00C17238">
        <w:rPr>
          <w:rFonts w:cs="Times New Roman"/>
        </w:rPr>
        <w:t>The responsibilities for both approval authority holders and financial review are outlined below.</w:t>
      </w:r>
    </w:p>
    <w:p w14:paraId="203A766C" w14:textId="77777777" w:rsidR="00527FAB" w:rsidRPr="00C17238" w:rsidRDefault="00527FAB" w:rsidP="00527FAB">
      <w:pPr>
        <w:spacing w:after="120" w:line="360" w:lineRule="auto"/>
        <w:ind w:right="228"/>
        <w:jc w:val="both"/>
        <w:rPr>
          <w:rFonts w:cs="Times New Roman"/>
        </w:rPr>
      </w:pPr>
      <w:r w:rsidRPr="00C17238">
        <w:rPr>
          <w:rFonts w:cs="Times New Roman"/>
        </w:rPr>
        <w:t xml:space="preserve">By approving an expenditure, commitment or payment, the signer is confirming that: </w:t>
      </w:r>
    </w:p>
    <w:p w14:paraId="7DDDCFFE" w14:textId="77777777" w:rsidR="00527FAB" w:rsidRPr="00C17238" w:rsidRDefault="00527FAB" w:rsidP="00527FAB">
      <w:pPr>
        <w:pStyle w:val="ListParagraph"/>
        <w:numPr>
          <w:ilvl w:val="0"/>
          <w:numId w:val="39"/>
        </w:numPr>
        <w:spacing w:after="120" w:line="360" w:lineRule="auto"/>
        <w:ind w:right="228"/>
        <w:jc w:val="both"/>
        <w:rPr>
          <w:rFonts w:cs="Times New Roman"/>
        </w:rPr>
      </w:pPr>
      <w:r w:rsidRPr="00C17238">
        <w:rPr>
          <w:rFonts w:cs="Times New Roman"/>
        </w:rPr>
        <w:t xml:space="preserve">The expenditure is necessary and appropriate; </w:t>
      </w:r>
    </w:p>
    <w:p w14:paraId="41813D68" w14:textId="77777777" w:rsidR="00527FAB" w:rsidRPr="00C17238" w:rsidRDefault="00527FAB" w:rsidP="00527FAB">
      <w:pPr>
        <w:pStyle w:val="ListParagraph"/>
        <w:numPr>
          <w:ilvl w:val="0"/>
          <w:numId w:val="39"/>
        </w:numPr>
        <w:spacing w:after="120" w:line="360" w:lineRule="auto"/>
        <w:ind w:right="228"/>
        <w:jc w:val="both"/>
        <w:rPr>
          <w:rFonts w:cs="Times New Roman"/>
        </w:rPr>
      </w:pPr>
      <w:r w:rsidRPr="00C17238">
        <w:rPr>
          <w:rFonts w:cs="Times New Roman"/>
        </w:rPr>
        <w:t xml:space="preserve">The item is not currently in stock or available; </w:t>
      </w:r>
    </w:p>
    <w:p w14:paraId="161D9B9F" w14:textId="77777777" w:rsidR="00527FAB" w:rsidRPr="00C17238" w:rsidRDefault="00527FAB" w:rsidP="00527FAB">
      <w:pPr>
        <w:pStyle w:val="ListParagraph"/>
        <w:numPr>
          <w:ilvl w:val="0"/>
          <w:numId w:val="39"/>
        </w:numPr>
        <w:spacing w:after="120" w:line="360" w:lineRule="auto"/>
        <w:ind w:right="228"/>
        <w:jc w:val="both"/>
        <w:rPr>
          <w:rFonts w:cs="Times New Roman"/>
        </w:rPr>
      </w:pPr>
      <w:r w:rsidRPr="00C17238">
        <w:rPr>
          <w:rFonts w:cs="Times New Roman"/>
        </w:rPr>
        <w:t xml:space="preserve">The technical specifications are correct and adequately detailed; </w:t>
      </w:r>
    </w:p>
    <w:p w14:paraId="08E7D844" w14:textId="77777777" w:rsidR="00527FAB" w:rsidRPr="00C17238" w:rsidRDefault="00527FAB" w:rsidP="00527FAB">
      <w:pPr>
        <w:pStyle w:val="ListParagraph"/>
        <w:numPr>
          <w:ilvl w:val="0"/>
          <w:numId w:val="39"/>
        </w:numPr>
        <w:spacing w:after="120" w:line="360" w:lineRule="auto"/>
        <w:ind w:right="228"/>
        <w:jc w:val="both"/>
        <w:rPr>
          <w:rFonts w:cs="Times New Roman"/>
        </w:rPr>
      </w:pPr>
      <w:r w:rsidRPr="00C17238">
        <w:rPr>
          <w:rFonts w:cs="Times New Roman"/>
        </w:rPr>
        <w:t xml:space="preserve">The required forms are complete; </w:t>
      </w:r>
    </w:p>
    <w:p w14:paraId="41605057" w14:textId="77777777" w:rsidR="00527FAB" w:rsidRPr="00C17238" w:rsidRDefault="00527FAB" w:rsidP="00527FAB">
      <w:pPr>
        <w:pStyle w:val="ListParagraph"/>
        <w:numPr>
          <w:ilvl w:val="0"/>
          <w:numId w:val="39"/>
        </w:numPr>
        <w:spacing w:after="120" w:line="360" w:lineRule="auto"/>
        <w:ind w:right="228"/>
        <w:jc w:val="both"/>
        <w:rPr>
          <w:rFonts w:cs="Times New Roman"/>
        </w:rPr>
      </w:pPr>
      <w:r w:rsidRPr="00C17238">
        <w:rPr>
          <w:rFonts w:cs="Times New Roman"/>
        </w:rPr>
        <w:t xml:space="preserve">Funds are available within the budget; </w:t>
      </w:r>
    </w:p>
    <w:p w14:paraId="26F6F6D1" w14:textId="4E2B6BE9" w:rsidR="00527FAB" w:rsidRPr="00C17238" w:rsidRDefault="00527FAB" w:rsidP="00527FAB">
      <w:pPr>
        <w:pStyle w:val="ListParagraph"/>
        <w:numPr>
          <w:ilvl w:val="0"/>
          <w:numId w:val="39"/>
        </w:numPr>
        <w:spacing w:after="120" w:line="360" w:lineRule="auto"/>
        <w:ind w:right="228"/>
        <w:jc w:val="both"/>
        <w:rPr>
          <w:rFonts w:cs="Times New Roman"/>
        </w:rPr>
      </w:pPr>
      <w:r w:rsidRPr="00C17238">
        <w:rPr>
          <w:rFonts w:cs="Times New Roman"/>
        </w:rPr>
        <w:t>The expenditure is in compliance with Partners’ policies and procedures.</w:t>
      </w:r>
    </w:p>
    <w:p w14:paraId="6B678844" w14:textId="5B9EEE43" w:rsidR="00527FAB" w:rsidRPr="00C17238" w:rsidRDefault="2D09854C" w:rsidP="0477E473">
      <w:pPr>
        <w:spacing w:after="120" w:line="360" w:lineRule="auto"/>
        <w:ind w:right="228"/>
        <w:jc w:val="both"/>
        <w:rPr>
          <w:rFonts w:cs="Times New Roman"/>
        </w:rPr>
      </w:pPr>
      <w:r w:rsidRPr="0477E473">
        <w:rPr>
          <w:rFonts w:cs="Times New Roman"/>
        </w:rPr>
        <w:t>Financial review is a compliance check and not an approval authority.</w:t>
      </w:r>
      <w:r w:rsidR="2A591E7C" w:rsidRPr="0477E473">
        <w:rPr>
          <w:rFonts w:cs="Times New Roman"/>
        </w:rPr>
        <w:t xml:space="preserve"> </w:t>
      </w:r>
      <w:r w:rsidRPr="0477E473">
        <w:rPr>
          <w:rFonts w:cs="Times New Roman"/>
        </w:rPr>
        <w:t xml:space="preserve">The primary purpose of financial review is to ensure that all financial and compliance aspects of the commitment are considered. The FO Finance </w:t>
      </w:r>
      <w:r w:rsidR="00527FAB" w:rsidRPr="0477E473">
        <w:rPr>
          <w:rFonts w:cs="Times New Roman"/>
        </w:rPr>
        <w:t>Manager</w:t>
      </w:r>
      <w:r w:rsidRPr="0477E473">
        <w:rPr>
          <w:rFonts w:cs="Times New Roman"/>
        </w:rPr>
        <w:t>, when signing off, is confirming that:</w:t>
      </w:r>
    </w:p>
    <w:p w14:paraId="7DE37875" w14:textId="77777777"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 xml:space="preserve">The expense has been authorized by the appropriate authorizer; </w:t>
      </w:r>
    </w:p>
    <w:p w14:paraId="1A91261B" w14:textId="77777777"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 xml:space="preserve">The expenditure is within budget guidelines; </w:t>
      </w:r>
    </w:p>
    <w:p w14:paraId="4D6F8830" w14:textId="72D7AAC0"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 xml:space="preserve">The expenditure is in compliance with Partners and donor policies; </w:t>
      </w:r>
    </w:p>
    <w:p w14:paraId="4AC883FC" w14:textId="77777777"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 xml:space="preserve">The expense has been coded correctly; </w:t>
      </w:r>
    </w:p>
    <w:p w14:paraId="097C3FA1" w14:textId="77777777"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 xml:space="preserve">The calculations are correct; </w:t>
      </w:r>
    </w:p>
    <w:p w14:paraId="7EA1B83C" w14:textId="77777777"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The required supporting documentation is in order and adequately explains the transaction; and</w:t>
      </w:r>
    </w:p>
    <w:p w14:paraId="1D25D135" w14:textId="75E3029C"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All payments, whether by check, wire transfer, etc. are being paid to the party which appears on the procurement records and/or other approval documentation.</w:t>
      </w:r>
      <w:r w:rsidR="006308EB" w:rsidRPr="00C17238">
        <w:rPr>
          <w:rFonts w:cs="Times New Roman"/>
        </w:rPr>
        <w:t xml:space="preserve"> </w:t>
      </w:r>
      <w:r w:rsidRPr="00C17238">
        <w:rPr>
          <w:rFonts w:cs="Times New Roman"/>
        </w:rPr>
        <w:t xml:space="preserve">Checks or transfers may not be made out to third parties or any Partners’ employees (either Partners HQ or Partners </w:t>
      </w:r>
      <w:r w:rsidR="00B8238B">
        <w:rPr>
          <w:rFonts w:cs="Times New Roman"/>
        </w:rPr>
        <w:t>Honduras</w:t>
      </w:r>
      <w:r w:rsidRPr="00C17238">
        <w:rPr>
          <w:rFonts w:cs="Times New Roman"/>
        </w:rPr>
        <w:t>) to be cashed on behalf of the vendor.</w:t>
      </w:r>
      <w:r w:rsidR="006308EB" w:rsidRPr="00C17238">
        <w:rPr>
          <w:rFonts w:cs="Times New Roman"/>
        </w:rPr>
        <w:t xml:space="preserve"> </w:t>
      </w:r>
      <w:r w:rsidRPr="00C17238">
        <w:rPr>
          <w:rFonts w:cs="Times New Roman"/>
        </w:rPr>
        <w:t xml:space="preserve">Any exceptions must be approved in writing by the </w:t>
      </w:r>
      <w:r w:rsidR="00075072">
        <w:rPr>
          <w:rFonts w:cs="Times New Roman"/>
        </w:rPr>
        <w:t>Controller</w:t>
      </w:r>
      <w:r w:rsidRPr="00C17238">
        <w:rPr>
          <w:rFonts w:cs="Times New Roman"/>
        </w:rPr>
        <w:t xml:space="preserve"> or President &amp; CEO.</w:t>
      </w:r>
    </w:p>
    <w:p w14:paraId="4ED79806" w14:textId="77777777" w:rsidR="00527FAB" w:rsidRPr="00C17238" w:rsidRDefault="00527FAB" w:rsidP="00527FAB">
      <w:pPr>
        <w:pStyle w:val="ListParagraph"/>
        <w:numPr>
          <w:ilvl w:val="0"/>
          <w:numId w:val="40"/>
        </w:numPr>
        <w:spacing w:after="120" w:line="360" w:lineRule="auto"/>
        <w:ind w:right="228"/>
        <w:jc w:val="both"/>
        <w:rPr>
          <w:rFonts w:cs="Times New Roman"/>
        </w:rPr>
      </w:pPr>
      <w:r w:rsidRPr="00C17238">
        <w:rPr>
          <w:rFonts w:cs="Times New Roman"/>
        </w:rPr>
        <w:t>All expenses are recorded at full cost and not net of taxes, etc.</w:t>
      </w:r>
    </w:p>
    <w:p w14:paraId="3FEFF9BE" w14:textId="605628CF" w:rsidR="00527FAB" w:rsidRPr="00C17238" w:rsidRDefault="00527FAB" w:rsidP="00527FAB">
      <w:pPr>
        <w:spacing w:after="120" w:line="360" w:lineRule="auto"/>
        <w:ind w:right="228"/>
        <w:jc w:val="both"/>
        <w:rPr>
          <w:rFonts w:cs="Times New Roman"/>
        </w:rPr>
      </w:pPr>
      <w:r w:rsidRPr="00C17238">
        <w:rPr>
          <w:rFonts w:cs="Times New Roman"/>
        </w:rPr>
        <w:t>An original signature on an original document is the required method of documenting an approval or review.</w:t>
      </w:r>
      <w:r w:rsidR="006308EB" w:rsidRPr="00C17238">
        <w:rPr>
          <w:rFonts w:cs="Times New Roman"/>
        </w:rPr>
        <w:t xml:space="preserve"> </w:t>
      </w:r>
      <w:r w:rsidRPr="00C17238">
        <w:rPr>
          <w:rFonts w:cs="Times New Roman"/>
        </w:rPr>
        <w:t>Upward approval is required for all transactions. Under no circumstances may an originator approve their own expenses, including the FO Director.</w:t>
      </w:r>
    </w:p>
    <w:p w14:paraId="40687D49" w14:textId="4FA07D1B" w:rsidR="00527FAB" w:rsidRPr="00C17238" w:rsidRDefault="00527FAB" w:rsidP="00527FAB">
      <w:pPr>
        <w:spacing w:after="120" w:line="360" w:lineRule="auto"/>
        <w:ind w:right="228"/>
        <w:jc w:val="both"/>
        <w:rPr>
          <w:rFonts w:cs="Times New Roman"/>
        </w:rPr>
      </w:pPr>
      <w:r w:rsidRPr="00C17238">
        <w:rPr>
          <w:rFonts w:cs="Times New Roman"/>
        </w:rPr>
        <w:t xml:space="preserve">When the authority holder is not located at Partners </w:t>
      </w:r>
      <w:r w:rsidR="00B8238B">
        <w:rPr>
          <w:rFonts w:cs="Times New Roman"/>
        </w:rPr>
        <w:t>Honduras</w:t>
      </w:r>
      <w:r w:rsidRPr="00C17238">
        <w:rPr>
          <w:rFonts w:cs="Times New Roman"/>
        </w:rPr>
        <w:t xml:space="preserve"> or where an approval is required due to a temporary absence (travel, vacation, sick, etc.), the next level of authority in that office should be sought for approvals that the absent party would have normally made. </w:t>
      </w:r>
      <w:r w:rsidR="0054678E">
        <w:rPr>
          <w:rFonts w:cs="Times New Roman"/>
        </w:rPr>
        <w:t>All approvals are obtained</w:t>
      </w:r>
      <w:r w:rsidRPr="00C17238">
        <w:rPr>
          <w:rFonts w:cs="Times New Roman"/>
        </w:rPr>
        <w:t xml:space="preserve"> via </w:t>
      </w:r>
      <w:hyperlink r:id="rId16" w:history="1">
        <w:r w:rsidRPr="00F105FC">
          <w:rPr>
            <w:rStyle w:val="Hyperlink"/>
            <w:rFonts w:cs="Times New Roman"/>
          </w:rPr>
          <w:t>PandaDoc</w:t>
        </w:r>
      </w:hyperlink>
      <w:r w:rsidRPr="00C17238">
        <w:rPr>
          <w:rFonts w:cs="Times New Roman"/>
        </w:rPr>
        <w:t xml:space="preserve"> e-signature platform. </w:t>
      </w:r>
    </w:p>
    <w:p w14:paraId="039B305E" w14:textId="516EE83D" w:rsidR="00527FAB" w:rsidRPr="00C17238" w:rsidRDefault="00527FAB" w:rsidP="00CA1E03">
      <w:pPr>
        <w:pStyle w:val="Heading1"/>
      </w:pPr>
      <w:bookmarkStart w:id="622" w:name="_Toc222754543"/>
      <w:r w:rsidRPr="00C17238">
        <w:t xml:space="preserve">3. </w:t>
      </w:r>
      <w:r w:rsidR="00083890">
        <w:t xml:space="preserve">Financial Reporting &amp; </w:t>
      </w:r>
      <w:r w:rsidRPr="00C17238">
        <w:t>Reconciliation of Accounts</w:t>
      </w:r>
      <w:bookmarkEnd w:id="622"/>
    </w:p>
    <w:p w14:paraId="2EAB88CD" w14:textId="6C25671E" w:rsidR="00014782" w:rsidRPr="00C17238" w:rsidRDefault="00014782" w:rsidP="00014782">
      <w:pPr>
        <w:pStyle w:val="Heading2"/>
      </w:pPr>
      <w:bookmarkStart w:id="623" w:name="_3.1_Reconciliation_of"/>
      <w:bookmarkStart w:id="624" w:name="_Toc222754544"/>
      <w:bookmarkEnd w:id="623"/>
      <w:r w:rsidRPr="00C17238">
        <w:t xml:space="preserve">3.1 </w:t>
      </w:r>
      <w:r w:rsidR="004355E9">
        <w:t>Payment Requests</w:t>
      </w:r>
      <w:bookmarkEnd w:id="624"/>
    </w:p>
    <w:p w14:paraId="38C5A1FB" w14:textId="40849DB2" w:rsidR="003A7227" w:rsidRDefault="003646C2" w:rsidP="003646C2">
      <w:pPr>
        <w:tabs>
          <w:tab w:val="left" w:pos="960"/>
        </w:tabs>
        <w:spacing w:after="120" w:line="360" w:lineRule="auto"/>
        <w:ind w:right="-20"/>
        <w:jc w:val="both"/>
      </w:pPr>
      <w:r>
        <w:t>I</w:t>
      </w:r>
      <w:r w:rsidRPr="00095B9A">
        <w:t>n order for</w:t>
      </w:r>
      <w:r w:rsidR="00D774D2">
        <w:t xml:space="preserve"> the</w:t>
      </w:r>
      <w:r w:rsidRPr="00095B9A">
        <w:t xml:space="preserve"> finance department to process payment</w:t>
      </w:r>
      <w:r>
        <w:t xml:space="preserve">s </w:t>
      </w:r>
      <w:r w:rsidRPr="00095B9A">
        <w:t xml:space="preserve">to a vendor, </w:t>
      </w:r>
      <w:r>
        <w:t>a</w:t>
      </w:r>
      <w:r w:rsidRPr="00CE783E">
        <w:t>pproval is required</w:t>
      </w:r>
      <w:r>
        <w:t xml:space="preserve"> from the </w:t>
      </w:r>
      <w:r w:rsidR="00B95BF2">
        <w:t>FO Director</w:t>
      </w:r>
      <w:r w:rsidR="003A7227">
        <w:t>/DCOP</w:t>
      </w:r>
      <w:r w:rsidR="00B95BF2">
        <w:t xml:space="preserve"> or </w:t>
      </w:r>
      <w:r>
        <w:t>HO</w:t>
      </w:r>
      <w:r w:rsidR="003A7227">
        <w:t xml:space="preserve">, based on the expected amount. Approval for payment requests are in accordance with Partners’ </w:t>
      </w:r>
      <w:hyperlink r:id="rId17" w:history="1">
        <w:r w:rsidR="003A7227" w:rsidRPr="00610932">
          <w:rPr>
            <w:rStyle w:val="Hyperlink"/>
            <w:rFonts w:cs="Times New Roman"/>
          </w:rPr>
          <w:t>Delegation of Authority Policy</w:t>
        </w:r>
      </w:hyperlink>
      <w:r w:rsidRPr="00CE783E">
        <w:t>.</w:t>
      </w:r>
      <w:r>
        <w:t xml:space="preserve"> </w:t>
      </w:r>
    </w:p>
    <w:p w14:paraId="49DEE433" w14:textId="1827ABB2" w:rsidR="003646C2" w:rsidRDefault="00061AA9" w:rsidP="003646C2">
      <w:pPr>
        <w:tabs>
          <w:tab w:val="left" w:pos="960"/>
        </w:tabs>
        <w:spacing w:after="120" w:line="360" w:lineRule="auto"/>
        <w:ind w:right="-20"/>
        <w:jc w:val="both"/>
      </w:pPr>
      <w:r>
        <w:t>T</w:t>
      </w:r>
      <w:r w:rsidR="003646C2" w:rsidRPr="005F3A50">
        <w:t xml:space="preserve">he approval process will be completed via </w:t>
      </w:r>
      <w:r w:rsidR="003646C2" w:rsidRPr="00C2280F">
        <w:t xml:space="preserve">a </w:t>
      </w:r>
      <w:hyperlink r:id="rId18" w:anchor="/templates/FbjbvWVkekCJEHYHdRC4LT" w:history="1">
        <w:r w:rsidR="003646C2" w:rsidRPr="00C2280F">
          <w:rPr>
            <w:rStyle w:val="Hyperlink"/>
          </w:rPr>
          <w:t>payment request form in PandaDoc</w:t>
        </w:r>
      </w:hyperlink>
      <w:r w:rsidR="003646C2" w:rsidRPr="00C2280F">
        <w:t xml:space="preserve">. </w:t>
      </w:r>
      <w:r w:rsidR="003646C2">
        <w:t>Payment request forms</w:t>
      </w:r>
      <w:r w:rsidR="003646C2" w:rsidRPr="00C2280F">
        <w:t xml:space="preserve"> apply</w:t>
      </w:r>
      <w:r w:rsidR="003646C2">
        <w:t xml:space="preserve"> to all purchases made from any bank account, Airtm account, PayPal account or Western Union. The payment request form does not apply to purchases made with petty cash or any corporate credit card. For travel reimbursements, field staff will continue to use </w:t>
      </w:r>
      <w:hyperlink r:id="rId19" w:history="1">
        <w:r w:rsidR="003646C2" w:rsidRPr="000A64F6">
          <w:rPr>
            <w:rStyle w:val="Hyperlink"/>
          </w:rPr>
          <w:t>Replicon</w:t>
        </w:r>
      </w:hyperlink>
      <w:r w:rsidR="003646C2" w:rsidRPr="000A64F6">
        <w:t xml:space="preserve"> t</w:t>
      </w:r>
      <w:r w:rsidR="003646C2">
        <w:t>o submit reimbursement request, therefore, they do not require a payment request form.</w:t>
      </w:r>
    </w:p>
    <w:p w14:paraId="06E55046" w14:textId="18F093CB" w:rsidR="003646C2" w:rsidRDefault="003646C2" w:rsidP="003646C2">
      <w:pPr>
        <w:spacing w:line="360" w:lineRule="auto"/>
        <w:jc w:val="both"/>
      </w:pPr>
      <w:r w:rsidRPr="00731848">
        <w:t xml:space="preserve">In </w:t>
      </w:r>
      <w:hyperlink r:id="rId20" w:anchor="/templates-next?sortBy=name&amp;direction=asc&amp;displayMode=folders_first&amp;mainFilter=all&amp;folderId=9wijvmyVbjGGywhv7hcSnm" w:history="1">
        <w:r w:rsidRPr="00612D52">
          <w:rPr>
            <w:rStyle w:val="Hyperlink"/>
          </w:rPr>
          <w:t>PandaDoc</w:t>
        </w:r>
      </w:hyperlink>
      <w:r w:rsidRPr="00731848">
        <w:t>, the payment request</w:t>
      </w:r>
      <w:r>
        <w:t>or</w:t>
      </w:r>
      <w:r w:rsidRPr="00731848">
        <w:t xml:space="preserve"> should initiate the </w:t>
      </w:r>
      <w:hyperlink r:id="rId21" w:anchor="/templates/FbjbvWVkekCJEHYHdRC4LT" w:history="1">
        <w:r w:rsidRPr="00612D52">
          <w:rPr>
            <w:rStyle w:val="Hyperlink"/>
          </w:rPr>
          <w:t>payment request form</w:t>
        </w:r>
      </w:hyperlink>
      <w:r w:rsidRPr="00731848">
        <w:t>.</w:t>
      </w:r>
      <w:r>
        <w:t xml:space="preserve"> </w:t>
      </w:r>
      <w:r w:rsidRPr="009418DD">
        <w:t>The form should be routed to</w:t>
      </w:r>
      <w:r>
        <w:t xml:space="preserve"> </w:t>
      </w:r>
      <w:r w:rsidR="00BB5E2F">
        <w:t xml:space="preserve">the </w:t>
      </w:r>
      <w:r w:rsidR="00370454">
        <w:t>FO Director/DCOP or HO</w:t>
      </w:r>
      <w:r>
        <w:t xml:space="preserve"> for approval. </w:t>
      </w:r>
      <w:r w:rsidRPr="00080E17">
        <w:t>Once approved, the form will be routed to the Finance Department for auditing and processing.</w:t>
      </w:r>
      <w:r>
        <w:t xml:space="preserve"> The </w:t>
      </w:r>
      <w:r w:rsidR="004D2F5E">
        <w:t>FO</w:t>
      </w:r>
      <w:r>
        <w:t xml:space="preserve"> </w:t>
      </w:r>
      <w:r w:rsidR="004D2F5E">
        <w:t xml:space="preserve">Finance Manager </w:t>
      </w:r>
      <w:r>
        <w:t>w</w:t>
      </w:r>
      <w:r w:rsidRPr="00DE100E">
        <w:t xml:space="preserve">ill </w:t>
      </w:r>
      <w:r w:rsidRPr="008207E5">
        <w:t>only make payments on expense vouchers that have been fully approved</w:t>
      </w:r>
      <w:r>
        <w:t xml:space="preserve"> </w:t>
      </w:r>
      <w:r w:rsidRPr="000E2D31">
        <w:t>and include all the necessary supporting documentation</w:t>
      </w:r>
      <w:r w:rsidRPr="008207E5">
        <w:t>.</w:t>
      </w:r>
      <w:r>
        <w:t xml:space="preserve"> The F</w:t>
      </w:r>
      <w:r w:rsidR="004D2F5E">
        <w:t>O Finance Manager</w:t>
      </w:r>
      <w:r>
        <w:t xml:space="preserve"> must v</w:t>
      </w:r>
      <w:r w:rsidRPr="00641882">
        <w:t>erify and match up the vendor invoice</w:t>
      </w:r>
      <w:r>
        <w:t>,</w:t>
      </w:r>
      <w:r w:rsidRPr="00641882">
        <w:t xml:space="preserve"> supporting documentation, the procurement file, and the signed payment request.</w:t>
      </w:r>
      <w:r>
        <w:t xml:space="preserve"> While normally</w:t>
      </w:r>
      <w:r w:rsidRPr="001E69BC">
        <w:t xml:space="preserve"> exempt from taxes</w:t>
      </w:r>
      <w:r>
        <w:t>, i</w:t>
      </w:r>
      <w:r w:rsidRPr="001E69BC">
        <w:t xml:space="preserve">f </w:t>
      </w:r>
      <w:r w:rsidR="004D2F5E">
        <w:t xml:space="preserve">Partners </w:t>
      </w:r>
      <w:r w:rsidR="00B8238B">
        <w:t>Honduras</w:t>
      </w:r>
      <w:r>
        <w:t xml:space="preserve"> </w:t>
      </w:r>
      <w:r w:rsidRPr="001E69BC">
        <w:t>must withhold taxes</w:t>
      </w:r>
      <w:r>
        <w:t xml:space="preserve"> in a certain </w:t>
      </w:r>
      <w:r w:rsidRPr="00630E9B">
        <w:t>situation</w:t>
      </w:r>
      <w:r>
        <w:t>s</w:t>
      </w:r>
      <w:r w:rsidRPr="001E69BC">
        <w:t xml:space="preserve">, the finance department will be responsible for withholding taxes and remitting the </w:t>
      </w:r>
      <w:r w:rsidRPr="00630E9B">
        <w:t>payment</w:t>
      </w:r>
      <w:r>
        <w:t xml:space="preserve"> to the </w:t>
      </w:r>
      <w:r w:rsidRPr="001E69BC">
        <w:t>appropriate tax authorities.</w:t>
      </w:r>
      <w:r w:rsidRPr="00BF6144">
        <w:t xml:space="preserve"> </w:t>
      </w:r>
      <w:r w:rsidRPr="005D067E">
        <w:t xml:space="preserve">All payments must be made in accordance </w:t>
      </w:r>
      <w:r>
        <w:t>with</w:t>
      </w:r>
      <w:r w:rsidRPr="005D067E">
        <w:t xml:space="preserve"> the contractual terms between </w:t>
      </w:r>
      <w:r w:rsidR="004D2F5E">
        <w:t xml:space="preserve">Partners </w:t>
      </w:r>
      <w:r w:rsidR="00B8238B">
        <w:t>Honduras</w:t>
      </w:r>
      <w:r w:rsidRPr="005D067E">
        <w:t xml:space="preserve"> and </w:t>
      </w:r>
      <w:r w:rsidR="00150912">
        <w:t xml:space="preserve">the </w:t>
      </w:r>
      <w:r>
        <w:t>vendor,</w:t>
      </w:r>
      <w:r w:rsidRPr="005D067E">
        <w:t xml:space="preserve"> and </w:t>
      </w:r>
      <w:r w:rsidR="00150912">
        <w:t xml:space="preserve">with </w:t>
      </w:r>
      <w:r w:rsidR="004D2F5E">
        <w:t>Partners’</w:t>
      </w:r>
      <w:r w:rsidRPr="005D067E">
        <w:t xml:space="preserve"> financial policies.</w:t>
      </w:r>
    </w:p>
    <w:p w14:paraId="32B27F8F" w14:textId="77777777" w:rsidR="004D2F5E" w:rsidRDefault="004D2F5E" w:rsidP="003646C2">
      <w:pPr>
        <w:spacing w:line="360" w:lineRule="auto"/>
        <w:jc w:val="both"/>
      </w:pPr>
    </w:p>
    <w:p w14:paraId="2FBB9890" w14:textId="60628266" w:rsidR="00014782" w:rsidRDefault="003646C2" w:rsidP="00E528E2">
      <w:pPr>
        <w:spacing w:line="360" w:lineRule="auto"/>
        <w:jc w:val="both"/>
      </w:pPr>
      <w:r>
        <w:t>FO</w:t>
      </w:r>
      <w:r w:rsidRPr="00B77013">
        <w:t xml:space="preserve"> staff will need to complete the </w:t>
      </w:r>
      <w:r>
        <w:t>payment request form, a</w:t>
      </w:r>
      <w:r w:rsidRPr="00C240FD">
        <w:t>ttach an invoice</w:t>
      </w:r>
      <w:r>
        <w:t>, copy of the c</w:t>
      </w:r>
      <w:r w:rsidRPr="00C240FD">
        <w:t>ontract</w:t>
      </w:r>
      <w:r>
        <w:t xml:space="preserve">, </w:t>
      </w:r>
      <w:r w:rsidRPr="00C240FD">
        <w:t>Visual compliance check</w:t>
      </w:r>
      <w:r>
        <w:t xml:space="preserve">, </w:t>
      </w:r>
      <w:r w:rsidRPr="00C240FD">
        <w:t xml:space="preserve">and all other </w:t>
      </w:r>
      <w:r>
        <w:t xml:space="preserve">necessary </w:t>
      </w:r>
      <w:r w:rsidRPr="00C240FD">
        <w:t>supporting documentation</w:t>
      </w:r>
      <w:r w:rsidR="00B71497">
        <w:t xml:space="preserve"> </w:t>
      </w:r>
      <w:r w:rsidR="00B71497" w:rsidRPr="00B71497">
        <w:t>including local legal requirements</w:t>
      </w:r>
      <w:r w:rsidRPr="00C240FD">
        <w:t>.</w:t>
      </w:r>
      <w:r>
        <w:t xml:space="preserve"> </w:t>
      </w:r>
      <w:r w:rsidRPr="004A1EEA">
        <w:t xml:space="preserve">Please reference the </w:t>
      </w:r>
      <w:hyperlink r:id="rId22" w:history="1">
        <w:r w:rsidRPr="006713BB">
          <w:rPr>
            <w:rStyle w:val="Hyperlink"/>
          </w:rPr>
          <w:t>supporting documentation checklist</w:t>
        </w:r>
      </w:hyperlink>
      <w:r>
        <w:t xml:space="preserve"> for this list of necessary documentation for each payment type. </w:t>
      </w:r>
      <w:r w:rsidRPr="00FA53E7">
        <w:t xml:space="preserve">These required documents should be uploaded into </w:t>
      </w:r>
      <w:r>
        <w:t>PandaDoc</w:t>
      </w:r>
      <w:r w:rsidRPr="00FA53E7">
        <w:t>.</w:t>
      </w:r>
      <w:r>
        <w:t xml:space="preserve"> </w:t>
      </w:r>
      <w:r w:rsidRPr="00FA53E7">
        <w:t>Once fully approved</w:t>
      </w:r>
      <w:r>
        <w:t>,</w:t>
      </w:r>
      <w:r w:rsidRPr="00FA53E7">
        <w:t xml:space="preserve"> PandaDoc will create a single file PDF of</w:t>
      </w:r>
      <w:r>
        <w:t xml:space="preserve"> t</w:t>
      </w:r>
      <w:r w:rsidRPr="00822423">
        <w:t>he payment request and all the supporting documentation.</w:t>
      </w:r>
      <w:r w:rsidR="00122523">
        <w:t xml:space="preserve"> </w:t>
      </w:r>
      <w:r>
        <w:t>It is important that a</w:t>
      </w:r>
      <w:r w:rsidRPr="000674FC">
        <w:t>n invoice or receipt is created by the vendor, not P</w:t>
      </w:r>
      <w:r w:rsidR="004D2F5E">
        <w:t xml:space="preserve">artners </w:t>
      </w:r>
      <w:r w:rsidR="00B8238B">
        <w:t>Honduras</w:t>
      </w:r>
      <w:r w:rsidRPr="000674FC">
        <w:t xml:space="preserve">. It must include vendor, date, amount, item, and quantity. </w:t>
      </w:r>
      <w:r>
        <w:t>Sample invoices are available for vendors, if needed.</w:t>
      </w:r>
    </w:p>
    <w:p w14:paraId="67EA71FB" w14:textId="32330072" w:rsidR="003460B4" w:rsidRPr="00C17238" w:rsidRDefault="003460B4" w:rsidP="003460B4">
      <w:pPr>
        <w:pStyle w:val="Heading2"/>
      </w:pPr>
      <w:bookmarkStart w:id="625" w:name="_3.2_Visual_Compliance"/>
      <w:bookmarkStart w:id="626" w:name="_Toc82539476"/>
      <w:bookmarkStart w:id="627" w:name="_Toc222754545"/>
      <w:bookmarkEnd w:id="625"/>
      <w:r w:rsidRPr="00C17238">
        <w:t>3.</w:t>
      </w:r>
      <w:r w:rsidR="00B61D27">
        <w:t>2</w:t>
      </w:r>
      <w:r w:rsidRPr="00C17238">
        <w:t xml:space="preserve"> Visual Compliance</w:t>
      </w:r>
      <w:bookmarkEnd w:id="626"/>
      <w:r w:rsidRPr="00C17238">
        <w:t xml:space="preserve"> </w:t>
      </w:r>
      <w:r w:rsidR="00B61D27">
        <w:t>Check</w:t>
      </w:r>
      <w:bookmarkEnd w:id="627"/>
    </w:p>
    <w:p w14:paraId="28238898" w14:textId="75F3B06E" w:rsidR="003460B4" w:rsidRPr="00C17238" w:rsidRDefault="003460B4" w:rsidP="003460B4">
      <w:pPr>
        <w:spacing w:line="360" w:lineRule="auto"/>
        <w:jc w:val="both"/>
        <w:rPr>
          <w:rFonts w:cs="Times New Roman"/>
        </w:rPr>
      </w:pPr>
      <w:r w:rsidRPr="00C17238">
        <w:rPr>
          <w:rFonts w:cs="Times New Roman"/>
        </w:rPr>
        <w:t xml:space="preserve">The U.S. Government requires the following compliance checks prior to the expenditure of funds: </w:t>
      </w:r>
      <w:hyperlink r:id="rId23">
        <w:r w:rsidRPr="00C17238">
          <w:rPr>
            <w:rStyle w:val="Hyperlink"/>
            <w:rFonts w:cs="Times New Roman"/>
          </w:rPr>
          <w:t>SAM.gov</w:t>
        </w:r>
      </w:hyperlink>
      <w:r w:rsidRPr="00C17238">
        <w:rPr>
          <w:rFonts w:cs="Times New Roman"/>
        </w:rPr>
        <w:t xml:space="preserve">, the </w:t>
      </w:r>
      <w:hyperlink r:id="rId24">
        <w:r w:rsidRPr="00C17238">
          <w:rPr>
            <w:rStyle w:val="Hyperlink"/>
            <w:rFonts w:cs="Times New Roman"/>
          </w:rPr>
          <w:t>UN’s Specially Designated Nationals And Blocked Persons List (SDN)</w:t>
        </w:r>
      </w:hyperlink>
      <w:r w:rsidRPr="00C17238">
        <w:rPr>
          <w:rFonts w:cs="Times New Roman"/>
        </w:rPr>
        <w:t xml:space="preserve">, and </w:t>
      </w:r>
      <w:hyperlink r:id="rId25">
        <w:r w:rsidRPr="00C17238">
          <w:rPr>
            <w:rStyle w:val="Hyperlink"/>
            <w:rFonts w:cs="Times New Roman"/>
          </w:rPr>
          <w:t>Office of Foreign Assets Control (OFAC) Sanctions Lists</w:t>
        </w:r>
      </w:hyperlink>
      <w:r w:rsidRPr="00C17238">
        <w:rPr>
          <w:rFonts w:cs="Times New Roman"/>
        </w:rPr>
        <w:t xml:space="preserve">. To satisfy this requirement, Partners HQ, in accordance with Federal Regulation, requires that Partners </w:t>
      </w:r>
      <w:r w:rsidR="00B8238B">
        <w:rPr>
          <w:rFonts w:cs="Times New Roman"/>
        </w:rPr>
        <w:t>Honduras</w:t>
      </w:r>
      <w:r w:rsidRPr="00C17238">
        <w:rPr>
          <w:rFonts w:cs="Times New Roman"/>
        </w:rPr>
        <w:t xml:space="preserve"> run a Visual Compliance check on all recipients (individuals and entities) who are receiving any funds. The website for Visual Compliance is: </w:t>
      </w:r>
      <w:hyperlink r:id="rId26">
        <w:r w:rsidRPr="00C17238">
          <w:rPr>
            <w:rStyle w:val="Hyperlink"/>
            <w:rFonts w:cs="Times New Roman"/>
          </w:rPr>
          <w:t>https://www.visualcompliance.com/</w:t>
        </w:r>
      </w:hyperlink>
      <w:r w:rsidRPr="00C17238">
        <w:rPr>
          <w:rStyle w:val="Hyperlink"/>
          <w:rFonts w:cs="Times New Roman"/>
        </w:rPr>
        <w:t xml:space="preserve"> </w:t>
      </w:r>
      <w:r w:rsidRPr="00C17238">
        <w:rPr>
          <w:rFonts w:cs="Times New Roman"/>
        </w:rPr>
        <w:t xml:space="preserve">and the necessary login information will be provided by Partners HQ. Proof that the Visual Compliance check was done must be retained and kept along with proof of the payment, </w:t>
      </w:r>
      <w:r w:rsidRPr="00C17238">
        <w:rPr>
          <w:rFonts w:cs="Times New Roman"/>
          <w:b/>
          <w:bCs/>
          <w:u w:val="single"/>
        </w:rPr>
        <w:t>prior to disbursing funds to the recipient.</w:t>
      </w:r>
      <w:r w:rsidRPr="00C17238">
        <w:rPr>
          <w:rFonts w:cs="Times New Roman"/>
        </w:rPr>
        <w:t xml:space="preserve"> The Visual Compliance check must be run at a minimum, once per calendar year (January – December) prior to the first payment of the year in order to be compliant. </w:t>
      </w:r>
    </w:p>
    <w:p w14:paraId="4FDE8AB6" w14:textId="68BBCB8A" w:rsidR="003460B4" w:rsidRPr="00014782" w:rsidRDefault="003460B4" w:rsidP="00B61D27">
      <w:pPr>
        <w:spacing w:before="120" w:line="360" w:lineRule="auto"/>
        <w:jc w:val="both"/>
        <w:rPr>
          <w:rFonts w:cs="Times New Roman"/>
        </w:rPr>
      </w:pPr>
      <w:r w:rsidRPr="00C17238">
        <w:rPr>
          <w:rFonts w:cs="Times New Roman"/>
        </w:rPr>
        <w:t>Each month, Partners HQ will request copies of selected Visual Compliance checks for inspection and to ensure compliance. The transactions will be selected at random.</w:t>
      </w:r>
    </w:p>
    <w:p w14:paraId="739B2744" w14:textId="266FAEE7" w:rsidR="00527FAB" w:rsidRPr="00C17238" w:rsidRDefault="00527FAB" w:rsidP="00DE7224">
      <w:pPr>
        <w:pStyle w:val="Heading2"/>
      </w:pPr>
      <w:bookmarkStart w:id="628" w:name="_3.3_Reconciliation_of"/>
      <w:bookmarkStart w:id="629" w:name="_Toc222754546"/>
      <w:bookmarkEnd w:id="628"/>
      <w:r w:rsidRPr="00C17238">
        <w:t>3.</w:t>
      </w:r>
      <w:r w:rsidR="003460B4">
        <w:t>3</w:t>
      </w:r>
      <w:r w:rsidRPr="00C17238">
        <w:t xml:space="preserve"> Reconciliation of Accounts</w:t>
      </w:r>
      <w:bookmarkEnd w:id="629"/>
    </w:p>
    <w:p w14:paraId="223E407C" w14:textId="21D55FDD" w:rsidR="00527FAB" w:rsidRDefault="00527FAB" w:rsidP="00527FAB">
      <w:pPr>
        <w:spacing w:after="120" w:line="360" w:lineRule="auto"/>
        <w:ind w:right="228"/>
        <w:jc w:val="both"/>
        <w:rPr>
          <w:rFonts w:cs="Times New Roman"/>
        </w:rPr>
      </w:pPr>
      <w:r w:rsidRPr="00C17238">
        <w:rPr>
          <w:rFonts w:cs="Times New Roman"/>
        </w:rPr>
        <w:t>All assets and liabilities accounts (i.e. cash, accounts receivable, accounts payable and other balance sheet accounts) must be properly reconciled on a monthly basis.</w:t>
      </w:r>
      <w:r w:rsidR="006308EB" w:rsidRPr="00C17238">
        <w:rPr>
          <w:rFonts w:cs="Times New Roman"/>
        </w:rPr>
        <w:t xml:space="preserve"> </w:t>
      </w:r>
      <w:r w:rsidRPr="00C17238">
        <w:rPr>
          <w:rFonts w:cs="Times New Roman"/>
        </w:rPr>
        <w:t xml:space="preserve">Evidence of the reconciliation should be maintained in Partners </w:t>
      </w:r>
      <w:r w:rsidR="00B8238B">
        <w:rPr>
          <w:rFonts w:cs="Times New Roman"/>
        </w:rPr>
        <w:t>Honduras</w:t>
      </w:r>
      <w:r w:rsidR="00D93F4C">
        <w:rPr>
          <w:rFonts w:cs="Times New Roman"/>
        </w:rPr>
        <w:t xml:space="preserve"> e</w:t>
      </w:r>
      <w:r w:rsidR="00D93F4C" w:rsidRPr="00D93F4C">
        <w:rPr>
          <w:rFonts w:cs="Times New Roman"/>
        </w:rPr>
        <w:t>nsuring compliance with local accounting and tax regulations</w:t>
      </w:r>
      <w:r w:rsidRPr="00C17238">
        <w:rPr>
          <w:rFonts w:cs="Times New Roman"/>
        </w:rPr>
        <w:t>. This evidence should include all supporting schedules prepared by the FO Finance Manager and approved by the FO Director prior to the submission of the reports to Partners HQ, or presentation to the auditors during the audit process.</w:t>
      </w:r>
    </w:p>
    <w:p w14:paraId="17E41F8D" w14:textId="77777777" w:rsidR="000D45E1" w:rsidRPr="00C17238" w:rsidRDefault="000D45E1" w:rsidP="000D45E1">
      <w:pPr>
        <w:spacing w:after="120" w:line="360" w:lineRule="auto"/>
        <w:jc w:val="both"/>
        <w:rPr>
          <w:rFonts w:cs="Times New Roman"/>
        </w:rPr>
      </w:pPr>
      <w:r w:rsidRPr="00C17238">
        <w:rPr>
          <w:rFonts w:cs="Times New Roman"/>
        </w:rPr>
        <w:t>The FO Finance Manager will provide the FO Director with the below reports monthly:</w:t>
      </w:r>
    </w:p>
    <w:p w14:paraId="259B18AD" w14:textId="77777777" w:rsidR="000D45E1" w:rsidRPr="00C17238" w:rsidRDefault="000D45E1" w:rsidP="000D45E1">
      <w:pPr>
        <w:pStyle w:val="ListParagraph"/>
        <w:numPr>
          <w:ilvl w:val="0"/>
          <w:numId w:val="63"/>
        </w:numPr>
        <w:spacing w:after="120" w:line="360" w:lineRule="auto"/>
        <w:jc w:val="both"/>
        <w:rPr>
          <w:rFonts w:cs="Times New Roman"/>
        </w:rPr>
      </w:pPr>
      <w:r w:rsidRPr="00C17238">
        <w:rPr>
          <w:rFonts w:cs="Times New Roman"/>
        </w:rPr>
        <w:t xml:space="preserve">Balance Sheet </w:t>
      </w:r>
    </w:p>
    <w:p w14:paraId="4A0E5E05" w14:textId="77777777" w:rsidR="000D45E1" w:rsidRPr="00C17238" w:rsidRDefault="000D45E1" w:rsidP="000D45E1">
      <w:pPr>
        <w:pStyle w:val="ListParagraph"/>
        <w:numPr>
          <w:ilvl w:val="0"/>
          <w:numId w:val="63"/>
        </w:numPr>
        <w:spacing w:after="120" w:line="360" w:lineRule="auto"/>
        <w:jc w:val="both"/>
        <w:rPr>
          <w:rFonts w:cs="Times New Roman"/>
        </w:rPr>
      </w:pPr>
      <w:r w:rsidRPr="00C17238">
        <w:rPr>
          <w:rFonts w:cs="Times New Roman"/>
        </w:rPr>
        <w:t>Income Statement</w:t>
      </w:r>
    </w:p>
    <w:p w14:paraId="2439AFFF" w14:textId="77777777" w:rsidR="000D45E1" w:rsidRPr="00C17238" w:rsidRDefault="000D45E1" w:rsidP="000D45E1">
      <w:pPr>
        <w:pStyle w:val="ListParagraph"/>
        <w:numPr>
          <w:ilvl w:val="0"/>
          <w:numId w:val="63"/>
        </w:numPr>
        <w:spacing w:after="120" w:line="360" w:lineRule="auto"/>
        <w:jc w:val="both"/>
        <w:rPr>
          <w:rFonts w:cs="Times New Roman"/>
        </w:rPr>
      </w:pPr>
      <w:r w:rsidRPr="00C17238">
        <w:rPr>
          <w:rFonts w:cs="Times New Roman"/>
        </w:rPr>
        <w:t>Report on Budget versus Actuals</w:t>
      </w:r>
    </w:p>
    <w:p w14:paraId="3246B8DF" w14:textId="3C527C86" w:rsidR="000D45E1" w:rsidRPr="00C17238" w:rsidRDefault="000D45E1" w:rsidP="000D45E1">
      <w:pPr>
        <w:spacing w:after="120" w:line="360" w:lineRule="auto"/>
        <w:jc w:val="both"/>
        <w:rPr>
          <w:rFonts w:cs="Times New Roman"/>
        </w:rPr>
      </w:pPr>
      <w:r w:rsidRPr="00C17238">
        <w:rPr>
          <w:rFonts w:cs="Times New Roman"/>
        </w:rPr>
        <w:t>The FO Director is responsible for the review and approval of the above financial statements. Copies of the approved financial statements must be submitted to Partners HQ quarterly.</w:t>
      </w:r>
    </w:p>
    <w:p w14:paraId="0B073EC0" w14:textId="60EC6657" w:rsidR="000D45E1" w:rsidRPr="00C17238" w:rsidRDefault="000D45E1" w:rsidP="000D45E1">
      <w:pPr>
        <w:pStyle w:val="Heading2"/>
      </w:pPr>
      <w:bookmarkStart w:id="630" w:name="_3.4_Financial_Reporting"/>
      <w:bookmarkStart w:id="631" w:name="_Toc222754547"/>
      <w:bookmarkEnd w:id="630"/>
      <w:r w:rsidRPr="00C17238">
        <w:t>3.</w:t>
      </w:r>
      <w:r w:rsidR="003460B4">
        <w:t>4</w:t>
      </w:r>
      <w:r w:rsidRPr="00C17238">
        <w:t xml:space="preserve"> </w:t>
      </w:r>
      <w:r>
        <w:t>Financial Reporting</w:t>
      </w:r>
      <w:bookmarkEnd w:id="631"/>
      <w:r>
        <w:t xml:space="preserve"> </w:t>
      </w:r>
    </w:p>
    <w:p w14:paraId="7D5328F5" w14:textId="5BFAD4C0" w:rsidR="0037114C" w:rsidRDefault="0037114C" w:rsidP="000D45E1">
      <w:pPr>
        <w:spacing w:after="120" w:line="360" w:lineRule="auto"/>
        <w:jc w:val="both"/>
        <w:rPr>
          <w:rFonts w:cs="Times New Roman"/>
        </w:rPr>
      </w:pPr>
      <w:r>
        <w:rPr>
          <w:rFonts w:cs="Times New Roman"/>
        </w:rPr>
        <w:t xml:space="preserve">All field office financial transactions are expected to be entered into QuickBooks daily, as they occur. All reconciliations should be based on the downloaded general ledgers from QuickBooks. If any discrepancies are found, the transaction(s) must be corrected in QuickBooks. </w:t>
      </w:r>
    </w:p>
    <w:p w14:paraId="14ACA3ED" w14:textId="1A8BB95F" w:rsidR="0060537C" w:rsidRDefault="000D45E1" w:rsidP="000D45E1">
      <w:pPr>
        <w:spacing w:after="120" w:line="360" w:lineRule="auto"/>
        <w:jc w:val="both"/>
        <w:rPr>
          <w:rFonts w:cs="Times New Roman"/>
        </w:rPr>
      </w:pPr>
      <w:r w:rsidRPr="00C17238">
        <w:rPr>
          <w:rFonts w:cs="Times New Roman"/>
        </w:rPr>
        <w:t xml:space="preserve">All </w:t>
      </w:r>
      <w:r w:rsidR="00527FAB" w:rsidRPr="00C17238">
        <w:rPr>
          <w:rFonts w:cs="Times New Roman"/>
        </w:rPr>
        <w:t>financial reports</w:t>
      </w:r>
      <w:r w:rsidR="0060537C">
        <w:rPr>
          <w:rFonts w:cs="Times New Roman"/>
        </w:rPr>
        <w:t xml:space="preserve"> must be submitted to Partners HQ based on the following schedule:</w:t>
      </w:r>
    </w:p>
    <w:p w14:paraId="4E606EBF" w14:textId="678C24F1" w:rsidR="0060537C" w:rsidRDefault="0060537C" w:rsidP="0037114C">
      <w:pPr>
        <w:pStyle w:val="ListParagraph"/>
        <w:numPr>
          <w:ilvl w:val="0"/>
          <w:numId w:val="268"/>
        </w:numPr>
        <w:spacing w:after="120" w:line="360" w:lineRule="auto"/>
        <w:jc w:val="both"/>
        <w:rPr>
          <w:rFonts w:cs="Times New Roman"/>
        </w:rPr>
      </w:pPr>
      <w:r>
        <w:rPr>
          <w:rFonts w:cs="Times New Roman"/>
        </w:rPr>
        <w:t xml:space="preserve">Partners Honduras transactions – </w:t>
      </w:r>
      <w:r w:rsidR="00840375">
        <w:rPr>
          <w:rFonts w:cs="Times New Roman"/>
        </w:rPr>
        <w:t xml:space="preserve">financial reports are due </w:t>
      </w:r>
      <w:r w:rsidR="00840375" w:rsidRPr="0037114C">
        <w:rPr>
          <w:rFonts w:cs="Times New Roman"/>
          <w:b/>
          <w:bCs/>
          <w:u w:val="single"/>
        </w:rPr>
        <w:t>weekly</w:t>
      </w:r>
      <w:r w:rsidR="0037114C">
        <w:rPr>
          <w:rFonts w:cs="Times New Roman"/>
        </w:rPr>
        <w:t xml:space="preserve">. </w:t>
      </w:r>
      <w:r w:rsidR="0037114C" w:rsidRPr="0037114C">
        <w:rPr>
          <w:rFonts w:cs="Times New Roman"/>
        </w:rPr>
        <w:t>Financial reports and copies of all supporting documentation are due three (3) business days after the end of each week.</w:t>
      </w:r>
      <w:r w:rsidR="0037114C">
        <w:rPr>
          <w:rFonts w:cs="Times New Roman"/>
        </w:rPr>
        <w:t xml:space="preserve"> </w:t>
      </w:r>
      <w:r w:rsidR="0037114C" w:rsidRPr="0037114C">
        <w:rPr>
          <w:rFonts w:cs="Times New Roman"/>
        </w:rPr>
        <w:t xml:space="preserve">Financial reports submitted to Partners HQ will be created from the QuickBooks download each week and reported on the financial templates provided by Partners HQ (see </w:t>
      </w:r>
      <w:hyperlink w:anchor="_Annex_C:_Field" w:history="1">
        <w:r w:rsidR="0037114C" w:rsidRPr="0049702B">
          <w:rPr>
            <w:rStyle w:val="Hyperlink"/>
            <w:rFonts w:cs="Times New Roman"/>
          </w:rPr>
          <w:t>Annex C</w:t>
        </w:r>
      </w:hyperlink>
      <w:r w:rsidR="0037114C" w:rsidRPr="0037114C">
        <w:rPr>
          <w:rFonts w:cs="Times New Roman"/>
        </w:rPr>
        <w:t>).</w:t>
      </w:r>
    </w:p>
    <w:p w14:paraId="266CFA73" w14:textId="05125F13" w:rsidR="0060537C" w:rsidRPr="0060537C" w:rsidRDefault="0060537C" w:rsidP="0060537C">
      <w:pPr>
        <w:pStyle w:val="ListParagraph"/>
        <w:numPr>
          <w:ilvl w:val="0"/>
          <w:numId w:val="268"/>
        </w:numPr>
        <w:spacing w:after="120" w:line="360" w:lineRule="auto"/>
        <w:jc w:val="both"/>
        <w:rPr>
          <w:rFonts w:cs="Times New Roman"/>
        </w:rPr>
      </w:pPr>
      <w:r>
        <w:rPr>
          <w:rFonts w:cs="Times New Roman"/>
        </w:rPr>
        <w:t>Subrecipient transactions - e</w:t>
      </w:r>
      <w:r w:rsidRPr="0060537C">
        <w:rPr>
          <w:rFonts w:cs="Times New Roman"/>
        </w:rPr>
        <w:t>stimated accruals for all subrecipients must be submitted to Partners HQ by the 10</w:t>
      </w:r>
      <w:r w:rsidRPr="00840375">
        <w:rPr>
          <w:rFonts w:cs="Times New Roman"/>
          <w:vertAlign w:val="superscript"/>
        </w:rPr>
        <w:t>th</w:t>
      </w:r>
      <w:r w:rsidR="00840375">
        <w:rPr>
          <w:rFonts w:cs="Times New Roman"/>
        </w:rPr>
        <w:t xml:space="preserve"> </w:t>
      </w:r>
      <w:r w:rsidRPr="0060537C">
        <w:rPr>
          <w:rFonts w:cs="Times New Roman"/>
        </w:rPr>
        <w:t>of the following month. If the 10</w:t>
      </w:r>
      <w:r w:rsidRPr="00840375">
        <w:rPr>
          <w:rFonts w:cs="Times New Roman"/>
          <w:vertAlign w:val="superscript"/>
        </w:rPr>
        <w:t>th</w:t>
      </w:r>
      <w:r w:rsidR="00840375">
        <w:rPr>
          <w:rFonts w:cs="Times New Roman"/>
        </w:rPr>
        <w:t xml:space="preserve"> </w:t>
      </w:r>
      <w:r w:rsidRPr="0060537C">
        <w:rPr>
          <w:rFonts w:cs="Times New Roman"/>
        </w:rPr>
        <w:t>of the month falls on a holiday or weekend, the submission deadline is the last business day prior to the 10</w:t>
      </w:r>
      <w:r w:rsidRPr="00840375">
        <w:rPr>
          <w:rFonts w:cs="Times New Roman"/>
          <w:vertAlign w:val="superscript"/>
        </w:rPr>
        <w:t>th</w:t>
      </w:r>
      <w:r w:rsidRPr="0060537C">
        <w:rPr>
          <w:rFonts w:cs="Times New Roman"/>
        </w:rPr>
        <w:t>.</w:t>
      </w:r>
      <w:r>
        <w:rPr>
          <w:rFonts w:cs="Times New Roman"/>
        </w:rPr>
        <w:t xml:space="preserve"> Final financial reports for subrecipients must submitted by the 20</w:t>
      </w:r>
      <w:r w:rsidRPr="00E528E2">
        <w:rPr>
          <w:rFonts w:cs="Times New Roman"/>
          <w:vertAlign w:val="superscript"/>
        </w:rPr>
        <w:t>th</w:t>
      </w:r>
      <w:r>
        <w:rPr>
          <w:rFonts w:cs="Times New Roman"/>
        </w:rPr>
        <w:t xml:space="preserve"> of the month, or the last business day prior.</w:t>
      </w:r>
    </w:p>
    <w:p w14:paraId="493C945C" w14:textId="7E2E6A03" w:rsidR="00527FAB" w:rsidRPr="00C17238" w:rsidRDefault="00527FAB" w:rsidP="000D45E1">
      <w:pPr>
        <w:spacing w:after="120" w:line="360" w:lineRule="auto"/>
        <w:jc w:val="both"/>
        <w:rPr>
          <w:rFonts w:cs="Times New Roman"/>
        </w:rPr>
      </w:pPr>
      <w:r w:rsidRPr="00C17238">
        <w:rPr>
          <w:rFonts w:cs="Times New Roman"/>
        </w:rPr>
        <w:t xml:space="preserve">Compliance with this timeline is critical to ensure expenditures are recorded in the correct month. If there are any delays or issues with meeting the deadline, field staff must immediately notify Partners HQ of the delay and provide an explanation for the nature of the delay. Partners will provide a template for monthly financial reporting. A financial report must be received each month for all bank accounts held by Partners </w:t>
      </w:r>
      <w:r w:rsidR="00B8238B">
        <w:rPr>
          <w:rFonts w:cs="Times New Roman"/>
        </w:rPr>
        <w:t>Honduras</w:t>
      </w:r>
      <w:r w:rsidRPr="00C17238">
        <w:rPr>
          <w:rFonts w:cs="Times New Roman"/>
        </w:rPr>
        <w:t xml:space="preserve"> which includes all of the following:</w:t>
      </w:r>
    </w:p>
    <w:p w14:paraId="341479EB" w14:textId="77777777" w:rsidR="00527FAB" w:rsidRPr="00C17238" w:rsidRDefault="00527FAB" w:rsidP="00527FAB">
      <w:pPr>
        <w:spacing w:after="120" w:line="360" w:lineRule="auto"/>
        <w:ind w:firstLine="720"/>
        <w:jc w:val="both"/>
        <w:rPr>
          <w:rFonts w:cs="Times New Roman"/>
        </w:rPr>
      </w:pPr>
      <w:r w:rsidRPr="00C17238">
        <w:rPr>
          <w:rFonts w:cs="Times New Roman"/>
        </w:rPr>
        <w:t>A)</w:t>
      </w:r>
      <w:r w:rsidRPr="00C17238">
        <w:rPr>
          <w:rFonts w:cs="Times New Roman"/>
        </w:rPr>
        <w:tab/>
        <w:t xml:space="preserve">Signed bank reconciliation (template provided by Partners HQ, see </w:t>
      </w:r>
      <w:hyperlink w:anchor="_Annex_C" w:history="1">
        <w:r w:rsidRPr="00C17238">
          <w:rPr>
            <w:rStyle w:val="Hyperlink"/>
            <w:rFonts w:cs="Times New Roman"/>
          </w:rPr>
          <w:t>Annex C</w:t>
        </w:r>
      </w:hyperlink>
      <w:r w:rsidRPr="00C17238">
        <w:rPr>
          <w:rFonts w:cs="Times New Roman"/>
        </w:rPr>
        <w:t>)</w:t>
      </w:r>
    </w:p>
    <w:p w14:paraId="109606D0" w14:textId="77777777" w:rsidR="00527FAB" w:rsidRPr="00C17238" w:rsidRDefault="00527FAB" w:rsidP="00527FAB">
      <w:pPr>
        <w:spacing w:after="120" w:line="360" w:lineRule="auto"/>
        <w:ind w:firstLine="720"/>
        <w:jc w:val="both"/>
        <w:rPr>
          <w:rFonts w:cs="Times New Roman"/>
        </w:rPr>
      </w:pPr>
      <w:r w:rsidRPr="00C17238">
        <w:rPr>
          <w:rFonts w:cs="Times New Roman"/>
        </w:rPr>
        <w:t>B)</w:t>
      </w:r>
      <w:r w:rsidRPr="00C17238">
        <w:rPr>
          <w:rFonts w:cs="Times New Roman"/>
        </w:rPr>
        <w:tab/>
        <w:t>Copy of the bank statement(s)</w:t>
      </w:r>
    </w:p>
    <w:p w14:paraId="66901641" w14:textId="77777777" w:rsidR="00527FAB" w:rsidRPr="00C17238" w:rsidRDefault="00527FAB" w:rsidP="00527FAB">
      <w:pPr>
        <w:spacing w:after="120" w:line="360" w:lineRule="auto"/>
        <w:ind w:left="1440" w:hanging="720"/>
        <w:jc w:val="both"/>
        <w:rPr>
          <w:rFonts w:cs="Times New Roman"/>
        </w:rPr>
      </w:pPr>
      <w:r w:rsidRPr="00C17238">
        <w:rPr>
          <w:rFonts w:cs="Times New Roman"/>
        </w:rPr>
        <w:t>C)</w:t>
      </w:r>
      <w:r w:rsidRPr="00C17238">
        <w:rPr>
          <w:rFonts w:cs="Times New Roman"/>
        </w:rPr>
        <w:tab/>
        <w:t xml:space="preserve">Expense report indicating all expenditures in the month (on the template provided by Partners, see </w:t>
      </w:r>
      <w:hyperlink w:anchor="_Annex_C" w:history="1">
        <w:r w:rsidRPr="00C17238">
          <w:rPr>
            <w:rStyle w:val="Hyperlink"/>
            <w:rFonts w:cs="Times New Roman"/>
          </w:rPr>
          <w:t>Annex C</w:t>
        </w:r>
      </w:hyperlink>
      <w:r w:rsidRPr="00C17238">
        <w:rPr>
          <w:rFonts w:cs="Times New Roman"/>
        </w:rPr>
        <w:t>)</w:t>
      </w:r>
    </w:p>
    <w:p w14:paraId="40B29A66" w14:textId="77777777" w:rsidR="00527FAB" w:rsidRPr="00C17238" w:rsidRDefault="00527FAB" w:rsidP="00527FAB">
      <w:pPr>
        <w:spacing w:after="120" w:line="360" w:lineRule="auto"/>
        <w:ind w:left="1440" w:hanging="720"/>
        <w:jc w:val="both"/>
        <w:rPr>
          <w:rFonts w:cs="Times New Roman"/>
        </w:rPr>
      </w:pPr>
      <w:r w:rsidRPr="00C17238">
        <w:rPr>
          <w:rFonts w:cs="Times New Roman"/>
        </w:rPr>
        <w:t>D)</w:t>
      </w:r>
      <w:r w:rsidRPr="00C17238">
        <w:rPr>
          <w:rFonts w:cs="Times New Roman"/>
        </w:rPr>
        <w:tab/>
        <w:t>Copies of all documentation to support the expenditures listed on the expense report</w:t>
      </w:r>
    </w:p>
    <w:p w14:paraId="1EDA0C48" w14:textId="067223D2" w:rsidR="00527FAB" w:rsidRPr="00C17238" w:rsidRDefault="00527FAB" w:rsidP="00527FAB">
      <w:pPr>
        <w:spacing w:after="120" w:line="360" w:lineRule="auto"/>
        <w:ind w:left="1440" w:hanging="720"/>
        <w:jc w:val="both"/>
        <w:rPr>
          <w:rFonts w:cs="Times New Roman"/>
        </w:rPr>
      </w:pPr>
      <w:r w:rsidRPr="00C17238">
        <w:rPr>
          <w:rFonts w:cs="Times New Roman"/>
        </w:rPr>
        <w:t>E)</w:t>
      </w:r>
      <w:r w:rsidRPr="00C17238">
        <w:rPr>
          <w:rFonts w:cs="Times New Roman"/>
        </w:rPr>
        <w:tab/>
        <w:t>If reporting is done in local currency, then a copy of the</w:t>
      </w:r>
      <w:r w:rsidR="00996089">
        <w:rPr>
          <w:rFonts w:cs="Times New Roman"/>
        </w:rPr>
        <w:t xml:space="preserve"> prior</w:t>
      </w:r>
      <w:r w:rsidRPr="00C17238">
        <w:rPr>
          <w:rFonts w:cs="Times New Roman"/>
        </w:rPr>
        <w:t xml:space="preserve"> month</w:t>
      </w:r>
      <w:r w:rsidR="00996089">
        <w:rPr>
          <w:rFonts w:cs="Times New Roman"/>
        </w:rPr>
        <w:t>’s</w:t>
      </w:r>
      <w:r w:rsidRPr="00C17238">
        <w:rPr>
          <w:rFonts w:cs="Times New Roman"/>
        </w:rPr>
        <w:t xml:space="preserve"> average exchange rates must be submitted from </w:t>
      </w:r>
      <w:hyperlink r:id="rId27" w:history="1">
        <w:r w:rsidRPr="00C17238">
          <w:rPr>
            <w:rStyle w:val="Hyperlink"/>
            <w:rFonts w:cs="Times New Roman"/>
          </w:rPr>
          <w:t xml:space="preserve">OANDA </w:t>
        </w:r>
      </w:hyperlink>
      <w:r w:rsidRPr="00C17238">
        <w:rPr>
          <w:rFonts w:cs="Times New Roman"/>
        </w:rPr>
        <w:t>.</w:t>
      </w:r>
    </w:p>
    <w:p w14:paraId="7A407736" w14:textId="3A8C8963" w:rsidR="00E416A9" w:rsidRPr="00C17238" w:rsidRDefault="00527FAB" w:rsidP="00527FAB">
      <w:pPr>
        <w:spacing w:after="120" w:line="360" w:lineRule="auto"/>
        <w:jc w:val="both"/>
        <w:rPr>
          <w:rFonts w:cs="Times New Roman"/>
        </w:rPr>
      </w:pPr>
      <w:r w:rsidRPr="00C17238">
        <w:rPr>
          <w:rFonts w:cs="Times New Roman"/>
        </w:rPr>
        <w:t xml:space="preserve">Partners may withhold a cash flow advance request if Partners </w:t>
      </w:r>
      <w:r w:rsidR="00B8238B">
        <w:rPr>
          <w:rFonts w:cs="Times New Roman"/>
        </w:rPr>
        <w:t>Honduras</w:t>
      </w:r>
      <w:r w:rsidRPr="00C17238">
        <w:rPr>
          <w:rFonts w:cs="Times New Roman"/>
        </w:rPr>
        <w:t xml:space="preserve"> fails to provide timely reporting of expenditures in accordance with the above guidelines.</w:t>
      </w:r>
    </w:p>
    <w:p w14:paraId="4D94DE82" w14:textId="3D73BA69" w:rsidR="00E416A9" w:rsidRPr="00C17238" w:rsidRDefault="00A14FA6" w:rsidP="00E416A9">
      <w:pPr>
        <w:pStyle w:val="Heading2"/>
      </w:pPr>
      <w:bookmarkStart w:id="632" w:name="_3.2_System_of"/>
      <w:bookmarkStart w:id="633" w:name="_Toc222754548"/>
      <w:bookmarkEnd w:id="632"/>
      <w:r>
        <w:t>3.</w:t>
      </w:r>
      <w:r w:rsidR="00740C61">
        <w:t>5</w:t>
      </w:r>
      <w:r w:rsidR="00E416A9" w:rsidRPr="00C17238">
        <w:t xml:space="preserve"> </w:t>
      </w:r>
      <w:r w:rsidR="00E416A9">
        <w:t>Credit Card Reporting</w:t>
      </w:r>
      <w:bookmarkEnd w:id="633"/>
    </w:p>
    <w:p w14:paraId="632908A0" w14:textId="4C4ADEC4" w:rsidR="00E416A9" w:rsidRPr="00D75F75" w:rsidRDefault="00E416A9" w:rsidP="00E416A9">
      <w:pPr>
        <w:spacing w:after="120" w:line="360" w:lineRule="auto"/>
        <w:jc w:val="both"/>
        <w:rPr>
          <w:rFonts w:cs="Times New Roman"/>
        </w:rPr>
      </w:pPr>
      <w:r w:rsidRPr="00D75F75">
        <w:rPr>
          <w:rFonts w:cs="Times New Roman"/>
        </w:rPr>
        <w:t xml:space="preserve">Any Partners </w:t>
      </w:r>
      <w:r w:rsidR="00B8238B">
        <w:rPr>
          <w:rFonts w:cs="Times New Roman"/>
        </w:rPr>
        <w:t>Honduras</w:t>
      </w:r>
      <w:r w:rsidRPr="00D75F75">
        <w:rPr>
          <w:rFonts w:cs="Times New Roman"/>
        </w:rPr>
        <w:t xml:space="preserve"> employee who holds a corporate credit card is responsible for </w:t>
      </w:r>
      <w:r>
        <w:rPr>
          <w:rFonts w:cs="Times New Roman"/>
        </w:rPr>
        <w:t xml:space="preserve">complying with </w:t>
      </w:r>
      <w:hyperlink r:id="rId28" w:history="1">
        <w:r w:rsidRPr="008631AD">
          <w:rPr>
            <w:rStyle w:val="Hyperlink"/>
            <w:rFonts w:cs="Times New Roman"/>
          </w:rPr>
          <w:t>Partners Credit Card Policy</w:t>
        </w:r>
      </w:hyperlink>
      <w:r>
        <w:rPr>
          <w:rFonts w:cs="Times New Roman"/>
        </w:rPr>
        <w:t>. The policy requires that all e</w:t>
      </w:r>
      <w:r w:rsidRPr="00D75F75">
        <w:rPr>
          <w:rFonts w:cs="Times New Roman"/>
        </w:rPr>
        <w:t xml:space="preserve">mployees must properly </w:t>
      </w:r>
      <w:r w:rsidRPr="00D75F75">
        <w:rPr>
          <w:rFonts w:cs="Times New Roman"/>
          <w:b/>
          <w:bCs/>
          <w:u w:val="single"/>
        </w:rPr>
        <w:t>code and attach required supporting documentation</w:t>
      </w:r>
      <w:r w:rsidRPr="00D75F75">
        <w:rPr>
          <w:rFonts w:cs="Times New Roman"/>
        </w:rPr>
        <w:t xml:space="preserve"> to all charges on their credit card by the </w:t>
      </w:r>
      <w:r w:rsidRPr="00D75F75">
        <w:rPr>
          <w:rFonts w:cs="Times New Roman"/>
          <w:b/>
          <w:bCs/>
          <w:u w:val="single"/>
        </w:rPr>
        <w:t>last business day of the month</w:t>
      </w:r>
      <w:r w:rsidRPr="00D75F75">
        <w:rPr>
          <w:rFonts w:cs="Times New Roman"/>
        </w:rPr>
        <w:t>. However, to reduce any delays</w:t>
      </w:r>
      <w:r w:rsidR="002A2FCE">
        <w:rPr>
          <w:rFonts w:cs="Times New Roman"/>
        </w:rPr>
        <w:t>,</w:t>
      </w:r>
      <w:r w:rsidRPr="00D75F75">
        <w:rPr>
          <w:rFonts w:cs="Times New Roman"/>
        </w:rPr>
        <w:t xml:space="preserve"> Partners recommends that all expenses are coded within 48 hours of the charge. Receipts are required for all transactions $25.00 USD or more. All charges must be coded and have a “Pending approval” status by the last business day of month. If charges are not coded by the end of the month, on the 1</w:t>
      </w:r>
      <w:r w:rsidRPr="00D75F75">
        <w:rPr>
          <w:rFonts w:cs="Times New Roman"/>
          <w:vertAlign w:val="superscript"/>
        </w:rPr>
        <w:t>st</w:t>
      </w:r>
      <w:r w:rsidRPr="00D75F75">
        <w:rPr>
          <w:rFonts w:cs="Times New Roman"/>
        </w:rPr>
        <w:t xml:space="preserve"> of the next month the credit card will be frozen.</w:t>
      </w:r>
    </w:p>
    <w:p w14:paraId="37DC7A1E" w14:textId="163F7219" w:rsidR="00E416A9" w:rsidRDefault="00E416A9" w:rsidP="00E416A9">
      <w:pPr>
        <w:spacing w:line="360" w:lineRule="auto"/>
        <w:jc w:val="both"/>
        <w:rPr>
          <w:rFonts w:cs="Times New Roman"/>
        </w:rPr>
      </w:pPr>
      <w:r w:rsidRPr="00D75F75">
        <w:rPr>
          <w:rFonts w:cs="Times New Roman"/>
        </w:rPr>
        <w:t>Employees are responsible for having their monthly expenses approved by their supervisor by the 5</w:t>
      </w:r>
      <w:r w:rsidRPr="00D75F75">
        <w:rPr>
          <w:rFonts w:cs="Times New Roman"/>
          <w:vertAlign w:val="superscript"/>
        </w:rPr>
        <w:t>th</w:t>
      </w:r>
      <w:r w:rsidRPr="00D75F75">
        <w:rPr>
          <w:rFonts w:cs="Times New Roman"/>
        </w:rPr>
        <w:t xml:space="preserve"> of the following month or the last business day prior if the 5</w:t>
      </w:r>
      <w:r w:rsidRPr="00D75F75">
        <w:rPr>
          <w:rFonts w:cs="Times New Roman"/>
          <w:vertAlign w:val="superscript"/>
        </w:rPr>
        <w:t>th</w:t>
      </w:r>
      <w:r w:rsidRPr="00D75F75">
        <w:rPr>
          <w:rFonts w:cs="Times New Roman"/>
        </w:rPr>
        <w:t xml:space="preserve"> falls on a weekend or holiday. If supervisors fail to approve charges by the 5</w:t>
      </w:r>
      <w:r w:rsidRPr="00D75F75">
        <w:rPr>
          <w:rFonts w:cs="Times New Roman"/>
          <w:vertAlign w:val="superscript"/>
        </w:rPr>
        <w:t>th</w:t>
      </w:r>
      <w:r w:rsidRPr="00D75F75">
        <w:rPr>
          <w:rFonts w:cs="Times New Roman"/>
        </w:rPr>
        <w:t>, their credit cards will be frozen on the 6</w:t>
      </w:r>
      <w:r w:rsidRPr="00D75F75">
        <w:rPr>
          <w:rFonts w:cs="Times New Roman"/>
          <w:vertAlign w:val="superscript"/>
        </w:rPr>
        <w:t>th</w:t>
      </w:r>
      <w:r w:rsidRPr="00D75F75">
        <w:rPr>
          <w:rFonts w:cs="Times New Roman"/>
        </w:rPr>
        <w:t xml:space="preserve"> or next business day. The supervisor</w:t>
      </w:r>
      <w:r w:rsidR="002A2FCE">
        <w:rPr>
          <w:rFonts w:cs="Times New Roman"/>
        </w:rPr>
        <w:t>’</w:t>
      </w:r>
      <w:r w:rsidRPr="00D75F75">
        <w:rPr>
          <w:rFonts w:cs="Times New Roman"/>
        </w:rPr>
        <w:t xml:space="preserve">s credit card will be unfrozen once all pending charges are approved. </w:t>
      </w:r>
    </w:p>
    <w:p w14:paraId="674F6AC4" w14:textId="77777777" w:rsidR="00527FAB" w:rsidRPr="00C17238" w:rsidRDefault="00527FAB" w:rsidP="00CA1E03">
      <w:pPr>
        <w:pStyle w:val="Heading1"/>
      </w:pPr>
      <w:bookmarkStart w:id="634" w:name="_Toc222754549"/>
      <w:r w:rsidRPr="00C17238">
        <w:t>4. Financial Records, Audits &amp; Record Retention</w:t>
      </w:r>
      <w:bookmarkEnd w:id="634"/>
    </w:p>
    <w:p w14:paraId="6CBFD0D8" w14:textId="77777777" w:rsidR="00527FAB" w:rsidRPr="00C17238" w:rsidRDefault="00527FAB" w:rsidP="00DE7224">
      <w:pPr>
        <w:pStyle w:val="Heading2"/>
      </w:pPr>
      <w:bookmarkStart w:id="635" w:name="_Toc222754550"/>
      <w:r w:rsidRPr="00C17238">
        <w:t>4.1 Record Retention and Accounting</w:t>
      </w:r>
      <w:bookmarkEnd w:id="635"/>
    </w:p>
    <w:p w14:paraId="15BBE109" w14:textId="1F87509B"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must maintain financial records, supporting documents, statistical </w:t>
      </w:r>
      <w:r w:rsidR="002C154B" w:rsidRPr="00C17238">
        <w:rPr>
          <w:rFonts w:cs="Times New Roman"/>
        </w:rPr>
        <w:t>records,</w:t>
      </w:r>
      <w:r w:rsidRPr="00C17238">
        <w:rPr>
          <w:rFonts w:cs="Times New Roman"/>
        </w:rPr>
        <w:t xml:space="preserve"> and all other records, to support performance of, and charges to, the project. Such records must comply with accounting principles generally accepted in the U.S and </w:t>
      </w:r>
      <w:r w:rsidR="00B8238B">
        <w:rPr>
          <w:rFonts w:cs="Times New Roman"/>
        </w:rPr>
        <w:t>Honduras</w:t>
      </w:r>
      <w:r w:rsidR="004B6F6E">
        <w:rPr>
          <w:rFonts w:cs="Times New Roman"/>
        </w:rPr>
        <w:t xml:space="preserve"> and comply with Partners </w:t>
      </w:r>
      <w:hyperlink r:id="rId29" w:history="1">
        <w:r w:rsidR="004B6F6E" w:rsidRPr="00C87766">
          <w:rPr>
            <w:rStyle w:val="Hyperlink"/>
            <w:rFonts w:cs="Times New Roman"/>
          </w:rPr>
          <w:t>Record Retention Policy</w:t>
        </w:r>
      </w:hyperlink>
      <w:r w:rsidRPr="00C17238">
        <w:rPr>
          <w:rFonts w:cs="Times New Roman"/>
        </w:rPr>
        <w:t xml:space="preserve">. </w:t>
      </w:r>
      <w:r w:rsidR="007F0087">
        <w:rPr>
          <w:rFonts w:cs="Times New Roman"/>
        </w:rPr>
        <w:t xml:space="preserve">Partners </w:t>
      </w:r>
      <w:r w:rsidR="00B8238B">
        <w:rPr>
          <w:rFonts w:cs="Times New Roman"/>
        </w:rPr>
        <w:t>Honduras</w:t>
      </w:r>
      <w:r w:rsidR="007F0087">
        <w:rPr>
          <w:rFonts w:cs="Times New Roman"/>
        </w:rPr>
        <w:t xml:space="preserve">’ </w:t>
      </w:r>
      <w:r w:rsidR="009D424E">
        <w:rPr>
          <w:rFonts w:cs="Times New Roman"/>
        </w:rPr>
        <w:t>Representative Office will</w:t>
      </w:r>
      <w:r w:rsidR="009D424E" w:rsidRPr="009D424E">
        <w:rPr>
          <w:rFonts w:cs="Times New Roman"/>
        </w:rPr>
        <w:t xml:space="preserve"> keep records and request invoices and receipts issued by third parties </w:t>
      </w:r>
      <w:r w:rsidR="009D424E">
        <w:rPr>
          <w:rFonts w:cs="Times New Roman"/>
        </w:rPr>
        <w:t>in accordance with</w:t>
      </w:r>
      <w:r w:rsidR="009D424E" w:rsidRPr="009D424E">
        <w:rPr>
          <w:rFonts w:cs="Times New Roman"/>
        </w:rPr>
        <w:t xml:space="preserve"> </w:t>
      </w:r>
      <w:r w:rsidR="00B8238B">
        <w:rPr>
          <w:rFonts w:cs="Times New Roman"/>
        </w:rPr>
        <w:t>Hondura</w:t>
      </w:r>
      <w:r w:rsidR="007261A2">
        <w:rPr>
          <w:rFonts w:cs="Times New Roman"/>
        </w:rPr>
        <w:t>n</w:t>
      </w:r>
      <w:r w:rsidR="009D424E" w:rsidRPr="009D424E">
        <w:rPr>
          <w:rFonts w:cs="Times New Roman"/>
        </w:rPr>
        <w:t xml:space="preserve"> L</w:t>
      </w:r>
      <w:r w:rsidR="00487CD9">
        <w:rPr>
          <w:rFonts w:cs="Times New Roman"/>
        </w:rPr>
        <w:t>aw</w:t>
      </w:r>
      <w:r w:rsidR="006262C9">
        <w:rPr>
          <w:rFonts w:cs="Times New Roman"/>
        </w:rPr>
        <w:t xml:space="preserve"> for all expenses</w:t>
      </w:r>
      <w:r w:rsidR="009D424E" w:rsidRPr="009D424E">
        <w:rPr>
          <w:rFonts w:cs="Times New Roman"/>
        </w:rPr>
        <w:t>.</w:t>
      </w:r>
    </w:p>
    <w:p w14:paraId="63B4E5C4" w14:textId="1CB7E0D8"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records and any subrecipient records that pertain to the project must be retained in country during the timeframe that Partners has an office in country, for a minimum period of five years. After Partners </w:t>
      </w:r>
      <w:r w:rsidR="00B8238B">
        <w:rPr>
          <w:rFonts w:cs="Times New Roman"/>
        </w:rPr>
        <w:t>Honduras</w:t>
      </w:r>
      <w:r w:rsidRPr="00C17238">
        <w:rPr>
          <w:rFonts w:cs="Times New Roman"/>
        </w:rPr>
        <w:t xml:space="preserve"> closes operations in country and completes the fiscal closing process in accordance with the entity type, there is no further obligation to keep fiscal or financial files in country. Partners </w:t>
      </w:r>
      <w:r w:rsidR="00B8238B">
        <w:rPr>
          <w:rFonts w:cs="Times New Roman"/>
        </w:rPr>
        <w:t>Honduras</w:t>
      </w:r>
      <w:r w:rsidRPr="00C17238">
        <w:rPr>
          <w:rFonts w:cs="Times New Roman"/>
        </w:rPr>
        <w:t xml:space="preserve"> will</w:t>
      </w:r>
      <w:r w:rsidR="00794E47">
        <w:rPr>
          <w:rFonts w:cs="Times New Roman"/>
        </w:rPr>
        <w:t xml:space="preserve"> collaborate with</w:t>
      </w:r>
      <w:r w:rsidRPr="00C17238">
        <w:rPr>
          <w:rFonts w:cs="Times New Roman"/>
        </w:rPr>
        <w:t xml:space="preserve"> Partners HQ to transport the necessary documents to the international office.</w:t>
      </w:r>
    </w:p>
    <w:p w14:paraId="2DDF85B1" w14:textId="77777777" w:rsidR="00527FAB" w:rsidRPr="00DE7224" w:rsidRDefault="00527FAB" w:rsidP="00DE7224">
      <w:pPr>
        <w:pStyle w:val="Heading2"/>
      </w:pPr>
      <w:bookmarkStart w:id="636" w:name="_4.2_Filing_&amp;"/>
      <w:bookmarkStart w:id="637" w:name="_Toc222754551"/>
      <w:bookmarkEnd w:id="636"/>
      <w:r w:rsidRPr="00C17238">
        <w:t>4.2 Filing &amp; Records</w:t>
      </w:r>
      <w:bookmarkEnd w:id="637"/>
    </w:p>
    <w:p w14:paraId="5E32924C" w14:textId="00646E1B" w:rsidR="00630CCA" w:rsidRDefault="00527FAB" w:rsidP="004E3832">
      <w:pPr>
        <w:spacing w:after="120" w:line="360" w:lineRule="auto"/>
        <w:jc w:val="both"/>
        <w:rPr>
          <w:rFonts w:cs="Times New Roman"/>
        </w:rPr>
      </w:pPr>
      <w:r w:rsidRPr="00C17238">
        <w:rPr>
          <w:rFonts w:cs="Times New Roman"/>
        </w:rPr>
        <w:t xml:space="preserve">The FO Director is responsible for </w:t>
      </w:r>
      <w:r w:rsidR="004E3832">
        <w:rPr>
          <w:rFonts w:cs="Times New Roman"/>
        </w:rPr>
        <w:t xml:space="preserve">ensuring compliance with </w:t>
      </w:r>
      <w:r w:rsidR="00630CCA">
        <w:rPr>
          <w:rFonts w:cs="Times New Roman"/>
        </w:rPr>
        <w:t>Partners</w:t>
      </w:r>
      <w:r w:rsidR="00842EF6">
        <w:rPr>
          <w:rFonts w:cs="Times New Roman"/>
        </w:rPr>
        <w:t>’</w:t>
      </w:r>
      <w:r w:rsidR="00630CCA">
        <w:rPr>
          <w:rFonts w:cs="Times New Roman"/>
        </w:rPr>
        <w:t xml:space="preserve"> filing and record retention procedures</w:t>
      </w:r>
      <w:r w:rsidR="004E3832">
        <w:rPr>
          <w:rFonts w:cs="Times New Roman"/>
        </w:rPr>
        <w:t>.</w:t>
      </w:r>
      <w:r w:rsidRPr="00C17238">
        <w:rPr>
          <w:rFonts w:cs="Times New Roman"/>
        </w:rPr>
        <w:t xml:space="preserve"> In addition, they are responsible for maintaining the general filing system or appointing another member of the management team to assist in this process. </w:t>
      </w:r>
    </w:p>
    <w:p w14:paraId="289769E8" w14:textId="1D47CB33" w:rsidR="004E3832" w:rsidRDefault="00527FAB" w:rsidP="004E3832">
      <w:pPr>
        <w:spacing w:after="120" w:line="360" w:lineRule="auto"/>
        <w:jc w:val="both"/>
        <w:rPr>
          <w:rFonts w:cs="Times New Roman"/>
        </w:rPr>
      </w:pPr>
      <w:r w:rsidRPr="00C17238">
        <w:rPr>
          <w:rFonts w:cs="Times New Roman"/>
        </w:rPr>
        <w:t xml:space="preserve">At a minimum all </w:t>
      </w:r>
      <w:r w:rsidR="00630CCA">
        <w:rPr>
          <w:rFonts w:cs="Times New Roman"/>
        </w:rPr>
        <w:t xml:space="preserve">files, including </w:t>
      </w:r>
      <w:r w:rsidRPr="00C17238">
        <w:rPr>
          <w:rFonts w:cs="Times New Roman"/>
        </w:rPr>
        <w:t xml:space="preserve">financial records, supporting documents, statistical </w:t>
      </w:r>
      <w:r w:rsidR="002C154B" w:rsidRPr="00C17238">
        <w:rPr>
          <w:rFonts w:cs="Times New Roman"/>
        </w:rPr>
        <w:t>records,</w:t>
      </w:r>
      <w:r w:rsidRPr="00C17238">
        <w:rPr>
          <w:rFonts w:cs="Times New Roman"/>
        </w:rPr>
        <w:t xml:space="preserve"> and all other records, to support performance of, and charges to, the project must be uploaded to SharePoint in accordance with </w:t>
      </w:r>
      <w:hyperlink r:id="rId30" w:history="1">
        <w:r w:rsidR="004E3832" w:rsidRPr="001E6432">
          <w:rPr>
            <w:rStyle w:val="Hyperlink"/>
            <w:rFonts w:cs="Times New Roman"/>
          </w:rPr>
          <w:t>Partners File Structure Policy</w:t>
        </w:r>
      </w:hyperlink>
      <w:r w:rsidR="004E3832">
        <w:rPr>
          <w:rFonts w:cs="Times New Roman"/>
        </w:rPr>
        <w:t>.</w:t>
      </w:r>
      <w:r w:rsidR="00737221">
        <w:rPr>
          <w:rFonts w:cs="Times New Roman"/>
        </w:rPr>
        <w:t xml:space="preserve"> All documents saved to SharePoint and/or in PandaDoc must follow </w:t>
      </w:r>
      <w:hyperlink r:id="rId31" w:history="1">
        <w:r w:rsidR="00737221" w:rsidRPr="00C8361F">
          <w:rPr>
            <w:rStyle w:val="Hyperlink"/>
            <w:rFonts w:cs="Times New Roman"/>
          </w:rPr>
          <w:t>Partners E-Nomenclature Policy</w:t>
        </w:r>
      </w:hyperlink>
      <w:r w:rsidR="00737221">
        <w:rPr>
          <w:rFonts w:cs="Times New Roman"/>
        </w:rPr>
        <w:t>.</w:t>
      </w:r>
    </w:p>
    <w:p w14:paraId="7318A9F2" w14:textId="3D4D670F" w:rsidR="00527FAB" w:rsidRDefault="00527FAB" w:rsidP="00527FAB">
      <w:pPr>
        <w:spacing w:after="120" w:line="360" w:lineRule="auto"/>
        <w:jc w:val="both"/>
        <w:rPr>
          <w:rFonts w:cs="Times New Roman"/>
        </w:rPr>
      </w:pPr>
      <w:r w:rsidRPr="00C17238">
        <w:rPr>
          <w:rFonts w:cs="Times New Roman"/>
        </w:rPr>
        <w:t>If hard copies of documents are retained, they must be stored in a fire-proof filing cabinet with a lock. Access to the files should be restricted to the FO Director and FO Finance Manager.</w:t>
      </w:r>
    </w:p>
    <w:p w14:paraId="372B4B7D" w14:textId="77777777" w:rsidR="00C153F8" w:rsidRPr="00640F59" w:rsidRDefault="00C153F8" w:rsidP="00640F59">
      <w:pPr>
        <w:pStyle w:val="Heading3"/>
        <w:rPr>
          <w:rStyle w:val="Heading3Char"/>
        </w:rPr>
      </w:pPr>
      <w:bookmarkStart w:id="638" w:name="_Toc222754552"/>
      <w:r>
        <w:rPr>
          <w:rStyle w:val="Heading3Char"/>
          <w:b/>
          <w:bCs/>
        </w:rPr>
        <w:t>4</w:t>
      </w:r>
      <w:r w:rsidRPr="00A02D23">
        <w:rPr>
          <w:rStyle w:val="Heading3Char"/>
          <w:b/>
          <w:bCs/>
        </w:rPr>
        <w:t>.</w:t>
      </w:r>
      <w:r>
        <w:rPr>
          <w:rStyle w:val="Heading3Char"/>
          <w:b/>
          <w:bCs/>
        </w:rPr>
        <w:t>2</w:t>
      </w:r>
      <w:r w:rsidRPr="00A02D23">
        <w:rPr>
          <w:rStyle w:val="Heading3Char"/>
          <w:b/>
          <w:bCs/>
        </w:rPr>
        <w:t xml:space="preserve">.1 </w:t>
      </w:r>
      <w:r>
        <w:rPr>
          <w:rStyle w:val="Heading3Char"/>
          <w:b/>
          <w:bCs/>
        </w:rPr>
        <w:t>Privacy &amp; Personall</w:t>
      </w:r>
      <w:r w:rsidRPr="00640F59">
        <w:rPr>
          <w:rStyle w:val="Heading3Char"/>
        </w:rPr>
        <w:t>y</w:t>
      </w:r>
      <w:r>
        <w:rPr>
          <w:rStyle w:val="Heading3Char"/>
          <w:b/>
          <w:bCs/>
        </w:rPr>
        <w:t xml:space="preserve"> Identifying Information (PII)</w:t>
      </w:r>
      <w:bookmarkEnd w:id="638"/>
      <w:r w:rsidRPr="00640F59">
        <w:rPr>
          <w:rStyle w:val="Heading3Char"/>
        </w:rPr>
        <w:t xml:space="preserve"> </w:t>
      </w:r>
    </w:p>
    <w:p w14:paraId="12FBD321" w14:textId="0B45B8DA" w:rsidR="00C153F8" w:rsidRDefault="00C153F8" w:rsidP="00C153F8">
      <w:pPr>
        <w:spacing w:after="120" w:line="360" w:lineRule="auto"/>
        <w:jc w:val="both"/>
        <w:rPr>
          <w:rFonts w:cs="Times New Roman"/>
        </w:rPr>
      </w:pPr>
      <w:r>
        <w:rPr>
          <w:rFonts w:cs="Times New Roman"/>
        </w:rPr>
        <w:t xml:space="preserve">Partners </w:t>
      </w:r>
      <w:r w:rsidR="00B8238B">
        <w:rPr>
          <w:rFonts w:cs="Times New Roman"/>
        </w:rPr>
        <w:t>Honduras</w:t>
      </w:r>
      <w:r>
        <w:rPr>
          <w:rFonts w:cs="Times New Roman"/>
        </w:rPr>
        <w:t xml:space="preserve"> requires that all collection of data and information comply with Partners</w:t>
      </w:r>
      <w:ins w:id="639" w:author="Megan Ash" w:date="2026-01-14T10:19:00Z" w16du:dateUtc="2026-01-14T15:19:00Z">
        <w:r w:rsidR="00B349EA">
          <w:rPr>
            <w:rFonts w:cs="Times New Roman"/>
          </w:rPr>
          <w:t>’</w:t>
        </w:r>
      </w:ins>
      <w:r>
        <w:rPr>
          <w:rFonts w:cs="Times New Roman"/>
        </w:rPr>
        <w:t xml:space="preserve"> Policy on </w:t>
      </w:r>
      <w:hyperlink r:id="rId32" w:history="1">
        <w:r w:rsidRPr="00C17238">
          <w:rPr>
            <w:rStyle w:val="Hyperlink"/>
            <w:rFonts w:cs="Times New Roman"/>
          </w:rPr>
          <w:t>Privacy &amp; Personally Identifying Information</w:t>
        </w:r>
      </w:hyperlink>
      <w:r>
        <w:rPr>
          <w:rFonts w:cs="Times New Roman"/>
        </w:rPr>
        <w:t xml:space="preserve">. </w:t>
      </w:r>
      <w:r w:rsidRPr="00D60658">
        <w:rPr>
          <w:rFonts w:cs="Times New Roman"/>
        </w:rPr>
        <w:t>The Policy sets forth the minimum standards to protect personally identifiable information (“PII”) and outlines how and</w:t>
      </w:r>
      <w:r>
        <w:rPr>
          <w:rFonts w:cs="Times New Roman"/>
        </w:rPr>
        <w:t xml:space="preserve"> </w:t>
      </w:r>
      <w:r w:rsidRPr="00D60658">
        <w:rPr>
          <w:rFonts w:cs="Times New Roman"/>
        </w:rPr>
        <w:t>why Partners collects, processes, and handles PII. This policy also informs individuals about their</w:t>
      </w:r>
      <w:r>
        <w:rPr>
          <w:rFonts w:cs="Times New Roman"/>
        </w:rPr>
        <w:t xml:space="preserve"> r</w:t>
      </w:r>
      <w:r w:rsidRPr="00D60658">
        <w:rPr>
          <w:rFonts w:cs="Times New Roman"/>
        </w:rPr>
        <w:t>ights regarding data privacy. This policy applies to personal data provided to Partners</w:t>
      </w:r>
      <w:r w:rsidR="00F92467">
        <w:rPr>
          <w:rFonts w:cs="Times New Roman"/>
        </w:rPr>
        <w:t xml:space="preserve"> </w:t>
      </w:r>
      <w:r w:rsidR="00B8238B">
        <w:rPr>
          <w:rFonts w:cs="Times New Roman"/>
        </w:rPr>
        <w:t>Honduras</w:t>
      </w:r>
      <w:r w:rsidRPr="00D60658">
        <w:rPr>
          <w:rFonts w:cs="Times New Roman"/>
        </w:rPr>
        <w:t>, both by</w:t>
      </w:r>
      <w:r>
        <w:rPr>
          <w:rFonts w:cs="Times New Roman"/>
        </w:rPr>
        <w:t xml:space="preserve"> </w:t>
      </w:r>
      <w:r w:rsidRPr="00D60658">
        <w:rPr>
          <w:rFonts w:cs="Times New Roman"/>
        </w:rPr>
        <w:t>individuals themselves and/or by others. This policy is created to be transparent about why and</w:t>
      </w:r>
      <w:r>
        <w:rPr>
          <w:rFonts w:cs="Times New Roman"/>
        </w:rPr>
        <w:t xml:space="preserve"> </w:t>
      </w:r>
      <w:r w:rsidRPr="00D60658">
        <w:rPr>
          <w:rFonts w:cs="Times New Roman"/>
        </w:rPr>
        <w:t xml:space="preserve">how Partners process personal data. </w:t>
      </w:r>
      <w:r w:rsidRPr="00C17238">
        <w:rPr>
          <w:rFonts w:cs="Times New Roman"/>
        </w:rPr>
        <w:t xml:space="preserve">Reference Partners </w:t>
      </w:r>
      <w:r w:rsidR="00B8238B">
        <w:rPr>
          <w:rFonts w:cs="Times New Roman"/>
        </w:rPr>
        <w:t>Honduras</w:t>
      </w:r>
      <w:r w:rsidRPr="00C17238">
        <w:rPr>
          <w:rFonts w:cs="Times New Roman"/>
        </w:rPr>
        <w:t xml:space="preserve">’s full policy on </w:t>
      </w:r>
      <w:hyperlink r:id="rId33" w:history="1">
        <w:r w:rsidRPr="00C17238">
          <w:rPr>
            <w:rStyle w:val="Hyperlink"/>
            <w:rFonts w:cs="Times New Roman"/>
          </w:rPr>
          <w:t>Privacy &amp; Personally Identifying Information</w:t>
        </w:r>
      </w:hyperlink>
      <w:r>
        <w:rPr>
          <w:rFonts w:cs="Times New Roman"/>
        </w:rPr>
        <w:t>.</w:t>
      </w:r>
    </w:p>
    <w:p w14:paraId="53365E9E" w14:textId="0E6B5CFC" w:rsidR="00AE4570" w:rsidRPr="00C17238" w:rsidRDefault="00AE4570" w:rsidP="00C153F8">
      <w:pPr>
        <w:spacing w:after="120" w:line="360" w:lineRule="auto"/>
        <w:jc w:val="both"/>
        <w:rPr>
          <w:rFonts w:cs="Times New Roman"/>
        </w:rPr>
      </w:pPr>
      <w:r>
        <w:rPr>
          <w:rFonts w:cs="Times New Roman"/>
        </w:rPr>
        <w:t>The</w:t>
      </w:r>
      <w:r w:rsidRPr="00AE4570">
        <w:rPr>
          <w:rFonts w:cs="Times New Roman"/>
        </w:rPr>
        <w:t xml:space="preserve"> </w:t>
      </w:r>
      <w:r>
        <w:rPr>
          <w:rFonts w:cs="Times New Roman"/>
        </w:rPr>
        <w:t xml:space="preserve">Honduras office will comply with </w:t>
      </w:r>
      <w:r w:rsidRPr="00AE4570">
        <w:rPr>
          <w:rFonts w:cs="Times New Roman"/>
        </w:rPr>
        <w:t>Honduran Constitution Articles 76, 100, and 182</w:t>
      </w:r>
      <w:r>
        <w:rPr>
          <w:rFonts w:cs="Times New Roman"/>
        </w:rPr>
        <w:t xml:space="preserve">, which </w:t>
      </w:r>
      <w:r w:rsidRPr="00AE4570">
        <w:rPr>
          <w:rFonts w:cs="Times New Roman"/>
        </w:rPr>
        <w:t>guarantees the right to personal and family privacy, the inviolability of communications, and the constitutional guarantee of Habeas Data</w:t>
      </w:r>
      <w:r>
        <w:rPr>
          <w:rFonts w:cs="Times New Roman"/>
        </w:rPr>
        <w:t xml:space="preserve"> </w:t>
      </w:r>
      <w:r w:rsidRPr="00AE4570">
        <w:rPr>
          <w:rFonts w:cs="Times New Roman"/>
        </w:rPr>
        <w:t xml:space="preserve">giving all individuals the right to access, update, rectify, and suppress personal information held about them in public or private databases. These protections are further supported by the Law of the Civil Registry (Decree 62-2004) and the Law for Transparency and Access to Public Information (Decree 170-2006), which establish requirements for the handling of personal data held by public institutions and restrict the disclosure of information classified as confidential. </w:t>
      </w:r>
      <w:r w:rsidR="00D513CA">
        <w:rPr>
          <w:rFonts w:cs="Times New Roman"/>
        </w:rPr>
        <w:t>Partners</w:t>
      </w:r>
      <w:r w:rsidRPr="00AE4570">
        <w:rPr>
          <w:rFonts w:cs="Times New Roman"/>
        </w:rPr>
        <w:t xml:space="preserve"> staff, consultants, and affiliates operating in Honduras are required to handle personally identifiable information with care and discretion, limit access to PII to those with a legitimate programmatic need, refrain from unauthorized disclosure or transmission of personal data, and ensure that any collection or use of personal information from program beneficiaries, staff, or partners is conducted with appropriate consent and in accordance with applicable Honduran law.</w:t>
      </w:r>
    </w:p>
    <w:p w14:paraId="143C902B" w14:textId="77777777" w:rsidR="00527FAB" w:rsidRPr="00C17238" w:rsidRDefault="00527FAB" w:rsidP="00DE7224">
      <w:pPr>
        <w:pStyle w:val="Heading2"/>
      </w:pPr>
      <w:bookmarkStart w:id="640" w:name="_Toc222754553"/>
      <w:r w:rsidRPr="00C17238">
        <w:t>4.3 Audits</w:t>
      </w:r>
      <w:bookmarkEnd w:id="640"/>
      <w:r w:rsidRPr="00C17238">
        <w:t xml:space="preserve"> </w:t>
      </w:r>
    </w:p>
    <w:p w14:paraId="727380C8" w14:textId="6C88B976"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must have an annual audit conducted in accordance with</w:t>
      </w:r>
      <w:r w:rsidR="00504288">
        <w:t xml:space="preserve"> </w:t>
      </w:r>
      <w:hyperlink r:id="rId34" w:history="1">
        <w:r w:rsidR="00504288" w:rsidRPr="00504288">
          <w:rPr>
            <w:rStyle w:val="Hyperlink"/>
          </w:rPr>
          <w:t>2</w:t>
        </w:r>
        <w:r w:rsidR="00CA2013">
          <w:rPr>
            <w:rStyle w:val="Hyperlink"/>
          </w:rPr>
          <w:t xml:space="preserve"> </w:t>
        </w:r>
        <w:r w:rsidR="00504288" w:rsidRPr="00504288">
          <w:rPr>
            <w:rStyle w:val="Hyperlink"/>
          </w:rPr>
          <w:t>CFR</w:t>
        </w:r>
        <w:r w:rsidR="00CA2013">
          <w:rPr>
            <w:rStyle w:val="Hyperlink"/>
          </w:rPr>
          <w:t xml:space="preserve"> </w:t>
        </w:r>
        <w:r w:rsidR="00504288" w:rsidRPr="00504288">
          <w:rPr>
            <w:rStyle w:val="Hyperlink"/>
          </w:rPr>
          <w:t>200 Subpart F</w:t>
        </w:r>
      </w:hyperlink>
      <w:r w:rsidRPr="00C17238">
        <w:rPr>
          <w:rFonts w:cs="Times New Roman"/>
        </w:rPr>
        <w:t xml:space="preserve">, for any fiscal year (January – December) in which Partners </w:t>
      </w:r>
      <w:r w:rsidR="00B8238B">
        <w:rPr>
          <w:rFonts w:cs="Times New Roman"/>
        </w:rPr>
        <w:t>Honduras</w:t>
      </w:r>
      <w:r w:rsidRPr="00C17238">
        <w:rPr>
          <w:rFonts w:cs="Times New Roman"/>
        </w:rPr>
        <w:t xml:space="preserve"> expends a combined total of USD $</w:t>
      </w:r>
      <w:r w:rsidR="00005D75">
        <w:rPr>
          <w:rFonts w:cs="Times New Roman"/>
        </w:rPr>
        <w:t>1,000</w:t>
      </w:r>
      <w:r w:rsidRPr="00C17238">
        <w:rPr>
          <w:rFonts w:cs="Times New Roman"/>
        </w:rPr>
        <w:t xml:space="preserve">,000 or more in all Federal awards. Any donor can make a request and has the right to conduct an audit any time during the life of a project/program that the donor funds. Any annual audit must be conducted in coordination with Partners HQ. The terms of reference and the selection of the audit firm must be approved by the </w:t>
      </w:r>
      <w:r w:rsidR="00383548">
        <w:rPr>
          <w:rFonts w:cs="Times New Roman"/>
        </w:rPr>
        <w:t>Controller</w:t>
      </w:r>
      <w:r w:rsidRPr="00C17238">
        <w:rPr>
          <w:rFonts w:cs="Times New Roman"/>
        </w:rPr>
        <w:t xml:space="preserve"> at Partners HQ.</w:t>
      </w:r>
    </w:p>
    <w:p w14:paraId="54207D94" w14:textId="77777777" w:rsidR="00527FAB" w:rsidRPr="00C17238" w:rsidRDefault="00527FAB" w:rsidP="00527FAB">
      <w:pPr>
        <w:spacing w:after="120" w:line="360" w:lineRule="auto"/>
        <w:jc w:val="both"/>
        <w:rPr>
          <w:rFonts w:cs="Times New Roman"/>
        </w:rPr>
      </w:pPr>
      <w:r w:rsidRPr="00C17238">
        <w:rPr>
          <w:rFonts w:cs="Times New Roman"/>
        </w:rPr>
        <w:t>Partners HQ retains the right to conduct a financial review, require an audit, or otherwise ensure adequate accountability of organizations expending federal funds, regardless of the audit requirements above.</w:t>
      </w:r>
    </w:p>
    <w:p w14:paraId="5DBF72BF" w14:textId="14E33D15" w:rsidR="00527FAB" w:rsidRPr="00C17238" w:rsidRDefault="00527FAB" w:rsidP="00CA1E03">
      <w:pPr>
        <w:pStyle w:val="Heading1"/>
      </w:pPr>
      <w:bookmarkStart w:id="641" w:name="_Toc222754554"/>
      <w:r w:rsidRPr="00C17238">
        <w:t>5. Inventory</w:t>
      </w:r>
      <w:r w:rsidR="00580FF8">
        <w:t xml:space="preserve"> and Information Technology (IT)</w:t>
      </w:r>
      <w:r w:rsidRPr="00C17238">
        <w:t xml:space="preserve"> Control</w:t>
      </w:r>
      <w:r w:rsidR="006813C6">
        <w:t>s</w:t>
      </w:r>
      <w:bookmarkEnd w:id="641"/>
    </w:p>
    <w:p w14:paraId="14A1FB48" w14:textId="77777777" w:rsidR="00527FAB" w:rsidRPr="00C17238" w:rsidRDefault="00527FAB" w:rsidP="00DE7224">
      <w:pPr>
        <w:pStyle w:val="Heading2"/>
      </w:pPr>
      <w:bookmarkStart w:id="642" w:name="_Toc222754555"/>
      <w:r w:rsidRPr="00C17238">
        <w:t>5.1 Equipment vs. Supplies</w:t>
      </w:r>
      <w:bookmarkEnd w:id="642"/>
      <w:r w:rsidRPr="00C17238">
        <w:t xml:space="preserve"> </w:t>
      </w:r>
    </w:p>
    <w:p w14:paraId="2531B03B" w14:textId="2F461915" w:rsidR="00527FAB" w:rsidRPr="00C17238" w:rsidRDefault="00527FAB" w:rsidP="00527FAB">
      <w:pPr>
        <w:pStyle w:val="ListParagraph"/>
        <w:numPr>
          <w:ilvl w:val="0"/>
          <w:numId w:val="37"/>
        </w:numPr>
        <w:spacing w:line="360" w:lineRule="auto"/>
        <w:jc w:val="both"/>
        <w:rPr>
          <w:rFonts w:cs="Times New Roman"/>
        </w:rPr>
      </w:pPr>
      <w:r w:rsidRPr="00C17238">
        <w:rPr>
          <w:rFonts w:cs="Times New Roman"/>
          <w:b/>
        </w:rPr>
        <w:t>Equipment</w:t>
      </w:r>
      <w:r w:rsidRPr="00C17238">
        <w:rPr>
          <w:rFonts w:cs="Times New Roman"/>
        </w:rPr>
        <w:t xml:space="preserve"> means tangible personal property (including information technology systems) having a useful life of more than one year and a per-unit acquisition cost which equals or exceeds USD $</w:t>
      </w:r>
      <w:r w:rsidR="009B4A1A">
        <w:rPr>
          <w:rFonts w:cs="Times New Roman"/>
        </w:rPr>
        <w:t>10,000</w:t>
      </w:r>
      <w:r w:rsidRPr="00C17238">
        <w:rPr>
          <w:rFonts w:cs="Times New Roman"/>
        </w:rPr>
        <w:t>.</w:t>
      </w:r>
    </w:p>
    <w:p w14:paraId="7E428E50" w14:textId="2F3D0269" w:rsidR="00527FAB" w:rsidRDefault="00527FAB" w:rsidP="00527FAB">
      <w:pPr>
        <w:pStyle w:val="ListParagraph"/>
        <w:numPr>
          <w:ilvl w:val="0"/>
          <w:numId w:val="37"/>
        </w:numPr>
        <w:spacing w:line="360" w:lineRule="auto"/>
        <w:jc w:val="both"/>
        <w:rPr>
          <w:rFonts w:cs="Times New Roman"/>
        </w:rPr>
      </w:pPr>
      <w:r w:rsidRPr="00C17238">
        <w:rPr>
          <w:rFonts w:cs="Times New Roman"/>
          <w:b/>
        </w:rPr>
        <w:t>Supplies</w:t>
      </w:r>
      <w:r w:rsidRPr="00C17238">
        <w:rPr>
          <w:rFonts w:cs="Times New Roman"/>
        </w:rPr>
        <w:t xml:space="preserve"> means all tangible personal property other than those described in equipment (above). A computing device (e.g. computers, etc.) is a supply if the acquisition cost is less than USD $</w:t>
      </w:r>
      <w:r w:rsidR="009B4A1A">
        <w:rPr>
          <w:rFonts w:cs="Times New Roman"/>
        </w:rPr>
        <w:t>10</w:t>
      </w:r>
      <w:r w:rsidRPr="00C17238">
        <w:rPr>
          <w:rFonts w:cs="Times New Roman"/>
        </w:rPr>
        <w:t>,000, regardless of the length of its useful life.</w:t>
      </w:r>
    </w:p>
    <w:p w14:paraId="55F5694F" w14:textId="3684662F" w:rsidR="00CB6358" w:rsidRPr="00C17238" w:rsidRDefault="00CB6358" w:rsidP="00CB6358">
      <w:pPr>
        <w:pStyle w:val="Heading3"/>
      </w:pPr>
      <w:bookmarkStart w:id="643" w:name="_Toc222754556"/>
      <w:r>
        <w:t>5</w:t>
      </w:r>
      <w:r w:rsidRPr="00C17238">
        <w:t>.</w:t>
      </w:r>
      <w:r>
        <w:t>1</w:t>
      </w:r>
      <w:r w:rsidRPr="00C17238">
        <w:t xml:space="preserve">.1 </w:t>
      </w:r>
      <w:r w:rsidR="00D2612D">
        <w:t>Section 889 Compliance</w:t>
      </w:r>
      <w:bookmarkEnd w:id="643"/>
    </w:p>
    <w:p w14:paraId="7AAE1DC0" w14:textId="1180309E" w:rsidR="004743E5" w:rsidRPr="004743E5" w:rsidRDefault="006F12EC" w:rsidP="00F6356B">
      <w:pPr>
        <w:spacing w:line="360" w:lineRule="auto"/>
        <w:jc w:val="both"/>
        <w:rPr>
          <w:rFonts w:cs="Times New Roman"/>
        </w:rPr>
      </w:pPr>
      <w:r>
        <w:rPr>
          <w:rFonts w:cs="Times New Roman"/>
        </w:rPr>
        <w:t xml:space="preserve">All equipment and supplies purchased with U.S. Government funds must comply with Partners </w:t>
      </w:r>
      <w:r w:rsidR="00B8238B">
        <w:rPr>
          <w:rFonts w:cs="Times New Roman"/>
        </w:rPr>
        <w:t>Honduras</w:t>
      </w:r>
      <w:r>
        <w:rPr>
          <w:rFonts w:cs="Times New Roman"/>
        </w:rPr>
        <w:t xml:space="preserve"> </w:t>
      </w:r>
      <w:hyperlink r:id="rId35" w:history="1">
        <w:r w:rsidRPr="000048D6">
          <w:rPr>
            <w:rStyle w:val="Hyperlink"/>
            <w:rFonts w:cs="Times New Roman"/>
          </w:rPr>
          <w:t>Section 889 Policy</w:t>
        </w:r>
      </w:hyperlink>
      <w:r>
        <w:rPr>
          <w:rFonts w:cs="Times New Roman"/>
        </w:rPr>
        <w:t>.</w:t>
      </w:r>
      <w:r w:rsidR="00CB6358" w:rsidRPr="00C17238">
        <w:rPr>
          <w:rFonts w:cs="Times New Roman"/>
        </w:rPr>
        <w:t xml:space="preserve"> </w:t>
      </w:r>
      <w:r w:rsidR="00D2612D" w:rsidRPr="00D2612D">
        <w:rPr>
          <w:rFonts w:cs="Times New Roman"/>
        </w:rPr>
        <w:t xml:space="preserve">This policy </w:t>
      </w:r>
      <w:r w:rsidR="00B96D6C">
        <w:rPr>
          <w:rFonts w:cs="Times New Roman"/>
        </w:rPr>
        <w:t>states</w:t>
      </w:r>
      <w:r w:rsidR="00D2612D" w:rsidRPr="00D2612D">
        <w:rPr>
          <w:rFonts w:cs="Times New Roman"/>
        </w:rPr>
        <w:t xml:space="preserve"> that no telecommunications or video surveillance equipment or services </w:t>
      </w:r>
      <w:r w:rsidR="00B37F8B">
        <w:rPr>
          <w:rFonts w:cs="Times New Roman"/>
        </w:rPr>
        <w:t xml:space="preserve">are </w:t>
      </w:r>
      <w:r w:rsidR="00D2612D" w:rsidRPr="00D2612D">
        <w:rPr>
          <w:rFonts w:cs="Times New Roman"/>
        </w:rPr>
        <w:t>sourced from prohibited Chinese companies</w:t>
      </w:r>
      <w:r w:rsidR="000C2F75">
        <w:rPr>
          <w:rFonts w:cs="Times New Roman"/>
        </w:rPr>
        <w:t xml:space="preserve"> </w:t>
      </w:r>
      <w:r w:rsidR="005E26B2">
        <w:rPr>
          <w:rFonts w:cs="Times New Roman"/>
        </w:rPr>
        <w:t>(</w:t>
      </w:r>
      <w:r w:rsidR="00DA72F9">
        <w:rPr>
          <w:rFonts w:cs="Times New Roman"/>
        </w:rPr>
        <w:t>which include</w:t>
      </w:r>
      <w:r w:rsidR="005E26B2" w:rsidRPr="000C2F75">
        <w:rPr>
          <w:rFonts w:cs="Times New Roman"/>
        </w:rPr>
        <w:t xml:space="preserve"> Huawei Technologies Company or ZTE Corporation or any subsidiary or affiliate of such entities)</w:t>
      </w:r>
      <w:r w:rsidR="00D2612D" w:rsidRPr="00D2612D">
        <w:rPr>
          <w:rFonts w:cs="Times New Roman"/>
        </w:rPr>
        <w:t xml:space="preserve">, are utilized within Partners operations. </w:t>
      </w:r>
      <w:r w:rsidR="00F6356B">
        <w:rPr>
          <w:rFonts w:cs="Times New Roman"/>
        </w:rPr>
        <w:t xml:space="preserve">Partners </w:t>
      </w:r>
      <w:r w:rsidR="00B8238B">
        <w:rPr>
          <w:rFonts w:cs="Times New Roman"/>
        </w:rPr>
        <w:t>Honduras</w:t>
      </w:r>
      <w:r w:rsidR="00F6356B">
        <w:rPr>
          <w:rFonts w:cs="Times New Roman"/>
        </w:rPr>
        <w:t xml:space="preserve"> is</w:t>
      </w:r>
      <w:r w:rsidR="004743E5" w:rsidRPr="004743E5">
        <w:rPr>
          <w:rFonts w:cs="Times New Roman"/>
        </w:rPr>
        <w:t xml:space="preserve"> prohibited from using grant funds to:</w:t>
      </w:r>
    </w:p>
    <w:p w14:paraId="0B626B04" w14:textId="53F82903" w:rsidR="00F6356B" w:rsidRDefault="004743E5" w:rsidP="004743E5">
      <w:pPr>
        <w:pStyle w:val="ListParagraph"/>
        <w:numPr>
          <w:ilvl w:val="0"/>
          <w:numId w:val="254"/>
        </w:numPr>
        <w:spacing w:line="360" w:lineRule="auto"/>
        <w:jc w:val="both"/>
        <w:rPr>
          <w:rFonts w:cs="Times New Roman"/>
        </w:rPr>
      </w:pPr>
      <w:r w:rsidRPr="00F6356B">
        <w:rPr>
          <w:rFonts w:cs="Times New Roman"/>
        </w:rPr>
        <w:t xml:space="preserve">Procure or obtain, </w:t>
      </w:r>
      <w:r w:rsidR="000066CF" w:rsidRPr="00F6356B">
        <w:rPr>
          <w:rFonts w:cs="Times New Roman"/>
        </w:rPr>
        <w:t>extend,</w:t>
      </w:r>
      <w:r w:rsidRPr="00F6356B">
        <w:rPr>
          <w:rFonts w:cs="Times New Roman"/>
        </w:rPr>
        <w:t xml:space="preserve"> or renew a contract </w:t>
      </w:r>
      <w:r w:rsidR="002A250A" w:rsidRPr="00D2612D">
        <w:rPr>
          <w:rFonts w:cs="Times New Roman"/>
        </w:rPr>
        <w:t>sourced from prohibited Chinese companies</w:t>
      </w:r>
      <w:r w:rsidRPr="00F6356B">
        <w:rPr>
          <w:rFonts w:cs="Times New Roman"/>
        </w:rPr>
        <w:t>;</w:t>
      </w:r>
    </w:p>
    <w:p w14:paraId="42D4327A" w14:textId="662EE20F" w:rsidR="00F6356B" w:rsidRDefault="004743E5" w:rsidP="004743E5">
      <w:pPr>
        <w:pStyle w:val="ListParagraph"/>
        <w:numPr>
          <w:ilvl w:val="0"/>
          <w:numId w:val="254"/>
        </w:numPr>
        <w:spacing w:line="360" w:lineRule="auto"/>
        <w:jc w:val="both"/>
        <w:rPr>
          <w:rFonts w:cs="Times New Roman"/>
        </w:rPr>
      </w:pPr>
      <w:r w:rsidRPr="00F6356B">
        <w:rPr>
          <w:rFonts w:cs="Times New Roman"/>
        </w:rPr>
        <w:t>Enter into a contract (extend or renew a contract to procure</w:t>
      </w:r>
      <w:r w:rsidR="00F6356B">
        <w:rPr>
          <w:rFonts w:cs="Times New Roman"/>
        </w:rPr>
        <w:t>)</w:t>
      </w:r>
      <w:r w:rsidR="002A250A">
        <w:rPr>
          <w:rFonts w:cs="Times New Roman"/>
        </w:rPr>
        <w:t xml:space="preserve"> </w:t>
      </w:r>
      <w:r w:rsidR="002A250A" w:rsidRPr="00D2612D">
        <w:rPr>
          <w:rFonts w:cs="Times New Roman"/>
        </w:rPr>
        <w:t>sourced from prohibited Chinese companies</w:t>
      </w:r>
      <w:r w:rsidRPr="00F6356B">
        <w:rPr>
          <w:rFonts w:cs="Times New Roman"/>
        </w:rPr>
        <w:t>; or</w:t>
      </w:r>
    </w:p>
    <w:p w14:paraId="4A6FFEFB" w14:textId="0D9A0893" w:rsidR="00F6356B" w:rsidRDefault="004743E5" w:rsidP="004743E5">
      <w:pPr>
        <w:pStyle w:val="ListParagraph"/>
        <w:numPr>
          <w:ilvl w:val="0"/>
          <w:numId w:val="254"/>
        </w:numPr>
        <w:spacing w:line="360" w:lineRule="auto"/>
        <w:jc w:val="both"/>
        <w:rPr>
          <w:rFonts w:cs="Times New Roman"/>
        </w:rPr>
      </w:pPr>
      <w:r w:rsidRPr="00F6356B">
        <w:rPr>
          <w:rFonts w:cs="Times New Roman"/>
        </w:rPr>
        <w:t>Obtain the equipment, services or systems</w:t>
      </w:r>
      <w:r w:rsidR="002A250A">
        <w:rPr>
          <w:rFonts w:cs="Times New Roman"/>
        </w:rPr>
        <w:t xml:space="preserve"> </w:t>
      </w:r>
      <w:r w:rsidR="002A250A" w:rsidRPr="00D2612D">
        <w:rPr>
          <w:rFonts w:cs="Times New Roman"/>
        </w:rPr>
        <w:t>sourced from prohibited Chinese companies</w:t>
      </w:r>
      <w:r w:rsidRPr="00F6356B">
        <w:rPr>
          <w:rFonts w:cs="Times New Roman"/>
        </w:rPr>
        <w:t>.</w:t>
      </w:r>
    </w:p>
    <w:p w14:paraId="6A64F429" w14:textId="77777777" w:rsidR="00963B2A" w:rsidRPr="00963B2A" w:rsidRDefault="00963B2A" w:rsidP="00963B2A">
      <w:pPr>
        <w:spacing w:line="360" w:lineRule="auto"/>
        <w:jc w:val="both"/>
        <w:rPr>
          <w:rFonts w:cs="Times New Roman"/>
        </w:rPr>
      </w:pPr>
    </w:p>
    <w:p w14:paraId="149BC56B" w14:textId="6D57E198" w:rsidR="00AA566F" w:rsidRPr="00CB6358" w:rsidRDefault="00963B2A" w:rsidP="00640F59">
      <w:pPr>
        <w:spacing w:line="360" w:lineRule="auto"/>
        <w:jc w:val="both"/>
        <w:rPr>
          <w:rFonts w:cs="Times New Roman"/>
        </w:rPr>
      </w:pPr>
      <w:r>
        <w:t>For all items that fall under “covered telecommunication equipment or services</w:t>
      </w:r>
      <w:r w:rsidR="00EF5757">
        <w:t>,</w:t>
      </w:r>
      <w:r>
        <w:t xml:space="preserve">” the </w:t>
      </w:r>
      <w:r w:rsidR="00FF220F">
        <w:t xml:space="preserve">FO Director </w:t>
      </w:r>
      <w:r>
        <w:t>must</w:t>
      </w:r>
      <w:r>
        <w:rPr>
          <w:spacing w:val="-9"/>
        </w:rPr>
        <w:t xml:space="preserve"> </w:t>
      </w:r>
      <w:r>
        <w:t>assess</w:t>
      </w:r>
      <w:r>
        <w:rPr>
          <w:spacing w:val="-11"/>
        </w:rPr>
        <w:t xml:space="preserve"> </w:t>
      </w:r>
      <w:r>
        <w:t>these</w:t>
      </w:r>
      <w:r>
        <w:rPr>
          <w:spacing w:val="-12"/>
        </w:rPr>
        <w:t xml:space="preserve"> </w:t>
      </w:r>
      <w:r>
        <w:t>equipment</w:t>
      </w:r>
      <w:r>
        <w:rPr>
          <w:spacing w:val="-10"/>
        </w:rPr>
        <w:t xml:space="preserve"> </w:t>
      </w:r>
      <w:r>
        <w:t>or</w:t>
      </w:r>
      <w:r>
        <w:rPr>
          <w:spacing w:val="-11"/>
        </w:rPr>
        <w:t xml:space="preserve"> </w:t>
      </w:r>
      <w:r>
        <w:t>services</w:t>
      </w:r>
      <w:r>
        <w:rPr>
          <w:spacing w:val="-7"/>
        </w:rPr>
        <w:t xml:space="preserve"> </w:t>
      </w:r>
      <w:r>
        <w:t>and</w:t>
      </w:r>
      <w:r>
        <w:rPr>
          <w:spacing w:val="-11"/>
        </w:rPr>
        <w:t xml:space="preserve"> </w:t>
      </w:r>
      <w:r>
        <w:t>determine</w:t>
      </w:r>
      <w:r>
        <w:rPr>
          <w:spacing w:val="-12"/>
        </w:rPr>
        <w:t xml:space="preserve"> </w:t>
      </w:r>
      <w:r>
        <w:t>if</w:t>
      </w:r>
      <w:r>
        <w:rPr>
          <w:spacing w:val="-11"/>
        </w:rPr>
        <w:t xml:space="preserve"> </w:t>
      </w:r>
      <w:r>
        <w:t>they</w:t>
      </w:r>
      <w:r>
        <w:rPr>
          <w:spacing w:val="-11"/>
        </w:rPr>
        <w:t xml:space="preserve"> </w:t>
      </w:r>
      <w:r>
        <w:t xml:space="preserve">are sourced from prohibited companies listed in Section 889. If they are not sourced from prohibited companies, then they must signed the annual </w:t>
      </w:r>
      <w:hyperlink r:id="rId36" w:anchor="/templates/MM7heCJMmXpwuqB5f5ZrGF">
        <w:r>
          <w:rPr>
            <w:color w:val="0000FF"/>
            <w:u w:val="single" w:color="0000FF"/>
          </w:rPr>
          <w:t>Certification of Covered Telecommunication</w:t>
        </w:r>
      </w:hyperlink>
      <w:r>
        <w:rPr>
          <w:color w:val="0000FF"/>
        </w:rPr>
        <w:t xml:space="preserve"> </w:t>
      </w:r>
      <w:hyperlink r:id="rId37">
        <w:r>
          <w:rPr>
            <w:color w:val="0000FF"/>
            <w:u w:val="single" w:color="0000FF"/>
          </w:rPr>
          <w:t>Equipment</w:t>
        </w:r>
        <w:r>
          <w:rPr>
            <w:color w:val="0000FF"/>
            <w:spacing w:val="-10"/>
            <w:u w:val="single" w:color="0000FF"/>
          </w:rPr>
          <w:t xml:space="preserve"> </w:t>
        </w:r>
        <w:r>
          <w:rPr>
            <w:color w:val="0000FF"/>
            <w:u w:val="single" w:color="0000FF"/>
          </w:rPr>
          <w:t>or</w:t>
        </w:r>
        <w:r>
          <w:rPr>
            <w:color w:val="0000FF"/>
            <w:spacing w:val="-11"/>
            <w:u w:val="single" w:color="0000FF"/>
          </w:rPr>
          <w:t xml:space="preserve"> </w:t>
        </w:r>
        <w:r>
          <w:rPr>
            <w:color w:val="0000FF"/>
            <w:u w:val="single" w:color="0000FF"/>
          </w:rPr>
          <w:t>Services</w:t>
        </w:r>
        <w:r>
          <w:t>.</w:t>
        </w:r>
      </w:hyperlink>
      <w:r>
        <w:rPr>
          <w:spacing w:val="-8"/>
        </w:rPr>
        <w:t xml:space="preserve"> </w:t>
      </w:r>
    </w:p>
    <w:p w14:paraId="5A5A8CD2" w14:textId="77777777" w:rsidR="00527FAB" w:rsidRPr="00C17238" w:rsidRDefault="00527FAB" w:rsidP="00DE7224">
      <w:pPr>
        <w:pStyle w:val="Heading2"/>
      </w:pPr>
      <w:bookmarkStart w:id="644" w:name="_5.2_Inventory_Control"/>
      <w:bookmarkStart w:id="645" w:name="_Toc222754557"/>
      <w:bookmarkEnd w:id="644"/>
      <w:r w:rsidRPr="00C17238">
        <w:t>5.2 Inventory Control Requirements</w:t>
      </w:r>
      <w:bookmarkEnd w:id="645"/>
      <w:r w:rsidRPr="00C17238">
        <w:t xml:space="preserve"> </w:t>
      </w:r>
    </w:p>
    <w:p w14:paraId="5ED93492" w14:textId="6E74B32C" w:rsidR="00527FAB" w:rsidRPr="00C17238" w:rsidRDefault="00527FAB" w:rsidP="00527FAB">
      <w:pPr>
        <w:spacing w:after="120" w:line="360" w:lineRule="auto"/>
        <w:jc w:val="both"/>
        <w:rPr>
          <w:rFonts w:cs="Times New Roman"/>
        </w:rPr>
      </w:pPr>
      <w:r w:rsidRPr="00C17238">
        <w:rPr>
          <w:rFonts w:cs="Times New Roman"/>
        </w:rPr>
        <w:t xml:space="preserve">A physical inventory of Partners </w:t>
      </w:r>
      <w:r w:rsidR="00B8238B">
        <w:rPr>
          <w:rFonts w:cs="Times New Roman"/>
        </w:rPr>
        <w:t>Honduras</w:t>
      </w:r>
      <w:r w:rsidRPr="00C17238">
        <w:rPr>
          <w:rFonts w:cs="Times New Roman"/>
        </w:rPr>
        <w:t xml:space="preserve"> must be taken, and the results reconciled with Partners </w:t>
      </w:r>
      <w:r w:rsidR="00B8238B">
        <w:rPr>
          <w:rFonts w:cs="Times New Roman"/>
        </w:rPr>
        <w:t>Honduras</w:t>
      </w:r>
      <w:r w:rsidRPr="00C17238">
        <w:rPr>
          <w:rFonts w:cs="Times New Roman"/>
        </w:rPr>
        <w:t xml:space="preserve">’s records at least once every year in January. The monetary value threshold for accounting of inventory items (e.g. furniture, </w:t>
      </w:r>
      <w:r w:rsidR="00910813" w:rsidRPr="00C17238">
        <w:rPr>
          <w:rFonts w:cs="Times New Roman"/>
        </w:rPr>
        <w:t>equipment,</w:t>
      </w:r>
      <w:r w:rsidRPr="00C17238">
        <w:rPr>
          <w:rFonts w:cs="Times New Roman"/>
        </w:rPr>
        <w:t xml:space="preserve"> and fixtures) in </w:t>
      </w:r>
      <w:r w:rsidR="00B8238B">
        <w:rPr>
          <w:rFonts w:cs="Times New Roman"/>
        </w:rPr>
        <w:t>Honduras</w:t>
      </w:r>
      <w:r w:rsidRPr="00C17238">
        <w:rPr>
          <w:rFonts w:cs="Times New Roman"/>
        </w:rPr>
        <w:t xml:space="preserve"> is </w:t>
      </w:r>
      <w:r w:rsidRPr="00640F59">
        <w:rPr>
          <w:rFonts w:cs="Times New Roman"/>
          <w:u w:val="single"/>
        </w:rPr>
        <w:t>USD $</w:t>
      </w:r>
      <w:r w:rsidR="00135127" w:rsidRPr="00640F59">
        <w:rPr>
          <w:rFonts w:cs="Times New Roman"/>
          <w:u w:val="single"/>
        </w:rPr>
        <w:t>1</w:t>
      </w:r>
      <w:r w:rsidRPr="00640F59">
        <w:rPr>
          <w:rFonts w:cs="Times New Roman"/>
          <w:u w:val="single"/>
        </w:rPr>
        <w:t>00 per item and a useful life of 1 year or more</w:t>
      </w:r>
      <w:r w:rsidRPr="00C17238">
        <w:rPr>
          <w:rFonts w:cs="Times New Roman"/>
        </w:rPr>
        <w:t>.</w:t>
      </w:r>
    </w:p>
    <w:p w14:paraId="4DC2AE8A" w14:textId="5F766540" w:rsidR="00527FAB" w:rsidRDefault="00527FAB" w:rsidP="00527FAB">
      <w:pPr>
        <w:spacing w:after="120" w:line="360" w:lineRule="auto"/>
        <w:jc w:val="both"/>
        <w:rPr>
          <w:rFonts w:cs="Times New Roman"/>
        </w:rPr>
      </w:pPr>
      <w:r w:rsidRPr="00C17238">
        <w:rPr>
          <w:rFonts w:cs="Times New Roman"/>
        </w:rPr>
        <w:t>The document “</w:t>
      </w:r>
      <w:hyperlink r:id="rId38" w:history="1">
        <w:r w:rsidR="00FA5C50" w:rsidRPr="00FA5C50">
          <w:rPr>
            <w:rStyle w:val="Hyperlink"/>
            <w:rFonts w:cs="Times New Roman"/>
          </w:rPr>
          <w:t>Inventory &amp; Equipment Listing Report</w:t>
        </w:r>
      </w:hyperlink>
      <w:r w:rsidRPr="00C17238">
        <w:rPr>
          <w:rFonts w:cs="Times New Roman"/>
        </w:rPr>
        <w:t xml:space="preserve">”, found in </w:t>
      </w:r>
      <w:hyperlink w:anchor="_Annex_A" w:history="1">
        <w:r w:rsidRPr="00C17238">
          <w:rPr>
            <w:rStyle w:val="Hyperlink"/>
            <w:rFonts w:cs="Times New Roman"/>
          </w:rPr>
          <w:t>Annex A</w:t>
        </w:r>
      </w:hyperlink>
      <w:r w:rsidRPr="00C17238">
        <w:rPr>
          <w:rFonts w:cs="Times New Roman"/>
        </w:rPr>
        <w:t xml:space="preserve"> must be submitted to Partners HQ annually no later than January 31</w:t>
      </w:r>
      <w:r w:rsidRPr="00C17238">
        <w:rPr>
          <w:rFonts w:cs="Times New Roman"/>
          <w:vertAlign w:val="superscript"/>
        </w:rPr>
        <w:t>st</w:t>
      </w:r>
      <w:r w:rsidRPr="00C17238">
        <w:rPr>
          <w:rFonts w:cs="Times New Roman"/>
        </w:rPr>
        <w:t>.</w:t>
      </w:r>
      <w:r w:rsidR="006308EB" w:rsidRPr="00C17238">
        <w:rPr>
          <w:rFonts w:cs="Times New Roman"/>
        </w:rPr>
        <w:t xml:space="preserve"> </w:t>
      </w:r>
      <w:r w:rsidRPr="00C17238">
        <w:rPr>
          <w:rFonts w:cs="Times New Roman"/>
        </w:rPr>
        <w:t>The FO Finance Manager must certify and reconcile to the books the “</w:t>
      </w:r>
      <w:hyperlink r:id="rId39" w:history="1">
        <w:r w:rsidR="00FA5C50" w:rsidRPr="00FA5C50">
          <w:rPr>
            <w:rStyle w:val="Hyperlink"/>
            <w:rFonts w:cs="Times New Roman"/>
          </w:rPr>
          <w:t>Inventory &amp; Equipment Listing Report</w:t>
        </w:r>
      </w:hyperlink>
      <w:r w:rsidRPr="00C17238">
        <w:rPr>
          <w:rFonts w:cs="Times New Roman"/>
        </w:rPr>
        <w:t>” and must review and approve</w:t>
      </w:r>
      <w:r w:rsidR="00D95C3B">
        <w:rPr>
          <w:rFonts w:cs="Times New Roman"/>
        </w:rPr>
        <w:t xml:space="preserve"> a</w:t>
      </w:r>
      <w:r w:rsidR="00D95C3B" w:rsidRPr="00C17238">
        <w:rPr>
          <w:rFonts w:cs="Times New Roman"/>
        </w:rPr>
        <w:t xml:space="preserve"> </w:t>
      </w:r>
      <w:r w:rsidR="00D95C3B">
        <w:rPr>
          <w:rFonts w:cs="Times New Roman"/>
        </w:rPr>
        <w:t>PDF version</w:t>
      </w:r>
      <w:r w:rsidRPr="00C17238">
        <w:rPr>
          <w:rFonts w:cs="Times New Roman"/>
        </w:rPr>
        <w:t>.</w:t>
      </w:r>
    </w:p>
    <w:p w14:paraId="0EA663A7" w14:textId="1F3AC338" w:rsidR="003B4AAB" w:rsidRPr="00C17238" w:rsidRDefault="003B4AAB" w:rsidP="003B4AAB">
      <w:pPr>
        <w:pStyle w:val="Heading2"/>
      </w:pPr>
      <w:bookmarkStart w:id="646" w:name="_Toc222754558"/>
      <w:r w:rsidRPr="00C17238">
        <w:t xml:space="preserve">5.3 </w:t>
      </w:r>
      <w:r>
        <w:t>New User Setup for IT</w:t>
      </w:r>
      <w:bookmarkEnd w:id="646"/>
      <w:r w:rsidRPr="00C17238">
        <w:t xml:space="preserve"> </w:t>
      </w:r>
    </w:p>
    <w:p w14:paraId="1BB83470" w14:textId="67A7E92E" w:rsidR="003B4AAB" w:rsidRDefault="00005E85" w:rsidP="003B4AAB">
      <w:pPr>
        <w:spacing w:after="120" w:line="360" w:lineRule="auto"/>
        <w:jc w:val="both"/>
        <w:rPr>
          <w:rFonts w:cs="Times New Roman"/>
        </w:rPr>
      </w:pPr>
      <w:r>
        <w:rPr>
          <w:rFonts w:cs="Times New Roman"/>
        </w:rPr>
        <w:t xml:space="preserve">As part of the onboarding process for new employees, FO </w:t>
      </w:r>
      <w:r w:rsidR="003B4AAB">
        <w:rPr>
          <w:rFonts w:cs="Times New Roman"/>
        </w:rPr>
        <w:t xml:space="preserve">HR will be responsible </w:t>
      </w:r>
      <w:r>
        <w:rPr>
          <w:rFonts w:cs="Times New Roman"/>
        </w:rPr>
        <w:t>for getting employees setup with Partners emails and access to all necessary applications and accounts. For new users, prior to the start date of the employee, the FO HR will complete the</w:t>
      </w:r>
      <w:r w:rsidR="0031249F">
        <w:rPr>
          <w:rFonts w:cs="Times New Roman"/>
        </w:rPr>
        <w:t xml:space="preserve"> </w:t>
      </w:r>
      <w:hyperlink r:id="rId40" w:history="1">
        <w:r w:rsidR="0031249F" w:rsidRPr="0031249F">
          <w:rPr>
            <w:rStyle w:val="Hyperlink"/>
            <w:rFonts w:cs="Times New Roman"/>
          </w:rPr>
          <w:t>New User Setup Template</w:t>
        </w:r>
      </w:hyperlink>
      <w:r>
        <w:rPr>
          <w:rFonts w:cs="Times New Roman"/>
        </w:rPr>
        <w:t xml:space="preserve"> and email </w:t>
      </w:r>
      <w:r w:rsidR="000C57CE">
        <w:rPr>
          <w:rFonts w:cs="Times New Roman"/>
        </w:rPr>
        <w:t>a copy to</w:t>
      </w:r>
      <w:r w:rsidR="00AE0469">
        <w:rPr>
          <w:rFonts w:cs="Times New Roman"/>
        </w:rPr>
        <w:t xml:space="preserve">: </w:t>
      </w:r>
      <w:hyperlink r:id="rId41" w:history="1">
        <w:r w:rsidR="00127F67" w:rsidRPr="00127F67">
          <w:rPr>
            <w:rStyle w:val="Hyperlink"/>
            <w:rFonts w:cs="Times New Roman"/>
          </w:rPr>
          <w:t>poahr@partners.net</w:t>
        </w:r>
      </w:hyperlink>
      <w:r w:rsidR="00AE0469">
        <w:rPr>
          <w:rFonts w:cs="Times New Roman"/>
        </w:rPr>
        <w:t xml:space="preserve">, </w:t>
      </w:r>
      <w:hyperlink r:id="rId42" w:history="1">
        <w:r w:rsidR="00AE0469" w:rsidRPr="00376195">
          <w:rPr>
            <w:rStyle w:val="Hyperlink"/>
            <w:rFonts w:cs="Times New Roman"/>
          </w:rPr>
          <w:t>compliance@partners.net</w:t>
        </w:r>
      </w:hyperlink>
      <w:r w:rsidR="00AE0469">
        <w:rPr>
          <w:rFonts w:cs="Times New Roman"/>
        </w:rPr>
        <w:t xml:space="preserve">, and </w:t>
      </w:r>
      <w:hyperlink r:id="rId43" w:history="1">
        <w:r w:rsidR="007C681F" w:rsidRPr="00376195">
          <w:rPr>
            <w:rStyle w:val="Hyperlink"/>
            <w:rFonts w:cs="Times New Roman"/>
          </w:rPr>
          <w:t>support@fsistrategies.com</w:t>
        </w:r>
      </w:hyperlink>
      <w:r w:rsidR="007C681F">
        <w:rPr>
          <w:rFonts w:cs="Times New Roman"/>
        </w:rPr>
        <w:t xml:space="preserve">. </w:t>
      </w:r>
      <w:r w:rsidR="000C57CE">
        <w:rPr>
          <w:rFonts w:cs="Times New Roman"/>
        </w:rPr>
        <w:t xml:space="preserve">The FO HR will then be provided with the login information for each of the platforms from the respective parties. </w:t>
      </w:r>
      <w:r w:rsidR="007C681F">
        <w:rPr>
          <w:rFonts w:cs="Times New Roman"/>
        </w:rPr>
        <w:t xml:space="preserve"> </w:t>
      </w:r>
    </w:p>
    <w:p w14:paraId="32077964" w14:textId="1974D299" w:rsidR="00E7395D" w:rsidRPr="00C17238" w:rsidRDefault="00E7395D" w:rsidP="00E7395D">
      <w:pPr>
        <w:pStyle w:val="Heading2"/>
      </w:pPr>
      <w:bookmarkStart w:id="647" w:name="_Toc222754559"/>
      <w:r w:rsidRPr="00C17238">
        <w:t>5.</w:t>
      </w:r>
      <w:r w:rsidR="003B4AAB">
        <w:t>4</w:t>
      </w:r>
      <w:r w:rsidRPr="00C17238">
        <w:t xml:space="preserve"> </w:t>
      </w:r>
      <w:r w:rsidR="002335DE">
        <w:t>Issuance</w:t>
      </w:r>
      <w:r w:rsidRPr="00C17238">
        <w:t xml:space="preserve"> of Equipment</w:t>
      </w:r>
      <w:bookmarkEnd w:id="647"/>
      <w:r w:rsidRPr="00C17238">
        <w:t xml:space="preserve"> </w:t>
      </w:r>
    </w:p>
    <w:p w14:paraId="22192952" w14:textId="153ECC44" w:rsidR="00E7395D" w:rsidRPr="00C17238" w:rsidRDefault="00005E85" w:rsidP="00E20EBE">
      <w:pPr>
        <w:spacing w:after="120" w:line="360" w:lineRule="auto"/>
        <w:jc w:val="both"/>
        <w:rPr>
          <w:rFonts w:cs="Times New Roman"/>
        </w:rPr>
      </w:pPr>
      <w:r>
        <w:rPr>
          <w:rFonts w:cs="Times New Roman"/>
        </w:rPr>
        <w:t xml:space="preserve">FO </w:t>
      </w:r>
      <w:r w:rsidR="00747C53">
        <w:rPr>
          <w:rFonts w:cs="Times New Roman"/>
        </w:rPr>
        <w:t xml:space="preserve">HR </w:t>
      </w:r>
      <w:r w:rsidR="00CC3952">
        <w:rPr>
          <w:rFonts w:cs="Times New Roman"/>
        </w:rPr>
        <w:t xml:space="preserve">will </w:t>
      </w:r>
      <w:r w:rsidR="00747C53">
        <w:rPr>
          <w:rFonts w:cs="Times New Roman"/>
        </w:rPr>
        <w:t xml:space="preserve">be responsible for </w:t>
      </w:r>
      <w:r w:rsidR="00CC3952">
        <w:rPr>
          <w:rFonts w:cs="Times New Roman"/>
        </w:rPr>
        <w:t>prepar</w:t>
      </w:r>
      <w:r w:rsidR="00B00D8B">
        <w:rPr>
          <w:rFonts w:cs="Times New Roman"/>
        </w:rPr>
        <w:t xml:space="preserve">ing </w:t>
      </w:r>
      <w:r w:rsidR="00747C53">
        <w:rPr>
          <w:rFonts w:cs="Times New Roman"/>
        </w:rPr>
        <w:t>all the necessary equipment</w:t>
      </w:r>
      <w:r w:rsidR="00B00D8B">
        <w:rPr>
          <w:rFonts w:cs="Times New Roman"/>
        </w:rPr>
        <w:t xml:space="preserve"> for new hires and current employees.</w:t>
      </w:r>
      <w:r w:rsidR="00E7395D">
        <w:rPr>
          <w:rFonts w:cs="Times New Roman"/>
        </w:rPr>
        <w:t xml:space="preserve"> </w:t>
      </w:r>
      <w:r w:rsidR="00E7395D" w:rsidRPr="00B04363">
        <w:rPr>
          <w:rFonts w:cs="Times New Roman"/>
        </w:rPr>
        <w:t>Upon receiving equipment</w:t>
      </w:r>
      <w:r w:rsidR="004E0AB2">
        <w:rPr>
          <w:rFonts w:cs="Times New Roman"/>
        </w:rPr>
        <w:t xml:space="preserve">, </w:t>
      </w:r>
      <w:r>
        <w:rPr>
          <w:rFonts w:cs="Times New Roman"/>
        </w:rPr>
        <w:t>FO</w:t>
      </w:r>
      <w:r w:rsidR="004E0AB2">
        <w:rPr>
          <w:rFonts w:cs="Times New Roman"/>
        </w:rPr>
        <w:t xml:space="preserve"> HR will send </w:t>
      </w:r>
      <w:r w:rsidR="00E7395D" w:rsidRPr="00B04363">
        <w:rPr>
          <w:rFonts w:cs="Times New Roman"/>
        </w:rPr>
        <w:t xml:space="preserve">employees the </w:t>
      </w:r>
      <w:hyperlink r:id="rId44" w:history="1">
        <w:r w:rsidR="00E7395D" w:rsidRPr="0072414A">
          <w:rPr>
            <w:rStyle w:val="Hyperlink"/>
            <w:rFonts w:cs="Times New Roman"/>
          </w:rPr>
          <w:t>Receipt of Equipment</w:t>
        </w:r>
      </w:hyperlink>
      <w:r w:rsidR="00E7395D" w:rsidRPr="00B04363">
        <w:rPr>
          <w:rFonts w:cs="Times New Roman"/>
        </w:rPr>
        <w:t xml:space="preserve"> to ensure they understand the proper use and responsibility</w:t>
      </w:r>
      <w:r w:rsidR="00E20EBE">
        <w:rPr>
          <w:rFonts w:cs="Times New Roman"/>
        </w:rPr>
        <w:t xml:space="preserve">. </w:t>
      </w:r>
      <w:r w:rsidR="004E0AB2">
        <w:rPr>
          <w:rFonts w:cs="Times New Roman"/>
        </w:rPr>
        <w:t xml:space="preserve">The receipt of equipment will be retained in the employees personnel file. The </w:t>
      </w:r>
      <w:r>
        <w:rPr>
          <w:rFonts w:cs="Times New Roman"/>
        </w:rPr>
        <w:t xml:space="preserve">FO </w:t>
      </w:r>
      <w:r w:rsidR="004E0AB2">
        <w:rPr>
          <w:rFonts w:cs="Times New Roman"/>
        </w:rPr>
        <w:t xml:space="preserve">HR will need to update the inventory file to make sure the assignment of the equipment is noted in the inventory tracker (see </w:t>
      </w:r>
      <w:hyperlink w:anchor="_5.2_Inventory_Control" w:history="1">
        <w:r w:rsidR="004E0AB2" w:rsidRPr="004E0AB2">
          <w:rPr>
            <w:rStyle w:val="Hyperlink"/>
            <w:rFonts w:cs="Times New Roman"/>
          </w:rPr>
          <w:t>section 5.2 Inventory Control Requirements</w:t>
        </w:r>
      </w:hyperlink>
      <w:r w:rsidR="004E0AB2">
        <w:rPr>
          <w:rFonts w:cs="Times New Roman"/>
        </w:rPr>
        <w:t>).</w:t>
      </w:r>
    </w:p>
    <w:p w14:paraId="40AEB462" w14:textId="1A37EF5E" w:rsidR="00527FAB" w:rsidRPr="00C17238" w:rsidRDefault="00527FAB" w:rsidP="00DE7224">
      <w:pPr>
        <w:pStyle w:val="Heading2"/>
      </w:pPr>
      <w:bookmarkStart w:id="648" w:name="_Toc82539485"/>
      <w:bookmarkStart w:id="649" w:name="_Toc222754560"/>
      <w:r w:rsidRPr="00C17238">
        <w:t>5.</w:t>
      </w:r>
      <w:r w:rsidR="003B4AAB">
        <w:t>5</w:t>
      </w:r>
      <w:r w:rsidRPr="00C17238">
        <w:t xml:space="preserve"> Use of Equipment</w:t>
      </w:r>
      <w:bookmarkEnd w:id="648"/>
      <w:bookmarkEnd w:id="649"/>
      <w:r w:rsidRPr="00C17238">
        <w:t xml:space="preserve"> </w:t>
      </w:r>
    </w:p>
    <w:p w14:paraId="094ADBB0" w14:textId="7380752F" w:rsidR="00527FAB" w:rsidRPr="00C17238" w:rsidRDefault="00527FAB" w:rsidP="00527FAB">
      <w:pPr>
        <w:spacing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strives to ensure that its employees have modern and adequate equipment to make their work easier and more efficient.</w:t>
      </w:r>
      <w:r w:rsidR="0076685E">
        <w:rPr>
          <w:rFonts w:cs="Times New Roman"/>
        </w:rPr>
        <w:t xml:space="preserve"> Any information technology (IT) equipment or supplies provided by Partners </w:t>
      </w:r>
      <w:r w:rsidR="00B8238B">
        <w:rPr>
          <w:rFonts w:cs="Times New Roman"/>
        </w:rPr>
        <w:t>Honduras</w:t>
      </w:r>
      <w:r w:rsidR="0076685E">
        <w:rPr>
          <w:rFonts w:cs="Times New Roman"/>
        </w:rPr>
        <w:t xml:space="preserve"> must follow Partners </w:t>
      </w:r>
      <w:hyperlink r:id="rId45" w:history="1">
        <w:r w:rsidR="0076685E" w:rsidRPr="0076685E">
          <w:rPr>
            <w:rStyle w:val="Hyperlink"/>
            <w:rFonts w:cs="Times New Roman"/>
          </w:rPr>
          <w:t>Policy on IT Acceptable Use</w:t>
        </w:r>
      </w:hyperlink>
      <w:r w:rsidR="0076685E">
        <w:rPr>
          <w:rFonts w:cs="Times New Roman"/>
        </w:rPr>
        <w:t>.</w:t>
      </w:r>
      <w:r w:rsidR="00E558BC">
        <w:rPr>
          <w:rFonts w:cs="Times New Roman"/>
        </w:rPr>
        <w:t xml:space="preserve"> </w:t>
      </w:r>
    </w:p>
    <w:p w14:paraId="17DA9860" w14:textId="77777777" w:rsidR="00527FAB" w:rsidRPr="00C17238" w:rsidRDefault="00527FAB" w:rsidP="00527FAB">
      <w:pPr>
        <w:spacing w:before="120" w:line="360" w:lineRule="auto"/>
        <w:jc w:val="both"/>
        <w:rPr>
          <w:rFonts w:cs="Times New Roman"/>
        </w:rPr>
      </w:pPr>
      <w:r w:rsidRPr="00C17238">
        <w:rPr>
          <w:rFonts w:cs="Times New Roman"/>
        </w:rPr>
        <w:t>Responsibilities for the proper use of equipment:</w:t>
      </w:r>
    </w:p>
    <w:p w14:paraId="38145F83" w14:textId="77777777" w:rsidR="00527FAB" w:rsidRPr="00C17238" w:rsidRDefault="00527FAB" w:rsidP="00F05B60">
      <w:pPr>
        <w:pStyle w:val="ListParagraph"/>
        <w:numPr>
          <w:ilvl w:val="0"/>
          <w:numId w:val="57"/>
        </w:numPr>
        <w:spacing w:before="120" w:line="360" w:lineRule="auto"/>
        <w:jc w:val="both"/>
        <w:rPr>
          <w:rFonts w:cs="Times New Roman"/>
        </w:rPr>
      </w:pPr>
      <w:r w:rsidRPr="00C17238">
        <w:rPr>
          <w:rFonts w:cs="Times New Roman"/>
        </w:rPr>
        <w:t>Handle the assigned equipment with care</w:t>
      </w:r>
    </w:p>
    <w:p w14:paraId="00A0E6C1" w14:textId="77777777" w:rsidR="00527FAB" w:rsidRPr="00C17238" w:rsidRDefault="00527FAB" w:rsidP="00F05B60">
      <w:pPr>
        <w:pStyle w:val="ListParagraph"/>
        <w:numPr>
          <w:ilvl w:val="0"/>
          <w:numId w:val="57"/>
        </w:numPr>
        <w:spacing w:before="120" w:line="360" w:lineRule="auto"/>
        <w:jc w:val="both"/>
        <w:rPr>
          <w:rFonts w:cs="Times New Roman"/>
        </w:rPr>
      </w:pPr>
      <w:r w:rsidRPr="00C17238">
        <w:rPr>
          <w:rFonts w:cs="Times New Roman"/>
        </w:rPr>
        <w:t>Monitor the optimal operation of assigned equipment</w:t>
      </w:r>
    </w:p>
    <w:p w14:paraId="37C13C80" w14:textId="77777777" w:rsidR="00527FAB" w:rsidRPr="00C17238" w:rsidRDefault="00527FAB" w:rsidP="00F05B60">
      <w:pPr>
        <w:pStyle w:val="ListParagraph"/>
        <w:numPr>
          <w:ilvl w:val="0"/>
          <w:numId w:val="57"/>
        </w:numPr>
        <w:spacing w:before="120" w:line="360" w:lineRule="auto"/>
        <w:jc w:val="both"/>
        <w:rPr>
          <w:rFonts w:cs="Times New Roman"/>
        </w:rPr>
      </w:pPr>
      <w:r w:rsidRPr="00C17238">
        <w:rPr>
          <w:rFonts w:cs="Times New Roman"/>
        </w:rPr>
        <w:t>If for any reason equipment from another source is to be used, the employee must ensure that it contains no viruses in order to preserve information on the organization's computer network.</w:t>
      </w:r>
    </w:p>
    <w:p w14:paraId="0B3AD1CC" w14:textId="77777777" w:rsidR="00527FAB" w:rsidRPr="00C17238" w:rsidRDefault="00527FAB" w:rsidP="00F05B60">
      <w:pPr>
        <w:pStyle w:val="ListParagraph"/>
        <w:numPr>
          <w:ilvl w:val="0"/>
          <w:numId w:val="57"/>
        </w:numPr>
        <w:spacing w:before="120" w:line="360" w:lineRule="auto"/>
        <w:jc w:val="both"/>
        <w:rPr>
          <w:rFonts w:cs="Times New Roman"/>
        </w:rPr>
      </w:pPr>
      <w:r w:rsidRPr="00C17238">
        <w:rPr>
          <w:rFonts w:cs="Times New Roman"/>
        </w:rPr>
        <w:t xml:space="preserve">Report any fault or loss of equipment immediately </w:t>
      </w:r>
    </w:p>
    <w:p w14:paraId="6A8F2F23" w14:textId="77777777" w:rsidR="00527FAB" w:rsidRPr="00C17238" w:rsidRDefault="00527FAB" w:rsidP="00F05B60">
      <w:pPr>
        <w:pStyle w:val="ListParagraph"/>
        <w:numPr>
          <w:ilvl w:val="0"/>
          <w:numId w:val="57"/>
        </w:numPr>
        <w:spacing w:before="120" w:line="360" w:lineRule="auto"/>
        <w:jc w:val="both"/>
        <w:rPr>
          <w:rFonts w:cs="Times New Roman"/>
        </w:rPr>
      </w:pPr>
      <w:r w:rsidRPr="00C17238">
        <w:rPr>
          <w:rFonts w:cs="Times New Roman"/>
        </w:rPr>
        <w:t>Facilitate equipment access to technical and maintenance services.</w:t>
      </w:r>
    </w:p>
    <w:p w14:paraId="12103C1E" w14:textId="203AF801" w:rsidR="00527FAB" w:rsidRPr="00C17238" w:rsidRDefault="00527FAB" w:rsidP="00F05B60">
      <w:pPr>
        <w:pStyle w:val="ListParagraph"/>
        <w:numPr>
          <w:ilvl w:val="0"/>
          <w:numId w:val="57"/>
        </w:numPr>
        <w:spacing w:after="120" w:line="360" w:lineRule="auto"/>
        <w:jc w:val="both"/>
        <w:rPr>
          <w:rFonts w:cs="Times New Roman"/>
        </w:rPr>
      </w:pPr>
      <w:r w:rsidRPr="00C17238">
        <w:rPr>
          <w:rFonts w:cs="Times New Roman"/>
        </w:rPr>
        <w:t xml:space="preserve">Use of recommended security settings on all work devices, as outlined under </w:t>
      </w:r>
      <w:hyperlink w:anchor="_5.4_IT_Controls" w:history="1">
        <w:r w:rsidRPr="00C17238">
          <w:rPr>
            <w:rStyle w:val="Hyperlink"/>
            <w:rFonts w:cs="Times New Roman"/>
          </w:rPr>
          <w:t>Section 5.</w:t>
        </w:r>
        <w:r w:rsidR="00AE6B3C">
          <w:rPr>
            <w:rStyle w:val="Hyperlink"/>
            <w:rFonts w:cs="Times New Roman"/>
          </w:rPr>
          <w:t>6</w:t>
        </w:r>
        <w:r w:rsidRPr="00C17238">
          <w:rPr>
            <w:rStyle w:val="Hyperlink"/>
            <w:rFonts w:cs="Times New Roman"/>
          </w:rPr>
          <w:t xml:space="preserve"> IT Controls</w:t>
        </w:r>
      </w:hyperlink>
      <w:r w:rsidRPr="00C17238">
        <w:rPr>
          <w:rFonts w:cs="Times New Roman"/>
        </w:rPr>
        <w:t xml:space="preserve">. </w:t>
      </w:r>
    </w:p>
    <w:p w14:paraId="13DEFBAE" w14:textId="3D2A06EF" w:rsidR="00527FAB" w:rsidRPr="00C17238" w:rsidRDefault="00527FAB" w:rsidP="00527FAB">
      <w:pPr>
        <w:spacing w:before="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does not authorize the following activities:</w:t>
      </w:r>
    </w:p>
    <w:p w14:paraId="6C69FF33" w14:textId="77777777"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Installation of programs that do not have their corresponding license</w:t>
      </w:r>
    </w:p>
    <w:p w14:paraId="39704230" w14:textId="3D908B81"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 xml:space="preserve">Use of copied programs that are not for the exclusive use of Partners </w:t>
      </w:r>
      <w:r w:rsidR="00B8238B">
        <w:rPr>
          <w:rFonts w:cs="Times New Roman"/>
        </w:rPr>
        <w:t>Honduras</w:t>
      </w:r>
    </w:p>
    <w:p w14:paraId="22A7EC41" w14:textId="77777777"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Installation and use of games, movies, etc.</w:t>
      </w:r>
    </w:p>
    <w:p w14:paraId="1F1F31A9" w14:textId="7F723C6E"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 xml:space="preserve">Use of programs that may affect the operation of Partners </w:t>
      </w:r>
      <w:r w:rsidR="00B8238B">
        <w:rPr>
          <w:rFonts w:cs="Times New Roman"/>
        </w:rPr>
        <w:t>Honduras</w:t>
      </w:r>
      <w:r w:rsidRPr="00C17238">
        <w:rPr>
          <w:rFonts w:cs="Times New Roman"/>
        </w:rPr>
        <w:t xml:space="preserve"> network</w:t>
      </w:r>
    </w:p>
    <w:p w14:paraId="0AC0F524" w14:textId="77777777"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Introduction of elements that damage the equipment</w:t>
      </w:r>
    </w:p>
    <w:p w14:paraId="27892A44" w14:textId="77777777"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Block operating systems without notice</w:t>
      </w:r>
    </w:p>
    <w:p w14:paraId="5427316B" w14:textId="77777777"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Create passwords without sharing them with the FO Director and/or the FO Finance Manager, preventing access to working documents.</w:t>
      </w:r>
    </w:p>
    <w:p w14:paraId="7E9FB0FB" w14:textId="5B2A2D0C"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Delete, without warning</w:t>
      </w:r>
      <w:r w:rsidR="00101AC5">
        <w:rPr>
          <w:rFonts w:cs="Times New Roman"/>
        </w:rPr>
        <w:t>,</w:t>
      </w:r>
      <w:r w:rsidRPr="00C17238">
        <w:rPr>
          <w:rFonts w:cs="Times New Roman"/>
        </w:rPr>
        <w:t xml:space="preserve"> the information necessary for the execution of programs</w:t>
      </w:r>
    </w:p>
    <w:p w14:paraId="4F558897" w14:textId="77777777" w:rsidR="00527FAB" w:rsidRPr="00C17238" w:rsidRDefault="00527FAB" w:rsidP="00F05B60">
      <w:pPr>
        <w:pStyle w:val="ListParagraph"/>
        <w:numPr>
          <w:ilvl w:val="0"/>
          <w:numId w:val="58"/>
        </w:numPr>
        <w:spacing w:before="120" w:line="360" w:lineRule="auto"/>
        <w:jc w:val="both"/>
        <w:rPr>
          <w:rFonts w:cs="Times New Roman"/>
        </w:rPr>
      </w:pPr>
      <w:r w:rsidRPr="00C17238">
        <w:rPr>
          <w:rFonts w:cs="Times New Roman"/>
        </w:rPr>
        <w:t>Any conduct with bad faith or destructive intent that interferes with the good work of other employees.</w:t>
      </w:r>
    </w:p>
    <w:p w14:paraId="1F65E8FE" w14:textId="77777777" w:rsidR="00527FAB" w:rsidRPr="00C17238" w:rsidRDefault="00527FAB" w:rsidP="00527FAB">
      <w:pPr>
        <w:spacing w:before="120" w:line="360" w:lineRule="auto"/>
        <w:jc w:val="both"/>
        <w:rPr>
          <w:rFonts w:cs="Times New Roman"/>
          <w:i/>
          <w:iCs/>
          <w:u w:val="single"/>
        </w:rPr>
      </w:pPr>
      <w:r w:rsidRPr="00C17238">
        <w:rPr>
          <w:rFonts w:cs="Times New Roman"/>
          <w:i/>
          <w:iCs/>
          <w:u w:val="single"/>
        </w:rPr>
        <w:t>Use of Printing and Copying Equipment</w:t>
      </w:r>
    </w:p>
    <w:p w14:paraId="23A80D79" w14:textId="252EFD2F" w:rsidR="00527FAB" w:rsidRPr="00C17238" w:rsidRDefault="00527FAB" w:rsidP="00527FAB">
      <w:pPr>
        <w:spacing w:before="120" w:line="360" w:lineRule="auto"/>
        <w:jc w:val="both"/>
        <w:rPr>
          <w:rFonts w:cs="Times New Roman"/>
        </w:rPr>
      </w:pPr>
      <w:r w:rsidRPr="00C17238">
        <w:rPr>
          <w:rFonts w:cs="Times New Roman"/>
        </w:rPr>
        <w:t>The use of printers and photocopying machines (including equipment th</w:t>
      </w:r>
      <w:r w:rsidR="007021D8">
        <w:rPr>
          <w:rFonts w:cs="Times New Roman"/>
        </w:rPr>
        <w:t>at</w:t>
      </w:r>
      <w:r w:rsidRPr="00C17238">
        <w:rPr>
          <w:rFonts w:cs="Times New Roman"/>
        </w:rPr>
        <w:t xml:space="preserve"> belong to the office space) is exclusively reserved for work related to Partners </w:t>
      </w:r>
      <w:r w:rsidR="00B8238B">
        <w:rPr>
          <w:rFonts w:cs="Times New Roman"/>
        </w:rPr>
        <w:t>Honduras</w:t>
      </w:r>
      <w:r w:rsidRPr="00C17238">
        <w:rPr>
          <w:rFonts w:cs="Times New Roman"/>
        </w:rPr>
        <w:t xml:space="preserve"> projects.</w:t>
      </w:r>
    </w:p>
    <w:p w14:paraId="0119B374" w14:textId="77777777" w:rsidR="00527FAB" w:rsidRPr="00C17238" w:rsidRDefault="00527FAB" w:rsidP="00527FAB">
      <w:pPr>
        <w:spacing w:before="120" w:line="360" w:lineRule="auto"/>
        <w:jc w:val="both"/>
        <w:rPr>
          <w:rFonts w:cs="Times New Roman"/>
          <w:i/>
          <w:iCs/>
          <w:u w:val="single"/>
        </w:rPr>
      </w:pPr>
      <w:r w:rsidRPr="00C17238">
        <w:rPr>
          <w:rFonts w:cs="Times New Roman"/>
          <w:i/>
          <w:iCs/>
          <w:u w:val="single"/>
        </w:rPr>
        <w:t>Use of the Internet and Chat Software</w:t>
      </w:r>
    </w:p>
    <w:p w14:paraId="52060A1C" w14:textId="77777777" w:rsidR="00527FAB" w:rsidRPr="00C17238" w:rsidRDefault="00527FAB" w:rsidP="00527FAB">
      <w:pPr>
        <w:spacing w:before="120" w:line="360" w:lineRule="auto"/>
        <w:jc w:val="both"/>
        <w:rPr>
          <w:rFonts w:cs="Times New Roman"/>
        </w:rPr>
      </w:pPr>
      <w:r w:rsidRPr="00C17238">
        <w:rPr>
          <w:rFonts w:cs="Times New Roman"/>
        </w:rPr>
        <w:t>Use of the internet should be for work purposes only. Software programs for chatting within the organization such as Teams, Skype, WhatsApp, etc. are permitted for office use.</w:t>
      </w:r>
    </w:p>
    <w:p w14:paraId="4CBEAB04" w14:textId="4BD0EDE9" w:rsidR="00527FAB" w:rsidRDefault="00527FAB" w:rsidP="00527FAB">
      <w:pPr>
        <w:spacing w:before="120" w:line="360" w:lineRule="auto"/>
        <w:jc w:val="both"/>
        <w:rPr>
          <w:rFonts w:cs="Times New Roman"/>
        </w:rPr>
      </w:pPr>
      <w:r w:rsidRPr="00C17238">
        <w:rPr>
          <w:rFonts w:cs="Times New Roman"/>
        </w:rPr>
        <w:t xml:space="preserve">It is strictly forbidden to use chat software such as Facebook, Instagram, or other social media sites, unless for explicit Partners </w:t>
      </w:r>
      <w:r w:rsidR="00B8238B">
        <w:rPr>
          <w:rFonts w:cs="Times New Roman"/>
        </w:rPr>
        <w:t>Honduras</w:t>
      </w:r>
      <w:r w:rsidRPr="00C17238">
        <w:rPr>
          <w:rFonts w:cs="Times New Roman"/>
        </w:rPr>
        <w:t xml:space="preserve"> work. Access to adult and similar web sites is strictly prohibited. Note that Partners </w:t>
      </w:r>
      <w:r w:rsidR="00B8238B">
        <w:rPr>
          <w:rFonts w:cs="Times New Roman"/>
        </w:rPr>
        <w:t>Honduras</w:t>
      </w:r>
      <w:r w:rsidRPr="00C17238">
        <w:rPr>
          <w:rFonts w:cs="Times New Roman"/>
        </w:rPr>
        <w:t xml:space="preserve"> reserves the right to monitor all company equipment, emails, etc. to ensure its proper use.</w:t>
      </w:r>
    </w:p>
    <w:p w14:paraId="3734C7B5" w14:textId="6CEF0DF3" w:rsidR="00A82E71" w:rsidRDefault="00A82E71" w:rsidP="00527FAB">
      <w:pPr>
        <w:spacing w:before="120" w:line="360" w:lineRule="auto"/>
        <w:jc w:val="both"/>
        <w:rPr>
          <w:rFonts w:cs="Times New Roman"/>
        </w:rPr>
      </w:pPr>
      <w:r w:rsidRPr="00880A91">
        <w:rPr>
          <w:rFonts w:cs="Times New Roman"/>
        </w:rPr>
        <w:t xml:space="preserve">Internet access is provided to </w:t>
      </w:r>
      <w:r>
        <w:rPr>
          <w:rFonts w:cs="Times New Roman"/>
        </w:rPr>
        <w:t xml:space="preserve">Partners </w:t>
      </w:r>
      <w:r w:rsidR="00B8238B">
        <w:rPr>
          <w:rFonts w:cs="Times New Roman"/>
        </w:rPr>
        <w:t>Honduras</w:t>
      </w:r>
      <w:r w:rsidRPr="00880A91">
        <w:rPr>
          <w:rFonts w:cs="Times New Roman"/>
        </w:rPr>
        <w:t>’</w:t>
      </w:r>
      <w:r>
        <w:rPr>
          <w:rFonts w:cs="Times New Roman"/>
        </w:rPr>
        <w:t>s</w:t>
      </w:r>
      <w:r w:rsidRPr="00880A91">
        <w:rPr>
          <w:rFonts w:cs="Times New Roman"/>
        </w:rPr>
        <w:t xml:space="preserve"> staff to conduct work-related tasks. All content that resides on or passes through </w:t>
      </w:r>
      <w:r>
        <w:rPr>
          <w:rFonts w:cs="Times New Roman"/>
        </w:rPr>
        <w:t xml:space="preserve">Partners </w:t>
      </w:r>
      <w:r w:rsidR="00B8238B">
        <w:rPr>
          <w:rFonts w:cs="Times New Roman"/>
        </w:rPr>
        <w:t>Honduras</w:t>
      </w:r>
      <w:r w:rsidRPr="00352E30">
        <w:rPr>
          <w:rFonts w:cs="Times New Roman"/>
        </w:rPr>
        <w:t>’</w:t>
      </w:r>
      <w:r>
        <w:rPr>
          <w:rFonts w:cs="Times New Roman"/>
        </w:rPr>
        <w:t>s</w:t>
      </w:r>
      <w:r w:rsidRPr="00352E30">
        <w:rPr>
          <w:rFonts w:cs="Times New Roman"/>
        </w:rPr>
        <w:t xml:space="preserve"> </w:t>
      </w:r>
      <w:r w:rsidRPr="00880A91">
        <w:rPr>
          <w:rFonts w:cs="Times New Roman"/>
        </w:rPr>
        <w:t xml:space="preserve">information technology resources, including computers, networks, and software, must conform to the guidelines described below. Participation in news groups, chat sessions, e-mail communications, and online discussion groups is permitted only if those communications are part of the user’s job responsibilities. Employees may not create, view, download, or transmit any communications or information using company technology resources that may violate </w:t>
      </w:r>
      <w:r>
        <w:rPr>
          <w:rFonts w:cs="Times New Roman"/>
        </w:rPr>
        <w:t xml:space="preserve">Partners </w:t>
      </w:r>
      <w:r w:rsidR="00B8238B">
        <w:rPr>
          <w:rFonts w:cs="Times New Roman"/>
        </w:rPr>
        <w:t>Honduras</w:t>
      </w:r>
      <w:r w:rsidRPr="00352E30">
        <w:rPr>
          <w:rFonts w:cs="Times New Roman"/>
        </w:rPr>
        <w:t>’</w:t>
      </w:r>
      <w:r>
        <w:rPr>
          <w:rFonts w:cs="Times New Roman"/>
        </w:rPr>
        <w:t>s</w:t>
      </w:r>
      <w:r w:rsidRPr="00352E30">
        <w:rPr>
          <w:rFonts w:cs="Times New Roman"/>
        </w:rPr>
        <w:t xml:space="preserve"> </w:t>
      </w:r>
      <w:r w:rsidRPr="00880A91">
        <w:rPr>
          <w:rFonts w:cs="Times New Roman"/>
        </w:rPr>
        <w:t xml:space="preserve">harassment, equal employment, or any other policies. This prohibition includes sexually explicit or offensive messages, </w:t>
      </w:r>
      <w:r w:rsidR="002C154B" w:rsidRPr="00880A91">
        <w:rPr>
          <w:rFonts w:cs="Times New Roman"/>
        </w:rPr>
        <w:t>cartoons,</w:t>
      </w:r>
      <w:r w:rsidRPr="00880A91">
        <w:rPr>
          <w:rFonts w:cs="Times New Roman"/>
        </w:rPr>
        <w:t xml:space="preserve"> or jokes, ethnic or religious slurs, racial epithets or any other statement or image that might be construed as harassment or disparagement on the basis of race, color, religion, sex, sexual orientation, gender or gender identity, national origin, age, disability, or any other status protected by law. Occasional personal use is acceptable as long as it does not impede normal job performance, incur direct costs, or compromise proprietary information and security.</w:t>
      </w:r>
    </w:p>
    <w:p w14:paraId="1AD275B6" w14:textId="77777777" w:rsidR="002E00E4" w:rsidRDefault="002E00E4" w:rsidP="00527FAB">
      <w:pPr>
        <w:spacing w:before="120" w:line="360" w:lineRule="auto"/>
        <w:jc w:val="both"/>
        <w:rPr>
          <w:rFonts w:cs="Times New Roman"/>
        </w:rPr>
      </w:pPr>
    </w:p>
    <w:p w14:paraId="223D3479" w14:textId="2A01548A" w:rsidR="00A82E71" w:rsidRDefault="00A82E71" w:rsidP="00A82E71">
      <w:pPr>
        <w:pStyle w:val="BodyCopy"/>
        <w:spacing w:line="360" w:lineRule="auto"/>
        <w:jc w:val="both"/>
        <w:rPr>
          <w:rFonts w:ascii="Times New Roman" w:eastAsiaTheme="minorEastAsia" w:hAnsi="Times New Roman" w:cs="Times New Roman"/>
          <w:color w:val="auto"/>
          <w:sz w:val="24"/>
          <w:szCs w:val="24"/>
        </w:rPr>
      </w:pPr>
      <w:r w:rsidRPr="00880A91">
        <w:rPr>
          <w:rFonts w:ascii="Times New Roman" w:eastAsiaTheme="minorEastAsia" w:hAnsi="Times New Roman" w:cs="Times New Roman"/>
          <w:color w:val="auto"/>
          <w:sz w:val="24"/>
          <w:szCs w:val="24"/>
        </w:rPr>
        <w:t xml:space="preserve">Because employees who use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880A91">
        <w:rPr>
          <w:rFonts w:ascii="Times New Roman" w:eastAsiaTheme="minorEastAsia" w:hAnsi="Times New Roman" w:cs="Times New Roman"/>
          <w:color w:val="auto"/>
          <w:sz w:val="24"/>
          <w:szCs w:val="24"/>
        </w:rPr>
        <w:t>’</w:t>
      </w:r>
      <w:r>
        <w:rPr>
          <w:rFonts w:ascii="Times New Roman" w:eastAsiaTheme="minorEastAsia" w:hAnsi="Times New Roman" w:cs="Times New Roman"/>
          <w:color w:val="auto"/>
          <w:sz w:val="24"/>
          <w:szCs w:val="24"/>
        </w:rPr>
        <w:t>s</w:t>
      </w:r>
      <w:r w:rsidRPr="00880A91">
        <w:rPr>
          <w:rFonts w:ascii="Times New Roman" w:eastAsiaTheme="minorEastAsia" w:hAnsi="Times New Roman" w:cs="Times New Roman"/>
          <w:color w:val="auto"/>
          <w:sz w:val="24"/>
          <w:szCs w:val="24"/>
        </w:rPr>
        <w:t xml:space="preserve"> information technology resources may be perceived by others to represent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880A91">
        <w:rPr>
          <w:rFonts w:ascii="Times New Roman" w:eastAsiaTheme="minorEastAsia" w:hAnsi="Times New Roman" w:cs="Times New Roman"/>
          <w:color w:val="auto"/>
          <w:sz w:val="24"/>
          <w:szCs w:val="24"/>
        </w:rPr>
        <w:t xml:space="preserve">, employees may not use the Internet for any purpose that could reflect negatively on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A82E71">
        <w:rPr>
          <w:rFonts w:ascii="Times New Roman" w:eastAsiaTheme="minorEastAsia" w:hAnsi="Times New Roman" w:cs="Times New Roman"/>
          <w:color w:val="auto"/>
          <w:sz w:val="24"/>
          <w:szCs w:val="24"/>
        </w:rPr>
        <w:t xml:space="preserve"> </w:t>
      </w:r>
      <w:r w:rsidRPr="00880A91">
        <w:rPr>
          <w:rFonts w:ascii="Times New Roman" w:eastAsiaTheme="minorEastAsia" w:hAnsi="Times New Roman" w:cs="Times New Roman"/>
          <w:color w:val="auto"/>
          <w:sz w:val="24"/>
          <w:szCs w:val="24"/>
        </w:rPr>
        <w:t xml:space="preserve">or its employees. Employees or other authorized users may not post or download data protected by copyright or patent law without prior approval from the content owner. This may include, but is not limited to, e-mail, files, documents, graphic files, news group messages, bulletin board messages, Web pages, applications software, and operating system software. All software used to access the Internet must be part of the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00047046">
        <w:rPr>
          <w:rFonts w:ascii="Times New Roman" w:eastAsiaTheme="minorEastAsia" w:hAnsi="Times New Roman" w:cs="Times New Roman"/>
          <w:color w:val="auto"/>
          <w:sz w:val="24"/>
          <w:szCs w:val="24"/>
        </w:rPr>
        <w:t>’</w:t>
      </w:r>
      <w:r w:rsidRPr="00880A91">
        <w:rPr>
          <w:rFonts w:ascii="Times New Roman" w:eastAsiaTheme="minorEastAsia" w:hAnsi="Times New Roman" w:cs="Times New Roman"/>
          <w:color w:val="auto"/>
          <w:sz w:val="24"/>
          <w:szCs w:val="24"/>
        </w:rPr>
        <w:t xml:space="preserve"> standard software suite or approved by </w:t>
      </w:r>
      <w:r>
        <w:rPr>
          <w:rFonts w:ascii="Times New Roman" w:eastAsiaTheme="minorEastAsia" w:hAnsi="Times New Roman" w:cs="Times New Roman"/>
          <w:color w:val="auto"/>
          <w:sz w:val="24"/>
          <w:szCs w:val="24"/>
        </w:rPr>
        <w:t>i</w:t>
      </w:r>
      <w:r w:rsidRPr="00880A91">
        <w:rPr>
          <w:rFonts w:ascii="Times New Roman" w:eastAsiaTheme="minorEastAsia" w:hAnsi="Times New Roman" w:cs="Times New Roman"/>
          <w:color w:val="auto"/>
          <w:sz w:val="24"/>
          <w:szCs w:val="24"/>
        </w:rPr>
        <w:t xml:space="preserve">nformation </w:t>
      </w:r>
      <w:r>
        <w:rPr>
          <w:rFonts w:ascii="Times New Roman" w:eastAsiaTheme="minorEastAsia" w:hAnsi="Times New Roman" w:cs="Times New Roman"/>
          <w:color w:val="auto"/>
          <w:sz w:val="24"/>
          <w:szCs w:val="24"/>
        </w:rPr>
        <w:t>t</w:t>
      </w:r>
      <w:r w:rsidRPr="00880A91">
        <w:rPr>
          <w:rFonts w:ascii="Times New Roman" w:eastAsiaTheme="minorEastAsia" w:hAnsi="Times New Roman" w:cs="Times New Roman"/>
          <w:color w:val="auto"/>
          <w:sz w:val="24"/>
          <w:szCs w:val="24"/>
        </w:rPr>
        <w:t>echnology management.</w:t>
      </w:r>
    </w:p>
    <w:p w14:paraId="6828E6DA" w14:textId="77777777" w:rsidR="002E00E4" w:rsidRDefault="002E00E4" w:rsidP="00A82E71">
      <w:pPr>
        <w:pStyle w:val="BodyCopy"/>
        <w:spacing w:line="360" w:lineRule="auto"/>
        <w:jc w:val="both"/>
        <w:rPr>
          <w:rFonts w:ascii="Times New Roman" w:eastAsiaTheme="minorEastAsia" w:hAnsi="Times New Roman" w:cs="Times New Roman"/>
          <w:color w:val="auto"/>
          <w:sz w:val="24"/>
          <w:szCs w:val="24"/>
        </w:rPr>
      </w:pPr>
    </w:p>
    <w:p w14:paraId="5104D4B7" w14:textId="16B3BB8F" w:rsidR="00A82E71" w:rsidRDefault="00E961AE" w:rsidP="00640F59">
      <w:pPr>
        <w:pStyle w:val="BodyCopy"/>
        <w:spacing w:line="360" w:lineRule="auto"/>
        <w:jc w:val="both"/>
      </w:pP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Pr>
          <w:rFonts w:ascii="Times New Roman" w:eastAsiaTheme="minorEastAsia" w:hAnsi="Times New Roman" w:cs="Times New Roman"/>
          <w:color w:val="auto"/>
          <w:sz w:val="24"/>
          <w:szCs w:val="24"/>
        </w:rPr>
        <w:t xml:space="preserve">’s </w:t>
      </w:r>
      <w:r w:rsidRPr="00880A91">
        <w:rPr>
          <w:rFonts w:ascii="Times New Roman" w:eastAsiaTheme="minorEastAsia" w:hAnsi="Times New Roman" w:cs="Times New Roman"/>
          <w:color w:val="auto"/>
          <w:sz w:val="24"/>
          <w:szCs w:val="24"/>
        </w:rPr>
        <w:t xml:space="preserve">e-mail, telephone, mobile devices, voice mail, fax, Internet, and other technology resources are company property, and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880A91">
        <w:rPr>
          <w:rFonts w:ascii="Times New Roman" w:eastAsiaTheme="minorEastAsia" w:hAnsi="Times New Roman" w:cs="Times New Roman"/>
          <w:color w:val="auto"/>
          <w:sz w:val="24"/>
          <w:szCs w:val="24"/>
        </w:rPr>
        <w:t xml:space="preserve"> reserves the right to monitor and examine all communications over these resources at its discretion. Accordingly, employees should not have any expectation of privacy as to their Internet or technology resource usage and should not use these resources for information that they wish to keep private. These resources should be used primarily for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E961AE">
        <w:rPr>
          <w:rFonts w:ascii="Times New Roman" w:eastAsiaTheme="minorEastAsia" w:hAnsi="Times New Roman" w:cs="Times New Roman"/>
          <w:color w:val="auto"/>
          <w:sz w:val="24"/>
          <w:szCs w:val="24"/>
        </w:rPr>
        <w:t xml:space="preserve"> </w:t>
      </w:r>
      <w:r w:rsidRPr="00880A91">
        <w:rPr>
          <w:rFonts w:ascii="Times New Roman" w:eastAsiaTheme="minorEastAsia" w:hAnsi="Times New Roman" w:cs="Times New Roman"/>
          <w:color w:val="auto"/>
          <w:sz w:val="24"/>
          <w:szCs w:val="24"/>
        </w:rPr>
        <w:t xml:space="preserve">-related business. Personal use of e-mail, voice mail, fax, and the Internet is acceptable, but should be done with good judgment and the recognition that these systems are provided to conduct business. Federal and state law and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Pr>
          <w:rFonts w:ascii="Times New Roman" w:eastAsiaTheme="minorEastAsia" w:hAnsi="Times New Roman" w:cs="Times New Roman"/>
          <w:color w:val="auto"/>
          <w:sz w:val="24"/>
          <w:szCs w:val="24"/>
        </w:rPr>
        <w:t>'s</w:t>
      </w:r>
      <w:r w:rsidRPr="00E961AE">
        <w:rPr>
          <w:rFonts w:ascii="Times New Roman" w:eastAsiaTheme="minorEastAsia" w:hAnsi="Times New Roman" w:cs="Times New Roman"/>
          <w:color w:val="auto"/>
          <w:sz w:val="24"/>
          <w:szCs w:val="24"/>
        </w:rPr>
        <w:t xml:space="preserve"> </w:t>
      </w:r>
      <w:r w:rsidRPr="00880A91">
        <w:rPr>
          <w:rFonts w:ascii="Times New Roman" w:eastAsiaTheme="minorEastAsia" w:hAnsi="Times New Roman" w:cs="Times New Roman"/>
          <w:color w:val="auto"/>
          <w:sz w:val="24"/>
          <w:szCs w:val="24"/>
        </w:rPr>
        <w:t xml:space="preserve">policies on intellectual property, misuse of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880A91">
        <w:rPr>
          <w:rFonts w:ascii="Times New Roman" w:eastAsiaTheme="minorEastAsia" w:hAnsi="Times New Roman" w:cs="Times New Roman"/>
          <w:color w:val="auto"/>
          <w:sz w:val="24"/>
          <w:szCs w:val="24"/>
        </w:rPr>
        <w:t xml:space="preserve"> property, discrimination, harassment, sexual harassment, information and data security, and confidentiality apply to the use of all the company’s technology resources. If a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E961AE">
        <w:rPr>
          <w:rFonts w:ascii="Times New Roman" w:eastAsiaTheme="minorEastAsia" w:hAnsi="Times New Roman" w:cs="Times New Roman"/>
          <w:color w:val="auto"/>
          <w:sz w:val="24"/>
          <w:szCs w:val="24"/>
        </w:rPr>
        <w:t xml:space="preserve"> </w:t>
      </w:r>
      <w:r w:rsidRPr="00880A91">
        <w:rPr>
          <w:rFonts w:ascii="Times New Roman" w:eastAsiaTheme="minorEastAsia" w:hAnsi="Times New Roman" w:cs="Times New Roman"/>
          <w:color w:val="auto"/>
          <w:sz w:val="24"/>
          <w:szCs w:val="24"/>
        </w:rPr>
        <w:t xml:space="preserve">employee needs to access the e-mail account, electronic files, or other technology resources of another </w:t>
      </w:r>
      <w:r>
        <w:rPr>
          <w:rFonts w:ascii="Times New Roman" w:eastAsiaTheme="minorEastAsia" w:hAnsi="Times New Roman" w:cs="Times New Roman"/>
          <w:color w:val="auto"/>
          <w:sz w:val="24"/>
          <w:szCs w:val="24"/>
        </w:rPr>
        <w:t xml:space="preserve">Partners </w:t>
      </w:r>
      <w:r w:rsidR="00B8238B">
        <w:rPr>
          <w:rFonts w:ascii="Times New Roman" w:eastAsiaTheme="minorEastAsia" w:hAnsi="Times New Roman" w:cs="Times New Roman"/>
          <w:color w:val="auto"/>
          <w:sz w:val="24"/>
          <w:szCs w:val="24"/>
        </w:rPr>
        <w:t>Honduras</w:t>
      </w:r>
      <w:r w:rsidRPr="00E961AE">
        <w:rPr>
          <w:rFonts w:ascii="Times New Roman" w:eastAsiaTheme="minorEastAsia" w:hAnsi="Times New Roman" w:cs="Times New Roman"/>
          <w:color w:val="auto"/>
          <w:sz w:val="24"/>
          <w:szCs w:val="24"/>
        </w:rPr>
        <w:t xml:space="preserve"> </w:t>
      </w:r>
      <w:r w:rsidRPr="00880A91">
        <w:rPr>
          <w:rFonts w:ascii="Times New Roman" w:eastAsiaTheme="minorEastAsia" w:hAnsi="Times New Roman" w:cs="Times New Roman"/>
          <w:color w:val="auto"/>
          <w:sz w:val="24"/>
          <w:szCs w:val="24"/>
        </w:rPr>
        <w:t>employee, a request and explanation for access needs should be submitted to the Human Resources</w:t>
      </w:r>
      <w:r>
        <w:rPr>
          <w:rFonts w:ascii="Times New Roman" w:eastAsiaTheme="minorEastAsia" w:hAnsi="Times New Roman" w:cs="Times New Roman"/>
          <w:color w:val="auto"/>
          <w:sz w:val="24"/>
          <w:szCs w:val="24"/>
        </w:rPr>
        <w:t xml:space="preserve"> department</w:t>
      </w:r>
      <w:r w:rsidRPr="00880A91">
        <w:rPr>
          <w:rFonts w:ascii="Times New Roman" w:eastAsiaTheme="minorEastAsia" w:hAnsi="Times New Roman" w:cs="Times New Roman"/>
          <w:color w:val="auto"/>
          <w:sz w:val="24"/>
          <w:szCs w:val="24"/>
        </w:rPr>
        <w:t xml:space="preserve">, except in cases where documentation is needed for audits. </w:t>
      </w:r>
    </w:p>
    <w:p w14:paraId="6C416E24" w14:textId="20EDA058" w:rsidR="00A82E71" w:rsidRDefault="00A82E71" w:rsidP="00527FAB">
      <w:pPr>
        <w:spacing w:before="120" w:line="360" w:lineRule="auto"/>
        <w:jc w:val="both"/>
        <w:rPr>
          <w:rFonts w:cs="Times New Roman"/>
          <w:i/>
          <w:iCs/>
          <w:u w:val="single"/>
        </w:rPr>
      </w:pPr>
      <w:r>
        <w:rPr>
          <w:rFonts w:cs="Times New Roman"/>
          <w:i/>
          <w:iCs/>
          <w:u w:val="single"/>
        </w:rPr>
        <w:t>E-mail Policy</w:t>
      </w:r>
    </w:p>
    <w:p w14:paraId="63D3132D" w14:textId="788CE46B" w:rsidR="00636449" w:rsidRPr="00C17238" w:rsidRDefault="00636449" w:rsidP="00640F59">
      <w:pPr>
        <w:spacing w:after="120" w:line="360" w:lineRule="auto"/>
        <w:jc w:val="both"/>
        <w:rPr>
          <w:rFonts w:cs="Times New Roman"/>
        </w:rPr>
      </w:pPr>
      <w:r>
        <w:rPr>
          <w:rFonts w:cs="Times New Roman"/>
        </w:rPr>
        <w:t xml:space="preserve">Partners </w:t>
      </w:r>
      <w:r w:rsidR="00B8238B">
        <w:rPr>
          <w:rFonts w:cs="Times New Roman"/>
        </w:rPr>
        <w:t>Honduras</w:t>
      </w:r>
      <w:r w:rsidRPr="00352E30">
        <w:rPr>
          <w:rFonts w:cs="Times New Roman"/>
        </w:rPr>
        <w:t xml:space="preserve"> e-mail is provided to accomplish day-to-day business-related activities. Users with </w:t>
      </w:r>
      <w:r>
        <w:rPr>
          <w:rFonts w:cs="Times New Roman"/>
        </w:rPr>
        <w:t xml:space="preserve">Partners </w:t>
      </w:r>
      <w:r w:rsidR="00B8238B">
        <w:rPr>
          <w:rFonts w:cs="Times New Roman"/>
        </w:rPr>
        <w:t>Honduras</w:t>
      </w:r>
      <w:r w:rsidRPr="00352E30">
        <w:rPr>
          <w:rFonts w:cs="Times New Roman"/>
        </w:rPr>
        <w:t xml:space="preserve"> e-mail accounts are not authorized to use the e-mail system to send proprietary information via the Internet where information might be accessed by unintended recipients. Employees’ e-mail accounts may not be used to conduct personal business; for political lobbying; or to send intimidating or harassing e-mails, chain letters, viruses, or spam. They also may not be used to improperly distribute copyright-protected work, unsolicited messages, or personal messages to a large group. E-mail users must not state or give the impression that the user is representing or making statements on behalf of </w:t>
      </w:r>
      <w:r>
        <w:rPr>
          <w:rFonts w:cs="Times New Roman"/>
        </w:rPr>
        <w:t xml:space="preserve">Partners </w:t>
      </w:r>
      <w:r w:rsidR="00B8238B">
        <w:rPr>
          <w:rFonts w:cs="Times New Roman"/>
        </w:rPr>
        <w:t>Honduras</w:t>
      </w:r>
      <w:r>
        <w:rPr>
          <w:rFonts w:cs="Times New Roman"/>
        </w:rPr>
        <w:t xml:space="preserve"> </w:t>
      </w:r>
      <w:r w:rsidRPr="00352E30">
        <w:rPr>
          <w:rFonts w:cs="Times New Roman"/>
        </w:rPr>
        <w:t xml:space="preserve">unless the user is authorized to do so. </w:t>
      </w:r>
      <w:r w:rsidR="00A82E71">
        <w:rPr>
          <w:rFonts w:cs="Times New Roman"/>
        </w:rPr>
        <w:t xml:space="preserve">Partners </w:t>
      </w:r>
      <w:r w:rsidR="00B8238B">
        <w:rPr>
          <w:rFonts w:cs="Times New Roman"/>
        </w:rPr>
        <w:t>Honduras</w:t>
      </w:r>
      <w:r w:rsidR="00A82E71">
        <w:rPr>
          <w:rFonts w:cs="Times New Roman"/>
        </w:rPr>
        <w:t xml:space="preserve"> </w:t>
      </w:r>
      <w:r w:rsidRPr="00352E30">
        <w:rPr>
          <w:rFonts w:cs="Times New Roman"/>
        </w:rPr>
        <w:t xml:space="preserve">employees may make incidental personal use of e-mail, provided that it does not interfere with their work duties, has no more than a minimal effect on the e-mail system, and is consistent with </w:t>
      </w:r>
      <w:r w:rsidR="00A82E71">
        <w:rPr>
          <w:rFonts w:cs="Times New Roman"/>
        </w:rPr>
        <w:t xml:space="preserve">Partners </w:t>
      </w:r>
      <w:r w:rsidR="00B8238B">
        <w:rPr>
          <w:rFonts w:cs="Times New Roman"/>
        </w:rPr>
        <w:t>Honduras</w:t>
      </w:r>
      <w:r w:rsidRPr="00352E30">
        <w:rPr>
          <w:rFonts w:cs="Times New Roman"/>
        </w:rPr>
        <w:t>’ policies</w:t>
      </w:r>
    </w:p>
    <w:p w14:paraId="49B38B66" w14:textId="77777777" w:rsidR="00527FAB" w:rsidRPr="00C17238" w:rsidRDefault="00527FAB" w:rsidP="00527FAB">
      <w:pPr>
        <w:spacing w:before="120" w:line="360" w:lineRule="auto"/>
        <w:jc w:val="both"/>
        <w:rPr>
          <w:rFonts w:cs="Times New Roman"/>
          <w:i/>
          <w:iCs/>
          <w:u w:val="single"/>
        </w:rPr>
      </w:pPr>
      <w:r w:rsidRPr="00C17238">
        <w:rPr>
          <w:rFonts w:cs="Times New Roman"/>
          <w:i/>
          <w:iCs/>
          <w:u w:val="single"/>
        </w:rPr>
        <w:t>Use of Audio Equipment</w:t>
      </w:r>
    </w:p>
    <w:p w14:paraId="427ABAD2" w14:textId="064252D4" w:rsidR="00527FAB" w:rsidRPr="00C17238" w:rsidRDefault="00527FAB" w:rsidP="00910813">
      <w:pPr>
        <w:spacing w:before="120" w:line="360" w:lineRule="auto"/>
        <w:jc w:val="both"/>
        <w:rPr>
          <w:rFonts w:cs="Times New Roman"/>
        </w:rPr>
      </w:pPr>
      <w:r w:rsidRPr="00C17238">
        <w:rPr>
          <w:rFonts w:cs="Times New Roman"/>
        </w:rPr>
        <w:t>The use of radio, tape recorder or CDs is not prohibited. However, employees must refrain from doing so in places where their use may interfere with the normal development of their employees' work. In any case, we ask that all employees use headphones.</w:t>
      </w:r>
    </w:p>
    <w:p w14:paraId="795DDC68" w14:textId="77777777" w:rsidR="00527FAB" w:rsidRPr="00C17238" w:rsidRDefault="00527FAB" w:rsidP="00910813">
      <w:pPr>
        <w:spacing w:before="240" w:after="120" w:line="360" w:lineRule="auto"/>
        <w:jc w:val="both"/>
        <w:rPr>
          <w:rFonts w:cs="Times New Roman"/>
          <w:i/>
          <w:iCs/>
          <w:u w:val="single"/>
        </w:rPr>
      </w:pPr>
      <w:r w:rsidRPr="00C17238">
        <w:rPr>
          <w:rFonts w:cs="Times New Roman"/>
          <w:i/>
          <w:iCs/>
          <w:u w:val="single"/>
        </w:rPr>
        <w:t>USB Drives</w:t>
      </w:r>
    </w:p>
    <w:p w14:paraId="20DD84FC" w14:textId="4218126D" w:rsidR="00527FAB" w:rsidRPr="00C17238" w:rsidRDefault="00527FAB" w:rsidP="00527FAB">
      <w:pPr>
        <w:spacing w:after="120" w:line="360" w:lineRule="auto"/>
        <w:jc w:val="both"/>
        <w:rPr>
          <w:rFonts w:cs="Times New Roman"/>
        </w:rPr>
      </w:pPr>
      <w:r w:rsidRPr="00C17238">
        <w:rPr>
          <w:rFonts w:cs="Times New Roman"/>
        </w:rPr>
        <w:t>USB drives present one of the most well-known, but least mitigated security threats in the everyday digital landscape. USB can be infected with malware which can be uploaded on computers directly</w:t>
      </w:r>
      <w:r w:rsidR="004B3A3F">
        <w:rPr>
          <w:rFonts w:cs="Times New Roman"/>
        </w:rPr>
        <w:t>,</w:t>
      </w:r>
      <w:r w:rsidRPr="00C17238">
        <w:rPr>
          <w:rFonts w:cs="Times New Roman"/>
        </w:rPr>
        <w:t xml:space="preserve"> and they can be vehicles of data theft. USB drives also tend to get lost easily, potentially letting sensitive information out. </w:t>
      </w:r>
    </w:p>
    <w:p w14:paraId="6D436D1E" w14:textId="06DD0202"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staff should </w:t>
      </w:r>
      <w:r w:rsidRPr="00C17238">
        <w:rPr>
          <w:rFonts w:cs="Times New Roman"/>
          <w:b/>
          <w:bCs/>
        </w:rPr>
        <w:t xml:space="preserve">never </w:t>
      </w:r>
      <w:r w:rsidRPr="00C17238">
        <w:rPr>
          <w:rFonts w:cs="Times New Roman"/>
        </w:rPr>
        <w:t xml:space="preserve">use USBs or external drives that were not purchased by Partners to save work related files or on devices used for work purposes. USBs can be infected with malware which could grant external actors’ access to internal computer hardware and files. This includes borrowed, gifted, or found USBs. </w:t>
      </w:r>
    </w:p>
    <w:p w14:paraId="3267FE9B" w14:textId="736BC02E" w:rsidR="001F136C" w:rsidRDefault="00527FAB" w:rsidP="00527FAB">
      <w:pPr>
        <w:spacing w:after="120" w:line="360" w:lineRule="auto"/>
        <w:jc w:val="both"/>
        <w:rPr>
          <w:rFonts w:cs="Times New Roman"/>
        </w:rPr>
      </w:pPr>
      <w:r w:rsidRPr="00C17238">
        <w:rPr>
          <w:rFonts w:cs="Times New Roman"/>
        </w:rPr>
        <w:t xml:space="preserve">For Partners </w:t>
      </w:r>
      <w:r w:rsidR="00B8238B">
        <w:rPr>
          <w:rFonts w:cs="Times New Roman"/>
        </w:rPr>
        <w:t>Honduras</w:t>
      </w:r>
      <w:r w:rsidRPr="00C17238">
        <w:rPr>
          <w:rFonts w:cs="Times New Roman"/>
        </w:rPr>
        <w:t xml:space="preserve"> staff, usage of an encrypted USB drive is a requirement. Using encrypted USBs largely mitigates the risk of data loss through theft of misplacement of the drive. Encrypted drives will be password protected to prevent forced entry. Whenever possible, American-made USBs should be used. Partners </w:t>
      </w:r>
      <w:r w:rsidR="00B8238B">
        <w:rPr>
          <w:rFonts w:cs="Times New Roman"/>
        </w:rPr>
        <w:t>Honduras</w:t>
      </w:r>
      <w:r w:rsidRPr="00C17238">
        <w:rPr>
          <w:rFonts w:cs="Times New Roman"/>
        </w:rPr>
        <w:t xml:space="preserve"> staff should avoid using the same USBs for work and personal reasons and avoid using it across work and personal devices.</w:t>
      </w:r>
    </w:p>
    <w:p w14:paraId="4EBE133B" w14:textId="32786A92" w:rsidR="00527FAB" w:rsidRDefault="001F136C" w:rsidP="00527FAB">
      <w:pPr>
        <w:spacing w:after="120" w:line="360" w:lineRule="auto"/>
        <w:jc w:val="both"/>
        <w:rPr>
          <w:rFonts w:cs="Times New Roman"/>
          <w:i/>
          <w:iCs/>
          <w:u w:val="single"/>
        </w:rPr>
      </w:pPr>
      <w:r>
        <w:rPr>
          <w:rFonts w:cs="Times New Roman"/>
          <w:i/>
          <w:iCs/>
          <w:u w:val="single"/>
        </w:rPr>
        <w:t>Network Data Privacy Policy</w:t>
      </w:r>
    </w:p>
    <w:p w14:paraId="5CD9424E" w14:textId="3746A410" w:rsidR="001F136C" w:rsidRDefault="001F136C" w:rsidP="001F136C">
      <w:pPr>
        <w:pStyle w:val="BodyCopy"/>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Partners </w:t>
      </w:r>
      <w:r w:rsidR="00B8238B">
        <w:rPr>
          <w:rFonts w:ascii="Times New Roman" w:hAnsi="Times New Roman" w:cs="Times New Roman"/>
          <w:sz w:val="24"/>
          <w:szCs w:val="24"/>
        </w:rPr>
        <w:t>Honduras</w:t>
      </w:r>
      <w:r>
        <w:rPr>
          <w:rFonts w:ascii="Times New Roman" w:hAnsi="Times New Roman" w:cs="Times New Roman"/>
          <w:sz w:val="24"/>
          <w:szCs w:val="24"/>
        </w:rPr>
        <w:t xml:space="preserve"> </w:t>
      </w:r>
      <w:r w:rsidRPr="006E26FE">
        <w:rPr>
          <w:rFonts w:ascii="Times New Roman" w:hAnsi="Times New Roman" w:cs="Times New Roman"/>
          <w:sz w:val="24"/>
          <w:szCs w:val="24"/>
        </w:rPr>
        <w:t xml:space="preserve">owns and operates its network for business, administrative, and research purposes. To maintain the integrity and availability of network operations, </w:t>
      </w:r>
      <w:r>
        <w:rPr>
          <w:rFonts w:ascii="Times New Roman" w:hAnsi="Times New Roman" w:cs="Times New Roman"/>
          <w:sz w:val="24"/>
          <w:szCs w:val="24"/>
        </w:rPr>
        <w:t xml:space="preserve">Partners </w:t>
      </w:r>
      <w:r w:rsidR="00B8238B">
        <w:rPr>
          <w:rFonts w:ascii="Times New Roman" w:hAnsi="Times New Roman" w:cs="Times New Roman"/>
          <w:sz w:val="24"/>
          <w:szCs w:val="24"/>
        </w:rPr>
        <w:t>Honduras</w:t>
      </w:r>
      <w:r>
        <w:rPr>
          <w:rFonts w:ascii="Times New Roman" w:hAnsi="Times New Roman" w:cs="Times New Roman"/>
          <w:sz w:val="24"/>
          <w:szCs w:val="24"/>
        </w:rPr>
        <w:t xml:space="preserve"> </w:t>
      </w:r>
      <w:r w:rsidRPr="006E26FE">
        <w:rPr>
          <w:rFonts w:ascii="Times New Roman" w:hAnsi="Times New Roman" w:cs="Times New Roman"/>
          <w:sz w:val="24"/>
          <w:szCs w:val="24"/>
        </w:rPr>
        <w:t>may intentionally or inadvertently expose information resources stored on networked machines or transmitted through the network in the following situations:</w:t>
      </w:r>
    </w:p>
    <w:p w14:paraId="52ECCF6B" w14:textId="77777777" w:rsidR="00357605" w:rsidRDefault="001F136C">
      <w:pPr>
        <w:pStyle w:val="Bullets"/>
        <w:tabs>
          <w:tab w:val="clear" w:pos="720"/>
        </w:tabs>
        <w:spacing w:after="0" w:line="360" w:lineRule="auto"/>
        <w:ind w:left="1080"/>
        <w:jc w:val="both"/>
        <w:rPr>
          <w:rFonts w:ascii="Times New Roman" w:hAnsi="Times New Roman" w:cs="Times New Roman"/>
          <w:sz w:val="24"/>
          <w:szCs w:val="24"/>
        </w:rPr>
      </w:pPr>
      <w:r w:rsidRPr="00357605">
        <w:rPr>
          <w:rFonts w:ascii="Times New Roman" w:hAnsi="Times New Roman" w:cs="Times New Roman"/>
          <w:sz w:val="24"/>
          <w:szCs w:val="24"/>
        </w:rPr>
        <w:t>Network performance monitoring or troubleshooting</w:t>
      </w:r>
    </w:p>
    <w:p w14:paraId="0AFD219B" w14:textId="4E9F5E2D" w:rsidR="001F136C" w:rsidRPr="00357605" w:rsidRDefault="001F136C">
      <w:pPr>
        <w:pStyle w:val="Bullets"/>
        <w:tabs>
          <w:tab w:val="clear" w:pos="720"/>
        </w:tabs>
        <w:spacing w:after="0" w:line="360" w:lineRule="auto"/>
        <w:ind w:left="1080"/>
        <w:jc w:val="both"/>
        <w:rPr>
          <w:rFonts w:ascii="Times New Roman" w:hAnsi="Times New Roman" w:cs="Times New Roman"/>
          <w:sz w:val="24"/>
          <w:szCs w:val="24"/>
        </w:rPr>
      </w:pPr>
      <w:r w:rsidRPr="00357605">
        <w:rPr>
          <w:rFonts w:ascii="Times New Roman" w:hAnsi="Times New Roman" w:cs="Times New Roman"/>
          <w:sz w:val="24"/>
          <w:szCs w:val="24"/>
        </w:rPr>
        <w:t xml:space="preserve">Moving data through the network via automated store-and-forward systems </w:t>
      </w:r>
    </w:p>
    <w:p w14:paraId="2BFEE5D7" w14:textId="77777777" w:rsidR="001F136C" w:rsidRDefault="001F136C" w:rsidP="009E7E9B">
      <w:pPr>
        <w:pStyle w:val="Bullets"/>
        <w:tabs>
          <w:tab w:val="clear" w:pos="720"/>
        </w:tabs>
        <w:spacing w:after="0" w:line="360" w:lineRule="auto"/>
        <w:ind w:left="1080"/>
        <w:jc w:val="both"/>
        <w:rPr>
          <w:rFonts w:ascii="Times New Roman" w:hAnsi="Times New Roman" w:cs="Times New Roman"/>
          <w:sz w:val="24"/>
          <w:szCs w:val="24"/>
        </w:rPr>
      </w:pPr>
      <w:r w:rsidRPr="006E26FE">
        <w:rPr>
          <w:rFonts w:ascii="Times New Roman" w:hAnsi="Times New Roman" w:cs="Times New Roman"/>
          <w:sz w:val="24"/>
          <w:szCs w:val="24"/>
        </w:rPr>
        <w:t xml:space="preserve">Copying, archiving, or otherwise preserving portions of messages transmitted over the network in the course of routine network maintenance activities </w:t>
      </w:r>
    </w:p>
    <w:p w14:paraId="38FA742E" w14:textId="40F1B970" w:rsidR="001F136C" w:rsidRDefault="001F136C" w:rsidP="009E7E9B">
      <w:pPr>
        <w:pStyle w:val="BodyCopy"/>
        <w:spacing w:line="360" w:lineRule="auto"/>
        <w:jc w:val="both"/>
        <w:rPr>
          <w:rFonts w:ascii="Times New Roman" w:hAnsi="Times New Roman" w:cs="Times New Roman"/>
          <w:sz w:val="24"/>
          <w:szCs w:val="24"/>
        </w:rPr>
      </w:pPr>
    </w:p>
    <w:p w14:paraId="3D8AE000" w14:textId="764CDB85" w:rsidR="001F136C" w:rsidRPr="004738DD" w:rsidRDefault="001F136C" w:rsidP="004738DD">
      <w:pPr>
        <w:pStyle w:val="BodyCopy"/>
        <w:spacing w:line="360" w:lineRule="auto"/>
        <w:jc w:val="both"/>
        <w:rPr>
          <w:rFonts w:ascii="Times New Roman" w:hAnsi="Times New Roman" w:cs="Times New Roman"/>
          <w:sz w:val="24"/>
          <w:szCs w:val="24"/>
        </w:rPr>
      </w:pPr>
      <w:r w:rsidRPr="006E26FE">
        <w:rPr>
          <w:rFonts w:ascii="Times New Roman" w:hAnsi="Times New Roman" w:cs="Times New Roman"/>
          <w:sz w:val="24"/>
          <w:szCs w:val="24"/>
        </w:rPr>
        <w:t xml:space="preserve">In the event of recognized network security threats, </w:t>
      </w:r>
      <w:r>
        <w:rPr>
          <w:rFonts w:ascii="Times New Roman" w:hAnsi="Times New Roman" w:cs="Times New Roman"/>
          <w:sz w:val="24"/>
          <w:szCs w:val="24"/>
        </w:rPr>
        <w:t xml:space="preserve">Partners </w:t>
      </w:r>
      <w:r w:rsidR="00B8238B">
        <w:rPr>
          <w:rFonts w:ascii="Times New Roman" w:hAnsi="Times New Roman" w:cs="Times New Roman"/>
          <w:sz w:val="24"/>
          <w:szCs w:val="24"/>
        </w:rPr>
        <w:t>Honduras</w:t>
      </w:r>
      <w:r>
        <w:rPr>
          <w:rFonts w:ascii="Times New Roman" w:hAnsi="Times New Roman" w:cs="Times New Roman"/>
          <w:sz w:val="24"/>
          <w:szCs w:val="24"/>
        </w:rPr>
        <w:t xml:space="preserve"> </w:t>
      </w:r>
      <w:r w:rsidRPr="006E26FE">
        <w:rPr>
          <w:rFonts w:ascii="Times New Roman" w:hAnsi="Times New Roman" w:cs="Times New Roman"/>
          <w:sz w:val="24"/>
          <w:szCs w:val="24"/>
        </w:rPr>
        <w:t xml:space="preserve">reserves the right to investigate and remediate possible network security threats, including by means of capture, logging, and examination of files, communications, and other traffic and transmissions over or on the network. All data entered, created, received, stored, or transmitted through </w:t>
      </w:r>
      <w:r>
        <w:rPr>
          <w:rFonts w:ascii="Times New Roman" w:hAnsi="Times New Roman" w:cs="Times New Roman"/>
          <w:sz w:val="24"/>
          <w:szCs w:val="24"/>
        </w:rPr>
        <w:t xml:space="preserve">Partners </w:t>
      </w:r>
      <w:r w:rsidR="00B8238B">
        <w:rPr>
          <w:rFonts w:ascii="Times New Roman" w:hAnsi="Times New Roman" w:cs="Times New Roman"/>
          <w:sz w:val="24"/>
          <w:szCs w:val="24"/>
        </w:rPr>
        <w:t>Honduras</w:t>
      </w:r>
      <w:r w:rsidRPr="006E26FE">
        <w:rPr>
          <w:rFonts w:ascii="Times New Roman" w:hAnsi="Times New Roman" w:cs="Times New Roman"/>
          <w:sz w:val="24"/>
          <w:szCs w:val="24"/>
        </w:rPr>
        <w:t>’</w:t>
      </w:r>
      <w:r>
        <w:rPr>
          <w:rFonts w:ascii="Times New Roman" w:hAnsi="Times New Roman" w:cs="Times New Roman"/>
          <w:sz w:val="24"/>
          <w:szCs w:val="24"/>
        </w:rPr>
        <w:t>s</w:t>
      </w:r>
      <w:r w:rsidRPr="006E26FE">
        <w:rPr>
          <w:rFonts w:ascii="Times New Roman" w:hAnsi="Times New Roman" w:cs="Times New Roman"/>
          <w:sz w:val="24"/>
          <w:szCs w:val="24"/>
        </w:rPr>
        <w:t xml:space="preserve"> systems belongs to the firm and may not be used for purposes unrelated to company business.</w:t>
      </w:r>
    </w:p>
    <w:p w14:paraId="6CF497AC" w14:textId="787E1AA1" w:rsidR="00527FAB" w:rsidRPr="00C17238" w:rsidRDefault="00527FAB" w:rsidP="00DE7224">
      <w:pPr>
        <w:pStyle w:val="Heading2"/>
      </w:pPr>
      <w:bookmarkStart w:id="650" w:name="_5.4_IT_Controls"/>
      <w:bookmarkStart w:id="651" w:name="_Toc82539486"/>
      <w:bookmarkStart w:id="652" w:name="_Toc222754561"/>
      <w:bookmarkEnd w:id="650"/>
      <w:r w:rsidRPr="00C17238">
        <w:t>5.</w:t>
      </w:r>
      <w:r w:rsidR="003B4AAB">
        <w:t>6</w:t>
      </w:r>
      <w:r w:rsidRPr="00C17238">
        <w:t xml:space="preserve"> IT Controls</w:t>
      </w:r>
      <w:bookmarkEnd w:id="651"/>
      <w:bookmarkEnd w:id="652"/>
      <w:r w:rsidRPr="00C17238">
        <w:t xml:space="preserve"> </w:t>
      </w:r>
    </w:p>
    <w:p w14:paraId="7E6B8822" w14:textId="77777777" w:rsidR="00527FAB" w:rsidRPr="00C17238" w:rsidRDefault="00527FAB" w:rsidP="00527FAB">
      <w:pPr>
        <w:spacing w:after="120" w:line="360" w:lineRule="auto"/>
        <w:jc w:val="both"/>
        <w:rPr>
          <w:rFonts w:cs="Times New Roman"/>
          <w:u w:val="single"/>
        </w:rPr>
      </w:pPr>
      <w:r w:rsidRPr="00C17238">
        <w:rPr>
          <w:rFonts w:cs="Times New Roman"/>
          <w:u w:val="single"/>
        </w:rPr>
        <w:t>Password protocols</w:t>
      </w:r>
    </w:p>
    <w:p w14:paraId="7E527ADB" w14:textId="343C6F53" w:rsidR="00527FAB" w:rsidRPr="00C17238" w:rsidRDefault="00A77DBB" w:rsidP="00527FAB">
      <w:pPr>
        <w:spacing w:after="120" w:line="360" w:lineRule="auto"/>
        <w:jc w:val="both"/>
        <w:rPr>
          <w:rFonts w:cs="Times New Roman"/>
        </w:rPr>
      </w:pPr>
      <w:r>
        <w:rPr>
          <w:rFonts w:cs="Times New Roman"/>
        </w:rPr>
        <w:t xml:space="preserve">All passwords must follow </w:t>
      </w:r>
      <w:hyperlink r:id="rId46" w:history="1">
        <w:r w:rsidRPr="00E65E60">
          <w:rPr>
            <w:rStyle w:val="Hyperlink"/>
            <w:rFonts w:cs="Times New Roman"/>
          </w:rPr>
          <w:t>Partners Password Protection Policy</w:t>
        </w:r>
      </w:hyperlink>
      <w:r>
        <w:rPr>
          <w:rFonts w:cs="Times New Roman"/>
        </w:rPr>
        <w:t xml:space="preserve">. </w:t>
      </w:r>
      <w:r w:rsidR="00527FAB" w:rsidRPr="00C17238">
        <w:rPr>
          <w:rFonts w:cs="Times New Roman"/>
        </w:rPr>
        <w:t>To ensure accounts are secure and protected against hackers and breaches, a strong password creation protocol must be followed.</w:t>
      </w:r>
    </w:p>
    <w:p w14:paraId="3D402329" w14:textId="77777777" w:rsidR="00527FAB" w:rsidRPr="00C17238" w:rsidRDefault="00527FAB" w:rsidP="00F05B60">
      <w:pPr>
        <w:pStyle w:val="ListParagraph"/>
        <w:numPr>
          <w:ilvl w:val="0"/>
          <w:numId w:val="95"/>
        </w:numPr>
        <w:spacing w:after="120" w:line="360" w:lineRule="auto"/>
        <w:jc w:val="both"/>
        <w:rPr>
          <w:rFonts w:cs="Times New Roman"/>
        </w:rPr>
      </w:pPr>
      <w:r w:rsidRPr="00C17238">
        <w:rPr>
          <w:rFonts w:cs="Times New Roman"/>
        </w:rPr>
        <w:t>Never use sequential numbers or letters or include any personal information such as names or dates of birth.</w:t>
      </w:r>
    </w:p>
    <w:p w14:paraId="6091C29F" w14:textId="77777777" w:rsidR="00527FAB" w:rsidRPr="00C17238" w:rsidRDefault="00527FAB" w:rsidP="00F05B60">
      <w:pPr>
        <w:pStyle w:val="ListParagraph"/>
        <w:numPr>
          <w:ilvl w:val="0"/>
          <w:numId w:val="95"/>
        </w:numPr>
        <w:spacing w:after="120" w:line="360" w:lineRule="auto"/>
        <w:jc w:val="both"/>
        <w:rPr>
          <w:rFonts w:cs="Times New Roman"/>
        </w:rPr>
      </w:pPr>
      <w:r w:rsidRPr="00C17238">
        <w:rPr>
          <w:rFonts w:cs="Times New Roman"/>
        </w:rPr>
        <w:t>Passwords should not be shorter than 14 characters.</w:t>
      </w:r>
    </w:p>
    <w:p w14:paraId="52E428B9" w14:textId="77777777" w:rsidR="00527FAB" w:rsidRPr="00C17238" w:rsidRDefault="00527FAB" w:rsidP="00F05B60">
      <w:pPr>
        <w:pStyle w:val="ListParagraph"/>
        <w:numPr>
          <w:ilvl w:val="0"/>
          <w:numId w:val="95"/>
        </w:numPr>
        <w:spacing w:after="120" w:line="360" w:lineRule="auto"/>
        <w:jc w:val="both"/>
        <w:rPr>
          <w:rFonts w:cs="Times New Roman"/>
        </w:rPr>
      </w:pPr>
      <w:r w:rsidRPr="00C17238">
        <w:rPr>
          <w:rFonts w:cs="Times New Roman"/>
        </w:rPr>
        <w:t>Use a combination of upper-case and lower-case letters, numbers, and symbols.</w:t>
      </w:r>
    </w:p>
    <w:p w14:paraId="15FB2EAE" w14:textId="77777777" w:rsidR="00527FAB" w:rsidRPr="00C17238" w:rsidRDefault="00527FAB" w:rsidP="00F05B60">
      <w:pPr>
        <w:pStyle w:val="ListParagraph"/>
        <w:numPr>
          <w:ilvl w:val="0"/>
          <w:numId w:val="95"/>
        </w:numPr>
        <w:spacing w:after="120" w:line="360" w:lineRule="auto"/>
        <w:jc w:val="both"/>
        <w:rPr>
          <w:rFonts w:cs="Times New Roman"/>
        </w:rPr>
      </w:pPr>
      <w:r w:rsidRPr="00C17238">
        <w:rPr>
          <w:rFonts w:cs="Times New Roman"/>
        </w:rPr>
        <w:t xml:space="preserve">Avoid common substitutions of numbers or symbols for letters. For example, avoiding using D00R8377 in place for DOORBELL with no additional words, symbols, or numbers, makes these combinations easy to hack. </w:t>
      </w:r>
    </w:p>
    <w:p w14:paraId="603A8B25" w14:textId="77777777" w:rsidR="00527FAB" w:rsidRPr="00C17238" w:rsidRDefault="00527FAB" w:rsidP="00F05B60">
      <w:pPr>
        <w:pStyle w:val="ListParagraph"/>
        <w:numPr>
          <w:ilvl w:val="0"/>
          <w:numId w:val="95"/>
        </w:numPr>
        <w:spacing w:after="120" w:line="360" w:lineRule="auto"/>
        <w:jc w:val="both"/>
        <w:rPr>
          <w:rFonts w:cs="Times New Roman"/>
        </w:rPr>
      </w:pPr>
      <w:r w:rsidRPr="00C17238">
        <w:rPr>
          <w:rFonts w:cs="Times New Roman"/>
        </w:rPr>
        <w:t xml:space="preserve">Random character placement (P*g6Hdk@28cD&amp;q!) and random word combinations (Carmine*Flor9Jupiter&amp;6) are effective. Use proper nouns, names of local businesses, historical figures, any words you know in another language, etc. Adding capitalization, numbers, and symbols can strengthen password security. </w:t>
      </w:r>
    </w:p>
    <w:p w14:paraId="40F904A6" w14:textId="77777777" w:rsidR="00527FAB" w:rsidRPr="00C17238" w:rsidRDefault="00527FAB" w:rsidP="00F05B60">
      <w:pPr>
        <w:pStyle w:val="ListParagraph"/>
        <w:numPr>
          <w:ilvl w:val="0"/>
          <w:numId w:val="95"/>
        </w:numPr>
        <w:spacing w:after="120" w:line="360" w:lineRule="auto"/>
        <w:jc w:val="both"/>
        <w:rPr>
          <w:rFonts w:cs="Times New Roman"/>
        </w:rPr>
      </w:pPr>
      <w:r w:rsidRPr="00C17238">
        <w:rPr>
          <w:rFonts w:cs="Times New Roman"/>
        </w:rPr>
        <w:t>Don’t use predictable combinations of sequential letters (abcde), numbers (56789), or keyboard paths (qwerty).</w:t>
      </w:r>
    </w:p>
    <w:p w14:paraId="2C3437F6" w14:textId="77777777" w:rsidR="00527FAB" w:rsidRPr="00C17238" w:rsidRDefault="00527FAB" w:rsidP="00F05B60">
      <w:pPr>
        <w:pStyle w:val="ListParagraph"/>
        <w:numPr>
          <w:ilvl w:val="0"/>
          <w:numId w:val="95"/>
        </w:numPr>
        <w:spacing w:after="120" w:line="360" w:lineRule="auto"/>
        <w:jc w:val="both"/>
        <w:rPr>
          <w:rFonts w:cs="Times New Roman"/>
        </w:rPr>
      </w:pPr>
      <w:r w:rsidRPr="00C17238">
        <w:rPr>
          <w:rFonts w:cs="Times New Roman"/>
        </w:rPr>
        <w:t xml:space="preserve">Never reuse passwords. </w:t>
      </w:r>
    </w:p>
    <w:p w14:paraId="6A53A22B" w14:textId="77777777" w:rsidR="00527FAB" w:rsidRPr="00C17238" w:rsidRDefault="00527FAB" w:rsidP="00527FAB">
      <w:pPr>
        <w:spacing w:after="120" w:line="360" w:lineRule="auto"/>
        <w:jc w:val="both"/>
        <w:rPr>
          <w:rFonts w:cs="Times New Roman"/>
        </w:rPr>
      </w:pPr>
      <w:r w:rsidRPr="00C17238">
        <w:rPr>
          <w:rFonts w:cs="Times New Roman"/>
        </w:rPr>
        <w:t xml:space="preserve">The best practice for storing secure passwords is using password management applications like LastPass. It creates strong passwords that are difficult to hack and keeps track of those passwords, so you don’t have to remember them. The easiest way to use LastPass is to just use the internet as you normally do and save your passwords as you log onto each new site. </w:t>
      </w:r>
    </w:p>
    <w:p w14:paraId="6BCB14E2" w14:textId="0D608ED2" w:rsidR="00527FAB" w:rsidRPr="00C17238" w:rsidRDefault="00527FAB" w:rsidP="00527FAB">
      <w:pPr>
        <w:spacing w:after="120" w:line="360" w:lineRule="auto"/>
        <w:jc w:val="both"/>
        <w:rPr>
          <w:rFonts w:cs="Times New Roman"/>
        </w:rPr>
      </w:pPr>
      <w:r w:rsidRPr="00C17238">
        <w:rPr>
          <w:rFonts w:cs="Times New Roman"/>
        </w:rPr>
        <w:t>When a site is visited with a login page, a LastPass icon will appear after the username and password is entered. Click the LastPass icon inside the password field, then click “Save credentials for this site.” The LastPass account will gradually fill with all the saved passwords and login information. When the sites are revisited, LastPass can automatically enter the username and password for you.</w:t>
      </w:r>
    </w:p>
    <w:p w14:paraId="68ED133E" w14:textId="77777777" w:rsidR="00527FAB" w:rsidRPr="00C17238" w:rsidRDefault="00527FAB" w:rsidP="00527FAB">
      <w:pPr>
        <w:spacing w:after="120" w:line="360" w:lineRule="auto"/>
        <w:jc w:val="both"/>
        <w:rPr>
          <w:rFonts w:cs="Times New Roman"/>
        </w:rPr>
      </w:pPr>
      <w:r w:rsidRPr="00C17238">
        <w:rPr>
          <w:rFonts w:cs="Times New Roman"/>
        </w:rPr>
        <w:t>Under the LastPass Security Dashboard, LastPass can score the security level of your passwords and suggest new passwords for you using the password generator. LastPass can give you an overall security rating and alert you if your email accounts have been breached through their Dark Web Monitoring option.</w:t>
      </w:r>
    </w:p>
    <w:p w14:paraId="6A081626" w14:textId="77777777" w:rsidR="00527FAB" w:rsidRPr="00C17238" w:rsidRDefault="00527FAB" w:rsidP="00527FAB">
      <w:pPr>
        <w:spacing w:after="120" w:line="360" w:lineRule="auto"/>
        <w:jc w:val="both"/>
        <w:rPr>
          <w:rFonts w:cs="Times New Roman"/>
          <w:u w:val="single"/>
        </w:rPr>
      </w:pPr>
      <w:r w:rsidRPr="00C17238">
        <w:rPr>
          <w:rFonts w:cs="Times New Roman"/>
          <w:u w:val="single"/>
        </w:rPr>
        <w:t>DuckDuckGo</w:t>
      </w:r>
    </w:p>
    <w:p w14:paraId="5346ADD5" w14:textId="11EA608B" w:rsidR="00527FAB" w:rsidRPr="00C17238" w:rsidRDefault="00527FAB" w:rsidP="00527FAB">
      <w:pPr>
        <w:spacing w:after="120" w:line="360" w:lineRule="auto"/>
        <w:jc w:val="both"/>
        <w:rPr>
          <w:rFonts w:cs="Times New Roman"/>
        </w:rPr>
      </w:pPr>
      <w:r w:rsidRPr="00C17238">
        <w:rPr>
          <w:rFonts w:cs="Times New Roman"/>
        </w:rPr>
        <w:t>DuckDuckGo is known as a “private” search engine because it doesn’t track or record any personal Internet-related data about its users.</w:t>
      </w:r>
      <w:r w:rsidR="006308EB" w:rsidRPr="00C17238">
        <w:rPr>
          <w:rFonts w:cs="Times New Roman"/>
        </w:rPr>
        <w:t xml:space="preserve"> </w:t>
      </w:r>
      <w:r w:rsidRPr="00C17238">
        <w:rPr>
          <w:rFonts w:cs="Times New Roman"/>
        </w:rPr>
        <w:t>This means that DuckDuckGo doesn’t collect information on a computer’s IP address, web browser specifications, or search history.</w:t>
      </w:r>
      <w:r w:rsidR="006308EB" w:rsidRPr="00C17238">
        <w:rPr>
          <w:rFonts w:cs="Times New Roman"/>
        </w:rPr>
        <w:t xml:space="preserve"> </w:t>
      </w:r>
      <w:r w:rsidRPr="00C17238">
        <w:rPr>
          <w:rFonts w:cs="Times New Roman"/>
        </w:rPr>
        <w:t>DuckDuckGo also has features that block websites from knowing how you found them, so they can’t use this information to profile you and show you privacy-invasive targeted advertising. DuckDuckGo also will automatically pull up the encrypted (HTTPS) version of a site rather than the unencrypted version.</w:t>
      </w:r>
    </w:p>
    <w:p w14:paraId="5987B226" w14:textId="4AED993F" w:rsidR="00527FAB" w:rsidRPr="00C17238" w:rsidRDefault="00527FAB" w:rsidP="00527FAB">
      <w:pPr>
        <w:spacing w:after="120" w:line="360" w:lineRule="auto"/>
        <w:jc w:val="both"/>
        <w:rPr>
          <w:rFonts w:cs="Times New Roman"/>
        </w:rPr>
      </w:pPr>
      <w:r w:rsidRPr="00C17238">
        <w:rPr>
          <w:rFonts w:cs="Times New Roman"/>
        </w:rPr>
        <w:t>DuckDuckGo can be used directly as a search engine like Google or added as an extension into web browsers. The extension adds additional features including blocking hidden trackers detected on visited sites and tak</w:t>
      </w:r>
      <w:r w:rsidR="00CF237B">
        <w:rPr>
          <w:rFonts w:cs="Times New Roman"/>
        </w:rPr>
        <w:t>ing</w:t>
      </w:r>
      <w:r w:rsidRPr="00C17238">
        <w:rPr>
          <w:rFonts w:cs="Times New Roman"/>
        </w:rPr>
        <w:t xml:space="preserve"> you to encrypted versions of sites when possible. These private browsing features require extra permissions, though </w:t>
      </w:r>
      <w:r w:rsidR="00C565B0">
        <w:rPr>
          <w:rFonts w:cs="Times New Roman"/>
        </w:rPr>
        <w:t xml:space="preserve">they </w:t>
      </w:r>
      <w:r w:rsidRPr="00C17238">
        <w:rPr>
          <w:rFonts w:cs="Times New Roman"/>
        </w:rPr>
        <w:t>work solely on your local device. DuckDuckGo does not collect or share any personal browsing information as per our privacy policy.</w:t>
      </w:r>
    </w:p>
    <w:p w14:paraId="45CA399D" w14:textId="2A35AE4B" w:rsidR="00527FAB" w:rsidRPr="00C17238" w:rsidRDefault="00527FAB" w:rsidP="00527FAB">
      <w:pPr>
        <w:spacing w:after="120" w:line="360" w:lineRule="auto"/>
        <w:jc w:val="both"/>
        <w:rPr>
          <w:rFonts w:cs="Times New Roman"/>
        </w:rPr>
      </w:pPr>
      <w:r w:rsidRPr="00C17238">
        <w:rPr>
          <w:rFonts w:cs="Times New Roman"/>
        </w:rPr>
        <w:t>You can use a secure version of the website that makes your activities difficult to track and interpret.</w:t>
      </w:r>
      <w:r w:rsidR="006308EB" w:rsidRPr="00C17238">
        <w:rPr>
          <w:rFonts w:cs="Times New Roman"/>
        </w:rPr>
        <w:t xml:space="preserve"> </w:t>
      </w:r>
      <w:r w:rsidRPr="00C17238">
        <w:rPr>
          <w:rFonts w:cs="Times New Roman"/>
        </w:rPr>
        <w:t>You can also redirect your search request so that other websites can’t see your search terms, or even modify your search request so that your search terms aren’t visible to any websites at all.</w:t>
      </w:r>
    </w:p>
    <w:p w14:paraId="7A1125C1" w14:textId="77777777" w:rsidR="00527FAB" w:rsidRPr="00C17238" w:rsidRDefault="00527FAB" w:rsidP="00527FAB">
      <w:pPr>
        <w:spacing w:after="120" w:line="360" w:lineRule="auto"/>
        <w:jc w:val="both"/>
        <w:rPr>
          <w:rFonts w:cs="Times New Roman"/>
          <w:u w:val="single"/>
        </w:rPr>
      </w:pPr>
      <w:r w:rsidRPr="00C17238">
        <w:rPr>
          <w:rFonts w:cs="Times New Roman"/>
          <w:u w:val="single"/>
        </w:rPr>
        <w:t>Disk Encryption</w:t>
      </w:r>
    </w:p>
    <w:p w14:paraId="7EE268A0" w14:textId="77777777" w:rsidR="00527FAB" w:rsidRPr="00C17238" w:rsidRDefault="00527FAB" w:rsidP="00527FAB">
      <w:pPr>
        <w:spacing w:after="120" w:line="360" w:lineRule="auto"/>
        <w:jc w:val="both"/>
        <w:rPr>
          <w:rFonts w:cs="Times New Roman"/>
        </w:rPr>
      </w:pPr>
      <w:r w:rsidRPr="00C17238">
        <w:rPr>
          <w:rFonts w:cs="Times New Roman"/>
        </w:rPr>
        <w:t xml:space="preserve">Full disk encryption is a data protection method, which transforms information stored on disk drives into encrypted files that can be only opened by people or systems who have the necessary access keys. Full disk encryption protects the entire computer hardware and all files on the drive against unauthorized access, in contrast to file-level encryption which protects individual archives. </w:t>
      </w:r>
    </w:p>
    <w:p w14:paraId="4ED4CAB8" w14:textId="77777777" w:rsidR="00527FAB" w:rsidRPr="00C17238" w:rsidRDefault="00527FAB" w:rsidP="00527FAB">
      <w:pPr>
        <w:spacing w:after="120" w:line="360" w:lineRule="auto"/>
        <w:jc w:val="both"/>
        <w:rPr>
          <w:rFonts w:cs="Times New Roman"/>
        </w:rPr>
      </w:pPr>
      <w:r w:rsidRPr="00C17238">
        <w:rPr>
          <w:rFonts w:cs="Times New Roman"/>
        </w:rPr>
        <w:t>If a laptop is ever lost, stolen, or decommissioned inappropriately, the odds are that the data will remain safe even then, because encrypted drives are extremely difficult to access without knowing the decryption key. This is not the case with unprotected drives, to which the attacker may gain access, simply by attaching them to another computer.</w:t>
      </w:r>
    </w:p>
    <w:p w14:paraId="5471D3C7" w14:textId="77777777" w:rsidR="00527FAB" w:rsidRPr="00C17238" w:rsidRDefault="00527FAB" w:rsidP="00527FAB">
      <w:pPr>
        <w:spacing w:after="120" w:line="360" w:lineRule="auto"/>
        <w:jc w:val="both"/>
        <w:rPr>
          <w:rFonts w:cs="Times New Roman"/>
        </w:rPr>
      </w:pPr>
      <w:r w:rsidRPr="00C17238">
        <w:rPr>
          <w:rFonts w:cs="Times New Roman"/>
        </w:rPr>
        <w:t>Windows 10 has a built-in disk encryption application called Bitlocker. All data on the protected drives is stored in an encrypted form while the computer is locked or turned off, but when the user unlocks the system with their Windows login credentials, everything works like in an unencrypted system. Any new files will be encrypted automatically.</w:t>
      </w:r>
    </w:p>
    <w:p w14:paraId="2DD65874" w14:textId="77777777" w:rsidR="00527FAB" w:rsidRPr="00C17238" w:rsidRDefault="00527FAB" w:rsidP="00527FAB">
      <w:pPr>
        <w:spacing w:after="120" w:line="360" w:lineRule="auto"/>
        <w:jc w:val="both"/>
        <w:rPr>
          <w:rFonts w:cs="Times New Roman"/>
          <w:u w:val="single"/>
        </w:rPr>
      </w:pPr>
      <w:r w:rsidRPr="00C17238">
        <w:rPr>
          <w:rFonts w:cs="Times New Roman"/>
          <w:u w:val="single"/>
        </w:rPr>
        <w:t>General Phone Settings</w:t>
      </w:r>
    </w:p>
    <w:p w14:paraId="54614ACE" w14:textId="480BF796" w:rsidR="00527FAB" w:rsidRPr="00C17238" w:rsidRDefault="00527FAB" w:rsidP="00527FAB">
      <w:pPr>
        <w:spacing w:after="120" w:line="360" w:lineRule="auto"/>
        <w:jc w:val="both"/>
        <w:rPr>
          <w:rFonts w:cs="Times New Roman"/>
        </w:rPr>
      </w:pPr>
      <w:r w:rsidRPr="00C17238">
        <w:rPr>
          <w:rFonts w:cs="Times New Roman"/>
        </w:rPr>
        <w:t xml:space="preserve">Proper cellphone security will ensure documents are as protected as possible. </w:t>
      </w:r>
    </w:p>
    <w:p w14:paraId="337FA9A9" w14:textId="77777777" w:rsidR="00527FAB" w:rsidRPr="00C17238" w:rsidRDefault="00527FAB" w:rsidP="00527FAB">
      <w:pPr>
        <w:spacing w:after="120" w:line="360" w:lineRule="auto"/>
        <w:jc w:val="both"/>
        <w:rPr>
          <w:rFonts w:cs="Times New Roman"/>
        </w:rPr>
      </w:pPr>
      <w:r w:rsidRPr="00C17238">
        <w:rPr>
          <w:rFonts w:cs="Times New Roman"/>
        </w:rPr>
        <w:t xml:space="preserve">The following security preferences will help secure phone data. These preferences are not required, but strongly recommended. </w:t>
      </w:r>
    </w:p>
    <w:p w14:paraId="439C96A8" w14:textId="77777777"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Don't automatically join wi-fi networks, you risk joining an unsecure network through which hackers can access your phone.</w:t>
      </w:r>
    </w:p>
    <w:p w14:paraId="694C71D6" w14:textId="77777777"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 xml:space="preserve">Enable a complex PIN (see password protocol section for guidance) or fingerprint password on lock screen. Enabling FaceID is not recommended, due to concerns with tracking facial recognition data. If staff member prefers to use FaceID and enables it on the device, be advised that in security situations where a person tries to enter a phone by force, the phone will not unlock if the user avoids looking directly into the camera. FaceID will only unlock if the face is in a neutral expression and looking directly ahead. </w:t>
      </w:r>
    </w:p>
    <w:p w14:paraId="34B81189" w14:textId="4D7A0F5E"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Disable GPS location tracking from photos and avoid enabling it on as many application</w:t>
      </w:r>
      <w:r w:rsidR="004C1BE8">
        <w:rPr>
          <w:rFonts w:cs="Times New Roman"/>
        </w:rPr>
        <w:t>s</w:t>
      </w:r>
      <w:r w:rsidRPr="00C17238">
        <w:rPr>
          <w:rFonts w:cs="Times New Roman"/>
        </w:rPr>
        <w:t xml:space="preserve"> as possible. This will ensure that if an application is compromised, there is less likelihood your sensitive information will be leaked. </w:t>
      </w:r>
    </w:p>
    <w:p w14:paraId="148572BD" w14:textId="77777777"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 xml:space="preserve">Enable “Find my Phone” on iPhone or Android. Find my Phone includes a remote phone wipe setting that will allow users to clear the contents of their phones if the phone is lost or stolen. This will return the phone to factory mode, clearing all the data or contents of the phone. </w:t>
      </w:r>
    </w:p>
    <w:p w14:paraId="5E8F7874" w14:textId="77777777"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Keep phone software and applications regularly updated to ensure devices have the latest security patches installed.</w:t>
      </w:r>
    </w:p>
    <w:p w14:paraId="410CD208" w14:textId="77777777"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 xml:space="preserve">Disable load remote images on emails. Hackers can hide malware within photos in emails, which are downloaded automatically if this setting is not disabled. </w:t>
      </w:r>
    </w:p>
    <w:p w14:paraId="23E25938" w14:textId="77777777"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 xml:space="preserve">Enable USB restriction mode to ensure malware cannot be installed through USB ports. </w:t>
      </w:r>
    </w:p>
    <w:p w14:paraId="3D858ACB" w14:textId="77777777" w:rsidR="00527FAB" w:rsidRPr="00C17238" w:rsidRDefault="00527FAB" w:rsidP="00F05B60">
      <w:pPr>
        <w:pStyle w:val="ListParagraph"/>
        <w:numPr>
          <w:ilvl w:val="0"/>
          <w:numId w:val="96"/>
        </w:numPr>
        <w:spacing w:after="120" w:line="360" w:lineRule="auto"/>
        <w:jc w:val="both"/>
        <w:rPr>
          <w:rFonts w:cs="Times New Roman"/>
        </w:rPr>
      </w:pPr>
      <w:r w:rsidRPr="00C17238">
        <w:rPr>
          <w:rFonts w:cs="Times New Roman"/>
        </w:rPr>
        <w:t>Download LastPass application to manage passwords.</w:t>
      </w:r>
    </w:p>
    <w:p w14:paraId="472A523B" w14:textId="5DE60383" w:rsidR="00527FAB" w:rsidRDefault="00527FAB" w:rsidP="00F05B60">
      <w:pPr>
        <w:pStyle w:val="ListParagraph"/>
        <w:numPr>
          <w:ilvl w:val="0"/>
          <w:numId w:val="96"/>
        </w:numPr>
        <w:spacing w:after="120" w:line="360" w:lineRule="auto"/>
        <w:jc w:val="both"/>
        <w:rPr>
          <w:rFonts w:cs="Times New Roman"/>
        </w:rPr>
      </w:pPr>
      <w:r w:rsidRPr="00C17238">
        <w:rPr>
          <w:rFonts w:cs="Times New Roman"/>
        </w:rPr>
        <w:t>Enable multi-factor authentication on as many applications as possible.</w:t>
      </w:r>
    </w:p>
    <w:p w14:paraId="42CF7A25" w14:textId="6131F154" w:rsidR="00A400B6" w:rsidRPr="00C17238" w:rsidRDefault="00A400B6" w:rsidP="00A400B6">
      <w:pPr>
        <w:pStyle w:val="Heading2"/>
      </w:pPr>
      <w:bookmarkStart w:id="653" w:name="_Toc222754562"/>
      <w:r w:rsidRPr="00C17238">
        <w:t>5.</w:t>
      </w:r>
      <w:r w:rsidR="003B4AAB">
        <w:t>7</w:t>
      </w:r>
      <w:r w:rsidRPr="00C17238">
        <w:t xml:space="preserve"> </w:t>
      </w:r>
      <w:r w:rsidR="00C103AE" w:rsidRPr="00C103AE">
        <w:t>Artificial Intelligence Usage</w:t>
      </w:r>
      <w:bookmarkEnd w:id="653"/>
      <w:r w:rsidRPr="00C17238">
        <w:t xml:space="preserve"> </w:t>
      </w:r>
    </w:p>
    <w:p w14:paraId="5DD8E90E" w14:textId="538350FD" w:rsidR="004B3946" w:rsidRPr="004B3946" w:rsidRDefault="006E6F2A" w:rsidP="004B3946">
      <w:pPr>
        <w:spacing w:after="120" w:line="360" w:lineRule="auto"/>
        <w:jc w:val="both"/>
        <w:rPr>
          <w:rFonts w:cs="Times New Roman"/>
        </w:rPr>
      </w:pPr>
      <w:r>
        <w:rPr>
          <w:rFonts w:cs="Times New Roman"/>
        </w:rPr>
        <w:t xml:space="preserve">Partners </w:t>
      </w:r>
      <w:r w:rsidR="00B8238B">
        <w:rPr>
          <w:rFonts w:cs="Times New Roman"/>
        </w:rPr>
        <w:t>Honduras</w:t>
      </w:r>
      <w:r>
        <w:rPr>
          <w:rFonts w:cs="Times New Roman"/>
        </w:rPr>
        <w:t xml:space="preserve"> recognizes the importance of </w:t>
      </w:r>
      <w:r w:rsidR="004B3946" w:rsidRPr="004B3946">
        <w:rPr>
          <w:rFonts w:cs="Times New Roman"/>
        </w:rPr>
        <w:t xml:space="preserve">generative artificial intelligence (AI), such as ChatGPT, </w:t>
      </w:r>
      <w:r w:rsidR="00540FE1">
        <w:rPr>
          <w:rFonts w:cs="Times New Roman"/>
        </w:rPr>
        <w:t xml:space="preserve">Claude, </w:t>
      </w:r>
      <w:r w:rsidR="004B3946" w:rsidRPr="004B3946">
        <w:rPr>
          <w:rFonts w:cs="Times New Roman"/>
        </w:rPr>
        <w:t>Bard, Bing, or other similar tools</w:t>
      </w:r>
      <w:r w:rsidR="00F94300">
        <w:rPr>
          <w:rFonts w:cs="Times New Roman"/>
        </w:rPr>
        <w:t xml:space="preserve"> </w:t>
      </w:r>
      <w:r w:rsidR="0032746F">
        <w:rPr>
          <w:rFonts w:cs="Times New Roman"/>
        </w:rPr>
        <w:t>in the workplace</w:t>
      </w:r>
      <w:r w:rsidR="003B38C3">
        <w:rPr>
          <w:rFonts w:cs="Times New Roman"/>
        </w:rPr>
        <w:t xml:space="preserve">, however, has created the </w:t>
      </w:r>
      <w:hyperlink r:id="rId47" w:history="1">
        <w:r w:rsidR="005E71B0" w:rsidRPr="005E71B0">
          <w:rPr>
            <w:rStyle w:val="Hyperlink"/>
            <w:rFonts w:cs="Times New Roman"/>
          </w:rPr>
          <w:t>Artificial</w:t>
        </w:r>
        <w:r w:rsidR="003B38C3" w:rsidRPr="005E71B0">
          <w:rPr>
            <w:rStyle w:val="Hyperlink"/>
            <w:rFonts w:cs="Times New Roman"/>
          </w:rPr>
          <w:t xml:space="preserve"> Intelligence Usage Policy</w:t>
        </w:r>
      </w:hyperlink>
      <w:r w:rsidR="003B38C3">
        <w:rPr>
          <w:rFonts w:cs="Times New Roman"/>
        </w:rPr>
        <w:t xml:space="preserve"> to ensure that its use is compliant. All employees must follow the protocols and guidance set in the policy.</w:t>
      </w:r>
      <w:r w:rsidR="005E71B0">
        <w:rPr>
          <w:rFonts w:cs="Times New Roman"/>
        </w:rPr>
        <w:t xml:space="preserve"> </w:t>
      </w:r>
      <w:r w:rsidR="004B3946" w:rsidRPr="004B3946">
        <w:rPr>
          <w:rFonts w:cs="Times New Roman"/>
        </w:rPr>
        <w:t>Th</w:t>
      </w:r>
      <w:r w:rsidR="005E71B0">
        <w:rPr>
          <w:rFonts w:cs="Times New Roman"/>
        </w:rPr>
        <w:t>e</w:t>
      </w:r>
      <w:r w:rsidR="004B3946" w:rsidRPr="004B3946">
        <w:rPr>
          <w:rFonts w:cs="Times New Roman"/>
        </w:rPr>
        <w:t xml:space="preserve"> policy is designed to ensure that the use of AI is ethical, lawful, and in compliance with all applicable laws, regulations, and Partners’ policies.</w:t>
      </w:r>
    </w:p>
    <w:p w14:paraId="14183C80" w14:textId="3D86D942" w:rsidR="00A400B6" w:rsidRDefault="005E71B0" w:rsidP="00640F59">
      <w:pPr>
        <w:spacing w:after="120" w:line="360" w:lineRule="auto"/>
        <w:jc w:val="both"/>
        <w:rPr>
          <w:rFonts w:cs="Times New Roman"/>
        </w:rPr>
      </w:pPr>
      <w:r>
        <w:rPr>
          <w:rFonts w:cs="Times New Roman"/>
        </w:rPr>
        <w:t>Employees</w:t>
      </w:r>
      <w:r w:rsidR="004B3946" w:rsidRPr="004B3946">
        <w:rPr>
          <w:rFonts w:cs="Times New Roman"/>
        </w:rPr>
        <w:t xml:space="preserve"> are authorized to use AI for work-related purposes. This includes tasks such as generating text or content for reports, data analysis, emails, presentations, images, and communications. </w:t>
      </w:r>
      <w:r w:rsidR="00C65821">
        <w:rPr>
          <w:rFonts w:cs="Times New Roman"/>
        </w:rPr>
        <w:t xml:space="preserve">If using AI, staff </w:t>
      </w:r>
      <w:r w:rsidR="004B3946" w:rsidRPr="004B3946">
        <w:rPr>
          <w:rFonts w:cs="Times New Roman"/>
        </w:rPr>
        <w:t xml:space="preserve">commit to using AI in a manner that avoids causing harm to individuals, communities, or society as a whole or in a way that may discriminate, perpetuate biases, or violate legal or ethical standards. </w:t>
      </w:r>
      <w:r w:rsidR="00C65821">
        <w:rPr>
          <w:rFonts w:cs="Times New Roman"/>
        </w:rPr>
        <w:t xml:space="preserve">Furthermore, </w:t>
      </w:r>
      <w:r w:rsidR="004B3946" w:rsidRPr="004B3946">
        <w:rPr>
          <w:rFonts w:cs="Times New Roman"/>
        </w:rPr>
        <w:t>commit to using AI in a way that avoids plagiarism and proper cites resources used.</w:t>
      </w:r>
      <w:r w:rsidR="00EA2C0C">
        <w:rPr>
          <w:rFonts w:cs="Times New Roman"/>
        </w:rPr>
        <w:t xml:space="preserve"> </w:t>
      </w:r>
      <w:r w:rsidR="00420280">
        <w:rPr>
          <w:rFonts w:cs="Times New Roman"/>
        </w:rPr>
        <w:t xml:space="preserve">If there are any questions on the use of AI, employees should contact the FO Director. </w:t>
      </w:r>
    </w:p>
    <w:p w14:paraId="3CE65735" w14:textId="5F9A5B2D" w:rsidR="00540FE1" w:rsidRPr="00A400B6" w:rsidRDefault="00540FE1" w:rsidP="00540FE1">
      <w:pPr>
        <w:spacing w:after="120" w:line="360" w:lineRule="auto"/>
        <w:jc w:val="both"/>
        <w:rPr>
          <w:rFonts w:cs="Times New Roman"/>
        </w:rPr>
      </w:pPr>
      <w:r>
        <w:rPr>
          <w:rFonts w:cs="Times New Roman"/>
        </w:rPr>
        <w:t xml:space="preserve">Partners Honduras </w:t>
      </w:r>
      <w:r w:rsidRPr="00540FE1">
        <w:rPr>
          <w:rFonts w:cs="Times New Roman"/>
        </w:rPr>
        <w:t xml:space="preserve">provides staff with access to a dedicated organizational Claude </w:t>
      </w:r>
      <w:r>
        <w:rPr>
          <w:rFonts w:cs="Times New Roman"/>
        </w:rPr>
        <w:t xml:space="preserve">AI </w:t>
      </w:r>
      <w:r w:rsidRPr="00540FE1">
        <w:rPr>
          <w:rFonts w:cs="Times New Roman"/>
        </w:rPr>
        <w:t xml:space="preserve">account. </w:t>
      </w:r>
      <w:r>
        <w:rPr>
          <w:rFonts w:cs="Times New Roman"/>
        </w:rPr>
        <w:t>Partners</w:t>
      </w:r>
      <w:r w:rsidRPr="00540FE1">
        <w:rPr>
          <w:rFonts w:cs="Times New Roman"/>
        </w:rPr>
        <w:t xml:space="preserve"> Claude account has been customized and preloaded with </w:t>
      </w:r>
      <w:r>
        <w:rPr>
          <w:rFonts w:cs="Times New Roman"/>
        </w:rPr>
        <w:t>Partners</w:t>
      </w:r>
      <w:r w:rsidRPr="00540FE1">
        <w:rPr>
          <w:rFonts w:cs="Times New Roman"/>
        </w:rPr>
        <w:t xml:space="preserve">-specific skills, tools, and organizational resources to support staff in carrying out program, compliance, communications, and operational tasks more efficiently and effectively. All staff are encouraged to utilize the </w:t>
      </w:r>
      <w:r>
        <w:rPr>
          <w:rFonts w:cs="Times New Roman"/>
        </w:rPr>
        <w:t>Partners</w:t>
      </w:r>
      <w:r w:rsidRPr="00540FE1">
        <w:rPr>
          <w:rFonts w:cs="Times New Roman"/>
        </w:rPr>
        <w:t xml:space="preserve"> Claude account as a productivity and support tool for tasks such as drafting documents, conducting research, analyzing data, and developing program materials. As with all AI tools, staff are reminded to exercise professional judgment when reviewing AI-generated outputs, ensure that sensitive or confidential information is handled in accordance with </w:t>
      </w:r>
      <w:r>
        <w:rPr>
          <w:rFonts w:cs="Times New Roman"/>
        </w:rPr>
        <w:t>Partners Honduras</w:t>
      </w:r>
      <w:r w:rsidRPr="00540FE1">
        <w:rPr>
          <w:rFonts w:cs="Times New Roman"/>
        </w:rPr>
        <w:t xml:space="preserve"> data protection policies.</w:t>
      </w:r>
    </w:p>
    <w:p w14:paraId="3DA17C06" w14:textId="3738CD7F" w:rsidR="00527FAB" w:rsidRPr="00C17238" w:rsidRDefault="00527FAB" w:rsidP="00CA1E03">
      <w:pPr>
        <w:pStyle w:val="Heading1"/>
      </w:pPr>
      <w:bookmarkStart w:id="654" w:name="_Toc222754563"/>
      <w:r w:rsidRPr="00C17238">
        <w:t>6. Cash Management</w:t>
      </w:r>
      <w:bookmarkEnd w:id="654"/>
    </w:p>
    <w:p w14:paraId="771FBCCE" w14:textId="77777777" w:rsidR="00527FAB" w:rsidRPr="00C17238" w:rsidRDefault="00527FAB" w:rsidP="00DE7224">
      <w:pPr>
        <w:pStyle w:val="Heading2"/>
      </w:pPr>
      <w:bookmarkStart w:id="655" w:name="_6.1_Petty_Cash"/>
      <w:bookmarkStart w:id="656" w:name="_Toc222754564"/>
      <w:bookmarkEnd w:id="655"/>
      <w:r w:rsidRPr="00C17238">
        <w:t>6.1 Petty Cash</w:t>
      </w:r>
      <w:bookmarkEnd w:id="656"/>
    </w:p>
    <w:p w14:paraId="179B27BF" w14:textId="30C8E8C7" w:rsidR="00527FAB" w:rsidRPr="00C17238" w:rsidRDefault="00527FAB" w:rsidP="00527FAB">
      <w:pPr>
        <w:spacing w:line="360" w:lineRule="auto"/>
        <w:jc w:val="both"/>
        <w:rPr>
          <w:rFonts w:cs="Times New Roman"/>
        </w:rPr>
      </w:pPr>
      <w:r w:rsidRPr="00C17238">
        <w:rPr>
          <w:rFonts w:cs="Times New Roman"/>
        </w:rPr>
        <w:t xml:space="preserve">This is an </w:t>
      </w:r>
      <w:r w:rsidR="00B6604C">
        <w:rPr>
          <w:rFonts w:cs="Times New Roman"/>
        </w:rPr>
        <w:t>imprest</w:t>
      </w:r>
      <w:r w:rsidRPr="00C17238">
        <w:rPr>
          <w:rFonts w:cs="Times New Roman"/>
        </w:rPr>
        <w:t xml:space="preserve"> system of cash control which is used for day-to-day expenditure of items less than USD $25.00 or its </w:t>
      </w:r>
      <w:r w:rsidR="00B8238B">
        <w:rPr>
          <w:rFonts w:cs="Times New Roman"/>
        </w:rPr>
        <w:t>Hondura</w:t>
      </w:r>
      <w:del w:id="657" w:author="Megan Ash" w:date="2026-01-14T10:57:00Z" w16du:dateUtc="2026-01-14T15:57:00Z">
        <w:r w:rsidR="00B8238B" w:rsidDel="00BC53EA">
          <w:rPr>
            <w:rFonts w:cs="Times New Roman"/>
          </w:rPr>
          <w:delText>s</w:delText>
        </w:r>
      </w:del>
      <w:r w:rsidR="007261A2">
        <w:rPr>
          <w:rFonts w:cs="Times New Roman"/>
        </w:rPr>
        <w:t>n</w:t>
      </w:r>
      <w:ins w:id="658" w:author="Megan Ash" w:date="2026-01-14T11:00:00Z" w16du:dateUtc="2026-01-14T16:00:00Z">
        <w:r w:rsidR="002F4BE6">
          <w:rPr>
            <w:rFonts w:cs="Times New Roman"/>
          </w:rPr>
          <w:t xml:space="preserve"> Lempira</w:t>
        </w:r>
      </w:ins>
      <w:r w:rsidRPr="00C17238">
        <w:rPr>
          <w:rFonts w:cs="Times New Roman"/>
        </w:rPr>
        <w:t xml:space="preserve"> </w:t>
      </w:r>
      <w:del w:id="659" w:author="Megan Ash" w:date="2026-01-14T10:57:00Z" w16du:dateUtc="2026-01-14T15:57:00Z">
        <w:r w:rsidR="004E7248" w:rsidDel="00BC53EA">
          <w:rPr>
            <w:rFonts w:cs="Times New Roman"/>
          </w:rPr>
          <w:delText>ouguiya</w:delText>
        </w:r>
        <w:r w:rsidRPr="00C17238" w:rsidDel="00BC53EA">
          <w:rPr>
            <w:rFonts w:cs="Times New Roman"/>
          </w:rPr>
          <w:delText xml:space="preserve"> </w:delText>
        </w:r>
      </w:del>
      <w:r w:rsidRPr="00C17238">
        <w:rPr>
          <w:rFonts w:cs="Times New Roman"/>
        </w:rPr>
        <w:t xml:space="preserve">equivalent. The fixed float amount of petty cash is USD $300.00 or its </w:t>
      </w:r>
      <w:r w:rsidR="00B8238B">
        <w:rPr>
          <w:rFonts w:cs="Times New Roman"/>
        </w:rPr>
        <w:t>Hondura</w:t>
      </w:r>
      <w:del w:id="660" w:author="Megan Ash" w:date="2026-01-14T10:57:00Z" w16du:dateUtc="2026-01-14T15:57:00Z">
        <w:r w:rsidR="00B8238B" w:rsidDel="00BC53EA">
          <w:rPr>
            <w:rFonts w:cs="Times New Roman"/>
          </w:rPr>
          <w:delText>s</w:delText>
        </w:r>
      </w:del>
      <w:r w:rsidR="007261A2">
        <w:rPr>
          <w:rFonts w:cs="Times New Roman"/>
        </w:rPr>
        <w:t>n</w:t>
      </w:r>
      <w:r w:rsidRPr="00C17238">
        <w:rPr>
          <w:rFonts w:cs="Times New Roman"/>
        </w:rPr>
        <w:t xml:space="preserve"> </w:t>
      </w:r>
      <w:ins w:id="661" w:author="Megan Ash" w:date="2026-01-14T11:00:00Z" w16du:dateUtc="2026-01-14T16:00:00Z">
        <w:r w:rsidR="002F4BE6">
          <w:rPr>
            <w:rFonts w:cs="Times New Roman"/>
          </w:rPr>
          <w:t xml:space="preserve">Lempira </w:t>
        </w:r>
      </w:ins>
      <w:del w:id="662" w:author="Megan Ash" w:date="2026-01-14T10:57:00Z" w16du:dateUtc="2026-01-14T15:57:00Z">
        <w:r w:rsidR="004E7248" w:rsidDel="00BC53EA">
          <w:rPr>
            <w:rFonts w:cs="Times New Roman"/>
          </w:rPr>
          <w:delText>ouguiya</w:delText>
        </w:r>
        <w:r w:rsidRPr="00C17238" w:rsidDel="00BC53EA">
          <w:rPr>
            <w:rFonts w:cs="Times New Roman"/>
          </w:rPr>
          <w:delText xml:space="preserve"> </w:delText>
        </w:r>
      </w:del>
      <w:r w:rsidRPr="00C17238">
        <w:rPr>
          <w:rFonts w:cs="Times New Roman"/>
        </w:rPr>
        <w:t>equivalent. Unless otherwise delegated, the FO Finance Manager is responsible for the petty cash system, including disbursement and reconciliation.</w:t>
      </w:r>
    </w:p>
    <w:p w14:paraId="36507612" w14:textId="77777777" w:rsidR="00527FAB" w:rsidRPr="00C17238" w:rsidRDefault="00527FAB" w:rsidP="00527FAB">
      <w:pPr>
        <w:spacing w:line="360" w:lineRule="auto"/>
        <w:jc w:val="both"/>
        <w:rPr>
          <w:rFonts w:cs="Times New Roman"/>
        </w:rPr>
      </w:pPr>
    </w:p>
    <w:p w14:paraId="47CE6668" w14:textId="77777777" w:rsidR="00527FAB" w:rsidRPr="00C17238" w:rsidRDefault="00527FAB" w:rsidP="00527FAB">
      <w:pPr>
        <w:spacing w:line="360" w:lineRule="auto"/>
        <w:jc w:val="both"/>
        <w:rPr>
          <w:rFonts w:cs="Times New Roman"/>
        </w:rPr>
      </w:pPr>
      <w:r w:rsidRPr="00C17238">
        <w:rPr>
          <w:rFonts w:cs="Times New Roman"/>
        </w:rPr>
        <w:t xml:space="preserve">A petty cash log is to be maintained by the FO Finance Manager. The date and amount of petty cash taken must be recorded on the petty cash log. The FO Finance Manager will complete the details of the expenditure and track all receipts associated with petty cash. At the end of each month, a petty cash count should be completed to confirm the balance; a template is provided in </w:t>
      </w:r>
      <w:hyperlink w:anchor="_Annex_B_1" w:history="1">
        <w:r w:rsidRPr="00C17238">
          <w:rPr>
            <w:rStyle w:val="Hyperlink"/>
            <w:rFonts w:cs="Times New Roman"/>
          </w:rPr>
          <w:t>Annex B</w:t>
        </w:r>
      </w:hyperlink>
      <w:r w:rsidRPr="00C17238">
        <w:rPr>
          <w:rFonts w:cs="Times New Roman"/>
        </w:rPr>
        <w:t>.</w:t>
      </w:r>
    </w:p>
    <w:p w14:paraId="543B83C3" w14:textId="77777777" w:rsidR="00527FAB" w:rsidRPr="00C17238" w:rsidRDefault="00527FAB" w:rsidP="00527FAB">
      <w:pPr>
        <w:spacing w:line="360" w:lineRule="auto"/>
        <w:jc w:val="both"/>
        <w:rPr>
          <w:rFonts w:cs="Times New Roman"/>
        </w:rPr>
      </w:pPr>
    </w:p>
    <w:p w14:paraId="0A3AC3D5" w14:textId="77777777" w:rsidR="00527FAB" w:rsidRPr="00C17238" w:rsidRDefault="00527FAB" w:rsidP="00527FAB">
      <w:pPr>
        <w:spacing w:line="360" w:lineRule="auto"/>
        <w:jc w:val="both"/>
        <w:rPr>
          <w:rFonts w:cs="Times New Roman"/>
        </w:rPr>
      </w:pPr>
      <w:r w:rsidRPr="00C17238">
        <w:rPr>
          <w:rFonts w:cs="Times New Roman"/>
        </w:rPr>
        <w:t>When the balance of the petty cash reaches USD $50.00, the FO Finance Manager will reconcile the petty cash, ensuring that all receipts and vouchers are accounted for, and replace funds by a wire transfer or drawing a check made out to petty cash. When petty cash is reimbursed, the transaction is recorded in the accounting software allocating each item to the appropriate line item. The FO Director is responsible for review and approval of the petty cash reconciliation. The FO Director is also responsible for surprise cash count to be done no less than quarterly and at the end of fiscal year closure.</w:t>
      </w:r>
    </w:p>
    <w:p w14:paraId="0B777CC0" w14:textId="77777777" w:rsidR="00527FAB" w:rsidRPr="00C17238" w:rsidRDefault="00527FAB" w:rsidP="00DE7224">
      <w:pPr>
        <w:pStyle w:val="Heading2"/>
      </w:pPr>
      <w:bookmarkStart w:id="663" w:name="_Toc222754565"/>
      <w:r w:rsidRPr="00C17238">
        <w:t>6.2 Exchange Rates</w:t>
      </w:r>
      <w:bookmarkEnd w:id="663"/>
    </w:p>
    <w:p w14:paraId="01F99856" w14:textId="5D61E8AB" w:rsidR="00527FAB" w:rsidRPr="00C17238" w:rsidRDefault="00527FAB" w:rsidP="00527FAB">
      <w:pPr>
        <w:spacing w:after="120" w:line="360" w:lineRule="auto"/>
        <w:jc w:val="both"/>
        <w:rPr>
          <w:rFonts w:cs="Times New Roman"/>
        </w:rPr>
      </w:pPr>
      <w:r w:rsidRPr="00C17238">
        <w:rPr>
          <w:rFonts w:cs="Times New Roman"/>
        </w:rPr>
        <w:t>To report all revenues and expenditures</w:t>
      </w:r>
      <w:r w:rsidR="003C42D4">
        <w:rPr>
          <w:rFonts w:cs="Times New Roman"/>
        </w:rPr>
        <w:t xml:space="preserve"> including Replicon and payroll</w:t>
      </w:r>
      <w:r w:rsidRPr="00C17238">
        <w:rPr>
          <w:rFonts w:cs="Times New Roman"/>
        </w:rPr>
        <w:t xml:space="preserve">, Partners </w:t>
      </w:r>
      <w:r w:rsidR="00B8238B">
        <w:rPr>
          <w:rFonts w:cs="Times New Roman"/>
        </w:rPr>
        <w:t>Honduras</w:t>
      </w:r>
      <w:r w:rsidRPr="00C17238">
        <w:rPr>
          <w:rFonts w:cs="Times New Roman"/>
        </w:rPr>
        <w:t xml:space="preserve"> uses </w:t>
      </w:r>
      <w:r w:rsidR="003C42D4">
        <w:rPr>
          <w:rFonts w:cs="Times New Roman"/>
        </w:rPr>
        <w:t xml:space="preserve">the prior </w:t>
      </w:r>
      <w:r w:rsidR="00FB0C9C">
        <w:rPr>
          <w:rFonts w:cs="Times New Roman"/>
        </w:rPr>
        <w:t>month’s</w:t>
      </w:r>
      <w:r w:rsidRPr="00C17238">
        <w:rPr>
          <w:rFonts w:cs="Times New Roman"/>
        </w:rPr>
        <w:t xml:space="preserve"> average exchange rate</w:t>
      </w:r>
      <w:r w:rsidR="001A3AD8" w:rsidRPr="00C17238">
        <w:rPr>
          <w:rFonts w:cs="Times New Roman"/>
        </w:rPr>
        <w:t xml:space="preserve"> rounded two decimal places</w:t>
      </w:r>
      <w:r w:rsidRPr="00C17238">
        <w:rPr>
          <w:rFonts w:cs="Times New Roman"/>
        </w:rPr>
        <w:t xml:space="preserve">. The Bank of </w:t>
      </w:r>
      <w:r w:rsidR="00B8238B">
        <w:rPr>
          <w:rFonts w:cs="Times New Roman"/>
        </w:rPr>
        <w:t>Honduras</w:t>
      </w:r>
      <w:r w:rsidRPr="00C17238">
        <w:rPr>
          <w:rFonts w:cs="Times New Roman"/>
        </w:rPr>
        <w:t xml:space="preserve"> or </w:t>
      </w:r>
      <w:hyperlink r:id="rId48" w:history="1">
        <w:r w:rsidRPr="00C17238">
          <w:rPr>
            <w:rStyle w:val="Hyperlink"/>
            <w:rFonts w:cs="Times New Roman"/>
          </w:rPr>
          <w:t>OANDA</w:t>
        </w:r>
      </w:hyperlink>
      <w:r w:rsidR="00014782">
        <w:rPr>
          <w:rFonts w:cs="Times New Roman"/>
        </w:rPr>
        <w:t xml:space="preserve"> p</w:t>
      </w:r>
      <w:r w:rsidRPr="00C17238">
        <w:rPr>
          <w:rFonts w:cs="Times New Roman"/>
        </w:rPr>
        <w:t>roof of exchange rate must b</w:t>
      </w:r>
      <w:r w:rsidR="001F1011">
        <w:rPr>
          <w:rFonts w:cs="Times New Roman"/>
        </w:rPr>
        <w:t>e sent o</w:t>
      </w:r>
      <w:r w:rsidR="00FB0C9C">
        <w:rPr>
          <w:rFonts w:cs="Times New Roman"/>
        </w:rPr>
        <w:t xml:space="preserve">n the 1st of the month </w:t>
      </w:r>
      <w:r w:rsidR="002E4450">
        <w:rPr>
          <w:rFonts w:cs="Times New Roman"/>
        </w:rPr>
        <w:t xml:space="preserve">to </w:t>
      </w:r>
      <w:commentRangeStart w:id="664"/>
      <w:r w:rsidR="002E4450">
        <w:fldChar w:fldCharType="begin"/>
      </w:r>
      <w:r w:rsidR="002E4450">
        <w:instrText>HYPERLINK "mailto:compliance@partners.net"</w:instrText>
      </w:r>
      <w:r w:rsidR="002E4450">
        <w:fldChar w:fldCharType="separate"/>
      </w:r>
      <w:r w:rsidR="002E4450" w:rsidRPr="00A47AFA">
        <w:rPr>
          <w:rStyle w:val="Hyperlink"/>
          <w:rFonts w:cs="Times New Roman"/>
        </w:rPr>
        <w:t>compliance@partners.net</w:t>
      </w:r>
      <w:r w:rsidR="002E4450">
        <w:fldChar w:fldCharType="end"/>
      </w:r>
      <w:r w:rsidR="002E4450">
        <w:rPr>
          <w:rFonts w:cs="Times New Roman"/>
        </w:rPr>
        <w:t xml:space="preserve"> </w:t>
      </w:r>
      <w:commentRangeEnd w:id="664"/>
      <w:r w:rsidR="002F4BE6">
        <w:rPr>
          <w:rStyle w:val="CommentReference"/>
          <w:rFonts w:cs="Times New Roman"/>
          <w:sz w:val="24"/>
          <w:szCs w:val="24"/>
        </w:rPr>
        <w:commentReference w:id="664"/>
      </w:r>
      <w:r w:rsidR="00226C14">
        <w:rPr>
          <w:rFonts w:cs="Times New Roman"/>
        </w:rPr>
        <w:t xml:space="preserve">in order to update Replicon. A copy of the rate must also be </w:t>
      </w:r>
      <w:r w:rsidRPr="00C17238">
        <w:rPr>
          <w:rFonts w:cs="Times New Roman"/>
        </w:rPr>
        <w:t xml:space="preserve">submitted monthly to Partners HQ with the field expenditure reports. </w:t>
      </w:r>
    </w:p>
    <w:p w14:paraId="5F55D2C3" w14:textId="77777777" w:rsidR="00527FAB" w:rsidRPr="00DE7224" w:rsidRDefault="00527FAB" w:rsidP="00DE7224">
      <w:pPr>
        <w:pStyle w:val="Heading2"/>
      </w:pPr>
      <w:bookmarkStart w:id="665" w:name="_Toc222754566"/>
      <w:r w:rsidRPr="00DE7224">
        <w:t>6.3 Bank Accounts</w:t>
      </w:r>
      <w:bookmarkEnd w:id="665"/>
    </w:p>
    <w:p w14:paraId="7A837388" w14:textId="444D5220"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is authorized to set up </w:t>
      </w:r>
      <w:r w:rsidR="004F3739" w:rsidRPr="00C17238">
        <w:rPr>
          <w:rFonts w:cs="Times New Roman"/>
        </w:rPr>
        <w:t>one</w:t>
      </w:r>
      <w:r w:rsidRPr="00C17238">
        <w:rPr>
          <w:rFonts w:cs="Times New Roman"/>
        </w:rPr>
        <w:t xml:space="preserve"> bank account</w:t>
      </w:r>
      <w:del w:id="666" w:author="Megan Ash" w:date="2026-01-14T11:04:00Z" w16du:dateUtc="2026-01-14T16:04:00Z">
        <w:r w:rsidRPr="00C17238" w:rsidDel="001D7FC4">
          <w:rPr>
            <w:rFonts w:cs="Times New Roman"/>
          </w:rPr>
          <w:delText>s</w:delText>
        </w:r>
      </w:del>
      <w:r w:rsidRPr="00C17238">
        <w:rPr>
          <w:rFonts w:cs="Times New Roman"/>
        </w:rPr>
        <w:t xml:space="preserve"> </w:t>
      </w:r>
      <w:r w:rsidR="004F3739" w:rsidRPr="00C17238">
        <w:rPr>
          <w:rFonts w:cs="Times New Roman"/>
        </w:rPr>
        <w:t>per project</w:t>
      </w:r>
      <w:r w:rsidRPr="00C17238">
        <w:rPr>
          <w:rFonts w:cs="Times New Roman"/>
        </w:rPr>
        <w:t>. If any additional bank accounts are required, the FO Director must request permission and approval in writ</w:t>
      </w:r>
      <w:ins w:id="667" w:author="Megan Ash" w:date="2026-01-14T11:04:00Z" w16du:dateUtc="2026-01-14T16:04:00Z">
        <w:r w:rsidR="001D7FC4">
          <w:rPr>
            <w:rFonts w:cs="Times New Roman"/>
          </w:rPr>
          <w:t>ten</w:t>
        </w:r>
      </w:ins>
      <w:del w:id="668" w:author="Megan Ash" w:date="2026-01-14T11:04:00Z" w16du:dateUtc="2026-01-14T16:04:00Z">
        <w:r w:rsidRPr="00C17238" w:rsidDel="001D7FC4">
          <w:rPr>
            <w:rFonts w:cs="Times New Roman"/>
          </w:rPr>
          <w:delText>ing</w:delText>
        </w:r>
      </w:del>
      <w:r w:rsidRPr="00C17238">
        <w:rPr>
          <w:rFonts w:cs="Times New Roman"/>
        </w:rPr>
        <w:t xml:space="preserve"> form to the </w:t>
      </w:r>
      <w:commentRangeStart w:id="669"/>
      <w:r w:rsidRPr="00C17238">
        <w:rPr>
          <w:rFonts w:cs="Times New Roman"/>
        </w:rPr>
        <w:t xml:space="preserve">Chief Financial Officer. </w:t>
      </w:r>
      <w:commentRangeEnd w:id="669"/>
      <w:r w:rsidR="001D7FC4" w:rsidRPr="00C17238">
        <w:rPr>
          <w:rStyle w:val="CommentReference"/>
          <w:rFonts w:cs="Times New Roman"/>
          <w:sz w:val="24"/>
          <w:szCs w:val="24"/>
        </w:rPr>
        <w:commentReference w:id="669"/>
      </w:r>
      <w:r w:rsidRPr="00C17238">
        <w:rPr>
          <w:rFonts w:cs="Times New Roman"/>
        </w:rPr>
        <w:t xml:space="preserve">The goal is to keep Partners </w:t>
      </w:r>
      <w:r w:rsidR="00B8238B">
        <w:rPr>
          <w:rFonts w:cs="Times New Roman"/>
        </w:rPr>
        <w:t>Honduras</w:t>
      </w:r>
      <w:r w:rsidRPr="00C17238">
        <w:rPr>
          <w:rFonts w:cs="Times New Roman"/>
        </w:rPr>
        <w:t>’s bank accounts to the minimum number needed.</w:t>
      </w:r>
      <w:r w:rsidR="006308EB" w:rsidRPr="00C17238">
        <w:rPr>
          <w:rFonts w:cs="Times New Roman"/>
        </w:rPr>
        <w:t xml:space="preserve"> </w:t>
      </w:r>
    </w:p>
    <w:p w14:paraId="1FF42072" w14:textId="5AC709B4" w:rsidR="00527FAB" w:rsidRPr="00C17238" w:rsidRDefault="00527FAB" w:rsidP="00527FAB">
      <w:pPr>
        <w:spacing w:after="120" w:line="360" w:lineRule="auto"/>
        <w:jc w:val="both"/>
        <w:rPr>
          <w:rFonts w:cs="Times New Roman"/>
        </w:rPr>
      </w:pPr>
      <w:r w:rsidRPr="00C17238">
        <w:rPr>
          <w:rFonts w:cs="Times New Roman"/>
        </w:rPr>
        <w:t xml:space="preserve">The bank accounts should only be used for the purpose of the project and in the name of Partners </w:t>
      </w:r>
      <w:r w:rsidR="00B8238B">
        <w:rPr>
          <w:rFonts w:cs="Times New Roman"/>
        </w:rPr>
        <w:t>Honduras</w:t>
      </w:r>
      <w:r w:rsidRPr="00C17238">
        <w:rPr>
          <w:rFonts w:cs="Times New Roman"/>
        </w:rPr>
        <w:t xml:space="preserve">. Transactions related to other projects will not be permitted. The bank account should have a HQ staff member and a minimum of two signatories, the FO Finance </w:t>
      </w:r>
      <w:r w:rsidR="002C154B" w:rsidRPr="00C17238">
        <w:rPr>
          <w:rFonts w:cs="Times New Roman"/>
        </w:rPr>
        <w:t>Manager,</w:t>
      </w:r>
      <w:r w:rsidRPr="00C17238">
        <w:rPr>
          <w:rFonts w:cs="Times New Roman"/>
        </w:rPr>
        <w:t xml:space="preserve"> and the FO Director. The FO Director will approve all the payments and sign all checks and wire transfers. For payments by wire transfers and checks in any amount, the FO Finance Manager must sign as a second signatory.</w:t>
      </w:r>
    </w:p>
    <w:p w14:paraId="738D6896" w14:textId="54F4D057" w:rsidR="00527FAB" w:rsidRPr="00C17238" w:rsidRDefault="00527FAB" w:rsidP="00527FAB">
      <w:pPr>
        <w:spacing w:after="120" w:line="360" w:lineRule="auto"/>
        <w:jc w:val="both"/>
        <w:rPr>
          <w:rFonts w:cs="Times New Roman"/>
        </w:rPr>
      </w:pPr>
      <w:r w:rsidRPr="00C17238">
        <w:rPr>
          <w:rFonts w:cs="Times New Roman"/>
        </w:rPr>
        <w:t xml:space="preserve">Information on any new bank account must be sent to Partners HQ and provide the following information: the name on the account, account number, bank name, type of account, list of signatories on the account and current balance. Changes to the signatories on the account must be approved by the FO Director and notification should be provided to Partners HQ. Upon hiring or termination of </w:t>
      </w:r>
      <w:ins w:id="670" w:author="Megan Ash" w:date="2026-01-14T11:05:00Z" w16du:dateUtc="2026-01-14T16:05:00Z">
        <w:r w:rsidR="00C876C4">
          <w:rPr>
            <w:rFonts w:cs="Times New Roman"/>
          </w:rPr>
          <w:t xml:space="preserve">an </w:t>
        </w:r>
      </w:ins>
      <w:r w:rsidRPr="00C17238">
        <w:rPr>
          <w:rFonts w:cs="Times New Roman"/>
        </w:rPr>
        <w:t xml:space="preserve">employee with signatory power, the bank account signatories must be updated accordingly. </w:t>
      </w:r>
    </w:p>
    <w:p w14:paraId="12F24505" w14:textId="3CEF6C5D" w:rsidR="00527FAB" w:rsidRPr="00C17238" w:rsidRDefault="00527FAB" w:rsidP="00527FAB">
      <w:pPr>
        <w:spacing w:after="120" w:line="360" w:lineRule="auto"/>
        <w:jc w:val="both"/>
        <w:rPr>
          <w:rFonts w:cs="Times New Roman"/>
        </w:rPr>
      </w:pPr>
      <w:r w:rsidRPr="00C17238">
        <w:rPr>
          <w:rFonts w:cs="Times New Roman"/>
        </w:rPr>
        <w:t xml:space="preserve">The FO Director must authorize any </w:t>
      </w:r>
      <w:del w:id="671" w:author="Megan Ash" w:date="2026-02-20T16:47:00Z" w16du:dateUtc="2026-02-20T21:47:00Z">
        <w:r w:rsidRPr="00C17238" w:rsidDel="00E207A8">
          <w:rPr>
            <w:rFonts w:cs="Times New Roman"/>
          </w:rPr>
          <w:delText>registration or edit of</w:delText>
        </w:r>
      </w:del>
      <w:ins w:id="672" w:author="Megan Ash" w:date="2026-02-20T16:47:00Z" w16du:dateUtc="2026-02-20T21:47:00Z">
        <w:r w:rsidR="00E207A8">
          <w:rPr>
            <w:rFonts w:cs="Times New Roman"/>
          </w:rPr>
          <w:t>addition or change to</w:t>
        </w:r>
      </w:ins>
      <w:r w:rsidRPr="00C17238">
        <w:rPr>
          <w:rFonts w:cs="Times New Roman"/>
        </w:rPr>
        <w:t xml:space="preserve"> bank account</w:t>
      </w:r>
      <w:ins w:id="673" w:author="Megan Ash" w:date="2026-02-20T16:47:00Z" w16du:dateUtc="2026-02-20T21:47:00Z">
        <w:r w:rsidR="00E207A8">
          <w:rPr>
            <w:rFonts w:cs="Times New Roman"/>
          </w:rPr>
          <w:t xml:space="preserve"> information</w:t>
        </w:r>
      </w:ins>
      <w:del w:id="674" w:author="Megan Ash" w:date="2026-02-20T16:47:00Z" w16du:dateUtc="2026-02-20T21:47:00Z">
        <w:r w:rsidRPr="00C17238" w:rsidDel="00E207A8">
          <w:rPr>
            <w:rFonts w:cs="Times New Roman"/>
          </w:rPr>
          <w:delText>s</w:delText>
        </w:r>
      </w:del>
      <w:r w:rsidRPr="00C17238">
        <w:rPr>
          <w:rFonts w:cs="Times New Roman"/>
        </w:rPr>
        <w:t xml:space="preserve"> </w:t>
      </w:r>
      <w:ins w:id="675" w:author="Megan Ash" w:date="2026-02-20T16:48:00Z" w16du:dateUtc="2026-02-20T21:48:00Z">
        <w:r w:rsidR="00556354" w:rsidRPr="00C17238">
          <w:rPr>
            <w:rFonts w:cs="Times New Roman"/>
          </w:rPr>
          <w:t>in the bank</w:t>
        </w:r>
        <w:r w:rsidR="00556354">
          <w:rPr>
            <w:rFonts w:cs="Times New Roman"/>
          </w:rPr>
          <w:t>ing</w:t>
        </w:r>
        <w:r w:rsidR="00556354" w:rsidRPr="00C17238">
          <w:rPr>
            <w:rFonts w:cs="Times New Roman"/>
          </w:rPr>
          <w:t xml:space="preserve"> platform</w:t>
        </w:r>
        <w:r w:rsidR="00556354" w:rsidRPr="00C17238" w:rsidDel="00556354">
          <w:rPr>
            <w:rFonts w:cs="Times New Roman"/>
          </w:rPr>
          <w:t xml:space="preserve"> </w:t>
        </w:r>
      </w:ins>
      <w:del w:id="676" w:author="Megan Ash" w:date="2026-02-20T16:47:00Z" w16du:dateUtc="2026-02-20T21:47:00Z">
        <w:r w:rsidRPr="00C17238" w:rsidDel="00556354">
          <w:rPr>
            <w:rFonts w:cs="Times New Roman"/>
          </w:rPr>
          <w:delText xml:space="preserve">from </w:delText>
        </w:r>
      </w:del>
      <w:ins w:id="677" w:author="Megan Ash" w:date="2026-02-20T16:47:00Z" w16du:dateUtc="2026-02-20T21:47:00Z">
        <w:r w:rsidR="00556354">
          <w:rPr>
            <w:rFonts w:cs="Times New Roman"/>
          </w:rPr>
          <w:t xml:space="preserve">for </w:t>
        </w:r>
      </w:ins>
      <w:r w:rsidRPr="00C17238">
        <w:rPr>
          <w:rFonts w:cs="Times New Roman"/>
        </w:rPr>
        <w:t>supplier</w:t>
      </w:r>
      <w:ins w:id="678" w:author="Megan Ash" w:date="2026-02-20T16:47:00Z" w16du:dateUtc="2026-02-20T21:47:00Z">
        <w:r w:rsidR="00556354">
          <w:rPr>
            <w:rFonts w:cs="Times New Roman"/>
          </w:rPr>
          <w:t>s</w:t>
        </w:r>
      </w:ins>
      <w:r w:rsidRPr="00C17238">
        <w:rPr>
          <w:rFonts w:cs="Times New Roman"/>
        </w:rPr>
        <w:t xml:space="preserve">, vendors, </w:t>
      </w:r>
      <w:r w:rsidR="001A3AD8" w:rsidRPr="00C17238">
        <w:rPr>
          <w:rFonts w:cs="Times New Roman"/>
        </w:rPr>
        <w:t>grantees</w:t>
      </w:r>
      <w:r w:rsidRPr="00C17238">
        <w:rPr>
          <w:rFonts w:cs="Times New Roman"/>
        </w:rPr>
        <w:t xml:space="preserve">, subcontractors, </w:t>
      </w:r>
      <w:del w:id="679" w:author="Megan Ash" w:date="2026-02-20T16:47:00Z" w16du:dateUtc="2026-02-20T21:47:00Z">
        <w:r w:rsidRPr="00C17238" w:rsidDel="00556354">
          <w:rPr>
            <w:rFonts w:cs="Times New Roman"/>
          </w:rPr>
          <w:delText xml:space="preserve">and </w:delText>
        </w:r>
      </w:del>
      <w:r w:rsidRPr="00C17238">
        <w:rPr>
          <w:rFonts w:cs="Times New Roman"/>
        </w:rPr>
        <w:t>or employees</w:t>
      </w:r>
      <w:del w:id="680" w:author="Megan Ash" w:date="2026-02-20T16:47:00Z" w16du:dateUtc="2026-02-20T21:47:00Z">
        <w:r w:rsidRPr="00C17238" w:rsidDel="00556354">
          <w:rPr>
            <w:rFonts w:cs="Times New Roman"/>
          </w:rPr>
          <w:delText xml:space="preserve"> in the bank platform</w:delText>
        </w:r>
      </w:del>
      <w:r w:rsidRPr="00C17238">
        <w:rPr>
          <w:rFonts w:cs="Times New Roman"/>
        </w:rPr>
        <w:t>.</w:t>
      </w:r>
    </w:p>
    <w:p w14:paraId="734E9479" w14:textId="64CE7664" w:rsidR="00527FAB" w:rsidRPr="00C17238" w:rsidRDefault="00527FAB" w:rsidP="00DE7224">
      <w:pPr>
        <w:pStyle w:val="Heading3"/>
      </w:pPr>
      <w:bookmarkStart w:id="681" w:name="_Toc222754567"/>
      <w:r w:rsidRPr="00C17238">
        <w:t>6.3.1 Monthly Bank Account Reconciliations</w:t>
      </w:r>
      <w:bookmarkEnd w:id="681"/>
    </w:p>
    <w:p w14:paraId="28A2E6FC" w14:textId="181BECA5" w:rsidR="00527FAB" w:rsidRPr="00C17238" w:rsidRDefault="00527FAB" w:rsidP="00527FAB">
      <w:pPr>
        <w:spacing w:after="120" w:line="360" w:lineRule="auto"/>
        <w:jc w:val="both"/>
        <w:rPr>
          <w:rFonts w:cs="Times New Roman"/>
        </w:rPr>
      </w:pPr>
      <w:r w:rsidRPr="00C17238">
        <w:rPr>
          <w:rFonts w:cs="Times New Roman"/>
        </w:rPr>
        <w:t xml:space="preserve">The monthly bank statements will be used to reconcile the accounts each month. Each bank account </w:t>
      </w:r>
      <w:del w:id="682" w:author="Megan Ash" w:date="2026-01-14T11:07:00Z" w16du:dateUtc="2026-01-14T16:07:00Z">
        <w:r w:rsidRPr="00C17238" w:rsidDel="003B62F3">
          <w:rPr>
            <w:rFonts w:cs="Times New Roman"/>
          </w:rPr>
          <w:delText xml:space="preserve">(the </w:delText>
        </w:r>
        <w:r w:rsidR="00B8238B" w:rsidDel="003B62F3">
          <w:rPr>
            <w:rFonts w:cs="Times New Roman"/>
          </w:rPr>
          <w:delText>Honduras</w:delText>
        </w:r>
        <w:r w:rsidR="007261A2" w:rsidDel="003B62F3">
          <w:rPr>
            <w:rFonts w:cs="Times New Roman"/>
          </w:rPr>
          <w:delText>n</w:delText>
        </w:r>
        <w:r w:rsidRPr="00C17238" w:rsidDel="003B62F3">
          <w:rPr>
            <w:rFonts w:cs="Times New Roman"/>
          </w:rPr>
          <w:delText xml:space="preserve"> </w:delText>
        </w:r>
        <w:r w:rsidR="004E7248" w:rsidDel="003B62F3">
          <w:rPr>
            <w:rFonts w:cs="Times New Roman"/>
          </w:rPr>
          <w:delText>ouguiyas</w:delText>
        </w:r>
        <w:r w:rsidRPr="00C17238" w:rsidDel="003B62F3">
          <w:rPr>
            <w:rFonts w:cs="Times New Roman"/>
          </w:rPr>
          <w:delText xml:space="preserve">) </w:delText>
        </w:r>
      </w:del>
      <w:r w:rsidR="0066053C">
        <w:rPr>
          <w:rFonts w:cs="Times New Roman"/>
        </w:rPr>
        <w:t>will</w:t>
      </w:r>
      <w:r w:rsidR="0066053C" w:rsidRPr="00C17238">
        <w:rPr>
          <w:rFonts w:cs="Times New Roman"/>
        </w:rPr>
        <w:t xml:space="preserve"> </w:t>
      </w:r>
      <w:r w:rsidRPr="00C17238">
        <w:rPr>
          <w:rFonts w:cs="Times New Roman"/>
        </w:rPr>
        <w:t>have a separate general ledger account, differentiated by sub-code.</w:t>
      </w:r>
    </w:p>
    <w:p w14:paraId="0C84234C" w14:textId="03DCF67F" w:rsidR="00527FAB" w:rsidRPr="00C17238" w:rsidRDefault="00527FAB" w:rsidP="00527FAB">
      <w:pPr>
        <w:spacing w:after="120" w:line="360" w:lineRule="auto"/>
        <w:jc w:val="both"/>
        <w:rPr>
          <w:rFonts w:cs="Times New Roman"/>
        </w:rPr>
      </w:pPr>
      <w:r w:rsidRPr="00C17238">
        <w:rPr>
          <w:rFonts w:cs="Times New Roman"/>
        </w:rPr>
        <w:t>At the end of each month</w:t>
      </w:r>
      <w:ins w:id="683" w:author="Megan Ash" w:date="2026-01-14T11:07:00Z" w16du:dateUtc="2026-01-14T16:07:00Z">
        <w:r w:rsidR="003B62F3">
          <w:rPr>
            <w:rFonts w:cs="Times New Roman"/>
          </w:rPr>
          <w:t>,</w:t>
        </w:r>
      </w:ins>
      <w:r w:rsidRPr="00C17238">
        <w:rPr>
          <w:rFonts w:cs="Times New Roman"/>
        </w:rPr>
        <w:t xml:space="preserve"> Partners </w:t>
      </w:r>
      <w:r w:rsidR="00B8238B">
        <w:rPr>
          <w:rFonts w:cs="Times New Roman"/>
        </w:rPr>
        <w:t>Honduras</w:t>
      </w:r>
      <w:r w:rsidRPr="00C17238">
        <w:rPr>
          <w:rFonts w:cs="Times New Roman"/>
        </w:rPr>
        <w:t xml:space="preserve"> will receive the monthly bank statement from the bank for each account.</w:t>
      </w:r>
      <w:r w:rsidR="006308EB" w:rsidRPr="00C17238">
        <w:rPr>
          <w:rFonts w:cs="Times New Roman"/>
        </w:rPr>
        <w:t xml:space="preserve"> </w:t>
      </w:r>
      <w:r w:rsidRPr="00C17238">
        <w:rPr>
          <w:rFonts w:cs="Times New Roman"/>
        </w:rPr>
        <w:t xml:space="preserve">Note an official statement must be obtained from the bank for each account, regardless of whether any transactions took place during the month. If the reconciliation is done in </w:t>
      </w:r>
      <w:r w:rsidR="00B8238B">
        <w:rPr>
          <w:rFonts w:cs="Times New Roman"/>
        </w:rPr>
        <w:t>Hondura</w:t>
      </w:r>
      <w:del w:id="684" w:author="Megan Ash" w:date="2026-01-14T11:07:00Z" w16du:dateUtc="2026-01-14T16:07:00Z">
        <w:r w:rsidR="00B8238B" w:rsidDel="003B62F3">
          <w:rPr>
            <w:rFonts w:cs="Times New Roman"/>
          </w:rPr>
          <w:delText>s</w:delText>
        </w:r>
      </w:del>
      <w:r w:rsidR="007261A2">
        <w:rPr>
          <w:rFonts w:cs="Times New Roman"/>
        </w:rPr>
        <w:t>n</w:t>
      </w:r>
      <w:r w:rsidRPr="00C17238">
        <w:rPr>
          <w:rFonts w:cs="Times New Roman"/>
        </w:rPr>
        <w:t xml:space="preserve"> </w:t>
      </w:r>
      <w:del w:id="685" w:author="Megan Ash" w:date="2026-01-14T11:07:00Z" w16du:dateUtc="2026-01-14T16:07:00Z">
        <w:r w:rsidR="00B4433B" w:rsidDel="003B62F3">
          <w:rPr>
            <w:rFonts w:cs="Times New Roman"/>
          </w:rPr>
          <w:delText>o</w:delText>
        </w:r>
        <w:r w:rsidR="004E7248" w:rsidDel="003B62F3">
          <w:rPr>
            <w:rFonts w:cs="Times New Roman"/>
          </w:rPr>
          <w:delText>uguiyas</w:delText>
        </w:r>
      </w:del>
      <w:ins w:id="686" w:author="Megan Ash" w:date="2026-01-14T11:07:00Z" w16du:dateUtc="2026-01-14T16:07:00Z">
        <w:r w:rsidR="003B62F3">
          <w:rPr>
            <w:rFonts w:cs="Times New Roman"/>
          </w:rPr>
          <w:t>Lempiras</w:t>
        </w:r>
      </w:ins>
      <w:r w:rsidRPr="00C17238">
        <w:rPr>
          <w:rFonts w:cs="Times New Roman"/>
        </w:rPr>
        <w:t xml:space="preserve">, then a proof of exchange rate to USD from the Bank of </w:t>
      </w:r>
      <w:r w:rsidR="00B8238B">
        <w:rPr>
          <w:rFonts w:cs="Times New Roman"/>
        </w:rPr>
        <w:t>Honduras</w:t>
      </w:r>
      <w:r w:rsidRPr="00C17238">
        <w:rPr>
          <w:rFonts w:cs="Times New Roman"/>
        </w:rPr>
        <w:t xml:space="preserve"> must be provided.</w:t>
      </w:r>
    </w:p>
    <w:p w14:paraId="444AD49B" w14:textId="2933C0FB" w:rsidR="00527FAB" w:rsidRPr="00C17238" w:rsidRDefault="00527FAB" w:rsidP="00527FAB">
      <w:pPr>
        <w:spacing w:after="120" w:line="360" w:lineRule="auto"/>
        <w:jc w:val="both"/>
        <w:rPr>
          <w:rFonts w:cs="Times New Roman"/>
        </w:rPr>
      </w:pPr>
      <w:r w:rsidRPr="00C17238">
        <w:rPr>
          <w:rFonts w:cs="Times New Roman"/>
        </w:rPr>
        <w:t>The purpose of the monthly bank reconciliation is to reconcile the balance shown on the bank statement with the ending balance on the general ledger journal.</w:t>
      </w:r>
      <w:r w:rsidR="006308EB" w:rsidRPr="00C17238">
        <w:rPr>
          <w:rFonts w:cs="Times New Roman"/>
        </w:rPr>
        <w:t xml:space="preserve"> </w:t>
      </w:r>
      <w:r w:rsidRPr="00C17238">
        <w:rPr>
          <w:rFonts w:cs="Times New Roman"/>
        </w:rPr>
        <w:t>Each transaction (check, wire, advance, etc.) must be recorded separately.</w:t>
      </w:r>
      <w:r w:rsidR="006308EB" w:rsidRPr="00C17238">
        <w:rPr>
          <w:rFonts w:cs="Times New Roman"/>
        </w:rPr>
        <w:t xml:space="preserve"> </w:t>
      </w:r>
      <w:r w:rsidRPr="00C17238">
        <w:rPr>
          <w:rFonts w:cs="Times New Roman"/>
        </w:rPr>
        <w:t xml:space="preserve">A lump sum total will not be permissible. All bank reconciliations must be done on the field report expenditure template and reconciliation, found in </w:t>
      </w:r>
      <w:hyperlink w:anchor="_Annex_C" w:history="1">
        <w:r w:rsidRPr="00C17238">
          <w:rPr>
            <w:rStyle w:val="Hyperlink"/>
            <w:rFonts w:cs="Times New Roman"/>
          </w:rPr>
          <w:t>Annex C</w:t>
        </w:r>
      </w:hyperlink>
      <w:r w:rsidRPr="00C17238">
        <w:rPr>
          <w:rFonts w:cs="Times New Roman"/>
        </w:rPr>
        <w:t xml:space="preserve">. </w:t>
      </w:r>
    </w:p>
    <w:p w14:paraId="05CB086B" w14:textId="77777777" w:rsidR="00527FAB" w:rsidRPr="00C17238" w:rsidRDefault="00527FAB" w:rsidP="00527FAB">
      <w:pPr>
        <w:spacing w:after="120" w:line="360" w:lineRule="auto"/>
        <w:jc w:val="both"/>
        <w:rPr>
          <w:rFonts w:cs="Times New Roman"/>
        </w:rPr>
      </w:pPr>
      <w:r w:rsidRPr="00C17238">
        <w:rPr>
          <w:rFonts w:cs="Times New Roman"/>
        </w:rPr>
        <w:t>The reconciliation tab should not be used to restate the monthly bank activity but should be used to show any outstanding transactions that occurred during the month but have not yet been reflected on the bank statement. The prior month’s bank reconciliation must be checked for any items that remain outstanding. Transactions that remain uncleared from previous months should be promptly researched with the bank or the payee. The tab for financial field report of general ledger activities should show all financial transaction occurring in the month.</w:t>
      </w:r>
    </w:p>
    <w:p w14:paraId="590E96A2" w14:textId="07EDAE24" w:rsidR="00527FAB" w:rsidRPr="00C17238" w:rsidRDefault="00527FAB" w:rsidP="00527FAB">
      <w:pPr>
        <w:spacing w:after="120" w:line="360" w:lineRule="auto"/>
        <w:jc w:val="both"/>
        <w:rPr>
          <w:rFonts w:cs="Times New Roman"/>
        </w:rPr>
      </w:pPr>
      <w:r w:rsidRPr="00C17238">
        <w:rPr>
          <w:rFonts w:cs="Times New Roman"/>
        </w:rPr>
        <w:t xml:space="preserve">Once the full bank reconciliation is completed, the FO Finance Manager will be responsible for submitting to Partners HQ the following: bank reconciliation, copy of the bank statement, full financial field report (general ledger report), and copies of all receipts by the </w:t>
      </w:r>
      <w:r w:rsidR="00297E9B">
        <w:rPr>
          <w:rFonts w:cs="Times New Roman"/>
        </w:rPr>
        <w:t>10</w:t>
      </w:r>
      <w:r w:rsidRPr="00C17238">
        <w:rPr>
          <w:rFonts w:cs="Times New Roman"/>
          <w:vertAlign w:val="superscript"/>
        </w:rPr>
        <w:t>th</w:t>
      </w:r>
      <w:r w:rsidRPr="00C17238">
        <w:rPr>
          <w:rFonts w:cs="Times New Roman"/>
        </w:rPr>
        <w:t xml:space="preserve"> of each month for the prior month’s expenditures as indicated in </w:t>
      </w:r>
      <w:hyperlink w:anchor="_3.4_Financial_Reporting" w:history="1">
        <w:r w:rsidR="004D2F5E" w:rsidRPr="004D2F5E">
          <w:rPr>
            <w:rStyle w:val="Hyperlink"/>
            <w:rFonts w:cs="Times New Roman"/>
          </w:rPr>
          <w:t>3.</w:t>
        </w:r>
        <w:r w:rsidR="004F02BF">
          <w:rPr>
            <w:rStyle w:val="Hyperlink"/>
            <w:rFonts w:cs="Times New Roman"/>
          </w:rPr>
          <w:t>4 Financial Reporting</w:t>
        </w:r>
      </w:hyperlink>
      <w:r w:rsidRPr="00C17238">
        <w:rPr>
          <w:rFonts w:cs="Times New Roman"/>
        </w:rPr>
        <w:t>.</w:t>
      </w:r>
    </w:p>
    <w:p w14:paraId="1FB5B3AC" w14:textId="7A1C2D4E" w:rsidR="00527FAB" w:rsidRPr="00C17238" w:rsidRDefault="00527FAB" w:rsidP="00DE7224">
      <w:pPr>
        <w:pStyle w:val="Heading2"/>
      </w:pPr>
      <w:bookmarkStart w:id="687" w:name="_Toc222754568"/>
      <w:r w:rsidRPr="00C17238">
        <w:t>6.4 Cash Flow Advances</w:t>
      </w:r>
      <w:bookmarkEnd w:id="687"/>
    </w:p>
    <w:p w14:paraId="18BA99C4" w14:textId="16748A5F" w:rsidR="00527FAB" w:rsidRPr="00C17238" w:rsidRDefault="00527FAB" w:rsidP="00527FAB">
      <w:pPr>
        <w:spacing w:after="120" w:line="360" w:lineRule="auto"/>
        <w:jc w:val="both"/>
        <w:rPr>
          <w:rFonts w:cs="Times New Roman"/>
        </w:rPr>
      </w:pPr>
      <w:del w:id="688" w:author="Megan Ash" w:date="2026-01-14T11:12:00Z" w16du:dateUtc="2026-01-14T16:12:00Z">
        <w:r w:rsidRPr="00C17238" w:rsidDel="00C4389C">
          <w:rPr>
            <w:rFonts w:cs="Times New Roman"/>
          </w:rPr>
          <w:delText xml:space="preserve">The </w:delText>
        </w:r>
      </w:del>
      <w:r w:rsidRPr="00C17238">
        <w:rPr>
          <w:rFonts w:cs="Times New Roman"/>
        </w:rPr>
        <w:t xml:space="preserve">Partners </w:t>
      </w:r>
      <w:r w:rsidR="00B8238B">
        <w:rPr>
          <w:rFonts w:cs="Times New Roman"/>
        </w:rPr>
        <w:t>Honduras</w:t>
      </w:r>
      <w:r w:rsidRPr="00C17238">
        <w:rPr>
          <w:rFonts w:cs="Times New Roman"/>
        </w:rPr>
        <w:t xml:space="preserve"> may request up to 30 days of cash needs based on the monthly cash flow projection. Cash may be drawn once a month on the first of the month.</w:t>
      </w:r>
      <w:r w:rsidR="006308EB" w:rsidRPr="00C17238">
        <w:rPr>
          <w:rFonts w:cs="Times New Roman"/>
        </w:rPr>
        <w:t xml:space="preserve"> </w:t>
      </w:r>
      <w:r w:rsidRPr="00C17238">
        <w:rPr>
          <w:rFonts w:cs="Times New Roman"/>
        </w:rPr>
        <w:t xml:space="preserve">A cash flow request must be used for all cash requests to Partners HQ, the template is provided in </w:t>
      </w:r>
      <w:hyperlink w:anchor="_Annex_D_1" w:history="1">
        <w:r w:rsidRPr="00C17238">
          <w:rPr>
            <w:rStyle w:val="Hyperlink"/>
            <w:rFonts w:cs="Times New Roman"/>
          </w:rPr>
          <w:t>Annex D</w:t>
        </w:r>
      </w:hyperlink>
      <w:r w:rsidRPr="00C17238">
        <w:rPr>
          <w:rFonts w:cs="Times New Roman"/>
        </w:rPr>
        <w:t xml:space="preserve">. Funding requests should be sent to Partners HQ by the </w:t>
      </w:r>
      <w:ins w:id="689" w:author="Leonardo Torres" w:date="2025-11-12T14:40:00Z" w16du:dateUtc="2025-11-12T19:40:00Z">
        <w:r w:rsidR="00E74527">
          <w:rPr>
            <w:rFonts w:cs="Times New Roman"/>
          </w:rPr>
          <w:t>18</w:t>
        </w:r>
      </w:ins>
      <w:del w:id="690" w:author="Leonardo Torres" w:date="2025-11-12T14:40:00Z" w16du:dateUtc="2025-11-12T19:40:00Z">
        <w:r w:rsidR="00582B2A" w:rsidDel="00E74527">
          <w:rPr>
            <w:rFonts w:cs="Times New Roman"/>
          </w:rPr>
          <w:delText>20</w:delText>
        </w:r>
      </w:del>
      <w:r w:rsidRPr="00C17238">
        <w:rPr>
          <w:rFonts w:cs="Times New Roman"/>
          <w:vertAlign w:val="superscript"/>
        </w:rPr>
        <w:t>th</w:t>
      </w:r>
      <w:r w:rsidRPr="00C17238">
        <w:rPr>
          <w:rFonts w:cs="Times New Roman"/>
        </w:rPr>
        <w:t xml:space="preserve"> of the month. Partners </w:t>
      </w:r>
      <w:r w:rsidR="00B8238B">
        <w:rPr>
          <w:rFonts w:cs="Times New Roman"/>
        </w:rPr>
        <w:t>Honduras</w:t>
      </w:r>
      <w:r w:rsidRPr="00C17238">
        <w:rPr>
          <w:rFonts w:cs="Times New Roman"/>
        </w:rPr>
        <w:t xml:space="preserve"> should plan enough lead time when requesting cash to take into account the wire processing time by the bank and Partners HQ. Cash flow advances must be cleared monthly through submission of a financial report that is submitted to Partners HQ in accordance with </w:t>
      </w:r>
      <w:hyperlink w:anchor="_3.4_Financial_Reporting" w:history="1">
        <w:r w:rsidR="002328E8" w:rsidRPr="004D2F5E">
          <w:rPr>
            <w:rStyle w:val="Hyperlink"/>
            <w:rFonts w:cs="Times New Roman"/>
          </w:rPr>
          <w:t>3.</w:t>
        </w:r>
        <w:r w:rsidR="002328E8">
          <w:rPr>
            <w:rStyle w:val="Hyperlink"/>
            <w:rFonts w:cs="Times New Roman"/>
          </w:rPr>
          <w:t>4 Financial Reporting</w:t>
        </w:r>
      </w:hyperlink>
      <w:r w:rsidRPr="00C17238">
        <w:rPr>
          <w:rFonts w:cs="Times New Roman"/>
        </w:rPr>
        <w:t xml:space="preserve">. Often times the cash flow advances will not clear entirely each month, and therefore any leftover funds should be taken into consideration as cash on hand when determining the next month’s cash flow request. If financial reports are not submitted on time, additional advances to Partners </w:t>
      </w:r>
      <w:r w:rsidR="00B8238B">
        <w:rPr>
          <w:rFonts w:cs="Times New Roman"/>
        </w:rPr>
        <w:t>Honduras</w:t>
      </w:r>
      <w:r w:rsidRPr="00C17238">
        <w:rPr>
          <w:rFonts w:cs="Times New Roman"/>
        </w:rPr>
        <w:t xml:space="preserve"> may be held at the discretion of the </w:t>
      </w:r>
      <w:commentRangeStart w:id="691"/>
      <w:r w:rsidRPr="00C17238">
        <w:rPr>
          <w:rFonts w:cs="Times New Roman"/>
        </w:rPr>
        <w:t>CFO.</w:t>
      </w:r>
      <w:commentRangeEnd w:id="691"/>
      <w:r w:rsidR="006D20BC" w:rsidRPr="00C17238">
        <w:rPr>
          <w:rStyle w:val="CommentReference"/>
          <w:rFonts w:cs="Times New Roman"/>
          <w:sz w:val="24"/>
          <w:szCs w:val="24"/>
        </w:rPr>
        <w:commentReference w:id="691"/>
      </w:r>
    </w:p>
    <w:p w14:paraId="49A9A43B" w14:textId="67D4378F" w:rsidR="00527FAB" w:rsidRPr="00C17238" w:rsidRDefault="00527FAB" w:rsidP="00DE7224">
      <w:pPr>
        <w:pStyle w:val="Heading3"/>
      </w:pPr>
      <w:bookmarkStart w:id="692" w:name="_Toc222754569"/>
      <w:r w:rsidRPr="00C17238">
        <w:t>6.4.1 Excess Cash on Hand</w:t>
      </w:r>
      <w:bookmarkEnd w:id="692"/>
    </w:p>
    <w:p w14:paraId="0C0E55D6" w14:textId="24907228" w:rsidR="00527FAB" w:rsidRPr="00C17238" w:rsidRDefault="00527FAB" w:rsidP="00527FAB">
      <w:pPr>
        <w:spacing w:after="120" w:line="360" w:lineRule="auto"/>
        <w:jc w:val="both"/>
        <w:rPr>
          <w:rFonts w:cs="Times New Roman"/>
        </w:rPr>
      </w:pPr>
      <w:r w:rsidRPr="00C17238">
        <w:rPr>
          <w:rFonts w:cs="Times New Roman"/>
        </w:rPr>
        <w:t xml:space="preserve">Excess funds are defined as cash in excess of 60 days for </w:t>
      </w:r>
      <w:r w:rsidR="00B8238B">
        <w:rPr>
          <w:rFonts w:cs="Times New Roman"/>
        </w:rPr>
        <w:t>Honduras</w:t>
      </w:r>
      <w:r w:rsidRPr="00C17238">
        <w:rPr>
          <w:rFonts w:cs="Times New Roman"/>
        </w:rPr>
        <w:t xml:space="preserve"> operations. As having an excess of funds in the </w:t>
      </w:r>
      <w:r w:rsidR="00B8238B">
        <w:rPr>
          <w:rFonts w:cs="Times New Roman"/>
        </w:rPr>
        <w:t>Honduras</w:t>
      </w:r>
      <w:r w:rsidRPr="00C17238">
        <w:rPr>
          <w:rFonts w:cs="Times New Roman"/>
        </w:rPr>
        <w:t xml:space="preserve"> can pose a risk, Partners </w:t>
      </w:r>
      <w:r w:rsidR="00B8238B">
        <w:rPr>
          <w:rFonts w:cs="Times New Roman"/>
        </w:rPr>
        <w:t>Honduras</w:t>
      </w:r>
      <w:r w:rsidRPr="00C17238">
        <w:rPr>
          <w:rFonts w:cs="Times New Roman"/>
        </w:rPr>
        <w:t xml:space="preserve"> should consult with Partners HQ to determine the best course of action to rectify the situation.</w:t>
      </w:r>
    </w:p>
    <w:p w14:paraId="1CFFA386" w14:textId="0B4D2BC3" w:rsidR="00527FAB" w:rsidRPr="00C17238" w:rsidRDefault="00527FAB" w:rsidP="00DE7224">
      <w:pPr>
        <w:pStyle w:val="Heading2"/>
      </w:pPr>
      <w:bookmarkStart w:id="693" w:name="_Toc222754570"/>
      <w:r w:rsidRPr="00C17238">
        <w:t>6.5 General Cash Handling Policies</w:t>
      </w:r>
      <w:bookmarkEnd w:id="693"/>
    </w:p>
    <w:p w14:paraId="163108AD" w14:textId="22160506" w:rsidR="00527FAB" w:rsidRPr="00C17238" w:rsidRDefault="00527FAB" w:rsidP="00527FAB">
      <w:pPr>
        <w:spacing w:after="120" w:line="360" w:lineRule="auto"/>
        <w:jc w:val="both"/>
        <w:rPr>
          <w:rFonts w:cs="Times New Roman"/>
        </w:rPr>
      </w:pPr>
      <w:r w:rsidRPr="00C17238">
        <w:rPr>
          <w:rFonts w:cs="Times New Roman"/>
        </w:rPr>
        <w:t xml:space="preserve">Below are the general guidelines that Partners </w:t>
      </w:r>
      <w:r w:rsidR="00B8238B">
        <w:rPr>
          <w:rFonts w:cs="Times New Roman"/>
        </w:rPr>
        <w:t>Honduras</w:t>
      </w:r>
      <w:r w:rsidRPr="00C17238">
        <w:rPr>
          <w:rFonts w:cs="Times New Roman"/>
        </w:rPr>
        <w:t xml:space="preserve"> is required to meet in order to ensure compliance and safeguarding of cash.</w:t>
      </w:r>
    </w:p>
    <w:p w14:paraId="722682C7" w14:textId="18577C17" w:rsidR="00527FAB" w:rsidRPr="00DE7224" w:rsidRDefault="00527FAB" w:rsidP="00DE7224">
      <w:pPr>
        <w:pStyle w:val="Heading3"/>
      </w:pPr>
      <w:bookmarkStart w:id="694" w:name="_Toc222754571"/>
      <w:r w:rsidRPr="00DE7224">
        <w:rPr>
          <w:rStyle w:val="Heading3Char"/>
          <w:b/>
          <w:bCs/>
        </w:rPr>
        <w:t>6.5.1 Use of Safes</w:t>
      </w:r>
      <w:bookmarkEnd w:id="694"/>
    </w:p>
    <w:p w14:paraId="4A73F365" w14:textId="3933E23D" w:rsidR="00527FAB" w:rsidRPr="00C17238" w:rsidRDefault="00527FAB" w:rsidP="00527FAB">
      <w:pPr>
        <w:spacing w:after="120" w:line="360" w:lineRule="auto"/>
        <w:ind w:right="252"/>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is required to use a fireproof safe for the storage of office cash. Access to the safe should be strictly controlled. A set of keys should be kept by the FO Director only. </w:t>
      </w:r>
    </w:p>
    <w:p w14:paraId="5D4D4122" w14:textId="7FCD9F53" w:rsidR="00527FAB" w:rsidRPr="00DE7224" w:rsidRDefault="00527FAB" w:rsidP="00DE7224">
      <w:pPr>
        <w:pStyle w:val="Heading3"/>
      </w:pPr>
      <w:bookmarkStart w:id="695" w:name="_Toc222754572"/>
      <w:r w:rsidRPr="00DE7224">
        <w:rPr>
          <w:rStyle w:val="Heading3Char"/>
          <w:b/>
          <w:bCs/>
        </w:rPr>
        <w:t>6.5.2 Minimizing Cash Transactions</w:t>
      </w:r>
      <w:bookmarkEnd w:id="695"/>
    </w:p>
    <w:p w14:paraId="77C88E37" w14:textId="0BECE2D2" w:rsidR="00527FAB" w:rsidRPr="00C17238" w:rsidRDefault="00527FAB" w:rsidP="00527FAB">
      <w:pPr>
        <w:spacing w:after="120" w:line="360" w:lineRule="auto"/>
        <w:ind w:right="-20"/>
        <w:jc w:val="both"/>
        <w:rPr>
          <w:rFonts w:cs="Times New Roman"/>
        </w:rPr>
      </w:pPr>
      <w:r w:rsidRPr="00C17238">
        <w:rPr>
          <w:rFonts w:cs="Times New Roman"/>
        </w:rPr>
        <w:t xml:space="preserve">Given the inherent risks associated with cash handling, Partners </w:t>
      </w:r>
      <w:r w:rsidR="00B8238B">
        <w:rPr>
          <w:rFonts w:cs="Times New Roman"/>
        </w:rPr>
        <w:t>Honduras</w:t>
      </w:r>
      <w:r w:rsidRPr="00C17238">
        <w:rPr>
          <w:rFonts w:cs="Times New Roman"/>
        </w:rPr>
        <w:t xml:space="preserve"> must always use other means of payment whenever possible, such as a bank debit card, checks or wire transfers and avoid use of petty cash and advances. The maximum cash payment that is permissible is USD $25. Transactions over this threshold must be made with another payment method such as a bank debit card, </w:t>
      </w:r>
      <w:r w:rsidR="002C154B" w:rsidRPr="00C17238">
        <w:rPr>
          <w:rFonts w:cs="Times New Roman"/>
        </w:rPr>
        <w:t>check,</w:t>
      </w:r>
      <w:r w:rsidRPr="00C17238">
        <w:rPr>
          <w:rFonts w:cs="Times New Roman"/>
        </w:rPr>
        <w:t xml:space="preserve"> or wire transfer.</w:t>
      </w:r>
    </w:p>
    <w:p w14:paraId="6404BE27" w14:textId="6A8DDA0F" w:rsidR="00527FAB" w:rsidRPr="00DE7224" w:rsidRDefault="00527FAB" w:rsidP="00DE7224">
      <w:pPr>
        <w:pStyle w:val="Heading3"/>
      </w:pPr>
      <w:bookmarkStart w:id="696" w:name="_Toc222754573"/>
      <w:r w:rsidRPr="00DE7224">
        <w:rPr>
          <w:rStyle w:val="Heading3Char"/>
          <w:b/>
          <w:bCs/>
        </w:rPr>
        <w:t>6.5.3 Evidence of Receipt by Payee</w:t>
      </w:r>
      <w:bookmarkEnd w:id="696"/>
    </w:p>
    <w:p w14:paraId="24FFC6D8" w14:textId="27EFA58F" w:rsidR="00527FAB" w:rsidRPr="00C17238" w:rsidRDefault="00527FAB" w:rsidP="00527FAB">
      <w:pPr>
        <w:spacing w:after="120" w:line="360" w:lineRule="auto"/>
        <w:ind w:right="-20"/>
        <w:jc w:val="both"/>
        <w:rPr>
          <w:rFonts w:cs="Times New Roman"/>
        </w:rPr>
      </w:pPr>
      <w:r w:rsidRPr="00C17238">
        <w:rPr>
          <w:rFonts w:cs="Times New Roman"/>
        </w:rPr>
        <w:t>To prevent duplicate payments or claims of discrepancies, all cash payments must be documented by evidence of receipt by the payee.</w:t>
      </w:r>
      <w:r w:rsidR="006308EB" w:rsidRPr="00C17238">
        <w:rPr>
          <w:rFonts w:cs="Times New Roman"/>
        </w:rPr>
        <w:t xml:space="preserve"> </w:t>
      </w:r>
      <w:r w:rsidRPr="00C17238">
        <w:rPr>
          <w:rFonts w:cs="Times New Roman"/>
        </w:rPr>
        <w:t>This means that the recipient of the payment must sign that the cash was received in total at the time of payment.</w:t>
      </w:r>
      <w:r w:rsidR="006308EB" w:rsidRPr="00C17238">
        <w:rPr>
          <w:rFonts w:cs="Times New Roman"/>
        </w:rPr>
        <w:t xml:space="preserve"> </w:t>
      </w:r>
      <w:r w:rsidRPr="00C17238">
        <w:rPr>
          <w:rFonts w:cs="Times New Roman"/>
        </w:rPr>
        <w:t>A numbered receipt should be prepared in duplicate indicating the amount and date and should be signed by the recipient.</w:t>
      </w:r>
      <w:r w:rsidR="006308EB" w:rsidRPr="00C17238">
        <w:rPr>
          <w:rFonts w:cs="Times New Roman"/>
        </w:rPr>
        <w:t xml:space="preserve"> </w:t>
      </w:r>
      <w:r w:rsidRPr="00C17238">
        <w:rPr>
          <w:rFonts w:cs="Times New Roman"/>
        </w:rPr>
        <w:t xml:space="preserve">One copy should be given to the payee and one copy should be retained and included with the voucher documentation. </w:t>
      </w:r>
    </w:p>
    <w:p w14:paraId="037C1CCC" w14:textId="37C74C63" w:rsidR="00527FAB" w:rsidRPr="00DE7224" w:rsidRDefault="00527FAB" w:rsidP="00DE7224">
      <w:pPr>
        <w:pStyle w:val="Heading3"/>
      </w:pPr>
      <w:bookmarkStart w:id="697" w:name="_Toc222754574"/>
      <w:r w:rsidRPr="00DE7224">
        <w:rPr>
          <w:rStyle w:val="Heading3Char"/>
          <w:b/>
          <w:bCs/>
        </w:rPr>
        <w:t>6.5.4 Periodic Cash Counts – Petty Cash Certification</w:t>
      </w:r>
      <w:bookmarkEnd w:id="697"/>
    </w:p>
    <w:p w14:paraId="4B6966CC" w14:textId="6ECF3E50" w:rsidR="00527FAB" w:rsidRPr="00C17238" w:rsidRDefault="00527FAB" w:rsidP="00527FAB">
      <w:pPr>
        <w:spacing w:after="120" w:line="360" w:lineRule="auto"/>
        <w:ind w:right="-20"/>
        <w:jc w:val="both"/>
        <w:rPr>
          <w:rFonts w:cs="Times New Roman"/>
        </w:rPr>
      </w:pPr>
      <w:r w:rsidRPr="00C17238">
        <w:rPr>
          <w:rFonts w:cs="Times New Roman"/>
        </w:rPr>
        <w:t xml:space="preserve">Cash balances should be physically counted periodically to ensure that cash journal/receipts balances match the actual cash on hand. These cash counts should be done in accordance with </w:t>
      </w:r>
      <w:hyperlink w:anchor="_6.1_Petty_Cash" w:history="1">
        <w:r w:rsidRPr="00C17238">
          <w:rPr>
            <w:rStyle w:val="Hyperlink"/>
            <w:rFonts w:cs="Times New Roman"/>
          </w:rPr>
          <w:t>Section 6.1 Petty Cash</w:t>
        </w:r>
      </w:hyperlink>
      <w:r w:rsidRPr="00C17238">
        <w:rPr>
          <w:rFonts w:cs="Times New Roman"/>
        </w:rPr>
        <w:t>.</w:t>
      </w:r>
      <w:r w:rsidR="006308EB" w:rsidRPr="00C17238">
        <w:rPr>
          <w:rFonts w:cs="Times New Roman"/>
        </w:rPr>
        <w:t xml:space="preserve"> </w:t>
      </w:r>
      <w:r w:rsidRPr="00C17238">
        <w:rPr>
          <w:rFonts w:cs="Times New Roman"/>
        </w:rPr>
        <w:t xml:space="preserve">Petty cash certifications should conform to the following general guidelines: </w:t>
      </w:r>
    </w:p>
    <w:p w14:paraId="25996BCA" w14:textId="77777777" w:rsidR="00527FAB" w:rsidRPr="00C17238" w:rsidRDefault="00527FAB" w:rsidP="00527FAB">
      <w:pPr>
        <w:pStyle w:val="ListParagraph"/>
        <w:numPr>
          <w:ilvl w:val="0"/>
          <w:numId w:val="41"/>
        </w:numPr>
        <w:spacing w:after="120" w:line="360" w:lineRule="auto"/>
        <w:ind w:right="-20"/>
        <w:jc w:val="both"/>
        <w:rPr>
          <w:rFonts w:cs="Times New Roman"/>
        </w:rPr>
      </w:pPr>
      <w:r w:rsidRPr="00C17238">
        <w:rPr>
          <w:rFonts w:cs="Times New Roman"/>
        </w:rPr>
        <w:t>Cash counts should be done discreetly, out of general view and should be undisturbed.</w:t>
      </w:r>
    </w:p>
    <w:p w14:paraId="09C8E965" w14:textId="77777777" w:rsidR="00527FAB" w:rsidRPr="00C17238" w:rsidRDefault="00527FAB" w:rsidP="00527FAB">
      <w:pPr>
        <w:pStyle w:val="ListParagraph"/>
        <w:numPr>
          <w:ilvl w:val="0"/>
          <w:numId w:val="41"/>
        </w:numPr>
        <w:spacing w:after="120" w:line="360" w:lineRule="auto"/>
        <w:ind w:right="-20"/>
        <w:jc w:val="both"/>
        <w:rPr>
          <w:rFonts w:cs="Times New Roman"/>
        </w:rPr>
      </w:pPr>
      <w:r w:rsidRPr="00C17238">
        <w:rPr>
          <w:rFonts w:cs="Times New Roman"/>
        </w:rPr>
        <w:t xml:space="preserve">Counts should be performed by a minimum of two people. One should serve as the counter and the other as a witness of the count. A template of the Petty Cash Certification can be found in </w:t>
      </w:r>
      <w:hyperlink w:anchor="_Annex_E" w:history="1">
        <w:r w:rsidRPr="00C17238">
          <w:rPr>
            <w:rStyle w:val="Hyperlink"/>
            <w:rFonts w:cs="Times New Roman"/>
          </w:rPr>
          <w:t>Annex E</w:t>
        </w:r>
      </w:hyperlink>
      <w:r w:rsidRPr="00C17238">
        <w:rPr>
          <w:rFonts w:cs="Times New Roman"/>
        </w:rPr>
        <w:t xml:space="preserve"> which must be completed each time.</w:t>
      </w:r>
    </w:p>
    <w:p w14:paraId="7BAE8654" w14:textId="22B772F2" w:rsidR="00527FAB" w:rsidRPr="00C17238" w:rsidRDefault="00527FAB" w:rsidP="00527FAB">
      <w:pPr>
        <w:pStyle w:val="ListParagraph"/>
        <w:numPr>
          <w:ilvl w:val="0"/>
          <w:numId w:val="41"/>
        </w:numPr>
        <w:spacing w:after="120" w:line="360" w:lineRule="auto"/>
        <w:ind w:right="-20"/>
        <w:jc w:val="both"/>
        <w:rPr>
          <w:rFonts w:cs="Times New Roman"/>
        </w:rPr>
      </w:pPr>
      <w:r w:rsidRPr="00C17238">
        <w:rPr>
          <w:rFonts w:cs="Times New Roman"/>
        </w:rPr>
        <w:t>Cash counts should be performed each month and at random.</w:t>
      </w:r>
      <w:r w:rsidR="006308EB" w:rsidRPr="00C17238">
        <w:rPr>
          <w:rFonts w:cs="Times New Roman"/>
        </w:rPr>
        <w:t xml:space="preserve"> </w:t>
      </w:r>
      <w:r w:rsidRPr="00C17238">
        <w:rPr>
          <w:rFonts w:cs="Times New Roman"/>
        </w:rPr>
        <w:t>Note that Partners HQ reserves the right to request a Petty Cash Certification at any time.</w:t>
      </w:r>
      <w:r w:rsidR="006308EB" w:rsidRPr="00C17238">
        <w:rPr>
          <w:rFonts w:cs="Times New Roman"/>
        </w:rPr>
        <w:t xml:space="preserve"> </w:t>
      </w:r>
    </w:p>
    <w:p w14:paraId="71643F05" w14:textId="02402E4B" w:rsidR="00527FAB" w:rsidRPr="00C17238" w:rsidRDefault="00527FAB" w:rsidP="00527FAB">
      <w:pPr>
        <w:pStyle w:val="ListParagraph"/>
        <w:numPr>
          <w:ilvl w:val="0"/>
          <w:numId w:val="41"/>
        </w:numPr>
        <w:spacing w:after="120" w:line="360" w:lineRule="auto"/>
        <w:ind w:right="-20"/>
        <w:jc w:val="both"/>
        <w:rPr>
          <w:rFonts w:cs="Times New Roman"/>
        </w:rPr>
      </w:pPr>
      <w:r w:rsidRPr="00C17238">
        <w:rPr>
          <w:rFonts w:cs="Times New Roman"/>
        </w:rPr>
        <w:t>Any overages or underages must be recorded in the cash journal at month end in order to reconcile with the final count.</w:t>
      </w:r>
      <w:r w:rsidR="006308EB" w:rsidRPr="00C17238">
        <w:rPr>
          <w:rFonts w:cs="Times New Roman"/>
        </w:rPr>
        <w:t xml:space="preserve"> </w:t>
      </w:r>
      <w:r w:rsidRPr="00C17238">
        <w:rPr>
          <w:rFonts w:cs="Times New Roman"/>
        </w:rPr>
        <w:t>Discrepancies may not be held over to future periods. The cause for any overages or underages must be further researched and appropriate action taken to ensure that it does not happen in the future. Partners HQ must be notified of any discrepancies.</w:t>
      </w:r>
    </w:p>
    <w:p w14:paraId="2DD2A26C" w14:textId="68214E58" w:rsidR="00527FAB" w:rsidRPr="00C17238" w:rsidRDefault="00527FAB" w:rsidP="00CA1E03">
      <w:pPr>
        <w:pStyle w:val="Heading1"/>
      </w:pPr>
      <w:bookmarkStart w:id="698" w:name="_7._Partners_Mauritania"/>
      <w:bookmarkStart w:id="699" w:name="_Toc222754575"/>
      <w:bookmarkEnd w:id="698"/>
      <w:r w:rsidRPr="00C17238">
        <w:t xml:space="preserve">7. Partners </w:t>
      </w:r>
      <w:r w:rsidR="00B8238B">
        <w:t>Honduras</w:t>
      </w:r>
      <w:r w:rsidRPr="00C17238">
        <w:t xml:space="preserve"> General Policies</w:t>
      </w:r>
      <w:bookmarkEnd w:id="699"/>
    </w:p>
    <w:p w14:paraId="326994D9" w14:textId="3CF6636A" w:rsidR="009113EC" w:rsidRPr="00C17238" w:rsidRDefault="005D0F7C" w:rsidP="00640F59">
      <w:pPr>
        <w:pStyle w:val="Heading2"/>
        <w:numPr>
          <w:ilvl w:val="1"/>
          <w:numId w:val="170"/>
        </w:numPr>
      </w:pPr>
      <w:bookmarkStart w:id="700" w:name="_Toc222754576"/>
      <w:r w:rsidRPr="005D0F7C">
        <w:t>Individuals and Conduct Covered</w:t>
      </w:r>
      <w:bookmarkEnd w:id="700"/>
    </w:p>
    <w:p w14:paraId="57F88E0C" w14:textId="4CFD80BD" w:rsidR="005F43EC" w:rsidRPr="005F43EC" w:rsidRDefault="005F43EC" w:rsidP="005F43EC">
      <w:pPr>
        <w:spacing w:after="120" w:line="360" w:lineRule="auto"/>
        <w:jc w:val="both"/>
        <w:rPr>
          <w:rFonts w:cs="Times New Roman"/>
        </w:rPr>
      </w:pPr>
      <w:r w:rsidRPr="005F43EC">
        <w:rPr>
          <w:rFonts w:cs="Times New Roman"/>
        </w:rPr>
        <w:t xml:space="preserve">These </w:t>
      </w:r>
      <w:r>
        <w:rPr>
          <w:rFonts w:cs="Times New Roman"/>
        </w:rPr>
        <w:t xml:space="preserve">general </w:t>
      </w:r>
      <w:r w:rsidRPr="005F43EC">
        <w:rPr>
          <w:rFonts w:cs="Times New Roman"/>
        </w:rPr>
        <w:t>policies apply to all applicants and employees, whether related to conduct engaged in by fellow employees or by someone not directly connected to Partners (e.g., an outside vendor, consultant, or customer).</w:t>
      </w:r>
    </w:p>
    <w:p w14:paraId="23750BC1" w14:textId="0C5AAE59" w:rsidR="009113EC" w:rsidRPr="002F5F57" w:rsidRDefault="005F43EC" w:rsidP="00373FC0">
      <w:pPr>
        <w:spacing w:after="120" w:line="360" w:lineRule="auto"/>
        <w:jc w:val="both"/>
        <w:rPr>
          <w:rFonts w:cs="Times New Roman"/>
        </w:rPr>
      </w:pPr>
      <w:r w:rsidRPr="005F43EC">
        <w:rPr>
          <w:rFonts w:cs="Times New Roman"/>
        </w:rPr>
        <w:t>Conduct prohibited by these policies is unacceptable in the workplace and in any work-related setting outside the workplace, such as during business trips, business meetings, and business-related social events</w:t>
      </w:r>
      <w:r w:rsidR="00C70E25">
        <w:rPr>
          <w:rFonts w:cs="Times New Roman"/>
        </w:rPr>
        <w:t>.</w:t>
      </w:r>
    </w:p>
    <w:p w14:paraId="04ADC99A" w14:textId="2F5B6452" w:rsidR="00527FAB" w:rsidRPr="00C17238" w:rsidRDefault="00527FAB" w:rsidP="00640F59">
      <w:pPr>
        <w:pStyle w:val="Heading2"/>
        <w:numPr>
          <w:ilvl w:val="1"/>
          <w:numId w:val="170"/>
        </w:numPr>
      </w:pPr>
      <w:bookmarkStart w:id="701" w:name="_Toc222754577"/>
      <w:r w:rsidRPr="00C17238">
        <w:t xml:space="preserve">Anti-Corruption </w:t>
      </w:r>
      <w:r w:rsidR="00BB3C23">
        <w:t xml:space="preserve">and Anti-Bribery </w:t>
      </w:r>
      <w:r w:rsidRPr="00C17238">
        <w:t>Policy</w:t>
      </w:r>
      <w:bookmarkEnd w:id="701"/>
    </w:p>
    <w:p w14:paraId="1A1BCD8C" w14:textId="32FA61E0" w:rsidR="00527FAB" w:rsidRPr="00BB3C23" w:rsidRDefault="00527FAB" w:rsidP="00BB3C23">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and its affiliates must have a zero-tolerance against bribery and corruption. The objective of the anti-corruption policy is to ensure that appropriate anti-corruption and bribery procedures are in place to avoid any violations of relevant laws and regulations. This policy applies to all officers, directors, shareholders, employees and appointed third party representatives. For a copy of the full policy, please reference the </w:t>
      </w:r>
      <w:hyperlink r:id="rId53" w:history="1">
        <w:r w:rsidRPr="000A6F7D">
          <w:rPr>
            <w:rStyle w:val="Hyperlink"/>
            <w:rFonts w:cs="Times New Roman"/>
          </w:rPr>
          <w:t>Partners General Field Office Manual</w:t>
        </w:r>
      </w:hyperlink>
      <w:r w:rsidRPr="00C17238">
        <w:rPr>
          <w:rFonts w:cs="Times New Roman"/>
        </w:rPr>
        <w:t>.</w:t>
      </w:r>
    </w:p>
    <w:p w14:paraId="4D9A2880" w14:textId="0893C2BA" w:rsidR="00BB3C23" w:rsidRPr="000A6F7D" w:rsidRDefault="00BB3C23" w:rsidP="00BB3C23">
      <w:pPr>
        <w:spacing w:line="360" w:lineRule="auto"/>
        <w:jc w:val="both"/>
        <w:rPr>
          <w:rFonts w:cs="Times New Roman"/>
        </w:rPr>
      </w:pPr>
      <w:r w:rsidRPr="000A6F7D">
        <w:rPr>
          <w:rFonts w:cs="Times New Roman"/>
        </w:rPr>
        <w:t xml:space="preserve">Partners </w:t>
      </w:r>
      <w:r w:rsidR="00B8238B">
        <w:rPr>
          <w:rFonts w:cs="Times New Roman"/>
        </w:rPr>
        <w:t>Honduras</w:t>
      </w:r>
      <w:r w:rsidRPr="000A6F7D">
        <w:rPr>
          <w:rFonts w:cs="Times New Roman"/>
        </w:rPr>
        <w:t xml:space="preserve"> is </w:t>
      </w:r>
      <w:del w:id="702" w:author="Megan Ash" w:date="2026-01-14T11:17:00Z" w16du:dateUtc="2026-01-14T16:17:00Z">
        <w:r w:rsidRPr="000A6F7D" w:rsidDel="006754B1">
          <w:rPr>
            <w:rFonts w:cs="Times New Roman"/>
          </w:rPr>
          <w:delText xml:space="preserve">commitment </w:delText>
        </w:r>
      </w:del>
      <w:ins w:id="703" w:author="Megan Ash" w:date="2026-01-14T11:17:00Z" w16du:dateUtc="2026-01-14T16:17:00Z">
        <w:r w:rsidR="006754B1" w:rsidRPr="000A6F7D">
          <w:rPr>
            <w:rFonts w:cs="Times New Roman"/>
          </w:rPr>
          <w:t>commit</w:t>
        </w:r>
        <w:r w:rsidR="006754B1">
          <w:rPr>
            <w:rFonts w:cs="Times New Roman"/>
          </w:rPr>
          <w:t>ted</w:t>
        </w:r>
        <w:r w:rsidR="006754B1" w:rsidRPr="000A6F7D">
          <w:rPr>
            <w:rFonts w:cs="Times New Roman"/>
          </w:rPr>
          <w:t xml:space="preserve"> </w:t>
        </w:r>
      </w:ins>
      <w:r w:rsidRPr="000A6F7D">
        <w:rPr>
          <w:rFonts w:cs="Times New Roman"/>
        </w:rPr>
        <w:t>to preventing corruption and bribery in all aspects of our business operations. It applies to all employees and representatives acting on behalf of Partners. This policy is designed to ensure compliance with anti-corruption laws and regulations, including the Foreign Corrupt Practices Act (FCPA), the UK Bribery Act, and other applicable laws.</w:t>
      </w:r>
      <w:bookmarkStart w:id="704" w:name="_Toc184693557"/>
      <w:bookmarkEnd w:id="704"/>
    </w:p>
    <w:p w14:paraId="47AB2BE2" w14:textId="77777777" w:rsidR="00443A1D" w:rsidRPr="000A6F7D" w:rsidRDefault="00443A1D" w:rsidP="00640F59">
      <w:pPr>
        <w:spacing w:line="360" w:lineRule="auto"/>
        <w:jc w:val="both"/>
        <w:rPr>
          <w:rFonts w:cs="Times New Roman"/>
        </w:rPr>
      </w:pPr>
      <w:bookmarkStart w:id="705" w:name="_Toc184693558"/>
      <w:bookmarkEnd w:id="705"/>
    </w:p>
    <w:p w14:paraId="2E1095CF" w14:textId="718B4398" w:rsidR="00BB3C23" w:rsidRPr="000A6F7D" w:rsidRDefault="00BB3C23">
      <w:pPr>
        <w:spacing w:line="360" w:lineRule="auto"/>
        <w:jc w:val="both"/>
        <w:rPr>
          <w:rFonts w:cs="Times New Roman"/>
        </w:rPr>
      </w:pPr>
      <w:r w:rsidRPr="000A6F7D">
        <w:rPr>
          <w:rFonts w:cs="Times New Roman"/>
        </w:rPr>
        <w:t>Partners strictly prohibits any form of corruption, bribery, or unethical behavior in its business dealings, and all business activities and interactions must be conducted with honesty, transparency, and integrity. No representative of Partners is permitted to offer, promise, give, request, or receive any improper payment, benefit, or advantage to or from any person, including government officials, to gain an unfair business advantage. The following requirements apply:</w:t>
      </w:r>
      <w:bookmarkStart w:id="706" w:name="_Toc184693559"/>
      <w:bookmarkEnd w:id="706"/>
    </w:p>
    <w:p w14:paraId="06AD1954" w14:textId="77777777" w:rsidR="003061F1" w:rsidRPr="000A6F7D" w:rsidRDefault="003061F1" w:rsidP="00640F59">
      <w:pPr>
        <w:spacing w:line="360" w:lineRule="auto"/>
        <w:jc w:val="both"/>
        <w:rPr>
          <w:rFonts w:cs="Times New Roman"/>
        </w:rPr>
      </w:pPr>
      <w:bookmarkStart w:id="707" w:name="_Toc184693560"/>
      <w:bookmarkEnd w:id="707"/>
    </w:p>
    <w:p w14:paraId="4D5001D6" w14:textId="79C53B9B" w:rsidR="00BB3C23" w:rsidRPr="000A6F7D" w:rsidRDefault="00BB3C23" w:rsidP="00640F59">
      <w:pPr>
        <w:pStyle w:val="ListParagraph"/>
        <w:numPr>
          <w:ilvl w:val="0"/>
          <w:numId w:val="125"/>
        </w:numPr>
        <w:spacing w:after="200" w:line="360" w:lineRule="auto"/>
        <w:jc w:val="both"/>
        <w:rPr>
          <w:rFonts w:cs="Times New Roman"/>
        </w:rPr>
      </w:pPr>
      <w:r w:rsidRPr="00640F59">
        <w:rPr>
          <w:rFonts w:cs="Times New Roman"/>
        </w:rPr>
        <w:t>Gifts, Entertainment, Money, and Hospitality:</w:t>
      </w:r>
      <w:r w:rsidRPr="000A6F7D">
        <w:rPr>
          <w:rFonts w:cs="Times New Roman"/>
        </w:rPr>
        <w:t xml:space="preserve"> Employee</w:t>
      </w:r>
      <w:ins w:id="708" w:author="Megan Ash" w:date="2026-01-14T11:24:00Z" w16du:dateUtc="2026-01-14T16:24:00Z">
        <w:r w:rsidR="006E0AAB">
          <w:rPr>
            <w:rFonts w:cs="Times New Roman"/>
          </w:rPr>
          <w:t>s</w:t>
        </w:r>
      </w:ins>
      <w:r w:rsidRPr="000A6F7D">
        <w:rPr>
          <w:rFonts w:cs="Times New Roman"/>
        </w:rPr>
        <w:t xml:space="preserve"> and representatives are prohibited from soliciting or accepting money, loans, credits, entertainment, favors, services, gifts, or other incentives, regardless of their amount, that could induce, or be perceived to induce, the individual to take any action that is other than independent or impartial. </w:t>
      </w:r>
      <w:bookmarkStart w:id="709" w:name="_Toc184693561"/>
      <w:bookmarkEnd w:id="709"/>
    </w:p>
    <w:p w14:paraId="11634E34" w14:textId="77777777" w:rsidR="00BB3C23" w:rsidRPr="000A6F7D" w:rsidRDefault="00BB3C23" w:rsidP="00640F59">
      <w:pPr>
        <w:pStyle w:val="ListParagraph"/>
        <w:numPr>
          <w:ilvl w:val="1"/>
          <w:numId w:val="125"/>
        </w:numPr>
        <w:spacing w:after="200" w:line="360" w:lineRule="auto"/>
        <w:jc w:val="both"/>
        <w:rPr>
          <w:rFonts w:cs="Times New Roman"/>
        </w:rPr>
      </w:pPr>
      <w:r w:rsidRPr="000A6F7D">
        <w:rPr>
          <w:rFonts w:cs="Times New Roman"/>
        </w:rPr>
        <w:t xml:space="preserve">If refusal of honor or gift will cause embarrassment to the giver or Partners, then the representative should have the </w:t>
      </w:r>
      <w:commentRangeStart w:id="710"/>
      <w:r w:rsidRPr="000A6F7D">
        <w:rPr>
          <w:rFonts w:cs="Times New Roman"/>
        </w:rPr>
        <w:t>CFO</w:t>
      </w:r>
      <w:commentRangeEnd w:id="710"/>
      <w:r w:rsidR="00CD0602" w:rsidRPr="000A6F7D">
        <w:rPr>
          <w:rStyle w:val="CommentReference"/>
          <w:rFonts w:cs="Times New Roman"/>
          <w:sz w:val="24"/>
          <w:szCs w:val="24"/>
        </w:rPr>
        <w:commentReference w:id="710"/>
      </w:r>
      <w:r w:rsidRPr="000A6F7D">
        <w:rPr>
          <w:rFonts w:cs="Times New Roman"/>
        </w:rPr>
        <w:t xml:space="preserve"> accept on behalf of the organization.</w:t>
      </w:r>
      <w:bookmarkStart w:id="711" w:name="_Toc184693562"/>
      <w:bookmarkEnd w:id="711"/>
    </w:p>
    <w:p w14:paraId="29BBE41A" w14:textId="77777777" w:rsidR="00BB3C23" w:rsidRPr="000A6F7D" w:rsidRDefault="00BB3C23" w:rsidP="00640F59">
      <w:pPr>
        <w:pStyle w:val="ListParagraph"/>
        <w:numPr>
          <w:ilvl w:val="1"/>
          <w:numId w:val="125"/>
        </w:numPr>
        <w:spacing w:after="200" w:line="360" w:lineRule="auto"/>
        <w:jc w:val="both"/>
        <w:rPr>
          <w:rFonts w:cs="Times New Roman"/>
        </w:rPr>
      </w:pPr>
      <w:r w:rsidRPr="000A6F7D">
        <w:rPr>
          <w:rFonts w:cs="Times New Roman"/>
        </w:rPr>
        <w:t>While gifts, entertainment, and hospitality offered or received in the course of business interactions are not generally permitted, if the</w:t>
      </w:r>
      <w:commentRangeStart w:id="712"/>
      <w:r w:rsidRPr="000A6F7D">
        <w:rPr>
          <w:rFonts w:cs="Times New Roman"/>
        </w:rPr>
        <w:t xml:space="preserve"> CFO </w:t>
      </w:r>
      <w:commentRangeEnd w:id="712"/>
      <w:r w:rsidR="00CD0602" w:rsidRPr="000A6F7D">
        <w:rPr>
          <w:rStyle w:val="CommentReference"/>
          <w:rFonts w:cs="Times New Roman"/>
          <w:sz w:val="24"/>
          <w:szCs w:val="24"/>
        </w:rPr>
        <w:commentReference w:id="712"/>
      </w:r>
      <w:r w:rsidRPr="000A6F7D">
        <w:rPr>
          <w:rFonts w:cs="Times New Roman"/>
        </w:rPr>
        <w:t xml:space="preserve">chooses to accept on behalf of the organization, they must be transparent, reasonable, and in compliance with U.S. laws. </w:t>
      </w:r>
      <w:bookmarkStart w:id="713" w:name="_Toc184693563"/>
      <w:bookmarkEnd w:id="713"/>
    </w:p>
    <w:p w14:paraId="282A90AA" w14:textId="77777777" w:rsidR="00BB3C23" w:rsidRPr="000A6F7D" w:rsidRDefault="00BB3C23" w:rsidP="00640F59">
      <w:pPr>
        <w:pStyle w:val="ListParagraph"/>
        <w:numPr>
          <w:ilvl w:val="0"/>
          <w:numId w:val="125"/>
        </w:numPr>
        <w:spacing w:after="200" w:line="360" w:lineRule="auto"/>
        <w:jc w:val="both"/>
        <w:rPr>
          <w:rFonts w:cs="Times New Roman"/>
        </w:rPr>
      </w:pPr>
      <w:r w:rsidRPr="00640F59">
        <w:rPr>
          <w:rFonts w:cs="Times New Roman"/>
        </w:rPr>
        <w:t>Donation and Contributions:</w:t>
      </w:r>
      <w:r w:rsidRPr="000A6F7D">
        <w:rPr>
          <w:rFonts w:cs="Times New Roman"/>
        </w:rPr>
        <w:t xml:space="preserve"> If donations or contributions are made on behalf of Partners, they must be made transparently, without any intent to improperly influence any decision or action.</w:t>
      </w:r>
      <w:bookmarkStart w:id="714" w:name="_Toc184693564"/>
      <w:bookmarkEnd w:id="714"/>
    </w:p>
    <w:p w14:paraId="70411141" w14:textId="5D64EE42" w:rsidR="00BB3C23" w:rsidRPr="000A6F7D" w:rsidRDefault="00BB3C23" w:rsidP="00640F59">
      <w:pPr>
        <w:pStyle w:val="ListParagraph"/>
        <w:numPr>
          <w:ilvl w:val="0"/>
          <w:numId w:val="125"/>
        </w:numPr>
        <w:spacing w:after="120" w:line="360" w:lineRule="auto"/>
        <w:jc w:val="both"/>
        <w:rPr>
          <w:rFonts w:cs="Times New Roman"/>
        </w:rPr>
      </w:pPr>
      <w:r w:rsidRPr="00640F59">
        <w:rPr>
          <w:rFonts w:cs="Times New Roman"/>
        </w:rPr>
        <w:t>Third-Party Vetting:</w:t>
      </w:r>
      <w:r w:rsidRPr="000A6F7D">
        <w:rPr>
          <w:rFonts w:cs="Times New Roman"/>
        </w:rPr>
        <w:t xml:space="preserve"> Before engaging with third parties, Partners will conduct thorough due diligence on </w:t>
      </w:r>
      <w:hyperlink r:id="rId54" w:history="1">
        <w:r w:rsidRPr="00640F59">
          <w:rPr>
            <w:rFonts w:cs="Times New Roman"/>
          </w:rPr>
          <w:t>Visual Compliance</w:t>
        </w:r>
      </w:hyperlink>
      <w:r w:rsidRPr="000A6F7D">
        <w:rPr>
          <w:rFonts w:cs="Times New Roman"/>
        </w:rPr>
        <w:t xml:space="preserve"> to assess their integrity and compliance with anti-corruption and anti-bribery standards. All Partners contracts and agreements with third parties will include anti-corruption and anti-bribery clauses.</w:t>
      </w:r>
      <w:bookmarkStart w:id="715" w:name="_Toc184693565"/>
      <w:bookmarkEnd w:id="715"/>
    </w:p>
    <w:p w14:paraId="75B0AF71" w14:textId="0DB44673" w:rsidR="00C108A0" w:rsidRPr="00C17238" w:rsidRDefault="006C6FEA" w:rsidP="00640F59">
      <w:pPr>
        <w:pStyle w:val="Heading2"/>
        <w:numPr>
          <w:ilvl w:val="1"/>
          <w:numId w:val="170"/>
        </w:numPr>
      </w:pPr>
      <w:bookmarkStart w:id="716" w:name="_Toc222754578"/>
      <w:r w:rsidRPr="006C6FEA">
        <w:t>Prevention of Money Laundering &amp; Financing of Terroris</w:t>
      </w:r>
      <w:r>
        <w:t>m</w:t>
      </w:r>
      <w:bookmarkStart w:id="717" w:name="_Toc184693566"/>
      <w:bookmarkEnd w:id="716"/>
      <w:bookmarkEnd w:id="717"/>
    </w:p>
    <w:p w14:paraId="3A9F1579" w14:textId="6CECEB95" w:rsidR="00840923" w:rsidRPr="002A5777" w:rsidRDefault="00C108A0" w:rsidP="00640F59">
      <w:pPr>
        <w:spacing w:line="360" w:lineRule="auto"/>
        <w:jc w:val="both"/>
      </w:pPr>
      <w:r w:rsidRPr="001A09D5">
        <w:t xml:space="preserve">Partners </w:t>
      </w:r>
      <w:r w:rsidR="00B8238B">
        <w:t>Honduras</w:t>
      </w:r>
      <w:r w:rsidR="00840923" w:rsidRPr="001A09D5">
        <w:t xml:space="preserve"> </w:t>
      </w:r>
      <w:r w:rsidR="00840923" w:rsidRPr="002A5777">
        <w:t>is committed to preventing money laundering and the financing of terrorism in all aspects of our business operations. The Policy applies to all employees and representatives acting on behalf of Partners. The goal is to ensure compliance with relevant anti-money laundering and counter-financing of terrorism laws, regulations, and international standards.</w:t>
      </w:r>
      <w:bookmarkStart w:id="718" w:name="_Toc184693567"/>
      <w:bookmarkEnd w:id="718"/>
    </w:p>
    <w:p w14:paraId="5F307E04" w14:textId="66F5AEC1" w:rsidR="00840923" w:rsidRPr="00640F59" w:rsidRDefault="00A6653E" w:rsidP="00640F59">
      <w:pPr>
        <w:pStyle w:val="Heading3"/>
        <w:rPr>
          <w:b w:val="0"/>
          <w:bCs w:val="0"/>
        </w:rPr>
      </w:pPr>
      <w:bookmarkStart w:id="719" w:name="_Toc222754579"/>
      <w:r w:rsidRPr="00640F59">
        <w:t>7.</w:t>
      </w:r>
      <w:r w:rsidR="00072A9C" w:rsidRPr="00640F59">
        <w:t>3</w:t>
      </w:r>
      <w:r w:rsidRPr="00640F59">
        <w:t xml:space="preserve">.1 </w:t>
      </w:r>
      <w:r w:rsidR="00840923" w:rsidRPr="00640F59">
        <w:t>Definitions</w:t>
      </w:r>
      <w:bookmarkStart w:id="720" w:name="_Toc184693568"/>
      <w:bookmarkEnd w:id="719"/>
      <w:bookmarkEnd w:id="720"/>
    </w:p>
    <w:p w14:paraId="625F5B45" w14:textId="77777777" w:rsidR="00840923" w:rsidRPr="002A5777" w:rsidRDefault="00840923" w:rsidP="00640F59">
      <w:pPr>
        <w:pStyle w:val="ListParagraph"/>
        <w:numPr>
          <w:ilvl w:val="0"/>
          <w:numId w:val="126"/>
        </w:numPr>
        <w:spacing w:after="200" w:line="360" w:lineRule="auto"/>
        <w:jc w:val="both"/>
      </w:pPr>
      <w:r w:rsidRPr="00640F59">
        <w:t>Money Laundering:</w:t>
      </w:r>
      <w:r w:rsidRPr="002A5777">
        <w:t xml:space="preserve"> The process of making illegally obtained proceeds appear legitimate by disguising their origins.</w:t>
      </w:r>
      <w:bookmarkStart w:id="721" w:name="_Toc184693569"/>
      <w:bookmarkEnd w:id="721"/>
    </w:p>
    <w:p w14:paraId="7F3D594D" w14:textId="77777777" w:rsidR="00840923" w:rsidRPr="002A5777" w:rsidRDefault="00840923" w:rsidP="00640F59">
      <w:pPr>
        <w:pStyle w:val="ListParagraph"/>
        <w:numPr>
          <w:ilvl w:val="0"/>
          <w:numId w:val="126"/>
        </w:numPr>
        <w:spacing w:after="200" w:line="360" w:lineRule="auto"/>
        <w:jc w:val="both"/>
      </w:pPr>
      <w:r w:rsidRPr="00640F59">
        <w:t>Financing of Terrorism:</w:t>
      </w:r>
      <w:r w:rsidRPr="002A5777">
        <w:t xml:space="preserve"> Providing funds or financial support, directly or indirectly, to individuals, groups, or entities engaged in terrorist activities.</w:t>
      </w:r>
      <w:bookmarkStart w:id="722" w:name="_Toc184693570"/>
      <w:bookmarkEnd w:id="722"/>
    </w:p>
    <w:p w14:paraId="6F97ED1C" w14:textId="385E159B" w:rsidR="00840923" w:rsidRPr="00640F59" w:rsidRDefault="00A6653E" w:rsidP="00640F59">
      <w:pPr>
        <w:pStyle w:val="Heading3"/>
        <w:rPr>
          <w:b w:val="0"/>
          <w:bCs w:val="0"/>
        </w:rPr>
      </w:pPr>
      <w:bookmarkStart w:id="723" w:name="_Toc222754580"/>
      <w:r w:rsidRPr="00640F59">
        <w:t>7.</w:t>
      </w:r>
      <w:r w:rsidR="00CA22EF" w:rsidRPr="00640F59">
        <w:t>3</w:t>
      </w:r>
      <w:r w:rsidRPr="00640F59">
        <w:t xml:space="preserve">.2 </w:t>
      </w:r>
      <w:r w:rsidR="00840923" w:rsidRPr="00640F59">
        <w:t>Due Diligence</w:t>
      </w:r>
      <w:bookmarkStart w:id="724" w:name="_Toc184693571"/>
      <w:bookmarkEnd w:id="723"/>
      <w:bookmarkEnd w:id="724"/>
    </w:p>
    <w:p w14:paraId="3BD02E38" w14:textId="0DB57644" w:rsidR="000A6F7D" w:rsidDel="00AB011A" w:rsidRDefault="00840923">
      <w:pPr>
        <w:spacing w:line="360" w:lineRule="auto"/>
        <w:jc w:val="both"/>
        <w:rPr>
          <w:del w:id="725" w:author="Megan Ash" w:date="2026-01-14T11:43:00Z" w16du:dateUtc="2026-01-14T16:43:00Z"/>
        </w:rPr>
      </w:pPr>
      <w:r w:rsidRPr="002A5777">
        <w:t>To ensure that Partners</w:t>
      </w:r>
      <w:ins w:id="726" w:author="Megan Ash" w:date="2026-01-14T11:43:00Z" w16du:dateUtc="2026-01-14T16:43:00Z">
        <w:r w:rsidR="00AB011A">
          <w:t xml:space="preserve"> Honduras</w:t>
        </w:r>
      </w:ins>
      <w:r w:rsidRPr="002A5777">
        <w:t xml:space="preserve"> complies with this policy, the following actions will be implemented for </w:t>
      </w:r>
    </w:p>
    <w:p w14:paraId="32703B0A" w14:textId="3E897EBF" w:rsidR="00840923" w:rsidRPr="002A5777" w:rsidRDefault="00840923" w:rsidP="000A6F7D">
      <w:pPr>
        <w:spacing w:line="360" w:lineRule="auto"/>
        <w:jc w:val="both"/>
      </w:pPr>
      <w:r w:rsidRPr="002A5777">
        <w:t>all vendors:</w:t>
      </w:r>
      <w:bookmarkStart w:id="727" w:name="_Toc184693572"/>
      <w:bookmarkEnd w:id="727"/>
    </w:p>
    <w:p w14:paraId="1695CFD1" w14:textId="77777777" w:rsidR="00840923" w:rsidRPr="002A5777" w:rsidRDefault="00840923" w:rsidP="00640F59">
      <w:pPr>
        <w:pStyle w:val="ListParagraph"/>
        <w:numPr>
          <w:ilvl w:val="0"/>
          <w:numId w:val="127"/>
        </w:numPr>
        <w:spacing w:after="200" w:line="360" w:lineRule="auto"/>
        <w:jc w:val="both"/>
      </w:pPr>
      <w:r w:rsidRPr="00640F59">
        <w:t>Vendor Vetting:</w:t>
      </w:r>
      <w:r w:rsidRPr="002A5777">
        <w:t xml:space="preserve"> All vendors will be checked in </w:t>
      </w:r>
      <w:hyperlink r:id="rId55" w:history="1">
        <w:r w:rsidRPr="00640F59">
          <w:t>Visual Compliance</w:t>
        </w:r>
      </w:hyperlink>
      <w:r w:rsidRPr="002A5777">
        <w:t xml:space="preserve"> annually.</w:t>
      </w:r>
      <w:bookmarkStart w:id="728" w:name="_Toc184693573"/>
      <w:bookmarkEnd w:id="728"/>
    </w:p>
    <w:p w14:paraId="0C524EF5" w14:textId="77777777" w:rsidR="00840923" w:rsidRPr="002A5777" w:rsidRDefault="00840923" w:rsidP="00640F59">
      <w:pPr>
        <w:pStyle w:val="ListParagraph"/>
        <w:numPr>
          <w:ilvl w:val="0"/>
          <w:numId w:val="127"/>
        </w:numPr>
        <w:spacing w:after="200" w:line="360" w:lineRule="auto"/>
        <w:jc w:val="both"/>
      </w:pPr>
      <w:r w:rsidRPr="00640F59">
        <w:t>Risk Assessments:</w:t>
      </w:r>
      <w:r w:rsidRPr="002A5777">
        <w:t xml:space="preserve"> For any subawards or subcontracts over $100,000 USD, Partners will conduct initial and annual risk assessments to identify and evaluate money laundering and terrorism financing risks associated with its business activities, clients, and transactions. Full information on the Risk Assessment policy is found on </w:t>
      </w:r>
      <w:hyperlink r:id="rId56" w:history="1">
        <w:r w:rsidRPr="00640F59">
          <w:t>SharePoint</w:t>
        </w:r>
      </w:hyperlink>
      <w:r w:rsidRPr="002A5777">
        <w:t>.</w:t>
      </w:r>
      <w:bookmarkStart w:id="729" w:name="_Toc184693574"/>
      <w:bookmarkEnd w:id="729"/>
    </w:p>
    <w:p w14:paraId="4CABD22A" w14:textId="0221F07E" w:rsidR="00840923" w:rsidRPr="00F43E89" w:rsidRDefault="00840923" w:rsidP="00640F59">
      <w:pPr>
        <w:pStyle w:val="ListParagraph"/>
        <w:numPr>
          <w:ilvl w:val="0"/>
          <w:numId w:val="127"/>
        </w:numPr>
        <w:spacing w:after="200" w:line="360" w:lineRule="auto"/>
        <w:jc w:val="both"/>
      </w:pPr>
      <w:r w:rsidRPr="00640F59">
        <w:t>Customer &amp; Vendor Identification and Verification:</w:t>
      </w:r>
      <w:r w:rsidRPr="002A5777">
        <w:t xml:space="preserve"> For all home office payments on </w:t>
      </w:r>
      <w:hyperlink r:id="rId57" w:history="1">
        <w:r w:rsidRPr="00640F59">
          <w:t>Bill.com</w:t>
        </w:r>
      </w:hyperlink>
      <w:r w:rsidRPr="002A5777">
        <w:t xml:space="preserve">, customers and vendors will have to register themselves and </w:t>
      </w:r>
      <w:del w:id="730" w:author="Megan Ash" w:date="2026-01-14T11:44:00Z" w16du:dateUtc="2026-01-14T16:44:00Z">
        <w:r w:rsidRPr="002A5777" w:rsidDel="00E546A5">
          <w:delText>following</w:delText>
        </w:r>
      </w:del>
      <w:ins w:id="731" w:author="Megan Ash" w:date="2026-01-14T11:44:00Z" w16du:dateUtc="2026-01-14T16:44:00Z">
        <w:r w:rsidR="00E546A5" w:rsidRPr="002A5777">
          <w:t>follow</w:t>
        </w:r>
      </w:ins>
      <w:r w:rsidRPr="002A5777">
        <w:t xml:space="preserve"> Bill.com’s procedures for identifying and verifying themselves and their bank information prior to payment, including providing tax identification information.</w:t>
      </w:r>
      <w:bookmarkStart w:id="732" w:name="_Toc184693575"/>
      <w:bookmarkEnd w:id="732"/>
    </w:p>
    <w:p w14:paraId="76AA61D5" w14:textId="3CB0AAEC" w:rsidR="00840923" w:rsidRPr="00640F59" w:rsidRDefault="00A6653E" w:rsidP="00640F59">
      <w:pPr>
        <w:pStyle w:val="Heading3"/>
        <w:rPr>
          <w:b w:val="0"/>
          <w:bCs w:val="0"/>
        </w:rPr>
      </w:pPr>
      <w:bookmarkStart w:id="733" w:name="_Toc222754581"/>
      <w:r w:rsidRPr="00640F59">
        <w:t>7.</w:t>
      </w:r>
      <w:r w:rsidR="00071174" w:rsidRPr="00640F59">
        <w:t>3</w:t>
      </w:r>
      <w:r w:rsidRPr="00640F59">
        <w:t xml:space="preserve">.3 </w:t>
      </w:r>
      <w:r w:rsidR="00840923" w:rsidRPr="00640F59">
        <w:t>Suspicious Activity Reporting</w:t>
      </w:r>
      <w:bookmarkStart w:id="734" w:name="_Toc184693576"/>
      <w:bookmarkEnd w:id="733"/>
      <w:bookmarkEnd w:id="734"/>
    </w:p>
    <w:p w14:paraId="5C8DB1BB" w14:textId="1FCA165C" w:rsidR="00C108A0" w:rsidRPr="001A09D5" w:rsidRDefault="00840923" w:rsidP="00640F59">
      <w:pPr>
        <w:spacing w:line="360" w:lineRule="auto"/>
        <w:jc w:val="both"/>
      </w:pPr>
      <w:r w:rsidRPr="002A5777">
        <w:t xml:space="preserve">Employees and representatives are required to promptly report to </w:t>
      </w:r>
      <w:hyperlink r:id="rId58" w:history="1">
        <w:r w:rsidRPr="00640F59">
          <w:t>compliance@partners.net</w:t>
        </w:r>
      </w:hyperlink>
      <w:r w:rsidRPr="002A5777">
        <w:t xml:space="preserve"> any transactions or activities that appear suspicious or unusual and could be indicative of money laundering or financing of terrorism. The Compliance Team will be responsible for further investigation of the situation and/or transaction. If applicable, any violations or concerns will be reported to the appropriate government agencies as required by law.</w:t>
      </w:r>
      <w:bookmarkStart w:id="735" w:name="_Toc184693577"/>
      <w:bookmarkEnd w:id="735"/>
    </w:p>
    <w:p w14:paraId="37A93AF8" w14:textId="125E37C8" w:rsidR="00527FAB" w:rsidRPr="00C17238" w:rsidRDefault="00527FAB" w:rsidP="00640F59">
      <w:pPr>
        <w:pStyle w:val="Heading2"/>
        <w:numPr>
          <w:ilvl w:val="1"/>
          <w:numId w:val="170"/>
        </w:numPr>
      </w:pPr>
      <w:bookmarkStart w:id="736" w:name="_Toc222754582"/>
      <w:r>
        <w:t>Anti-</w:t>
      </w:r>
      <w:commentRangeStart w:id="737"/>
      <w:commentRangeStart w:id="738"/>
      <w:commentRangeStart w:id="739"/>
      <w:r>
        <w:t>Discrimination</w:t>
      </w:r>
      <w:bookmarkEnd w:id="736"/>
      <w:r>
        <w:t xml:space="preserve"> </w:t>
      </w:r>
      <w:commentRangeEnd w:id="737"/>
      <w:r w:rsidRPr="00C17238">
        <w:rPr>
          <w:rStyle w:val="CommentReference"/>
          <w:sz w:val="32"/>
          <w:szCs w:val="26"/>
        </w:rPr>
        <w:commentReference w:id="737"/>
      </w:r>
      <w:commentRangeEnd w:id="738"/>
      <w:r w:rsidRPr="00C17238">
        <w:rPr>
          <w:rStyle w:val="CommentReference"/>
          <w:sz w:val="32"/>
          <w:szCs w:val="26"/>
        </w:rPr>
        <w:commentReference w:id="738"/>
      </w:r>
      <w:commentRangeEnd w:id="739"/>
      <w:r w:rsidRPr="00C17238">
        <w:rPr>
          <w:rStyle w:val="CommentReference"/>
          <w:sz w:val="32"/>
          <w:szCs w:val="26"/>
        </w:rPr>
        <w:commentReference w:id="739"/>
      </w:r>
    </w:p>
    <w:p w14:paraId="508D1429" w14:textId="7A7D2F1A" w:rsidR="00637AD7" w:rsidRDefault="00637AD7" w:rsidP="00527FAB">
      <w:pPr>
        <w:spacing w:after="120" w:line="360" w:lineRule="auto"/>
        <w:ind w:right="-20"/>
        <w:jc w:val="both"/>
        <w:rPr>
          <w:rFonts w:cs="Times New Roman"/>
        </w:rPr>
      </w:pPr>
      <w:r w:rsidRPr="00637AD7">
        <w:rPr>
          <w:rFonts w:cs="Times New Roman"/>
        </w:rPr>
        <w:t>Partners</w:t>
      </w:r>
      <w:r>
        <w:rPr>
          <w:rFonts w:cs="Times New Roman"/>
        </w:rPr>
        <w:t xml:space="preserve"> </w:t>
      </w:r>
      <w:r w:rsidR="00B8238B">
        <w:rPr>
          <w:rFonts w:cs="Times New Roman"/>
        </w:rPr>
        <w:t>Honduras</w:t>
      </w:r>
      <w:r w:rsidRPr="00637AD7">
        <w:rPr>
          <w:rFonts w:cs="Times New Roman"/>
        </w:rPr>
        <w:t xml:space="preserve"> is committed to a work environment in which all individuals are treated with respect and dignity. Each individual has the right to work in a professional atmosphere that promotes equal employment opportunities and prohibits unlawful discriminatory practices, including harassment. Therefore, Partners expects that all relationships among persons in the office will be business-like and free of explicit bias, prejudice, and harassment.</w:t>
      </w:r>
    </w:p>
    <w:p w14:paraId="7D49D4A4" w14:textId="6B7602D0" w:rsidR="00AD0808" w:rsidRDefault="00AD0808" w:rsidP="00527FAB">
      <w:pPr>
        <w:spacing w:after="120" w:line="360" w:lineRule="auto"/>
        <w:ind w:right="-20"/>
        <w:jc w:val="both"/>
        <w:rPr>
          <w:rFonts w:cs="Times New Roman"/>
        </w:rPr>
      </w:pPr>
      <w:r w:rsidRPr="00AD0808">
        <w:rPr>
          <w:rFonts w:cs="Times New Roman"/>
        </w:rPr>
        <w:t>Partners has developed this policy to ensure that all its employees can work in an environment free from unlawful harassment, discrimination, and retaliation. Partners will make every reasonable effort to ensure that all employees are familiar with these policies and are aware that any complaint in violation of such policies will be investigated and resolved appropriately.</w:t>
      </w:r>
    </w:p>
    <w:p w14:paraId="3D086321" w14:textId="4E9F9BBD" w:rsidR="00527FAB" w:rsidRPr="00C17238" w:rsidDel="00E546A5" w:rsidRDefault="00527FAB" w:rsidP="38416E18">
      <w:pPr>
        <w:spacing w:after="120" w:line="360" w:lineRule="auto"/>
        <w:ind w:right="-20"/>
        <w:jc w:val="both"/>
        <w:rPr>
          <w:ins w:id="740" w:author="Catalina Ipas" w:date="2025-05-08T16:28:00Z"/>
          <w:del w:id="741" w:author="Megan Ash" w:date="2026-01-14T11:44:00Z" w16du:dateUtc="2026-01-14T16:44:00Z"/>
          <w:rFonts w:cs="Times New Roman"/>
        </w:rPr>
      </w:pPr>
      <w:del w:id="742" w:author="Catalina Ipas" w:date="2025-05-05T14:40:00Z">
        <w:r w:rsidRPr="17D3FAEC" w:rsidDel="216F07CE">
          <w:rPr>
            <w:rFonts w:cs="Times New Roman"/>
          </w:rPr>
          <w:delText xml:space="preserve">Under Article </w:delText>
        </w:r>
      </w:del>
      <w:del w:id="743" w:author="Catalina Ipas" w:date="2025-05-05T14:38:00Z">
        <w:r w:rsidRPr="17D3FAEC" w:rsidDel="216F07CE">
          <w:rPr>
            <w:rFonts w:cs="Times New Roman"/>
          </w:rPr>
          <w:delText xml:space="preserve">395 </w:delText>
        </w:r>
      </w:del>
      <w:del w:id="744" w:author="Catalina Ipas" w:date="2025-05-05T14:40:00Z">
        <w:r w:rsidRPr="17D3FAEC" w:rsidDel="216F07CE">
          <w:rPr>
            <w:rFonts w:cs="Times New Roman"/>
          </w:rPr>
          <w:delText>of the Labor Code, d</w:delText>
        </w:r>
      </w:del>
      <w:ins w:id="745" w:author="Catalina Ipas" w:date="2025-05-05T14:40:00Z">
        <w:r w:rsidR="2790C6F7" w:rsidRPr="17D3FAEC">
          <w:rPr>
            <w:rFonts w:cs="Times New Roman"/>
          </w:rPr>
          <w:t>D</w:t>
        </w:r>
      </w:ins>
      <w:r w:rsidR="0A81EC3A" w:rsidRPr="17D3FAEC">
        <w:rPr>
          <w:rFonts w:cs="Times New Roman"/>
        </w:rPr>
        <w:t>iscrimination includes any distinction, exclusion or preference based on race, color, sex, gender, religion, political opinion/affiliation, natio</w:t>
      </w:r>
    </w:p>
    <w:p w14:paraId="7247FE07" w14:textId="440F5BE7" w:rsidR="00527FAB" w:rsidRPr="00C17238" w:rsidRDefault="0A81EC3A" w:rsidP="17D3FAEC">
      <w:pPr>
        <w:spacing w:after="120" w:line="360" w:lineRule="auto"/>
        <w:ind w:right="-20"/>
        <w:jc w:val="both"/>
        <w:rPr>
          <w:ins w:id="746" w:author="Catalina Ipas" w:date="2025-10-08T10:07:00Z" w16du:dateUtc="2025-10-08T10:07:06Z"/>
          <w:rFonts w:cs="Times New Roman"/>
        </w:rPr>
      </w:pPr>
      <w:r w:rsidRPr="17D3FAEC">
        <w:rPr>
          <w:rFonts w:cs="Times New Roman"/>
        </w:rPr>
        <w:t>nal ancestry, social origin, nationality, age, disability, migratory condition, health, sexual preferences, and social rank, that results in destroying or altering the equality of chances or treatment in employment</w:t>
      </w:r>
      <w:del w:id="747" w:author="Megan Ash" w:date="2026-01-14T11:46:00Z" w16du:dateUtc="2026-01-14T16:46:00Z">
        <w:r w:rsidRPr="17D3FAEC" w:rsidDel="002D3AE3">
          <w:rPr>
            <w:rFonts w:cs="Times New Roman"/>
          </w:rPr>
          <w:delText>s</w:delText>
        </w:r>
      </w:del>
      <w:r w:rsidRPr="17D3FAEC">
        <w:rPr>
          <w:rFonts w:cs="Times New Roman"/>
        </w:rPr>
        <w:t xml:space="preserve"> or occupation. </w:t>
      </w:r>
      <w:r w:rsidR="603EF851" w:rsidRPr="17D3FAEC">
        <w:rPr>
          <w:rFonts w:cs="Times New Roman"/>
        </w:rPr>
        <w:t xml:space="preserve">Partners expects that all staff will respect and not discriminate against others on the basis of appearance (i.e. hair and dress code), language abilities (i.e. accents or perceived accents), and age (i.e. biases based on stereotypes of generational differences). </w:t>
      </w:r>
      <w:r w:rsidR="6C3A9EF7" w:rsidRPr="00E546A5">
        <w:rPr>
          <w:rFonts w:cs="Times New Roman"/>
        </w:rPr>
        <w:t xml:space="preserve">Article </w:t>
      </w:r>
      <w:ins w:id="748" w:author="Catalina Ipas" w:date="2025-10-08T10:02:00Z">
        <w:r w:rsidR="16AF35F7" w:rsidRPr="00E546A5">
          <w:rPr>
            <w:rFonts w:cs="Times New Roman"/>
            <w:rPrChange w:id="749" w:author="Megan Ash" w:date="2026-01-14T11:44:00Z" w16du:dateUtc="2026-01-14T16:44:00Z">
              <w:rPr>
                <w:rFonts w:cs="Times New Roman"/>
                <w:b/>
                <w:bCs/>
              </w:rPr>
            </w:rPrChange>
          </w:rPr>
          <w:t xml:space="preserve">12 of </w:t>
        </w:r>
      </w:ins>
      <w:ins w:id="750" w:author="Megan Ash" w:date="2026-01-14T11:46:00Z" w16du:dateUtc="2026-01-14T16:46:00Z">
        <w:r w:rsidR="00093EA9">
          <w:rPr>
            <w:rFonts w:cs="Times New Roman"/>
          </w:rPr>
          <w:t xml:space="preserve">the </w:t>
        </w:r>
      </w:ins>
      <w:ins w:id="751" w:author="Catalina Ipas" w:date="2025-10-08T10:02:00Z">
        <w:r w:rsidR="16AF35F7" w:rsidRPr="00E546A5">
          <w:rPr>
            <w:rFonts w:cs="Times New Roman"/>
            <w:rPrChange w:id="752" w:author="Megan Ash" w:date="2026-01-14T11:44:00Z" w16du:dateUtc="2026-01-14T16:44:00Z">
              <w:rPr>
                <w:rFonts w:cs="Times New Roman"/>
                <w:b/>
                <w:bCs/>
              </w:rPr>
            </w:rPrChange>
          </w:rPr>
          <w:t>Honduras Labor Code prohibits</w:t>
        </w:r>
        <w:r w:rsidR="16AF35F7" w:rsidRPr="17D3FAEC">
          <w:rPr>
            <w:rFonts w:cs="Times New Roman"/>
            <w:b/>
            <w:bCs/>
          </w:rPr>
          <w:t xml:space="preserve"> </w:t>
        </w:r>
        <w:r w:rsidR="16AF35F7" w:rsidRPr="00E546A5">
          <w:rPr>
            <w:rFonts w:cs="Times New Roman"/>
            <w:rPrChange w:id="753" w:author="Megan Ash" w:date="2026-01-14T11:44:00Z" w16du:dateUtc="2026-01-14T16:44:00Z">
              <w:rPr>
                <w:rFonts w:cs="Times New Roman"/>
                <w:b/>
                <w:bCs/>
              </w:rPr>
            </w:rPrChange>
          </w:rPr>
          <w:t>d</w:t>
        </w:r>
        <w:r w:rsidR="16AF35F7" w:rsidRPr="17D3FAEC">
          <w:rPr>
            <w:rFonts w:eastAsia="Times New Roman" w:cs="Times New Roman"/>
          </w:rPr>
          <w:t>iscrimination on the basis of race, religion, political beliefs, or economic status</w:t>
        </w:r>
        <w:del w:id="754" w:author="Megan Ash" w:date="2026-01-14T11:46:00Z" w16du:dateUtc="2026-01-14T16:46:00Z">
          <w:r w:rsidR="16AF35F7" w:rsidRPr="17D3FAEC" w:rsidDel="00093EA9">
            <w:rPr>
              <w:rFonts w:eastAsia="Times New Roman" w:cs="Times New Roman"/>
            </w:rPr>
            <w:delText xml:space="preserve"> is prohibited</w:delText>
          </w:r>
        </w:del>
        <w:r w:rsidR="16AF35F7" w:rsidRPr="17D3FAEC">
          <w:rPr>
            <w:rFonts w:eastAsia="Times New Roman" w:cs="Times New Roman"/>
          </w:rPr>
          <w:t xml:space="preserve"> in social assistance, educational, cultural, recreational, or commercial establishments that operate for the general use or benefit within enterprises or workplaces, whether privately or publicly owned. </w:t>
        </w:r>
      </w:ins>
      <w:ins w:id="755" w:author="Catalina Ipas" w:date="2025-10-08T10:03:00Z">
        <w:r w:rsidR="33DA4881" w:rsidRPr="17D3FAEC">
          <w:rPr>
            <w:rFonts w:eastAsia="Times New Roman" w:cs="Times New Roman"/>
          </w:rPr>
          <w:t>The social standing or access that workers may have to the establishments referred to in this article shall not be conditioned on the amount of their wages or the importance of the positions they hold.</w:t>
        </w:r>
        <w:r w:rsidR="16AF35F7" w:rsidRPr="17D3FAEC">
          <w:rPr>
            <w:rFonts w:eastAsia="Times New Roman" w:cs="Times New Roman"/>
          </w:rPr>
          <w:t xml:space="preserve"> </w:t>
        </w:r>
      </w:ins>
      <w:del w:id="756" w:author="Catalina Ipas" w:date="2025-10-08T10:02:00Z">
        <w:r w:rsidR="19A679E1" w:rsidRPr="17D3FAEC" w:rsidDel="216F07CE">
          <w:rPr>
            <w:rFonts w:cs="Times New Roman"/>
            <w:b/>
            <w:bCs/>
            <w:rPrChange w:id="757" w:author="Catalina Ipas" w:date="2025-03-11T12:44:00Z">
              <w:rPr>
                <w:rFonts w:cs="Times New Roman"/>
              </w:rPr>
            </w:rPrChange>
          </w:rPr>
          <w:delText xml:space="preserve">395 </w:delText>
        </w:r>
        <w:r w:rsidR="19A679E1" w:rsidRPr="17D3FAEC" w:rsidDel="6C3A9EF7">
          <w:rPr>
            <w:rFonts w:cs="Times New Roman"/>
            <w:b/>
            <w:bCs/>
            <w:rPrChange w:id="758" w:author="Catalina Ipas" w:date="2025-03-11T12:44:00Z">
              <w:rPr>
                <w:rFonts w:cs="Times New Roman"/>
              </w:rPr>
            </w:rPrChange>
          </w:rPr>
          <w:delText xml:space="preserve">of </w:delText>
        </w:r>
        <w:r w:rsidR="19A679E1" w:rsidRPr="17D3FAEC" w:rsidDel="6D0DC8B1">
          <w:rPr>
            <w:rFonts w:cs="Times New Roman"/>
            <w:b/>
            <w:bCs/>
            <w:rPrChange w:id="759" w:author="Catalina Ipas" w:date="2025-03-11T12:44:00Z">
              <w:rPr>
                <w:rFonts w:cs="Times New Roman"/>
              </w:rPr>
            </w:rPrChange>
          </w:rPr>
          <w:delText xml:space="preserve">the </w:delText>
        </w:r>
        <w:r w:rsidR="19A679E1" w:rsidRPr="17D3FAEC" w:rsidDel="562E63EF">
          <w:rPr>
            <w:rFonts w:cs="Times New Roman"/>
            <w:b/>
            <w:bCs/>
          </w:rPr>
          <w:delText>Honduras</w:delText>
        </w:r>
        <w:r w:rsidR="19A679E1" w:rsidRPr="17D3FAEC" w:rsidDel="6D0DC8B1">
          <w:rPr>
            <w:rFonts w:cs="Times New Roman"/>
            <w:b/>
            <w:bCs/>
            <w:rPrChange w:id="760" w:author="Catalina Ipas" w:date="2025-03-11T12:44:00Z">
              <w:rPr>
                <w:rFonts w:cs="Times New Roman"/>
              </w:rPr>
            </w:rPrChange>
          </w:rPr>
          <w:delText>n</w:delText>
        </w:r>
        <w:r w:rsidR="19A679E1" w:rsidRPr="17D3FAEC" w:rsidDel="0A81EC3A">
          <w:rPr>
            <w:rFonts w:cs="Times New Roman"/>
            <w:b/>
            <w:bCs/>
            <w:rPrChange w:id="761" w:author="Catalina Ipas" w:date="2025-03-11T12:44:00Z">
              <w:rPr>
                <w:rFonts w:cs="Times New Roman"/>
              </w:rPr>
            </w:rPrChange>
          </w:rPr>
          <w:delText xml:space="preserve"> Labor Code </w:delText>
        </w:r>
        <w:r w:rsidR="19A679E1" w:rsidRPr="17D3FAEC" w:rsidDel="216F07CE">
          <w:rPr>
            <w:rFonts w:cs="Times New Roman"/>
            <w:b/>
            <w:bCs/>
            <w:rPrChange w:id="762" w:author="Catalina Ipas" w:date="2025-03-11T12:44:00Z">
              <w:rPr>
                <w:rFonts w:cs="Times New Roman"/>
              </w:rPr>
            </w:rPrChange>
          </w:rPr>
          <w:delText>provide</w:delText>
        </w:r>
        <w:r w:rsidR="19A679E1" w:rsidRPr="17D3FAEC" w:rsidDel="216F07CE">
          <w:rPr>
            <w:rFonts w:cs="Times New Roman"/>
          </w:rPr>
          <w:delText xml:space="preserve">s </w:delText>
        </w:r>
        <w:r w:rsidR="19A679E1" w:rsidRPr="17D3FAEC" w:rsidDel="562E63EF">
          <w:rPr>
            <w:rFonts w:cs="Times New Roman"/>
          </w:rPr>
          <w:delText>Honduras</w:delText>
        </w:r>
        <w:r w:rsidR="19A679E1" w:rsidRPr="17D3FAEC" w:rsidDel="216F07CE">
          <w:rPr>
            <w:rFonts w:cs="Times New Roman"/>
          </w:rPr>
          <w:delText xml:space="preserve">that all workers are equal before the law and benefit from the same protection and guarantees. </w:delText>
        </w:r>
      </w:del>
      <w:ins w:id="763" w:author="Catalina Ipas" w:date="2025-10-08T10:03:00Z">
        <w:r w:rsidR="07FBBBB1" w:rsidRPr="17D3FAEC">
          <w:rPr>
            <w:rFonts w:cs="Times New Roman"/>
          </w:rPr>
          <w:t xml:space="preserve">Additionally, </w:t>
        </w:r>
      </w:ins>
      <w:del w:id="764" w:author="Catalina Ipas" w:date="2025-10-08T10:03:00Z">
        <w:r w:rsidR="19A679E1" w:rsidRPr="17D3FAEC" w:rsidDel="0A81EC3A">
          <w:rPr>
            <w:rFonts w:cs="Times New Roman"/>
          </w:rPr>
          <w:delText>A</w:delText>
        </w:r>
      </w:del>
      <w:ins w:id="765" w:author="Catalina Ipas" w:date="2025-10-08T10:03:00Z">
        <w:r w:rsidR="2E5F13C9" w:rsidRPr="17D3FAEC">
          <w:rPr>
            <w:rFonts w:cs="Times New Roman"/>
          </w:rPr>
          <w:t>a</w:t>
        </w:r>
      </w:ins>
      <w:r w:rsidRPr="17D3FAEC">
        <w:rPr>
          <w:rFonts w:cs="Times New Roman"/>
        </w:rPr>
        <w:t>ll employees should be treated equally with due consideration and avoid mistreatment either through word or conduct.</w:t>
      </w:r>
      <w:r w:rsidR="31D2F969" w:rsidRPr="17D3FAEC">
        <w:rPr>
          <w:rFonts w:cs="Times New Roman"/>
        </w:rPr>
        <w:t xml:space="preserve"> </w:t>
      </w:r>
    </w:p>
    <w:p w14:paraId="01376EC0" w14:textId="224D0634" w:rsidR="3B381A70" w:rsidRDefault="3B381A70">
      <w:pPr>
        <w:spacing w:after="120" w:line="360" w:lineRule="auto"/>
        <w:ind w:right="-20"/>
        <w:jc w:val="both"/>
        <w:rPr>
          <w:rFonts w:eastAsia="Times New Roman" w:cs="Times New Roman"/>
        </w:rPr>
        <w:pPrChange w:id="766" w:author="Catalina Ipas" w:date="2025-10-08T10:07:00Z">
          <w:pPr/>
        </w:pPrChange>
      </w:pPr>
      <w:ins w:id="767" w:author="Catalina Ipas" w:date="2025-10-08T10:08:00Z">
        <w:r w:rsidRPr="17D3FAEC">
          <w:rPr>
            <w:rFonts w:eastAsia="Times New Roman" w:cs="Times New Roman"/>
          </w:rPr>
          <w:t>Article 321 of</w:t>
        </w:r>
      </w:ins>
      <w:ins w:id="768" w:author="Catalina Ipas" w:date="2025-10-08T10:09:00Z">
        <w:r w:rsidR="2992752C" w:rsidRPr="17D3FAEC">
          <w:rPr>
            <w:rFonts w:eastAsia="Times New Roman" w:cs="Times New Roman"/>
          </w:rPr>
          <w:t xml:space="preserve"> </w:t>
        </w:r>
      </w:ins>
      <w:ins w:id="769" w:author="Catalina Ipas" w:date="2025-10-08T10:46:00Z">
        <w:r w:rsidR="26A10F60" w:rsidRPr="17D3FAEC">
          <w:rPr>
            <w:rFonts w:eastAsia="Times New Roman" w:cs="Times New Roman"/>
          </w:rPr>
          <w:t xml:space="preserve"> the </w:t>
        </w:r>
      </w:ins>
      <w:ins w:id="770" w:author="Catalina Ipas" w:date="2025-10-08T10:09:00Z">
        <w:r w:rsidR="2992752C" w:rsidRPr="17D3FAEC">
          <w:rPr>
            <w:rFonts w:eastAsia="Times New Roman" w:cs="Times New Roman"/>
          </w:rPr>
          <w:t>Hondura</w:t>
        </w:r>
      </w:ins>
      <w:ins w:id="771" w:author="Catalina Ipas" w:date="2025-10-08T10:46:00Z">
        <w:r w:rsidR="59B43444" w:rsidRPr="17D3FAEC">
          <w:rPr>
            <w:rFonts w:eastAsia="Times New Roman" w:cs="Times New Roman"/>
          </w:rPr>
          <w:t xml:space="preserve">n Penal Code states </w:t>
        </w:r>
      </w:ins>
      <w:ins w:id="772" w:author="Catalina Ipas" w:date="2025-10-08T10:09:00Z">
        <w:r w:rsidR="2992752C" w:rsidRPr="17D3FAEC">
          <w:rPr>
            <w:rFonts w:eastAsia="Times New Roman" w:cs="Times New Roman"/>
          </w:rPr>
          <w:t>that a</w:t>
        </w:r>
      </w:ins>
      <w:ins w:id="773" w:author="Catalina Ipas" w:date="2025-10-08T10:07:00Z">
        <w:r w:rsidRPr="17D3FAEC">
          <w:rPr>
            <w:rFonts w:eastAsia="Times New Roman" w:cs="Times New Roman"/>
          </w:rPr>
          <w:t>nyone who discriminates against another person on the basis of sex, race, age, social class, religion, political or party affiliation, disability, or any other condition offensive to human dignity shall be punished with imprisonment of three (3) to five (5) years and a fine of thirty thousand (L.30,000.00) to fifty thousand Lempiras (L.50,000.00).</w:t>
        </w:r>
      </w:ins>
    </w:p>
    <w:p w14:paraId="4EE94CC0" w14:textId="74B635CF"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promotes diversity and equal opportunity in the workplace in accordance with all applicable local laws. If you believe that you have been the victim of any type of discrimination or are aware of such conduct, you must promptly notify your supervisor, FO </w:t>
      </w:r>
      <w:r w:rsidR="002C154B" w:rsidRPr="00C17238">
        <w:rPr>
          <w:rFonts w:cs="Times New Roman"/>
        </w:rPr>
        <w:t>Director,</w:t>
      </w:r>
      <w:r w:rsidR="0076123A">
        <w:rPr>
          <w:rFonts w:cs="Times New Roman"/>
        </w:rPr>
        <w:t xml:space="preserve"> HR Unit</w:t>
      </w:r>
      <w:r w:rsidRPr="00C17238">
        <w:rPr>
          <w:rFonts w:cs="Times New Roman"/>
        </w:rPr>
        <w:t xml:space="preserve"> or Partners HQ. An employee who has made a report of questionable conduct and who subsequently believes he or she has been subjected to retaliation of any kind by any Partners </w:t>
      </w:r>
      <w:r w:rsidR="00B8238B">
        <w:rPr>
          <w:rFonts w:cs="Times New Roman"/>
        </w:rPr>
        <w:t>Honduras</w:t>
      </w:r>
      <w:r w:rsidRPr="00C17238">
        <w:rPr>
          <w:rFonts w:cs="Times New Roman"/>
        </w:rPr>
        <w:t xml:space="preserve"> or Partners HQ employee is directed to immediately report it to the FO Director or the appropriate party at Partners HQ. Anyone found to be engaging in any type of unlawful discrimination will be subject to disciplinary action, up to and including termination of employment.</w:t>
      </w:r>
    </w:p>
    <w:p w14:paraId="6732457A" w14:textId="76B13AE3"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All Partners </w:t>
      </w:r>
      <w:r w:rsidR="00B8238B">
        <w:rPr>
          <w:rFonts w:cs="Times New Roman"/>
        </w:rPr>
        <w:t>Honduras</w:t>
      </w:r>
      <w:r w:rsidRPr="00C17238">
        <w:rPr>
          <w:rFonts w:cs="Times New Roman"/>
        </w:rPr>
        <w:t xml:space="preserve"> employees have the responsibility to maintain honesty, </w:t>
      </w:r>
      <w:r w:rsidR="002C154B" w:rsidRPr="00C17238">
        <w:rPr>
          <w:rFonts w:cs="Times New Roman"/>
        </w:rPr>
        <w:t>integrity,</w:t>
      </w:r>
      <w:r w:rsidRPr="00C17238">
        <w:rPr>
          <w:rFonts w:cs="Times New Roman"/>
        </w:rPr>
        <w:t xml:space="preserve"> and efficiency, and to </w:t>
      </w:r>
      <w:del w:id="774" w:author="Megan Ash" w:date="2026-01-14T11:48:00Z" w16du:dateUtc="2026-01-14T16:48:00Z">
        <w:r w:rsidRPr="00C17238" w:rsidDel="00866B3B">
          <w:rPr>
            <w:rFonts w:cs="Times New Roman"/>
          </w:rPr>
          <w:delText xml:space="preserve">reassure </w:delText>
        </w:r>
      </w:del>
      <w:ins w:id="775" w:author="Megan Ash" w:date="2026-01-14T11:48:00Z" w16du:dateUtc="2026-01-14T16:48:00Z">
        <w:r w:rsidR="00866B3B">
          <w:rPr>
            <w:rFonts w:cs="Times New Roman"/>
          </w:rPr>
          <w:t>hold</w:t>
        </w:r>
        <w:r w:rsidR="00866B3B" w:rsidRPr="00C17238">
          <w:rPr>
            <w:rFonts w:cs="Times New Roman"/>
          </w:rPr>
          <w:t xml:space="preserve"> </w:t>
        </w:r>
      </w:ins>
      <w:r w:rsidRPr="00C17238">
        <w:rPr>
          <w:rFonts w:cs="Times New Roman"/>
        </w:rPr>
        <w:t xml:space="preserve">their conduct and commitment to the highest ethical standards. It is important to emphasize that all employees are important. The development and success of Partners </w:t>
      </w:r>
      <w:r w:rsidR="00B8238B">
        <w:rPr>
          <w:rFonts w:cs="Times New Roman"/>
        </w:rPr>
        <w:t>Honduras</w:t>
      </w:r>
      <w:r w:rsidRPr="00C17238">
        <w:rPr>
          <w:rFonts w:cs="Times New Roman"/>
        </w:rPr>
        <w:t xml:space="preserve"> depends on the interest and creativity of its employees in the work</w:t>
      </w:r>
      <w:ins w:id="776" w:author="Megan Ash" w:date="2026-01-14T11:49:00Z" w16du:dateUtc="2026-01-14T16:49:00Z">
        <w:r w:rsidR="00866B3B">
          <w:rPr>
            <w:rFonts w:cs="Times New Roman"/>
          </w:rPr>
          <w:t>place</w:t>
        </w:r>
      </w:ins>
      <w:r w:rsidRPr="00C17238">
        <w:rPr>
          <w:rFonts w:cs="Times New Roman"/>
        </w:rPr>
        <w:t xml:space="preserve">. </w:t>
      </w:r>
      <w:del w:id="777" w:author="Megan Ash" w:date="2026-01-14T11:49:00Z" w16du:dateUtc="2026-01-14T16:49:00Z">
        <w:r w:rsidRPr="00C17238" w:rsidDel="00866B3B">
          <w:rPr>
            <w:rFonts w:cs="Times New Roman"/>
          </w:rPr>
          <w:delText xml:space="preserve">They </w:delText>
        </w:r>
      </w:del>
      <w:ins w:id="778" w:author="Megan Ash" w:date="2026-01-14T11:49:00Z" w16du:dateUtc="2026-01-14T16:49:00Z">
        <w:r w:rsidR="00866B3B">
          <w:rPr>
            <w:rFonts w:cs="Times New Roman"/>
          </w:rPr>
          <w:t>Employees</w:t>
        </w:r>
        <w:r w:rsidR="00866B3B" w:rsidRPr="00C17238">
          <w:rPr>
            <w:rFonts w:cs="Times New Roman"/>
          </w:rPr>
          <w:t xml:space="preserve"> </w:t>
        </w:r>
      </w:ins>
      <w:r w:rsidRPr="00C17238">
        <w:rPr>
          <w:rFonts w:cs="Times New Roman"/>
        </w:rPr>
        <w:t xml:space="preserve">must </w:t>
      </w:r>
      <w:del w:id="779" w:author="Megan Ash" w:date="2026-01-14T11:49:00Z" w16du:dateUtc="2026-01-14T16:49:00Z">
        <w:r w:rsidRPr="00C17238" w:rsidDel="00866B3B">
          <w:rPr>
            <w:rFonts w:cs="Times New Roman"/>
          </w:rPr>
          <w:delText xml:space="preserve">maintain good relationships and </w:delText>
        </w:r>
      </w:del>
      <w:r w:rsidRPr="00C17238">
        <w:rPr>
          <w:rFonts w:cs="Times New Roman"/>
        </w:rPr>
        <w:t>treat others kindly, creating a harmonious work environment and excellent employee relationships including equality of opportunity without discrimination or harassment.</w:t>
      </w:r>
    </w:p>
    <w:p w14:paraId="0EA05076" w14:textId="175B0807" w:rsidR="00527FAB" w:rsidRDefault="00527FAB" w:rsidP="00527FAB">
      <w:pPr>
        <w:tabs>
          <w:tab w:val="left" w:pos="960"/>
        </w:tabs>
        <w:spacing w:after="120" w:line="360" w:lineRule="auto"/>
        <w:ind w:right="-20"/>
        <w:jc w:val="both"/>
        <w:rPr>
          <w:rFonts w:cs="Times New Roman"/>
        </w:rPr>
      </w:pPr>
      <w:r w:rsidRPr="00C17238">
        <w:rPr>
          <w:rFonts w:cs="Times New Roman"/>
        </w:rPr>
        <w:t>An employee who has made a report of questionable conduct and who subsequently believes he or she has been subjected to retaliation of any kind by any Partners HQ employee is directed to immediately report it to the FO Director and, if applicable, Partners HQ.</w:t>
      </w:r>
    </w:p>
    <w:p w14:paraId="019312C7" w14:textId="3BFAA879" w:rsidR="004E4AD1" w:rsidRPr="00640F59" w:rsidRDefault="79EA6640" w:rsidP="00640F59">
      <w:pPr>
        <w:pStyle w:val="Heading3"/>
        <w:rPr>
          <w:rStyle w:val="Heading3Char"/>
        </w:rPr>
      </w:pPr>
      <w:bookmarkStart w:id="780" w:name="_Toc222754583"/>
      <w:r w:rsidRPr="2EBCD743">
        <w:rPr>
          <w:rStyle w:val="Heading3Char"/>
          <w:b/>
          <w:bCs/>
        </w:rPr>
        <w:t>7.</w:t>
      </w:r>
      <w:r w:rsidR="730E2596" w:rsidRPr="2EBCD743">
        <w:rPr>
          <w:rStyle w:val="Heading3Char"/>
          <w:b/>
          <w:bCs/>
        </w:rPr>
        <w:t>4</w:t>
      </w:r>
      <w:r w:rsidRPr="2EBCD743">
        <w:rPr>
          <w:rStyle w:val="Heading3Char"/>
          <w:b/>
          <w:bCs/>
        </w:rPr>
        <w:t xml:space="preserve">.1 </w:t>
      </w:r>
      <w:r w:rsidR="452B0869" w:rsidRPr="2EBCD743">
        <w:rPr>
          <w:rStyle w:val="Heading3Char"/>
        </w:rPr>
        <w:t>Equal Employment Opportunity</w:t>
      </w:r>
      <w:bookmarkEnd w:id="780"/>
      <w:r w:rsidR="452B0869" w:rsidRPr="2EBCD743">
        <w:rPr>
          <w:rStyle w:val="Heading3Char"/>
        </w:rPr>
        <w:t xml:space="preserve"> </w:t>
      </w:r>
    </w:p>
    <w:p w14:paraId="1A4FBDE7" w14:textId="5D0020B0" w:rsidR="004E4AD1" w:rsidRDefault="46AD2251" w:rsidP="004E4AD1">
      <w:pPr>
        <w:tabs>
          <w:tab w:val="left" w:pos="960"/>
        </w:tabs>
        <w:spacing w:after="120" w:line="360" w:lineRule="auto"/>
        <w:ind w:right="-20"/>
        <w:jc w:val="both"/>
        <w:rPr>
          <w:rFonts w:cs="Times New Roman"/>
        </w:rPr>
      </w:pPr>
      <w:ins w:id="781" w:author="Catalina Ipas" w:date="2025-10-14T15:34:00Z">
        <w:del w:id="782" w:author="Megan Ash" w:date="2026-01-14T11:51:00Z" w16du:dateUtc="2026-01-14T16:51:00Z">
          <w:r w:rsidRPr="2EBCD743" w:rsidDel="00160FBA">
            <w:rPr>
              <w:rFonts w:cs="Times New Roman"/>
            </w:rPr>
            <w:delText xml:space="preserve">According </w:delText>
          </w:r>
        </w:del>
      </w:ins>
      <w:ins w:id="783" w:author="Megan Ash" w:date="2026-01-14T11:51:00Z" w16du:dateUtc="2026-01-14T16:51:00Z">
        <w:r w:rsidR="00160FBA">
          <w:rPr>
            <w:rFonts w:cs="Times New Roman"/>
          </w:rPr>
          <w:t xml:space="preserve">In accordance </w:t>
        </w:r>
      </w:ins>
      <w:ins w:id="784" w:author="Catalina Ipas" w:date="2025-10-14T15:34:00Z">
        <w:del w:id="785" w:author="Megan Ash" w:date="2026-01-14T11:51:00Z" w16du:dateUtc="2026-01-14T16:51:00Z">
          <w:r w:rsidRPr="2EBCD743" w:rsidDel="00160FBA">
            <w:rPr>
              <w:rFonts w:cs="Times New Roman"/>
            </w:rPr>
            <w:delText>to</w:delText>
          </w:r>
        </w:del>
      </w:ins>
      <w:ins w:id="786" w:author="Megan Ash" w:date="2026-01-14T11:51:00Z" w16du:dateUtc="2026-01-14T16:51:00Z">
        <w:r w:rsidR="00160FBA">
          <w:rPr>
            <w:rFonts w:cs="Times New Roman"/>
          </w:rPr>
          <w:t>with</w:t>
        </w:r>
      </w:ins>
      <w:ins w:id="787" w:author="Catalina Ipas" w:date="2025-10-14T15:34:00Z">
        <w:r w:rsidRPr="2EBCD743">
          <w:rPr>
            <w:rFonts w:cs="Times New Roman"/>
          </w:rPr>
          <w:t xml:space="preserve"> Article 73 of the Honduran Labor Code, </w:t>
        </w:r>
      </w:ins>
      <w:del w:id="788" w:author="Megan Ash" w:date="2026-01-14T11:51:00Z" w16du:dateUtc="2026-01-14T16:51:00Z">
        <w:r w:rsidR="004E4AD1" w:rsidRPr="2EBCD743" w:rsidDel="00160FBA">
          <w:rPr>
            <w:rFonts w:cs="Times New Roman"/>
          </w:rPr>
          <w:delText xml:space="preserve">It </w:delText>
        </w:r>
      </w:del>
      <w:ins w:id="789" w:author="Megan Ash" w:date="2026-01-14T11:51:00Z" w16du:dateUtc="2026-01-14T16:51:00Z">
        <w:r w:rsidR="00160FBA">
          <w:rPr>
            <w:rFonts w:cs="Times New Roman"/>
          </w:rPr>
          <w:t>i</w:t>
        </w:r>
        <w:r w:rsidR="00160FBA" w:rsidRPr="2EBCD743">
          <w:rPr>
            <w:rFonts w:cs="Times New Roman"/>
          </w:rPr>
          <w:t xml:space="preserve">t </w:t>
        </w:r>
      </w:ins>
      <w:r w:rsidR="004E4AD1" w:rsidRPr="2EBCD743">
        <w:rPr>
          <w:rFonts w:cs="Times New Roman"/>
        </w:rPr>
        <w:t>is the policy of Partners</w:t>
      </w:r>
      <w:ins w:id="790" w:author="Megan Ash" w:date="2026-01-14T11:51:00Z" w16du:dateUtc="2026-01-14T16:51:00Z">
        <w:r w:rsidR="00160FBA">
          <w:rPr>
            <w:rFonts w:cs="Times New Roman"/>
          </w:rPr>
          <w:t xml:space="preserve"> Honduras</w:t>
        </w:r>
      </w:ins>
      <w:r w:rsidR="004E4AD1" w:rsidRPr="2EBCD743">
        <w:rPr>
          <w:rFonts w:cs="Times New Roman"/>
        </w:rPr>
        <w:t xml:space="preserve"> to ensure equal employment opportunity without discrimination or harassment on the basis of actual or perceived race (including hairstyle/texture),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This policy applies to all terms, conditions, and privileges of employment including hiring, training and staff development, promotion, and compensation.</w:t>
      </w:r>
    </w:p>
    <w:p w14:paraId="06701201" w14:textId="19BF2194" w:rsidR="00D95FA0" w:rsidRPr="00C17238" w:rsidRDefault="737FA09F" w:rsidP="00D95FA0">
      <w:pPr>
        <w:pStyle w:val="Heading2"/>
        <w:numPr>
          <w:ilvl w:val="1"/>
          <w:numId w:val="170"/>
        </w:numPr>
      </w:pPr>
      <w:bookmarkStart w:id="791" w:name="_Toc222754584"/>
      <w:r>
        <w:t>Accommodation for Persons with Disabilities and Interactive Dialogue</w:t>
      </w:r>
      <w:bookmarkEnd w:id="791"/>
      <w:r w:rsidR="7D686CD7">
        <w:t xml:space="preserve"> </w:t>
      </w:r>
    </w:p>
    <w:p w14:paraId="7D5F4E82" w14:textId="6B9A7A48" w:rsidR="00B32CF2" w:rsidRPr="000A6F7D" w:rsidRDefault="00B32CF2" w:rsidP="00640F59">
      <w:pPr>
        <w:spacing w:line="360" w:lineRule="auto"/>
        <w:jc w:val="both"/>
        <w:rPr>
          <w:rFonts w:cs="Times New Roman"/>
        </w:rPr>
      </w:pPr>
      <w:r w:rsidRPr="2EBCD743">
        <w:rPr>
          <w:rFonts w:cs="Times New Roman"/>
        </w:rPr>
        <w:t>As part of its commitment to a diverse workforce, Partners</w:t>
      </w:r>
      <w:r w:rsidR="00517DF1" w:rsidRPr="2EBCD743">
        <w:rPr>
          <w:rFonts w:cs="Times New Roman"/>
        </w:rPr>
        <w:t xml:space="preserve"> </w:t>
      </w:r>
      <w:r w:rsidR="00B8238B" w:rsidRPr="2EBCD743">
        <w:rPr>
          <w:rFonts w:cs="Times New Roman"/>
        </w:rPr>
        <w:t>Honduras</w:t>
      </w:r>
      <w:r w:rsidRPr="2EBCD743">
        <w:rPr>
          <w:rFonts w:cs="Times New Roman"/>
        </w:rPr>
        <w:t xml:space="preserve"> does not discriminate in its hir</w:t>
      </w:r>
      <w:commentRangeStart w:id="792"/>
      <w:r w:rsidRPr="2EBCD743">
        <w:rPr>
          <w:rFonts w:cs="Times New Roman"/>
        </w:rPr>
        <w:t>ing or employment practices agai</w:t>
      </w:r>
      <w:commentRangeEnd w:id="792"/>
      <w:r w:rsidRPr="2EBCD743">
        <w:rPr>
          <w:rStyle w:val="CommentReference"/>
          <w:rFonts w:cs="Times New Roman"/>
          <w:sz w:val="24"/>
          <w:szCs w:val="24"/>
        </w:rPr>
        <w:commentReference w:id="792"/>
      </w:r>
      <w:r w:rsidRPr="2EBCD743">
        <w:rPr>
          <w:rFonts w:cs="Times New Roman"/>
        </w:rPr>
        <w:t>nst qualified individuals with disabilities who can perform the essential job functions with or without reasonable accommodation. Partners is committed to complying with applicable federal, state, and local laws governing reasonable accommodations of individuals, including, but not limited to, the Americans with Disabilities Act (ADA).</w:t>
      </w:r>
      <w:ins w:id="793" w:author="Catalina Ipas" w:date="2025-05-05T14:46:00Z">
        <w:r w:rsidR="610BD4B4" w:rsidRPr="2EBCD743">
          <w:rPr>
            <w:rFonts w:cs="Times New Roman"/>
          </w:rPr>
          <w:t xml:space="preserve"> This includes adherence </w:t>
        </w:r>
      </w:ins>
      <w:ins w:id="794" w:author="Catalina Ipas" w:date="2025-05-05T14:47:00Z">
        <w:r w:rsidR="610BD4B4" w:rsidRPr="2EBCD743">
          <w:rPr>
            <w:rFonts w:cs="Times New Roman"/>
          </w:rPr>
          <w:t xml:space="preserve">to </w:t>
        </w:r>
      </w:ins>
      <w:ins w:id="795" w:author="Catalina Ipas" w:date="2025-10-14T15:05:00Z">
        <w:del w:id="796" w:author="Megan Ash" w:date="2026-01-14T11:52:00Z" w16du:dateUtc="2026-01-14T16:52:00Z">
          <w:r w:rsidR="3722E801" w:rsidRPr="2EBCD743" w:rsidDel="00AD48AC">
            <w:rPr>
              <w:rFonts w:cs="Times New Roman"/>
            </w:rPr>
            <w:delText>dec</w:delText>
          </w:r>
        </w:del>
      </w:ins>
      <w:ins w:id="797" w:author="Catalina Ipas" w:date="2025-10-14T15:06:00Z">
        <w:del w:id="798" w:author="Megan Ash" w:date="2026-01-14T11:52:00Z" w16du:dateUtc="2026-01-14T16:52:00Z">
          <w:r w:rsidR="3722E801" w:rsidRPr="2EBCD743" w:rsidDel="00AD48AC">
            <w:rPr>
              <w:rFonts w:cs="Times New Roman"/>
            </w:rPr>
            <w:delText>reto</w:delText>
          </w:r>
        </w:del>
      </w:ins>
      <w:ins w:id="799" w:author="Megan Ash" w:date="2026-01-14T11:52:00Z" w16du:dateUtc="2026-01-14T16:52:00Z">
        <w:r w:rsidR="00AD48AC">
          <w:rPr>
            <w:rFonts w:cs="Times New Roman"/>
          </w:rPr>
          <w:t>decree</w:t>
        </w:r>
      </w:ins>
      <w:ins w:id="800" w:author="Catalina Ipas" w:date="2025-10-14T15:06:00Z">
        <w:r w:rsidR="3722E801" w:rsidRPr="2EBCD743">
          <w:rPr>
            <w:rFonts w:cs="Times New Roman"/>
          </w:rPr>
          <w:t xml:space="preserve"> N</w:t>
        </w:r>
      </w:ins>
      <w:ins w:id="801" w:author="Catalina Ipas" w:date="2025-05-05T14:47:00Z">
        <w:r w:rsidR="1FB7AFF6" w:rsidRPr="2EBCD743">
          <w:rPr>
            <w:rFonts w:cs="Times New Roman"/>
          </w:rPr>
          <w:t>º</w:t>
        </w:r>
      </w:ins>
      <w:ins w:id="802" w:author="Catalina Ipas" w:date="2025-10-14T15:06:00Z">
        <w:r w:rsidR="323C01AB" w:rsidRPr="2EBCD743">
          <w:rPr>
            <w:rFonts w:cs="Times New Roman"/>
          </w:rPr>
          <w:t xml:space="preserve"> 160-2005</w:t>
        </w:r>
      </w:ins>
      <w:ins w:id="803" w:author="Catalina Ipas" w:date="2025-05-05T14:47:00Z">
        <w:r w:rsidR="1FB7AFF6" w:rsidRPr="2EBCD743">
          <w:rPr>
            <w:rFonts w:cs="Times New Roman"/>
          </w:rPr>
          <w:t xml:space="preserve"> that regulate</w:t>
        </w:r>
      </w:ins>
      <w:ins w:id="804" w:author="Catalina Ipas" w:date="2025-05-05T14:48:00Z">
        <w:r w:rsidR="6465BF6A" w:rsidRPr="2EBCD743">
          <w:rPr>
            <w:rFonts w:cs="Times New Roman"/>
          </w:rPr>
          <w:t xml:space="preserve">s </w:t>
        </w:r>
      </w:ins>
      <w:ins w:id="805" w:author="Catalina Ipas" w:date="2025-05-05T14:47:00Z">
        <w:del w:id="806" w:author="Megan Ash" w:date="2026-01-14T11:52:00Z" w16du:dateUtc="2026-01-14T16:52:00Z">
          <w:r w:rsidR="1FB7AFF6" w:rsidRPr="2EBCD743" w:rsidDel="00AD48AC">
            <w:rPr>
              <w:rFonts w:cs="Times New Roman"/>
            </w:rPr>
            <w:delText xml:space="preserve">in </w:delText>
          </w:r>
        </w:del>
      </w:ins>
      <w:del w:id="807" w:author="Megan Ash" w:date="2026-01-14T11:52:00Z" w16du:dateUtc="2026-01-14T16:52:00Z">
        <w:r w:rsidR="00B8238B" w:rsidRPr="2EBCD743" w:rsidDel="00AD48AC">
          <w:rPr>
            <w:rFonts w:cs="Times New Roman"/>
          </w:rPr>
          <w:delText>Honduras</w:delText>
        </w:r>
      </w:del>
      <w:ins w:id="808" w:author="Catalina Ipas" w:date="2025-05-05T14:47:00Z">
        <w:del w:id="809" w:author="Megan Ash" w:date="2026-01-14T11:52:00Z" w16du:dateUtc="2026-01-14T16:52:00Z">
          <w:r w:rsidR="1FB7AFF6" w:rsidRPr="2EBCD743" w:rsidDel="00AD48AC">
            <w:rPr>
              <w:rFonts w:cs="Times New Roman"/>
            </w:rPr>
            <w:delText xml:space="preserve"> </w:delText>
          </w:r>
        </w:del>
        <w:r w:rsidR="1FB7AFF6" w:rsidRPr="2EBCD743">
          <w:rPr>
            <w:rFonts w:cs="Times New Roman"/>
          </w:rPr>
          <w:t>the promotion and protection of persons with disabilities</w:t>
        </w:r>
      </w:ins>
      <w:ins w:id="810" w:author="Megan Ash" w:date="2026-01-14T11:52:00Z" w16du:dateUtc="2026-01-14T16:52:00Z">
        <w:r w:rsidR="00AD48AC">
          <w:rPr>
            <w:rFonts w:cs="Times New Roman"/>
          </w:rPr>
          <w:t xml:space="preserve"> </w:t>
        </w:r>
        <w:r w:rsidR="00AD48AC" w:rsidRPr="2EBCD743">
          <w:rPr>
            <w:rFonts w:cs="Times New Roman"/>
          </w:rPr>
          <w:t>in Honduras</w:t>
        </w:r>
      </w:ins>
      <w:ins w:id="811" w:author="Catalina Ipas" w:date="2025-05-05T14:48:00Z">
        <w:r w:rsidR="1FB7AFF6" w:rsidRPr="2EBCD743">
          <w:rPr>
            <w:rFonts w:cs="Times New Roman"/>
          </w:rPr>
          <w:t xml:space="preserve">, </w:t>
        </w:r>
        <w:del w:id="812" w:author="Megan Ash" w:date="2026-01-14T11:53:00Z" w16du:dateUtc="2026-01-14T16:53:00Z">
          <w:r w:rsidR="1FB7AFF6" w:rsidRPr="2EBCD743" w:rsidDel="00AD48AC">
            <w:rPr>
              <w:rFonts w:cs="Times New Roman"/>
            </w:rPr>
            <w:delText>which requires</w:delText>
          </w:r>
        </w:del>
      </w:ins>
      <w:ins w:id="813" w:author="Megan Ash" w:date="2026-01-14T11:53:00Z" w16du:dateUtc="2026-01-14T16:53:00Z">
        <w:r w:rsidR="00AD48AC">
          <w:rPr>
            <w:rFonts w:cs="Times New Roman"/>
          </w:rPr>
          <w:t>requiring</w:t>
        </w:r>
      </w:ins>
      <w:ins w:id="814" w:author="Catalina Ipas" w:date="2025-05-05T14:48:00Z">
        <w:r w:rsidR="1FB7AFF6" w:rsidRPr="2EBCD743">
          <w:rPr>
            <w:rFonts w:cs="Times New Roman"/>
          </w:rPr>
          <w:t xml:space="preserve"> </w:t>
        </w:r>
      </w:ins>
      <w:ins w:id="815" w:author="Megan Ash" w:date="2026-01-15T14:44:00Z" w16du:dateUtc="2026-01-15T19:44:00Z">
        <w:r w:rsidR="000162F9">
          <w:rPr>
            <w:rFonts w:cs="Times New Roman"/>
          </w:rPr>
          <w:t xml:space="preserve">both public and private </w:t>
        </w:r>
      </w:ins>
      <w:ins w:id="816" w:author="Catalina Ipas" w:date="2025-05-05T14:49:00Z">
        <w:r w:rsidR="2B76640D" w:rsidRPr="2EBCD743">
          <w:rPr>
            <w:rFonts w:eastAsia="Times New Roman" w:cs="Times New Roman"/>
            <w:color w:val="FF0000"/>
          </w:rPr>
          <w:t>companies and institutions</w:t>
        </w:r>
        <w:del w:id="817" w:author="Megan Ash" w:date="2026-01-15T14:44:00Z" w16du:dateUtc="2026-01-15T19:44:00Z">
          <w:r w:rsidR="2B76640D" w:rsidRPr="2EBCD743" w:rsidDel="000162F9">
            <w:rPr>
              <w:rFonts w:eastAsia="Times New Roman" w:cs="Times New Roman"/>
              <w:color w:val="FF0000"/>
            </w:rPr>
            <w:delText>, both public and private,</w:delText>
          </w:r>
        </w:del>
        <w:r w:rsidR="2B76640D" w:rsidRPr="2EBCD743">
          <w:rPr>
            <w:rFonts w:eastAsia="Times New Roman" w:cs="Times New Roman"/>
            <w:color w:val="FF0000"/>
          </w:rPr>
          <w:t xml:space="preserve"> to </w:t>
        </w:r>
        <w:del w:id="818" w:author="Megan Ash" w:date="2026-01-15T14:45:00Z" w16du:dateUtc="2026-01-15T19:45:00Z">
          <w:r w:rsidR="2B76640D" w:rsidRPr="2EBCD743" w:rsidDel="00A04BDC">
            <w:rPr>
              <w:rFonts w:eastAsia="Times New Roman" w:cs="Times New Roman"/>
              <w:color w:val="FF0000"/>
            </w:rPr>
            <w:delText>make</w:delText>
          </w:r>
        </w:del>
      </w:ins>
      <w:ins w:id="819" w:author="Megan Ash" w:date="2026-01-15T14:45:00Z" w16du:dateUtc="2026-01-15T19:45:00Z">
        <w:r w:rsidR="00A04BDC">
          <w:rPr>
            <w:rFonts w:eastAsia="Times New Roman" w:cs="Times New Roman"/>
            <w:color w:val="FF0000"/>
          </w:rPr>
          <w:t>provide</w:t>
        </w:r>
      </w:ins>
      <w:ins w:id="820" w:author="Catalina Ipas" w:date="2025-05-05T14:49:00Z">
        <w:r w:rsidR="2B76640D" w:rsidRPr="2EBCD743">
          <w:rPr>
            <w:rFonts w:eastAsia="Times New Roman" w:cs="Times New Roman"/>
            <w:color w:val="FF0000"/>
          </w:rPr>
          <w:t xml:space="preserve"> </w:t>
        </w:r>
      </w:ins>
      <w:ins w:id="821" w:author="Megan Ash" w:date="2026-01-15T14:45:00Z" w16du:dateUtc="2026-01-15T19:45:00Z">
        <w:r w:rsidR="00A04BDC">
          <w:rPr>
            <w:rFonts w:eastAsia="Times New Roman" w:cs="Times New Roman"/>
            <w:color w:val="FF0000"/>
          </w:rPr>
          <w:t xml:space="preserve">reasonable </w:t>
        </w:r>
      </w:ins>
      <w:ins w:id="822" w:author="Catalina Ipas" w:date="2025-05-05T14:49:00Z">
        <w:r w:rsidR="2B76640D" w:rsidRPr="2EBCD743">
          <w:rPr>
            <w:rFonts w:eastAsia="Times New Roman" w:cs="Times New Roman"/>
            <w:color w:val="FF0000"/>
          </w:rPr>
          <w:t xml:space="preserve">workplace </w:t>
        </w:r>
        <w:del w:id="823" w:author="Megan Ash" w:date="2026-01-15T14:45:00Z" w16du:dateUtc="2026-01-15T19:45:00Z">
          <w:r w:rsidR="2B76640D" w:rsidRPr="2EBCD743" w:rsidDel="00A04BDC">
            <w:rPr>
              <w:rFonts w:eastAsia="Times New Roman" w:cs="Times New Roman"/>
              <w:color w:val="FF0000"/>
            </w:rPr>
            <w:delText>adaptations</w:delText>
          </w:r>
        </w:del>
      </w:ins>
      <w:ins w:id="824" w:author="Megan Ash" w:date="2026-01-15T14:45:00Z" w16du:dateUtc="2026-01-15T19:45:00Z">
        <w:r w:rsidR="00A04BDC">
          <w:rPr>
            <w:rFonts w:eastAsia="Times New Roman" w:cs="Times New Roman"/>
            <w:color w:val="FF0000"/>
          </w:rPr>
          <w:t>accommodations,</w:t>
        </w:r>
      </w:ins>
      <w:ins w:id="825" w:author="Catalina Ipas" w:date="2025-05-05T14:50:00Z">
        <w:del w:id="826" w:author="Megan Ash" w:date="2026-01-15T14:45:00Z" w16du:dateUtc="2026-01-15T19:45:00Z">
          <w:r w:rsidR="34AC24F5" w:rsidRPr="2EBCD743" w:rsidDel="00A04BDC">
            <w:rPr>
              <w:rFonts w:eastAsia="Times New Roman" w:cs="Times New Roman"/>
              <w:color w:val="FF0000"/>
            </w:rPr>
            <w:delText>,</w:delText>
          </w:r>
        </w:del>
      </w:ins>
      <w:ins w:id="827" w:author="Megan Ash" w:date="2026-01-14T11:51:00Z" w16du:dateUtc="2026-01-14T16:51:00Z">
        <w:r w:rsidR="00160FBA">
          <w:rPr>
            <w:rFonts w:eastAsia="Times New Roman" w:cs="Times New Roman"/>
            <w:color w:val="FF0000"/>
          </w:rPr>
          <w:t xml:space="preserve"> </w:t>
        </w:r>
      </w:ins>
      <w:del w:id="828" w:author="Catalina Ipas" w:date="2025-05-05T14:50:00Z">
        <w:r w:rsidRPr="2EBCD743" w:rsidDel="00B32CF2">
          <w:rPr>
            <w:rFonts w:cs="Times New Roman"/>
          </w:rPr>
          <w:delText xml:space="preserve"> </w:delText>
        </w:r>
      </w:del>
      <w:ins w:id="829" w:author="Megan Ash" w:date="2026-02-26T15:52:00Z">
        <w:r w:rsidR="000B4F40" w:rsidRPr="000B4F40">
          <w:rPr>
            <w:rFonts w:eastAsia="Times New Roman" w:cs="Times New Roman"/>
          </w:rPr>
          <w:t>ensure accessible physical spaces and office environments</w:t>
        </w:r>
      </w:ins>
      <w:ins w:id="830" w:author="Catalina Ipas" w:date="2025-05-05T14:50:00Z">
        <w:del w:id="831" w:author="Megan Ash" w:date="2026-02-26T15:52:00Z" w16du:dateUtc="2026-02-26T20:52:00Z">
          <w:r w:rsidR="7A08BD48" w:rsidRPr="2EBCD743" w:rsidDel="000B4F40">
            <w:rPr>
              <w:rFonts w:eastAsia="Times New Roman" w:cs="Times New Roman"/>
            </w:rPr>
            <w:delText>contribute to environmental planning</w:delText>
          </w:r>
        </w:del>
        <w:r w:rsidR="7A08BD48" w:rsidRPr="2EBCD743">
          <w:rPr>
            <w:rFonts w:eastAsia="Times New Roman" w:cs="Times New Roman"/>
          </w:rPr>
          <w:t xml:space="preserve">, </w:t>
        </w:r>
        <w:del w:id="832" w:author="Megan Ash" w:date="2026-01-15T14:47:00Z" w16du:dateUtc="2026-01-15T19:47:00Z">
          <w:r w:rsidR="7A08BD48" w:rsidRPr="2EBCD743" w:rsidDel="00B84F73">
            <w:rPr>
              <w:rFonts w:eastAsia="Times New Roman" w:cs="Times New Roman"/>
            </w:rPr>
            <w:delText xml:space="preserve">the facilitation of the movement </w:delText>
          </w:r>
        </w:del>
      </w:ins>
      <w:ins w:id="833" w:author="Megan Ash" w:date="2026-01-15T14:47:00Z" w16du:dateUtc="2026-01-15T19:47:00Z">
        <w:r w:rsidR="00B84F73">
          <w:rPr>
            <w:rFonts w:eastAsia="Times New Roman" w:cs="Times New Roman"/>
          </w:rPr>
          <w:t xml:space="preserve">facilitate </w:t>
        </w:r>
      </w:ins>
      <w:ins w:id="834" w:author="Catalina Ipas" w:date="2025-05-05T14:50:00Z">
        <w:del w:id="835" w:author="Megan Ash" w:date="2026-01-15T14:47:00Z" w16du:dateUtc="2026-01-15T19:47:00Z">
          <w:r w:rsidR="7A08BD48" w:rsidRPr="2EBCD743" w:rsidDel="00B84F73">
            <w:rPr>
              <w:rFonts w:eastAsia="Times New Roman" w:cs="Times New Roman"/>
            </w:rPr>
            <w:delText xml:space="preserve">of </w:delText>
          </w:r>
        </w:del>
      </w:ins>
      <w:ins w:id="836" w:author="Megan Ash" w:date="2026-01-15T14:47:00Z" w16du:dateUtc="2026-01-15T19:47:00Z">
        <w:r w:rsidR="00B84F73">
          <w:rPr>
            <w:rFonts w:eastAsia="Times New Roman" w:cs="Times New Roman"/>
          </w:rPr>
          <w:t xml:space="preserve">mobility for </w:t>
        </w:r>
      </w:ins>
      <w:ins w:id="837" w:author="Catalina Ipas" w:date="2025-05-05T14:50:00Z">
        <w:r w:rsidR="7A08BD48" w:rsidRPr="2EBCD743">
          <w:rPr>
            <w:rFonts w:eastAsia="Times New Roman" w:cs="Times New Roman"/>
          </w:rPr>
          <w:t>persons with disabilities, and</w:t>
        </w:r>
      </w:ins>
      <w:ins w:id="838" w:author="Megan Ash" w:date="2026-01-15T14:48:00Z" w16du:dateUtc="2026-01-15T19:48:00Z">
        <w:r w:rsidR="00CE6580">
          <w:rPr>
            <w:rFonts w:eastAsia="Times New Roman" w:cs="Times New Roman"/>
          </w:rPr>
          <w:t xml:space="preserve"> </w:t>
        </w:r>
      </w:ins>
      <w:ins w:id="839" w:author="Megan Ash" w:date="2026-02-26T15:52:00Z" w16du:dateUtc="2026-02-26T20:52:00Z">
        <w:r w:rsidR="000B4F40">
          <w:rPr>
            <w:rFonts w:eastAsia="Times New Roman" w:cs="Times New Roman"/>
          </w:rPr>
          <w:t>guarantee</w:t>
        </w:r>
      </w:ins>
      <w:ins w:id="840" w:author="Catalina Ipas" w:date="2025-05-05T14:50:00Z">
        <w:r w:rsidR="7A08BD48" w:rsidRPr="2EBCD743">
          <w:rPr>
            <w:rFonts w:eastAsia="Times New Roman" w:cs="Times New Roman"/>
          </w:rPr>
          <w:t xml:space="preserve"> their access to services. </w:t>
        </w:r>
      </w:ins>
      <w:r w:rsidRPr="2EBCD743">
        <w:rPr>
          <w:rFonts w:cs="Times New Roman"/>
        </w:rPr>
        <w:t xml:space="preserve">To that end, Partners will make </w:t>
      </w:r>
      <w:del w:id="841" w:author="Megan Ash" w:date="2026-01-15T14:48:00Z" w16du:dateUtc="2026-01-15T19:48:00Z">
        <w:r w:rsidRPr="2EBCD743" w:rsidDel="00CE6580">
          <w:rPr>
            <w:rFonts w:cs="Times New Roman"/>
          </w:rPr>
          <w:delText xml:space="preserve">a </w:delText>
        </w:r>
      </w:del>
      <w:r w:rsidRPr="2EBCD743">
        <w:rPr>
          <w:rFonts w:cs="Times New Roman"/>
        </w:rPr>
        <w:t>reasonable accommodation</w:t>
      </w:r>
      <w:ins w:id="842" w:author="Megan Ash" w:date="2026-01-15T14:48:00Z" w16du:dateUtc="2026-01-15T19:48:00Z">
        <w:r w:rsidR="00CE6580">
          <w:rPr>
            <w:rFonts w:cs="Times New Roman"/>
          </w:rPr>
          <w:t>s</w:t>
        </w:r>
      </w:ins>
      <w:r w:rsidRPr="2EBCD743">
        <w:rPr>
          <w:rFonts w:cs="Times New Roman"/>
        </w:rPr>
        <w:t xml:space="preserve"> </w:t>
      </w:r>
      <w:del w:id="843" w:author="Megan Ash" w:date="2026-01-15T14:48:00Z" w16du:dateUtc="2026-01-15T19:48:00Z">
        <w:r w:rsidRPr="2EBCD743" w:rsidDel="00CE6580">
          <w:rPr>
            <w:rFonts w:cs="Times New Roman"/>
          </w:rPr>
          <w:delText xml:space="preserve">to </w:delText>
        </w:r>
      </w:del>
      <w:ins w:id="844" w:author="Megan Ash" w:date="2026-01-15T14:48:00Z" w16du:dateUtc="2026-01-15T19:48:00Z">
        <w:r w:rsidR="00CE6580">
          <w:rPr>
            <w:rFonts w:cs="Times New Roman"/>
          </w:rPr>
          <w:t>for</w:t>
        </w:r>
        <w:r w:rsidR="00CE6580" w:rsidRPr="2EBCD743">
          <w:rPr>
            <w:rFonts w:cs="Times New Roman"/>
          </w:rPr>
          <w:t xml:space="preserve"> </w:t>
        </w:r>
      </w:ins>
      <w:r w:rsidRPr="2EBCD743">
        <w:rPr>
          <w:rFonts w:cs="Times New Roman"/>
        </w:rPr>
        <w:t>applicants and employees who have requested an accommodation or for whom Partners has noticed may require such an accommodation, without regard to any protected classifications</w:t>
      </w:r>
      <w:ins w:id="845" w:author="Megan Ash" w:date="2026-01-15T14:49:00Z" w16du:dateUtc="2026-01-15T19:49:00Z">
        <w:r w:rsidR="00CE6580">
          <w:rPr>
            <w:rFonts w:cs="Times New Roman"/>
          </w:rPr>
          <w:t xml:space="preserve"> </w:t>
        </w:r>
      </w:ins>
      <w:del w:id="846" w:author="Megan Ash" w:date="2026-01-15T14:49:00Z" w16du:dateUtc="2026-01-15T19:49:00Z">
        <w:r w:rsidRPr="2EBCD743" w:rsidDel="00CE6580">
          <w:rPr>
            <w:rFonts w:cs="Times New Roman"/>
          </w:rPr>
          <w:delText xml:space="preserve">, </w:delText>
        </w:r>
      </w:del>
      <w:r w:rsidRPr="2EBCD743">
        <w:rPr>
          <w:rFonts w:cs="Times New Roman"/>
        </w:rPr>
        <w:t>related to an individual's:</w:t>
      </w:r>
    </w:p>
    <w:p w14:paraId="4D796328" w14:textId="77777777" w:rsidR="00B32CF2" w:rsidRPr="000A6F7D" w:rsidRDefault="00B32CF2" w:rsidP="00640F59">
      <w:pPr>
        <w:pStyle w:val="ListParagraph"/>
        <w:numPr>
          <w:ilvl w:val="0"/>
          <w:numId w:val="233"/>
        </w:numPr>
        <w:spacing w:after="200" w:line="360" w:lineRule="auto"/>
        <w:jc w:val="both"/>
        <w:rPr>
          <w:rFonts w:cs="Times New Roman"/>
        </w:rPr>
      </w:pPr>
      <w:r w:rsidRPr="000A6F7D">
        <w:rPr>
          <w:rFonts w:cs="Times New Roman"/>
        </w:rPr>
        <w:t>Disability, meaning any physical, medical, mental, or psychological impairment, or a history or record of such impairment;</w:t>
      </w:r>
    </w:p>
    <w:p w14:paraId="44DDDC68" w14:textId="77777777" w:rsidR="00B32CF2" w:rsidRPr="000A6F7D" w:rsidRDefault="00B32CF2" w:rsidP="00640F59">
      <w:pPr>
        <w:pStyle w:val="ListParagraph"/>
        <w:numPr>
          <w:ilvl w:val="0"/>
          <w:numId w:val="232"/>
        </w:numPr>
        <w:spacing w:after="200" w:line="360" w:lineRule="auto"/>
        <w:jc w:val="both"/>
        <w:rPr>
          <w:rFonts w:cs="Times New Roman"/>
        </w:rPr>
      </w:pPr>
      <w:r w:rsidRPr="000A6F7D">
        <w:rPr>
          <w:rFonts w:cs="Times New Roman"/>
        </w:rPr>
        <w:t>Sincerely held religious beliefs and practices;</w:t>
      </w:r>
    </w:p>
    <w:p w14:paraId="0E5D6AAF" w14:textId="77777777" w:rsidR="00B32CF2" w:rsidRPr="000A6F7D" w:rsidRDefault="00B32CF2" w:rsidP="00640F59">
      <w:pPr>
        <w:pStyle w:val="ListParagraph"/>
        <w:numPr>
          <w:ilvl w:val="0"/>
          <w:numId w:val="232"/>
        </w:numPr>
        <w:spacing w:after="200" w:line="360" w:lineRule="auto"/>
        <w:jc w:val="both"/>
        <w:rPr>
          <w:rFonts w:cs="Times New Roman"/>
        </w:rPr>
      </w:pPr>
      <w:r w:rsidRPr="000A6F7D">
        <w:rPr>
          <w:rFonts w:cs="Times New Roman"/>
        </w:rPr>
        <w:t>Needs as a victim of domestic violence, sex offenses, or stalking;</w:t>
      </w:r>
    </w:p>
    <w:p w14:paraId="30D27A71" w14:textId="77777777" w:rsidR="00B32CF2" w:rsidRPr="000A6F7D" w:rsidRDefault="00B32CF2" w:rsidP="00640F59">
      <w:pPr>
        <w:pStyle w:val="ListParagraph"/>
        <w:numPr>
          <w:ilvl w:val="0"/>
          <w:numId w:val="232"/>
        </w:numPr>
        <w:spacing w:after="200" w:line="360" w:lineRule="auto"/>
        <w:jc w:val="both"/>
        <w:rPr>
          <w:rFonts w:cs="Times New Roman"/>
        </w:rPr>
      </w:pPr>
      <w:r w:rsidRPr="000A6F7D">
        <w:rPr>
          <w:rFonts w:cs="Times New Roman"/>
        </w:rPr>
        <w:t>Needs related to pregnancy, childbirth, or related medical conditions; and/or</w:t>
      </w:r>
    </w:p>
    <w:p w14:paraId="15B003BD" w14:textId="77777777" w:rsidR="00B32CF2" w:rsidRPr="000A6F7D" w:rsidRDefault="00B32CF2" w:rsidP="00640F59">
      <w:pPr>
        <w:pStyle w:val="ListParagraph"/>
        <w:numPr>
          <w:ilvl w:val="0"/>
          <w:numId w:val="232"/>
        </w:numPr>
        <w:spacing w:after="200" w:line="360" w:lineRule="auto"/>
        <w:jc w:val="both"/>
        <w:rPr>
          <w:rFonts w:cs="Times New Roman"/>
        </w:rPr>
      </w:pPr>
      <w:r w:rsidRPr="000A6F7D">
        <w:rPr>
          <w:rFonts w:cs="Times New Roman"/>
        </w:rPr>
        <w:t>Any other reason required by applicable law unless the accommodation would impose an undue hardship on the operation of our business.</w:t>
      </w:r>
    </w:p>
    <w:p w14:paraId="1C8C3677" w14:textId="77777777" w:rsidR="00B32CF2" w:rsidRPr="000A6F7D" w:rsidRDefault="00B32CF2" w:rsidP="00640F59">
      <w:pPr>
        <w:spacing w:line="360" w:lineRule="auto"/>
        <w:jc w:val="both"/>
        <w:rPr>
          <w:rFonts w:cs="Times New Roman"/>
        </w:rPr>
      </w:pPr>
      <w:r w:rsidRPr="000A6F7D">
        <w:rPr>
          <w:rFonts w:cs="Times New Roman"/>
        </w:rPr>
        <w:t xml:space="preserve">Furthermore, Partners commits to the following hiring standards relating to accommodation: </w:t>
      </w:r>
    </w:p>
    <w:p w14:paraId="4A122DAD" w14:textId="7184BCDF" w:rsidR="00B32CF2" w:rsidRPr="000A6F7D" w:rsidRDefault="00B32CF2" w:rsidP="00640F59">
      <w:pPr>
        <w:pStyle w:val="ListParagraph"/>
        <w:numPr>
          <w:ilvl w:val="0"/>
          <w:numId w:val="232"/>
        </w:numPr>
        <w:spacing w:after="200" w:line="360" w:lineRule="auto"/>
        <w:jc w:val="both"/>
        <w:rPr>
          <w:rFonts w:cs="Times New Roman"/>
        </w:rPr>
      </w:pPr>
      <w:r w:rsidRPr="000A6F7D">
        <w:rPr>
          <w:rFonts w:cs="Times New Roman"/>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14:paraId="4C53D147" w14:textId="77777777" w:rsidR="00B32CF2" w:rsidRPr="000A6F7D" w:rsidRDefault="00B32CF2" w:rsidP="00640F59">
      <w:pPr>
        <w:pStyle w:val="ListParagraph"/>
        <w:numPr>
          <w:ilvl w:val="0"/>
          <w:numId w:val="232"/>
        </w:numPr>
        <w:spacing w:after="200" w:line="360" w:lineRule="auto"/>
        <w:jc w:val="both"/>
        <w:rPr>
          <w:rFonts w:cs="Times New Roman"/>
        </w:rPr>
      </w:pPr>
      <w:r w:rsidRPr="000A6F7D">
        <w:rPr>
          <w:rFonts w:cs="Times New Roman"/>
        </w:rPr>
        <w:t xml:space="preserve">Partners will make reasonable accommodations to enable a qualified individual with a disability to perform essential job functions, unless doing so will create an undue hardship. </w:t>
      </w:r>
    </w:p>
    <w:p w14:paraId="5E4809D1" w14:textId="55C94A21" w:rsidR="00B32CF2" w:rsidRDefault="00B32CF2" w:rsidP="00B32CF2">
      <w:pPr>
        <w:spacing w:line="360" w:lineRule="auto"/>
        <w:jc w:val="both"/>
        <w:rPr>
          <w:rFonts w:cs="Times New Roman"/>
        </w:rPr>
      </w:pPr>
      <w:r w:rsidRPr="000A6F7D">
        <w:rPr>
          <w:rFonts w:cs="Times New Roman"/>
        </w:rPr>
        <w:t>Any individual who would like to request an accommodation based on any of the reasons set forth above should contact the HR Department. Accommodation requests can be made in writing via email. To the extent possible, Partners will keep confidential all communications regarding requests for reasonable accommodations and all circumstances surrounding the underlying reason for needing an accommodation.</w:t>
      </w:r>
    </w:p>
    <w:p w14:paraId="262DB1E0" w14:textId="77777777" w:rsidR="00517DF1" w:rsidRPr="000A6F7D" w:rsidRDefault="00517DF1" w:rsidP="00640F59">
      <w:pPr>
        <w:spacing w:line="360" w:lineRule="auto"/>
        <w:jc w:val="both"/>
        <w:rPr>
          <w:rFonts w:cs="Times New Roman"/>
        </w:rPr>
      </w:pPr>
    </w:p>
    <w:p w14:paraId="519C5952" w14:textId="11C5E4C1" w:rsidR="00D95FA0" w:rsidRPr="00517DF1" w:rsidRDefault="00B32CF2" w:rsidP="00640F59">
      <w:pPr>
        <w:spacing w:line="360" w:lineRule="auto"/>
        <w:jc w:val="both"/>
        <w:rPr>
          <w:rFonts w:cs="Times New Roman"/>
        </w:rPr>
      </w:pPr>
      <w:r w:rsidRPr="000A6F7D">
        <w:rPr>
          <w:rFonts w:cs="Times New Roman"/>
        </w:rPr>
        <w:t>After receiving a request for an accommodation or learning indirectly that the employee may require such an accommodation, Partners will engage in an interactive dialogue with the employee. Even if employee has not formally requested an accommodation, Partners may initiate an interactive dialogue under certain circumstances, such as when Partners has knowledge that the employee's performance at work has been negatively affected and a reasonable basis to believe that the issue is related to any of the protected classifications set forth above. In the event Partners initiates an interactive dialogue with an employee, it should not be construed as Partners’ belief an individual requires an accommodation, but will serve as an invitation for the employee to share any information, desires to share, or to request an accommodation. The interactive dialogue may take place in person, by telephone, or by electronic means. As part of the interactive dialogue, Partners will communicate openly and in good faith with the employee in a timely manner to determine whether and how Partners may be able to provide a reasonable accommodation.</w:t>
      </w:r>
    </w:p>
    <w:p w14:paraId="373B6B00" w14:textId="33B02C07" w:rsidR="00527FAB" w:rsidRPr="00C17238" w:rsidRDefault="0A81EC3A" w:rsidP="00640F59">
      <w:pPr>
        <w:pStyle w:val="Heading2"/>
        <w:numPr>
          <w:ilvl w:val="1"/>
          <w:numId w:val="170"/>
        </w:numPr>
      </w:pPr>
      <w:bookmarkStart w:id="847" w:name="_Toc222754585"/>
      <w:commentRangeStart w:id="848"/>
      <w:commentRangeStart w:id="849"/>
      <w:r>
        <w:t xml:space="preserve">Sexual </w:t>
      </w:r>
      <w:commentRangeEnd w:id="848"/>
      <w:r w:rsidR="19A679E1">
        <w:rPr>
          <w:rStyle w:val="CommentReference"/>
          <w:sz w:val="32"/>
          <w:szCs w:val="26"/>
        </w:rPr>
        <w:commentReference w:id="848"/>
      </w:r>
      <w:commentRangeEnd w:id="849"/>
      <w:r>
        <w:rPr>
          <w:rStyle w:val="CommentReference"/>
          <w:sz w:val="32"/>
          <w:szCs w:val="26"/>
        </w:rPr>
        <w:commentReference w:id="849"/>
      </w:r>
      <w:r>
        <w:t>Harassment</w:t>
      </w:r>
      <w:bookmarkEnd w:id="847"/>
      <w:r w:rsidR="31D2F969">
        <w:t xml:space="preserve"> </w:t>
      </w:r>
    </w:p>
    <w:p w14:paraId="46907AF7" w14:textId="503E5B1E" w:rsidR="0022022F" w:rsidRPr="000A6F7D" w:rsidRDefault="216F07CE" w:rsidP="00640F59">
      <w:pPr>
        <w:spacing w:line="360" w:lineRule="auto"/>
        <w:jc w:val="both"/>
        <w:rPr>
          <w:rFonts w:cs="Times New Roman"/>
        </w:rPr>
      </w:pPr>
      <w:del w:id="850" w:author="Megan Ash" w:date="2026-01-15T14:53:00Z" w16du:dateUtc="2026-01-15T19:53:00Z">
        <w:r w:rsidRPr="17D3FAEC" w:rsidDel="0004753A">
          <w:rPr>
            <w:rFonts w:cs="Times New Roman"/>
          </w:rPr>
          <w:delText xml:space="preserve">The </w:delText>
        </w:r>
      </w:del>
      <w:r w:rsidRPr="17D3FAEC">
        <w:rPr>
          <w:rFonts w:cs="Times New Roman"/>
        </w:rPr>
        <w:t xml:space="preserve">Partners </w:t>
      </w:r>
      <w:r w:rsidR="562E63EF" w:rsidRPr="17D3FAEC">
        <w:rPr>
          <w:rFonts w:cs="Times New Roman"/>
        </w:rPr>
        <w:t>Honduras</w:t>
      </w:r>
      <w:r w:rsidRPr="17D3FAEC">
        <w:rPr>
          <w:rFonts w:cs="Times New Roman"/>
        </w:rPr>
        <w:t xml:space="preserve"> prohibits all forms of sexual harassment. </w:t>
      </w:r>
      <w:r w:rsidR="604896F4" w:rsidRPr="17D3FAEC">
        <w:rPr>
          <w:rFonts w:cs="Times New Roman"/>
        </w:rPr>
        <w:t>Sexual harassment refers to any physical</w:t>
      </w:r>
      <w:del w:id="851" w:author="Megan Ash" w:date="2026-02-20T16:58:00Z" w16du:dateUtc="2026-02-20T21:58:00Z">
        <w:r w:rsidR="604896F4" w:rsidRPr="17D3FAEC" w:rsidDel="004E2A88">
          <w:rPr>
            <w:rFonts w:cs="Times New Roman"/>
          </w:rPr>
          <w:delText xml:space="preserve"> behavior</w:delText>
        </w:r>
      </w:del>
      <w:r w:rsidR="604896F4" w:rsidRPr="17D3FAEC">
        <w:rPr>
          <w:rFonts w:cs="Times New Roman"/>
        </w:rPr>
        <w:t xml:space="preserve">, verbal or </w:t>
      </w:r>
      <w:ins w:id="852" w:author="Megan Ash" w:date="2026-01-15T14:54:00Z" w16du:dateUtc="2026-01-15T19:54:00Z">
        <w:r w:rsidR="00882A09">
          <w:rPr>
            <w:rFonts w:cs="Times New Roman"/>
          </w:rPr>
          <w:t>nonverbal</w:t>
        </w:r>
      </w:ins>
      <w:ins w:id="853" w:author="Megan Ash" w:date="2026-02-20T16:58:00Z" w16du:dateUtc="2026-02-20T21:58:00Z">
        <w:r w:rsidR="004E2A88" w:rsidRPr="004E2A88">
          <w:rPr>
            <w:rFonts w:cs="Times New Roman"/>
          </w:rPr>
          <w:t xml:space="preserve"> </w:t>
        </w:r>
        <w:r w:rsidR="004E2A88" w:rsidRPr="17D3FAEC">
          <w:rPr>
            <w:rFonts w:cs="Times New Roman"/>
          </w:rPr>
          <w:t>behavior</w:t>
        </w:r>
      </w:ins>
      <w:del w:id="854" w:author="Megan Ash" w:date="2026-01-15T14:54:00Z" w16du:dateUtc="2026-01-15T19:54:00Z">
        <w:r w:rsidR="604896F4" w:rsidRPr="17D3FAEC" w:rsidDel="00882A09">
          <w:rPr>
            <w:rFonts w:cs="Times New Roman"/>
          </w:rPr>
          <w:delText>not</w:delText>
        </w:r>
      </w:del>
      <w:del w:id="855" w:author="Megan Ash" w:date="2026-02-20T16:58:00Z" w16du:dateUtc="2026-02-20T21:58:00Z">
        <w:r w:rsidR="604896F4" w:rsidRPr="17D3FAEC" w:rsidDel="004E2A88">
          <w:rPr>
            <w:rFonts w:cs="Times New Roman"/>
          </w:rPr>
          <w:delText>,</w:delText>
        </w:r>
      </w:del>
      <w:r w:rsidR="604896F4" w:rsidRPr="17D3FAEC">
        <w:rPr>
          <w:rFonts w:cs="Times New Roman"/>
        </w:rPr>
        <w:t xml:space="preserve"> of </w:t>
      </w:r>
      <w:ins w:id="856" w:author="Megan Ash" w:date="2026-02-20T16:59:00Z" w16du:dateUtc="2026-02-20T21:59:00Z">
        <w:r w:rsidR="004E2A88">
          <w:rPr>
            <w:rFonts w:cs="Times New Roman"/>
          </w:rPr>
          <w:t xml:space="preserve">a </w:t>
        </w:r>
      </w:ins>
      <w:r w:rsidR="604896F4" w:rsidRPr="17D3FAEC">
        <w:rPr>
          <w:rFonts w:cs="Times New Roman"/>
        </w:rPr>
        <w:t>sexual nature</w:t>
      </w:r>
      <w:ins w:id="857" w:author="Megan Ash" w:date="2026-02-20T16:59:00Z" w16du:dateUtc="2026-02-20T21:59:00Z">
        <w:r w:rsidR="004E2A88">
          <w:rPr>
            <w:rFonts w:cs="Times New Roman"/>
          </w:rPr>
          <w:t xml:space="preserve"> that</w:t>
        </w:r>
      </w:ins>
      <w:del w:id="858" w:author="Megan Ash" w:date="2026-02-20T16:59:00Z" w16du:dateUtc="2026-02-20T21:59:00Z">
        <w:r w:rsidR="604896F4" w:rsidRPr="17D3FAEC" w:rsidDel="004E2A88">
          <w:rPr>
            <w:rFonts w:cs="Times New Roman"/>
          </w:rPr>
          <w:delText>,</w:delText>
        </w:r>
      </w:del>
      <w:r w:rsidR="604896F4" w:rsidRPr="17D3FAEC">
        <w:rPr>
          <w:rFonts w:cs="Times New Roman"/>
        </w:rPr>
        <w:t xml:space="preserve"> affect</w:t>
      </w:r>
      <w:ins w:id="859" w:author="Megan Ash" w:date="2026-02-20T16:59:00Z" w16du:dateUtc="2026-02-20T21:59:00Z">
        <w:r w:rsidR="004E2A88">
          <w:rPr>
            <w:rFonts w:cs="Times New Roman"/>
          </w:rPr>
          <w:t>s</w:t>
        </w:r>
      </w:ins>
      <w:del w:id="860" w:author="Megan Ash" w:date="2026-02-20T16:59:00Z" w16du:dateUtc="2026-02-20T21:59:00Z">
        <w:r w:rsidR="604896F4" w:rsidRPr="17D3FAEC" w:rsidDel="004E2A88">
          <w:rPr>
            <w:rFonts w:cs="Times New Roman"/>
          </w:rPr>
          <w:delText>ing</w:delText>
        </w:r>
      </w:del>
      <w:r w:rsidR="604896F4" w:rsidRPr="17D3FAEC">
        <w:rPr>
          <w:rFonts w:cs="Times New Roman"/>
        </w:rPr>
        <w:t xml:space="preserve"> women and men’s dignity</w:t>
      </w:r>
      <w:ins w:id="861" w:author="Megan Ash" w:date="2026-02-20T16:59:00Z" w16du:dateUtc="2026-02-20T21:59:00Z">
        <w:r w:rsidR="004E2A88">
          <w:rPr>
            <w:rFonts w:cs="Times New Roman"/>
          </w:rPr>
          <w:t xml:space="preserve"> and is</w:t>
        </w:r>
      </w:ins>
      <w:del w:id="862" w:author="Megan Ash" w:date="2026-02-20T16:59:00Z" w16du:dateUtc="2026-02-20T21:59:00Z">
        <w:r w:rsidR="604896F4" w:rsidRPr="17D3FAEC" w:rsidDel="004E2A88">
          <w:rPr>
            <w:rFonts w:cs="Times New Roman"/>
          </w:rPr>
          <w:delText>, and</w:delText>
        </w:r>
      </w:del>
      <w:r w:rsidR="604896F4" w:rsidRPr="17D3FAEC">
        <w:rPr>
          <w:rFonts w:cs="Times New Roman"/>
        </w:rPr>
        <w:t xml:space="preserve"> deemed inappropriate, unreasonable, and offensive for the worker. </w:t>
      </w:r>
      <w:r w:rsidR="7B37B095" w:rsidRPr="17D3FAEC">
        <w:rPr>
          <w:rFonts w:cs="Times New Roman"/>
        </w:rPr>
        <w:t xml:space="preserve">For the purposes of this policy, “sexual harassment” is defined, as in the Equal Employment Opportunity Commission Guidelines, as unwelcome sexual advances, requests for sexual favors, and other verbal or physical conduct of a sexual nature when, for example: </w:t>
      </w:r>
    </w:p>
    <w:p w14:paraId="1481776F" w14:textId="77777777" w:rsidR="0022022F" w:rsidRPr="000A6F7D" w:rsidRDefault="0022022F" w:rsidP="00640F59">
      <w:pPr>
        <w:pStyle w:val="ListParagraph"/>
        <w:numPr>
          <w:ilvl w:val="0"/>
          <w:numId w:val="128"/>
        </w:numPr>
        <w:spacing w:after="200" w:line="360" w:lineRule="auto"/>
        <w:jc w:val="both"/>
        <w:rPr>
          <w:rFonts w:cs="Times New Roman"/>
        </w:rPr>
      </w:pPr>
      <w:r w:rsidRPr="000A6F7D">
        <w:rPr>
          <w:rFonts w:cs="Times New Roman"/>
        </w:rPr>
        <w:t>submission to such conduct is made either explicitly or implicitly a term or condition of an individual’s employment,</w:t>
      </w:r>
    </w:p>
    <w:p w14:paraId="45CF9C44" w14:textId="77777777" w:rsidR="0022022F" w:rsidRPr="000A6F7D" w:rsidRDefault="0022022F" w:rsidP="00640F59">
      <w:pPr>
        <w:pStyle w:val="ListParagraph"/>
        <w:numPr>
          <w:ilvl w:val="0"/>
          <w:numId w:val="128"/>
        </w:numPr>
        <w:spacing w:after="200" w:line="360" w:lineRule="auto"/>
        <w:jc w:val="both"/>
        <w:rPr>
          <w:rFonts w:cs="Times New Roman"/>
        </w:rPr>
      </w:pPr>
      <w:r w:rsidRPr="000A6F7D">
        <w:rPr>
          <w:rFonts w:cs="Times New Roman"/>
        </w:rPr>
        <w:t xml:space="preserve">submission to or rejection of such conduct by an individual is used as the basis for employment decisions affecting such individual, or </w:t>
      </w:r>
    </w:p>
    <w:p w14:paraId="48AAA65C" w14:textId="77777777" w:rsidR="0022022F" w:rsidRPr="000A6F7D" w:rsidRDefault="0022022F" w:rsidP="00640F59">
      <w:pPr>
        <w:pStyle w:val="ListParagraph"/>
        <w:numPr>
          <w:ilvl w:val="0"/>
          <w:numId w:val="128"/>
        </w:numPr>
        <w:spacing w:after="200" w:line="360" w:lineRule="auto"/>
        <w:jc w:val="both"/>
        <w:rPr>
          <w:rFonts w:cs="Times New Roman"/>
        </w:rPr>
      </w:pPr>
      <w:r w:rsidRPr="000A6F7D">
        <w:rPr>
          <w:rFonts w:cs="Times New Roman"/>
        </w:rPr>
        <w:t>such conduct has the purpose or effect of unreasonably interfering with an individual’s work performance or creating an intimidating, hostile, or offensive working environment.</w:t>
      </w:r>
    </w:p>
    <w:p w14:paraId="55BCE01A" w14:textId="77777777" w:rsidR="0022022F" w:rsidRPr="000A6F7D" w:rsidRDefault="0022022F" w:rsidP="00640F59">
      <w:pPr>
        <w:spacing w:line="360" w:lineRule="auto"/>
        <w:jc w:val="both"/>
        <w:rPr>
          <w:rFonts w:cs="Times New Roman"/>
        </w:rPr>
      </w:pPr>
      <w:r w:rsidRPr="000A6F7D">
        <w:rPr>
          <w:rFonts w:cs="Times New Roman"/>
        </w:rPr>
        <w:t xml:space="preserve">Title VII of the Civil Rights Act of 1964 recognizes two types of sexual harassment: </w:t>
      </w:r>
    </w:p>
    <w:p w14:paraId="49EE26A1" w14:textId="77777777" w:rsidR="0022022F" w:rsidRPr="000A6F7D" w:rsidRDefault="0022022F" w:rsidP="00640F59">
      <w:pPr>
        <w:pStyle w:val="ListParagraph"/>
        <w:numPr>
          <w:ilvl w:val="0"/>
          <w:numId w:val="129"/>
        </w:numPr>
        <w:spacing w:after="200" w:line="360" w:lineRule="auto"/>
        <w:jc w:val="both"/>
        <w:rPr>
          <w:rFonts w:cs="Times New Roman"/>
        </w:rPr>
      </w:pPr>
      <w:r w:rsidRPr="000A6F7D">
        <w:rPr>
          <w:rFonts w:cs="Times New Roman"/>
        </w:rPr>
        <w:t xml:space="preserve">quid pro quo and </w:t>
      </w:r>
    </w:p>
    <w:p w14:paraId="504CB884" w14:textId="77777777" w:rsidR="0022022F" w:rsidRPr="000A6F7D" w:rsidRDefault="0022022F" w:rsidP="00640F59">
      <w:pPr>
        <w:pStyle w:val="ListParagraph"/>
        <w:numPr>
          <w:ilvl w:val="0"/>
          <w:numId w:val="129"/>
        </w:numPr>
        <w:spacing w:after="200" w:line="360" w:lineRule="auto"/>
        <w:jc w:val="both"/>
        <w:rPr>
          <w:rFonts w:cs="Times New Roman"/>
        </w:rPr>
      </w:pPr>
      <w:r w:rsidRPr="000A6F7D">
        <w:rPr>
          <w:rFonts w:cs="Times New Roman"/>
        </w:rPr>
        <w:t xml:space="preserve">hostile work environment. </w:t>
      </w:r>
    </w:p>
    <w:p w14:paraId="0337518B" w14:textId="55D4ABEB" w:rsidR="0022022F" w:rsidRPr="0022022F" w:rsidRDefault="0022022F" w:rsidP="0022022F">
      <w:pPr>
        <w:tabs>
          <w:tab w:val="left" w:pos="960"/>
        </w:tabs>
        <w:spacing w:after="120" w:line="360" w:lineRule="auto"/>
        <w:ind w:right="-20"/>
        <w:jc w:val="both"/>
        <w:rPr>
          <w:rFonts w:cs="Times New Roman"/>
        </w:rPr>
      </w:pPr>
      <w:r w:rsidRPr="000A6F7D">
        <w:rPr>
          <w:rFonts w:cs="Times New Roman"/>
        </w:rPr>
        <w:t>Sexual harassment may include a range of subtle and not-so-subtle behaviors and may involve individuals of the same or different gender. Depending on the circumstances, these behaviors may include unwanted sexual advances or requests for sexual favors; sexual jokes and innuendo; verbal abuse of a sexual nature; commentary about an individual’s body, sexual prowess, or sexual deficiencies; leering, whistling, or touching; insulting or obscene comments or gestures; display in the workplace of sexually suggestive objects or pictures; and other physical, verbal, or visual conduct of a sexual nature.</w:t>
      </w:r>
    </w:p>
    <w:p w14:paraId="7D84B850" w14:textId="3D517992" w:rsidR="00527FAB" w:rsidRPr="00C17238" w:rsidRDefault="005D5B05" w:rsidP="005D5B05">
      <w:pPr>
        <w:tabs>
          <w:tab w:val="left" w:pos="960"/>
        </w:tabs>
        <w:spacing w:after="120" w:line="360" w:lineRule="auto"/>
        <w:ind w:right="-20"/>
        <w:jc w:val="both"/>
        <w:rPr>
          <w:rFonts w:cs="Times New Roman"/>
        </w:rPr>
      </w:pPr>
      <w:r w:rsidRPr="00C17238">
        <w:rPr>
          <w:rFonts w:cs="Times New Roman"/>
        </w:rPr>
        <w:t>Sexual harassment</w:t>
      </w:r>
      <w:ins w:id="863" w:author="Megan Ash" w:date="2026-01-15T14:58:00Z" w16du:dateUtc="2026-01-15T19:58:00Z">
        <w:r w:rsidR="003B3431">
          <w:rPr>
            <w:rFonts w:cs="Times New Roman"/>
          </w:rPr>
          <w:t xml:space="preserve"> is</w:t>
        </w:r>
      </w:ins>
      <w:del w:id="864" w:author="Megan Ash" w:date="2026-01-15T14:58:00Z" w16du:dateUtc="2026-01-15T19:58:00Z">
        <w:r w:rsidRPr="00C17238" w:rsidDel="003B3431">
          <w:rPr>
            <w:rFonts w:cs="Times New Roman"/>
          </w:rPr>
          <w:delText>,</w:delText>
        </w:r>
      </w:del>
      <w:r w:rsidRPr="00C17238">
        <w:rPr>
          <w:rFonts w:cs="Times New Roman"/>
        </w:rPr>
        <w:t xml:space="preserve"> a form of violence in which, </w:t>
      </w:r>
      <w:del w:id="865" w:author="Megan Ash" w:date="2026-01-15T14:59:00Z" w16du:dateUtc="2026-01-15T19:59:00Z">
        <w:r w:rsidRPr="00C17238" w:rsidDel="00D4608A">
          <w:rPr>
            <w:rFonts w:cs="Times New Roman"/>
          </w:rPr>
          <w:delText>although there is no</w:delText>
        </w:r>
      </w:del>
      <w:ins w:id="866" w:author="Megan Ash" w:date="2026-01-15T14:59:00Z" w16du:dateUtc="2026-01-15T19:59:00Z">
        <w:r w:rsidR="00D4608A">
          <w:rPr>
            <w:rFonts w:cs="Times New Roman"/>
          </w:rPr>
          <w:t>even in the absence of</w:t>
        </w:r>
      </w:ins>
      <w:r w:rsidRPr="00C17238">
        <w:rPr>
          <w:rFonts w:cs="Times New Roman"/>
        </w:rPr>
        <w:t xml:space="preserve"> subordination, </w:t>
      </w:r>
      <w:del w:id="867" w:author="Megan Ash" w:date="2026-01-15T14:59:00Z" w16du:dateUtc="2026-01-15T19:59:00Z">
        <w:r w:rsidRPr="00C17238" w:rsidDel="00D4608A">
          <w:rPr>
            <w:rFonts w:cs="Times New Roman"/>
          </w:rPr>
          <w:delText xml:space="preserve">there is an abusive exercise of </w:delText>
        </w:r>
      </w:del>
      <w:r w:rsidRPr="00C17238">
        <w:rPr>
          <w:rFonts w:cs="Times New Roman"/>
        </w:rPr>
        <w:t>power</w:t>
      </w:r>
      <w:ins w:id="868" w:author="Megan Ash" w:date="2026-01-15T14:59:00Z" w16du:dateUtc="2026-01-15T19:59:00Z">
        <w:r w:rsidR="00D4608A">
          <w:rPr>
            <w:rFonts w:cs="Times New Roman"/>
          </w:rPr>
          <w:t xml:space="preserve"> is exercised abusively</w:t>
        </w:r>
        <w:r w:rsidR="00450BC5">
          <w:rPr>
            <w:rFonts w:cs="Times New Roman"/>
          </w:rPr>
          <w:t>,</w:t>
        </w:r>
      </w:ins>
      <w:r w:rsidRPr="00C17238">
        <w:rPr>
          <w:rFonts w:cs="Times New Roman"/>
        </w:rPr>
        <w:t xml:space="preserve"> </w:t>
      </w:r>
      <w:del w:id="869" w:author="Megan Ash" w:date="2026-01-15T14:59:00Z" w16du:dateUtc="2026-01-15T19:59:00Z">
        <w:r w:rsidRPr="00C17238" w:rsidDel="00450BC5">
          <w:rPr>
            <w:rFonts w:cs="Times New Roman"/>
          </w:rPr>
          <w:delText xml:space="preserve">that leads to a </w:delText>
        </w:r>
      </w:del>
      <w:ins w:id="870" w:author="Megan Ash" w:date="2026-01-15T14:59:00Z" w16du:dateUtc="2026-01-15T19:59:00Z">
        <w:r w:rsidR="00450BC5">
          <w:rPr>
            <w:rFonts w:cs="Times New Roman"/>
          </w:rPr>
          <w:t xml:space="preserve">placing the victim in a </w:t>
        </w:r>
      </w:ins>
      <w:r w:rsidRPr="00C17238">
        <w:rPr>
          <w:rFonts w:cs="Times New Roman"/>
        </w:rPr>
        <w:t>state of defenselessness and risk</w:t>
      </w:r>
      <w:ins w:id="871" w:author="Megan Ash" w:date="2026-01-15T14:59:00Z" w16du:dateUtc="2026-01-15T19:59:00Z">
        <w:r w:rsidR="00450BC5">
          <w:rPr>
            <w:rFonts w:cs="Times New Roman"/>
          </w:rPr>
          <w:t>,</w:t>
        </w:r>
      </w:ins>
      <w:r w:rsidRPr="00C17238">
        <w:rPr>
          <w:rFonts w:cs="Times New Roman"/>
        </w:rPr>
        <w:t xml:space="preserve"> </w:t>
      </w:r>
      <w:del w:id="872" w:author="Megan Ash" w:date="2026-01-15T14:59:00Z" w16du:dateUtc="2026-01-15T19:59:00Z">
        <w:r w:rsidRPr="00C17238" w:rsidDel="00450BC5">
          <w:rPr>
            <w:rFonts w:cs="Times New Roman"/>
          </w:rPr>
          <w:delText xml:space="preserve">for the victim, </w:delText>
        </w:r>
      </w:del>
      <w:r w:rsidRPr="00C17238">
        <w:rPr>
          <w:rFonts w:cs="Times New Roman"/>
        </w:rPr>
        <w:t xml:space="preserve">regardless of whether it </w:t>
      </w:r>
      <w:del w:id="873" w:author="Megan Ash" w:date="2026-01-15T15:00:00Z" w16du:dateUtc="2026-01-15T20:00:00Z">
        <w:r w:rsidRPr="00C17238" w:rsidDel="00450BC5">
          <w:rPr>
            <w:rFonts w:cs="Times New Roman"/>
          </w:rPr>
          <w:delText>takes place</w:delText>
        </w:r>
      </w:del>
      <w:ins w:id="874" w:author="Megan Ash" w:date="2026-01-15T15:00:00Z" w16du:dateUtc="2026-01-15T20:00:00Z">
        <w:r w:rsidR="00450BC5">
          <w:rPr>
            <w:rFonts w:cs="Times New Roman"/>
          </w:rPr>
          <w:t>occurs</w:t>
        </w:r>
      </w:ins>
      <w:r w:rsidRPr="00C17238">
        <w:rPr>
          <w:rFonts w:cs="Times New Roman"/>
        </w:rPr>
        <w:t xml:space="preserve"> in </w:t>
      </w:r>
      <w:ins w:id="875" w:author="Megan Ash" w:date="2026-01-15T15:00:00Z" w16du:dateUtc="2026-01-15T20:00:00Z">
        <w:r w:rsidR="00450BC5">
          <w:rPr>
            <w:rFonts w:cs="Times New Roman"/>
          </w:rPr>
          <w:t xml:space="preserve">a single incident or </w:t>
        </w:r>
      </w:ins>
      <w:del w:id="876" w:author="Megan Ash" w:date="2026-01-15T15:00:00Z" w16du:dateUtc="2026-01-15T20:00:00Z">
        <w:r w:rsidRPr="00C17238" w:rsidDel="00450BC5">
          <w:rPr>
            <w:rFonts w:cs="Times New Roman"/>
          </w:rPr>
          <w:delText>one or several events</w:delText>
        </w:r>
      </w:del>
      <w:ins w:id="877" w:author="Megan Ash" w:date="2026-01-15T15:00:00Z" w16du:dateUtc="2026-01-15T20:00:00Z">
        <w:r w:rsidR="00450BC5">
          <w:rPr>
            <w:rFonts w:cs="Times New Roman"/>
          </w:rPr>
          <w:t>multiple incidents</w:t>
        </w:r>
      </w:ins>
      <w:r w:rsidRPr="00C17238">
        <w:rPr>
          <w:rFonts w:cs="Times New Roman"/>
        </w:rPr>
        <w:t>.</w:t>
      </w:r>
    </w:p>
    <w:p w14:paraId="679FC2AE" w14:textId="1FE41812" w:rsidR="00527FAB" w:rsidRPr="00C17238" w:rsidRDefault="000E4BC2" w:rsidP="00527FAB">
      <w:pPr>
        <w:tabs>
          <w:tab w:val="left" w:pos="960"/>
        </w:tabs>
        <w:spacing w:after="120" w:line="360" w:lineRule="auto"/>
        <w:ind w:right="-20"/>
        <w:jc w:val="both"/>
        <w:rPr>
          <w:rFonts w:cs="Times New Roman"/>
        </w:rPr>
      </w:pPr>
      <w:ins w:id="878" w:author="Megan Ash" w:date="2026-01-15T15:00:00Z" w16du:dateUtc="2026-01-15T20:00:00Z">
        <w:r>
          <w:rPr>
            <w:rFonts w:cs="Times New Roman"/>
          </w:rPr>
          <w:t>E</w:t>
        </w:r>
      </w:ins>
      <w:del w:id="879" w:author="Megan Ash" w:date="2026-01-15T15:00:00Z" w16du:dateUtc="2026-01-15T20:00:00Z">
        <w:r w:rsidR="00527FAB" w:rsidRPr="00C17238" w:rsidDel="000E4BC2">
          <w:rPr>
            <w:rFonts w:cs="Times New Roman"/>
          </w:rPr>
          <w:delText>The e</w:delText>
        </w:r>
      </w:del>
      <w:r w:rsidR="00527FAB" w:rsidRPr="00C17238">
        <w:rPr>
          <w:rFonts w:cs="Times New Roman"/>
        </w:rPr>
        <w:t xml:space="preserve">vidence of sexual harassment in the workplace is established </w:t>
      </w:r>
      <w:del w:id="880" w:author="Megan Ash" w:date="2026-01-15T15:01:00Z" w16du:dateUtc="2026-01-15T20:01:00Z">
        <w:r w:rsidR="00527FAB" w:rsidRPr="00C17238" w:rsidDel="00433B07">
          <w:rPr>
            <w:rFonts w:cs="Times New Roman"/>
          </w:rPr>
          <w:delText>as long as the</w:delText>
        </w:r>
      </w:del>
      <w:ins w:id="881" w:author="Megan Ash" w:date="2026-01-15T15:02:00Z" w16du:dateUtc="2026-01-15T20:02:00Z">
        <w:r w:rsidR="009A1F96">
          <w:rPr>
            <w:rFonts w:cs="Times New Roman"/>
          </w:rPr>
          <w:t>when</w:t>
        </w:r>
      </w:ins>
      <w:r w:rsidR="00527FAB" w:rsidRPr="00C17238">
        <w:rPr>
          <w:rFonts w:cs="Times New Roman"/>
        </w:rPr>
        <w:t xml:space="preserve"> workers perceive that their </w:t>
      </w:r>
      <w:del w:id="882" w:author="Megan Ash" w:date="2026-01-15T15:01:00Z" w16du:dateUtc="2026-01-15T20:01:00Z">
        <w:r w:rsidR="00527FAB" w:rsidRPr="00C17238" w:rsidDel="00433B07">
          <w:rPr>
            <w:rFonts w:cs="Times New Roman"/>
          </w:rPr>
          <w:delText xml:space="preserve">reaction </w:delText>
        </w:r>
      </w:del>
      <w:ins w:id="883" w:author="Megan Ash" w:date="2026-01-15T15:01:00Z" w16du:dateUtc="2026-01-15T20:01:00Z">
        <w:r w:rsidR="00433B07">
          <w:rPr>
            <w:rFonts w:cs="Times New Roman"/>
          </w:rPr>
          <w:t>response</w:t>
        </w:r>
        <w:r w:rsidR="00433B07" w:rsidRPr="00C17238">
          <w:rPr>
            <w:rFonts w:cs="Times New Roman"/>
          </w:rPr>
          <w:t xml:space="preserve"> </w:t>
        </w:r>
      </w:ins>
      <w:r w:rsidR="00527FAB" w:rsidRPr="00C17238">
        <w:rPr>
          <w:rFonts w:cs="Times New Roman"/>
        </w:rPr>
        <w:t>to such behavior:</w:t>
      </w:r>
    </w:p>
    <w:p w14:paraId="76FC8385" w14:textId="77777777" w:rsidR="00527FAB" w:rsidRPr="00C17238" w:rsidRDefault="00527FAB" w:rsidP="00F05B60">
      <w:pPr>
        <w:pStyle w:val="ListParagraph"/>
        <w:numPr>
          <w:ilvl w:val="0"/>
          <w:numId w:val="45"/>
        </w:numPr>
        <w:tabs>
          <w:tab w:val="left" w:pos="960"/>
        </w:tabs>
        <w:spacing w:after="120" w:line="360" w:lineRule="auto"/>
        <w:ind w:right="-20"/>
        <w:jc w:val="both"/>
        <w:rPr>
          <w:rFonts w:cs="Times New Roman"/>
        </w:rPr>
      </w:pPr>
      <w:r w:rsidRPr="00C17238">
        <w:rPr>
          <w:rFonts w:cs="Times New Roman"/>
        </w:rPr>
        <w:t>Is a condition to keep the job and/or;</w:t>
      </w:r>
    </w:p>
    <w:p w14:paraId="504E7E40" w14:textId="77777777" w:rsidR="00527FAB" w:rsidRPr="00C17238" w:rsidRDefault="00527FAB" w:rsidP="00F05B60">
      <w:pPr>
        <w:pStyle w:val="ListParagraph"/>
        <w:numPr>
          <w:ilvl w:val="0"/>
          <w:numId w:val="45"/>
        </w:numPr>
        <w:tabs>
          <w:tab w:val="left" w:pos="960"/>
        </w:tabs>
        <w:spacing w:after="120" w:line="360" w:lineRule="auto"/>
        <w:ind w:right="-20"/>
        <w:jc w:val="both"/>
        <w:rPr>
          <w:rFonts w:cs="Times New Roman"/>
        </w:rPr>
      </w:pPr>
      <w:r w:rsidRPr="00C17238">
        <w:rPr>
          <w:rFonts w:cs="Times New Roman"/>
        </w:rPr>
        <w:t xml:space="preserve">Will have an impact on decisions concerning their job and/or; </w:t>
      </w:r>
    </w:p>
    <w:p w14:paraId="6E4E3DAE" w14:textId="77777777" w:rsidR="00527FAB" w:rsidRPr="00C17238" w:rsidRDefault="00527FAB" w:rsidP="00F05B60">
      <w:pPr>
        <w:pStyle w:val="ListParagraph"/>
        <w:numPr>
          <w:ilvl w:val="0"/>
          <w:numId w:val="45"/>
        </w:numPr>
        <w:tabs>
          <w:tab w:val="left" w:pos="960"/>
        </w:tabs>
        <w:spacing w:after="120" w:line="360" w:lineRule="auto"/>
        <w:ind w:right="-20"/>
        <w:jc w:val="both"/>
        <w:rPr>
          <w:rFonts w:cs="Times New Roman"/>
        </w:rPr>
      </w:pPr>
      <w:r w:rsidRPr="00C17238">
        <w:rPr>
          <w:rFonts w:cs="Times New Roman"/>
        </w:rPr>
        <w:t xml:space="preserve">Will have an impact on their performance. </w:t>
      </w:r>
    </w:p>
    <w:p w14:paraId="4AA133A5" w14:textId="41E030A4" w:rsidR="00527FAB" w:rsidRDefault="216F07CE" w:rsidP="00527FAB">
      <w:pPr>
        <w:tabs>
          <w:tab w:val="left" w:pos="960"/>
        </w:tabs>
        <w:spacing w:after="120" w:line="360" w:lineRule="auto"/>
        <w:ind w:right="-20"/>
        <w:jc w:val="both"/>
        <w:rPr>
          <w:ins w:id="884" w:author="Catalina Ipas" w:date="2025-10-08T10:40:00Z" w16du:dateUtc="2025-10-08T10:40:46Z"/>
          <w:rFonts w:cs="Times New Roman"/>
        </w:rPr>
      </w:pPr>
      <w:r w:rsidRPr="17D3FAEC">
        <w:rPr>
          <w:rFonts w:cs="Times New Roman"/>
        </w:rPr>
        <w:t xml:space="preserve">Sexual harassment can also </w:t>
      </w:r>
      <w:ins w:id="885" w:author="Megan Ash" w:date="2026-01-15T15:02:00Z" w16du:dateUtc="2026-01-15T20:02:00Z">
        <w:r w:rsidR="00E97121">
          <w:rPr>
            <w:rFonts w:cs="Times New Roman"/>
          </w:rPr>
          <w:t>arise</w:t>
        </w:r>
      </w:ins>
      <w:del w:id="886" w:author="Megan Ash" w:date="2026-01-15T15:02:00Z" w16du:dateUtc="2026-01-15T20:02:00Z">
        <w:r w:rsidRPr="17D3FAEC" w:rsidDel="00E97121">
          <w:rPr>
            <w:rFonts w:cs="Times New Roman"/>
          </w:rPr>
          <w:delText>come</w:delText>
        </w:r>
      </w:del>
      <w:r w:rsidRPr="17D3FAEC">
        <w:rPr>
          <w:rFonts w:cs="Times New Roman"/>
        </w:rPr>
        <w:t xml:space="preserve"> from </w:t>
      </w:r>
      <w:del w:id="887" w:author="Megan Ash" w:date="2026-01-15T15:02:00Z" w16du:dateUtc="2026-01-15T20:02:00Z">
        <w:r w:rsidRPr="17D3FAEC" w:rsidDel="00E97121">
          <w:rPr>
            <w:rFonts w:cs="Times New Roman"/>
          </w:rPr>
          <w:delText xml:space="preserve">a </w:delText>
        </w:r>
      </w:del>
      <w:r w:rsidRPr="17D3FAEC">
        <w:rPr>
          <w:rFonts w:cs="Times New Roman"/>
        </w:rPr>
        <w:t xml:space="preserve">behavior that creates a hostile, threatening and humiliating environment. It is </w:t>
      </w:r>
      <w:del w:id="888" w:author="Megan Ash" w:date="2026-01-15T15:03:00Z" w16du:dateUtc="2026-01-15T20:03:00Z">
        <w:r w:rsidRPr="17D3FAEC" w:rsidDel="00EE531E">
          <w:rPr>
            <w:rFonts w:cs="Times New Roman"/>
          </w:rPr>
          <w:delText xml:space="preserve">forbidden </w:delText>
        </w:r>
      </w:del>
      <w:ins w:id="889" w:author="Megan Ash" w:date="2026-01-15T15:03:00Z" w16du:dateUtc="2026-01-15T20:03:00Z">
        <w:r w:rsidR="00EE531E">
          <w:rPr>
            <w:rFonts w:cs="Times New Roman"/>
          </w:rPr>
          <w:t>prohibited</w:t>
        </w:r>
        <w:r w:rsidR="00EE531E" w:rsidRPr="17D3FAEC">
          <w:rPr>
            <w:rFonts w:cs="Times New Roman"/>
          </w:rPr>
          <w:t xml:space="preserve"> </w:t>
        </w:r>
      </w:ins>
      <w:r w:rsidRPr="17D3FAEC">
        <w:rPr>
          <w:rFonts w:cs="Times New Roman"/>
        </w:rPr>
        <w:t xml:space="preserve">for the employer to take </w:t>
      </w:r>
      <w:ins w:id="890" w:author="Megan Ash" w:date="2026-01-15T15:03:00Z" w16du:dateUtc="2026-01-15T20:03:00Z">
        <w:r w:rsidR="00EE531E">
          <w:rPr>
            <w:rFonts w:cs="Times New Roman"/>
          </w:rPr>
          <w:t xml:space="preserve">any </w:t>
        </w:r>
      </w:ins>
      <w:r w:rsidRPr="17D3FAEC">
        <w:rPr>
          <w:rFonts w:cs="Times New Roman"/>
        </w:rPr>
        <w:t>action</w:t>
      </w:r>
      <w:del w:id="891" w:author="Megan Ash" w:date="2026-01-15T15:03:00Z" w16du:dateUtc="2026-01-15T20:03:00Z">
        <w:r w:rsidRPr="17D3FAEC" w:rsidDel="00E97121">
          <w:rPr>
            <w:rFonts w:cs="Times New Roman"/>
          </w:rPr>
          <w:delText>s</w:delText>
        </w:r>
      </w:del>
      <w:r w:rsidRPr="17D3FAEC">
        <w:rPr>
          <w:rFonts w:cs="Times New Roman"/>
        </w:rPr>
        <w:t xml:space="preserve"> against </w:t>
      </w:r>
      <w:del w:id="892" w:author="Megan Ash" w:date="2026-01-15T15:03:00Z" w16du:dateUtc="2026-01-15T20:03:00Z">
        <w:r w:rsidRPr="17D3FAEC" w:rsidDel="00EE531E">
          <w:rPr>
            <w:rFonts w:cs="Times New Roman"/>
          </w:rPr>
          <w:delText xml:space="preserve">the </w:delText>
        </w:r>
      </w:del>
      <w:ins w:id="893" w:author="Megan Ash" w:date="2026-01-15T15:03:00Z" w16du:dateUtc="2026-01-15T20:03:00Z">
        <w:r w:rsidR="00EE531E">
          <w:rPr>
            <w:rFonts w:cs="Times New Roman"/>
          </w:rPr>
          <w:t>a</w:t>
        </w:r>
        <w:r w:rsidR="00EE531E" w:rsidRPr="17D3FAEC">
          <w:rPr>
            <w:rFonts w:cs="Times New Roman"/>
          </w:rPr>
          <w:t xml:space="preserve"> </w:t>
        </w:r>
      </w:ins>
      <w:r w:rsidRPr="17D3FAEC">
        <w:rPr>
          <w:rFonts w:cs="Times New Roman"/>
        </w:rPr>
        <w:t xml:space="preserve">worker that may be considered sexual harassment, or to support or </w:t>
      </w:r>
      <w:del w:id="894" w:author="Megan Ash" w:date="2026-01-15T15:04:00Z" w16du:dateUtc="2026-01-15T20:04:00Z">
        <w:r w:rsidRPr="17D3FAEC" w:rsidDel="003B1C8A">
          <w:rPr>
            <w:rFonts w:cs="Times New Roman"/>
          </w:rPr>
          <w:delText xml:space="preserve">not </w:delText>
        </w:r>
      </w:del>
      <w:ins w:id="895" w:author="Megan Ash" w:date="2026-01-15T15:04:00Z" w16du:dateUtc="2026-01-15T20:04:00Z">
        <w:r w:rsidR="003B1C8A">
          <w:rPr>
            <w:rFonts w:cs="Times New Roman"/>
          </w:rPr>
          <w:t>fail to</w:t>
        </w:r>
        <w:r w:rsidR="003B1C8A" w:rsidRPr="17D3FAEC">
          <w:rPr>
            <w:rFonts w:cs="Times New Roman"/>
          </w:rPr>
          <w:t xml:space="preserve"> </w:t>
        </w:r>
      </w:ins>
      <w:r w:rsidRPr="17D3FAEC">
        <w:rPr>
          <w:rFonts w:cs="Times New Roman"/>
        </w:rPr>
        <w:t xml:space="preserve">intervene </w:t>
      </w:r>
      <w:ins w:id="896" w:author="Megan Ash" w:date="2026-01-15T15:04:00Z" w16du:dateUtc="2026-01-15T20:04:00Z">
        <w:r w:rsidR="003B1C8A">
          <w:rPr>
            <w:rFonts w:cs="Times New Roman"/>
          </w:rPr>
          <w:t xml:space="preserve">when such conduct </w:t>
        </w:r>
      </w:ins>
      <w:del w:id="897" w:author="Megan Ash" w:date="2026-01-15T15:04:00Z" w16du:dateUtc="2026-01-15T20:04:00Z">
        <w:r w:rsidRPr="17D3FAEC" w:rsidDel="003B1C8A">
          <w:rPr>
            <w:rFonts w:cs="Times New Roman"/>
          </w:rPr>
          <w:delText xml:space="preserve">in the event that it </w:delText>
        </w:r>
      </w:del>
      <w:r w:rsidRPr="17D3FAEC">
        <w:rPr>
          <w:rFonts w:cs="Times New Roman"/>
        </w:rPr>
        <w:t xml:space="preserve">is carried out by its representatives. Partners </w:t>
      </w:r>
      <w:r w:rsidR="562E63EF" w:rsidRPr="17D3FAEC">
        <w:rPr>
          <w:rFonts w:cs="Times New Roman"/>
        </w:rPr>
        <w:t>Honduras</w:t>
      </w:r>
      <w:r w:rsidRPr="17D3FAEC">
        <w:rPr>
          <w:rFonts w:cs="Times New Roman"/>
        </w:rPr>
        <w:t xml:space="preserve"> is committed to providing a work environment free of any form of verbal or physical discrimination and abuse on the basis of race, age, sex, religion, place of origin, physical disability, sexual orientation, or for any other purpose. It is Partners </w:t>
      </w:r>
      <w:r w:rsidR="562E63EF" w:rsidRPr="17D3FAEC">
        <w:rPr>
          <w:rFonts w:cs="Times New Roman"/>
        </w:rPr>
        <w:t>Honduras</w:t>
      </w:r>
      <w:ins w:id="898" w:author="Megan Ash" w:date="2026-01-15T15:05:00Z" w16du:dateUtc="2026-01-15T20:05:00Z">
        <w:r w:rsidR="00C03BB6">
          <w:rPr>
            <w:rFonts w:cs="Times New Roman"/>
          </w:rPr>
          <w:t>’</w:t>
        </w:r>
      </w:ins>
      <w:r w:rsidRPr="17D3FAEC">
        <w:rPr>
          <w:rFonts w:cs="Times New Roman"/>
        </w:rPr>
        <w:t xml:space="preserve"> policy to prohibit</w:t>
      </w:r>
      <w:ins w:id="899" w:author="Megan Ash" w:date="2026-01-15T15:05:00Z" w16du:dateUtc="2026-01-15T20:05:00Z">
        <w:r w:rsidR="00C03BB6">
          <w:rPr>
            <w:rFonts w:cs="Times New Roman"/>
          </w:rPr>
          <w:t xml:space="preserve"> any form of</w:t>
        </w:r>
      </w:ins>
      <w:r w:rsidRPr="17D3FAEC">
        <w:rPr>
          <w:rFonts w:cs="Times New Roman"/>
        </w:rPr>
        <w:t xml:space="preserve"> harassment between employees. The purpose of this philosophy is not to regulate the moral behavior of employees, but rather to ensure professional behavior at work. Employee harassment refers to the use of epithets, nicknames, threats, derogatory comments, offensive jokes, sexual insinuations, requests for sexual favors, and any other type of verbal or similar physical contact. Any employee who considers </w:t>
      </w:r>
      <w:del w:id="900" w:author="Megan Ash" w:date="2026-01-15T15:06:00Z" w16du:dateUtc="2026-01-15T20:06:00Z">
        <w:r w:rsidRPr="17D3FAEC" w:rsidDel="00925C70">
          <w:rPr>
            <w:rFonts w:cs="Times New Roman"/>
          </w:rPr>
          <w:delText>that he is</w:delText>
        </w:r>
      </w:del>
      <w:ins w:id="901" w:author="Megan Ash" w:date="2026-01-15T15:06:00Z" w16du:dateUtc="2026-01-15T20:06:00Z">
        <w:r w:rsidR="00925C70">
          <w:rPr>
            <w:rFonts w:cs="Times New Roman"/>
          </w:rPr>
          <w:t>themselves</w:t>
        </w:r>
      </w:ins>
      <w:r w:rsidRPr="17D3FAEC">
        <w:rPr>
          <w:rFonts w:cs="Times New Roman"/>
        </w:rPr>
        <w:t xml:space="preserve"> subject to discrimination and harassment </w:t>
      </w:r>
      <w:del w:id="902" w:author="Megan Ash" w:date="2026-01-15T15:05:00Z" w16du:dateUtc="2026-01-15T20:05:00Z">
        <w:r w:rsidRPr="17D3FAEC" w:rsidDel="008108C8">
          <w:rPr>
            <w:rFonts w:cs="Times New Roman"/>
          </w:rPr>
          <w:delText>will have to</w:delText>
        </w:r>
      </w:del>
      <w:ins w:id="903" w:author="Megan Ash" w:date="2026-01-15T15:05:00Z" w16du:dateUtc="2026-01-15T20:05:00Z">
        <w:r w:rsidR="008108C8">
          <w:rPr>
            <w:rFonts w:cs="Times New Roman"/>
          </w:rPr>
          <w:t>should</w:t>
        </w:r>
      </w:ins>
      <w:r w:rsidRPr="17D3FAEC">
        <w:rPr>
          <w:rFonts w:cs="Times New Roman"/>
        </w:rPr>
        <w:t xml:space="preserve"> report th</w:t>
      </w:r>
      <w:ins w:id="904" w:author="Megan Ash" w:date="2026-01-15T15:05:00Z" w16du:dateUtc="2026-01-15T20:05:00Z">
        <w:r w:rsidR="008108C8">
          <w:rPr>
            <w:rFonts w:cs="Times New Roman"/>
          </w:rPr>
          <w:t>e</w:t>
        </w:r>
      </w:ins>
      <w:del w:id="905" w:author="Megan Ash" w:date="2026-01-15T15:05:00Z" w16du:dateUtc="2026-01-15T20:05:00Z">
        <w:r w:rsidRPr="17D3FAEC" w:rsidDel="008108C8">
          <w:rPr>
            <w:rFonts w:cs="Times New Roman"/>
          </w:rPr>
          <w:delText>is</w:delText>
        </w:r>
      </w:del>
      <w:r w:rsidRPr="17D3FAEC">
        <w:rPr>
          <w:rFonts w:cs="Times New Roman"/>
        </w:rPr>
        <w:t xml:space="preserve"> </w:t>
      </w:r>
      <w:del w:id="906" w:author="Megan Ash" w:date="2026-01-15T15:06:00Z" w16du:dateUtc="2026-01-15T20:06:00Z">
        <w:r w:rsidRPr="17D3FAEC" w:rsidDel="008108C8">
          <w:rPr>
            <w:rFonts w:cs="Times New Roman"/>
          </w:rPr>
          <w:delText xml:space="preserve">situation </w:delText>
        </w:r>
      </w:del>
      <w:ins w:id="907" w:author="Megan Ash" w:date="2026-01-15T15:06:00Z" w16du:dateUtc="2026-01-15T20:06:00Z">
        <w:r w:rsidR="008108C8">
          <w:rPr>
            <w:rFonts w:cs="Times New Roman"/>
          </w:rPr>
          <w:t>incident</w:t>
        </w:r>
        <w:r w:rsidR="008108C8" w:rsidRPr="17D3FAEC">
          <w:rPr>
            <w:rFonts w:cs="Times New Roman"/>
          </w:rPr>
          <w:t xml:space="preserve"> </w:t>
        </w:r>
      </w:ins>
      <w:r w:rsidRPr="17D3FAEC">
        <w:rPr>
          <w:rFonts w:cs="Times New Roman"/>
        </w:rPr>
        <w:t xml:space="preserve">to </w:t>
      </w:r>
      <w:del w:id="908" w:author="Megan Ash" w:date="2026-01-15T15:06:00Z" w16du:dateUtc="2026-01-15T20:06:00Z">
        <w:r w:rsidRPr="17D3FAEC" w:rsidDel="008108C8">
          <w:rPr>
            <w:rFonts w:cs="Times New Roman"/>
          </w:rPr>
          <w:delText xml:space="preserve">his </w:delText>
        </w:r>
      </w:del>
      <w:ins w:id="909" w:author="Megan Ash" w:date="2026-01-15T15:06:00Z" w16du:dateUtc="2026-01-15T20:06:00Z">
        <w:r w:rsidR="008108C8">
          <w:rPr>
            <w:rFonts w:cs="Times New Roman"/>
          </w:rPr>
          <w:t>their</w:t>
        </w:r>
        <w:r w:rsidR="008108C8" w:rsidRPr="17D3FAEC">
          <w:rPr>
            <w:rFonts w:cs="Times New Roman"/>
          </w:rPr>
          <w:t xml:space="preserve"> </w:t>
        </w:r>
      </w:ins>
      <w:r w:rsidRPr="17D3FAEC">
        <w:rPr>
          <w:rFonts w:cs="Times New Roman"/>
        </w:rPr>
        <w:t>immediate supervisor or to Partners HQ so that the corresponding investigation can be carried out and</w:t>
      </w:r>
      <w:del w:id="910" w:author="Megan Ash" w:date="2026-01-15T15:06:00Z" w16du:dateUtc="2026-01-15T20:06:00Z">
        <w:r w:rsidRPr="17D3FAEC" w:rsidDel="009C4AB8">
          <w:rPr>
            <w:rFonts w:cs="Times New Roman"/>
          </w:rPr>
          <w:delText xml:space="preserve"> that</w:delText>
        </w:r>
      </w:del>
      <w:r w:rsidRPr="17D3FAEC">
        <w:rPr>
          <w:rFonts w:cs="Times New Roman"/>
        </w:rPr>
        <w:t xml:space="preserve"> the </w:t>
      </w:r>
      <w:ins w:id="911" w:author="Megan Ash" w:date="2026-01-15T15:06:00Z" w16du:dateUtc="2026-01-15T20:06:00Z">
        <w:r w:rsidR="009C4AB8">
          <w:rPr>
            <w:rFonts w:cs="Times New Roman"/>
          </w:rPr>
          <w:t xml:space="preserve">appropriate </w:t>
        </w:r>
      </w:ins>
      <w:r w:rsidRPr="17D3FAEC">
        <w:rPr>
          <w:rFonts w:cs="Times New Roman"/>
        </w:rPr>
        <w:t>measures</w:t>
      </w:r>
      <w:del w:id="912" w:author="Megan Ash" w:date="2026-01-15T15:07:00Z" w16du:dateUtc="2026-01-15T20:07:00Z">
        <w:r w:rsidRPr="17D3FAEC" w:rsidDel="009C4AB8">
          <w:rPr>
            <w:rFonts w:cs="Times New Roman"/>
          </w:rPr>
          <w:delText xml:space="preserve"> that the case deserves to be</w:delText>
        </w:r>
      </w:del>
      <w:r w:rsidRPr="17D3FAEC">
        <w:rPr>
          <w:rFonts w:cs="Times New Roman"/>
        </w:rPr>
        <w:t xml:space="preserve"> taken.</w:t>
      </w:r>
    </w:p>
    <w:p w14:paraId="6E388E83" w14:textId="3DBC1B86" w:rsidR="0172698D" w:rsidRDefault="0172698D" w:rsidP="17D3FAEC">
      <w:pPr>
        <w:tabs>
          <w:tab w:val="left" w:pos="960"/>
        </w:tabs>
        <w:spacing w:after="120" w:line="360" w:lineRule="auto"/>
        <w:ind w:right="-20"/>
        <w:jc w:val="both"/>
        <w:rPr>
          <w:ins w:id="913" w:author="Catalina Ipas" w:date="2025-10-08T10:47:00Z" w16du:dateUtc="2025-10-08T10:47:33Z"/>
          <w:rFonts w:eastAsia="Times New Roman" w:cs="Times New Roman"/>
        </w:rPr>
      </w:pPr>
      <w:ins w:id="914" w:author="Catalina Ipas" w:date="2025-10-08T10:40:00Z">
        <w:r w:rsidRPr="17D3FAEC">
          <w:rPr>
            <w:rFonts w:cs="Times New Roman"/>
          </w:rPr>
          <w:t>Article 60 of t</w:t>
        </w:r>
        <w:r w:rsidRPr="17D3FAEC">
          <w:rPr>
            <w:rFonts w:eastAsia="Times New Roman" w:cs="Times New Roman"/>
          </w:rPr>
          <w:t xml:space="preserve">he </w:t>
        </w:r>
        <w:r w:rsidRPr="17D3FAEC">
          <w:rPr>
            <w:rFonts w:eastAsia="Times New Roman" w:cs="Times New Roman"/>
            <w:b/>
            <w:bCs/>
          </w:rPr>
          <w:t>Law on Equal Opportunities for Women</w:t>
        </w:r>
        <w:r w:rsidRPr="17D3FAEC">
          <w:rPr>
            <w:rFonts w:eastAsia="Times New Roman" w:cs="Times New Roman"/>
          </w:rPr>
          <w:t xml:space="preserve"> states that a victim of sexual harassment may terminate the employment relationship without prior notice and without any liability on </w:t>
        </w:r>
      </w:ins>
      <w:ins w:id="915" w:author="Megan Ash" w:date="2026-01-15T15:08:00Z" w16du:dateUtc="2026-01-15T20:08:00Z">
        <w:r w:rsidR="00D673E6">
          <w:rPr>
            <w:rFonts w:eastAsia="Times New Roman" w:cs="Times New Roman"/>
          </w:rPr>
          <w:t>t</w:t>
        </w:r>
      </w:ins>
      <w:ins w:id="916" w:author="Catalina Ipas" w:date="2025-10-08T10:40:00Z">
        <w:r w:rsidRPr="17D3FAEC">
          <w:rPr>
            <w:rFonts w:eastAsia="Times New Roman" w:cs="Times New Roman"/>
          </w:rPr>
          <w:t>he</w:t>
        </w:r>
      </w:ins>
      <w:ins w:id="917" w:author="Megan Ash" w:date="2026-01-15T15:08:00Z" w16du:dateUtc="2026-01-15T20:08:00Z">
        <w:r w:rsidR="00D673E6">
          <w:rPr>
            <w:rFonts w:eastAsia="Times New Roman" w:cs="Times New Roman"/>
          </w:rPr>
          <w:t>i</w:t>
        </w:r>
      </w:ins>
      <w:ins w:id="918" w:author="Catalina Ipas" w:date="2025-10-08T10:40:00Z">
        <w:r w:rsidRPr="17D3FAEC">
          <w:rPr>
            <w:rFonts w:eastAsia="Times New Roman" w:cs="Times New Roman"/>
          </w:rPr>
          <w:t xml:space="preserve">r part, retaining the right to the legal benefits and compensation applicable in cases of unjust dismissal. When the perpetrator of the harassment is another employee, </w:t>
        </w:r>
        <w:del w:id="919" w:author="Megan Ash" w:date="2026-01-15T15:08:00Z" w16du:dateUtc="2026-01-15T20:08:00Z">
          <w:r w:rsidRPr="17D3FAEC" w:rsidDel="009C4AB8">
            <w:rPr>
              <w:rFonts w:eastAsia="Times New Roman" w:cs="Times New Roman"/>
            </w:rPr>
            <w:delText>he</w:delText>
          </w:r>
        </w:del>
      </w:ins>
      <w:ins w:id="920" w:author="Megan Ash" w:date="2026-01-15T15:08:00Z" w16du:dateUtc="2026-01-15T20:08:00Z">
        <w:r w:rsidR="009C4AB8">
          <w:rPr>
            <w:rFonts w:eastAsia="Times New Roman" w:cs="Times New Roman"/>
          </w:rPr>
          <w:t>they</w:t>
        </w:r>
      </w:ins>
      <w:ins w:id="921" w:author="Catalina Ipas" w:date="2025-10-08T10:40:00Z">
        <w:r w:rsidRPr="17D3FAEC">
          <w:rPr>
            <w:rFonts w:eastAsia="Times New Roman" w:cs="Times New Roman"/>
          </w:rPr>
          <w:t xml:space="preserve"> shall be immediately dismissed without any liability for the employer or the state institution.</w:t>
        </w:r>
      </w:ins>
    </w:p>
    <w:p w14:paraId="3FE80C05" w14:textId="13955CCD" w:rsidR="20512750" w:rsidRDefault="20512750" w:rsidP="17D3FAEC">
      <w:pPr>
        <w:tabs>
          <w:tab w:val="left" w:pos="960"/>
        </w:tabs>
        <w:spacing w:after="120" w:line="360" w:lineRule="auto"/>
        <w:ind w:right="-20"/>
        <w:jc w:val="both"/>
        <w:rPr>
          <w:ins w:id="922" w:author="Catalina Ipas" w:date="2025-10-08T10:47:00Z" w16du:dateUtc="2025-10-08T10:47:27Z"/>
          <w:rFonts w:eastAsia="Times New Roman" w:cs="Times New Roman"/>
        </w:rPr>
      </w:pPr>
      <w:ins w:id="923" w:author="Catalina Ipas" w:date="2025-10-08T10:45:00Z">
        <w:r w:rsidRPr="17D3FAEC">
          <w:rPr>
            <w:rFonts w:eastAsia="Times New Roman" w:cs="Times New Roman"/>
          </w:rPr>
          <w:t>Additionally,</w:t>
        </w:r>
      </w:ins>
      <w:ins w:id="924" w:author="Catalina Ipas" w:date="2025-10-08T10:46:00Z">
        <w:del w:id="925" w:author="Megan Ash" w:date="2026-01-15T15:08:00Z" w16du:dateUtc="2026-01-15T20:08:00Z">
          <w:r w:rsidRPr="17D3FAEC" w:rsidDel="00D673E6">
            <w:rPr>
              <w:rFonts w:eastAsia="Times New Roman" w:cs="Times New Roman"/>
            </w:rPr>
            <w:delText xml:space="preserve"> </w:delText>
          </w:r>
        </w:del>
      </w:ins>
      <w:ins w:id="926" w:author="Catalina Ipas" w:date="2025-10-08T10:47:00Z">
        <w:del w:id="927" w:author="Megan Ash" w:date="2026-01-15T15:08:00Z" w16du:dateUtc="2026-01-15T20:08:00Z">
          <w:r w:rsidR="267953B7" w:rsidRPr="17D3FAEC" w:rsidDel="00D673E6">
            <w:rPr>
              <w:rFonts w:eastAsia="Times New Roman" w:cs="Times New Roman"/>
            </w:rPr>
            <w:delText>and</w:delText>
          </w:r>
        </w:del>
        <w:r w:rsidR="267953B7" w:rsidRPr="17D3FAEC">
          <w:rPr>
            <w:rFonts w:eastAsia="Times New Roman" w:cs="Times New Roman"/>
          </w:rPr>
          <w:t xml:space="preserve"> </w:t>
        </w:r>
      </w:ins>
      <w:ins w:id="928" w:author="Catalina Ipas" w:date="2025-10-08T10:46:00Z">
        <w:r w:rsidRPr="17D3FAEC">
          <w:rPr>
            <w:rFonts w:eastAsia="Times New Roman" w:cs="Times New Roman"/>
          </w:rPr>
          <w:t>according</w:t>
        </w:r>
        <w:r w:rsidR="690C31D6" w:rsidRPr="17D3FAEC">
          <w:rPr>
            <w:rFonts w:eastAsia="Times New Roman" w:cs="Times New Roman"/>
          </w:rPr>
          <w:t xml:space="preserve"> to Article 147</w:t>
        </w:r>
      </w:ins>
      <w:ins w:id="929" w:author="Catalina Ipas" w:date="2025-10-08T10:47:00Z">
        <w:r w:rsidR="1E3C3750" w:rsidRPr="17D3FAEC">
          <w:rPr>
            <w:rFonts w:eastAsia="Times New Roman" w:cs="Times New Roman"/>
          </w:rPr>
          <w:t>-</w:t>
        </w:r>
      </w:ins>
      <w:ins w:id="930" w:author="Catalina Ipas" w:date="2025-10-08T10:46:00Z">
        <w:r w:rsidR="690C31D6" w:rsidRPr="17D3FAEC">
          <w:rPr>
            <w:rFonts w:eastAsia="Times New Roman" w:cs="Times New Roman"/>
          </w:rPr>
          <w:t>A of the</w:t>
        </w:r>
      </w:ins>
      <w:ins w:id="931" w:author="Catalina Ipas" w:date="2025-10-08T10:45:00Z">
        <w:del w:id="932" w:author="Megan Ash" w:date="2026-01-15T15:09:00Z" w16du:dateUtc="2026-01-15T20:09:00Z">
          <w:r w:rsidRPr="17D3FAEC" w:rsidDel="00D673E6">
            <w:rPr>
              <w:rFonts w:eastAsia="Times New Roman" w:cs="Times New Roman"/>
            </w:rPr>
            <w:delText xml:space="preserve"> </w:delText>
          </w:r>
        </w:del>
      </w:ins>
      <w:ins w:id="933" w:author="Catalina Ipas" w:date="2025-10-08T10:46:00Z">
        <w:del w:id="934" w:author="Megan Ash" w:date="2026-01-15T15:09:00Z" w16du:dateUtc="2026-01-15T20:09:00Z">
          <w:r w:rsidRPr="17D3FAEC" w:rsidDel="00D673E6">
            <w:rPr>
              <w:rFonts w:eastAsia="Times New Roman" w:cs="Times New Roman"/>
            </w:rPr>
            <w:delText>the</w:delText>
          </w:r>
        </w:del>
        <w:r w:rsidRPr="17D3FAEC">
          <w:rPr>
            <w:rFonts w:eastAsia="Times New Roman" w:cs="Times New Roman"/>
          </w:rPr>
          <w:t xml:space="preserve"> Honduran Penal Code</w:t>
        </w:r>
      </w:ins>
      <w:ins w:id="935" w:author="Catalina Ipas" w:date="2025-10-08T10:47:00Z">
        <w:r w:rsidR="2B314FDF" w:rsidRPr="17D3FAEC">
          <w:rPr>
            <w:rFonts w:eastAsia="Times New Roman" w:cs="Times New Roman"/>
          </w:rPr>
          <w:t xml:space="preserve">, </w:t>
        </w:r>
        <w:del w:id="936" w:author="Megan Ash" w:date="2026-01-15T15:09:00Z" w16du:dateUtc="2026-01-15T20:09:00Z">
          <w:r w:rsidR="55F4EB34" w:rsidRPr="17D3FAEC" w:rsidDel="00D673E6">
            <w:rPr>
              <w:rFonts w:eastAsia="Times New Roman" w:cs="Times New Roman"/>
            </w:rPr>
            <w:delText>A</w:delText>
          </w:r>
        </w:del>
      </w:ins>
      <w:ins w:id="937" w:author="Megan Ash" w:date="2026-01-15T15:09:00Z" w16du:dateUtc="2026-01-15T20:09:00Z">
        <w:r w:rsidR="00D673E6">
          <w:rPr>
            <w:rFonts w:eastAsia="Times New Roman" w:cs="Times New Roman"/>
          </w:rPr>
          <w:t>a</w:t>
        </w:r>
      </w:ins>
      <w:ins w:id="938" w:author="Catalina Ipas" w:date="2025-10-08T10:47:00Z">
        <w:r w:rsidR="55F4EB34" w:rsidRPr="17D3FAEC">
          <w:rPr>
            <w:rFonts w:eastAsia="Times New Roman" w:cs="Times New Roman"/>
          </w:rPr>
          <w:t>nyone who, taking advantage of a position of hierarchical</w:t>
        </w:r>
      </w:ins>
      <w:ins w:id="939" w:author="Megan Ash" w:date="2026-01-15T15:15:00Z" w16du:dateUtc="2026-01-15T20:15:00Z">
        <w:r w:rsidR="006B4218">
          <w:rPr>
            <w:rFonts w:eastAsia="Times New Roman" w:cs="Times New Roman"/>
          </w:rPr>
          <w:t xml:space="preserve"> superiority in the workplace</w:t>
        </w:r>
      </w:ins>
      <w:ins w:id="940" w:author="Catalina Ipas" w:date="2025-10-08T10:47:00Z">
        <w:r w:rsidR="55F4EB34" w:rsidRPr="17D3FAEC">
          <w:rPr>
            <w:rFonts w:eastAsia="Times New Roman" w:cs="Times New Roman"/>
          </w:rPr>
          <w:t xml:space="preserve">, </w:t>
        </w:r>
        <w:del w:id="941" w:author="Megan Ash" w:date="2026-01-15T15:15:00Z" w16du:dateUtc="2026-01-15T20:15:00Z">
          <w:r w:rsidR="55F4EB34" w:rsidRPr="17D3FAEC" w:rsidDel="006B4218">
            <w:rPr>
              <w:rFonts w:eastAsia="Times New Roman" w:cs="Times New Roman"/>
            </w:rPr>
            <w:delText xml:space="preserve">labor, </w:delText>
          </w:r>
        </w:del>
        <w:r w:rsidR="55F4EB34" w:rsidRPr="17D3FAEC">
          <w:rPr>
            <w:rFonts w:eastAsia="Times New Roman" w:cs="Times New Roman"/>
          </w:rPr>
          <w:t xml:space="preserve">administrative, academic, or similar </w:t>
        </w:r>
      </w:ins>
      <w:ins w:id="942" w:author="Megan Ash" w:date="2026-01-15T15:15:00Z" w16du:dateUtc="2026-01-15T20:15:00Z">
        <w:r w:rsidR="001A726C">
          <w:rPr>
            <w:rFonts w:eastAsia="Times New Roman" w:cs="Times New Roman"/>
          </w:rPr>
          <w:t>context</w:t>
        </w:r>
      </w:ins>
      <w:ins w:id="943" w:author="Catalina Ipas" w:date="2025-10-08T10:47:00Z">
        <w:del w:id="944" w:author="Megan Ash" w:date="2026-01-15T15:15:00Z" w16du:dateUtc="2026-01-15T20:15:00Z">
          <w:r w:rsidR="55F4EB34" w:rsidRPr="17D3FAEC" w:rsidDel="001A726C">
            <w:rPr>
              <w:rFonts w:eastAsia="Times New Roman" w:cs="Times New Roman"/>
            </w:rPr>
            <w:delText>authority</w:delText>
          </w:r>
        </w:del>
        <w:r w:rsidR="55F4EB34" w:rsidRPr="17D3FAEC">
          <w:rPr>
            <w:rFonts w:eastAsia="Times New Roman" w:cs="Times New Roman"/>
          </w:rPr>
          <w:t xml:space="preserve">, causes the victim job instability, disqualification in the performance of their duties or </w:t>
        </w:r>
      </w:ins>
      <w:ins w:id="945" w:author="Megan Ash" w:date="2026-01-15T15:16:00Z">
        <w:r w:rsidR="00A46DA0" w:rsidRPr="00A46DA0">
          <w:rPr>
            <w:rFonts w:eastAsia="Times New Roman" w:cs="Times New Roman"/>
          </w:rPr>
          <w:t>eligibility</w:t>
        </w:r>
      </w:ins>
      <w:ins w:id="946" w:author="Megan Ash" w:date="2026-01-15T15:16:00Z" w16du:dateUtc="2026-01-15T20:16:00Z">
        <w:r w:rsidR="001A726C">
          <w:rPr>
            <w:rFonts w:eastAsia="Times New Roman" w:cs="Times New Roman"/>
          </w:rPr>
          <w:t xml:space="preserve"> </w:t>
        </w:r>
      </w:ins>
      <w:ins w:id="947" w:author="Catalina Ipas" w:date="2025-10-08T10:47:00Z">
        <w:r w:rsidR="55F4EB34" w:rsidRPr="17D3FAEC">
          <w:rPr>
            <w:rFonts w:eastAsia="Times New Roman" w:cs="Times New Roman"/>
          </w:rPr>
          <w:t>for promotion</w:t>
        </w:r>
        <w:del w:id="948" w:author="Megan Ash" w:date="2026-01-15T15:16:00Z" w16du:dateUtc="2026-01-15T20:16:00Z">
          <w:r w:rsidR="55F4EB34" w:rsidRPr="17D3FAEC" w:rsidDel="00A46DA0">
            <w:rPr>
              <w:rFonts w:eastAsia="Times New Roman" w:cs="Times New Roman"/>
            </w:rPr>
            <w:delText>s</w:delText>
          </w:r>
        </w:del>
        <w:r w:rsidR="55F4EB34" w:rsidRPr="17D3FAEC">
          <w:rPr>
            <w:rFonts w:eastAsia="Times New Roman" w:cs="Times New Roman"/>
          </w:rPr>
          <w:t xml:space="preserve">, or prevents </w:t>
        </w:r>
        <w:del w:id="949" w:author="Megan Ash" w:date="2026-01-15T15:16:00Z" w16du:dateUtc="2026-01-15T20:16:00Z">
          <w:r w:rsidR="55F4EB34" w:rsidRPr="17D3FAEC" w:rsidDel="00A46DA0">
            <w:rPr>
              <w:rFonts w:eastAsia="Times New Roman" w:cs="Times New Roman"/>
            </w:rPr>
            <w:delText>them from accessing a job position,</w:delText>
          </w:r>
        </w:del>
      </w:ins>
      <w:ins w:id="950" w:author="Megan Ash" w:date="2026-01-15T15:16:00Z" w16du:dateUtc="2026-01-15T20:16:00Z">
        <w:r w:rsidR="00A46DA0">
          <w:rPr>
            <w:rFonts w:eastAsia="Times New Roman" w:cs="Times New Roman"/>
          </w:rPr>
          <w:t>access to employment,</w:t>
        </w:r>
      </w:ins>
      <w:ins w:id="951" w:author="Catalina Ipas" w:date="2025-10-08T10:47:00Z">
        <w:r w:rsidR="55F4EB34" w:rsidRPr="17D3FAEC">
          <w:rPr>
            <w:rFonts w:eastAsia="Times New Roman" w:cs="Times New Roman"/>
          </w:rPr>
          <w:t xml:space="preserve"> as retaliation for </w:t>
        </w:r>
      </w:ins>
      <w:ins w:id="952" w:author="Megan Ash" w:date="2026-01-15T15:17:00Z" w16du:dateUtc="2026-01-15T20:17:00Z">
        <w:r w:rsidR="00B465B2">
          <w:rPr>
            <w:rFonts w:eastAsia="Times New Roman" w:cs="Times New Roman"/>
          </w:rPr>
          <w:t xml:space="preserve">the </w:t>
        </w:r>
      </w:ins>
      <w:ins w:id="953" w:author="Catalina Ipas" w:date="2025-10-08T10:47:00Z">
        <w:r w:rsidR="55F4EB34" w:rsidRPr="17D3FAEC">
          <w:rPr>
            <w:rFonts w:eastAsia="Times New Roman" w:cs="Times New Roman"/>
          </w:rPr>
          <w:t>reject</w:t>
        </w:r>
      </w:ins>
      <w:ins w:id="954" w:author="Megan Ash" w:date="2026-01-15T15:17:00Z" w16du:dateUtc="2026-01-15T20:17:00Z">
        <w:r w:rsidR="00B465B2">
          <w:rPr>
            <w:rFonts w:eastAsia="Times New Roman" w:cs="Times New Roman"/>
          </w:rPr>
          <w:t>ion of</w:t>
        </w:r>
      </w:ins>
      <w:ins w:id="955" w:author="Catalina Ipas" w:date="2025-10-08T10:47:00Z">
        <w:del w:id="956" w:author="Megan Ash" w:date="2026-01-15T15:17:00Z" w16du:dateUtc="2026-01-15T20:17:00Z">
          <w:r w:rsidR="55F4EB34" w:rsidRPr="17D3FAEC" w:rsidDel="00B465B2">
            <w:rPr>
              <w:rFonts w:eastAsia="Times New Roman" w:cs="Times New Roman"/>
            </w:rPr>
            <w:delText>ing</w:delText>
          </w:r>
        </w:del>
        <w:r w:rsidR="55F4EB34" w:rsidRPr="17D3FAEC">
          <w:rPr>
            <w:rFonts w:eastAsia="Times New Roman" w:cs="Times New Roman"/>
          </w:rPr>
          <w:t xml:space="preserve"> indecent acts carried out through insinuations or requests for sexual favors for themselves or a third party, shall be guilty of the crime of </w:t>
        </w:r>
        <w:r w:rsidR="55F4EB34" w:rsidRPr="17D3FAEC">
          <w:rPr>
            <w:rFonts w:eastAsia="Times New Roman" w:cs="Times New Roman"/>
            <w:b/>
            <w:bCs/>
          </w:rPr>
          <w:t>sexual harassment</w:t>
        </w:r>
        <w:r w:rsidR="55F4EB34" w:rsidRPr="17D3FAEC">
          <w:rPr>
            <w:rFonts w:eastAsia="Times New Roman" w:cs="Times New Roman"/>
          </w:rPr>
          <w:t xml:space="preserve"> and shall be punished with </w:t>
        </w:r>
      </w:ins>
      <w:ins w:id="957" w:author="Megan Ash" w:date="2026-01-15T15:18:00Z" w16du:dateUtc="2026-01-15T20:18:00Z">
        <w:r w:rsidR="008259BC">
          <w:rPr>
            <w:rFonts w:eastAsia="Times New Roman" w:cs="Times New Roman"/>
          </w:rPr>
          <w:t xml:space="preserve">a term of </w:t>
        </w:r>
      </w:ins>
      <w:ins w:id="958" w:author="Catalina Ipas" w:date="2025-10-08T10:47:00Z">
        <w:r w:rsidR="55F4EB34" w:rsidRPr="17D3FAEC">
          <w:rPr>
            <w:rFonts w:eastAsia="Times New Roman" w:cs="Times New Roman"/>
          </w:rPr>
          <w:t xml:space="preserve">imprisonment of </w:t>
        </w:r>
        <w:r w:rsidR="55F4EB34" w:rsidRPr="17D3FAEC">
          <w:rPr>
            <w:rFonts w:eastAsia="Times New Roman" w:cs="Times New Roman"/>
            <w:b/>
            <w:bCs/>
          </w:rPr>
          <w:t>one (1) to three (3) years</w:t>
        </w:r>
        <w:r w:rsidR="55F4EB34" w:rsidRPr="17D3FAEC">
          <w:rPr>
            <w:rFonts w:eastAsia="Times New Roman" w:cs="Times New Roman"/>
          </w:rPr>
          <w:t xml:space="preserve">, or </w:t>
        </w:r>
      </w:ins>
      <w:ins w:id="959" w:author="Megan Ash" w:date="2026-01-15T15:19:00Z" w16du:dateUtc="2026-01-15T20:19:00Z">
        <w:r w:rsidR="009B1411">
          <w:rPr>
            <w:rFonts w:eastAsia="Times New Roman" w:cs="Times New Roman"/>
          </w:rPr>
          <w:t xml:space="preserve">where applicable, </w:t>
        </w:r>
      </w:ins>
      <w:ins w:id="960" w:author="Catalina Ipas" w:date="2025-10-08T10:47:00Z">
        <w:r w:rsidR="55F4EB34" w:rsidRPr="17D3FAEC">
          <w:rPr>
            <w:rFonts w:eastAsia="Times New Roman" w:cs="Times New Roman"/>
          </w:rPr>
          <w:t xml:space="preserve">with </w:t>
        </w:r>
        <w:r w:rsidR="55F4EB34" w:rsidRPr="17D3FAEC">
          <w:rPr>
            <w:rFonts w:eastAsia="Times New Roman" w:cs="Times New Roman"/>
            <w:b/>
            <w:bCs/>
          </w:rPr>
          <w:t>special disqualification</w:t>
        </w:r>
        <w:r w:rsidR="55F4EB34" w:rsidRPr="17D3FAEC">
          <w:rPr>
            <w:rFonts w:eastAsia="Times New Roman" w:cs="Times New Roman"/>
          </w:rPr>
          <w:t xml:space="preserve"> for the same period, </w:t>
        </w:r>
        <w:del w:id="961" w:author="Megan Ash" w:date="2026-01-15T15:19:00Z" w16du:dateUtc="2026-01-15T20:19:00Z">
          <w:r w:rsidR="55F4EB34" w:rsidRPr="17D3FAEC" w:rsidDel="009B1411">
            <w:rPr>
              <w:rFonts w:eastAsia="Times New Roman" w:cs="Times New Roman"/>
            </w:rPr>
            <w:delText xml:space="preserve">when applicable, </w:delText>
          </w:r>
        </w:del>
        <w:r w:rsidR="55F4EB34" w:rsidRPr="17D3FAEC">
          <w:rPr>
            <w:rFonts w:eastAsia="Times New Roman" w:cs="Times New Roman"/>
          </w:rPr>
          <w:t>provided that the insinuations or requests for sexual favors were rejected by the victim or were timely reported to the appropriate labor authority or the professional association to which the victim belongs.</w:t>
        </w:r>
      </w:ins>
    </w:p>
    <w:p w14:paraId="413ED48F" w14:textId="607BEB6E" w:rsidR="17D3FAEC" w:rsidRDefault="17D3FAEC" w:rsidP="17D3FAEC">
      <w:pPr>
        <w:tabs>
          <w:tab w:val="left" w:pos="960"/>
        </w:tabs>
        <w:spacing w:after="120" w:line="360" w:lineRule="auto"/>
        <w:ind w:right="-20"/>
        <w:jc w:val="both"/>
        <w:rPr>
          <w:rFonts w:eastAsia="Times New Roman" w:cs="Times New Roman"/>
        </w:rPr>
      </w:pPr>
    </w:p>
    <w:p w14:paraId="1CBC1B01" w14:textId="55397289" w:rsidR="00CC15D2" w:rsidRPr="00C17238" w:rsidRDefault="0D466AE1" w:rsidP="00D01BA1">
      <w:pPr>
        <w:pStyle w:val="Heading2"/>
        <w:numPr>
          <w:ilvl w:val="1"/>
          <w:numId w:val="170"/>
        </w:numPr>
      </w:pPr>
      <w:bookmarkStart w:id="962" w:name="_Toc222754586"/>
      <w:r>
        <w:t>Anti-</w:t>
      </w:r>
      <w:r w:rsidR="4C64E9E8">
        <w:t>Harassment</w:t>
      </w:r>
      <w:bookmarkEnd w:id="962"/>
    </w:p>
    <w:p w14:paraId="29209B9B" w14:textId="5372850E" w:rsidR="00C70E25" w:rsidRDefault="00C70E25" w:rsidP="00C70E25">
      <w:pPr>
        <w:spacing w:line="360" w:lineRule="auto"/>
        <w:jc w:val="both"/>
        <w:rPr>
          <w:rFonts w:cs="Times New Roman"/>
        </w:rPr>
      </w:pPr>
      <w:r w:rsidRPr="000A6F7D">
        <w:rPr>
          <w:rFonts w:cs="Times New Roman"/>
        </w:rPr>
        <w:t>Partners intends to provide a work environment that is pleasant, healthful, comfortable, and free from intimidation, hostility, or other offenses which might interfere with work performance. Harassment of any sort – verbal, physical, or environmental – is prohibited by this policy and will not be tolerated. Moreover, Partners will not tolerate harassment by supervisors, employees, volunteers, or other non-employees who conduct business with Partners.</w:t>
      </w:r>
    </w:p>
    <w:p w14:paraId="6B673FE0" w14:textId="77777777" w:rsidR="00671C74" w:rsidRPr="000A6F7D" w:rsidRDefault="00671C74" w:rsidP="00D01BA1">
      <w:pPr>
        <w:spacing w:line="360" w:lineRule="auto"/>
        <w:jc w:val="both"/>
        <w:rPr>
          <w:rFonts w:cs="Times New Roman"/>
        </w:rPr>
      </w:pPr>
    </w:p>
    <w:p w14:paraId="62FE4E64" w14:textId="45AF33D8" w:rsidR="00C70E25" w:rsidRPr="000A6F7D" w:rsidRDefault="00C70E25" w:rsidP="00D01BA1">
      <w:pPr>
        <w:spacing w:line="360" w:lineRule="auto"/>
        <w:jc w:val="both"/>
        <w:rPr>
          <w:rFonts w:cs="Times New Roman"/>
        </w:rPr>
      </w:pPr>
      <w:r w:rsidRPr="000A6F7D">
        <w:rPr>
          <w:rFonts w:cs="Times New Roman"/>
        </w:rPr>
        <w:t xml:space="preserve">Harassment on the basis of any other protected characteristic is also strictly prohibited. Under this policy, harassment is </w:t>
      </w:r>
      <w:ins w:id="963" w:author="Megan Ash" w:date="2026-01-15T15:21:00Z" w16du:dateUtc="2026-01-15T20:21:00Z">
        <w:r w:rsidR="005D5B82">
          <w:rPr>
            <w:rFonts w:cs="Times New Roman"/>
          </w:rPr>
          <w:t xml:space="preserve">defined as </w:t>
        </w:r>
      </w:ins>
      <w:r w:rsidRPr="000A6F7D">
        <w:rPr>
          <w:rFonts w:cs="Times New Roman"/>
        </w:rPr>
        <w:t>verbal, written</w:t>
      </w:r>
      <w:ins w:id="964" w:author="Megan Ash" w:date="2026-01-15T15:21:00Z" w16du:dateUtc="2026-01-15T20:21:00Z">
        <w:r w:rsidR="005D5B82">
          <w:rPr>
            <w:rFonts w:cs="Times New Roman"/>
          </w:rPr>
          <w:t>,</w:t>
        </w:r>
      </w:ins>
      <w:del w:id="965" w:author="Megan Ash" w:date="2026-01-15T15:21:00Z" w16du:dateUtc="2026-01-15T20:21:00Z">
        <w:r w:rsidRPr="000A6F7D" w:rsidDel="005D5B82">
          <w:rPr>
            <w:rFonts w:cs="Times New Roman"/>
          </w:rPr>
          <w:delText>.</w:delText>
        </w:r>
      </w:del>
      <w:r w:rsidRPr="000A6F7D">
        <w:rPr>
          <w:rFonts w:cs="Times New Roman"/>
        </w:rPr>
        <w:t xml:space="preserve"> or physical conduct that denigrates or shows hostility or aversion toward an individual because of any of the protected classes listed above in </w:t>
      </w:r>
      <w:hyperlink w:anchor="_Equal_employment_opportunity/Affirm" w:history="1">
        <w:r w:rsidRPr="000A6F7D">
          <w:rPr>
            <w:rStyle w:val="Hyperlink"/>
            <w:rFonts w:cs="Times New Roman"/>
          </w:rPr>
          <w:t>C. Equal employment opportunity</w:t>
        </w:r>
      </w:hyperlink>
      <w:r w:rsidRPr="000A6F7D">
        <w:rPr>
          <w:rFonts w:cs="Times New Roman"/>
        </w:rPr>
        <w:t xml:space="preserve">, or that of his or her relatives, friends, or associates, and that: </w:t>
      </w:r>
    </w:p>
    <w:p w14:paraId="51123E4D" w14:textId="77777777" w:rsidR="00C70E25" w:rsidRPr="000A6F7D" w:rsidRDefault="00C70E25" w:rsidP="00D01BA1">
      <w:pPr>
        <w:pStyle w:val="ListParagraph"/>
        <w:numPr>
          <w:ilvl w:val="0"/>
          <w:numId w:val="131"/>
        </w:numPr>
        <w:spacing w:after="200" w:line="360" w:lineRule="auto"/>
        <w:jc w:val="both"/>
        <w:rPr>
          <w:rFonts w:cs="Times New Roman"/>
        </w:rPr>
      </w:pPr>
      <w:r w:rsidRPr="000A6F7D">
        <w:rPr>
          <w:rFonts w:cs="Times New Roman"/>
        </w:rPr>
        <w:t>has the purpose or effect of creating an intimidating, hostile, or offensive work environment,</w:t>
      </w:r>
    </w:p>
    <w:p w14:paraId="43ECDFFF" w14:textId="77777777" w:rsidR="00C70E25" w:rsidRPr="000A6F7D" w:rsidRDefault="00C70E25" w:rsidP="00D01BA1">
      <w:pPr>
        <w:pStyle w:val="ListParagraph"/>
        <w:numPr>
          <w:ilvl w:val="0"/>
          <w:numId w:val="131"/>
        </w:numPr>
        <w:spacing w:after="200" w:line="360" w:lineRule="auto"/>
        <w:jc w:val="both"/>
        <w:rPr>
          <w:rFonts w:cs="Times New Roman"/>
        </w:rPr>
      </w:pPr>
      <w:r w:rsidRPr="000A6F7D">
        <w:rPr>
          <w:rFonts w:cs="Times New Roman"/>
        </w:rPr>
        <w:t xml:space="preserve">has the purpose or effect of unreasonably interfering with an individual’s work performance, or </w:t>
      </w:r>
    </w:p>
    <w:p w14:paraId="715A132C" w14:textId="762A6B35" w:rsidR="00C70E25" w:rsidRPr="000A6F7D" w:rsidRDefault="00C70E25" w:rsidP="00D01BA1">
      <w:pPr>
        <w:pStyle w:val="ListParagraph"/>
        <w:numPr>
          <w:ilvl w:val="0"/>
          <w:numId w:val="131"/>
        </w:numPr>
        <w:spacing w:after="200" w:line="360" w:lineRule="auto"/>
        <w:jc w:val="both"/>
        <w:rPr>
          <w:rFonts w:cs="Times New Roman"/>
        </w:rPr>
      </w:pPr>
      <w:r w:rsidRPr="000A6F7D">
        <w:rPr>
          <w:rFonts w:cs="Times New Roman"/>
        </w:rPr>
        <w:t>otherwise adversely affects an individual’s employment opportunities.</w:t>
      </w:r>
    </w:p>
    <w:p w14:paraId="2FCA3E55" w14:textId="77777777" w:rsidR="00C70E25" w:rsidRPr="000A6F7D" w:rsidRDefault="00C70E25" w:rsidP="00D01BA1">
      <w:pPr>
        <w:spacing w:line="360" w:lineRule="auto"/>
        <w:jc w:val="both"/>
        <w:rPr>
          <w:rFonts w:cs="Times New Roman"/>
        </w:rPr>
      </w:pPr>
      <w:r w:rsidRPr="000A6F7D">
        <w:rPr>
          <w:rFonts w:cs="Times New Roman"/>
        </w:rPr>
        <w:t xml:space="preserve">Harassing conduct includes epithets, slurs, or negative stereotyping; threatening, intimidating, or hostile acts; denigrating jokes; and written or graphic material that denigrates or shows hostility or aversion toward an individual or group that is placed on walls or elsewhere on the employer’s premises or circulated in the workplace, on company time or using company equipment by e-mail, phone (including voice messages), text messages, social networking sites, or other means. This may include but is not limited to: </w:t>
      </w:r>
    </w:p>
    <w:p w14:paraId="06DB4241" w14:textId="77777777" w:rsidR="00C70E25" w:rsidRPr="000A6F7D" w:rsidRDefault="00C70E25" w:rsidP="00D01BA1">
      <w:pPr>
        <w:pStyle w:val="ListParagraph"/>
        <w:numPr>
          <w:ilvl w:val="0"/>
          <w:numId w:val="132"/>
        </w:numPr>
        <w:spacing w:after="200" w:line="360" w:lineRule="auto"/>
        <w:jc w:val="both"/>
        <w:rPr>
          <w:rFonts w:cs="Times New Roman"/>
        </w:rPr>
      </w:pPr>
      <w:r w:rsidRPr="000A6F7D">
        <w:rPr>
          <w:rFonts w:cs="Times New Roman"/>
        </w:rPr>
        <w:t>Unwelcome sexual flirtations, touching, advances, or propositions</w:t>
      </w:r>
    </w:p>
    <w:p w14:paraId="24896BEA" w14:textId="77777777" w:rsidR="00C70E25" w:rsidRPr="000A6F7D" w:rsidRDefault="00C70E25" w:rsidP="00D01BA1">
      <w:pPr>
        <w:pStyle w:val="ListParagraph"/>
        <w:numPr>
          <w:ilvl w:val="0"/>
          <w:numId w:val="132"/>
        </w:numPr>
        <w:spacing w:after="200" w:line="360" w:lineRule="auto"/>
        <w:jc w:val="both"/>
        <w:rPr>
          <w:rFonts w:cs="Times New Roman"/>
        </w:rPr>
      </w:pPr>
      <w:r w:rsidRPr="000A6F7D">
        <w:rPr>
          <w:rFonts w:cs="Times New Roman"/>
        </w:rPr>
        <w:t>Verbal abuse of a sexual nature</w:t>
      </w:r>
    </w:p>
    <w:p w14:paraId="46FDC19B" w14:textId="77777777" w:rsidR="00C70E25" w:rsidRPr="000A6F7D" w:rsidRDefault="00C70E25" w:rsidP="00D01BA1">
      <w:pPr>
        <w:pStyle w:val="ListParagraph"/>
        <w:numPr>
          <w:ilvl w:val="0"/>
          <w:numId w:val="132"/>
        </w:numPr>
        <w:spacing w:after="200" w:line="360" w:lineRule="auto"/>
        <w:jc w:val="both"/>
        <w:rPr>
          <w:rFonts w:cs="Times New Roman"/>
        </w:rPr>
      </w:pPr>
      <w:r w:rsidRPr="000A6F7D">
        <w:rPr>
          <w:rFonts w:cs="Times New Roman"/>
        </w:rPr>
        <w:t>Graphic or sexually suggestive comments</w:t>
      </w:r>
    </w:p>
    <w:p w14:paraId="0FF929BC" w14:textId="77777777" w:rsidR="00C70E25" w:rsidRPr="000A6F7D" w:rsidRDefault="00C70E25" w:rsidP="00D01BA1">
      <w:pPr>
        <w:pStyle w:val="ListParagraph"/>
        <w:numPr>
          <w:ilvl w:val="0"/>
          <w:numId w:val="132"/>
        </w:numPr>
        <w:spacing w:after="200" w:line="360" w:lineRule="auto"/>
        <w:jc w:val="both"/>
        <w:rPr>
          <w:rFonts w:cs="Times New Roman"/>
        </w:rPr>
      </w:pPr>
      <w:r w:rsidRPr="000A6F7D">
        <w:rPr>
          <w:rFonts w:cs="Times New Roman"/>
        </w:rPr>
        <w:t>Sexually degrading words to describe an individual</w:t>
      </w:r>
    </w:p>
    <w:p w14:paraId="64C2BD47" w14:textId="77777777" w:rsidR="00C70E25" w:rsidRPr="000A6F7D" w:rsidRDefault="00C70E25" w:rsidP="00D01BA1">
      <w:pPr>
        <w:pStyle w:val="ListParagraph"/>
        <w:numPr>
          <w:ilvl w:val="0"/>
          <w:numId w:val="132"/>
        </w:numPr>
        <w:spacing w:after="200" w:line="360" w:lineRule="auto"/>
        <w:jc w:val="both"/>
        <w:rPr>
          <w:rFonts w:cs="Times New Roman"/>
        </w:rPr>
      </w:pPr>
      <w:r w:rsidRPr="000A6F7D">
        <w:rPr>
          <w:rFonts w:cs="Times New Roman"/>
        </w:rPr>
        <w:t>The display, storage, or transmission of sexually suggestive objects or pictures</w:t>
      </w:r>
    </w:p>
    <w:p w14:paraId="1DE43E89" w14:textId="6FADCC3D" w:rsidR="00C70E25" w:rsidRDefault="00C70E25" w:rsidP="00C70E25">
      <w:pPr>
        <w:spacing w:line="360" w:lineRule="auto"/>
        <w:jc w:val="both"/>
        <w:rPr>
          <w:rFonts w:cs="Times New Roman"/>
        </w:rPr>
      </w:pPr>
      <w:r w:rsidRPr="000A6F7D">
        <w:rPr>
          <w:rFonts w:cs="Times New Roman"/>
        </w:rPr>
        <w:t xml:space="preserve">Partners will not tolerate verbal or physical conduct which harasses, disrupts, or interferes with another’s work performance or which creates an intimidating, offensive, or hostile work environment. To avoid circumstances where harassment becomes severe or pervasive, employees should report all incidents of harassment immediately. </w:t>
      </w:r>
      <w:ins w:id="966" w:author="Megan Ash" w:date="2026-01-15T15:24:00Z" w16du:dateUtc="2026-01-15T20:24:00Z">
        <w:r w:rsidR="009C22CA">
          <w:rPr>
            <w:rFonts w:cs="Times New Roman"/>
          </w:rPr>
          <w:t xml:space="preserve">For more information, please </w:t>
        </w:r>
      </w:ins>
      <w:del w:id="967" w:author="Megan Ash" w:date="2026-01-15T15:24:00Z" w16du:dateUtc="2026-01-15T20:24:00Z">
        <w:r w:rsidRPr="000A6F7D" w:rsidDel="009C22CA">
          <w:rPr>
            <w:rFonts w:cs="Times New Roman"/>
          </w:rPr>
          <w:delText xml:space="preserve">Reference </w:delText>
        </w:r>
      </w:del>
      <w:ins w:id="968" w:author="Megan Ash" w:date="2026-01-15T15:24:00Z" w16du:dateUtc="2026-01-15T20:24:00Z">
        <w:r w:rsidR="009C22CA">
          <w:rPr>
            <w:rFonts w:cs="Times New Roman"/>
          </w:rPr>
          <w:t>r</w:t>
        </w:r>
        <w:r w:rsidR="009C22CA" w:rsidRPr="000A6F7D">
          <w:rPr>
            <w:rFonts w:cs="Times New Roman"/>
          </w:rPr>
          <w:t xml:space="preserve">eference </w:t>
        </w:r>
      </w:ins>
      <w:commentRangeStart w:id="969"/>
      <w:r>
        <w:fldChar w:fldCharType="begin"/>
      </w:r>
      <w:r>
        <w:instrText>HYPERLINK \l "_Complaint_Procedure"</w:instrText>
      </w:r>
      <w:r>
        <w:fldChar w:fldCharType="separate"/>
      </w:r>
      <w:r w:rsidRPr="000A6F7D">
        <w:rPr>
          <w:rStyle w:val="Hyperlink"/>
          <w:rFonts w:cs="Times New Roman"/>
        </w:rPr>
        <w:t>H. Compliant Procedure</w:t>
      </w:r>
      <w:r>
        <w:fldChar w:fldCharType="end"/>
      </w:r>
      <w:r w:rsidRPr="000A6F7D">
        <w:rPr>
          <w:rFonts w:cs="Times New Roman"/>
        </w:rPr>
        <w:t>.</w:t>
      </w:r>
      <w:commentRangeEnd w:id="969"/>
      <w:r w:rsidR="009C22CA">
        <w:rPr>
          <w:rStyle w:val="CommentReference"/>
          <w:rFonts w:cs="Times New Roman"/>
          <w:sz w:val="24"/>
          <w:szCs w:val="24"/>
        </w:rPr>
        <w:commentReference w:id="969"/>
      </w:r>
    </w:p>
    <w:p w14:paraId="5A13B2E6" w14:textId="77777777" w:rsidR="00D72FD6" w:rsidRPr="000A6F7D" w:rsidRDefault="00D72FD6" w:rsidP="00D01BA1">
      <w:pPr>
        <w:spacing w:line="360" w:lineRule="auto"/>
        <w:jc w:val="both"/>
        <w:rPr>
          <w:rFonts w:cs="Times New Roman"/>
        </w:rPr>
      </w:pPr>
    </w:p>
    <w:p w14:paraId="2788F7CD" w14:textId="284B6328" w:rsidR="00CC15D2" w:rsidRPr="00C17238" w:rsidRDefault="00C70E25" w:rsidP="00527FAB">
      <w:pPr>
        <w:tabs>
          <w:tab w:val="left" w:pos="960"/>
        </w:tabs>
        <w:spacing w:after="120" w:line="360" w:lineRule="auto"/>
        <w:ind w:right="-20"/>
        <w:jc w:val="both"/>
        <w:rPr>
          <w:rFonts w:cs="Times New Roman"/>
        </w:rPr>
      </w:pPr>
      <w:r w:rsidRPr="000A6F7D">
        <w:rPr>
          <w:rFonts w:cs="Times New Roman"/>
        </w:rPr>
        <w:t>Each staff member is responsible for ensuring that the workplace is free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r w:rsidR="003645F9">
        <w:rPr>
          <w:rFonts w:cs="Times New Roman"/>
        </w:rPr>
        <w:t>.</w:t>
      </w:r>
    </w:p>
    <w:p w14:paraId="25472F76" w14:textId="43398B47" w:rsidR="00527FAB" w:rsidRPr="00C17238" w:rsidRDefault="00527FAB" w:rsidP="00D01BA1">
      <w:pPr>
        <w:pStyle w:val="Heading2"/>
        <w:numPr>
          <w:ilvl w:val="1"/>
          <w:numId w:val="170"/>
        </w:numPr>
      </w:pPr>
      <w:bookmarkStart w:id="970" w:name="_Toc29250478"/>
      <w:bookmarkStart w:id="971" w:name="_Toc222754587"/>
      <w:r w:rsidRPr="00C17238">
        <w:t>Workplace Bullying</w:t>
      </w:r>
      <w:bookmarkEnd w:id="970"/>
      <w:bookmarkEnd w:id="971"/>
    </w:p>
    <w:p w14:paraId="08799E49" w14:textId="796BAE05" w:rsidR="00BC07D9" w:rsidRDefault="006F3D71" w:rsidP="00527FAB">
      <w:pPr>
        <w:tabs>
          <w:tab w:val="left" w:pos="960"/>
        </w:tabs>
        <w:spacing w:after="120" w:line="360" w:lineRule="auto"/>
        <w:ind w:right="-20"/>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defines bullying as “repeated inappropriate behavior, either direct or indirect, whether verbal, physical or otherwise, conducted by one or more persons against another or others, at the place of work and/or in the course of employment.” Such behavior violates the company Code of Ethics, which clearly states that all employees will be treated with dignity and respect.</w:t>
      </w:r>
      <w:r w:rsidR="00527FAB" w:rsidRPr="00C17238">
        <w:rPr>
          <w:rFonts w:cs="Times New Roman"/>
        </w:rPr>
        <w:t xml:space="preserve"> </w:t>
      </w:r>
    </w:p>
    <w:p w14:paraId="36F498A3" w14:textId="41345798"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Bullying may be intentional or unintentional. However, it must be noted that where an allegation of bullying is made, the intention of the alleged bully is irrelevant and will not be given consideration when </w:t>
      </w:r>
      <w:del w:id="972" w:author="Megan Ash" w:date="2026-01-15T15:26:00Z" w16du:dateUtc="2026-01-15T20:26:00Z">
        <w:r w:rsidRPr="00C17238" w:rsidDel="00B46488">
          <w:rPr>
            <w:rFonts w:cs="Times New Roman"/>
          </w:rPr>
          <w:delText>meting out</w:delText>
        </w:r>
      </w:del>
      <w:ins w:id="973" w:author="Megan Ash" w:date="2026-01-15T15:26:00Z" w16du:dateUtc="2026-01-15T20:26:00Z">
        <w:r w:rsidR="00B46488">
          <w:rPr>
            <w:rFonts w:cs="Times New Roman"/>
          </w:rPr>
          <w:t>determining</w:t>
        </w:r>
      </w:ins>
      <w:r w:rsidRPr="00C17238">
        <w:rPr>
          <w:rFonts w:cs="Times New Roman"/>
        </w:rPr>
        <w:t xml:space="preserve"> disciplin</w:t>
      </w:r>
      <w:ins w:id="974" w:author="Megan Ash" w:date="2026-01-15T15:26:00Z" w16du:dateUtc="2026-01-15T20:26:00Z">
        <w:r w:rsidR="00B46488">
          <w:rPr>
            <w:rFonts w:cs="Times New Roman"/>
          </w:rPr>
          <w:t>ary action</w:t>
        </w:r>
      </w:ins>
      <w:del w:id="975" w:author="Megan Ash" w:date="2026-01-15T15:26:00Z" w16du:dateUtc="2026-01-15T20:26:00Z">
        <w:r w:rsidRPr="00C17238" w:rsidDel="00B46488">
          <w:rPr>
            <w:rFonts w:cs="Times New Roman"/>
          </w:rPr>
          <w:delText>e</w:delText>
        </w:r>
      </w:del>
      <w:r w:rsidRPr="00C17238">
        <w:rPr>
          <w:rFonts w:cs="Times New Roman"/>
        </w:rPr>
        <w:t xml:space="preserve">. As in sexual harassment, it is the effect of the behavior upon the individual that is important. Partners </w:t>
      </w:r>
      <w:r w:rsidR="00B8238B">
        <w:rPr>
          <w:rFonts w:cs="Times New Roman"/>
        </w:rPr>
        <w:t>Honduras</w:t>
      </w:r>
      <w:r w:rsidRPr="00C17238">
        <w:rPr>
          <w:rFonts w:cs="Times New Roman"/>
        </w:rPr>
        <w:t xml:space="preserve"> considers the following types of behavior examples of bullying: </w:t>
      </w:r>
    </w:p>
    <w:p w14:paraId="609065BA" w14:textId="059102F2" w:rsidR="00527FAB" w:rsidRPr="00C17238" w:rsidRDefault="00527FAB" w:rsidP="00F05B60">
      <w:pPr>
        <w:pStyle w:val="ListParagraph"/>
        <w:numPr>
          <w:ilvl w:val="0"/>
          <w:numId w:val="81"/>
        </w:numPr>
        <w:tabs>
          <w:tab w:val="left" w:pos="960"/>
        </w:tabs>
        <w:spacing w:after="120" w:line="360" w:lineRule="auto"/>
        <w:ind w:right="-20"/>
        <w:jc w:val="both"/>
        <w:rPr>
          <w:rFonts w:cs="Times New Roman"/>
        </w:rPr>
      </w:pPr>
      <w:r w:rsidRPr="00DD169E">
        <w:rPr>
          <w:rFonts w:cs="Times New Roman"/>
          <w:i/>
          <w:iCs/>
        </w:rPr>
        <w:t>Verbal bullying</w:t>
      </w:r>
      <w:r w:rsidRPr="00C17238">
        <w:rPr>
          <w:rFonts w:cs="Times New Roman"/>
        </w:rPr>
        <w:t xml:space="preserve">: Slandering, </w:t>
      </w:r>
      <w:r w:rsidR="002C154B" w:rsidRPr="00C17238">
        <w:rPr>
          <w:rFonts w:cs="Times New Roman"/>
        </w:rPr>
        <w:t>ridiculing,</w:t>
      </w:r>
      <w:r w:rsidRPr="00C17238">
        <w:rPr>
          <w:rFonts w:cs="Times New Roman"/>
        </w:rPr>
        <w:t xml:space="preserve"> or maligning a person or his/her family; persistent name calling that is hurtful, insulting or humiliating; using a person as the butt of jokes; abusive and offensive remarks. </w:t>
      </w:r>
    </w:p>
    <w:p w14:paraId="1E9B7979" w14:textId="009924E9" w:rsidR="00527FAB" w:rsidRPr="00C17238" w:rsidRDefault="00527FAB" w:rsidP="00F05B60">
      <w:pPr>
        <w:pStyle w:val="ListParagraph"/>
        <w:numPr>
          <w:ilvl w:val="0"/>
          <w:numId w:val="81"/>
        </w:numPr>
        <w:tabs>
          <w:tab w:val="left" w:pos="960"/>
        </w:tabs>
        <w:spacing w:after="120" w:line="360" w:lineRule="auto"/>
        <w:ind w:right="-20"/>
        <w:jc w:val="both"/>
        <w:rPr>
          <w:rFonts w:cs="Times New Roman"/>
        </w:rPr>
      </w:pPr>
      <w:r w:rsidRPr="00DD169E">
        <w:rPr>
          <w:rFonts w:cs="Times New Roman"/>
          <w:i/>
          <w:iCs/>
        </w:rPr>
        <w:t>Physical bullying</w:t>
      </w:r>
      <w:r w:rsidRPr="00C17238">
        <w:rPr>
          <w:rFonts w:cs="Times New Roman"/>
        </w:rPr>
        <w:t xml:space="preserve">: Pushing, shoving, kicking, poking, tripping, </w:t>
      </w:r>
      <w:r w:rsidR="002C154B" w:rsidRPr="00C17238">
        <w:rPr>
          <w:rFonts w:cs="Times New Roman"/>
        </w:rPr>
        <w:t>assault,</w:t>
      </w:r>
      <w:r w:rsidRPr="00C17238">
        <w:rPr>
          <w:rFonts w:cs="Times New Roman"/>
        </w:rPr>
        <w:t xml:space="preserve"> or threat of physical assault; damage to a person’s work area or property. </w:t>
      </w:r>
    </w:p>
    <w:p w14:paraId="4D8FD5D2" w14:textId="77777777" w:rsidR="00527FAB" w:rsidRPr="00C17238" w:rsidRDefault="00527FAB" w:rsidP="00F05B60">
      <w:pPr>
        <w:pStyle w:val="ListParagraph"/>
        <w:numPr>
          <w:ilvl w:val="0"/>
          <w:numId w:val="81"/>
        </w:numPr>
        <w:tabs>
          <w:tab w:val="left" w:pos="960"/>
        </w:tabs>
        <w:spacing w:after="120" w:line="360" w:lineRule="auto"/>
        <w:ind w:right="-20"/>
        <w:jc w:val="both"/>
        <w:rPr>
          <w:rFonts w:cs="Times New Roman"/>
        </w:rPr>
      </w:pPr>
      <w:r w:rsidRPr="00DD169E">
        <w:rPr>
          <w:rFonts w:cs="Times New Roman"/>
          <w:i/>
          <w:iCs/>
        </w:rPr>
        <w:t>Gesture bullying</w:t>
      </w:r>
      <w:r w:rsidRPr="00C17238">
        <w:rPr>
          <w:rFonts w:cs="Times New Roman"/>
        </w:rPr>
        <w:t xml:space="preserve">: Nonverbal threatening gestures or glances that convey threatening messages. </w:t>
      </w:r>
    </w:p>
    <w:p w14:paraId="220AC257" w14:textId="77777777" w:rsidR="00527FAB" w:rsidRPr="00C17238" w:rsidRDefault="00527FAB" w:rsidP="00F05B60">
      <w:pPr>
        <w:pStyle w:val="ListParagraph"/>
        <w:numPr>
          <w:ilvl w:val="0"/>
          <w:numId w:val="81"/>
        </w:numPr>
        <w:tabs>
          <w:tab w:val="left" w:pos="960"/>
        </w:tabs>
        <w:spacing w:after="120" w:line="360" w:lineRule="auto"/>
        <w:ind w:right="-20"/>
        <w:jc w:val="both"/>
        <w:rPr>
          <w:rFonts w:cs="Times New Roman"/>
        </w:rPr>
      </w:pPr>
      <w:r w:rsidRPr="00DD169E">
        <w:rPr>
          <w:rFonts w:cs="Times New Roman"/>
          <w:i/>
          <w:iCs/>
        </w:rPr>
        <w:t>Exclusion</w:t>
      </w:r>
      <w:r w:rsidRPr="00C17238">
        <w:rPr>
          <w:rFonts w:cs="Times New Roman"/>
        </w:rPr>
        <w:t xml:space="preserve">: Socially or physically excluding or disregarding a person in work-related activities. </w:t>
      </w:r>
    </w:p>
    <w:p w14:paraId="11CE5069" w14:textId="2B6822DA" w:rsidR="00527FAB" w:rsidRDefault="00527FAB" w:rsidP="00527FAB">
      <w:pPr>
        <w:tabs>
          <w:tab w:val="left" w:pos="960"/>
        </w:tabs>
        <w:spacing w:after="120" w:line="360" w:lineRule="auto"/>
        <w:ind w:right="-20"/>
        <w:jc w:val="both"/>
        <w:rPr>
          <w:rFonts w:cs="Times New Roman"/>
        </w:rPr>
      </w:pPr>
      <w:r w:rsidRPr="00C17238">
        <w:rPr>
          <w:rFonts w:cs="Times New Roman"/>
        </w:rPr>
        <w:t xml:space="preserve">Any violation of this policy may lead to disciplinary action, up to, and including termination. Additionally, employees have a “duty to warn” their supervisors, FO Director or Partners HQ of any suspicious workplace activity, situations or incidents that appear problematic. This includes, but is not limited to, </w:t>
      </w:r>
      <w:r w:rsidR="002C154B" w:rsidRPr="00C17238">
        <w:rPr>
          <w:rFonts w:cs="Times New Roman"/>
        </w:rPr>
        <w:t>threats,</w:t>
      </w:r>
      <w:r w:rsidRPr="00C17238">
        <w:rPr>
          <w:rFonts w:cs="Times New Roman"/>
        </w:rPr>
        <w:t xml:space="preserve"> </w:t>
      </w:r>
      <w:del w:id="976" w:author="Megan Ash" w:date="2026-01-15T15:29:00Z" w16du:dateUtc="2026-01-15T20:29:00Z">
        <w:r w:rsidRPr="00C17238" w:rsidDel="0052346F">
          <w:rPr>
            <w:rFonts w:cs="Times New Roman"/>
          </w:rPr>
          <w:delText xml:space="preserve">or </w:delText>
        </w:r>
      </w:del>
      <w:r w:rsidRPr="00C17238">
        <w:rPr>
          <w:rFonts w:cs="Times New Roman"/>
        </w:rPr>
        <w:t xml:space="preserve">acts of violence, aggressive behavior, and threatening comments or remarks. While Partners </w:t>
      </w:r>
      <w:r w:rsidR="00B8238B">
        <w:rPr>
          <w:rFonts w:cs="Times New Roman"/>
        </w:rPr>
        <w:t>Honduras</w:t>
      </w:r>
      <w:r w:rsidRPr="00C17238">
        <w:rPr>
          <w:rFonts w:cs="Times New Roman"/>
        </w:rPr>
        <w:t xml:space="preserve"> cannot guarantee the safety of employees, all reports will be promptly and thoroughly investigated.</w:t>
      </w:r>
    </w:p>
    <w:p w14:paraId="650A17CC" w14:textId="1C3D8EB1" w:rsidR="006F3D71" w:rsidRPr="00C17238" w:rsidRDefault="006F3D71" w:rsidP="00D01BA1">
      <w:pPr>
        <w:pStyle w:val="Heading2"/>
        <w:numPr>
          <w:ilvl w:val="1"/>
          <w:numId w:val="170"/>
        </w:numPr>
      </w:pPr>
      <w:bookmarkStart w:id="977" w:name="_Toc222754588"/>
      <w:r w:rsidRPr="00C17238">
        <w:t xml:space="preserve">Workplace Violence </w:t>
      </w:r>
      <w:r>
        <w:t>Prevention Policy</w:t>
      </w:r>
      <w:bookmarkEnd w:id="977"/>
    </w:p>
    <w:p w14:paraId="1C329672" w14:textId="3F7D685D" w:rsidR="006F3D71" w:rsidRDefault="006F3D71" w:rsidP="00527FAB">
      <w:pPr>
        <w:tabs>
          <w:tab w:val="left" w:pos="960"/>
        </w:tabs>
        <w:spacing w:after="120" w:line="360" w:lineRule="auto"/>
        <w:ind w:right="-20"/>
        <w:jc w:val="both"/>
        <w:rPr>
          <w:rFonts w:cs="Times New Roman"/>
        </w:rPr>
      </w:pPr>
      <w:r w:rsidRPr="00C17238">
        <w:rPr>
          <w:rFonts w:cs="Times New Roman"/>
        </w:rPr>
        <w:t xml:space="preserve">To protect the welfare of our staff from instances of violence in the workplace, Partners </w:t>
      </w:r>
      <w:r w:rsidR="00B8238B">
        <w:rPr>
          <w:rFonts w:cs="Times New Roman"/>
        </w:rPr>
        <w:t>Honduras</w:t>
      </w:r>
      <w:r w:rsidRPr="00C17238">
        <w:rPr>
          <w:rFonts w:cs="Times New Roman"/>
        </w:rPr>
        <w:t xml:space="preserve"> has implemented a violence prevention policy. Partners </w:t>
      </w:r>
      <w:r w:rsidR="00B8238B">
        <w:rPr>
          <w:rFonts w:cs="Times New Roman"/>
        </w:rPr>
        <w:t>Honduras</w:t>
      </w:r>
      <w:r w:rsidRPr="00C17238">
        <w:rPr>
          <w:rFonts w:cs="Times New Roman"/>
        </w:rPr>
        <w:t xml:space="preserve"> strongly believes that all employees should be treated with dignity and respect and that each employee is responsible for </w:t>
      </w:r>
      <w:del w:id="978" w:author="Megan Ash" w:date="2026-01-15T15:42:00Z" w16du:dateUtc="2026-01-15T20:42:00Z">
        <w:r w:rsidRPr="00C17238" w:rsidDel="008D78F0">
          <w:rPr>
            <w:rFonts w:cs="Times New Roman"/>
          </w:rPr>
          <w:delText xml:space="preserve">her or his </w:delText>
        </w:r>
      </w:del>
      <w:ins w:id="979" w:author="Megan Ash" w:date="2026-01-15T15:42:00Z" w16du:dateUtc="2026-01-15T20:42:00Z">
        <w:r w:rsidR="008D78F0">
          <w:rPr>
            <w:rFonts w:cs="Times New Roman"/>
          </w:rPr>
          <w:t xml:space="preserve">their </w:t>
        </w:r>
      </w:ins>
      <w:r w:rsidRPr="00C17238">
        <w:rPr>
          <w:rFonts w:cs="Times New Roman"/>
        </w:rPr>
        <w:t xml:space="preserve">actions and </w:t>
      </w:r>
      <w:ins w:id="980" w:author="Megan Ash" w:date="2026-01-15T15:42:00Z" w16du:dateUtc="2026-01-15T20:42:00Z">
        <w:r w:rsidR="006D230C">
          <w:rPr>
            <w:rFonts w:cs="Times New Roman"/>
          </w:rPr>
          <w:t xml:space="preserve">the </w:t>
        </w:r>
      </w:ins>
      <w:r w:rsidRPr="00C17238">
        <w:rPr>
          <w:rFonts w:cs="Times New Roman"/>
        </w:rPr>
        <w:t>consequences</w:t>
      </w:r>
      <w:ins w:id="981" w:author="Megan Ash" w:date="2026-01-15T15:42:00Z" w16du:dateUtc="2026-01-15T20:42:00Z">
        <w:r w:rsidR="006D230C">
          <w:rPr>
            <w:rFonts w:cs="Times New Roman"/>
          </w:rPr>
          <w:t xml:space="preserve"> of those actions</w:t>
        </w:r>
      </w:ins>
      <w:r w:rsidRPr="00C17238">
        <w:rPr>
          <w:rFonts w:cs="Times New Roman"/>
        </w:rPr>
        <w:t xml:space="preserve">. </w:t>
      </w:r>
      <w:del w:id="982" w:author="Megan Ash" w:date="2026-01-15T15:43:00Z" w16du:dateUtc="2026-01-15T20:43:00Z">
        <w:r w:rsidRPr="00C17238" w:rsidDel="00113C6A">
          <w:rPr>
            <w:rFonts w:cs="Times New Roman"/>
          </w:rPr>
          <w:delText>Thus</w:delText>
        </w:r>
      </w:del>
      <w:ins w:id="983" w:author="Megan Ash" w:date="2026-01-15T15:43:00Z" w16du:dateUtc="2026-01-15T20:43:00Z">
        <w:r w:rsidR="00113C6A">
          <w:rPr>
            <w:rFonts w:cs="Times New Roman"/>
          </w:rPr>
          <w:t>As such</w:t>
        </w:r>
      </w:ins>
      <w:r w:rsidRPr="00C17238">
        <w:rPr>
          <w:rFonts w:cs="Times New Roman"/>
        </w:rPr>
        <w:t xml:space="preserve">, </w:t>
      </w:r>
      <w:ins w:id="984" w:author="Megan Ash" w:date="2026-01-15T15:43:00Z" w16du:dateUtc="2026-01-15T20:43:00Z">
        <w:r w:rsidR="008D78F0">
          <w:rPr>
            <w:rFonts w:cs="Times New Roman"/>
          </w:rPr>
          <w:t xml:space="preserve">neither </w:t>
        </w:r>
      </w:ins>
      <w:r w:rsidRPr="00C17238">
        <w:rPr>
          <w:rFonts w:cs="Times New Roman"/>
        </w:rPr>
        <w:t xml:space="preserve">acts </w:t>
      </w:r>
      <w:del w:id="985" w:author="Megan Ash" w:date="2026-01-15T15:43:00Z" w16du:dateUtc="2026-01-15T20:43:00Z">
        <w:r w:rsidRPr="00C17238" w:rsidDel="008D78F0">
          <w:rPr>
            <w:rFonts w:cs="Times New Roman"/>
          </w:rPr>
          <w:delText xml:space="preserve">of </w:delText>
        </w:r>
      </w:del>
      <w:ins w:id="986" w:author="Megan Ash" w:date="2026-01-15T15:43:00Z" w16du:dateUtc="2026-01-15T20:43:00Z">
        <w:r w:rsidR="008D78F0">
          <w:rPr>
            <w:rFonts w:cs="Times New Roman"/>
          </w:rPr>
          <w:t>nor threats of</w:t>
        </w:r>
        <w:r w:rsidR="008D78F0" w:rsidRPr="00C17238">
          <w:rPr>
            <w:rFonts w:cs="Times New Roman"/>
          </w:rPr>
          <w:t xml:space="preserve"> </w:t>
        </w:r>
      </w:ins>
      <w:r w:rsidRPr="00C17238">
        <w:rPr>
          <w:rFonts w:cs="Times New Roman"/>
        </w:rPr>
        <w:t>violence</w:t>
      </w:r>
      <w:del w:id="987" w:author="Megan Ash" w:date="2026-01-15T15:43:00Z" w16du:dateUtc="2026-01-15T20:43:00Z">
        <w:r w:rsidRPr="00C17238" w:rsidDel="008D78F0">
          <w:rPr>
            <w:rFonts w:cs="Times New Roman"/>
          </w:rPr>
          <w:delText xml:space="preserve"> and threats of violence</w:delText>
        </w:r>
      </w:del>
      <w:r w:rsidRPr="00C17238">
        <w:rPr>
          <w:rFonts w:cs="Times New Roman"/>
        </w:rPr>
        <w:t xml:space="preserve"> will </w:t>
      </w:r>
      <w:del w:id="988" w:author="Megan Ash" w:date="2026-01-15T15:43:00Z" w16du:dateUtc="2026-01-15T20:43:00Z">
        <w:r w:rsidRPr="00C17238" w:rsidDel="00113C6A">
          <w:rPr>
            <w:rFonts w:cs="Times New Roman"/>
          </w:rPr>
          <w:delText xml:space="preserve">not </w:delText>
        </w:r>
      </w:del>
      <w:r w:rsidRPr="00C17238">
        <w:rPr>
          <w:rFonts w:cs="Times New Roman"/>
        </w:rPr>
        <w:t xml:space="preserve">be tolerated. </w:t>
      </w:r>
      <w:r w:rsidR="00156740" w:rsidRPr="00156740">
        <w:rPr>
          <w:rFonts w:cs="Times New Roman"/>
        </w:rPr>
        <w:t xml:space="preserve">Partners has adopted the following guidelines to deal with intimidation, harassment, or other threats </w:t>
      </w:r>
      <w:del w:id="989" w:author="Megan Ash" w:date="2026-01-15T15:44:00Z" w16du:dateUtc="2026-01-15T20:44:00Z">
        <w:r w:rsidR="00156740" w:rsidRPr="00156740" w:rsidDel="00113C6A">
          <w:rPr>
            <w:rFonts w:cs="Times New Roman"/>
          </w:rPr>
          <w:delText xml:space="preserve">of </w:delText>
        </w:r>
      </w:del>
      <w:r w:rsidR="00156740" w:rsidRPr="00156740">
        <w:rPr>
          <w:rFonts w:cs="Times New Roman"/>
        </w:rPr>
        <w:t>or act</w:t>
      </w:r>
      <w:ins w:id="990" w:author="Megan Ash" w:date="2026-01-15T15:44:00Z" w16du:dateUtc="2026-01-15T20:44:00Z">
        <w:r w:rsidR="00113C6A">
          <w:rPr>
            <w:rFonts w:cs="Times New Roman"/>
          </w:rPr>
          <w:t>s of</w:t>
        </w:r>
      </w:ins>
      <w:del w:id="991" w:author="Megan Ash" w:date="2026-01-15T15:44:00Z" w16du:dateUtc="2026-01-15T20:44:00Z">
        <w:r w:rsidR="00156740" w:rsidRPr="00156740" w:rsidDel="00113C6A">
          <w:rPr>
            <w:rFonts w:cs="Times New Roman"/>
          </w:rPr>
          <w:delText>ual</w:delText>
        </w:r>
      </w:del>
      <w:r w:rsidR="00156740" w:rsidRPr="00156740">
        <w:rPr>
          <w:rFonts w:cs="Times New Roman"/>
        </w:rPr>
        <w:t xml:space="preserve"> violence that may occur onsite or offsite during work-related activities. This policy applies to all employees.</w:t>
      </w:r>
    </w:p>
    <w:p w14:paraId="657D4309" w14:textId="74B31F61" w:rsidR="006348CF" w:rsidRPr="00161BE1" w:rsidRDefault="37BB0065" w:rsidP="006348CF">
      <w:pPr>
        <w:pStyle w:val="Heading3"/>
        <w:rPr>
          <w:rStyle w:val="Heading3Char"/>
          <w:b/>
          <w:bCs/>
        </w:rPr>
      </w:pPr>
      <w:bookmarkStart w:id="992" w:name="_Toc222754589"/>
      <w:r w:rsidRPr="3050CBA3">
        <w:rPr>
          <w:rStyle w:val="Heading3Char"/>
          <w:b/>
          <w:bCs/>
        </w:rPr>
        <w:t>7.</w:t>
      </w:r>
      <w:r w:rsidR="6317D6A2" w:rsidRPr="3050CBA3">
        <w:rPr>
          <w:rStyle w:val="Heading3Char"/>
          <w:b/>
          <w:bCs/>
        </w:rPr>
        <w:t>9</w:t>
      </w:r>
      <w:r w:rsidRPr="3050CBA3">
        <w:rPr>
          <w:rStyle w:val="Heading3Char"/>
          <w:b/>
          <w:bCs/>
        </w:rPr>
        <w:t>.1 Prohibited Conduc</w:t>
      </w:r>
      <w:r w:rsidR="664C9E4B" w:rsidRPr="3050CBA3">
        <w:rPr>
          <w:rStyle w:val="Heading3Char"/>
          <w:b/>
          <w:bCs/>
        </w:rPr>
        <w:t>t</w:t>
      </w:r>
      <w:bookmarkEnd w:id="992"/>
    </w:p>
    <w:p w14:paraId="7D01636A" w14:textId="4E56AE7D" w:rsidR="00D51BA3" w:rsidRPr="00D51BA3" w:rsidRDefault="00D51BA3" w:rsidP="00D51BA3">
      <w:pPr>
        <w:tabs>
          <w:tab w:val="left" w:pos="960"/>
        </w:tabs>
        <w:spacing w:after="120" w:line="360" w:lineRule="auto"/>
        <w:ind w:right="-20"/>
        <w:jc w:val="both"/>
        <w:rPr>
          <w:rFonts w:cs="Times New Roman"/>
        </w:rPr>
      </w:pPr>
      <w:r w:rsidRPr="00D51BA3">
        <w:rPr>
          <w:rFonts w:cs="Times New Roman"/>
        </w:rPr>
        <w:t>All employees, customers, vendors, and business associates should be treated with courtesy and respect at all times. Employees are expected to refrain from fighting, “horseplay,” or other conduct that may be dangerous to others. Conduct that threatens, intimidates, or coerces another employee, customer, vendor, or business associate will not be tolerated. Partners resources may not be used to threaten, stalk, or harass anyone at or outside the workplace. Partners treats threats coming from an abusive personal relationship as it does other forms of violence. Carrying weapons, including, but not limited to, firearms and knives on company or client premises including while on Partners travel is strictly prohibited.</w:t>
      </w:r>
    </w:p>
    <w:p w14:paraId="07EE3648" w14:textId="3F8C3742" w:rsidR="006348CF" w:rsidRDefault="00D51BA3" w:rsidP="00D51BA3">
      <w:pPr>
        <w:tabs>
          <w:tab w:val="left" w:pos="960"/>
        </w:tabs>
        <w:spacing w:after="120" w:line="360" w:lineRule="auto"/>
        <w:ind w:right="-20"/>
        <w:jc w:val="both"/>
        <w:rPr>
          <w:rFonts w:cs="Times New Roman"/>
        </w:rPr>
      </w:pPr>
      <w:r w:rsidRPr="00D51BA3">
        <w:rPr>
          <w:rFonts w:cs="Times New Roman"/>
        </w:rPr>
        <w:t xml:space="preserve">Indirect or direct threats of violence, incidents of actual violence, and suspicious individuals or activities should be reported as soon as possible to a supervisor, HR, or the Executive Leadership Team. When reporting a threat or incident of violence, the employee should be as specific and detailed as possible. Employees should not place themselves in peril, nor should they attempt to intercede during an incident. Additionally, employees have a “duty to warn” their supervisors, HR, or the </w:t>
      </w:r>
      <w:r w:rsidR="00960EB8">
        <w:rPr>
          <w:rFonts w:cs="Times New Roman"/>
        </w:rPr>
        <w:t>FO Director</w:t>
      </w:r>
      <w:r w:rsidRPr="00D51BA3">
        <w:rPr>
          <w:rFonts w:cs="Times New Roman"/>
        </w:rPr>
        <w:t xml:space="preserve"> of suspicious workplace activity, situations, or incidents that appear problematic</w:t>
      </w:r>
      <w:r>
        <w:rPr>
          <w:rFonts w:cs="Times New Roman"/>
        </w:rPr>
        <w:t>.</w:t>
      </w:r>
    </w:p>
    <w:p w14:paraId="0A3BFDC3" w14:textId="2588400F" w:rsidR="00502A81" w:rsidRPr="006A3E37" w:rsidRDefault="00502A81" w:rsidP="00502A81">
      <w:pPr>
        <w:pStyle w:val="Heading3"/>
        <w:rPr>
          <w:rStyle w:val="Heading3Char"/>
        </w:rPr>
      </w:pPr>
      <w:bookmarkStart w:id="993" w:name="_Toc222754590"/>
      <w:r>
        <w:rPr>
          <w:rStyle w:val="Heading3Char"/>
          <w:b/>
          <w:bCs/>
        </w:rPr>
        <w:t>7.</w:t>
      </w:r>
      <w:r w:rsidR="003061F1">
        <w:rPr>
          <w:rStyle w:val="Heading3Char"/>
          <w:b/>
          <w:bCs/>
        </w:rPr>
        <w:t>9</w:t>
      </w:r>
      <w:r>
        <w:rPr>
          <w:rStyle w:val="Heading3Char"/>
          <w:b/>
          <w:bCs/>
        </w:rPr>
        <w:t>.2 Investigations and Enforcement</w:t>
      </w:r>
      <w:bookmarkEnd w:id="993"/>
    </w:p>
    <w:p w14:paraId="67F97D96" w14:textId="04443172" w:rsidR="00E41575" w:rsidRPr="00E41575" w:rsidRDefault="00E41575" w:rsidP="00E41575">
      <w:pPr>
        <w:tabs>
          <w:tab w:val="left" w:pos="960"/>
        </w:tabs>
        <w:spacing w:after="120" w:line="360" w:lineRule="auto"/>
        <w:ind w:right="-20"/>
        <w:jc w:val="both"/>
        <w:rPr>
          <w:rFonts w:cs="Times New Roman"/>
        </w:rPr>
      </w:pPr>
      <w:r w:rsidRPr="00E41575">
        <w:rPr>
          <w:rFonts w:cs="Times New Roman"/>
        </w:rPr>
        <w:t xml:space="preserve">Partners will promptly and thoroughly investigate all reports of threats of violence or incidents of actual violence and of suspicious individuals or activities. The identity of the individual making a report will be protected </w:t>
      </w:r>
      <w:del w:id="994" w:author="Megan Ash" w:date="2026-01-15T15:46:00Z" w16du:dateUtc="2026-01-15T20:46:00Z">
        <w:r w:rsidRPr="00E41575" w:rsidDel="00842365">
          <w:rPr>
            <w:rFonts w:cs="Times New Roman"/>
          </w:rPr>
          <w:delText>as much as</w:delText>
        </w:r>
      </w:del>
      <w:ins w:id="995" w:author="Megan Ash" w:date="2026-01-15T15:46:00Z" w16du:dateUtc="2026-01-15T20:46:00Z">
        <w:r w:rsidR="00842365">
          <w:rPr>
            <w:rFonts w:cs="Times New Roman"/>
          </w:rPr>
          <w:t>to the greatest extent</w:t>
        </w:r>
      </w:ins>
      <w:r w:rsidRPr="00E41575">
        <w:rPr>
          <w:rFonts w:cs="Times New Roman"/>
        </w:rPr>
        <w:t xml:space="preserve"> possible. Partners will not retaliate against employees making good-faith reports of violence, threats, or suspicious individuals or activities. To maintain workplace safety and the integrity of its investigation, Partners may suspend employees suspected of workplace violence or threats of violence, either with or without pay, pending investigation. Employees should promptly inform the HR department of any protective or restraining order that they have obtained that lists the workplace as a protected area. </w:t>
      </w:r>
    </w:p>
    <w:p w14:paraId="6953BF80" w14:textId="77777777" w:rsidR="00E41575" w:rsidRPr="00E41575" w:rsidRDefault="00E41575" w:rsidP="00E41575">
      <w:pPr>
        <w:tabs>
          <w:tab w:val="left" w:pos="960"/>
        </w:tabs>
        <w:spacing w:after="120" w:line="360" w:lineRule="auto"/>
        <w:ind w:right="-20"/>
        <w:jc w:val="both"/>
        <w:rPr>
          <w:rFonts w:cs="Times New Roman"/>
        </w:rPr>
      </w:pPr>
      <w:r w:rsidRPr="00E41575">
        <w:rPr>
          <w:rFonts w:cs="Times New Roman"/>
        </w:rPr>
        <w:t>Anyone found to be responsible for threats of or actual violence or other conduct that is in violation of these guidelines will be subject to prompt disciplinary action up to and including termination.</w:t>
      </w:r>
    </w:p>
    <w:p w14:paraId="0130BB84" w14:textId="2645649E" w:rsidR="00502A81" w:rsidRPr="00C17238" w:rsidRDefault="00E41575" w:rsidP="00E41575">
      <w:pPr>
        <w:tabs>
          <w:tab w:val="left" w:pos="960"/>
        </w:tabs>
        <w:spacing w:after="120" w:line="360" w:lineRule="auto"/>
        <w:ind w:right="-20"/>
        <w:jc w:val="both"/>
        <w:rPr>
          <w:rFonts w:cs="Times New Roman"/>
        </w:rPr>
      </w:pPr>
      <w:r w:rsidRPr="00E41575">
        <w:rPr>
          <w:rFonts w:cs="Times New Roman"/>
        </w:rPr>
        <w:t>Partners encourages employees to bring their disputes to the attention of their supervisors or the HR department before the situation escalates. Partners will not discipline employees for raising such concerns</w:t>
      </w:r>
      <w:r>
        <w:rPr>
          <w:rFonts w:cs="Times New Roman"/>
        </w:rPr>
        <w:t>.</w:t>
      </w:r>
    </w:p>
    <w:p w14:paraId="5E2C246D" w14:textId="40A2BBA6" w:rsidR="00624F40" w:rsidRPr="009A30B7" w:rsidRDefault="009A30B7" w:rsidP="00D01BA1">
      <w:pPr>
        <w:pStyle w:val="Heading2"/>
        <w:numPr>
          <w:ilvl w:val="1"/>
          <w:numId w:val="170"/>
        </w:numPr>
      </w:pPr>
      <w:bookmarkStart w:id="996" w:name="_Toc222754591"/>
      <w:r w:rsidRPr="009A30B7">
        <w:t xml:space="preserve">Harassment/Bullying/Violence </w:t>
      </w:r>
      <w:r w:rsidR="00624F40" w:rsidRPr="009A30B7">
        <w:t>Compliant Procedure</w:t>
      </w:r>
      <w:bookmarkEnd w:id="996"/>
    </w:p>
    <w:p w14:paraId="7B97B6EF" w14:textId="602053C6" w:rsidR="008D2ACF" w:rsidRDefault="005D4B04" w:rsidP="009A30B7">
      <w:pPr>
        <w:spacing w:line="360" w:lineRule="auto"/>
        <w:jc w:val="both"/>
        <w:rPr>
          <w:ins w:id="997" w:author="Megan Ash" w:date="2026-01-15T15:57:00Z" w16du:dateUtc="2026-01-15T20:57:00Z"/>
          <w:rFonts w:cs="Times New Roman"/>
        </w:rPr>
      </w:pPr>
      <w:r w:rsidRPr="009A30B7">
        <w:rPr>
          <w:rFonts w:cs="Times New Roman"/>
        </w:rPr>
        <w:t xml:space="preserve">It is the policy of Partners to provide employees with the opportunity to bring work-related problems and concerns to the attention of management and to resolve such problems fairly and promptly. Individuals who believe they have been the victims of conduct prohibited by this policy, believe they have witnessed such conduct, or feel that they have been treated unfairly or inequitably in regard to a condition or action affecting employment should discuss their concerns with their immediate supervisor, HR, or </w:t>
      </w:r>
      <w:ins w:id="998" w:author="Megan Ash" w:date="2026-01-15T15:52:00Z" w16du:dateUtc="2026-01-15T20:52:00Z">
        <w:r w:rsidR="00F34324">
          <w:rPr>
            <w:rFonts w:cs="Times New Roman"/>
          </w:rPr>
          <w:t xml:space="preserve">Partners’ external and confidential hotline, </w:t>
        </w:r>
      </w:ins>
      <w:r w:rsidRPr="009A30B7">
        <w:rPr>
          <w:rFonts w:cs="Times New Roman"/>
        </w:rPr>
        <w:t>Foster Thomas</w:t>
      </w:r>
      <w:ins w:id="999" w:author="Megan Ash" w:date="2026-01-15T15:52:00Z" w16du:dateUtc="2026-01-15T20:52:00Z">
        <w:r w:rsidR="00DA7887">
          <w:rPr>
            <w:rFonts w:cs="Times New Roman"/>
          </w:rPr>
          <w:t>,</w:t>
        </w:r>
      </w:ins>
      <w:r w:rsidRPr="009A30B7">
        <w:rPr>
          <w:rFonts w:cs="Times New Roman"/>
        </w:rPr>
        <w:t xml:space="preserve"> </w:t>
      </w:r>
      <w:commentRangeStart w:id="1000"/>
      <w:r w:rsidRPr="009A30B7">
        <w:rPr>
          <w:rFonts w:cs="Times New Roman"/>
        </w:rPr>
        <w:t xml:space="preserve">at </w:t>
      </w:r>
      <w:hyperlink r:id="rId59" w:history="1">
        <w:r w:rsidRPr="009A30B7">
          <w:rPr>
            <w:rStyle w:val="Hyperlink"/>
            <w:rFonts w:cs="Times New Roman"/>
          </w:rPr>
          <w:t>bbulger@fosterthomas.com</w:t>
        </w:r>
      </w:hyperlink>
      <w:commentRangeEnd w:id="1000"/>
      <w:r w:rsidR="00F34324" w:rsidRPr="009A30B7">
        <w:rPr>
          <w:rStyle w:val="CommentReference"/>
          <w:rFonts w:cs="Times New Roman"/>
          <w:sz w:val="24"/>
          <w:szCs w:val="24"/>
        </w:rPr>
        <w:commentReference w:id="1000"/>
      </w:r>
      <w:del w:id="1001" w:author="Megan Ash" w:date="2026-01-15T15:57:00Z" w16du:dateUtc="2026-01-15T20:57:00Z">
        <w:r w:rsidRPr="009A30B7" w:rsidDel="002E27B5">
          <w:rPr>
            <w:rFonts w:cs="Times New Roman"/>
          </w:rPr>
          <w:delText xml:space="preserve"> and complete </w:delText>
        </w:r>
      </w:del>
      <w:del w:id="1002" w:author="Megan Ash" w:date="2026-01-15T15:53:00Z" w16du:dateUtc="2026-01-15T20:53:00Z">
        <w:r w:rsidRPr="009A30B7" w:rsidDel="00DA7887">
          <w:rPr>
            <w:rFonts w:cs="Times New Roman"/>
          </w:rPr>
          <w:delText>the</w:delText>
        </w:r>
      </w:del>
      <w:del w:id="1003" w:author="Megan Ash" w:date="2026-01-15T15:57:00Z" w16du:dateUtc="2026-01-15T20:57:00Z">
        <w:r w:rsidRPr="009A30B7" w:rsidDel="002E27B5">
          <w:rPr>
            <w:rFonts w:cs="Times New Roman"/>
          </w:rPr>
          <w:delText xml:space="preserve"> </w:delText>
        </w:r>
        <w:r w:rsidDel="002E27B5">
          <w:fldChar w:fldCharType="begin"/>
        </w:r>
        <w:r w:rsidDel="002E27B5">
          <w:delInstrText>HYPERLINK \l "_Annex_F_1"</w:delInstrText>
        </w:r>
        <w:r w:rsidDel="002E27B5">
          <w:fldChar w:fldCharType="separate"/>
        </w:r>
        <w:r w:rsidRPr="009A30B7" w:rsidDel="002E27B5">
          <w:rPr>
            <w:rStyle w:val="Hyperlink"/>
            <w:rFonts w:cs="Times New Roman"/>
          </w:rPr>
          <w:delText>Complaint Form</w:delText>
        </w:r>
        <w:r w:rsidDel="002E27B5">
          <w:fldChar w:fldCharType="end"/>
        </w:r>
      </w:del>
      <w:r w:rsidRPr="009A30B7">
        <w:rPr>
          <w:rFonts w:cs="Times New Roman"/>
        </w:rPr>
        <w:t>.</w:t>
      </w:r>
    </w:p>
    <w:p w14:paraId="57E7E2E4" w14:textId="77777777" w:rsidR="00854DD0" w:rsidRPr="00854DD0" w:rsidRDefault="00854DD0" w:rsidP="009A30B7">
      <w:pPr>
        <w:spacing w:line="360" w:lineRule="auto"/>
        <w:jc w:val="both"/>
      </w:pPr>
    </w:p>
    <w:p w14:paraId="074D9B8D" w14:textId="54E44159" w:rsidR="00527FAB" w:rsidRDefault="00527FAB" w:rsidP="005D4B04">
      <w:pPr>
        <w:tabs>
          <w:tab w:val="left" w:pos="960"/>
        </w:tabs>
        <w:spacing w:after="120" w:line="360" w:lineRule="auto"/>
        <w:ind w:right="-20"/>
        <w:jc w:val="both"/>
        <w:rPr>
          <w:rFonts w:cs="Times New Roman"/>
        </w:rPr>
      </w:pPr>
      <w:r w:rsidRPr="005D4B04">
        <w:rPr>
          <w:rFonts w:cs="Times New Roman"/>
        </w:rPr>
        <w:t>Alternatively, or in addition to</w:t>
      </w:r>
      <w:ins w:id="1004" w:author="Megan Ash" w:date="2026-01-15T15:56:00Z" w16du:dateUtc="2026-01-15T20:56:00Z">
        <w:r w:rsidR="00147CBD">
          <w:rPr>
            <w:rFonts w:cs="Times New Roman"/>
          </w:rPr>
          <w:t xml:space="preserve"> contacting</w:t>
        </w:r>
      </w:ins>
      <w:r w:rsidRPr="005D4B04">
        <w:rPr>
          <w:rFonts w:cs="Times New Roman"/>
        </w:rPr>
        <w:t xml:space="preserve"> the confidential hotline</w:t>
      </w:r>
      <w:ins w:id="1005" w:author="Megan Ash" w:date="2026-01-15T15:57:00Z" w16du:dateUtc="2026-01-15T20:57:00Z">
        <w:r w:rsidR="00854DD0">
          <w:rPr>
            <w:rFonts w:cs="Times New Roman"/>
          </w:rPr>
          <w:t>,</w:t>
        </w:r>
      </w:ins>
      <w:ins w:id="1006" w:author="Megan Ash" w:date="2026-01-15T15:56:00Z" w16du:dateUtc="2026-01-15T20:56:00Z">
        <w:r w:rsidR="002E27B5">
          <w:rPr>
            <w:rFonts w:cs="Times New Roman"/>
          </w:rPr>
          <w:t xml:space="preserve"> HR</w:t>
        </w:r>
      </w:ins>
      <w:r w:rsidRPr="005D4B04">
        <w:rPr>
          <w:rFonts w:cs="Times New Roman"/>
        </w:rPr>
        <w:t>,</w:t>
      </w:r>
      <w:ins w:id="1007" w:author="Megan Ash" w:date="2026-01-15T15:56:00Z" w16du:dateUtc="2026-01-15T20:56:00Z">
        <w:r w:rsidR="002E27B5">
          <w:rPr>
            <w:rFonts w:cs="Times New Roman"/>
          </w:rPr>
          <w:t xml:space="preserve"> and/or their immediate supervisor,</w:t>
        </w:r>
      </w:ins>
      <w:r w:rsidRPr="005D4B04">
        <w:rPr>
          <w:rFonts w:cs="Times New Roman"/>
        </w:rPr>
        <w:t xml:space="preserve"> </w:t>
      </w:r>
      <w:del w:id="1008" w:author="Megan Ash" w:date="2026-01-15T15:51:00Z" w16du:dateUtc="2026-01-15T20:51:00Z">
        <w:r w:rsidRPr="005D4B04" w:rsidDel="001B4277">
          <w:rPr>
            <w:rFonts w:cs="Times New Roman"/>
          </w:rPr>
          <w:delText xml:space="preserve">you </w:delText>
        </w:r>
      </w:del>
      <w:ins w:id="1009" w:author="Megan Ash" w:date="2026-01-15T15:51:00Z" w16du:dateUtc="2026-01-15T20:51:00Z">
        <w:r w:rsidR="001B4277">
          <w:rPr>
            <w:rFonts w:cs="Times New Roman"/>
          </w:rPr>
          <w:t>employees</w:t>
        </w:r>
        <w:r w:rsidR="001B4277" w:rsidRPr="005D4B04">
          <w:rPr>
            <w:rFonts w:cs="Times New Roman"/>
          </w:rPr>
          <w:t xml:space="preserve"> </w:t>
        </w:r>
      </w:ins>
      <w:r w:rsidRPr="005D4B04">
        <w:rPr>
          <w:rFonts w:cs="Times New Roman"/>
        </w:rPr>
        <w:t>may</w:t>
      </w:r>
      <w:ins w:id="1010" w:author="Megan Ash" w:date="2026-01-15T15:56:00Z" w16du:dateUtc="2026-01-15T20:56:00Z">
        <w:r w:rsidR="002E27B5">
          <w:rPr>
            <w:rFonts w:cs="Times New Roman"/>
          </w:rPr>
          <w:t xml:space="preserve"> also</w:t>
        </w:r>
      </w:ins>
      <w:r w:rsidRPr="005D4B04">
        <w:rPr>
          <w:rFonts w:cs="Times New Roman"/>
        </w:rPr>
        <w:t xml:space="preserve"> report harassment to </w:t>
      </w:r>
      <w:del w:id="1011" w:author="Megan Ash" w:date="2026-01-15T15:53:00Z" w16du:dateUtc="2026-01-15T20:53:00Z">
        <w:r w:rsidRPr="005D4B04" w:rsidDel="00DA7887">
          <w:rPr>
            <w:rFonts w:cs="Times New Roman"/>
          </w:rPr>
          <w:delText xml:space="preserve">your </w:delText>
        </w:r>
      </w:del>
      <w:ins w:id="1012" w:author="Megan Ash" w:date="2026-01-15T15:56:00Z" w16du:dateUtc="2026-01-15T20:56:00Z">
        <w:r w:rsidR="002E27B5">
          <w:rPr>
            <w:rFonts w:cs="Times New Roman"/>
          </w:rPr>
          <w:t>the</w:t>
        </w:r>
      </w:ins>
      <w:del w:id="1013" w:author="Megan Ash" w:date="2026-01-15T15:56:00Z" w16du:dateUtc="2026-01-15T20:56:00Z">
        <w:r w:rsidRPr="005D4B04" w:rsidDel="002E27B5">
          <w:rPr>
            <w:rFonts w:cs="Times New Roman"/>
          </w:rPr>
          <w:delText>supervisor</w:delText>
        </w:r>
      </w:del>
      <w:del w:id="1014" w:author="Megan Ash" w:date="2026-01-15T15:57:00Z" w16du:dateUtc="2026-01-15T20:57:00Z">
        <w:r w:rsidRPr="005D4B04" w:rsidDel="00854DD0">
          <w:rPr>
            <w:rFonts w:cs="Times New Roman"/>
          </w:rPr>
          <w:delText>,</w:delText>
        </w:r>
      </w:del>
      <w:r w:rsidRPr="005D4B04">
        <w:rPr>
          <w:rFonts w:cs="Times New Roman"/>
        </w:rPr>
        <w:t xml:space="preserve"> FO </w:t>
      </w:r>
      <w:r w:rsidR="002C154B" w:rsidRPr="005D4B04">
        <w:rPr>
          <w:rFonts w:cs="Times New Roman"/>
        </w:rPr>
        <w:t>Director</w:t>
      </w:r>
      <w:del w:id="1015" w:author="Megan Ash" w:date="2026-01-15T15:56:00Z" w16du:dateUtc="2026-01-15T20:56:00Z">
        <w:r w:rsidR="002C154B" w:rsidRPr="005D4B04" w:rsidDel="002E27B5">
          <w:rPr>
            <w:rFonts w:cs="Times New Roman"/>
          </w:rPr>
          <w:delText>,</w:delText>
        </w:r>
      </w:del>
      <w:r w:rsidRPr="005D4B04">
        <w:rPr>
          <w:rFonts w:cs="Times New Roman"/>
        </w:rPr>
        <w:t xml:space="preserve"> or Partners HQ, as</w:t>
      </w:r>
      <w:r w:rsidRPr="00C17238">
        <w:rPr>
          <w:rFonts w:cs="Times New Roman"/>
        </w:rPr>
        <w:t xml:space="preserve"> </w:t>
      </w:r>
      <w:ins w:id="1016" w:author="Megan Ash" w:date="2026-01-15T15:54:00Z" w16du:dateUtc="2026-01-15T20:54:00Z">
        <w:r w:rsidR="00DA7887">
          <w:rPr>
            <w:rFonts w:cs="Times New Roman"/>
          </w:rPr>
          <w:t>they</w:t>
        </w:r>
      </w:ins>
      <w:del w:id="1017" w:author="Megan Ash" w:date="2026-01-15T15:54:00Z" w16du:dateUtc="2026-01-15T20:54:00Z">
        <w:r w:rsidRPr="00C17238" w:rsidDel="00DA7887">
          <w:rPr>
            <w:rFonts w:cs="Times New Roman"/>
          </w:rPr>
          <w:delText>you</w:delText>
        </w:r>
      </w:del>
      <w:r w:rsidRPr="00C17238">
        <w:rPr>
          <w:rFonts w:cs="Times New Roman"/>
        </w:rPr>
        <w:t xml:space="preserve"> feel comfortable. </w:t>
      </w:r>
      <w:ins w:id="1018" w:author="Megan Ash" w:date="2026-01-15T15:57:00Z" w16du:dateUtc="2026-01-15T20:57:00Z">
        <w:r w:rsidR="00854DD0">
          <w:rPr>
            <w:rFonts w:cs="Times New Roman"/>
          </w:rPr>
          <w:t>C</w:t>
        </w:r>
      </w:ins>
      <w:del w:id="1019" w:author="Megan Ash" w:date="2026-01-15T15:57:00Z" w16du:dateUtc="2026-01-15T20:57:00Z">
        <w:r w:rsidRPr="00C17238" w:rsidDel="00854DD0">
          <w:rPr>
            <w:rFonts w:cs="Times New Roman"/>
          </w:rPr>
          <w:delText>Such c</w:delText>
        </w:r>
      </w:del>
      <w:r w:rsidRPr="00C17238">
        <w:rPr>
          <w:rFonts w:cs="Times New Roman"/>
        </w:rPr>
        <w:t xml:space="preserve">omplaints must be recorded in writing, either by the complainant or by the supervisor/FO Director to whom it is reported. A Complaint Form is available in </w:t>
      </w:r>
      <w:hyperlink w:anchor="_Annex_F_1" w:history="1">
        <w:r w:rsidRPr="00C17238">
          <w:rPr>
            <w:rStyle w:val="Hyperlink"/>
            <w:rFonts w:cs="Times New Roman"/>
          </w:rPr>
          <w:t>Annex F</w:t>
        </w:r>
      </w:hyperlink>
      <w:r w:rsidRPr="00C17238">
        <w:rPr>
          <w:rFonts w:cs="Times New Roman"/>
        </w:rPr>
        <w:t xml:space="preserve">. Any supervisor or FO Director who becomes aware of possible harassment or retaliation must immediately advise a member of Partners HQ so it can be investigated in a timely and confidential manner. </w:t>
      </w:r>
    </w:p>
    <w:p w14:paraId="08293294" w14:textId="77777777" w:rsidR="00203923" w:rsidRPr="00203923" w:rsidRDefault="00203923" w:rsidP="00203923">
      <w:pPr>
        <w:tabs>
          <w:tab w:val="left" w:pos="960"/>
        </w:tabs>
        <w:spacing w:after="120" w:line="360" w:lineRule="auto"/>
        <w:ind w:right="-20"/>
        <w:jc w:val="both"/>
        <w:rPr>
          <w:rFonts w:cs="Times New Roman"/>
        </w:rPr>
      </w:pPr>
      <w:r w:rsidRPr="00203923">
        <w:rPr>
          <w:rFonts w:cs="Times New Roman"/>
        </w:rPr>
        <w:t>Partners encourages the prompt reporting of complaints or concerns so that rapid and constructive action can be taken before relationships become irreparably strained. Therefore, while no fixed reporting period has been established, early reporting and intervention have proven to be the most effective method of resolving actual or perceived incidents of harassment.</w:t>
      </w:r>
    </w:p>
    <w:p w14:paraId="2F860F37" w14:textId="77777777" w:rsidR="00203923" w:rsidRPr="00203923" w:rsidRDefault="00203923" w:rsidP="00203923">
      <w:pPr>
        <w:tabs>
          <w:tab w:val="left" w:pos="960"/>
        </w:tabs>
        <w:spacing w:after="120" w:line="360" w:lineRule="auto"/>
        <w:ind w:right="-20"/>
        <w:jc w:val="both"/>
        <w:rPr>
          <w:rFonts w:cs="Times New Roman"/>
        </w:rPr>
      </w:pPr>
      <w:r w:rsidRPr="00203923">
        <w:rPr>
          <w:rFonts w:cs="Times New Roman"/>
        </w:rPr>
        <w:t>Any reported allegations of harassment, discrimination, or retaliation will be investigated promptly. The investigation may include individual interviews with the parties involved and, where necessary, with individuals who may have observed the alleged conduct or may have other relevant knowledge. Partners will maintain confidentiality throughout the investigatory process to the extent consistent with adequate investigation and appropriate corrective action.</w:t>
      </w:r>
    </w:p>
    <w:p w14:paraId="45027457" w14:textId="7E9DC532" w:rsidR="00203923" w:rsidRPr="00203923" w:rsidRDefault="00203923" w:rsidP="00203923">
      <w:pPr>
        <w:tabs>
          <w:tab w:val="left" w:pos="960"/>
        </w:tabs>
        <w:spacing w:after="120" w:line="360" w:lineRule="auto"/>
        <w:ind w:right="-20"/>
        <w:jc w:val="both"/>
        <w:rPr>
          <w:rFonts w:cs="Times New Roman"/>
        </w:rPr>
      </w:pPr>
      <w:r w:rsidRPr="00203923">
        <w:rPr>
          <w:rFonts w:cs="Times New Roman"/>
        </w:rPr>
        <w:t xml:space="preserve">Misconduct constituting harassment, discrimination, or retaliation will be dealt with appropriately. Responsive action may include, for example, training, referral to counseling or disciplinary action such as a warning, reprimand, withholding of a promotion or pay increase, reassignment, temporary suspension without pay, or termination, as Partners </w:t>
      </w:r>
      <w:del w:id="1020" w:author="Megan Ash" w:date="2026-01-15T15:59:00Z" w16du:dateUtc="2026-01-15T20:59:00Z">
        <w:r w:rsidRPr="00203923" w:rsidDel="003458B6">
          <w:rPr>
            <w:rFonts w:cs="Times New Roman"/>
          </w:rPr>
          <w:delText xml:space="preserve">believes </w:delText>
        </w:r>
      </w:del>
      <w:ins w:id="1021" w:author="Megan Ash" w:date="2026-01-15T15:59:00Z" w16du:dateUtc="2026-01-15T20:59:00Z">
        <w:r w:rsidR="003458B6">
          <w:rPr>
            <w:rFonts w:cs="Times New Roman"/>
          </w:rPr>
          <w:t>deems</w:t>
        </w:r>
        <w:r w:rsidR="003458B6" w:rsidRPr="00203923">
          <w:rPr>
            <w:rFonts w:cs="Times New Roman"/>
          </w:rPr>
          <w:t xml:space="preserve"> </w:t>
        </w:r>
      </w:ins>
      <w:r w:rsidRPr="00203923">
        <w:rPr>
          <w:rFonts w:cs="Times New Roman"/>
        </w:rPr>
        <w:t>appropriate under the circumstances.</w:t>
      </w:r>
    </w:p>
    <w:p w14:paraId="0A3612C3" w14:textId="77777777" w:rsidR="00203923" w:rsidRPr="00203923" w:rsidRDefault="00203923" w:rsidP="00203923">
      <w:pPr>
        <w:tabs>
          <w:tab w:val="left" w:pos="960"/>
        </w:tabs>
        <w:spacing w:after="120" w:line="360" w:lineRule="auto"/>
        <w:ind w:right="-20"/>
        <w:jc w:val="both"/>
        <w:rPr>
          <w:rFonts w:cs="Times New Roman"/>
        </w:rPr>
      </w:pPr>
      <w:r w:rsidRPr="00203923">
        <w:rPr>
          <w:rFonts w:cs="Times New Roman"/>
        </w:rPr>
        <w:t>If a party to a complaint does not agree with its resolution, that party may appeal to Partners’ President &amp; CEO.</w:t>
      </w:r>
    </w:p>
    <w:p w14:paraId="41A9D526" w14:textId="577A7E8E" w:rsidR="00203923" w:rsidRPr="00C17238" w:rsidRDefault="00203923" w:rsidP="00203923">
      <w:pPr>
        <w:tabs>
          <w:tab w:val="left" w:pos="960"/>
        </w:tabs>
        <w:spacing w:after="120" w:line="360" w:lineRule="auto"/>
        <w:ind w:right="-20"/>
        <w:jc w:val="both"/>
        <w:rPr>
          <w:rFonts w:cs="Times New Roman"/>
        </w:rPr>
      </w:pPr>
      <w:r w:rsidRPr="00203923">
        <w:rPr>
          <w:rFonts w:cs="Times New Roman"/>
        </w:rPr>
        <w:t>False and malicious complaints of harassment, discrimination, or retaliation (as opposed to complaints that, even if erroneous, are made in good faith) may be the subject of appropriate disciplinary action.</w:t>
      </w:r>
    </w:p>
    <w:p w14:paraId="47551490" w14:textId="0C2723D3"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All harassment complaints will be promptly and thoroughly investigated, and each complaint will be handled as confidentially as possible under the circumstances. Complaints will be investigated impartially and if found to be truthful, Partners </w:t>
      </w:r>
      <w:r w:rsidR="00B8238B">
        <w:rPr>
          <w:rFonts w:cs="Times New Roman"/>
        </w:rPr>
        <w:t>Honduras</w:t>
      </w:r>
      <w:r w:rsidRPr="00C17238">
        <w:rPr>
          <w:rFonts w:cs="Times New Roman"/>
        </w:rPr>
        <w:t xml:space="preserve"> will take immediate corrective action. Anyone found to have engaged in harassment will be subject to appropriate disciplinary action up to, and including, termination of employment.</w:t>
      </w:r>
    </w:p>
    <w:p w14:paraId="2602B5D3" w14:textId="23B88838" w:rsidR="00527FAB" w:rsidRPr="00C17238" w:rsidRDefault="00527FAB" w:rsidP="003B307C">
      <w:pPr>
        <w:pStyle w:val="Heading3"/>
      </w:pPr>
      <w:bookmarkStart w:id="1022" w:name="_Toc29250480"/>
      <w:bookmarkStart w:id="1023" w:name="_Toc222754592"/>
      <w:r w:rsidRPr="00C17238">
        <w:t>7.</w:t>
      </w:r>
      <w:r w:rsidR="000F26E2">
        <w:t>10</w:t>
      </w:r>
      <w:r w:rsidRPr="00C17238">
        <w:t>.</w:t>
      </w:r>
      <w:r w:rsidR="000F26E2">
        <w:t>1</w:t>
      </w:r>
      <w:r w:rsidRPr="00C17238">
        <w:t xml:space="preserve"> Protection from Retaliation</w:t>
      </w:r>
      <w:bookmarkEnd w:id="1022"/>
      <w:bookmarkEnd w:id="1023"/>
      <w:r w:rsidRPr="00C17238">
        <w:t xml:space="preserve"> </w:t>
      </w:r>
    </w:p>
    <w:p w14:paraId="5418AFF2" w14:textId="1C81364C" w:rsidR="00C83A14" w:rsidRDefault="000E79F5" w:rsidP="0023523E">
      <w:pPr>
        <w:tabs>
          <w:tab w:val="left" w:pos="960"/>
        </w:tabs>
        <w:spacing w:after="120" w:line="360" w:lineRule="auto"/>
        <w:ind w:right="-20"/>
        <w:jc w:val="both"/>
        <w:rPr>
          <w:rFonts w:cs="Times New Roman"/>
        </w:rPr>
      </w:pPr>
      <w:r w:rsidRPr="000E79F5">
        <w:rPr>
          <w:rFonts w:cs="Times New Roman"/>
        </w:rPr>
        <w:t>Partners</w:t>
      </w:r>
      <w:r w:rsidR="00140C8C">
        <w:rPr>
          <w:rFonts w:cs="Times New Roman"/>
        </w:rPr>
        <w:t xml:space="preserve"> </w:t>
      </w:r>
      <w:r w:rsidR="00B8238B">
        <w:rPr>
          <w:rFonts w:cs="Times New Roman"/>
        </w:rPr>
        <w:t>Honduras</w:t>
      </w:r>
      <w:r w:rsidRPr="000E79F5">
        <w:rPr>
          <w:rFonts w:cs="Times New Roman"/>
        </w:rPr>
        <w:t xml:space="preserve"> prohibits retaliation against employees who legitimately exercise their rights under this policy or participate in an investigation. There is to be no interference, coercion, discrimination, reprisal, or retaliation against any employee for making a truthful, good-faith complaint or report of a violation. Retaliation against an individual for reporting harassment or discrimination or for participating in an investigation of a claim of harassment or discrimination is a serious violation of this policy and, like harassment or discrimination itself, will be subject to disciplinary action. Acts of retaliation should be reported immediately and will be promptly investigated and addressed</w:t>
      </w:r>
      <w:r w:rsidR="0023523E">
        <w:rPr>
          <w:rFonts w:cs="Times New Roman"/>
        </w:rPr>
        <w:t xml:space="preserve">. </w:t>
      </w:r>
    </w:p>
    <w:p w14:paraId="070ECF38" w14:textId="4F6E434D" w:rsidR="0023523E" w:rsidRDefault="0023523E" w:rsidP="0023523E">
      <w:pPr>
        <w:tabs>
          <w:tab w:val="left" w:pos="960"/>
        </w:tabs>
        <w:spacing w:after="120" w:line="360" w:lineRule="auto"/>
        <w:ind w:right="-20"/>
        <w:jc w:val="both"/>
        <w:rPr>
          <w:rFonts w:cs="Times New Roman"/>
        </w:rPr>
      </w:pPr>
      <w:r w:rsidRPr="00C17238">
        <w:rPr>
          <w:rFonts w:cs="Times New Roman"/>
        </w:rPr>
        <w:t>Employees who believe they are being discriminated against as a result of having legitimately filed a complaint or having truthfully participated in an investigation should immediately notify their supervisor, FO Director, or Partners HQ.</w:t>
      </w:r>
    </w:p>
    <w:p w14:paraId="750C7D22" w14:textId="29D8F53D" w:rsidR="00527FAB" w:rsidRPr="00C17238" w:rsidRDefault="00527FAB" w:rsidP="00D01BA1">
      <w:pPr>
        <w:pStyle w:val="Heading2"/>
        <w:numPr>
          <w:ilvl w:val="1"/>
          <w:numId w:val="170"/>
        </w:numPr>
      </w:pPr>
      <w:bookmarkStart w:id="1024" w:name="_Toc179662103"/>
      <w:bookmarkStart w:id="1025" w:name="_Toc179663407"/>
      <w:bookmarkStart w:id="1026" w:name="_Toc179664472"/>
      <w:bookmarkStart w:id="1027" w:name="_Toc179665333"/>
      <w:bookmarkStart w:id="1028" w:name="_Toc179665823"/>
      <w:bookmarkStart w:id="1029" w:name="_Toc180139278"/>
      <w:bookmarkStart w:id="1030" w:name="_Toc180456531"/>
      <w:bookmarkStart w:id="1031" w:name="_Toc182400483"/>
      <w:bookmarkStart w:id="1032" w:name="_Toc182401152"/>
      <w:bookmarkStart w:id="1033" w:name="_Toc184693589"/>
      <w:bookmarkStart w:id="1034" w:name="_Toc184694035"/>
      <w:bookmarkStart w:id="1035" w:name="_Toc184694481"/>
      <w:bookmarkStart w:id="1036" w:name="_Toc184727360"/>
      <w:bookmarkStart w:id="1037" w:name="_Toc184728512"/>
      <w:bookmarkStart w:id="1038" w:name="_Toc184728958"/>
      <w:bookmarkStart w:id="1039" w:name="_Toc184729571"/>
      <w:bookmarkStart w:id="1040" w:name="_Toc184734588"/>
      <w:bookmarkStart w:id="1041" w:name="_Toc184735039"/>
      <w:bookmarkStart w:id="1042" w:name="_Toc184735490"/>
      <w:bookmarkStart w:id="1043" w:name="_Toc184735939"/>
      <w:bookmarkStart w:id="1044" w:name="_Toc184736381"/>
      <w:bookmarkStart w:id="1045" w:name="_Toc184741808"/>
      <w:bookmarkStart w:id="1046" w:name="_Toc184783362"/>
      <w:bookmarkStart w:id="1047" w:name="_Toc184783739"/>
      <w:bookmarkStart w:id="1048" w:name="_Toc184784116"/>
      <w:bookmarkStart w:id="1049" w:name="_Toc184805774"/>
      <w:bookmarkStart w:id="1050" w:name="_Toc184806159"/>
      <w:bookmarkStart w:id="1051" w:name="_Toc184806697"/>
      <w:bookmarkStart w:id="1052" w:name="_Toc22275459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r w:rsidRPr="00C17238">
        <w:t>Freedom of Association</w:t>
      </w:r>
      <w:bookmarkEnd w:id="1052"/>
      <w:r w:rsidR="006308EB" w:rsidRPr="00C17238">
        <w:t xml:space="preserve"> </w:t>
      </w:r>
    </w:p>
    <w:p w14:paraId="7B29884B" w14:textId="61B0F163" w:rsidR="00527FAB" w:rsidRPr="00C17238" w:rsidRDefault="00B8238B" w:rsidP="00527FAB">
      <w:pPr>
        <w:tabs>
          <w:tab w:val="left" w:pos="960"/>
        </w:tabs>
        <w:spacing w:after="120" w:line="360" w:lineRule="auto"/>
        <w:ind w:right="-20"/>
        <w:jc w:val="both"/>
        <w:rPr>
          <w:rFonts w:cs="Times New Roman"/>
        </w:rPr>
      </w:pPr>
      <w:r>
        <w:rPr>
          <w:rFonts w:cs="Times New Roman"/>
        </w:rPr>
        <w:t>Hondura</w:t>
      </w:r>
      <w:del w:id="1053" w:author="Megan Ash" w:date="2026-01-15T16:00:00Z" w16du:dateUtc="2026-01-15T21:00:00Z">
        <w:r w:rsidDel="005F57C6">
          <w:rPr>
            <w:rFonts w:cs="Times New Roman"/>
          </w:rPr>
          <w:delText>s</w:delText>
        </w:r>
      </w:del>
      <w:r w:rsidR="007261A2">
        <w:rPr>
          <w:rFonts w:cs="Times New Roman"/>
        </w:rPr>
        <w:t>n</w:t>
      </w:r>
      <w:r w:rsidR="00527FAB" w:rsidRPr="00C17238">
        <w:rPr>
          <w:rFonts w:cs="Times New Roman"/>
        </w:rPr>
        <w:t xml:space="preserve"> law recognizes and protects freedom of association. Workers, without any distinction of any kind, have the right, without prior authorization, to form organizations of their choice, and </w:t>
      </w:r>
      <w:ins w:id="1054" w:author="Megan Ash" w:date="2026-01-15T16:01:00Z" w16du:dateUtc="2026-01-15T21:01:00Z">
        <w:r w:rsidR="005F57C6">
          <w:rPr>
            <w:rFonts w:cs="Times New Roman"/>
          </w:rPr>
          <w:t xml:space="preserve">to </w:t>
        </w:r>
      </w:ins>
      <w:r w:rsidR="00527FAB" w:rsidRPr="00C17238">
        <w:rPr>
          <w:rFonts w:cs="Times New Roman"/>
        </w:rPr>
        <w:t xml:space="preserve">affiliate </w:t>
      </w:r>
      <w:ins w:id="1055" w:author="Megan Ash" w:date="2026-01-15T16:01:00Z" w16du:dateUtc="2026-01-15T21:01:00Z">
        <w:r w:rsidR="005F57C6">
          <w:rPr>
            <w:rFonts w:cs="Times New Roman"/>
          </w:rPr>
          <w:t>with</w:t>
        </w:r>
      </w:ins>
      <w:del w:id="1056" w:author="Megan Ash" w:date="2026-01-15T16:01:00Z" w16du:dateUtc="2026-01-15T21:01:00Z">
        <w:r w:rsidR="00527FAB" w:rsidRPr="00C17238" w:rsidDel="005F57C6">
          <w:rPr>
            <w:rFonts w:cs="Times New Roman"/>
          </w:rPr>
          <w:delText>to</w:delText>
        </w:r>
      </w:del>
      <w:r w:rsidR="00527FAB" w:rsidRPr="00C17238">
        <w:rPr>
          <w:rFonts w:cs="Times New Roman"/>
        </w:rPr>
        <w:t xml:space="preserve"> such organizations</w:t>
      </w:r>
      <w:r w:rsidR="00162188">
        <w:rPr>
          <w:rFonts w:cs="Times New Roman"/>
        </w:rPr>
        <w:t>.</w:t>
      </w:r>
    </w:p>
    <w:p w14:paraId="035EAAB3" w14:textId="3D333ABE" w:rsidR="00527FAB" w:rsidRPr="00C17238" w:rsidRDefault="00527FAB" w:rsidP="00D01BA1">
      <w:pPr>
        <w:pStyle w:val="Heading2"/>
        <w:numPr>
          <w:ilvl w:val="1"/>
          <w:numId w:val="170"/>
        </w:numPr>
      </w:pPr>
      <w:bookmarkStart w:id="1057" w:name="_Toc222754594"/>
      <w:r w:rsidRPr="00C17238">
        <w:t>Anti-Forced Labor</w:t>
      </w:r>
      <w:bookmarkEnd w:id="1057"/>
      <w:r w:rsidR="006308EB" w:rsidRPr="00C17238">
        <w:t xml:space="preserve"> </w:t>
      </w:r>
    </w:p>
    <w:p w14:paraId="61C73578" w14:textId="5E9730AD" w:rsidR="00527FAB" w:rsidRDefault="33D56372" w:rsidP="00527FAB">
      <w:pPr>
        <w:tabs>
          <w:tab w:val="left" w:pos="960"/>
        </w:tabs>
        <w:spacing w:after="120" w:line="360" w:lineRule="auto"/>
        <w:ind w:right="-20"/>
        <w:jc w:val="both"/>
        <w:rPr>
          <w:rFonts w:cs="Times New Roman"/>
        </w:rPr>
      </w:pPr>
      <w:del w:id="1058" w:author="Catalina Ipas" w:date="2025-10-08T10:56:00Z" w16du:dateUtc="2025-10-08T10:56:00Z">
        <w:r w:rsidRPr="3050CBA3" w:rsidDel="33D56372">
          <w:rPr>
            <w:rFonts w:cs="Times New Roman"/>
          </w:rPr>
          <w:delText xml:space="preserve">In accordance with Article 5 of the Hondurasn Labor Code, </w:delText>
        </w:r>
      </w:del>
      <w:r w:rsidR="0A81EC3A" w:rsidRPr="3050CBA3">
        <w:rPr>
          <w:rFonts w:cs="Times New Roman"/>
        </w:rPr>
        <w:t xml:space="preserve">Partners </w:t>
      </w:r>
      <w:r w:rsidR="562E63EF" w:rsidRPr="3050CBA3">
        <w:rPr>
          <w:rFonts w:cs="Times New Roman"/>
        </w:rPr>
        <w:t>Honduras</w:t>
      </w:r>
      <w:r w:rsidR="0A81EC3A" w:rsidRPr="3050CBA3">
        <w:rPr>
          <w:rFonts w:cs="Times New Roman"/>
        </w:rPr>
        <w:t xml:space="preserve"> prohibits all forced labor. Forced labor </w:t>
      </w:r>
      <w:del w:id="1059" w:author="Megan Ash" w:date="2026-01-15T16:01:00Z" w16du:dateUtc="2026-01-15T21:01:00Z">
        <w:r w:rsidRPr="3050CBA3" w:rsidDel="0A81EC3A">
          <w:rPr>
            <w:rFonts w:cs="Times New Roman"/>
          </w:rPr>
          <w:delText>shall mean</w:delText>
        </w:r>
      </w:del>
      <w:ins w:id="1060" w:author="Megan Ash" w:date="2026-01-15T16:01:00Z" w16du:dateUtc="2026-01-15T21:01:00Z">
        <w:r w:rsidR="005F57C6" w:rsidRPr="3050CBA3">
          <w:rPr>
            <w:rFonts w:cs="Times New Roman"/>
          </w:rPr>
          <w:t>is defined as</w:t>
        </w:r>
      </w:ins>
      <w:r w:rsidR="0A81EC3A" w:rsidRPr="3050CBA3">
        <w:rPr>
          <w:rFonts w:cs="Times New Roman"/>
        </w:rPr>
        <w:t xml:space="preserve"> any work or service exacted from an individual under the threat of any penalty and for which the individual has not voluntarily offered </w:t>
      </w:r>
      <w:del w:id="1061" w:author="Megan Ash" w:date="2026-01-15T16:01:00Z" w16du:dateUtc="2026-01-15T21:01:00Z">
        <w:r w:rsidRPr="3050CBA3" w:rsidDel="0A81EC3A">
          <w:rPr>
            <w:rFonts w:cs="Times New Roman"/>
          </w:rPr>
          <w:delText>himself</w:delText>
        </w:r>
      </w:del>
      <w:ins w:id="1062" w:author="Megan Ash" w:date="2026-01-15T16:01:00Z" w16du:dateUtc="2026-01-15T21:01:00Z">
        <w:r w:rsidR="005F57C6" w:rsidRPr="3050CBA3">
          <w:rPr>
            <w:rFonts w:cs="Times New Roman"/>
          </w:rPr>
          <w:t>themself</w:t>
        </w:r>
      </w:ins>
      <w:r w:rsidR="0A81EC3A" w:rsidRPr="3050CBA3">
        <w:rPr>
          <w:rFonts w:cs="Times New Roman"/>
        </w:rPr>
        <w:t xml:space="preserve">. No citizen can be </w:t>
      </w:r>
      <w:del w:id="1063" w:author="Megan Ash" w:date="2026-01-15T16:02:00Z" w16du:dateUtc="2026-01-15T21:02:00Z">
        <w:r w:rsidRPr="3050CBA3" w:rsidDel="0A81EC3A">
          <w:rPr>
            <w:rFonts w:cs="Times New Roman"/>
          </w:rPr>
          <w:delText xml:space="preserve">forced </w:delText>
        </w:r>
      </w:del>
      <w:ins w:id="1064" w:author="Megan Ash" w:date="2026-01-15T16:02:00Z" w16du:dateUtc="2026-01-15T21:02:00Z">
        <w:r w:rsidR="005F57C6" w:rsidRPr="3050CBA3">
          <w:rPr>
            <w:rFonts w:cs="Times New Roman"/>
          </w:rPr>
          <w:t xml:space="preserve">subjected </w:t>
        </w:r>
      </w:ins>
      <w:del w:id="1065" w:author="Megan Ash" w:date="2026-01-15T16:02:00Z" w16du:dateUtc="2026-01-15T21:02:00Z">
        <w:r w:rsidRPr="3050CBA3" w:rsidDel="0A81EC3A">
          <w:rPr>
            <w:rFonts w:cs="Times New Roman"/>
          </w:rPr>
          <w:delText>in</w:delText>
        </w:r>
      </w:del>
      <w:r w:rsidR="0A81EC3A" w:rsidRPr="3050CBA3">
        <w:rPr>
          <w:rFonts w:cs="Times New Roman"/>
        </w:rPr>
        <w:t>to forced labor except in the case of a legal conviction.</w:t>
      </w:r>
      <w:r w:rsidR="31D2F969" w:rsidRPr="3050CBA3">
        <w:rPr>
          <w:rFonts w:cs="Times New Roman"/>
        </w:rPr>
        <w:t xml:space="preserve"> </w:t>
      </w:r>
    </w:p>
    <w:p w14:paraId="33B0E939" w14:textId="3EB5202A" w:rsidR="00D97B69" w:rsidRPr="00C17238" w:rsidRDefault="001021FC" w:rsidP="00D01BA1">
      <w:pPr>
        <w:pStyle w:val="Heading2"/>
        <w:numPr>
          <w:ilvl w:val="1"/>
          <w:numId w:val="170"/>
        </w:numPr>
      </w:pPr>
      <w:bookmarkStart w:id="1066" w:name="_Toc222754595"/>
      <w:r>
        <w:t>Gender Identity Policy</w:t>
      </w:r>
      <w:bookmarkEnd w:id="1066"/>
      <w:r w:rsidR="00D97B69" w:rsidRPr="00C17238">
        <w:t xml:space="preserve"> </w:t>
      </w:r>
    </w:p>
    <w:p w14:paraId="09E6D61F" w14:textId="7511427F" w:rsidR="00D97B69" w:rsidRDefault="00152268" w:rsidP="00D97B69">
      <w:pPr>
        <w:tabs>
          <w:tab w:val="left" w:pos="960"/>
        </w:tabs>
        <w:spacing w:after="120" w:line="360" w:lineRule="auto"/>
        <w:ind w:right="-20"/>
        <w:jc w:val="both"/>
        <w:rPr>
          <w:rFonts w:cs="Times New Roman"/>
        </w:rPr>
      </w:pPr>
      <w:r w:rsidRPr="00152268">
        <w:rPr>
          <w:rFonts w:cs="Times New Roman"/>
        </w:rPr>
        <w:t xml:space="preserve">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w:t>
      </w:r>
      <w:del w:id="1067" w:author="Megan Ash" w:date="2026-01-15T16:02:00Z" w16du:dateUtc="2026-01-15T21:02:00Z">
        <w:r w:rsidRPr="00152268" w:rsidDel="00003698">
          <w:rPr>
            <w:rFonts w:cs="Times New Roman"/>
          </w:rPr>
          <w:delText xml:space="preserve">about </w:delText>
        </w:r>
      </w:del>
      <w:ins w:id="1068" w:author="Megan Ash" w:date="2026-01-15T16:02:00Z" w16du:dateUtc="2026-01-15T21:02:00Z">
        <w:r w:rsidR="00003698">
          <w:rPr>
            <w:rFonts w:cs="Times New Roman"/>
          </w:rPr>
          <w:t xml:space="preserve">surrounding </w:t>
        </w:r>
      </w:ins>
      <w:r w:rsidRPr="00152268">
        <w:rPr>
          <w:rFonts w:cs="Times New Roman"/>
        </w:rPr>
        <w:t>how to protect the legal rights or safety of such employees. Partners has developed its Gender Identity Policy</w:t>
      </w:r>
      <w:ins w:id="1069" w:author="Megan Ash" w:date="2026-01-15T16:02:00Z" w16du:dateUtc="2026-01-15T21:02:00Z">
        <w:r w:rsidR="00003698">
          <w:rPr>
            <w:rFonts w:cs="Times New Roman"/>
          </w:rPr>
          <w:t>,</w:t>
        </w:r>
      </w:ins>
      <w:r w:rsidRPr="00152268">
        <w:rPr>
          <w:rFonts w:cs="Times New Roman"/>
        </w:rPr>
        <w:t xml:space="preserve"> which applies to all individuals when interacting with members of the Partners’ staff or network. Please reference </w:t>
      </w:r>
      <w:hyperlink w:anchor="_Annex_G:_Gender" w:history="1">
        <w:r w:rsidRPr="00596DC6">
          <w:rPr>
            <w:rStyle w:val="Hyperlink"/>
            <w:rFonts w:cs="Times New Roman"/>
          </w:rPr>
          <w:t xml:space="preserve">Annex </w:t>
        </w:r>
        <w:r w:rsidR="00596DC6">
          <w:rPr>
            <w:rStyle w:val="Hyperlink"/>
            <w:rFonts w:cs="Times New Roman"/>
          </w:rPr>
          <w:t>G</w:t>
        </w:r>
      </w:hyperlink>
      <w:r w:rsidRPr="00152268">
        <w:rPr>
          <w:rFonts w:cs="Times New Roman"/>
        </w:rPr>
        <w:t xml:space="preserve"> for the complete policy.</w:t>
      </w:r>
    </w:p>
    <w:p w14:paraId="1EDB8CED" w14:textId="42FF699F" w:rsidR="004A3C42" w:rsidRPr="004A3C42" w:rsidRDefault="004A3C42" w:rsidP="00D92021">
      <w:pPr>
        <w:pStyle w:val="Heading2"/>
        <w:numPr>
          <w:ilvl w:val="1"/>
          <w:numId w:val="170"/>
        </w:numPr>
      </w:pPr>
      <w:bookmarkStart w:id="1070" w:name="_Toc142304028"/>
      <w:bookmarkStart w:id="1071" w:name="_Toc163044393"/>
      <w:bookmarkStart w:id="1072" w:name="_Toc222754596"/>
      <w:r w:rsidRPr="004A3C42">
        <w:t>Sexual Exploitation and Abuse Prevention Policy</w:t>
      </w:r>
      <w:bookmarkEnd w:id="1070"/>
      <w:bookmarkEnd w:id="1071"/>
      <w:bookmarkEnd w:id="1072"/>
    </w:p>
    <w:p w14:paraId="6F25FCFB" w14:textId="35045FA6" w:rsidR="009912ED" w:rsidRPr="007F56F3" w:rsidRDefault="004A3C42" w:rsidP="009912ED">
      <w:pPr>
        <w:spacing w:line="360" w:lineRule="auto"/>
        <w:jc w:val="both"/>
        <w:rPr>
          <w:rFonts w:cs="Times New Roman"/>
        </w:rPr>
      </w:pPr>
      <w:r w:rsidRPr="00436E6D">
        <w:rPr>
          <w:rFonts w:cs="Times New Roman"/>
        </w:rPr>
        <w:t xml:space="preserve">Partners has a no-tolerance policy toward sexual harassment, exploitation, and abuse (SEA). SEA occurs when </w:t>
      </w:r>
      <w:ins w:id="1073" w:author="Megan Ash" w:date="2026-01-15T16:03:00Z" w16du:dateUtc="2026-01-15T21:03:00Z">
        <w:r w:rsidR="00003698">
          <w:rPr>
            <w:rFonts w:cs="Times New Roman"/>
          </w:rPr>
          <w:t xml:space="preserve">an individual in </w:t>
        </w:r>
      </w:ins>
      <w:r w:rsidRPr="00436E6D">
        <w:rPr>
          <w:rFonts w:cs="Times New Roman"/>
        </w:rPr>
        <w:t xml:space="preserve">a position of power (such as </w:t>
      </w:r>
      <w:del w:id="1074" w:author="Megan Ash" w:date="2026-01-15T16:04:00Z" w16du:dateUtc="2026-01-15T21:04:00Z">
        <w:r w:rsidRPr="00436E6D" w:rsidDel="004C4635">
          <w:rPr>
            <w:rFonts w:cs="Times New Roman"/>
          </w:rPr>
          <w:delText xml:space="preserve">being </w:delText>
        </w:r>
      </w:del>
      <w:r w:rsidRPr="00436E6D">
        <w:rPr>
          <w:rFonts w:cs="Times New Roman"/>
        </w:rPr>
        <w:t>a staff member of an NGO) is used for sexual purposes against a beneficiary or vulnerable member of the community. Employees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60" w:history="1">
        <w:r w:rsidRPr="00D01BA1">
          <w:t>ST/SGB/2003/13</w:t>
        </w:r>
      </w:hyperlink>
      <w:r w:rsidR="009912ED">
        <w:rPr>
          <w:rFonts w:cs="Times New Roman"/>
        </w:rPr>
        <w:t>l</w:t>
      </w:r>
      <w:r w:rsidRPr="00436E6D">
        <w:rPr>
          <w:rFonts w:cs="Times New Roman"/>
        </w:rPr>
        <w:t>). Partners Sexual Exploitation an</w:t>
      </w:r>
      <w:r w:rsidRPr="00701DF4">
        <w:rPr>
          <w:rFonts w:cs="Times New Roman"/>
        </w:rPr>
        <w:t>d Abuse Policy applies to all individuals when interacting with program beneficiaries. Please referen</w:t>
      </w:r>
      <w:r w:rsidRPr="00FF1DBD">
        <w:rPr>
          <w:rFonts w:cs="Times New Roman"/>
        </w:rPr>
        <w:t xml:space="preserve">ce </w:t>
      </w:r>
      <w:hyperlink w:anchor="_Annex_H:_Sexual" w:history="1">
        <w:r w:rsidR="00701DF4" w:rsidRPr="00FF1DBD">
          <w:rPr>
            <w:rStyle w:val="Hyperlink"/>
            <w:rFonts w:cs="Times New Roman"/>
          </w:rPr>
          <w:t>Annex H</w:t>
        </w:r>
      </w:hyperlink>
      <w:r w:rsidRPr="00FF1DBD">
        <w:rPr>
          <w:rFonts w:cs="Times New Roman"/>
        </w:rPr>
        <w:t xml:space="preserve"> for t</w:t>
      </w:r>
      <w:r w:rsidRPr="00701DF4">
        <w:rPr>
          <w:rFonts w:cs="Times New Roman"/>
        </w:rPr>
        <w:t>he co</w:t>
      </w:r>
      <w:r w:rsidRPr="00436E6D">
        <w:rPr>
          <w:rFonts w:cs="Times New Roman"/>
        </w:rPr>
        <w:t>mplete policy.</w:t>
      </w:r>
    </w:p>
    <w:p w14:paraId="6D000CDC" w14:textId="4DC075B2" w:rsidR="004A3C42" w:rsidRPr="009912ED" w:rsidRDefault="004A3C42" w:rsidP="009912ED">
      <w:pPr>
        <w:pStyle w:val="Heading2"/>
        <w:numPr>
          <w:ilvl w:val="1"/>
          <w:numId w:val="170"/>
        </w:numPr>
      </w:pPr>
      <w:bookmarkStart w:id="1075" w:name="_Toc142304029"/>
      <w:bookmarkStart w:id="1076" w:name="_Toc163044394"/>
      <w:bookmarkStart w:id="1077" w:name="_Toc222754597"/>
      <w:r w:rsidRPr="009912ED">
        <w:t>Child Safeguarding Policy</w:t>
      </w:r>
      <w:bookmarkEnd w:id="1075"/>
      <w:bookmarkEnd w:id="1076"/>
      <w:bookmarkEnd w:id="1077"/>
    </w:p>
    <w:p w14:paraId="4293DA8A" w14:textId="75EB7FC6" w:rsidR="00A13CB9" w:rsidRDefault="2E69C982">
      <w:pPr>
        <w:spacing w:after="120" w:line="360" w:lineRule="auto"/>
        <w:jc w:val="both"/>
        <w:rPr>
          <w:ins w:id="1078" w:author="Megan Ash" w:date="2026-01-15T16:09:00Z" w16du:dateUtc="2026-01-15T21:09:00Z"/>
          <w:rFonts w:cs="Times New Roman"/>
        </w:rPr>
        <w:pPrChange w:id="1079" w:author="Megan Ash" w:date="2026-01-15T16:10:00Z" w16du:dateUtc="2026-01-15T21:10:00Z">
          <w:pPr>
            <w:spacing w:line="360" w:lineRule="auto"/>
            <w:jc w:val="both"/>
          </w:pPr>
        </w:pPrChange>
      </w:pPr>
      <w:r w:rsidRPr="17D3FAEC">
        <w:rPr>
          <w:rFonts w:cs="Times New Roman"/>
        </w:rPr>
        <w:t>Partners has a no-tolerance approach to child exploitation and/or abuse by any Partners Employees and Affiliates. Child Safeguarding is</w:t>
      </w:r>
      <w:ins w:id="1080" w:author="Megan Ash" w:date="2026-01-15T16:08:00Z" w16du:dateUtc="2026-01-15T21:08:00Z">
        <w:r w:rsidR="00FB3D9F">
          <w:rPr>
            <w:rFonts w:cs="Times New Roman"/>
          </w:rPr>
          <w:t xml:space="preserve"> defined as</w:t>
        </w:r>
      </w:ins>
      <w:r w:rsidRPr="17D3FAEC">
        <w:rPr>
          <w:rFonts w:cs="Times New Roman"/>
        </w:rPr>
        <w:t xml:space="preserve"> preventative action</w:t>
      </w:r>
      <w:del w:id="1081" w:author="Megan Ash" w:date="2026-01-15T16:08:00Z" w16du:dateUtc="2026-01-15T21:08:00Z">
        <w:r w:rsidRPr="17D3FAEC" w:rsidDel="00FB3D9F">
          <w:rPr>
            <w:rFonts w:cs="Times New Roman"/>
          </w:rPr>
          <w:delText>s</w:delText>
        </w:r>
      </w:del>
      <w:r w:rsidRPr="17D3FAEC">
        <w:rPr>
          <w:rFonts w:cs="Times New Roman"/>
        </w:rPr>
        <w:t xml:space="preserve"> to ensure that all children are protected from deliberate or unintentional acts that lead to the risk of or actual harm by Partners Employees and Affiliates who come into contact with children or impact them through our development interventions, humanitarian responses, and operations. Partners’ Child Safeguarding Policy applies to all individuals when interacting with children both in the U.S. and abroad. Please reference </w:t>
      </w:r>
      <w:r>
        <w:fldChar w:fldCharType="begin"/>
      </w:r>
      <w:r>
        <w:instrText>HYPERLINK \l "_Annex_I:_Child" \h</w:instrText>
      </w:r>
      <w:r>
        <w:fldChar w:fldCharType="separate"/>
      </w:r>
      <w:r w:rsidRPr="17D3FAEC">
        <w:rPr>
          <w:rStyle w:val="Hyperlink"/>
          <w:rFonts w:cs="Times New Roman"/>
        </w:rPr>
        <w:t>Annex I</w:t>
      </w:r>
      <w:r>
        <w:fldChar w:fldCharType="end"/>
      </w:r>
      <w:r w:rsidRPr="17D3FAEC">
        <w:rPr>
          <w:rFonts w:cs="Times New Roman"/>
        </w:rPr>
        <w:t xml:space="preserve"> for the complete policy</w:t>
      </w:r>
      <w:r w:rsidR="3FEB272E" w:rsidRPr="17D3FAEC">
        <w:rPr>
          <w:rFonts w:cs="Times New Roman"/>
        </w:rPr>
        <w:t xml:space="preserve">. </w:t>
      </w:r>
    </w:p>
    <w:p w14:paraId="67185EBF" w14:textId="0F46BA18" w:rsidR="003F12AC" w:rsidDel="00CA1891" w:rsidRDefault="00CA1891">
      <w:pPr>
        <w:spacing w:line="360" w:lineRule="auto"/>
        <w:jc w:val="both"/>
        <w:rPr>
          <w:del w:id="1082" w:author="Megan Ash" w:date="2026-01-15T16:10:00Z" w16du:dateUtc="2026-01-15T21:10:00Z"/>
          <w:rFonts w:cs="Times New Roman"/>
        </w:rPr>
      </w:pPr>
      <w:ins w:id="1083" w:author="Megan Ash" w:date="2026-01-15T16:10:00Z">
        <w:r w:rsidRPr="00CA1891">
          <w:rPr>
            <w:rFonts w:cs="Times New Roman"/>
          </w:rPr>
          <w:t>It is important to note that while Article 32 of the Honduran Labor Code prohibits the hiring of children under 14 years of age, Partners Honduras recognizes a minor as a person under 18 years of age.</w:t>
        </w:r>
      </w:ins>
    </w:p>
    <w:p w14:paraId="526841E5" w14:textId="165FC1E5" w:rsidR="2352A46B" w:rsidDel="00CA1891" w:rsidRDefault="2352A46B">
      <w:pPr>
        <w:spacing w:line="360" w:lineRule="auto"/>
        <w:jc w:val="both"/>
        <w:rPr>
          <w:ins w:id="1084" w:author="Catalina Ipas" w:date="2025-10-14T10:15:00Z" w16du:dateUtc="2025-10-14T10:15:32Z"/>
          <w:del w:id="1085" w:author="Megan Ash" w:date="2026-01-15T16:10:00Z" w16du:dateUtc="2026-01-15T21:10:00Z"/>
          <w:rFonts w:eastAsia="Times New Roman" w:cs="Times New Roman"/>
        </w:rPr>
        <w:pPrChange w:id="1086" w:author="Catalina Ipas" w:date="2025-10-14T10:15:00Z">
          <w:pPr/>
        </w:pPrChange>
      </w:pPr>
      <w:ins w:id="1087" w:author="Catalina Ipas" w:date="2025-10-14T10:15:00Z">
        <w:del w:id="1088" w:author="Megan Ash" w:date="2026-01-15T16:10:00Z" w16du:dateUtc="2026-01-15T21:10:00Z">
          <w:r w:rsidRPr="17D3FAEC" w:rsidDel="00CA1891">
            <w:rPr>
              <w:rFonts w:eastAsia="Times New Roman" w:cs="Times New Roman"/>
              <w:color w:val="FF0000"/>
            </w:rPr>
            <w:delText>Article 32 of the H</w:delText>
          </w:r>
        </w:del>
      </w:ins>
      <w:ins w:id="1089" w:author="Catalina Ipas" w:date="2025-10-14T10:16:00Z">
        <w:del w:id="1090" w:author="Megan Ash" w:date="2026-01-15T16:10:00Z" w16du:dateUtc="2026-01-15T21:10:00Z">
          <w:r w:rsidRPr="17D3FAEC" w:rsidDel="00CA1891">
            <w:rPr>
              <w:rFonts w:eastAsia="Times New Roman" w:cs="Times New Roman"/>
              <w:color w:val="FF0000"/>
            </w:rPr>
            <w:delText xml:space="preserve">onduran </w:delText>
          </w:r>
        </w:del>
      </w:ins>
      <w:ins w:id="1091" w:author="Catalina Ipas" w:date="2025-10-14T10:15:00Z">
        <w:del w:id="1092" w:author="Megan Ash" w:date="2026-01-15T16:10:00Z" w16du:dateUtc="2026-01-15T21:10:00Z">
          <w:r w:rsidRPr="17D3FAEC" w:rsidDel="00CA1891">
            <w:rPr>
              <w:rFonts w:eastAsia="Times New Roman" w:cs="Times New Roman"/>
              <w:color w:val="FF0000"/>
            </w:rPr>
            <w:delText xml:space="preserve">Labor Code </w:delText>
          </w:r>
          <w:r w:rsidRPr="17D3FAEC" w:rsidDel="00CA1891">
            <w:rPr>
              <w:rFonts w:eastAsia="Times New Roman" w:cs="Times New Roman"/>
              <w:color w:val="D13438"/>
              <w:u w:val="single"/>
            </w:rPr>
            <w:delText>prohibits hiring teenagers younger than 1</w:delText>
          </w:r>
        </w:del>
      </w:ins>
      <w:ins w:id="1093" w:author="Catalina Ipas" w:date="2025-10-14T10:54:00Z">
        <w:del w:id="1094" w:author="Megan Ash" w:date="2026-01-15T16:10:00Z" w16du:dateUtc="2026-01-15T21:10:00Z">
          <w:r w:rsidR="4E526C04" w:rsidRPr="17D3FAEC" w:rsidDel="00CA1891">
            <w:rPr>
              <w:rFonts w:eastAsia="Times New Roman" w:cs="Times New Roman"/>
              <w:color w:val="D13438"/>
              <w:u w:val="single"/>
            </w:rPr>
            <w:delText>4</w:delText>
          </w:r>
        </w:del>
      </w:ins>
      <w:ins w:id="1095" w:author="Catalina Ipas" w:date="2025-10-14T10:15:00Z">
        <w:del w:id="1096" w:author="Megan Ash" w:date="2026-01-15T16:10:00Z" w16du:dateUtc="2026-01-15T21:10:00Z">
          <w:r w:rsidRPr="17D3FAEC" w:rsidDel="00CA1891">
            <w:rPr>
              <w:rFonts w:eastAsia="Times New Roman" w:cs="Times New Roman"/>
              <w:color w:val="D13438"/>
              <w:u w:val="single"/>
            </w:rPr>
            <w:delText xml:space="preserve"> years old</w:delText>
          </w:r>
          <w:r w:rsidRPr="17D3FAEC" w:rsidDel="00CA1891">
            <w:rPr>
              <w:rFonts w:eastAsia="Times New Roman" w:cs="Times New Roman"/>
              <w:color w:val="FF0000"/>
            </w:rPr>
            <w:delText>. Howev</w:delText>
          </w:r>
          <w:r w:rsidRPr="17D3FAEC" w:rsidDel="00CA1891">
            <w:rPr>
              <w:rFonts w:eastAsia="Times New Roman" w:cs="Times New Roman"/>
              <w:color w:val="D13438"/>
              <w:u w:val="single"/>
            </w:rPr>
            <w:delText xml:space="preserve">er, Partners </w:delText>
          </w:r>
        </w:del>
      </w:ins>
      <w:ins w:id="1097" w:author="Catalina Ipas" w:date="2025-10-14T10:54:00Z">
        <w:del w:id="1098" w:author="Megan Ash" w:date="2026-01-15T16:10:00Z" w16du:dateUtc="2026-01-15T21:10:00Z">
          <w:r w:rsidR="6C66977B" w:rsidRPr="17D3FAEC" w:rsidDel="00CA1891">
            <w:rPr>
              <w:rFonts w:eastAsia="Times New Roman" w:cs="Times New Roman"/>
              <w:color w:val="D13438"/>
              <w:u w:val="single"/>
            </w:rPr>
            <w:delText xml:space="preserve">Honduras </w:delText>
          </w:r>
        </w:del>
      </w:ins>
      <w:ins w:id="1099" w:author="Catalina Ipas" w:date="2025-10-14T10:15:00Z">
        <w:del w:id="1100" w:author="Megan Ash" w:date="2026-01-15T16:10:00Z" w16du:dateUtc="2026-01-15T21:10:00Z">
          <w:r w:rsidRPr="17D3FAEC" w:rsidDel="00CA1891">
            <w:rPr>
              <w:rFonts w:eastAsia="Times New Roman" w:cs="Times New Roman"/>
              <w:color w:val="D13438"/>
              <w:u w:val="single"/>
            </w:rPr>
            <w:delText>still recognizes a minor as a person under 18 years old.</w:delText>
          </w:r>
        </w:del>
      </w:ins>
    </w:p>
    <w:p w14:paraId="0561C43B" w14:textId="7A9D580F" w:rsidR="17D3FAEC" w:rsidRDefault="17D3FAEC" w:rsidP="17D3FAEC">
      <w:pPr>
        <w:spacing w:line="360" w:lineRule="auto"/>
        <w:jc w:val="both"/>
        <w:rPr>
          <w:rFonts w:cs="Times New Roman"/>
        </w:rPr>
      </w:pPr>
    </w:p>
    <w:p w14:paraId="5C4F85D7" w14:textId="77777777" w:rsidR="004A3C42" w:rsidRPr="004A3C42" w:rsidRDefault="004A3C42" w:rsidP="00A13CB9">
      <w:pPr>
        <w:pStyle w:val="Heading2"/>
        <w:numPr>
          <w:ilvl w:val="1"/>
          <w:numId w:val="170"/>
        </w:numPr>
      </w:pPr>
      <w:bookmarkStart w:id="1101" w:name="_Toc142304030"/>
      <w:bookmarkStart w:id="1102" w:name="_Toc163044395"/>
      <w:bookmarkStart w:id="1103" w:name="_Toc222754598"/>
      <w:r w:rsidRPr="004A3C42">
        <w:t>Trafficking in Persons (TIP) Policy</w:t>
      </w:r>
      <w:bookmarkEnd w:id="1101"/>
      <w:bookmarkEnd w:id="1102"/>
      <w:bookmarkEnd w:id="1103"/>
    </w:p>
    <w:p w14:paraId="5097CA0A" w14:textId="230D0B32" w:rsidR="004A3C42" w:rsidRPr="00C17238" w:rsidRDefault="004A3C42" w:rsidP="00D01BA1">
      <w:pPr>
        <w:spacing w:line="360" w:lineRule="auto"/>
        <w:jc w:val="both"/>
        <w:rPr>
          <w:rFonts w:cs="Times New Roman"/>
        </w:rPr>
      </w:pPr>
      <w:r w:rsidRPr="00A13CB9">
        <w:rPr>
          <w:rFonts w:cs="Times New Roman"/>
        </w:rPr>
        <w:t xml:space="preserve">Partners maintains a no-tolerance policy against TIP and will ensure risks associated with TIP are minimized in all operations. Employees and Affiliates must avoid and are prohibited from active engagement, complicity in, or benefiting from any practice that constitutes trafficking in persons. Please reference </w:t>
      </w:r>
      <w:hyperlink w:anchor="_Annex_J:_Trafficking" w:history="1">
        <w:r w:rsidRPr="00A13CB9">
          <w:rPr>
            <w:rStyle w:val="Hyperlink"/>
            <w:rFonts w:cs="Times New Roman"/>
          </w:rPr>
          <w:t xml:space="preserve">Annex </w:t>
        </w:r>
        <w:r>
          <w:rPr>
            <w:rStyle w:val="Hyperlink"/>
            <w:rFonts w:cs="Times New Roman"/>
          </w:rPr>
          <w:t>J</w:t>
        </w:r>
      </w:hyperlink>
      <w:r w:rsidRPr="00A13CB9">
        <w:rPr>
          <w:rFonts w:cs="Times New Roman"/>
        </w:rPr>
        <w:t xml:space="preserve"> for the complete policy.</w:t>
      </w:r>
    </w:p>
    <w:p w14:paraId="325B2F63" w14:textId="2CE694A1" w:rsidR="00527FAB" w:rsidRPr="008C7806" w:rsidRDefault="00527FAB" w:rsidP="00D01BA1">
      <w:pPr>
        <w:pStyle w:val="Heading2"/>
        <w:numPr>
          <w:ilvl w:val="1"/>
          <w:numId w:val="170"/>
        </w:numPr>
      </w:pPr>
      <w:bookmarkStart w:id="1104" w:name="_Toc29250483"/>
      <w:bookmarkStart w:id="1105" w:name="_Toc222754599"/>
      <w:r w:rsidRPr="008C7806">
        <w:t>Conflict of Interest</w:t>
      </w:r>
      <w:bookmarkEnd w:id="1104"/>
      <w:bookmarkEnd w:id="1105"/>
      <w:r w:rsidRPr="008C7806">
        <w:t xml:space="preserve"> </w:t>
      </w:r>
    </w:p>
    <w:p w14:paraId="493E6FAF" w14:textId="34C4984F" w:rsidR="002E427D" w:rsidRDefault="00A64051" w:rsidP="00527FAB">
      <w:pPr>
        <w:tabs>
          <w:tab w:val="left" w:pos="960"/>
        </w:tabs>
        <w:spacing w:after="120" w:line="360" w:lineRule="auto"/>
        <w:ind w:right="-20"/>
        <w:jc w:val="both"/>
        <w:rPr>
          <w:rFonts w:cs="Times New Roman"/>
        </w:rPr>
      </w:pPr>
      <w:r w:rsidRPr="00C26C6C">
        <w:rPr>
          <w:rFonts w:cs="Times New Roman"/>
        </w:rPr>
        <w:t>The following Conflict of Interest Policy has been adopted by the Partners International Board of Directors. Each board member, officer, employee, volunteer, intern, and independent contractor of Partners must sign this statement annually to reflect the absence of any relationships or financial interests described in the policy</w:t>
      </w:r>
      <w:ins w:id="1106" w:author="Megan Ash" w:date="2026-01-15T16:11:00Z" w16du:dateUtc="2026-01-15T21:11:00Z">
        <w:r w:rsidR="00A900A0">
          <w:rPr>
            <w:rFonts w:cs="Times New Roman"/>
          </w:rPr>
          <w:t>,</w:t>
        </w:r>
      </w:ins>
      <w:r w:rsidRPr="00C26C6C">
        <w:rPr>
          <w:rFonts w:cs="Times New Roman"/>
        </w:rPr>
        <w:t xml:space="preserve"> or disclose any which do or may exist.</w:t>
      </w:r>
      <w:r>
        <w:rPr>
          <w:rFonts w:cs="Times New Roman"/>
        </w:rPr>
        <w:t xml:space="preserve"> </w:t>
      </w:r>
      <w:r w:rsidR="00527FAB" w:rsidRPr="00C17238">
        <w:rPr>
          <w:rFonts w:cs="Times New Roman"/>
        </w:rPr>
        <w:t>A personal conflict of interest is a situation in which an employee</w:t>
      </w:r>
      <w:del w:id="1107" w:author="Megan Ash" w:date="2026-01-15T16:11:00Z" w16du:dateUtc="2026-01-15T21:11:00Z">
        <w:r w:rsidR="00527FAB" w:rsidRPr="00C17238" w:rsidDel="00A900A0">
          <w:rPr>
            <w:rFonts w:cs="Times New Roman"/>
          </w:rPr>
          <w:delText>,</w:delText>
        </w:r>
      </w:del>
      <w:r w:rsidR="00527FAB" w:rsidRPr="00C17238">
        <w:rPr>
          <w:rFonts w:cs="Times New Roman"/>
        </w:rPr>
        <w:t xml:space="preserve"> or entity representative has a financial interest, personal activity or relationship that could impair the employee’s ability to act impartially when performing activities on behalf of Partners </w:t>
      </w:r>
      <w:r w:rsidR="00B8238B">
        <w:rPr>
          <w:rFonts w:cs="Times New Roman"/>
        </w:rPr>
        <w:t>Honduras</w:t>
      </w:r>
      <w:r w:rsidR="00527FAB" w:rsidRPr="00C17238">
        <w:rPr>
          <w:rFonts w:cs="Times New Roman"/>
        </w:rPr>
        <w:t xml:space="preserve">. </w:t>
      </w:r>
    </w:p>
    <w:p w14:paraId="76421387" w14:textId="2C5E13E8" w:rsidR="002E427D" w:rsidRDefault="00C451BC" w:rsidP="00C451BC">
      <w:pPr>
        <w:tabs>
          <w:tab w:val="left" w:pos="960"/>
        </w:tabs>
        <w:spacing w:after="120" w:line="360" w:lineRule="auto"/>
        <w:ind w:right="-20"/>
        <w:jc w:val="both"/>
        <w:rPr>
          <w:rFonts w:cs="Times New Roman"/>
        </w:rPr>
      </w:pPr>
      <w:r w:rsidRPr="00C451BC">
        <w:rPr>
          <w:rFonts w:cs="Times New Roman"/>
        </w:rPr>
        <w:t>For this policy, the definition of “personal relationship” is as follows: grandparents, parents, stepparents, in-laws, spouse, spouse’s family, sibling, sibling’s spouses, sibling’s in-laws, children, stepchildren, ex-spouse, aunts, uncles, cousins, nieces, nephews, and other close friends.</w:t>
      </w:r>
    </w:p>
    <w:p w14:paraId="48E846BB" w14:textId="6CFB5222" w:rsidR="00894FB2" w:rsidRDefault="009171B1" w:rsidP="00527FAB">
      <w:pPr>
        <w:tabs>
          <w:tab w:val="left" w:pos="960"/>
        </w:tabs>
        <w:spacing w:after="120" w:line="360" w:lineRule="auto"/>
        <w:ind w:right="-20"/>
        <w:jc w:val="both"/>
        <w:rPr>
          <w:rFonts w:cs="Times New Roman"/>
        </w:rPr>
      </w:pPr>
      <w:r w:rsidRPr="009171B1">
        <w:rPr>
          <w:rFonts w:cs="Times New Roman"/>
        </w:rPr>
        <w:t>Partners seeks to avoid any potential conflicts of interest created by close personal relationships between employees and vendors, contractors, beneficiaries, grantees, services providers, or any other organizations/persons working or planning to work with Partners. Individuals are prohibited from providing assistance or services through any Partners program, such as materials, money, or other goods, services, or resources to anyone with whom they have a close personal relationship. Employees are also prohibited from supervising and participating either directly or indirectly in the hiring, promotion, or evaluation of any individual with whom they have a close personal relationship.</w:t>
      </w:r>
    </w:p>
    <w:p w14:paraId="6F35A6EE" w14:textId="778AB449"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Additionally, all employees, and representatives of Partners </w:t>
      </w:r>
      <w:r w:rsidR="00B8238B">
        <w:rPr>
          <w:rFonts w:cs="Times New Roman"/>
        </w:rPr>
        <w:t>Honduras</w:t>
      </w:r>
      <w:r w:rsidRPr="00C17238">
        <w:rPr>
          <w:rFonts w:cs="Times New Roman"/>
        </w:rPr>
        <w:t xml:space="preserve"> must neither solicit nor accept gratuities, favors, or anything of monetary value from sub-recipients or prospective sub-recipients. Any outside business dealings of Partners </w:t>
      </w:r>
      <w:r w:rsidR="00B8238B">
        <w:rPr>
          <w:rFonts w:cs="Times New Roman"/>
        </w:rPr>
        <w:t>Honduras</w:t>
      </w:r>
      <w:r w:rsidRPr="00C17238">
        <w:rPr>
          <w:rFonts w:cs="Times New Roman"/>
        </w:rPr>
        <w:t xml:space="preserve">’s employees must be legal and not conflict in any manner with Partners </w:t>
      </w:r>
      <w:r w:rsidR="00B8238B">
        <w:rPr>
          <w:rFonts w:cs="Times New Roman"/>
        </w:rPr>
        <w:t>Honduras</w:t>
      </w:r>
      <w:r w:rsidRPr="00C17238">
        <w:rPr>
          <w:rFonts w:cs="Times New Roman"/>
        </w:rPr>
        <w:t xml:space="preserve">’s operations. Outside business dealings include, but are not limited to, any investments, loans, employment, or business ownership by Partners </w:t>
      </w:r>
      <w:r w:rsidR="00B8238B">
        <w:rPr>
          <w:rFonts w:cs="Times New Roman"/>
        </w:rPr>
        <w:t>Honduras</w:t>
      </w:r>
      <w:r w:rsidRPr="00C17238">
        <w:rPr>
          <w:rFonts w:cs="Times New Roman"/>
        </w:rPr>
        <w:t>’s employees.</w:t>
      </w:r>
    </w:p>
    <w:p w14:paraId="7851DA9D" w14:textId="77777777" w:rsidR="00527FAB" w:rsidRPr="00C17238" w:rsidRDefault="00527FAB" w:rsidP="00527FAB">
      <w:pPr>
        <w:tabs>
          <w:tab w:val="left" w:pos="960"/>
        </w:tabs>
        <w:spacing w:after="120" w:line="360" w:lineRule="auto"/>
        <w:ind w:right="-20"/>
        <w:jc w:val="both"/>
        <w:rPr>
          <w:rFonts w:cs="Times New Roman"/>
        </w:rPr>
      </w:pPr>
      <w:r w:rsidRPr="00C17238">
        <w:rPr>
          <w:rFonts w:cs="Times New Roman"/>
        </w:rPr>
        <w:t>Furthermore, contracts or transactions (i)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14:paraId="2A5C25F4" w14:textId="77777777" w:rsidR="00E50135" w:rsidRPr="00E50135" w:rsidRDefault="00E50135" w:rsidP="00E50135">
      <w:pPr>
        <w:pStyle w:val="ListParagraph"/>
        <w:numPr>
          <w:ilvl w:val="0"/>
          <w:numId w:val="85"/>
        </w:numPr>
        <w:tabs>
          <w:tab w:val="left" w:pos="960"/>
        </w:tabs>
        <w:spacing w:after="120" w:line="360" w:lineRule="auto"/>
        <w:ind w:right="-20"/>
        <w:jc w:val="both"/>
        <w:rPr>
          <w:rFonts w:cs="Times New Roman"/>
        </w:rPr>
      </w:pPr>
      <w:r w:rsidRPr="00E50135">
        <w:rPr>
          <w:rFonts w:cs="Times New Roman"/>
        </w:rPr>
        <w:t>The material facts regarding the relationship or interest are disclosed or are known to Partners and/or the Board of Directors and in good faith authorized the contract or transaction by the affirmative votes of a majority of the disinterested board members or officers, even though the disinterested board members or officers may then become less than a quorum; or</w:t>
      </w:r>
    </w:p>
    <w:p w14:paraId="2C28B99D" w14:textId="77777777" w:rsidR="00E50135" w:rsidRPr="00E50135" w:rsidRDefault="00E50135" w:rsidP="00E50135">
      <w:pPr>
        <w:pStyle w:val="ListParagraph"/>
        <w:numPr>
          <w:ilvl w:val="0"/>
          <w:numId w:val="85"/>
        </w:numPr>
        <w:tabs>
          <w:tab w:val="left" w:pos="960"/>
        </w:tabs>
        <w:spacing w:after="120" w:line="360" w:lineRule="auto"/>
        <w:ind w:right="-20"/>
        <w:jc w:val="both"/>
        <w:rPr>
          <w:rFonts w:cs="Times New Roman"/>
        </w:rPr>
      </w:pPr>
      <w:r w:rsidRPr="00E50135">
        <w:rPr>
          <w:rFonts w:cs="Times New Roman"/>
        </w:rPr>
        <w:t xml:space="preserve">The material facts regarding the relationship or interest are disclosed or are known to the Partners and/or Board of Directors and officers voting on the contract or transaction is specifically approved in good faith by a vote; or </w:t>
      </w:r>
    </w:p>
    <w:p w14:paraId="316589D0" w14:textId="77777777" w:rsidR="00E50135" w:rsidRPr="00E50135" w:rsidRDefault="00E50135" w:rsidP="00E50135">
      <w:pPr>
        <w:pStyle w:val="ListParagraph"/>
        <w:numPr>
          <w:ilvl w:val="0"/>
          <w:numId w:val="85"/>
        </w:numPr>
        <w:tabs>
          <w:tab w:val="left" w:pos="960"/>
        </w:tabs>
        <w:spacing w:after="120" w:line="360" w:lineRule="auto"/>
        <w:ind w:right="-20"/>
        <w:jc w:val="both"/>
        <w:rPr>
          <w:rFonts w:cs="Times New Roman"/>
        </w:rPr>
      </w:pPr>
      <w:r w:rsidRPr="00E50135">
        <w:rPr>
          <w:rFonts w:cs="Times New Roman"/>
        </w:rPr>
        <w:t xml:space="preserve">The contract or transaction is fair to Partners as of the time it is authorized, approved, or ratified. </w:t>
      </w:r>
    </w:p>
    <w:p w14:paraId="437D46C3" w14:textId="580AD4EE" w:rsidR="00527FAB" w:rsidRDefault="00543C06" w:rsidP="00527FAB">
      <w:pPr>
        <w:tabs>
          <w:tab w:val="left" w:pos="960"/>
        </w:tabs>
        <w:spacing w:after="120" w:line="360" w:lineRule="auto"/>
        <w:ind w:right="-20"/>
        <w:jc w:val="both"/>
        <w:rPr>
          <w:rFonts w:cs="Times New Roman"/>
        </w:rPr>
      </w:pPr>
      <w:r w:rsidRPr="00543C06">
        <w:rPr>
          <w:rFonts w:cs="Times New Roman"/>
        </w:rPr>
        <w:t>Common or interested Board members or officers may be counted in determining a quorum at any meeting which authorizes the contract or transaction, provided, however, that the interested person or persons shall be excluded from the room during the discussion of the contract or transaction in question and during the vote</w:t>
      </w:r>
      <w:r w:rsidR="00B8038F">
        <w:rPr>
          <w:rFonts w:cs="Times New Roman"/>
        </w:rPr>
        <w:t xml:space="preserve"> thereon</w:t>
      </w:r>
      <w:r w:rsidR="00527FAB" w:rsidRPr="00C17238">
        <w:rPr>
          <w:rFonts w:cs="Times New Roman"/>
        </w:rPr>
        <w:t>.</w:t>
      </w:r>
    </w:p>
    <w:p w14:paraId="2E86A568" w14:textId="0C46916A" w:rsidR="00D17B39" w:rsidRDefault="00D17B39" w:rsidP="00527FAB">
      <w:pPr>
        <w:tabs>
          <w:tab w:val="left" w:pos="960"/>
        </w:tabs>
        <w:spacing w:after="120" w:line="360" w:lineRule="auto"/>
        <w:ind w:right="-20"/>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requires that all potential conflicts of interest be reported </w:t>
      </w:r>
      <w:r w:rsidR="00A024DD">
        <w:rPr>
          <w:rFonts w:cs="Times New Roman"/>
        </w:rPr>
        <w:t xml:space="preserve">in writing </w:t>
      </w:r>
      <w:r w:rsidRPr="00C17238">
        <w:rPr>
          <w:rFonts w:cs="Times New Roman"/>
        </w:rPr>
        <w:t>immediately to the FO Director</w:t>
      </w:r>
      <w:r>
        <w:rPr>
          <w:rFonts w:cs="Times New Roman"/>
        </w:rPr>
        <w:t xml:space="preserve">, FO </w:t>
      </w:r>
      <w:r w:rsidR="000066CF">
        <w:rPr>
          <w:rFonts w:cs="Times New Roman"/>
        </w:rPr>
        <w:t>HR,</w:t>
      </w:r>
      <w:r w:rsidRPr="00C17238">
        <w:rPr>
          <w:rFonts w:cs="Times New Roman"/>
        </w:rPr>
        <w:t xml:space="preserve"> </w:t>
      </w:r>
      <w:r w:rsidR="008A6C65">
        <w:rPr>
          <w:rFonts w:cs="Times New Roman"/>
        </w:rPr>
        <w:t xml:space="preserve">or </w:t>
      </w:r>
      <w:r w:rsidR="008A6C65" w:rsidRPr="00136E5E">
        <w:rPr>
          <w:rFonts w:cs="Times New Roman"/>
        </w:rPr>
        <w:t xml:space="preserve">the Compliance Team at </w:t>
      </w:r>
      <w:hyperlink r:id="rId61" w:history="1">
        <w:r w:rsidR="008A6C65" w:rsidRPr="00A47AFA">
          <w:rPr>
            <w:rStyle w:val="Hyperlink"/>
            <w:rFonts w:cs="Times New Roman"/>
          </w:rPr>
          <w:t>compliance@partners.net</w:t>
        </w:r>
      </w:hyperlink>
      <w:r w:rsidR="008A6C65">
        <w:rPr>
          <w:rFonts w:cs="Times New Roman"/>
        </w:rPr>
        <w:t>.</w:t>
      </w:r>
      <w:r w:rsidR="00395AF9">
        <w:rPr>
          <w:rFonts w:cs="Times New Roman"/>
        </w:rPr>
        <w:t xml:space="preserve"> </w:t>
      </w:r>
    </w:p>
    <w:p w14:paraId="276D7E8F" w14:textId="629F3214" w:rsidR="00A024DD" w:rsidRDefault="00A024DD" w:rsidP="00527FAB">
      <w:pPr>
        <w:tabs>
          <w:tab w:val="left" w:pos="960"/>
        </w:tabs>
        <w:spacing w:after="120" w:line="360" w:lineRule="auto"/>
        <w:ind w:right="-20"/>
        <w:jc w:val="both"/>
        <w:rPr>
          <w:rFonts w:cs="Times New Roman"/>
        </w:rPr>
      </w:pPr>
      <w:r w:rsidRPr="00A024DD">
        <w:rPr>
          <w:rFonts w:cs="Times New Roman"/>
        </w:rPr>
        <w:t xml:space="preserve">When informed of a close personal relationship in accordance with this policy, </w:t>
      </w:r>
      <w:ins w:id="1108" w:author="Megan Ash" w:date="2026-01-15T16:24:00Z" w16du:dateUtc="2026-01-15T21:24:00Z">
        <w:r w:rsidR="00204C1B">
          <w:rPr>
            <w:rFonts w:cs="Times New Roman"/>
          </w:rPr>
          <w:t xml:space="preserve">the </w:t>
        </w:r>
      </w:ins>
      <w:r w:rsidRPr="00A024DD">
        <w:rPr>
          <w:rFonts w:cs="Times New Roman"/>
        </w:rPr>
        <w:t>supervisor and/or the Compliance Team will recommend steps to eliminate any potential conflict of interest. In the case of a supervisor-subordinate close personal relationship, a reasonable effort will be made to reassign one of the employees to another position.</w:t>
      </w:r>
    </w:p>
    <w:p w14:paraId="3E01AE88" w14:textId="4B320A21" w:rsidR="00CA2CA3" w:rsidRDefault="00CA2CA3" w:rsidP="00527FAB">
      <w:pPr>
        <w:tabs>
          <w:tab w:val="left" w:pos="960"/>
        </w:tabs>
        <w:spacing w:after="120" w:line="360" w:lineRule="auto"/>
        <w:ind w:right="-20"/>
        <w:jc w:val="both"/>
        <w:rPr>
          <w:rFonts w:cs="Times New Roman"/>
        </w:rPr>
      </w:pPr>
      <w:r w:rsidRPr="00CA2CA3">
        <w:rPr>
          <w:rFonts w:cs="Times New Roman"/>
        </w:rPr>
        <w:t>Failure to disclose the existence of a close personal relationship in accordance with this policy may be cause for termination. Any employee who believes this policy is being violated should report the concern to their supervisor,</w:t>
      </w:r>
      <w:r>
        <w:rPr>
          <w:rFonts w:cs="Times New Roman"/>
        </w:rPr>
        <w:t xml:space="preserve"> </w:t>
      </w:r>
      <w:r w:rsidRPr="00C17238">
        <w:rPr>
          <w:rFonts w:cs="Times New Roman"/>
        </w:rPr>
        <w:t>the FO Director</w:t>
      </w:r>
      <w:r>
        <w:rPr>
          <w:rFonts w:cs="Times New Roman"/>
        </w:rPr>
        <w:t xml:space="preserve">, FO </w:t>
      </w:r>
      <w:r w:rsidR="000066CF">
        <w:rPr>
          <w:rFonts w:cs="Times New Roman"/>
        </w:rPr>
        <w:t>HR,</w:t>
      </w:r>
      <w:r w:rsidRPr="00C17238">
        <w:rPr>
          <w:rFonts w:cs="Times New Roman"/>
        </w:rPr>
        <w:t xml:space="preserve"> </w:t>
      </w:r>
      <w:r w:rsidR="00672F49">
        <w:rPr>
          <w:rFonts w:cs="Times New Roman"/>
        </w:rPr>
        <w:t>or</w:t>
      </w:r>
      <w:r w:rsidRPr="00C17238">
        <w:rPr>
          <w:rFonts w:cs="Times New Roman"/>
        </w:rPr>
        <w:t xml:space="preserve"> </w:t>
      </w:r>
      <w:r w:rsidR="00136E5E" w:rsidRPr="00136E5E">
        <w:rPr>
          <w:rFonts w:cs="Times New Roman"/>
        </w:rPr>
        <w:t xml:space="preserve">the Compliance Team at </w:t>
      </w:r>
      <w:hyperlink r:id="rId62" w:history="1">
        <w:r w:rsidR="00136E5E" w:rsidRPr="00A47AFA">
          <w:rPr>
            <w:rStyle w:val="Hyperlink"/>
            <w:rFonts w:cs="Times New Roman"/>
          </w:rPr>
          <w:t>compliance@partners.net</w:t>
        </w:r>
      </w:hyperlink>
      <w:r w:rsidR="00136E5E" w:rsidRPr="00136E5E">
        <w:rPr>
          <w:rFonts w:cs="Times New Roman"/>
        </w:rPr>
        <w:t>.</w:t>
      </w:r>
      <w:r w:rsidR="00136E5E">
        <w:rPr>
          <w:rFonts w:cs="Times New Roman"/>
        </w:rPr>
        <w:t xml:space="preserve"> </w:t>
      </w:r>
    </w:p>
    <w:p w14:paraId="754A18EA" w14:textId="1AB1C486" w:rsidR="00CE28F4" w:rsidRDefault="00CE28F4" w:rsidP="00D01BA1">
      <w:pPr>
        <w:pStyle w:val="Heading2"/>
        <w:numPr>
          <w:ilvl w:val="1"/>
          <w:numId w:val="170"/>
        </w:numPr>
      </w:pPr>
      <w:bookmarkStart w:id="1109" w:name="_Toc222754600"/>
      <w:r w:rsidRPr="00B54D70">
        <w:t>Consultancies &amp; Conflict of Interest Outside of Partners</w:t>
      </w:r>
      <w:bookmarkEnd w:id="1109"/>
      <w:r w:rsidRPr="00B54D70">
        <w:t xml:space="preserve"> </w:t>
      </w:r>
    </w:p>
    <w:p w14:paraId="36AAB3EE" w14:textId="1C41C514" w:rsidR="00CE28F4" w:rsidRDefault="00CE28F4" w:rsidP="00CE28F4">
      <w:pPr>
        <w:tabs>
          <w:tab w:val="left" w:pos="960"/>
        </w:tabs>
        <w:spacing w:after="120" w:line="360" w:lineRule="auto"/>
        <w:ind w:right="-20"/>
        <w:jc w:val="both"/>
        <w:rPr>
          <w:rFonts w:cs="Times New Roman"/>
        </w:rPr>
      </w:pPr>
      <w:r w:rsidRPr="00B54D70">
        <w:rPr>
          <w:rFonts w:cs="Times New Roman"/>
        </w:rPr>
        <w:t>Partners</w:t>
      </w:r>
      <w:r>
        <w:rPr>
          <w:rFonts w:cs="Times New Roman"/>
        </w:rPr>
        <w:t xml:space="preserve"> </w:t>
      </w:r>
      <w:r w:rsidR="00B8238B">
        <w:rPr>
          <w:rFonts w:cs="Times New Roman"/>
        </w:rPr>
        <w:t>Honduras</w:t>
      </w:r>
      <w:r w:rsidRPr="00B54D70">
        <w:rPr>
          <w:rFonts w:cs="Times New Roman"/>
        </w:rPr>
        <w:t xml:space="preserve"> respects the right of employees to engage in private activities and personal business outside of their employment with the company, providing such activities do not conflict with the Partners’ interests. An outside consultancy is any work that is performed outside of the staff member's regular employment for which the staff member receives compensation, whether in the form of money, goods, or services.</w:t>
      </w:r>
    </w:p>
    <w:p w14:paraId="4DC59318" w14:textId="77777777" w:rsidR="00CE28F4" w:rsidRDefault="00CE28F4" w:rsidP="00CE28F4">
      <w:pPr>
        <w:tabs>
          <w:tab w:val="left" w:pos="960"/>
        </w:tabs>
        <w:spacing w:after="120" w:line="360" w:lineRule="auto"/>
        <w:ind w:right="-20"/>
        <w:jc w:val="both"/>
        <w:rPr>
          <w:rFonts w:cs="Times New Roman"/>
        </w:rPr>
      </w:pPr>
      <w:r w:rsidRPr="00B54D70">
        <w:rPr>
          <w:rFonts w:cs="Times New Roman"/>
        </w:rPr>
        <w:t xml:space="preserve">The following are guidelines for outside consultancies to ensure that staff members do not engage in activities that create conflicts of interest with their employment: </w:t>
      </w:r>
    </w:p>
    <w:p w14:paraId="2FA8CD32" w14:textId="77777777" w:rsidR="00CE28F4" w:rsidRPr="007E3BF1" w:rsidRDefault="00CE28F4" w:rsidP="00CE28F4">
      <w:pPr>
        <w:pStyle w:val="ListParagraph"/>
        <w:numPr>
          <w:ilvl w:val="0"/>
          <w:numId w:val="196"/>
        </w:numPr>
        <w:tabs>
          <w:tab w:val="left" w:pos="960"/>
        </w:tabs>
        <w:spacing w:after="120" w:line="360" w:lineRule="auto"/>
        <w:ind w:right="-20"/>
        <w:jc w:val="both"/>
        <w:rPr>
          <w:rFonts w:cs="Times New Roman"/>
        </w:rPr>
      </w:pPr>
      <w:r w:rsidRPr="007E3BF1">
        <w:rPr>
          <w:rFonts w:cs="Times New Roman"/>
          <w:b/>
          <w:bCs/>
        </w:rPr>
        <w:t>Notification</w:t>
      </w:r>
      <w:r w:rsidRPr="007E3BF1">
        <w:rPr>
          <w:rFonts w:cs="Times New Roman"/>
        </w:rPr>
        <w:t xml:space="preserve">: Staff members must notify their supervisor before engaging in any outside consultancy work. The notification must include the nature of the work, and the estimated time commitment. </w:t>
      </w:r>
    </w:p>
    <w:p w14:paraId="79D4C9F5" w14:textId="77777777" w:rsidR="00CE28F4" w:rsidRPr="007E3BF1" w:rsidRDefault="00CE28F4" w:rsidP="00CE28F4">
      <w:pPr>
        <w:pStyle w:val="ListParagraph"/>
        <w:numPr>
          <w:ilvl w:val="0"/>
          <w:numId w:val="196"/>
        </w:numPr>
        <w:tabs>
          <w:tab w:val="left" w:pos="960"/>
        </w:tabs>
        <w:spacing w:after="120" w:line="360" w:lineRule="auto"/>
        <w:ind w:right="-20"/>
        <w:jc w:val="both"/>
        <w:rPr>
          <w:rFonts w:cs="Times New Roman"/>
        </w:rPr>
      </w:pPr>
      <w:r w:rsidRPr="007E3BF1">
        <w:rPr>
          <w:rFonts w:cs="Times New Roman"/>
          <w:b/>
          <w:bCs/>
        </w:rPr>
        <w:t>Approval</w:t>
      </w:r>
      <w:r w:rsidRPr="007E3BF1">
        <w:rPr>
          <w:rFonts w:cs="Times New Roman"/>
        </w:rPr>
        <w:t xml:space="preserve">: Staff members may engage in outside consultancy work only with the approval of their supervisor. Approval will be based on a determination that the work will not interfere with the staff member's employment obligations and will not create a conflict of interest. </w:t>
      </w:r>
    </w:p>
    <w:p w14:paraId="7354B130" w14:textId="77777777" w:rsidR="00CE28F4" w:rsidRPr="007E3BF1" w:rsidRDefault="00CE28F4" w:rsidP="00CE28F4">
      <w:pPr>
        <w:pStyle w:val="ListParagraph"/>
        <w:numPr>
          <w:ilvl w:val="0"/>
          <w:numId w:val="196"/>
        </w:numPr>
        <w:tabs>
          <w:tab w:val="left" w:pos="960"/>
        </w:tabs>
        <w:spacing w:after="120" w:line="360" w:lineRule="auto"/>
        <w:ind w:right="-20"/>
        <w:jc w:val="both"/>
        <w:rPr>
          <w:rFonts w:cs="Times New Roman"/>
        </w:rPr>
      </w:pPr>
      <w:r w:rsidRPr="007E3BF1">
        <w:rPr>
          <w:rFonts w:cs="Times New Roman"/>
          <w:b/>
          <w:bCs/>
        </w:rPr>
        <w:t>Disclosure</w:t>
      </w:r>
      <w:r w:rsidRPr="007E3BF1">
        <w:rPr>
          <w:rFonts w:cs="Times New Roman"/>
        </w:rPr>
        <w:t xml:space="preserve">: Staff members must disclose any actual or potential conflicts of interest to their supervisor. The disclosure must include the nature of the conflict and any steps the staff member will take to mitigate the conflict. </w:t>
      </w:r>
    </w:p>
    <w:p w14:paraId="131E81F1" w14:textId="77777777" w:rsidR="00CE28F4" w:rsidRPr="007E3BF1" w:rsidRDefault="00CE28F4" w:rsidP="00CE28F4">
      <w:pPr>
        <w:pStyle w:val="ListParagraph"/>
        <w:numPr>
          <w:ilvl w:val="0"/>
          <w:numId w:val="196"/>
        </w:numPr>
        <w:tabs>
          <w:tab w:val="left" w:pos="960"/>
        </w:tabs>
        <w:spacing w:after="120" w:line="360" w:lineRule="auto"/>
        <w:ind w:right="-20"/>
        <w:jc w:val="both"/>
        <w:rPr>
          <w:rFonts w:cs="Times New Roman"/>
        </w:rPr>
      </w:pPr>
      <w:r w:rsidRPr="007E3BF1">
        <w:rPr>
          <w:rFonts w:cs="Times New Roman"/>
          <w:b/>
          <w:bCs/>
        </w:rPr>
        <w:t>Consequences</w:t>
      </w:r>
      <w:r w:rsidRPr="007E3BF1">
        <w:rPr>
          <w:rFonts w:cs="Times New Roman"/>
        </w:rPr>
        <w:t xml:space="preserve">: Violations of this policy may result in disciplinary action, up to and including termination of employment. </w:t>
      </w:r>
    </w:p>
    <w:p w14:paraId="146BA5A3" w14:textId="77777777" w:rsidR="00CE28F4" w:rsidRDefault="00CE28F4" w:rsidP="00CE28F4">
      <w:pPr>
        <w:tabs>
          <w:tab w:val="left" w:pos="960"/>
        </w:tabs>
        <w:spacing w:after="120" w:line="360" w:lineRule="auto"/>
        <w:ind w:right="-20"/>
        <w:jc w:val="both"/>
        <w:rPr>
          <w:rFonts w:cs="Times New Roman"/>
        </w:rPr>
      </w:pPr>
      <w:r w:rsidRPr="00B54D70">
        <w:rPr>
          <w:rFonts w:cs="Times New Roman"/>
        </w:rPr>
        <w:t xml:space="preserve">By requiring notification and approval, staff members can engage in outside work while maintaining their responsibilities to their employer. The disclosure requirement also promotes transparency and can help identify potential conflicts before they become an issue. </w:t>
      </w:r>
    </w:p>
    <w:p w14:paraId="00BE22B4" w14:textId="77777777" w:rsidR="00CE28F4" w:rsidRPr="007E3BF1" w:rsidRDefault="00CE28F4" w:rsidP="00CE28F4">
      <w:pPr>
        <w:tabs>
          <w:tab w:val="left" w:pos="960"/>
        </w:tabs>
        <w:spacing w:after="120" w:line="360" w:lineRule="auto"/>
        <w:ind w:right="-20"/>
        <w:jc w:val="both"/>
        <w:rPr>
          <w:rFonts w:cs="Times New Roman"/>
          <w:b/>
          <w:bCs/>
          <w:u w:val="single"/>
        </w:rPr>
      </w:pPr>
      <w:r w:rsidRPr="007E3BF1">
        <w:rPr>
          <w:rFonts w:cs="Times New Roman"/>
          <w:b/>
          <w:bCs/>
          <w:u w:val="single"/>
        </w:rPr>
        <w:t xml:space="preserve">Outside Consultancies and Conflict of Interest </w:t>
      </w:r>
    </w:p>
    <w:p w14:paraId="1946079E" w14:textId="77777777" w:rsidR="00CE28F4" w:rsidRDefault="00CE28F4" w:rsidP="00CE28F4">
      <w:pPr>
        <w:tabs>
          <w:tab w:val="left" w:pos="960"/>
        </w:tabs>
        <w:spacing w:after="120" w:line="360" w:lineRule="auto"/>
        <w:ind w:right="-20"/>
        <w:jc w:val="both"/>
        <w:rPr>
          <w:rFonts w:cs="Times New Roman"/>
        </w:rPr>
      </w:pPr>
      <w:r w:rsidRPr="00B54D70">
        <w:rPr>
          <w:rFonts w:cs="Times New Roman"/>
        </w:rPr>
        <w:t xml:space="preserve">In general, a conflict of interest is defined as an employee activity inconsistent with recognized ethical and legal standards or which is competitive with or undermines </w:t>
      </w:r>
      <w:del w:id="1110" w:author="Megan Ash" w:date="2026-01-15T16:34:00Z" w16du:dateUtc="2026-01-15T21:34:00Z">
        <w:r w:rsidRPr="00B54D70" w:rsidDel="005F6EB2">
          <w:rPr>
            <w:rFonts w:cs="Times New Roman"/>
          </w:rPr>
          <w:delText xml:space="preserve">the </w:delText>
        </w:r>
      </w:del>
      <w:r w:rsidRPr="00B54D70">
        <w:rPr>
          <w:rFonts w:cs="Times New Roman"/>
        </w:rPr>
        <w:t xml:space="preserve">Partners’ business goals. It may also be an activity that deprives Partners of the maximum efficiency of its employees concerning their jobs, the company, and company policies. </w:t>
      </w:r>
    </w:p>
    <w:p w14:paraId="2E9F0308" w14:textId="77777777" w:rsidR="00CE28F4" w:rsidRDefault="00CE28F4" w:rsidP="00CE28F4">
      <w:pPr>
        <w:tabs>
          <w:tab w:val="left" w:pos="960"/>
        </w:tabs>
        <w:spacing w:after="120" w:line="360" w:lineRule="auto"/>
        <w:ind w:right="-20"/>
        <w:jc w:val="both"/>
        <w:rPr>
          <w:rFonts w:cs="Times New Roman"/>
        </w:rPr>
      </w:pPr>
      <w:r w:rsidRPr="00B54D70">
        <w:rPr>
          <w:rFonts w:cs="Times New Roman"/>
        </w:rPr>
        <w:t xml:space="preserve">Employees may have outside business interests and employment if these do not interfere with job performance. An employee may not be involved in outside employment or business interests if the employee benefits because of his or her affiliation with Partners. Employees at all levels have a duty and an obligation to Partners to be entirely free from any conflict of interest. Some particular situations where conflicts of interest are most likely to arise are: </w:t>
      </w:r>
    </w:p>
    <w:p w14:paraId="25440597" w14:textId="77777777" w:rsidR="00CE28F4" w:rsidRPr="007E3BF1" w:rsidRDefault="00CE28F4" w:rsidP="00CE28F4">
      <w:pPr>
        <w:pStyle w:val="ListParagraph"/>
        <w:numPr>
          <w:ilvl w:val="0"/>
          <w:numId w:val="194"/>
        </w:numPr>
        <w:tabs>
          <w:tab w:val="left" w:pos="960"/>
        </w:tabs>
        <w:spacing w:after="120" w:line="360" w:lineRule="auto"/>
        <w:ind w:right="-20"/>
        <w:jc w:val="both"/>
        <w:rPr>
          <w:rFonts w:cs="Times New Roman"/>
        </w:rPr>
      </w:pPr>
      <w:r w:rsidRPr="007E3BF1">
        <w:rPr>
          <w:rFonts w:cs="Times New Roman"/>
        </w:rPr>
        <w:t xml:space="preserve">Acceptance of loans, excessive entertainment, business gifts, or favors from any party that may supply or seek to supply goods and services to Partners or any of its subsidiaries; </w:t>
      </w:r>
    </w:p>
    <w:p w14:paraId="3D972C1D" w14:textId="77777777" w:rsidR="00CE28F4" w:rsidRPr="007E3BF1" w:rsidRDefault="00CE28F4" w:rsidP="00CE28F4">
      <w:pPr>
        <w:pStyle w:val="ListParagraph"/>
        <w:numPr>
          <w:ilvl w:val="0"/>
          <w:numId w:val="194"/>
        </w:numPr>
        <w:tabs>
          <w:tab w:val="left" w:pos="960"/>
        </w:tabs>
        <w:spacing w:after="120" w:line="360" w:lineRule="auto"/>
        <w:ind w:right="-20"/>
        <w:jc w:val="both"/>
        <w:rPr>
          <w:rFonts w:cs="Times New Roman"/>
        </w:rPr>
      </w:pPr>
      <w:r w:rsidRPr="007E3BF1">
        <w:rPr>
          <w:rFonts w:cs="Times New Roman"/>
        </w:rPr>
        <w:t xml:space="preserve">Disclosure of proprietary or other confidential information; </w:t>
      </w:r>
    </w:p>
    <w:p w14:paraId="6B8423D8" w14:textId="326C440D" w:rsidR="00CE28F4" w:rsidRPr="007E3BF1" w:rsidRDefault="00CE28F4" w:rsidP="00CE28F4">
      <w:pPr>
        <w:pStyle w:val="ListParagraph"/>
        <w:numPr>
          <w:ilvl w:val="0"/>
          <w:numId w:val="194"/>
        </w:numPr>
        <w:tabs>
          <w:tab w:val="left" w:pos="960"/>
        </w:tabs>
        <w:spacing w:after="120" w:line="360" w:lineRule="auto"/>
        <w:ind w:right="-20"/>
        <w:jc w:val="both"/>
        <w:rPr>
          <w:rFonts w:cs="Times New Roman"/>
        </w:rPr>
      </w:pPr>
      <w:del w:id="1111" w:author="Megan Ash" w:date="2026-01-15T16:35:00Z" w16du:dateUtc="2026-01-15T21:35:00Z">
        <w:r w:rsidRPr="007E3BF1" w:rsidDel="00FC34D8">
          <w:rPr>
            <w:rFonts w:cs="Times New Roman"/>
          </w:rPr>
          <w:delText>Is related to</w:delText>
        </w:r>
      </w:del>
      <w:ins w:id="1112" w:author="Megan Ash" w:date="2026-01-15T16:35:00Z" w16du:dateUtc="2026-01-15T21:35:00Z">
        <w:r w:rsidR="00FC34D8">
          <w:rPr>
            <w:rFonts w:cs="Times New Roman"/>
          </w:rPr>
          <w:t>Carrying out</w:t>
        </w:r>
      </w:ins>
      <w:r w:rsidRPr="007E3BF1">
        <w:rPr>
          <w:rFonts w:cs="Times New Roman"/>
        </w:rPr>
        <w:t xml:space="preserve"> the same or similar work that the staff member performs in their employment; </w:t>
      </w:r>
    </w:p>
    <w:p w14:paraId="47600CC1" w14:textId="0A45E378" w:rsidR="00CE28F4" w:rsidRPr="007E3BF1" w:rsidRDefault="003967F6" w:rsidP="00CE28F4">
      <w:pPr>
        <w:pStyle w:val="ListParagraph"/>
        <w:numPr>
          <w:ilvl w:val="0"/>
          <w:numId w:val="194"/>
        </w:numPr>
        <w:tabs>
          <w:tab w:val="left" w:pos="960"/>
        </w:tabs>
        <w:spacing w:after="120" w:line="360" w:lineRule="auto"/>
        <w:ind w:right="-20"/>
        <w:jc w:val="both"/>
        <w:rPr>
          <w:rFonts w:cs="Times New Roman"/>
        </w:rPr>
      </w:pPr>
      <w:ins w:id="1113" w:author="Megan Ash" w:date="2026-01-15T16:36:00Z" w16du:dateUtc="2026-01-15T21:36:00Z">
        <w:r>
          <w:rPr>
            <w:rFonts w:cs="Times New Roman"/>
          </w:rPr>
          <w:t>Consultanc</w:t>
        </w:r>
      </w:ins>
      <w:ins w:id="1114" w:author="Megan Ash" w:date="2026-01-15T16:37:00Z" w16du:dateUtc="2026-01-15T21:37:00Z">
        <w:r>
          <w:rPr>
            <w:rFonts w:cs="Times New Roman"/>
          </w:rPr>
          <w:t>ies</w:t>
        </w:r>
      </w:ins>
      <w:ins w:id="1115" w:author="Megan Ash" w:date="2026-01-15T16:36:00Z" w16du:dateUtc="2026-01-15T21:36:00Z">
        <w:r w:rsidR="005F2DD6">
          <w:rPr>
            <w:rFonts w:cs="Times New Roman"/>
          </w:rPr>
          <w:t xml:space="preserve"> with an organization </w:t>
        </w:r>
      </w:ins>
      <w:del w:id="1116" w:author="Megan Ash" w:date="2026-01-15T16:36:00Z" w16du:dateUtc="2026-01-15T21:36:00Z">
        <w:r w:rsidR="00CE28F4" w:rsidRPr="007E3BF1" w:rsidDel="005F2DD6">
          <w:rPr>
            <w:rFonts w:cs="Times New Roman"/>
          </w:rPr>
          <w:delText xml:space="preserve">Competes </w:delText>
        </w:r>
      </w:del>
      <w:ins w:id="1117" w:author="Megan Ash" w:date="2026-01-15T16:36:00Z" w16du:dateUtc="2026-01-15T21:36:00Z">
        <w:r w:rsidR="005F2DD6">
          <w:rPr>
            <w:rFonts w:cs="Times New Roman"/>
          </w:rPr>
          <w:t>that c</w:t>
        </w:r>
        <w:r w:rsidR="005F2DD6" w:rsidRPr="007E3BF1">
          <w:rPr>
            <w:rFonts w:cs="Times New Roman"/>
          </w:rPr>
          <w:t xml:space="preserve">ompetes </w:t>
        </w:r>
      </w:ins>
      <w:r w:rsidR="00CE28F4" w:rsidRPr="007E3BF1">
        <w:rPr>
          <w:rFonts w:cs="Times New Roman"/>
        </w:rPr>
        <w:t xml:space="preserve">with </w:t>
      </w:r>
      <w:del w:id="1118" w:author="Megan Ash" w:date="2026-01-15T16:37:00Z" w16du:dateUtc="2026-01-15T21:37:00Z">
        <w:r w:rsidR="00CE28F4" w:rsidRPr="007E3BF1" w:rsidDel="003967F6">
          <w:rPr>
            <w:rFonts w:cs="Times New Roman"/>
          </w:rPr>
          <w:delText xml:space="preserve">the organization’s </w:delText>
        </w:r>
      </w:del>
      <w:ins w:id="1119" w:author="Megan Ash" w:date="2026-01-15T16:37:00Z" w16du:dateUtc="2026-01-15T21:37:00Z">
        <w:r>
          <w:rPr>
            <w:rFonts w:cs="Times New Roman"/>
          </w:rPr>
          <w:t xml:space="preserve">Partners’ </w:t>
        </w:r>
      </w:ins>
      <w:r w:rsidR="00CE28F4" w:rsidRPr="007E3BF1">
        <w:rPr>
          <w:rFonts w:cs="Times New Roman"/>
        </w:rPr>
        <w:t xml:space="preserve">business or interests; </w:t>
      </w:r>
    </w:p>
    <w:p w14:paraId="4AD6288C" w14:textId="4EC14161" w:rsidR="00CE28F4" w:rsidRPr="007E3BF1" w:rsidRDefault="00660230" w:rsidP="00CE28F4">
      <w:pPr>
        <w:pStyle w:val="ListParagraph"/>
        <w:numPr>
          <w:ilvl w:val="0"/>
          <w:numId w:val="194"/>
        </w:numPr>
        <w:tabs>
          <w:tab w:val="left" w:pos="960"/>
        </w:tabs>
        <w:spacing w:after="120" w:line="360" w:lineRule="auto"/>
        <w:ind w:right="-20"/>
        <w:jc w:val="both"/>
        <w:rPr>
          <w:rFonts w:cs="Times New Roman"/>
        </w:rPr>
      </w:pPr>
      <w:ins w:id="1120" w:author="Megan Ash" w:date="2026-01-15T16:37:00Z" w16du:dateUtc="2026-01-15T21:37:00Z">
        <w:r>
          <w:rPr>
            <w:rFonts w:cs="Times New Roman"/>
          </w:rPr>
          <w:t xml:space="preserve">Engaging in consultancies that </w:t>
        </w:r>
      </w:ins>
      <w:del w:id="1121" w:author="Megan Ash" w:date="2026-01-15T16:37:00Z" w16du:dateUtc="2026-01-15T21:37:00Z">
        <w:r w:rsidR="00CE28F4" w:rsidRPr="007E3BF1" w:rsidDel="00660230">
          <w:rPr>
            <w:rFonts w:cs="Times New Roman"/>
          </w:rPr>
          <w:delText xml:space="preserve">Impacts </w:delText>
        </w:r>
      </w:del>
      <w:ins w:id="1122" w:author="Megan Ash" w:date="2026-01-15T16:37:00Z" w16du:dateUtc="2026-01-15T21:37:00Z">
        <w:r>
          <w:rPr>
            <w:rFonts w:cs="Times New Roman"/>
          </w:rPr>
          <w:t>i</w:t>
        </w:r>
        <w:r w:rsidRPr="007E3BF1">
          <w:rPr>
            <w:rFonts w:cs="Times New Roman"/>
          </w:rPr>
          <w:t xml:space="preserve">mpact </w:t>
        </w:r>
      </w:ins>
      <w:r w:rsidR="00CE28F4" w:rsidRPr="007E3BF1">
        <w:rPr>
          <w:rFonts w:cs="Times New Roman"/>
        </w:rPr>
        <w:t xml:space="preserve">the staff member's judgment, loyalty, or impartiality in their employment; </w:t>
      </w:r>
    </w:p>
    <w:p w14:paraId="14DE53EF" w14:textId="77777777" w:rsidR="00CE28F4" w:rsidRPr="007E3BF1" w:rsidRDefault="00CE28F4" w:rsidP="00CE28F4">
      <w:pPr>
        <w:pStyle w:val="ListParagraph"/>
        <w:numPr>
          <w:ilvl w:val="0"/>
          <w:numId w:val="194"/>
        </w:numPr>
        <w:tabs>
          <w:tab w:val="left" w:pos="960"/>
        </w:tabs>
        <w:spacing w:after="120" w:line="360" w:lineRule="auto"/>
        <w:ind w:right="-20"/>
        <w:jc w:val="both"/>
        <w:rPr>
          <w:rFonts w:cs="Times New Roman"/>
        </w:rPr>
      </w:pPr>
      <w:r w:rsidRPr="007E3BF1">
        <w:rPr>
          <w:rFonts w:cs="Times New Roman"/>
        </w:rPr>
        <w:t xml:space="preserve">Holding an interest in or accepting free or discounted goods from any organization that does, or is seeking to do, business with Partners; </w:t>
      </w:r>
    </w:p>
    <w:p w14:paraId="3046BFD5" w14:textId="77777777" w:rsidR="00CE28F4" w:rsidDel="006B139E" w:rsidRDefault="00CE28F4" w:rsidP="00CE28F4">
      <w:pPr>
        <w:pStyle w:val="ListParagraph"/>
        <w:numPr>
          <w:ilvl w:val="0"/>
          <w:numId w:val="194"/>
        </w:numPr>
        <w:tabs>
          <w:tab w:val="left" w:pos="960"/>
        </w:tabs>
        <w:spacing w:after="120" w:line="360" w:lineRule="auto"/>
        <w:ind w:right="-20"/>
        <w:jc w:val="both"/>
        <w:rPr>
          <w:del w:id="1123" w:author="Megan Ash" w:date="2026-01-15T16:38:00Z" w16du:dateUtc="2026-01-15T21:38:00Z"/>
          <w:rFonts w:cs="Times New Roman"/>
        </w:rPr>
      </w:pPr>
      <w:r w:rsidRPr="007E3BF1">
        <w:rPr>
          <w:rFonts w:cs="Times New Roman"/>
        </w:rPr>
        <w:t xml:space="preserve">Being employed by (including as a consultant), serving on the board, or having family work for any organization which does, or is seeking to do, business with Partners or which competes with Partners; and/or </w:t>
      </w:r>
    </w:p>
    <w:p w14:paraId="362F5443" w14:textId="77777777" w:rsidR="006B139E" w:rsidRPr="007E3BF1" w:rsidRDefault="006B139E" w:rsidP="00CE28F4">
      <w:pPr>
        <w:pStyle w:val="ListParagraph"/>
        <w:numPr>
          <w:ilvl w:val="0"/>
          <w:numId w:val="194"/>
        </w:numPr>
        <w:tabs>
          <w:tab w:val="left" w:pos="960"/>
        </w:tabs>
        <w:spacing w:after="120" w:line="360" w:lineRule="auto"/>
        <w:ind w:right="-20"/>
        <w:jc w:val="both"/>
        <w:rPr>
          <w:ins w:id="1124" w:author="Megan Ash" w:date="2026-01-15T16:38:00Z" w16du:dateUtc="2026-01-15T21:38:00Z"/>
          <w:rFonts w:cs="Times New Roman"/>
        </w:rPr>
      </w:pPr>
    </w:p>
    <w:p w14:paraId="19F64130" w14:textId="253A1736" w:rsidR="00CE28F4" w:rsidRPr="006B139E" w:rsidRDefault="00CE28F4">
      <w:pPr>
        <w:pStyle w:val="ListParagraph"/>
        <w:numPr>
          <w:ilvl w:val="0"/>
          <w:numId w:val="194"/>
        </w:numPr>
        <w:tabs>
          <w:tab w:val="left" w:pos="960"/>
        </w:tabs>
        <w:spacing w:after="120" w:line="360" w:lineRule="auto"/>
        <w:ind w:right="-20"/>
        <w:jc w:val="both"/>
        <w:rPr>
          <w:rFonts w:cs="Times New Roman"/>
        </w:rPr>
        <w:pPrChange w:id="1125" w:author="Megan Ash" w:date="2026-01-15T16:38:00Z" w16du:dateUtc="2026-01-15T21:38:00Z">
          <w:pPr>
            <w:tabs>
              <w:tab w:val="left" w:pos="960"/>
            </w:tabs>
            <w:spacing w:after="120" w:line="360" w:lineRule="auto"/>
            <w:ind w:right="-20"/>
            <w:jc w:val="both"/>
          </w:pPr>
        </w:pPrChange>
      </w:pPr>
      <w:r w:rsidRPr="006B139E">
        <w:rPr>
          <w:rFonts w:cs="Times New Roman"/>
        </w:rPr>
        <w:t>Use of the assets and resources, or intellectual property of Partners or any of its subsidiaries for personal convenience or profit.</w:t>
      </w:r>
    </w:p>
    <w:p w14:paraId="3787F7C5" w14:textId="7C4BB957" w:rsidR="008E1336" w:rsidRDefault="001E13D8" w:rsidP="00D01BA1">
      <w:pPr>
        <w:pStyle w:val="Heading2"/>
        <w:numPr>
          <w:ilvl w:val="1"/>
          <w:numId w:val="170"/>
        </w:numPr>
      </w:pPr>
      <w:bookmarkStart w:id="1126" w:name="_Toc222754601"/>
      <w:r w:rsidRPr="001E13D8">
        <w:t>Employment of Relatives</w:t>
      </w:r>
      <w:bookmarkEnd w:id="1126"/>
      <w:r w:rsidRPr="001E13D8">
        <w:t xml:space="preserve"> </w:t>
      </w:r>
    </w:p>
    <w:p w14:paraId="4E7459DD" w14:textId="77777777" w:rsidR="00D6234C" w:rsidRDefault="001E13D8" w:rsidP="00527FAB">
      <w:pPr>
        <w:tabs>
          <w:tab w:val="left" w:pos="960"/>
        </w:tabs>
        <w:spacing w:after="120" w:line="360" w:lineRule="auto"/>
        <w:ind w:right="-20"/>
        <w:jc w:val="both"/>
        <w:rPr>
          <w:rFonts w:cs="Times New Roman"/>
        </w:rPr>
      </w:pPr>
      <w:r w:rsidRPr="001E13D8">
        <w:rPr>
          <w:rFonts w:cs="Times New Roman"/>
        </w:rPr>
        <w:t xml:space="preserve">Partners will not hire or contract in any capacity a close relative of any employee without adhering to Partners' </w:t>
      </w:r>
      <w:hyperlink w:anchor="_8._Recruitment_and" w:history="1">
        <w:r w:rsidRPr="00D6234C">
          <w:rPr>
            <w:rStyle w:val="Hyperlink"/>
            <w:rFonts w:cs="Times New Roman"/>
          </w:rPr>
          <w:t>Recruitment Policy</w:t>
        </w:r>
      </w:hyperlink>
      <w:r w:rsidRPr="001E13D8">
        <w:rPr>
          <w:rFonts w:cs="Times New Roman"/>
        </w:rPr>
        <w:t xml:space="preserve"> (for employees) and </w:t>
      </w:r>
      <w:hyperlink w:anchor="_13._Procurement" w:history="1">
        <w:r w:rsidRPr="00D6234C">
          <w:rPr>
            <w:rStyle w:val="Hyperlink"/>
            <w:rFonts w:cs="Times New Roman"/>
          </w:rPr>
          <w:t>Procurement Policy</w:t>
        </w:r>
      </w:hyperlink>
      <w:r w:rsidRPr="001E13D8">
        <w:rPr>
          <w:rFonts w:cs="Times New Roman"/>
        </w:rPr>
        <w:t xml:space="preserve"> (for contractors). </w:t>
      </w:r>
    </w:p>
    <w:p w14:paraId="7F7AB833" w14:textId="7C87D830" w:rsidR="001E13D8" w:rsidRPr="00C17238" w:rsidRDefault="001E13D8" w:rsidP="00527FAB">
      <w:pPr>
        <w:tabs>
          <w:tab w:val="left" w:pos="960"/>
        </w:tabs>
        <w:spacing w:after="120" w:line="360" w:lineRule="auto"/>
        <w:ind w:right="-20"/>
        <w:jc w:val="both"/>
        <w:rPr>
          <w:rFonts w:cs="Times New Roman"/>
        </w:rPr>
      </w:pPr>
      <w:r w:rsidRPr="001E13D8">
        <w:rPr>
          <w:rFonts w:cs="Times New Roman"/>
        </w:rPr>
        <w:t xml:space="preserve">A </w:t>
      </w:r>
      <w:del w:id="1127" w:author="Megan Ash" w:date="2026-01-15T16:39:00Z" w16du:dateUtc="2026-01-15T21:39:00Z">
        <w:r w:rsidRPr="001E13D8" w:rsidDel="006B139E">
          <w:rPr>
            <w:rFonts w:cs="Times New Roman"/>
          </w:rPr>
          <w:delText xml:space="preserve">person’s </w:delText>
        </w:r>
      </w:del>
      <w:r w:rsidRPr="001E13D8">
        <w:rPr>
          <w:rFonts w:cs="Times New Roman"/>
        </w:rPr>
        <w:t>“close relative</w:t>
      </w:r>
      <w:del w:id="1128" w:author="Megan Ash" w:date="2026-01-15T16:39:00Z" w16du:dateUtc="2026-01-15T21:39:00Z">
        <w:r w:rsidRPr="001E13D8" w:rsidDel="006B139E">
          <w:rPr>
            <w:rFonts w:cs="Times New Roman"/>
          </w:rPr>
          <w:delText>s</w:delText>
        </w:r>
      </w:del>
      <w:r w:rsidRPr="001E13D8">
        <w:rPr>
          <w:rFonts w:cs="Times New Roman"/>
        </w:rPr>
        <w:t xml:space="preserve">” </w:t>
      </w:r>
      <w:del w:id="1129" w:author="Megan Ash" w:date="2026-01-15T16:39:00Z" w16du:dateUtc="2026-01-15T21:39:00Z">
        <w:r w:rsidRPr="001E13D8" w:rsidDel="006B139E">
          <w:rPr>
            <w:rFonts w:cs="Times New Roman"/>
          </w:rPr>
          <w:delText xml:space="preserve">are their </w:delText>
        </w:r>
      </w:del>
      <w:ins w:id="1130" w:author="Megan Ash" w:date="2026-01-15T16:39:00Z" w16du:dateUtc="2026-01-15T21:39:00Z">
        <w:r w:rsidR="006B139E">
          <w:rPr>
            <w:rFonts w:cs="Times New Roman"/>
          </w:rPr>
          <w:t xml:space="preserve">is defined as an employees’ </w:t>
        </w:r>
      </w:ins>
      <w:r w:rsidRPr="001E13D8">
        <w:rPr>
          <w:rFonts w:cs="Times New Roman"/>
        </w:rPr>
        <w:t>parent</w:t>
      </w:r>
      <w:del w:id="1131" w:author="Megan Ash" w:date="2026-01-15T16:39:00Z" w16du:dateUtc="2026-01-15T21:39:00Z">
        <w:r w:rsidRPr="001E13D8" w:rsidDel="006B139E">
          <w:rPr>
            <w:rFonts w:cs="Times New Roman"/>
          </w:rPr>
          <w:delText>s</w:delText>
        </w:r>
      </w:del>
      <w:r w:rsidRPr="001E13D8">
        <w:rPr>
          <w:rFonts w:cs="Times New Roman"/>
        </w:rPr>
        <w:t>, parent-in-law, son, son-in-law, daughter, daughter-</w:t>
      </w:r>
      <w:r w:rsidR="00A82A10" w:rsidRPr="001E13D8">
        <w:rPr>
          <w:rFonts w:cs="Times New Roman"/>
        </w:rPr>
        <w:t>in-law</w:t>
      </w:r>
      <w:r w:rsidRPr="001E13D8">
        <w:rPr>
          <w:rFonts w:cs="Times New Roman"/>
        </w:rPr>
        <w:t>, brother</w:t>
      </w:r>
      <w:ins w:id="1132" w:author="Megan Ash" w:date="2026-01-15T16:39:00Z" w16du:dateUtc="2026-01-15T21:39:00Z">
        <w:r w:rsidR="006B139E">
          <w:rPr>
            <w:rFonts w:cs="Times New Roman"/>
          </w:rPr>
          <w:t>,</w:t>
        </w:r>
      </w:ins>
      <w:del w:id="1133" w:author="Megan Ash" w:date="2026-01-15T16:39:00Z" w16du:dateUtc="2026-01-15T21:39:00Z">
        <w:r w:rsidRPr="001E13D8" w:rsidDel="006B139E">
          <w:rPr>
            <w:rFonts w:cs="Times New Roman"/>
          </w:rPr>
          <w:delText>s</w:delText>
        </w:r>
      </w:del>
      <w:r w:rsidRPr="001E13D8">
        <w:rPr>
          <w:rFonts w:cs="Times New Roman"/>
        </w:rPr>
        <w:t xml:space="preserve"> </w:t>
      </w:r>
      <w:del w:id="1134" w:author="Megan Ash" w:date="2026-01-15T16:39:00Z" w16du:dateUtc="2026-01-15T21:39:00Z">
        <w:r w:rsidRPr="001E13D8" w:rsidDel="006B139E">
          <w:rPr>
            <w:rFonts w:cs="Times New Roman"/>
          </w:rPr>
          <w:delText xml:space="preserve">and </w:delText>
        </w:r>
      </w:del>
      <w:r w:rsidRPr="001E13D8">
        <w:rPr>
          <w:rFonts w:cs="Times New Roman"/>
        </w:rPr>
        <w:t>sister</w:t>
      </w:r>
      <w:del w:id="1135" w:author="Megan Ash" w:date="2026-01-15T16:39:00Z" w16du:dateUtc="2026-01-15T21:39:00Z">
        <w:r w:rsidRPr="001E13D8" w:rsidDel="006B139E">
          <w:rPr>
            <w:rFonts w:cs="Times New Roman"/>
          </w:rPr>
          <w:delText>s</w:delText>
        </w:r>
      </w:del>
      <w:r w:rsidRPr="001E13D8">
        <w:rPr>
          <w:rFonts w:cs="Times New Roman"/>
        </w:rPr>
        <w:t>, spouse, step-parent, step-son, step-daughter, grandparent</w:t>
      </w:r>
      <w:del w:id="1136" w:author="Megan Ash" w:date="2026-01-15T16:39:00Z" w16du:dateUtc="2026-01-15T21:39:00Z">
        <w:r w:rsidRPr="001E13D8" w:rsidDel="006B139E">
          <w:rPr>
            <w:rFonts w:cs="Times New Roman"/>
          </w:rPr>
          <w:delText>s</w:delText>
        </w:r>
      </w:del>
      <w:r w:rsidRPr="001E13D8">
        <w:rPr>
          <w:rFonts w:cs="Times New Roman"/>
        </w:rPr>
        <w:t>, or grandchild. Persons who become close relatives by marriage after both have been initially associated with Partners (as employees, directors, or independent contractors) generally will not be affected by this policy</w:t>
      </w:r>
      <w:r w:rsidR="004C4CBB">
        <w:rPr>
          <w:rFonts w:cs="Times New Roman"/>
        </w:rPr>
        <w:t>.</w:t>
      </w:r>
    </w:p>
    <w:p w14:paraId="38107D9C" w14:textId="4FE733DF" w:rsidR="00527FAB" w:rsidRPr="00C17238" w:rsidRDefault="0A81EC3A" w:rsidP="00D01BA1">
      <w:pPr>
        <w:pStyle w:val="Heading2"/>
        <w:numPr>
          <w:ilvl w:val="1"/>
          <w:numId w:val="170"/>
        </w:numPr>
      </w:pPr>
      <w:bookmarkStart w:id="1137" w:name="_Toc29250484"/>
      <w:bookmarkStart w:id="1138" w:name="_Toc222754602"/>
      <w:r>
        <w:t>Confidentiality</w:t>
      </w:r>
      <w:bookmarkEnd w:id="1137"/>
      <w:r>
        <w:t xml:space="preserve"> </w:t>
      </w:r>
      <w:r w:rsidR="6031CCC3">
        <w:t>and Intellectual Proper</w:t>
      </w:r>
      <w:commentRangeStart w:id="1139"/>
      <w:r w:rsidR="6031CCC3">
        <w:t>ty &amp; Proprietary Information</w:t>
      </w:r>
      <w:bookmarkEnd w:id="1138"/>
      <w:commentRangeEnd w:id="1139"/>
      <w:r w:rsidR="19A679E1" w:rsidRPr="00C17238">
        <w:rPr>
          <w:rStyle w:val="CommentReference"/>
          <w:sz w:val="32"/>
          <w:szCs w:val="26"/>
        </w:rPr>
        <w:commentReference w:id="1139"/>
      </w:r>
    </w:p>
    <w:p w14:paraId="4E9EA7BD" w14:textId="1FEFB851" w:rsidR="00E93FE9" w:rsidRPr="000A6F7D" w:rsidRDefault="216F07CE" w:rsidP="00D01BA1">
      <w:pPr>
        <w:tabs>
          <w:tab w:val="left" w:pos="960"/>
        </w:tabs>
        <w:spacing w:after="120" w:line="360" w:lineRule="auto"/>
        <w:ind w:right="-20"/>
        <w:jc w:val="both"/>
        <w:rPr>
          <w:rFonts w:cs="Times New Roman"/>
        </w:rPr>
      </w:pPr>
      <w:r w:rsidRPr="17D3FAEC">
        <w:rPr>
          <w:rFonts w:cs="Times New Roman"/>
        </w:rPr>
        <w:t xml:space="preserve">Partners </w:t>
      </w:r>
      <w:r w:rsidR="562E63EF" w:rsidRPr="17D3FAEC">
        <w:rPr>
          <w:rFonts w:cs="Times New Roman"/>
        </w:rPr>
        <w:t>Honduras</w:t>
      </w:r>
      <w:r w:rsidRPr="17D3FAEC">
        <w:rPr>
          <w:rFonts w:cs="Times New Roman"/>
        </w:rPr>
        <w:t>’</w:t>
      </w:r>
      <w:del w:id="1140" w:author="Megan Ash" w:date="2026-01-15T16:40:00Z" w16du:dateUtc="2026-01-15T21:40:00Z">
        <w:r w:rsidRPr="17D3FAEC" w:rsidDel="006B139E">
          <w:rPr>
            <w:rFonts w:cs="Times New Roman"/>
          </w:rPr>
          <w:delText>s</w:delText>
        </w:r>
      </w:del>
      <w:r w:rsidRPr="17D3FAEC">
        <w:rPr>
          <w:rFonts w:cs="Times New Roman"/>
        </w:rPr>
        <w:t xml:space="preserve"> work makes it essential that employees and consultants do not divulge proprietary company information unless expressly authorized by </w:t>
      </w:r>
      <w:ins w:id="1141" w:author="Megan Ash" w:date="2026-01-15T16:40:00Z" w16du:dateUtc="2026-01-15T21:40:00Z">
        <w:r w:rsidR="00924242">
          <w:rPr>
            <w:rFonts w:cs="Times New Roman"/>
          </w:rPr>
          <w:t xml:space="preserve">the </w:t>
        </w:r>
      </w:ins>
      <w:r w:rsidR="34D3CE2C" w:rsidRPr="17D3FAEC">
        <w:rPr>
          <w:rFonts w:cs="Times New Roman"/>
        </w:rPr>
        <w:t>FO Director or Partners HQ</w:t>
      </w:r>
      <w:r w:rsidRPr="17D3FAEC">
        <w:rPr>
          <w:rFonts w:cs="Times New Roman"/>
        </w:rPr>
        <w:t>.</w:t>
      </w:r>
      <w:ins w:id="1142" w:author="Catalina Ipas" w:date="2025-05-05T15:41:00Z">
        <w:r w:rsidR="4BDA1CB4" w:rsidRPr="17D3FAEC">
          <w:rPr>
            <w:rFonts w:cs="Times New Roman"/>
          </w:rPr>
          <w:t xml:space="preserve"> </w:t>
        </w:r>
      </w:ins>
      <w:del w:id="1143" w:author="Catalina Ipas" w:date="2025-10-08T11:02:00Z">
        <w:r w:rsidR="00527FAB" w:rsidRPr="17D3FAEC" w:rsidDel="562E63EF">
          <w:rPr>
            <w:rFonts w:cs="Times New Roman"/>
          </w:rPr>
          <w:delText>Honduras</w:delText>
        </w:r>
      </w:del>
      <w:ins w:id="1144" w:author="Catalina Ipas" w:date="2025-10-08T11:02:00Z">
        <w:r w:rsidR="1837C9B5" w:rsidRPr="17D3FAEC">
          <w:rPr>
            <w:rFonts w:cs="Times New Roman"/>
          </w:rPr>
          <w:t>T</w:t>
        </w:r>
      </w:ins>
      <w:ins w:id="1145" w:author="Catalina Ipas" w:date="2025-05-05T15:41:00Z">
        <w:r w:rsidR="4BDA1CB4" w:rsidRPr="17D3FAEC">
          <w:rPr>
            <w:rFonts w:eastAsia="Times New Roman" w:cs="Times New Roman"/>
          </w:rPr>
          <w:t>he members of the company’s consultative committee and staff representatives, whether full or substitute, are bound by professional secrecy regarding all confidential information they acquire in the course of performing their duties and all matters relating to manufacturing processes.</w:t>
        </w:r>
      </w:ins>
      <w:ins w:id="1146" w:author="Megan Ash" w:date="2026-01-15T16:40:00Z" w16du:dateUtc="2026-01-15T21:40:00Z">
        <w:r w:rsidR="00924242">
          <w:rPr>
            <w:rFonts w:eastAsia="Times New Roman" w:cs="Times New Roman"/>
          </w:rPr>
          <w:t xml:space="preserve"> </w:t>
        </w:r>
      </w:ins>
      <w:del w:id="1147" w:author="Catalina Ipas" w:date="2025-10-08T11:02:00Z">
        <w:r w:rsidR="00527FAB" w:rsidRPr="17D3FAEC" w:rsidDel="562E63EF">
          <w:rPr>
            <w:rFonts w:eastAsia="Times New Roman" w:cs="Times New Roman"/>
          </w:rPr>
          <w:delText>Honduras</w:delText>
        </w:r>
        <w:r w:rsidR="00527FAB" w:rsidRPr="17D3FAEC" w:rsidDel="216F07CE">
          <w:rPr>
            <w:rFonts w:cs="Times New Roman"/>
          </w:rPr>
          <w:delText xml:space="preserve"> </w:delText>
        </w:r>
      </w:del>
      <w:r w:rsidR="0B7F1ED2" w:rsidRPr="17D3FAEC">
        <w:rPr>
          <w:rFonts w:cs="Times New Roman"/>
        </w:rPr>
        <w:t xml:space="preserve">Partners develops specific proprietary processes and strategies that are unique to our organization. All employees are required to comply with Partners’ </w:t>
      </w:r>
      <w:hyperlink w:anchor="_Annex_G:_Statement">
        <w:r w:rsidR="0B7F1ED2" w:rsidRPr="17D3FAEC">
          <w:rPr>
            <w:rStyle w:val="Hyperlink"/>
            <w:rFonts w:cs="Times New Roman"/>
          </w:rPr>
          <w:t>Statement of Confidentiality of Corporate Affairs</w:t>
        </w:r>
      </w:hyperlink>
      <w:r w:rsidR="0B7F1ED2" w:rsidRPr="17D3FAEC">
        <w:rPr>
          <w:rFonts w:cs="Times New Roman"/>
        </w:rPr>
        <w:t xml:space="preserve"> and </w:t>
      </w:r>
      <w:hyperlink r:id="rId63">
        <w:r w:rsidR="0B7F1ED2" w:rsidRPr="17D3FAEC">
          <w:rPr>
            <w:rStyle w:val="Hyperlink"/>
            <w:rFonts w:cs="Times New Roman"/>
          </w:rPr>
          <w:t>Privacy &amp; Personally Identifying Information Policy</w:t>
        </w:r>
      </w:hyperlink>
      <w:r w:rsidR="0B7F1ED2" w:rsidRPr="17D3FAEC">
        <w:rPr>
          <w:rFonts w:cs="Times New Roman"/>
        </w:rPr>
        <w:t>. Such confidential information includes, but is not limited to, the following examples:</w:t>
      </w:r>
    </w:p>
    <w:p w14:paraId="3795DC38" w14:textId="1DD9094E" w:rsidR="00E93FE9" w:rsidRPr="000A6F7D" w:rsidRDefault="00E93FE9" w:rsidP="00D01BA1">
      <w:pPr>
        <w:pStyle w:val="ListParagraph"/>
        <w:numPr>
          <w:ilvl w:val="0"/>
          <w:numId w:val="219"/>
        </w:numPr>
        <w:spacing w:after="200" w:line="360" w:lineRule="auto"/>
        <w:jc w:val="both"/>
        <w:rPr>
          <w:rFonts w:cs="Times New Roman"/>
        </w:rPr>
      </w:pPr>
      <w:r w:rsidRPr="000A6F7D">
        <w:rPr>
          <w:rFonts w:cs="Times New Roman"/>
        </w:rPr>
        <w:t>Contact lists (includ</w:t>
      </w:r>
      <w:ins w:id="1148" w:author="Megan Ash" w:date="2026-01-15T16:41:00Z" w16du:dateUtc="2026-01-15T21:41:00Z">
        <w:r w:rsidR="00872E83">
          <w:rPr>
            <w:rFonts w:cs="Times New Roman"/>
          </w:rPr>
          <w:t>ing</w:t>
        </w:r>
      </w:ins>
      <w:del w:id="1149" w:author="Megan Ash" w:date="2026-01-15T16:41:00Z" w16du:dateUtc="2026-01-15T21:41:00Z">
        <w:r w:rsidRPr="000A6F7D" w:rsidDel="00872E83">
          <w:rPr>
            <w:rFonts w:cs="Times New Roman"/>
          </w:rPr>
          <w:delText>es</w:delText>
        </w:r>
      </w:del>
      <w:r w:rsidRPr="000A6F7D">
        <w:rPr>
          <w:rFonts w:cs="Times New Roman"/>
        </w:rPr>
        <w:t xml:space="preserve"> donors, members, prospective donors/vendors, vendors, volunteers, organizations, employees, etc.)</w:t>
      </w:r>
    </w:p>
    <w:p w14:paraId="0B2E3307" w14:textId="77777777" w:rsidR="00E93FE9" w:rsidRPr="000A6F7D" w:rsidRDefault="00E93FE9" w:rsidP="00D01BA1">
      <w:pPr>
        <w:pStyle w:val="ListParagraph"/>
        <w:numPr>
          <w:ilvl w:val="0"/>
          <w:numId w:val="219"/>
        </w:numPr>
        <w:spacing w:after="200" w:line="360" w:lineRule="auto"/>
        <w:jc w:val="both"/>
        <w:rPr>
          <w:rFonts w:cs="Times New Roman"/>
        </w:rPr>
      </w:pPr>
      <w:r w:rsidRPr="000A6F7D">
        <w:rPr>
          <w:rFonts w:cs="Times New Roman"/>
        </w:rPr>
        <w:t>Financial information relating to our funding and programs</w:t>
      </w:r>
    </w:p>
    <w:p w14:paraId="06684F7D" w14:textId="77777777" w:rsidR="00E93FE9" w:rsidRPr="000A6F7D" w:rsidRDefault="00E93FE9" w:rsidP="00D01BA1">
      <w:pPr>
        <w:pStyle w:val="ListParagraph"/>
        <w:numPr>
          <w:ilvl w:val="0"/>
          <w:numId w:val="219"/>
        </w:numPr>
        <w:spacing w:after="200" w:line="360" w:lineRule="auto"/>
        <w:jc w:val="both"/>
        <w:rPr>
          <w:rFonts w:cs="Times New Roman"/>
        </w:rPr>
      </w:pPr>
      <w:r w:rsidRPr="000A6F7D">
        <w:rPr>
          <w:rFonts w:cs="Times New Roman"/>
        </w:rPr>
        <w:t>Employee information or records</w:t>
      </w:r>
    </w:p>
    <w:p w14:paraId="6ABE2DDF" w14:textId="31C76C9A" w:rsidR="00E93FE9" w:rsidRPr="000A6F7D" w:rsidRDefault="00E93FE9" w:rsidP="00D01BA1">
      <w:pPr>
        <w:pStyle w:val="ListParagraph"/>
        <w:numPr>
          <w:ilvl w:val="0"/>
          <w:numId w:val="219"/>
        </w:numPr>
        <w:spacing w:after="200" w:line="360" w:lineRule="auto"/>
        <w:jc w:val="both"/>
        <w:rPr>
          <w:rFonts w:cs="Times New Roman"/>
        </w:rPr>
      </w:pPr>
      <w:r w:rsidRPr="000A6F7D">
        <w:rPr>
          <w:rFonts w:cs="Times New Roman"/>
        </w:rPr>
        <w:t>Marketing strategies (includ</w:t>
      </w:r>
      <w:ins w:id="1150" w:author="Megan Ash" w:date="2026-01-15T16:41:00Z" w16du:dateUtc="2026-01-15T21:41:00Z">
        <w:r w:rsidR="00872E83">
          <w:rPr>
            <w:rFonts w:cs="Times New Roman"/>
          </w:rPr>
          <w:t>ing</w:t>
        </w:r>
      </w:ins>
      <w:del w:id="1151" w:author="Megan Ash" w:date="2026-01-15T16:41:00Z" w16du:dateUtc="2026-01-15T21:41:00Z">
        <w:r w:rsidRPr="000A6F7D" w:rsidDel="00872E83">
          <w:rPr>
            <w:rFonts w:cs="Times New Roman"/>
          </w:rPr>
          <w:delText>es</w:delText>
        </w:r>
      </w:del>
      <w:r w:rsidRPr="000A6F7D">
        <w:rPr>
          <w:rFonts w:cs="Times New Roman"/>
        </w:rPr>
        <w:t xml:space="preserve"> guidelines, standard operating procedures, designs, and any marketing report</w:t>
      </w:r>
      <w:ins w:id="1152" w:author="Megan Ash" w:date="2026-01-15T16:42:00Z" w16du:dateUtc="2026-01-15T21:42:00Z">
        <w:r w:rsidR="009643A4">
          <w:rPr>
            <w:rFonts w:cs="Times New Roman"/>
          </w:rPr>
          <w:t>s</w:t>
        </w:r>
      </w:ins>
      <w:r w:rsidRPr="000A6F7D">
        <w:rPr>
          <w:rFonts w:cs="Times New Roman"/>
        </w:rPr>
        <w:t xml:space="preserve"> or indicator</w:t>
      </w:r>
      <w:ins w:id="1153" w:author="Megan Ash" w:date="2026-01-15T16:42:00Z" w16du:dateUtc="2026-01-15T21:42:00Z">
        <w:r w:rsidR="009643A4">
          <w:rPr>
            <w:rFonts w:cs="Times New Roman"/>
          </w:rPr>
          <w:t>s</w:t>
        </w:r>
      </w:ins>
      <w:r w:rsidRPr="000A6F7D">
        <w:rPr>
          <w:rFonts w:cs="Times New Roman"/>
        </w:rPr>
        <w:t>, campaign information, or any organizational announcement</w:t>
      </w:r>
      <w:del w:id="1154" w:author="Megan Ash" w:date="2026-01-15T16:42:00Z" w16du:dateUtc="2026-01-15T21:42:00Z">
        <w:r w:rsidRPr="000A6F7D" w:rsidDel="009643A4">
          <w:rPr>
            <w:rFonts w:cs="Times New Roman"/>
          </w:rPr>
          <w:delText>.</w:delText>
        </w:r>
      </w:del>
      <w:r w:rsidRPr="000A6F7D">
        <w:rPr>
          <w:rFonts w:cs="Times New Roman"/>
        </w:rPr>
        <w:t>)</w:t>
      </w:r>
      <w:ins w:id="1155" w:author="Megan Ash" w:date="2026-01-15T16:42:00Z" w16du:dateUtc="2026-01-15T21:42:00Z">
        <w:r w:rsidR="009643A4">
          <w:rPr>
            <w:rFonts w:cs="Times New Roman"/>
          </w:rPr>
          <w:t>.</w:t>
        </w:r>
      </w:ins>
    </w:p>
    <w:p w14:paraId="1CF2BE72" w14:textId="77777777" w:rsidR="00E93FE9" w:rsidRPr="000A6F7D" w:rsidRDefault="00E93FE9" w:rsidP="00D01BA1">
      <w:pPr>
        <w:pStyle w:val="ListParagraph"/>
        <w:numPr>
          <w:ilvl w:val="0"/>
          <w:numId w:val="219"/>
        </w:numPr>
        <w:spacing w:after="200" w:line="360" w:lineRule="auto"/>
        <w:jc w:val="both"/>
        <w:rPr>
          <w:rFonts w:cs="Times New Roman"/>
        </w:rPr>
      </w:pPr>
      <w:r w:rsidRPr="000A6F7D">
        <w:rPr>
          <w:rFonts w:cs="Times New Roman"/>
        </w:rPr>
        <w:t>Pending projects and proposals</w:t>
      </w:r>
    </w:p>
    <w:p w14:paraId="2780ED9D" w14:textId="6264033C" w:rsidR="00E93FE9" w:rsidRPr="000A6F7D" w:rsidRDefault="00E93FE9" w:rsidP="00D01BA1">
      <w:pPr>
        <w:pStyle w:val="ListParagraph"/>
        <w:numPr>
          <w:ilvl w:val="0"/>
          <w:numId w:val="219"/>
        </w:numPr>
        <w:spacing w:after="200" w:line="360" w:lineRule="auto"/>
        <w:jc w:val="both"/>
        <w:rPr>
          <w:rFonts w:cs="Times New Roman"/>
        </w:rPr>
      </w:pPr>
      <w:r w:rsidRPr="000A6F7D">
        <w:rPr>
          <w:rFonts w:cs="Times New Roman"/>
        </w:rPr>
        <w:t>Research and development strategies (includ</w:t>
      </w:r>
      <w:ins w:id="1156" w:author="Megan Ash" w:date="2026-01-15T16:58:00Z" w16du:dateUtc="2026-01-15T21:58:00Z">
        <w:r w:rsidR="00642A32">
          <w:rPr>
            <w:rFonts w:cs="Times New Roman"/>
          </w:rPr>
          <w:t>ing</w:t>
        </w:r>
      </w:ins>
      <w:del w:id="1157" w:author="Megan Ash" w:date="2026-01-15T16:58:00Z" w16du:dateUtc="2026-01-15T21:58:00Z">
        <w:r w:rsidRPr="000A6F7D" w:rsidDel="00642A32">
          <w:rPr>
            <w:rFonts w:cs="Times New Roman"/>
          </w:rPr>
          <w:delText>es</w:delText>
        </w:r>
      </w:del>
      <w:r w:rsidRPr="000A6F7D">
        <w:rPr>
          <w:rFonts w:cs="Times New Roman"/>
        </w:rPr>
        <w:t xml:space="preserve"> proprietary products, information on donors or their employees, information about the beneficiaries of our programs)</w:t>
      </w:r>
    </w:p>
    <w:p w14:paraId="18285D7B" w14:textId="77777777" w:rsidR="00E93FE9" w:rsidRPr="000A6F7D" w:rsidRDefault="00E93FE9" w:rsidP="00D01BA1">
      <w:pPr>
        <w:pStyle w:val="ListParagraph"/>
        <w:spacing w:line="360" w:lineRule="auto"/>
        <w:jc w:val="both"/>
        <w:rPr>
          <w:rFonts w:cs="Times New Roman"/>
        </w:rPr>
      </w:pPr>
    </w:p>
    <w:p w14:paraId="1E8C39E2" w14:textId="4306C71E" w:rsidR="00E93FE9" w:rsidRDefault="00E93FE9">
      <w:pPr>
        <w:spacing w:line="360" w:lineRule="auto"/>
        <w:jc w:val="both"/>
        <w:rPr>
          <w:rFonts w:cs="Times New Roman"/>
        </w:rPr>
      </w:pPr>
      <w:r w:rsidRPr="000A6F7D">
        <w:rPr>
          <w:rFonts w:cs="Times New Roman"/>
        </w:rPr>
        <w:t>It is extremely important that all such information remain confidential, and particularly not be disclosed to Partners’ competitors. As such, employee</w:t>
      </w:r>
      <w:ins w:id="1158" w:author="Megan Ash" w:date="2026-01-15T16:59:00Z" w16du:dateUtc="2026-01-15T21:59:00Z">
        <w:r w:rsidR="00B7243F">
          <w:rPr>
            <w:rFonts w:cs="Times New Roman"/>
          </w:rPr>
          <w:t>s</w:t>
        </w:r>
      </w:ins>
      <w:r w:rsidRPr="000A6F7D">
        <w:rPr>
          <w:rFonts w:cs="Times New Roman"/>
        </w:rPr>
        <w:t xml:space="preserve"> should not upload proprietary information onto any public online platforms including in </w:t>
      </w:r>
      <w:r w:rsidRPr="00D01BA1">
        <w:rPr>
          <w:rFonts w:cs="Times New Roman"/>
        </w:rPr>
        <w:t xml:space="preserve">generative artificial intelligence (AI), such as ChatGPT, Bard, Bing, or other similar tools. For more information, review Partners’ policy on </w:t>
      </w:r>
      <w:hyperlink r:id="rId64" w:history="1">
        <w:r w:rsidRPr="00D01BA1">
          <w:rPr>
            <w:rStyle w:val="Hyperlink"/>
            <w:rFonts w:cs="Times New Roman"/>
          </w:rPr>
          <w:t>Generative Artificial Intelligence Usage Policy</w:t>
        </w:r>
      </w:hyperlink>
      <w:r w:rsidRPr="00D01BA1">
        <w:rPr>
          <w:rFonts w:cs="Times New Roman"/>
        </w:rPr>
        <w:t>.</w:t>
      </w:r>
      <w:r>
        <w:rPr>
          <w:rFonts w:cs="Times New Roman"/>
        </w:rPr>
        <w:t xml:space="preserve"> </w:t>
      </w:r>
      <w:r w:rsidRPr="00E93FE9">
        <w:rPr>
          <w:rFonts w:cs="Times New Roman"/>
        </w:rPr>
        <w:t>All employee</w:t>
      </w:r>
      <w:ins w:id="1159" w:author="Megan Ash" w:date="2026-01-15T16:59:00Z" w16du:dateUtc="2026-01-15T21:59:00Z">
        <w:r w:rsidR="00B7243F">
          <w:rPr>
            <w:rFonts w:cs="Times New Roman"/>
          </w:rPr>
          <w:t>s</w:t>
        </w:r>
      </w:ins>
      <w:r w:rsidRPr="00E93FE9">
        <w:rPr>
          <w:rFonts w:cs="Times New Roman"/>
        </w:rPr>
        <w:t xml:space="preserve"> and consultant</w:t>
      </w:r>
      <w:ins w:id="1160" w:author="Megan Ash" w:date="2026-01-15T16:59:00Z" w16du:dateUtc="2026-01-15T21:59:00Z">
        <w:r w:rsidR="00B7243F">
          <w:rPr>
            <w:rFonts w:cs="Times New Roman"/>
          </w:rPr>
          <w:t>s</w:t>
        </w:r>
      </w:ins>
      <w:r w:rsidRPr="00E93FE9">
        <w:rPr>
          <w:rFonts w:cs="Times New Roman"/>
        </w:rPr>
        <w:t xml:space="preserve"> agree to not use such proprietary or confidential information obtained during employment or contractual relationship with Partners </w:t>
      </w:r>
      <w:r w:rsidR="00B8238B">
        <w:rPr>
          <w:rFonts w:cs="Times New Roman"/>
        </w:rPr>
        <w:t>Honduras</w:t>
      </w:r>
      <w:r w:rsidRPr="00E93FE9">
        <w:rPr>
          <w:rFonts w:cs="Times New Roman"/>
        </w:rPr>
        <w:t xml:space="preserve"> as a means of making private profit</w:t>
      </w:r>
      <w:r w:rsidR="00047D3C" w:rsidRPr="00047D3C">
        <w:rPr>
          <w:rFonts w:cs="Times New Roman"/>
        </w:rPr>
        <w:t>,</w:t>
      </w:r>
      <w:r w:rsidR="00DD629D">
        <w:rPr>
          <w:rFonts w:cs="Times New Roman"/>
        </w:rPr>
        <w:t xml:space="preserve"> and </w:t>
      </w:r>
      <w:ins w:id="1161" w:author="Megan Ash" w:date="2026-01-15T16:59:00Z" w16du:dateUtc="2026-01-15T21:59:00Z">
        <w:r w:rsidR="00B7243F">
          <w:rPr>
            <w:rFonts w:cs="Times New Roman"/>
          </w:rPr>
          <w:t xml:space="preserve">to </w:t>
        </w:r>
      </w:ins>
      <w:r w:rsidR="00DD629D">
        <w:rPr>
          <w:rFonts w:cs="Times New Roman"/>
        </w:rPr>
        <w:t>only use the information</w:t>
      </w:r>
      <w:r w:rsidR="00047D3C" w:rsidRPr="00047D3C">
        <w:rPr>
          <w:rFonts w:cs="Times New Roman"/>
        </w:rPr>
        <w:t xml:space="preserve"> as required in the course of employment or contractual relationship, or required by law or court order.</w:t>
      </w:r>
    </w:p>
    <w:p w14:paraId="31F415F2" w14:textId="77777777" w:rsidR="00DD1AF9" w:rsidRPr="00D01BA1" w:rsidRDefault="00DD1AF9" w:rsidP="00D01BA1">
      <w:pPr>
        <w:spacing w:line="360" w:lineRule="auto"/>
        <w:jc w:val="both"/>
        <w:rPr>
          <w:rFonts w:cs="Times New Roman"/>
        </w:rPr>
      </w:pPr>
    </w:p>
    <w:p w14:paraId="747E3FA2" w14:textId="52B75DDC" w:rsidR="00E93FE9" w:rsidRPr="000A6F7D" w:rsidRDefault="00BC5198" w:rsidP="00D01BA1">
      <w:pPr>
        <w:tabs>
          <w:tab w:val="left" w:pos="960"/>
        </w:tabs>
        <w:spacing w:after="120" w:line="360" w:lineRule="auto"/>
        <w:ind w:right="-20"/>
        <w:jc w:val="both"/>
        <w:rPr>
          <w:rFonts w:cs="Times New Roman"/>
        </w:rPr>
      </w:pPr>
      <w:r w:rsidRPr="00C17238">
        <w:rPr>
          <w:rFonts w:cs="Times New Roman"/>
        </w:rPr>
        <w:t xml:space="preserve">All files, records, documents, drawings, specifications, equipment, and similar items relating to the business of Partners </w:t>
      </w:r>
      <w:r w:rsidR="00B8238B">
        <w:rPr>
          <w:rFonts w:cs="Times New Roman"/>
        </w:rPr>
        <w:t>Honduras</w:t>
      </w:r>
      <w:r w:rsidRPr="00C17238">
        <w:rPr>
          <w:rFonts w:cs="Times New Roman"/>
        </w:rPr>
        <w:t xml:space="preserve">, including computer software or software documentation, shall remain the exclusive property of Partners </w:t>
      </w:r>
      <w:r w:rsidR="00B8238B">
        <w:rPr>
          <w:rFonts w:cs="Times New Roman"/>
        </w:rPr>
        <w:t>Honduras</w:t>
      </w:r>
      <w:r w:rsidRPr="00C17238">
        <w:rPr>
          <w:rFonts w:cs="Times New Roman"/>
        </w:rPr>
        <w:t xml:space="preserve"> and shall not be reproduced, removed, or transmitted from the premises of the company under any circumstances without the prior written consent of the Partners </w:t>
      </w:r>
      <w:r w:rsidR="00B8238B">
        <w:rPr>
          <w:rFonts w:cs="Times New Roman"/>
        </w:rPr>
        <w:t>Honduras</w:t>
      </w:r>
      <w:r w:rsidRPr="00C17238">
        <w:rPr>
          <w:rFonts w:cs="Times New Roman"/>
        </w:rPr>
        <w:t xml:space="preserve">. Upon termination of employment with Partners </w:t>
      </w:r>
      <w:r w:rsidR="00B8238B">
        <w:rPr>
          <w:rFonts w:cs="Times New Roman"/>
        </w:rPr>
        <w:t>Honduras</w:t>
      </w:r>
      <w:r w:rsidRPr="00C17238">
        <w:rPr>
          <w:rFonts w:cs="Times New Roman"/>
        </w:rPr>
        <w:t>, employees and consultants are required to return all company property to the FO Director.</w:t>
      </w:r>
      <w:r>
        <w:rPr>
          <w:rFonts w:cs="Times New Roman"/>
        </w:rPr>
        <w:t xml:space="preserve"> </w:t>
      </w:r>
      <w:r w:rsidR="00E93FE9" w:rsidRPr="000A6F7D">
        <w:rPr>
          <w:rFonts w:cs="Times New Roman"/>
        </w:rPr>
        <w:t>Any employee</w:t>
      </w:r>
      <w:del w:id="1162" w:author="Megan Ash" w:date="2026-01-15T17:02:00Z" w16du:dateUtc="2026-01-15T22:02:00Z">
        <w:r w:rsidR="00E93FE9" w:rsidRPr="000A6F7D" w:rsidDel="009D1304">
          <w:rPr>
            <w:rFonts w:cs="Times New Roman"/>
          </w:rPr>
          <w:delText>s</w:delText>
        </w:r>
      </w:del>
      <w:r w:rsidR="00E93FE9" w:rsidRPr="000A6F7D">
        <w:rPr>
          <w:rFonts w:cs="Times New Roman"/>
        </w:rPr>
        <w:t xml:space="preserve"> who improperly copies, removes (whether physically or electronically), uses, or discloses confidential information to anyone outside of Partners may be subject to disciplinary action. </w:t>
      </w:r>
    </w:p>
    <w:p w14:paraId="19197AC4" w14:textId="15B40233" w:rsidR="001060B4" w:rsidRDefault="00527FAB" w:rsidP="00527FAB">
      <w:pPr>
        <w:tabs>
          <w:tab w:val="left" w:pos="960"/>
        </w:tabs>
        <w:spacing w:after="120" w:line="360" w:lineRule="auto"/>
        <w:ind w:right="-20"/>
        <w:jc w:val="both"/>
        <w:rPr>
          <w:rFonts w:cs="Times New Roman"/>
        </w:rPr>
      </w:pPr>
      <w:r w:rsidRPr="00C17238">
        <w:rPr>
          <w:rFonts w:cs="Times New Roman"/>
        </w:rPr>
        <w:t xml:space="preserve">Employees and consultants also agree that if any trade secret, formula, device, technology, technical information, process, etc. (“invention”) is made during the course of employment or contractual relationship, alone or jointly with others which is made with Partners </w:t>
      </w:r>
      <w:r w:rsidR="00B8238B">
        <w:rPr>
          <w:rFonts w:cs="Times New Roman"/>
        </w:rPr>
        <w:t>Honduras</w:t>
      </w:r>
      <w:r w:rsidRPr="00C17238">
        <w:rPr>
          <w:rFonts w:cs="Times New Roman"/>
        </w:rPr>
        <w:t>’</w:t>
      </w:r>
      <w:del w:id="1163" w:author="Megan Ash" w:date="2026-01-15T17:02:00Z" w16du:dateUtc="2026-01-15T22:02:00Z">
        <w:r w:rsidRPr="00C17238" w:rsidDel="009D1304">
          <w:rPr>
            <w:rFonts w:cs="Times New Roman"/>
          </w:rPr>
          <w:delText>s</w:delText>
        </w:r>
      </w:del>
      <w:r w:rsidRPr="00C17238">
        <w:rPr>
          <w:rFonts w:cs="Times New Roman"/>
        </w:rPr>
        <w:t xml:space="preserve"> equipment, supplies, facilities, trade secrets</w:t>
      </w:r>
      <w:ins w:id="1164" w:author="Megan Ash" w:date="2026-01-15T17:02:00Z" w16du:dateUtc="2026-01-15T22:02:00Z">
        <w:r w:rsidR="009D1304">
          <w:rPr>
            <w:rFonts w:cs="Times New Roman"/>
          </w:rPr>
          <w:t>,</w:t>
        </w:r>
      </w:ins>
      <w:r w:rsidRPr="00C17238">
        <w:rPr>
          <w:rFonts w:cs="Times New Roman"/>
        </w:rPr>
        <w:t xml:space="preserve"> or time, or which relates to the business of Partners </w:t>
      </w:r>
      <w:r w:rsidR="00B8238B">
        <w:rPr>
          <w:rFonts w:cs="Times New Roman"/>
        </w:rPr>
        <w:t>Honduras</w:t>
      </w:r>
      <w:r w:rsidRPr="00C17238">
        <w:rPr>
          <w:rFonts w:cs="Times New Roman"/>
        </w:rPr>
        <w:t xml:space="preserve">, or which results from any work performed by </w:t>
      </w:r>
      <w:del w:id="1165" w:author="Megan Ash" w:date="2026-01-15T17:02:00Z" w16du:dateUtc="2026-01-15T22:02:00Z">
        <w:r w:rsidRPr="00C17238" w:rsidDel="009D1304">
          <w:rPr>
            <w:rFonts w:cs="Times New Roman"/>
          </w:rPr>
          <w:delText xml:space="preserve">me </w:delText>
        </w:r>
      </w:del>
      <w:ins w:id="1166" w:author="Megan Ash" w:date="2026-01-15T17:02:00Z" w16du:dateUtc="2026-01-15T22:02:00Z">
        <w:r w:rsidR="009D1304">
          <w:rPr>
            <w:rFonts w:cs="Times New Roman"/>
          </w:rPr>
          <w:t xml:space="preserve">the </w:t>
        </w:r>
      </w:ins>
      <w:ins w:id="1167" w:author="Megan Ash" w:date="2026-01-15T17:03:00Z" w16du:dateUtc="2026-01-15T22:03:00Z">
        <w:r w:rsidR="009D1304">
          <w:rPr>
            <w:rFonts w:cs="Times New Roman"/>
          </w:rPr>
          <w:t>employee or consultant</w:t>
        </w:r>
      </w:ins>
      <w:ins w:id="1168" w:author="Megan Ash" w:date="2026-01-15T17:02:00Z" w16du:dateUtc="2026-01-15T22:02:00Z">
        <w:r w:rsidR="009D1304" w:rsidRPr="00C17238">
          <w:rPr>
            <w:rFonts w:cs="Times New Roman"/>
          </w:rPr>
          <w:t xml:space="preserve"> </w:t>
        </w:r>
      </w:ins>
      <w:r w:rsidRPr="00C17238">
        <w:rPr>
          <w:rFonts w:cs="Times New Roman"/>
        </w:rPr>
        <w:t xml:space="preserve">for Partners </w:t>
      </w:r>
      <w:r w:rsidR="00B8238B">
        <w:rPr>
          <w:rFonts w:cs="Times New Roman"/>
        </w:rPr>
        <w:t>Honduras</w:t>
      </w:r>
      <w:r w:rsidRPr="00C17238">
        <w:rPr>
          <w:rFonts w:cs="Times New Roman"/>
        </w:rPr>
        <w:t xml:space="preserve">, such invention will belong to Partners </w:t>
      </w:r>
      <w:r w:rsidR="00B8238B">
        <w:rPr>
          <w:rFonts w:cs="Times New Roman"/>
        </w:rPr>
        <w:t>Honduras</w:t>
      </w:r>
      <w:r w:rsidRPr="00C17238">
        <w:rPr>
          <w:rFonts w:cs="Times New Roman"/>
        </w:rPr>
        <w:t xml:space="preserve"> and Partners HQ, whom will have full authority to use, transfer or license it. Partners </w:t>
      </w:r>
      <w:r w:rsidR="00B8238B">
        <w:rPr>
          <w:rFonts w:cs="Times New Roman"/>
        </w:rPr>
        <w:t>Honduras</w:t>
      </w:r>
      <w:r w:rsidRPr="00C17238">
        <w:rPr>
          <w:rFonts w:cs="Times New Roman"/>
        </w:rPr>
        <w:t xml:space="preserve"> and Partners HQ will have the right to keep such invention as a trade </w:t>
      </w:r>
      <w:r w:rsidR="000066CF" w:rsidRPr="00C17238">
        <w:rPr>
          <w:rFonts w:cs="Times New Roman"/>
        </w:rPr>
        <w:t>secret if</w:t>
      </w:r>
      <w:r w:rsidRPr="00C17238">
        <w:rPr>
          <w:rFonts w:cs="Times New Roman"/>
        </w:rPr>
        <w:t xml:space="preserve"> it so chooses. It is further agreed that Partners </w:t>
      </w:r>
      <w:r w:rsidR="00B8238B">
        <w:rPr>
          <w:rFonts w:cs="Times New Roman"/>
        </w:rPr>
        <w:t>Honduras</w:t>
      </w:r>
      <w:r w:rsidRPr="00C17238">
        <w:rPr>
          <w:rFonts w:cs="Times New Roman"/>
        </w:rPr>
        <w:t xml:space="preserve"> is not required to designate the employee or consultant as the inventor or author of any such invention if it is distributed publicly or otherwise. </w:t>
      </w:r>
    </w:p>
    <w:p w14:paraId="3690E0A0" w14:textId="6EA7747D" w:rsidR="00527FAB" w:rsidRDefault="00527FAB" w:rsidP="00527FAB">
      <w:pPr>
        <w:tabs>
          <w:tab w:val="left" w:pos="960"/>
        </w:tabs>
        <w:spacing w:after="120" w:line="360" w:lineRule="auto"/>
        <w:ind w:right="-20"/>
        <w:jc w:val="both"/>
        <w:rPr>
          <w:rFonts w:cs="Times New Roman"/>
        </w:rPr>
      </w:pPr>
      <w:r w:rsidRPr="00C17238">
        <w:rPr>
          <w:rFonts w:cs="Times New Roman"/>
        </w:rPr>
        <w:t>Any violation of this policy may lead to disciplinary action, up to, and including termination.</w:t>
      </w:r>
    </w:p>
    <w:p w14:paraId="0D077939" w14:textId="433AAE44" w:rsidR="00D61315" w:rsidRPr="00C17238" w:rsidRDefault="00D61315" w:rsidP="00527FAB">
      <w:pPr>
        <w:tabs>
          <w:tab w:val="left" w:pos="960"/>
        </w:tabs>
        <w:spacing w:after="120" w:line="360" w:lineRule="auto"/>
        <w:ind w:right="-20"/>
        <w:jc w:val="both"/>
        <w:rPr>
          <w:rFonts w:cs="Times New Roman"/>
        </w:rPr>
      </w:pPr>
      <w:r w:rsidRPr="00C26C6C">
        <w:rPr>
          <w:rFonts w:cs="Times New Roman"/>
        </w:rPr>
        <w:t xml:space="preserve">As required by </w:t>
      </w:r>
      <w:hyperlink r:id="rId65" w:history="1">
        <w:r w:rsidRPr="00C26C6C">
          <w:rPr>
            <w:rStyle w:val="Hyperlink"/>
            <w:rFonts w:cs="Times New Roman"/>
          </w:rPr>
          <w:t>FAR 52.203-18</w:t>
        </w:r>
      </w:hyperlink>
      <w:r w:rsidRPr="00C26C6C">
        <w:rPr>
          <w:rFonts w:cs="Times New Roman"/>
        </w:rPr>
        <w:t xml:space="preserve">, </w:t>
      </w:r>
      <w:hyperlink r:id="rId66" w:history="1">
        <w:r w:rsidRPr="00C26C6C">
          <w:rPr>
            <w:rStyle w:val="Hyperlink"/>
            <w:rFonts w:cs="Times New Roman"/>
          </w:rPr>
          <w:t>FAR 52.203-19</w:t>
        </w:r>
      </w:hyperlink>
      <w:r w:rsidRPr="00C26C6C">
        <w:rPr>
          <w:rFonts w:cs="Times New Roman"/>
        </w:rPr>
        <w:t xml:space="preserve">, and </w:t>
      </w:r>
      <w:hyperlink r:id="rId67" w:history="1">
        <w:r w:rsidRPr="00C26C6C">
          <w:rPr>
            <w:rStyle w:val="Hyperlink"/>
            <w:rFonts w:cs="Times New Roman"/>
          </w:rPr>
          <w:t>FAR 3.909</w:t>
        </w:r>
      </w:hyperlink>
      <w:r w:rsidRPr="00C26C6C">
        <w:rPr>
          <w:rFonts w:cs="Times New Roman"/>
        </w:rPr>
        <w:t xml:space="preserve">, Partners does not require employees, representatives, and contractors to sign internal confidentiality agreements that could prevent or impede the reporting of fraud, waste, or abuse to appropriate authorities. Employees, representatives, and contractors are encouraged to report concerns, suspicions, or allegations of fraud, waste, abuse, or other misconduct to their supervisor, any member of management, HR, or to Foster Thomas at </w:t>
      </w:r>
      <w:hyperlink r:id="rId68" w:history="1">
        <w:r w:rsidRPr="00C26C6C">
          <w:rPr>
            <w:rStyle w:val="Hyperlink"/>
            <w:rFonts w:cs="Times New Roman"/>
          </w:rPr>
          <w:t>bbulger@fosterthomas.com</w:t>
        </w:r>
      </w:hyperlink>
      <w:r w:rsidRPr="00C26C6C">
        <w:rPr>
          <w:rFonts w:cs="Times New Roman"/>
        </w:rPr>
        <w:t>. Anonymous reporting options are available and will be treated confidentially to the extent permitted by law.</w:t>
      </w:r>
    </w:p>
    <w:p w14:paraId="1FA4C8EC" w14:textId="5D18A781" w:rsidR="004C5D8D" w:rsidRPr="004C5D8D" w:rsidRDefault="1C3A3C0D" w:rsidP="00D01BA1">
      <w:pPr>
        <w:pStyle w:val="Heading2"/>
        <w:numPr>
          <w:ilvl w:val="1"/>
          <w:numId w:val="170"/>
        </w:numPr>
      </w:pPr>
      <w:bookmarkStart w:id="1169" w:name="_Toc222754603"/>
      <w:bookmarkStart w:id="1170" w:name="_Toc29250485"/>
      <w:r>
        <w:t>Drug and Alcohol Policy</w:t>
      </w:r>
      <w:bookmarkEnd w:id="1169"/>
      <w:r>
        <w:t xml:space="preserve"> </w:t>
      </w:r>
      <w:bookmarkEnd w:id="1170"/>
    </w:p>
    <w:p w14:paraId="6457BF6A" w14:textId="3F2C1729" w:rsidR="00527FAB" w:rsidRDefault="00527FAB" w:rsidP="2EBCD743">
      <w:pPr>
        <w:tabs>
          <w:tab w:val="left" w:pos="960"/>
        </w:tabs>
        <w:spacing w:after="120" w:line="360" w:lineRule="auto"/>
        <w:ind w:right="-20"/>
        <w:jc w:val="both"/>
        <w:rPr>
          <w:rFonts w:cs="Times New Roman"/>
        </w:rPr>
      </w:pPr>
      <w:r w:rsidRPr="2EBCD743">
        <w:rPr>
          <w:rFonts w:cs="Times New Roman"/>
        </w:rPr>
        <w:t xml:space="preserve">It is the policy of Partners </w:t>
      </w:r>
      <w:r w:rsidR="00B8238B" w:rsidRPr="2EBCD743">
        <w:rPr>
          <w:rFonts w:cs="Times New Roman"/>
        </w:rPr>
        <w:t>Honduras</w:t>
      </w:r>
      <w:r w:rsidRPr="2EBCD743">
        <w:rPr>
          <w:rFonts w:cs="Times New Roman"/>
        </w:rPr>
        <w:t xml:space="preserve"> to provide staff members with a working environment that is free from </w:t>
      </w:r>
      <w:del w:id="1171" w:author="Megan Ash" w:date="2026-01-15T17:05:00Z" w16du:dateUtc="2026-01-15T22:05:00Z">
        <w:r w:rsidRPr="2EBCD743" w:rsidDel="009A1355">
          <w:rPr>
            <w:rFonts w:cs="Times New Roman"/>
          </w:rPr>
          <w:delText xml:space="preserve">the </w:delText>
        </w:r>
      </w:del>
      <w:r w:rsidRPr="2EBCD743">
        <w:rPr>
          <w:rFonts w:cs="Times New Roman"/>
        </w:rPr>
        <w:t xml:space="preserve">problems associated with the use of </w:t>
      </w:r>
      <w:r w:rsidR="004C5D8D" w:rsidRPr="2EBCD743">
        <w:rPr>
          <w:rFonts w:cs="Times New Roman"/>
        </w:rPr>
        <w:t xml:space="preserve">alcohol or </w:t>
      </w:r>
      <w:r w:rsidRPr="2EBCD743">
        <w:rPr>
          <w:rFonts w:cs="Times New Roman"/>
        </w:rPr>
        <w:t xml:space="preserve">illegal drugs. </w:t>
      </w:r>
      <w:r w:rsidR="00765AF5" w:rsidRPr="2EBCD743">
        <w:rPr>
          <w:rFonts w:cs="Times New Roman"/>
        </w:rPr>
        <w:t>In compliance with the Drug-Free Workplace Act of 1988</w:t>
      </w:r>
      <w:ins w:id="1172" w:author="Catalina Ipas" w:date="2025-10-14T15:13:00Z">
        <w:r w:rsidR="3DC757A8" w:rsidRPr="2EBCD743">
          <w:rPr>
            <w:rFonts w:cs="Times New Roman"/>
          </w:rPr>
          <w:t xml:space="preserve"> and Article 15 of the Honduran Labor Code</w:t>
        </w:r>
      </w:ins>
      <w:ins w:id="1173" w:author="Megan Ash" w:date="2026-01-15T17:05:00Z" w16du:dateUtc="2026-01-15T22:05:00Z">
        <w:r w:rsidR="009A1355">
          <w:rPr>
            <w:rFonts w:cs="Times New Roman"/>
          </w:rPr>
          <w:t xml:space="preserve">, </w:t>
        </w:r>
      </w:ins>
      <w:del w:id="1174" w:author="Catalina Ipas" w:date="2025-10-14T15:13:00Z">
        <w:r w:rsidRPr="2EBCD743" w:rsidDel="00765AF5">
          <w:rPr>
            <w:rFonts w:cs="Times New Roman"/>
          </w:rPr>
          <w:delText>,</w:delText>
        </w:r>
      </w:del>
      <w:del w:id="1175" w:author="Catalina Ipas" w:date="2025-10-14T15:12:00Z">
        <w:r w:rsidRPr="2EBCD743" w:rsidDel="00765AF5">
          <w:rPr>
            <w:rFonts w:cs="Times New Roman"/>
          </w:rPr>
          <w:delText xml:space="preserve"> </w:delText>
        </w:r>
      </w:del>
      <w:r w:rsidR="00765AF5" w:rsidRPr="2EBCD743">
        <w:rPr>
          <w:rFonts w:cs="Times New Roman"/>
        </w:rPr>
        <w:t>Partners has a longstanding commitment to provide a safe, quality-oriented, and productive work environment. Alcohol and drug misuse poses a threat to the health and safety of Partners employees and to the security of the company’s equipment and facilities. For these reasons, Partners is committed to the elimination of drug and alcohol use and misuse in the workplace.</w:t>
      </w:r>
    </w:p>
    <w:p w14:paraId="36FB02A8" w14:textId="163F9DC0" w:rsidR="00DD1AF9" w:rsidRPr="00D01BA1" w:rsidRDefault="00DD1AF9" w:rsidP="00D01BA1">
      <w:pPr>
        <w:pStyle w:val="Heading3"/>
        <w:rPr>
          <w:rStyle w:val="Heading3Char"/>
        </w:rPr>
      </w:pPr>
      <w:bookmarkStart w:id="1176" w:name="_Toc222754604"/>
      <w:r>
        <w:rPr>
          <w:rStyle w:val="Heading3Char"/>
          <w:b/>
          <w:bCs/>
        </w:rPr>
        <w:t>7.</w:t>
      </w:r>
      <w:r w:rsidR="00961CAC">
        <w:rPr>
          <w:rStyle w:val="Heading3Char"/>
          <w:b/>
          <w:bCs/>
        </w:rPr>
        <w:t>21.</w:t>
      </w:r>
      <w:r>
        <w:rPr>
          <w:rStyle w:val="Heading3Char"/>
          <w:b/>
          <w:bCs/>
        </w:rPr>
        <w:t xml:space="preserve">1 </w:t>
      </w:r>
      <w:r w:rsidRPr="00D01BA1">
        <w:rPr>
          <w:rStyle w:val="Heading3Char"/>
        </w:rPr>
        <w:t>Definitions</w:t>
      </w:r>
      <w:bookmarkEnd w:id="1176"/>
    </w:p>
    <w:p w14:paraId="56A1BA20" w14:textId="3536FED9" w:rsidR="00DD1AF9" w:rsidRPr="000A6F7D" w:rsidRDefault="00DD1AF9" w:rsidP="00D01BA1">
      <w:pPr>
        <w:pStyle w:val="ListParagraph"/>
        <w:numPr>
          <w:ilvl w:val="0"/>
          <w:numId w:val="220"/>
        </w:numPr>
        <w:spacing w:after="200" w:line="360" w:lineRule="auto"/>
        <w:jc w:val="both"/>
        <w:rPr>
          <w:rFonts w:cs="Times New Roman"/>
        </w:rPr>
      </w:pPr>
      <w:r w:rsidRPr="000A6F7D">
        <w:rPr>
          <w:rFonts w:cs="Times New Roman"/>
          <w:b/>
          <w:bCs/>
        </w:rPr>
        <w:t xml:space="preserve">“Company premises” </w:t>
      </w:r>
      <w:r w:rsidRPr="000A6F7D">
        <w:rPr>
          <w:rFonts w:cs="Times New Roman"/>
        </w:rPr>
        <w:t xml:space="preserve">includes all buildings, offices, facilities, grounds, parking lots, lockers, places, and vehicles owned, leased, or managed by Partners or any site on which the company is conducting business which includes external meetings and work travel. Work travel is defined as starting the moment you leave your </w:t>
      </w:r>
      <w:r w:rsidRPr="00DD1AF9">
        <w:rPr>
          <w:rFonts w:cs="Times New Roman"/>
        </w:rPr>
        <w:t>home-of-record (or work location) and end</w:t>
      </w:r>
      <w:ins w:id="1177" w:author="Megan Ash" w:date="2026-01-15T17:06:00Z" w16du:dateUtc="2026-01-15T22:06:00Z">
        <w:r w:rsidR="00A74A2F">
          <w:rPr>
            <w:rFonts w:cs="Times New Roman"/>
          </w:rPr>
          <w:t>ing</w:t>
        </w:r>
      </w:ins>
      <w:del w:id="1178" w:author="Megan Ash" w:date="2026-01-15T17:06:00Z" w16du:dateUtc="2026-01-15T22:06:00Z">
        <w:r w:rsidRPr="00DD1AF9" w:rsidDel="00A74A2F">
          <w:rPr>
            <w:rFonts w:cs="Times New Roman"/>
          </w:rPr>
          <w:delText>s</w:delText>
        </w:r>
      </w:del>
      <w:r w:rsidRPr="00DD1AF9">
        <w:rPr>
          <w:rFonts w:cs="Times New Roman"/>
        </w:rPr>
        <w:t xml:space="preserve"> the moment you return to your home-of-record (or work location). If personal days are included on your travel authorization, these days are not considered work travel</w:t>
      </w:r>
      <w:ins w:id="1179" w:author="Megan Ash" w:date="2026-01-15T17:06:00Z" w16du:dateUtc="2026-01-15T22:06:00Z">
        <w:r w:rsidR="00A74A2F">
          <w:rPr>
            <w:rFonts w:cs="Times New Roman"/>
          </w:rPr>
          <w:t>,</w:t>
        </w:r>
      </w:ins>
      <w:r w:rsidRPr="00DD1AF9">
        <w:rPr>
          <w:rFonts w:cs="Times New Roman"/>
        </w:rPr>
        <w:t xml:space="preserve"> and</w:t>
      </w:r>
      <w:ins w:id="1180" w:author="Megan Ash" w:date="2026-01-15T17:06:00Z" w16du:dateUtc="2026-01-15T22:06:00Z">
        <w:r w:rsidR="00A74A2F">
          <w:rPr>
            <w:rFonts w:cs="Times New Roman"/>
          </w:rPr>
          <w:t xml:space="preserve"> are</w:t>
        </w:r>
      </w:ins>
      <w:r w:rsidRPr="00DD1AF9">
        <w:rPr>
          <w:rFonts w:cs="Times New Roman"/>
        </w:rPr>
        <w:t xml:space="preserve"> therefore</w:t>
      </w:r>
      <w:del w:id="1181" w:author="Megan Ash" w:date="2026-01-15T17:06:00Z" w16du:dateUtc="2026-01-15T22:06:00Z">
        <w:r w:rsidRPr="00DD1AF9" w:rsidDel="00A74A2F">
          <w:rPr>
            <w:rFonts w:cs="Times New Roman"/>
          </w:rPr>
          <w:delText>,</w:delText>
        </w:r>
      </w:del>
      <w:r w:rsidRPr="00DD1AF9">
        <w:rPr>
          <w:rFonts w:cs="Times New Roman"/>
        </w:rPr>
        <w:t xml:space="preserve"> exempt from the policy. </w:t>
      </w:r>
    </w:p>
    <w:p w14:paraId="156E4853" w14:textId="77777777" w:rsidR="00DD1AF9" w:rsidRPr="000A6F7D" w:rsidRDefault="00DD1AF9" w:rsidP="00D01BA1">
      <w:pPr>
        <w:pStyle w:val="ListParagraph"/>
        <w:numPr>
          <w:ilvl w:val="0"/>
          <w:numId w:val="220"/>
        </w:numPr>
        <w:spacing w:after="200" w:line="360" w:lineRule="auto"/>
        <w:jc w:val="both"/>
        <w:rPr>
          <w:rFonts w:cs="Times New Roman"/>
        </w:rPr>
      </w:pPr>
      <w:r w:rsidRPr="000A6F7D">
        <w:rPr>
          <w:rFonts w:cs="Times New Roman"/>
          <w:b/>
          <w:bCs/>
        </w:rPr>
        <w:t>“Illegal drug”</w:t>
      </w:r>
      <w:r w:rsidRPr="000A6F7D">
        <w:rPr>
          <w:rFonts w:cs="Times New Roman"/>
        </w:rPr>
        <w:t xml:space="preserve"> means a substance whose use or possession is controlled by federal law but that is not being used or possessed under the supervision of a licensed health care professional. (Controlled substances are listed in Schedules I-V of </w:t>
      </w:r>
      <w:r w:rsidRPr="00D01BA1">
        <w:rPr>
          <w:rFonts w:cs="Times New Roman"/>
          <w:color w:val="000000" w:themeColor="text1"/>
        </w:rPr>
        <w:t>section 202 of the Controlled Substances Act ( </w:t>
      </w:r>
      <w:hyperlink r:id="rId69" w:tgtFrame="_blank" w:tooltip="21 U.S.C.812" w:history="1">
        <w:r w:rsidRPr="00D01BA1">
          <w:rPr>
            <w:rStyle w:val="Hyperlink"/>
            <w:rFonts w:cs="Times New Roman"/>
          </w:rPr>
          <w:t>21 U.S.C.812</w:t>
        </w:r>
      </w:hyperlink>
      <w:r w:rsidRPr="00D01BA1">
        <w:rPr>
          <w:rFonts w:cs="Times New Roman"/>
          <w:color w:val="000000" w:themeColor="text1"/>
        </w:rPr>
        <w:t>) and as further defined in regulation at </w:t>
      </w:r>
      <w:r w:rsidRPr="00D01BA1">
        <w:rPr>
          <w:rStyle w:val="ph"/>
          <w:rFonts w:cs="Times New Roman"/>
          <w:color w:val="000000" w:themeColor="text1"/>
        </w:rPr>
        <w:t>21 CFR 1308</w:t>
      </w:r>
      <w:r w:rsidRPr="000A6F7D">
        <w:rPr>
          <w:rFonts w:cs="Times New Roman"/>
        </w:rPr>
        <w:t>.)</w:t>
      </w:r>
    </w:p>
    <w:p w14:paraId="7CC60C3B" w14:textId="77777777" w:rsidR="00DD1AF9" w:rsidRPr="000A6F7D" w:rsidRDefault="00DD1AF9" w:rsidP="00D01BA1">
      <w:pPr>
        <w:pStyle w:val="ListParagraph"/>
        <w:numPr>
          <w:ilvl w:val="0"/>
          <w:numId w:val="220"/>
        </w:numPr>
        <w:spacing w:after="200" w:line="360" w:lineRule="auto"/>
        <w:jc w:val="both"/>
        <w:rPr>
          <w:rFonts w:cs="Times New Roman"/>
        </w:rPr>
      </w:pPr>
      <w:r w:rsidRPr="000A6F7D">
        <w:rPr>
          <w:rFonts w:cs="Times New Roman"/>
          <w:b/>
          <w:bCs/>
        </w:rPr>
        <w:t xml:space="preserve">“Refuse to cooperate” </w:t>
      </w:r>
      <w:r w:rsidRPr="000A6F7D">
        <w:rPr>
          <w:rFonts w:cs="Times New Roman"/>
        </w:rPr>
        <w:t>means to obstruct the collection or testing process; to submit an altered, adulterated, or substitute sample; to fail to show up for a scheduled test; to refuse to complete the requested drug testing forms; or to fail to promptly provide specimen(s) for testing when directed to do so, without a valid medical basis for the failure. Employees who leave the scene of an accident without justifiable explanation prior to submission to drug and alcohol testing will also be considered to have refused to cooperate and will automatically be subject to discharge.</w:t>
      </w:r>
    </w:p>
    <w:p w14:paraId="28FD05B5" w14:textId="77777777" w:rsidR="00DD1AF9" w:rsidRPr="000A6F7D" w:rsidRDefault="00DD1AF9" w:rsidP="00D01BA1">
      <w:pPr>
        <w:pStyle w:val="ListParagraph"/>
        <w:numPr>
          <w:ilvl w:val="0"/>
          <w:numId w:val="220"/>
        </w:numPr>
        <w:spacing w:after="200" w:line="360" w:lineRule="auto"/>
        <w:jc w:val="both"/>
        <w:rPr>
          <w:rFonts w:cs="Times New Roman"/>
        </w:rPr>
      </w:pPr>
      <w:r w:rsidRPr="000A6F7D">
        <w:rPr>
          <w:rFonts w:cs="Times New Roman"/>
          <w:b/>
          <w:bCs/>
        </w:rPr>
        <w:t xml:space="preserve">“Under the influence of alcohol” </w:t>
      </w:r>
      <w:r w:rsidRPr="000A6F7D">
        <w:rPr>
          <w:rFonts w:cs="Times New Roman"/>
        </w:rPr>
        <w:t>means an alcohol concentration equal to or greater than .08, or actions, appearance, speech, or bodily odors that reasonably cause a supervisor to conclude that an employee is impaired because of alcohol use.</w:t>
      </w:r>
    </w:p>
    <w:p w14:paraId="0DD0C68D" w14:textId="77777777" w:rsidR="00DD1AF9" w:rsidRPr="000A6F7D" w:rsidRDefault="00DD1AF9" w:rsidP="00D01BA1">
      <w:pPr>
        <w:pStyle w:val="ListParagraph"/>
        <w:numPr>
          <w:ilvl w:val="0"/>
          <w:numId w:val="220"/>
        </w:numPr>
        <w:spacing w:after="200" w:line="360" w:lineRule="auto"/>
        <w:jc w:val="both"/>
        <w:rPr>
          <w:rFonts w:cs="Times New Roman"/>
        </w:rPr>
      </w:pPr>
      <w:r w:rsidRPr="000A6F7D">
        <w:rPr>
          <w:rFonts w:cs="Times New Roman"/>
          <w:b/>
          <w:bCs/>
        </w:rPr>
        <w:t>“Under the influence of drugs”</w:t>
      </w:r>
      <w:r w:rsidRPr="000A6F7D">
        <w:rPr>
          <w:rFonts w:cs="Times New Roman"/>
        </w:rPr>
        <w:t xml:space="preserve"> means a confirmed positive test result for illegal drug use per this policy. In addition, it means the misuse of legal drugs (prescription and possibly OTC) when there is not a valid prescription from a physician for the lawful use of a drug in the course of medical treatment (containers must include the patient’s name, the name of the substance, quantity/amount to be taken, and the period of authorization).</w:t>
      </w:r>
    </w:p>
    <w:p w14:paraId="46204872" w14:textId="6DDBF42E" w:rsidR="00415395" w:rsidRPr="00D01BA1" w:rsidRDefault="00415395" w:rsidP="00D01BA1">
      <w:pPr>
        <w:pStyle w:val="Heading3"/>
        <w:rPr>
          <w:rStyle w:val="Heading3Char"/>
          <w:b/>
          <w:bCs/>
        </w:rPr>
      </w:pPr>
      <w:bookmarkStart w:id="1182" w:name="_Toc222754605"/>
      <w:r>
        <w:rPr>
          <w:rStyle w:val="Heading3Char"/>
          <w:b/>
          <w:bCs/>
        </w:rPr>
        <w:t>7.</w:t>
      </w:r>
      <w:r w:rsidR="00961CAC">
        <w:rPr>
          <w:rStyle w:val="Heading3Char"/>
          <w:b/>
          <w:bCs/>
        </w:rPr>
        <w:t>21</w:t>
      </w:r>
      <w:r>
        <w:rPr>
          <w:rStyle w:val="Heading3Char"/>
          <w:b/>
          <w:bCs/>
        </w:rPr>
        <w:t xml:space="preserve">.2 </w:t>
      </w:r>
      <w:r w:rsidRPr="00D01BA1">
        <w:rPr>
          <w:rStyle w:val="Heading3Char"/>
        </w:rPr>
        <w:t>Work Rules</w:t>
      </w:r>
      <w:bookmarkEnd w:id="1182"/>
    </w:p>
    <w:p w14:paraId="5F880FAF" w14:textId="77777777" w:rsidR="00415395" w:rsidRPr="000A6F7D" w:rsidRDefault="00415395" w:rsidP="00D01BA1">
      <w:pPr>
        <w:spacing w:line="360" w:lineRule="auto"/>
        <w:jc w:val="both"/>
        <w:rPr>
          <w:rFonts w:cs="Times New Roman"/>
        </w:rPr>
      </w:pPr>
      <w:r w:rsidRPr="000A6F7D">
        <w:rPr>
          <w:rFonts w:cs="Times New Roman"/>
        </w:rPr>
        <w:t xml:space="preserve">Whenever employees are working, are operating any Partners vehicle, are present on Partners premises, or are conducting company-related work offsite, they are prohibited from: </w:t>
      </w:r>
    </w:p>
    <w:p w14:paraId="01CE975A" w14:textId="77777777" w:rsidR="00415395" w:rsidRPr="000A6F7D" w:rsidRDefault="00415395" w:rsidP="00D01BA1">
      <w:pPr>
        <w:pStyle w:val="ListParagraph"/>
        <w:numPr>
          <w:ilvl w:val="0"/>
          <w:numId w:val="221"/>
        </w:numPr>
        <w:spacing w:after="200" w:line="360" w:lineRule="auto"/>
        <w:jc w:val="both"/>
        <w:rPr>
          <w:rFonts w:cs="Times New Roman"/>
        </w:rPr>
      </w:pPr>
      <w:r w:rsidRPr="000A6F7D">
        <w:rPr>
          <w:rFonts w:cs="Times New Roman"/>
        </w:rPr>
        <w:t>Using, possessing, buying, selling, manufacturing, or dispensing an illegal drug (to include possession of drug paraphernalia).</w:t>
      </w:r>
    </w:p>
    <w:p w14:paraId="6D9104F3" w14:textId="77777777" w:rsidR="00415395" w:rsidRPr="000A6F7D" w:rsidRDefault="00415395" w:rsidP="00D01BA1">
      <w:pPr>
        <w:pStyle w:val="ListParagraph"/>
        <w:numPr>
          <w:ilvl w:val="0"/>
          <w:numId w:val="221"/>
        </w:numPr>
        <w:spacing w:after="200" w:line="360" w:lineRule="auto"/>
        <w:jc w:val="both"/>
        <w:rPr>
          <w:rFonts w:cs="Times New Roman"/>
        </w:rPr>
      </w:pPr>
      <w:r w:rsidRPr="000A6F7D">
        <w:rPr>
          <w:rFonts w:cs="Times New Roman"/>
        </w:rPr>
        <w:t>Being under the influence of alcohol or an illegal drug as defined in this policy.</w:t>
      </w:r>
    </w:p>
    <w:p w14:paraId="6F77D364" w14:textId="4B5F38FC" w:rsidR="00415395" w:rsidRDefault="00415395" w:rsidP="00415395">
      <w:pPr>
        <w:spacing w:line="360" w:lineRule="auto"/>
        <w:jc w:val="both"/>
        <w:rPr>
          <w:rFonts w:cs="Times New Roman"/>
        </w:rPr>
      </w:pPr>
      <w:r w:rsidRPr="000A6F7D">
        <w:rPr>
          <w:rFonts w:cs="Times New Roman"/>
        </w:rPr>
        <w:t>Partners recognizes that some work-related social events may serve alcohol with the permission of a Director position or above. Everyone on the team is expected to behave responsibly at such events.</w:t>
      </w:r>
    </w:p>
    <w:p w14:paraId="1F19F430" w14:textId="77777777" w:rsidR="00D12F53" w:rsidRDefault="00D12F53" w:rsidP="00415395">
      <w:pPr>
        <w:spacing w:line="360" w:lineRule="auto"/>
        <w:jc w:val="both"/>
        <w:rPr>
          <w:rFonts w:cs="Times New Roman"/>
        </w:rPr>
      </w:pPr>
    </w:p>
    <w:p w14:paraId="02A00B1E" w14:textId="54C9491F" w:rsidR="007E663B" w:rsidRDefault="00415395" w:rsidP="00415395">
      <w:pPr>
        <w:spacing w:line="360" w:lineRule="auto"/>
        <w:jc w:val="both"/>
        <w:rPr>
          <w:rFonts w:cs="Times New Roman"/>
        </w:rPr>
      </w:pPr>
      <w:r w:rsidRPr="000A6F7D">
        <w:rPr>
          <w:rFonts w:cs="Times New Roman"/>
        </w:rPr>
        <w:t>Partners will also not allow employees to perform their duties while taking prescribed drugs that are adversely affecting their ability to perform their job duties safely and effectively. Employees taking a prescribed medication must carry it in a container labeled by a licensed pharmacist or be prepared to produce the container if asked.</w:t>
      </w:r>
    </w:p>
    <w:p w14:paraId="49070560" w14:textId="77777777" w:rsidR="00D12F53" w:rsidRPr="000A6F7D" w:rsidRDefault="00D12F53" w:rsidP="00D01BA1">
      <w:pPr>
        <w:spacing w:line="360" w:lineRule="auto"/>
        <w:jc w:val="both"/>
        <w:rPr>
          <w:rFonts w:cs="Times New Roman"/>
        </w:rPr>
      </w:pPr>
    </w:p>
    <w:p w14:paraId="2FBDB55C" w14:textId="29636BA4" w:rsidR="007E663B" w:rsidRPr="000A6F7D" w:rsidRDefault="00415395" w:rsidP="00D01BA1">
      <w:pPr>
        <w:spacing w:line="360" w:lineRule="auto"/>
        <w:jc w:val="both"/>
        <w:rPr>
          <w:rFonts w:cs="Times New Roman"/>
        </w:rPr>
      </w:pPr>
      <w:r w:rsidRPr="000A6F7D">
        <w:rPr>
          <w:rFonts w:cs="Times New Roman"/>
        </w:rPr>
        <w:t>Any illegal drugs or drug paraphernalia may be turned over to an appropriate law enforcement agency and may result in criminal prosecution.</w:t>
      </w:r>
    </w:p>
    <w:p w14:paraId="230B2A4D" w14:textId="2270399E" w:rsidR="00415395" w:rsidRPr="00D01BA1" w:rsidRDefault="00D12F53" w:rsidP="00D01BA1">
      <w:pPr>
        <w:pStyle w:val="Heading3"/>
        <w:rPr>
          <w:rStyle w:val="Heading3Char"/>
          <w:b/>
          <w:bCs/>
        </w:rPr>
      </w:pPr>
      <w:bookmarkStart w:id="1183" w:name="_Toc222754606"/>
      <w:r>
        <w:rPr>
          <w:rStyle w:val="Heading3Char"/>
          <w:b/>
          <w:bCs/>
        </w:rPr>
        <w:t>7.</w:t>
      </w:r>
      <w:r w:rsidR="00961CAC">
        <w:rPr>
          <w:rStyle w:val="Heading3Char"/>
          <w:b/>
          <w:bCs/>
        </w:rPr>
        <w:t>21</w:t>
      </w:r>
      <w:r>
        <w:rPr>
          <w:rStyle w:val="Heading3Char"/>
          <w:b/>
          <w:bCs/>
        </w:rPr>
        <w:t>.3</w:t>
      </w:r>
      <w:r w:rsidRPr="004716A3">
        <w:rPr>
          <w:rStyle w:val="Heading3Char"/>
          <w:b/>
          <w:bCs/>
        </w:rPr>
        <w:t xml:space="preserve"> </w:t>
      </w:r>
      <w:r w:rsidR="00415395" w:rsidRPr="00D01BA1">
        <w:rPr>
          <w:rStyle w:val="Heading3Char"/>
        </w:rPr>
        <w:t>Employee Support</w:t>
      </w:r>
      <w:bookmarkEnd w:id="1183"/>
      <w:r w:rsidR="00415395" w:rsidRPr="00D01BA1">
        <w:rPr>
          <w:rStyle w:val="Heading3Char"/>
        </w:rPr>
        <w:t xml:space="preserve"> </w:t>
      </w:r>
    </w:p>
    <w:p w14:paraId="7E6283A5" w14:textId="0F891BE7" w:rsidR="00415395" w:rsidRDefault="00415395" w:rsidP="00415395">
      <w:pPr>
        <w:spacing w:line="360" w:lineRule="auto"/>
        <w:jc w:val="both"/>
        <w:rPr>
          <w:rFonts w:cs="Times New Roman"/>
        </w:rPr>
      </w:pPr>
      <w:r w:rsidRPr="000A6F7D">
        <w:rPr>
          <w:rFonts w:cs="Times New Roman"/>
        </w:rPr>
        <w:t>Partners will assist and support employees who voluntarily seek help for drug or alcohol addiction before becoming subject to discipline or termination under this or other Partners policies. Such employees will be allowed to use accrued paid time off, placed on leaves of absence, referred to treatment providers, and otherwise accommodated as required by law. However, employees will be responsible for the cost of such treatment. Employees may be required to document that they are successfully following prescribed treatment and to take and pass follow-up tests if they hold jobs that are safety-sensitive or require driving, or if they have violated this policy previously. Once a drug test has been initiated under this policy, the employee will have forfeited the opportunity to be granted a leave of absence for treatment, and will face possible discipline, up to and including discharge.</w:t>
      </w:r>
    </w:p>
    <w:p w14:paraId="0C17099E" w14:textId="77777777" w:rsidR="00D12F53" w:rsidRPr="000A6F7D" w:rsidRDefault="00D12F53" w:rsidP="00D01BA1">
      <w:pPr>
        <w:spacing w:line="360" w:lineRule="auto"/>
        <w:jc w:val="both"/>
        <w:rPr>
          <w:rFonts w:cs="Times New Roman"/>
        </w:rPr>
      </w:pPr>
    </w:p>
    <w:p w14:paraId="24614036" w14:textId="77777777" w:rsidR="00415395" w:rsidRPr="000A6F7D" w:rsidRDefault="00415395" w:rsidP="00D01BA1">
      <w:pPr>
        <w:spacing w:line="360" w:lineRule="auto"/>
        <w:jc w:val="both"/>
        <w:rPr>
          <w:rFonts w:cs="Times New Roman"/>
        </w:rPr>
      </w:pPr>
      <w:r w:rsidRPr="000A6F7D">
        <w:rPr>
          <w:rFonts w:cs="Times New Roman"/>
        </w:rPr>
        <w:t xml:space="preserve">Employees should report to work fit for duty and free of any adverse effects of illegal drugs or alcohol. This policy does not prohibit employees from the lawful use and possession of prescribed medications. Employees must, however, consult with their doctors about the medications’ effect on their fitness for duty and ability to work safely, and they must promptly disclose any work restrictions to their supervisor. </w:t>
      </w:r>
    </w:p>
    <w:p w14:paraId="41E9276B" w14:textId="5E8FBDD6" w:rsidR="00415395" w:rsidRPr="00D01BA1" w:rsidRDefault="00C64E20" w:rsidP="00D01BA1">
      <w:pPr>
        <w:pStyle w:val="Heading3"/>
        <w:rPr>
          <w:b w:val="0"/>
          <w:bCs w:val="0"/>
          <w:color w:val="4472C4" w:themeColor="accent1"/>
        </w:rPr>
      </w:pPr>
      <w:bookmarkStart w:id="1184" w:name="_Toc222754607"/>
      <w:r>
        <w:rPr>
          <w:rStyle w:val="Heading3Char"/>
          <w:b/>
          <w:bCs/>
        </w:rPr>
        <w:t>7.</w:t>
      </w:r>
      <w:r w:rsidR="00961CAC">
        <w:rPr>
          <w:rStyle w:val="Heading3Char"/>
          <w:b/>
          <w:bCs/>
        </w:rPr>
        <w:t>21</w:t>
      </w:r>
      <w:r>
        <w:rPr>
          <w:rStyle w:val="Heading3Char"/>
          <w:b/>
          <w:bCs/>
        </w:rPr>
        <w:t xml:space="preserve">.4 </w:t>
      </w:r>
      <w:r w:rsidR="00415395" w:rsidRPr="00D01BA1">
        <w:rPr>
          <w:rStyle w:val="Heading3Char"/>
        </w:rPr>
        <w:t>Drug Testing</w:t>
      </w:r>
      <w:bookmarkEnd w:id="1184"/>
      <w:r w:rsidR="00415395" w:rsidRPr="00D01BA1">
        <w:rPr>
          <w:color w:val="4472C4" w:themeColor="accent1"/>
        </w:rPr>
        <w:t xml:space="preserve"> </w:t>
      </w:r>
    </w:p>
    <w:p w14:paraId="2899F882" w14:textId="0990CD05" w:rsidR="00415395" w:rsidRPr="000A6F7D" w:rsidRDefault="00415395" w:rsidP="00D01BA1">
      <w:pPr>
        <w:spacing w:line="360" w:lineRule="auto"/>
        <w:jc w:val="both"/>
        <w:rPr>
          <w:rFonts w:cs="Times New Roman"/>
        </w:rPr>
      </w:pPr>
      <w:r w:rsidRPr="000A6F7D">
        <w:rPr>
          <w:rFonts w:cs="Times New Roman"/>
        </w:rPr>
        <w:t>Employees are subject to testing based on, but not limited to, observations of apparent workplace use, possession, or impairment</w:t>
      </w:r>
      <w:ins w:id="1185" w:author="Megan Ash" w:date="2026-01-15T17:16:00Z" w16du:dateUtc="2026-01-15T22:16:00Z">
        <w:r w:rsidR="005C1F6E">
          <w:rPr>
            <w:rFonts w:cs="Times New Roman"/>
          </w:rPr>
          <w:t>,</w:t>
        </w:r>
      </w:ins>
      <w:r w:rsidRPr="000A6F7D">
        <w:rPr>
          <w:rFonts w:cs="Times New Roman"/>
        </w:rPr>
        <w:t xml:space="preserve"> </w:t>
      </w:r>
      <w:del w:id="1186" w:author="Megan Ash" w:date="2026-01-15T17:16:00Z" w16du:dateUtc="2026-01-15T22:16:00Z">
        <w:r w:rsidRPr="000A6F7D" w:rsidDel="00B60DB2">
          <w:rPr>
            <w:rFonts w:cs="Times New Roman"/>
          </w:rPr>
          <w:delText xml:space="preserve">by </w:delText>
        </w:r>
      </w:del>
      <w:ins w:id="1187" w:author="Megan Ash" w:date="2026-01-15T17:16:00Z" w16du:dateUtc="2026-01-15T22:16:00Z">
        <w:r w:rsidR="00B60DB2">
          <w:rPr>
            <w:rFonts w:cs="Times New Roman"/>
          </w:rPr>
          <w:t>as determined by</w:t>
        </w:r>
        <w:r w:rsidR="00B60DB2" w:rsidRPr="000A6F7D">
          <w:rPr>
            <w:rFonts w:cs="Times New Roman"/>
          </w:rPr>
          <w:t xml:space="preserve"> </w:t>
        </w:r>
      </w:ins>
      <w:r w:rsidRPr="000A6F7D">
        <w:rPr>
          <w:rFonts w:cs="Times New Roman"/>
        </w:rPr>
        <w:t xml:space="preserve">at least two members of management, HR, or the </w:t>
      </w:r>
      <w:r w:rsidR="005364BE">
        <w:rPr>
          <w:rFonts w:cs="Times New Roman"/>
        </w:rPr>
        <w:t>FO Director</w:t>
      </w:r>
      <w:ins w:id="1188" w:author="Megan Ash" w:date="2026-01-15T17:16:00Z" w16du:dateUtc="2026-01-15T22:16:00Z">
        <w:r w:rsidR="00B60DB2">
          <w:rPr>
            <w:rFonts w:cs="Times New Roman"/>
          </w:rPr>
          <w:t>, who may</w:t>
        </w:r>
      </w:ins>
      <w:r w:rsidR="005364BE">
        <w:rPr>
          <w:rFonts w:cs="Times New Roman"/>
        </w:rPr>
        <w:t xml:space="preserve"> </w:t>
      </w:r>
      <w:del w:id="1189" w:author="Megan Ash" w:date="2026-01-15T17:16:00Z" w16du:dateUtc="2026-01-15T22:16:00Z">
        <w:r w:rsidRPr="000A6F7D" w:rsidDel="00B60DB2">
          <w:rPr>
            <w:rFonts w:cs="Times New Roman"/>
          </w:rPr>
          <w:delText xml:space="preserve">ending </w:delText>
        </w:r>
      </w:del>
      <w:ins w:id="1190" w:author="Megan Ash" w:date="2026-01-15T17:16:00Z" w16du:dateUtc="2026-01-15T22:16:00Z">
        <w:r w:rsidR="00B60DB2">
          <w:rPr>
            <w:rFonts w:cs="Times New Roman"/>
          </w:rPr>
          <w:t xml:space="preserve">send </w:t>
        </w:r>
      </w:ins>
      <w:r w:rsidRPr="000A6F7D">
        <w:rPr>
          <w:rFonts w:cs="Times New Roman"/>
        </w:rPr>
        <w:t>an employee for testing. Management must use the observations below to determine if there is a reasonable suspicion that an employee is under the influence of illegal drugs or alcohol. Examples include:</w:t>
      </w:r>
    </w:p>
    <w:p w14:paraId="35DF5564"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Odors (smell of alcohol, body odor, or urine)</w:t>
      </w:r>
    </w:p>
    <w:p w14:paraId="53DB9FB7"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Movements (unsteady, fidgety, dizzy)</w:t>
      </w:r>
    </w:p>
    <w:p w14:paraId="2B8B06C6"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Eyes (dilated, constricted or watery eyes, or involuntary eye movements)</w:t>
      </w:r>
    </w:p>
    <w:p w14:paraId="0F8FA4DC"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Face (flushed, sweating, confused or blank look)</w:t>
      </w:r>
    </w:p>
    <w:p w14:paraId="14B457FA"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Speech (slurred, slow, distracted mid-thought, inability to verbalize thoughts)</w:t>
      </w:r>
    </w:p>
    <w:p w14:paraId="659FD34E"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Emotions (argumentative, agitated, irritable, drowsy)</w:t>
      </w:r>
    </w:p>
    <w:p w14:paraId="3F7A4E19"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Actions (yawning, twitching)</w:t>
      </w:r>
    </w:p>
    <w:p w14:paraId="5212EB19"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Inactions (sleeping, unconscious, no reaction to questions)</w:t>
      </w:r>
    </w:p>
    <w:p w14:paraId="3AD20C01" w14:textId="77777777" w:rsidR="00415395" w:rsidRPr="000A6F7D" w:rsidRDefault="00415395" w:rsidP="00D01BA1">
      <w:pPr>
        <w:pStyle w:val="ListParagraph"/>
        <w:numPr>
          <w:ilvl w:val="0"/>
          <w:numId w:val="222"/>
        </w:numPr>
        <w:spacing w:after="200" w:line="360" w:lineRule="auto"/>
        <w:jc w:val="both"/>
        <w:rPr>
          <w:rFonts w:cs="Times New Roman"/>
        </w:rPr>
      </w:pPr>
      <w:r w:rsidRPr="000A6F7D">
        <w:rPr>
          <w:rFonts w:cs="Times New Roman"/>
        </w:rPr>
        <w:t>When employees cause or contribute to accidents that seriously damage a Partners vehicle, machinery, equipment, or property or that result in an injury to themselves or another employee requiring offsite medical attention.</w:t>
      </w:r>
    </w:p>
    <w:p w14:paraId="272347C0" w14:textId="78F90E67" w:rsidR="00415395" w:rsidRDefault="3F5F3E67" w:rsidP="00415395">
      <w:pPr>
        <w:spacing w:line="360" w:lineRule="auto"/>
        <w:jc w:val="both"/>
        <w:rPr>
          <w:rFonts w:cs="Times New Roman"/>
        </w:rPr>
      </w:pPr>
      <w:r w:rsidRPr="2AD4FE3D">
        <w:rPr>
          <w:rFonts w:cs="Times New Roman"/>
        </w:rPr>
        <w:t>When reasonable suspicion testing is warranted, both management and HR will meet with the employee to explain the observations and the requirement to undergo a drug and/or alcohol test within two hours.</w:t>
      </w:r>
      <w:commentRangeStart w:id="1191"/>
      <w:r w:rsidRPr="2AD4FE3D">
        <w:rPr>
          <w:rFonts w:cs="Times New Roman"/>
        </w:rPr>
        <w:t xml:space="preserve"> Refusal by an employee will be treated as a positive drug test result and will result in immediate termination of employment.*</w:t>
      </w:r>
      <w:commentRangeEnd w:id="1191"/>
      <w:r w:rsidR="00415395">
        <w:rPr>
          <w:rStyle w:val="CommentReference"/>
          <w:rFonts w:cs="Times New Roman"/>
          <w:sz w:val="24"/>
          <w:szCs w:val="24"/>
        </w:rPr>
        <w:commentReference w:id="1191"/>
      </w:r>
    </w:p>
    <w:p w14:paraId="05AA6FD3" w14:textId="77777777" w:rsidR="005364BE" w:rsidRPr="000A6F7D" w:rsidRDefault="005364BE" w:rsidP="00D01BA1">
      <w:pPr>
        <w:spacing w:line="360" w:lineRule="auto"/>
        <w:jc w:val="both"/>
        <w:rPr>
          <w:rFonts w:cs="Times New Roman"/>
        </w:rPr>
      </w:pPr>
    </w:p>
    <w:p w14:paraId="0F844BDF" w14:textId="4B199AD8" w:rsidR="00415395" w:rsidRDefault="00415395" w:rsidP="00415395">
      <w:pPr>
        <w:spacing w:line="360" w:lineRule="auto"/>
        <w:jc w:val="both"/>
        <w:rPr>
          <w:rFonts w:cs="Times New Roman"/>
        </w:rPr>
      </w:pPr>
      <w:r w:rsidRPr="000A6F7D">
        <w:rPr>
          <w:rFonts w:cs="Times New Roman"/>
        </w:rPr>
        <w:t xml:space="preserve">Employees subject to alcohol testing will be transported to a Partners-designated facility and directed to provide breath specimens. Breath specimens will be tested by trained technicians using federally approved breath alcohol testing devices capable of producing printed results that identify the employee. </w:t>
      </w:r>
    </w:p>
    <w:p w14:paraId="3056242A" w14:textId="77777777" w:rsidR="005364BE" w:rsidRPr="000A6F7D" w:rsidRDefault="005364BE" w:rsidP="00D01BA1">
      <w:pPr>
        <w:spacing w:line="360" w:lineRule="auto"/>
        <w:jc w:val="both"/>
        <w:rPr>
          <w:rFonts w:cs="Times New Roman"/>
        </w:rPr>
      </w:pPr>
    </w:p>
    <w:p w14:paraId="24612143" w14:textId="68AF0D00" w:rsidR="00415395" w:rsidRPr="000A6F7D" w:rsidRDefault="00415395" w:rsidP="00D01BA1">
      <w:pPr>
        <w:spacing w:line="360" w:lineRule="auto"/>
        <w:jc w:val="both"/>
        <w:rPr>
          <w:rFonts w:cs="Times New Roman"/>
        </w:rPr>
      </w:pPr>
      <w:r w:rsidRPr="000A6F7D">
        <w:rPr>
          <w:rFonts w:cs="Times New Roman"/>
        </w:rPr>
        <w:t>Applicants and employees subject to drug testing will be transported to a Partners-designated testing facility and directed to provide urine specimens. Applicants and employees may provide specimens in private unless they appear to be submitting altered, adulterated, or substitute specimens. Collected specimens will be sent to a federally certified laboratory and tested for illegal drugs.</w:t>
      </w:r>
      <w:r w:rsidR="005364BE">
        <w:rPr>
          <w:rFonts w:cs="Times New Roman"/>
        </w:rPr>
        <w:t xml:space="preserve"> </w:t>
      </w:r>
      <w:r w:rsidRPr="000A6F7D">
        <w:rPr>
          <w:rFonts w:cs="Times New Roman"/>
        </w:rPr>
        <w:t>The laboratory will transmit all alcohol and drug test results to HR.</w:t>
      </w:r>
    </w:p>
    <w:p w14:paraId="3A413C94" w14:textId="77777777" w:rsidR="005364BE" w:rsidRDefault="005364BE" w:rsidP="00415395">
      <w:pPr>
        <w:spacing w:line="360" w:lineRule="auto"/>
        <w:jc w:val="both"/>
        <w:rPr>
          <w:rFonts w:cs="Times New Roman"/>
        </w:rPr>
      </w:pPr>
    </w:p>
    <w:p w14:paraId="3D45D56A" w14:textId="3C7A915E" w:rsidR="00415395" w:rsidRPr="000A6F7D" w:rsidRDefault="00415395" w:rsidP="00D01BA1">
      <w:pPr>
        <w:spacing w:line="360" w:lineRule="auto"/>
        <w:jc w:val="both"/>
        <w:rPr>
          <w:rFonts w:cs="Times New Roman"/>
        </w:rPr>
      </w:pPr>
      <w:r w:rsidRPr="000A6F7D">
        <w:rPr>
          <w:rFonts w:cs="Times New Roman"/>
        </w:rPr>
        <w:t xml:space="preserve">*Under no circumstances will the employee be allowed to drive </w:t>
      </w:r>
      <w:del w:id="1193" w:author="Megan Ash" w:date="2026-01-15T17:19:00Z" w16du:dateUtc="2026-01-15T22:19:00Z">
        <w:r w:rsidRPr="000A6F7D" w:rsidDel="00592C4B">
          <w:rPr>
            <w:rFonts w:cs="Times New Roman"/>
          </w:rPr>
          <w:delText>himself or herself</w:delText>
        </w:r>
      </w:del>
      <w:ins w:id="1194" w:author="Megan Ash" w:date="2026-01-15T17:19:00Z" w16du:dateUtc="2026-01-15T22:19:00Z">
        <w:r w:rsidR="00592C4B">
          <w:rPr>
            <w:rFonts w:cs="Times New Roman"/>
          </w:rPr>
          <w:t>themselves</w:t>
        </w:r>
      </w:ins>
      <w:r w:rsidRPr="000A6F7D">
        <w:rPr>
          <w:rFonts w:cs="Times New Roman"/>
        </w:rPr>
        <w:t xml:space="preserve"> to the testing facility. A member of management must transport the employee</w:t>
      </w:r>
      <w:ins w:id="1195" w:author="Megan Ash" w:date="2026-01-15T17:19:00Z" w16du:dateUtc="2026-01-15T22:19:00Z">
        <w:r w:rsidR="00592C4B">
          <w:rPr>
            <w:rFonts w:cs="Times New Roman"/>
          </w:rPr>
          <w:t>,</w:t>
        </w:r>
      </w:ins>
      <w:r w:rsidRPr="000A6F7D">
        <w:rPr>
          <w:rFonts w:cs="Times New Roman"/>
        </w:rPr>
        <w:t xml:space="preserve"> or arrange for </w:t>
      </w:r>
      <w:del w:id="1196" w:author="Megan Ash" w:date="2026-01-15T17:19:00Z" w16du:dateUtc="2026-01-15T22:19:00Z">
        <w:r w:rsidRPr="000A6F7D" w:rsidDel="005B189D">
          <w:rPr>
            <w:rFonts w:cs="Times New Roman"/>
          </w:rPr>
          <w:delText xml:space="preserve">a </w:delText>
        </w:r>
      </w:del>
      <w:r w:rsidRPr="000A6F7D">
        <w:rPr>
          <w:rFonts w:cs="Times New Roman"/>
        </w:rPr>
        <w:t xml:space="preserve">taxi </w:t>
      </w:r>
      <w:ins w:id="1197" w:author="Megan Ash" w:date="2026-01-15T17:19:00Z" w16du:dateUtc="2026-01-15T22:19:00Z">
        <w:r w:rsidR="005B189D">
          <w:rPr>
            <w:rFonts w:cs="Times New Roman"/>
          </w:rPr>
          <w:t xml:space="preserve">transportation to the testing facility </w:t>
        </w:r>
        <w:r w:rsidR="00592C4B">
          <w:rPr>
            <w:rFonts w:cs="Times New Roman"/>
          </w:rPr>
          <w:t xml:space="preserve">and ensure </w:t>
        </w:r>
      </w:ins>
      <w:del w:id="1198" w:author="Megan Ash" w:date="2026-01-15T17:19:00Z" w16du:dateUtc="2026-01-15T22:19:00Z">
        <w:r w:rsidRPr="000A6F7D" w:rsidDel="00592C4B">
          <w:rPr>
            <w:rFonts w:cs="Times New Roman"/>
          </w:rPr>
          <w:delText xml:space="preserve">and arrange for </w:delText>
        </w:r>
      </w:del>
      <w:r w:rsidRPr="000A6F7D">
        <w:rPr>
          <w:rFonts w:cs="Times New Roman"/>
        </w:rPr>
        <w:t xml:space="preserve">the employee </w:t>
      </w:r>
      <w:del w:id="1199" w:author="Megan Ash" w:date="2026-01-15T17:19:00Z" w16du:dateUtc="2026-01-15T22:19:00Z">
        <w:r w:rsidRPr="000A6F7D" w:rsidDel="00592C4B">
          <w:rPr>
            <w:rFonts w:cs="Times New Roman"/>
          </w:rPr>
          <w:delText xml:space="preserve">to be </w:delText>
        </w:r>
      </w:del>
      <w:ins w:id="1200" w:author="Megan Ash" w:date="2026-01-15T17:19:00Z" w16du:dateUtc="2026-01-15T22:19:00Z">
        <w:r w:rsidR="00592C4B">
          <w:rPr>
            <w:rFonts w:cs="Times New Roman"/>
          </w:rPr>
          <w:t xml:space="preserve">is </w:t>
        </w:r>
      </w:ins>
      <w:r w:rsidRPr="000A6F7D">
        <w:rPr>
          <w:rFonts w:cs="Times New Roman"/>
        </w:rPr>
        <w:t>transported home</w:t>
      </w:r>
      <w:ins w:id="1201" w:author="Megan Ash" w:date="2026-01-15T17:19:00Z" w16du:dateUtc="2026-01-15T22:19:00Z">
        <w:r w:rsidR="00592C4B">
          <w:rPr>
            <w:rFonts w:cs="Times New Roman"/>
          </w:rPr>
          <w:t xml:space="preserve"> following testing</w:t>
        </w:r>
      </w:ins>
      <w:r w:rsidRPr="000A6F7D">
        <w:rPr>
          <w:rFonts w:cs="Times New Roman"/>
        </w:rPr>
        <w:t>.</w:t>
      </w:r>
    </w:p>
    <w:p w14:paraId="3B1927B0" w14:textId="675A8722" w:rsidR="00415395" w:rsidRPr="00D01BA1" w:rsidRDefault="00C64E20" w:rsidP="00D01BA1">
      <w:pPr>
        <w:pStyle w:val="Heading3"/>
        <w:rPr>
          <w:rStyle w:val="Heading3Char"/>
        </w:rPr>
      </w:pPr>
      <w:bookmarkStart w:id="1202" w:name="_Toc222754608"/>
      <w:r>
        <w:rPr>
          <w:rStyle w:val="Heading3Char"/>
          <w:b/>
          <w:bCs/>
        </w:rPr>
        <w:t>7.</w:t>
      </w:r>
      <w:r w:rsidR="00961CAC">
        <w:rPr>
          <w:rStyle w:val="Heading3Char"/>
          <w:b/>
          <w:bCs/>
        </w:rPr>
        <w:t>21</w:t>
      </w:r>
      <w:r>
        <w:rPr>
          <w:rStyle w:val="Heading3Char"/>
          <w:b/>
          <w:bCs/>
        </w:rPr>
        <w:t xml:space="preserve">.5 </w:t>
      </w:r>
      <w:r w:rsidR="00415395" w:rsidRPr="00D01BA1">
        <w:rPr>
          <w:rStyle w:val="Heading3Char"/>
        </w:rPr>
        <w:t>Consequences</w:t>
      </w:r>
      <w:bookmarkEnd w:id="1202"/>
    </w:p>
    <w:p w14:paraId="5B9361AA" w14:textId="68F46B55" w:rsidR="00415395" w:rsidRDefault="00415395" w:rsidP="00415395">
      <w:pPr>
        <w:spacing w:line="360" w:lineRule="auto"/>
        <w:jc w:val="both"/>
        <w:rPr>
          <w:rFonts w:cs="Times New Roman"/>
        </w:rPr>
      </w:pPr>
      <w:commentRangeStart w:id="1203"/>
      <w:r w:rsidRPr="000A6F7D">
        <w:rPr>
          <w:rFonts w:cs="Times New Roman"/>
        </w:rPr>
        <w:t>Employees who refuse to cooperate in required tests or who use, possess, buy, sell, manufacture, or dispense an illegal drug in violation of this policy will be terminated. Employees who test positive, or otherwise violate this policy, will be subject to discipline, up to and including termination. Depending on the circumstances, the employee’s work history/record and any state law requirements, Partners may offer an employee who violates this policy or tests positive the opportunity to return to work on a last-chance basis pursuant to mutually agreeable terms, which could include follow-up drug testing at times and frequencies determined by Partners.</w:t>
      </w:r>
      <w:commentRangeEnd w:id="1203"/>
      <w:r w:rsidR="00130690">
        <w:rPr>
          <w:rStyle w:val="CommentReference"/>
          <w:rFonts w:cs="Times New Roman"/>
          <w:sz w:val="24"/>
          <w:szCs w:val="24"/>
        </w:rPr>
        <w:commentReference w:id="1203"/>
      </w:r>
    </w:p>
    <w:p w14:paraId="03C698CA" w14:textId="77777777" w:rsidR="005364BE" w:rsidRPr="000A6F7D" w:rsidRDefault="005364BE" w:rsidP="00D01BA1">
      <w:pPr>
        <w:spacing w:line="360" w:lineRule="auto"/>
        <w:jc w:val="both"/>
        <w:rPr>
          <w:rFonts w:cs="Times New Roman"/>
        </w:rPr>
      </w:pPr>
    </w:p>
    <w:p w14:paraId="40169252" w14:textId="77777777" w:rsidR="00415395" w:rsidRPr="000A6F7D" w:rsidRDefault="00415395" w:rsidP="00D01BA1">
      <w:pPr>
        <w:spacing w:line="360" w:lineRule="auto"/>
        <w:jc w:val="both"/>
        <w:rPr>
          <w:rFonts w:cs="Times New Roman"/>
        </w:rPr>
      </w:pPr>
      <w:r w:rsidRPr="000A6F7D">
        <w:rPr>
          <w:rFonts w:cs="Times New Roman"/>
        </w:rPr>
        <w:t>Employees will be paid for time spent in alcohol or drug testing and then suspended pending the results of the drug or alcohol test. After the results of the test are received, a date and time will be scheduled to discuss the results of the test with the employee’s supervisor and HR. If the results are negative, the employee will receive back pay for the times/days of suspension.</w:t>
      </w:r>
    </w:p>
    <w:p w14:paraId="3CF82C48" w14:textId="6E45FFF6" w:rsidR="00415395" w:rsidRPr="00D01BA1" w:rsidRDefault="005364BE" w:rsidP="00D01BA1">
      <w:pPr>
        <w:pStyle w:val="Heading3"/>
        <w:rPr>
          <w:rStyle w:val="Heading3Char"/>
        </w:rPr>
      </w:pPr>
      <w:bookmarkStart w:id="1204" w:name="_Toc222754609"/>
      <w:r>
        <w:rPr>
          <w:rStyle w:val="Heading3Char"/>
          <w:b/>
          <w:bCs/>
        </w:rPr>
        <w:t>7.</w:t>
      </w:r>
      <w:r w:rsidR="00961CAC">
        <w:rPr>
          <w:rStyle w:val="Heading3Char"/>
          <w:b/>
          <w:bCs/>
        </w:rPr>
        <w:t>21</w:t>
      </w:r>
      <w:r>
        <w:rPr>
          <w:rStyle w:val="Heading3Char"/>
          <w:b/>
          <w:bCs/>
        </w:rPr>
        <w:t xml:space="preserve">.6 </w:t>
      </w:r>
      <w:r w:rsidR="00415395" w:rsidRPr="00D01BA1">
        <w:rPr>
          <w:rStyle w:val="Heading3Char"/>
        </w:rPr>
        <w:t>Confidentiality</w:t>
      </w:r>
      <w:bookmarkEnd w:id="1204"/>
    </w:p>
    <w:p w14:paraId="052F682C" w14:textId="3D646751" w:rsidR="00DC6C07" w:rsidRDefault="00415395" w:rsidP="00415395">
      <w:pPr>
        <w:spacing w:line="360" w:lineRule="auto"/>
        <w:jc w:val="both"/>
        <w:rPr>
          <w:rFonts w:cs="Times New Roman"/>
        </w:rPr>
      </w:pPr>
      <w:r w:rsidRPr="000A6F7D">
        <w:rPr>
          <w:rFonts w:cs="Times New Roman"/>
        </w:rPr>
        <w:t>Information and records relating to positive test results, drug and alcohol dependencies, and legitimate medical explanations provided to HR will be kept confidential to the extent required by law and maintained in secure files separate from normal personnel files. Such records and information may be disclosed among managers and supervisors on a need-to-know basis and may also be disclosed when relevant to a grievance, charge, claim, or other legal proceeding initiated by or on behalf of an employee or applicant.</w:t>
      </w:r>
    </w:p>
    <w:p w14:paraId="4FDC6977" w14:textId="77777777" w:rsidR="00961CAC" w:rsidRPr="000A6F7D" w:rsidRDefault="00961CAC" w:rsidP="00D01BA1">
      <w:pPr>
        <w:spacing w:line="360" w:lineRule="auto"/>
        <w:jc w:val="both"/>
        <w:rPr>
          <w:rFonts w:cs="Times New Roman"/>
        </w:rPr>
      </w:pPr>
    </w:p>
    <w:p w14:paraId="5D8BCB40" w14:textId="7D569CDB" w:rsidR="00415395" w:rsidRPr="00D01BA1" w:rsidRDefault="00DC6C07" w:rsidP="00D01BA1">
      <w:pPr>
        <w:spacing w:line="360" w:lineRule="auto"/>
        <w:jc w:val="both"/>
        <w:rPr>
          <w:rStyle w:val="Heading3Char"/>
        </w:rPr>
      </w:pPr>
      <w:bookmarkStart w:id="1205" w:name="_Toc222754610"/>
      <w:r>
        <w:rPr>
          <w:rStyle w:val="Heading3Char"/>
        </w:rPr>
        <w:t>7.</w:t>
      </w:r>
      <w:r w:rsidR="00961CAC">
        <w:rPr>
          <w:rStyle w:val="Heading3Char"/>
        </w:rPr>
        <w:t>21</w:t>
      </w:r>
      <w:r>
        <w:rPr>
          <w:rStyle w:val="Heading3Char"/>
        </w:rPr>
        <w:t xml:space="preserve">.7 </w:t>
      </w:r>
      <w:r w:rsidR="00415395" w:rsidRPr="00D01BA1">
        <w:rPr>
          <w:rStyle w:val="Heading3Char"/>
        </w:rPr>
        <w:t>Inspections</w:t>
      </w:r>
      <w:bookmarkEnd w:id="1205"/>
    </w:p>
    <w:p w14:paraId="00E6533F" w14:textId="0333868F" w:rsidR="007D5E29" w:rsidRDefault="3F5F3E67" w:rsidP="00415395">
      <w:pPr>
        <w:spacing w:line="360" w:lineRule="auto"/>
        <w:jc w:val="both"/>
        <w:rPr>
          <w:rFonts w:cs="Times New Roman"/>
        </w:rPr>
      </w:pPr>
      <w:r w:rsidRPr="2AD4FE3D">
        <w:rPr>
          <w:rFonts w:cs="Times New Roman"/>
        </w:rPr>
        <w:t xml:space="preserve">Partners reserves the right to inspect all portions of its premises for drugs, alcohol, or other contraband; </w:t>
      </w:r>
      <w:commentRangeStart w:id="1206"/>
      <w:r w:rsidRPr="2AD4FE3D">
        <w:rPr>
          <w:rFonts w:cs="Times New Roman"/>
        </w:rPr>
        <w:t>affected employees may have union representation involved in this process</w:t>
      </w:r>
      <w:commentRangeEnd w:id="1206"/>
      <w:r w:rsidR="00415395" w:rsidRPr="2AD4FE3D">
        <w:rPr>
          <w:rStyle w:val="CommentReference"/>
          <w:rFonts w:cs="Times New Roman"/>
          <w:sz w:val="24"/>
          <w:szCs w:val="24"/>
        </w:rPr>
        <w:commentReference w:id="1206"/>
      </w:r>
      <w:r w:rsidRPr="2AD4FE3D">
        <w:rPr>
          <w:rFonts w:cs="Times New Roman"/>
        </w:rPr>
        <w:t>. All employees, contract employees and visitors may be asked to cooperate in inspections of their persons, work areas and property that might conceal a drug, alcohol, or other contraband. Employees who possess such contraband or refuse to cooperate in such inspections are subject to appropriate discipline, up to and including termination.</w:t>
      </w:r>
    </w:p>
    <w:p w14:paraId="6ABDCB00" w14:textId="77777777" w:rsidR="00BC2CB1" w:rsidRPr="00D01BA1" w:rsidRDefault="00BC2CB1" w:rsidP="00415395">
      <w:pPr>
        <w:spacing w:line="360" w:lineRule="auto"/>
        <w:jc w:val="both"/>
        <w:rPr>
          <w:rStyle w:val="Heading3Char"/>
          <w:rFonts w:eastAsiaTheme="minorEastAsia"/>
          <w:b w:val="0"/>
          <w:bCs w:val="0"/>
          <w:color w:val="auto"/>
          <w:sz w:val="24"/>
        </w:rPr>
      </w:pPr>
    </w:p>
    <w:p w14:paraId="669E317F" w14:textId="3709110C" w:rsidR="00415395" w:rsidRPr="00D01BA1" w:rsidRDefault="007D5E29" w:rsidP="00D01BA1">
      <w:pPr>
        <w:spacing w:line="360" w:lineRule="auto"/>
        <w:jc w:val="both"/>
        <w:rPr>
          <w:rStyle w:val="Heading3Char"/>
        </w:rPr>
      </w:pPr>
      <w:bookmarkStart w:id="1207" w:name="_Toc222754611"/>
      <w:r>
        <w:rPr>
          <w:rStyle w:val="Heading3Char"/>
        </w:rPr>
        <w:t>7.</w:t>
      </w:r>
      <w:r w:rsidR="00961CAC">
        <w:rPr>
          <w:rStyle w:val="Heading3Char"/>
        </w:rPr>
        <w:t>21.</w:t>
      </w:r>
      <w:r>
        <w:rPr>
          <w:rStyle w:val="Heading3Char"/>
        </w:rPr>
        <w:t xml:space="preserve">8 </w:t>
      </w:r>
      <w:r w:rsidR="00415395" w:rsidRPr="00D01BA1">
        <w:rPr>
          <w:rStyle w:val="Heading3Char"/>
        </w:rPr>
        <w:t>Crimes Involving Drugs</w:t>
      </w:r>
      <w:bookmarkEnd w:id="1207"/>
    </w:p>
    <w:p w14:paraId="6ED3C3F7" w14:textId="0751F827" w:rsidR="00415395" w:rsidRDefault="00415395" w:rsidP="00BC2CB1">
      <w:pPr>
        <w:spacing w:line="360" w:lineRule="auto"/>
        <w:jc w:val="both"/>
        <w:rPr>
          <w:rFonts w:cs="Times New Roman"/>
        </w:rPr>
      </w:pPr>
      <w:r w:rsidRPr="000A6F7D">
        <w:rPr>
          <w:rFonts w:cs="Times New Roman"/>
        </w:rPr>
        <w:t>Partners does not desire to intrude into the private lives of its employees but recognizes that employees’ off-the-job involvement with drugs and alcohol may have an impact on the workplace. Therefore, Partners reserves the right to take appropriate disciplinary action for drug use, sale, or distribution while off company premises. All employees who are convicted of, plead guilty to, or are sentenced for a crime involving an illegal drug are required to report the conviction, plea, or sentence to HR within five (5) days. Failure to comply may result in termination. Reporting of drug crimes may result in suspension without pay to allow management to review the nature of the charges and the employee’s past record with Partners.</w:t>
      </w:r>
    </w:p>
    <w:p w14:paraId="6EA99DF2" w14:textId="77777777" w:rsidR="00BC2CB1" w:rsidRPr="00415395" w:rsidRDefault="00BC2CB1" w:rsidP="00D01BA1">
      <w:pPr>
        <w:spacing w:line="360" w:lineRule="auto"/>
        <w:jc w:val="both"/>
        <w:rPr>
          <w:rFonts w:cs="Times New Roman"/>
        </w:rPr>
      </w:pPr>
    </w:p>
    <w:p w14:paraId="408EFDFC" w14:textId="3AE8074D" w:rsidR="00EF3F1F" w:rsidRPr="00C17238" w:rsidRDefault="00EF3F1F" w:rsidP="00527FAB">
      <w:pPr>
        <w:tabs>
          <w:tab w:val="left" w:pos="960"/>
        </w:tabs>
        <w:spacing w:after="120" w:line="360" w:lineRule="auto"/>
        <w:ind w:right="-20"/>
        <w:jc w:val="both"/>
        <w:rPr>
          <w:rFonts w:cs="Times New Roman"/>
        </w:rPr>
      </w:pPr>
      <w:r w:rsidRPr="00BB6C6B">
        <w:rPr>
          <w:rFonts w:cs="Times New Roman"/>
        </w:rPr>
        <w:t>Partners has a longstanding commitment to provide a safe, quality-oriented, and productive work environment. Alcohol and drug misuse poses a threat to the health and safety of Partners employees and to the security of the company’s equipment and facilities. For these reasons, Partners is committed to the elimination of drug and alcohol use and misuse in the workplace.</w:t>
      </w:r>
    </w:p>
    <w:p w14:paraId="430F9073" w14:textId="3AA28E1B" w:rsidR="00527FAB" w:rsidRPr="00C17238" w:rsidRDefault="00527FAB" w:rsidP="00D01BA1">
      <w:pPr>
        <w:pStyle w:val="Heading2"/>
        <w:numPr>
          <w:ilvl w:val="1"/>
          <w:numId w:val="170"/>
        </w:numPr>
      </w:pPr>
      <w:bookmarkStart w:id="1208" w:name="_Toc29250486"/>
      <w:bookmarkStart w:id="1209" w:name="_Toc222754612"/>
      <w:r w:rsidRPr="00C17238">
        <w:t xml:space="preserve">Smoke </w:t>
      </w:r>
      <w:r w:rsidR="00526D1C" w:rsidRPr="00526D1C">
        <w:t xml:space="preserve">and Vape </w:t>
      </w:r>
      <w:r w:rsidRPr="00C17238">
        <w:t>Free Workplace</w:t>
      </w:r>
      <w:bookmarkEnd w:id="1208"/>
      <w:r w:rsidRPr="00C17238">
        <w:t xml:space="preserve"> </w:t>
      </w:r>
      <w:r w:rsidR="00526D1C">
        <w:t>Policy</w:t>
      </w:r>
      <w:bookmarkEnd w:id="1209"/>
    </w:p>
    <w:p w14:paraId="47255249" w14:textId="75FCCAB5"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It is the policy of Partners </w:t>
      </w:r>
      <w:r w:rsidR="00B8238B">
        <w:rPr>
          <w:rFonts w:cs="Times New Roman"/>
        </w:rPr>
        <w:t>Honduras</w:t>
      </w:r>
      <w:r w:rsidRPr="00C17238">
        <w:rPr>
          <w:rFonts w:cs="Times New Roman"/>
        </w:rPr>
        <w:t xml:space="preserve"> to prohibit smoking on all Partners </w:t>
      </w:r>
      <w:r w:rsidR="00B8238B">
        <w:rPr>
          <w:rFonts w:cs="Times New Roman"/>
        </w:rPr>
        <w:t>Honduras</w:t>
      </w:r>
      <w:r w:rsidRPr="00C17238">
        <w:rPr>
          <w:rFonts w:cs="Times New Roman"/>
        </w:rPr>
        <w:t xml:space="preserve">’s premises in order to provide and maintain a safe and healthy work environment for all employees. Smoking is defined as the "act of lighting, smoking or carrying a lighted or smoldering cigar, cigarette or pipe of any kind." </w:t>
      </w:r>
      <w:r w:rsidR="00F252D1" w:rsidRPr="00F252D1">
        <w:rPr>
          <w:rFonts w:cs="Times New Roman"/>
        </w:rPr>
        <w:t>Vaping refers to the use of electronic</w:t>
      </w:r>
      <w:r w:rsidR="00692F3E">
        <w:rPr>
          <w:rFonts w:cs="Times New Roman"/>
        </w:rPr>
        <w:t xml:space="preserve"> </w:t>
      </w:r>
      <w:r w:rsidR="00692F3E" w:rsidRPr="00692F3E">
        <w:rPr>
          <w:rFonts w:cs="Times New Roman"/>
        </w:rPr>
        <w:t>nicotine delivery systems or electronic smoking devices such as e-cigarettes, e-pipes, e-hookahs, and e-cigars.</w:t>
      </w:r>
    </w:p>
    <w:p w14:paraId="7DD2916F" w14:textId="70F16093" w:rsidR="00527FAB" w:rsidRPr="00C17238" w:rsidRDefault="0094560D" w:rsidP="00527FAB">
      <w:pPr>
        <w:tabs>
          <w:tab w:val="left" w:pos="960"/>
        </w:tabs>
        <w:spacing w:after="120" w:line="360" w:lineRule="auto"/>
        <w:ind w:right="-20"/>
        <w:jc w:val="both"/>
        <w:rPr>
          <w:rFonts w:cs="Times New Roman"/>
        </w:rPr>
      </w:pPr>
      <w:r w:rsidRPr="0094560D">
        <w:rPr>
          <w:rFonts w:cs="Times New Roman"/>
        </w:rPr>
        <w:t>The smoke and vape free workplace policy applies as follows</w:t>
      </w:r>
      <w:del w:id="1210" w:author="Megan Ash" w:date="2026-01-15T17:25:00Z" w16du:dateUtc="2026-01-15T22:25:00Z">
        <w:r w:rsidRPr="0094560D" w:rsidDel="0026485C">
          <w:rPr>
            <w:rFonts w:cs="Times New Roman"/>
          </w:rPr>
          <w:delText>:</w:delText>
        </w:r>
      </w:del>
      <w:r w:rsidR="00527FAB" w:rsidRPr="00C17238">
        <w:rPr>
          <w:rFonts w:cs="Times New Roman"/>
        </w:rPr>
        <w:t xml:space="preserve">: </w:t>
      </w:r>
    </w:p>
    <w:p w14:paraId="2A7E5650" w14:textId="7712DFBC" w:rsidR="00526D1C" w:rsidRDefault="00526D1C" w:rsidP="00F05B60">
      <w:pPr>
        <w:pStyle w:val="ListParagraph"/>
        <w:numPr>
          <w:ilvl w:val="0"/>
          <w:numId w:val="84"/>
        </w:numPr>
        <w:tabs>
          <w:tab w:val="left" w:pos="960"/>
        </w:tabs>
        <w:spacing w:after="120" w:line="360" w:lineRule="auto"/>
        <w:ind w:right="-20"/>
        <w:jc w:val="both"/>
        <w:rPr>
          <w:rFonts w:cs="Times New Roman"/>
        </w:rPr>
      </w:pPr>
      <w:r w:rsidRPr="00526D1C">
        <w:rPr>
          <w:rFonts w:cs="Times New Roman"/>
        </w:rPr>
        <w:t xml:space="preserve">Smoking and vaping are strictly prohibited on Partners property, including indoor and outdoor areas (except where designated), parking lots, company-owned or leased vehicles, and all company-sponsored offsite conferences and meetings. </w:t>
      </w:r>
    </w:p>
    <w:p w14:paraId="3A7A786E" w14:textId="2A1E24B6" w:rsidR="00526D1C" w:rsidRDefault="00526D1C" w:rsidP="00F05B60">
      <w:pPr>
        <w:pStyle w:val="ListParagraph"/>
        <w:numPr>
          <w:ilvl w:val="0"/>
          <w:numId w:val="84"/>
        </w:numPr>
        <w:tabs>
          <w:tab w:val="left" w:pos="960"/>
        </w:tabs>
        <w:spacing w:after="120" w:line="360" w:lineRule="auto"/>
        <w:ind w:right="-20"/>
        <w:jc w:val="both"/>
        <w:rPr>
          <w:rFonts w:cs="Times New Roman"/>
        </w:rPr>
      </w:pPr>
      <w:r w:rsidRPr="00526D1C">
        <w:rPr>
          <w:rFonts w:cs="Times New Roman"/>
        </w:rPr>
        <w:t>All employees, interns, contractors, and consultants and/or their employees working on company premises, and visitors (customers and vendors) to Partners premises are expected to comply with this policy and promote a smoke-free and vape-free environment.</w:t>
      </w:r>
      <w:r w:rsidRPr="00526D1C" w:rsidDel="00526D1C">
        <w:rPr>
          <w:rFonts w:cs="Times New Roman"/>
        </w:rPr>
        <w:t xml:space="preserve"> </w:t>
      </w:r>
    </w:p>
    <w:p w14:paraId="58360C4E" w14:textId="77777777" w:rsidR="00527FAB" w:rsidRPr="00C17238" w:rsidRDefault="00527FAB" w:rsidP="00527FAB">
      <w:pPr>
        <w:tabs>
          <w:tab w:val="left" w:pos="960"/>
        </w:tabs>
        <w:spacing w:after="120" w:line="360" w:lineRule="auto"/>
        <w:ind w:right="-20"/>
        <w:jc w:val="both"/>
        <w:rPr>
          <w:rFonts w:cs="Times New Roman"/>
        </w:rPr>
      </w:pPr>
      <w:r w:rsidRPr="00C17238">
        <w:rPr>
          <w:rFonts w:cs="Times New Roman"/>
        </w:rPr>
        <w:t>Smoking is permitted outside the building where designated. Employees who violate the smoking policy will be subject to disciplinary action.</w:t>
      </w:r>
    </w:p>
    <w:p w14:paraId="6B01A7DB" w14:textId="0DA3335D" w:rsidR="00527FAB" w:rsidRPr="00C17238" w:rsidRDefault="00527FAB" w:rsidP="00D01BA1">
      <w:pPr>
        <w:pStyle w:val="Heading2"/>
        <w:numPr>
          <w:ilvl w:val="1"/>
          <w:numId w:val="170"/>
        </w:numPr>
      </w:pPr>
      <w:bookmarkStart w:id="1211" w:name="_Code_of_Conduct"/>
      <w:bookmarkStart w:id="1212" w:name="_Toc29250488"/>
      <w:bookmarkStart w:id="1213" w:name="_Toc222754613"/>
      <w:bookmarkEnd w:id="1211"/>
      <w:r w:rsidRPr="00C17238">
        <w:t xml:space="preserve">Code of </w:t>
      </w:r>
      <w:bookmarkEnd w:id="1212"/>
      <w:r w:rsidR="00A0213E">
        <w:t>Conduct</w:t>
      </w:r>
      <w:bookmarkEnd w:id="1213"/>
      <w:r w:rsidR="00377B35">
        <w:t xml:space="preserve"> </w:t>
      </w:r>
    </w:p>
    <w:p w14:paraId="39917053" w14:textId="1429A4CA" w:rsidR="00527FAB" w:rsidRPr="00D07A05" w:rsidRDefault="00491E84" w:rsidP="00D07A05">
      <w:pPr>
        <w:tabs>
          <w:tab w:val="left" w:pos="960"/>
        </w:tabs>
        <w:spacing w:after="120" w:line="360" w:lineRule="auto"/>
        <w:ind w:right="-20"/>
        <w:jc w:val="both"/>
        <w:rPr>
          <w:rFonts w:cs="Times New Roman"/>
        </w:rPr>
      </w:pPr>
      <w:r w:rsidRPr="00D07A05">
        <w:rPr>
          <w:rFonts w:cs="Times New Roman"/>
        </w:rPr>
        <w:t xml:space="preserve">Partners </w:t>
      </w:r>
      <w:r w:rsidR="00B8238B">
        <w:rPr>
          <w:rFonts w:cs="Times New Roman"/>
        </w:rPr>
        <w:t>Honduras</w:t>
      </w:r>
      <w:r w:rsidRPr="00D07A05">
        <w:rPr>
          <w:rFonts w:cs="Times New Roman"/>
        </w:rPr>
        <w:t xml:space="preserve"> has established the below Code of Conduct</w:t>
      </w:r>
      <w:r w:rsidR="00057E46" w:rsidRPr="00057E46">
        <w:rPr>
          <w:rFonts w:cs="Times New Roman"/>
        </w:rPr>
        <w:t xml:space="preserve">. Each employee plays a role in fostering this environment. Accordingly, </w:t>
      </w:r>
      <w:del w:id="1214" w:author="Megan Ash" w:date="2026-01-23T13:48:00Z" w16du:dateUtc="2026-01-23T18:48:00Z">
        <w:r w:rsidR="00057E46" w:rsidRPr="00057E46" w:rsidDel="000012DE">
          <w:rPr>
            <w:rFonts w:cs="Times New Roman"/>
          </w:rPr>
          <w:delText xml:space="preserve">we </w:delText>
        </w:r>
      </w:del>
      <w:r w:rsidR="00057E46" w:rsidRPr="00057E46">
        <w:rPr>
          <w:rFonts w:cs="Times New Roman"/>
        </w:rPr>
        <w:t>all</w:t>
      </w:r>
      <w:ins w:id="1215" w:author="Megan Ash" w:date="2026-01-23T13:48:00Z" w16du:dateUtc="2026-01-23T18:48:00Z">
        <w:r w:rsidR="000012DE">
          <w:rPr>
            <w:rFonts w:cs="Times New Roman"/>
          </w:rPr>
          <w:t xml:space="preserve"> employees</w:t>
        </w:r>
      </w:ins>
      <w:r w:rsidR="00057E46" w:rsidRPr="00057E46">
        <w:rPr>
          <w:rFonts w:cs="Times New Roman"/>
        </w:rPr>
        <w:t xml:space="preserve"> must abide by certain rules of conduct, based on honesty, common sense, and fair play. Unacceptable conduct may</w:t>
      </w:r>
      <w:ins w:id="1216" w:author="Megan Ash" w:date="2026-01-23T13:48:00Z" w16du:dateUtc="2026-01-23T18:48:00Z">
        <w:r w:rsidR="000012DE">
          <w:rPr>
            <w:rFonts w:cs="Times New Roman"/>
          </w:rPr>
          <w:t xml:space="preserve"> be</w:t>
        </w:r>
      </w:ins>
      <w:r w:rsidR="00057E46" w:rsidRPr="00057E46">
        <w:rPr>
          <w:rFonts w:cs="Times New Roman"/>
        </w:rPr>
        <w:t xml:space="preserve"> subject </w:t>
      </w:r>
      <w:del w:id="1217" w:author="Megan Ash" w:date="2026-01-23T13:48:00Z" w16du:dateUtc="2026-01-23T18:48:00Z">
        <w:r w:rsidR="00057E46" w:rsidRPr="00057E46" w:rsidDel="000012DE">
          <w:rPr>
            <w:rFonts w:cs="Times New Roman"/>
          </w:rPr>
          <w:delText xml:space="preserve">the offender </w:delText>
        </w:r>
      </w:del>
      <w:r w:rsidR="00057E46" w:rsidRPr="00057E46">
        <w:rPr>
          <w:rFonts w:cs="Times New Roman"/>
        </w:rPr>
        <w:t>to disc</w:t>
      </w:r>
      <w:r w:rsidR="00057E46" w:rsidRPr="00D07A05">
        <w:rPr>
          <w:rFonts w:cs="Times New Roman"/>
        </w:rPr>
        <w:t xml:space="preserve">iplinary action, up to and including termination, </w:t>
      </w:r>
      <w:ins w:id="1218" w:author="Megan Ash" w:date="2026-01-23T13:48:00Z" w16du:dateUtc="2026-01-23T18:48:00Z">
        <w:r w:rsidR="00284FB4">
          <w:rPr>
            <w:rFonts w:cs="Times New Roman"/>
          </w:rPr>
          <w:t>at</w:t>
        </w:r>
      </w:ins>
      <w:del w:id="1219" w:author="Megan Ash" w:date="2026-01-23T13:48:00Z" w16du:dateUtc="2026-01-23T18:48:00Z">
        <w:r w:rsidR="00057E46" w:rsidRPr="00D07A05" w:rsidDel="00284FB4">
          <w:rPr>
            <w:rFonts w:cs="Times New Roman"/>
          </w:rPr>
          <w:delText>in</w:delText>
        </w:r>
      </w:del>
      <w:r w:rsidR="00057E46" w:rsidRPr="00D07A05">
        <w:rPr>
          <w:rFonts w:cs="Times New Roman"/>
        </w:rPr>
        <w:t xml:space="preserve"> Partners</w:t>
      </w:r>
      <w:ins w:id="1220" w:author="Megan Ash" w:date="2026-01-23T13:49:00Z" w16du:dateUtc="2026-01-23T18:49:00Z">
        <w:r w:rsidR="00284FB4">
          <w:rPr>
            <w:rFonts w:cs="Times New Roman"/>
          </w:rPr>
          <w:t>’</w:t>
        </w:r>
      </w:ins>
      <w:r w:rsidR="00057E46" w:rsidRPr="00D07A05">
        <w:rPr>
          <w:rFonts w:cs="Times New Roman"/>
        </w:rPr>
        <w:t xml:space="preserve"> sole discretion.</w:t>
      </w:r>
      <w:r>
        <w:rPr>
          <w:rFonts w:cs="Times New Roman"/>
        </w:rPr>
        <w:t xml:space="preserve"> </w:t>
      </w:r>
      <w:r w:rsidR="00527FAB" w:rsidRPr="00D07A05">
        <w:rPr>
          <w:rFonts w:cs="Times New Roman"/>
        </w:rPr>
        <w:t xml:space="preserve">The </w:t>
      </w:r>
      <w:ins w:id="1221" w:author="Megan Ash" w:date="2026-01-23T13:49:00Z" w16du:dateUtc="2026-01-23T18:49:00Z">
        <w:r w:rsidR="00284FB4">
          <w:rPr>
            <w:rFonts w:cs="Times New Roman"/>
          </w:rPr>
          <w:t xml:space="preserve">reputation </w:t>
        </w:r>
      </w:ins>
      <w:del w:id="1222" w:author="Megan Ash" w:date="2026-01-23T13:49:00Z" w16du:dateUtc="2026-01-23T18:49:00Z">
        <w:r w:rsidR="00527FAB" w:rsidRPr="00D07A05" w:rsidDel="00284FB4">
          <w:rPr>
            <w:rFonts w:cs="Times New Roman"/>
          </w:rPr>
          <w:delText xml:space="preserve">good name </w:delText>
        </w:r>
      </w:del>
      <w:r w:rsidR="00527FAB" w:rsidRPr="00D07A05">
        <w:rPr>
          <w:rFonts w:cs="Times New Roman"/>
        </w:rPr>
        <w:t xml:space="preserve">of Partners </w:t>
      </w:r>
      <w:r w:rsidR="00B8238B">
        <w:rPr>
          <w:rFonts w:cs="Times New Roman"/>
        </w:rPr>
        <w:t>Honduras</w:t>
      </w:r>
      <w:r w:rsidR="00527FAB" w:rsidRPr="00D07A05">
        <w:rPr>
          <w:rFonts w:cs="Times New Roman"/>
        </w:rPr>
        <w:t xml:space="preserve"> </w:t>
      </w:r>
      <w:del w:id="1223" w:author="Megan Ash" w:date="2026-01-23T13:49:00Z" w16du:dateUtc="2026-01-23T18:49:00Z">
        <w:r w:rsidR="00527FAB" w:rsidRPr="00D07A05" w:rsidDel="00284FB4">
          <w:rPr>
            <w:rFonts w:cs="Times New Roman"/>
          </w:rPr>
          <w:delText xml:space="preserve">depends </w:delText>
        </w:r>
      </w:del>
      <w:ins w:id="1224" w:author="Megan Ash" w:date="2026-01-23T13:49:00Z" w16du:dateUtc="2026-01-23T18:49:00Z">
        <w:r w:rsidR="00284FB4">
          <w:rPr>
            <w:rFonts w:cs="Times New Roman"/>
          </w:rPr>
          <w:t>relies</w:t>
        </w:r>
        <w:r w:rsidR="00284FB4" w:rsidRPr="00D07A05">
          <w:rPr>
            <w:rFonts w:cs="Times New Roman"/>
          </w:rPr>
          <w:t xml:space="preserve"> </w:t>
        </w:r>
      </w:ins>
      <w:r w:rsidR="00527FAB" w:rsidRPr="00D07A05">
        <w:rPr>
          <w:rFonts w:cs="Times New Roman"/>
        </w:rPr>
        <w:t xml:space="preserve">on the way its representatives conduct business and </w:t>
      </w:r>
      <w:del w:id="1225" w:author="Megan Ash" w:date="2026-01-23T13:49:00Z" w16du:dateUtc="2026-01-23T18:49:00Z">
        <w:r w:rsidR="00527FAB" w:rsidRPr="00D07A05" w:rsidDel="00284FB4">
          <w:rPr>
            <w:rFonts w:cs="Times New Roman"/>
          </w:rPr>
          <w:delText xml:space="preserve">the way the </w:delText>
        </w:r>
      </w:del>
      <w:r w:rsidR="00527FAB" w:rsidRPr="00D07A05">
        <w:rPr>
          <w:rFonts w:cs="Times New Roman"/>
        </w:rPr>
        <w:t>public perc</w:t>
      </w:r>
      <w:ins w:id="1226" w:author="Megan Ash" w:date="2026-01-23T13:49:00Z" w16du:dateUtc="2026-01-23T18:49:00Z">
        <w:r w:rsidR="00284FB4">
          <w:rPr>
            <w:rFonts w:cs="Times New Roman"/>
          </w:rPr>
          <w:t>eption of</w:t>
        </w:r>
      </w:ins>
      <w:del w:id="1227" w:author="Megan Ash" w:date="2026-01-23T13:49:00Z" w16du:dateUtc="2026-01-23T18:49:00Z">
        <w:r w:rsidR="00527FAB" w:rsidRPr="00D07A05" w:rsidDel="00284FB4">
          <w:rPr>
            <w:rFonts w:cs="Times New Roman"/>
          </w:rPr>
          <w:delText>eives</w:delText>
        </w:r>
      </w:del>
      <w:r w:rsidR="00527FAB" w:rsidRPr="00D07A05">
        <w:rPr>
          <w:rFonts w:cs="Times New Roman"/>
        </w:rPr>
        <w:t xml:space="preserve"> that conduct. Unethical actions, or the </w:t>
      </w:r>
      <w:del w:id="1228" w:author="Megan Ash" w:date="2026-01-23T13:50:00Z" w16du:dateUtc="2026-01-23T18:50:00Z">
        <w:r w:rsidR="00527FAB" w:rsidRPr="00D07A05" w:rsidDel="00A271DB">
          <w:rPr>
            <w:rFonts w:cs="Times New Roman"/>
          </w:rPr>
          <w:delText xml:space="preserve">appearance </w:delText>
        </w:r>
      </w:del>
      <w:ins w:id="1229" w:author="Megan Ash" w:date="2026-01-23T13:50:00Z" w16du:dateUtc="2026-01-23T18:50:00Z">
        <w:r w:rsidR="00A271DB">
          <w:rPr>
            <w:rFonts w:cs="Times New Roman"/>
          </w:rPr>
          <w:t>perception</w:t>
        </w:r>
        <w:r w:rsidR="00A271DB" w:rsidRPr="00D07A05">
          <w:rPr>
            <w:rFonts w:cs="Times New Roman"/>
          </w:rPr>
          <w:t xml:space="preserve"> </w:t>
        </w:r>
      </w:ins>
      <w:r w:rsidR="00527FAB" w:rsidRPr="00D07A05">
        <w:rPr>
          <w:rFonts w:cs="Times New Roman"/>
        </w:rPr>
        <w:t xml:space="preserve">of unethical actions, are not acceptable. </w:t>
      </w:r>
    </w:p>
    <w:p w14:paraId="1CD5BCB6" w14:textId="0F9C7B31" w:rsidR="00C7291E" w:rsidRPr="000A6F7D" w:rsidRDefault="00C7291E" w:rsidP="00D01BA1">
      <w:pPr>
        <w:spacing w:line="360" w:lineRule="auto"/>
        <w:jc w:val="both"/>
        <w:rPr>
          <w:rFonts w:cs="Times New Roman"/>
        </w:rPr>
      </w:pPr>
      <w:r w:rsidRPr="000A6F7D">
        <w:rPr>
          <w:rFonts w:cs="Times New Roman"/>
        </w:rPr>
        <w:t xml:space="preserve">The following are examples of some, but not all, conduct which </w:t>
      </w:r>
      <w:del w:id="1230" w:author="Megan Ash" w:date="2026-01-23T13:50:00Z" w16du:dateUtc="2026-01-23T18:50:00Z">
        <w:r w:rsidRPr="000A6F7D" w:rsidDel="00A271DB">
          <w:rPr>
            <w:rFonts w:cs="Times New Roman"/>
          </w:rPr>
          <w:delText>can be</w:delText>
        </w:r>
      </w:del>
      <w:ins w:id="1231" w:author="Megan Ash" w:date="2026-01-23T13:50:00Z" w16du:dateUtc="2026-01-23T18:50:00Z">
        <w:r w:rsidR="00A271DB">
          <w:rPr>
            <w:rFonts w:cs="Times New Roman"/>
          </w:rPr>
          <w:t>is</w:t>
        </w:r>
      </w:ins>
      <w:r w:rsidRPr="000A6F7D">
        <w:rPr>
          <w:rFonts w:cs="Times New Roman"/>
        </w:rPr>
        <w:t xml:space="preserve"> considered unacceptable:</w:t>
      </w:r>
    </w:p>
    <w:p w14:paraId="4EB5504F" w14:textId="77777777" w:rsidR="00C7291E" w:rsidRPr="000A6F7D" w:rsidRDefault="05263BC3" w:rsidP="00D01BA1">
      <w:pPr>
        <w:pStyle w:val="ListParagraph"/>
        <w:numPr>
          <w:ilvl w:val="0"/>
          <w:numId w:val="194"/>
        </w:numPr>
        <w:spacing w:after="200" w:line="360" w:lineRule="auto"/>
        <w:jc w:val="both"/>
        <w:rPr>
          <w:ins w:id="1232" w:author="Catalina Ipas" w:date="2025-10-08T09:42:00Z" w16du:dateUtc="2025-10-08T09:42:39Z"/>
          <w:rFonts w:cs="Times New Roman"/>
        </w:rPr>
      </w:pPr>
      <w:r w:rsidRPr="17D3FAEC">
        <w:rPr>
          <w:rFonts w:cs="Times New Roman"/>
        </w:rPr>
        <w:t>Obtaining employment on the basis of false or misleading information.</w:t>
      </w:r>
    </w:p>
    <w:p w14:paraId="67F227B4" w14:textId="2791F424" w:rsidR="4B0AD35F" w:rsidRDefault="4B0AD35F" w:rsidP="17D3FAEC">
      <w:pPr>
        <w:pStyle w:val="ListParagraph"/>
        <w:numPr>
          <w:ilvl w:val="0"/>
          <w:numId w:val="194"/>
        </w:numPr>
        <w:spacing w:after="200" w:line="360" w:lineRule="auto"/>
        <w:jc w:val="both"/>
      </w:pPr>
      <w:ins w:id="1233" w:author="Catalina Ipas" w:date="2025-10-08T09:42:00Z">
        <w:del w:id="1234" w:author="Megan Ash" w:date="2026-01-23T13:52:00Z" w16du:dateUtc="2026-01-23T18:52:00Z">
          <w:r w:rsidRPr="17D3FAEC" w:rsidDel="00F6214E">
            <w:delText>To report</w:delText>
          </w:r>
        </w:del>
      </w:ins>
      <w:ins w:id="1235" w:author="Megan Ash" w:date="2026-01-23T13:52:00Z" w16du:dateUtc="2026-01-23T18:52:00Z">
        <w:r w:rsidR="00F6214E">
          <w:t>Reporting</w:t>
        </w:r>
      </w:ins>
      <w:ins w:id="1236" w:author="Catalina Ipas" w:date="2025-10-08T09:42:00Z">
        <w:r w:rsidRPr="17D3FAEC">
          <w:t xml:space="preserve"> to work in a state of intoxication, under the influence of narcotic drugs, or in any other similar abnormal condition.</w:t>
        </w:r>
      </w:ins>
    </w:p>
    <w:p w14:paraId="4DACD015" w14:textId="6BA9526D" w:rsidR="6F4E449D" w:rsidRDefault="6F4E449D" w:rsidP="17D3FAEC">
      <w:pPr>
        <w:pStyle w:val="ListParagraph"/>
        <w:numPr>
          <w:ilvl w:val="0"/>
          <w:numId w:val="194"/>
        </w:numPr>
        <w:spacing w:after="200" w:line="360" w:lineRule="auto"/>
        <w:jc w:val="both"/>
        <w:rPr>
          <w:ins w:id="1237" w:author="Catalina Ipas" w:date="2025-10-08T09:46:00Z" w16du:dateUtc="2025-10-08T09:46:13Z"/>
        </w:rPr>
      </w:pPr>
      <w:ins w:id="1238" w:author="Catalina Ipas" w:date="2025-10-08T09:45:00Z">
        <w:del w:id="1239" w:author="Megan Ash" w:date="2026-01-23T13:52:00Z" w16du:dateUtc="2026-01-23T18:52:00Z">
          <w:r w:rsidRPr="17D3FAEC" w:rsidDel="00F6214E">
            <w:delText>To carry</w:delText>
          </w:r>
        </w:del>
      </w:ins>
      <w:ins w:id="1240" w:author="Megan Ash" w:date="2026-01-23T13:52:00Z" w16du:dateUtc="2026-01-23T18:52:00Z">
        <w:r w:rsidR="00F6214E">
          <w:t>Carrying</w:t>
        </w:r>
      </w:ins>
      <w:ins w:id="1241" w:author="Catalina Ipas" w:date="2025-10-08T09:45:00Z">
        <w:r w:rsidRPr="17D3FAEC">
          <w:t xml:space="preserve"> weapons of any kind during working hours, except in special cases duly authorized by law, or when they consist of sharp or pointed instruments that are part of the tools </w:t>
        </w:r>
        <w:del w:id="1242" w:author="Megan Ash" w:date="2026-01-23T13:53:00Z" w16du:dateUtc="2026-01-23T18:53:00Z">
          <w:r w:rsidRPr="17D3FAEC" w:rsidDel="00A92739">
            <w:delText xml:space="preserve">or implements </w:delText>
          </w:r>
        </w:del>
        <w:r w:rsidRPr="17D3FAEC">
          <w:t>required for the job.</w:t>
        </w:r>
      </w:ins>
    </w:p>
    <w:p w14:paraId="1B3B937A" w14:textId="589D0147" w:rsidR="3506AFA2" w:rsidRDefault="3506AFA2" w:rsidP="17D3FAEC">
      <w:pPr>
        <w:pStyle w:val="ListParagraph"/>
        <w:numPr>
          <w:ilvl w:val="0"/>
          <w:numId w:val="194"/>
        </w:numPr>
        <w:spacing w:after="200" w:line="360" w:lineRule="auto"/>
        <w:jc w:val="both"/>
        <w:rPr>
          <w:ins w:id="1243" w:author="Catalina Ipas" w:date="2025-10-08T09:46:00Z" w16du:dateUtc="2025-10-08T09:46:43Z"/>
        </w:rPr>
      </w:pPr>
      <w:ins w:id="1244" w:author="Catalina Ipas" w:date="2025-10-08T09:46:00Z">
        <w:del w:id="1245" w:author="Megan Ash" w:date="2026-01-23T13:54:00Z" w16du:dateUtc="2026-01-23T18:54:00Z">
          <w:r w:rsidRPr="17D3FAEC" w:rsidDel="00BA553D">
            <w:delText>To use</w:delText>
          </w:r>
        </w:del>
      </w:ins>
      <w:ins w:id="1246" w:author="Megan Ash" w:date="2026-01-23T13:54:00Z" w16du:dateUtc="2026-01-23T18:54:00Z">
        <w:r w:rsidR="00BA553D">
          <w:t>Using</w:t>
        </w:r>
      </w:ins>
      <w:ins w:id="1247" w:author="Catalina Ipas" w:date="2025-10-08T09:46:00Z">
        <w:r w:rsidRPr="17D3FAEC">
          <w:t xml:space="preserve"> </w:t>
        </w:r>
        <w:del w:id="1248" w:author="Megan Ash" w:date="2026-01-23T13:54:00Z" w16du:dateUtc="2026-01-23T18:54:00Z">
          <w:r w:rsidRPr="17D3FAEC" w:rsidDel="00BA553D">
            <w:delText xml:space="preserve">the </w:delText>
          </w:r>
        </w:del>
        <w:r w:rsidRPr="17D3FAEC">
          <w:t xml:space="preserve">tools or equipment provided by the </w:t>
        </w:r>
        <w:del w:id="1249" w:author="Megan Ash" w:date="2026-01-23T13:54:00Z" w16du:dateUtc="2026-01-23T18:54:00Z">
          <w:r w:rsidRPr="17D3FAEC" w:rsidDel="00BA553D">
            <w:delText>employer</w:delText>
          </w:r>
        </w:del>
      </w:ins>
      <w:ins w:id="1250" w:author="Megan Ash" w:date="2026-01-23T13:54:00Z" w16du:dateUtc="2026-01-23T18:54:00Z">
        <w:r w:rsidR="00BA553D">
          <w:t>Partners</w:t>
        </w:r>
      </w:ins>
      <w:ins w:id="1251" w:author="Catalina Ipas" w:date="2025-10-08T09:46:00Z">
        <w:r w:rsidRPr="17D3FAEC">
          <w:t xml:space="preserve"> for purposes other than those for which they are normally intended.</w:t>
        </w:r>
      </w:ins>
    </w:p>
    <w:p w14:paraId="679DF0D1" w14:textId="1DF6EE69" w:rsidR="3506AFA2" w:rsidRDefault="3506AFA2" w:rsidP="17D3FAEC">
      <w:pPr>
        <w:pStyle w:val="ListParagraph"/>
        <w:numPr>
          <w:ilvl w:val="0"/>
          <w:numId w:val="194"/>
        </w:numPr>
        <w:spacing w:after="200" w:line="360" w:lineRule="auto"/>
        <w:jc w:val="both"/>
      </w:pPr>
      <w:ins w:id="1252" w:author="Catalina Ipas" w:date="2025-10-08T09:46:00Z">
        <w:del w:id="1253" w:author="Megan Ash" w:date="2026-01-23T13:54:00Z" w16du:dateUtc="2026-01-23T18:54:00Z">
          <w:r w:rsidRPr="17D3FAEC" w:rsidDel="00BA553D">
            <w:delText>To engage</w:delText>
          </w:r>
        </w:del>
      </w:ins>
      <w:ins w:id="1254" w:author="Megan Ash" w:date="2026-01-23T13:54:00Z" w16du:dateUtc="2026-01-23T18:54:00Z">
        <w:r w:rsidR="00BA553D">
          <w:t>Engaging</w:t>
        </w:r>
      </w:ins>
      <w:ins w:id="1255" w:author="Catalina Ipas" w:date="2025-10-08T09:46:00Z">
        <w:r w:rsidRPr="17D3FAEC">
          <w:t xml:space="preserve"> in political or electoral propaganda, or any activity contrary to the democratic institutions established by the Constitution, during working hours, or </w:t>
        </w:r>
        <w:del w:id="1256" w:author="Megan Ash" w:date="2026-01-23T13:54:00Z" w16du:dateUtc="2026-01-23T18:54:00Z">
          <w:r w:rsidRPr="17D3FAEC" w:rsidDel="00BA553D">
            <w:delText>to perform</w:delText>
          </w:r>
        </w:del>
      </w:ins>
      <w:ins w:id="1257" w:author="Megan Ash" w:date="2026-01-23T13:54:00Z" w16du:dateUtc="2026-01-23T18:54:00Z">
        <w:r w:rsidR="00BA553D">
          <w:t>performing</w:t>
        </w:r>
      </w:ins>
      <w:ins w:id="1258" w:author="Catalina Ipas" w:date="2025-10-08T09:46:00Z">
        <w:r w:rsidRPr="17D3FAEC">
          <w:t xml:space="preserve"> any act that implies coercion of the freedom of conscience guaranteed by the same, as well as </w:t>
        </w:r>
        <w:del w:id="1259" w:author="Megan Ash" w:date="2026-01-23T13:56:00Z" w16du:dateUtc="2026-01-23T18:56:00Z">
          <w:r w:rsidRPr="17D3FAEC" w:rsidDel="0054718E">
            <w:delText xml:space="preserve">to carry </w:delText>
          </w:r>
        </w:del>
      </w:ins>
      <w:ins w:id="1260" w:author="Megan Ash" w:date="2026-01-23T13:56:00Z" w16du:dateUtc="2026-01-23T18:56:00Z">
        <w:r w:rsidR="0054718E">
          <w:t xml:space="preserve">carrying </w:t>
        </w:r>
      </w:ins>
      <w:ins w:id="1261" w:author="Catalina Ipas" w:date="2025-10-08T09:46:00Z">
        <w:r w:rsidRPr="17D3FAEC">
          <w:t>out collections or subscriptions during working hours.</w:t>
        </w:r>
      </w:ins>
    </w:p>
    <w:p w14:paraId="1CD6B766"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Stealing, removing, or defacing Partners property or a co-worker's property, and/or disclosure of confidential information.</w:t>
      </w:r>
    </w:p>
    <w:p w14:paraId="74468F94"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Completing or editing another employee’s timesheet without approval.</w:t>
      </w:r>
    </w:p>
    <w:p w14:paraId="51FF2490"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Sharing of passwords for your work accounts to anyone else unless specific approval is given (i.e. shared PandaDoc account per unit).</w:t>
      </w:r>
    </w:p>
    <w:p w14:paraId="442A95A2"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Violation of Partners’ code of conduct, including but not limited to policies on Equal Employment Opportunity, harassment, confidentiality, conflict of interest, trafficking in persons, sexual exploitation and abuse, and child safeguarding.</w:t>
      </w:r>
    </w:p>
    <w:p w14:paraId="30BB4237"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Violation of safety and security rules and policies.</w:t>
      </w:r>
    </w:p>
    <w:p w14:paraId="1AE81412"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Violation of Partners' Drug and Alcohol-Free Workplace and Smoking Policy.</w:t>
      </w:r>
    </w:p>
    <w:p w14:paraId="5456B315" w14:textId="7D20E6F8"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Fighting, threatening, or disrupting the work of others</w:t>
      </w:r>
      <w:ins w:id="1262" w:author="Megan Ash" w:date="2026-01-23T13:57:00Z" w16du:dateUtc="2026-01-23T18:57:00Z">
        <w:r w:rsidR="00F576CE">
          <w:rPr>
            <w:rFonts w:cs="Times New Roman"/>
          </w:rPr>
          <w:t>,</w:t>
        </w:r>
      </w:ins>
      <w:r w:rsidRPr="000A6F7D">
        <w:rPr>
          <w:rFonts w:cs="Times New Roman"/>
        </w:rPr>
        <w:t xml:space="preserve"> or other violations of Partners’ Workplace Violence Policy.</w:t>
      </w:r>
    </w:p>
    <w:p w14:paraId="1D20FD7B"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Failure to follow lawful instructions of a supervisor.</w:t>
      </w:r>
    </w:p>
    <w:p w14:paraId="15A90ACA"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Failure to perform assigned job duties.</w:t>
      </w:r>
    </w:p>
    <w:p w14:paraId="110F9637"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Violation of the attendance policy, including but not limited to irregular attendance, habitual lateness, or unexcused absences.</w:t>
      </w:r>
    </w:p>
    <w:p w14:paraId="1E02839D" w14:textId="692630FA"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 xml:space="preserve">Pornography or access to any sexual or violent content </w:t>
      </w:r>
      <w:ins w:id="1263" w:author="Megan Ash" w:date="2026-01-23T13:58:00Z" w16du:dateUtc="2026-01-23T18:58:00Z">
        <w:r w:rsidR="00DF718B">
          <w:rPr>
            <w:rFonts w:cs="Times New Roman"/>
          </w:rPr>
          <w:t xml:space="preserve">or </w:t>
        </w:r>
      </w:ins>
      <w:del w:id="1264" w:author="Megan Ash" w:date="2026-01-23T13:58:00Z" w16du:dateUtc="2026-01-23T18:58:00Z">
        <w:r w:rsidRPr="000A6F7D" w:rsidDel="00DF718B">
          <w:rPr>
            <w:rFonts w:cs="Times New Roman"/>
          </w:rPr>
          <w:delText xml:space="preserve">and </w:delText>
        </w:r>
      </w:del>
      <w:r w:rsidRPr="000A6F7D">
        <w:rPr>
          <w:rFonts w:cs="Times New Roman"/>
        </w:rPr>
        <w:t>website or access to the dark web on Partners property.</w:t>
      </w:r>
    </w:p>
    <w:p w14:paraId="617FEA63"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Gambling on Partners property.</w:t>
      </w:r>
    </w:p>
    <w:p w14:paraId="034FB554"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Willful, careless, or wasteful destruction or damage to Partners assets or to the equipment or possessions of another employee.</w:t>
      </w:r>
    </w:p>
    <w:p w14:paraId="23EC176E"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Performing work of a personal nature during working time.</w:t>
      </w:r>
    </w:p>
    <w:p w14:paraId="334BAE7B" w14:textId="1F28B97A"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Violation of Partners</w:t>
      </w:r>
      <w:ins w:id="1265" w:author="Megan Ash" w:date="2026-01-23T13:58:00Z" w16du:dateUtc="2026-01-23T18:58:00Z">
        <w:r w:rsidR="00DF718B">
          <w:rPr>
            <w:rFonts w:cs="Times New Roman"/>
          </w:rPr>
          <w:t>’</w:t>
        </w:r>
      </w:ins>
      <w:r w:rsidRPr="000A6F7D">
        <w:rPr>
          <w:rFonts w:cs="Times New Roman"/>
        </w:rPr>
        <w:t xml:space="preserve"> IT policies.</w:t>
      </w:r>
    </w:p>
    <w:p w14:paraId="79717527"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Unsatisfactory job performance.</w:t>
      </w:r>
    </w:p>
    <w:p w14:paraId="10A85C85" w14:textId="50200DC8"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Any other violation of Partners polic</w:t>
      </w:r>
      <w:ins w:id="1266" w:author="Megan Ash" w:date="2026-01-23T13:58:00Z" w16du:dateUtc="2026-01-23T18:58:00Z">
        <w:r w:rsidR="00DF718B">
          <w:rPr>
            <w:rFonts w:cs="Times New Roman"/>
          </w:rPr>
          <w:t>ies</w:t>
        </w:r>
      </w:ins>
      <w:del w:id="1267" w:author="Megan Ash" w:date="2026-01-23T13:58:00Z" w16du:dateUtc="2026-01-23T18:58:00Z">
        <w:r w:rsidRPr="000A6F7D" w:rsidDel="00DF718B">
          <w:rPr>
            <w:rFonts w:cs="Times New Roman"/>
          </w:rPr>
          <w:delText>y</w:delText>
        </w:r>
      </w:del>
      <w:r w:rsidRPr="000A6F7D">
        <w:rPr>
          <w:rFonts w:cs="Times New Roman"/>
        </w:rPr>
        <w:t>.</w:t>
      </w:r>
    </w:p>
    <w:p w14:paraId="25F21DD4" w14:textId="77777777" w:rsidR="00C7291E" w:rsidRPr="000A6F7D" w:rsidRDefault="00C7291E" w:rsidP="00D01BA1">
      <w:pPr>
        <w:spacing w:line="360" w:lineRule="auto"/>
        <w:jc w:val="both"/>
        <w:rPr>
          <w:rFonts w:cs="Times New Roman"/>
        </w:rPr>
      </w:pPr>
      <w:r w:rsidRPr="000A6F7D">
        <w:rPr>
          <w:rFonts w:cs="Times New Roman"/>
        </w:rPr>
        <w:t>The following are examples of some, but not all, conduct which is expected of all employees:</w:t>
      </w:r>
    </w:p>
    <w:p w14:paraId="546F1ABE" w14:textId="7E452D8E"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 xml:space="preserve">Conduct all aspects of company business honestly and ethically and obey the laws of the United States and every state and locality where </w:t>
      </w:r>
      <w:del w:id="1268" w:author="Megan Ash" w:date="2026-01-23T13:59:00Z" w16du:dateUtc="2026-01-23T18:59:00Z">
        <w:r w:rsidRPr="000A6F7D" w:rsidDel="00F525F0">
          <w:rPr>
            <w:rFonts w:cs="Times New Roman"/>
          </w:rPr>
          <w:delText xml:space="preserve">we </w:delText>
        </w:r>
      </w:del>
      <w:ins w:id="1269" w:author="Megan Ash" w:date="2026-01-23T13:59:00Z" w16du:dateUtc="2026-01-23T18:59:00Z">
        <w:r w:rsidR="00F525F0">
          <w:rPr>
            <w:rFonts w:cs="Times New Roman"/>
          </w:rPr>
          <w:t xml:space="preserve">Partners </w:t>
        </w:r>
      </w:ins>
      <w:r w:rsidRPr="000A6F7D">
        <w:rPr>
          <w:rFonts w:cs="Times New Roman"/>
        </w:rPr>
        <w:t>conduct</w:t>
      </w:r>
      <w:ins w:id="1270" w:author="Megan Ash" w:date="2026-01-23T13:59:00Z" w16du:dateUtc="2026-01-23T18:59:00Z">
        <w:r w:rsidR="00F525F0">
          <w:rPr>
            <w:rFonts w:cs="Times New Roman"/>
          </w:rPr>
          <w:t>s</w:t>
        </w:r>
      </w:ins>
      <w:r w:rsidRPr="000A6F7D">
        <w:rPr>
          <w:rFonts w:cs="Times New Roman"/>
        </w:rPr>
        <w:t xml:space="preserve"> business.</w:t>
      </w:r>
    </w:p>
    <w:p w14:paraId="4561C4DD"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Conduct work on behalf of Partners with customers, suppliers, fellow employees, and the public with the highest standards of honesty, integrity, and fairness.</w:t>
      </w:r>
    </w:p>
    <w:p w14:paraId="52CA23F5" w14:textId="67753462" w:rsidR="00C7291E" w:rsidRPr="000A6F7D" w:rsidRDefault="00C7291E" w:rsidP="00D01BA1">
      <w:pPr>
        <w:pStyle w:val="ListParagraph"/>
        <w:numPr>
          <w:ilvl w:val="0"/>
          <w:numId w:val="194"/>
        </w:numPr>
        <w:spacing w:after="200" w:line="360" w:lineRule="auto"/>
        <w:jc w:val="both"/>
        <w:rPr>
          <w:rFonts w:cs="Times New Roman"/>
        </w:rPr>
      </w:pPr>
      <w:del w:id="1271" w:author="Megan Ash" w:date="2026-01-23T14:00:00Z" w16du:dateUtc="2026-01-23T19:00:00Z">
        <w:r w:rsidRPr="000A6F7D" w:rsidDel="00F525F0">
          <w:rPr>
            <w:rFonts w:cs="Times New Roman"/>
          </w:rPr>
          <w:delText>Be responsible</w:delText>
        </w:r>
      </w:del>
      <w:ins w:id="1272" w:author="Megan Ash" w:date="2026-01-23T14:00:00Z" w16du:dateUtc="2026-01-23T19:00:00Z">
        <w:r w:rsidR="00F525F0">
          <w:rPr>
            <w:rFonts w:cs="Times New Roman"/>
          </w:rPr>
          <w:t>Assume responsibility</w:t>
        </w:r>
      </w:ins>
      <w:r w:rsidRPr="000A6F7D">
        <w:rPr>
          <w:rFonts w:cs="Times New Roman"/>
        </w:rPr>
        <w:t xml:space="preserve"> for</w:t>
      </w:r>
      <w:del w:id="1273" w:author="Megan Ash" w:date="2026-01-23T14:00:00Z" w16du:dateUtc="2026-01-23T19:00:00Z">
        <w:r w:rsidRPr="000A6F7D" w:rsidDel="00F525F0">
          <w:rPr>
            <w:rFonts w:cs="Times New Roman"/>
          </w:rPr>
          <w:delText xml:space="preserve"> their </w:delText>
        </w:r>
      </w:del>
      <w:ins w:id="1274" w:author="Megan Ash" w:date="2026-01-23T14:00:00Z" w16du:dateUtc="2026-01-23T19:00:00Z">
        <w:r w:rsidR="00F525F0">
          <w:rPr>
            <w:rFonts w:cs="Times New Roman"/>
          </w:rPr>
          <w:t xml:space="preserve"> one’s </w:t>
        </w:r>
      </w:ins>
      <w:r w:rsidRPr="000A6F7D">
        <w:rPr>
          <w:rFonts w:cs="Times New Roman"/>
        </w:rPr>
        <w:t>actions and the</w:t>
      </w:r>
      <w:ins w:id="1275" w:author="Megan Ash" w:date="2026-01-23T14:00:00Z" w16du:dateUtc="2026-01-23T19:00:00Z">
        <w:r w:rsidR="00F525F0">
          <w:rPr>
            <w:rFonts w:cs="Times New Roman"/>
          </w:rPr>
          <w:t xml:space="preserve"> associated</w:t>
        </w:r>
      </w:ins>
      <w:r w:rsidRPr="000A6F7D">
        <w:rPr>
          <w:rFonts w:cs="Times New Roman"/>
        </w:rPr>
        <w:t xml:space="preserve"> consequences. No one will be excused from misconduct because another person ordered or asked the employee to participate in wrongdoing. </w:t>
      </w:r>
    </w:p>
    <w:p w14:paraId="2FD24765" w14:textId="77777777" w:rsidR="00C7291E" w:rsidRPr="000A6F7D" w:rsidRDefault="05263BC3" w:rsidP="00D01BA1">
      <w:pPr>
        <w:pStyle w:val="ListParagraph"/>
        <w:numPr>
          <w:ilvl w:val="0"/>
          <w:numId w:val="194"/>
        </w:numPr>
        <w:spacing w:after="200" w:line="360" w:lineRule="auto"/>
        <w:jc w:val="both"/>
        <w:rPr>
          <w:ins w:id="1276" w:author="Catalina Ipas" w:date="2025-10-08T09:52:00Z" w16du:dateUtc="2025-10-08T09:52:24Z"/>
          <w:rFonts w:cs="Times New Roman"/>
        </w:rPr>
      </w:pPr>
      <w:r w:rsidRPr="17D3FAEC">
        <w:rPr>
          <w:rFonts w:cs="Times New Roman"/>
        </w:rPr>
        <w:t>Alert their supervisor or a senior manager whenever they observe, learn of, or suspect any dishonest, destructive, or illegal activity.</w:t>
      </w:r>
    </w:p>
    <w:p w14:paraId="59C448DE" w14:textId="22CF40F9" w:rsidR="3CAFAB30" w:rsidRDefault="3CAFAB30" w:rsidP="17D3FAEC">
      <w:pPr>
        <w:pStyle w:val="ListParagraph"/>
        <w:numPr>
          <w:ilvl w:val="0"/>
          <w:numId w:val="194"/>
        </w:numPr>
        <w:spacing w:after="200" w:line="360" w:lineRule="auto"/>
        <w:jc w:val="both"/>
        <w:rPr>
          <w:ins w:id="1277" w:author="Catalina Ipas" w:date="2025-10-08T09:53:00Z" w16du:dateUtc="2025-10-08T09:53:10Z"/>
        </w:rPr>
      </w:pPr>
      <w:ins w:id="1278" w:author="Catalina Ipas" w:date="2025-10-08T09:52:00Z">
        <w:r w:rsidRPr="17D3FAEC">
          <w:t xml:space="preserve">Return to the employer any unused materials and </w:t>
        </w:r>
      </w:ins>
      <w:ins w:id="1279" w:author="Megan Ash" w:date="2026-01-23T14:01:00Z" w16du:dateUtc="2026-01-23T19:01:00Z">
        <w:r w:rsidR="00C95193">
          <w:t>maintain</w:t>
        </w:r>
      </w:ins>
      <w:ins w:id="1280" w:author="Catalina Ipas" w:date="2025-10-08T09:52:00Z">
        <w:del w:id="1281" w:author="Megan Ash" w:date="2026-01-23T14:01:00Z" w16du:dateUtc="2026-01-23T19:01:00Z">
          <w:r w:rsidRPr="17D3FAEC" w:rsidDel="00C95193">
            <w:delText>keep</w:delText>
          </w:r>
        </w:del>
        <w:r w:rsidRPr="17D3FAEC">
          <w:t xml:space="preserve"> in good condition the tools and instruments provided for their work, without being held liable for deterioration resulting from normal use, force majeure, accident, poor quality, or defective construction of such items.</w:t>
        </w:r>
      </w:ins>
    </w:p>
    <w:p w14:paraId="4A98D04E" w14:textId="4B97AAC7" w:rsidR="3CAFAB30" w:rsidRDefault="3CAFAB30" w:rsidP="17D3FAEC">
      <w:pPr>
        <w:pStyle w:val="ListParagraph"/>
        <w:numPr>
          <w:ilvl w:val="0"/>
          <w:numId w:val="194"/>
        </w:numPr>
        <w:spacing w:after="200" w:line="360" w:lineRule="auto"/>
        <w:jc w:val="both"/>
      </w:pPr>
      <w:ins w:id="1282" w:author="Catalina Ipas" w:date="2025-10-08T09:53:00Z">
        <w:r w:rsidRPr="17D3FAEC">
          <w:t>Strictly safeguard technical, commercial, and manufacturing secrets related to the products in which they directly or indirectly participate, or of which they become aware due to their job; as well as confidential administrative matters, the disclosure of which could harm the company.</w:t>
        </w:r>
      </w:ins>
    </w:p>
    <w:p w14:paraId="3109BBEB" w14:textId="77777777"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Ensure that all financial transactions and other documentation are handled honestly and recorded accurately. This commitment extends to the reporting and charging of time.</w:t>
      </w:r>
    </w:p>
    <w:p w14:paraId="5D7AF21F" w14:textId="65E9CB45"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 xml:space="preserve">Avoid conflicts of interest, both real and perceived. Conflicts of interest are those outside activities or personal interests that could influence objective decisions in performing </w:t>
      </w:r>
      <w:ins w:id="1283" w:author="Megan Ash" w:date="2026-01-23T14:06:00Z" w16du:dateUtc="2026-01-23T19:06:00Z">
        <w:r w:rsidR="009A605F">
          <w:rPr>
            <w:rFonts w:cs="Times New Roman"/>
          </w:rPr>
          <w:t xml:space="preserve">work-related </w:t>
        </w:r>
      </w:ins>
      <w:del w:id="1284" w:author="Megan Ash" w:date="2026-01-23T14:06:00Z" w16du:dateUtc="2026-01-23T19:06:00Z">
        <w:r w:rsidRPr="000A6F7D" w:rsidDel="009A605F">
          <w:rPr>
            <w:rFonts w:cs="Times New Roman"/>
          </w:rPr>
          <w:delText xml:space="preserve">your </w:delText>
        </w:r>
      </w:del>
      <w:r w:rsidRPr="000A6F7D">
        <w:rPr>
          <w:rFonts w:cs="Times New Roman"/>
        </w:rPr>
        <w:t>responsibilities.</w:t>
      </w:r>
    </w:p>
    <w:p w14:paraId="50A7819A" w14:textId="36449898" w:rsidR="00C7291E" w:rsidRPr="000A6F7D" w:rsidRDefault="00C7291E" w:rsidP="00D01BA1">
      <w:pPr>
        <w:pStyle w:val="ListParagraph"/>
        <w:numPr>
          <w:ilvl w:val="0"/>
          <w:numId w:val="194"/>
        </w:numPr>
        <w:spacing w:after="200" w:line="360" w:lineRule="auto"/>
        <w:jc w:val="both"/>
        <w:rPr>
          <w:rFonts w:cs="Times New Roman"/>
        </w:rPr>
      </w:pPr>
      <w:r w:rsidRPr="000A6F7D">
        <w:rPr>
          <w:rFonts w:cs="Times New Roman"/>
        </w:rPr>
        <w:t xml:space="preserve">Recognize that even the </w:t>
      </w:r>
      <w:del w:id="1285" w:author="Megan Ash" w:date="2026-01-23T14:07:00Z" w16du:dateUtc="2026-01-23T19:07:00Z">
        <w:r w:rsidRPr="000A6F7D" w:rsidDel="009E675A">
          <w:rPr>
            <w:rFonts w:cs="Times New Roman"/>
          </w:rPr>
          <w:delText xml:space="preserve">appearance </w:delText>
        </w:r>
      </w:del>
      <w:ins w:id="1286" w:author="Megan Ash" w:date="2026-01-23T14:07:00Z" w16du:dateUtc="2026-01-23T19:07:00Z">
        <w:r w:rsidR="009E675A">
          <w:rPr>
            <w:rFonts w:cs="Times New Roman"/>
          </w:rPr>
          <w:t xml:space="preserve">perception </w:t>
        </w:r>
      </w:ins>
      <w:r w:rsidRPr="000A6F7D">
        <w:rPr>
          <w:rFonts w:cs="Times New Roman"/>
        </w:rPr>
        <w:t xml:space="preserve">of misconduct or improper behavior can damage </w:t>
      </w:r>
      <w:del w:id="1287" w:author="Megan Ash" w:date="2026-01-23T14:06:00Z" w16du:dateUtc="2026-01-23T19:06:00Z">
        <w:r w:rsidRPr="000A6F7D" w:rsidDel="009A605F">
          <w:rPr>
            <w:rFonts w:cs="Times New Roman"/>
          </w:rPr>
          <w:delText xml:space="preserve">our </w:delText>
        </w:r>
      </w:del>
      <w:ins w:id="1288" w:author="Megan Ash" w:date="2026-01-23T14:06:00Z" w16du:dateUtc="2026-01-23T19:06:00Z">
        <w:r w:rsidR="009A605F">
          <w:rPr>
            <w:rFonts w:cs="Times New Roman"/>
          </w:rPr>
          <w:t>Partners’</w:t>
        </w:r>
        <w:r w:rsidR="009A605F" w:rsidRPr="000A6F7D">
          <w:rPr>
            <w:rFonts w:cs="Times New Roman"/>
          </w:rPr>
          <w:t xml:space="preserve"> </w:t>
        </w:r>
      </w:ins>
      <w:r w:rsidRPr="000A6F7D">
        <w:rPr>
          <w:rFonts w:cs="Times New Roman"/>
        </w:rPr>
        <w:t xml:space="preserve">reputation and </w:t>
      </w:r>
      <w:del w:id="1289" w:author="Megan Ash" w:date="2026-01-23T14:06:00Z" w16du:dateUtc="2026-01-23T19:06:00Z">
        <w:r w:rsidRPr="000A6F7D" w:rsidDel="009A605F">
          <w:rPr>
            <w:rFonts w:cs="Times New Roman"/>
          </w:rPr>
          <w:delText>you will act to</w:delText>
        </w:r>
      </w:del>
      <w:ins w:id="1290" w:author="Megan Ash" w:date="2026-01-23T14:06:00Z" w16du:dateUtc="2026-01-23T19:06:00Z">
        <w:r w:rsidR="009A605F">
          <w:rPr>
            <w:rFonts w:cs="Times New Roman"/>
          </w:rPr>
          <w:t>commit to</w:t>
        </w:r>
      </w:ins>
      <w:r w:rsidRPr="000A6F7D">
        <w:rPr>
          <w:rFonts w:cs="Times New Roman"/>
        </w:rPr>
        <w:t xml:space="preserve"> prevent</w:t>
      </w:r>
      <w:ins w:id="1291" w:author="Megan Ash" w:date="2026-01-23T14:06:00Z" w16du:dateUtc="2026-01-23T19:06:00Z">
        <w:r w:rsidR="009A605F">
          <w:rPr>
            <w:rFonts w:cs="Times New Roman"/>
          </w:rPr>
          <w:t>ing</w:t>
        </w:r>
      </w:ins>
      <w:r w:rsidRPr="000A6F7D">
        <w:rPr>
          <w:rFonts w:cs="Times New Roman"/>
        </w:rPr>
        <w:t xml:space="preserve"> such </w:t>
      </w:r>
      <w:del w:id="1292" w:author="Megan Ash" w:date="2026-01-23T14:07:00Z" w16du:dateUtc="2026-01-23T19:07:00Z">
        <w:r w:rsidRPr="000A6F7D" w:rsidDel="009E675A">
          <w:rPr>
            <w:rFonts w:cs="Times New Roman"/>
          </w:rPr>
          <w:delText>appearances</w:delText>
        </w:r>
      </w:del>
      <w:ins w:id="1293" w:author="Megan Ash" w:date="2026-01-23T14:07:00Z" w16du:dateUtc="2026-01-23T19:07:00Z">
        <w:r w:rsidR="009E675A">
          <w:rPr>
            <w:rFonts w:cs="Times New Roman"/>
          </w:rPr>
          <w:t>perceptions</w:t>
        </w:r>
      </w:ins>
      <w:r w:rsidRPr="000A6F7D">
        <w:rPr>
          <w:rFonts w:cs="Times New Roman"/>
        </w:rPr>
        <w:t>. Limit profanity in the workplace.</w:t>
      </w:r>
    </w:p>
    <w:p w14:paraId="55D9E91F" w14:textId="2A93ACDA" w:rsidR="00A0213E" w:rsidRPr="000A6F7D" w:rsidRDefault="00C7291E" w:rsidP="00D01BA1">
      <w:pPr>
        <w:pStyle w:val="ListParagraph"/>
        <w:numPr>
          <w:ilvl w:val="0"/>
          <w:numId w:val="194"/>
        </w:numPr>
        <w:tabs>
          <w:tab w:val="left" w:pos="960"/>
        </w:tabs>
        <w:spacing w:after="120" w:line="360" w:lineRule="auto"/>
        <w:ind w:right="-20"/>
        <w:jc w:val="both"/>
        <w:rPr>
          <w:rFonts w:cs="Times New Roman"/>
        </w:rPr>
      </w:pPr>
      <w:r w:rsidRPr="000A6F7D">
        <w:rPr>
          <w:rFonts w:cs="Times New Roman"/>
        </w:rPr>
        <w:t>Cooperate fully in any investigation of misconduct.</w:t>
      </w:r>
    </w:p>
    <w:p w14:paraId="35B35A0D" w14:textId="39626956" w:rsidR="00527FAB" w:rsidRPr="00C17238" w:rsidRDefault="00527FAB" w:rsidP="00527FAB">
      <w:pPr>
        <w:tabs>
          <w:tab w:val="left" w:pos="960"/>
        </w:tabs>
        <w:spacing w:after="120" w:line="360" w:lineRule="auto"/>
        <w:ind w:right="-20"/>
        <w:jc w:val="both"/>
        <w:rPr>
          <w:rFonts w:cs="Times New Roman"/>
        </w:rPr>
      </w:pPr>
      <w:r w:rsidRPr="00D07A05">
        <w:rPr>
          <w:rFonts w:cs="Times New Roman"/>
        </w:rPr>
        <w:t xml:space="preserve">If </w:t>
      </w:r>
      <w:del w:id="1294" w:author="Megan Ash" w:date="2026-01-23T14:07:00Z" w16du:dateUtc="2026-01-23T19:07:00Z">
        <w:r w:rsidRPr="00D07A05" w:rsidDel="009E675A">
          <w:rPr>
            <w:rFonts w:cs="Times New Roman"/>
          </w:rPr>
          <w:delText xml:space="preserve">you </w:delText>
        </w:r>
      </w:del>
      <w:ins w:id="1295" w:author="Megan Ash" w:date="2026-01-23T14:07:00Z" w16du:dateUtc="2026-01-23T19:07:00Z">
        <w:r w:rsidR="009E675A">
          <w:rPr>
            <w:rFonts w:cs="Times New Roman"/>
          </w:rPr>
          <w:t>an employee</w:t>
        </w:r>
        <w:r w:rsidR="009E675A" w:rsidRPr="00D07A05">
          <w:rPr>
            <w:rFonts w:cs="Times New Roman"/>
          </w:rPr>
          <w:t xml:space="preserve"> </w:t>
        </w:r>
      </w:ins>
      <w:r w:rsidRPr="00D07A05">
        <w:rPr>
          <w:rFonts w:cs="Times New Roman"/>
        </w:rPr>
        <w:t>know</w:t>
      </w:r>
      <w:ins w:id="1296" w:author="Megan Ash" w:date="2026-01-23T14:07:00Z" w16du:dateUtc="2026-01-23T19:07:00Z">
        <w:r w:rsidR="009E675A">
          <w:rPr>
            <w:rFonts w:cs="Times New Roman"/>
          </w:rPr>
          <w:t>s</w:t>
        </w:r>
      </w:ins>
      <w:r w:rsidRPr="00D07A05">
        <w:rPr>
          <w:rFonts w:cs="Times New Roman"/>
        </w:rPr>
        <w:t xml:space="preserve"> of or suspect</w:t>
      </w:r>
      <w:ins w:id="1297" w:author="Megan Ash" w:date="2026-01-23T14:07:00Z" w16du:dateUtc="2026-01-23T19:07:00Z">
        <w:r w:rsidR="009E675A">
          <w:rPr>
            <w:rFonts w:cs="Times New Roman"/>
          </w:rPr>
          <w:t>s</w:t>
        </w:r>
      </w:ins>
      <w:r w:rsidRPr="00D07A05">
        <w:rPr>
          <w:rFonts w:cs="Times New Roman"/>
        </w:rPr>
        <w:t xml:space="preserve"> a violation of applicable laws, rules</w:t>
      </w:r>
      <w:r w:rsidRPr="00C17238">
        <w:rPr>
          <w:rFonts w:cs="Times New Roman"/>
        </w:rPr>
        <w:t xml:space="preserve"> or regulations or this Code, </w:t>
      </w:r>
      <w:del w:id="1298" w:author="Megan Ash" w:date="2026-01-23T14:07:00Z" w16du:dateUtc="2026-01-23T19:07:00Z">
        <w:r w:rsidRPr="00C17238" w:rsidDel="009E675A">
          <w:rPr>
            <w:rFonts w:cs="Times New Roman"/>
          </w:rPr>
          <w:delText xml:space="preserve">you </w:delText>
        </w:r>
      </w:del>
      <w:ins w:id="1299" w:author="Megan Ash" w:date="2026-01-23T14:07:00Z" w16du:dateUtc="2026-01-23T19:07:00Z">
        <w:r w:rsidR="009E675A">
          <w:rPr>
            <w:rFonts w:cs="Times New Roman"/>
          </w:rPr>
          <w:t>they</w:t>
        </w:r>
        <w:r w:rsidR="009E675A" w:rsidRPr="00C17238">
          <w:rPr>
            <w:rFonts w:cs="Times New Roman"/>
          </w:rPr>
          <w:t xml:space="preserve"> </w:t>
        </w:r>
      </w:ins>
      <w:r w:rsidRPr="00C17238">
        <w:rPr>
          <w:rFonts w:cs="Times New Roman"/>
        </w:rPr>
        <w:t>must immediately report t</w:t>
      </w:r>
      <w:ins w:id="1300" w:author="Megan Ash" w:date="2026-01-23T14:07:00Z" w16du:dateUtc="2026-01-23T19:07:00Z">
        <w:r w:rsidR="009E675A">
          <w:rPr>
            <w:rFonts w:cs="Times New Roman"/>
          </w:rPr>
          <w:t>his</w:t>
        </w:r>
      </w:ins>
      <w:del w:id="1301" w:author="Megan Ash" w:date="2026-01-23T14:07:00Z" w16du:dateUtc="2026-01-23T19:07:00Z">
        <w:r w:rsidRPr="00C17238" w:rsidDel="009E675A">
          <w:rPr>
            <w:rFonts w:cs="Times New Roman"/>
          </w:rPr>
          <w:delText>hat</w:delText>
        </w:r>
      </w:del>
      <w:r w:rsidRPr="00C17238">
        <w:rPr>
          <w:rFonts w:cs="Times New Roman"/>
        </w:rPr>
        <w:t xml:space="preserve"> information to the FO Director and Partners HQ. Individuals can also contact Partners</w:t>
      </w:r>
      <w:ins w:id="1302" w:author="Megan Ash" w:date="2026-01-23T14:12:00Z" w16du:dateUtc="2026-01-23T19:12:00Z">
        <w:r w:rsidR="00771791">
          <w:rPr>
            <w:rFonts w:cs="Times New Roman"/>
          </w:rPr>
          <w:t>’</w:t>
        </w:r>
      </w:ins>
      <w:r w:rsidRPr="00C17238">
        <w:rPr>
          <w:rFonts w:cs="Times New Roman"/>
        </w:rPr>
        <w:t xml:space="preserve"> confidential hotline at </w:t>
      </w:r>
      <w:hyperlink r:id="rId70" w:history="1">
        <w:r w:rsidR="00900804" w:rsidRPr="00576CE9">
          <w:rPr>
            <w:rStyle w:val="Hyperlink"/>
            <w:rFonts w:cs="Times New Roman"/>
          </w:rPr>
          <w:t>bbulger@fosterthomas.com</w:t>
        </w:r>
      </w:hyperlink>
      <w:ins w:id="1303" w:author="Megan Ash" w:date="2026-01-23T14:09:00Z" w16du:dateUtc="2026-01-23T19:09:00Z">
        <w:r w:rsidR="00CA2C05">
          <w:t>.</w:t>
        </w:r>
      </w:ins>
      <w:r w:rsidR="00900804">
        <w:rPr>
          <w:rFonts w:cs="Times New Roman"/>
        </w:rPr>
        <w:t xml:space="preserve"> </w:t>
      </w:r>
      <w:r w:rsidRPr="00C17238">
        <w:rPr>
          <w:rFonts w:cs="Times New Roman"/>
        </w:rPr>
        <w:t>Partners HQ will determine, or shall designate appropriate persons to determine, appropriate action in response to violations of this Code.</w:t>
      </w:r>
      <w:r w:rsidR="00900804">
        <w:rPr>
          <w:rFonts w:cs="Times New Roman"/>
        </w:rPr>
        <w:t xml:space="preserve"> </w:t>
      </w:r>
      <w:r w:rsidRPr="00C17238">
        <w:rPr>
          <w:rFonts w:cs="Times New Roman"/>
        </w:rPr>
        <w:t xml:space="preserve">Partners </w:t>
      </w:r>
      <w:r w:rsidR="00B8238B">
        <w:rPr>
          <w:rFonts w:cs="Times New Roman"/>
        </w:rPr>
        <w:t>Honduras</w:t>
      </w:r>
      <w:r w:rsidRPr="00C17238">
        <w:rPr>
          <w:rFonts w:cs="Times New Roman"/>
        </w:rPr>
        <w:t xml:space="preserve"> prohibits any retaliation against anyone who makes a good faith report of a suspected violation or who participates in an investigation. There is to be no interference, coercion, discrimination, </w:t>
      </w:r>
      <w:r w:rsidR="002C154B" w:rsidRPr="00C17238">
        <w:rPr>
          <w:rFonts w:cs="Times New Roman"/>
        </w:rPr>
        <w:t>reprisal,</w:t>
      </w:r>
      <w:r w:rsidRPr="00C17238">
        <w:rPr>
          <w:rFonts w:cs="Times New Roman"/>
        </w:rPr>
        <w:t xml:space="preserve"> or retaliation against any person for making a valid and truthful complaint or good faith report of a violation. </w:t>
      </w:r>
    </w:p>
    <w:p w14:paraId="3C9273EC" w14:textId="3DE1D569" w:rsidR="00527FAB" w:rsidRPr="00C17238" w:rsidRDefault="00527FAB" w:rsidP="00D01BA1">
      <w:pPr>
        <w:pStyle w:val="Heading2"/>
        <w:numPr>
          <w:ilvl w:val="1"/>
          <w:numId w:val="170"/>
        </w:numPr>
      </w:pPr>
      <w:bookmarkStart w:id="1304" w:name="_Toc29250489"/>
      <w:bookmarkStart w:id="1305" w:name="_Toc222754614"/>
      <w:r w:rsidRPr="00C17238">
        <w:t>Grievance Policy</w:t>
      </w:r>
      <w:bookmarkEnd w:id="1304"/>
      <w:bookmarkEnd w:id="1305"/>
      <w:r w:rsidRPr="00C17238">
        <w:t xml:space="preserve"> </w:t>
      </w:r>
    </w:p>
    <w:p w14:paraId="5975FE59" w14:textId="670CABD4"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provides employees with the opportunity to bring work-related problems and concerns to the attention of management and to resolve such problems fairly and promptly. Any employee who feels that </w:t>
      </w:r>
      <w:del w:id="1306" w:author="Megan Ash" w:date="2026-01-23T14:13:00Z" w16du:dateUtc="2026-01-23T19:13:00Z">
        <w:r w:rsidRPr="00C17238" w:rsidDel="00D35F59">
          <w:rPr>
            <w:rFonts w:cs="Times New Roman"/>
          </w:rPr>
          <w:delText>s/he</w:delText>
        </w:r>
      </w:del>
      <w:ins w:id="1307" w:author="Megan Ash" w:date="2026-01-23T14:13:00Z" w16du:dateUtc="2026-01-23T19:13:00Z">
        <w:r w:rsidR="00D35F59">
          <w:rPr>
            <w:rFonts w:cs="Times New Roman"/>
          </w:rPr>
          <w:t>they</w:t>
        </w:r>
      </w:ins>
      <w:r w:rsidRPr="00C17238">
        <w:rPr>
          <w:rFonts w:cs="Times New Roman"/>
        </w:rPr>
        <w:t xml:space="preserve"> has been treated unfairly or inequitably regarding a condition or action affecting employment should bring the matter to the attention the FO Director, Partners HQ or to the confidential hotline at </w:t>
      </w:r>
      <w:hyperlink r:id="rId71" w:history="1">
        <w:r w:rsidR="00B9590F" w:rsidRPr="00576CE9">
          <w:rPr>
            <w:rStyle w:val="Hyperlink"/>
            <w:rFonts w:cs="Times New Roman"/>
          </w:rPr>
          <w:t>bbulger@fosterthomas.com</w:t>
        </w:r>
      </w:hyperlink>
      <w:r w:rsidR="00B9590F">
        <w:rPr>
          <w:rFonts w:cs="Times New Roman"/>
        </w:rPr>
        <w:t xml:space="preserve">. </w:t>
      </w:r>
    </w:p>
    <w:p w14:paraId="745CDE1D" w14:textId="0253485C" w:rsidR="00D37514" w:rsidRDefault="00D37514" w:rsidP="00D01BA1">
      <w:pPr>
        <w:pStyle w:val="Heading2"/>
        <w:numPr>
          <w:ilvl w:val="1"/>
          <w:numId w:val="170"/>
        </w:numPr>
      </w:pPr>
      <w:bookmarkStart w:id="1308" w:name="_Toc222754615"/>
      <w:bookmarkStart w:id="1309" w:name="_Toc29250490"/>
      <w:r>
        <w:t>Open-Door Policy</w:t>
      </w:r>
      <w:bookmarkEnd w:id="1308"/>
    </w:p>
    <w:p w14:paraId="3E84FCBF" w14:textId="1D51A991" w:rsidR="00D37514" w:rsidRPr="00266732" w:rsidRDefault="00D37514" w:rsidP="00D01BA1">
      <w:pPr>
        <w:spacing w:after="240" w:line="360" w:lineRule="auto"/>
        <w:rPr>
          <w:rFonts w:cs="Times New Roman"/>
        </w:rPr>
      </w:pPr>
      <w:r w:rsidRPr="000A6F7D">
        <w:rPr>
          <w:rFonts w:cs="Times New Roman"/>
        </w:rPr>
        <w:t xml:space="preserve">Partners has adopted an Open-Door Policy for all employees. This means that every manager's door is open to every employee. The purpose of our open-door policy is to encourage open communication, feedback, and discussion about any matter of importance to an employee. Our open-door policy means that employees are free to talk with any manager at any time about any topic, as long as they abide by </w:t>
      </w:r>
      <w:hyperlink w:anchor="_Code_of_Conduct" w:history="1">
        <w:r w:rsidRPr="00D01BA1">
          <w:rPr>
            <w:rStyle w:val="Hyperlink"/>
            <w:rFonts w:cs="Times New Roman"/>
          </w:rPr>
          <w:t>Partners’ Code of Conduct</w:t>
        </w:r>
      </w:hyperlink>
      <w:r w:rsidRPr="000A6F7D">
        <w:rPr>
          <w:rFonts w:cs="Times New Roman"/>
        </w:rPr>
        <w:t xml:space="preserve"> and communicate with dignity and respect.</w:t>
      </w:r>
    </w:p>
    <w:p w14:paraId="0EE11304" w14:textId="77777777" w:rsidR="00D37514" w:rsidRPr="00266732" w:rsidRDefault="00D37514" w:rsidP="00D01BA1">
      <w:pPr>
        <w:spacing w:line="360" w:lineRule="auto"/>
        <w:rPr>
          <w:rFonts w:cs="Times New Roman"/>
        </w:rPr>
      </w:pPr>
      <w:r w:rsidRPr="00D01BA1">
        <w:rPr>
          <w:rFonts w:cs="Times New Roman"/>
          <w:b/>
          <w:bCs/>
        </w:rPr>
        <w:t>Responsibilities under an Open-Door Policy:</w:t>
      </w:r>
    </w:p>
    <w:p w14:paraId="703F954B" w14:textId="182C64B3" w:rsidR="00D37514" w:rsidRPr="00266732" w:rsidRDefault="00D37514" w:rsidP="00D01BA1">
      <w:pPr>
        <w:pStyle w:val="ListParagraph"/>
        <w:numPr>
          <w:ilvl w:val="0"/>
          <w:numId w:val="186"/>
        </w:numPr>
        <w:spacing w:after="240" w:line="360" w:lineRule="auto"/>
        <w:rPr>
          <w:rFonts w:cs="Times New Roman"/>
        </w:rPr>
      </w:pPr>
      <w:r w:rsidRPr="000A6F7D">
        <w:rPr>
          <w:rFonts w:cs="Times New Roman"/>
        </w:rPr>
        <w:t>If any area of your work is causing you concern, you have the responsibility to address your concern with a manager.</w:t>
      </w:r>
    </w:p>
    <w:p w14:paraId="22B9C440" w14:textId="3D63DA7E" w:rsidR="00D37514" w:rsidRPr="00266732" w:rsidRDefault="00D37514" w:rsidP="00D01BA1">
      <w:pPr>
        <w:pStyle w:val="ListParagraph"/>
        <w:numPr>
          <w:ilvl w:val="0"/>
          <w:numId w:val="186"/>
        </w:numPr>
        <w:spacing w:after="240" w:line="360" w:lineRule="auto"/>
        <w:rPr>
          <w:rFonts w:cs="Times New Roman"/>
        </w:rPr>
      </w:pPr>
      <w:r w:rsidRPr="000A6F7D">
        <w:rPr>
          <w:rFonts w:cs="Times New Roman"/>
        </w:rPr>
        <w:t>Whether you have a problem, a complaint, a suggestion, or an observation, your managers want to hear from you. By listening to you, Partners can improve, address complaints, and foster employee understanding of the rationale for practices, processes, and decisions.</w:t>
      </w:r>
    </w:p>
    <w:p w14:paraId="4BAA816C" w14:textId="77777777" w:rsidR="00D37514" w:rsidRPr="00266732" w:rsidRDefault="00D37514" w:rsidP="00D01BA1">
      <w:pPr>
        <w:spacing w:line="360" w:lineRule="auto"/>
        <w:rPr>
          <w:rFonts w:cs="Times New Roman"/>
        </w:rPr>
      </w:pPr>
      <w:r w:rsidRPr="00D01BA1">
        <w:rPr>
          <w:rFonts w:cs="Times New Roman"/>
          <w:b/>
          <w:bCs/>
        </w:rPr>
        <w:t>Before You Pursue the Open-Door Policy:</w:t>
      </w:r>
    </w:p>
    <w:p w14:paraId="77FC8D8A" w14:textId="500BA3A0" w:rsidR="00ED3F72" w:rsidRPr="00266732" w:rsidRDefault="00D37514" w:rsidP="00D01BA1">
      <w:pPr>
        <w:spacing w:after="240" w:line="360" w:lineRule="auto"/>
        <w:rPr>
          <w:rFonts w:cs="Times New Roman"/>
        </w:rPr>
      </w:pPr>
      <w:r w:rsidRPr="000A6F7D">
        <w:rPr>
          <w:rFonts w:cs="Times New Roman"/>
        </w:rPr>
        <w:t>Most problems can and should be solved in discussion with your immediate supervisor; this is encouraged as your first effort to solve a problem. However, an open-door policy means that you may also discuss your issues and concerns with the next levels of management and/or HR. No matter how you approach your problem, complaint, or suggestion, you will find managers at all levels of the organization willing to listen and to help bring about a solution or a clarification.</w:t>
      </w:r>
    </w:p>
    <w:p w14:paraId="1EAB7F77" w14:textId="16B127C9" w:rsidR="00527FAB" w:rsidRPr="00C17238" w:rsidRDefault="00527FAB" w:rsidP="00D01BA1">
      <w:pPr>
        <w:pStyle w:val="Heading2"/>
        <w:numPr>
          <w:ilvl w:val="1"/>
          <w:numId w:val="170"/>
        </w:numPr>
      </w:pPr>
      <w:bookmarkStart w:id="1310" w:name="_Toc222754616"/>
      <w:r w:rsidRPr="00C17238">
        <w:t>Whistleblower Policy</w:t>
      </w:r>
      <w:bookmarkEnd w:id="1309"/>
      <w:bookmarkEnd w:id="1310"/>
      <w:r w:rsidRPr="00C17238">
        <w:t xml:space="preserve"> </w:t>
      </w:r>
    </w:p>
    <w:p w14:paraId="3445B79F" w14:textId="06F2196C"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Employees have the duty to comply with all applicable laws and to assist Partners </w:t>
      </w:r>
      <w:r w:rsidR="00B8238B">
        <w:rPr>
          <w:rFonts w:cs="Times New Roman"/>
        </w:rPr>
        <w:t>Honduras</w:t>
      </w:r>
      <w:r w:rsidRPr="00C17238">
        <w:rPr>
          <w:rFonts w:cs="Times New Roman"/>
        </w:rPr>
        <w:t xml:space="preserve"> to ensure legal compliance. Partners </w:t>
      </w:r>
      <w:r w:rsidR="00B8238B">
        <w:rPr>
          <w:rFonts w:cs="Times New Roman"/>
        </w:rPr>
        <w:t>Honduras</w:t>
      </w:r>
      <w:r w:rsidRPr="00C17238">
        <w:rPr>
          <w:rFonts w:cs="Times New Roman"/>
        </w:rPr>
        <w:t xml:space="preserve">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14:paraId="71A21BDC" w14:textId="63C0A06F" w:rsidR="00527FAB" w:rsidRPr="00C17238" w:rsidRDefault="00527FAB" w:rsidP="00F05B60">
      <w:pPr>
        <w:pStyle w:val="ListParagraph"/>
        <w:numPr>
          <w:ilvl w:val="0"/>
          <w:numId w:val="62"/>
        </w:numPr>
        <w:tabs>
          <w:tab w:val="left" w:pos="960"/>
        </w:tabs>
        <w:spacing w:after="120" w:line="360" w:lineRule="auto"/>
        <w:ind w:right="-20"/>
        <w:jc w:val="both"/>
        <w:rPr>
          <w:rFonts w:cs="Times New Roman"/>
        </w:rPr>
      </w:pPr>
      <w:r w:rsidRPr="00C17238">
        <w:rPr>
          <w:rFonts w:cs="Times New Roman"/>
        </w:rPr>
        <w:t xml:space="preserve">Violates any local, </w:t>
      </w:r>
      <w:r w:rsidR="002C154B" w:rsidRPr="00C17238">
        <w:rPr>
          <w:rFonts w:cs="Times New Roman"/>
        </w:rPr>
        <w:t>state,</w:t>
      </w:r>
      <w:r w:rsidRPr="00C17238">
        <w:rPr>
          <w:rFonts w:cs="Times New Roman"/>
        </w:rPr>
        <w:t xml:space="preserve"> or federal law;</w:t>
      </w:r>
    </w:p>
    <w:p w14:paraId="7313C39A" w14:textId="7E14DDEA" w:rsidR="00527FAB" w:rsidRPr="00C17238" w:rsidRDefault="00527FAB" w:rsidP="00F05B60">
      <w:pPr>
        <w:pStyle w:val="ListParagraph"/>
        <w:numPr>
          <w:ilvl w:val="0"/>
          <w:numId w:val="62"/>
        </w:numPr>
        <w:tabs>
          <w:tab w:val="left" w:pos="960"/>
        </w:tabs>
        <w:spacing w:after="120" w:line="360" w:lineRule="auto"/>
        <w:ind w:right="-20"/>
        <w:jc w:val="both"/>
        <w:rPr>
          <w:rFonts w:cs="Times New Roman"/>
        </w:rPr>
      </w:pPr>
      <w:r w:rsidRPr="00C17238">
        <w:rPr>
          <w:rFonts w:cs="Times New Roman"/>
        </w:rPr>
        <w:t xml:space="preserve">Violates or amounts to noncompliance with any local, </w:t>
      </w:r>
      <w:r w:rsidR="002C154B" w:rsidRPr="00C17238">
        <w:rPr>
          <w:rFonts w:cs="Times New Roman"/>
        </w:rPr>
        <w:t>state,</w:t>
      </w:r>
      <w:r w:rsidRPr="00C17238">
        <w:rPr>
          <w:rFonts w:cs="Times New Roman"/>
        </w:rPr>
        <w:t xml:space="preserve"> or federal rule or regulation;</w:t>
      </w:r>
    </w:p>
    <w:p w14:paraId="5843CE60" w14:textId="77777777" w:rsidR="00527FAB" w:rsidRPr="00C17238" w:rsidRDefault="00527FAB" w:rsidP="00F05B60">
      <w:pPr>
        <w:pStyle w:val="ListParagraph"/>
        <w:numPr>
          <w:ilvl w:val="0"/>
          <w:numId w:val="62"/>
        </w:numPr>
        <w:tabs>
          <w:tab w:val="left" w:pos="960"/>
        </w:tabs>
        <w:spacing w:after="120" w:line="360" w:lineRule="auto"/>
        <w:ind w:right="-20"/>
        <w:jc w:val="both"/>
        <w:rPr>
          <w:rFonts w:cs="Times New Roman"/>
        </w:rPr>
      </w:pPr>
      <w:r w:rsidRPr="00C17238">
        <w:rPr>
          <w:rFonts w:cs="Times New Roman"/>
        </w:rPr>
        <w:t xml:space="preserve">Violates fiduciary responsibilities by a corporation to its stakeholders or employees. </w:t>
      </w:r>
    </w:p>
    <w:p w14:paraId="3C511437" w14:textId="2D7BA1A6" w:rsidR="00527FAB" w:rsidRPr="00C17238" w:rsidRDefault="00527FAB" w:rsidP="00527FAB">
      <w:pPr>
        <w:tabs>
          <w:tab w:val="left" w:pos="960"/>
        </w:tabs>
        <w:spacing w:after="120" w:line="360" w:lineRule="auto"/>
        <w:ind w:right="-20"/>
        <w:jc w:val="both"/>
        <w:rPr>
          <w:rFonts w:cs="Times New Roman"/>
        </w:rPr>
      </w:pPr>
      <w:r w:rsidRPr="00C17238">
        <w:rPr>
          <w:rFonts w:cs="Times New Roman"/>
        </w:rPr>
        <w:t xml:space="preserve">In addition, employees can refuse to participate in an activity that would result in a violation of, or noncompliance with, any local, </w:t>
      </w:r>
      <w:r w:rsidR="002C154B" w:rsidRPr="00C17238">
        <w:rPr>
          <w:rFonts w:cs="Times New Roman"/>
        </w:rPr>
        <w:t>state,</w:t>
      </w:r>
      <w:r w:rsidRPr="00C17238">
        <w:rPr>
          <w:rFonts w:cs="Times New Roman"/>
        </w:rPr>
        <w:t xml:space="preserve"> or federal statutes, </w:t>
      </w:r>
      <w:r w:rsidR="002C154B" w:rsidRPr="00C17238">
        <w:rPr>
          <w:rFonts w:cs="Times New Roman"/>
        </w:rPr>
        <w:t>rules,</w:t>
      </w:r>
      <w:r w:rsidRPr="00C17238">
        <w:rPr>
          <w:rFonts w:cs="Times New Roman"/>
        </w:rPr>
        <w:t xml:space="preserve"> or regulations. Employees are also protected from retaliation for having exercised any of these rights in any former employment. The whistleblower protection laws do not entitle employees to violate a confidential privilege of the organization (such as attorney-client privilege) or improperly disclose trade-secret information. </w:t>
      </w:r>
    </w:p>
    <w:p w14:paraId="0D814592" w14:textId="6D0EAD37" w:rsidR="00527FAB" w:rsidRPr="00C17238" w:rsidRDefault="00527FAB" w:rsidP="003B307C">
      <w:pPr>
        <w:pStyle w:val="Heading3"/>
      </w:pPr>
      <w:bookmarkStart w:id="1311" w:name="_Toc29250491"/>
      <w:bookmarkStart w:id="1312" w:name="_Toc222754617"/>
      <w:r w:rsidRPr="00C17238">
        <w:t>7.</w:t>
      </w:r>
      <w:r w:rsidR="00F4558B">
        <w:t>2</w:t>
      </w:r>
      <w:r w:rsidR="00961CAC">
        <w:t>6</w:t>
      </w:r>
      <w:r w:rsidRPr="00C17238">
        <w:t>.1 Whistleblower Complaint Procedure</w:t>
      </w:r>
      <w:bookmarkEnd w:id="1311"/>
      <w:bookmarkEnd w:id="1312"/>
    </w:p>
    <w:p w14:paraId="272B0EFC" w14:textId="0D98F483" w:rsidR="00EB0DE6" w:rsidRPr="00C17238" w:rsidRDefault="00B73487" w:rsidP="00EB0DE6">
      <w:pPr>
        <w:tabs>
          <w:tab w:val="left" w:pos="960"/>
        </w:tabs>
        <w:spacing w:after="120" w:line="360" w:lineRule="auto"/>
        <w:ind w:right="-20"/>
        <w:jc w:val="both"/>
        <w:rPr>
          <w:rFonts w:cs="Times New Roman"/>
        </w:rPr>
      </w:pPr>
      <w:r w:rsidRPr="00B73487">
        <w:rPr>
          <w:rFonts w:cs="Times New Roman"/>
        </w:rPr>
        <w:t xml:space="preserve">Any employee who suspects a violation of ethics or legal compliance is required to report the situation(s) to their supervisor or a member of Executive Leadership. Alternatively, a confidential hotline at </w:t>
      </w:r>
      <w:hyperlink r:id="rId72" w:history="1">
        <w:r w:rsidR="00213765" w:rsidRPr="00576CE9">
          <w:rPr>
            <w:rStyle w:val="Hyperlink"/>
            <w:rFonts w:cs="Times New Roman"/>
          </w:rPr>
          <w:t>bbulger@fosterthomas.com</w:t>
        </w:r>
      </w:hyperlink>
      <w:r w:rsidR="00213765">
        <w:rPr>
          <w:rFonts w:cs="Times New Roman"/>
        </w:rPr>
        <w:t xml:space="preserve"> </w:t>
      </w:r>
      <w:r w:rsidRPr="00B73487">
        <w:rPr>
          <w:rFonts w:cs="Times New Roman"/>
        </w:rPr>
        <w:t>has been established for you to report your concern via email to an outside party. The email is monitored by an HR Consultant from Foster Thomas who will relay any concerns to the Ethics Committee of the Board. If the situation is life-threatening or extremely critical in nature, it needs to be reported to the Executive Leadership Team as well as the hotline for immediate action to be taken. Employees may also report information regarding possible unlawful activity to an appropriate government or law enforcement agency.</w:t>
      </w:r>
      <w:r w:rsidRPr="00B73487" w:rsidDel="00B73487">
        <w:rPr>
          <w:rFonts w:cs="Times New Roman"/>
        </w:rPr>
        <w:t xml:space="preserve"> </w:t>
      </w:r>
    </w:p>
    <w:p w14:paraId="1D2CD53B" w14:textId="678B1424" w:rsidR="00527FAB" w:rsidRPr="00DA3353" w:rsidRDefault="00527FAB" w:rsidP="00DA3353">
      <w:pPr>
        <w:pStyle w:val="Heading3"/>
      </w:pPr>
      <w:bookmarkStart w:id="1313" w:name="_Toc222754618"/>
      <w:r w:rsidRPr="00D01BA1">
        <w:t>7.</w:t>
      </w:r>
      <w:r w:rsidR="00F4558B" w:rsidRPr="00DA3353">
        <w:t>2</w:t>
      </w:r>
      <w:r w:rsidR="00961CAC">
        <w:t>6</w:t>
      </w:r>
      <w:r w:rsidRPr="00D01BA1">
        <w:t>.2 Protection from Retaliation for Whistleblower Complaint</w:t>
      </w:r>
      <w:bookmarkEnd w:id="1313"/>
    </w:p>
    <w:p w14:paraId="1527D1BD" w14:textId="141EE56A" w:rsidR="00961CAC" w:rsidRPr="00BC4B0D" w:rsidRDefault="00527FAB" w:rsidP="00961CAC">
      <w:pPr>
        <w:tabs>
          <w:tab w:val="left" w:pos="960"/>
        </w:tabs>
        <w:spacing w:after="120" w:line="360" w:lineRule="auto"/>
        <w:ind w:right="-20"/>
        <w:jc w:val="both"/>
        <w:rPr>
          <w:rFonts w:eastAsiaTheme="majorEastAsia" w:cstheme="majorBidi"/>
          <w:b/>
          <w:bCs/>
          <w:color w:val="E66800"/>
        </w:rPr>
      </w:pPr>
      <w:r w:rsidRPr="00C17238">
        <w:rPr>
          <w:rFonts w:cs="Times New Roman"/>
        </w:rPr>
        <w:t xml:space="preserve">Partners </w:t>
      </w:r>
      <w:r w:rsidR="00B8238B">
        <w:rPr>
          <w:rFonts w:cs="Times New Roman"/>
        </w:rPr>
        <w:t>Honduras</w:t>
      </w:r>
      <w:r w:rsidRPr="00C17238">
        <w:rPr>
          <w:rFonts w:cs="Times New Roman"/>
        </w:rPr>
        <w:t xml:space="preserve"> is prohibited from discharging an employee or taking other adverse employment action against an employee in retaliation for the employee’s good faith complaint about safety and health hazards or other violations of law in the workplace and the environment.</w:t>
      </w:r>
      <w:r w:rsidR="00475E37">
        <w:rPr>
          <w:rFonts w:cs="Times New Roman"/>
        </w:rPr>
        <w:t xml:space="preserve"> </w:t>
      </w:r>
      <w:r w:rsidR="00475E37" w:rsidRPr="00475E37">
        <w:rPr>
          <w:rFonts w:cs="Times New Roman"/>
        </w:rPr>
        <w:t>These whistleblower protections are in addition to protection or rights provided by other applicable laws.</w:t>
      </w:r>
      <w:bookmarkStart w:id="1314" w:name="_Toc179663435"/>
      <w:bookmarkStart w:id="1315" w:name="_Toc179664501"/>
      <w:bookmarkEnd w:id="1314"/>
      <w:bookmarkEnd w:id="1315"/>
    </w:p>
    <w:p w14:paraId="5916B1E1" w14:textId="09590E36" w:rsidR="00527FAB" w:rsidRPr="00C17238" w:rsidRDefault="19A679E1" w:rsidP="00D01BA1">
      <w:pPr>
        <w:pStyle w:val="Heading2"/>
        <w:numPr>
          <w:ilvl w:val="1"/>
          <w:numId w:val="170"/>
        </w:numPr>
      </w:pPr>
      <w:bookmarkStart w:id="1316" w:name="_Toc180139306"/>
      <w:bookmarkStart w:id="1317" w:name="_Toc180456559"/>
      <w:bookmarkStart w:id="1318" w:name="_Toc182400511"/>
      <w:bookmarkStart w:id="1319" w:name="_Toc182401180"/>
      <w:bookmarkStart w:id="1320" w:name="_Toc184693617"/>
      <w:bookmarkStart w:id="1321" w:name="_Toc184694063"/>
      <w:bookmarkStart w:id="1322" w:name="_Toc184694509"/>
      <w:bookmarkStart w:id="1323" w:name="_Toc184727388"/>
      <w:bookmarkStart w:id="1324" w:name="_Toc184728540"/>
      <w:bookmarkStart w:id="1325" w:name="_Toc184728986"/>
      <w:bookmarkStart w:id="1326" w:name="_Toc184729599"/>
      <w:bookmarkStart w:id="1327" w:name="_Toc184734616"/>
      <w:bookmarkStart w:id="1328" w:name="_Toc184735067"/>
      <w:bookmarkStart w:id="1329" w:name="_Toc184735518"/>
      <w:bookmarkStart w:id="1330" w:name="_Toc184735967"/>
      <w:bookmarkStart w:id="1331" w:name="_Toc184736409"/>
      <w:bookmarkStart w:id="1332" w:name="_Toc184741836"/>
      <w:bookmarkStart w:id="1333" w:name="_Toc184783390"/>
      <w:bookmarkStart w:id="1334" w:name="_Toc184783767"/>
      <w:bookmarkStart w:id="1335" w:name="_Toc184784144"/>
      <w:bookmarkStart w:id="1336" w:name="_Toc184805802"/>
      <w:bookmarkStart w:id="1337" w:name="_Toc184806187"/>
      <w:bookmarkStart w:id="1338" w:name="_Toc184806725"/>
      <w:bookmarkStart w:id="1339" w:name="_Toc180139307"/>
      <w:bookmarkStart w:id="1340" w:name="_Toc180456560"/>
      <w:bookmarkStart w:id="1341" w:name="_Toc182400512"/>
      <w:bookmarkStart w:id="1342" w:name="_Toc182401181"/>
      <w:bookmarkStart w:id="1343" w:name="_Toc184693618"/>
      <w:bookmarkStart w:id="1344" w:name="_Toc184694064"/>
      <w:bookmarkStart w:id="1345" w:name="_Toc184694510"/>
      <w:bookmarkStart w:id="1346" w:name="_Toc184727389"/>
      <w:bookmarkStart w:id="1347" w:name="_Toc184728541"/>
      <w:bookmarkStart w:id="1348" w:name="_Toc184728987"/>
      <w:bookmarkStart w:id="1349" w:name="_Toc184729600"/>
      <w:bookmarkStart w:id="1350" w:name="_Toc184734617"/>
      <w:bookmarkStart w:id="1351" w:name="_Toc184735068"/>
      <w:bookmarkStart w:id="1352" w:name="_Toc184735519"/>
      <w:bookmarkStart w:id="1353" w:name="_Toc184735968"/>
      <w:bookmarkStart w:id="1354" w:name="_Toc184736410"/>
      <w:bookmarkStart w:id="1355" w:name="_Toc184741837"/>
      <w:bookmarkStart w:id="1356" w:name="_Toc184783391"/>
      <w:bookmarkStart w:id="1357" w:name="_Toc184783768"/>
      <w:bookmarkStart w:id="1358" w:name="_Toc184784145"/>
      <w:bookmarkStart w:id="1359" w:name="_Toc184805803"/>
      <w:bookmarkStart w:id="1360" w:name="_Toc184806188"/>
      <w:bookmarkStart w:id="1361" w:name="_Toc184806726"/>
      <w:bookmarkStart w:id="1362" w:name="_Toc180139308"/>
      <w:bookmarkStart w:id="1363" w:name="_Toc180456561"/>
      <w:bookmarkStart w:id="1364" w:name="_Toc182400513"/>
      <w:bookmarkStart w:id="1365" w:name="_Toc182401182"/>
      <w:bookmarkStart w:id="1366" w:name="_Toc184693619"/>
      <w:bookmarkStart w:id="1367" w:name="_Toc184694065"/>
      <w:bookmarkStart w:id="1368" w:name="_Toc184694511"/>
      <w:bookmarkStart w:id="1369" w:name="_Toc184727390"/>
      <w:bookmarkStart w:id="1370" w:name="_Toc184728542"/>
      <w:bookmarkStart w:id="1371" w:name="_Toc184728988"/>
      <w:bookmarkStart w:id="1372" w:name="_Toc184729601"/>
      <w:bookmarkStart w:id="1373" w:name="_Toc184734618"/>
      <w:bookmarkStart w:id="1374" w:name="_Toc184735069"/>
      <w:bookmarkStart w:id="1375" w:name="_Toc184735520"/>
      <w:bookmarkStart w:id="1376" w:name="_Toc184735969"/>
      <w:bookmarkStart w:id="1377" w:name="_Toc184736411"/>
      <w:bookmarkStart w:id="1378" w:name="_Toc184741838"/>
      <w:bookmarkStart w:id="1379" w:name="_Toc184783392"/>
      <w:bookmarkStart w:id="1380" w:name="_Toc184783769"/>
      <w:bookmarkStart w:id="1381" w:name="_Toc184784146"/>
      <w:bookmarkStart w:id="1382" w:name="_Toc184805804"/>
      <w:bookmarkStart w:id="1383" w:name="_Toc184806189"/>
      <w:bookmarkStart w:id="1384" w:name="_Toc184806727"/>
      <w:bookmarkStart w:id="1385" w:name="_Toc180139309"/>
      <w:bookmarkStart w:id="1386" w:name="_Toc180456562"/>
      <w:bookmarkStart w:id="1387" w:name="_Toc182400514"/>
      <w:bookmarkStart w:id="1388" w:name="_Toc182401183"/>
      <w:bookmarkStart w:id="1389" w:name="_Toc184693620"/>
      <w:bookmarkStart w:id="1390" w:name="_Toc184694066"/>
      <w:bookmarkStart w:id="1391" w:name="_Toc184694512"/>
      <w:bookmarkStart w:id="1392" w:name="_Toc184727391"/>
      <w:bookmarkStart w:id="1393" w:name="_Toc184728543"/>
      <w:bookmarkStart w:id="1394" w:name="_Toc184728989"/>
      <w:bookmarkStart w:id="1395" w:name="_Toc184729602"/>
      <w:bookmarkStart w:id="1396" w:name="_Toc184734619"/>
      <w:bookmarkStart w:id="1397" w:name="_Toc184735070"/>
      <w:bookmarkStart w:id="1398" w:name="_Toc184735521"/>
      <w:bookmarkStart w:id="1399" w:name="_Toc184735970"/>
      <w:bookmarkStart w:id="1400" w:name="_Toc184736412"/>
      <w:bookmarkStart w:id="1401" w:name="_Toc184741839"/>
      <w:bookmarkStart w:id="1402" w:name="_Toc184783393"/>
      <w:bookmarkStart w:id="1403" w:name="_Toc184783770"/>
      <w:bookmarkStart w:id="1404" w:name="_Toc184784147"/>
      <w:bookmarkStart w:id="1405" w:name="_Toc184805805"/>
      <w:bookmarkStart w:id="1406" w:name="_Toc184806190"/>
      <w:bookmarkStart w:id="1407" w:name="_Toc184806728"/>
      <w:bookmarkStart w:id="1408" w:name="_Toc180139310"/>
      <w:bookmarkStart w:id="1409" w:name="_Toc180456563"/>
      <w:bookmarkStart w:id="1410" w:name="_Toc182400515"/>
      <w:bookmarkStart w:id="1411" w:name="_Toc182401184"/>
      <w:bookmarkStart w:id="1412" w:name="_Toc184693621"/>
      <w:bookmarkStart w:id="1413" w:name="_Toc184694067"/>
      <w:bookmarkStart w:id="1414" w:name="_Toc184694513"/>
      <w:bookmarkStart w:id="1415" w:name="_Toc184727392"/>
      <w:bookmarkStart w:id="1416" w:name="_Toc184728544"/>
      <w:bookmarkStart w:id="1417" w:name="_Toc184728990"/>
      <w:bookmarkStart w:id="1418" w:name="_Toc184729603"/>
      <w:bookmarkStart w:id="1419" w:name="_Toc184734620"/>
      <w:bookmarkStart w:id="1420" w:name="_Toc184735071"/>
      <w:bookmarkStart w:id="1421" w:name="_Toc184735522"/>
      <w:bookmarkStart w:id="1422" w:name="_Toc184735971"/>
      <w:bookmarkStart w:id="1423" w:name="_Toc184736413"/>
      <w:bookmarkStart w:id="1424" w:name="_Toc184741840"/>
      <w:bookmarkStart w:id="1425" w:name="_Toc184783394"/>
      <w:bookmarkStart w:id="1426" w:name="_Toc184783771"/>
      <w:bookmarkStart w:id="1427" w:name="_Toc184784148"/>
      <w:bookmarkStart w:id="1428" w:name="_Toc184805806"/>
      <w:bookmarkStart w:id="1429" w:name="_Toc184806191"/>
      <w:bookmarkStart w:id="1430" w:name="_Toc184806729"/>
      <w:bookmarkStart w:id="1431" w:name="_Toc180139311"/>
      <w:bookmarkStart w:id="1432" w:name="_Toc180456564"/>
      <w:bookmarkStart w:id="1433" w:name="_Toc182400516"/>
      <w:bookmarkStart w:id="1434" w:name="_Toc182401185"/>
      <w:bookmarkStart w:id="1435" w:name="_Toc184693622"/>
      <w:bookmarkStart w:id="1436" w:name="_Toc184694068"/>
      <w:bookmarkStart w:id="1437" w:name="_Toc184694514"/>
      <w:bookmarkStart w:id="1438" w:name="_Toc184727393"/>
      <w:bookmarkStart w:id="1439" w:name="_Toc184728545"/>
      <w:bookmarkStart w:id="1440" w:name="_Toc184728991"/>
      <w:bookmarkStart w:id="1441" w:name="_Toc184729604"/>
      <w:bookmarkStart w:id="1442" w:name="_Toc184734621"/>
      <w:bookmarkStart w:id="1443" w:name="_Toc184735072"/>
      <w:bookmarkStart w:id="1444" w:name="_Toc184735523"/>
      <w:bookmarkStart w:id="1445" w:name="_Toc184735972"/>
      <w:bookmarkStart w:id="1446" w:name="_Toc184736414"/>
      <w:bookmarkStart w:id="1447" w:name="_Toc184741841"/>
      <w:bookmarkStart w:id="1448" w:name="_Toc184783395"/>
      <w:bookmarkStart w:id="1449" w:name="_Toc184783772"/>
      <w:bookmarkStart w:id="1450" w:name="_Toc184784149"/>
      <w:bookmarkStart w:id="1451" w:name="_Toc184805807"/>
      <w:bookmarkStart w:id="1452" w:name="_Toc184806192"/>
      <w:bookmarkStart w:id="1453" w:name="_Toc184806730"/>
      <w:bookmarkStart w:id="1454" w:name="_Toc180139312"/>
      <w:bookmarkStart w:id="1455" w:name="_Toc180456565"/>
      <w:bookmarkStart w:id="1456" w:name="_Toc182400517"/>
      <w:bookmarkStart w:id="1457" w:name="_Toc182401186"/>
      <w:bookmarkStart w:id="1458" w:name="_Toc184693623"/>
      <w:bookmarkStart w:id="1459" w:name="_Toc184694069"/>
      <w:bookmarkStart w:id="1460" w:name="_Toc184694515"/>
      <w:bookmarkStart w:id="1461" w:name="_Toc184727394"/>
      <w:bookmarkStart w:id="1462" w:name="_Toc184728546"/>
      <w:bookmarkStart w:id="1463" w:name="_Toc184728992"/>
      <w:bookmarkStart w:id="1464" w:name="_Toc184729605"/>
      <w:bookmarkStart w:id="1465" w:name="_Toc184734622"/>
      <w:bookmarkStart w:id="1466" w:name="_Toc184735073"/>
      <w:bookmarkStart w:id="1467" w:name="_Toc184735524"/>
      <w:bookmarkStart w:id="1468" w:name="_Toc184735973"/>
      <w:bookmarkStart w:id="1469" w:name="_Toc184736415"/>
      <w:bookmarkStart w:id="1470" w:name="_Toc184741842"/>
      <w:bookmarkStart w:id="1471" w:name="_Toc184783396"/>
      <w:bookmarkStart w:id="1472" w:name="_Toc184783773"/>
      <w:bookmarkStart w:id="1473" w:name="_Toc184784150"/>
      <w:bookmarkStart w:id="1474" w:name="_Toc184805808"/>
      <w:bookmarkStart w:id="1475" w:name="_Toc184806193"/>
      <w:bookmarkStart w:id="1476" w:name="_Toc184806731"/>
      <w:bookmarkStart w:id="1477" w:name="_Toc180139313"/>
      <w:bookmarkStart w:id="1478" w:name="_Toc180456566"/>
      <w:bookmarkStart w:id="1479" w:name="_Toc182400518"/>
      <w:bookmarkStart w:id="1480" w:name="_Toc182401187"/>
      <w:bookmarkStart w:id="1481" w:name="_Toc184693624"/>
      <w:bookmarkStart w:id="1482" w:name="_Toc184694070"/>
      <w:bookmarkStart w:id="1483" w:name="_Toc184694516"/>
      <w:bookmarkStart w:id="1484" w:name="_Toc184727395"/>
      <w:bookmarkStart w:id="1485" w:name="_Toc184728547"/>
      <w:bookmarkStart w:id="1486" w:name="_Toc184728993"/>
      <w:bookmarkStart w:id="1487" w:name="_Toc184729606"/>
      <w:bookmarkStart w:id="1488" w:name="_Toc184734623"/>
      <w:bookmarkStart w:id="1489" w:name="_Toc184735074"/>
      <w:bookmarkStart w:id="1490" w:name="_Toc184735525"/>
      <w:bookmarkStart w:id="1491" w:name="_Toc184735974"/>
      <w:bookmarkStart w:id="1492" w:name="_Toc184736416"/>
      <w:bookmarkStart w:id="1493" w:name="_Toc184741843"/>
      <w:bookmarkStart w:id="1494" w:name="_Toc184783397"/>
      <w:bookmarkStart w:id="1495" w:name="_Toc184783774"/>
      <w:bookmarkStart w:id="1496" w:name="_Toc184784151"/>
      <w:bookmarkStart w:id="1497" w:name="_Toc184805809"/>
      <w:bookmarkStart w:id="1498" w:name="_Toc184806194"/>
      <w:bookmarkStart w:id="1499" w:name="_Toc184806732"/>
      <w:bookmarkStart w:id="1500" w:name="_Toc180139314"/>
      <w:bookmarkStart w:id="1501" w:name="_Toc180456567"/>
      <w:bookmarkStart w:id="1502" w:name="_Toc182400519"/>
      <w:bookmarkStart w:id="1503" w:name="_Toc182401188"/>
      <w:bookmarkStart w:id="1504" w:name="_Toc184693625"/>
      <w:bookmarkStart w:id="1505" w:name="_Toc184694071"/>
      <w:bookmarkStart w:id="1506" w:name="_Toc184694517"/>
      <w:bookmarkStart w:id="1507" w:name="_Toc184727396"/>
      <w:bookmarkStart w:id="1508" w:name="_Toc184728548"/>
      <w:bookmarkStart w:id="1509" w:name="_Toc184728994"/>
      <w:bookmarkStart w:id="1510" w:name="_Toc184729607"/>
      <w:bookmarkStart w:id="1511" w:name="_Toc184734624"/>
      <w:bookmarkStart w:id="1512" w:name="_Toc184735075"/>
      <w:bookmarkStart w:id="1513" w:name="_Toc184735526"/>
      <w:bookmarkStart w:id="1514" w:name="_Toc184735975"/>
      <w:bookmarkStart w:id="1515" w:name="_Toc184736417"/>
      <w:bookmarkStart w:id="1516" w:name="_Toc184741844"/>
      <w:bookmarkStart w:id="1517" w:name="_Toc184783398"/>
      <w:bookmarkStart w:id="1518" w:name="_Toc184783775"/>
      <w:bookmarkStart w:id="1519" w:name="_Toc184784152"/>
      <w:bookmarkStart w:id="1520" w:name="_Toc184805810"/>
      <w:bookmarkStart w:id="1521" w:name="_Toc184806195"/>
      <w:bookmarkStart w:id="1522" w:name="_Toc184806733"/>
      <w:bookmarkStart w:id="1523" w:name="_Toc29250493"/>
      <w:bookmarkStart w:id="1524" w:name="_Toc222754619"/>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commentRangeStart w:id="1525"/>
      <w:commentRangeStart w:id="1526"/>
      <w:r>
        <w:t xml:space="preserve">Health &amp; </w:t>
      </w:r>
      <w:r w:rsidR="38F395C5">
        <w:t>Safety</w:t>
      </w:r>
      <w:bookmarkEnd w:id="1523"/>
      <w:bookmarkEnd w:id="1524"/>
      <w:r>
        <w:t xml:space="preserve"> </w:t>
      </w:r>
      <w:commentRangeEnd w:id="1525"/>
      <w:r w:rsidR="00527FAB" w:rsidRPr="00C17238">
        <w:rPr>
          <w:rStyle w:val="CommentReference"/>
          <w:sz w:val="32"/>
          <w:szCs w:val="26"/>
        </w:rPr>
        <w:commentReference w:id="1525"/>
      </w:r>
      <w:commentRangeEnd w:id="1526"/>
      <w:r w:rsidRPr="00C17238">
        <w:rPr>
          <w:rStyle w:val="CommentReference"/>
          <w:sz w:val="32"/>
          <w:szCs w:val="26"/>
        </w:rPr>
        <w:commentReference w:id="1526"/>
      </w:r>
    </w:p>
    <w:p w14:paraId="37BE0221" w14:textId="68E3B0C4" w:rsidR="002E637A" w:rsidRDefault="216F07CE" w:rsidP="00527FAB">
      <w:pPr>
        <w:tabs>
          <w:tab w:val="left" w:pos="960"/>
        </w:tabs>
        <w:spacing w:after="120" w:line="360" w:lineRule="auto"/>
        <w:ind w:right="-20"/>
        <w:jc w:val="both"/>
        <w:rPr>
          <w:rFonts w:cs="Times New Roman"/>
        </w:rPr>
      </w:pPr>
      <w:r w:rsidRPr="17D3FAEC">
        <w:rPr>
          <w:rFonts w:cs="Times New Roman"/>
        </w:rPr>
        <w:t xml:space="preserve">Partners </w:t>
      </w:r>
      <w:r w:rsidR="562E63EF" w:rsidRPr="17D3FAEC">
        <w:rPr>
          <w:rFonts w:cs="Times New Roman"/>
        </w:rPr>
        <w:t>Honduras</w:t>
      </w:r>
      <w:r w:rsidRPr="17D3FAEC">
        <w:rPr>
          <w:rFonts w:cs="Times New Roman"/>
        </w:rPr>
        <w:t xml:space="preserve"> will take all necessary precautions to effectively protect the life, </w:t>
      </w:r>
      <w:r w:rsidR="4733CED6" w:rsidRPr="17D3FAEC">
        <w:rPr>
          <w:rFonts w:cs="Times New Roman"/>
        </w:rPr>
        <w:t>safety,</w:t>
      </w:r>
      <w:r w:rsidRPr="17D3FAEC">
        <w:rPr>
          <w:rFonts w:cs="Times New Roman"/>
        </w:rPr>
        <w:t xml:space="preserve"> and health of employees. </w:t>
      </w:r>
      <w:r w:rsidR="63B1C982" w:rsidRPr="17D3FAEC">
        <w:rPr>
          <w:rFonts w:cs="Times New Roman"/>
        </w:rPr>
        <w:t xml:space="preserve">Partners is committed to providing a safe and healthy workplace for all its employees and visitors. Accordingly, Partners complies with all applicable requirements issued by </w:t>
      </w:r>
      <w:r w:rsidR="562E63EF" w:rsidRPr="17D3FAEC">
        <w:rPr>
          <w:rFonts w:cs="Times New Roman"/>
        </w:rPr>
        <w:t>Hondura</w:t>
      </w:r>
      <w:del w:id="1527" w:author="Megan Ash" w:date="2026-01-23T14:18:00Z" w16du:dateUtc="2026-01-23T19:18:00Z">
        <w:r w:rsidR="562E63EF" w:rsidRPr="17D3FAEC" w:rsidDel="00224E02">
          <w:rPr>
            <w:rFonts w:cs="Times New Roman"/>
          </w:rPr>
          <w:delText>s</w:delText>
        </w:r>
      </w:del>
      <w:r w:rsidR="24B1EFA7" w:rsidRPr="17D3FAEC">
        <w:rPr>
          <w:rFonts w:cs="Times New Roman"/>
        </w:rPr>
        <w:t>n Government</w:t>
      </w:r>
      <w:r w:rsidR="63B1C982" w:rsidRPr="17D3FAEC">
        <w:rPr>
          <w:rFonts w:cs="Times New Roman"/>
        </w:rPr>
        <w:t xml:space="preserve">. </w:t>
      </w:r>
    </w:p>
    <w:p w14:paraId="6CEC1A50" w14:textId="77777777" w:rsidR="00157EB3" w:rsidRDefault="00157EB3" w:rsidP="00157EB3">
      <w:pPr>
        <w:tabs>
          <w:tab w:val="left" w:pos="960"/>
        </w:tabs>
        <w:spacing w:after="120" w:line="360" w:lineRule="auto"/>
        <w:ind w:right="-20"/>
        <w:jc w:val="both"/>
        <w:rPr>
          <w:rFonts w:cs="Times New Roman"/>
        </w:rPr>
      </w:pPr>
      <w:r w:rsidRPr="00C17238">
        <w:rPr>
          <w:rFonts w:cs="Times New Roman"/>
        </w:rPr>
        <w:t>All employees share the responsibility for workplace safety. The FO Director is responsible for developing safety awareness and ensuring that all operations are performed with regard for the safety and health of all employees involved. Employees are responsible for continuously practicing safety while performing their job duties. Employees are encouraged to be alert to unsafe conditions and report them promptly to the FO Director. All reports can be made without fear of reprisal</w:t>
      </w:r>
      <w:r w:rsidRPr="00605E8B">
        <w:rPr>
          <w:rFonts w:cs="Times New Roman"/>
        </w:rPr>
        <w:t>.</w:t>
      </w:r>
    </w:p>
    <w:p w14:paraId="42480515" w14:textId="77777777" w:rsidR="00157EB3" w:rsidRPr="00157EB3" w:rsidRDefault="00157EB3" w:rsidP="00157EB3">
      <w:pPr>
        <w:tabs>
          <w:tab w:val="left" w:pos="960"/>
        </w:tabs>
        <w:spacing w:after="120" w:line="360" w:lineRule="auto"/>
        <w:ind w:right="-20"/>
        <w:jc w:val="both"/>
        <w:rPr>
          <w:rFonts w:cs="Times New Roman"/>
        </w:rPr>
      </w:pPr>
      <w:r w:rsidRPr="00157EB3">
        <w:rPr>
          <w:rFonts w:cs="Times New Roman"/>
        </w:rPr>
        <w:t>Employees are required to adhere to all policies on safety procedures. All equipment and tools should be used safely. Employees should limit their work activities to those outlined in their job description. Partners may not be liable for injuries incurred in any other circumstances and compensation may not be given.</w:t>
      </w:r>
    </w:p>
    <w:p w14:paraId="441E8565" w14:textId="7B8CCCEB" w:rsidR="00527FAB" w:rsidRPr="00C17238" w:rsidRDefault="00527FAB" w:rsidP="003B307C">
      <w:pPr>
        <w:pStyle w:val="Heading3"/>
      </w:pPr>
      <w:bookmarkStart w:id="1528" w:name="_Toc29250494"/>
      <w:bookmarkStart w:id="1529" w:name="_Toc222754620"/>
      <w:r w:rsidRPr="00C17238">
        <w:t>7.</w:t>
      </w:r>
      <w:r w:rsidR="0053040E">
        <w:t>2</w:t>
      </w:r>
      <w:r w:rsidR="00961CAC">
        <w:t>7</w:t>
      </w:r>
      <w:r w:rsidRPr="00C17238">
        <w:t>.1 Housekeeping</w:t>
      </w:r>
      <w:bookmarkEnd w:id="1528"/>
      <w:bookmarkEnd w:id="1529"/>
    </w:p>
    <w:p w14:paraId="61F0448A" w14:textId="77777777" w:rsidR="00527FAB" w:rsidRPr="00C17238" w:rsidRDefault="00527FAB" w:rsidP="00527FAB">
      <w:pPr>
        <w:tabs>
          <w:tab w:val="left" w:pos="960"/>
        </w:tabs>
        <w:spacing w:after="120" w:line="360" w:lineRule="auto"/>
        <w:ind w:right="-20"/>
        <w:jc w:val="both"/>
        <w:rPr>
          <w:rFonts w:cs="Times New Roman"/>
        </w:rPr>
      </w:pPr>
      <w:r w:rsidRPr="00C17238">
        <w:rPr>
          <w:rFonts w:cs="Times New Roman"/>
        </w:rPr>
        <w:t>Safety is directly related to neatness and cleanliness. Items that are out of place can cause accidents and injuries, and lack of cleanliness can quickly become a health risk. Furthermore, our office reflects our staff and organization to outside guests, so it is everyone’s shared responsibility to project the best impression possible.</w:t>
      </w:r>
    </w:p>
    <w:p w14:paraId="59823B99" w14:textId="77777777" w:rsidR="00527FAB" w:rsidRPr="00C17238" w:rsidRDefault="00527FAB" w:rsidP="00527FAB">
      <w:pPr>
        <w:tabs>
          <w:tab w:val="left" w:pos="960"/>
        </w:tabs>
        <w:spacing w:after="120" w:line="360" w:lineRule="auto"/>
        <w:ind w:right="-20"/>
        <w:jc w:val="both"/>
        <w:rPr>
          <w:rFonts w:cs="Times New Roman"/>
        </w:rPr>
      </w:pPr>
      <w:r w:rsidRPr="00C17238">
        <w:rPr>
          <w:rFonts w:cs="Times New Roman"/>
        </w:rPr>
        <w:t>Employees are expected to keep their work areas neat, organized, and free of clutter or objects that could interfere with the work process or cause accidents. Employees should assist with keeping public areas presentable by:</w:t>
      </w:r>
    </w:p>
    <w:p w14:paraId="743531C6" w14:textId="77777777" w:rsidR="00527FAB" w:rsidRPr="00C17238" w:rsidRDefault="00527FAB" w:rsidP="00F05B60">
      <w:pPr>
        <w:pStyle w:val="ListParagraph"/>
        <w:numPr>
          <w:ilvl w:val="0"/>
          <w:numId w:val="83"/>
        </w:numPr>
        <w:tabs>
          <w:tab w:val="left" w:pos="960"/>
        </w:tabs>
        <w:spacing w:after="120" w:line="360" w:lineRule="auto"/>
        <w:ind w:right="-20"/>
        <w:jc w:val="both"/>
        <w:rPr>
          <w:rFonts w:cs="Times New Roman"/>
        </w:rPr>
      </w:pPr>
      <w:r w:rsidRPr="00C17238">
        <w:rPr>
          <w:rFonts w:cs="Times New Roman"/>
        </w:rPr>
        <w:t>Returning tools and supplies to their proper place and condition after use.</w:t>
      </w:r>
    </w:p>
    <w:p w14:paraId="37C366ED" w14:textId="77777777" w:rsidR="00527FAB" w:rsidRPr="00C17238" w:rsidRDefault="00527FAB" w:rsidP="00F05B60">
      <w:pPr>
        <w:pStyle w:val="ListParagraph"/>
        <w:numPr>
          <w:ilvl w:val="0"/>
          <w:numId w:val="83"/>
        </w:numPr>
        <w:tabs>
          <w:tab w:val="left" w:pos="960"/>
        </w:tabs>
        <w:spacing w:after="120" w:line="360" w:lineRule="auto"/>
        <w:ind w:right="-20"/>
        <w:jc w:val="both"/>
        <w:rPr>
          <w:rFonts w:cs="Times New Roman"/>
        </w:rPr>
      </w:pPr>
      <w:r w:rsidRPr="00C17238">
        <w:rPr>
          <w:rFonts w:cs="Times New Roman"/>
        </w:rPr>
        <w:t>Properly disposing of trash and cleaning spills or other messes.</w:t>
      </w:r>
    </w:p>
    <w:p w14:paraId="5E505E73" w14:textId="77777777" w:rsidR="00527FAB" w:rsidRPr="00C17238" w:rsidRDefault="00527FAB" w:rsidP="00F05B60">
      <w:pPr>
        <w:pStyle w:val="ListParagraph"/>
        <w:numPr>
          <w:ilvl w:val="0"/>
          <w:numId w:val="83"/>
        </w:numPr>
        <w:tabs>
          <w:tab w:val="left" w:pos="960"/>
        </w:tabs>
        <w:spacing w:after="120" w:line="360" w:lineRule="auto"/>
        <w:ind w:right="-20"/>
        <w:jc w:val="both"/>
        <w:rPr>
          <w:rFonts w:cs="Times New Roman"/>
        </w:rPr>
      </w:pPr>
      <w:r w:rsidRPr="00C17238">
        <w:rPr>
          <w:rFonts w:cs="Times New Roman"/>
        </w:rPr>
        <w:t>Storing limited food items in the refrigerator, and promptly consuming or removing them.</w:t>
      </w:r>
    </w:p>
    <w:p w14:paraId="4C443F23" w14:textId="74716BFD" w:rsidR="00527FAB" w:rsidRPr="00C17238" w:rsidRDefault="00527FAB" w:rsidP="00F05B60">
      <w:pPr>
        <w:pStyle w:val="ListParagraph"/>
        <w:numPr>
          <w:ilvl w:val="0"/>
          <w:numId w:val="83"/>
        </w:numPr>
        <w:tabs>
          <w:tab w:val="left" w:pos="960"/>
        </w:tabs>
        <w:spacing w:after="120" w:line="360" w:lineRule="auto"/>
        <w:ind w:right="-20"/>
        <w:jc w:val="both"/>
        <w:rPr>
          <w:rFonts w:cs="Times New Roman"/>
        </w:rPr>
      </w:pPr>
      <w:del w:id="1530" w:author="Megan Ash" w:date="2026-01-23T14:28:00Z" w16du:dateUtc="2026-01-23T19:28:00Z">
        <w:r w:rsidRPr="00C17238" w:rsidDel="005B2211">
          <w:rPr>
            <w:rFonts w:cs="Times New Roman"/>
          </w:rPr>
          <w:delText>Making sure</w:delText>
        </w:r>
      </w:del>
      <w:ins w:id="1531" w:author="Megan Ash" w:date="2026-01-23T14:28:00Z" w16du:dateUtc="2026-01-23T19:28:00Z">
        <w:r w:rsidR="005B2211">
          <w:rPr>
            <w:rFonts w:cs="Times New Roman"/>
          </w:rPr>
          <w:t>Ensuring</w:t>
        </w:r>
      </w:ins>
      <w:r w:rsidRPr="00C17238">
        <w:rPr>
          <w:rFonts w:cs="Times New Roman"/>
        </w:rPr>
        <w:t xml:space="preserve"> hallways, walkways and other publicly visible areas are free and clear of dangerous obstacles or unsightly objects.</w:t>
      </w:r>
    </w:p>
    <w:p w14:paraId="713707FD" w14:textId="77777777" w:rsidR="00527FAB" w:rsidRPr="00C17238" w:rsidRDefault="00527FAB" w:rsidP="00F05B60">
      <w:pPr>
        <w:pStyle w:val="ListParagraph"/>
        <w:numPr>
          <w:ilvl w:val="0"/>
          <w:numId w:val="83"/>
        </w:numPr>
        <w:tabs>
          <w:tab w:val="left" w:pos="960"/>
        </w:tabs>
        <w:spacing w:after="120" w:line="360" w:lineRule="auto"/>
        <w:ind w:right="-20"/>
        <w:jc w:val="both"/>
        <w:rPr>
          <w:rFonts w:cs="Times New Roman"/>
        </w:rPr>
      </w:pPr>
      <w:r w:rsidRPr="00C17238">
        <w:rPr>
          <w:rFonts w:cs="Times New Roman"/>
        </w:rPr>
        <w:t>Reporting safety and maintenance issues immediately.</w:t>
      </w:r>
    </w:p>
    <w:p w14:paraId="73628FCB" w14:textId="1F885063" w:rsidR="0A81EC3A" w:rsidRDefault="0A81EC3A" w:rsidP="17D3FAEC">
      <w:pPr>
        <w:pStyle w:val="Heading3"/>
      </w:pPr>
      <w:bookmarkStart w:id="1532" w:name="_Toc29250495"/>
      <w:bookmarkStart w:id="1533" w:name="_Toc222754621"/>
      <w:r>
        <w:t>7.</w:t>
      </w:r>
      <w:r w:rsidR="534DF026">
        <w:t>2</w:t>
      </w:r>
      <w:r w:rsidR="597E0754">
        <w:t>7</w:t>
      </w:r>
      <w:r>
        <w:t>.2 Job Related Injury Reporting</w:t>
      </w:r>
      <w:bookmarkEnd w:id="1532"/>
      <w:bookmarkEnd w:id="1533"/>
      <w:r>
        <w:t xml:space="preserve"> </w:t>
      </w:r>
    </w:p>
    <w:p w14:paraId="60F4C07B" w14:textId="7FFC8883" w:rsidR="216F07CE" w:rsidRDefault="216F07CE" w:rsidP="33BFBB34">
      <w:pPr>
        <w:tabs>
          <w:tab w:val="left" w:pos="960"/>
        </w:tabs>
        <w:spacing w:after="120" w:line="360" w:lineRule="auto"/>
        <w:ind w:right="-20"/>
        <w:jc w:val="both"/>
        <w:rPr>
          <w:ins w:id="1534" w:author="Catalina Ipas" w:date="2025-10-23T16:13:00Z" w16du:dateUtc="2025-10-23T16:13:06Z"/>
          <w:rFonts w:ascii="Aptos" w:eastAsia="Aptos" w:hAnsi="Aptos" w:cs="Aptos"/>
        </w:rPr>
      </w:pPr>
      <w:r w:rsidRPr="33BFBB34">
        <w:rPr>
          <w:rFonts w:cs="Times New Roman"/>
        </w:rPr>
        <w:t>Employees should immediately report all work-related illnesses, injuries, or occupational disease exposures to the FO Director</w:t>
      </w:r>
      <w:r w:rsidR="125B3E89" w:rsidRPr="33BFBB34">
        <w:rPr>
          <w:rFonts w:cs="Times New Roman"/>
        </w:rPr>
        <w:t xml:space="preserve">, </w:t>
      </w:r>
      <w:r w:rsidR="4E29B8AF" w:rsidRPr="33BFBB34">
        <w:rPr>
          <w:rFonts w:cs="Times New Roman"/>
        </w:rPr>
        <w:t xml:space="preserve">FO </w:t>
      </w:r>
      <w:r w:rsidR="02A9D39A" w:rsidRPr="33BFBB34">
        <w:rPr>
          <w:rFonts w:cs="Times New Roman"/>
        </w:rPr>
        <w:t>HR,</w:t>
      </w:r>
      <w:r w:rsidRPr="33BFBB34">
        <w:rPr>
          <w:rFonts w:cs="Times New Roman"/>
        </w:rPr>
        <w:t xml:space="preserve"> or Partners HQ. Employee</w:t>
      </w:r>
      <w:ins w:id="1535" w:author="Megan Ash" w:date="2026-01-23T14:22:00Z" w16du:dateUtc="2026-01-23T19:22:00Z">
        <w:r w:rsidR="00E0089D">
          <w:rPr>
            <w:rFonts w:cs="Times New Roman"/>
          </w:rPr>
          <w:t>s</w:t>
        </w:r>
      </w:ins>
      <w:r w:rsidRPr="33BFBB34">
        <w:rPr>
          <w:rFonts w:cs="Times New Roman"/>
        </w:rPr>
        <w:t xml:space="preserve"> should complete the Employee Incident Report Form, found in </w:t>
      </w:r>
      <w:hyperlink w:anchor="_Annex_K:_Employee">
        <w:r w:rsidRPr="33BFBB34">
          <w:rPr>
            <w:rStyle w:val="Hyperlink"/>
            <w:rFonts w:cs="Times New Roman"/>
          </w:rPr>
          <w:t>Annex</w:t>
        </w:r>
        <w:r w:rsidR="3B08F172" w:rsidRPr="33BFBB34">
          <w:rPr>
            <w:rStyle w:val="Hyperlink"/>
            <w:rFonts w:cs="Times New Roman"/>
          </w:rPr>
          <w:t xml:space="preserve"> K</w:t>
        </w:r>
      </w:hyperlink>
      <w:r w:rsidRPr="33BFBB34">
        <w:rPr>
          <w:rFonts w:cs="Times New Roman"/>
        </w:rPr>
        <w:t>. Once reported, the FO Director</w:t>
      </w:r>
      <w:ins w:id="1536" w:author="Megan Ash" w:date="2026-01-23T14:29:00Z" w16du:dateUtc="2026-01-23T19:29:00Z">
        <w:r w:rsidR="005B2211">
          <w:rPr>
            <w:rFonts w:cs="Times New Roman"/>
          </w:rPr>
          <w:t>,</w:t>
        </w:r>
      </w:ins>
      <w:r w:rsidRPr="33BFBB34">
        <w:rPr>
          <w:rFonts w:cs="Times New Roman"/>
        </w:rPr>
        <w:t xml:space="preserve"> in conjunction with </w:t>
      </w:r>
      <w:r w:rsidR="4E29B8AF" w:rsidRPr="33BFBB34">
        <w:rPr>
          <w:rFonts w:cs="Times New Roman"/>
        </w:rPr>
        <w:t xml:space="preserve">FO HR and </w:t>
      </w:r>
      <w:r w:rsidRPr="33BFBB34">
        <w:rPr>
          <w:rFonts w:cs="Times New Roman"/>
        </w:rPr>
        <w:t>Partners HQ</w:t>
      </w:r>
      <w:ins w:id="1537" w:author="Megan Ash" w:date="2026-01-23T14:29:00Z" w16du:dateUtc="2026-01-23T19:29:00Z">
        <w:r w:rsidR="005B2211">
          <w:rPr>
            <w:rFonts w:cs="Times New Roman"/>
          </w:rPr>
          <w:t>,</w:t>
        </w:r>
      </w:ins>
      <w:r w:rsidRPr="33BFBB34">
        <w:rPr>
          <w:rFonts w:cs="Times New Roman"/>
        </w:rPr>
        <w:t xml:space="preserve"> will determine the next steps</w:t>
      </w:r>
      <w:r w:rsidR="68F509BD" w:rsidRPr="33BFBB34">
        <w:rPr>
          <w:rFonts w:cs="Times New Roman"/>
        </w:rPr>
        <w:t xml:space="preserve"> according to Article 504, numeral V, of the Federal Labor Law</w:t>
      </w:r>
      <w:r w:rsidRPr="33BFBB34">
        <w:rPr>
          <w:rFonts w:cs="Times New Roman"/>
        </w:rPr>
        <w:t>.</w:t>
      </w:r>
    </w:p>
    <w:p w14:paraId="647D7436" w14:textId="363D92D3" w:rsidR="5B6ACEAA" w:rsidRDefault="5B6ACEAA" w:rsidP="33BFBB34">
      <w:pPr>
        <w:tabs>
          <w:tab w:val="left" w:pos="960"/>
        </w:tabs>
        <w:spacing w:after="120" w:line="360" w:lineRule="auto"/>
        <w:ind w:right="-20"/>
        <w:jc w:val="both"/>
        <w:rPr>
          <w:ins w:id="1538" w:author="Catalina Ipas" w:date="2025-10-23T16:12:00Z" w16du:dateUtc="2025-10-23T16:12:11Z"/>
          <w:rFonts w:eastAsia="Times New Roman" w:cs="Times New Roman"/>
          <w:rPrChange w:id="1539" w:author="Catalina Ipas" w:date="2025-10-23T16:13:00Z">
            <w:rPr>
              <w:ins w:id="1540" w:author="Catalina Ipas" w:date="2025-10-23T16:12:00Z" w16du:dateUtc="2025-10-23T16:12:11Z"/>
              <w:rFonts w:ascii="Aptos" w:eastAsia="Aptos" w:hAnsi="Aptos" w:cs="Aptos"/>
            </w:rPr>
          </w:rPrChange>
        </w:rPr>
      </w:pPr>
      <w:ins w:id="1541" w:author="Catalina Ipas" w:date="2025-10-23T16:12:00Z">
        <w:r w:rsidRPr="33BFBB34">
          <w:rPr>
            <w:rFonts w:eastAsia="Times New Roman" w:cs="Times New Roman"/>
            <w:rPrChange w:id="1542" w:author="Catalina Ipas" w:date="2025-10-23T16:13:00Z">
              <w:rPr>
                <w:rFonts w:ascii="Aptos" w:eastAsia="Aptos" w:hAnsi="Aptos" w:cs="Aptos"/>
              </w:rPr>
            </w:rPrChange>
          </w:rPr>
          <w:t>According to Article 435</w:t>
        </w:r>
      </w:ins>
      <w:ins w:id="1543" w:author="Megan Ash" w:date="2026-01-23T14:30:00Z" w16du:dateUtc="2026-01-23T19:30:00Z">
        <w:r w:rsidR="00206F50">
          <w:rPr>
            <w:rFonts w:eastAsia="Times New Roman" w:cs="Times New Roman"/>
          </w:rPr>
          <w:t xml:space="preserve"> of Honduran Federal Labor Law</w:t>
        </w:r>
      </w:ins>
      <w:ins w:id="1544" w:author="Catalina Ipas" w:date="2025-10-23T16:12:00Z">
        <w:r w:rsidRPr="33BFBB34">
          <w:rPr>
            <w:rFonts w:eastAsia="Times New Roman" w:cs="Times New Roman"/>
            <w:rPrChange w:id="1545" w:author="Catalina Ipas" w:date="2025-10-23T16:13:00Z">
              <w:rPr>
                <w:rFonts w:ascii="Aptos" w:eastAsia="Aptos" w:hAnsi="Aptos" w:cs="Aptos"/>
              </w:rPr>
            </w:rPrChange>
          </w:rPr>
          <w:t xml:space="preserve">, </w:t>
        </w:r>
        <w:del w:id="1546" w:author="Megan Ash" w:date="2026-01-23T14:29:00Z" w16du:dateUtc="2026-01-23T19:29:00Z">
          <w:r w:rsidRPr="33BFBB34" w:rsidDel="00206F50">
            <w:rPr>
              <w:rFonts w:eastAsia="Times New Roman" w:cs="Times New Roman"/>
              <w:rPrChange w:id="1547" w:author="Catalina Ipas" w:date="2025-10-23T16:13:00Z">
                <w:rPr>
                  <w:rFonts w:ascii="Aptos" w:eastAsia="Aptos" w:hAnsi="Aptos" w:cs="Aptos"/>
                </w:rPr>
              </w:rPrChange>
            </w:rPr>
            <w:delText xml:space="preserve">the </w:delText>
          </w:r>
        </w:del>
        <w:r w:rsidRPr="33BFBB34">
          <w:rPr>
            <w:rFonts w:eastAsia="Times New Roman" w:cs="Times New Roman"/>
            <w:rPrChange w:id="1548" w:author="Catalina Ipas" w:date="2025-10-23T16:13:00Z">
              <w:rPr>
                <w:rFonts w:ascii="Aptos" w:eastAsia="Aptos" w:hAnsi="Aptos" w:cs="Aptos"/>
              </w:rPr>
            </w:rPrChange>
          </w:rPr>
          <w:t>employer</w:t>
        </w:r>
      </w:ins>
      <w:ins w:id="1549" w:author="Megan Ash" w:date="2026-01-23T14:29:00Z" w16du:dateUtc="2026-01-23T19:29:00Z">
        <w:r w:rsidR="00206F50">
          <w:rPr>
            <w:rFonts w:eastAsia="Times New Roman" w:cs="Times New Roman"/>
          </w:rPr>
          <w:t>s</w:t>
        </w:r>
      </w:ins>
      <w:ins w:id="1550" w:author="Catalina Ipas" w:date="2025-10-23T16:12:00Z">
        <w:r w:rsidRPr="33BFBB34">
          <w:rPr>
            <w:rFonts w:eastAsia="Times New Roman" w:cs="Times New Roman"/>
            <w:rPrChange w:id="1551" w:author="Catalina Ipas" w:date="2025-10-23T16:13:00Z">
              <w:rPr>
                <w:rFonts w:ascii="Aptos" w:eastAsia="Aptos" w:hAnsi="Aptos" w:cs="Aptos"/>
              </w:rPr>
            </w:rPrChange>
          </w:rPr>
          <w:t xml:space="preserve"> </w:t>
        </w:r>
        <w:del w:id="1552" w:author="Megan Ash" w:date="2026-01-23T14:29:00Z" w16du:dateUtc="2026-01-23T19:29:00Z">
          <w:r w:rsidRPr="33BFBB34" w:rsidDel="00206F50">
            <w:rPr>
              <w:rFonts w:eastAsia="Times New Roman" w:cs="Times New Roman"/>
              <w:rPrChange w:id="1553" w:author="Catalina Ipas" w:date="2025-10-23T16:13:00Z">
                <w:rPr>
                  <w:rFonts w:ascii="Aptos" w:eastAsia="Aptos" w:hAnsi="Aptos" w:cs="Aptos"/>
                </w:rPr>
              </w:rPrChange>
            </w:rPr>
            <w:delText>is</w:delText>
          </w:r>
        </w:del>
      </w:ins>
      <w:ins w:id="1554" w:author="Megan Ash" w:date="2026-01-23T14:29:00Z" w16du:dateUtc="2026-01-23T19:29:00Z">
        <w:r w:rsidR="00206F50">
          <w:rPr>
            <w:rFonts w:eastAsia="Times New Roman" w:cs="Times New Roman"/>
          </w:rPr>
          <w:t>are</w:t>
        </w:r>
      </w:ins>
      <w:ins w:id="1555" w:author="Catalina Ipas" w:date="2025-10-23T16:12:00Z">
        <w:r w:rsidRPr="33BFBB34">
          <w:rPr>
            <w:rFonts w:eastAsia="Times New Roman" w:cs="Times New Roman"/>
            <w:rPrChange w:id="1556" w:author="Catalina Ipas" w:date="2025-10-23T16:13:00Z">
              <w:rPr>
                <w:rFonts w:ascii="Aptos" w:eastAsia="Aptos" w:hAnsi="Aptos" w:cs="Aptos"/>
              </w:rPr>
            </w:rPrChange>
          </w:rPr>
          <w:t xml:space="preserve"> required to notify the General Labor Inspectorate or its representatives, a</w:t>
        </w:r>
      </w:ins>
      <w:ins w:id="1557" w:author="Megan Ash" w:date="2026-01-23T14:34:00Z" w16du:dateUtc="2026-01-23T19:34:00Z">
        <w:r w:rsidR="00400735">
          <w:rPr>
            <w:rFonts w:eastAsia="Times New Roman" w:cs="Times New Roman"/>
          </w:rPr>
          <w:t>s well as</w:t>
        </w:r>
      </w:ins>
      <w:ins w:id="1558" w:author="Catalina Ipas" w:date="2025-10-23T16:12:00Z">
        <w:del w:id="1559" w:author="Megan Ash" w:date="2026-01-23T14:34:00Z" w16du:dateUtc="2026-01-23T19:34:00Z">
          <w:r w:rsidRPr="33BFBB34" w:rsidDel="00400735">
            <w:rPr>
              <w:rFonts w:eastAsia="Times New Roman" w:cs="Times New Roman"/>
              <w:rPrChange w:id="1560" w:author="Catalina Ipas" w:date="2025-10-23T16:13:00Z">
                <w:rPr>
                  <w:rFonts w:ascii="Aptos" w:eastAsia="Aptos" w:hAnsi="Aptos" w:cs="Aptos"/>
                </w:rPr>
              </w:rPrChange>
            </w:rPr>
            <w:delText>nd</w:delText>
          </w:r>
        </w:del>
        <w:r w:rsidRPr="33BFBB34">
          <w:rPr>
            <w:rFonts w:eastAsia="Times New Roman" w:cs="Times New Roman"/>
            <w:rPrChange w:id="1561" w:author="Catalina Ipas" w:date="2025-10-23T16:13:00Z">
              <w:rPr>
                <w:rFonts w:ascii="Aptos" w:eastAsia="Aptos" w:hAnsi="Aptos" w:cs="Aptos"/>
              </w:rPr>
            </w:rPrChange>
          </w:rPr>
          <w:t xml:space="preserve"> the corresponding Labor Court, of any accidents that occur within the first twenty-four (24) hours. During this period, or within the following three (3) days, the employer must provide all available information and evidence to determine the cause of each accident.</w:t>
        </w:r>
      </w:ins>
    </w:p>
    <w:p w14:paraId="348E029C" w14:textId="7B7C1230" w:rsidR="5B6ACEAA" w:rsidRDefault="5B6ACEAA">
      <w:pPr>
        <w:spacing w:after="160" w:line="276" w:lineRule="auto"/>
        <w:jc w:val="both"/>
        <w:rPr>
          <w:ins w:id="1562" w:author="Catalina Ipas" w:date="2025-10-23T16:12:00Z" w16du:dateUtc="2025-10-23T16:12:11Z"/>
          <w:rFonts w:eastAsia="Times New Roman" w:cs="Times New Roman"/>
          <w:rPrChange w:id="1563" w:author="Catalina Ipas" w:date="2025-10-23T16:13:00Z">
            <w:rPr>
              <w:ins w:id="1564" w:author="Catalina Ipas" w:date="2025-10-23T16:12:00Z" w16du:dateUtc="2025-10-23T16:12:11Z"/>
              <w:rFonts w:ascii="Aptos" w:eastAsia="Aptos" w:hAnsi="Aptos" w:cs="Aptos"/>
            </w:rPr>
          </w:rPrChange>
        </w:rPr>
        <w:pPrChange w:id="1565" w:author="Catalina Ipas" w:date="2025-10-23T16:12:00Z">
          <w:pPr/>
        </w:pPrChange>
      </w:pPr>
      <w:ins w:id="1566" w:author="Catalina Ipas" w:date="2025-10-23T16:12:00Z">
        <w:r w:rsidRPr="33BFBB34">
          <w:rPr>
            <w:rFonts w:eastAsia="Times New Roman" w:cs="Times New Roman"/>
            <w:rPrChange w:id="1567" w:author="Catalina Ipas" w:date="2025-10-23T16:13:00Z">
              <w:rPr>
                <w:rFonts w:ascii="Aptos" w:eastAsia="Aptos" w:hAnsi="Aptos" w:cs="Aptos"/>
              </w:rPr>
            </w:rPrChange>
          </w:rPr>
          <w:t xml:space="preserve">Additionally, </w:t>
        </w:r>
        <w:del w:id="1568" w:author="Megan Ash" w:date="2026-01-23T14:35:00Z" w16du:dateUtc="2026-01-23T19:35:00Z">
          <w:r w:rsidRPr="33BFBB34" w:rsidDel="00400735">
            <w:rPr>
              <w:rFonts w:eastAsia="Times New Roman" w:cs="Times New Roman"/>
              <w:rPrChange w:id="1569" w:author="Catalina Ipas" w:date="2025-10-23T16:13:00Z">
                <w:rPr>
                  <w:rFonts w:ascii="Aptos" w:eastAsia="Aptos" w:hAnsi="Aptos" w:cs="Aptos"/>
                </w:rPr>
              </w:rPrChange>
            </w:rPr>
            <w:delText xml:space="preserve"> </w:delText>
          </w:r>
        </w:del>
        <w:r w:rsidRPr="33BFBB34">
          <w:rPr>
            <w:rFonts w:eastAsia="Times New Roman" w:cs="Times New Roman"/>
            <w:rPrChange w:id="1570" w:author="Catalina Ipas" w:date="2025-10-23T16:13:00Z">
              <w:rPr>
                <w:rFonts w:ascii="Aptos" w:eastAsia="Aptos" w:hAnsi="Aptos" w:cs="Aptos"/>
              </w:rPr>
            </w:rPrChange>
          </w:rPr>
          <w:t>the employer shall provide the following information (Article 436):</w:t>
        </w:r>
      </w:ins>
    </w:p>
    <w:p w14:paraId="77806191" w14:textId="2081C668" w:rsidR="5B6ACEAA" w:rsidRDefault="5B6ACEAA">
      <w:pPr>
        <w:pStyle w:val="ListParagraph"/>
        <w:numPr>
          <w:ilvl w:val="0"/>
          <w:numId w:val="5"/>
        </w:numPr>
        <w:spacing w:line="276" w:lineRule="auto"/>
        <w:jc w:val="both"/>
        <w:rPr>
          <w:ins w:id="1571" w:author="Catalina Ipas" w:date="2025-10-23T16:12:00Z" w16du:dateUtc="2025-10-23T16:12:11Z"/>
          <w:rFonts w:eastAsia="Times New Roman" w:cs="Times New Roman"/>
          <w:rPrChange w:id="1572" w:author="Catalina Ipas" w:date="2025-10-23T16:13:00Z">
            <w:rPr>
              <w:ins w:id="1573" w:author="Catalina Ipas" w:date="2025-10-23T16:12:00Z" w16du:dateUtc="2025-10-23T16:12:11Z"/>
              <w:rFonts w:ascii="Aptos" w:eastAsia="Aptos" w:hAnsi="Aptos" w:cs="Aptos"/>
            </w:rPr>
          </w:rPrChange>
        </w:rPr>
        <w:pPrChange w:id="1574" w:author="Catalina Ipas" w:date="2025-10-23T16:12:00Z">
          <w:pPr/>
        </w:pPrChange>
      </w:pPr>
      <w:ins w:id="1575" w:author="Catalina Ipas" w:date="2025-10-23T16:12:00Z">
        <w:r w:rsidRPr="33BFBB34">
          <w:rPr>
            <w:rFonts w:eastAsia="Times New Roman" w:cs="Times New Roman"/>
            <w:rPrChange w:id="1576" w:author="Catalina Ipas" w:date="2025-10-23T16:13:00Z">
              <w:rPr>
                <w:rFonts w:ascii="Aptos" w:eastAsia="Aptos" w:hAnsi="Aptos" w:cs="Aptos"/>
              </w:rPr>
            </w:rPrChange>
          </w:rPr>
          <w:t>Full name of the injured worker;</w:t>
        </w:r>
      </w:ins>
    </w:p>
    <w:p w14:paraId="1029FC75" w14:textId="11CC477D" w:rsidR="5B6ACEAA" w:rsidRDefault="5B6ACEAA">
      <w:pPr>
        <w:pStyle w:val="ListParagraph"/>
        <w:numPr>
          <w:ilvl w:val="0"/>
          <w:numId w:val="5"/>
        </w:numPr>
        <w:spacing w:line="276" w:lineRule="auto"/>
        <w:jc w:val="both"/>
        <w:rPr>
          <w:ins w:id="1577" w:author="Catalina Ipas" w:date="2025-10-23T16:12:00Z" w16du:dateUtc="2025-10-23T16:12:11Z"/>
          <w:rFonts w:eastAsia="Times New Roman" w:cs="Times New Roman"/>
          <w:rPrChange w:id="1578" w:author="Catalina Ipas" w:date="2025-10-23T16:13:00Z">
            <w:rPr>
              <w:ins w:id="1579" w:author="Catalina Ipas" w:date="2025-10-23T16:12:00Z" w16du:dateUtc="2025-10-23T16:12:11Z"/>
              <w:rFonts w:ascii="Aptos" w:eastAsia="Aptos" w:hAnsi="Aptos" w:cs="Aptos"/>
            </w:rPr>
          </w:rPrChange>
        </w:rPr>
        <w:pPrChange w:id="1580" w:author="Catalina Ipas" w:date="2025-10-23T16:12:00Z">
          <w:pPr/>
        </w:pPrChange>
      </w:pPr>
      <w:ins w:id="1581" w:author="Catalina Ipas" w:date="2025-10-23T16:12:00Z">
        <w:r w:rsidRPr="33BFBB34">
          <w:rPr>
            <w:rFonts w:eastAsia="Times New Roman" w:cs="Times New Roman"/>
            <w:rPrChange w:id="1582" w:author="Catalina Ipas" w:date="2025-10-23T16:13:00Z">
              <w:rPr>
                <w:rFonts w:ascii="Aptos" w:eastAsia="Aptos" w:hAnsi="Aptos" w:cs="Aptos"/>
              </w:rPr>
            </w:rPrChange>
          </w:rPr>
          <w:t>Occupation;</w:t>
        </w:r>
      </w:ins>
    </w:p>
    <w:p w14:paraId="6F929892" w14:textId="68DE2EB6" w:rsidR="5B6ACEAA" w:rsidRDefault="5B6ACEAA">
      <w:pPr>
        <w:pStyle w:val="ListParagraph"/>
        <w:numPr>
          <w:ilvl w:val="0"/>
          <w:numId w:val="5"/>
        </w:numPr>
        <w:spacing w:line="276" w:lineRule="auto"/>
        <w:jc w:val="both"/>
        <w:rPr>
          <w:ins w:id="1583" w:author="Catalina Ipas" w:date="2025-10-23T16:12:00Z" w16du:dateUtc="2025-10-23T16:12:11Z"/>
          <w:rFonts w:eastAsia="Times New Roman" w:cs="Times New Roman"/>
          <w:rPrChange w:id="1584" w:author="Catalina Ipas" w:date="2025-10-23T16:13:00Z">
            <w:rPr>
              <w:ins w:id="1585" w:author="Catalina Ipas" w:date="2025-10-23T16:12:00Z" w16du:dateUtc="2025-10-23T16:12:11Z"/>
              <w:rFonts w:ascii="Aptos" w:eastAsia="Aptos" w:hAnsi="Aptos" w:cs="Aptos"/>
            </w:rPr>
          </w:rPrChange>
        </w:rPr>
        <w:pPrChange w:id="1586" w:author="Catalina Ipas" w:date="2025-10-23T16:12:00Z">
          <w:pPr/>
        </w:pPrChange>
      </w:pPr>
      <w:ins w:id="1587" w:author="Catalina Ipas" w:date="2025-10-23T16:12:00Z">
        <w:r w:rsidRPr="33BFBB34">
          <w:rPr>
            <w:rFonts w:eastAsia="Times New Roman" w:cs="Times New Roman"/>
            <w:rPrChange w:id="1588" w:author="Catalina Ipas" w:date="2025-10-23T16:13:00Z">
              <w:rPr>
                <w:rFonts w:ascii="Aptos" w:eastAsia="Aptos" w:hAnsi="Aptos" w:cs="Aptos"/>
              </w:rPr>
            </w:rPrChange>
          </w:rPr>
          <w:t>Time and place of the accident;</w:t>
        </w:r>
      </w:ins>
    </w:p>
    <w:p w14:paraId="2FE68C1D" w14:textId="04879302" w:rsidR="5B6ACEAA" w:rsidRDefault="5B6ACEAA">
      <w:pPr>
        <w:pStyle w:val="ListParagraph"/>
        <w:numPr>
          <w:ilvl w:val="0"/>
          <w:numId w:val="5"/>
        </w:numPr>
        <w:spacing w:line="276" w:lineRule="auto"/>
        <w:jc w:val="both"/>
        <w:rPr>
          <w:ins w:id="1589" w:author="Catalina Ipas" w:date="2025-10-23T16:12:00Z" w16du:dateUtc="2025-10-23T16:12:11Z"/>
          <w:rFonts w:eastAsia="Times New Roman" w:cs="Times New Roman"/>
          <w:rPrChange w:id="1590" w:author="Catalina Ipas" w:date="2025-10-23T16:13:00Z">
            <w:rPr>
              <w:ins w:id="1591" w:author="Catalina Ipas" w:date="2025-10-23T16:12:00Z" w16du:dateUtc="2025-10-23T16:12:11Z"/>
              <w:rFonts w:ascii="Aptos" w:eastAsia="Aptos" w:hAnsi="Aptos" w:cs="Aptos"/>
            </w:rPr>
          </w:rPrChange>
        </w:rPr>
        <w:pPrChange w:id="1592" w:author="Catalina Ipas" w:date="2025-10-23T16:12:00Z">
          <w:pPr/>
        </w:pPrChange>
      </w:pPr>
      <w:ins w:id="1593" w:author="Catalina Ipas" w:date="2025-10-23T16:12:00Z">
        <w:r w:rsidRPr="33BFBB34">
          <w:rPr>
            <w:rFonts w:eastAsia="Times New Roman" w:cs="Times New Roman"/>
            <w:rPrChange w:id="1594" w:author="Catalina Ipas" w:date="2025-10-23T16:13:00Z">
              <w:rPr>
                <w:rFonts w:ascii="Aptos" w:eastAsia="Aptos" w:hAnsi="Aptos" w:cs="Aptos"/>
              </w:rPr>
            </w:rPrChange>
          </w:rPr>
          <w:t>Witnesses to the accident;</w:t>
        </w:r>
      </w:ins>
    </w:p>
    <w:p w14:paraId="15896276" w14:textId="7EC45D01" w:rsidR="5B6ACEAA" w:rsidRDefault="5B6ACEAA">
      <w:pPr>
        <w:pStyle w:val="ListParagraph"/>
        <w:numPr>
          <w:ilvl w:val="0"/>
          <w:numId w:val="5"/>
        </w:numPr>
        <w:spacing w:line="276" w:lineRule="auto"/>
        <w:jc w:val="both"/>
        <w:rPr>
          <w:ins w:id="1595" w:author="Catalina Ipas" w:date="2025-10-23T16:12:00Z" w16du:dateUtc="2025-10-23T16:12:11Z"/>
          <w:rFonts w:eastAsia="Times New Roman" w:cs="Times New Roman"/>
          <w:rPrChange w:id="1596" w:author="Catalina Ipas" w:date="2025-10-23T16:13:00Z">
            <w:rPr>
              <w:ins w:id="1597" w:author="Catalina Ipas" w:date="2025-10-23T16:12:00Z" w16du:dateUtc="2025-10-23T16:12:11Z"/>
              <w:rFonts w:ascii="Aptos" w:eastAsia="Aptos" w:hAnsi="Aptos" w:cs="Aptos"/>
            </w:rPr>
          </w:rPrChange>
        </w:rPr>
        <w:pPrChange w:id="1598" w:author="Catalina Ipas" w:date="2025-10-23T16:12:00Z">
          <w:pPr/>
        </w:pPrChange>
      </w:pPr>
      <w:ins w:id="1599" w:author="Catalina Ipas" w:date="2025-10-23T16:12:00Z">
        <w:r w:rsidRPr="33BFBB34">
          <w:rPr>
            <w:rFonts w:eastAsia="Times New Roman" w:cs="Times New Roman"/>
            <w:rPrChange w:id="1600" w:author="Catalina Ipas" w:date="2025-10-23T16:13:00Z">
              <w:rPr>
                <w:rFonts w:ascii="Aptos" w:eastAsia="Aptos" w:hAnsi="Aptos" w:cs="Aptos"/>
              </w:rPr>
            </w:rPrChange>
          </w:rPr>
          <w:t>Victim’s address;</w:t>
        </w:r>
      </w:ins>
    </w:p>
    <w:p w14:paraId="2C2B646D" w14:textId="799CFCF4" w:rsidR="5B6ACEAA" w:rsidRDefault="5B6ACEAA">
      <w:pPr>
        <w:pStyle w:val="ListParagraph"/>
        <w:numPr>
          <w:ilvl w:val="0"/>
          <w:numId w:val="5"/>
        </w:numPr>
        <w:spacing w:line="276" w:lineRule="auto"/>
        <w:jc w:val="both"/>
        <w:rPr>
          <w:ins w:id="1601" w:author="Catalina Ipas" w:date="2025-10-23T16:12:00Z" w16du:dateUtc="2025-10-23T16:12:11Z"/>
          <w:rFonts w:eastAsia="Times New Roman" w:cs="Times New Roman"/>
          <w:rPrChange w:id="1602" w:author="Catalina Ipas" w:date="2025-10-23T16:13:00Z">
            <w:rPr>
              <w:ins w:id="1603" w:author="Catalina Ipas" w:date="2025-10-23T16:12:00Z" w16du:dateUtc="2025-10-23T16:12:11Z"/>
              <w:rFonts w:ascii="Aptos" w:eastAsia="Aptos" w:hAnsi="Aptos" w:cs="Aptos"/>
            </w:rPr>
          </w:rPrChange>
        </w:rPr>
        <w:pPrChange w:id="1604" w:author="Catalina Ipas" w:date="2025-10-23T16:12:00Z">
          <w:pPr/>
        </w:pPrChange>
      </w:pPr>
      <w:ins w:id="1605" w:author="Catalina Ipas" w:date="2025-10-23T16:12:00Z">
        <w:r w:rsidRPr="33BFBB34">
          <w:rPr>
            <w:rFonts w:eastAsia="Times New Roman" w:cs="Times New Roman"/>
            <w:rPrChange w:id="1606" w:author="Catalina Ipas" w:date="2025-10-23T16:13:00Z">
              <w:rPr>
                <w:rFonts w:ascii="Aptos" w:eastAsia="Aptos" w:hAnsi="Aptos" w:cs="Aptos"/>
              </w:rPr>
            </w:rPrChange>
          </w:rPr>
          <w:t>Place to which the worker was taken;</w:t>
        </w:r>
      </w:ins>
    </w:p>
    <w:p w14:paraId="001280E8" w14:textId="2FA5835F" w:rsidR="5B6ACEAA" w:rsidRDefault="5B6ACEAA">
      <w:pPr>
        <w:pStyle w:val="ListParagraph"/>
        <w:numPr>
          <w:ilvl w:val="0"/>
          <w:numId w:val="5"/>
        </w:numPr>
        <w:spacing w:line="276" w:lineRule="auto"/>
        <w:jc w:val="both"/>
        <w:rPr>
          <w:ins w:id="1607" w:author="Catalina Ipas" w:date="2025-10-23T16:12:00Z" w16du:dateUtc="2025-10-23T16:12:11Z"/>
          <w:rFonts w:eastAsia="Times New Roman" w:cs="Times New Roman"/>
          <w:rPrChange w:id="1608" w:author="Catalina Ipas" w:date="2025-10-23T16:13:00Z">
            <w:rPr>
              <w:ins w:id="1609" w:author="Catalina Ipas" w:date="2025-10-23T16:12:00Z" w16du:dateUtc="2025-10-23T16:12:11Z"/>
              <w:rFonts w:ascii="Aptos" w:eastAsia="Aptos" w:hAnsi="Aptos" w:cs="Aptos"/>
            </w:rPr>
          </w:rPrChange>
        </w:rPr>
        <w:pPrChange w:id="1610" w:author="Catalina Ipas" w:date="2025-10-23T16:12:00Z">
          <w:pPr/>
        </w:pPrChange>
      </w:pPr>
      <w:ins w:id="1611" w:author="Catalina Ipas" w:date="2025-10-23T16:12:00Z">
        <w:r w:rsidRPr="33BFBB34">
          <w:rPr>
            <w:rFonts w:eastAsia="Times New Roman" w:cs="Times New Roman"/>
            <w:rPrChange w:id="1612" w:author="Catalina Ipas" w:date="2025-10-23T16:13:00Z">
              <w:rPr>
                <w:rFonts w:ascii="Aptos" w:eastAsia="Aptos" w:hAnsi="Aptos" w:cs="Aptos"/>
              </w:rPr>
            </w:rPrChange>
          </w:rPr>
          <w:t>Wage earned;</w:t>
        </w:r>
      </w:ins>
    </w:p>
    <w:p w14:paraId="410744A6" w14:textId="01CCED58" w:rsidR="5B6ACEAA" w:rsidRDefault="5B6ACEAA">
      <w:pPr>
        <w:pStyle w:val="ListParagraph"/>
        <w:numPr>
          <w:ilvl w:val="0"/>
          <w:numId w:val="5"/>
        </w:numPr>
        <w:spacing w:line="276" w:lineRule="auto"/>
        <w:jc w:val="both"/>
        <w:rPr>
          <w:ins w:id="1613" w:author="Catalina Ipas" w:date="2025-10-23T16:12:00Z" w16du:dateUtc="2025-10-23T16:12:11Z"/>
          <w:rFonts w:eastAsia="Times New Roman" w:cs="Times New Roman"/>
          <w:rPrChange w:id="1614" w:author="Catalina Ipas" w:date="2025-10-23T16:13:00Z">
            <w:rPr>
              <w:ins w:id="1615" w:author="Catalina Ipas" w:date="2025-10-23T16:12:00Z" w16du:dateUtc="2025-10-23T16:12:11Z"/>
              <w:rFonts w:ascii="Aptos" w:eastAsia="Aptos" w:hAnsi="Aptos" w:cs="Aptos"/>
            </w:rPr>
          </w:rPrChange>
        </w:rPr>
        <w:pPrChange w:id="1616" w:author="Catalina Ipas" w:date="2025-10-23T16:12:00Z">
          <w:pPr/>
        </w:pPrChange>
      </w:pPr>
      <w:ins w:id="1617" w:author="Catalina Ipas" w:date="2025-10-23T16:12:00Z">
        <w:r w:rsidRPr="33BFBB34">
          <w:rPr>
            <w:rFonts w:eastAsia="Times New Roman" w:cs="Times New Roman"/>
            <w:rPrChange w:id="1618" w:author="Catalina Ipas" w:date="2025-10-23T16:13:00Z">
              <w:rPr>
                <w:rFonts w:ascii="Aptos" w:eastAsia="Aptos" w:hAnsi="Aptos" w:cs="Aptos"/>
              </w:rPr>
            </w:rPrChange>
          </w:rPr>
          <w:t>Names of the persons entitled to compensation in the event of death, if known;</w:t>
        </w:r>
      </w:ins>
    </w:p>
    <w:p w14:paraId="7419A578" w14:textId="627F1E9A" w:rsidR="5B6ACEAA" w:rsidRDefault="5B6ACEAA">
      <w:pPr>
        <w:pStyle w:val="ListParagraph"/>
        <w:numPr>
          <w:ilvl w:val="0"/>
          <w:numId w:val="5"/>
        </w:numPr>
        <w:spacing w:line="276" w:lineRule="auto"/>
        <w:jc w:val="both"/>
        <w:rPr>
          <w:ins w:id="1619" w:author="Catalina Ipas" w:date="2025-10-23T16:12:00Z" w16du:dateUtc="2025-10-23T16:12:11Z"/>
          <w:rFonts w:eastAsia="Times New Roman" w:cs="Times New Roman"/>
          <w:rPrChange w:id="1620" w:author="Catalina Ipas" w:date="2025-10-23T16:13:00Z">
            <w:rPr>
              <w:ins w:id="1621" w:author="Catalina Ipas" w:date="2025-10-23T16:12:00Z" w16du:dateUtc="2025-10-23T16:12:11Z"/>
              <w:rFonts w:ascii="Aptos" w:eastAsia="Aptos" w:hAnsi="Aptos" w:cs="Aptos"/>
            </w:rPr>
          </w:rPrChange>
        </w:rPr>
        <w:pPrChange w:id="1622" w:author="Catalina Ipas" w:date="2025-10-23T16:12:00Z">
          <w:pPr/>
        </w:pPrChange>
      </w:pPr>
      <w:ins w:id="1623" w:author="Catalina Ipas" w:date="2025-10-23T16:12:00Z">
        <w:r w:rsidRPr="33BFBB34">
          <w:rPr>
            <w:rFonts w:eastAsia="Times New Roman" w:cs="Times New Roman"/>
            <w:rPrChange w:id="1624" w:author="Catalina Ipas" w:date="2025-10-23T16:13:00Z">
              <w:rPr>
                <w:rFonts w:ascii="Aptos" w:eastAsia="Aptos" w:hAnsi="Aptos" w:cs="Aptos"/>
              </w:rPr>
            </w:rPrChange>
          </w:rPr>
          <w:t>Company name or business name; and</w:t>
        </w:r>
      </w:ins>
    </w:p>
    <w:p w14:paraId="2C85C4D8" w14:textId="6696A960" w:rsidR="5B6ACEAA" w:rsidRDefault="5B6ACEAA">
      <w:pPr>
        <w:pStyle w:val="ListParagraph"/>
        <w:numPr>
          <w:ilvl w:val="0"/>
          <w:numId w:val="5"/>
        </w:numPr>
        <w:spacing w:line="276" w:lineRule="auto"/>
        <w:jc w:val="both"/>
        <w:rPr>
          <w:ins w:id="1625" w:author="Megan Ash" w:date="2026-01-23T14:49:00Z" w16du:dateUtc="2026-01-23T19:49:00Z"/>
          <w:rFonts w:eastAsia="Times New Roman" w:cs="Times New Roman"/>
        </w:rPr>
      </w:pPr>
      <w:ins w:id="1626" w:author="Catalina Ipas" w:date="2025-10-23T16:12:00Z">
        <w:r w:rsidRPr="33BFBB34">
          <w:rPr>
            <w:rFonts w:eastAsia="Times New Roman" w:cs="Times New Roman"/>
            <w:rPrChange w:id="1627" w:author="Catalina Ipas" w:date="2025-10-23T16:13:00Z">
              <w:rPr>
                <w:rFonts w:ascii="Aptos" w:eastAsia="Aptos" w:hAnsi="Aptos" w:cs="Aptos"/>
              </w:rPr>
            </w:rPrChange>
          </w:rPr>
          <w:t>Name and address of the insurance company, if the worker was insured by the employer against occupational risks.</w:t>
        </w:r>
      </w:ins>
    </w:p>
    <w:p w14:paraId="3A48D073" w14:textId="77777777" w:rsidR="00354B57" w:rsidRDefault="00354B57">
      <w:pPr>
        <w:pStyle w:val="ListParagraph"/>
        <w:spacing w:line="276" w:lineRule="auto"/>
        <w:jc w:val="both"/>
        <w:rPr>
          <w:rFonts w:eastAsia="Times New Roman" w:cs="Times New Roman"/>
          <w:rPrChange w:id="1628" w:author="Catalina Ipas" w:date="2025-10-23T16:13:00Z">
            <w:rPr>
              <w:rFonts w:ascii="Aptos" w:eastAsia="Aptos" w:hAnsi="Aptos" w:cs="Aptos"/>
            </w:rPr>
          </w:rPrChange>
        </w:rPr>
        <w:pPrChange w:id="1629" w:author="Megan Ash" w:date="2026-01-23T14:49:00Z" w16du:dateUtc="2026-01-23T19:49:00Z">
          <w:pPr/>
        </w:pPrChange>
      </w:pPr>
    </w:p>
    <w:p w14:paraId="224D1709" w14:textId="26D218E1" w:rsidR="00527FAB" w:rsidRPr="00C17238" w:rsidRDefault="216F07CE" w:rsidP="00942709">
      <w:pPr>
        <w:tabs>
          <w:tab w:val="left" w:pos="960"/>
        </w:tabs>
        <w:spacing w:after="120" w:line="360" w:lineRule="auto"/>
        <w:ind w:right="-20"/>
        <w:jc w:val="both"/>
        <w:rPr>
          <w:del w:id="1630" w:author="Catalina Ipas" w:date="2025-10-09T13:35:00Z" w16du:dateUtc="2025-10-09T13:35:22Z"/>
          <w:rFonts w:cs="Times New Roman"/>
        </w:rPr>
      </w:pPr>
      <w:r w:rsidRPr="17D3FAEC">
        <w:rPr>
          <w:rFonts w:cs="Times New Roman"/>
        </w:rPr>
        <w:t xml:space="preserve">Partners does not discriminate or retaliate against employees who have filed </w:t>
      </w:r>
      <w:ins w:id="1631" w:author="Megan Ash" w:date="2026-01-23T14:50:00Z" w16du:dateUtc="2026-01-23T19:50:00Z">
        <w:r w:rsidR="00354B57">
          <w:rPr>
            <w:rFonts w:cs="Times New Roman"/>
          </w:rPr>
          <w:t xml:space="preserve">a </w:t>
        </w:r>
      </w:ins>
      <w:r w:rsidRPr="17D3FAEC">
        <w:rPr>
          <w:rFonts w:cs="Times New Roman"/>
        </w:rPr>
        <w:t xml:space="preserve">legitimate job-related injury report. Supervisors will not take or threaten any action to compel or persuade employees not </w:t>
      </w:r>
      <w:r w:rsidR="7125139E" w:rsidRPr="17D3FAEC">
        <w:rPr>
          <w:rFonts w:cs="Times New Roman"/>
        </w:rPr>
        <w:t xml:space="preserve">to file </w:t>
      </w:r>
      <w:r w:rsidRPr="17D3FAEC">
        <w:rPr>
          <w:rFonts w:cs="Times New Roman"/>
        </w:rPr>
        <w:t>a job-related injury report</w:t>
      </w:r>
      <w:r w:rsidR="7125139E" w:rsidRPr="17D3FAEC">
        <w:rPr>
          <w:rFonts w:cs="Times New Roman"/>
        </w:rPr>
        <w:t xml:space="preserve"> or a workers’ compensation claim.</w:t>
      </w:r>
      <w:ins w:id="1632" w:author="Megan Ash" w:date="2026-01-23T14:50:00Z" w16du:dateUtc="2026-01-23T19:50:00Z">
        <w:r w:rsidR="00647B8D">
          <w:rPr>
            <w:rFonts w:cs="Times New Roman"/>
          </w:rPr>
          <w:t xml:space="preserve"> </w:t>
        </w:r>
      </w:ins>
    </w:p>
    <w:p w14:paraId="027976E3" w14:textId="04DBD689" w:rsidR="00527FAB" w:rsidRDefault="216F07CE" w:rsidP="00527FAB">
      <w:pPr>
        <w:tabs>
          <w:tab w:val="left" w:pos="960"/>
        </w:tabs>
        <w:spacing w:after="120" w:line="360" w:lineRule="auto"/>
        <w:ind w:right="-20"/>
        <w:jc w:val="both"/>
        <w:rPr>
          <w:ins w:id="1633" w:author="Catalina Ipas" w:date="2025-10-09T16:11:00Z" w16du:dateUtc="2025-10-09T16:11:13Z"/>
          <w:rFonts w:cs="Times New Roman"/>
        </w:rPr>
      </w:pPr>
      <w:bookmarkStart w:id="1634" w:name="_Hlk92745450"/>
      <w:commentRangeStart w:id="1635"/>
      <w:r w:rsidRPr="17D3FAEC">
        <w:rPr>
          <w:rFonts w:cs="Times New Roman"/>
        </w:rPr>
        <w:t xml:space="preserve">Employees in any case, or </w:t>
      </w:r>
      <w:ins w:id="1636" w:author="Megan Ash" w:date="2026-01-23T14:51:00Z" w16du:dateUtc="2026-01-23T19:51:00Z">
        <w:r w:rsidR="00EF5513">
          <w:rPr>
            <w:rFonts w:cs="Times New Roman"/>
          </w:rPr>
          <w:t>who take</w:t>
        </w:r>
      </w:ins>
      <w:del w:id="1637" w:author="Megan Ash" w:date="2026-01-23T14:51:00Z" w16du:dateUtc="2026-01-23T19:51:00Z">
        <w:r w:rsidRPr="17D3FAEC" w:rsidDel="00EF5513">
          <w:rPr>
            <w:rFonts w:cs="Times New Roman"/>
          </w:rPr>
          <w:delText>just in</w:delText>
        </w:r>
      </w:del>
      <w:r w:rsidRPr="17D3FAEC">
        <w:rPr>
          <w:rFonts w:cs="Times New Roman"/>
        </w:rPr>
        <w:t xml:space="preserve"> sick leave above 3 (three) days, </w:t>
      </w:r>
      <w:del w:id="1638" w:author="Megan Ash" w:date="2026-01-23T14:51:00Z" w16du:dateUtc="2026-01-23T19:51:00Z">
        <w:r w:rsidRPr="17D3FAEC" w:rsidDel="00FD7625">
          <w:rPr>
            <w:rFonts w:cs="Times New Roman"/>
          </w:rPr>
          <w:delText>has to</w:delText>
        </w:r>
      </w:del>
      <w:ins w:id="1639" w:author="Megan Ash" w:date="2026-01-23T14:51:00Z" w16du:dateUtc="2026-01-23T19:51:00Z">
        <w:r w:rsidR="00FD7625">
          <w:rPr>
            <w:rFonts w:cs="Times New Roman"/>
          </w:rPr>
          <w:t>must</w:t>
        </w:r>
      </w:ins>
      <w:r w:rsidRPr="17D3FAEC">
        <w:rPr>
          <w:rFonts w:cs="Times New Roman"/>
        </w:rPr>
        <w:t xml:space="preserve"> report </w:t>
      </w:r>
      <w:ins w:id="1640" w:author="Megan Ash" w:date="2026-01-23T14:51:00Z" w16du:dateUtc="2026-01-23T19:51:00Z">
        <w:r w:rsidR="00FD7625" w:rsidRPr="17D3FAEC">
          <w:rPr>
            <w:rFonts w:cs="Times New Roman"/>
          </w:rPr>
          <w:t xml:space="preserve">the illness, injuries, or occupational disease exposure </w:t>
        </w:r>
      </w:ins>
      <w:r w:rsidRPr="17D3FAEC">
        <w:rPr>
          <w:rFonts w:cs="Times New Roman"/>
        </w:rPr>
        <w:t xml:space="preserve">to the corresponding </w:t>
      </w:r>
      <w:r w:rsidR="562E63EF" w:rsidRPr="17D3FAEC">
        <w:rPr>
          <w:rFonts w:cs="Times New Roman"/>
        </w:rPr>
        <w:t>Hondura</w:t>
      </w:r>
      <w:ins w:id="1641" w:author="Catalina Ipas" w:date="2025-10-09T13:35:00Z">
        <w:r w:rsidR="45B71B80" w:rsidRPr="17D3FAEC">
          <w:rPr>
            <w:rFonts w:cs="Times New Roman"/>
          </w:rPr>
          <w:t>n</w:t>
        </w:r>
      </w:ins>
      <w:del w:id="1642" w:author="Catalina Ipas" w:date="2025-10-09T13:35:00Z">
        <w:r w:rsidR="00527FAB" w:rsidRPr="17D3FAEC" w:rsidDel="562E63EF">
          <w:rPr>
            <w:rFonts w:cs="Times New Roman"/>
          </w:rPr>
          <w:delText>s</w:delText>
        </w:r>
      </w:del>
      <w:del w:id="1643" w:author="Catalina Ipas" w:date="2025-10-09T13:33:00Z">
        <w:r w:rsidR="00527FAB" w:rsidRPr="17D3FAEC" w:rsidDel="26BA0BC2">
          <w:rPr>
            <w:rFonts w:cs="Times New Roman"/>
          </w:rPr>
          <w:delText>n</w:delText>
        </w:r>
      </w:del>
      <w:r w:rsidRPr="17D3FAEC">
        <w:rPr>
          <w:rFonts w:cs="Times New Roman"/>
        </w:rPr>
        <w:t xml:space="preserve"> Social Security Institute’s clinic</w:t>
      </w:r>
      <w:del w:id="1644" w:author="Megan Ash" w:date="2026-01-23T14:52:00Z" w16du:dateUtc="2026-01-23T19:52:00Z">
        <w:r w:rsidRPr="17D3FAEC" w:rsidDel="00FD7625">
          <w:rPr>
            <w:rFonts w:cs="Times New Roman"/>
          </w:rPr>
          <w:delText xml:space="preserve">, </w:delText>
        </w:r>
      </w:del>
      <w:del w:id="1645" w:author="Megan Ash" w:date="2026-01-23T14:51:00Z" w16du:dateUtc="2026-01-23T19:51:00Z">
        <w:r w:rsidRPr="17D3FAEC" w:rsidDel="00FD7625">
          <w:rPr>
            <w:rFonts w:cs="Times New Roman"/>
          </w:rPr>
          <w:delText xml:space="preserve">the illness, </w:delText>
        </w:r>
        <w:r w:rsidR="4733CED6" w:rsidRPr="17D3FAEC" w:rsidDel="00FD7625">
          <w:rPr>
            <w:rFonts w:cs="Times New Roman"/>
          </w:rPr>
          <w:delText>injuries,</w:delText>
        </w:r>
        <w:r w:rsidRPr="17D3FAEC" w:rsidDel="00FD7625">
          <w:rPr>
            <w:rFonts w:cs="Times New Roman"/>
          </w:rPr>
          <w:delText xml:space="preserve"> or occupational </w:delText>
        </w:r>
        <w:r w:rsidR="23B856F5" w:rsidRPr="17D3FAEC" w:rsidDel="00FD7625">
          <w:rPr>
            <w:rFonts w:cs="Times New Roman"/>
          </w:rPr>
          <w:delText>disease</w:delText>
        </w:r>
        <w:r w:rsidRPr="17D3FAEC" w:rsidDel="00FD7625">
          <w:rPr>
            <w:rFonts w:cs="Times New Roman"/>
          </w:rPr>
          <w:delText xml:space="preserve"> exposure</w:delText>
        </w:r>
      </w:del>
      <w:r w:rsidRPr="17D3FAEC">
        <w:rPr>
          <w:rFonts w:cs="Times New Roman"/>
        </w:rPr>
        <w:t xml:space="preserve">, in order to obtain </w:t>
      </w:r>
      <w:ins w:id="1646" w:author="Megan Ash" w:date="2026-01-23T14:52:00Z" w16du:dateUtc="2026-01-23T19:52:00Z">
        <w:r w:rsidR="00FD7625">
          <w:rPr>
            <w:rFonts w:cs="Times New Roman"/>
          </w:rPr>
          <w:t xml:space="preserve">a </w:t>
        </w:r>
      </w:ins>
      <w:del w:id="1647" w:author="Megan Ash" w:date="2026-01-23T14:52:00Z" w16du:dateUtc="2026-01-23T19:52:00Z">
        <w:r w:rsidRPr="17D3FAEC" w:rsidDel="00FD7625">
          <w:rPr>
            <w:rFonts w:cs="Times New Roman"/>
          </w:rPr>
          <w:delText xml:space="preserve">the </w:delText>
        </w:r>
      </w:del>
      <w:r w:rsidRPr="17D3FAEC">
        <w:rPr>
          <w:rFonts w:cs="Times New Roman"/>
        </w:rPr>
        <w:t xml:space="preserve">sick leave license or a disability </w:t>
      </w:r>
      <w:r w:rsidR="23B856F5" w:rsidRPr="17D3FAEC">
        <w:rPr>
          <w:rFonts w:cs="Times New Roman"/>
        </w:rPr>
        <w:t>verdict</w:t>
      </w:r>
      <w:ins w:id="1648" w:author="Megan Ash" w:date="2026-01-23T14:52:00Z" w16du:dateUtc="2026-01-23T19:52:00Z">
        <w:r w:rsidR="00FD7625">
          <w:rPr>
            <w:rFonts w:cs="Times New Roman"/>
          </w:rPr>
          <w:t>,</w:t>
        </w:r>
      </w:ins>
      <w:r w:rsidR="5CBEB279" w:rsidRPr="17D3FAEC">
        <w:rPr>
          <w:rFonts w:cs="Times New Roman"/>
        </w:rPr>
        <w:t xml:space="preserve"> </w:t>
      </w:r>
      <w:r w:rsidRPr="17D3FAEC">
        <w:rPr>
          <w:rFonts w:cs="Times New Roman"/>
        </w:rPr>
        <w:t>accordingly</w:t>
      </w:r>
      <w:commentRangeEnd w:id="1635"/>
      <w:r w:rsidR="00527FAB" w:rsidRPr="17D3FAEC">
        <w:rPr>
          <w:rStyle w:val="CommentReference"/>
          <w:rFonts w:cs="Times New Roman"/>
          <w:sz w:val="24"/>
          <w:szCs w:val="24"/>
        </w:rPr>
        <w:commentReference w:id="1635"/>
      </w:r>
      <w:r w:rsidRPr="17D3FAEC">
        <w:rPr>
          <w:rFonts w:cs="Times New Roman"/>
        </w:rPr>
        <w:t>.</w:t>
      </w:r>
    </w:p>
    <w:p w14:paraId="21F675D2" w14:textId="670C28F9" w:rsidR="28A9F7F5" w:rsidRDefault="28A9F7F5" w:rsidP="33BFBB34">
      <w:pPr>
        <w:tabs>
          <w:tab w:val="left" w:pos="960"/>
        </w:tabs>
        <w:spacing w:after="120" w:line="360" w:lineRule="auto"/>
        <w:ind w:right="-20"/>
        <w:jc w:val="both"/>
        <w:rPr>
          <w:ins w:id="1649" w:author="Catalina Ipas" w:date="2025-10-09T16:11:00Z" w16du:dateUtc="2025-10-09T16:11:15Z"/>
        </w:rPr>
      </w:pPr>
      <w:ins w:id="1650" w:author="Catalina Ipas" w:date="2025-10-09T16:11:00Z">
        <w:r w:rsidRPr="33BFBB34">
          <w:t>According to the Honduran Labor Code</w:t>
        </w:r>
      </w:ins>
      <w:ins w:id="1651" w:author="Megan Ash" w:date="2026-01-23T14:52:00Z" w16du:dateUtc="2026-01-23T19:52:00Z">
        <w:r w:rsidR="00936159">
          <w:t>:</w:t>
        </w:r>
      </w:ins>
      <w:ins w:id="1652" w:author="Catalina Ipas" w:date="2025-10-09T16:11:00Z">
        <w:del w:id="1653" w:author="Megan Ash" w:date="2026-01-23T14:52:00Z" w16du:dateUtc="2026-01-23T19:52:00Z">
          <w:r w:rsidRPr="33BFBB34" w:rsidDel="00936159">
            <w:delText>;</w:delText>
          </w:r>
        </w:del>
      </w:ins>
    </w:p>
    <w:p w14:paraId="2C3FCC1D" w14:textId="6632E0C0" w:rsidR="28A9F7F5" w:rsidRDefault="28A9F7F5">
      <w:pPr>
        <w:pStyle w:val="ListParagraph"/>
        <w:numPr>
          <w:ilvl w:val="0"/>
          <w:numId w:val="22"/>
        </w:numPr>
        <w:tabs>
          <w:tab w:val="left" w:pos="960"/>
        </w:tabs>
        <w:spacing w:after="120" w:line="360" w:lineRule="auto"/>
        <w:ind w:right="-20"/>
        <w:jc w:val="both"/>
        <w:rPr>
          <w:ins w:id="1654" w:author="Catalina Ipas" w:date="2025-10-09T16:11:00Z" w16du:dateUtc="2025-10-09T16:11:15Z"/>
          <w:rFonts w:eastAsia="Times New Roman" w:cs="Times New Roman"/>
        </w:rPr>
        <w:pPrChange w:id="1655" w:author="Catalina Ipas" w:date="2025-10-14T14:56:00Z">
          <w:pPr>
            <w:tabs>
              <w:tab w:val="left" w:pos="960"/>
            </w:tabs>
            <w:spacing w:after="120" w:line="360" w:lineRule="auto"/>
            <w:ind w:right="-20"/>
            <w:jc w:val="both"/>
          </w:pPr>
        </w:pPrChange>
      </w:pPr>
      <w:ins w:id="1656" w:author="Catalina Ipas" w:date="2025-10-09T16:11:00Z">
        <w:r w:rsidRPr="33BFBB34">
          <w:rPr>
            <w:b/>
            <w:bCs/>
          </w:rPr>
          <w:t>Occupational risks</w:t>
        </w:r>
      </w:ins>
      <w:ins w:id="1657" w:author="Catalina Ipas" w:date="2025-10-14T14:56:00Z">
        <w:r w:rsidR="43D687E8" w:rsidRPr="33BFBB34">
          <w:t xml:space="preserve"> </w:t>
        </w:r>
      </w:ins>
      <w:ins w:id="1658" w:author="Catalina Ipas" w:date="2025-10-09T16:11:00Z">
        <w:r w:rsidRPr="33BFBB34">
          <w:t>are accidents or illnesses to which workers are exposed as a result of the work they perform on behalf of others</w:t>
        </w:r>
      </w:ins>
      <w:ins w:id="1659" w:author="Catalina Ipas" w:date="2025-10-14T14:54:00Z">
        <w:r w:rsidR="51A59669" w:rsidRPr="33BFBB34">
          <w:t xml:space="preserve"> (Article 402)</w:t>
        </w:r>
      </w:ins>
      <w:ins w:id="1660" w:author="Catalina Ipas" w:date="2025-10-09T16:11:00Z">
        <w:r w:rsidRPr="33BFBB34">
          <w:t xml:space="preserve">. </w:t>
        </w:r>
      </w:ins>
      <w:ins w:id="1661" w:author="Catalina Ipas" w:date="2025-10-14T14:55:00Z">
        <w:r w:rsidR="19C1631D" w:rsidRPr="33BFBB34">
          <w:t>O</w:t>
        </w:r>
      </w:ins>
      <w:ins w:id="1662" w:author="Catalina Ipas" w:date="2025-10-09T16:11:00Z">
        <w:r w:rsidRPr="33BFBB34">
          <w:rPr>
            <w:rFonts w:eastAsia="Times New Roman" w:cs="Times New Roman"/>
          </w:rPr>
          <w:t>ccupational risk shall also include any injury, illness, or aggravation that the worker subsequently suffers as a direct, immediate, and unquestionable consequence of a work accident or occupational disease previously suffered in accordance with the preceding articles</w:t>
        </w:r>
      </w:ins>
      <w:ins w:id="1663" w:author="Catalina Ipas" w:date="2025-10-14T14:56:00Z">
        <w:r w:rsidR="7310553C" w:rsidRPr="33BFBB34">
          <w:rPr>
            <w:rFonts w:eastAsia="Times New Roman" w:cs="Times New Roman"/>
          </w:rPr>
          <w:t xml:space="preserve"> (Article 405)</w:t>
        </w:r>
      </w:ins>
      <w:ins w:id="1664" w:author="Catalina Ipas" w:date="2025-10-09T16:11:00Z">
        <w:r w:rsidRPr="33BFBB34">
          <w:rPr>
            <w:rFonts w:eastAsia="Times New Roman" w:cs="Times New Roman"/>
          </w:rPr>
          <w:t>.</w:t>
        </w:r>
      </w:ins>
    </w:p>
    <w:p w14:paraId="29730326" w14:textId="5ECF12A5" w:rsidR="28A9F7F5" w:rsidRDefault="28A9F7F5">
      <w:pPr>
        <w:pStyle w:val="ListParagraph"/>
        <w:tabs>
          <w:tab w:val="left" w:pos="960"/>
        </w:tabs>
        <w:spacing w:after="120" w:line="360" w:lineRule="auto"/>
        <w:ind w:right="-20"/>
        <w:jc w:val="both"/>
        <w:rPr>
          <w:ins w:id="1665" w:author="Catalina Ipas" w:date="2025-10-09T16:11:00Z" w16du:dateUtc="2025-10-09T16:11:15Z"/>
          <w:rFonts w:eastAsia="Times New Roman" w:cs="Times New Roman"/>
        </w:rPr>
        <w:pPrChange w:id="1666" w:author="Catalina Ipas" w:date="2025-10-14T14:57:00Z">
          <w:pPr>
            <w:tabs>
              <w:tab w:val="left" w:pos="960"/>
            </w:tabs>
            <w:spacing w:after="120" w:line="360" w:lineRule="auto"/>
            <w:ind w:right="-20"/>
            <w:jc w:val="both"/>
          </w:pPr>
        </w:pPrChange>
      </w:pPr>
      <w:ins w:id="1667" w:author="Catalina Ipas" w:date="2025-10-09T16:11:00Z">
        <w:r w:rsidRPr="33BFBB34">
          <w:rPr>
            <w:rFonts w:eastAsia="Times New Roman" w:cs="Times New Roman"/>
          </w:rPr>
          <w:t>When the consequences of an occupational risk are aggravated by a disease or injury that the victim had prior to the event or events causing it, such aggravation shall be considered, for compensation purposes, as a direct result of the occupational risk and an indirect result of the preexisting condition.</w:t>
        </w:r>
      </w:ins>
    </w:p>
    <w:p w14:paraId="12D85C9D" w14:textId="0BDA29B2" w:rsidR="28A9F7F5" w:rsidRDefault="28A9F7F5">
      <w:pPr>
        <w:pStyle w:val="ListParagraph"/>
        <w:numPr>
          <w:ilvl w:val="0"/>
          <w:numId w:val="20"/>
        </w:numPr>
        <w:tabs>
          <w:tab w:val="left" w:pos="960"/>
        </w:tabs>
        <w:spacing w:after="120" w:line="360" w:lineRule="auto"/>
        <w:ind w:right="-20"/>
        <w:jc w:val="both"/>
        <w:rPr>
          <w:ins w:id="1668" w:author="Catalina Ipas" w:date="2025-10-09T16:11:00Z" w16du:dateUtc="2025-10-09T16:11:15Z"/>
        </w:rPr>
        <w:pPrChange w:id="1669" w:author="Catalina Ipas" w:date="2025-10-14T14:57:00Z">
          <w:pPr>
            <w:tabs>
              <w:tab w:val="left" w:pos="960"/>
            </w:tabs>
            <w:spacing w:after="120" w:line="360" w:lineRule="auto"/>
            <w:ind w:right="-20"/>
            <w:jc w:val="both"/>
          </w:pPr>
        </w:pPrChange>
      </w:pPr>
      <w:ins w:id="1670" w:author="Catalina Ipas" w:date="2025-10-09T16:11:00Z">
        <w:r w:rsidRPr="33BFBB34">
          <w:rPr>
            <w:rFonts w:eastAsia="Times New Roman" w:cs="Times New Roman"/>
          </w:rPr>
          <w:t xml:space="preserve">A </w:t>
        </w:r>
        <w:r w:rsidRPr="33BFBB34">
          <w:rPr>
            <w:rFonts w:eastAsia="Times New Roman" w:cs="Times New Roman"/>
            <w:b/>
            <w:bCs/>
          </w:rPr>
          <w:t xml:space="preserve">work accident </w:t>
        </w:r>
        <w:r w:rsidRPr="33BFBB34">
          <w:rPr>
            <w:rFonts w:eastAsia="Times New Roman" w:cs="Times New Roman"/>
          </w:rPr>
          <w:t>is understood to mean any unforeseen and sudden event that occurs as a result of or in connection with the work, and that causes the worker an organic injury or functional disturbance, whether permanent or temporary</w:t>
        </w:r>
      </w:ins>
      <w:ins w:id="1671" w:author="Catalina Ipas" w:date="2025-10-14T14:57:00Z">
        <w:r w:rsidR="0D22E6FD" w:rsidRPr="33BFBB34">
          <w:rPr>
            <w:rFonts w:eastAsia="Times New Roman" w:cs="Times New Roman"/>
          </w:rPr>
          <w:t xml:space="preserve"> (Article 403)</w:t>
        </w:r>
      </w:ins>
      <w:ins w:id="1672" w:author="Catalina Ipas" w:date="2025-10-09T16:11:00Z">
        <w:r w:rsidRPr="33BFBB34">
          <w:rPr>
            <w:rFonts w:eastAsia="Times New Roman" w:cs="Times New Roman"/>
          </w:rPr>
          <w:t>.</w:t>
        </w:r>
      </w:ins>
    </w:p>
    <w:p w14:paraId="1C690C3C" w14:textId="074E8DFB" w:rsidR="28A9F7F5" w:rsidRDefault="28A9F7F5">
      <w:pPr>
        <w:pStyle w:val="ListParagraph"/>
        <w:numPr>
          <w:ilvl w:val="0"/>
          <w:numId w:val="19"/>
        </w:numPr>
        <w:tabs>
          <w:tab w:val="left" w:pos="960"/>
        </w:tabs>
        <w:spacing w:after="120" w:line="360" w:lineRule="auto"/>
        <w:ind w:right="-20"/>
        <w:jc w:val="both"/>
        <w:rPr>
          <w:ins w:id="1673" w:author="Catalina Ipas" w:date="2025-10-23T15:02:00Z" w16du:dateUtc="2025-10-23T15:02:18Z"/>
          <w:rFonts w:eastAsia="Times New Roman" w:cs="Times New Roman"/>
        </w:rPr>
        <w:pPrChange w:id="1674" w:author="Catalina Ipas" w:date="2025-10-14T14:57:00Z">
          <w:pPr>
            <w:tabs>
              <w:tab w:val="left" w:pos="960"/>
            </w:tabs>
            <w:spacing w:after="120" w:line="360" w:lineRule="auto"/>
            <w:ind w:right="-20"/>
            <w:jc w:val="both"/>
          </w:pPr>
        </w:pPrChange>
      </w:pPr>
      <w:ins w:id="1675" w:author="Catalina Ipas" w:date="2025-10-09T16:11:00Z">
        <w:r w:rsidRPr="33BFBB34">
          <w:rPr>
            <w:rFonts w:eastAsia="Times New Roman" w:cs="Times New Roman"/>
          </w:rPr>
          <w:t xml:space="preserve">An </w:t>
        </w:r>
        <w:r w:rsidRPr="33BFBB34">
          <w:rPr>
            <w:rFonts w:eastAsia="Times New Roman" w:cs="Times New Roman"/>
            <w:b/>
            <w:bCs/>
          </w:rPr>
          <w:t>occupational disease</w:t>
        </w:r>
        <w:r w:rsidRPr="33BFBB34">
          <w:rPr>
            <w:rFonts w:eastAsia="Times New Roman" w:cs="Times New Roman"/>
          </w:rPr>
          <w:t xml:space="preserve"> is understood to mean any pathological condition that necessarily arises as a consequence of the type of work performed by the worker or the environment in which they are required to work, whether caused by physical, chemical, or biological agents</w:t>
        </w:r>
      </w:ins>
      <w:r w:rsidR="5070C6DE" w:rsidRPr="33BFBB34">
        <w:rPr>
          <w:rFonts w:eastAsia="Times New Roman" w:cs="Times New Roman"/>
        </w:rPr>
        <w:t xml:space="preserve"> (Article 404)</w:t>
      </w:r>
      <w:ins w:id="1676" w:author="Catalina Ipas" w:date="2025-10-09T16:11:00Z">
        <w:r w:rsidRPr="33BFBB34">
          <w:rPr>
            <w:rFonts w:eastAsia="Times New Roman" w:cs="Times New Roman"/>
          </w:rPr>
          <w:t>.</w:t>
        </w:r>
      </w:ins>
    </w:p>
    <w:p w14:paraId="76D8D90C" w14:textId="26AC4997" w:rsidR="17D3FAEC" w:rsidRDefault="5CE474E2">
      <w:pPr>
        <w:spacing w:after="120" w:line="360" w:lineRule="auto"/>
        <w:jc w:val="both"/>
        <w:rPr>
          <w:ins w:id="1677" w:author="Catalina Ipas" w:date="2025-10-23T15:14:00Z" w16du:dateUtc="2025-10-23T15:14:11Z"/>
          <w:rFonts w:eastAsia="Times New Roman" w:cs="Times New Roman"/>
        </w:rPr>
        <w:pPrChange w:id="1678" w:author="Catalina Ipas" w:date="2025-10-23T15:14:00Z">
          <w:pPr/>
        </w:pPrChange>
      </w:pPr>
      <w:ins w:id="1679" w:author="Catalina Ipas" w:date="2025-10-23T15:14:00Z">
        <w:r w:rsidRPr="33BFBB34">
          <w:rPr>
            <w:rFonts w:eastAsia="Times New Roman" w:cs="Times New Roman"/>
          </w:rPr>
          <w:t>Workers who suffer an occupational risk shall have the right to (Article 418):</w:t>
        </w:r>
      </w:ins>
    </w:p>
    <w:p w14:paraId="30A21A0B" w14:textId="0E58E2F1" w:rsidR="17D3FAEC" w:rsidRDefault="5CE474E2">
      <w:pPr>
        <w:pStyle w:val="ListParagraph"/>
        <w:numPr>
          <w:ilvl w:val="0"/>
          <w:numId w:val="17"/>
        </w:numPr>
        <w:spacing w:after="120" w:line="360" w:lineRule="auto"/>
        <w:jc w:val="both"/>
        <w:rPr>
          <w:ins w:id="1680" w:author="Catalina Ipas" w:date="2025-10-23T15:14:00Z" w16du:dateUtc="2025-10-23T15:14:11Z"/>
          <w:rFonts w:eastAsia="Times New Roman" w:cs="Times New Roman"/>
          <w:rPrChange w:id="1681" w:author="Catalina Ipas" w:date="2025-10-23T15:15:00Z">
            <w:rPr>
              <w:ins w:id="1682" w:author="Catalina Ipas" w:date="2025-10-23T15:14:00Z" w16du:dateUtc="2025-10-23T15:14:11Z"/>
              <w:rFonts w:ascii="Aptos" w:eastAsia="Aptos" w:hAnsi="Aptos" w:cs="Aptos"/>
            </w:rPr>
          </w:rPrChange>
        </w:rPr>
        <w:pPrChange w:id="1683" w:author="Catalina Ipas" w:date="2025-10-23T15:14:00Z">
          <w:pPr/>
        </w:pPrChange>
      </w:pPr>
      <w:ins w:id="1684" w:author="Catalina Ipas" w:date="2025-10-23T15:14:00Z">
        <w:r w:rsidRPr="33BFBB34">
          <w:rPr>
            <w:rFonts w:eastAsia="Times New Roman" w:cs="Times New Roman"/>
            <w:rPrChange w:id="1685" w:author="Catalina Ipas" w:date="2025-10-23T15:15:00Z">
              <w:rPr>
                <w:rFonts w:ascii="Aptos" w:eastAsia="Aptos" w:hAnsi="Aptos" w:cs="Aptos"/>
              </w:rPr>
            </w:rPrChange>
          </w:rPr>
          <w:t>Medical and surgical assistance;</w:t>
        </w:r>
      </w:ins>
    </w:p>
    <w:p w14:paraId="744F980B" w14:textId="2EA9E5C2" w:rsidR="17D3FAEC" w:rsidRDefault="5CE474E2">
      <w:pPr>
        <w:pStyle w:val="ListParagraph"/>
        <w:numPr>
          <w:ilvl w:val="0"/>
          <w:numId w:val="17"/>
        </w:numPr>
        <w:spacing w:after="120" w:line="360" w:lineRule="auto"/>
        <w:jc w:val="both"/>
        <w:rPr>
          <w:rFonts w:eastAsia="Times New Roman" w:cs="Times New Roman"/>
        </w:rPr>
        <w:pPrChange w:id="1686" w:author="Catalina Ipas" w:date="2025-10-23T15:14:00Z">
          <w:pPr/>
        </w:pPrChange>
      </w:pPr>
      <w:ins w:id="1687" w:author="Catalina Ipas" w:date="2025-10-23T15:14:00Z">
        <w:r w:rsidRPr="33BFBB34">
          <w:rPr>
            <w:rFonts w:eastAsia="Times New Roman" w:cs="Times New Roman"/>
            <w:rPrChange w:id="1688" w:author="Catalina Ipas" w:date="2025-10-23T15:15:00Z">
              <w:rPr>
                <w:rFonts w:ascii="Aptos" w:eastAsia="Aptos" w:hAnsi="Aptos" w:cs="Aptos"/>
              </w:rPr>
            </w:rPrChange>
          </w:rPr>
          <w:t>Provision of medicines and medical supplies;</w:t>
        </w:r>
      </w:ins>
    </w:p>
    <w:p w14:paraId="63814F4F" w14:textId="36E59603" w:rsidR="17D3FAEC" w:rsidDel="005A35AA" w:rsidRDefault="5CE474E2" w:rsidP="005A35AA">
      <w:pPr>
        <w:pStyle w:val="ListParagraph"/>
        <w:numPr>
          <w:ilvl w:val="0"/>
          <w:numId w:val="17"/>
        </w:numPr>
        <w:spacing w:after="120" w:line="360" w:lineRule="auto"/>
        <w:jc w:val="both"/>
        <w:rPr>
          <w:del w:id="1689" w:author="Megan Ash" w:date="2026-01-23T14:58:00Z" w16du:dateUtc="2026-01-23T19:58:00Z"/>
          <w:rFonts w:eastAsia="Times New Roman" w:cs="Times New Roman"/>
        </w:rPr>
      </w:pPr>
      <w:ins w:id="1690" w:author="Catalina Ipas" w:date="2025-10-23T15:14:00Z">
        <w:del w:id="1691" w:author="Megan Ash" w:date="2026-01-23T14:54:00Z" w16du:dateUtc="2026-01-23T19:54:00Z">
          <w:r w:rsidRPr="33BFBB34" w:rsidDel="00E01261">
            <w:rPr>
              <w:rFonts w:eastAsia="Times New Roman" w:cs="Times New Roman"/>
              <w:rPrChange w:id="1692" w:author="Catalina Ipas" w:date="2025-10-23T15:15:00Z">
                <w:rPr>
                  <w:rFonts w:ascii="Aptos" w:eastAsia="Aptos" w:hAnsi="Aptos" w:cs="Aptos"/>
                </w:rPr>
              </w:rPrChange>
            </w:rPr>
            <w:delText>The c</w:delText>
          </w:r>
        </w:del>
      </w:ins>
      <w:ins w:id="1693" w:author="Megan Ash" w:date="2026-01-23T14:54:00Z" w16du:dateUtc="2026-01-23T19:54:00Z">
        <w:r w:rsidR="00E01261">
          <w:rPr>
            <w:rFonts w:eastAsia="Times New Roman" w:cs="Times New Roman"/>
          </w:rPr>
          <w:t>C</w:t>
        </w:r>
      </w:ins>
      <w:ins w:id="1694" w:author="Catalina Ipas" w:date="2025-10-23T15:14:00Z">
        <w:r w:rsidRPr="33BFBB34">
          <w:rPr>
            <w:rFonts w:eastAsia="Times New Roman" w:cs="Times New Roman"/>
            <w:rPrChange w:id="1695" w:author="Catalina Ipas" w:date="2025-10-23T15:15:00Z">
              <w:rPr>
                <w:rFonts w:ascii="Aptos" w:eastAsia="Aptos" w:hAnsi="Aptos" w:cs="Aptos"/>
              </w:rPr>
            </w:rPrChange>
          </w:rPr>
          <w:t xml:space="preserve">ompensation </w:t>
        </w:r>
      </w:ins>
      <w:ins w:id="1696" w:author="Megan Ash" w:date="2026-01-23T14:54:00Z" w16du:dateUtc="2026-01-23T19:54:00Z">
        <w:r w:rsidR="00E01261">
          <w:rPr>
            <w:rFonts w:eastAsia="Times New Roman" w:cs="Times New Roman"/>
          </w:rPr>
          <w:t xml:space="preserve">as </w:t>
        </w:r>
      </w:ins>
      <w:ins w:id="1697" w:author="Catalina Ipas" w:date="2025-10-23T15:14:00Z">
        <w:r w:rsidRPr="33BFBB34">
          <w:rPr>
            <w:rFonts w:eastAsia="Times New Roman" w:cs="Times New Roman"/>
            <w:rPrChange w:id="1698" w:author="Catalina Ipas" w:date="2025-10-23T15:15:00Z">
              <w:rPr>
                <w:rFonts w:ascii="Aptos" w:eastAsia="Aptos" w:hAnsi="Aptos" w:cs="Aptos"/>
              </w:rPr>
            </w:rPrChange>
          </w:rPr>
          <w:t xml:space="preserve">established in </w:t>
        </w:r>
      </w:ins>
      <w:ins w:id="1699" w:author="Catalina Ipas" w:date="2025-10-23T16:30:00Z">
        <w:r w:rsidR="7A588D12" w:rsidRPr="33BFBB34">
          <w:rPr>
            <w:rFonts w:eastAsia="Times New Roman" w:cs="Times New Roman"/>
          </w:rPr>
          <w:t>the Honduran Labor Code</w:t>
        </w:r>
      </w:ins>
      <w:ins w:id="1700" w:author="Megan Ash" w:date="2026-01-23T14:54:00Z" w16du:dateUtc="2026-01-23T19:54:00Z">
        <w:r w:rsidR="00E01261">
          <w:rPr>
            <w:rFonts w:eastAsia="Times New Roman" w:cs="Times New Roman"/>
          </w:rPr>
          <w:t>.</w:t>
        </w:r>
      </w:ins>
      <w:ins w:id="1701" w:author="Catalina Ipas" w:date="2025-10-23T15:14:00Z">
        <w:del w:id="1702" w:author="Megan Ash" w:date="2026-01-23T14:54:00Z" w16du:dateUtc="2026-01-23T19:54:00Z">
          <w:r w:rsidRPr="33BFBB34" w:rsidDel="00E01261">
            <w:rPr>
              <w:rFonts w:eastAsia="Times New Roman" w:cs="Times New Roman"/>
              <w:rPrChange w:id="1703" w:author="Catalina Ipas" w:date="2025-10-23T15:15:00Z">
                <w:rPr>
                  <w:rFonts w:ascii="Aptos" w:eastAsia="Aptos" w:hAnsi="Aptos" w:cs="Aptos"/>
                </w:rPr>
              </w:rPrChange>
            </w:rPr>
            <w:delText>; an</w:delText>
          </w:r>
        </w:del>
      </w:ins>
    </w:p>
    <w:p w14:paraId="32EE1006" w14:textId="77777777" w:rsidR="005A35AA" w:rsidRDefault="005A35AA" w:rsidP="33BFBB34">
      <w:pPr>
        <w:pStyle w:val="ListParagraph"/>
        <w:numPr>
          <w:ilvl w:val="0"/>
          <w:numId w:val="17"/>
        </w:numPr>
        <w:spacing w:after="120" w:line="360" w:lineRule="auto"/>
        <w:jc w:val="both"/>
        <w:rPr>
          <w:ins w:id="1704" w:author="Megan Ash" w:date="2026-01-23T14:58:00Z" w16du:dateUtc="2026-01-23T19:58:00Z"/>
          <w:rFonts w:eastAsia="Times New Roman" w:cs="Times New Roman"/>
        </w:rPr>
      </w:pPr>
    </w:p>
    <w:p w14:paraId="5FDA1D3C" w14:textId="5EF6EC51" w:rsidR="17D3FAEC" w:rsidDel="005A35AA" w:rsidRDefault="5CE474E2" w:rsidP="005A35AA">
      <w:pPr>
        <w:pStyle w:val="ListParagraph"/>
        <w:numPr>
          <w:ilvl w:val="0"/>
          <w:numId w:val="17"/>
        </w:numPr>
        <w:spacing w:after="120" w:line="360" w:lineRule="auto"/>
        <w:jc w:val="both"/>
        <w:rPr>
          <w:del w:id="1705" w:author="Catalina Ipas" w:date="2025-10-23T15:27:00Z" w16du:dateUtc="2025-10-23T15:27:14Z"/>
          <w:rFonts w:eastAsia="Times New Roman" w:cs="Times New Roman"/>
        </w:rPr>
      </w:pPr>
      <w:ins w:id="1706" w:author="Catalina Ipas" w:date="2025-10-23T15:14:00Z">
        <w:r w:rsidRPr="005A35AA">
          <w:rPr>
            <w:rFonts w:eastAsia="Times New Roman" w:cs="Times New Roman"/>
            <w:rPrChange w:id="1707" w:author="Megan Ash" w:date="2026-01-23T14:58:00Z" w16du:dateUtc="2026-01-23T19:58:00Z">
              <w:rPr>
                <w:rFonts w:ascii="Aptos" w:eastAsia="Aptos" w:hAnsi="Aptos" w:cs="Aptos"/>
              </w:rPr>
            </w:rPrChange>
          </w:rPr>
          <w:t>Expenses for transportation and hospitalization of the victim, as well as lodging and food costs, when the worker must receive treatment and reside in a place different from their usual residence or workplace.</w:t>
        </w:r>
      </w:ins>
      <w:ins w:id="1708" w:author="Megan Ash" w:date="2026-01-23T14:58:00Z" w16du:dateUtc="2026-01-23T19:58:00Z">
        <w:r w:rsidR="005E6B30" w:rsidRPr="005A35AA">
          <w:rPr>
            <w:rFonts w:eastAsia="Times New Roman" w:cs="Times New Roman"/>
            <w:rPrChange w:id="1709" w:author="Megan Ash" w:date="2026-01-23T14:58:00Z" w16du:dateUtc="2026-01-23T19:58:00Z">
              <w:rPr/>
            </w:rPrChange>
          </w:rPr>
          <w:t xml:space="preserve"> </w:t>
        </w:r>
      </w:ins>
    </w:p>
    <w:p w14:paraId="505BF977" w14:textId="77777777" w:rsidR="005A35AA" w:rsidRPr="005A35AA" w:rsidRDefault="005A35AA">
      <w:pPr>
        <w:pStyle w:val="ListParagraph"/>
        <w:numPr>
          <w:ilvl w:val="0"/>
          <w:numId w:val="17"/>
        </w:numPr>
        <w:spacing w:after="120" w:line="360" w:lineRule="auto"/>
        <w:jc w:val="both"/>
        <w:rPr>
          <w:ins w:id="1710" w:author="Megan Ash" w:date="2026-01-23T14:59:00Z" w16du:dateUtc="2026-01-23T19:59:00Z"/>
          <w:rFonts w:eastAsia="Times New Roman" w:cs="Times New Roman"/>
          <w:rPrChange w:id="1711" w:author="Megan Ash" w:date="2026-01-23T14:58:00Z" w16du:dateUtc="2026-01-23T19:58:00Z">
            <w:rPr>
              <w:ins w:id="1712" w:author="Megan Ash" w:date="2026-01-23T14:59:00Z" w16du:dateUtc="2026-01-23T19:59:00Z"/>
            </w:rPr>
          </w:rPrChange>
        </w:rPr>
        <w:pPrChange w:id="1713" w:author="Megan Ash" w:date="2026-01-23T14:58:00Z" w16du:dateUtc="2026-01-23T19:58:00Z">
          <w:pPr>
            <w:pStyle w:val="ListParagraph"/>
            <w:numPr>
              <w:numId w:val="4"/>
            </w:numPr>
            <w:spacing w:after="120" w:line="360" w:lineRule="auto"/>
            <w:ind w:hanging="360"/>
            <w:jc w:val="both"/>
          </w:pPr>
        </w:pPrChange>
      </w:pPr>
    </w:p>
    <w:p w14:paraId="3A407DA1" w14:textId="42DCE63F" w:rsidR="17D3FAEC" w:rsidRDefault="5CE474E2" w:rsidP="005A35AA">
      <w:pPr>
        <w:spacing w:after="120" w:line="360" w:lineRule="auto"/>
        <w:jc w:val="both"/>
        <w:rPr>
          <w:ins w:id="1714" w:author="Catalina Ipas" w:date="2025-10-23T15:14:00Z" w16du:dateUtc="2025-10-23T15:14:11Z"/>
        </w:rPr>
      </w:pPr>
      <w:ins w:id="1715" w:author="Catalina Ipas" w:date="2025-10-23T15:14:00Z">
        <w:r w:rsidRPr="33BFBB34">
          <w:t>According to Article 407, risks may result in</w:t>
        </w:r>
      </w:ins>
      <w:r w:rsidR="6DBEC850" w:rsidRPr="33BFBB34">
        <w:t xml:space="preserve"> death, total permanent incapacity</w:t>
      </w:r>
      <w:ins w:id="1716" w:author="Catalina Ipas" w:date="2025-10-23T15:25:00Z">
        <w:r w:rsidR="6E2B75E8" w:rsidRPr="33BFBB34">
          <w:t>, partial permanent incapacity</w:t>
        </w:r>
      </w:ins>
      <w:r w:rsidR="6DBEC850" w:rsidRPr="33BFBB34">
        <w:t xml:space="preserve"> and temporary incapacity.</w:t>
      </w:r>
    </w:p>
    <w:p w14:paraId="059C46C3" w14:textId="230BA0E0" w:rsidR="17D3FAEC" w:rsidRDefault="5CE474E2">
      <w:pPr>
        <w:pStyle w:val="ListParagraph"/>
        <w:numPr>
          <w:ilvl w:val="0"/>
          <w:numId w:val="9"/>
        </w:numPr>
        <w:spacing w:after="120" w:line="360" w:lineRule="auto"/>
        <w:jc w:val="both"/>
        <w:rPr>
          <w:rFonts w:eastAsia="Times New Roman" w:cs="Times New Roman"/>
          <w:i/>
          <w:iCs/>
        </w:rPr>
        <w:pPrChange w:id="1717" w:author="Catalina Ipas" w:date="2025-10-23T15:14:00Z">
          <w:pPr/>
        </w:pPrChange>
      </w:pPr>
      <w:ins w:id="1718" w:author="Catalina Ipas" w:date="2025-10-23T15:14:00Z">
        <w:r w:rsidRPr="33BFBB34">
          <w:rPr>
            <w:rFonts w:eastAsia="Times New Roman" w:cs="Times New Roman"/>
            <w:i/>
            <w:iCs/>
            <w:rPrChange w:id="1719" w:author="Catalina Ipas" w:date="2025-10-23T15:15:00Z">
              <w:rPr>
                <w:rFonts w:ascii="Aptos" w:eastAsia="Aptos" w:hAnsi="Aptos" w:cs="Aptos"/>
              </w:rPr>
            </w:rPrChange>
          </w:rPr>
          <w:t>Death;</w:t>
        </w:r>
      </w:ins>
    </w:p>
    <w:p w14:paraId="71B63758" w14:textId="2A432AA8" w:rsidR="17D3FAEC" w:rsidRDefault="5CE474E2" w:rsidP="3050CBA3">
      <w:pPr>
        <w:spacing w:after="120" w:line="360" w:lineRule="auto"/>
        <w:jc w:val="both"/>
        <w:rPr>
          <w:rFonts w:eastAsia="Times New Roman" w:cs="Times New Roman"/>
        </w:rPr>
      </w:pPr>
      <w:ins w:id="1720" w:author="Catalina Ipas" w:date="2025-10-23T15:14:00Z" w16du:dateUtc="2025-10-23T15:14:00Z">
        <w:r w:rsidRPr="3050CBA3">
          <w:rPr>
            <w:rFonts w:eastAsia="Times New Roman" w:cs="Times New Roman"/>
          </w:rPr>
          <w:t xml:space="preserve">When an occupational risk results in the death of a worker, compensation shall include </w:t>
        </w:r>
      </w:ins>
      <w:r w:rsidR="1E1D0165" w:rsidRPr="3050CBA3">
        <w:rPr>
          <w:rFonts w:eastAsia="Times New Roman" w:cs="Times New Roman"/>
        </w:rPr>
        <w:t>o</w:t>
      </w:r>
      <w:ins w:id="1721" w:author="Catalina Ipas" w:date="2025-10-23T15:14:00Z" w16du:dateUtc="2025-10-23T15:14:00Z">
        <w:r w:rsidRPr="3050CBA3">
          <w:rPr>
            <w:rFonts w:eastAsia="Times New Roman" w:cs="Times New Roman"/>
            <w:rPrChange w:id="1722" w:author="Catalina Ipas" w:date="2025-10-23T15:15:00Z" w16du:dateUtc="2025-10-23T15:15:00Z">
              <w:rPr>
                <w:rFonts w:ascii="Aptos" w:eastAsia="Aptos" w:hAnsi="Aptos" w:cs="Aptos"/>
              </w:rPr>
            </w:rPrChange>
          </w:rPr>
          <w:t>ne (1) full month’s salary for funeral expenses</w:t>
        </w:r>
      </w:ins>
      <w:r w:rsidR="10D12C05" w:rsidRPr="3050CBA3">
        <w:rPr>
          <w:rFonts w:eastAsia="Times New Roman" w:cs="Times New Roman"/>
        </w:rPr>
        <w:t xml:space="preserve"> </w:t>
      </w:r>
      <w:ins w:id="1723" w:author="Catalina Ipas" w:date="2025-10-23T15:14:00Z" w16du:dateUtc="2025-10-23T15:14:00Z">
        <w:r w:rsidRPr="3050CBA3">
          <w:rPr>
            <w:rFonts w:eastAsia="Times New Roman" w:cs="Times New Roman"/>
            <w:rPrChange w:id="1724" w:author="Catalina Ipas" w:date="2025-10-23T15:15:00Z" w16du:dateUtc="2025-10-23T15:15:00Z">
              <w:rPr>
                <w:rFonts w:ascii="Aptos" w:eastAsia="Aptos" w:hAnsi="Aptos" w:cs="Aptos"/>
              </w:rPr>
            </w:rPrChange>
          </w:rPr>
          <w:t>and</w:t>
        </w:r>
      </w:ins>
      <w:r w:rsidR="68FD8C6D" w:rsidRPr="3050CBA3">
        <w:rPr>
          <w:rFonts w:eastAsia="Times New Roman" w:cs="Times New Roman"/>
        </w:rPr>
        <w:t xml:space="preserve"> p</w:t>
      </w:r>
      <w:ins w:id="1725" w:author="Catalina Ipas" w:date="2025-10-23T15:14:00Z" w16du:dateUtc="2025-10-23T15:14:00Z">
        <w:r w:rsidRPr="3050CBA3">
          <w:rPr>
            <w:rFonts w:eastAsia="Times New Roman" w:cs="Times New Roman"/>
            <w:rPrChange w:id="1726" w:author="Catalina Ipas" w:date="2025-10-23T15:15:00Z" w16du:dateUtc="2025-10-23T15:15:00Z">
              <w:rPr>
                <w:rFonts w:ascii="Aptos" w:eastAsia="Aptos" w:hAnsi="Aptos" w:cs="Aptos"/>
              </w:rPr>
            </w:rPrChange>
          </w:rPr>
          <w:t>ayment equivalent to six hundred twenty (620) days of salary to the persons who were economically dependent on the deceased, without deducting the compensation the worker may have received while incapacitated or any medical or recovery expenses</w:t>
        </w:r>
      </w:ins>
      <w:r w:rsidR="0BBFDBB9" w:rsidRPr="3050CBA3">
        <w:rPr>
          <w:rFonts w:eastAsia="Times New Roman" w:cs="Times New Roman"/>
        </w:rPr>
        <w:t xml:space="preserve"> (Article 420).</w:t>
      </w:r>
    </w:p>
    <w:p w14:paraId="055D7D9D" w14:textId="4F92F0A7" w:rsidR="17D3FAEC" w:rsidRDefault="5CE474E2">
      <w:pPr>
        <w:spacing w:after="120" w:line="360" w:lineRule="auto"/>
        <w:jc w:val="both"/>
        <w:rPr>
          <w:ins w:id="1727" w:author="Catalina Ipas" w:date="2025-10-23T15:14:00Z" w16du:dateUtc="2025-10-23T15:14:11Z"/>
          <w:rFonts w:eastAsia="Times New Roman" w:cs="Times New Roman"/>
        </w:rPr>
        <w:pPrChange w:id="1728" w:author="Catalina Ipas" w:date="2025-10-23T15:22:00Z">
          <w:pPr>
            <w:pStyle w:val="ListParagraph"/>
            <w:spacing w:after="120" w:line="360" w:lineRule="auto"/>
            <w:jc w:val="both"/>
          </w:pPr>
        </w:pPrChange>
      </w:pPr>
      <w:ins w:id="1729" w:author="Catalina Ipas" w:date="2025-10-23T15:14:00Z">
        <w:r w:rsidRPr="33BFBB34">
          <w:rPr>
            <w:rFonts w:eastAsia="Times New Roman" w:cs="Times New Roman"/>
          </w:rPr>
          <w:t>Those entitled to receive compensation in case of death are (Article 421):</w:t>
        </w:r>
      </w:ins>
    </w:p>
    <w:p w14:paraId="10122620" w14:textId="4AB1E4D9" w:rsidR="17D3FAEC" w:rsidRDefault="5CE474E2">
      <w:pPr>
        <w:pStyle w:val="ListParagraph"/>
        <w:numPr>
          <w:ilvl w:val="0"/>
          <w:numId w:val="14"/>
        </w:numPr>
        <w:spacing w:after="120" w:line="360" w:lineRule="auto"/>
        <w:jc w:val="both"/>
        <w:rPr>
          <w:ins w:id="1730" w:author="Catalina Ipas" w:date="2025-10-23T15:14:00Z" w16du:dateUtc="2025-10-23T15:14:11Z"/>
          <w:rFonts w:eastAsia="Times New Roman" w:cs="Times New Roman"/>
          <w:rPrChange w:id="1731" w:author="Catalina Ipas" w:date="2025-10-23T15:15:00Z">
            <w:rPr>
              <w:ins w:id="1732" w:author="Catalina Ipas" w:date="2025-10-23T15:14:00Z" w16du:dateUtc="2025-10-23T15:14:11Z"/>
              <w:rFonts w:ascii="Aptos" w:eastAsia="Aptos" w:hAnsi="Aptos" w:cs="Aptos"/>
            </w:rPr>
          </w:rPrChange>
        </w:rPr>
        <w:pPrChange w:id="1733" w:author="Catalina Ipas" w:date="2025-10-23T15:14:00Z">
          <w:pPr/>
        </w:pPrChange>
      </w:pPr>
      <w:ins w:id="1734" w:author="Catalina Ipas" w:date="2025-10-23T15:14:00Z">
        <w:r w:rsidRPr="33BFBB34">
          <w:rPr>
            <w:rFonts w:eastAsia="Times New Roman" w:cs="Times New Roman"/>
            <w:rPrChange w:id="1735" w:author="Catalina Ipas" w:date="2025-10-23T15:15:00Z">
              <w:rPr>
                <w:rFonts w:ascii="Aptos" w:eastAsia="Aptos" w:hAnsi="Aptos" w:cs="Aptos"/>
              </w:rPr>
            </w:rPrChange>
          </w:rPr>
          <w:t>The spouse or common-law partner, minor children, and dependent ascendants of the worker. The compensation shall be divided equally among these individuals in the absence of a will; if there is one, according to its provisions.</w:t>
        </w:r>
      </w:ins>
    </w:p>
    <w:p w14:paraId="6F1D1F6D" w14:textId="55476924" w:rsidR="17D3FAEC" w:rsidRDefault="5CE474E2">
      <w:pPr>
        <w:pStyle w:val="ListParagraph"/>
        <w:numPr>
          <w:ilvl w:val="0"/>
          <w:numId w:val="14"/>
        </w:numPr>
        <w:spacing w:after="120" w:line="360" w:lineRule="auto"/>
        <w:jc w:val="both"/>
        <w:rPr>
          <w:ins w:id="1736" w:author="Catalina Ipas" w:date="2025-10-23T15:22:00Z" w16du:dateUtc="2025-10-23T15:22:16Z"/>
          <w:rFonts w:eastAsia="Times New Roman" w:cs="Times New Roman"/>
        </w:rPr>
        <w:pPrChange w:id="1737" w:author="Catalina Ipas" w:date="2025-10-23T15:14:00Z">
          <w:pPr/>
        </w:pPrChange>
      </w:pPr>
      <w:ins w:id="1738" w:author="Catalina Ipas" w:date="2025-10-23T15:14:00Z">
        <w:r w:rsidRPr="33BFBB34">
          <w:rPr>
            <w:rFonts w:eastAsia="Times New Roman" w:cs="Times New Roman"/>
            <w:rPrChange w:id="1739" w:author="Catalina Ipas" w:date="2025-10-23T15:15:00Z">
              <w:rPr>
                <w:rFonts w:ascii="Aptos" w:eastAsia="Aptos" w:hAnsi="Aptos" w:cs="Aptos"/>
              </w:rPr>
            </w:rPrChange>
          </w:rPr>
          <w:t>In the absence of children, spouse or common-law partner, and ascendants as defined above, the compensation shall be distributed among those who were partially or totally economically dependent on the worker, in proportion to the degree of dependency, as proven by any legal means.</w:t>
        </w:r>
      </w:ins>
    </w:p>
    <w:p w14:paraId="1CD75F4D" w14:textId="1E790B36" w:rsidR="17D3FAEC" w:rsidRDefault="6EB8188B">
      <w:pPr>
        <w:spacing w:after="120" w:line="360" w:lineRule="auto"/>
        <w:jc w:val="both"/>
        <w:rPr>
          <w:ins w:id="1740" w:author="Catalina Ipas" w:date="2025-10-23T15:14:00Z" w16du:dateUtc="2025-10-23T15:14:11Z"/>
          <w:rFonts w:eastAsia="Times New Roman" w:cs="Times New Roman"/>
        </w:rPr>
        <w:pPrChange w:id="1741" w:author="Catalina Ipas" w:date="2025-10-23T15:22:00Z">
          <w:pPr/>
        </w:pPrChange>
      </w:pPr>
      <w:ins w:id="1742" w:author="Catalina Ipas" w:date="2025-10-23T15:22:00Z">
        <w:r w:rsidRPr="33BFBB34">
          <w:rPr>
            <w:rFonts w:eastAsia="Times New Roman" w:cs="Times New Roman"/>
          </w:rPr>
          <w:t>In addition, p</w:t>
        </w:r>
      </w:ins>
      <w:ins w:id="1743" w:author="Catalina Ipas" w:date="2025-10-23T15:14:00Z">
        <w:r w:rsidR="5CE474E2" w:rsidRPr="33BFBB34">
          <w:rPr>
            <w:rFonts w:eastAsia="Times New Roman" w:cs="Times New Roman"/>
          </w:rPr>
          <w:t>ayment of compensation in case of death must be approved by the corresponding Labor Court, which shall assess the relationship of children and spouse or common-law partner without being limited to the legal proofs required under common law to establish kinship; however, the court may not disregard civil registry records if presented. The judge’s resolution ordering the payment of compensation shall not produce any other legal effects (Article 422).</w:t>
        </w:r>
      </w:ins>
    </w:p>
    <w:p w14:paraId="60986825" w14:textId="2886A071" w:rsidR="17D3FAEC" w:rsidRDefault="5CE474E2">
      <w:pPr>
        <w:spacing w:after="120" w:line="360" w:lineRule="auto"/>
        <w:jc w:val="both"/>
        <w:rPr>
          <w:ins w:id="1744" w:author="Catalina Ipas" w:date="2025-10-23T15:14:00Z" w16du:dateUtc="2025-10-23T15:14:11Z"/>
          <w:rFonts w:eastAsia="Times New Roman" w:cs="Times New Roman"/>
        </w:rPr>
        <w:pPrChange w:id="1745" w:author="Catalina Ipas" w:date="2025-10-23T15:14:00Z">
          <w:pPr/>
        </w:pPrChange>
      </w:pPr>
      <w:ins w:id="1746" w:author="Catalina Ipas" w:date="2025-10-23T15:14:00Z">
        <w:r w:rsidRPr="33BFBB34">
          <w:rPr>
            <w:rFonts w:eastAsia="Times New Roman" w:cs="Times New Roman"/>
          </w:rPr>
          <w:t>If, as a result of an occupational risk, a worker disappears without confirmation of death and no news of them is received within thirty (30) days following the incident, death shall be presumed so that their heirs may collect the legal compensation, without prejudice to future proceedings if it is later proven that the worker is alive (Article 424).</w:t>
        </w:r>
      </w:ins>
    </w:p>
    <w:p w14:paraId="7F3B676E" w14:textId="6A8D82A4" w:rsidR="17D3FAEC" w:rsidRDefault="5CE474E2">
      <w:pPr>
        <w:pStyle w:val="ListParagraph"/>
        <w:numPr>
          <w:ilvl w:val="0"/>
          <w:numId w:val="8"/>
        </w:numPr>
        <w:spacing w:after="120" w:line="360" w:lineRule="auto"/>
        <w:jc w:val="both"/>
        <w:rPr>
          <w:ins w:id="1747" w:author="Catalina Ipas" w:date="2025-10-23T15:22:00Z" w16du:dateUtc="2025-10-23T15:22:52Z"/>
          <w:rFonts w:eastAsia="Times New Roman" w:cs="Times New Roman"/>
        </w:rPr>
        <w:pPrChange w:id="1748" w:author="Catalina Ipas" w:date="2025-10-23T15:22:00Z">
          <w:pPr/>
        </w:pPrChange>
      </w:pPr>
      <w:ins w:id="1749" w:author="Catalina Ipas" w:date="2025-10-23T15:14:00Z">
        <w:r w:rsidRPr="33BFBB34">
          <w:rPr>
            <w:rFonts w:eastAsia="Times New Roman" w:cs="Times New Roman"/>
            <w:i/>
            <w:iCs/>
            <w:rPrChange w:id="1750" w:author="Catalina Ipas" w:date="2025-10-23T15:22:00Z">
              <w:rPr>
                <w:rFonts w:ascii="Aptos" w:eastAsia="Aptos" w:hAnsi="Aptos" w:cs="Aptos"/>
              </w:rPr>
            </w:rPrChange>
          </w:rPr>
          <w:t xml:space="preserve">Total permanent </w:t>
        </w:r>
        <w:r w:rsidRPr="33BFBB34">
          <w:rPr>
            <w:rFonts w:eastAsia="Times New Roman" w:cs="Times New Roman"/>
            <w:i/>
            <w:iCs/>
            <w:rPrChange w:id="1751" w:author="Catalina Ipas" w:date="2025-10-23T15:15:00Z">
              <w:rPr>
                <w:rFonts w:ascii="Aptos" w:eastAsia="Aptos" w:hAnsi="Aptos" w:cs="Aptos"/>
              </w:rPr>
            </w:rPrChange>
          </w:rPr>
          <w:t>incapacity</w:t>
        </w:r>
      </w:ins>
      <w:ins w:id="1752" w:author="Catalina Ipas" w:date="2025-10-23T15:22:00Z">
        <w:r w:rsidR="01197A22" w:rsidRPr="33BFBB34">
          <w:rPr>
            <w:rFonts w:eastAsia="Times New Roman" w:cs="Times New Roman"/>
            <w:i/>
            <w:iCs/>
          </w:rPr>
          <w:t>:</w:t>
        </w:r>
      </w:ins>
    </w:p>
    <w:p w14:paraId="29E26BA4" w14:textId="47B22499" w:rsidR="17D3FAEC" w:rsidRDefault="5CE474E2">
      <w:pPr>
        <w:spacing w:after="120" w:line="360" w:lineRule="auto"/>
        <w:jc w:val="both"/>
        <w:rPr>
          <w:ins w:id="1753" w:author="Catalina Ipas" w:date="2025-10-23T15:14:00Z" w16du:dateUtc="2025-10-23T15:14:11Z"/>
          <w:rFonts w:eastAsia="Times New Roman" w:cs="Times New Roman"/>
        </w:rPr>
        <w:pPrChange w:id="1754" w:author="Catalina Ipas" w:date="2025-10-23T15:22:00Z">
          <w:pPr/>
        </w:pPrChange>
      </w:pPr>
      <w:ins w:id="1755" w:author="Catalina Ipas" w:date="2025-10-23T15:14:00Z">
        <w:r w:rsidRPr="33BFBB34">
          <w:rPr>
            <w:rFonts w:eastAsia="Times New Roman" w:cs="Times New Roman"/>
          </w:rPr>
          <w:t xml:space="preserve">When the occupational risk results in a </w:t>
        </w:r>
        <w:r w:rsidRPr="33BFBB34">
          <w:rPr>
            <w:rFonts w:eastAsia="Times New Roman" w:cs="Times New Roman"/>
            <w:b/>
            <w:bCs/>
          </w:rPr>
          <w:t>total permanent incapacity</w:t>
        </w:r>
        <w:r w:rsidRPr="33BFBB34">
          <w:rPr>
            <w:rFonts w:eastAsia="Times New Roman" w:cs="Times New Roman"/>
          </w:rPr>
          <w:t>, the compensation shall be an amount equivalent to six hundred twenty (620) days of salary (Article 425).</w:t>
        </w:r>
      </w:ins>
    </w:p>
    <w:p w14:paraId="45D44FA9" w14:textId="46CB4BD0" w:rsidR="17D3FAEC" w:rsidRDefault="5CE474E2">
      <w:pPr>
        <w:pStyle w:val="ListParagraph"/>
        <w:numPr>
          <w:ilvl w:val="0"/>
          <w:numId w:val="7"/>
        </w:numPr>
        <w:spacing w:after="120" w:line="360" w:lineRule="auto"/>
        <w:jc w:val="both"/>
        <w:rPr>
          <w:ins w:id="1756" w:author="Catalina Ipas" w:date="2025-10-23T15:23:00Z" w16du:dateUtc="2025-10-23T15:23:30Z"/>
          <w:rFonts w:eastAsia="Times New Roman" w:cs="Times New Roman"/>
        </w:rPr>
        <w:pPrChange w:id="1757" w:author="Catalina Ipas" w:date="2025-10-23T15:23:00Z">
          <w:pPr/>
        </w:pPrChange>
      </w:pPr>
      <w:ins w:id="1758" w:author="Catalina Ipas" w:date="2025-10-23T15:14:00Z">
        <w:r w:rsidRPr="33BFBB34">
          <w:rPr>
            <w:rFonts w:eastAsia="Times New Roman" w:cs="Times New Roman"/>
            <w:i/>
            <w:iCs/>
            <w:rPrChange w:id="1759" w:author="Catalina Ipas" w:date="2025-10-23T15:23:00Z">
              <w:rPr>
                <w:rFonts w:ascii="Aptos" w:eastAsia="Aptos" w:hAnsi="Aptos" w:cs="Aptos"/>
              </w:rPr>
            </w:rPrChange>
          </w:rPr>
          <w:t>Partial permanent incapacity</w:t>
        </w:r>
        <w:r w:rsidRPr="33BFBB34">
          <w:rPr>
            <w:rFonts w:eastAsia="Times New Roman" w:cs="Times New Roman"/>
            <w:rPrChange w:id="1760" w:author="Catalina Ipas" w:date="2025-10-23T15:15:00Z">
              <w:rPr>
                <w:rFonts w:ascii="Aptos" w:eastAsia="Aptos" w:hAnsi="Aptos" w:cs="Aptos"/>
              </w:rPr>
            </w:rPrChange>
          </w:rPr>
          <w:t>.</w:t>
        </w:r>
      </w:ins>
    </w:p>
    <w:p w14:paraId="4A510682" w14:textId="6B044192" w:rsidR="17D3FAEC" w:rsidRDefault="5CE474E2">
      <w:pPr>
        <w:spacing w:after="120" w:line="360" w:lineRule="auto"/>
        <w:jc w:val="both"/>
        <w:rPr>
          <w:ins w:id="1761" w:author="Catalina Ipas" w:date="2025-10-23T15:14:00Z" w16du:dateUtc="2025-10-23T15:14:11Z"/>
          <w:rFonts w:eastAsia="Times New Roman" w:cs="Times New Roman"/>
          <w:rPrChange w:id="1762" w:author="Catalina Ipas" w:date="2025-10-23T15:15:00Z">
            <w:rPr>
              <w:ins w:id="1763" w:author="Catalina Ipas" w:date="2025-10-23T15:14:00Z" w16du:dateUtc="2025-10-23T15:14:11Z"/>
              <w:rFonts w:ascii="Aptos" w:eastAsia="Aptos" w:hAnsi="Aptos" w:cs="Aptos"/>
            </w:rPr>
          </w:rPrChange>
        </w:rPr>
        <w:pPrChange w:id="1764" w:author="Catalina Ipas" w:date="2025-10-23T15:23:00Z">
          <w:pPr/>
        </w:pPrChange>
      </w:pPr>
      <w:ins w:id="1765" w:author="Catalina Ipas" w:date="2025-10-23T15:14:00Z">
        <w:r w:rsidRPr="33BFBB34">
          <w:rPr>
            <w:rFonts w:eastAsia="Times New Roman" w:cs="Times New Roman"/>
            <w:rPrChange w:id="1766" w:author="Catalina Ipas" w:date="2025-10-23T15:15:00Z">
              <w:rPr>
                <w:rFonts w:ascii="Aptos" w:eastAsia="Aptos" w:hAnsi="Aptos" w:cs="Aptos"/>
              </w:rPr>
            </w:rPrChange>
          </w:rPr>
          <w:t xml:space="preserve">When the occupational risk results in a </w:t>
        </w:r>
        <w:r w:rsidRPr="33BFBB34">
          <w:rPr>
            <w:rFonts w:eastAsia="Times New Roman" w:cs="Times New Roman"/>
            <w:b/>
            <w:bCs/>
            <w:rPrChange w:id="1767" w:author="Catalina Ipas" w:date="2025-10-23T15:15:00Z">
              <w:rPr>
                <w:rFonts w:ascii="Aptos" w:eastAsia="Aptos" w:hAnsi="Aptos" w:cs="Aptos"/>
                <w:b/>
                <w:bCs/>
              </w:rPr>
            </w:rPrChange>
          </w:rPr>
          <w:t>partial permanent incapacity</w:t>
        </w:r>
        <w:r w:rsidRPr="33BFBB34">
          <w:rPr>
            <w:rFonts w:eastAsia="Times New Roman" w:cs="Times New Roman"/>
            <w:rPrChange w:id="1768" w:author="Catalina Ipas" w:date="2025-10-23T15:15:00Z">
              <w:rPr>
                <w:rFonts w:ascii="Aptos" w:eastAsia="Aptos" w:hAnsi="Aptos" w:cs="Aptos"/>
              </w:rPr>
            </w:rPrChange>
          </w:rPr>
          <w:t>, the compensation shall correspond to the percentage established in the disability assessment table, calculated on the amount payable if the incapacity had been total and permanent.</w:t>
        </w:r>
      </w:ins>
    </w:p>
    <w:p w14:paraId="01C6E16B" w14:textId="02B0E335" w:rsidR="17D3FAEC" w:rsidRDefault="5CE474E2">
      <w:pPr>
        <w:spacing w:before="240" w:after="120" w:line="360" w:lineRule="auto"/>
        <w:jc w:val="both"/>
        <w:rPr>
          <w:ins w:id="1769" w:author="Catalina Ipas" w:date="2025-10-23T15:14:00Z" w16du:dateUtc="2025-10-23T15:14:11Z"/>
          <w:rFonts w:eastAsia="Times New Roman" w:cs="Times New Roman"/>
          <w:rPrChange w:id="1770" w:author="Catalina Ipas" w:date="2025-10-23T15:15:00Z">
            <w:rPr>
              <w:ins w:id="1771" w:author="Catalina Ipas" w:date="2025-10-23T15:14:00Z" w16du:dateUtc="2025-10-23T15:14:11Z"/>
              <w:rFonts w:ascii="Aptos" w:eastAsia="Aptos" w:hAnsi="Aptos" w:cs="Aptos"/>
            </w:rPr>
          </w:rPrChange>
        </w:rPr>
        <w:pPrChange w:id="1772" w:author="Catalina Ipas" w:date="2025-10-23T15:14:00Z">
          <w:pPr/>
        </w:pPrChange>
      </w:pPr>
      <w:ins w:id="1773" w:author="Catalina Ipas" w:date="2025-10-23T15:14:00Z">
        <w:r w:rsidRPr="33BFBB34">
          <w:rPr>
            <w:rFonts w:eastAsia="Times New Roman" w:cs="Times New Roman"/>
            <w:rPrChange w:id="1774" w:author="Catalina Ipas" w:date="2025-10-23T15:15:00Z">
              <w:rPr>
                <w:rFonts w:ascii="Aptos" w:eastAsia="Aptos" w:hAnsi="Aptos" w:cs="Aptos"/>
              </w:rPr>
            </w:rPrChange>
          </w:rPr>
          <w:t>The percentage shall be determined considering the worker’s age, the seriousness of the incapacity, whether it makes them entirely unable to perform their profession (even if able to do other work), or merely reduces their aptitude for the same. Consideration shall also be given to whether the employer has taken steps toward the worker’s professional retraining or provided prosthetic devices (Article 426).</w:t>
        </w:r>
      </w:ins>
    </w:p>
    <w:p w14:paraId="18DD936B" w14:textId="50A469BC" w:rsidR="17D3FAEC" w:rsidRDefault="5CE474E2">
      <w:pPr>
        <w:spacing w:before="240" w:after="120" w:line="360" w:lineRule="auto"/>
        <w:jc w:val="both"/>
        <w:rPr>
          <w:ins w:id="1775" w:author="Catalina Ipas" w:date="2025-10-23T15:14:00Z" w16du:dateUtc="2025-10-23T15:14:11Z"/>
          <w:rFonts w:eastAsia="Times New Roman" w:cs="Times New Roman"/>
          <w:rPrChange w:id="1776" w:author="Catalina Ipas" w:date="2025-10-23T15:15:00Z">
            <w:rPr>
              <w:ins w:id="1777" w:author="Catalina Ipas" w:date="2025-10-23T15:14:00Z" w16du:dateUtc="2025-10-23T15:14:11Z"/>
              <w:rFonts w:ascii="Aptos" w:eastAsia="Aptos" w:hAnsi="Aptos" w:cs="Aptos"/>
            </w:rPr>
          </w:rPrChange>
        </w:rPr>
        <w:pPrChange w:id="1778" w:author="Catalina Ipas" w:date="2025-10-23T15:14:00Z">
          <w:pPr/>
        </w:pPrChange>
      </w:pPr>
      <w:ins w:id="1779" w:author="Catalina Ipas" w:date="2025-10-23T15:14:00Z">
        <w:r w:rsidRPr="33BFBB34">
          <w:rPr>
            <w:rFonts w:eastAsia="Times New Roman" w:cs="Times New Roman"/>
            <w:rPrChange w:id="1780" w:author="Catalina Ipas" w:date="2025-10-23T15:15:00Z">
              <w:rPr>
                <w:rFonts w:ascii="Aptos" w:eastAsia="Aptos" w:hAnsi="Aptos" w:cs="Aptos"/>
              </w:rPr>
            </w:rPrChange>
          </w:rPr>
          <w:t xml:space="preserve">Compensation payable to a worker in cases of </w:t>
        </w:r>
        <w:r w:rsidRPr="33BFBB34">
          <w:rPr>
            <w:rFonts w:eastAsia="Times New Roman" w:cs="Times New Roman"/>
            <w:b/>
            <w:bCs/>
            <w:rPrChange w:id="1781" w:author="Catalina Ipas" w:date="2025-10-23T15:15:00Z">
              <w:rPr>
                <w:rFonts w:ascii="Aptos" w:eastAsia="Aptos" w:hAnsi="Aptos" w:cs="Aptos"/>
                <w:b/>
                <w:bCs/>
              </w:rPr>
            </w:rPrChange>
          </w:rPr>
          <w:t>total or partial permanent incapacity</w:t>
        </w:r>
        <w:r w:rsidRPr="33BFBB34">
          <w:rPr>
            <w:rFonts w:eastAsia="Times New Roman" w:cs="Times New Roman"/>
            <w:rPrChange w:id="1782" w:author="Catalina Ipas" w:date="2025-10-23T15:15:00Z">
              <w:rPr>
                <w:rFonts w:ascii="Aptos" w:eastAsia="Aptos" w:hAnsi="Aptos" w:cs="Aptos"/>
              </w:rPr>
            </w:rPrChange>
          </w:rPr>
          <w:t xml:space="preserve"> shall be paid in full, without deductions for wages received during medical treatment.</w:t>
        </w:r>
      </w:ins>
    </w:p>
    <w:p w14:paraId="018C2835" w14:textId="3D5AE747" w:rsidR="17D3FAEC" w:rsidRDefault="5CE474E2">
      <w:pPr>
        <w:pStyle w:val="ListParagraph"/>
        <w:numPr>
          <w:ilvl w:val="0"/>
          <w:numId w:val="6"/>
        </w:numPr>
        <w:spacing w:after="120" w:line="360" w:lineRule="auto"/>
        <w:jc w:val="both"/>
        <w:rPr>
          <w:ins w:id="1783" w:author="Catalina Ipas" w:date="2025-10-23T15:25:00Z" w16du:dateUtc="2025-10-23T15:25:39Z"/>
          <w:rFonts w:eastAsia="Times New Roman" w:cs="Times New Roman"/>
        </w:rPr>
        <w:pPrChange w:id="1784" w:author="Catalina Ipas" w:date="2025-10-23T15:25:00Z">
          <w:pPr/>
        </w:pPrChange>
      </w:pPr>
      <w:ins w:id="1785" w:author="Catalina Ipas" w:date="2025-10-23T15:14:00Z">
        <w:r w:rsidRPr="33BFBB34">
          <w:rPr>
            <w:rFonts w:eastAsia="Times New Roman" w:cs="Times New Roman"/>
            <w:i/>
            <w:iCs/>
            <w:rPrChange w:id="1786" w:author="Catalina Ipas" w:date="2025-10-23T15:25:00Z">
              <w:rPr>
                <w:rFonts w:ascii="Aptos" w:eastAsia="Aptos" w:hAnsi="Aptos" w:cs="Aptos"/>
              </w:rPr>
            </w:rPrChange>
          </w:rPr>
          <w:t>Temporary incapacity.</w:t>
        </w:r>
      </w:ins>
    </w:p>
    <w:p w14:paraId="37CFFF11" w14:textId="1F97F584" w:rsidR="17D3FAEC" w:rsidRDefault="5CE474E2">
      <w:pPr>
        <w:spacing w:after="120" w:line="360" w:lineRule="auto"/>
        <w:jc w:val="both"/>
        <w:rPr>
          <w:ins w:id="1787" w:author="Catalina Ipas" w:date="2025-10-23T15:14:00Z" w16du:dateUtc="2025-10-23T15:14:11Z"/>
          <w:rFonts w:eastAsia="Times New Roman" w:cs="Times New Roman"/>
        </w:rPr>
        <w:pPrChange w:id="1788" w:author="Catalina Ipas" w:date="2025-10-23T15:25:00Z">
          <w:pPr/>
        </w:pPrChange>
      </w:pPr>
      <w:ins w:id="1789" w:author="Catalina Ipas" w:date="2025-10-23T15:14:00Z">
        <w:r w:rsidRPr="33BFBB34">
          <w:rPr>
            <w:rFonts w:eastAsia="Times New Roman" w:cs="Times New Roman"/>
          </w:rPr>
          <w:t xml:space="preserve">When the occupational risk results in a </w:t>
        </w:r>
        <w:r w:rsidRPr="33BFBB34">
          <w:rPr>
            <w:rFonts w:eastAsia="Times New Roman" w:cs="Times New Roman"/>
            <w:b/>
            <w:bCs/>
            <w:rPrChange w:id="1790" w:author="Catalina Ipas" w:date="2025-10-23T15:15:00Z">
              <w:rPr>
                <w:rFonts w:ascii="Aptos" w:eastAsia="Aptos" w:hAnsi="Aptos" w:cs="Aptos"/>
                <w:b/>
                <w:bCs/>
              </w:rPr>
            </w:rPrChange>
          </w:rPr>
          <w:t>temporary incapacity</w:t>
        </w:r>
        <w:r w:rsidRPr="33BFBB34">
          <w:rPr>
            <w:rFonts w:eastAsia="Times New Roman" w:cs="Times New Roman"/>
          </w:rPr>
          <w:t>, the compensation shall be payment of seventy-five percent (75%) of the salary the worker ceases to earn during the period of incapacity. This payment shall be made from the first day.</w:t>
        </w:r>
      </w:ins>
    </w:p>
    <w:p w14:paraId="481A5EBD" w14:textId="371F89C8" w:rsidR="17D3FAEC" w:rsidRDefault="5CE474E2">
      <w:pPr>
        <w:spacing w:after="120" w:line="360" w:lineRule="auto"/>
        <w:jc w:val="both"/>
        <w:rPr>
          <w:ins w:id="1791" w:author="Catalina Ipas" w:date="2025-10-23T15:14:00Z" w16du:dateUtc="2025-10-23T15:14:11Z"/>
          <w:rFonts w:eastAsia="Times New Roman" w:cs="Times New Roman"/>
        </w:rPr>
        <w:pPrChange w:id="1792" w:author="Catalina Ipas" w:date="2025-10-23T15:14:00Z">
          <w:pPr/>
        </w:pPrChange>
      </w:pPr>
      <w:ins w:id="1793" w:author="Catalina Ipas" w:date="2025-10-23T15:14:00Z">
        <w:r w:rsidRPr="33BFBB34">
          <w:rPr>
            <w:rFonts w:eastAsia="Times New Roman" w:cs="Times New Roman"/>
          </w:rPr>
          <w:t>If, after three (3) months of incapacity, the worker is still unable to return to work, either the worker or employer may request that, based on medical certificates, opinions, and other relevant evidence, it be determined whether the worker should continue under the same treatment and compensation or if the condition should be declared permanent, with the corresponding compensation. These examinations may be repeated every three (3) months.</w:t>
        </w:r>
      </w:ins>
    </w:p>
    <w:p w14:paraId="734B51DD" w14:textId="7AAC49E0" w:rsidR="17D3FAEC" w:rsidRDefault="5CE474E2">
      <w:pPr>
        <w:spacing w:after="120" w:line="360" w:lineRule="auto"/>
        <w:jc w:val="both"/>
        <w:rPr>
          <w:ins w:id="1794" w:author="Catalina Ipas" w:date="2025-10-23T15:14:00Z" w16du:dateUtc="2025-10-23T15:14:11Z"/>
          <w:rFonts w:eastAsia="Times New Roman" w:cs="Times New Roman"/>
        </w:rPr>
        <w:pPrChange w:id="1795" w:author="Catalina Ipas" w:date="2025-10-23T15:14:00Z">
          <w:pPr/>
        </w:pPrChange>
      </w:pPr>
      <w:ins w:id="1796" w:author="Catalina Ipas" w:date="2025-10-23T15:14:00Z">
        <w:r w:rsidRPr="33BFBB34">
          <w:rPr>
            <w:rFonts w:eastAsia="Times New Roman" w:cs="Times New Roman"/>
          </w:rPr>
          <w:t>In any case, the period during which the worker may receive seventy-five percent (75%) of their salary shall not exceed one (1) year. If, after that time, the temporary incapacity persists, compensation shall follow the rules applicable to permanent incapacity (Article 428).</w:t>
        </w:r>
      </w:ins>
    </w:p>
    <w:p w14:paraId="50CAC95D" w14:textId="0D92AECD" w:rsidR="17D3FAEC" w:rsidRDefault="5CE474E2">
      <w:pPr>
        <w:spacing w:after="120" w:line="360" w:lineRule="auto"/>
        <w:jc w:val="both"/>
        <w:rPr>
          <w:ins w:id="1797" w:author="Catalina Ipas" w:date="2025-10-23T15:14:00Z" w16du:dateUtc="2025-10-23T15:14:11Z"/>
          <w:rFonts w:eastAsia="Times New Roman" w:cs="Times New Roman"/>
        </w:rPr>
        <w:pPrChange w:id="1798" w:author="Catalina Ipas" w:date="2025-10-23T15:14:00Z">
          <w:pPr/>
        </w:pPrChange>
      </w:pPr>
      <w:ins w:id="1799" w:author="Catalina Ipas" w:date="2025-10-23T15:14:00Z">
        <w:r w:rsidRPr="33BFBB34">
          <w:rPr>
            <w:rFonts w:eastAsia="Times New Roman" w:cs="Times New Roman"/>
          </w:rPr>
          <w:t>In addition, according to Article 423, if the occupational risk results in a permanent or temporary, total or partial incapacity, only the affected worker shall have the right to the compensation established in this Code. However, the worker may designate someone to represent them in proceedings to claim the compensation.</w:t>
        </w:r>
      </w:ins>
    </w:p>
    <w:p w14:paraId="4EC94882" w14:textId="7EC15AB1" w:rsidR="17D3FAEC" w:rsidRDefault="39785F4A">
      <w:pPr>
        <w:spacing w:after="120" w:line="360" w:lineRule="auto"/>
        <w:jc w:val="both"/>
        <w:rPr>
          <w:rFonts w:eastAsia="Times New Roman" w:cs="Times New Roman"/>
        </w:rPr>
        <w:pPrChange w:id="1800" w:author="Catalina Ipas" w:date="2025-10-23T15:14:00Z">
          <w:pPr/>
        </w:pPrChange>
      </w:pPr>
      <w:ins w:id="1801" w:author="Catalina Ipas" w:date="2025-10-23T15:27:00Z">
        <w:r w:rsidRPr="33BFBB34">
          <w:rPr>
            <w:rFonts w:eastAsia="Times New Roman" w:cs="Times New Roman"/>
          </w:rPr>
          <w:t>However, i</w:t>
        </w:r>
      </w:ins>
      <w:ins w:id="1802" w:author="Catalina Ipas" w:date="2025-10-23T15:14:00Z">
        <w:r w:rsidR="5CE474E2" w:rsidRPr="33BFBB34">
          <w:rPr>
            <w:rFonts w:eastAsia="Times New Roman" w:cs="Times New Roman"/>
          </w:rPr>
          <w:t>f the worker becomes totally or partially incapacitated due to mental impairment caused by the occupational risk, the compensation shall only be paid to their legal representative.</w:t>
        </w:r>
      </w:ins>
    </w:p>
    <w:p w14:paraId="6F7428C6" w14:textId="5F4FBC71" w:rsidR="5835FD43" w:rsidRDefault="5835FD43">
      <w:pPr>
        <w:spacing w:after="120" w:line="360" w:lineRule="auto"/>
        <w:jc w:val="both"/>
        <w:rPr>
          <w:del w:id="1803" w:author="Catalina Ipas" w:date="2025-10-23T16:28:00Z" w16du:dateUtc="2025-10-23T16:28:53Z"/>
          <w:rFonts w:eastAsia="Times New Roman" w:cs="Times New Roman"/>
        </w:rPr>
        <w:pPrChange w:id="1804" w:author="Catalina Ipas" w:date="2025-10-23T16:09:00Z">
          <w:pPr/>
        </w:pPrChange>
      </w:pPr>
      <w:ins w:id="1805" w:author="Catalina Ipas" w:date="2025-10-23T16:09:00Z">
        <w:r w:rsidRPr="33BFBB34">
          <w:rPr>
            <w:rFonts w:eastAsia="Times New Roman" w:cs="Times New Roman"/>
          </w:rPr>
          <w:t>Any doubt regarding whether an incapacity is temporary or permanent shall be resolved by experts</w:t>
        </w:r>
      </w:ins>
      <w:r w:rsidR="09C988C4" w:rsidRPr="33BFBB34">
        <w:rPr>
          <w:rFonts w:eastAsia="Times New Roman" w:cs="Times New Roman"/>
        </w:rPr>
        <w:t>,</w:t>
      </w:r>
      <w:ins w:id="1806" w:author="Megan Ash" w:date="2026-01-26T11:05:00Z" w16du:dateUtc="2026-01-26T16:05:00Z">
        <w:r w:rsidR="00F5418C">
          <w:rPr>
            <w:rFonts w:eastAsia="Times New Roman" w:cs="Times New Roman"/>
          </w:rPr>
          <w:t xml:space="preserve"> </w:t>
        </w:r>
      </w:ins>
      <w:del w:id="1807" w:author="Catalina Ipas" w:date="2025-10-23T16:42:00Z">
        <w:r w:rsidRPr="33BFBB34" w:rsidDel="09C988C4">
          <w:rPr>
            <w:rFonts w:eastAsia="Times New Roman" w:cs="Times New Roman"/>
          </w:rPr>
          <w:delText xml:space="preserve"> </w:delText>
        </w:r>
      </w:del>
      <w:ins w:id="1808" w:author="Catalina Ipas" w:date="2025-10-23T16:09:00Z">
        <w:r w:rsidRPr="33BFBB34">
          <w:rPr>
            <w:rFonts w:eastAsia="Times New Roman" w:cs="Times New Roman"/>
          </w:rPr>
          <w:t>two (2) physicians appointed, one by each party</w:t>
        </w:r>
      </w:ins>
      <w:ins w:id="1809" w:author="Catalina Ipas" w:date="2025-10-23T16:36:00Z">
        <w:r w:rsidR="2341D26A" w:rsidRPr="33BFBB34">
          <w:rPr>
            <w:rFonts w:eastAsia="Times New Roman" w:cs="Times New Roman"/>
          </w:rPr>
          <w:t>,</w:t>
        </w:r>
      </w:ins>
      <w:ins w:id="1810" w:author="Catalina Ipas" w:date="2025-10-23T16:09:00Z">
        <w:r w:rsidRPr="33BFBB34">
          <w:rPr>
            <w:rFonts w:eastAsia="Times New Roman" w:cs="Times New Roman"/>
          </w:rPr>
          <w:t xml:space="preserve"> and in case of disagreement, the decision shall be made by the Dean or Delegate of the Faculty of Medicine, the Director of any hospital in the Republic, or the Forensic Medical Examiner (Articl</w:t>
        </w:r>
      </w:ins>
      <w:ins w:id="1811" w:author="Catalina Ipas" w:date="2025-10-23T16:10:00Z">
        <w:r w:rsidRPr="33BFBB34">
          <w:rPr>
            <w:rFonts w:eastAsia="Times New Roman" w:cs="Times New Roman"/>
          </w:rPr>
          <w:t>e 446).</w:t>
        </w:r>
      </w:ins>
      <w:ins w:id="1812" w:author="Megan Ash" w:date="2026-01-26T11:05:00Z" w16du:dateUtc="2026-01-26T16:05:00Z">
        <w:r w:rsidR="00F5418C">
          <w:rPr>
            <w:rFonts w:eastAsia="Times New Roman" w:cs="Times New Roman"/>
          </w:rPr>
          <w:t xml:space="preserve"> </w:t>
        </w:r>
      </w:ins>
    </w:p>
    <w:p w14:paraId="1DC70FAA" w14:textId="7FCBDE7D" w:rsidR="78FE2F77" w:rsidRDefault="78FE2F77">
      <w:pPr>
        <w:spacing w:after="120" w:line="360" w:lineRule="auto"/>
        <w:jc w:val="both"/>
        <w:rPr>
          <w:ins w:id="1813" w:author="Catalina Ipas" w:date="2025-10-23T16:39:00Z" w16du:dateUtc="2025-10-23T16:39:43Z"/>
          <w:rFonts w:eastAsia="Times New Roman" w:cs="Times New Roman"/>
        </w:rPr>
        <w:pPrChange w:id="1814" w:author="Catalina Ipas" w:date="2025-10-23T16:44:00Z">
          <w:pPr/>
        </w:pPrChange>
      </w:pPr>
      <w:ins w:id="1815" w:author="Catalina Ipas" w:date="2025-10-23T16:39:00Z">
        <w:r w:rsidRPr="33BFBB34">
          <w:rPr>
            <w:rFonts w:eastAsia="Times New Roman" w:cs="Times New Roman"/>
          </w:rPr>
          <w:t>According to Article 439, the employer shall be exempt from all liability for occupational risks:</w:t>
        </w:r>
      </w:ins>
    </w:p>
    <w:p w14:paraId="33AB6533" w14:textId="086E904A" w:rsidR="78FE2F77" w:rsidRDefault="78FE2F77">
      <w:pPr>
        <w:pStyle w:val="ListParagraph"/>
        <w:numPr>
          <w:ilvl w:val="0"/>
          <w:numId w:val="3"/>
        </w:numPr>
        <w:spacing w:after="120" w:line="360" w:lineRule="auto"/>
        <w:jc w:val="both"/>
        <w:rPr>
          <w:ins w:id="1816" w:author="Catalina Ipas" w:date="2025-10-23T16:39:00Z" w16du:dateUtc="2025-10-23T16:39:43Z"/>
          <w:rFonts w:eastAsia="Times New Roman" w:cs="Times New Roman"/>
        </w:rPr>
        <w:pPrChange w:id="1817" w:author="Catalina Ipas" w:date="2025-10-23T16:44:00Z">
          <w:pPr/>
        </w:pPrChange>
      </w:pPr>
      <w:ins w:id="1818" w:author="Catalina Ipas" w:date="2025-10-23T16:39:00Z">
        <w:r w:rsidRPr="33BFBB34">
          <w:rPr>
            <w:rFonts w:eastAsia="Times New Roman" w:cs="Times New Roman"/>
          </w:rPr>
          <w:t>When the accident occurs while the worker is intoxicated, unless the employer or their representative allowed the worker to perform their duties while intoxicated, or under the influence of narcotics or intoxicating drugs. In such cases, the employer is only required to provide first aid;</w:t>
        </w:r>
      </w:ins>
    </w:p>
    <w:p w14:paraId="7297836E" w14:textId="07422A48" w:rsidR="78FE2F77" w:rsidRDefault="78FE2F77">
      <w:pPr>
        <w:pStyle w:val="ListParagraph"/>
        <w:numPr>
          <w:ilvl w:val="0"/>
          <w:numId w:val="3"/>
        </w:numPr>
        <w:spacing w:after="120" w:line="360" w:lineRule="auto"/>
        <w:jc w:val="both"/>
        <w:rPr>
          <w:ins w:id="1819" w:author="Catalina Ipas" w:date="2025-10-23T16:39:00Z" w16du:dateUtc="2025-10-23T16:39:43Z"/>
          <w:rFonts w:eastAsia="Times New Roman" w:cs="Times New Roman"/>
        </w:rPr>
        <w:pPrChange w:id="1820" w:author="Catalina Ipas" w:date="2025-10-23T16:44:00Z">
          <w:pPr/>
        </w:pPrChange>
      </w:pPr>
      <w:ins w:id="1821" w:author="Catalina Ipas" w:date="2025-10-23T16:39:00Z">
        <w:r w:rsidRPr="33BFBB34">
          <w:rPr>
            <w:rFonts w:eastAsia="Times New Roman" w:cs="Times New Roman"/>
          </w:rPr>
          <w:t>When the victim intentionally delays recovery by using illicit methods to increase the amount of compensation;</w:t>
        </w:r>
      </w:ins>
    </w:p>
    <w:p w14:paraId="20EC1339" w14:textId="24876D3F" w:rsidR="78FE2F77" w:rsidRDefault="78FE2F77">
      <w:pPr>
        <w:pStyle w:val="ListParagraph"/>
        <w:numPr>
          <w:ilvl w:val="0"/>
          <w:numId w:val="3"/>
        </w:numPr>
        <w:spacing w:after="120" w:line="360" w:lineRule="auto"/>
        <w:jc w:val="both"/>
        <w:rPr>
          <w:ins w:id="1822" w:author="Catalina Ipas" w:date="2025-10-23T16:39:00Z" w16du:dateUtc="2025-10-23T16:39:43Z"/>
          <w:rFonts w:eastAsia="Times New Roman" w:cs="Times New Roman"/>
        </w:rPr>
        <w:pPrChange w:id="1823" w:author="Catalina Ipas" w:date="2025-10-23T16:44:00Z">
          <w:pPr/>
        </w:pPrChange>
      </w:pPr>
      <w:ins w:id="1824" w:author="Catalina Ipas" w:date="2025-10-23T16:39:00Z">
        <w:r w:rsidRPr="33BFBB34">
          <w:rPr>
            <w:rFonts w:eastAsia="Times New Roman" w:cs="Times New Roman"/>
          </w:rPr>
          <w:t>When the accidents are simulated;</w:t>
        </w:r>
      </w:ins>
    </w:p>
    <w:p w14:paraId="0F2BBA49" w14:textId="02AF73F4" w:rsidR="78FE2F77" w:rsidRDefault="78FE2F77">
      <w:pPr>
        <w:pStyle w:val="ListParagraph"/>
        <w:numPr>
          <w:ilvl w:val="0"/>
          <w:numId w:val="3"/>
        </w:numPr>
        <w:spacing w:after="120" w:line="360" w:lineRule="auto"/>
        <w:jc w:val="both"/>
        <w:rPr>
          <w:ins w:id="1825" w:author="Catalina Ipas" w:date="2025-10-23T16:39:00Z" w16du:dateUtc="2025-10-23T16:39:43Z"/>
          <w:rFonts w:eastAsia="Times New Roman" w:cs="Times New Roman"/>
        </w:rPr>
        <w:pPrChange w:id="1826" w:author="Catalina Ipas" w:date="2025-10-23T16:44:00Z">
          <w:pPr/>
        </w:pPrChange>
      </w:pPr>
      <w:ins w:id="1827" w:author="Catalina Ipas" w:date="2025-10-23T16:39:00Z">
        <w:r w:rsidRPr="33BFBB34">
          <w:rPr>
            <w:rFonts w:eastAsia="Times New Roman" w:cs="Times New Roman"/>
          </w:rPr>
          <w:t>When the work is unrelated to the employer’s business;</w:t>
        </w:r>
      </w:ins>
    </w:p>
    <w:p w14:paraId="4EA1D40A" w14:textId="2C35E379" w:rsidR="78FE2F77" w:rsidRDefault="78FE2F77">
      <w:pPr>
        <w:pStyle w:val="ListParagraph"/>
        <w:numPr>
          <w:ilvl w:val="0"/>
          <w:numId w:val="3"/>
        </w:numPr>
        <w:spacing w:after="120" w:line="360" w:lineRule="auto"/>
        <w:jc w:val="both"/>
        <w:rPr>
          <w:ins w:id="1828" w:author="Catalina Ipas" w:date="2025-10-23T16:39:00Z" w16du:dateUtc="2025-10-23T16:39:43Z"/>
          <w:rFonts w:eastAsia="Times New Roman" w:cs="Times New Roman"/>
        </w:rPr>
        <w:pPrChange w:id="1829" w:author="Catalina Ipas" w:date="2025-10-23T16:44:00Z">
          <w:pPr/>
        </w:pPrChange>
      </w:pPr>
      <w:ins w:id="1830" w:author="Catalina Ipas" w:date="2025-10-23T16:39:00Z">
        <w:r w:rsidRPr="33BFBB34">
          <w:rPr>
            <w:rFonts w:eastAsia="Times New Roman" w:cs="Times New Roman"/>
          </w:rPr>
          <w:t>When the worker is employed at home;</w:t>
        </w:r>
      </w:ins>
    </w:p>
    <w:p w14:paraId="76E4091F" w14:textId="0E358D6C" w:rsidR="78FE2F77" w:rsidRDefault="78FE2F77">
      <w:pPr>
        <w:pStyle w:val="ListParagraph"/>
        <w:numPr>
          <w:ilvl w:val="0"/>
          <w:numId w:val="3"/>
        </w:numPr>
        <w:spacing w:after="120" w:line="360" w:lineRule="auto"/>
        <w:jc w:val="both"/>
        <w:rPr>
          <w:ins w:id="1831" w:author="Catalina Ipas" w:date="2025-10-23T16:39:00Z" w16du:dateUtc="2025-10-23T16:39:43Z"/>
          <w:rFonts w:eastAsia="Times New Roman" w:cs="Times New Roman"/>
        </w:rPr>
        <w:pPrChange w:id="1832" w:author="Catalina Ipas" w:date="2025-10-23T16:44:00Z">
          <w:pPr/>
        </w:pPrChange>
      </w:pPr>
      <w:ins w:id="1833" w:author="Catalina Ipas" w:date="2025-10-23T16:39:00Z">
        <w:r w:rsidRPr="33BFBB34">
          <w:rPr>
            <w:rFonts w:eastAsia="Times New Roman" w:cs="Times New Roman"/>
          </w:rPr>
          <w:t>When it involves domestic workers, who are only entitled to full pay and regular medical and pharmaceutical care for up to one (1) month in case of illness, and in the event of death, the employer must cover the essential funeral expenses;</w:t>
        </w:r>
      </w:ins>
    </w:p>
    <w:p w14:paraId="7316AB9D" w14:textId="68DD7E41" w:rsidR="78FE2F77" w:rsidRDefault="78FE2F77">
      <w:pPr>
        <w:pStyle w:val="ListParagraph"/>
        <w:numPr>
          <w:ilvl w:val="0"/>
          <w:numId w:val="3"/>
        </w:numPr>
        <w:spacing w:after="120" w:line="360" w:lineRule="auto"/>
        <w:jc w:val="both"/>
        <w:rPr>
          <w:ins w:id="1834" w:author="Catalina Ipas" w:date="2025-10-23T16:39:00Z" w16du:dateUtc="2025-10-23T16:39:43Z"/>
          <w:rFonts w:eastAsia="Times New Roman" w:cs="Times New Roman"/>
        </w:rPr>
        <w:pPrChange w:id="1835" w:author="Catalina Ipas" w:date="2025-10-23T16:44:00Z">
          <w:pPr/>
        </w:pPrChange>
      </w:pPr>
      <w:ins w:id="1836" w:author="Catalina Ipas" w:date="2025-10-23T16:39:00Z">
        <w:r w:rsidRPr="33BFBB34">
          <w:rPr>
            <w:rFonts w:eastAsia="Times New Roman" w:cs="Times New Roman"/>
          </w:rPr>
          <w:t>When it involves family work or a purely family-run business employing no more than five (5) permanent workers outside the family;</w:t>
        </w:r>
      </w:ins>
    </w:p>
    <w:p w14:paraId="1CB8D28C" w14:textId="3F59C07C" w:rsidR="78FE2F77" w:rsidRDefault="78FE2F77">
      <w:pPr>
        <w:pStyle w:val="ListParagraph"/>
        <w:numPr>
          <w:ilvl w:val="0"/>
          <w:numId w:val="3"/>
        </w:numPr>
        <w:spacing w:after="120" w:line="360" w:lineRule="auto"/>
        <w:jc w:val="both"/>
        <w:rPr>
          <w:ins w:id="1837" w:author="Catalina Ipas" w:date="2025-10-23T16:39:00Z" w16du:dateUtc="2025-10-23T16:39:43Z"/>
          <w:rFonts w:eastAsia="Times New Roman" w:cs="Times New Roman"/>
        </w:rPr>
        <w:pPrChange w:id="1838" w:author="Catalina Ipas" w:date="2025-10-23T16:44:00Z">
          <w:pPr/>
        </w:pPrChange>
      </w:pPr>
      <w:ins w:id="1839" w:author="Catalina Ipas" w:date="2025-10-23T16:39:00Z">
        <w:r w:rsidRPr="33BFBB34">
          <w:rPr>
            <w:rFonts w:eastAsia="Times New Roman" w:cs="Times New Roman"/>
          </w:rPr>
          <w:t>When it involves workers hired temporarily, without commercial or industrial purposes, for work that, due to its nature or other reasons, lasts less than two (2) weeks;</w:t>
        </w:r>
      </w:ins>
    </w:p>
    <w:p w14:paraId="6F86663D" w14:textId="4F5A85E9" w:rsidR="78FE2F77" w:rsidRDefault="78FE2F77">
      <w:pPr>
        <w:pStyle w:val="ListParagraph"/>
        <w:numPr>
          <w:ilvl w:val="0"/>
          <w:numId w:val="3"/>
        </w:numPr>
        <w:spacing w:after="120" w:line="360" w:lineRule="auto"/>
        <w:jc w:val="both"/>
        <w:rPr>
          <w:ins w:id="1840" w:author="Catalina Ipas" w:date="2025-10-23T16:39:00Z" w16du:dateUtc="2025-10-23T16:39:43Z"/>
          <w:rFonts w:eastAsia="Times New Roman" w:cs="Times New Roman"/>
        </w:rPr>
        <w:pPrChange w:id="1841" w:author="Catalina Ipas" w:date="2025-10-23T16:44:00Z">
          <w:pPr/>
        </w:pPrChange>
      </w:pPr>
      <w:ins w:id="1842" w:author="Catalina Ipas" w:date="2025-10-23T16:39:00Z">
        <w:r w:rsidRPr="33BFBB34">
          <w:rPr>
            <w:rFonts w:eastAsia="Times New Roman" w:cs="Times New Roman"/>
          </w:rPr>
          <w:t>When the incapacity results from a fight or suicide attempt;</w:t>
        </w:r>
      </w:ins>
    </w:p>
    <w:p w14:paraId="6FB9DA55" w14:textId="4BCB0035" w:rsidR="78FE2F77" w:rsidRDefault="78FE2F77">
      <w:pPr>
        <w:pStyle w:val="ListParagraph"/>
        <w:numPr>
          <w:ilvl w:val="0"/>
          <w:numId w:val="3"/>
        </w:numPr>
        <w:spacing w:after="120" w:line="360" w:lineRule="auto"/>
        <w:jc w:val="both"/>
        <w:rPr>
          <w:ins w:id="1843" w:author="Catalina Ipas" w:date="2025-10-23T16:39:00Z" w16du:dateUtc="2025-10-23T16:39:43Z"/>
          <w:rFonts w:eastAsia="Times New Roman" w:cs="Times New Roman"/>
        </w:rPr>
        <w:pPrChange w:id="1844" w:author="Catalina Ipas" w:date="2025-10-23T16:44:00Z">
          <w:pPr/>
        </w:pPrChange>
      </w:pPr>
      <w:ins w:id="1845" w:author="Catalina Ipas" w:date="2025-10-23T16:39:00Z">
        <w:r w:rsidRPr="33BFBB34">
          <w:rPr>
            <w:rFonts w:eastAsia="Times New Roman" w:cs="Times New Roman"/>
          </w:rPr>
          <w:t>When it involves permanent workers hired by an industrial company employing no more than five (5) workers, provided that the company’s capital is less than ten thousand lempiras (L.10,000.00);</w:t>
        </w:r>
      </w:ins>
    </w:p>
    <w:p w14:paraId="6B26A778" w14:textId="69FB78FE" w:rsidR="78FE2F77" w:rsidRDefault="78FE2F77">
      <w:pPr>
        <w:pStyle w:val="ListParagraph"/>
        <w:numPr>
          <w:ilvl w:val="0"/>
          <w:numId w:val="3"/>
        </w:numPr>
        <w:spacing w:after="120" w:line="360" w:lineRule="auto"/>
        <w:jc w:val="both"/>
        <w:rPr>
          <w:ins w:id="1846" w:author="Catalina Ipas" w:date="2025-10-23T16:39:00Z" w16du:dateUtc="2025-10-23T16:39:43Z"/>
          <w:rFonts w:eastAsia="Times New Roman" w:cs="Times New Roman"/>
        </w:rPr>
        <w:pPrChange w:id="1847" w:author="Catalina Ipas" w:date="2025-10-23T16:44:00Z">
          <w:pPr/>
        </w:pPrChange>
      </w:pPr>
      <w:ins w:id="1848" w:author="Catalina Ipas" w:date="2025-10-23T16:39:00Z">
        <w:r w:rsidRPr="33BFBB34">
          <w:rPr>
            <w:rFonts w:eastAsia="Times New Roman" w:cs="Times New Roman"/>
          </w:rPr>
          <w:t>When it involves permanent workers hired for agricultural or livestock purposes, where the number does not exceed ten (10). This exception does not include personnel exposed to the danger of machinery or instruments powered by mechanical force;</w:t>
        </w:r>
      </w:ins>
    </w:p>
    <w:p w14:paraId="0BD1B700" w14:textId="5F5E337D" w:rsidR="78FE2F77" w:rsidRDefault="78FE2F77">
      <w:pPr>
        <w:pStyle w:val="ListParagraph"/>
        <w:numPr>
          <w:ilvl w:val="0"/>
          <w:numId w:val="3"/>
        </w:numPr>
        <w:spacing w:after="120" w:line="360" w:lineRule="auto"/>
        <w:jc w:val="both"/>
        <w:rPr>
          <w:ins w:id="1849" w:author="Catalina Ipas" w:date="2025-10-23T16:39:00Z" w16du:dateUtc="2025-10-23T16:39:43Z"/>
          <w:rFonts w:eastAsia="Times New Roman" w:cs="Times New Roman"/>
        </w:rPr>
        <w:pPrChange w:id="1850" w:author="Catalina Ipas" w:date="2025-10-23T16:44:00Z">
          <w:pPr/>
        </w:pPrChange>
      </w:pPr>
      <w:ins w:id="1851" w:author="Catalina Ipas" w:date="2025-10-23T16:39:00Z">
        <w:r w:rsidRPr="33BFBB34">
          <w:rPr>
            <w:rFonts w:eastAsia="Times New Roman" w:cs="Times New Roman"/>
          </w:rPr>
          <w:t>When the accident is due to force majeure unrelated to work; and</w:t>
        </w:r>
      </w:ins>
    </w:p>
    <w:p w14:paraId="73C1D9C1" w14:textId="4AAA069A" w:rsidR="78FE2F77" w:rsidRDefault="78FE2F77">
      <w:pPr>
        <w:pStyle w:val="ListParagraph"/>
        <w:numPr>
          <w:ilvl w:val="0"/>
          <w:numId w:val="3"/>
        </w:numPr>
        <w:spacing w:after="120" w:line="360" w:lineRule="auto"/>
        <w:jc w:val="both"/>
        <w:rPr>
          <w:ins w:id="1852" w:author="Catalina Ipas" w:date="2025-10-23T16:40:00Z" w16du:dateUtc="2025-10-23T16:40:30Z"/>
          <w:rFonts w:eastAsia="Times New Roman" w:cs="Times New Roman"/>
        </w:rPr>
        <w:pPrChange w:id="1853" w:author="Catalina Ipas" w:date="2025-10-23T16:44:00Z">
          <w:pPr/>
        </w:pPrChange>
      </w:pPr>
      <w:ins w:id="1854" w:author="Catalina Ipas" w:date="2025-10-23T16:39:00Z">
        <w:r w:rsidRPr="33BFBB34">
          <w:rPr>
            <w:rFonts w:eastAsia="Times New Roman" w:cs="Times New Roman"/>
          </w:rPr>
          <w:t>Workers engaged in animal-drawn agricultural transportation, unless it is conducted on rails.</w:t>
        </w:r>
      </w:ins>
    </w:p>
    <w:p w14:paraId="7893206D" w14:textId="744D59E4" w:rsidR="78FE2F77" w:rsidRDefault="78FE2F77">
      <w:pPr>
        <w:spacing w:after="120" w:line="360" w:lineRule="auto"/>
        <w:jc w:val="both"/>
        <w:rPr>
          <w:ins w:id="1855" w:author="Catalina Ipas" w:date="2025-10-23T16:39:00Z" w16du:dateUtc="2025-10-23T16:39:43Z"/>
          <w:rFonts w:eastAsia="Times New Roman" w:cs="Times New Roman"/>
        </w:rPr>
        <w:pPrChange w:id="1856" w:author="Catalina Ipas" w:date="2025-10-23T16:44:00Z">
          <w:pPr/>
        </w:pPrChange>
      </w:pPr>
      <w:ins w:id="1857" w:author="Catalina Ipas" w:date="2025-10-23T16:39:00Z">
        <w:r w:rsidRPr="33BFBB34">
          <w:rPr>
            <w:rFonts w:eastAsia="Times New Roman" w:cs="Times New Roman"/>
          </w:rPr>
          <w:t>The Executive Branch, after consulting the Honduran Social Security Institute in each case, may decree the total restriction of one or more of the exceptions mentioned above, according to the possibilities and needs that arise to extend protection against occupational risks to other sectors of the employed population.</w:t>
        </w:r>
      </w:ins>
    </w:p>
    <w:p w14:paraId="31F32B1A" w14:textId="5A8E0638" w:rsidR="78FE2F77" w:rsidRDefault="78FE2F77">
      <w:pPr>
        <w:spacing w:after="120" w:line="360" w:lineRule="auto"/>
        <w:jc w:val="both"/>
        <w:rPr>
          <w:ins w:id="1858" w:author="Catalina Ipas" w:date="2025-10-23T16:39:00Z" w16du:dateUtc="2025-10-23T16:39:43Z"/>
          <w:rFonts w:eastAsia="Times New Roman" w:cs="Times New Roman"/>
        </w:rPr>
        <w:pPrChange w:id="1859" w:author="Catalina Ipas" w:date="2025-10-23T16:44:00Z">
          <w:pPr/>
        </w:pPrChange>
      </w:pPr>
      <w:ins w:id="1860" w:author="Catalina Ipas" w:date="2025-10-23T16:39:00Z">
        <w:r w:rsidRPr="33BFBB34">
          <w:rPr>
            <w:rFonts w:eastAsia="Times New Roman" w:cs="Times New Roman"/>
          </w:rPr>
          <w:t>In no case, even if more than two (2) disabilities occur, shall the employer be required to pay more than the amount corresponding to total permanent incapacity (Article 445).</w:t>
        </w:r>
      </w:ins>
    </w:p>
    <w:p w14:paraId="502547F3" w14:textId="7B01AF7C" w:rsidR="56D2F461" w:rsidRDefault="56D2F461" w:rsidP="33BFBB34">
      <w:pPr>
        <w:spacing w:after="120" w:line="360" w:lineRule="auto"/>
        <w:jc w:val="both"/>
        <w:rPr>
          <w:ins w:id="1861" w:author="Catalina Ipas" w:date="2025-10-23T16:28:00Z" w16du:dateUtc="2025-10-23T16:28:50Z"/>
          <w:rFonts w:eastAsia="Times New Roman" w:cs="Times New Roman"/>
        </w:rPr>
      </w:pPr>
      <w:ins w:id="1862" w:author="Catalina Ipas" w:date="2025-10-23T16:41:00Z">
        <w:r w:rsidRPr="33BFBB34">
          <w:rPr>
            <w:rFonts w:eastAsia="Times New Roman" w:cs="Times New Roman"/>
          </w:rPr>
          <w:t>According to Article 413, professional negligence, meaning the worker’s omission of precaution due to confidence in their skill or ability to perform their job, does not exempt the employer from responsibility, unless such negligence constitutes a clear breach of the employer’s instructions or work regulations.</w:t>
        </w:r>
      </w:ins>
      <w:ins w:id="1863" w:author="Catalina Ipas" w:date="2025-10-23T16:43:00Z">
        <w:r w:rsidR="01046BB7" w:rsidRPr="33BFBB34">
          <w:rPr>
            <w:rFonts w:eastAsia="Times New Roman" w:cs="Times New Roman"/>
          </w:rPr>
          <w:t xml:space="preserve"> If this is the case, he or she shall be subject to the sanctions established in the Honduran Labor Code, in Partners</w:t>
        </w:r>
      </w:ins>
      <w:ins w:id="1864" w:author="Megan Ash" w:date="2026-01-26T11:07:00Z" w16du:dateUtc="2026-01-26T16:07:00Z">
        <w:r w:rsidR="001E5B3B">
          <w:rPr>
            <w:rFonts w:eastAsia="Times New Roman" w:cs="Times New Roman"/>
          </w:rPr>
          <w:t>’</w:t>
        </w:r>
      </w:ins>
      <w:ins w:id="1865" w:author="Catalina Ipas" w:date="2025-10-23T16:43:00Z">
        <w:r w:rsidR="01046BB7" w:rsidRPr="33BFBB34">
          <w:rPr>
            <w:rFonts w:eastAsia="Times New Roman" w:cs="Times New Roman"/>
          </w:rPr>
          <w:t xml:space="preserve"> work regulations, and in employment contracts (Article </w:t>
        </w:r>
      </w:ins>
      <w:ins w:id="1866" w:author="Catalina Ipas" w:date="2025-10-23T16:44:00Z">
        <w:r w:rsidR="01046BB7" w:rsidRPr="33BFBB34">
          <w:rPr>
            <w:rFonts w:eastAsia="Times New Roman" w:cs="Times New Roman"/>
          </w:rPr>
          <w:t>440).</w:t>
        </w:r>
      </w:ins>
    </w:p>
    <w:p w14:paraId="181C408F" w14:textId="2ABE22CA" w:rsidR="33BFBB34" w:rsidRDefault="33BFBB34" w:rsidP="33BFBB34">
      <w:pPr>
        <w:spacing w:after="120" w:line="360" w:lineRule="auto"/>
        <w:jc w:val="both"/>
        <w:rPr>
          <w:rFonts w:eastAsia="Times New Roman" w:cs="Times New Roman"/>
        </w:rPr>
      </w:pPr>
    </w:p>
    <w:p w14:paraId="7E0C36FC" w14:textId="74C38B4E" w:rsidR="00132639" w:rsidRDefault="00132639" w:rsidP="00D01BA1">
      <w:pPr>
        <w:pStyle w:val="Heading2"/>
        <w:numPr>
          <w:ilvl w:val="1"/>
          <w:numId w:val="170"/>
        </w:numPr>
      </w:pPr>
      <w:bookmarkStart w:id="1867" w:name="_Toc222754622"/>
      <w:r w:rsidRPr="00132639">
        <w:t>Duty of Care – Safety &amp; Security</w:t>
      </w:r>
      <w:bookmarkEnd w:id="1867"/>
      <w:r w:rsidRPr="00132639">
        <w:t xml:space="preserve"> </w:t>
      </w:r>
    </w:p>
    <w:p w14:paraId="4A2C4300" w14:textId="117EE25E" w:rsidR="00AD03C4" w:rsidRDefault="00132639" w:rsidP="00527FAB">
      <w:pPr>
        <w:tabs>
          <w:tab w:val="left" w:pos="960"/>
        </w:tabs>
        <w:spacing w:after="120" w:line="360" w:lineRule="auto"/>
        <w:ind w:right="-20"/>
        <w:jc w:val="both"/>
        <w:rPr>
          <w:rFonts w:cs="Times New Roman"/>
        </w:rPr>
      </w:pPr>
      <w:commentRangeStart w:id="1868"/>
      <w:r w:rsidRPr="00132639">
        <w:rPr>
          <w:rFonts w:cs="Times New Roman"/>
        </w:rPr>
        <w:t>Partners</w:t>
      </w:r>
      <w:r>
        <w:rPr>
          <w:rFonts w:cs="Times New Roman"/>
        </w:rPr>
        <w:t xml:space="preserve"> </w:t>
      </w:r>
      <w:r w:rsidR="00B8238B">
        <w:rPr>
          <w:rFonts w:cs="Times New Roman"/>
        </w:rPr>
        <w:t>Honduras</w:t>
      </w:r>
      <w:r w:rsidRPr="00132639">
        <w:rPr>
          <w:rFonts w:cs="Times New Roman"/>
        </w:rPr>
        <w:t xml:space="preserve"> takes precautions to protect the health and well-being of its staff while carrying out their duties and responsibilities on behalf of Partners. Partners </w:t>
      </w:r>
      <w:r w:rsidR="00B8238B">
        <w:rPr>
          <w:rFonts w:cs="Times New Roman"/>
        </w:rPr>
        <w:t>Honduras</w:t>
      </w:r>
      <w:r w:rsidR="00D26B31">
        <w:rPr>
          <w:rFonts w:cs="Times New Roman"/>
        </w:rPr>
        <w:t xml:space="preserve"> </w:t>
      </w:r>
      <w:r w:rsidRPr="00132639">
        <w:rPr>
          <w:rFonts w:cs="Times New Roman"/>
        </w:rPr>
        <w:t xml:space="preserve">adheres to </w:t>
      </w:r>
      <w:hyperlink r:id="rId73" w:history="1">
        <w:r w:rsidRPr="00D26B31">
          <w:rPr>
            <w:rStyle w:val="Hyperlink"/>
            <w:rFonts w:cs="Times New Roman"/>
          </w:rPr>
          <w:t>Partners’ Global Safety and Security Policies</w:t>
        </w:r>
      </w:hyperlink>
      <w:r w:rsidRPr="00132639">
        <w:rPr>
          <w:rFonts w:cs="Times New Roman"/>
        </w:rPr>
        <w:t xml:space="preserve">. Partners policies </w:t>
      </w:r>
      <w:r w:rsidR="00D26B31" w:rsidRPr="00132639">
        <w:rPr>
          <w:rFonts w:cs="Times New Roman"/>
        </w:rPr>
        <w:t>consist</w:t>
      </w:r>
      <w:r w:rsidRPr="00132639">
        <w:rPr>
          <w:rFonts w:cs="Times New Roman"/>
        </w:rPr>
        <w:t xml:space="preserve"> of a risk assessment and standard security protocols for each country designed to mitigate threats and maintain contingency planning.</w:t>
      </w:r>
    </w:p>
    <w:p w14:paraId="61C1ABAC" w14:textId="12C0D114" w:rsidR="0070264A" w:rsidRDefault="00132639" w:rsidP="00527FAB">
      <w:pPr>
        <w:tabs>
          <w:tab w:val="left" w:pos="960"/>
        </w:tabs>
        <w:spacing w:after="120" w:line="360" w:lineRule="auto"/>
        <w:ind w:right="-20"/>
        <w:jc w:val="both"/>
        <w:rPr>
          <w:rFonts w:cs="Times New Roman"/>
        </w:rPr>
      </w:pPr>
      <w:del w:id="1869" w:author="Megan Ash" w:date="2026-01-26T11:08:00Z" w16du:dateUtc="2026-01-26T16:08:00Z">
        <w:r w:rsidRPr="00132639" w:rsidDel="001E5B3B">
          <w:rPr>
            <w:rFonts w:cs="Times New Roman"/>
          </w:rPr>
          <w:delText xml:space="preserve"> </w:delText>
        </w:r>
      </w:del>
      <w:r w:rsidRPr="00132639">
        <w:rPr>
          <w:rFonts w:cs="Times New Roman"/>
        </w:rPr>
        <w:t xml:space="preserve">Employees are expected to report all security and safety incidents in accordance with </w:t>
      </w:r>
      <w:hyperlink r:id="rId74" w:history="1">
        <w:r w:rsidRPr="005B7D72">
          <w:rPr>
            <w:rStyle w:val="Hyperlink"/>
            <w:rFonts w:cs="Times New Roman"/>
          </w:rPr>
          <w:t>Partners’ Global Safety and Security Policies</w:t>
        </w:r>
      </w:hyperlink>
      <w:r w:rsidRPr="00132639">
        <w:rPr>
          <w:rFonts w:cs="Times New Roman"/>
        </w:rPr>
        <w:t xml:space="preserve">. Please speak with your supervisor or </w:t>
      </w:r>
      <w:r w:rsidR="00AD03C4">
        <w:rPr>
          <w:rFonts w:cs="Times New Roman"/>
        </w:rPr>
        <w:t>FO Director</w:t>
      </w:r>
      <w:r w:rsidRPr="00132639">
        <w:rPr>
          <w:rFonts w:cs="Times New Roman"/>
        </w:rPr>
        <w:t xml:space="preserve"> should you have any questions regarding Partners’ security and safety protocols. Violations of Partners’ global safety and security policies or standard operating procedures may result in disciplinary action.</w:t>
      </w:r>
      <w:commentRangeEnd w:id="1868"/>
      <w:r w:rsidR="00C713D3">
        <w:rPr>
          <w:rStyle w:val="CommentReference"/>
          <w:rFonts w:cs="Times New Roman"/>
          <w:sz w:val="24"/>
          <w:szCs w:val="24"/>
        </w:rPr>
        <w:commentReference w:id="1868"/>
      </w:r>
    </w:p>
    <w:p w14:paraId="1F954596" w14:textId="5941A3A6" w:rsidR="0070264A" w:rsidRPr="00E470AC" w:rsidRDefault="000769AB" w:rsidP="00D01BA1">
      <w:pPr>
        <w:pStyle w:val="Heading3"/>
      </w:pPr>
      <w:bookmarkStart w:id="1870" w:name="_Toc222754623"/>
      <w:r>
        <w:t>7.</w:t>
      </w:r>
      <w:r w:rsidR="00961CAC">
        <w:t>28</w:t>
      </w:r>
      <w:r w:rsidR="00E470AC">
        <w:t xml:space="preserve">.1 </w:t>
      </w:r>
      <w:r w:rsidR="00132639" w:rsidRPr="00E470AC">
        <w:t>Safety Protocols on Business Travel</w:t>
      </w:r>
      <w:bookmarkEnd w:id="1870"/>
      <w:r w:rsidR="00132639" w:rsidRPr="00E470AC">
        <w:t xml:space="preserve"> </w:t>
      </w:r>
    </w:p>
    <w:p w14:paraId="466FCA9E" w14:textId="145F7286" w:rsidR="002574ED" w:rsidRDefault="00132639" w:rsidP="00527FAB">
      <w:pPr>
        <w:tabs>
          <w:tab w:val="left" w:pos="960"/>
        </w:tabs>
        <w:spacing w:after="120" w:line="360" w:lineRule="auto"/>
        <w:ind w:right="-20"/>
        <w:jc w:val="both"/>
        <w:rPr>
          <w:rFonts w:cs="Times New Roman"/>
        </w:rPr>
      </w:pPr>
      <w:r w:rsidRPr="00132639">
        <w:rPr>
          <w:rFonts w:cs="Times New Roman"/>
        </w:rPr>
        <w:t xml:space="preserve">Any employee traveling for </w:t>
      </w:r>
      <w:r w:rsidR="0070264A" w:rsidRPr="00132639">
        <w:rPr>
          <w:rFonts w:cs="Times New Roman"/>
        </w:rPr>
        <w:t>Partners’</w:t>
      </w:r>
      <w:r w:rsidRPr="00132639">
        <w:rPr>
          <w:rFonts w:cs="Times New Roman"/>
        </w:rPr>
        <w:t xml:space="preserve"> business purposes must comply with </w:t>
      </w:r>
      <w:hyperlink r:id="rId75" w:history="1">
        <w:r w:rsidRPr="00D747FC">
          <w:rPr>
            <w:rStyle w:val="Hyperlink"/>
            <w:rFonts w:cs="Times New Roman"/>
          </w:rPr>
          <w:t>Partners’ Travel Policy</w:t>
        </w:r>
      </w:hyperlink>
      <w:r w:rsidRPr="00132639">
        <w:rPr>
          <w:rFonts w:cs="Times New Roman"/>
        </w:rPr>
        <w:t xml:space="preserve"> and the basic safety protocols below: </w:t>
      </w:r>
    </w:p>
    <w:p w14:paraId="23B7FBBB" w14:textId="167C5B01" w:rsidR="002574ED" w:rsidRPr="000A6F7D" w:rsidRDefault="00132639" w:rsidP="00D01BA1">
      <w:pPr>
        <w:pStyle w:val="ListParagraph"/>
        <w:numPr>
          <w:ilvl w:val="0"/>
          <w:numId w:val="188"/>
        </w:numPr>
        <w:tabs>
          <w:tab w:val="left" w:pos="960"/>
        </w:tabs>
        <w:spacing w:after="120" w:line="360" w:lineRule="auto"/>
        <w:ind w:right="-20"/>
        <w:jc w:val="both"/>
        <w:rPr>
          <w:rFonts w:cs="Times New Roman"/>
        </w:rPr>
      </w:pPr>
      <w:r w:rsidRPr="00D01BA1">
        <w:rPr>
          <w:rFonts w:cs="Times New Roman"/>
          <w:b/>
          <w:bCs/>
          <w:i/>
          <w:iCs/>
        </w:rPr>
        <w:t>Pre-travel Planning:</w:t>
      </w:r>
      <w:r w:rsidRPr="000A6F7D">
        <w:rPr>
          <w:rFonts w:cs="Times New Roman"/>
        </w:rPr>
        <w:t xml:space="preserve"> Before any business trip, employees should review the current travel advisory warnings and security conditions of their intended destination. If the advisory is</w:t>
      </w:r>
      <w:r w:rsidR="00377B35">
        <w:rPr>
          <w:rFonts w:cs="Times New Roman"/>
        </w:rPr>
        <w:t xml:space="preserve"> </w:t>
      </w:r>
      <w:r w:rsidRPr="000A6F7D">
        <w:rPr>
          <w:rFonts w:cs="Times New Roman"/>
        </w:rPr>
        <w:t xml:space="preserve">rated high risk, the employee must seek approval from the </w:t>
      </w:r>
      <w:r w:rsidR="00C40905">
        <w:rPr>
          <w:rFonts w:cs="Times New Roman"/>
        </w:rPr>
        <w:t xml:space="preserve">FO Director </w:t>
      </w:r>
      <w:r w:rsidRPr="000A6F7D">
        <w:rPr>
          <w:rFonts w:cs="Times New Roman"/>
        </w:rPr>
        <w:t xml:space="preserve">before the trip can be authorized. </w:t>
      </w:r>
    </w:p>
    <w:p w14:paraId="1FD6E596" w14:textId="003B49B7" w:rsidR="002574ED" w:rsidRPr="000A6F7D" w:rsidRDefault="00132639" w:rsidP="00D01BA1">
      <w:pPr>
        <w:pStyle w:val="ListParagraph"/>
        <w:numPr>
          <w:ilvl w:val="0"/>
          <w:numId w:val="188"/>
        </w:numPr>
        <w:tabs>
          <w:tab w:val="left" w:pos="960"/>
        </w:tabs>
        <w:spacing w:after="120" w:line="360" w:lineRule="auto"/>
        <w:ind w:right="-20"/>
        <w:jc w:val="both"/>
        <w:rPr>
          <w:rFonts w:cs="Times New Roman"/>
        </w:rPr>
      </w:pPr>
      <w:commentRangeStart w:id="1871"/>
      <w:r w:rsidRPr="00D01BA1">
        <w:rPr>
          <w:rFonts w:cs="Times New Roman"/>
          <w:b/>
          <w:bCs/>
          <w:i/>
          <w:iCs/>
        </w:rPr>
        <w:t>Booking Travel and Accommodation:</w:t>
      </w:r>
      <w:r w:rsidRPr="000A6F7D">
        <w:rPr>
          <w:rFonts w:cs="Times New Roman"/>
        </w:rPr>
        <w:t xml:space="preserve"> All travel arrangements, including airfare, ground transportation, and lodging, should be made through the Partners’ travel provider. If an employee chooses to make their own travel arrangements, it must be approved by the </w:t>
      </w:r>
      <w:r w:rsidR="00152B96">
        <w:rPr>
          <w:rFonts w:cs="Times New Roman"/>
        </w:rPr>
        <w:t>FO Director</w:t>
      </w:r>
      <w:r w:rsidRPr="000A6F7D">
        <w:rPr>
          <w:rFonts w:cs="Times New Roman"/>
        </w:rPr>
        <w:t xml:space="preserve">. </w:t>
      </w:r>
      <w:commentRangeEnd w:id="1871"/>
      <w:r w:rsidR="00D25646" w:rsidRPr="000A6F7D">
        <w:rPr>
          <w:rStyle w:val="CommentReference"/>
          <w:rFonts w:cs="Times New Roman"/>
          <w:sz w:val="24"/>
          <w:szCs w:val="24"/>
        </w:rPr>
        <w:commentReference w:id="1871"/>
      </w:r>
    </w:p>
    <w:p w14:paraId="0447F725" w14:textId="3447A19D" w:rsidR="002574ED" w:rsidRPr="000A6F7D" w:rsidRDefault="00132639" w:rsidP="00D01BA1">
      <w:pPr>
        <w:pStyle w:val="ListParagraph"/>
        <w:numPr>
          <w:ilvl w:val="0"/>
          <w:numId w:val="188"/>
        </w:numPr>
        <w:tabs>
          <w:tab w:val="left" w:pos="960"/>
        </w:tabs>
        <w:spacing w:after="120" w:line="360" w:lineRule="auto"/>
        <w:ind w:right="-20"/>
        <w:jc w:val="both"/>
        <w:rPr>
          <w:rFonts w:cs="Times New Roman"/>
        </w:rPr>
      </w:pPr>
      <w:r w:rsidRPr="00D01BA1">
        <w:rPr>
          <w:rFonts w:cs="Times New Roman"/>
          <w:b/>
          <w:bCs/>
          <w:i/>
          <w:iCs/>
        </w:rPr>
        <w:t>Communication and Check-In:</w:t>
      </w:r>
      <w:r w:rsidRPr="000A6F7D">
        <w:rPr>
          <w:rFonts w:cs="Times New Roman"/>
        </w:rPr>
        <w:t xml:space="preserve"> Employees must regularly check-in with their supervisor and emergency contacts during their trip. They should provide a detailed itinerary with contact information and emergency procedures. If there are any changes to the itinerary, the employee must inform the supervisor and emergency contacts immediately.</w:t>
      </w:r>
      <w:r w:rsidR="00377B35">
        <w:rPr>
          <w:rFonts w:cs="Times New Roman"/>
        </w:rPr>
        <w:t xml:space="preserve"> </w:t>
      </w:r>
    </w:p>
    <w:p w14:paraId="1147368A" w14:textId="3FFA5A4C" w:rsidR="002574ED" w:rsidRPr="000A6F7D" w:rsidRDefault="00132639" w:rsidP="00D01BA1">
      <w:pPr>
        <w:pStyle w:val="ListParagraph"/>
        <w:numPr>
          <w:ilvl w:val="0"/>
          <w:numId w:val="188"/>
        </w:numPr>
        <w:tabs>
          <w:tab w:val="left" w:pos="960"/>
        </w:tabs>
        <w:spacing w:after="120" w:line="360" w:lineRule="auto"/>
        <w:ind w:right="-20"/>
        <w:jc w:val="both"/>
        <w:rPr>
          <w:rFonts w:cs="Times New Roman"/>
        </w:rPr>
      </w:pPr>
      <w:r w:rsidRPr="00D01BA1">
        <w:rPr>
          <w:rFonts w:cs="Times New Roman"/>
          <w:b/>
          <w:bCs/>
          <w:i/>
          <w:iCs/>
        </w:rPr>
        <w:t>Health and Safety:</w:t>
      </w:r>
      <w:r w:rsidRPr="000A6F7D">
        <w:rPr>
          <w:rFonts w:cs="Times New Roman"/>
        </w:rPr>
        <w:t xml:space="preserve"> Employees are required to follow all local health and safety regulations, </w:t>
      </w:r>
      <w:commentRangeStart w:id="1872"/>
      <w:r w:rsidRPr="000A6F7D">
        <w:rPr>
          <w:rFonts w:cs="Times New Roman"/>
        </w:rPr>
        <w:t>including wearing masks and practicing social distancing</w:t>
      </w:r>
      <w:commentRangeEnd w:id="1872"/>
      <w:r w:rsidR="00D25646" w:rsidRPr="000A6F7D">
        <w:rPr>
          <w:rStyle w:val="CommentReference"/>
          <w:rFonts w:cs="Times New Roman"/>
          <w:sz w:val="24"/>
          <w:szCs w:val="24"/>
        </w:rPr>
        <w:commentReference w:id="1872"/>
      </w:r>
      <w:r w:rsidRPr="000A6F7D">
        <w:rPr>
          <w:rFonts w:cs="Times New Roman"/>
        </w:rPr>
        <w:t xml:space="preserve">. </w:t>
      </w:r>
      <w:r w:rsidR="00D300B6">
        <w:rPr>
          <w:rFonts w:cs="Times New Roman"/>
        </w:rPr>
        <w:t>Partners</w:t>
      </w:r>
      <w:r w:rsidRPr="000A6F7D">
        <w:rPr>
          <w:rFonts w:cs="Times New Roman"/>
        </w:rPr>
        <w:t xml:space="preserve"> will provide employees with personal protective equipment (PPE) as required. Employees are also expected to familiarize themselves with the location of the nearest medical facilities and emergency services. Employees should be advised to seek medical attention immediately if they experience any health issues while traveling. </w:t>
      </w:r>
    </w:p>
    <w:p w14:paraId="23B9EF55" w14:textId="006FC583" w:rsidR="002574ED" w:rsidRPr="000A6F7D" w:rsidRDefault="00132639" w:rsidP="00D01BA1">
      <w:pPr>
        <w:pStyle w:val="ListParagraph"/>
        <w:numPr>
          <w:ilvl w:val="0"/>
          <w:numId w:val="188"/>
        </w:numPr>
        <w:tabs>
          <w:tab w:val="left" w:pos="960"/>
        </w:tabs>
        <w:spacing w:after="120" w:line="360" w:lineRule="auto"/>
        <w:ind w:right="-20"/>
        <w:jc w:val="both"/>
        <w:rPr>
          <w:rFonts w:cs="Times New Roman"/>
        </w:rPr>
      </w:pPr>
      <w:r w:rsidRPr="00D01BA1">
        <w:rPr>
          <w:rFonts w:cs="Times New Roman"/>
          <w:b/>
          <w:bCs/>
          <w:i/>
          <w:iCs/>
        </w:rPr>
        <w:t>Security</w:t>
      </w:r>
      <w:r w:rsidRPr="000A6F7D">
        <w:rPr>
          <w:rFonts w:cs="Times New Roman"/>
        </w:rPr>
        <w:t xml:space="preserve">: Employees must take necessary precautions to ensure their own security, including avoiding unsafe areas and situations. </w:t>
      </w:r>
      <w:commentRangeStart w:id="1873"/>
      <w:r w:rsidRPr="000A6F7D">
        <w:rPr>
          <w:rFonts w:cs="Times New Roman"/>
        </w:rPr>
        <w:t xml:space="preserve">Partners will provide employees with relevant security information, including crime statistics, terrorism threats, and other relevant safety concerns. </w:t>
      </w:r>
      <w:commentRangeEnd w:id="1873"/>
      <w:r w:rsidR="00D176F8" w:rsidRPr="000A6F7D">
        <w:rPr>
          <w:rStyle w:val="CommentReference"/>
          <w:rFonts w:cs="Times New Roman"/>
          <w:sz w:val="24"/>
          <w:szCs w:val="24"/>
        </w:rPr>
        <w:commentReference w:id="1873"/>
      </w:r>
      <w:r w:rsidRPr="000A6F7D">
        <w:rPr>
          <w:rFonts w:cs="Times New Roman"/>
        </w:rPr>
        <w:t xml:space="preserve">Please reference </w:t>
      </w:r>
      <w:commentRangeStart w:id="1874"/>
      <w:r>
        <w:fldChar w:fldCharType="begin"/>
      </w:r>
      <w:r>
        <w:instrText>HYPERLINK "https://partnersnet107.sharepoint.com/:w:/s/FA/EdFi249dyHBEohwXYyoeTxYBYOPFy6gYPvIRqJAv6w9uHA?e=CuzYPb"</w:instrText>
      </w:r>
      <w:r>
        <w:fldChar w:fldCharType="separate"/>
      </w:r>
      <w:r w:rsidRPr="00D01BA1">
        <w:rPr>
          <w:rStyle w:val="Hyperlink"/>
          <w:rFonts w:cs="Times New Roman"/>
        </w:rPr>
        <w:t>Partners’ pre-arrival travel briefs</w:t>
      </w:r>
      <w:r>
        <w:fldChar w:fldCharType="end"/>
      </w:r>
      <w:r w:rsidRPr="000A6F7D">
        <w:rPr>
          <w:rFonts w:cs="Times New Roman"/>
        </w:rPr>
        <w:t xml:space="preserve">. </w:t>
      </w:r>
      <w:commentRangeEnd w:id="1874"/>
      <w:r w:rsidR="00D176F8" w:rsidRPr="000A6F7D">
        <w:rPr>
          <w:rStyle w:val="CommentReference"/>
          <w:rFonts w:cs="Times New Roman"/>
          <w:sz w:val="24"/>
          <w:szCs w:val="24"/>
        </w:rPr>
        <w:commentReference w:id="1874"/>
      </w:r>
    </w:p>
    <w:p w14:paraId="5847D943" w14:textId="53B42BF5" w:rsidR="00D747FC" w:rsidRPr="000A6F7D" w:rsidRDefault="00132639" w:rsidP="00D01BA1">
      <w:pPr>
        <w:pStyle w:val="ListParagraph"/>
        <w:numPr>
          <w:ilvl w:val="0"/>
          <w:numId w:val="188"/>
        </w:numPr>
        <w:tabs>
          <w:tab w:val="left" w:pos="960"/>
        </w:tabs>
        <w:spacing w:after="120" w:line="360" w:lineRule="auto"/>
        <w:ind w:right="-20"/>
        <w:jc w:val="both"/>
        <w:rPr>
          <w:rFonts w:cs="Times New Roman"/>
        </w:rPr>
      </w:pPr>
      <w:r w:rsidRPr="00D01BA1">
        <w:rPr>
          <w:rFonts w:cs="Times New Roman"/>
          <w:b/>
          <w:bCs/>
          <w:i/>
          <w:iCs/>
        </w:rPr>
        <w:t>Crisis Management:</w:t>
      </w:r>
      <w:r w:rsidRPr="000A6F7D">
        <w:rPr>
          <w:rFonts w:cs="Times New Roman"/>
        </w:rPr>
        <w:t xml:space="preserve"> In case of an emergency or crisis situation, employees should contact the emergency hotline below. The hotline is managed by a </w:t>
      </w:r>
      <w:r w:rsidR="00F620E8" w:rsidRPr="000A6F7D">
        <w:rPr>
          <w:rFonts w:cs="Times New Roman"/>
        </w:rPr>
        <w:t>third-party</w:t>
      </w:r>
      <w:r w:rsidRPr="000A6F7D">
        <w:rPr>
          <w:rFonts w:cs="Times New Roman"/>
        </w:rPr>
        <w:t xml:space="preserve"> firm that is able to provide immediate assistance to the employee. The assistance may include evacuation, medical support, or other necessary measures to ensure the employee's safety. </w:t>
      </w:r>
    </w:p>
    <w:p w14:paraId="02BBBA1E" w14:textId="55CA919A" w:rsidR="00C24171" w:rsidRPr="00E470AC" w:rsidRDefault="00E470AC" w:rsidP="00D01BA1">
      <w:pPr>
        <w:pStyle w:val="Heading3"/>
      </w:pPr>
      <w:bookmarkStart w:id="1875" w:name="_Toc222754624"/>
      <w:r>
        <w:t>7.</w:t>
      </w:r>
      <w:r w:rsidR="00961CAC">
        <w:t>28</w:t>
      </w:r>
      <w:r>
        <w:t xml:space="preserve">.2 </w:t>
      </w:r>
      <w:r w:rsidR="00132639">
        <w:t>E</w:t>
      </w:r>
      <w:commentRangeStart w:id="1876"/>
      <w:r w:rsidR="00132639">
        <w:t>mergency Hotline</w:t>
      </w:r>
      <w:bookmarkEnd w:id="1875"/>
      <w:r w:rsidR="00132639">
        <w:t xml:space="preserve"> </w:t>
      </w:r>
      <w:commentRangeEnd w:id="1876"/>
      <w:r w:rsidRPr="00E470AC">
        <w:rPr>
          <w:rStyle w:val="CommentReference"/>
          <w:sz w:val="28"/>
          <w:szCs w:val="24"/>
        </w:rPr>
        <w:commentReference w:id="1876"/>
      </w:r>
    </w:p>
    <w:p w14:paraId="6ED2332B" w14:textId="2CF1CFBA" w:rsidR="00E552E7" w:rsidRDefault="00132639" w:rsidP="00527FAB">
      <w:pPr>
        <w:tabs>
          <w:tab w:val="left" w:pos="960"/>
        </w:tabs>
        <w:spacing w:after="120" w:line="360" w:lineRule="auto"/>
        <w:ind w:right="-20"/>
        <w:jc w:val="both"/>
        <w:rPr>
          <w:rFonts w:cs="Times New Roman"/>
        </w:rPr>
      </w:pPr>
      <w:r w:rsidRPr="00132639">
        <w:rPr>
          <w:rFonts w:cs="Times New Roman"/>
        </w:rPr>
        <w:t xml:space="preserve">In event of an immediate life-threatening situation while travelling internationally for work, employees, consultants, volunteers, and other travelers should contact Partners’ </w:t>
      </w:r>
      <w:r w:rsidR="00F620E8" w:rsidRPr="00132639">
        <w:rPr>
          <w:rFonts w:cs="Times New Roman"/>
        </w:rPr>
        <w:t>third-party</w:t>
      </w:r>
      <w:r w:rsidRPr="00132639">
        <w:rPr>
          <w:rFonts w:cs="Times New Roman"/>
        </w:rPr>
        <w:t xml:space="preserve"> security provider RSM, who handles emergency and crisis response. RSM will assist with security, political, medical, natural disaster, and other crises and evacuations. The emergency hotline is: +1 855-969- 3949, which is available 24/7 and in multiple languages.</w:t>
      </w:r>
    </w:p>
    <w:p w14:paraId="271B31EB" w14:textId="2EAA4C3B" w:rsidR="00F241C3" w:rsidRDefault="00F241C3" w:rsidP="00F241C3">
      <w:pPr>
        <w:pStyle w:val="Heading2"/>
        <w:numPr>
          <w:ilvl w:val="1"/>
          <w:numId w:val="170"/>
        </w:numPr>
      </w:pPr>
      <w:bookmarkStart w:id="1877" w:name="_Toc222754625"/>
      <w:r>
        <w:t>Workplace Gambling</w:t>
      </w:r>
      <w:bookmarkEnd w:id="1877"/>
      <w:r w:rsidRPr="00132639">
        <w:t xml:space="preserve"> </w:t>
      </w:r>
    </w:p>
    <w:p w14:paraId="5C76DF8F" w14:textId="78EF5799" w:rsidR="00BB4BB6" w:rsidRDefault="00F241C3" w:rsidP="00D01BA1">
      <w:pPr>
        <w:tabs>
          <w:tab w:val="left" w:pos="960"/>
        </w:tabs>
        <w:spacing w:after="120" w:line="360" w:lineRule="auto"/>
        <w:ind w:right="-20"/>
        <w:jc w:val="both"/>
        <w:rPr>
          <w:rFonts w:cs="Times New Roman"/>
        </w:rPr>
      </w:pPr>
      <w:r w:rsidRPr="00132639">
        <w:rPr>
          <w:rFonts w:cs="Times New Roman"/>
        </w:rPr>
        <w:t>Partners</w:t>
      </w:r>
      <w:r>
        <w:rPr>
          <w:rFonts w:cs="Times New Roman"/>
        </w:rPr>
        <w:t xml:space="preserve"> </w:t>
      </w:r>
      <w:r w:rsidR="00B8238B">
        <w:rPr>
          <w:rFonts w:cs="Times New Roman"/>
        </w:rPr>
        <w:t>Honduras</w:t>
      </w:r>
      <w:r w:rsidR="00E776BC" w:rsidRPr="00E776BC">
        <w:rPr>
          <w:rFonts w:cs="Times New Roman"/>
        </w:rPr>
        <w:t xml:space="preserve"> prohibits most forms of gambling in the workplace, including professional or organized gambling activities. Partners will allow exceptions to this policy for Partners-sponsored events supporting a charitable or fundraising cause. Employees must seek the approval of HR prior to engaging in any gambling activities. Failure to comply with this policy may result in disciplinary action, including possible termination of employment</w:t>
      </w:r>
      <w:r w:rsidR="00E776BC">
        <w:rPr>
          <w:rFonts w:cs="Times New Roman"/>
        </w:rPr>
        <w:t>.</w:t>
      </w:r>
    </w:p>
    <w:p w14:paraId="1CF459BC" w14:textId="0A21B5B3" w:rsidR="00DE16AC" w:rsidRDefault="009F5FD8" w:rsidP="00D01BA1">
      <w:pPr>
        <w:pStyle w:val="Heading2"/>
        <w:numPr>
          <w:ilvl w:val="1"/>
          <w:numId w:val="170"/>
        </w:numPr>
      </w:pPr>
      <w:bookmarkStart w:id="1878" w:name="_Toc222754626"/>
      <w:r w:rsidRPr="009F5FD8">
        <w:t>Social Media Policy</w:t>
      </w:r>
      <w:bookmarkEnd w:id="1878"/>
      <w:r w:rsidRPr="009F5FD8">
        <w:t xml:space="preserve"> </w:t>
      </w:r>
    </w:p>
    <w:p w14:paraId="58857AB7" w14:textId="77777777" w:rsidR="00DE16AC" w:rsidRDefault="009F5FD8" w:rsidP="006E5111">
      <w:pPr>
        <w:tabs>
          <w:tab w:val="left" w:pos="0"/>
        </w:tabs>
        <w:spacing w:after="120" w:line="360" w:lineRule="auto"/>
        <w:ind w:right="-20"/>
        <w:jc w:val="both"/>
        <w:rPr>
          <w:rFonts w:cs="Times New Roman"/>
        </w:rPr>
      </w:pPr>
      <w:r w:rsidRPr="009F5FD8">
        <w:rPr>
          <w:rFonts w:cs="Times New Roman"/>
        </w:rPr>
        <w:t xml:space="preserve">As used in this policy, “social media” refers to blogs, online forums, and social networking sites, such as X, Facebook, Instagram, TikTok, Snapchat, LinkedIn, and YouTube. </w:t>
      </w:r>
    </w:p>
    <w:p w14:paraId="0CDEB0F5" w14:textId="129324DD" w:rsidR="00DE16AC" w:rsidRPr="0084578A" w:rsidRDefault="009F5FD8" w:rsidP="00D01BA1">
      <w:pPr>
        <w:pStyle w:val="Heading3"/>
        <w:numPr>
          <w:ilvl w:val="2"/>
          <w:numId w:val="170"/>
        </w:numPr>
      </w:pPr>
      <w:bookmarkStart w:id="1879" w:name="_Toc222754627"/>
      <w:r w:rsidRPr="0084578A">
        <w:t>Use of Social Media</w:t>
      </w:r>
      <w:bookmarkEnd w:id="1879"/>
      <w:r w:rsidRPr="0084578A">
        <w:t xml:space="preserve"> </w:t>
      </w:r>
    </w:p>
    <w:p w14:paraId="73F1D3C4" w14:textId="305FB7EF" w:rsidR="00DE16AC" w:rsidRDefault="009F5FD8" w:rsidP="006E5111">
      <w:pPr>
        <w:tabs>
          <w:tab w:val="left" w:pos="0"/>
        </w:tabs>
        <w:spacing w:after="120" w:line="360" w:lineRule="auto"/>
        <w:ind w:right="-20"/>
        <w:jc w:val="both"/>
        <w:rPr>
          <w:rFonts w:cs="Times New Roman"/>
        </w:rPr>
      </w:pPr>
      <w:r w:rsidRPr="009F5FD8">
        <w:rPr>
          <w:rFonts w:cs="Times New Roman"/>
        </w:rPr>
        <w:t>The goal of this policy is to protect the reputation and interests of Partners while respecting the employees</w:t>
      </w:r>
      <w:r w:rsidR="00107235">
        <w:rPr>
          <w:rFonts w:cs="Times New Roman"/>
        </w:rPr>
        <w:t>’</w:t>
      </w:r>
      <w:r w:rsidRPr="009F5FD8">
        <w:rPr>
          <w:rFonts w:cs="Times New Roman"/>
        </w:rPr>
        <w:t xml:space="preserve"> right to free speech. However, bullying, retaliation, and discriminatory conduct on social media platforms may be cause for disciplin</w:t>
      </w:r>
      <w:ins w:id="1880" w:author="Megan Ash" w:date="2026-01-26T11:15:00Z" w16du:dateUtc="2026-01-26T16:15:00Z">
        <w:r w:rsidR="00D176F8">
          <w:rPr>
            <w:rFonts w:cs="Times New Roman"/>
          </w:rPr>
          <w:t>ary action</w:t>
        </w:r>
      </w:ins>
      <w:del w:id="1881" w:author="Megan Ash" w:date="2026-01-26T11:15:00Z" w16du:dateUtc="2026-01-26T16:15:00Z">
        <w:r w:rsidRPr="009F5FD8" w:rsidDel="00D176F8">
          <w:rPr>
            <w:rFonts w:cs="Times New Roman"/>
          </w:rPr>
          <w:delText>e</w:delText>
        </w:r>
      </w:del>
      <w:r w:rsidRPr="009F5FD8">
        <w:rPr>
          <w:rFonts w:cs="Times New Roman"/>
        </w:rPr>
        <w:t xml:space="preserve"> and/or termination. Below is a set of guidelines and expectations that outlines what employees can and cannot post on their personal social media accounts: </w:t>
      </w:r>
    </w:p>
    <w:p w14:paraId="58F4E26D" w14:textId="1DFAF37E" w:rsidR="00E67565" w:rsidRPr="000A6F7D" w:rsidRDefault="009F5FD8" w:rsidP="00D01BA1">
      <w:pPr>
        <w:pStyle w:val="ListParagraph"/>
        <w:numPr>
          <w:ilvl w:val="0"/>
          <w:numId w:val="231"/>
        </w:numPr>
        <w:tabs>
          <w:tab w:val="left" w:pos="0"/>
        </w:tabs>
        <w:spacing w:after="120" w:line="360" w:lineRule="auto"/>
        <w:ind w:right="-20"/>
        <w:jc w:val="both"/>
        <w:rPr>
          <w:rFonts w:cs="Times New Roman"/>
        </w:rPr>
      </w:pPr>
      <w:r w:rsidRPr="00D01BA1">
        <w:rPr>
          <w:rFonts w:cs="Times New Roman"/>
          <w:b/>
          <w:bCs/>
        </w:rPr>
        <w:t>Respect confidentiality:</w:t>
      </w:r>
      <w:r w:rsidRPr="000A6F7D">
        <w:rPr>
          <w:rFonts w:cs="Times New Roman"/>
        </w:rPr>
        <w:t xml:space="preserve"> Employees should not disclose confidential or proprietary information about Partners, its clients, or customers on their personal social media accounts. </w:t>
      </w:r>
    </w:p>
    <w:p w14:paraId="5AFF9DA4" w14:textId="1B9D2BBF" w:rsidR="00E67565" w:rsidRPr="000A6F7D" w:rsidRDefault="009F5FD8" w:rsidP="00D01BA1">
      <w:pPr>
        <w:pStyle w:val="ListParagraph"/>
        <w:numPr>
          <w:ilvl w:val="0"/>
          <w:numId w:val="231"/>
        </w:numPr>
        <w:tabs>
          <w:tab w:val="left" w:pos="0"/>
        </w:tabs>
        <w:spacing w:after="120" w:line="360" w:lineRule="auto"/>
        <w:ind w:right="-20"/>
        <w:jc w:val="both"/>
        <w:rPr>
          <w:rFonts w:cs="Times New Roman"/>
        </w:rPr>
      </w:pPr>
      <w:r w:rsidRPr="00D01BA1">
        <w:rPr>
          <w:rFonts w:cs="Times New Roman"/>
          <w:b/>
          <w:bCs/>
        </w:rPr>
        <w:t>Maintain professionalism:</w:t>
      </w:r>
      <w:r w:rsidRPr="000A6F7D">
        <w:rPr>
          <w:rFonts w:cs="Times New Roman"/>
        </w:rPr>
        <w:t xml:space="preserve"> Employees should avoid posting anything that could reflect negatively on the organization or its employees, such as discriminatory or offensive comments, criticism of clients or colleagues, or inappropriate content. </w:t>
      </w:r>
    </w:p>
    <w:p w14:paraId="29E2F22C" w14:textId="6C44E1B0" w:rsidR="00E67565" w:rsidRPr="000A6F7D" w:rsidRDefault="009F5FD8" w:rsidP="00D01BA1">
      <w:pPr>
        <w:pStyle w:val="ListParagraph"/>
        <w:numPr>
          <w:ilvl w:val="0"/>
          <w:numId w:val="231"/>
        </w:numPr>
        <w:tabs>
          <w:tab w:val="left" w:pos="0"/>
        </w:tabs>
        <w:spacing w:after="120" w:line="360" w:lineRule="auto"/>
        <w:ind w:right="-20"/>
        <w:jc w:val="both"/>
        <w:rPr>
          <w:rFonts w:cs="Times New Roman"/>
        </w:rPr>
      </w:pPr>
      <w:r w:rsidRPr="00D01BA1">
        <w:rPr>
          <w:rFonts w:cs="Times New Roman"/>
          <w:b/>
          <w:bCs/>
        </w:rPr>
        <w:t xml:space="preserve">Avoid conflicts of interest: </w:t>
      </w:r>
      <w:r w:rsidRPr="000A6F7D">
        <w:rPr>
          <w:rFonts w:cs="Times New Roman"/>
        </w:rPr>
        <w:t>Employees should disclose any relationships or affiliations that could create a conflict of interest, such as posting endorsements or recommendations for products or services that compete with the organization</w:t>
      </w:r>
      <w:r w:rsidR="00107235">
        <w:rPr>
          <w:rFonts w:cs="Times New Roman"/>
        </w:rPr>
        <w:t>’</w:t>
      </w:r>
      <w:r w:rsidRPr="000A6F7D">
        <w:rPr>
          <w:rFonts w:cs="Times New Roman"/>
        </w:rPr>
        <w:t xml:space="preserve">s offerings. Likewise, employees should not use social media to criticize Partners’ competition. </w:t>
      </w:r>
    </w:p>
    <w:p w14:paraId="402B0DB9" w14:textId="77777777" w:rsidR="00E84C18" w:rsidRDefault="009F5FD8" w:rsidP="00D01BA1">
      <w:pPr>
        <w:pStyle w:val="ListParagraph"/>
        <w:numPr>
          <w:ilvl w:val="0"/>
          <w:numId w:val="231"/>
        </w:numPr>
        <w:tabs>
          <w:tab w:val="left" w:pos="0"/>
        </w:tabs>
        <w:spacing w:after="120" w:line="360" w:lineRule="auto"/>
        <w:ind w:right="-20"/>
        <w:jc w:val="both"/>
        <w:rPr>
          <w:ins w:id="1882" w:author="Megan Ash" w:date="2026-01-26T11:18:00Z" w16du:dateUtc="2026-01-26T16:18:00Z"/>
          <w:rFonts w:cs="Times New Roman"/>
        </w:rPr>
      </w:pPr>
      <w:r w:rsidRPr="00D01BA1">
        <w:rPr>
          <w:rFonts w:cs="Times New Roman"/>
          <w:b/>
          <w:bCs/>
        </w:rPr>
        <w:t xml:space="preserve">Be aware of legal obligations: </w:t>
      </w:r>
      <w:r w:rsidRPr="000A6F7D">
        <w:rPr>
          <w:rFonts w:cs="Times New Roman"/>
        </w:rPr>
        <w:t xml:space="preserve">Employees should be aware of the legal implications of their social media activity, such as potential defamation or infringement of intellectual property rights. </w:t>
      </w:r>
    </w:p>
    <w:p w14:paraId="357A0115" w14:textId="6D35B343" w:rsidR="00E67565" w:rsidRPr="000A6F7D" w:rsidRDefault="009F5FD8" w:rsidP="00D01BA1">
      <w:pPr>
        <w:pStyle w:val="ListParagraph"/>
        <w:numPr>
          <w:ilvl w:val="0"/>
          <w:numId w:val="231"/>
        </w:numPr>
        <w:tabs>
          <w:tab w:val="left" w:pos="0"/>
        </w:tabs>
        <w:spacing w:after="120" w:line="360" w:lineRule="auto"/>
        <w:ind w:right="-20"/>
        <w:jc w:val="both"/>
        <w:rPr>
          <w:rFonts w:cs="Times New Roman"/>
        </w:rPr>
      </w:pPr>
      <w:del w:id="1883" w:author="Megan Ash" w:date="2026-01-26T11:18:00Z" w16du:dateUtc="2026-01-26T16:18:00Z">
        <w:r w:rsidRPr="00DF6671" w:rsidDel="00E84C18">
          <w:rPr>
            <w:rFonts w:cs="Times New Roman"/>
            <w:b/>
            <w:bCs/>
            <w:rPrChange w:id="1884" w:author="Megan Ash" w:date="2026-01-26T11:18:00Z" w16du:dateUtc="2026-01-26T16:18:00Z">
              <w:rPr>
                <w:rFonts w:cs="Times New Roman"/>
              </w:rPr>
            </w:rPrChange>
          </w:rPr>
          <w:delText xml:space="preserve">• </w:delText>
        </w:r>
      </w:del>
      <w:r w:rsidRPr="00DF6671">
        <w:rPr>
          <w:rFonts w:cs="Times New Roman"/>
          <w:b/>
          <w:bCs/>
          <w:rPrChange w:id="1885" w:author="Megan Ash" w:date="2026-01-26T11:18:00Z" w16du:dateUtc="2026-01-26T16:18:00Z">
            <w:rPr>
              <w:rFonts w:cs="Times New Roman"/>
            </w:rPr>
          </w:rPrChange>
        </w:rPr>
        <w:t>Use discretion:</w:t>
      </w:r>
      <w:r w:rsidRPr="000A6F7D">
        <w:rPr>
          <w:rFonts w:cs="Times New Roman"/>
        </w:rPr>
        <w:t xml:space="preserve"> Employees should be aware that their social media activity can reflect on Partners, even if it is posted outside of work hours, and should use discretion when posting content or engaging in online discussions.</w:t>
      </w:r>
    </w:p>
    <w:p w14:paraId="1309FEAC" w14:textId="0A4C355D" w:rsidR="00134976" w:rsidRPr="000A6F7D" w:rsidRDefault="009F5FD8" w:rsidP="00D01BA1">
      <w:pPr>
        <w:pStyle w:val="ListParagraph"/>
        <w:numPr>
          <w:ilvl w:val="0"/>
          <w:numId w:val="231"/>
        </w:numPr>
        <w:tabs>
          <w:tab w:val="left" w:pos="0"/>
        </w:tabs>
        <w:spacing w:after="120" w:line="360" w:lineRule="auto"/>
        <w:ind w:right="-20"/>
        <w:jc w:val="both"/>
        <w:rPr>
          <w:rFonts w:cs="Times New Roman"/>
        </w:rPr>
      </w:pPr>
      <w:r w:rsidRPr="00D01BA1">
        <w:rPr>
          <w:rFonts w:cs="Times New Roman"/>
          <w:b/>
          <w:bCs/>
        </w:rPr>
        <w:t xml:space="preserve">Social media during work hours: </w:t>
      </w:r>
      <w:r w:rsidRPr="000A6F7D">
        <w:rPr>
          <w:rFonts w:cs="Times New Roman"/>
        </w:rPr>
        <w:t xml:space="preserve">Employees may engage in social media activity during work time provided it is directly related to their </w:t>
      </w:r>
      <w:r w:rsidR="00134976" w:rsidRPr="000A6F7D">
        <w:rPr>
          <w:rFonts w:cs="Times New Roman"/>
        </w:rPr>
        <w:t>work and</w:t>
      </w:r>
      <w:r w:rsidRPr="000A6F7D">
        <w:rPr>
          <w:rFonts w:cs="Times New Roman"/>
        </w:rPr>
        <w:t xml:space="preserve"> approved by their supervisor. </w:t>
      </w:r>
      <w:del w:id="1886" w:author="Megan Ash" w:date="2026-01-26T11:20:00Z" w16du:dateUtc="2026-01-26T16:20:00Z">
        <w:r w:rsidRPr="000A6F7D" w:rsidDel="003910C4">
          <w:rPr>
            <w:rFonts w:cs="Times New Roman"/>
          </w:rPr>
          <w:delText xml:space="preserve">It does </w:delText>
        </w:r>
      </w:del>
      <w:ins w:id="1887" w:author="Megan Ash" w:date="2026-01-26T11:20:00Z" w16du:dateUtc="2026-01-26T16:20:00Z">
        <w:r w:rsidR="003910C4">
          <w:rPr>
            <w:rFonts w:cs="Times New Roman"/>
          </w:rPr>
          <w:t xml:space="preserve">Such activity may </w:t>
        </w:r>
      </w:ins>
      <w:r w:rsidRPr="000A6F7D">
        <w:rPr>
          <w:rFonts w:cs="Times New Roman"/>
        </w:rPr>
        <w:t xml:space="preserve">not identify or reference individuals or entities without permission. </w:t>
      </w:r>
    </w:p>
    <w:p w14:paraId="3013E903" w14:textId="2F990F6F" w:rsidR="00134976" w:rsidRPr="0084578A" w:rsidRDefault="00107235" w:rsidP="00D01BA1">
      <w:pPr>
        <w:pStyle w:val="Heading3"/>
      </w:pPr>
      <w:bookmarkStart w:id="1888" w:name="_Toc222754628"/>
      <w:r>
        <w:t>7.3</w:t>
      </w:r>
      <w:r w:rsidR="005E52F0">
        <w:t>0</w:t>
      </w:r>
      <w:r>
        <w:t xml:space="preserve">.2 </w:t>
      </w:r>
      <w:r w:rsidR="009F5FD8" w:rsidRPr="0084578A">
        <w:t>Disclaimers</w:t>
      </w:r>
      <w:bookmarkEnd w:id="1888"/>
      <w:r w:rsidR="009F5FD8" w:rsidRPr="0084578A">
        <w:t xml:space="preserve"> </w:t>
      </w:r>
    </w:p>
    <w:p w14:paraId="4C570144" w14:textId="6A36F31D" w:rsidR="009F5FD8" w:rsidRDefault="009F5FD8" w:rsidP="007A2AA9">
      <w:pPr>
        <w:tabs>
          <w:tab w:val="left" w:pos="0"/>
        </w:tabs>
        <w:spacing w:after="120" w:line="360" w:lineRule="auto"/>
        <w:ind w:right="-20"/>
        <w:jc w:val="both"/>
        <w:rPr>
          <w:rFonts w:cs="Times New Roman"/>
        </w:rPr>
      </w:pPr>
      <w:r w:rsidRPr="009F5FD8">
        <w:rPr>
          <w:rFonts w:cs="Times New Roman"/>
        </w:rPr>
        <w:t xml:space="preserve">If an employee identifies themself as a Partners employee or discusses matters related to Partners on a social media site, the site must include a disclaimer stating that it does not express Partners’ </w:t>
      </w:r>
      <w:r w:rsidR="00134976" w:rsidRPr="009F5FD8">
        <w:rPr>
          <w:rFonts w:cs="Times New Roman"/>
        </w:rPr>
        <w:t>v</w:t>
      </w:r>
      <w:r w:rsidR="00134976" w:rsidRPr="007A2AA9">
        <w:rPr>
          <w:rFonts w:cs="Times New Roman"/>
        </w:rPr>
        <w:t>iews,</w:t>
      </w:r>
      <w:r w:rsidRPr="007A2AA9">
        <w:rPr>
          <w:rFonts w:cs="Times New Roman"/>
        </w:rPr>
        <w:t xml:space="preserve"> and that the employee is expressing only their personal opinions. For example: “The views expressed on this website/blog are mine alone and do not necessarily reflect the views of my employer.”</w:t>
      </w:r>
    </w:p>
    <w:p w14:paraId="2C83BB25" w14:textId="71C4B80D" w:rsidR="0084578A" w:rsidRPr="00D01BA1" w:rsidRDefault="007A2AA9" w:rsidP="00D01BA1">
      <w:pPr>
        <w:pStyle w:val="Heading3"/>
        <w:rPr>
          <w:b w:val="0"/>
          <w:bCs w:val="0"/>
        </w:rPr>
      </w:pPr>
      <w:bookmarkStart w:id="1889" w:name="_Toc222754629"/>
      <w:r>
        <w:t>7.3</w:t>
      </w:r>
      <w:r w:rsidR="005E52F0">
        <w:t>0</w:t>
      </w:r>
      <w:r>
        <w:t xml:space="preserve">.3 </w:t>
      </w:r>
      <w:r w:rsidR="0084578A" w:rsidRPr="00D01BA1">
        <w:t>Trademarks, Copyrights &amp; Legal Issues</w:t>
      </w:r>
      <w:bookmarkEnd w:id="1889"/>
    </w:p>
    <w:p w14:paraId="54AF46DE" w14:textId="7FC3CC20" w:rsidR="0084578A" w:rsidRPr="000A6F7D" w:rsidRDefault="0084578A" w:rsidP="00D01BA1">
      <w:pPr>
        <w:spacing w:line="360" w:lineRule="auto"/>
        <w:jc w:val="both"/>
        <w:rPr>
          <w:rFonts w:cs="Times New Roman"/>
        </w:rPr>
      </w:pPr>
      <w:del w:id="1890" w:author="Megan Ash" w:date="2026-01-26T11:22:00Z" w16du:dateUtc="2026-01-26T16:22:00Z">
        <w:r w:rsidRPr="000A6F7D" w:rsidDel="00F6230F">
          <w:rPr>
            <w:rFonts w:cs="Times New Roman"/>
          </w:rPr>
          <w:delText>Do not</w:delText>
        </w:r>
      </w:del>
      <w:ins w:id="1891" w:author="Megan Ash" w:date="2026-01-26T11:22:00Z" w16du:dateUtc="2026-01-26T16:22:00Z">
        <w:r w:rsidR="00F6230F">
          <w:rPr>
            <w:rFonts w:cs="Times New Roman"/>
          </w:rPr>
          <w:t>Employees may not</w:t>
        </w:r>
      </w:ins>
      <w:r w:rsidRPr="000A6F7D">
        <w:rPr>
          <w:rFonts w:cs="Times New Roman"/>
        </w:rPr>
        <w:t xml:space="preserve"> use Partners’ or others’ trademarks on a social media site or reproduce Partners’ or others’ material without first obtaining permission. Employees must comply with all applicable laws, e.g., copyright, trademark, or harassment. Web content should abide by the guidelines for access by persons with disabilities. For more information reference Partners’ policy on </w:t>
      </w:r>
      <w:commentRangeStart w:id="1892"/>
      <w:r>
        <w:fldChar w:fldCharType="begin"/>
      </w:r>
      <w:r>
        <w:instrText>HYPERLINK "https://partnersnet107.sharepoint.com/:b:/s/FA/EZtVTOvWXQFFj9bI9MbUVvwBCVXcqQUmIAhplMulej1m7g?e=RAT4jk"</w:instrText>
      </w:r>
      <w:r>
        <w:fldChar w:fldCharType="separate"/>
      </w:r>
      <w:r w:rsidRPr="000A6F7D">
        <w:rPr>
          <w:rStyle w:val="Hyperlink"/>
          <w:rFonts w:cs="Times New Roman"/>
        </w:rPr>
        <w:t>Section 508</w:t>
      </w:r>
      <w:r>
        <w:fldChar w:fldCharType="end"/>
      </w:r>
      <w:r w:rsidRPr="000A6F7D">
        <w:rPr>
          <w:rFonts w:cs="Times New Roman"/>
        </w:rPr>
        <w:t xml:space="preserve"> </w:t>
      </w:r>
      <w:commentRangeEnd w:id="1892"/>
      <w:r w:rsidR="00C7168C" w:rsidRPr="000A6F7D">
        <w:rPr>
          <w:rStyle w:val="CommentReference"/>
          <w:rFonts w:cs="Times New Roman"/>
          <w:sz w:val="24"/>
          <w:szCs w:val="24"/>
        </w:rPr>
        <w:commentReference w:id="1892"/>
      </w:r>
      <w:r w:rsidRPr="000A6F7D">
        <w:rPr>
          <w:rFonts w:cs="Times New Roman"/>
        </w:rPr>
        <w:t xml:space="preserve">and </w:t>
      </w:r>
      <w:commentRangeStart w:id="1893"/>
      <w:r>
        <w:fldChar w:fldCharType="begin"/>
      </w:r>
      <w:r>
        <w:instrText>HYPERLINK "https://partnersnet107.sharepoint.com/:b:/s/FA/EbqzqIO514tIj7xwHHYYRVIBEovy44UP3NiFgKSUX9sliA?e=5PcqXM"</w:instrText>
      </w:r>
      <w:r>
        <w:fldChar w:fldCharType="separate"/>
      </w:r>
      <w:r w:rsidRPr="000A6F7D">
        <w:rPr>
          <w:rStyle w:val="Hyperlink"/>
          <w:rFonts w:cs="Times New Roman"/>
        </w:rPr>
        <w:t>Section 889</w:t>
      </w:r>
      <w:r>
        <w:fldChar w:fldCharType="end"/>
      </w:r>
      <w:r w:rsidRPr="000A6F7D">
        <w:rPr>
          <w:rFonts w:cs="Times New Roman"/>
        </w:rPr>
        <w:t>.</w:t>
      </w:r>
      <w:commentRangeEnd w:id="1893"/>
      <w:r w:rsidR="00C7168C" w:rsidRPr="000A6F7D">
        <w:rPr>
          <w:rStyle w:val="CommentReference"/>
          <w:rFonts w:cs="Times New Roman"/>
          <w:sz w:val="24"/>
          <w:szCs w:val="24"/>
        </w:rPr>
        <w:commentReference w:id="1893"/>
      </w:r>
    </w:p>
    <w:p w14:paraId="633E96FA" w14:textId="2847D81E" w:rsidR="0084578A" w:rsidRPr="00D01BA1" w:rsidRDefault="007A2AA9" w:rsidP="00D01BA1">
      <w:pPr>
        <w:pStyle w:val="Heading3"/>
        <w:rPr>
          <w:b w:val="0"/>
          <w:bCs w:val="0"/>
        </w:rPr>
      </w:pPr>
      <w:bookmarkStart w:id="1894" w:name="_Toc222754630"/>
      <w:r>
        <w:t>7.3</w:t>
      </w:r>
      <w:r w:rsidR="005E52F0">
        <w:t>0</w:t>
      </w:r>
      <w:r>
        <w:t xml:space="preserve">.4 </w:t>
      </w:r>
      <w:r w:rsidR="004C5C23">
        <w:t>Right to Monitor</w:t>
      </w:r>
      <w:bookmarkEnd w:id="1894"/>
    </w:p>
    <w:p w14:paraId="7FB71A69" w14:textId="7B072C2A" w:rsidR="0084578A" w:rsidRDefault="0084578A" w:rsidP="007A2AA9">
      <w:pPr>
        <w:spacing w:line="360" w:lineRule="auto"/>
        <w:jc w:val="both"/>
        <w:rPr>
          <w:rFonts w:cs="Times New Roman"/>
        </w:rPr>
      </w:pPr>
      <w:r w:rsidRPr="000A6F7D">
        <w:rPr>
          <w:rFonts w:cs="Times New Roman"/>
        </w:rPr>
        <w:t xml:space="preserve">Partners reserves the right to monitor employees' use of company computers and the </w:t>
      </w:r>
      <w:ins w:id="1895" w:author="Megan Ash" w:date="2026-01-26T11:23:00Z" w16du:dateUtc="2026-01-26T16:23:00Z">
        <w:r w:rsidR="00C7168C">
          <w:rPr>
            <w:rFonts w:cs="Times New Roman"/>
          </w:rPr>
          <w:t>i</w:t>
        </w:r>
      </w:ins>
      <w:del w:id="1896" w:author="Megan Ash" w:date="2026-01-26T11:23:00Z" w16du:dateUtc="2026-01-26T16:23:00Z">
        <w:r w:rsidRPr="000A6F7D" w:rsidDel="00C7168C">
          <w:rPr>
            <w:rFonts w:cs="Times New Roman"/>
          </w:rPr>
          <w:delText>I</w:delText>
        </w:r>
      </w:del>
      <w:r w:rsidRPr="000A6F7D">
        <w:rPr>
          <w:rFonts w:cs="Times New Roman"/>
        </w:rPr>
        <w:t>nternet, including blogging and social networking activity. Partners will investigate any violations of the policy, and take disciplinary actions if necessary. Nothing in this policy is meant to, nor should it be interpreted to, in any way limit your rights under any applicable federal, state, or local laws.</w:t>
      </w:r>
    </w:p>
    <w:p w14:paraId="088E8607" w14:textId="2B733837" w:rsidR="00913BB6" w:rsidRPr="0084578A" w:rsidRDefault="00913BB6" w:rsidP="00913BB6">
      <w:pPr>
        <w:pStyle w:val="Heading3"/>
      </w:pPr>
      <w:bookmarkStart w:id="1897" w:name="_Toc222754631"/>
      <w:r>
        <w:t>7.3</w:t>
      </w:r>
      <w:r w:rsidR="005E52F0">
        <w:t>0</w:t>
      </w:r>
      <w:r>
        <w:t>.5 Media Release</w:t>
      </w:r>
      <w:bookmarkEnd w:id="1897"/>
      <w:r w:rsidRPr="0084578A">
        <w:t xml:space="preserve"> </w:t>
      </w:r>
    </w:p>
    <w:p w14:paraId="5EB8683F" w14:textId="77777777" w:rsidR="00913BB6" w:rsidRDefault="00913BB6" w:rsidP="00913BB6">
      <w:pPr>
        <w:tabs>
          <w:tab w:val="left" w:pos="0"/>
        </w:tabs>
        <w:spacing w:after="120" w:line="360" w:lineRule="auto"/>
        <w:ind w:right="-20"/>
        <w:jc w:val="both"/>
        <w:rPr>
          <w:rFonts w:cs="Times New Roman"/>
        </w:rPr>
      </w:pPr>
      <w:r w:rsidRPr="007E3BF1">
        <w:rPr>
          <w:rFonts w:cs="Times New Roman"/>
        </w:rPr>
        <w:t xml:space="preserve">Partners requires that all employees sign a media release form and either opt in or out of release of their videos, voice, and/or images. These forms allow Partners to legally share and distribute content for promotional, educational, or informational purposes. By obtaining explicit consent through these forms, both Partners and employees involved have transparency and mutual understanding regarding the utilization of visual and auditory materials. Media release forms are found in </w:t>
      </w:r>
      <w:hyperlink r:id="rId76" w:anchor="/templates-next?displayMode=folders_first&amp;folderId=tzFK6pHfEUBJKoDFoN9NCM&amp;mainFilter=all&amp;sortBy=name&amp;direction=asc" w:history="1">
        <w:r w:rsidRPr="007E3BF1">
          <w:rPr>
            <w:rStyle w:val="Hyperlink"/>
            <w:rFonts w:cs="Times New Roman"/>
          </w:rPr>
          <w:t>PandaDoc</w:t>
        </w:r>
      </w:hyperlink>
      <w:r w:rsidRPr="00913BB6">
        <w:rPr>
          <w:rFonts w:cs="Times New Roman"/>
        </w:rPr>
        <w:t>.</w:t>
      </w:r>
    </w:p>
    <w:p w14:paraId="1F1477B7" w14:textId="299B5156" w:rsidR="00270092" w:rsidRPr="0084578A" w:rsidRDefault="00270092" w:rsidP="00270092">
      <w:pPr>
        <w:pStyle w:val="Heading3"/>
      </w:pPr>
      <w:bookmarkStart w:id="1898" w:name="_Toc222754632"/>
      <w:r>
        <w:t>7.30.</w:t>
      </w:r>
      <w:r w:rsidR="00375FBA">
        <w:t>6</w:t>
      </w:r>
      <w:r>
        <w:t xml:space="preserve"> </w:t>
      </w:r>
      <w:r w:rsidR="00375FBA">
        <w:t>Section 508 Compliance</w:t>
      </w:r>
      <w:bookmarkEnd w:id="1898"/>
      <w:r w:rsidRPr="0084578A">
        <w:t xml:space="preserve"> </w:t>
      </w:r>
    </w:p>
    <w:p w14:paraId="490DE3DF" w14:textId="66AFE4C5" w:rsidR="002A5DB4" w:rsidRDefault="00270092" w:rsidP="00AD7493">
      <w:pPr>
        <w:tabs>
          <w:tab w:val="left" w:pos="0"/>
        </w:tabs>
        <w:spacing w:after="120" w:line="360" w:lineRule="auto"/>
        <w:ind w:right="-20"/>
        <w:jc w:val="both"/>
        <w:rPr>
          <w:rFonts w:cs="Times New Roman"/>
        </w:rPr>
      </w:pPr>
      <w:r w:rsidRPr="007E3BF1">
        <w:rPr>
          <w:rFonts w:cs="Times New Roman"/>
        </w:rPr>
        <w:t>Partner</w:t>
      </w:r>
      <w:r w:rsidR="00EA639F">
        <w:rPr>
          <w:rFonts w:cs="Times New Roman"/>
        </w:rPr>
        <w:t xml:space="preserve"> </w:t>
      </w:r>
      <w:r w:rsidR="00B8238B">
        <w:rPr>
          <w:rFonts w:cs="Times New Roman"/>
        </w:rPr>
        <w:t>Honduras</w:t>
      </w:r>
      <w:r w:rsidR="000E37EA">
        <w:rPr>
          <w:rFonts w:cs="Times New Roman"/>
        </w:rPr>
        <w:t xml:space="preserve"> </w:t>
      </w:r>
      <w:r w:rsidR="00EA639F" w:rsidRPr="00421192">
        <w:rPr>
          <w:rFonts w:cs="Times New Roman"/>
        </w:rPr>
        <w:t xml:space="preserve">recognizes the necessity of providing equal access to information and communications technology (ICT) for individuals with disabilities as mandated by Section 508 of the Rehabilitation Act. </w:t>
      </w:r>
      <w:r w:rsidR="002A5DB4" w:rsidRPr="007E3BF1">
        <w:rPr>
          <w:rFonts w:cs="Times New Roman"/>
        </w:rPr>
        <w:t>Partner</w:t>
      </w:r>
      <w:r w:rsidR="002A5DB4">
        <w:rPr>
          <w:rFonts w:cs="Times New Roman"/>
        </w:rPr>
        <w:t xml:space="preserve"> </w:t>
      </w:r>
      <w:r w:rsidR="00B8238B">
        <w:rPr>
          <w:rFonts w:cs="Times New Roman"/>
        </w:rPr>
        <w:t>Honduras</w:t>
      </w:r>
      <w:r w:rsidR="002A5DB4">
        <w:rPr>
          <w:rFonts w:cs="Times New Roman"/>
        </w:rPr>
        <w:t xml:space="preserve"> requires compliance with Section 508, </w:t>
      </w:r>
      <w:r w:rsidR="002A5DB4" w:rsidRPr="00421192">
        <w:rPr>
          <w:rFonts w:cs="Times New Roman"/>
        </w:rPr>
        <w:t>when stated in the award requirements.</w:t>
      </w:r>
      <w:r w:rsidR="002A5DB4">
        <w:rPr>
          <w:rFonts w:cs="Times New Roman"/>
        </w:rPr>
        <w:t xml:space="preserve"> If required, </w:t>
      </w:r>
      <w:r w:rsidR="008906CC">
        <w:rPr>
          <w:rFonts w:cs="Times New Roman"/>
        </w:rPr>
        <w:t xml:space="preserve">all employees must </w:t>
      </w:r>
      <w:r w:rsidR="00440B55">
        <w:rPr>
          <w:rFonts w:cs="Times New Roman"/>
        </w:rPr>
        <w:t xml:space="preserve">ensure that media publications comply with </w:t>
      </w:r>
      <w:hyperlink r:id="rId77" w:history="1">
        <w:r w:rsidR="00440B55" w:rsidRPr="00EA78B5">
          <w:rPr>
            <w:rStyle w:val="Hyperlink"/>
            <w:rFonts w:cs="Times New Roman"/>
          </w:rPr>
          <w:t>Partners Section 508 Policy</w:t>
        </w:r>
      </w:hyperlink>
      <w:r w:rsidR="00440B55">
        <w:rPr>
          <w:rFonts w:cs="Times New Roman"/>
        </w:rPr>
        <w:t>.</w:t>
      </w:r>
    </w:p>
    <w:p w14:paraId="6BAB20C1" w14:textId="1ED3C551" w:rsidR="00270092" w:rsidRPr="00421192" w:rsidRDefault="00EA639F" w:rsidP="00AD7493">
      <w:pPr>
        <w:tabs>
          <w:tab w:val="left" w:pos="0"/>
        </w:tabs>
        <w:spacing w:after="120" w:line="360" w:lineRule="auto"/>
        <w:ind w:right="-20"/>
        <w:jc w:val="both"/>
        <w:rPr>
          <w:rFonts w:cs="Times New Roman"/>
        </w:rPr>
      </w:pPr>
      <w:r w:rsidRPr="00421192">
        <w:rPr>
          <w:rFonts w:cs="Times New Roman"/>
        </w:rPr>
        <w:t>This policy</w:t>
      </w:r>
      <w:r w:rsidR="00421192" w:rsidRPr="00421192">
        <w:rPr>
          <w:spacing w:val="-15"/>
        </w:rPr>
        <w:t xml:space="preserve"> </w:t>
      </w:r>
      <w:r w:rsidR="00421192" w:rsidRPr="00421192">
        <w:t>applies</w:t>
      </w:r>
      <w:r w:rsidR="00421192" w:rsidRPr="00421192">
        <w:rPr>
          <w:spacing w:val="-15"/>
        </w:rPr>
        <w:t xml:space="preserve"> </w:t>
      </w:r>
      <w:r w:rsidR="00421192" w:rsidRPr="00421192">
        <w:t>to</w:t>
      </w:r>
      <w:r w:rsidR="00421192" w:rsidRPr="00421192">
        <w:rPr>
          <w:spacing w:val="-15"/>
        </w:rPr>
        <w:t xml:space="preserve"> </w:t>
      </w:r>
      <w:r w:rsidR="00421192" w:rsidRPr="00421192">
        <w:t>all</w:t>
      </w:r>
      <w:r w:rsidR="00421192" w:rsidRPr="00421192">
        <w:rPr>
          <w:spacing w:val="-15"/>
        </w:rPr>
        <w:t xml:space="preserve"> </w:t>
      </w:r>
      <w:r w:rsidR="00421192" w:rsidRPr="00421192">
        <w:t>ICT,</w:t>
      </w:r>
      <w:r w:rsidR="00421192" w:rsidRPr="00421192">
        <w:rPr>
          <w:spacing w:val="-15"/>
        </w:rPr>
        <w:t xml:space="preserve"> </w:t>
      </w:r>
      <w:r w:rsidR="00421192" w:rsidRPr="00421192">
        <w:t>including</w:t>
      </w:r>
      <w:r w:rsidR="00421192" w:rsidRPr="00421192">
        <w:rPr>
          <w:spacing w:val="-15"/>
        </w:rPr>
        <w:t xml:space="preserve"> </w:t>
      </w:r>
      <w:r w:rsidR="00421192" w:rsidRPr="00421192">
        <w:t>software,</w:t>
      </w:r>
      <w:r w:rsidR="00421192" w:rsidRPr="00421192">
        <w:rPr>
          <w:spacing w:val="-15"/>
        </w:rPr>
        <w:t xml:space="preserve"> </w:t>
      </w:r>
      <w:r w:rsidR="00421192" w:rsidRPr="00421192">
        <w:t>web</w:t>
      </w:r>
      <w:r w:rsidR="00421192" w:rsidRPr="00421192">
        <w:rPr>
          <w:spacing w:val="-15"/>
        </w:rPr>
        <w:t xml:space="preserve"> </w:t>
      </w:r>
      <w:r w:rsidR="00421192" w:rsidRPr="00421192">
        <w:t>sites,</w:t>
      </w:r>
      <w:r w:rsidR="00421192" w:rsidRPr="00421192">
        <w:rPr>
          <w:spacing w:val="-15"/>
        </w:rPr>
        <w:t xml:space="preserve"> </w:t>
      </w:r>
      <w:r w:rsidR="00421192" w:rsidRPr="00421192">
        <w:t>web</w:t>
      </w:r>
      <w:r w:rsidR="00421192" w:rsidRPr="00421192">
        <w:rPr>
          <w:spacing w:val="-15"/>
        </w:rPr>
        <w:t xml:space="preserve"> </w:t>
      </w:r>
      <w:r w:rsidR="00421192" w:rsidRPr="00421192">
        <w:t>applications, and hardware applications such as computers, peripherals, and other types of electronic office equipment</w:t>
      </w:r>
      <w:r w:rsidR="00D857C8">
        <w:t xml:space="preserve"> to make sure i</w:t>
      </w:r>
      <w:r w:rsidR="00B75C0C">
        <w:t>t is accessible for individuals with disabilities</w:t>
      </w:r>
      <w:r w:rsidR="00421192" w:rsidRPr="00421192">
        <w:t>. Unless an exception under</w:t>
      </w:r>
      <w:r w:rsidR="00421192" w:rsidRPr="00421192">
        <w:rPr>
          <w:spacing w:val="-3"/>
        </w:rPr>
        <w:t xml:space="preserve"> </w:t>
      </w:r>
      <w:hyperlink r:id="rId78" w:anchor="FAR_39_204">
        <w:r w:rsidR="00421192" w:rsidRPr="00421192">
          <w:rPr>
            <w:color w:val="0000FF"/>
            <w:u w:val="single" w:color="0000FF"/>
          </w:rPr>
          <w:t>FAR 39.204</w:t>
        </w:r>
      </w:hyperlink>
      <w:r w:rsidR="00421192" w:rsidRPr="00421192">
        <w:rPr>
          <w:color w:val="0000FF"/>
        </w:rPr>
        <w:t xml:space="preserve"> </w:t>
      </w:r>
      <w:r w:rsidR="00421192" w:rsidRPr="00421192">
        <w:t>or an exemption at</w:t>
      </w:r>
      <w:r w:rsidR="00421192" w:rsidRPr="00421192">
        <w:rPr>
          <w:spacing w:val="-3"/>
        </w:rPr>
        <w:t xml:space="preserve"> </w:t>
      </w:r>
      <w:hyperlink r:id="rId79" w:anchor="FAR_39_205">
        <w:r w:rsidR="00421192" w:rsidRPr="00421192">
          <w:rPr>
            <w:color w:val="0000FF"/>
            <w:u w:val="single" w:color="0000FF"/>
          </w:rPr>
          <w:t>FAR 39.205</w:t>
        </w:r>
      </w:hyperlink>
      <w:r w:rsidR="00421192" w:rsidRPr="00421192">
        <w:rPr>
          <w:color w:val="0000FF"/>
          <w:spacing w:val="-2"/>
        </w:rPr>
        <w:t xml:space="preserve"> </w:t>
      </w:r>
      <w:r w:rsidR="00421192" w:rsidRPr="00421192">
        <w:t>applies, acquisitions of ICT supplies and services must meet the applicable accessibility standards at</w:t>
      </w:r>
      <w:r w:rsidR="00421192" w:rsidRPr="00421192">
        <w:rPr>
          <w:spacing w:val="-3"/>
        </w:rPr>
        <w:t xml:space="preserve"> </w:t>
      </w:r>
      <w:hyperlink r:id="rId80">
        <w:r w:rsidR="00421192" w:rsidRPr="00421192">
          <w:rPr>
            <w:color w:val="0000FF"/>
            <w:u w:val="single" w:color="0000FF"/>
          </w:rPr>
          <w:t>36</w:t>
        </w:r>
      </w:hyperlink>
      <w:r w:rsidR="00421192" w:rsidRPr="00421192">
        <w:rPr>
          <w:color w:val="0000FF"/>
        </w:rPr>
        <w:t xml:space="preserve"> </w:t>
      </w:r>
      <w:hyperlink r:id="rId81">
        <w:r w:rsidR="00421192" w:rsidRPr="00421192">
          <w:rPr>
            <w:color w:val="0000FF"/>
            <w:u w:val="single" w:color="0000FF"/>
          </w:rPr>
          <w:t>CFR 1194.1</w:t>
        </w:r>
      </w:hyperlink>
      <w:r w:rsidR="00421192">
        <w:t>.</w:t>
      </w:r>
    </w:p>
    <w:p w14:paraId="5FE87AD9" w14:textId="4C28F2B0" w:rsidR="00E033D7" w:rsidRPr="00286198" w:rsidRDefault="19A679E1">
      <w:pPr>
        <w:pStyle w:val="Heading1"/>
        <w:pPrChange w:id="1899" w:author="Catalina Ipas" w:date="2025-03-13T12:02:00Z">
          <w:pPr>
            <w:pStyle w:val="ListParagraph"/>
            <w:keepNext/>
            <w:keepLines/>
            <w:spacing w:before="200"/>
            <w:ind w:left="0"/>
          </w:pPr>
        </w:pPrChange>
      </w:pPr>
      <w:bookmarkStart w:id="1900" w:name="_8._Recruitment_and"/>
      <w:bookmarkStart w:id="1901" w:name="_Toc222754633"/>
      <w:bookmarkEnd w:id="1634"/>
      <w:bookmarkEnd w:id="1900"/>
      <w:r>
        <w:t>8. Recruitment and Labor Contracts</w:t>
      </w:r>
      <w:bookmarkStart w:id="1902" w:name="_Toc180139329"/>
      <w:bookmarkStart w:id="1903" w:name="_Toc180456582"/>
      <w:bookmarkStart w:id="1904" w:name="_Toc182400534"/>
      <w:bookmarkStart w:id="1905" w:name="_Toc182401203"/>
      <w:bookmarkStart w:id="1906" w:name="_Toc184693640"/>
      <w:bookmarkStart w:id="1907" w:name="_Toc184694086"/>
      <w:bookmarkStart w:id="1908" w:name="_Toc184694532"/>
      <w:bookmarkStart w:id="1909" w:name="_Toc184727411"/>
      <w:bookmarkStart w:id="1910" w:name="_Toc184728563"/>
      <w:bookmarkStart w:id="1911" w:name="_Toc184729009"/>
      <w:bookmarkStart w:id="1912" w:name="_Toc184729622"/>
      <w:bookmarkStart w:id="1913" w:name="_Toc184734639"/>
      <w:bookmarkStart w:id="1914" w:name="_Toc184735090"/>
      <w:bookmarkStart w:id="1915" w:name="_Toc184735541"/>
      <w:bookmarkStart w:id="1916" w:name="_Toc184735990"/>
      <w:bookmarkStart w:id="1917" w:name="_Toc184736432"/>
      <w:bookmarkStart w:id="1918" w:name="_Toc184741860"/>
      <w:bookmarkStart w:id="1919" w:name="_Toc184783414"/>
      <w:bookmarkStart w:id="1920" w:name="_Toc184783791"/>
      <w:bookmarkStart w:id="1921" w:name="_Toc184784168"/>
      <w:bookmarkStart w:id="1922" w:name="_Toc184805826"/>
      <w:bookmarkStart w:id="1923" w:name="_Toc184806211"/>
      <w:bookmarkStart w:id="1924" w:name="_Toc184806749"/>
      <w:bookmarkStart w:id="1925" w:name="_Toc219276130"/>
      <w:bookmarkStart w:id="1926" w:name="_Toc180139330"/>
      <w:bookmarkStart w:id="1927" w:name="_Toc180456583"/>
      <w:bookmarkStart w:id="1928" w:name="_Toc182400535"/>
      <w:bookmarkStart w:id="1929" w:name="_Toc182401204"/>
      <w:bookmarkStart w:id="1930" w:name="_Toc184693641"/>
      <w:bookmarkStart w:id="1931" w:name="_Toc184694087"/>
      <w:bookmarkStart w:id="1932" w:name="_Toc184694533"/>
      <w:bookmarkStart w:id="1933" w:name="_Toc184727412"/>
      <w:bookmarkStart w:id="1934" w:name="_Toc184728564"/>
      <w:bookmarkStart w:id="1935" w:name="_Toc184729010"/>
      <w:bookmarkStart w:id="1936" w:name="_Toc184729623"/>
      <w:bookmarkStart w:id="1937" w:name="_Toc184734640"/>
      <w:bookmarkStart w:id="1938" w:name="_Toc184735091"/>
      <w:bookmarkStart w:id="1939" w:name="_Toc184735542"/>
      <w:bookmarkStart w:id="1940" w:name="_Toc184735991"/>
      <w:bookmarkStart w:id="1941" w:name="_Toc184736433"/>
      <w:bookmarkStart w:id="1942" w:name="_Toc184741861"/>
      <w:bookmarkStart w:id="1943" w:name="_Toc184783415"/>
      <w:bookmarkStart w:id="1944" w:name="_Toc184783792"/>
      <w:bookmarkStart w:id="1945" w:name="_Toc184784169"/>
      <w:bookmarkStart w:id="1946" w:name="_Toc184805827"/>
      <w:bookmarkStart w:id="1947" w:name="_Toc184806212"/>
      <w:bookmarkStart w:id="1948" w:name="_Toc18480675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p>
    <w:p w14:paraId="0090A67C" w14:textId="4B3F334A" w:rsidR="002F453F" w:rsidRDefault="00286198" w:rsidP="00E7299F">
      <w:pPr>
        <w:pStyle w:val="Heading2"/>
      </w:pPr>
      <w:bookmarkStart w:id="1949" w:name="_Toc222754634"/>
      <w:r>
        <w:t>8.1</w:t>
      </w:r>
      <w:r w:rsidR="00E7299F">
        <w:t xml:space="preserve"> </w:t>
      </w:r>
      <w:r w:rsidR="00F42AF8" w:rsidRPr="002F453F">
        <w:t>Handbook Disclaimer</w:t>
      </w:r>
      <w:bookmarkEnd w:id="1949"/>
      <w:r w:rsidR="00F42AF8" w:rsidRPr="002F453F">
        <w:t xml:space="preserve"> </w:t>
      </w:r>
    </w:p>
    <w:p w14:paraId="2BB61D87" w14:textId="64F3176F" w:rsidR="00732A12" w:rsidRPr="00266732" w:rsidRDefault="00F42AF8" w:rsidP="00286198">
      <w:pPr>
        <w:spacing w:after="240" w:line="360" w:lineRule="auto"/>
        <w:jc w:val="both"/>
        <w:rPr>
          <w:rFonts w:cs="Times New Roman"/>
        </w:rPr>
      </w:pPr>
      <w:r w:rsidRPr="000A6F7D">
        <w:rPr>
          <w:rFonts w:cs="Times New Roman"/>
        </w:rPr>
        <w:t xml:space="preserve">This manual is not an employment contract and does not contain promises or conditions of employment or other commitments of any kind by Partners. Partners may, at any time, in its sole discretion, modify or vary from anything stated in this handbook with or without notice. The information provided herein serves as a general guide but may be subject to local, state, or federal laws. In conflict, applicable laws will precede the policies stated in this manual. This manual supersedes and revokes all prior versions of previous employee manuals and any memo, bulletin, policy, or procedure on any subject discussed in this manual. Copies of the most recently approved manual is always available on </w:t>
      </w:r>
      <w:hyperlink r:id="rId82" w:history="1">
        <w:r w:rsidRPr="00D01BA1">
          <w:rPr>
            <w:rStyle w:val="Hyperlink"/>
            <w:rFonts w:cs="Times New Roman"/>
          </w:rPr>
          <w:t>SharePoint</w:t>
        </w:r>
      </w:hyperlink>
      <w:r w:rsidRPr="000A6F7D">
        <w:rPr>
          <w:rFonts w:cs="Times New Roman"/>
        </w:rPr>
        <w:t>.</w:t>
      </w:r>
    </w:p>
    <w:p w14:paraId="2E71F742" w14:textId="3C65E4C3" w:rsidR="004562C0" w:rsidRPr="001705EE" w:rsidRDefault="001F20BB" w:rsidP="00286198">
      <w:pPr>
        <w:pStyle w:val="Heading2"/>
        <w:numPr>
          <w:ilvl w:val="1"/>
          <w:numId w:val="40"/>
        </w:numPr>
      </w:pPr>
      <w:bookmarkStart w:id="1950" w:name="_Toc222754635"/>
      <w:r w:rsidRPr="001705EE">
        <w:t xml:space="preserve">Equal </w:t>
      </w:r>
      <w:r w:rsidR="00F8636A">
        <w:t xml:space="preserve">Opportunity </w:t>
      </w:r>
      <w:r w:rsidR="00F8636A" w:rsidRPr="001705EE">
        <w:t>Emplo</w:t>
      </w:r>
      <w:r w:rsidR="00F8636A">
        <w:t>yer</w:t>
      </w:r>
      <w:r w:rsidR="00A647E3">
        <w:t xml:space="preserve"> (EEO)</w:t>
      </w:r>
      <w:r w:rsidR="00F8636A" w:rsidRPr="001705EE">
        <w:t xml:space="preserve"> </w:t>
      </w:r>
      <w:r w:rsidRPr="001705EE">
        <w:t>Statement</w:t>
      </w:r>
      <w:bookmarkEnd w:id="1950"/>
    </w:p>
    <w:p w14:paraId="7BBE20BB" w14:textId="75D77D5D" w:rsidR="001C3FF2" w:rsidRPr="001C3FF2" w:rsidRDefault="001C3FF2" w:rsidP="001C3FF2">
      <w:pPr>
        <w:spacing w:line="360" w:lineRule="auto"/>
        <w:jc w:val="both"/>
        <w:rPr>
          <w:rFonts w:cs="Times New Roman"/>
        </w:rPr>
      </w:pPr>
      <w:r>
        <w:rPr>
          <w:rFonts w:cs="Times New Roman"/>
        </w:rPr>
        <w:t xml:space="preserve">Partners HQ and </w:t>
      </w:r>
      <w:r w:rsidRPr="001C3FF2">
        <w:rPr>
          <w:rFonts w:cs="Times New Roman"/>
        </w:rPr>
        <w:t xml:space="preserve">Partners </w:t>
      </w:r>
      <w:r w:rsidR="00B8238B">
        <w:rPr>
          <w:rFonts w:cs="Times New Roman"/>
        </w:rPr>
        <w:t>Honduras</w:t>
      </w:r>
      <w:r w:rsidRPr="001C3FF2">
        <w:rPr>
          <w:rFonts w:cs="Times New Roman"/>
        </w:rPr>
        <w:t xml:space="preserve"> affirms it is an equal opportunity employer.</w:t>
      </w:r>
      <w:r w:rsidR="00DF4DAD">
        <w:rPr>
          <w:rFonts w:cs="Times New Roman"/>
        </w:rPr>
        <w:t xml:space="preserve"> </w:t>
      </w:r>
      <w:r w:rsidRPr="001C3FF2">
        <w:rPr>
          <w:rFonts w:cs="Times New Roman"/>
        </w:rPr>
        <w:t>Every team member has the right to work in surroundings that are free from all forms of unlawful discrimination.</w:t>
      </w:r>
      <w:r>
        <w:rPr>
          <w:rFonts w:cs="Times New Roman"/>
        </w:rPr>
        <w:t xml:space="preserve"> Partners </w:t>
      </w:r>
      <w:r w:rsidR="00B8238B">
        <w:rPr>
          <w:rFonts w:cs="Times New Roman"/>
        </w:rPr>
        <w:t>Honduras</w:t>
      </w:r>
      <w:r>
        <w:rPr>
          <w:rFonts w:cs="Times New Roman"/>
        </w:rPr>
        <w:t xml:space="preserve"> </w:t>
      </w:r>
      <w:r w:rsidRPr="001C3FF2">
        <w:rPr>
          <w:rFonts w:cs="Times New Roman"/>
        </w:rPr>
        <w:t xml:space="preserve">will not engage in or tolerate discrimination on the basis of race, color, gender, religion, age, sexual orientation, national or ethnic origin, disability including HIV/AIDS status, marital status, veteran status, gender reassignment status or any other protected group status under </w:t>
      </w:r>
      <w:r w:rsidR="00B8238B">
        <w:rPr>
          <w:rFonts w:cs="Times New Roman"/>
        </w:rPr>
        <w:t>Hondura</w:t>
      </w:r>
      <w:del w:id="1951" w:author="Megan Ash" w:date="2026-01-26T11:46:00Z" w16du:dateUtc="2026-01-26T16:46:00Z">
        <w:r w:rsidR="00B8238B" w:rsidDel="00FE25BC">
          <w:rPr>
            <w:rFonts w:cs="Times New Roman"/>
          </w:rPr>
          <w:delText>s</w:delText>
        </w:r>
      </w:del>
      <w:r w:rsidR="007261A2">
        <w:rPr>
          <w:rFonts w:cs="Times New Roman"/>
        </w:rPr>
        <w:t>n</w:t>
      </w:r>
      <w:r>
        <w:rPr>
          <w:rFonts w:cs="Times New Roman"/>
        </w:rPr>
        <w:t xml:space="preserve"> and </w:t>
      </w:r>
      <w:r w:rsidRPr="001C3FF2">
        <w:rPr>
          <w:rFonts w:cs="Times New Roman"/>
        </w:rPr>
        <w:t>U</w:t>
      </w:r>
      <w:r>
        <w:rPr>
          <w:rFonts w:cs="Times New Roman"/>
        </w:rPr>
        <w:t>.</w:t>
      </w:r>
      <w:r w:rsidRPr="001C3FF2">
        <w:rPr>
          <w:rFonts w:cs="Times New Roman"/>
        </w:rPr>
        <w:t>S</w:t>
      </w:r>
      <w:r>
        <w:rPr>
          <w:rFonts w:cs="Times New Roman"/>
        </w:rPr>
        <w:t>.</w:t>
      </w:r>
      <w:r w:rsidRPr="001C3FF2">
        <w:rPr>
          <w:rFonts w:cs="Times New Roman"/>
        </w:rPr>
        <w:t xml:space="preserve"> federal, </w:t>
      </w:r>
      <w:r w:rsidR="002C154B" w:rsidRPr="001C3FF2">
        <w:rPr>
          <w:rFonts w:cs="Times New Roman"/>
        </w:rPr>
        <w:t>state,</w:t>
      </w:r>
      <w:r w:rsidRPr="001C3FF2">
        <w:rPr>
          <w:rFonts w:cs="Times New Roman"/>
        </w:rPr>
        <w:t xml:space="preserve"> or local law.</w:t>
      </w:r>
      <w:r w:rsidR="00DF4DAD">
        <w:rPr>
          <w:rFonts w:cs="Times New Roman"/>
        </w:rPr>
        <w:t xml:space="preserve"> </w:t>
      </w:r>
      <w:r w:rsidRPr="001C3FF2">
        <w:rPr>
          <w:rFonts w:cs="Times New Roman"/>
        </w:rPr>
        <w:t>Our policy provides equal opportunity to qualified individuals in all aspects of recruitment, hiring, training, promotion, layoff, termination, compensation, and other terms of employment.</w:t>
      </w:r>
    </w:p>
    <w:p w14:paraId="47FAAE27" w14:textId="77777777" w:rsidR="001C3FF2" w:rsidRPr="001C3FF2" w:rsidRDefault="001C3FF2" w:rsidP="001C3FF2">
      <w:pPr>
        <w:spacing w:line="360" w:lineRule="auto"/>
        <w:jc w:val="both"/>
        <w:rPr>
          <w:rFonts w:cs="Times New Roman"/>
        </w:rPr>
      </w:pPr>
    </w:p>
    <w:p w14:paraId="2EE66A83" w14:textId="2CFF1F0C" w:rsidR="001C3FF2" w:rsidRPr="001C3FF2" w:rsidRDefault="001C3FF2" w:rsidP="001C3FF2">
      <w:pPr>
        <w:spacing w:line="360" w:lineRule="auto"/>
        <w:jc w:val="both"/>
        <w:rPr>
          <w:rFonts w:cs="Times New Roman"/>
          <w:b/>
          <w:bCs/>
        </w:rPr>
      </w:pPr>
      <w:r w:rsidRPr="001C3FF2">
        <w:rPr>
          <w:rFonts w:cs="Times New Roman"/>
        </w:rPr>
        <w:t>Employment is contingent upon the individual's ability to meet the essential tasks as defined in the position description, with or without reasonable accommodation or adjustment. Individuals with physical or mental disabilities will be provided reasonable accommodations/adjustments, as prescribed by relevant law</w:t>
      </w:r>
      <w:r>
        <w:rPr>
          <w:rFonts w:cs="Times New Roman"/>
        </w:rPr>
        <w:t xml:space="preserve">. </w:t>
      </w:r>
      <w:r w:rsidRPr="001C3FF2">
        <w:rPr>
          <w:rFonts w:cs="Times New Roman"/>
        </w:rPr>
        <w:t xml:space="preserve">Any team member who believes </w:t>
      </w:r>
      <w:del w:id="1952" w:author="Megan Ash" w:date="2026-01-26T11:46:00Z" w16du:dateUtc="2026-01-26T16:46:00Z">
        <w:r w:rsidRPr="001C3FF2" w:rsidDel="00AF0E90">
          <w:rPr>
            <w:rFonts w:cs="Times New Roman"/>
          </w:rPr>
          <w:delText>s/he</w:delText>
        </w:r>
      </w:del>
      <w:ins w:id="1953" w:author="Megan Ash" w:date="2026-01-26T11:46:00Z" w16du:dateUtc="2026-01-26T16:46:00Z">
        <w:r w:rsidR="00AF0E90">
          <w:rPr>
            <w:rFonts w:cs="Times New Roman"/>
          </w:rPr>
          <w:t>they</w:t>
        </w:r>
      </w:ins>
      <w:r w:rsidRPr="001C3FF2">
        <w:rPr>
          <w:rFonts w:cs="Times New Roman"/>
        </w:rPr>
        <w:t xml:space="preserve"> need</w:t>
      </w:r>
      <w:del w:id="1954" w:author="Megan Ash" w:date="2026-01-26T11:46:00Z" w16du:dateUtc="2026-01-26T16:46:00Z">
        <w:r w:rsidRPr="001C3FF2" w:rsidDel="00AF0E90">
          <w:rPr>
            <w:rFonts w:cs="Times New Roman"/>
          </w:rPr>
          <w:delText>s</w:delText>
        </w:r>
      </w:del>
      <w:r w:rsidRPr="001C3FF2">
        <w:rPr>
          <w:rFonts w:cs="Times New Roman"/>
        </w:rPr>
        <w:t xml:space="preserve"> reasonable accommodation to fulfill the essential functions of their work should notify </w:t>
      </w:r>
      <w:del w:id="1955" w:author="Megan Ash" w:date="2026-01-26T11:47:00Z" w16du:dateUtc="2026-01-26T16:47:00Z">
        <w:r w:rsidRPr="001C3FF2" w:rsidDel="00AF0E90">
          <w:rPr>
            <w:rFonts w:cs="Times New Roman"/>
          </w:rPr>
          <w:delText>his/her</w:delText>
        </w:r>
      </w:del>
      <w:ins w:id="1956" w:author="Megan Ash" w:date="2026-01-26T11:47:00Z" w16du:dateUtc="2026-01-26T16:47:00Z">
        <w:r w:rsidR="00AF0E90">
          <w:rPr>
            <w:rFonts w:cs="Times New Roman"/>
          </w:rPr>
          <w:t>their</w:t>
        </w:r>
      </w:ins>
      <w:r w:rsidRPr="001C3FF2">
        <w:rPr>
          <w:rFonts w:cs="Times New Roman"/>
        </w:rPr>
        <w:t xml:space="preserve"> supervisor and the FO Director (or designee).</w:t>
      </w:r>
    </w:p>
    <w:p w14:paraId="25AA4092" w14:textId="455072A6" w:rsidR="001705EE" w:rsidRDefault="00E7299F" w:rsidP="00E7299F">
      <w:pPr>
        <w:pStyle w:val="Heading2"/>
      </w:pPr>
      <w:bookmarkStart w:id="1957" w:name="_Toc180139333"/>
      <w:bookmarkStart w:id="1958" w:name="_Toc180456586"/>
      <w:bookmarkStart w:id="1959" w:name="_Toc182400538"/>
      <w:bookmarkStart w:id="1960" w:name="_Toc182401207"/>
      <w:bookmarkStart w:id="1961" w:name="_Toc184693644"/>
      <w:bookmarkStart w:id="1962" w:name="_Toc184694090"/>
      <w:bookmarkStart w:id="1963" w:name="_Toc184694536"/>
      <w:bookmarkStart w:id="1964" w:name="_Toc184727415"/>
      <w:bookmarkStart w:id="1965" w:name="_Toc184728567"/>
      <w:bookmarkStart w:id="1966" w:name="_Toc184729013"/>
      <w:bookmarkStart w:id="1967" w:name="_Toc184729626"/>
      <w:bookmarkStart w:id="1968" w:name="_Toc184734643"/>
      <w:bookmarkStart w:id="1969" w:name="_Toc184735094"/>
      <w:bookmarkStart w:id="1970" w:name="_Toc184735545"/>
      <w:bookmarkStart w:id="1971" w:name="_Toc184735994"/>
      <w:bookmarkStart w:id="1972" w:name="_Toc184736436"/>
      <w:bookmarkStart w:id="1973" w:name="_Toc184741864"/>
      <w:bookmarkStart w:id="1974" w:name="_Toc184783418"/>
      <w:bookmarkStart w:id="1975" w:name="_Toc184783795"/>
      <w:bookmarkStart w:id="1976" w:name="_Toc184784172"/>
      <w:bookmarkStart w:id="1977" w:name="_Toc184805830"/>
      <w:bookmarkStart w:id="1978" w:name="_Toc184806215"/>
      <w:bookmarkStart w:id="1979" w:name="_Toc184806753"/>
      <w:bookmarkStart w:id="1980" w:name="_Toc180139334"/>
      <w:bookmarkStart w:id="1981" w:name="_Toc180456587"/>
      <w:bookmarkStart w:id="1982" w:name="_Toc182400539"/>
      <w:bookmarkStart w:id="1983" w:name="_Toc182401208"/>
      <w:bookmarkStart w:id="1984" w:name="_Toc184693645"/>
      <w:bookmarkStart w:id="1985" w:name="_Toc184694091"/>
      <w:bookmarkStart w:id="1986" w:name="_Toc184694537"/>
      <w:bookmarkStart w:id="1987" w:name="_Toc184727416"/>
      <w:bookmarkStart w:id="1988" w:name="_Toc184728568"/>
      <w:bookmarkStart w:id="1989" w:name="_Toc184729014"/>
      <w:bookmarkStart w:id="1990" w:name="_Toc184729627"/>
      <w:bookmarkStart w:id="1991" w:name="_Toc184734644"/>
      <w:bookmarkStart w:id="1992" w:name="_Toc184735095"/>
      <w:bookmarkStart w:id="1993" w:name="_Toc184735546"/>
      <w:bookmarkStart w:id="1994" w:name="_Toc184735995"/>
      <w:bookmarkStart w:id="1995" w:name="_Toc184736437"/>
      <w:bookmarkStart w:id="1996" w:name="_Toc184741865"/>
      <w:bookmarkStart w:id="1997" w:name="_Toc184783419"/>
      <w:bookmarkStart w:id="1998" w:name="_Toc184783796"/>
      <w:bookmarkStart w:id="1999" w:name="_Toc184784173"/>
      <w:bookmarkStart w:id="2000" w:name="_Toc184805831"/>
      <w:bookmarkStart w:id="2001" w:name="_Toc184806216"/>
      <w:bookmarkStart w:id="2002" w:name="_Toc184806754"/>
      <w:bookmarkStart w:id="2003" w:name="_Toc180139335"/>
      <w:bookmarkStart w:id="2004" w:name="_Toc180456588"/>
      <w:bookmarkStart w:id="2005" w:name="_Toc182400540"/>
      <w:bookmarkStart w:id="2006" w:name="_Toc182401209"/>
      <w:bookmarkStart w:id="2007" w:name="_Toc184693646"/>
      <w:bookmarkStart w:id="2008" w:name="_Toc184694092"/>
      <w:bookmarkStart w:id="2009" w:name="_Toc184694538"/>
      <w:bookmarkStart w:id="2010" w:name="_Toc184727417"/>
      <w:bookmarkStart w:id="2011" w:name="_Toc184728569"/>
      <w:bookmarkStart w:id="2012" w:name="_Toc184729015"/>
      <w:bookmarkStart w:id="2013" w:name="_Toc184729628"/>
      <w:bookmarkStart w:id="2014" w:name="_Toc184734645"/>
      <w:bookmarkStart w:id="2015" w:name="_Toc184735096"/>
      <w:bookmarkStart w:id="2016" w:name="_Toc184735547"/>
      <w:bookmarkStart w:id="2017" w:name="_Toc184735996"/>
      <w:bookmarkStart w:id="2018" w:name="_Toc184736438"/>
      <w:bookmarkStart w:id="2019" w:name="_Toc184741866"/>
      <w:bookmarkStart w:id="2020" w:name="_Toc184783420"/>
      <w:bookmarkStart w:id="2021" w:name="_Toc184783797"/>
      <w:bookmarkStart w:id="2022" w:name="_Toc184784174"/>
      <w:bookmarkStart w:id="2023" w:name="_Toc184805832"/>
      <w:bookmarkStart w:id="2024" w:name="_Toc184806217"/>
      <w:bookmarkStart w:id="2025" w:name="_Toc184806755"/>
      <w:bookmarkStart w:id="2026" w:name="_Toc180139336"/>
      <w:bookmarkStart w:id="2027" w:name="_Toc180456589"/>
      <w:bookmarkStart w:id="2028" w:name="_Toc182400541"/>
      <w:bookmarkStart w:id="2029" w:name="_Toc182401210"/>
      <w:bookmarkStart w:id="2030" w:name="_Toc184693647"/>
      <w:bookmarkStart w:id="2031" w:name="_Toc184694093"/>
      <w:bookmarkStart w:id="2032" w:name="_Toc184694539"/>
      <w:bookmarkStart w:id="2033" w:name="_Toc184727418"/>
      <w:bookmarkStart w:id="2034" w:name="_Toc184728570"/>
      <w:bookmarkStart w:id="2035" w:name="_Toc184729016"/>
      <w:bookmarkStart w:id="2036" w:name="_Toc184729629"/>
      <w:bookmarkStart w:id="2037" w:name="_Toc184734646"/>
      <w:bookmarkStart w:id="2038" w:name="_Toc184735097"/>
      <w:bookmarkStart w:id="2039" w:name="_Toc184735548"/>
      <w:bookmarkStart w:id="2040" w:name="_Toc184735997"/>
      <w:bookmarkStart w:id="2041" w:name="_Toc184736439"/>
      <w:bookmarkStart w:id="2042" w:name="_Toc184741867"/>
      <w:bookmarkStart w:id="2043" w:name="_Toc184783421"/>
      <w:bookmarkStart w:id="2044" w:name="_Toc184783798"/>
      <w:bookmarkStart w:id="2045" w:name="_Toc184784175"/>
      <w:bookmarkStart w:id="2046" w:name="_Toc184805833"/>
      <w:bookmarkStart w:id="2047" w:name="_Toc184806218"/>
      <w:bookmarkStart w:id="2048" w:name="_Toc184806756"/>
      <w:bookmarkStart w:id="2049" w:name="_Toc180139337"/>
      <w:bookmarkStart w:id="2050" w:name="_Toc180456590"/>
      <w:bookmarkStart w:id="2051" w:name="_Toc182400542"/>
      <w:bookmarkStart w:id="2052" w:name="_Toc182401211"/>
      <w:bookmarkStart w:id="2053" w:name="_Toc184693648"/>
      <w:bookmarkStart w:id="2054" w:name="_Toc184694094"/>
      <w:bookmarkStart w:id="2055" w:name="_Toc184694540"/>
      <w:bookmarkStart w:id="2056" w:name="_Toc184727419"/>
      <w:bookmarkStart w:id="2057" w:name="_Toc184728571"/>
      <w:bookmarkStart w:id="2058" w:name="_Toc184729017"/>
      <w:bookmarkStart w:id="2059" w:name="_Toc184729630"/>
      <w:bookmarkStart w:id="2060" w:name="_Toc184734647"/>
      <w:bookmarkStart w:id="2061" w:name="_Toc184735098"/>
      <w:bookmarkStart w:id="2062" w:name="_Toc184735549"/>
      <w:bookmarkStart w:id="2063" w:name="_Toc184735998"/>
      <w:bookmarkStart w:id="2064" w:name="_Toc184736440"/>
      <w:bookmarkStart w:id="2065" w:name="_Toc184741868"/>
      <w:bookmarkStart w:id="2066" w:name="_Toc184783422"/>
      <w:bookmarkStart w:id="2067" w:name="_Toc184783799"/>
      <w:bookmarkStart w:id="2068" w:name="_Toc184784176"/>
      <w:bookmarkStart w:id="2069" w:name="_Toc184805834"/>
      <w:bookmarkStart w:id="2070" w:name="_Toc184806219"/>
      <w:bookmarkStart w:id="2071" w:name="_Toc184806757"/>
      <w:bookmarkStart w:id="2072" w:name="_Toc180139338"/>
      <w:bookmarkStart w:id="2073" w:name="_Toc180456591"/>
      <w:bookmarkStart w:id="2074" w:name="_Toc182400543"/>
      <w:bookmarkStart w:id="2075" w:name="_Toc182401212"/>
      <w:bookmarkStart w:id="2076" w:name="_Toc184693649"/>
      <w:bookmarkStart w:id="2077" w:name="_Toc184694095"/>
      <w:bookmarkStart w:id="2078" w:name="_Toc184694541"/>
      <w:bookmarkStart w:id="2079" w:name="_Toc184727420"/>
      <w:bookmarkStart w:id="2080" w:name="_Toc184728572"/>
      <w:bookmarkStart w:id="2081" w:name="_Toc184729018"/>
      <w:bookmarkStart w:id="2082" w:name="_Toc184729631"/>
      <w:bookmarkStart w:id="2083" w:name="_Toc184734648"/>
      <w:bookmarkStart w:id="2084" w:name="_Toc184735099"/>
      <w:bookmarkStart w:id="2085" w:name="_Toc184735550"/>
      <w:bookmarkStart w:id="2086" w:name="_Toc184735999"/>
      <w:bookmarkStart w:id="2087" w:name="_Toc184736441"/>
      <w:bookmarkStart w:id="2088" w:name="_Toc184741869"/>
      <w:bookmarkStart w:id="2089" w:name="_Toc184783423"/>
      <w:bookmarkStart w:id="2090" w:name="_Toc184783800"/>
      <w:bookmarkStart w:id="2091" w:name="_Toc184784177"/>
      <w:bookmarkStart w:id="2092" w:name="_Toc184805835"/>
      <w:bookmarkStart w:id="2093" w:name="_Toc184806220"/>
      <w:bookmarkStart w:id="2094" w:name="_Toc184806758"/>
      <w:bookmarkStart w:id="2095" w:name="_Toc180139339"/>
      <w:bookmarkStart w:id="2096" w:name="_Toc180456592"/>
      <w:bookmarkStart w:id="2097" w:name="_Toc182400544"/>
      <w:bookmarkStart w:id="2098" w:name="_Toc182401213"/>
      <w:bookmarkStart w:id="2099" w:name="_Toc184693650"/>
      <w:bookmarkStart w:id="2100" w:name="_Toc184694096"/>
      <w:bookmarkStart w:id="2101" w:name="_Toc184694542"/>
      <w:bookmarkStart w:id="2102" w:name="_Toc184727421"/>
      <w:bookmarkStart w:id="2103" w:name="_Toc184728573"/>
      <w:bookmarkStart w:id="2104" w:name="_Toc184729019"/>
      <w:bookmarkStart w:id="2105" w:name="_Toc184729632"/>
      <w:bookmarkStart w:id="2106" w:name="_Toc184734649"/>
      <w:bookmarkStart w:id="2107" w:name="_Toc184735100"/>
      <w:bookmarkStart w:id="2108" w:name="_Toc184735551"/>
      <w:bookmarkStart w:id="2109" w:name="_Toc184736000"/>
      <w:bookmarkStart w:id="2110" w:name="_Toc184736442"/>
      <w:bookmarkStart w:id="2111" w:name="_Toc184741870"/>
      <w:bookmarkStart w:id="2112" w:name="_Toc184783424"/>
      <w:bookmarkStart w:id="2113" w:name="_Toc184783801"/>
      <w:bookmarkStart w:id="2114" w:name="_Toc184784178"/>
      <w:bookmarkStart w:id="2115" w:name="_Toc184805836"/>
      <w:bookmarkStart w:id="2116" w:name="_Toc184806221"/>
      <w:bookmarkStart w:id="2117" w:name="_Toc184806759"/>
      <w:bookmarkStart w:id="2118" w:name="_Toc180139340"/>
      <w:bookmarkStart w:id="2119" w:name="_Toc180456593"/>
      <w:bookmarkStart w:id="2120" w:name="_Toc182400545"/>
      <w:bookmarkStart w:id="2121" w:name="_Toc182401214"/>
      <w:bookmarkStart w:id="2122" w:name="_Toc184693651"/>
      <w:bookmarkStart w:id="2123" w:name="_Toc184694097"/>
      <w:bookmarkStart w:id="2124" w:name="_Toc184694543"/>
      <w:bookmarkStart w:id="2125" w:name="_Toc184727422"/>
      <w:bookmarkStart w:id="2126" w:name="_Toc184728574"/>
      <w:bookmarkStart w:id="2127" w:name="_Toc184729020"/>
      <w:bookmarkStart w:id="2128" w:name="_Toc184729633"/>
      <w:bookmarkStart w:id="2129" w:name="_Toc184734650"/>
      <w:bookmarkStart w:id="2130" w:name="_Toc184735101"/>
      <w:bookmarkStart w:id="2131" w:name="_Toc184735552"/>
      <w:bookmarkStart w:id="2132" w:name="_Toc184736001"/>
      <w:bookmarkStart w:id="2133" w:name="_Toc184736443"/>
      <w:bookmarkStart w:id="2134" w:name="_Toc184741871"/>
      <w:bookmarkStart w:id="2135" w:name="_Toc184783425"/>
      <w:bookmarkStart w:id="2136" w:name="_Toc184783802"/>
      <w:bookmarkStart w:id="2137" w:name="_Toc184784179"/>
      <w:bookmarkStart w:id="2138" w:name="_Toc184805837"/>
      <w:bookmarkStart w:id="2139" w:name="_Toc184806222"/>
      <w:bookmarkStart w:id="2140" w:name="_Toc184806760"/>
      <w:bookmarkStart w:id="2141" w:name="_Toc180139341"/>
      <w:bookmarkStart w:id="2142" w:name="_Toc180456594"/>
      <w:bookmarkStart w:id="2143" w:name="_Toc182400546"/>
      <w:bookmarkStart w:id="2144" w:name="_Toc182401215"/>
      <w:bookmarkStart w:id="2145" w:name="_Toc184693652"/>
      <w:bookmarkStart w:id="2146" w:name="_Toc184694098"/>
      <w:bookmarkStart w:id="2147" w:name="_Toc184694544"/>
      <w:bookmarkStart w:id="2148" w:name="_Toc184727423"/>
      <w:bookmarkStart w:id="2149" w:name="_Toc184728575"/>
      <w:bookmarkStart w:id="2150" w:name="_Toc184729021"/>
      <w:bookmarkStart w:id="2151" w:name="_Toc184729634"/>
      <w:bookmarkStart w:id="2152" w:name="_Toc184734651"/>
      <w:bookmarkStart w:id="2153" w:name="_Toc184735102"/>
      <w:bookmarkStart w:id="2154" w:name="_Toc184735553"/>
      <w:bookmarkStart w:id="2155" w:name="_Toc184736002"/>
      <w:bookmarkStart w:id="2156" w:name="_Toc184736444"/>
      <w:bookmarkStart w:id="2157" w:name="_Toc184741872"/>
      <w:bookmarkStart w:id="2158" w:name="_Toc184783426"/>
      <w:bookmarkStart w:id="2159" w:name="_Toc184783803"/>
      <w:bookmarkStart w:id="2160" w:name="_Toc184784180"/>
      <w:bookmarkStart w:id="2161" w:name="_Toc184805838"/>
      <w:bookmarkStart w:id="2162" w:name="_Toc184806223"/>
      <w:bookmarkStart w:id="2163" w:name="_Toc184806761"/>
      <w:bookmarkStart w:id="2164" w:name="_Toc180139342"/>
      <w:bookmarkStart w:id="2165" w:name="_Toc180456595"/>
      <w:bookmarkStart w:id="2166" w:name="_Toc182400547"/>
      <w:bookmarkStart w:id="2167" w:name="_Toc182401216"/>
      <w:bookmarkStart w:id="2168" w:name="_Toc184693653"/>
      <w:bookmarkStart w:id="2169" w:name="_Toc184694099"/>
      <w:bookmarkStart w:id="2170" w:name="_Toc184694545"/>
      <w:bookmarkStart w:id="2171" w:name="_Toc184727424"/>
      <w:bookmarkStart w:id="2172" w:name="_Toc184728576"/>
      <w:bookmarkStart w:id="2173" w:name="_Toc184729022"/>
      <w:bookmarkStart w:id="2174" w:name="_Toc184729635"/>
      <w:bookmarkStart w:id="2175" w:name="_Toc184734652"/>
      <w:bookmarkStart w:id="2176" w:name="_Toc184735103"/>
      <w:bookmarkStart w:id="2177" w:name="_Toc184735554"/>
      <w:bookmarkStart w:id="2178" w:name="_Toc184736003"/>
      <w:bookmarkStart w:id="2179" w:name="_Toc184736445"/>
      <w:bookmarkStart w:id="2180" w:name="_Toc184741873"/>
      <w:bookmarkStart w:id="2181" w:name="_Toc184783427"/>
      <w:bookmarkStart w:id="2182" w:name="_Toc184783804"/>
      <w:bookmarkStart w:id="2183" w:name="_Toc184784181"/>
      <w:bookmarkStart w:id="2184" w:name="_Toc184805839"/>
      <w:bookmarkStart w:id="2185" w:name="_Toc184806224"/>
      <w:bookmarkStart w:id="2186" w:name="_Toc184806762"/>
      <w:bookmarkStart w:id="2187" w:name="_Toc180139343"/>
      <w:bookmarkStart w:id="2188" w:name="_Toc180456596"/>
      <w:bookmarkStart w:id="2189" w:name="_Toc182400548"/>
      <w:bookmarkStart w:id="2190" w:name="_Toc182401217"/>
      <w:bookmarkStart w:id="2191" w:name="_Toc184693654"/>
      <w:bookmarkStart w:id="2192" w:name="_Toc184694100"/>
      <w:bookmarkStart w:id="2193" w:name="_Toc184694546"/>
      <w:bookmarkStart w:id="2194" w:name="_Toc184727425"/>
      <w:bookmarkStart w:id="2195" w:name="_Toc184728577"/>
      <w:bookmarkStart w:id="2196" w:name="_Toc184729023"/>
      <w:bookmarkStart w:id="2197" w:name="_Toc184729636"/>
      <w:bookmarkStart w:id="2198" w:name="_Toc184734653"/>
      <w:bookmarkStart w:id="2199" w:name="_Toc184735104"/>
      <w:bookmarkStart w:id="2200" w:name="_Toc184735555"/>
      <w:bookmarkStart w:id="2201" w:name="_Toc184736004"/>
      <w:bookmarkStart w:id="2202" w:name="_Toc184736446"/>
      <w:bookmarkStart w:id="2203" w:name="_Toc184741874"/>
      <w:bookmarkStart w:id="2204" w:name="_Toc184783428"/>
      <w:bookmarkStart w:id="2205" w:name="_Toc184783805"/>
      <w:bookmarkStart w:id="2206" w:name="_Toc184784182"/>
      <w:bookmarkStart w:id="2207" w:name="_Toc184805840"/>
      <w:bookmarkStart w:id="2208" w:name="_Toc184806225"/>
      <w:bookmarkStart w:id="2209" w:name="_Toc184806763"/>
      <w:bookmarkStart w:id="2210" w:name="_Toc180139344"/>
      <w:bookmarkStart w:id="2211" w:name="_Toc180456597"/>
      <w:bookmarkStart w:id="2212" w:name="_Toc182400549"/>
      <w:bookmarkStart w:id="2213" w:name="_Toc182401218"/>
      <w:bookmarkStart w:id="2214" w:name="_Toc184693655"/>
      <w:bookmarkStart w:id="2215" w:name="_Toc184694101"/>
      <w:bookmarkStart w:id="2216" w:name="_Toc184694547"/>
      <w:bookmarkStart w:id="2217" w:name="_Toc184727426"/>
      <w:bookmarkStart w:id="2218" w:name="_Toc184728578"/>
      <w:bookmarkStart w:id="2219" w:name="_Toc184729024"/>
      <w:bookmarkStart w:id="2220" w:name="_Toc184729637"/>
      <w:bookmarkStart w:id="2221" w:name="_Toc184734654"/>
      <w:bookmarkStart w:id="2222" w:name="_Toc184735105"/>
      <w:bookmarkStart w:id="2223" w:name="_Toc184735556"/>
      <w:bookmarkStart w:id="2224" w:name="_Toc184736005"/>
      <w:bookmarkStart w:id="2225" w:name="_Toc184736447"/>
      <w:bookmarkStart w:id="2226" w:name="_Toc184741875"/>
      <w:bookmarkStart w:id="2227" w:name="_Toc184783429"/>
      <w:bookmarkStart w:id="2228" w:name="_Toc184783806"/>
      <w:bookmarkStart w:id="2229" w:name="_Toc184784183"/>
      <w:bookmarkStart w:id="2230" w:name="_Toc184805841"/>
      <w:bookmarkStart w:id="2231" w:name="_Toc184806226"/>
      <w:bookmarkStart w:id="2232" w:name="_Toc184806764"/>
      <w:bookmarkStart w:id="2233" w:name="_Toc180139345"/>
      <w:bookmarkStart w:id="2234" w:name="_Toc180456598"/>
      <w:bookmarkStart w:id="2235" w:name="_Toc182400550"/>
      <w:bookmarkStart w:id="2236" w:name="_Toc182401219"/>
      <w:bookmarkStart w:id="2237" w:name="_Toc184693656"/>
      <w:bookmarkStart w:id="2238" w:name="_Toc184694102"/>
      <w:bookmarkStart w:id="2239" w:name="_Toc184694548"/>
      <w:bookmarkStart w:id="2240" w:name="_Toc184727427"/>
      <w:bookmarkStart w:id="2241" w:name="_Toc184728579"/>
      <w:bookmarkStart w:id="2242" w:name="_Toc184729025"/>
      <w:bookmarkStart w:id="2243" w:name="_Toc184729638"/>
      <w:bookmarkStart w:id="2244" w:name="_Toc184734655"/>
      <w:bookmarkStart w:id="2245" w:name="_Toc184735106"/>
      <w:bookmarkStart w:id="2246" w:name="_Toc184735557"/>
      <w:bookmarkStart w:id="2247" w:name="_Toc184736006"/>
      <w:bookmarkStart w:id="2248" w:name="_Toc184736448"/>
      <w:bookmarkStart w:id="2249" w:name="_Toc184741876"/>
      <w:bookmarkStart w:id="2250" w:name="_Toc184783430"/>
      <w:bookmarkStart w:id="2251" w:name="_Toc184783807"/>
      <w:bookmarkStart w:id="2252" w:name="_Toc184784184"/>
      <w:bookmarkStart w:id="2253" w:name="_Toc184805842"/>
      <w:bookmarkStart w:id="2254" w:name="_Toc184806227"/>
      <w:bookmarkStart w:id="2255" w:name="_Toc184806765"/>
      <w:bookmarkStart w:id="2256" w:name="_Toc180139346"/>
      <w:bookmarkStart w:id="2257" w:name="_Toc180456599"/>
      <w:bookmarkStart w:id="2258" w:name="_Toc182400551"/>
      <w:bookmarkStart w:id="2259" w:name="_Toc182401220"/>
      <w:bookmarkStart w:id="2260" w:name="_Toc184693657"/>
      <w:bookmarkStart w:id="2261" w:name="_Toc184694103"/>
      <w:bookmarkStart w:id="2262" w:name="_Toc184694549"/>
      <w:bookmarkStart w:id="2263" w:name="_Toc184727428"/>
      <w:bookmarkStart w:id="2264" w:name="_Toc184728580"/>
      <w:bookmarkStart w:id="2265" w:name="_Toc184729026"/>
      <w:bookmarkStart w:id="2266" w:name="_Toc184729639"/>
      <w:bookmarkStart w:id="2267" w:name="_Toc184734656"/>
      <w:bookmarkStart w:id="2268" w:name="_Toc184735107"/>
      <w:bookmarkStart w:id="2269" w:name="_Toc184735558"/>
      <w:bookmarkStart w:id="2270" w:name="_Toc184736007"/>
      <w:bookmarkStart w:id="2271" w:name="_Toc184736449"/>
      <w:bookmarkStart w:id="2272" w:name="_Toc184741877"/>
      <w:bookmarkStart w:id="2273" w:name="_Toc184783431"/>
      <w:bookmarkStart w:id="2274" w:name="_Toc184783808"/>
      <w:bookmarkStart w:id="2275" w:name="_Toc184784185"/>
      <w:bookmarkStart w:id="2276" w:name="_Toc184805843"/>
      <w:bookmarkStart w:id="2277" w:name="_Toc184806228"/>
      <w:bookmarkStart w:id="2278" w:name="_Toc184806766"/>
      <w:bookmarkStart w:id="2279" w:name="_Toc180139347"/>
      <w:bookmarkStart w:id="2280" w:name="_Toc180456600"/>
      <w:bookmarkStart w:id="2281" w:name="_Toc182400552"/>
      <w:bookmarkStart w:id="2282" w:name="_Toc182401221"/>
      <w:bookmarkStart w:id="2283" w:name="_Toc184693658"/>
      <w:bookmarkStart w:id="2284" w:name="_Toc184694104"/>
      <w:bookmarkStart w:id="2285" w:name="_Toc184694550"/>
      <w:bookmarkStart w:id="2286" w:name="_Toc184727429"/>
      <w:bookmarkStart w:id="2287" w:name="_Toc184728581"/>
      <w:bookmarkStart w:id="2288" w:name="_Toc184729027"/>
      <w:bookmarkStart w:id="2289" w:name="_Toc184729640"/>
      <w:bookmarkStart w:id="2290" w:name="_Toc184734657"/>
      <w:bookmarkStart w:id="2291" w:name="_Toc184735108"/>
      <w:bookmarkStart w:id="2292" w:name="_Toc184735559"/>
      <w:bookmarkStart w:id="2293" w:name="_Toc184736008"/>
      <w:bookmarkStart w:id="2294" w:name="_Toc184736450"/>
      <w:bookmarkStart w:id="2295" w:name="_Toc184741878"/>
      <w:bookmarkStart w:id="2296" w:name="_Toc184783432"/>
      <w:bookmarkStart w:id="2297" w:name="_Toc184783809"/>
      <w:bookmarkStart w:id="2298" w:name="_Toc184784186"/>
      <w:bookmarkStart w:id="2299" w:name="_Toc184805844"/>
      <w:bookmarkStart w:id="2300" w:name="_Toc184806229"/>
      <w:bookmarkStart w:id="2301" w:name="_Toc184806767"/>
      <w:bookmarkStart w:id="2302" w:name="_Toc180139348"/>
      <w:bookmarkStart w:id="2303" w:name="_Toc180456601"/>
      <w:bookmarkStart w:id="2304" w:name="_Toc182400553"/>
      <w:bookmarkStart w:id="2305" w:name="_Toc182401222"/>
      <w:bookmarkStart w:id="2306" w:name="_Toc184693659"/>
      <w:bookmarkStart w:id="2307" w:name="_Toc184694105"/>
      <w:bookmarkStart w:id="2308" w:name="_Toc184694551"/>
      <w:bookmarkStart w:id="2309" w:name="_Toc184727430"/>
      <w:bookmarkStart w:id="2310" w:name="_Toc184728582"/>
      <w:bookmarkStart w:id="2311" w:name="_Toc184729028"/>
      <w:bookmarkStart w:id="2312" w:name="_Toc184729641"/>
      <w:bookmarkStart w:id="2313" w:name="_Toc184734658"/>
      <w:bookmarkStart w:id="2314" w:name="_Toc184735109"/>
      <w:bookmarkStart w:id="2315" w:name="_Toc184735560"/>
      <w:bookmarkStart w:id="2316" w:name="_Toc184736009"/>
      <w:bookmarkStart w:id="2317" w:name="_Toc184736451"/>
      <w:bookmarkStart w:id="2318" w:name="_Toc184741879"/>
      <w:bookmarkStart w:id="2319" w:name="_Toc184783433"/>
      <w:bookmarkStart w:id="2320" w:name="_Toc184783810"/>
      <w:bookmarkStart w:id="2321" w:name="_Toc184784187"/>
      <w:bookmarkStart w:id="2322" w:name="_Toc184805845"/>
      <w:bookmarkStart w:id="2323" w:name="_Toc184806230"/>
      <w:bookmarkStart w:id="2324" w:name="_Toc184806768"/>
      <w:bookmarkStart w:id="2325" w:name="_Toc180139349"/>
      <w:bookmarkStart w:id="2326" w:name="_Toc180456602"/>
      <w:bookmarkStart w:id="2327" w:name="_Toc182400554"/>
      <w:bookmarkStart w:id="2328" w:name="_Toc182401223"/>
      <w:bookmarkStart w:id="2329" w:name="_Toc184693660"/>
      <w:bookmarkStart w:id="2330" w:name="_Toc184694106"/>
      <w:bookmarkStart w:id="2331" w:name="_Toc184694552"/>
      <w:bookmarkStart w:id="2332" w:name="_Toc184727431"/>
      <w:bookmarkStart w:id="2333" w:name="_Toc184728583"/>
      <w:bookmarkStart w:id="2334" w:name="_Toc184729029"/>
      <w:bookmarkStart w:id="2335" w:name="_Toc184729642"/>
      <w:bookmarkStart w:id="2336" w:name="_Toc184734659"/>
      <w:bookmarkStart w:id="2337" w:name="_Toc184735110"/>
      <w:bookmarkStart w:id="2338" w:name="_Toc184735561"/>
      <w:bookmarkStart w:id="2339" w:name="_Toc184736010"/>
      <w:bookmarkStart w:id="2340" w:name="_Toc184736452"/>
      <w:bookmarkStart w:id="2341" w:name="_Toc184741880"/>
      <w:bookmarkStart w:id="2342" w:name="_Toc184783434"/>
      <w:bookmarkStart w:id="2343" w:name="_Toc184783811"/>
      <w:bookmarkStart w:id="2344" w:name="_Toc184784188"/>
      <w:bookmarkStart w:id="2345" w:name="_Toc184805846"/>
      <w:bookmarkStart w:id="2346" w:name="_Toc184806231"/>
      <w:bookmarkStart w:id="2347" w:name="_Toc184806769"/>
      <w:bookmarkStart w:id="2348" w:name="_Toc180139350"/>
      <w:bookmarkStart w:id="2349" w:name="_Toc180456603"/>
      <w:bookmarkStart w:id="2350" w:name="_Toc182400555"/>
      <w:bookmarkStart w:id="2351" w:name="_Toc182401224"/>
      <w:bookmarkStart w:id="2352" w:name="_Toc184693661"/>
      <w:bookmarkStart w:id="2353" w:name="_Toc184694107"/>
      <w:bookmarkStart w:id="2354" w:name="_Toc184694553"/>
      <w:bookmarkStart w:id="2355" w:name="_Toc184727432"/>
      <w:bookmarkStart w:id="2356" w:name="_Toc184728584"/>
      <w:bookmarkStart w:id="2357" w:name="_Toc184729030"/>
      <w:bookmarkStart w:id="2358" w:name="_Toc184729643"/>
      <w:bookmarkStart w:id="2359" w:name="_Toc184734660"/>
      <w:bookmarkStart w:id="2360" w:name="_Toc184735111"/>
      <w:bookmarkStart w:id="2361" w:name="_Toc184735562"/>
      <w:bookmarkStart w:id="2362" w:name="_Toc184736011"/>
      <w:bookmarkStart w:id="2363" w:name="_Toc184736453"/>
      <w:bookmarkStart w:id="2364" w:name="_Toc184741881"/>
      <w:bookmarkStart w:id="2365" w:name="_Toc184783435"/>
      <w:bookmarkStart w:id="2366" w:name="_Toc184783812"/>
      <w:bookmarkStart w:id="2367" w:name="_Toc184784189"/>
      <w:bookmarkStart w:id="2368" w:name="_Toc184805847"/>
      <w:bookmarkStart w:id="2369" w:name="_Toc184806232"/>
      <w:bookmarkStart w:id="2370" w:name="_Toc184806770"/>
      <w:bookmarkStart w:id="2371" w:name="_Toc180139351"/>
      <w:bookmarkStart w:id="2372" w:name="_Toc180456604"/>
      <w:bookmarkStart w:id="2373" w:name="_Toc182400556"/>
      <w:bookmarkStart w:id="2374" w:name="_Toc182401225"/>
      <w:bookmarkStart w:id="2375" w:name="_Toc184693662"/>
      <w:bookmarkStart w:id="2376" w:name="_Toc184694108"/>
      <w:bookmarkStart w:id="2377" w:name="_Toc184694554"/>
      <w:bookmarkStart w:id="2378" w:name="_Toc184727433"/>
      <w:bookmarkStart w:id="2379" w:name="_Toc184728585"/>
      <w:bookmarkStart w:id="2380" w:name="_Toc184729031"/>
      <w:bookmarkStart w:id="2381" w:name="_Toc184729644"/>
      <w:bookmarkStart w:id="2382" w:name="_Toc184734661"/>
      <w:bookmarkStart w:id="2383" w:name="_Toc184735112"/>
      <w:bookmarkStart w:id="2384" w:name="_Toc184735563"/>
      <w:bookmarkStart w:id="2385" w:name="_Toc184736012"/>
      <w:bookmarkStart w:id="2386" w:name="_Toc184736454"/>
      <w:bookmarkStart w:id="2387" w:name="_Toc184741882"/>
      <w:bookmarkStart w:id="2388" w:name="_Toc184783436"/>
      <w:bookmarkStart w:id="2389" w:name="_Toc184783813"/>
      <w:bookmarkStart w:id="2390" w:name="_Toc184784190"/>
      <w:bookmarkStart w:id="2391" w:name="_Toc184805848"/>
      <w:bookmarkStart w:id="2392" w:name="_Toc184806233"/>
      <w:bookmarkStart w:id="2393" w:name="_Toc184806771"/>
      <w:bookmarkStart w:id="2394" w:name="_Toc22275463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r>
        <w:t xml:space="preserve">8.3 </w:t>
      </w:r>
      <w:r w:rsidR="00F52ED3" w:rsidRPr="00F52ED3">
        <w:t>Recruitment</w:t>
      </w:r>
      <w:bookmarkEnd w:id="2394"/>
      <w:r w:rsidR="00F52ED3" w:rsidRPr="00F52ED3">
        <w:t xml:space="preserve"> </w:t>
      </w:r>
    </w:p>
    <w:p w14:paraId="2BB77374" w14:textId="4F407B8F" w:rsidR="00480502" w:rsidRDefault="00F52ED3" w:rsidP="00527FAB">
      <w:pPr>
        <w:spacing w:after="120" w:line="360" w:lineRule="auto"/>
        <w:jc w:val="both"/>
        <w:rPr>
          <w:rFonts w:cs="Times New Roman"/>
        </w:rPr>
      </w:pPr>
      <w:r w:rsidRPr="00F52ED3">
        <w:rPr>
          <w:rFonts w:cs="Times New Roman"/>
        </w:rPr>
        <w:t xml:space="preserve">Partners </w:t>
      </w:r>
      <w:r w:rsidR="00B8238B">
        <w:rPr>
          <w:rFonts w:cs="Times New Roman"/>
        </w:rPr>
        <w:t>Honduras</w:t>
      </w:r>
      <w:r w:rsidR="00A31912">
        <w:rPr>
          <w:rFonts w:cs="Times New Roman"/>
        </w:rPr>
        <w:t xml:space="preserve"> </w:t>
      </w:r>
      <w:r w:rsidRPr="00F52ED3">
        <w:rPr>
          <w:rFonts w:cs="Times New Roman"/>
        </w:rPr>
        <w:t xml:space="preserve">may conduct recruitment both internally or externally depending on need and circumstances. In all employment advertisements, the appropriate Equal Opportunity Employer (EEO) verbiage must be used. If recruitment is being done under a Federal Cooperative Agreement, all key personnel must be approved in writing by the donor. If recruitment is being done under a Federal Contract, all positions and the salary ranges must be approved by the donor. All recruitments and new hires will comply with each country’s labor laws. In all positions, geographic requirements and/or restrictions must be indicated in the job description. </w:t>
      </w:r>
      <w:r w:rsidR="009C2928">
        <w:rPr>
          <w:rFonts w:cs="Times New Roman"/>
        </w:rPr>
        <w:t xml:space="preserve">All </w:t>
      </w:r>
      <w:r w:rsidR="00B8238B">
        <w:rPr>
          <w:rFonts w:cs="Times New Roman"/>
        </w:rPr>
        <w:t>Hondura</w:t>
      </w:r>
      <w:del w:id="2395" w:author="Megan Ash" w:date="2026-01-26T11:48:00Z" w16du:dateUtc="2026-01-26T16:48:00Z">
        <w:r w:rsidR="00B8238B" w:rsidDel="00BD7A86">
          <w:rPr>
            <w:rFonts w:cs="Times New Roman"/>
          </w:rPr>
          <w:delText>s</w:delText>
        </w:r>
      </w:del>
      <w:r w:rsidR="008D759F">
        <w:rPr>
          <w:rFonts w:cs="Times New Roman"/>
        </w:rPr>
        <w:t xml:space="preserve">n positions will follow the </w:t>
      </w:r>
      <w:commentRangeStart w:id="2396"/>
      <w:r w:rsidR="008D759F">
        <w:fldChar w:fldCharType="begin"/>
      </w:r>
      <w:ins w:id="2397" w:author="Megan Ash" w:date="2026-01-26T11:55:00Z" w16du:dateUtc="2026-01-26T16:55:00Z">
        <w:r w:rsidR="00D24D47">
          <w:instrText>HYPERLINK "https://partnersnet107.sharepoint.com/:f:/s/FA/IgD6__46uAC7Q6jIr4kK4jFYAY7gDRam0cMr6ceKokfOQhA?e=9cyKt5"</w:instrText>
        </w:r>
      </w:ins>
      <w:del w:id="2398" w:author="Megan Ash" w:date="2026-01-26T11:55:00Z" w16du:dateUtc="2026-01-26T16:55:00Z">
        <w:r w:rsidR="008D759F" w:rsidDel="00D24D47">
          <w:delInstrText>HYPERLINK "https://partnersnet107.sharepoint.com/:f:/s/FA/EgNK9zPOO49BnNKdWGpjJZQB77DHsCsfo_DN0gNK6w7SCg?e=o7ig1h"</w:delInstrText>
        </w:r>
      </w:del>
      <w:r w:rsidR="008D759F">
        <w:fldChar w:fldCharType="separate"/>
      </w:r>
      <w:r w:rsidR="008D759F" w:rsidRPr="00800BAE">
        <w:rPr>
          <w:rStyle w:val="Hyperlink"/>
          <w:rFonts w:cs="Times New Roman"/>
        </w:rPr>
        <w:t>salary matrix</w:t>
      </w:r>
      <w:r w:rsidR="008D759F">
        <w:fldChar w:fldCharType="end"/>
      </w:r>
      <w:r w:rsidR="008D759F">
        <w:rPr>
          <w:rFonts w:cs="Times New Roman"/>
        </w:rPr>
        <w:t>.</w:t>
      </w:r>
      <w:commentRangeEnd w:id="2396"/>
      <w:r w:rsidR="00A05929">
        <w:rPr>
          <w:rStyle w:val="CommentReference"/>
          <w:rFonts w:cs="Times New Roman"/>
          <w:sz w:val="24"/>
          <w:szCs w:val="24"/>
        </w:rPr>
        <w:commentReference w:id="2396"/>
      </w:r>
    </w:p>
    <w:p w14:paraId="235BD9F7" w14:textId="77777777" w:rsidR="00BC5C5A" w:rsidRDefault="00F52ED3" w:rsidP="00527FAB">
      <w:pPr>
        <w:spacing w:after="120" w:line="360" w:lineRule="auto"/>
        <w:jc w:val="both"/>
        <w:rPr>
          <w:rFonts w:cs="Times New Roman"/>
        </w:rPr>
      </w:pPr>
      <w:r w:rsidRPr="00F52ED3">
        <w:rPr>
          <w:rFonts w:cs="Times New Roman"/>
        </w:rPr>
        <w:t xml:space="preserve">All recruitment will be done by Partners. In certain scenarios if Partners has exhausted its own search, and the program or administrative department has funding to cover the cost, a head hunting service may be used. Use of a head hunting service should be the exception, but may be needed for specialty positions. </w:t>
      </w:r>
    </w:p>
    <w:p w14:paraId="23DBEDB3" w14:textId="707078EE" w:rsidR="006B6803" w:rsidRDefault="00F52ED3" w:rsidP="00527FAB">
      <w:pPr>
        <w:spacing w:after="120" w:line="360" w:lineRule="auto"/>
        <w:jc w:val="both"/>
        <w:rPr>
          <w:rFonts w:cs="Times New Roman"/>
        </w:rPr>
      </w:pPr>
      <w:r w:rsidRPr="00F52ED3">
        <w:rPr>
          <w:rFonts w:cs="Times New Roman"/>
        </w:rPr>
        <w:t xml:space="preserve">For all recruitments, a </w:t>
      </w:r>
      <w:commentRangeStart w:id="2399"/>
      <w:r w:rsidR="007C4F53">
        <w:fldChar w:fldCharType="begin"/>
      </w:r>
      <w:r w:rsidR="007C4F53">
        <w:instrText>HYPERLINK "https://app.pandadoc.com/a/" \l "/templates/B97NXhaZ5ruBYnBwNPDfaj"</w:instrText>
      </w:r>
      <w:r w:rsidR="007C4F53">
        <w:fldChar w:fldCharType="separate"/>
      </w:r>
      <w:r w:rsidR="007C4F53" w:rsidRPr="007C4F53">
        <w:rPr>
          <w:rStyle w:val="Hyperlink"/>
          <w:rFonts w:cs="Times New Roman"/>
        </w:rPr>
        <w:t>Selection Memo</w:t>
      </w:r>
      <w:r w:rsidR="007C4F53">
        <w:fldChar w:fldCharType="end"/>
      </w:r>
      <w:commentRangeEnd w:id="2399"/>
      <w:r w:rsidR="006D5627" w:rsidRPr="00F52ED3">
        <w:rPr>
          <w:rStyle w:val="CommentReference"/>
          <w:rFonts w:cs="Times New Roman"/>
          <w:sz w:val="24"/>
          <w:szCs w:val="24"/>
        </w:rPr>
        <w:commentReference w:id="2399"/>
      </w:r>
      <w:r w:rsidRPr="00F52ED3">
        <w:rPr>
          <w:rFonts w:cs="Times New Roman"/>
        </w:rPr>
        <w:t xml:space="preserve"> must be signed, indicating the recruitment, hiring process, basis for selection, and justification for the salary. The respective HR will have delegation of authority to sign the selection memos. </w:t>
      </w:r>
    </w:p>
    <w:p w14:paraId="662B6D38" w14:textId="0D051A41" w:rsidR="00B9296C" w:rsidRDefault="00F52ED3" w:rsidP="00B9296C">
      <w:pPr>
        <w:pStyle w:val="ListParagraph"/>
        <w:numPr>
          <w:ilvl w:val="0"/>
          <w:numId w:val="235"/>
        </w:numPr>
        <w:spacing w:after="120" w:line="360" w:lineRule="auto"/>
        <w:jc w:val="both"/>
        <w:rPr>
          <w:rFonts w:cs="Times New Roman"/>
        </w:rPr>
      </w:pPr>
      <w:r w:rsidRPr="000A6F7D">
        <w:rPr>
          <w:rFonts w:cs="Times New Roman"/>
        </w:rPr>
        <w:t xml:space="preserve">For Field Office staff: the </w:t>
      </w:r>
      <w:commentRangeStart w:id="2400"/>
      <w:r>
        <w:fldChar w:fldCharType="begin"/>
      </w:r>
      <w:r>
        <w:instrText>HYPERLINK "https://app.pandadoc.com/a/" \l "/templates/B97NXhaZ5ruBYnBwNPDfaj"</w:instrText>
      </w:r>
      <w:r>
        <w:fldChar w:fldCharType="separate"/>
      </w:r>
      <w:r w:rsidRPr="005F75F3">
        <w:rPr>
          <w:rStyle w:val="Hyperlink"/>
          <w:rFonts w:cs="Times New Roman"/>
        </w:rPr>
        <w:t>Selection Memo</w:t>
      </w:r>
      <w:r>
        <w:fldChar w:fldCharType="end"/>
      </w:r>
      <w:commentRangeEnd w:id="2400"/>
      <w:r w:rsidR="00CC023C" w:rsidRPr="000A6F7D">
        <w:rPr>
          <w:rStyle w:val="CommentReference"/>
          <w:rFonts w:cs="Times New Roman"/>
          <w:sz w:val="24"/>
          <w:szCs w:val="24"/>
        </w:rPr>
        <w:commentReference w:id="2400"/>
      </w:r>
      <w:r w:rsidRPr="000A6F7D">
        <w:rPr>
          <w:rFonts w:cs="Times New Roman"/>
        </w:rPr>
        <w:t xml:space="preserve"> must be signed by: </w:t>
      </w:r>
    </w:p>
    <w:p w14:paraId="28FB14C3" w14:textId="17CCDE39" w:rsidR="00B9296C" w:rsidRDefault="00B9296C" w:rsidP="00B9296C">
      <w:pPr>
        <w:pStyle w:val="ListParagraph"/>
        <w:numPr>
          <w:ilvl w:val="0"/>
          <w:numId w:val="236"/>
        </w:numPr>
        <w:tabs>
          <w:tab w:val="left" w:pos="1260"/>
        </w:tabs>
        <w:spacing w:after="120" w:line="360" w:lineRule="auto"/>
        <w:jc w:val="both"/>
        <w:rPr>
          <w:rFonts w:cs="Times New Roman"/>
        </w:rPr>
      </w:pPr>
      <w:r>
        <w:rPr>
          <w:rFonts w:cs="Times New Roman"/>
        </w:rPr>
        <w:t xml:space="preserve"> </w:t>
      </w:r>
      <w:r w:rsidR="00F52ED3" w:rsidRPr="000A6F7D">
        <w:rPr>
          <w:rFonts w:cs="Times New Roman"/>
        </w:rPr>
        <w:t xml:space="preserve">Employee’s new supervisor </w:t>
      </w:r>
    </w:p>
    <w:p w14:paraId="2452769E" w14:textId="2975E36F" w:rsidR="00B9296C" w:rsidRDefault="00B9296C" w:rsidP="00B9296C">
      <w:pPr>
        <w:pStyle w:val="ListParagraph"/>
        <w:numPr>
          <w:ilvl w:val="0"/>
          <w:numId w:val="236"/>
        </w:numPr>
        <w:tabs>
          <w:tab w:val="left" w:pos="1260"/>
        </w:tabs>
        <w:spacing w:after="120" w:line="360" w:lineRule="auto"/>
        <w:jc w:val="both"/>
        <w:rPr>
          <w:rFonts w:cs="Times New Roman"/>
        </w:rPr>
      </w:pPr>
      <w:r>
        <w:rPr>
          <w:rFonts w:cs="Times New Roman"/>
        </w:rPr>
        <w:t xml:space="preserve"> </w:t>
      </w:r>
      <w:r w:rsidR="00F52ED3" w:rsidRPr="000A6F7D">
        <w:rPr>
          <w:rFonts w:cs="Times New Roman"/>
        </w:rPr>
        <w:t>Project Director/Chief of Party</w:t>
      </w:r>
      <w:r w:rsidR="006B6803" w:rsidRPr="000A6F7D">
        <w:rPr>
          <w:rFonts w:cs="Times New Roman"/>
        </w:rPr>
        <w:t xml:space="preserve">/Country Director </w:t>
      </w:r>
    </w:p>
    <w:p w14:paraId="4740357E" w14:textId="086377FF" w:rsidR="00B9296C" w:rsidRDefault="00DB4090">
      <w:pPr>
        <w:pStyle w:val="ListParagraph"/>
        <w:numPr>
          <w:ilvl w:val="0"/>
          <w:numId w:val="236"/>
        </w:numPr>
        <w:tabs>
          <w:tab w:val="left" w:pos="1260"/>
        </w:tabs>
        <w:spacing w:after="120" w:line="360" w:lineRule="auto"/>
        <w:ind w:left="2160" w:hanging="1080"/>
        <w:jc w:val="both"/>
        <w:rPr>
          <w:rFonts w:cs="Times New Roman"/>
        </w:rPr>
        <w:pPrChange w:id="2401" w:author="Gloria Garcia Fiallos" w:date="2025-12-17T16:09:00Z" w16du:dateUtc="2025-12-17T22:09:00Z">
          <w:pPr>
            <w:pStyle w:val="ListParagraph"/>
            <w:numPr>
              <w:numId w:val="236"/>
            </w:numPr>
            <w:tabs>
              <w:tab w:val="left" w:pos="1260"/>
            </w:tabs>
            <w:spacing w:after="120" w:line="360" w:lineRule="auto"/>
            <w:ind w:left="1440" w:hanging="360"/>
            <w:jc w:val="both"/>
          </w:pPr>
        </w:pPrChange>
      </w:pPr>
      <w:ins w:id="2402" w:author="Gloria Garcia Fiallos" w:date="2025-12-17T16:09:00Z" w16du:dateUtc="2025-12-17T22:09:00Z">
        <w:del w:id="2403" w:author="Megan Ash" w:date="2026-01-26T12:00:00Z" w16du:dateUtc="2026-01-26T17:00:00Z">
          <w:r w:rsidDel="00CC023C">
            <w:rPr>
              <w:rFonts w:cs="Times New Roman"/>
            </w:rPr>
            <w:delText>tra</w:delText>
          </w:r>
        </w:del>
      </w:ins>
      <w:r w:rsidR="00B9296C">
        <w:rPr>
          <w:rFonts w:cs="Times New Roman"/>
        </w:rPr>
        <w:t xml:space="preserve"> </w:t>
      </w:r>
      <w:r w:rsidR="00F52ED3" w:rsidRPr="000A6F7D">
        <w:rPr>
          <w:rFonts w:cs="Times New Roman"/>
        </w:rPr>
        <w:t xml:space="preserve">Home Office </w:t>
      </w:r>
      <w:r w:rsidR="00241A2C" w:rsidRPr="000A6F7D">
        <w:rPr>
          <w:rFonts w:cs="Times New Roman"/>
        </w:rPr>
        <w:t>Programs (if applicable)</w:t>
      </w:r>
      <w:r w:rsidR="00F52ED3" w:rsidRPr="000A6F7D">
        <w:rPr>
          <w:rFonts w:cs="Times New Roman"/>
        </w:rPr>
        <w:t xml:space="preserve">, and </w:t>
      </w:r>
    </w:p>
    <w:p w14:paraId="22B9597B" w14:textId="2B7A1861" w:rsidR="00241A2C" w:rsidRPr="000A6F7D" w:rsidRDefault="00B9296C" w:rsidP="005F75F3">
      <w:pPr>
        <w:pStyle w:val="ListParagraph"/>
        <w:numPr>
          <w:ilvl w:val="0"/>
          <w:numId w:val="236"/>
        </w:numPr>
        <w:tabs>
          <w:tab w:val="left" w:pos="1260"/>
        </w:tabs>
        <w:spacing w:after="120" w:line="360" w:lineRule="auto"/>
        <w:jc w:val="both"/>
        <w:rPr>
          <w:rFonts w:cs="Times New Roman"/>
        </w:rPr>
      </w:pPr>
      <w:r>
        <w:rPr>
          <w:rFonts w:cs="Times New Roman"/>
        </w:rPr>
        <w:t xml:space="preserve"> </w:t>
      </w:r>
      <w:r w:rsidR="00F52ED3" w:rsidRPr="000A6F7D">
        <w:rPr>
          <w:rFonts w:cs="Times New Roman"/>
        </w:rPr>
        <w:t>Field Office HR</w:t>
      </w:r>
    </w:p>
    <w:p w14:paraId="4823C8FD" w14:textId="1DDF5AD0" w:rsidR="001D6AC0" w:rsidRDefault="001D6AC0" w:rsidP="005F75F3">
      <w:pPr>
        <w:pStyle w:val="Heading3"/>
      </w:pPr>
      <w:bookmarkStart w:id="2404" w:name="_Toc222754637"/>
      <w:r>
        <w:t xml:space="preserve">8.3.1 </w:t>
      </w:r>
      <w:r w:rsidR="00F52ED3" w:rsidRPr="00F52ED3">
        <w:t>Recruiting &amp; Hiring of Employee</w:t>
      </w:r>
      <w:bookmarkEnd w:id="2404"/>
      <w:r w:rsidR="00F52ED3" w:rsidRPr="00F52ED3">
        <w:t xml:space="preserve"> </w:t>
      </w:r>
    </w:p>
    <w:p w14:paraId="5F1FD7BF" w14:textId="1F9EDA67" w:rsidR="001D6AC0" w:rsidRDefault="00F52ED3" w:rsidP="00527FAB">
      <w:pPr>
        <w:spacing w:after="120" w:line="360" w:lineRule="auto"/>
        <w:jc w:val="both"/>
        <w:rPr>
          <w:rFonts w:cs="Times New Roman"/>
        </w:rPr>
      </w:pPr>
      <w:r w:rsidRPr="00F52ED3">
        <w:rPr>
          <w:rFonts w:cs="Times New Roman"/>
        </w:rPr>
        <w:t xml:space="preserve">The recruitment and hiring of employees must follow </w:t>
      </w:r>
      <w:hyperlink r:id="rId83" w:history="1">
        <w:r w:rsidRPr="008A39F0">
          <w:rPr>
            <w:rStyle w:val="Hyperlink"/>
            <w:rFonts w:cs="Times New Roman"/>
          </w:rPr>
          <w:t>Partners’ employee recruitment procedure and the checklist</w:t>
        </w:r>
      </w:hyperlink>
      <w:r w:rsidRPr="00F52ED3">
        <w:rPr>
          <w:rFonts w:cs="Times New Roman"/>
        </w:rPr>
        <w:t xml:space="preserve">. </w:t>
      </w:r>
    </w:p>
    <w:p w14:paraId="7BAAEB56" w14:textId="2F335C4E" w:rsidR="001D6AC0" w:rsidRDefault="001D6AC0" w:rsidP="005F75F3">
      <w:pPr>
        <w:pStyle w:val="Heading3"/>
      </w:pPr>
      <w:bookmarkStart w:id="2405" w:name="_Toc222754638"/>
      <w:r>
        <w:t xml:space="preserve">8.3.2 </w:t>
      </w:r>
      <w:r w:rsidR="00F52ED3" w:rsidRPr="00F52ED3">
        <w:t>Personnel Application Process</w:t>
      </w:r>
      <w:bookmarkEnd w:id="2405"/>
      <w:r w:rsidR="00F52ED3" w:rsidRPr="00F52ED3">
        <w:t xml:space="preserve"> </w:t>
      </w:r>
    </w:p>
    <w:p w14:paraId="77E7849A" w14:textId="77777777" w:rsidR="007D1FA9" w:rsidRDefault="00F52ED3" w:rsidP="00527FAB">
      <w:pPr>
        <w:spacing w:after="120" w:line="360" w:lineRule="auto"/>
        <w:jc w:val="both"/>
        <w:rPr>
          <w:rFonts w:cs="Times New Roman"/>
        </w:rPr>
      </w:pPr>
      <w:r w:rsidRPr="00F52ED3">
        <w:rPr>
          <w:rFonts w:cs="Times New Roman"/>
        </w:rPr>
        <w:t xml:space="preserve">After a position is posted and becomes available, the applicant will need to respond to the posting and email a copy of their resume and cover letter. Only the final list of eligible candidates will be sent to the position supervisor, who will proceed through the recruitment process, with the support of HR. Please note that all staff recruitment will be internal and/or external. </w:t>
      </w:r>
    </w:p>
    <w:p w14:paraId="3DF24FE5" w14:textId="62A0BC18" w:rsidR="007D1FA9" w:rsidRPr="00546DB7" w:rsidRDefault="00546DB7" w:rsidP="005F75F3">
      <w:pPr>
        <w:pStyle w:val="Heading3"/>
      </w:pPr>
      <w:bookmarkStart w:id="2406" w:name="_Toc222754639"/>
      <w:r>
        <w:t xml:space="preserve">8.3.3 </w:t>
      </w:r>
      <w:r w:rsidR="00F52ED3" w:rsidRPr="00546DB7">
        <w:t xml:space="preserve">Internal </w:t>
      </w:r>
      <w:r w:rsidR="006D70CA">
        <w:t>R</w:t>
      </w:r>
      <w:r w:rsidR="00F52ED3" w:rsidRPr="00546DB7">
        <w:t>ecruitment with Internal Job Posting</w:t>
      </w:r>
      <w:bookmarkEnd w:id="2406"/>
    </w:p>
    <w:p w14:paraId="288B4D89" w14:textId="77777777" w:rsidR="00546DB7" w:rsidRDefault="00F52ED3" w:rsidP="00527FAB">
      <w:pPr>
        <w:spacing w:after="120" w:line="360" w:lineRule="auto"/>
        <w:jc w:val="both"/>
        <w:rPr>
          <w:rFonts w:cs="Times New Roman"/>
        </w:rPr>
      </w:pPr>
      <w:r w:rsidRPr="00F52ED3">
        <w:rPr>
          <w:rFonts w:cs="Times New Roman"/>
        </w:rPr>
        <w:t xml:space="preserve">Internal recruitment refers to the process of filling job vacancies or promotions within an organization by considering current employees. The following scenarios can be considered for internal publishing only: </w:t>
      </w:r>
    </w:p>
    <w:p w14:paraId="3C7BE2A6" w14:textId="14291AEB" w:rsidR="00546DB7" w:rsidRPr="000A6F7D" w:rsidRDefault="00F52ED3" w:rsidP="005F75F3">
      <w:pPr>
        <w:pStyle w:val="ListParagraph"/>
        <w:numPr>
          <w:ilvl w:val="0"/>
          <w:numId w:val="199"/>
        </w:numPr>
        <w:spacing w:after="120" w:line="360" w:lineRule="auto"/>
        <w:jc w:val="both"/>
        <w:rPr>
          <w:rFonts w:cs="Times New Roman"/>
        </w:rPr>
      </w:pPr>
      <w:r w:rsidRPr="000A6F7D">
        <w:rPr>
          <w:rFonts w:cs="Times New Roman"/>
        </w:rPr>
        <w:t xml:space="preserve">In case there is a vacancy and there are several qualified employees who have already been identified within the team or unit; or </w:t>
      </w:r>
    </w:p>
    <w:p w14:paraId="655DC94E" w14:textId="3E6B47DE" w:rsidR="00546DB7" w:rsidRPr="000A6F7D" w:rsidRDefault="00F52ED3" w:rsidP="005F75F3">
      <w:pPr>
        <w:pStyle w:val="ListParagraph"/>
        <w:numPr>
          <w:ilvl w:val="0"/>
          <w:numId w:val="199"/>
        </w:numPr>
        <w:spacing w:after="120" w:line="360" w:lineRule="auto"/>
        <w:jc w:val="both"/>
        <w:rPr>
          <w:rFonts w:cs="Times New Roman"/>
        </w:rPr>
      </w:pPr>
      <w:r w:rsidRPr="000A6F7D">
        <w:rPr>
          <w:rFonts w:cs="Times New Roman"/>
        </w:rPr>
        <w:t xml:space="preserve">In case it is urgent to occupy the position and it is likely that there is experience within Partners. </w:t>
      </w:r>
    </w:p>
    <w:p w14:paraId="755D3C06" w14:textId="77777777" w:rsidR="00546DB7" w:rsidRDefault="00F52ED3" w:rsidP="00527FAB">
      <w:pPr>
        <w:spacing w:after="120" w:line="360" w:lineRule="auto"/>
        <w:jc w:val="both"/>
        <w:rPr>
          <w:rFonts w:cs="Times New Roman"/>
        </w:rPr>
      </w:pPr>
      <w:r w:rsidRPr="00F52ED3">
        <w:rPr>
          <w:rFonts w:cs="Times New Roman"/>
        </w:rPr>
        <w:t xml:space="preserve">To maximize promotion within Partners, the vacant position may be filled by any employee who is interested and who, after competitive evaluation, meets the requirements to fill the vacancy. It is highly recommended that employees interested in applying for an internal vacancy inform their supervisors of their interest in the vacancy. </w:t>
      </w:r>
    </w:p>
    <w:p w14:paraId="641AE588" w14:textId="77777777" w:rsidR="00546DB7" w:rsidRDefault="00F52ED3" w:rsidP="00527FAB">
      <w:pPr>
        <w:spacing w:after="120" w:line="360" w:lineRule="auto"/>
        <w:jc w:val="both"/>
        <w:rPr>
          <w:rFonts w:cs="Times New Roman"/>
        </w:rPr>
      </w:pPr>
      <w:r w:rsidRPr="00F52ED3">
        <w:rPr>
          <w:rFonts w:cs="Times New Roman"/>
        </w:rPr>
        <w:t xml:space="preserve">All internal vacancies will be advertised for a minimum of three business (3) days via a branch office distribution email, allowing all qualified internal candidates to apply. Proof of email must be retained as part of the recruitment documentation package. </w:t>
      </w:r>
    </w:p>
    <w:p w14:paraId="1A566851" w14:textId="6E9D5444" w:rsidR="00546DB7" w:rsidRDefault="00F52ED3" w:rsidP="00527FAB">
      <w:pPr>
        <w:spacing w:after="120" w:line="360" w:lineRule="auto"/>
        <w:jc w:val="both"/>
        <w:rPr>
          <w:rFonts w:cs="Times New Roman"/>
        </w:rPr>
      </w:pPr>
      <w:r w:rsidRPr="00F52ED3">
        <w:rPr>
          <w:rFonts w:cs="Times New Roman"/>
        </w:rPr>
        <w:t xml:space="preserve">After, HR will review and evaluate the candidates, with finalists being selected for an interview. Based on the results of the interview, HR and the position supervisor will make the final candidate selection and draft a </w:t>
      </w:r>
      <w:commentRangeStart w:id="2407"/>
      <w:r w:rsidR="00676AE8">
        <w:fldChar w:fldCharType="begin"/>
      </w:r>
      <w:r w:rsidR="00676AE8">
        <w:instrText>HYPERLINK "https://app.pandadoc.com/a/" \l "/templates/B97NXhaZ5ruBYnBwNPDfaj"</w:instrText>
      </w:r>
      <w:r w:rsidR="00676AE8">
        <w:fldChar w:fldCharType="separate"/>
      </w:r>
      <w:r w:rsidR="00676AE8" w:rsidRPr="00EE74C2">
        <w:rPr>
          <w:rStyle w:val="Hyperlink"/>
          <w:rFonts w:cs="Times New Roman"/>
        </w:rPr>
        <w:t>Selection Memo</w:t>
      </w:r>
      <w:r w:rsidR="00676AE8">
        <w:fldChar w:fldCharType="end"/>
      </w:r>
      <w:r w:rsidRPr="00F52ED3">
        <w:rPr>
          <w:rFonts w:cs="Times New Roman"/>
        </w:rPr>
        <w:t xml:space="preserve">. </w:t>
      </w:r>
      <w:commentRangeEnd w:id="2407"/>
      <w:r w:rsidR="004C6859" w:rsidRPr="00F52ED3">
        <w:rPr>
          <w:rStyle w:val="CommentReference"/>
          <w:rFonts w:cs="Times New Roman"/>
          <w:sz w:val="24"/>
          <w:szCs w:val="24"/>
        </w:rPr>
        <w:commentReference w:id="2407"/>
      </w:r>
      <w:r w:rsidRPr="00F52ED3">
        <w:rPr>
          <w:rFonts w:cs="Times New Roman"/>
        </w:rPr>
        <w:t xml:space="preserve">If the promotion is done internally, the employee may be entitled to a maximum </w:t>
      </w:r>
      <w:r w:rsidRPr="005F75F3">
        <w:rPr>
          <w:rFonts w:cs="Times New Roman"/>
          <w:u w:val="single"/>
        </w:rPr>
        <w:t>15% pay raise</w:t>
      </w:r>
      <w:r w:rsidRPr="00F52ED3">
        <w:rPr>
          <w:rFonts w:cs="Times New Roman"/>
        </w:rPr>
        <w:t xml:space="preserve">, for horizonal moves organizationally or if remaining in same position with additional responsibilities added. For an employee making a vertical change within the organization the new salary will be based on the new position and </w:t>
      </w:r>
      <w:commentRangeStart w:id="2408"/>
      <w:r w:rsidR="00936E94">
        <w:fldChar w:fldCharType="begin"/>
      </w:r>
      <w:ins w:id="2409" w:author="Megan Ash" w:date="2026-02-23T09:23:00Z" w16du:dateUtc="2026-02-23T14:23:00Z">
        <w:r w:rsidR="0031753B">
          <w:instrText>HYPERLINK "https://partnersnet107.sharepoint.com/:f:/s/FA/IgD6__46uAC7Q6jIr4kK4jFYAY7gDRam0cMr6ceKokfOQhA?e=YRoWb9"</w:instrText>
        </w:r>
      </w:ins>
      <w:del w:id="2410" w:author="Megan Ash" w:date="2026-02-23T09:23:00Z" w16du:dateUtc="2026-02-23T14:23:00Z">
        <w:r w:rsidR="003D7284" w:rsidDel="0031753B">
          <w:delInstrText>HYPERLINK "https://partnersnet107.sharepoint.com/:b:/s/FA/IQCSMuVtUl8aRIyAhpwoL20TAdWJjoq0q27ac24K97Gt4U0?e=EQXJR2"</w:delInstrText>
        </w:r>
      </w:del>
      <w:r w:rsidR="00936E94">
        <w:fldChar w:fldCharType="separate"/>
      </w:r>
      <w:r w:rsidR="00936E94" w:rsidRPr="00800BAE">
        <w:rPr>
          <w:rStyle w:val="Hyperlink"/>
          <w:rFonts w:cs="Times New Roman"/>
        </w:rPr>
        <w:t>salary matrix</w:t>
      </w:r>
      <w:r w:rsidR="00936E94">
        <w:fldChar w:fldCharType="end"/>
      </w:r>
      <w:r w:rsidRPr="00F52ED3">
        <w:rPr>
          <w:rFonts w:cs="Times New Roman"/>
        </w:rPr>
        <w:t xml:space="preserve"> </w:t>
      </w:r>
      <w:commentRangeEnd w:id="2408"/>
      <w:r w:rsidR="003D7284">
        <w:rPr>
          <w:rStyle w:val="CommentReference"/>
          <w:rFonts w:cs="Times New Roman"/>
          <w:sz w:val="24"/>
          <w:szCs w:val="24"/>
        </w:rPr>
        <w:commentReference w:id="2408"/>
      </w:r>
    </w:p>
    <w:p w14:paraId="401B2B58" w14:textId="2DF92F11" w:rsidR="00546DB7" w:rsidRDefault="00507888" w:rsidP="005F75F3">
      <w:pPr>
        <w:pStyle w:val="Heading3"/>
      </w:pPr>
      <w:bookmarkStart w:id="2411" w:name="_Toc222754640"/>
      <w:r>
        <w:t xml:space="preserve">8.3.4 </w:t>
      </w:r>
      <w:r w:rsidR="00F52ED3" w:rsidRPr="00F52ED3">
        <w:t xml:space="preserve">Internal </w:t>
      </w:r>
      <w:r w:rsidR="006D70CA">
        <w:t>R</w:t>
      </w:r>
      <w:r w:rsidR="00F52ED3" w:rsidRPr="00F52ED3">
        <w:t>ecruitment without Internal Job Posting</w:t>
      </w:r>
      <w:bookmarkEnd w:id="2411"/>
      <w:r w:rsidR="00F52ED3" w:rsidRPr="00F52ED3">
        <w:t xml:space="preserve"> </w:t>
      </w:r>
    </w:p>
    <w:p w14:paraId="6647B1F3" w14:textId="77777777" w:rsidR="00F91294" w:rsidRDefault="00F52ED3" w:rsidP="00527FAB">
      <w:pPr>
        <w:spacing w:after="120" w:line="360" w:lineRule="auto"/>
        <w:jc w:val="both"/>
        <w:rPr>
          <w:rFonts w:cs="Times New Roman"/>
        </w:rPr>
      </w:pPr>
      <w:r w:rsidRPr="00F52ED3">
        <w:rPr>
          <w:rFonts w:cs="Times New Roman"/>
        </w:rPr>
        <w:t xml:space="preserve">The following scenarios are exceptional situations in which Partners may transfer or promote staff internally without an internal job posting: </w:t>
      </w:r>
    </w:p>
    <w:p w14:paraId="716CAF7B" w14:textId="5B44A479" w:rsidR="00F91294" w:rsidRPr="000A6F7D" w:rsidRDefault="00F52ED3" w:rsidP="005F75F3">
      <w:pPr>
        <w:pStyle w:val="ListParagraph"/>
        <w:numPr>
          <w:ilvl w:val="0"/>
          <w:numId w:val="202"/>
        </w:numPr>
        <w:spacing w:after="120" w:line="360" w:lineRule="auto"/>
        <w:jc w:val="both"/>
        <w:rPr>
          <w:rFonts w:cs="Times New Roman"/>
        </w:rPr>
      </w:pPr>
      <w:r w:rsidRPr="000A6F7D">
        <w:rPr>
          <w:rFonts w:cs="Times New Roman"/>
        </w:rPr>
        <w:t xml:space="preserve">As part of a project closeout or elimination of a position, in an effort to retain staff. </w:t>
      </w:r>
    </w:p>
    <w:p w14:paraId="09BD1739" w14:textId="17B9028E" w:rsidR="00F91294" w:rsidRPr="000A6F7D" w:rsidRDefault="00F52ED3" w:rsidP="005F75F3">
      <w:pPr>
        <w:pStyle w:val="ListParagraph"/>
        <w:numPr>
          <w:ilvl w:val="0"/>
          <w:numId w:val="202"/>
        </w:numPr>
        <w:spacing w:after="120" w:line="360" w:lineRule="auto"/>
        <w:jc w:val="both"/>
        <w:rPr>
          <w:rFonts w:cs="Times New Roman"/>
        </w:rPr>
      </w:pPr>
      <w:r w:rsidRPr="000A6F7D">
        <w:rPr>
          <w:rFonts w:cs="Times New Roman"/>
        </w:rPr>
        <w:t xml:space="preserve">For business necessity or continuity purposes, such as for succession planning or where internal candidates are identified for strategic purposes. </w:t>
      </w:r>
    </w:p>
    <w:p w14:paraId="62D57E78" w14:textId="3F66E5F9" w:rsidR="00F91294" w:rsidRPr="000A6F7D" w:rsidRDefault="00F52ED3" w:rsidP="005F75F3">
      <w:pPr>
        <w:pStyle w:val="ListParagraph"/>
        <w:numPr>
          <w:ilvl w:val="0"/>
          <w:numId w:val="202"/>
        </w:numPr>
        <w:spacing w:after="120" w:line="360" w:lineRule="auto"/>
        <w:jc w:val="both"/>
        <w:rPr>
          <w:rFonts w:cs="Times New Roman"/>
        </w:rPr>
      </w:pPr>
      <w:r w:rsidRPr="000A6F7D">
        <w:rPr>
          <w:rFonts w:cs="Times New Roman"/>
        </w:rPr>
        <w:t xml:space="preserve">If there is a need to maintain strict confidentiality for security reasons. </w:t>
      </w:r>
    </w:p>
    <w:p w14:paraId="06719F1D" w14:textId="2724AA05" w:rsidR="00F91294" w:rsidRPr="000A6F7D" w:rsidRDefault="00F52ED3" w:rsidP="005F75F3">
      <w:pPr>
        <w:pStyle w:val="ListParagraph"/>
        <w:numPr>
          <w:ilvl w:val="0"/>
          <w:numId w:val="202"/>
        </w:numPr>
        <w:spacing w:after="120" w:line="360" w:lineRule="auto"/>
        <w:jc w:val="both"/>
        <w:rPr>
          <w:rFonts w:cs="Times New Roman"/>
        </w:rPr>
      </w:pPr>
      <w:r w:rsidRPr="000A6F7D">
        <w:rPr>
          <w:rFonts w:cs="Times New Roman"/>
        </w:rPr>
        <w:t xml:space="preserve">For highly specialized or niche roles, there might be a limited number of suitable candidates. Note must justify no other individual internally is qualified. </w:t>
      </w:r>
    </w:p>
    <w:p w14:paraId="1B49318A" w14:textId="62655564" w:rsidR="00F91294" w:rsidRPr="000A6F7D" w:rsidRDefault="00F52ED3" w:rsidP="005F75F3">
      <w:pPr>
        <w:pStyle w:val="ListParagraph"/>
        <w:numPr>
          <w:ilvl w:val="0"/>
          <w:numId w:val="202"/>
        </w:numPr>
        <w:spacing w:after="120" w:line="360" w:lineRule="auto"/>
        <w:jc w:val="both"/>
        <w:rPr>
          <w:rFonts w:cs="Times New Roman"/>
        </w:rPr>
      </w:pPr>
      <w:r w:rsidRPr="000A6F7D">
        <w:rPr>
          <w:rFonts w:cs="Times New Roman"/>
        </w:rPr>
        <w:t xml:space="preserve">For employee development, Partners may proactively identify high-potential employees and create growth opportunities for them. This scenario requires a performance evaluation to justify the high-potential employees. </w:t>
      </w:r>
    </w:p>
    <w:p w14:paraId="4362C364" w14:textId="3CF8A984" w:rsidR="00DF2286" w:rsidRDefault="00F52ED3" w:rsidP="00527FAB">
      <w:pPr>
        <w:spacing w:after="120" w:line="360" w:lineRule="auto"/>
        <w:jc w:val="both"/>
        <w:rPr>
          <w:rFonts w:cs="Times New Roman"/>
        </w:rPr>
      </w:pPr>
      <w:r w:rsidRPr="00F52ED3">
        <w:rPr>
          <w:rFonts w:cs="Times New Roman"/>
        </w:rPr>
        <w:t xml:space="preserve">If an internal recruitment without an internal job posting is conducted, the employee must undergo a formal interview process. If after the interview process Partners will proceed with the employee, then the Project/Unit Director must draft a </w:t>
      </w:r>
      <w:commentRangeStart w:id="2412"/>
      <w:r w:rsidR="009702B1">
        <w:fldChar w:fldCharType="begin"/>
      </w:r>
      <w:r w:rsidR="009702B1">
        <w:instrText>HYPERLINK "https://app.pandadoc.com/a/" \l "/templates/B97NXhaZ5ruBYnBwNPDfaj"</w:instrText>
      </w:r>
      <w:r w:rsidR="009702B1">
        <w:fldChar w:fldCharType="separate"/>
      </w:r>
      <w:r w:rsidR="009702B1" w:rsidRPr="00EE74C2">
        <w:rPr>
          <w:rStyle w:val="Hyperlink"/>
          <w:rFonts w:cs="Times New Roman"/>
        </w:rPr>
        <w:t>Selection Memo</w:t>
      </w:r>
      <w:r w:rsidR="009702B1">
        <w:fldChar w:fldCharType="end"/>
      </w:r>
      <w:commentRangeEnd w:id="2412"/>
      <w:r w:rsidR="001A04E0" w:rsidRPr="00F52ED3">
        <w:rPr>
          <w:rStyle w:val="CommentReference"/>
          <w:rFonts w:cs="Times New Roman"/>
          <w:sz w:val="24"/>
          <w:szCs w:val="24"/>
        </w:rPr>
        <w:commentReference w:id="2412"/>
      </w:r>
      <w:r w:rsidRPr="00F52ED3">
        <w:rPr>
          <w:rFonts w:cs="Times New Roman"/>
        </w:rPr>
        <w:t xml:space="preserve"> and supporting documentation to justify one (or more) of the points 1-5 above. </w:t>
      </w:r>
      <w:r w:rsidRPr="005F75F3">
        <w:rPr>
          <w:rFonts w:cs="Times New Roman"/>
          <w:u w:val="single"/>
        </w:rPr>
        <w:t>Internal recruitment without an internal job posting should be an exception and rarely used.</w:t>
      </w:r>
      <w:r w:rsidRPr="00F52ED3">
        <w:rPr>
          <w:rFonts w:cs="Times New Roman"/>
        </w:rPr>
        <w:t xml:space="preserve"> </w:t>
      </w:r>
    </w:p>
    <w:p w14:paraId="4B757ACE" w14:textId="5024A796" w:rsidR="00B62E84" w:rsidRDefault="00F52ED3" w:rsidP="00527FAB">
      <w:pPr>
        <w:spacing w:after="120" w:line="360" w:lineRule="auto"/>
        <w:jc w:val="both"/>
        <w:rPr>
          <w:rFonts w:cs="Times New Roman"/>
        </w:rPr>
      </w:pPr>
      <w:r w:rsidRPr="00F52ED3">
        <w:rPr>
          <w:rFonts w:cs="Times New Roman"/>
        </w:rPr>
        <w:t xml:space="preserve">If the promotion is done internally, the employee may be entitled to a maximum </w:t>
      </w:r>
      <w:r w:rsidRPr="005F75F3">
        <w:rPr>
          <w:rFonts w:cs="Times New Roman"/>
          <w:u w:val="single"/>
        </w:rPr>
        <w:t>15% pay raise</w:t>
      </w:r>
      <w:r w:rsidRPr="00F52ED3">
        <w:rPr>
          <w:rFonts w:cs="Times New Roman"/>
        </w:rPr>
        <w:t xml:space="preserve">, for horizonal moves organizationally or if remaining in same position with additional responsibilities added. For an employee making a vertical change within the organization the new salary will be based on the new position and </w:t>
      </w:r>
      <w:commentRangeStart w:id="2413"/>
      <w:r w:rsidR="009702B1">
        <w:fldChar w:fldCharType="begin"/>
      </w:r>
      <w:ins w:id="2414" w:author="Megan Ash" w:date="2026-02-23T09:26:00Z" w16du:dateUtc="2026-02-23T14:26:00Z">
        <w:r w:rsidR="00DC2AE7">
          <w:instrText>HYPERLINK "https://partnersnet107.sharepoint.com/:f:/s/FA/IgD6__46uAC7Q6jIr4kK4jFYAY7gDRam0cMr6ceKokfOQhA?e=exRP9a"</w:instrText>
        </w:r>
      </w:ins>
      <w:del w:id="2415" w:author="Megan Ash" w:date="2026-02-23T09:26:00Z" w16du:dateUtc="2026-02-23T14:26:00Z">
        <w:r w:rsidR="001A04E0" w:rsidDel="00DC2AE7">
          <w:delInstrText>HYPERLINK "https://partnersnet107.sharepoint.com/:b:/s/FA/IQCSMuVtUl8aRIyAhpwoL20TAdWJjoq0q27ac24K97Gt4U0?e=EQXJR2"</w:delInstrText>
        </w:r>
      </w:del>
      <w:r w:rsidR="009702B1">
        <w:fldChar w:fldCharType="separate"/>
      </w:r>
      <w:r w:rsidR="009702B1" w:rsidRPr="00800BAE">
        <w:rPr>
          <w:rStyle w:val="Hyperlink"/>
          <w:rFonts w:cs="Times New Roman"/>
        </w:rPr>
        <w:t>salary matrix</w:t>
      </w:r>
      <w:r w:rsidR="009702B1">
        <w:fldChar w:fldCharType="end"/>
      </w:r>
      <w:r w:rsidRPr="00F52ED3">
        <w:rPr>
          <w:rFonts w:cs="Times New Roman"/>
        </w:rPr>
        <w:t xml:space="preserve">. </w:t>
      </w:r>
      <w:commentRangeEnd w:id="2413"/>
      <w:r w:rsidR="001A04E0">
        <w:rPr>
          <w:rStyle w:val="CommentReference"/>
          <w:rFonts w:cs="Times New Roman"/>
          <w:sz w:val="24"/>
          <w:szCs w:val="24"/>
        </w:rPr>
        <w:commentReference w:id="2413"/>
      </w:r>
    </w:p>
    <w:p w14:paraId="5193227E" w14:textId="5938280E" w:rsidR="00B62E84" w:rsidRDefault="00B62E84" w:rsidP="005F75F3">
      <w:pPr>
        <w:pStyle w:val="Heading3"/>
      </w:pPr>
      <w:bookmarkStart w:id="2416" w:name="_Toc222754641"/>
      <w:r>
        <w:t xml:space="preserve">8.3.5 </w:t>
      </w:r>
      <w:r w:rsidR="00F52ED3" w:rsidRPr="00F52ED3">
        <w:t xml:space="preserve">External </w:t>
      </w:r>
      <w:r w:rsidR="006D70CA">
        <w:t>R</w:t>
      </w:r>
      <w:r w:rsidR="00F52ED3" w:rsidRPr="00F52ED3">
        <w:t>ecruitment</w:t>
      </w:r>
      <w:bookmarkEnd w:id="2416"/>
      <w:r w:rsidR="00F52ED3" w:rsidRPr="00F52ED3">
        <w:t xml:space="preserve"> </w:t>
      </w:r>
    </w:p>
    <w:p w14:paraId="578E6CF6" w14:textId="77777777" w:rsidR="00B62E84" w:rsidRDefault="00F52ED3" w:rsidP="00527FAB">
      <w:pPr>
        <w:spacing w:after="120" w:line="360" w:lineRule="auto"/>
        <w:jc w:val="both"/>
        <w:rPr>
          <w:rFonts w:cs="Times New Roman"/>
        </w:rPr>
      </w:pPr>
      <w:r w:rsidRPr="00F52ED3">
        <w:rPr>
          <w:rFonts w:cs="Times New Roman"/>
        </w:rPr>
        <w:t xml:space="preserve">When external recruitment is necessary for a vacancy, the job offer should be actively advertised and promoted locally and internationally, as appropriate. The announcement should be clear, precise, and brief, but it should also provide the necessary conditions, training, and experience, and how to apply. At a minimum, advertisements shall provide: </w:t>
      </w:r>
    </w:p>
    <w:p w14:paraId="4A905CD8" w14:textId="55D92413" w:rsidR="00B62E84" w:rsidRPr="000A6F7D" w:rsidRDefault="00F52ED3" w:rsidP="005F75F3">
      <w:pPr>
        <w:pStyle w:val="ListParagraph"/>
        <w:numPr>
          <w:ilvl w:val="0"/>
          <w:numId w:val="205"/>
        </w:numPr>
        <w:spacing w:after="120" w:line="360" w:lineRule="auto"/>
        <w:jc w:val="both"/>
        <w:rPr>
          <w:rFonts w:cs="Times New Roman"/>
        </w:rPr>
      </w:pPr>
      <w:r w:rsidRPr="000A6F7D">
        <w:rPr>
          <w:rFonts w:cs="Times New Roman"/>
        </w:rPr>
        <w:t xml:space="preserve">Job description; </w:t>
      </w:r>
    </w:p>
    <w:p w14:paraId="5D6445A5" w14:textId="2CDF9400" w:rsidR="00B62E84" w:rsidRPr="000A6F7D" w:rsidRDefault="00F52ED3" w:rsidP="005F75F3">
      <w:pPr>
        <w:pStyle w:val="ListParagraph"/>
        <w:numPr>
          <w:ilvl w:val="0"/>
          <w:numId w:val="205"/>
        </w:numPr>
        <w:spacing w:after="120" w:line="360" w:lineRule="auto"/>
        <w:jc w:val="both"/>
        <w:rPr>
          <w:rFonts w:cs="Times New Roman"/>
        </w:rPr>
      </w:pPr>
      <w:r w:rsidRPr="000A6F7D">
        <w:rPr>
          <w:rFonts w:cs="Times New Roman"/>
        </w:rPr>
        <w:t xml:space="preserve">Information on the candidate's necessary training and experience; </w:t>
      </w:r>
    </w:p>
    <w:p w14:paraId="409A3870" w14:textId="4BB54B3A" w:rsidR="00D740E3" w:rsidRPr="000A6F7D" w:rsidRDefault="00F52ED3" w:rsidP="005F75F3">
      <w:pPr>
        <w:pStyle w:val="ListParagraph"/>
        <w:numPr>
          <w:ilvl w:val="0"/>
          <w:numId w:val="205"/>
        </w:numPr>
        <w:spacing w:after="120" w:line="360" w:lineRule="auto"/>
        <w:jc w:val="both"/>
        <w:rPr>
          <w:rFonts w:cs="Times New Roman"/>
        </w:rPr>
      </w:pPr>
      <w:r w:rsidRPr="000A6F7D">
        <w:rPr>
          <w:rFonts w:cs="Times New Roman"/>
        </w:rPr>
        <w:t xml:space="preserve">Place and deadline for submission of applications. </w:t>
      </w:r>
    </w:p>
    <w:p w14:paraId="26746D5B" w14:textId="3F873EE4" w:rsidR="002823E4" w:rsidRDefault="00F52ED3" w:rsidP="00527FAB">
      <w:pPr>
        <w:spacing w:after="120" w:line="360" w:lineRule="auto"/>
        <w:jc w:val="both"/>
        <w:rPr>
          <w:rFonts w:cs="Times New Roman"/>
        </w:rPr>
      </w:pPr>
      <w:r w:rsidRPr="00F52ED3">
        <w:rPr>
          <w:rFonts w:cs="Times New Roman"/>
        </w:rPr>
        <w:t xml:space="preserve">All job postings must be created using </w:t>
      </w:r>
      <w:hyperlink r:id="rId84" w:history="1">
        <w:r w:rsidR="005734E3" w:rsidRPr="005734E3">
          <w:rPr>
            <w:rStyle w:val="Hyperlink"/>
            <w:rFonts w:cs="Times New Roman"/>
          </w:rPr>
          <w:t>Partners’ standard job posting template</w:t>
        </w:r>
      </w:hyperlink>
      <w:r w:rsidRPr="00F52ED3">
        <w:rPr>
          <w:rFonts w:cs="Times New Roman"/>
        </w:rPr>
        <w:t xml:space="preserve">. All postings must be advertised for a minimum of five business (5) days with active recruitment. Active recruitment means minimum posting on Partners’ website and one other highly traffic job website. Proof of posting must be retained as part of the recruitment documentation package. </w:t>
      </w:r>
    </w:p>
    <w:p w14:paraId="2233840A" w14:textId="77777777" w:rsidR="001C5600" w:rsidRDefault="001C5600" w:rsidP="001C5600">
      <w:pPr>
        <w:spacing w:after="120" w:line="360" w:lineRule="auto"/>
        <w:jc w:val="both"/>
        <w:rPr>
          <w:rFonts w:cs="Times New Roman"/>
        </w:rPr>
      </w:pPr>
      <w:r w:rsidRPr="00C17238">
        <w:rPr>
          <w:rFonts w:cs="Times New Roman"/>
        </w:rPr>
        <w:t>Note: some projects will require specific qualification/requirements before hiring any Key Personnel. Any specific donor requirements should be followed when hiring any personnel.</w:t>
      </w:r>
      <w:r>
        <w:rPr>
          <w:rFonts w:cs="Times New Roman"/>
        </w:rPr>
        <w:t xml:space="preserve"> </w:t>
      </w:r>
      <w:r w:rsidRPr="00C17238">
        <w:rPr>
          <w:rFonts w:cs="Times New Roman"/>
        </w:rPr>
        <w:t>Final candidate’s information will be sent to the FO Director and Partners HQ for final approval.</w:t>
      </w:r>
    </w:p>
    <w:p w14:paraId="2D5D2D08" w14:textId="190F695C" w:rsidR="001C5600" w:rsidRPr="00C17238" w:rsidRDefault="001C5600" w:rsidP="001C5600">
      <w:pPr>
        <w:spacing w:after="120" w:line="360" w:lineRule="auto"/>
        <w:jc w:val="both"/>
        <w:rPr>
          <w:rFonts w:cs="Times New Roman"/>
        </w:rPr>
      </w:pPr>
      <w:r>
        <w:rPr>
          <w:rFonts w:cs="Times New Roman"/>
        </w:rPr>
        <w:t>Meanwhile, the FO Director must p</w:t>
      </w:r>
      <w:r w:rsidRPr="00324336">
        <w:rPr>
          <w:rFonts w:cs="Times New Roman"/>
        </w:rPr>
        <w:t xml:space="preserve">erform reference checks in </w:t>
      </w:r>
      <w:hyperlink w:anchor="_Annex_L:_Reference" w:history="1">
        <w:r w:rsidRPr="00696A77">
          <w:rPr>
            <w:rStyle w:val="Hyperlink"/>
            <w:rFonts w:cs="Times New Roman"/>
          </w:rPr>
          <w:t>Annex</w:t>
        </w:r>
        <w:r w:rsidR="00D152C1">
          <w:rPr>
            <w:rStyle w:val="Hyperlink"/>
            <w:rFonts w:cs="Times New Roman"/>
          </w:rPr>
          <w:t xml:space="preserve"> L</w:t>
        </w:r>
      </w:hyperlink>
      <w:r w:rsidRPr="00324336">
        <w:rPr>
          <w:rFonts w:cs="Times New Roman"/>
        </w:rPr>
        <w:t xml:space="preserve"> on 1</w:t>
      </w:r>
      <w:r w:rsidRPr="00324336">
        <w:rPr>
          <w:rFonts w:cs="Times New Roman"/>
          <w:vertAlign w:val="superscript"/>
        </w:rPr>
        <w:t>st</w:t>
      </w:r>
      <w:r>
        <w:rPr>
          <w:rFonts w:cs="Times New Roman"/>
        </w:rPr>
        <w:t xml:space="preserve"> </w:t>
      </w:r>
      <w:r w:rsidRPr="00324336">
        <w:rPr>
          <w:rFonts w:cs="Times New Roman"/>
        </w:rPr>
        <w:t>choice candidate approved</w:t>
      </w:r>
      <w:r>
        <w:rPr>
          <w:rFonts w:cs="Times New Roman"/>
        </w:rPr>
        <w:t>,</w:t>
      </w:r>
      <w:r w:rsidRPr="00324336">
        <w:rPr>
          <w:rFonts w:cs="Times New Roman"/>
        </w:rPr>
        <w:t xml:space="preserve"> and complete required vetting, including verifying the candidate’s </w:t>
      </w:r>
      <w:r>
        <w:rPr>
          <w:rFonts w:cs="Times New Roman"/>
        </w:rPr>
        <w:t>employment</w:t>
      </w:r>
      <w:r w:rsidRPr="00324336">
        <w:rPr>
          <w:rFonts w:cs="Times New Roman"/>
        </w:rPr>
        <w:t xml:space="preserve">, checking references, and </w:t>
      </w:r>
      <w:r>
        <w:rPr>
          <w:rFonts w:cs="Times New Roman"/>
        </w:rPr>
        <w:t xml:space="preserve">Visual Compliance check. Once the reference check has been completed, the </w:t>
      </w:r>
      <w:r w:rsidRPr="00324336">
        <w:rPr>
          <w:rFonts w:cs="Times New Roman"/>
        </w:rPr>
        <w:t xml:space="preserve">FO Director </w:t>
      </w:r>
      <w:r>
        <w:rPr>
          <w:rFonts w:cs="Times New Roman"/>
        </w:rPr>
        <w:t xml:space="preserve">will </w:t>
      </w:r>
      <w:r w:rsidRPr="00324336">
        <w:rPr>
          <w:rFonts w:cs="Times New Roman"/>
        </w:rPr>
        <w:t xml:space="preserve">extend </w:t>
      </w:r>
      <w:r>
        <w:rPr>
          <w:rFonts w:cs="Times New Roman"/>
        </w:rPr>
        <w:t>email</w:t>
      </w:r>
      <w:r w:rsidRPr="00324336">
        <w:rPr>
          <w:rFonts w:cs="Times New Roman"/>
        </w:rPr>
        <w:t xml:space="preserve"> offer letter </w:t>
      </w:r>
      <w:hyperlink w:anchor="_Annex_M:_Offer" w:history="1">
        <w:r w:rsidRPr="00696A77">
          <w:rPr>
            <w:rStyle w:val="Hyperlink"/>
            <w:rFonts w:cs="Times New Roman"/>
          </w:rPr>
          <w:t>Annex</w:t>
        </w:r>
        <w:r w:rsidR="00946905">
          <w:rPr>
            <w:rStyle w:val="Hyperlink"/>
            <w:rFonts w:cs="Times New Roman"/>
          </w:rPr>
          <w:t xml:space="preserve"> </w:t>
        </w:r>
        <w:r w:rsidR="00C82514">
          <w:rPr>
            <w:rStyle w:val="Hyperlink"/>
            <w:rFonts w:cs="Times New Roman"/>
          </w:rPr>
          <w:t>M</w:t>
        </w:r>
      </w:hyperlink>
      <w:r>
        <w:rPr>
          <w:rFonts w:cs="Times New Roman"/>
        </w:rPr>
        <w:t xml:space="preserve"> </w:t>
      </w:r>
      <w:r w:rsidRPr="00324336">
        <w:rPr>
          <w:rFonts w:cs="Times New Roman"/>
        </w:rPr>
        <w:t xml:space="preserve">to be signed </w:t>
      </w:r>
      <w:r>
        <w:rPr>
          <w:rFonts w:cs="Times New Roman"/>
        </w:rPr>
        <w:t xml:space="preserve">electronically with email signature </w:t>
      </w:r>
      <w:r w:rsidRPr="00324336">
        <w:rPr>
          <w:rFonts w:cs="Times New Roman"/>
        </w:rPr>
        <w:t>by FO Director.</w:t>
      </w:r>
    </w:p>
    <w:p w14:paraId="74CDCE47" w14:textId="4E26159D" w:rsidR="001C5600" w:rsidRDefault="001C5600" w:rsidP="00527FAB">
      <w:pPr>
        <w:spacing w:after="120" w:line="360" w:lineRule="auto"/>
        <w:jc w:val="both"/>
        <w:rPr>
          <w:rFonts w:cs="Times New Roman"/>
        </w:rPr>
      </w:pPr>
      <w:r w:rsidRPr="00C17238">
        <w:rPr>
          <w:rFonts w:cs="Times New Roman"/>
        </w:rPr>
        <w:t>Once approved, the candidate will sign his/her contract and be provided with his/her orientation. All offer letters/agreements should, at a minimum, be signed by both the employee and FO Director.</w:t>
      </w:r>
    </w:p>
    <w:p w14:paraId="3BA543F6" w14:textId="0300B5E5" w:rsidR="002823E4" w:rsidRDefault="002823E4" w:rsidP="005F75F3">
      <w:pPr>
        <w:pStyle w:val="Heading3"/>
      </w:pPr>
      <w:bookmarkStart w:id="2417" w:name="_Toc222754642"/>
      <w:r>
        <w:t xml:space="preserve">8.3.6 </w:t>
      </w:r>
      <w:r w:rsidR="00F52ED3" w:rsidRPr="00F52ED3">
        <w:t>Hiring Spouses or Family Members</w:t>
      </w:r>
      <w:bookmarkEnd w:id="2417"/>
      <w:r w:rsidR="00F52ED3" w:rsidRPr="00F52ED3">
        <w:t xml:space="preserve"> </w:t>
      </w:r>
    </w:p>
    <w:p w14:paraId="445F0B7E" w14:textId="77777777" w:rsidR="007F56F3" w:rsidRDefault="00F52ED3" w:rsidP="00527FAB">
      <w:pPr>
        <w:spacing w:after="120" w:line="360" w:lineRule="auto"/>
        <w:jc w:val="both"/>
        <w:rPr>
          <w:rFonts w:cs="Times New Roman"/>
        </w:rPr>
      </w:pPr>
      <w:r w:rsidRPr="00F52ED3">
        <w:rPr>
          <w:rFonts w:cs="Times New Roman"/>
        </w:rPr>
        <w:t xml:space="preserve">Although Partners may hire family members, domestic partners, and spouses, this practice is not encouraged. Employees who are married or family members of candidates should notify the HR department or the hiring manager of this relationship as soon as possible. Failure to notify will be considered non-disclosure and will merit a disciplinary action or dismissal. </w:t>
      </w:r>
    </w:p>
    <w:p w14:paraId="74130017" w14:textId="77777777" w:rsidR="007F56F3" w:rsidRDefault="00F52ED3" w:rsidP="00527FAB">
      <w:pPr>
        <w:spacing w:after="120" w:line="360" w:lineRule="auto"/>
        <w:jc w:val="both"/>
        <w:rPr>
          <w:rFonts w:cs="Times New Roman"/>
        </w:rPr>
      </w:pPr>
      <w:r w:rsidRPr="00F52ED3">
        <w:rPr>
          <w:rFonts w:cs="Times New Roman"/>
        </w:rPr>
        <w:t xml:space="preserve">If the determination is made to hire a spouse or family member, Partners will limit the placement, responsibilities, and scope of work in relation to your family member or spouse. Under no circumstances will employees be under the supervision of a family member and spouse, and no family member or spouse will have the responsibility or participate in the evaluation of their job performance. </w:t>
      </w:r>
    </w:p>
    <w:p w14:paraId="26EC3912" w14:textId="77777777" w:rsidR="007F56F3" w:rsidRDefault="007F56F3" w:rsidP="005F75F3">
      <w:pPr>
        <w:pStyle w:val="Heading3"/>
      </w:pPr>
      <w:bookmarkStart w:id="2418" w:name="_Toc222754643"/>
      <w:r>
        <w:t xml:space="preserve">8.3.7 </w:t>
      </w:r>
      <w:r w:rsidR="00F52ED3" w:rsidRPr="00F52ED3">
        <w:t>Transfer within Partners</w:t>
      </w:r>
      <w:bookmarkEnd w:id="2418"/>
      <w:r w:rsidR="00F52ED3" w:rsidRPr="00F52ED3">
        <w:t xml:space="preserve"> </w:t>
      </w:r>
    </w:p>
    <w:p w14:paraId="2448B345" w14:textId="77777777" w:rsidR="00B80F0E" w:rsidRDefault="00F52ED3" w:rsidP="00527FAB">
      <w:pPr>
        <w:spacing w:after="120" w:line="360" w:lineRule="auto"/>
        <w:jc w:val="both"/>
        <w:rPr>
          <w:rFonts w:cs="Times New Roman"/>
        </w:rPr>
      </w:pPr>
      <w:r w:rsidRPr="00F52ED3">
        <w:rPr>
          <w:rFonts w:cs="Times New Roman"/>
        </w:rPr>
        <w:t xml:space="preserve">The transfer of an employee means moving from one department or program to another, to a similar position. The salary remains unchanged. This is not a disciplinary measure. The transfer of an employee is made: </w:t>
      </w:r>
    </w:p>
    <w:p w14:paraId="0EE8F816" w14:textId="77777777" w:rsidR="00B80F0E" w:rsidRDefault="00F52ED3" w:rsidP="005F75F3">
      <w:pPr>
        <w:spacing w:after="120" w:line="360" w:lineRule="auto"/>
        <w:ind w:left="720"/>
        <w:jc w:val="both"/>
        <w:rPr>
          <w:rFonts w:cs="Times New Roman"/>
        </w:rPr>
      </w:pPr>
      <w:r w:rsidRPr="00F52ED3">
        <w:rPr>
          <w:rFonts w:cs="Times New Roman"/>
        </w:rPr>
        <w:t xml:space="preserve">1. By decision of the Project/Unit Director when it is in the interest of Partners; </w:t>
      </w:r>
    </w:p>
    <w:p w14:paraId="5C4E7DE4" w14:textId="77777777" w:rsidR="00B80F0E" w:rsidRDefault="00F52ED3" w:rsidP="005F75F3">
      <w:pPr>
        <w:spacing w:after="120" w:line="360" w:lineRule="auto"/>
        <w:ind w:left="720"/>
        <w:jc w:val="both"/>
        <w:rPr>
          <w:rFonts w:cs="Times New Roman"/>
        </w:rPr>
      </w:pPr>
      <w:r w:rsidRPr="00F52ED3">
        <w:rPr>
          <w:rFonts w:cs="Times New Roman"/>
        </w:rPr>
        <w:t xml:space="preserve">2. At the request of the employee, the case will be considered according to the possibilities within Partners; </w:t>
      </w:r>
    </w:p>
    <w:p w14:paraId="4FEBC551" w14:textId="77777777" w:rsidR="007127B4" w:rsidRDefault="00B80F0E" w:rsidP="00527FAB">
      <w:pPr>
        <w:spacing w:after="120" w:line="360" w:lineRule="auto"/>
        <w:jc w:val="both"/>
        <w:rPr>
          <w:rFonts w:cs="Times New Roman"/>
        </w:rPr>
      </w:pPr>
      <w:r>
        <w:rPr>
          <w:rFonts w:cs="Times New Roman"/>
        </w:rPr>
        <w:t>A</w:t>
      </w:r>
      <w:r w:rsidR="00F52ED3" w:rsidRPr="00F52ED3">
        <w:rPr>
          <w:rFonts w:cs="Times New Roman"/>
        </w:rPr>
        <w:t xml:space="preserve">ny transfer of position requires approval from employee’s new supervisor, </w:t>
      </w:r>
      <w:r w:rsidR="007127B4">
        <w:rPr>
          <w:rFonts w:cs="Times New Roman"/>
        </w:rPr>
        <w:t>FO</w:t>
      </w:r>
      <w:r w:rsidR="00F52ED3" w:rsidRPr="00F52ED3">
        <w:rPr>
          <w:rFonts w:cs="Times New Roman"/>
        </w:rPr>
        <w:t xml:space="preserve"> Director, Home Office Senior Director, and Field Office HR. </w:t>
      </w:r>
    </w:p>
    <w:p w14:paraId="244E5900" w14:textId="77777777" w:rsidR="00736AFF" w:rsidRDefault="00F52ED3" w:rsidP="00527FAB">
      <w:pPr>
        <w:spacing w:after="120" w:line="360" w:lineRule="auto"/>
        <w:jc w:val="both"/>
        <w:rPr>
          <w:rFonts w:cs="Times New Roman"/>
        </w:rPr>
      </w:pPr>
      <w:r w:rsidRPr="00F52ED3">
        <w:rPr>
          <w:rFonts w:cs="Times New Roman"/>
        </w:rPr>
        <w:t xml:space="preserve">Individuals transferring between one job category and another office (home or field) will undergo a reference review with the relevant HR unit to ensure that their salary and benefits match the category and location of their new employment. Positions may require a new or modified employee contract, and all transfers require a new job description. </w:t>
      </w:r>
    </w:p>
    <w:p w14:paraId="586CE52B" w14:textId="77777777" w:rsidR="00520B3C" w:rsidRDefault="00F52ED3" w:rsidP="00527FAB">
      <w:pPr>
        <w:spacing w:after="120" w:line="360" w:lineRule="auto"/>
        <w:jc w:val="both"/>
        <w:rPr>
          <w:rFonts w:cs="Times New Roman"/>
        </w:rPr>
      </w:pPr>
      <w:r w:rsidRPr="00F52ED3">
        <w:rPr>
          <w:rFonts w:cs="Times New Roman"/>
        </w:rPr>
        <w:t xml:space="preserve">The following staff must agree on the official transition date: the employee, the supervisor in the last position, and the supervisor in the new position. Project/Unit Director will make the final decision regarding the transition date. </w:t>
      </w:r>
    </w:p>
    <w:p w14:paraId="70266481" w14:textId="78AC81EB" w:rsidR="003F20B2" w:rsidRDefault="00F52ED3" w:rsidP="00527FAB">
      <w:pPr>
        <w:spacing w:after="120" w:line="360" w:lineRule="auto"/>
        <w:jc w:val="both"/>
        <w:rPr>
          <w:rFonts w:cs="Times New Roman"/>
        </w:rPr>
      </w:pPr>
      <w:r w:rsidRPr="00F52ED3">
        <w:rPr>
          <w:rFonts w:cs="Times New Roman"/>
        </w:rPr>
        <w:t xml:space="preserve">In the event that an employee is offered a position in another country, the transition will be coordinated by </w:t>
      </w:r>
      <w:r w:rsidR="00C016AD">
        <w:rPr>
          <w:rFonts w:cs="Times New Roman"/>
        </w:rPr>
        <w:t>Field</w:t>
      </w:r>
      <w:r w:rsidRPr="00F52ED3">
        <w:rPr>
          <w:rFonts w:cs="Times New Roman"/>
        </w:rPr>
        <w:t xml:space="preserve"> Office HR. </w:t>
      </w:r>
    </w:p>
    <w:p w14:paraId="637A657B" w14:textId="6403D12F" w:rsidR="003F20B2" w:rsidRDefault="00F52ED3" w:rsidP="00527FAB">
      <w:pPr>
        <w:spacing w:after="120" w:line="360" w:lineRule="auto"/>
        <w:jc w:val="both"/>
        <w:rPr>
          <w:rFonts w:cs="Times New Roman"/>
        </w:rPr>
      </w:pPr>
      <w:r w:rsidRPr="00F52ED3">
        <w:rPr>
          <w:rFonts w:cs="Times New Roman"/>
        </w:rPr>
        <w:t xml:space="preserve">For all transfers, supervisors must conduct a </w:t>
      </w:r>
      <w:hyperlink w:anchor="_11.2.1_90-day_performance" w:history="1">
        <w:r w:rsidRPr="008A6553">
          <w:rPr>
            <w:rStyle w:val="Hyperlink"/>
            <w:rFonts w:cs="Times New Roman"/>
          </w:rPr>
          <w:t>90-day performance review</w:t>
        </w:r>
      </w:hyperlink>
      <w:r w:rsidRPr="00F52ED3">
        <w:rPr>
          <w:rFonts w:cs="Times New Roman"/>
        </w:rPr>
        <w:t xml:space="preserve">. </w:t>
      </w:r>
    </w:p>
    <w:p w14:paraId="09A88692" w14:textId="4FC2930B" w:rsidR="00284C45" w:rsidRDefault="00284C45" w:rsidP="005F75F3">
      <w:pPr>
        <w:pStyle w:val="Heading3"/>
      </w:pPr>
      <w:bookmarkStart w:id="2419" w:name="_Toc222754644"/>
      <w:r>
        <w:t xml:space="preserve">8.3.8 </w:t>
      </w:r>
      <w:r w:rsidR="00F52ED3" w:rsidRPr="00F52ED3">
        <w:t>Promotion</w:t>
      </w:r>
      <w:bookmarkEnd w:id="2419"/>
      <w:r w:rsidR="00F52ED3" w:rsidRPr="00F52ED3">
        <w:t xml:space="preserve"> </w:t>
      </w:r>
    </w:p>
    <w:p w14:paraId="1D28A732" w14:textId="4EEC49B1" w:rsidR="00DE2921" w:rsidRDefault="00F52ED3" w:rsidP="00527FAB">
      <w:pPr>
        <w:spacing w:after="120" w:line="360" w:lineRule="auto"/>
        <w:jc w:val="both"/>
        <w:rPr>
          <w:rFonts w:cs="Times New Roman"/>
        </w:rPr>
      </w:pPr>
      <w:r w:rsidRPr="00F52ED3">
        <w:rPr>
          <w:rFonts w:cs="Times New Roman"/>
        </w:rPr>
        <w:t xml:space="preserve">Partners is committed to promotion practices and ensuring staff are aware of available job opportunities and the requirements for advancement. </w:t>
      </w:r>
      <w:r w:rsidRPr="005F75F3">
        <w:rPr>
          <w:rFonts w:cs="Times New Roman"/>
          <w:u w:val="single"/>
        </w:rPr>
        <w:t>Promotion is not automatic</w:t>
      </w:r>
      <w:r w:rsidRPr="00F52ED3">
        <w:rPr>
          <w:rFonts w:cs="Times New Roman"/>
        </w:rPr>
        <w:t>. Promotion means an employee is being switched to a</w:t>
      </w:r>
      <w:r w:rsidR="00AB71E5">
        <w:rPr>
          <w:rFonts w:cs="Times New Roman"/>
        </w:rPr>
        <w:t xml:space="preserve"> higher </w:t>
      </w:r>
      <w:r w:rsidRPr="00F52ED3">
        <w:rPr>
          <w:rFonts w:cs="Times New Roman"/>
        </w:rPr>
        <w:t>level within the</w:t>
      </w:r>
      <w:r w:rsidR="00CF24E5" w:rsidRPr="00F52ED3">
        <w:rPr>
          <w:rFonts w:cs="Times New Roman"/>
        </w:rPr>
        <w:t xml:space="preserve"> </w:t>
      </w:r>
      <w:commentRangeStart w:id="2420"/>
      <w:r w:rsidR="00CF24E5">
        <w:fldChar w:fldCharType="begin"/>
      </w:r>
      <w:ins w:id="2421" w:author="Megan Ash" w:date="2026-02-23T09:27:00Z" w16du:dateUtc="2026-02-23T14:27:00Z">
        <w:r w:rsidR="00097C9F">
          <w:instrText>HYPERLINK "https://partnersnet107.sharepoint.com/:f:/s/FA/IgD6__46uAC7Q6jIr4kK4jFYAY7gDRam0cMr6ceKokfOQhA?e=mVy8LF"</w:instrText>
        </w:r>
      </w:ins>
      <w:del w:id="2422" w:author="Megan Ash" w:date="2026-02-23T09:27:00Z" w16du:dateUtc="2026-02-23T14:27:00Z">
        <w:r w:rsidR="00481C05" w:rsidDel="00097C9F">
          <w:delInstrText>HYPERLINK "https://partnersnet107.sharepoint.com/:b:/s/FA/IQCSMuVtUl8aRIyAhpwoL20TAdWJjoq0q27ac24K97Gt4U0?e=EtjRtL"</w:delInstrText>
        </w:r>
      </w:del>
      <w:r w:rsidR="00CF24E5">
        <w:fldChar w:fldCharType="separate"/>
      </w:r>
      <w:r w:rsidR="00CF24E5" w:rsidRPr="00800BAE">
        <w:rPr>
          <w:rStyle w:val="Hyperlink"/>
          <w:rFonts w:cs="Times New Roman"/>
        </w:rPr>
        <w:t>salary matrix</w:t>
      </w:r>
      <w:r w:rsidR="00CF24E5">
        <w:fldChar w:fldCharType="end"/>
      </w:r>
      <w:commentRangeEnd w:id="2420"/>
      <w:r w:rsidR="00F04E5E" w:rsidRPr="00F52ED3">
        <w:rPr>
          <w:rStyle w:val="CommentReference"/>
          <w:rFonts w:cs="Times New Roman"/>
          <w:sz w:val="24"/>
          <w:szCs w:val="24"/>
        </w:rPr>
        <w:commentReference w:id="2420"/>
      </w:r>
      <w:r w:rsidRPr="00F52ED3">
        <w:rPr>
          <w:rFonts w:cs="Times New Roman"/>
        </w:rPr>
        <w:t xml:space="preserve"> (e.g. Director I to Director II). Promotions will include a </w:t>
      </w:r>
      <w:r w:rsidR="000E6C7C" w:rsidRPr="005F75F3">
        <w:t>salary review</w:t>
      </w:r>
      <w:r w:rsidRPr="00F52ED3">
        <w:rPr>
          <w:rFonts w:cs="Times New Roman"/>
        </w:rPr>
        <w:t xml:space="preserve">. </w:t>
      </w:r>
    </w:p>
    <w:p w14:paraId="194395AE" w14:textId="77777777" w:rsidR="001405A1" w:rsidRDefault="00F52ED3" w:rsidP="00527FAB">
      <w:pPr>
        <w:spacing w:after="120" w:line="360" w:lineRule="auto"/>
        <w:jc w:val="both"/>
        <w:rPr>
          <w:rFonts w:cs="Times New Roman"/>
        </w:rPr>
      </w:pPr>
      <w:r w:rsidRPr="00F52ED3">
        <w:rPr>
          <w:rFonts w:cs="Times New Roman"/>
        </w:rPr>
        <w:t xml:space="preserve">The following are some of the possible scenarios which may merit a promotion: </w:t>
      </w:r>
    </w:p>
    <w:p w14:paraId="075A7B97" w14:textId="6C4FCC27" w:rsidR="001405A1" w:rsidRPr="000A6F7D" w:rsidRDefault="00F52ED3" w:rsidP="005F75F3">
      <w:pPr>
        <w:pStyle w:val="ListParagraph"/>
        <w:numPr>
          <w:ilvl w:val="0"/>
          <w:numId w:val="207"/>
        </w:numPr>
        <w:spacing w:after="120" w:line="360" w:lineRule="auto"/>
        <w:jc w:val="both"/>
        <w:rPr>
          <w:rFonts w:cs="Times New Roman"/>
        </w:rPr>
      </w:pPr>
      <w:r w:rsidRPr="000A6F7D">
        <w:rPr>
          <w:rFonts w:cs="Times New Roman"/>
        </w:rPr>
        <w:t xml:space="preserve">After the annual performance evaluation </w:t>
      </w:r>
    </w:p>
    <w:p w14:paraId="4B1B6CD2" w14:textId="34B1AE0A" w:rsidR="001405A1" w:rsidRPr="000A6F7D" w:rsidRDefault="00F52ED3" w:rsidP="005F75F3">
      <w:pPr>
        <w:pStyle w:val="ListParagraph"/>
        <w:numPr>
          <w:ilvl w:val="0"/>
          <w:numId w:val="207"/>
        </w:numPr>
        <w:spacing w:after="120" w:line="360" w:lineRule="auto"/>
        <w:jc w:val="both"/>
        <w:rPr>
          <w:rFonts w:cs="Times New Roman"/>
        </w:rPr>
      </w:pPr>
      <w:r w:rsidRPr="000A6F7D">
        <w:rPr>
          <w:rFonts w:cs="Times New Roman"/>
        </w:rPr>
        <w:t xml:space="preserve">After recruitment process </w:t>
      </w:r>
    </w:p>
    <w:p w14:paraId="412C80AE" w14:textId="62B67C4F" w:rsidR="001405A1" w:rsidRPr="000A6F7D" w:rsidRDefault="00F52ED3" w:rsidP="005F75F3">
      <w:pPr>
        <w:pStyle w:val="ListParagraph"/>
        <w:numPr>
          <w:ilvl w:val="0"/>
          <w:numId w:val="207"/>
        </w:numPr>
        <w:spacing w:after="120" w:line="360" w:lineRule="auto"/>
        <w:jc w:val="both"/>
        <w:rPr>
          <w:rFonts w:cs="Times New Roman"/>
        </w:rPr>
      </w:pPr>
      <w:r w:rsidRPr="000A6F7D">
        <w:rPr>
          <w:rFonts w:cs="Times New Roman"/>
        </w:rPr>
        <w:t xml:space="preserve">Demonstrated increased responsibilities </w:t>
      </w:r>
    </w:p>
    <w:p w14:paraId="4B69D9EC" w14:textId="4027E252" w:rsidR="00AF15A5" w:rsidRDefault="00F52ED3" w:rsidP="00AF15A5">
      <w:pPr>
        <w:pStyle w:val="ListParagraph"/>
        <w:numPr>
          <w:ilvl w:val="0"/>
          <w:numId w:val="207"/>
        </w:numPr>
        <w:spacing w:after="120" w:line="360" w:lineRule="auto"/>
        <w:jc w:val="both"/>
        <w:rPr>
          <w:rFonts w:cs="Times New Roman"/>
        </w:rPr>
      </w:pPr>
      <w:r w:rsidRPr="000A6F7D">
        <w:rPr>
          <w:rFonts w:cs="Times New Roman"/>
        </w:rPr>
        <w:t xml:space="preserve">Time and experience in current position </w:t>
      </w:r>
    </w:p>
    <w:p w14:paraId="36585B74" w14:textId="77777777" w:rsidR="004A5860" w:rsidRDefault="00F52ED3" w:rsidP="00527FAB">
      <w:pPr>
        <w:spacing w:after="120" w:line="360" w:lineRule="auto"/>
        <w:jc w:val="both"/>
        <w:rPr>
          <w:rFonts w:cs="Times New Roman"/>
        </w:rPr>
      </w:pPr>
      <w:r w:rsidRPr="00F52ED3">
        <w:rPr>
          <w:rFonts w:cs="Times New Roman"/>
        </w:rPr>
        <w:t xml:space="preserve">An employee may benefit from a promotion if there is availability within the organizational structure, depending on the needs of each project/department, and the availability of resources. For promotions to be considered the following criteria must be met: </w:t>
      </w:r>
    </w:p>
    <w:p w14:paraId="79F94CBE" w14:textId="0103DD8B" w:rsidR="004A5860" w:rsidRPr="000A6F7D" w:rsidRDefault="00F52ED3" w:rsidP="005F75F3">
      <w:pPr>
        <w:pStyle w:val="ListParagraph"/>
        <w:numPr>
          <w:ilvl w:val="0"/>
          <w:numId w:val="207"/>
        </w:numPr>
        <w:spacing w:after="120" w:line="360" w:lineRule="auto"/>
        <w:jc w:val="both"/>
        <w:rPr>
          <w:rFonts w:cs="Times New Roman"/>
        </w:rPr>
      </w:pPr>
      <w:r w:rsidRPr="000A6F7D">
        <w:rPr>
          <w:rFonts w:cs="Times New Roman"/>
        </w:rPr>
        <w:t xml:space="preserve">Have a minimum seniority in their current position of 6 (six) months. </w:t>
      </w:r>
    </w:p>
    <w:p w14:paraId="02746A7F" w14:textId="239B1CFB" w:rsidR="004A5860" w:rsidRPr="000A6F7D" w:rsidRDefault="00F52ED3" w:rsidP="005F75F3">
      <w:pPr>
        <w:pStyle w:val="ListParagraph"/>
        <w:numPr>
          <w:ilvl w:val="0"/>
          <w:numId w:val="207"/>
        </w:numPr>
        <w:spacing w:after="120" w:line="360" w:lineRule="auto"/>
        <w:jc w:val="both"/>
        <w:rPr>
          <w:rFonts w:cs="Times New Roman"/>
        </w:rPr>
      </w:pPr>
      <w:r w:rsidRPr="000A6F7D">
        <w:rPr>
          <w:rFonts w:cs="Times New Roman"/>
        </w:rPr>
        <w:t xml:space="preserve">Have received their most recent performance evaluation or, if the employee has been in office for less than 12 months, a performance evaluation must be conducted. </w:t>
      </w:r>
    </w:p>
    <w:p w14:paraId="56CE1DF8" w14:textId="62DCC288" w:rsidR="00FF0D18" w:rsidRPr="000A6F7D" w:rsidRDefault="00F52ED3" w:rsidP="005F75F3">
      <w:pPr>
        <w:pStyle w:val="ListParagraph"/>
        <w:numPr>
          <w:ilvl w:val="0"/>
          <w:numId w:val="207"/>
        </w:numPr>
        <w:spacing w:after="120" w:line="360" w:lineRule="auto"/>
        <w:jc w:val="both"/>
        <w:rPr>
          <w:rFonts w:cs="Times New Roman"/>
        </w:rPr>
      </w:pPr>
      <w:r w:rsidRPr="000A6F7D">
        <w:rPr>
          <w:rFonts w:cs="Times New Roman"/>
        </w:rPr>
        <w:t xml:space="preserve">Have the necessary experience and skills for the position. </w:t>
      </w:r>
    </w:p>
    <w:p w14:paraId="14EC57E9" w14:textId="6804C08E" w:rsidR="00FF0D18" w:rsidRPr="000A6F7D" w:rsidRDefault="00F52ED3" w:rsidP="005F75F3">
      <w:pPr>
        <w:pStyle w:val="ListParagraph"/>
        <w:numPr>
          <w:ilvl w:val="0"/>
          <w:numId w:val="207"/>
        </w:numPr>
        <w:spacing w:after="120" w:line="360" w:lineRule="auto"/>
        <w:jc w:val="both"/>
        <w:rPr>
          <w:rFonts w:cs="Times New Roman"/>
        </w:rPr>
      </w:pPr>
      <w:r w:rsidRPr="000A6F7D">
        <w:rPr>
          <w:rFonts w:cs="Times New Roman"/>
        </w:rPr>
        <w:t xml:space="preserve">May not be in a continuous performance improvement plan, in the midst of a disciplinary sanction process, or under investigation. </w:t>
      </w:r>
    </w:p>
    <w:p w14:paraId="30F5350D" w14:textId="77777777" w:rsidR="00483E5F" w:rsidRDefault="00F52ED3" w:rsidP="00527FAB">
      <w:pPr>
        <w:spacing w:after="120" w:line="360" w:lineRule="auto"/>
        <w:jc w:val="both"/>
        <w:rPr>
          <w:rFonts w:cs="Times New Roman"/>
        </w:rPr>
      </w:pPr>
      <w:r w:rsidRPr="00F52ED3">
        <w:rPr>
          <w:rFonts w:cs="Times New Roman"/>
        </w:rPr>
        <w:t>Note: increasing workload does not in itself constitute promotion. It must be the result of a significant and measurable increase in the responsibility, scope and/or complexity of the work over 2 months or longer. In the event that an employee's scope changes significantly and sufficiently to warrant a revision of the position description, it should be re-compared to determine if a promotion is occurring or if the employee is simply taking on additional responsibilities.</w:t>
      </w:r>
    </w:p>
    <w:p w14:paraId="6A8C4DBF" w14:textId="77777777" w:rsidR="00982D9F" w:rsidRDefault="00F52ED3" w:rsidP="00527FAB">
      <w:pPr>
        <w:spacing w:after="120" w:line="360" w:lineRule="auto"/>
        <w:jc w:val="both"/>
        <w:rPr>
          <w:rFonts w:cs="Times New Roman"/>
        </w:rPr>
      </w:pPr>
      <w:r w:rsidRPr="00F52ED3">
        <w:rPr>
          <w:rFonts w:cs="Times New Roman"/>
        </w:rPr>
        <w:t xml:space="preserve">The supervisor is responsible for requesting and justifying a promotion via email to the respective HR department for review. </w:t>
      </w:r>
      <w:r w:rsidR="00433646">
        <w:rPr>
          <w:rFonts w:cs="Times New Roman"/>
        </w:rPr>
        <w:t>T</w:t>
      </w:r>
      <w:r w:rsidRPr="00F52ED3">
        <w:rPr>
          <w:rFonts w:cs="Times New Roman"/>
        </w:rPr>
        <w:t xml:space="preserve">he promotion request must be approved by the employee’s supervisor, </w:t>
      </w:r>
      <w:r w:rsidR="00433646">
        <w:rPr>
          <w:rFonts w:cs="Times New Roman"/>
        </w:rPr>
        <w:t>FO</w:t>
      </w:r>
      <w:r w:rsidRPr="00F52ED3">
        <w:rPr>
          <w:rFonts w:cs="Times New Roman"/>
        </w:rPr>
        <w:t xml:space="preserve"> Director, Home Office Senior Director</w:t>
      </w:r>
      <w:r w:rsidR="00433646">
        <w:rPr>
          <w:rFonts w:cs="Times New Roman"/>
        </w:rPr>
        <w:t xml:space="preserve"> (if applicable)</w:t>
      </w:r>
      <w:r w:rsidRPr="00F52ED3">
        <w:rPr>
          <w:rFonts w:cs="Times New Roman"/>
        </w:rPr>
        <w:t>, and Home Office HR. Positions may require a new or modified employee contract, and all promotions require a new job description.</w:t>
      </w:r>
    </w:p>
    <w:p w14:paraId="0CDDEC6D" w14:textId="76B6DD78" w:rsidR="00982D9F" w:rsidRDefault="00F52ED3" w:rsidP="00527FAB">
      <w:pPr>
        <w:spacing w:after="120" w:line="360" w:lineRule="auto"/>
        <w:jc w:val="both"/>
        <w:rPr>
          <w:rFonts w:cs="Times New Roman"/>
        </w:rPr>
      </w:pPr>
      <w:r w:rsidRPr="00F52ED3">
        <w:rPr>
          <w:rFonts w:cs="Times New Roman"/>
        </w:rPr>
        <w:t xml:space="preserve">For all promotions, supervisors must conduct a </w:t>
      </w:r>
      <w:hyperlink w:anchor="_11.2.1_90-day_performance" w:history="1">
        <w:r w:rsidRPr="00982D9F">
          <w:rPr>
            <w:rStyle w:val="Hyperlink"/>
            <w:rFonts w:cs="Times New Roman"/>
          </w:rPr>
          <w:t>90-day performance review.</w:t>
        </w:r>
      </w:hyperlink>
      <w:r w:rsidRPr="00F52ED3">
        <w:rPr>
          <w:rFonts w:cs="Times New Roman"/>
        </w:rPr>
        <w:t xml:space="preserve"> </w:t>
      </w:r>
    </w:p>
    <w:p w14:paraId="0D599112" w14:textId="0E51CAE8" w:rsidR="00982D9F" w:rsidRDefault="1E0C2041" w:rsidP="005F75F3">
      <w:pPr>
        <w:pStyle w:val="Heading3"/>
      </w:pPr>
      <w:bookmarkStart w:id="2423" w:name="_Toc222754645"/>
      <w:r>
        <w:t>8.3.9</w:t>
      </w:r>
      <w:commentRangeStart w:id="2424"/>
      <w:r>
        <w:t xml:space="preserve"> </w:t>
      </w:r>
      <w:r w:rsidR="75F9A244">
        <w:t>Interim Positions</w:t>
      </w:r>
      <w:bookmarkEnd w:id="2423"/>
      <w:r w:rsidR="75F9A244">
        <w:t xml:space="preserve"> </w:t>
      </w:r>
      <w:commentRangeEnd w:id="2424"/>
      <w:r w:rsidR="00982D9F">
        <w:rPr>
          <w:rStyle w:val="CommentReference"/>
          <w:sz w:val="28"/>
          <w:szCs w:val="24"/>
        </w:rPr>
        <w:commentReference w:id="2424"/>
      </w:r>
    </w:p>
    <w:p w14:paraId="5EF50736" w14:textId="77777777" w:rsidR="00D464B1" w:rsidRDefault="00F52ED3" w:rsidP="00527FAB">
      <w:pPr>
        <w:spacing w:after="120" w:line="360" w:lineRule="auto"/>
        <w:jc w:val="both"/>
        <w:rPr>
          <w:rFonts w:cs="Times New Roman"/>
        </w:rPr>
      </w:pPr>
      <w:r w:rsidRPr="00F52ED3">
        <w:rPr>
          <w:rFonts w:cs="Times New Roman"/>
        </w:rPr>
        <w:t xml:space="preserve">An interim position is a temporary job change in which a person assumes a new position that is the result of a vacancy or operational need. During the interim position, the employee is expected to assume full responsibility and authority for the new position. Interim charges generally last no longer than 3 to 6 months; however, in specific cases they can be extended up to 9 months maximum. Interim positions may arise while competitive recruitment is underway, during start-up of a new program/department, while waiting on donor approval for key personnel, or to complete a specific assignment. The supervisor will need to send an email to all staff indicating the interim position and the effective dates. </w:t>
      </w:r>
    </w:p>
    <w:p w14:paraId="5ED91D3D" w14:textId="055186BC" w:rsidR="00D464B1" w:rsidRDefault="00D464B1" w:rsidP="005F75F3">
      <w:pPr>
        <w:pStyle w:val="Heading3"/>
      </w:pPr>
      <w:bookmarkStart w:id="2425" w:name="_Toc222754646"/>
      <w:r>
        <w:t xml:space="preserve">8.3.10 </w:t>
      </w:r>
      <w:r w:rsidR="00F52ED3" w:rsidRPr="00F52ED3">
        <w:t>Interim Positions Remuneration</w:t>
      </w:r>
      <w:bookmarkEnd w:id="2425"/>
      <w:r w:rsidR="00F52ED3" w:rsidRPr="00F52ED3">
        <w:t xml:space="preserve"> </w:t>
      </w:r>
    </w:p>
    <w:p w14:paraId="2E8DEAA5" w14:textId="6564BFA4" w:rsidR="004A7A91" w:rsidRDefault="00F52ED3" w:rsidP="00527FAB">
      <w:pPr>
        <w:spacing w:after="120" w:line="360" w:lineRule="auto"/>
        <w:jc w:val="both"/>
        <w:rPr>
          <w:rFonts w:cs="Times New Roman"/>
        </w:rPr>
      </w:pPr>
      <w:r w:rsidRPr="00F52ED3">
        <w:rPr>
          <w:rFonts w:cs="Times New Roman"/>
        </w:rPr>
        <w:t xml:space="preserve">If the interim period extends 2 months or longer, </w:t>
      </w:r>
      <w:r w:rsidRPr="005F75F3">
        <w:rPr>
          <w:rFonts w:cs="Times New Roman"/>
          <w:b/>
          <w:bCs/>
          <w:u w:val="single"/>
        </w:rPr>
        <w:t>and</w:t>
      </w:r>
      <w:r w:rsidRPr="00F52ED3">
        <w:rPr>
          <w:rFonts w:cs="Times New Roman"/>
        </w:rPr>
        <w:t xml:space="preserve"> the interim position is in a different </w:t>
      </w:r>
      <w:hyperlink r:id="rId85" w:history="1">
        <w:r w:rsidRPr="00242502">
          <w:rPr>
            <w:rStyle w:val="Hyperlink"/>
            <w:rFonts w:cs="Times New Roman"/>
          </w:rPr>
          <w:t>salary grade</w:t>
        </w:r>
      </w:hyperlink>
      <w:r w:rsidRPr="00F52ED3">
        <w:rPr>
          <w:rFonts w:cs="Times New Roman"/>
        </w:rPr>
        <w:t xml:space="preserve">, the employee occupying the position will be remunerated within the new grade during the interim period. If the interim position is under 2 months, no additional compensation will be provided. </w:t>
      </w:r>
    </w:p>
    <w:p w14:paraId="34487C58" w14:textId="687CD95C" w:rsidR="758A7E29" w:rsidRDefault="00F52ED3" w:rsidP="2EBCD743">
      <w:pPr>
        <w:spacing w:after="120" w:line="360" w:lineRule="auto"/>
        <w:jc w:val="both"/>
        <w:rPr>
          <w:ins w:id="2426" w:author="Catalina Ipas" w:date="2025-05-07T17:50:00Z"/>
          <w:rFonts w:cs="Times New Roman"/>
        </w:rPr>
      </w:pPr>
      <w:r w:rsidRPr="2EBCD743">
        <w:rPr>
          <w:rFonts w:cs="Times New Roman"/>
        </w:rPr>
        <w:t xml:space="preserve">In the event that the employee filling the position is already paid at or above that point, the payment will remain the same during the interim period. Once the interim position comes to an end, the employee returns to their original position and the salary reverts to their original pay rate plus any merit increases during that period. Interim charges often serve as an entry point for a longer-term opportunity, so transparency of expectations and the expected time frame of interim charges is of paramount importance. </w:t>
      </w:r>
    </w:p>
    <w:p w14:paraId="488D9E38" w14:textId="5E9DA053" w:rsidR="047F57F2" w:rsidRPr="00B8238B" w:rsidRDefault="047F57F2">
      <w:pPr>
        <w:pPrChange w:id="2427" w:author="Catalina Ipas" w:date="2025-05-07T17:50:00Z">
          <w:pPr>
            <w:pStyle w:val="Heading3"/>
          </w:pPr>
        </w:pPrChange>
      </w:pPr>
    </w:p>
    <w:p w14:paraId="74C66A44" w14:textId="4C35E4A6" w:rsidR="004A7A91" w:rsidRDefault="004A7A91" w:rsidP="005F75F3">
      <w:pPr>
        <w:pStyle w:val="Heading3"/>
      </w:pPr>
      <w:bookmarkStart w:id="2428" w:name="_Toc222754647"/>
      <w:r>
        <w:t xml:space="preserve">8.3.11 </w:t>
      </w:r>
      <w:r w:rsidR="00F52ED3" w:rsidRPr="00F52ED3">
        <w:t>Temporary Coverage of Positions</w:t>
      </w:r>
      <w:bookmarkEnd w:id="2428"/>
      <w:r w:rsidR="00F52ED3" w:rsidRPr="00F52ED3">
        <w:t xml:space="preserve"> </w:t>
      </w:r>
    </w:p>
    <w:p w14:paraId="55DA7610" w14:textId="77777777" w:rsidR="00B31A62" w:rsidRDefault="00F52ED3" w:rsidP="00527FAB">
      <w:pPr>
        <w:spacing w:after="120" w:line="360" w:lineRule="auto"/>
        <w:jc w:val="both"/>
        <w:rPr>
          <w:rFonts w:cs="Times New Roman"/>
        </w:rPr>
      </w:pPr>
      <w:r w:rsidRPr="00F52ED3">
        <w:rPr>
          <w:rFonts w:cs="Times New Roman"/>
        </w:rPr>
        <w:t xml:space="preserve">A temporary coverage of position is when an employee assumes additional roles or responsibilities to support a colleague or supervisor during a short-term leave of absence (such as vacation, maternity or paternity leave, or medical disability). It is different from an interim position because the employee is not fully assuming a new position; only certain aspects of the position. </w:t>
      </w:r>
    </w:p>
    <w:p w14:paraId="186F4CC2" w14:textId="79232F4C" w:rsidR="00860FFB" w:rsidRDefault="00F52ED3" w:rsidP="00527FAB">
      <w:pPr>
        <w:spacing w:after="120" w:line="360" w:lineRule="auto"/>
        <w:jc w:val="both"/>
        <w:rPr>
          <w:rFonts w:cs="Times New Roman"/>
        </w:rPr>
      </w:pPr>
      <w:r w:rsidRPr="00F52ED3">
        <w:rPr>
          <w:rFonts w:cs="Times New Roman"/>
        </w:rPr>
        <w:t xml:space="preserve">Prior to their temporary departure, the employee who is taking the leave of absence must send an all staff email to provide notice on roles and responsibilities and who to contact for each. </w:t>
      </w:r>
    </w:p>
    <w:p w14:paraId="2342CA82" w14:textId="566ED8DB" w:rsidR="00860FFB" w:rsidRDefault="00F13221" w:rsidP="005F75F3">
      <w:pPr>
        <w:pStyle w:val="Heading3"/>
      </w:pPr>
      <w:bookmarkStart w:id="2429" w:name="_Toc222754648"/>
      <w:r>
        <w:t xml:space="preserve">8.3.12 </w:t>
      </w:r>
      <w:r w:rsidR="00F52ED3" w:rsidRPr="00F52ED3">
        <w:t>Temporary Coverage of Positions Remuneration</w:t>
      </w:r>
      <w:bookmarkEnd w:id="2429"/>
      <w:r w:rsidR="00F52ED3" w:rsidRPr="00F52ED3">
        <w:t xml:space="preserve"> </w:t>
      </w:r>
    </w:p>
    <w:p w14:paraId="72792469" w14:textId="77777777" w:rsidR="00860FFB" w:rsidRDefault="00F52ED3" w:rsidP="00527FAB">
      <w:pPr>
        <w:spacing w:after="120" w:line="360" w:lineRule="auto"/>
        <w:jc w:val="both"/>
        <w:rPr>
          <w:rFonts w:cs="Times New Roman"/>
        </w:rPr>
      </w:pPr>
      <w:r w:rsidRPr="00F52ED3">
        <w:rPr>
          <w:rFonts w:cs="Times New Roman"/>
        </w:rPr>
        <w:t xml:space="preserve">Taking on additional responsibilities on a temporary coverage basis does not result in an increase in salary. Staff may be asked to sign a waiver indicating that they are not getting an increase to salary or benefits as </w:t>
      </w:r>
      <w:commentRangeStart w:id="2430"/>
      <w:r w:rsidRPr="00F52ED3">
        <w:rPr>
          <w:rFonts w:cs="Times New Roman"/>
        </w:rPr>
        <w:t xml:space="preserve">required in each country. </w:t>
      </w:r>
      <w:commentRangeEnd w:id="2430"/>
      <w:r w:rsidR="00F13221">
        <w:rPr>
          <w:rStyle w:val="CommentReference"/>
          <w:rFonts w:cs="Times New Roman"/>
          <w:sz w:val="24"/>
          <w:szCs w:val="24"/>
        </w:rPr>
        <w:commentReference w:id="2430"/>
      </w:r>
    </w:p>
    <w:p w14:paraId="4649B63F" w14:textId="0CACFEE2" w:rsidR="00E0170D" w:rsidRDefault="00F13221" w:rsidP="005F75F3">
      <w:pPr>
        <w:pStyle w:val="Heading3"/>
      </w:pPr>
      <w:bookmarkStart w:id="2431" w:name="_Toc222754649"/>
      <w:r>
        <w:t xml:space="preserve">8.3.13 </w:t>
      </w:r>
      <w:r w:rsidR="00F52ED3" w:rsidRPr="00F52ED3">
        <w:t>Rehiring of Former Employees</w:t>
      </w:r>
      <w:bookmarkEnd w:id="2431"/>
      <w:r w:rsidR="00F52ED3" w:rsidRPr="00F52ED3">
        <w:t xml:space="preserve"> </w:t>
      </w:r>
    </w:p>
    <w:p w14:paraId="29854929" w14:textId="0C4821EA" w:rsidR="00F52ED3" w:rsidRPr="00C17238" w:rsidRDefault="00F52ED3" w:rsidP="00527FAB">
      <w:pPr>
        <w:spacing w:after="120" w:line="360" w:lineRule="auto"/>
        <w:jc w:val="both"/>
        <w:rPr>
          <w:rFonts w:cs="Times New Roman"/>
        </w:rPr>
      </w:pPr>
      <w:r w:rsidRPr="00F52ED3">
        <w:rPr>
          <w:rFonts w:cs="Times New Roman"/>
        </w:rPr>
        <w:t>Partners will consider rehiring former employees with certain conditions. Former employees who wish to apply for an advertised position, for which they believe they are qualified, may do so by participating in the competitive recruitment, selection, and interview process. Partners will review the employee's past performance, the circumstances of their separation from Partners, and conduct a verification of the positions held before leaving Partners.</w:t>
      </w:r>
    </w:p>
    <w:p w14:paraId="785FC446" w14:textId="5E63F6F2" w:rsidR="00404646" w:rsidRPr="00242A50" w:rsidRDefault="00404646" w:rsidP="005C411A">
      <w:pPr>
        <w:pStyle w:val="Heading2"/>
        <w:numPr>
          <w:ilvl w:val="1"/>
          <w:numId w:val="265"/>
        </w:numPr>
      </w:pPr>
      <w:bookmarkStart w:id="2432" w:name="_Toc182400571"/>
      <w:bookmarkStart w:id="2433" w:name="_Toc182401240"/>
      <w:bookmarkStart w:id="2434" w:name="_Toc184693677"/>
      <w:bookmarkStart w:id="2435" w:name="_Toc184694123"/>
      <w:bookmarkStart w:id="2436" w:name="_Toc184694569"/>
      <w:bookmarkStart w:id="2437" w:name="_Toc184727448"/>
      <w:bookmarkStart w:id="2438" w:name="_Toc184728600"/>
      <w:bookmarkStart w:id="2439" w:name="_Toc184729046"/>
      <w:bookmarkStart w:id="2440" w:name="_Toc184729659"/>
      <w:bookmarkStart w:id="2441" w:name="_Toc184734676"/>
      <w:bookmarkStart w:id="2442" w:name="_Toc184735127"/>
      <w:bookmarkStart w:id="2443" w:name="_Toc184735578"/>
      <w:bookmarkStart w:id="2444" w:name="_Toc184736027"/>
      <w:bookmarkStart w:id="2445" w:name="_Toc184736469"/>
      <w:bookmarkStart w:id="2446" w:name="_Toc184741897"/>
      <w:bookmarkStart w:id="2447" w:name="_Toc184783451"/>
      <w:bookmarkStart w:id="2448" w:name="_Toc184783828"/>
      <w:bookmarkStart w:id="2449" w:name="_Toc184784205"/>
      <w:bookmarkStart w:id="2450" w:name="_Toc184805863"/>
      <w:bookmarkStart w:id="2451" w:name="_Toc184806248"/>
      <w:bookmarkStart w:id="2452" w:name="_Toc184806786"/>
      <w:bookmarkStart w:id="2453" w:name="_Toc182400572"/>
      <w:bookmarkStart w:id="2454" w:name="_Toc182401241"/>
      <w:bookmarkStart w:id="2455" w:name="_Toc184693678"/>
      <w:bookmarkStart w:id="2456" w:name="_Toc184694124"/>
      <w:bookmarkStart w:id="2457" w:name="_Toc184694570"/>
      <w:bookmarkStart w:id="2458" w:name="_Toc184727449"/>
      <w:bookmarkStart w:id="2459" w:name="_Toc184728601"/>
      <w:bookmarkStart w:id="2460" w:name="_Toc184729047"/>
      <w:bookmarkStart w:id="2461" w:name="_Toc184729660"/>
      <w:bookmarkStart w:id="2462" w:name="_Toc184734677"/>
      <w:bookmarkStart w:id="2463" w:name="_Toc184735128"/>
      <w:bookmarkStart w:id="2464" w:name="_Toc184735579"/>
      <w:bookmarkStart w:id="2465" w:name="_Toc184736028"/>
      <w:bookmarkStart w:id="2466" w:name="_Toc184736470"/>
      <w:bookmarkStart w:id="2467" w:name="_Toc184741898"/>
      <w:bookmarkStart w:id="2468" w:name="_Toc184783452"/>
      <w:bookmarkStart w:id="2469" w:name="_Toc184783829"/>
      <w:bookmarkStart w:id="2470" w:name="_Toc184784206"/>
      <w:bookmarkStart w:id="2471" w:name="_Toc184805864"/>
      <w:bookmarkStart w:id="2472" w:name="_Toc184806249"/>
      <w:bookmarkStart w:id="2473" w:name="_Toc184806787"/>
      <w:bookmarkStart w:id="2474" w:name="_Toc182400573"/>
      <w:bookmarkStart w:id="2475" w:name="_Toc182401242"/>
      <w:bookmarkStart w:id="2476" w:name="_Toc184693679"/>
      <w:bookmarkStart w:id="2477" w:name="_Toc184694125"/>
      <w:bookmarkStart w:id="2478" w:name="_Toc184694571"/>
      <w:bookmarkStart w:id="2479" w:name="_Toc184727450"/>
      <w:bookmarkStart w:id="2480" w:name="_Toc184728602"/>
      <w:bookmarkStart w:id="2481" w:name="_Toc184729048"/>
      <w:bookmarkStart w:id="2482" w:name="_Toc184729661"/>
      <w:bookmarkStart w:id="2483" w:name="_Toc184734678"/>
      <w:bookmarkStart w:id="2484" w:name="_Toc184735129"/>
      <w:bookmarkStart w:id="2485" w:name="_Toc184735580"/>
      <w:bookmarkStart w:id="2486" w:name="_Toc184736029"/>
      <w:bookmarkStart w:id="2487" w:name="_Toc184736471"/>
      <w:bookmarkStart w:id="2488" w:name="_Toc184741899"/>
      <w:bookmarkStart w:id="2489" w:name="_Toc184783453"/>
      <w:bookmarkStart w:id="2490" w:name="_Toc184783830"/>
      <w:bookmarkStart w:id="2491" w:name="_Toc184784207"/>
      <w:bookmarkStart w:id="2492" w:name="_Toc184805865"/>
      <w:bookmarkStart w:id="2493" w:name="_Toc184806250"/>
      <w:bookmarkStart w:id="2494" w:name="_Toc184806788"/>
      <w:bookmarkStart w:id="2495" w:name="_Toc182400574"/>
      <w:bookmarkStart w:id="2496" w:name="_Toc182401243"/>
      <w:bookmarkStart w:id="2497" w:name="_Toc184693680"/>
      <w:bookmarkStart w:id="2498" w:name="_Toc184694126"/>
      <w:bookmarkStart w:id="2499" w:name="_Toc184694572"/>
      <w:bookmarkStart w:id="2500" w:name="_Toc184727451"/>
      <w:bookmarkStart w:id="2501" w:name="_Toc184728603"/>
      <w:bookmarkStart w:id="2502" w:name="_Toc184729049"/>
      <w:bookmarkStart w:id="2503" w:name="_Toc184729662"/>
      <w:bookmarkStart w:id="2504" w:name="_Toc184734679"/>
      <w:bookmarkStart w:id="2505" w:name="_Toc184735130"/>
      <w:bookmarkStart w:id="2506" w:name="_Toc184735581"/>
      <w:bookmarkStart w:id="2507" w:name="_Toc184736030"/>
      <w:bookmarkStart w:id="2508" w:name="_Toc184736472"/>
      <w:bookmarkStart w:id="2509" w:name="_Toc184741900"/>
      <w:bookmarkStart w:id="2510" w:name="_Toc184783454"/>
      <w:bookmarkStart w:id="2511" w:name="_Toc184783831"/>
      <w:bookmarkStart w:id="2512" w:name="_Toc184784208"/>
      <w:bookmarkStart w:id="2513" w:name="_Toc184805866"/>
      <w:bookmarkStart w:id="2514" w:name="_Toc184806251"/>
      <w:bookmarkStart w:id="2515" w:name="_Toc184806789"/>
      <w:bookmarkStart w:id="2516" w:name="_Toc182400575"/>
      <w:bookmarkStart w:id="2517" w:name="_Toc182401244"/>
      <w:bookmarkStart w:id="2518" w:name="_Toc184693681"/>
      <w:bookmarkStart w:id="2519" w:name="_Toc184694127"/>
      <w:bookmarkStart w:id="2520" w:name="_Toc184694573"/>
      <w:bookmarkStart w:id="2521" w:name="_Toc184727452"/>
      <w:bookmarkStart w:id="2522" w:name="_Toc184728604"/>
      <w:bookmarkStart w:id="2523" w:name="_Toc184729050"/>
      <w:bookmarkStart w:id="2524" w:name="_Toc184729663"/>
      <w:bookmarkStart w:id="2525" w:name="_Toc184734680"/>
      <w:bookmarkStart w:id="2526" w:name="_Toc184735131"/>
      <w:bookmarkStart w:id="2527" w:name="_Toc184735582"/>
      <w:bookmarkStart w:id="2528" w:name="_Toc184736031"/>
      <w:bookmarkStart w:id="2529" w:name="_Toc184736473"/>
      <w:bookmarkStart w:id="2530" w:name="_Toc184741901"/>
      <w:bookmarkStart w:id="2531" w:name="_Toc184783455"/>
      <w:bookmarkStart w:id="2532" w:name="_Toc184783832"/>
      <w:bookmarkStart w:id="2533" w:name="_Toc184784209"/>
      <w:bookmarkStart w:id="2534" w:name="_Toc184805867"/>
      <w:bookmarkStart w:id="2535" w:name="_Toc184806252"/>
      <w:bookmarkStart w:id="2536" w:name="_Toc184806790"/>
      <w:bookmarkStart w:id="2537" w:name="_Toc182400576"/>
      <w:bookmarkStart w:id="2538" w:name="_Toc182401245"/>
      <w:bookmarkStart w:id="2539" w:name="_Toc184693682"/>
      <w:bookmarkStart w:id="2540" w:name="_Toc184694128"/>
      <w:bookmarkStart w:id="2541" w:name="_Toc184694574"/>
      <w:bookmarkStart w:id="2542" w:name="_Toc184727453"/>
      <w:bookmarkStart w:id="2543" w:name="_Toc184728605"/>
      <w:bookmarkStart w:id="2544" w:name="_Toc184729051"/>
      <w:bookmarkStart w:id="2545" w:name="_Toc184729664"/>
      <w:bookmarkStart w:id="2546" w:name="_Toc184734681"/>
      <w:bookmarkStart w:id="2547" w:name="_Toc184735132"/>
      <w:bookmarkStart w:id="2548" w:name="_Toc184735583"/>
      <w:bookmarkStart w:id="2549" w:name="_Toc184736032"/>
      <w:bookmarkStart w:id="2550" w:name="_Toc184736474"/>
      <w:bookmarkStart w:id="2551" w:name="_Toc184741902"/>
      <w:bookmarkStart w:id="2552" w:name="_Toc184783456"/>
      <w:bookmarkStart w:id="2553" w:name="_Toc184783833"/>
      <w:bookmarkStart w:id="2554" w:name="_Toc184784210"/>
      <w:bookmarkStart w:id="2555" w:name="_Toc184805868"/>
      <w:bookmarkStart w:id="2556" w:name="_Toc184806253"/>
      <w:bookmarkStart w:id="2557" w:name="_Toc184806791"/>
      <w:bookmarkStart w:id="2558" w:name="_Toc182400577"/>
      <w:bookmarkStart w:id="2559" w:name="_Toc182401246"/>
      <w:bookmarkStart w:id="2560" w:name="_Toc184693683"/>
      <w:bookmarkStart w:id="2561" w:name="_Toc184694129"/>
      <w:bookmarkStart w:id="2562" w:name="_Toc184694575"/>
      <w:bookmarkStart w:id="2563" w:name="_Toc184727454"/>
      <w:bookmarkStart w:id="2564" w:name="_Toc184728606"/>
      <w:bookmarkStart w:id="2565" w:name="_Toc184729052"/>
      <w:bookmarkStart w:id="2566" w:name="_Toc184729665"/>
      <w:bookmarkStart w:id="2567" w:name="_Toc184734682"/>
      <w:bookmarkStart w:id="2568" w:name="_Toc184735133"/>
      <w:bookmarkStart w:id="2569" w:name="_Toc184735584"/>
      <w:bookmarkStart w:id="2570" w:name="_Toc184736033"/>
      <w:bookmarkStart w:id="2571" w:name="_Toc184736475"/>
      <w:bookmarkStart w:id="2572" w:name="_Toc184741903"/>
      <w:bookmarkStart w:id="2573" w:name="_Toc184783457"/>
      <w:bookmarkStart w:id="2574" w:name="_Toc184783834"/>
      <w:bookmarkStart w:id="2575" w:name="_Toc184784211"/>
      <w:bookmarkStart w:id="2576" w:name="_Toc184805869"/>
      <w:bookmarkStart w:id="2577" w:name="_Toc184806254"/>
      <w:bookmarkStart w:id="2578" w:name="_Toc184806792"/>
      <w:bookmarkStart w:id="2579" w:name="_Toc182400578"/>
      <w:bookmarkStart w:id="2580" w:name="_Toc182401247"/>
      <w:bookmarkStart w:id="2581" w:name="_Toc184693684"/>
      <w:bookmarkStart w:id="2582" w:name="_Toc184694130"/>
      <w:bookmarkStart w:id="2583" w:name="_Toc184694576"/>
      <w:bookmarkStart w:id="2584" w:name="_Toc184727455"/>
      <w:bookmarkStart w:id="2585" w:name="_Toc184728607"/>
      <w:bookmarkStart w:id="2586" w:name="_Toc184729053"/>
      <w:bookmarkStart w:id="2587" w:name="_Toc184729666"/>
      <w:bookmarkStart w:id="2588" w:name="_Toc184734683"/>
      <w:bookmarkStart w:id="2589" w:name="_Toc184735134"/>
      <w:bookmarkStart w:id="2590" w:name="_Toc184735585"/>
      <w:bookmarkStart w:id="2591" w:name="_Toc184736034"/>
      <w:bookmarkStart w:id="2592" w:name="_Toc184736476"/>
      <w:bookmarkStart w:id="2593" w:name="_Toc184741904"/>
      <w:bookmarkStart w:id="2594" w:name="_Toc184783458"/>
      <w:bookmarkStart w:id="2595" w:name="_Toc184783835"/>
      <w:bookmarkStart w:id="2596" w:name="_Toc184784212"/>
      <w:bookmarkStart w:id="2597" w:name="_Toc184805870"/>
      <w:bookmarkStart w:id="2598" w:name="_Toc184806255"/>
      <w:bookmarkStart w:id="2599" w:name="_Toc184806793"/>
      <w:bookmarkStart w:id="2600" w:name="_Toc182400579"/>
      <w:bookmarkStart w:id="2601" w:name="_Toc182401248"/>
      <w:bookmarkStart w:id="2602" w:name="_Toc184693685"/>
      <w:bookmarkStart w:id="2603" w:name="_Toc184694131"/>
      <w:bookmarkStart w:id="2604" w:name="_Toc184694577"/>
      <w:bookmarkStart w:id="2605" w:name="_Toc184727456"/>
      <w:bookmarkStart w:id="2606" w:name="_Toc184728608"/>
      <w:bookmarkStart w:id="2607" w:name="_Toc184729054"/>
      <w:bookmarkStart w:id="2608" w:name="_Toc184729667"/>
      <w:bookmarkStart w:id="2609" w:name="_Toc184734684"/>
      <w:bookmarkStart w:id="2610" w:name="_Toc184735135"/>
      <w:bookmarkStart w:id="2611" w:name="_Toc184735586"/>
      <w:bookmarkStart w:id="2612" w:name="_Toc184736035"/>
      <w:bookmarkStart w:id="2613" w:name="_Toc184736477"/>
      <w:bookmarkStart w:id="2614" w:name="_Toc184741905"/>
      <w:bookmarkStart w:id="2615" w:name="_Toc184783459"/>
      <w:bookmarkStart w:id="2616" w:name="_Toc184783836"/>
      <w:bookmarkStart w:id="2617" w:name="_Toc184784213"/>
      <w:bookmarkStart w:id="2618" w:name="_Toc184805871"/>
      <w:bookmarkStart w:id="2619" w:name="_Toc184806256"/>
      <w:bookmarkStart w:id="2620" w:name="_Toc184806794"/>
      <w:bookmarkStart w:id="2621" w:name="_Toc182400580"/>
      <w:bookmarkStart w:id="2622" w:name="_Toc182401249"/>
      <w:bookmarkStart w:id="2623" w:name="_Toc184693686"/>
      <w:bookmarkStart w:id="2624" w:name="_Toc184694132"/>
      <w:bookmarkStart w:id="2625" w:name="_Toc184694578"/>
      <w:bookmarkStart w:id="2626" w:name="_Toc184727457"/>
      <w:bookmarkStart w:id="2627" w:name="_Toc184728609"/>
      <w:bookmarkStart w:id="2628" w:name="_Toc184729055"/>
      <w:bookmarkStart w:id="2629" w:name="_Toc184729668"/>
      <w:bookmarkStart w:id="2630" w:name="_Toc184734685"/>
      <w:bookmarkStart w:id="2631" w:name="_Toc184735136"/>
      <w:bookmarkStart w:id="2632" w:name="_Toc184735587"/>
      <w:bookmarkStart w:id="2633" w:name="_Toc184736036"/>
      <w:bookmarkStart w:id="2634" w:name="_Toc184736478"/>
      <w:bookmarkStart w:id="2635" w:name="_Toc184741906"/>
      <w:bookmarkStart w:id="2636" w:name="_Toc184783460"/>
      <w:bookmarkStart w:id="2637" w:name="_Toc184783837"/>
      <w:bookmarkStart w:id="2638" w:name="_Toc184784214"/>
      <w:bookmarkStart w:id="2639" w:name="_Toc184805872"/>
      <w:bookmarkStart w:id="2640" w:name="_Toc184806257"/>
      <w:bookmarkStart w:id="2641" w:name="_Toc184806795"/>
      <w:bookmarkStart w:id="2642" w:name="_Toc182400581"/>
      <w:bookmarkStart w:id="2643" w:name="_Toc182401250"/>
      <w:bookmarkStart w:id="2644" w:name="_Toc184693687"/>
      <w:bookmarkStart w:id="2645" w:name="_Toc184694133"/>
      <w:bookmarkStart w:id="2646" w:name="_Toc184694579"/>
      <w:bookmarkStart w:id="2647" w:name="_Toc184727458"/>
      <w:bookmarkStart w:id="2648" w:name="_Toc184728610"/>
      <w:bookmarkStart w:id="2649" w:name="_Toc184729056"/>
      <w:bookmarkStart w:id="2650" w:name="_Toc184729669"/>
      <w:bookmarkStart w:id="2651" w:name="_Toc184734686"/>
      <w:bookmarkStart w:id="2652" w:name="_Toc184735137"/>
      <w:bookmarkStart w:id="2653" w:name="_Toc184735588"/>
      <w:bookmarkStart w:id="2654" w:name="_Toc184736037"/>
      <w:bookmarkStart w:id="2655" w:name="_Toc184736479"/>
      <w:bookmarkStart w:id="2656" w:name="_Toc184741907"/>
      <w:bookmarkStart w:id="2657" w:name="_Toc184783461"/>
      <w:bookmarkStart w:id="2658" w:name="_Toc184783838"/>
      <w:bookmarkStart w:id="2659" w:name="_Toc184784215"/>
      <w:bookmarkStart w:id="2660" w:name="_Toc184805873"/>
      <w:bookmarkStart w:id="2661" w:name="_Toc184806258"/>
      <w:bookmarkStart w:id="2662" w:name="_Toc184806796"/>
      <w:bookmarkStart w:id="2663" w:name="_Toc182400582"/>
      <w:bookmarkStart w:id="2664" w:name="_Toc182401251"/>
      <w:bookmarkStart w:id="2665" w:name="_Toc184693688"/>
      <w:bookmarkStart w:id="2666" w:name="_Toc184694134"/>
      <w:bookmarkStart w:id="2667" w:name="_Toc184694580"/>
      <w:bookmarkStart w:id="2668" w:name="_Toc184727459"/>
      <w:bookmarkStart w:id="2669" w:name="_Toc184728611"/>
      <w:bookmarkStart w:id="2670" w:name="_Toc184729057"/>
      <w:bookmarkStart w:id="2671" w:name="_Toc184729670"/>
      <w:bookmarkStart w:id="2672" w:name="_Toc184734687"/>
      <w:bookmarkStart w:id="2673" w:name="_Toc184735138"/>
      <w:bookmarkStart w:id="2674" w:name="_Toc184735589"/>
      <w:bookmarkStart w:id="2675" w:name="_Toc184736038"/>
      <w:bookmarkStart w:id="2676" w:name="_Toc184736480"/>
      <w:bookmarkStart w:id="2677" w:name="_Toc184741908"/>
      <w:bookmarkStart w:id="2678" w:name="_Toc184783462"/>
      <w:bookmarkStart w:id="2679" w:name="_Toc184783839"/>
      <w:bookmarkStart w:id="2680" w:name="_Toc184784216"/>
      <w:bookmarkStart w:id="2681" w:name="_Toc184805874"/>
      <w:bookmarkStart w:id="2682" w:name="_Toc184806259"/>
      <w:bookmarkStart w:id="2683" w:name="_Toc184806797"/>
      <w:bookmarkStart w:id="2684" w:name="_Toc182400583"/>
      <w:bookmarkStart w:id="2685" w:name="_Toc182401252"/>
      <w:bookmarkStart w:id="2686" w:name="_Toc184693689"/>
      <w:bookmarkStart w:id="2687" w:name="_Toc184694135"/>
      <w:bookmarkStart w:id="2688" w:name="_Toc184694581"/>
      <w:bookmarkStart w:id="2689" w:name="_Toc184727460"/>
      <w:bookmarkStart w:id="2690" w:name="_Toc184728612"/>
      <w:bookmarkStart w:id="2691" w:name="_Toc184729058"/>
      <w:bookmarkStart w:id="2692" w:name="_Toc184729671"/>
      <w:bookmarkStart w:id="2693" w:name="_Toc184734688"/>
      <w:bookmarkStart w:id="2694" w:name="_Toc184735139"/>
      <w:bookmarkStart w:id="2695" w:name="_Toc184735590"/>
      <w:bookmarkStart w:id="2696" w:name="_Toc184736039"/>
      <w:bookmarkStart w:id="2697" w:name="_Toc184736481"/>
      <w:bookmarkStart w:id="2698" w:name="_Toc184741909"/>
      <w:bookmarkStart w:id="2699" w:name="_Toc184783463"/>
      <w:bookmarkStart w:id="2700" w:name="_Toc184783840"/>
      <w:bookmarkStart w:id="2701" w:name="_Toc184784217"/>
      <w:bookmarkStart w:id="2702" w:name="_Toc184805875"/>
      <w:bookmarkStart w:id="2703" w:name="_Toc184806260"/>
      <w:bookmarkStart w:id="2704" w:name="_Toc184806798"/>
      <w:bookmarkStart w:id="2705" w:name="_Toc182400584"/>
      <w:bookmarkStart w:id="2706" w:name="_Toc182401253"/>
      <w:bookmarkStart w:id="2707" w:name="_Toc184693690"/>
      <w:bookmarkStart w:id="2708" w:name="_Toc184694136"/>
      <w:bookmarkStart w:id="2709" w:name="_Toc184694582"/>
      <w:bookmarkStart w:id="2710" w:name="_Toc184727461"/>
      <w:bookmarkStart w:id="2711" w:name="_Toc184728613"/>
      <w:bookmarkStart w:id="2712" w:name="_Toc184729059"/>
      <w:bookmarkStart w:id="2713" w:name="_Toc184729672"/>
      <w:bookmarkStart w:id="2714" w:name="_Toc184734689"/>
      <w:bookmarkStart w:id="2715" w:name="_Toc184735140"/>
      <w:bookmarkStart w:id="2716" w:name="_Toc184735591"/>
      <w:bookmarkStart w:id="2717" w:name="_Toc184736040"/>
      <w:bookmarkStart w:id="2718" w:name="_Toc184736482"/>
      <w:bookmarkStart w:id="2719" w:name="_Toc184741910"/>
      <w:bookmarkStart w:id="2720" w:name="_Toc184783464"/>
      <w:bookmarkStart w:id="2721" w:name="_Toc184783841"/>
      <w:bookmarkStart w:id="2722" w:name="_Toc184784218"/>
      <w:bookmarkStart w:id="2723" w:name="_Toc184805876"/>
      <w:bookmarkStart w:id="2724" w:name="_Toc184806261"/>
      <w:bookmarkStart w:id="2725" w:name="_Toc184806799"/>
      <w:bookmarkStart w:id="2726" w:name="_Toc222754650"/>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commentRangeStart w:id="2727"/>
      <w:commentRangeStart w:id="2728"/>
      <w:r w:rsidRPr="00242A50">
        <w:t>Background and Reference Checks</w:t>
      </w:r>
      <w:bookmarkEnd w:id="2726"/>
      <w:r w:rsidRPr="00242A50">
        <w:t xml:space="preserve"> </w:t>
      </w:r>
    </w:p>
    <w:p w14:paraId="51261368" w14:textId="69986738" w:rsidR="00404646" w:rsidRDefault="00404646" w:rsidP="00527FAB">
      <w:pPr>
        <w:spacing w:after="120" w:line="360" w:lineRule="auto"/>
        <w:jc w:val="both"/>
        <w:rPr>
          <w:rFonts w:cs="Times New Roman"/>
        </w:rPr>
      </w:pPr>
      <w:r w:rsidRPr="00404646">
        <w:rPr>
          <w:rFonts w:cs="Times New Roman"/>
        </w:rPr>
        <w:t xml:space="preserve">To ensure that individuals who join Partners are well qualified and to ensure that Partners maintains a safe and productive work environment, it is our policy to conduct pre-employment background checks on all applicants who accept an offer of employment. </w:t>
      </w:r>
      <w:ins w:id="2729" w:author="Megan Ash" w:date="2026-02-23T09:30:00Z" w16du:dateUtc="2026-02-23T14:30:00Z">
        <w:r w:rsidR="00E24756">
          <w:rPr>
            <w:rFonts w:cs="Times New Roman"/>
          </w:rPr>
          <w:t>At minimum, this includes</w:t>
        </w:r>
      </w:ins>
      <w:ins w:id="2730" w:author="Megan Ash" w:date="2026-02-23T09:31:00Z" w16du:dateUtc="2026-02-23T14:31:00Z">
        <w:r w:rsidR="00E24756">
          <w:rPr>
            <w:rFonts w:cs="Times New Roman"/>
          </w:rPr>
          <w:t xml:space="preserve"> a Visual Compliance screening</w:t>
        </w:r>
        <w:r w:rsidR="00E25664">
          <w:rPr>
            <w:rFonts w:cs="Times New Roman"/>
          </w:rPr>
          <w:t xml:space="preserve"> and verification of at least three references. In some instances, </w:t>
        </w:r>
        <w:r w:rsidR="00BB1372">
          <w:rPr>
            <w:rFonts w:cs="Times New Roman"/>
          </w:rPr>
          <w:t xml:space="preserve">a formal background check may be conducted as a condition of employment (i.e. for </w:t>
        </w:r>
        <w:r w:rsidR="003E1901">
          <w:rPr>
            <w:rFonts w:cs="Times New Roman"/>
          </w:rPr>
          <w:t xml:space="preserve">driver positions). </w:t>
        </w:r>
      </w:ins>
      <w:del w:id="2731" w:author="Megan Ash" w:date="2026-02-23T09:32:00Z" w16du:dateUtc="2026-02-23T14:32:00Z">
        <w:r w:rsidRPr="00404646" w:rsidDel="003E1901">
          <w:rPr>
            <w:rFonts w:cs="Times New Roman"/>
          </w:rPr>
          <w:delText xml:space="preserve">Background checks may include verification of any information on the applicant’s resume, application, or references. </w:delText>
        </w:r>
      </w:del>
    </w:p>
    <w:p w14:paraId="77555931" w14:textId="4F4D398A" w:rsidR="00C922BA" w:rsidRDefault="00F262B4" w:rsidP="00527FAB">
      <w:pPr>
        <w:spacing w:after="120" w:line="360" w:lineRule="auto"/>
        <w:jc w:val="both"/>
        <w:rPr>
          <w:rFonts w:cs="Times New Roman"/>
        </w:rPr>
      </w:pPr>
      <w:ins w:id="2732" w:author="Megan Ash" w:date="2026-02-23T09:34:00Z">
        <w:r w:rsidRPr="00F262B4">
          <w:rPr>
            <w:rFonts w:cs="Times New Roman"/>
          </w:rPr>
          <w:t>All offers of employment are conditioned upon the successful completion of Partners’ pre-employment</w:t>
        </w:r>
      </w:ins>
      <w:ins w:id="2733" w:author="Megan Ash" w:date="2026-02-23T09:34:00Z" w16du:dateUtc="2026-02-23T14:34:00Z">
        <w:r>
          <w:rPr>
            <w:rFonts w:cs="Times New Roman"/>
          </w:rPr>
          <w:t xml:space="preserve"> process. </w:t>
        </w:r>
      </w:ins>
      <w:del w:id="2734" w:author="Megan Ash" w:date="2026-02-23T09:34:00Z" w16du:dateUtc="2026-02-23T14:34:00Z">
        <w:r w:rsidR="00404646" w:rsidRPr="00404646" w:rsidDel="00F262B4">
          <w:rPr>
            <w:rFonts w:cs="Times New Roman"/>
          </w:rPr>
          <w:delText xml:space="preserve">All offers of employment are conditioned on receipt of a background check report that is acceptable to Partners. </w:delText>
        </w:r>
      </w:del>
      <w:del w:id="2735" w:author="Megan Ash" w:date="2026-02-23T09:36:00Z" w16du:dateUtc="2026-02-23T14:36:00Z">
        <w:r w:rsidR="00404646" w:rsidRPr="00404646" w:rsidDel="002B1205">
          <w:rPr>
            <w:rFonts w:cs="Times New Roman"/>
          </w:rPr>
          <w:delText>All b</w:delText>
        </w:r>
      </w:del>
      <w:ins w:id="2736" w:author="Megan Ash" w:date="2026-02-23T09:36:00Z" w16du:dateUtc="2026-02-23T14:36:00Z">
        <w:r w:rsidR="002B1205">
          <w:rPr>
            <w:rFonts w:cs="Times New Roman"/>
          </w:rPr>
          <w:t>B</w:t>
        </w:r>
      </w:ins>
      <w:r w:rsidR="00404646" w:rsidRPr="00404646">
        <w:rPr>
          <w:rFonts w:cs="Times New Roman"/>
        </w:rPr>
        <w:t xml:space="preserve">ackground checks are conducted in conformity </w:t>
      </w:r>
      <w:r w:rsidR="00184C98">
        <w:rPr>
          <w:rFonts w:cs="Times New Roman"/>
        </w:rPr>
        <w:t xml:space="preserve">with </w:t>
      </w:r>
      <w:r w:rsidR="00404646" w:rsidRPr="00404646">
        <w:rPr>
          <w:rFonts w:cs="Times New Roman"/>
        </w:rPr>
        <w:t xml:space="preserve">antidiscrimination </w:t>
      </w:r>
      <w:r w:rsidR="00C87F49">
        <w:rPr>
          <w:rFonts w:cs="Times New Roman"/>
        </w:rPr>
        <w:t>local</w:t>
      </w:r>
      <w:r w:rsidR="00C87F49" w:rsidRPr="00404646">
        <w:rPr>
          <w:rFonts w:cs="Times New Roman"/>
        </w:rPr>
        <w:t xml:space="preserve"> </w:t>
      </w:r>
      <w:r w:rsidR="00404646" w:rsidRPr="00404646">
        <w:rPr>
          <w:rFonts w:cs="Times New Roman"/>
        </w:rPr>
        <w:t>laws. Reports</w:t>
      </w:r>
      <w:ins w:id="2737" w:author="Megan Ash" w:date="2026-02-23T09:34:00Z" w16du:dateUtc="2026-02-23T14:34:00Z">
        <w:r w:rsidR="00C64708">
          <w:rPr>
            <w:rFonts w:cs="Times New Roman"/>
          </w:rPr>
          <w:t xml:space="preserve"> and/or screening documents</w:t>
        </w:r>
      </w:ins>
      <w:r w:rsidR="00404646" w:rsidRPr="00404646">
        <w:rPr>
          <w:rFonts w:cs="Times New Roman"/>
        </w:rPr>
        <w:t xml:space="preserve"> are kept confidential and are only viewed by individuals involved in the hiring process. If information obtained in a background check would lead Partners to deny employment, a copy of the report will be provided to the applicant, and the applicant will have the opportunity to dispute the report’s accuracy. Background checks may include a criminal record check, although a criminal conviction does not automatically bar an applicant from employment.</w:t>
      </w:r>
      <w:commentRangeEnd w:id="2727"/>
      <w:r w:rsidR="00DD6514">
        <w:rPr>
          <w:rStyle w:val="CommentReference"/>
          <w:rFonts w:cs="Times New Roman"/>
          <w:sz w:val="24"/>
          <w:szCs w:val="24"/>
        </w:rPr>
        <w:commentReference w:id="2727"/>
      </w:r>
      <w:commentRangeEnd w:id="2728"/>
      <w:r>
        <w:rPr>
          <w:rStyle w:val="CommentReference"/>
          <w:rFonts w:cs="Times New Roman"/>
          <w:sz w:val="24"/>
          <w:szCs w:val="24"/>
        </w:rPr>
        <w:commentReference w:id="2728"/>
      </w:r>
    </w:p>
    <w:p w14:paraId="310DDD81" w14:textId="6255B217" w:rsidR="002E64DB" w:rsidRPr="002E64DB" w:rsidRDefault="002E64DB" w:rsidP="005C411A">
      <w:pPr>
        <w:pStyle w:val="Heading2"/>
        <w:numPr>
          <w:ilvl w:val="1"/>
          <w:numId w:val="265"/>
        </w:numPr>
        <w:rPr>
          <w:b w:val="0"/>
          <w:bCs w:val="0"/>
        </w:rPr>
      </w:pPr>
      <w:bookmarkStart w:id="2738" w:name="_Toc222754651"/>
      <w:r w:rsidRPr="002E64DB">
        <w:t>Clearing Potential New Hires with Prior USG Employment</w:t>
      </w:r>
      <w:bookmarkEnd w:id="2738"/>
    </w:p>
    <w:p w14:paraId="4955C079" w14:textId="1DA269DC" w:rsidR="00F57225" w:rsidRDefault="00812753" w:rsidP="00F57225">
      <w:pPr>
        <w:spacing w:after="120" w:line="360" w:lineRule="auto"/>
        <w:jc w:val="both"/>
        <w:rPr>
          <w:rFonts w:cs="Times New Roman"/>
        </w:rPr>
      </w:pPr>
      <w:r w:rsidRPr="00812753">
        <w:rPr>
          <w:rFonts w:cs="Times New Roman"/>
        </w:rPr>
        <w:t>Partners will ensure that potential new hires with prior United States Government (USG) employment are thoroughly evaluated and cleared of any conflicts that could prevent them from effectively performing their hired-for positions within Partners</w:t>
      </w:r>
      <w:r>
        <w:rPr>
          <w:rFonts w:cs="Times New Roman"/>
        </w:rPr>
        <w:t>.</w:t>
      </w:r>
    </w:p>
    <w:p w14:paraId="4CAB2850" w14:textId="5AE30E8C" w:rsidR="00661711" w:rsidRDefault="00661711" w:rsidP="00661711">
      <w:pPr>
        <w:pStyle w:val="Heading3"/>
      </w:pPr>
      <w:bookmarkStart w:id="2739" w:name="_Toc222754652"/>
      <w:commentRangeStart w:id="2740"/>
      <w:r>
        <w:t>8.</w:t>
      </w:r>
      <w:r w:rsidR="00144020">
        <w:t>5</w:t>
      </w:r>
      <w:r>
        <w:t xml:space="preserve">.1 </w:t>
      </w:r>
      <w:r w:rsidR="00144020">
        <w:t>Conflict of Interest Clearance</w:t>
      </w:r>
      <w:bookmarkEnd w:id="2739"/>
    </w:p>
    <w:p w14:paraId="538955ED" w14:textId="2ACBFE1A" w:rsidR="00144020" w:rsidRPr="00144020" w:rsidRDefault="00144020" w:rsidP="00144020">
      <w:pPr>
        <w:spacing w:after="120" w:line="360" w:lineRule="auto"/>
        <w:jc w:val="both"/>
        <w:rPr>
          <w:rFonts w:cs="Times New Roman"/>
        </w:rPr>
      </w:pPr>
      <w:r w:rsidRPr="00144020">
        <w:rPr>
          <w:rFonts w:cs="Times New Roman"/>
        </w:rPr>
        <w:t>Prior to finalizing the hiring decision, all potential new hires with prior USG employment will undergo a thorough clearance process to assess any conflicts of interest, including potential restrictions or obligations that could impact the candidate's ability to fulfill their duties. The assessment will consider factors such as the candidate's prior role, responsibilities, access to sensitive information, and any applicable post-employment restrictions imposed by the USG.</w:t>
      </w:r>
    </w:p>
    <w:p w14:paraId="6F1EECE1" w14:textId="23CD9A69" w:rsidR="00661711" w:rsidRDefault="00144020" w:rsidP="00144020">
      <w:pPr>
        <w:spacing w:after="120" w:line="360" w:lineRule="auto"/>
        <w:jc w:val="both"/>
        <w:rPr>
          <w:rFonts w:cs="Times New Roman"/>
        </w:rPr>
      </w:pPr>
      <w:r w:rsidRPr="00144020">
        <w:rPr>
          <w:rFonts w:cs="Times New Roman"/>
        </w:rPr>
        <w:t>The potential new hire will be required to disclose their prior USG employment and provide relevant details about their roles, responsibilities, and any post-employment restrictions they are aware of. HR will collaborate with the Compliance Team, and if necessary, legal counsel, to review the potential conflicts of interest. In cases where potential conflicts are identified, the candidate will be informed and additional steps may be taken to mitigate or address these conflicts</w:t>
      </w:r>
      <w:r>
        <w:rPr>
          <w:rFonts w:cs="Times New Roman"/>
        </w:rPr>
        <w:t>.</w:t>
      </w:r>
    </w:p>
    <w:p w14:paraId="4C317475" w14:textId="4355844B" w:rsidR="00941D9F" w:rsidRDefault="00941D9F" w:rsidP="00941D9F">
      <w:pPr>
        <w:pStyle w:val="Heading3"/>
      </w:pPr>
      <w:bookmarkStart w:id="2741" w:name="_Toc222754653"/>
      <w:r>
        <w:t>8.5.2 Mitigation and Resolution</w:t>
      </w:r>
      <w:bookmarkEnd w:id="2741"/>
    </w:p>
    <w:p w14:paraId="29A82903" w14:textId="2D074547" w:rsidR="00334EB5" w:rsidRPr="00334EB5" w:rsidRDefault="00334EB5" w:rsidP="00334EB5">
      <w:pPr>
        <w:spacing w:after="120" w:line="360" w:lineRule="auto"/>
        <w:jc w:val="both"/>
        <w:rPr>
          <w:rFonts w:cs="Times New Roman"/>
        </w:rPr>
      </w:pPr>
      <w:r w:rsidRPr="00334EB5">
        <w:rPr>
          <w:rFonts w:cs="Times New Roman"/>
        </w:rPr>
        <w:t>If conflicts of interest are identified, Partners will work with the candidate to develop appropriate mitigation measures or seek necessary waivers. Mitigation measures could include modifications to job responsibilities, recusals from certain activities, or other actions to prevent conflicts from arising.</w:t>
      </w:r>
    </w:p>
    <w:p w14:paraId="4E30DEC8" w14:textId="42F621FE" w:rsidR="00941D9F" w:rsidRDefault="00334EB5" w:rsidP="00334EB5">
      <w:pPr>
        <w:spacing w:after="120" w:line="360" w:lineRule="auto"/>
        <w:jc w:val="both"/>
        <w:rPr>
          <w:rFonts w:cs="Times New Roman"/>
        </w:rPr>
      </w:pPr>
      <w:r w:rsidRPr="00334EB5">
        <w:rPr>
          <w:rFonts w:cs="Times New Roman"/>
        </w:rPr>
        <w:t>The conflict of interest clearance process and its outcomes will be documented for each potential new hire with prior USG employment. Transparency and open communication will be maintained throughout the process to ensure that candidates are aware of the assessment and any actions taken</w:t>
      </w:r>
      <w:r>
        <w:rPr>
          <w:rFonts w:cs="Times New Roman"/>
        </w:rPr>
        <w:t>.</w:t>
      </w:r>
      <w:commentRangeEnd w:id="2740"/>
      <w:r w:rsidR="008A015E">
        <w:rPr>
          <w:rStyle w:val="CommentReference"/>
          <w:rFonts w:cs="Times New Roman"/>
          <w:sz w:val="24"/>
          <w:szCs w:val="24"/>
        </w:rPr>
        <w:commentReference w:id="2740"/>
      </w:r>
    </w:p>
    <w:p w14:paraId="7CB5BD30" w14:textId="47048573" w:rsidR="005C31CD" w:rsidRDefault="005C31CD" w:rsidP="005C411A">
      <w:pPr>
        <w:pStyle w:val="Heading2"/>
        <w:numPr>
          <w:ilvl w:val="1"/>
          <w:numId w:val="265"/>
        </w:numPr>
      </w:pPr>
      <w:bookmarkStart w:id="2742" w:name="_Toc222754654"/>
      <w:r w:rsidRPr="005C31CD">
        <w:t>Personnel Records and Privacy</w:t>
      </w:r>
      <w:bookmarkEnd w:id="2742"/>
      <w:r w:rsidRPr="005C31CD">
        <w:t xml:space="preserve"> </w:t>
      </w:r>
    </w:p>
    <w:p w14:paraId="0249F213" w14:textId="77777777" w:rsidR="004F4C95" w:rsidRDefault="005C31CD" w:rsidP="00527FAB">
      <w:pPr>
        <w:spacing w:after="120" w:line="360" w:lineRule="auto"/>
        <w:jc w:val="both"/>
        <w:rPr>
          <w:rFonts w:cs="Times New Roman"/>
        </w:rPr>
      </w:pPr>
      <w:r w:rsidRPr="005C31CD">
        <w:rPr>
          <w:rFonts w:cs="Times New Roman"/>
        </w:rPr>
        <w:t xml:space="preserve">Personnel files will be kept for each employee of Partners and will be maintained in a confidential and secure manner under the custodianship of HR. </w:t>
      </w:r>
      <w:commentRangeStart w:id="2743"/>
      <w:r w:rsidRPr="005C31CD">
        <w:rPr>
          <w:rFonts w:cs="Times New Roman"/>
        </w:rPr>
        <w:t xml:space="preserve">As required by law, some records relating to medical issues and internal investigations are maintained in separate files. </w:t>
      </w:r>
      <w:commentRangeEnd w:id="2743"/>
      <w:r w:rsidR="004F4C95" w:rsidRPr="005C31CD">
        <w:rPr>
          <w:rStyle w:val="CommentReference"/>
          <w:rFonts w:cs="Times New Roman"/>
          <w:sz w:val="24"/>
          <w:szCs w:val="24"/>
        </w:rPr>
        <w:commentReference w:id="2743"/>
      </w:r>
      <w:commentRangeStart w:id="2744"/>
      <w:r w:rsidRPr="005C31CD">
        <w:rPr>
          <w:rFonts w:cs="Times New Roman"/>
        </w:rPr>
        <w:t>A</w:t>
      </w:r>
      <w:commentRangeEnd w:id="2744"/>
      <w:r w:rsidR="004E64E1" w:rsidRPr="005C31CD">
        <w:rPr>
          <w:rStyle w:val="CommentReference"/>
          <w:rFonts w:cs="Times New Roman"/>
          <w:sz w:val="24"/>
          <w:szCs w:val="24"/>
        </w:rPr>
        <w:commentReference w:id="2744"/>
      </w:r>
      <w:r w:rsidRPr="005C31CD">
        <w:rPr>
          <w:rFonts w:cs="Times New Roman"/>
        </w:rPr>
        <w:t xml:space="preserve"> personnel file includes records related to performance and training as well as other records used for hiring, promotion, and disciplinary decisions. </w:t>
      </w:r>
    </w:p>
    <w:p w14:paraId="6AC4D259" w14:textId="77777777" w:rsidR="004F4C95" w:rsidRDefault="005C31CD" w:rsidP="00527FAB">
      <w:pPr>
        <w:spacing w:after="120" w:line="360" w:lineRule="auto"/>
        <w:jc w:val="both"/>
        <w:rPr>
          <w:rFonts w:cs="Times New Roman"/>
        </w:rPr>
      </w:pPr>
      <w:r w:rsidRPr="005C31CD">
        <w:rPr>
          <w:rFonts w:cs="Times New Roman"/>
        </w:rPr>
        <w:t xml:space="preserve">Employees, or their representative, may request access to their personnel file by submitting a request to HR in writing. Personnel file access by current and former employees will generally be permitted upon reasonable request within 3 business days of the request. </w:t>
      </w:r>
    </w:p>
    <w:p w14:paraId="334AB8CB" w14:textId="77777777" w:rsidR="00D85CC4" w:rsidRDefault="005C31CD" w:rsidP="00527FAB">
      <w:pPr>
        <w:spacing w:after="120" w:line="360" w:lineRule="auto"/>
        <w:jc w:val="both"/>
        <w:rPr>
          <w:rFonts w:cs="Times New Roman"/>
        </w:rPr>
      </w:pPr>
      <w:r w:rsidRPr="005C31CD">
        <w:rPr>
          <w:rFonts w:cs="Times New Roman"/>
        </w:rPr>
        <w:t xml:space="preserve">Access may be granted during regular working hours and with HR present. Partners may provide copies of employee signed documents, if requested; copies are not permitted on any other documents. Employees are not permitted to remove any documents from the personnel file but may provide a written response to any document in the personnel file. Written responses will be attached to the original document in the personnel file. </w:t>
      </w:r>
    </w:p>
    <w:p w14:paraId="09D2B428" w14:textId="6A830FF2" w:rsidR="00BA4C43" w:rsidRDefault="005C31CD" w:rsidP="00527FAB">
      <w:pPr>
        <w:spacing w:after="120" w:line="360" w:lineRule="auto"/>
        <w:jc w:val="both"/>
        <w:rPr>
          <w:rFonts w:cs="Times New Roman"/>
        </w:rPr>
      </w:pPr>
      <w:r w:rsidRPr="005C31CD">
        <w:rPr>
          <w:rFonts w:cs="Times New Roman"/>
        </w:rPr>
        <w:t xml:space="preserve">Managers and supervisors, other than the </w:t>
      </w:r>
      <w:ins w:id="2745" w:author="Megan Ash" w:date="2026-02-23T09:51:00Z" w16du:dateUtc="2026-02-23T14:51:00Z">
        <w:r w:rsidR="00B72C91">
          <w:rPr>
            <w:rFonts w:cs="Times New Roman"/>
          </w:rPr>
          <w:t>FO Director</w:t>
        </w:r>
      </w:ins>
      <w:ins w:id="2746" w:author="Megan Ash" w:date="2026-02-23T09:52:00Z" w16du:dateUtc="2026-02-23T14:52:00Z">
        <w:r w:rsidR="00B72C91">
          <w:rPr>
            <w:rFonts w:cs="Times New Roman"/>
          </w:rPr>
          <w:t xml:space="preserve">, </w:t>
        </w:r>
        <w:r w:rsidR="00B72C91" w:rsidRPr="00C17238">
          <w:rPr>
            <w:rFonts w:cs="Times New Roman"/>
          </w:rPr>
          <w:t>FO Finance Manager</w:t>
        </w:r>
        <w:r w:rsidR="00B72C91">
          <w:rPr>
            <w:rFonts w:cs="Times New Roman"/>
          </w:rPr>
          <w:t>,</w:t>
        </w:r>
      </w:ins>
      <w:ins w:id="2747" w:author="Megan Ash" w:date="2026-02-23T09:51:00Z" w16du:dateUtc="2026-02-23T14:51:00Z">
        <w:r w:rsidR="00B72C91">
          <w:rPr>
            <w:rFonts w:cs="Times New Roman"/>
          </w:rPr>
          <w:t xml:space="preserve"> and </w:t>
        </w:r>
      </w:ins>
      <w:r w:rsidRPr="005C31CD">
        <w:rPr>
          <w:rFonts w:cs="Times New Roman"/>
        </w:rPr>
        <w:t xml:space="preserve">HR </w:t>
      </w:r>
      <w:r w:rsidR="00D85CC4">
        <w:rPr>
          <w:rFonts w:cs="Times New Roman"/>
        </w:rPr>
        <w:t>Office</w:t>
      </w:r>
      <w:ins w:id="2748" w:author="Megan Ash" w:date="2026-02-23T09:51:00Z" w16du:dateUtc="2026-02-23T14:51:00Z">
        <w:r w:rsidR="00B72C91">
          <w:rPr>
            <w:rFonts w:cs="Times New Roman"/>
          </w:rPr>
          <w:t>/</w:t>
        </w:r>
      </w:ins>
      <w:del w:id="2749" w:author="Megan Ash" w:date="2026-02-23T09:51:00Z" w16du:dateUtc="2026-02-23T14:51:00Z">
        <w:r w:rsidRPr="005C31CD" w:rsidDel="00B72C91">
          <w:rPr>
            <w:rFonts w:cs="Times New Roman"/>
          </w:rPr>
          <w:delText xml:space="preserve"> and </w:delText>
        </w:r>
      </w:del>
      <w:r w:rsidRPr="005C31CD">
        <w:rPr>
          <w:rFonts w:cs="Times New Roman"/>
        </w:rPr>
        <w:t xml:space="preserve">his or her subordinates, may only have access to personnel file information on a need-to-know basis. A manager or supervisor considering the hire of a former employee or the transfer of a current employee may be granted access to the file, or limited parts of it, in accordance with anti-discrimination laws. </w:t>
      </w:r>
    </w:p>
    <w:p w14:paraId="78885F55" w14:textId="77777777" w:rsidR="00BA4C43" w:rsidRDefault="005C31CD" w:rsidP="00527FAB">
      <w:pPr>
        <w:spacing w:after="120" w:line="360" w:lineRule="auto"/>
        <w:jc w:val="both"/>
        <w:rPr>
          <w:rFonts w:cs="Times New Roman"/>
        </w:rPr>
      </w:pPr>
      <w:r w:rsidRPr="005C31CD">
        <w:rPr>
          <w:rFonts w:cs="Times New Roman"/>
        </w:rPr>
        <w:t>Personnel files may not be taken outside of the HR department. Representatives of government or law enforcement agencies, in the course of their duties, may be allowed access to file information.</w:t>
      </w:r>
    </w:p>
    <w:p w14:paraId="05D8E574" w14:textId="0DB04D65" w:rsidR="005C31CD" w:rsidRPr="00C17238" w:rsidRDefault="005C31CD" w:rsidP="00527FAB">
      <w:pPr>
        <w:spacing w:after="120" w:line="360" w:lineRule="auto"/>
        <w:jc w:val="both"/>
        <w:rPr>
          <w:rFonts w:cs="Times New Roman"/>
        </w:rPr>
      </w:pPr>
      <w:r w:rsidRPr="005C31CD">
        <w:rPr>
          <w:rFonts w:cs="Times New Roman"/>
        </w:rPr>
        <w:t xml:space="preserve">HR records must be retained and filed in accordance with Partners’ </w:t>
      </w:r>
      <w:hyperlink r:id="rId86" w:history="1">
        <w:r w:rsidRPr="00BA4C43">
          <w:rPr>
            <w:rStyle w:val="Hyperlink"/>
            <w:rFonts w:cs="Times New Roman"/>
          </w:rPr>
          <w:t>Record Retention Policy</w:t>
        </w:r>
      </w:hyperlink>
      <w:r w:rsidRPr="005C31CD">
        <w:rPr>
          <w:rFonts w:cs="Times New Roman"/>
        </w:rPr>
        <w:t xml:space="preserve"> and </w:t>
      </w:r>
      <w:hyperlink r:id="rId87" w:history="1">
        <w:r w:rsidRPr="00E029AA">
          <w:rPr>
            <w:rStyle w:val="Hyperlink"/>
            <w:rFonts w:cs="Times New Roman"/>
          </w:rPr>
          <w:t>File Structure Policy</w:t>
        </w:r>
      </w:hyperlink>
      <w:r w:rsidRPr="005C31CD">
        <w:rPr>
          <w:rFonts w:cs="Times New Roman"/>
        </w:rPr>
        <w:t>.</w:t>
      </w:r>
    </w:p>
    <w:p w14:paraId="35B77578" w14:textId="1B9FD8A2" w:rsidR="001F60AA" w:rsidRDefault="001F60AA" w:rsidP="005C411A">
      <w:pPr>
        <w:pStyle w:val="Heading2"/>
        <w:numPr>
          <w:ilvl w:val="1"/>
          <w:numId w:val="265"/>
        </w:numPr>
      </w:pPr>
      <w:bookmarkStart w:id="2750" w:name="_Toc182400589"/>
      <w:bookmarkStart w:id="2751" w:name="_Toc182401258"/>
      <w:bookmarkStart w:id="2752" w:name="_Toc184693695"/>
      <w:bookmarkStart w:id="2753" w:name="_Toc184694141"/>
      <w:bookmarkStart w:id="2754" w:name="_Toc184694587"/>
      <w:bookmarkStart w:id="2755" w:name="_Toc184727467"/>
      <w:bookmarkStart w:id="2756" w:name="_Toc184728619"/>
      <w:bookmarkStart w:id="2757" w:name="_Toc184729065"/>
      <w:bookmarkStart w:id="2758" w:name="_Toc184729678"/>
      <w:bookmarkStart w:id="2759" w:name="_Toc184734695"/>
      <w:bookmarkStart w:id="2760" w:name="_Toc184735146"/>
      <w:bookmarkStart w:id="2761" w:name="_Toc184735597"/>
      <w:bookmarkStart w:id="2762" w:name="_Toc184736046"/>
      <w:bookmarkStart w:id="2763" w:name="_Toc184736488"/>
      <w:bookmarkStart w:id="2764" w:name="_Toc184741916"/>
      <w:bookmarkStart w:id="2765" w:name="_Toc184783470"/>
      <w:bookmarkStart w:id="2766" w:name="_Toc184783847"/>
      <w:bookmarkStart w:id="2767" w:name="_Toc184784224"/>
      <w:bookmarkStart w:id="2768" w:name="_Toc184805882"/>
      <w:bookmarkStart w:id="2769" w:name="_Toc184806267"/>
      <w:bookmarkStart w:id="2770" w:name="_Toc184806805"/>
      <w:bookmarkStart w:id="2771" w:name="_Toc182400590"/>
      <w:bookmarkStart w:id="2772" w:name="_Toc182401259"/>
      <w:bookmarkStart w:id="2773" w:name="_Toc184693696"/>
      <w:bookmarkStart w:id="2774" w:name="_Toc184694142"/>
      <w:bookmarkStart w:id="2775" w:name="_Toc184694588"/>
      <w:bookmarkStart w:id="2776" w:name="_Toc184727468"/>
      <w:bookmarkStart w:id="2777" w:name="_Toc184728620"/>
      <w:bookmarkStart w:id="2778" w:name="_Toc184729066"/>
      <w:bookmarkStart w:id="2779" w:name="_Toc184729679"/>
      <w:bookmarkStart w:id="2780" w:name="_Toc184734696"/>
      <w:bookmarkStart w:id="2781" w:name="_Toc184735147"/>
      <w:bookmarkStart w:id="2782" w:name="_Toc184735598"/>
      <w:bookmarkStart w:id="2783" w:name="_Toc184736047"/>
      <w:bookmarkStart w:id="2784" w:name="_Toc184736489"/>
      <w:bookmarkStart w:id="2785" w:name="_Toc184741917"/>
      <w:bookmarkStart w:id="2786" w:name="_Toc184783471"/>
      <w:bookmarkStart w:id="2787" w:name="_Toc184783848"/>
      <w:bookmarkStart w:id="2788" w:name="_Toc184784225"/>
      <w:bookmarkStart w:id="2789" w:name="_Toc184805883"/>
      <w:bookmarkStart w:id="2790" w:name="_Toc184806268"/>
      <w:bookmarkStart w:id="2791" w:name="_Toc184806806"/>
      <w:bookmarkStart w:id="2792" w:name="_Toc222754655"/>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r>
        <w:t>Independent Contractor (Consultant)</w:t>
      </w:r>
      <w:r w:rsidR="00C9173D">
        <w:t xml:space="preserve"> Definition</w:t>
      </w:r>
      <w:bookmarkEnd w:id="2792"/>
      <w:r w:rsidR="00C9173D">
        <w:t xml:space="preserve"> </w:t>
      </w:r>
    </w:p>
    <w:p w14:paraId="75A9A57C" w14:textId="21F37A29" w:rsidR="00527FAB" w:rsidRPr="00C17238" w:rsidRDefault="00527FAB" w:rsidP="00527FAB">
      <w:pPr>
        <w:spacing w:after="120" w:line="360" w:lineRule="auto"/>
        <w:jc w:val="both"/>
        <w:rPr>
          <w:rFonts w:cs="Times New Roman"/>
        </w:rPr>
      </w:pPr>
      <w:r w:rsidRPr="00C17238">
        <w:rPr>
          <w:rFonts w:cs="Times New Roman"/>
        </w:rPr>
        <w:t>An independent contractor does not provide services under the direction and dependence of another and is not subject to specific working hours.</w:t>
      </w:r>
      <w:r w:rsidR="00C9536B" w:rsidRPr="00C17238">
        <w:rPr>
          <w:rFonts w:cs="Times New Roman"/>
        </w:rPr>
        <w:t xml:space="preserve"> </w:t>
      </w:r>
      <w:r w:rsidR="00ED602B" w:rsidRPr="00ED602B">
        <w:rPr>
          <w:rFonts w:cs="Times New Roman"/>
        </w:rPr>
        <w:t xml:space="preserve">Independent </w:t>
      </w:r>
      <w:r w:rsidR="00ED602B">
        <w:rPr>
          <w:rFonts w:cs="Times New Roman"/>
        </w:rPr>
        <w:t>c</w:t>
      </w:r>
      <w:r w:rsidR="00ED602B" w:rsidRPr="00ED602B">
        <w:rPr>
          <w:rFonts w:cs="Times New Roman"/>
        </w:rPr>
        <w:t xml:space="preserve">ontractors (which includes all compensated consultants) are those who undertake a specific task or project on behalf of Partners on a non-employee, contractual basis. Independent </w:t>
      </w:r>
      <w:r w:rsidR="00ED602B">
        <w:rPr>
          <w:rFonts w:cs="Times New Roman"/>
        </w:rPr>
        <w:t>c</w:t>
      </w:r>
      <w:r w:rsidR="00ED602B" w:rsidRPr="00ED602B">
        <w:rPr>
          <w:rFonts w:cs="Times New Roman"/>
        </w:rPr>
        <w:t>ontractors are not employees of Partners and thus are ineligible for the benefits of employment described in this manual. They are required to carry their own liability and health insurance.</w:t>
      </w:r>
      <w:r w:rsidR="001D067C">
        <w:rPr>
          <w:rFonts w:cs="Times New Roman"/>
        </w:rPr>
        <w:t xml:space="preserve"> </w:t>
      </w:r>
      <w:r w:rsidR="00D3767A" w:rsidRPr="00D3767A">
        <w:rPr>
          <w:rFonts w:cs="Times New Roman"/>
        </w:rPr>
        <w:t xml:space="preserve">When determining a consultancy or employee status, the </w:t>
      </w:r>
      <w:hyperlink r:id="rId88" w:history="1">
        <w:r w:rsidR="00D3767A" w:rsidRPr="00F63D39">
          <w:rPr>
            <w:rStyle w:val="Hyperlink"/>
            <w:rFonts w:cs="Times New Roman"/>
          </w:rPr>
          <w:t>U.S. Department of Labor Independent Contractor Rule</w:t>
        </w:r>
      </w:hyperlink>
      <w:r w:rsidR="00D3767A" w:rsidRPr="00D3767A">
        <w:rPr>
          <w:rFonts w:cs="Times New Roman"/>
        </w:rPr>
        <w:t xml:space="preserve"> must be followed. </w:t>
      </w:r>
    </w:p>
    <w:p w14:paraId="1A566395" w14:textId="2BCEC06E" w:rsidR="000D20F4" w:rsidRPr="000D20F4" w:rsidRDefault="000D20F4" w:rsidP="000D20F4">
      <w:pPr>
        <w:spacing w:after="120" w:line="360" w:lineRule="auto"/>
        <w:jc w:val="both"/>
        <w:rPr>
          <w:rFonts w:cs="Times New Roman"/>
        </w:rPr>
      </w:pPr>
      <w:r w:rsidRPr="000D20F4">
        <w:rPr>
          <w:rFonts w:cs="Times New Roman"/>
        </w:rPr>
        <w:t xml:space="preserve">The rule includes six (6) factors (with equal weight) when determining the worker relationship: </w:t>
      </w:r>
    </w:p>
    <w:p w14:paraId="026B49FB" w14:textId="77777777" w:rsidR="000D20F4" w:rsidRPr="000A6F7D" w:rsidRDefault="000D20F4" w:rsidP="005F75F3">
      <w:pPr>
        <w:pStyle w:val="ListParagraph"/>
        <w:numPr>
          <w:ilvl w:val="0"/>
          <w:numId w:val="181"/>
        </w:numPr>
        <w:spacing w:after="120" w:line="360" w:lineRule="auto"/>
        <w:jc w:val="both"/>
        <w:rPr>
          <w:rFonts w:cs="Times New Roman"/>
        </w:rPr>
      </w:pPr>
      <w:r w:rsidRPr="000A6F7D">
        <w:rPr>
          <w:rFonts w:cs="Times New Roman"/>
        </w:rPr>
        <w:t xml:space="preserve">Whether the work is an integral part of the employer’s business (e.g., this factor weighs in favor of the worker being an employee if the work is critical, necessary, or central to the employer’s principal business); </w:t>
      </w:r>
    </w:p>
    <w:p w14:paraId="54D02CF7" w14:textId="77777777" w:rsidR="000D20F4" w:rsidRPr="000A6F7D" w:rsidRDefault="000D20F4" w:rsidP="005F75F3">
      <w:pPr>
        <w:pStyle w:val="ListParagraph"/>
        <w:numPr>
          <w:ilvl w:val="0"/>
          <w:numId w:val="181"/>
        </w:numPr>
        <w:spacing w:after="120" w:line="360" w:lineRule="auto"/>
        <w:jc w:val="both"/>
        <w:rPr>
          <w:rFonts w:cs="Times New Roman"/>
        </w:rPr>
      </w:pPr>
      <w:r w:rsidRPr="000A6F7D">
        <w:rPr>
          <w:rFonts w:cs="Times New Roman"/>
        </w:rPr>
        <w:t xml:space="preserve">The worker’s opportunity for profit or loss depending on managerial skill (e.g., whether the worker engages in marketing or other efforts to expand the business, makes decisions to hire others, purchases materials and equipment. If a worker has no opportunity for a profit or loss, then this factor suggests that the worker is an employee); </w:t>
      </w:r>
    </w:p>
    <w:p w14:paraId="6901DA74" w14:textId="77777777" w:rsidR="000D20F4" w:rsidRPr="000A6F7D" w:rsidRDefault="000D20F4" w:rsidP="005F75F3">
      <w:pPr>
        <w:pStyle w:val="ListParagraph"/>
        <w:numPr>
          <w:ilvl w:val="0"/>
          <w:numId w:val="181"/>
        </w:numPr>
        <w:spacing w:after="120" w:line="360" w:lineRule="auto"/>
        <w:jc w:val="both"/>
        <w:rPr>
          <w:rFonts w:cs="Times New Roman"/>
        </w:rPr>
      </w:pPr>
      <w:r w:rsidRPr="000A6F7D">
        <w:rPr>
          <w:rFonts w:cs="Times New Roman"/>
        </w:rPr>
        <w:t xml:space="preserve">The extent of the relative investments of the worker and the employer (e.g., is the worker making similar types of investments as the employer (even if on a smaller scale) which would suggest that the worker is operating independently and would indicate independent contractor status); </w:t>
      </w:r>
    </w:p>
    <w:p w14:paraId="260EFF8B" w14:textId="2C8A165A" w:rsidR="000D20F4" w:rsidRPr="000A6F7D" w:rsidRDefault="000D20F4" w:rsidP="005F75F3">
      <w:pPr>
        <w:pStyle w:val="ListParagraph"/>
        <w:numPr>
          <w:ilvl w:val="0"/>
          <w:numId w:val="181"/>
        </w:numPr>
        <w:spacing w:after="120" w:line="360" w:lineRule="auto"/>
        <w:jc w:val="both"/>
        <w:rPr>
          <w:rFonts w:cs="Times New Roman"/>
        </w:rPr>
      </w:pPr>
      <w:r w:rsidRPr="000A6F7D">
        <w:rPr>
          <w:rFonts w:cs="Times New Roman"/>
        </w:rPr>
        <w:t xml:space="preserve">Skill and initiative (this factor indicates employee status where the workers does not use specialized skill in performing the work or where the worker is dependent on training from the employer to perform the work). </w:t>
      </w:r>
    </w:p>
    <w:p w14:paraId="286E3CE2" w14:textId="1B344608" w:rsidR="000D20F4" w:rsidRPr="000A6F7D" w:rsidRDefault="000D20F4" w:rsidP="005F75F3">
      <w:pPr>
        <w:pStyle w:val="ListParagraph"/>
        <w:numPr>
          <w:ilvl w:val="0"/>
          <w:numId w:val="181"/>
        </w:numPr>
        <w:spacing w:after="120" w:line="360" w:lineRule="auto"/>
        <w:jc w:val="both"/>
        <w:rPr>
          <w:rFonts w:cs="Times New Roman"/>
        </w:rPr>
      </w:pPr>
      <w:r w:rsidRPr="000A6F7D">
        <w:rPr>
          <w:rFonts w:cs="Times New Roman"/>
        </w:rPr>
        <w:t xml:space="preserve">The permanency of the work relationship (the worker is most likely an employee if the work relationship is indefinite in duration, continuous or exclusive of work for other employers); and </w:t>
      </w:r>
    </w:p>
    <w:p w14:paraId="28226539" w14:textId="0B7E3795" w:rsidR="000D20F4" w:rsidRDefault="000D20F4">
      <w:pPr>
        <w:pStyle w:val="ListParagraph"/>
        <w:numPr>
          <w:ilvl w:val="0"/>
          <w:numId w:val="181"/>
        </w:numPr>
        <w:spacing w:after="120" w:line="360" w:lineRule="auto"/>
        <w:jc w:val="both"/>
        <w:rPr>
          <w:rFonts w:cs="Times New Roman"/>
        </w:rPr>
      </w:pPr>
      <w:r w:rsidRPr="000A6F7D">
        <w:rPr>
          <w:rFonts w:cs="Times New Roman"/>
        </w:rPr>
        <w:t xml:space="preserve">The nature and degree of control exercised or retained by the employer (the employer’s degree of control over the performance of the work, e.g., sets work schedule, supervises the performance of the work, or limits the worker’s ability to work for others. According to the DOL, actions taken by the potential employer that go beyond compliance with a specific, applicable Federal, State, Tribal or local law or regulation and instead serve the potential employer’s own compliance methods, safety, quality control or contractual or customer service standards may be indicative of control. More control by the employer favors employee status; more control by the worker favors independent contractor status). </w:t>
      </w:r>
    </w:p>
    <w:p w14:paraId="7E9D6591" w14:textId="5EB1D937" w:rsidR="002E6DCE" w:rsidRPr="003B307C" w:rsidRDefault="002E6DCE" w:rsidP="002E6DCE">
      <w:pPr>
        <w:pStyle w:val="Heading3"/>
      </w:pPr>
      <w:bookmarkStart w:id="2793" w:name="_Toc222754656"/>
      <w:r w:rsidRPr="003B307C">
        <w:rPr>
          <w:rStyle w:val="Heading3Char"/>
          <w:b/>
          <w:bCs/>
        </w:rPr>
        <w:t>8.</w:t>
      </w:r>
      <w:r w:rsidR="00C51713">
        <w:rPr>
          <w:rStyle w:val="Heading3Char"/>
          <w:b/>
          <w:bCs/>
        </w:rPr>
        <w:t>7</w:t>
      </w:r>
      <w:r w:rsidRPr="003B307C">
        <w:rPr>
          <w:rStyle w:val="Heading3Char"/>
          <w:b/>
          <w:bCs/>
        </w:rPr>
        <w:t xml:space="preserve">.1 Payment Structure for </w:t>
      </w:r>
      <w:r w:rsidR="00677A79">
        <w:rPr>
          <w:rStyle w:val="Heading3Char"/>
          <w:b/>
          <w:bCs/>
        </w:rPr>
        <w:t xml:space="preserve">Consultant </w:t>
      </w:r>
      <w:r w:rsidRPr="003B307C">
        <w:rPr>
          <w:rStyle w:val="Heading3Char"/>
          <w:b/>
          <w:bCs/>
        </w:rPr>
        <w:t>Contracts</w:t>
      </w:r>
      <w:bookmarkEnd w:id="2793"/>
    </w:p>
    <w:p w14:paraId="774E697A" w14:textId="17965617" w:rsidR="002E6DCE" w:rsidRPr="00C17238" w:rsidRDefault="002E6DCE" w:rsidP="002E6DCE">
      <w:pPr>
        <w:spacing w:after="120" w:line="360" w:lineRule="auto"/>
        <w:jc w:val="both"/>
        <w:rPr>
          <w:rFonts w:cs="Times New Roman"/>
        </w:rPr>
      </w:pPr>
      <w:r w:rsidRPr="00C17238">
        <w:rPr>
          <w:rFonts w:cs="Times New Roman"/>
        </w:rPr>
        <w:t xml:space="preserve">Upon the creation of </w:t>
      </w:r>
      <w:r w:rsidR="00BD6F92" w:rsidRPr="00C17238">
        <w:rPr>
          <w:rFonts w:cs="Times New Roman"/>
        </w:rPr>
        <w:t>a</w:t>
      </w:r>
      <w:r w:rsidRPr="00C17238">
        <w:rPr>
          <w:rFonts w:cs="Times New Roman"/>
        </w:rPr>
        <w:t xml:space="preserve"> </w:t>
      </w:r>
      <w:r w:rsidR="00677A79">
        <w:rPr>
          <w:rFonts w:cs="Times New Roman"/>
        </w:rPr>
        <w:t xml:space="preserve">consultant </w:t>
      </w:r>
      <w:r w:rsidRPr="00C17238">
        <w:rPr>
          <w:rFonts w:cs="Times New Roman"/>
        </w:rPr>
        <w:t>opportunity, the FO Director must determine what type of payment structure for the contract will be needed, based on the work performed. The following types of payments options are available:</w:t>
      </w:r>
    </w:p>
    <w:p w14:paraId="16316CA0" w14:textId="331A8BD6" w:rsidR="002E6DCE" w:rsidRPr="00C17238" w:rsidRDefault="002E6DCE" w:rsidP="002E6DCE">
      <w:pPr>
        <w:pStyle w:val="ListParagraph"/>
        <w:numPr>
          <w:ilvl w:val="0"/>
          <w:numId w:val="51"/>
        </w:numPr>
        <w:spacing w:after="120" w:line="360" w:lineRule="auto"/>
        <w:jc w:val="both"/>
        <w:rPr>
          <w:rFonts w:cs="Times New Roman"/>
        </w:rPr>
      </w:pPr>
      <w:r w:rsidRPr="00C17238">
        <w:rPr>
          <w:rFonts w:cs="Times New Roman"/>
        </w:rPr>
        <w:t xml:space="preserve">Fixed Price – Fixed </w:t>
      </w:r>
      <w:r>
        <w:rPr>
          <w:rFonts w:cs="Times New Roman"/>
        </w:rPr>
        <w:t>p</w:t>
      </w:r>
      <w:r w:rsidRPr="00C17238">
        <w:rPr>
          <w:rFonts w:cs="Times New Roman"/>
        </w:rPr>
        <w:t>rice agreements are used mainly for assignments in which the content and length of the services and the required output of the consultant are precisely specific and for these reasons the consultant can generally control the scope of work and duration of services. Under a fixed price agreement</w:t>
      </w:r>
      <w:r>
        <w:rPr>
          <w:rFonts w:cs="Times New Roman"/>
        </w:rPr>
        <w:t>,</w:t>
      </w:r>
      <w:r w:rsidRPr="00C17238">
        <w:rPr>
          <w:rFonts w:cs="Times New Roman"/>
        </w:rPr>
        <w:t xml:space="preserve"> Partners </w:t>
      </w:r>
      <w:r w:rsidR="00B8238B">
        <w:rPr>
          <w:rFonts w:cs="Times New Roman"/>
        </w:rPr>
        <w:t>Honduras</w:t>
      </w:r>
      <w:r w:rsidRPr="00C17238">
        <w:rPr>
          <w:rFonts w:cs="Times New Roman"/>
        </w:rPr>
        <w:t xml:space="preserve"> agrees to pay the consultant a predetermined set amount of money for certain products of specified technical natures, such as reports, project designs, etc. that is to be delivered within a specified deadline, the quality of which can usually be readily assessed. Fixed-price agreements provide for a price that is not subject to any adjustment on the basis of the consultant’s cost experience in performing the contract. It provides maximum incentive for the consultant to control costs and perform effectively.</w:t>
      </w:r>
    </w:p>
    <w:p w14:paraId="71A37715" w14:textId="4279B44E" w:rsidR="002E6DCE" w:rsidRPr="000A6F7D" w:rsidRDefault="002E6DCE" w:rsidP="005F75F3">
      <w:pPr>
        <w:pStyle w:val="ListParagraph"/>
        <w:numPr>
          <w:ilvl w:val="0"/>
          <w:numId w:val="51"/>
        </w:numPr>
        <w:spacing w:after="120" w:line="360" w:lineRule="auto"/>
        <w:jc w:val="both"/>
        <w:rPr>
          <w:rFonts w:cs="Times New Roman"/>
        </w:rPr>
      </w:pPr>
      <w:r w:rsidRPr="00C17238">
        <w:rPr>
          <w:rFonts w:cs="Times New Roman"/>
        </w:rPr>
        <w:t>Time-Based (Hourly, Weekly, Monthly, etc.) – In a time</w:t>
      </w:r>
      <w:r>
        <w:rPr>
          <w:rFonts w:cs="Times New Roman"/>
        </w:rPr>
        <w:t>-</w:t>
      </w:r>
      <w:r w:rsidRPr="00C17238">
        <w:rPr>
          <w:rFonts w:cs="Times New Roman"/>
        </w:rPr>
        <w:t>based agreement, the consultant provides services at a pre-determined</w:t>
      </w:r>
      <w:r>
        <w:rPr>
          <w:rFonts w:cs="Times New Roman"/>
        </w:rPr>
        <w:t>,</w:t>
      </w:r>
      <w:r w:rsidRPr="00C17238">
        <w:rPr>
          <w:rFonts w:cs="Times New Roman"/>
        </w:rPr>
        <w:t xml:space="preserve"> time-based unit rate and records all hours worked under the scope of work. Time</w:t>
      </w:r>
      <w:r>
        <w:rPr>
          <w:rFonts w:cs="Times New Roman"/>
        </w:rPr>
        <w:t>-</w:t>
      </w:r>
      <w:r w:rsidRPr="00C17238">
        <w:rPr>
          <w:rFonts w:cs="Times New Roman"/>
        </w:rPr>
        <w:t>based labor agreements are recommended when the nature and scope of the services provided are such that a scope of work is general guidelines for the activities to be performed and when it becomes difficult to determine the exact time with sufficient precision, which is common in complex scope of works.</w:t>
      </w:r>
    </w:p>
    <w:p w14:paraId="68F21904" w14:textId="0FD11B77" w:rsidR="00C9173D" w:rsidRDefault="00C9173D" w:rsidP="005C411A">
      <w:pPr>
        <w:pStyle w:val="Heading2"/>
        <w:numPr>
          <w:ilvl w:val="1"/>
          <w:numId w:val="265"/>
        </w:numPr>
      </w:pPr>
      <w:bookmarkStart w:id="2794" w:name="_Toc222754657"/>
      <w:r>
        <w:t>Volunteer Definition</w:t>
      </w:r>
      <w:bookmarkEnd w:id="2794"/>
      <w:r>
        <w:t xml:space="preserve"> </w:t>
      </w:r>
    </w:p>
    <w:p w14:paraId="74325E6D" w14:textId="3BE1423B" w:rsidR="00C9173D" w:rsidRDefault="004F6B0B" w:rsidP="00C9173D">
      <w:pPr>
        <w:spacing w:after="120" w:line="360" w:lineRule="auto"/>
        <w:jc w:val="both"/>
        <w:rPr>
          <w:rFonts w:cs="Times New Roman"/>
        </w:rPr>
      </w:pPr>
      <w:r w:rsidRPr="004F6B0B">
        <w:rPr>
          <w:rFonts w:cs="Times New Roman"/>
        </w:rPr>
        <w:t>Volunteers are those who perform various duties for Partners and who do not receive monetary compensation or any of the benefits received by employees</w:t>
      </w:r>
      <w:r>
        <w:rPr>
          <w:rFonts w:cs="Times New Roman"/>
        </w:rPr>
        <w:t>.</w:t>
      </w:r>
    </w:p>
    <w:p w14:paraId="3B666803" w14:textId="7785D1FF" w:rsidR="004F6B0B" w:rsidRDefault="004F6B0B" w:rsidP="005C411A">
      <w:pPr>
        <w:pStyle w:val="Heading2"/>
        <w:numPr>
          <w:ilvl w:val="1"/>
          <w:numId w:val="265"/>
        </w:numPr>
      </w:pPr>
      <w:bookmarkStart w:id="2795" w:name="_Toc222754658"/>
      <w:commentRangeStart w:id="2796"/>
      <w:r>
        <w:t>Intern Definition</w:t>
      </w:r>
      <w:bookmarkEnd w:id="2795"/>
      <w:r>
        <w:t xml:space="preserve"> </w:t>
      </w:r>
      <w:commentRangeEnd w:id="2796"/>
      <w:r>
        <w:rPr>
          <w:rStyle w:val="CommentReference"/>
          <w:sz w:val="32"/>
          <w:szCs w:val="26"/>
        </w:rPr>
        <w:commentReference w:id="2796"/>
      </w:r>
    </w:p>
    <w:p w14:paraId="7C3B0688" w14:textId="0FCD2A56" w:rsidR="00CE4328" w:rsidRPr="000A6F7D" w:rsidRDefault="00CE4328" w:rsidP="005F75F3">
      <w:pPr>
        <w:spacing w:line="360" w:lineRule="auto"/>
        <w:jc w:val="both"/>
        <w:rPr>
          <w:rFonts w:cs="Times New Roman"/>
        </w:rPr>
      </w:pPr>
      <w:r w:rsidRPr="000A6F7D">
        <w:rPr>
          <w:rFonts w:cs="Times New Roman"/>
        </w:rPr>
        <w:t xml:space="preserve">Interns perform various duties for Partners </w:t>
      </w:r>
      <w:r w:rsidR="00B8238B">
        <w:rPr>
          <w:rFonts w:cs="Times New Roman"/>
        </w:rPr>
        <w:t>Honduras</w:t>
      </w:r>
      <w:r w:rsidR="009851C1">
        <w:rPr>
          <w:rFonts w:cs="Times New Roman"/>
        </w:rPr>
        <w:t xml:space="preserve"> </w:t>
      </w:r>
      <w:r w:rsidRPr="000A6F7D">
        <w:rPr>
          <w:rFonts w:cs="Times New Roman"/>
        </w:rPr>
        <w:t xml:space="preserve">and may receive monetary compensation as independent contractors. All interns must comply with </w:t>
      </w:r>
      <w:hyperlink w:anchor="_Code_of_Conduct" w:history="1">
        <w:r w:rsidRPr="005F75F3">
          <w:rPr>
            <w:rStyle w:val="Hyperlink"/>
            <w:rFonts w:cs="Times New Roman"/>
          </w:rPr>
          <w:t>Partners’ Code of Conduct</w:t>
        </w:r>
      </w:hyperlink>
      <w:r w:rsidRPr="000A6F7D">
        <w:rPr>
          <w:rFonts w:cs="Times New Roman"/>
        </w:rPr>
        <w:t>. The guidelines for Partners’ internship program is as follows:</w:t>
      </w:r>
    </w:p>
    <w:p w14:paraId="7F767A40" w14:textId="77777777" w:rsidR="00CE4328" w:rsidRPr="000A6F7D" w:rsidRDefault="15899529" w:rsidP="005F75F3">
      <w:pPr>
        <w:pStyle w:val="ListParagraph"/>
        <w:numPr>
          <w:ilvl w:val="0"/>
          <w:numId w:val="237"/>
        </w:numPr>
        <w:spacing w:after="200" w:line="360" w:lineRule="auto"/>
        <w:jc w:val="both"/>
        <w:rPr>
          <w:rFonts w:cs="Times New Roman"/>
        </w:rPr>
      </w:pPr>
      <w:r w:rsidRPr="2AD4FE3D">
        <w:rPr>
          <w:rFonts w:cs="Times New Roman"/>
          <w:b/>
          <w:bCs/>
        </w:rPr>
        <w:t>Eligibility:</w:t>
      </w:r>
      <w:r w:rsidRPr="2AD4FE3D">
        <w:rPr>
          <w:rFonts w:cs="Times New Roman"/>
        </w:rPr>
        <w:t xml:space="preserve"> All interns who meet the following criteria are eligible for a stipend:</w:t>
      </w:r>
    </w:p>
    <w:p w14:paraId="7F3CEA59" w14:textId="20618029" w:rsidR="00CE4328" w:rsidRPr="000A6F7D" w:rsidRDefault="32FBA15F" w:rsidP="31562AC8">
      <w:pPr>
        <w:pStyle w:val="ListParagraph"/>
        <w:numPr>
          <w:ilvl w:val="1"/>
          <w:numId w:val="237"/>
        </w:numPr>
        <w:spacing w:after="200" w:line="360" w:lineRule="auto"/>
        <w:jc w:val="both"/>
      </w:pPr>
      <w:ins w:id="2797" w:author="Catalina Ipas" w:date="2025-10-27T18:06:00Z">
        <w:r w:rsidRPr="31562AC8">
          <w:rPr>
            <w:rFonts w:cs="Times New Roman"/>
          </w:rPr>
          <w:t>According to Article 178 of</w:t>
        </w:r>
      </w:ins>
      <w:ins w:id="2798" w:author="Catalina Ipas" w:date="2025-10-27T18:07:00Z">
        <w:r w:rsidRPr="31562AC8">
          <w:rPr>
            <w:rFonts w:cs="Times New Roman"/>
          </w:rPr>
          <w:t xml:space="preserve"> the</w:t>
        </w:r>
      </w:ins>
      <w:ins w:id="2799" w:author="Catalina Ipas" w:date="2025-10-27T18:06:00Z">
        <w:r w:rsidRPr="31562AC8">
          <w:rPr>
            <w:rFonts w:cs="Times New Roman"/>
          </w:rPr>
          <w:t xml:space="preserve"> Hondura</w:t>
        </w:r>
      </w:ins>
      <w:ins w:id="2800" w:author="Catalina Ipas" w:date="2025-10-27T18:07:00Z">
        <w:r w:rsidRPr="31562AC8">
          <w:rPr>
            <w:rFonts w:cs="Times New Roman"/>
          </w:rPr>
          <w:t xml:space="preserve">n </w:t>
        </w:r>
      </w:ins>
      <w:ins w:id="2801" w:author="Catalina Ipas" w:date="2025-10-27T18:06:00Z">
        <w:r w:rsidRPr="31562AC8">
          <w:rPr>
            <w:rFonts w:cs="Times New Roman"/>
          </w:rPr>
          <w:t>Labor Cod</w:t>
        </w:r>
      </w:ins>
      <w:ins w:id="2802" w:author="Catalina Ipas" w:date="2025-10-27T18:07:00Z">
        <w:r w:rsidRPr="31562AC8">
          <w:rPr>
            <w:rFonts w:cs="Times New Roman"/>
          </w:rPr>
          <w:t>e,</w:t>
        </w:r>
      </w:ins>
      <w:del w:id="2803" w:author="Catalina Ipas" w:date="2025-10-27T18:07:00Z">
        <w:r w:rsidR="00CE4328" w:rsidRPr="31562AC8" w:rsidDel="00CE4328">
          <w:rPr>
            <w:rFonts w:cs="Times New Roman"/>
          </w:rPr>
          <w:delText>T</w:delText>
        </w:r>
      </w:del>
      <w:ins w:id="2804" w:author="Catalina Ipas" w:date="2025-10-27T18:07:00Z">
        <w:r w:rsidR="6D439778" w:rsidRPr="31562AC8">
          <w:rPr>
            <w:rFonts w:cs="Times New Roman"/>
          </w:rPr>
          <w:t xml:space="preserve"> t</w:t>
        </w:r>
      </w:ins>
      <w:r w:rsidR="00CE4328" w:rsidRPr="31562AC8">
        <w:rPr>
          <w:rFonts w:cs="Times New Roman"/>
        </w:rPr>
        <w:t>he internship</w:t>
      </w:r>
      <w:ins w:id="2805" w:author="Megan Ash" w:date="2026-01-27T11:06:00Z" w16du:dateUtc="2026-01-27T16:06:00Z">
        <w:r w:rsidR="004E3266">
          <w:rPr>
            <w:rFonts w:cs="Times New Roman"/>
          </w:rPr>
          <w:t xml:space="preserve"> </w:t>
        </w:r>
      </w:ins>
      <w:del w:id="2806" w:author="Catalina Ipas" w:date="2025-10-27T18:08:00Z">
        <w:r w:rsidR="00CE4328" w:rsidRPr="31562AC8" w:rsidDel="00CE4328">
          <w:rPr>
            <w:rFonts w:cs="Times New Roman"/>
          </w:rPr>
          <w:delText xml:space="preserve"> is at least 6 weeks in duration but cannot exceed 9 months (academic year).</w:delText>
        </w:r>
      </w:del>
      <w:ins w:id="2807" w:author="Catalina Ipas" w:date="2025-10-27T18:08:00Z">
        <w:r w:rsidR="06F03C7E" w:rsidRPr="31562AC8">
          <w:t>may not exceed one (1) year, unless the respective labor authority authorizes in writing an extension of this term; however, under no circumstances may the duration of the apprenticeship exceed three (3) years.</w:t>
        </w:r>
      </w:ins>
    </w:p>
    <w:p w14:paraId="5EF75755" w14:textId="545FC1D5" w:rsidR="00CE4328" w:rsidRPr="000A6F7D" w:rsidRDefault="00CE4328">
      <w:pPr>
        <w:pStyle w:val="ListParagraph"/>
        <w:numPr>
          <w:ilvl w:val="1"/>
          <w:numId w:val="237"/>
        </w:numPr>
        <w:spacing w:after="200" w:line="360" w:lineRule="auto"/>
        <w:jc w:val="both"/>
        <w:rPr>
          <w:rFonts w:cs="Times New Roman"/>
        </w:rPr>
      </w:pPr>
      <w:r w:rsidRPr="31562AC8">
        <w:rPr>
          <w:rFonts w:cs="Times New Roman"/>
        </w:rPr>
        <w:t xml:space="preserve">The intern </w:t>
      </w:r>
      <w:ins w:id="2808" w:author="Megan Ash" w:date="2026-01-27T11:06:00Z" w16du:dateUtc="2026-01-27T16:06:00Z">
        <w:r w:rsidR="0015502D">
          <w:rPr>
            <w:rFonts w:cs="Times New Roman"/>
          </w:rPr>
          <w:t>must be</w:t>
        </w:r>
      </w:ins>
      <w:del w:id="2809" w:author="Megan Ash" w:date="2026-01-27T11:06:00Z" w16du:dateUtc="2026-01-27T16:06:00Z">
        <w:r w:rsidRPr="31562AC8" w:rsidDel="0015502D">
          <w:rPr>
            <w:rFonts w:cs="Times New Roman"/>
          </w:rPr>
          <w:delText>is</w:delText>
        </w:r>
      </w:del>
      <w:r w:rsidRPr="31562AC8">
        <w:rPr>
          <w:rFonts w:cs="Times New Roman"/>
        </w:rPr>
        <w:t xml:space="preserve"> performing work that is related to their field of study or career interests.</w:t>
      </w:r>
    </w:p>
    <w:p w14:paraId="51DE5396" w14:textId="1829AD81" w:rsidR="00CE4328" w:rsidRPr="000A6F7D" w:rsidRDefault="00CE4328" w:rsidP="005F75F3">
      <w:pPr>
        <w:pStyle w:val="ListParagraph"/>
        <w:numPr>
          <w:ilvl w:val="1"/>
          <w:numId w:val="237"/>
        </w:numPr>
        <w:spacing w:after="200" w:line="360" w:lineRule="auto"/>
        <w:jc w:val="both"/>
        <w:rPr>
          <w:rFonts w:cs="Times New Roman"/>
        </w:rPr>
      </w:pPr>
      <w:r w:rsidRPr="000A6F7D">
        <w:rPr>
          <w:rFonts w:cs="Times New Roman"/>
        </w:rPr>
        <w:t xml:space="preserve">The intern </w:t>
      </w:r>
      <w:ins w:id="2810" w:author="Megan Ash" w:date="2026-01-27T11:06:00Z" w16du:dateUtc="2026-01-27T16:06:00Z">
        <w:r w:rsidR="00293A0C">
          <w:rPr>
            <w:rFonts w:cs="Times New Roman"/>
          </w:rPr>
          <w:t>must be</w:t>
        </w:r>
      </w:ins>
      <w:ins w:id="2811" w:author="Megan Ash" w:date="2026-01-27T11:07:00Z" w16du:dateUtc="2026-01-27T16:07:00Z">
        <w:r w:rsidR="00293A0C">
          <w:rPr>
            <w:rFonts w:cs="Times New Roman"/>
          </w:rPr>
          <w:t xml:space="preserve"> either</w:t>
        </w:r>
      </w:ins>
      <w:del w:id="2812" w:author="Megan Ash" w:date="2026-01-27T11:06:00Z" w16du:dateUtc="2026-01-27T16:06:00Z">
        <w:r w:rsidRPr="000A6F7D" w:rsidDel="00293A0C">
          <w:rPr>
            <w:rFonts w:cs="Times New Roman"/>
          </w:rPr>
          <w:delText>is</w:delText>
        </w:r>
      </w:del>
      <w:r w:rsidRPr="000A6F7D">
        <w:rPr>
          <w:rFonts w:cs="Times New Roman"/>
        </w:rPr>
        <w:t xml:space="preserve"> </w:t>
      </w:r>
      <w:ins w:id="2813" w:author="Megan Ash" w:date="2026-01-27T11:07:00Z" w16du:dateUtc="2026-01-27T16:07:00Z">
        <w:r w:rsidR="00293A0C">
          <w:rPr>
            <w:rFonts w:cs="Times New Roman"/>
          </w:rPr>
          <w:t xml:space="preserve">a) </w:t>
        </w:r>
      </w:ins>
      <w:r w:rsidRPr="000A6F7D">
        <w:rPr>
          <w:rFonts w:cs="Times New Roman"/>
        </w:rPr>
        <w:t xml:space="preserve">enrolled in an accredited educational institution or </w:t>
      </w:r>
      <w:ins w:id="2814" w:author="Megan Ash" w:date="2026-01-27T11:07:00Z" w16du:dateUtc="2026-01-27T16:07:00Z">
        <w:r w:rsidR="00293A0C">
          <w:rPr>
            <w:rFonts w:cs="Times New Roman"/>
          </w:rPr>
          <w:t xml:space="preserve">b) </w:t>
        </w:r>
      </w:ins>
      <w:del w:id="2815" w:author="Megan Ash" w:date="2026-01-27T11:07:00Z" w16du:dateUtc="2026-01-27T16:07:00Z">
        <w:r w:rsidRPr="000A6F7D" w:rsidDel="00293A0C">
          <w:rPr>
            <w:rFonts w:cs="Times New Roman"/>
          </w:rPr>
          <w:delText xml:space="preserve">who is </w:delText>
        </w:r>
      </w:del>
      <w:r w:rsidRPr="000A6F7D">
        <w:rPr>
          <w:rFonts w:cs="Times New Roman"/>
        </w:rPr>
        <w:t xml:space="preserve">a recent graduate (within the last two years). </w:t>
      </w:r>
    </w:p>
    <w:p w14:paraId="5939770F" w14:textId="06796B29" w:rsidR="00CE4328" w:rsidRPr="000A6F7D" w:rsidRDefault="00CE4328" w:rsidP="005F75F3">
      <w:pPr>
        <w:pStyle w:val="ListParagraph"/>
        <w:numPr>
          <w:ilvl w:val="1"/>
          <w:numId w:val="237"/>
        </w:numPr>
        <w:spacing w:after="200" w:line="360" w:lineRule="auto"/>
        <w:jc w:val="both"/>
        <w:rPr>
          <w:rFonts w:cs="Times New Roman"/>
        </w:rPr>
      </w:pPr>
      <w:r w:rsidRPr="000A6F7D">
        <w:rPr>
          <w:rFonts w:cs="Times New Roman"/>
        </w:rPr>
        <w:t xml:space="preserve">The internship program must have a strong educational component. It may be coordinated with the </w:t>
      </w:r>
      <w:ins w:id="2816" w:author="Megan Ash" w:date="2026-01-27T11:08:00Z" w16du:dateUtc="2026-01-27T16:08:00Z">
        <w:r w:rsidR="00293A0C">
          <w:rPr>
            <w:rFonts w:cs="Times New Roman"/>
          </w:rPr>
          <w:t>u</w:t>
        </w:r>
      </w:ins>
      <w:del w:id="2817" w:author="Megan Ash" w:date="2026-01-27T11:08:00Z" w16du:dateUtc="2026-01-27T16:08:00Z">
        <w:r w:rsidRPr="000A6F7D" w:rsidDel="00293A0C">
          <w:rPr>
            <w:rFonts w:cs="Times New Roman"/>
          </w:rPr>
          <w:delText>U</w:delText>
        </w:r>
      </w:del>
      <w:r w:rsidRPr="000A6F7D">
        <w:rPr>
          <w:rFonts w:cs="Times New Roman"/>
        </w:rPr>
        <w:t>niversity/</w:t>
      </w:r>
      <w:del w:id="2818" w:author="Megan Ash" w:date="2026-01-27T11:08:00Z" w16du:dateUtc="2026-01-27T16:08:00Z">
        <w:r w:rsidRPr="000A6F7D" w:rsidDel="00293A0C">
          <w:rPr>
            <w:rFonts w:cs="Times New Roman"/>
          </w:rPr>
          <w:delText xml:space="preserve">College </w:delText>
        </w:r>
      </w:del>
      <w:ins w:id="2819" w:author="Megan Ash" w:date="2026-01-27T11:08:00Z" w16du:dateUtc="2026-01-27T16:08:00Z">
        <w:r w:rsidR="00293A0C">
          <w:rPr>
            <w:rFonts w:cs="Times New Roman"/>
          </w:rPr>
          <w:t>c</w:t>
        </w:r>
        <w:r w:rsidR="00293A0C" w:rsidRPr="000A6F7D">
          <w:rPr>
            <w:rFonts w:cs="Times New Roman"/>
          </w:rPr>
          <w:t xml:space="preserve">ollege </w:t>
        </w:r>
      </w:ins>
      <w:r w:rsidRPr="000A6F7D">
        <w:rPr>
          <w:rFonts w:cs="Times New Roman"/>
        </w:rPr>
        <w:t>for credit purposes.</w:t>
      </w:r>
    </w:p>
    <w:p w14:paraId="0C9964ED" w14:textId="77777777" w:rsidR="00CE4328" w:rsidRPr="000A6F7D" w:rsidRDefault="15899529" w:rsidP="005F75F3">
      <w:pPr>
        <w:pStyle w:val="ListParagraph"/>
        <w:numPr>
          <w:ilvl w:val="0"/>
          <w:numId w:val="237"/>
        </w:numPr>
        <w:spacing w:after="200" w:line="360" w:lineRule="auto"/>
        <w:jc w:val="both"/>
        <w:rPr>
          <w:rFonts w:cs="Times New Roman"/>
        </w:rPr>
      </w:pPr>
      <w:r w:rsidRPr="2AD4FE3D">
        <w:rPr>
          <w:rFonts w:cs="Times New Roman"/>
          <w:b/>
          <w:bCs/>
        </w:rPr>
        <w:t>Compensati</w:t>
      </w:r>
      <w:commentRangeStart w:id="2820"/>
      <w:r w:rsidRPr="2AD4FE3D">
        <w:rPr>
          <w:rFonts w:cs="Times New Roman"/>
          <w:b/>
          <w:bCs/>
        </w:rPr>
        <w:t>on Am</w:t>
      </w:r>
      <w:commentRangeEnd w:id="2820"/>
      <w:r w:rsidR="00CE4328" w:rsidRPr="2AD4FE3D">
        <w:rPr>
          <w:rStyle w:val="CommentReference"/>
          <w:rFonts w:cs="Times New Roman"/>
          <w:b/>
          <w:bCs/>
          <w:sz w:val="24"/>
          <w:szCs w:val="24"/>
        </w:rPr>
        <w:commentReference w:id="2820"/>
      </w:r>
      <w:r w:rsidRPr="2AD4FE3D">
        <w:rPr>
          <w:rFonts w:cs="Times New Roman"/>
          <w:b/>
          <w:bCs/>
        </w:rPr>
        <w:t xml:space="preserve">ount: </w:t>
      </w:r>
      <w:r w:rsidRPr="2AD4FE3D">
        <w:rPr>
          <w:rFonts w:cs="Times New Roman"/>
        </w:rPr>
        <w:t>The compensation amount for interns will be based on the stipend matrix below.</w:t>
      </w:r>
    </w:p>
    <w:p w14:paraId="73C18FD7" w14:textId="243BA830" w:rsidR="00CE4328" w:rsidRPr="000A6F7D" w:rsidRDefault="00CE4328" w:rsidP="005F75F3">
      <w:pPr>
        <w:pStyle w:val="ListParagraph"/>
        <w:numPr>
          <w:ilvl w:val="0"/>
          <w:numId w:val="237"/>
        </w:numPr>
        <w:spacing w:after="200" w:line="360" w:lineRule="auto"/>
        <w:jc w:val="both"/>
        <w:rPr>
          <w:rFonts w:cs="Times New Roman"/>
        </w:rPr>
      </w:pPr>
      <w:r w:rsidRPr="000A6F7D">
        <w:rPr>
          <w:rFonts w:cs="Times New Roman"/>
          <w:b/>
          <w:bCs/>
        </w:rPr>
        <w:t>Payment Schedule:</w:t>
      </w:r>
      <w:r w:rsidRPr="000A6F7D">
        <w:rPr>
          <w:rFonts w:cs="Times New Roman"/>
        </w:rPr>
        <w:t xml:space="preserve"> Stipends will be paid monthly upon submission of an </w:t>
      </w:r>
      <w:r w:rsidR="007249A3">
        <w:fldChar w:fldCharType="begin"/>
      </w:r>
      <w:ins w:id="2821" w:author="Megan Ash" w:date="2026-01-27T11:35:00Z" w16du:dateUtc="2026-01-27T16:35:00Z">
        <w:r w:rsidR="002147DD">
          <w:instrText>HYPERLINK "https://partnersnet107.sharepoint.com/:x:/s/FA/IQDCTsrqGy-yQqHEUhhvrI7ZAeAu5Dvz9kkpqlyf-sOc2do?e=RuhHJd"</w:instrText>
        </w:r>
      </w:ins>
      <w:del w:id="2822" w:author="Megan Ash" w:date="2026-01-27T11:35:00Z" w16du:dateUtc="2026-01-27T16:35:00Z">
        <w:r w:rsidR="007249A3" w:rsidDel="00ED49DC">
          <w:delInstrText>HYPERLINK "https://partnersnet107.sharepoint.com/:x:/s/FA/ERsv2YvHg8RAp6ftIjenscIBf39_1i5_u9QykAGGq6IjlA?e=on9Rhx"</w:delInstrText>
        </w:r>
      </w:del>
      <w:r w:rsidR="007249A3">
        <w:fldChar w:fldCharType="separate"/>
      </w:r>
      <w:r w:rsidR="007249A3" w:rsidRPr="000A6F7D">
        <w:rPr>
          <w:rStyle w:val="Hyperlink"/>
          <w:rFonts w:cs="Times New Roman"/>
        </w:rPr>
        <w:t>intern stipend timesheet</w:t>
      </w:r>
      <w:r w:rsidR="007249A3">
        <w:fldChar w:fldCharType="end"/>
      </w:r>
      <w:r w:rsidRPr="000A6F7D">
        <w:rPr>
          <w:rFonts w:cs="Times New Roman"/>
        </w:rPr>
        <w:t xml:space="preserve"> in Excel or online via </w:t>
      </w:r>
      <w:hyperlink r:id="rId89" w:anchor="/templates/5nMXHXZE2GDdrAncxLDmY9" w:history="1">
        <w:r w:rsidRPr="000A6F7D">
          <w:rPr>
            <w:rStyle w:val="Hyperlink"/>
            <w:rFonts w:cs="Times New Roman"/>
          </w:rPr>
          <w:t>Pandadoc Stipend Form</w:t>
        </w:r>
      </w:hyperlink>
      <w:r w:rsidRPr="000A6F7D">
        <w:rPr>
          <w:rFonts w:cs="Times New Roman"/>
        </w:rPr>
        <w:t>.</w:t>
      </w:r>
    </w:p>
    <w:p w14:paraId="63B830B3" w14:textId="350250C6" w:rsidR="00CE4328" w:rsidRPr="000A6F7D" w:rsidRDefault="00CE4328" w:rsidP="005F75F3">
      <w:pPr>
        <w:pStyle w:val="ListParagraph"/>
        <w:numPr>
          <w:ilvl w:val="0"/>
          <w:numId w:val="237"/>
        </w:numPr>
        <w:spacing w:after="200" w:line="360" w:lineRule="auto"/>
        <w:jc w:val="both"/>
        <w:rPr>
          <w:rFonts w:cs="Times New Roman"/>
        </w:rPr>
      </w:pPr>
      <w:r w:rsidRPr="000A6F7D">
        <w:rPr>
          <w:rFonts w:cs="Times New Roman"/>
          <w:b/>
          <w:bCs/>
        </w:rPr>
        <w:t>Taxation:</w:t>
      </w:r>
      <w:r w:rsidRPr="000A6F7D">
        <w:rPr>
          <w:rFonts w:cs="Times New Roman"/>
        </w:rPr>
        <w:t xml:space="preserve"> Interns are responsible for paying any applicable taxes on their stipend.</w:t>
      </w:r>
    </w:p>
    <w:p w14:paraId="2C313E23" w14:textId="77777777" w:rsidR="00CE4328" w:rsidRPr="000A6F7D" w:rsidRDefault="00CE4328" w:rsidP="005F75F3">
      <w:pPr>
        <w:pStyle w:val="ListParagraph"/>
        <w:numPr>
          <w:ilvl w:val="0"/>
          <w:numId w:val="237"/>
        </w:numPr>
        <w:spacing w:after="200" w:line="360" w:lineRule="auto"/>
        <w:jc w:val="both"/>
        <w:rPr>
          <w:rFonts w:cs="Times New Roman"/>
        </w:rPr>
      </w:pPr>
      <w:r w:rsidRPr="000A6F7D">
        <w:rPr>
          <w:rFonts w:cs="Times New Roman"/>
          <w:b/>
          <w:bCs/>
        </w:rPr>
        <w:t>Work Hours:</w:t>
      </w:r>
      <w:r w:rsidRPr="000A6F7D">
        <w:rPr>
          <w:rFonts w:cs="Times New Roman"/>
        </w:rPr>
        <w:t xml:space="preserve"> Interns are expected to work a minimum of 12 hours per week, but no more than 40 hours per week. Overtime is not allowed.</w:t>
      </w:r>
    </w:p>
    <w:p w14:paraId="782988E6" w14:textId="77777777" w:rsidR="00CE4328" w:rsidRPr="000A6F7D" w:rsidRDefault="00CE4328" w:rsidP="005F75F3">
      <w:pPr>
        <w:pStyle w:val="ListParagraph"/>
        <w:numPr>
          <w:ilvl w:val="0"/>
          <w:numId w:val="237"/>
        </w:numPr>
        <w:spacing w:after="200" w:line="360" w:lineRule="auto"/>
        <w:jc w:val="both"/>
        <w:rPr>
          <w:rFonts w:cs="Times New Roman"/>
        </w:rPr>
      </w:pPr>
      <w:r w:rsidRPr="000A6F7D">
        <w:rPr>
          <w:rFonts w:cs="Times New Roman"/>
          <w:b/>
          <w:bCs/>
        </w:rPr>
        <w:t>Performance Expectations:</w:t>
      </w:r>
      <w:r w:rsidRPr="000A6F7D">
        <w:rPr>
          <w:rFonts w:cs="Times New Roman"/>
        </w:rPr>
        <w:t xml:space="preserve"> Interns are expected to produce their best work quality and have the same attendance, punctuality, and responsiveness as employees. Failure to meet these expectations may result in a reduction or revocation of the stipend.</w:t>
      </w:r>
    </w:p>
    <w:p w14:paraId="6C75C4A1" w14:textId="77777777" w:rsidR="00CE4328" w:rsidRPr="000A6F7D" w:rsidRDefault="00CE4328" w:rsidP="005F75F3">
      <w:pPr>
        <w:pStyle w:val="ListParagraph"/>
        <w:numPr>
          <w:ilvl w:val="0"/>
          <w:numId w:val="237"/>
        </w:numPr>
        <w:spacing w:after="200" w:line="360" w:lineRule="auto"/>
        <w:jc w:val="both"/>
        <w:rPr>
          <w:rFonts w:cs="Times New Roman"/>
        </w:rPr>
      </w:pPr>
      <w:r w:rsidRPr="000A6F7D">
        <w:rPr>
          <w:rFonts w:cs="Times New Roman"/>
          <w:b/>
          <w:bCs/>
        </w:rPr>
        <w:t>Benefits:</w:t>
      </w:r>
      <w:r w:rsidRPr="000A6F7D">
        <w:rPr>
          <w:rFonts w:cs="Times New Roman"/>
        </w:rPr>
        <w:t xml:space="preserve"> Interns are not eligible for any benefits, including health insurance, retirement plans, or paid time off.</w:t>
      </w:r>
    </w:p>
    <w:p w14:paraId="7D055609" w14:textId="77777777" w:rsidR="00CE4328" w:rsidRPr="000A6F7D" w:rsidRDefault="00CE4328" w:rsidP="005F75F3">
      <w:pPr>
        <w:pStyle w:val="ListParagraph"/>
        <w:numPr>
          <w:ilvl w:val="0"/>
          <w:numId w:val="237"/>
        </w:numPr>
        <w:spacing w:after="200" w:line="360" w:lineRule="auto"/>
        <w:jc w:val="both"/>
        <w:rPr>
          <w:rFonts w:cs="Times New Roman"/>
        </w:rPr>
      </w:pPr>
      <w:r w:rsidRPr="000A6F7D">
        <w:rPr>
          <w:rFonts w:cs="Times New Roman"/>
          <w:b/>
          <w:bCs/>
        </w:rPr>
        <w:t xml:space="preserve">Termination: </w:t>
      </w:r>
      <w:r w:rsidRPr="000A6F7D">
        <w:rPr>
          <w:rFonts w:cs="Times New Roman"/>
        </w:rPr>
        <w:t>The organization reserves the right to terminate an intern's compensation at any time for any reason, including but not limited to poor performance, misconduct, or violation of company policies.</w:t>
      </w:r>
    </w:p>
    <w:p w14:paraId="50C299B8" w14:textId="2EF47173" w:rsidR="00CE4328" w:rsidRPr="005F75F3" w:rsidRDefault="002E2BCC" w:rsidP="005F75F3">
      <w:pPr>
        <w:pStyle w:val="Heading3"/>
        <w:rPr>
          <w:b w:val="0"/>
          <w:bCs w:val="0"/>
          <w:color w:val="4472C4" w:themeColor="accent1"/>
        </w:rPr>
      </w:pPr>
      <w:bookmarkStart w:id="2823" w:name="_Toc222754659"/>
      <w:r>
        <w:t>8.</w:t>
      </w:r>
      <w:r w:rsidR="004432D4">
        <w:t>9</w:t>
      </w:r>
      <w:r>
        <w:t xml:space="preserve">.1 </w:t>
      </w:r>
      <w:r w:rsidR="00CE4328" w:rsidRPr="005F75F3">
        <w:t>Recruiting &amp; Hiring of Interns</w:t>
      </w:r>
      <w:bookmarkEnd w:id="2823"/>
    </w:p>
    <w:p w14:paraId="3626F4F4" w14:textId="4A2EE036" w:rsidR="00A86BB8" w:rsidRPr="00116C3F" w:rsidRDefault="00CE4328" w:rsidP="005F75F3">
      <w:pPr>
        <w:spacing w:line="360" w:lineRule="auto"/>
        <w:jc w:val="both"/>
        <w:rPr>
          <w:ins w:id="2824" w:author="Megan Ash" w:date="2026-01-27T11:28:00Z" w16du:dateUtc="2026-01-27T16:28:00Z"/>
          <w:rStyle w:val="Hyperlink"/>
          <w:rFonts w:cs="Times New Roman"/>
        </w:rPr>
      </w:pPr>
      <w:r w:rsidRPr="000A6F7D">
        <w:rPr>
          <w:rFonts w:cs="Times New Roman"/>
        </w:rPr>
        <w:t xml:space="preserve">The recruitment and hiring of interns must follow </w:t>
      </w:r>
      <w:ins w:id="2825" w:author="Megan Ash" w:date="2026-01-27T11:28:00Z" w16du:dateUtc="2026-01-27T16:28:00Z">
        <w:r w:rsidR="00116C3F">
          <w:rPr>
            <w:rFonts w:cs="Times New Roman"/>
          </w:rPr>
          <w:fldChar w:fldCharType="begin"/>
        </w:r>
        <w:r w:rsidR="00116C3F">
          <w:rPr>
            <w:rFonts w:cs="Times New Roman"/>
          </w:rPr>
          <w:instrText>HYPERLINK "https://partnersnet107.sharepoint.com/:f:/s/FA/ErYaIcvjeIpFikLBq_3eH9gBszrv62yxFfBi-8oONQWxIg?e=NmPwvK"</w:instrText>
        </w:r>
        <w:r w:rsidR="00116C3F">
          <w:rPr>
            <w:rFonts w:cs="Times New Roman"/>
          </w:rPr>
        </w:r>
        <w:r w:rsidR="00116C3F">
          <w:rPr>
            <w:rFonts w:cs="Times New Roman"/>
          </w:rPr>
          <w:fldChar w:fldCharType="separate"/>
        </w:r>
        <w:r w:rsidRPr="00116C3F">
          <w:rPr>
            <w:rStyle w:val="Hyperlink"/>
            <w:rFonts w:cs="Times New Roman"/>
          </w:rPr>
          <w:t>Partners’ internship recruitment procedure and the checklist.</w:t>
        </w:r>
      </w:ins>
    </w:p>
    <w:p w14:paraId="34FC1878" w14:textId="2674E37F" w:rsidR="00CE4328" w:rsidRPr="005F75F3" w:rsidRDefault="00116C3F" w:rsidP="005F75F3">
      <w:pPr>
        <w:pStyle w:val="Heading3"/>
        <w:rPr>
          <w:b w:val="0"/>
          <w:bCs w:val="0"/>
        </w:rPr>
      </w:pPr>
      <w:ins w:id="2826" w:author="Megan Ash" w:date="2026-01-27T11:28:00Z" w16du:dateUtc="2026-01-27T16:28:00Z">
        <w:r>
          <w:rPr>
            <w:rFonts w:eastAsiaTheme="minorEastAsia"/>
            <w:b w:val="0"/>
            <w:bCs w:val="0"/>
            <w:color w:val="auto"/>
            <w:sz w:val="24"/>
          </w:rPr>
          <w:fldChar w:fldCharType="end"/>
        </w:r>
      </w:ins>
      <w:bookmarkStart w:id="2827" w:name="_Toc222754660"/>
      <w:r w:rsidR="00A86BB8">
        <w:t>8.</w:t>
      </w:r>
      <w:r w:rsidR="004432D4">
        <w:t>9</w:t>
      </w:r>
      <w:r w:rsidR="00A86BB8">
        <w:t xml:space="preserve">.2 </w:t>
      </w:r>
      <w:r w:rsidR="00CE4328" w:rsidRPr="005F75F3">
        <w:t>Intern Stipend Matrix</w:t>
      </w:r>
      <w:bookmarkEnd w:id="2827"/>
    </w:p>
    <w:p w14:paraId="464388F0" w14:textId="73EA125E" w:rsidR="00CE4328" w:rsidRPr="005F75F3" w:rsidRDefault="00CE4328" w:rsidP="005F75F3">
      <w:pPr>
        <w:spacing w:line="360" w:lineRule="auto"/>
        <w:jc w:val="both"/>
        <w:rPr>
          <w:rFonts w:cs="Times New Roman"/>
        </w:rPr>
      </w:pPr>
      <w:r w:rsidRPr="000A6F7D">
        <w:rPr>
          <w:rFonts w:cs="Times New Roman"/>
        </w:rPr>
        <w:t xml:space="preserve">As a guideline for an internship stipend, Partners </w:t>
      </w:r>
      <w:r w:rsidR="00B8238B">
        <w:rPr>
          <w:rFonts w:cs="Times New Roman"/>
        </w:rPr>
        <w:t>Honduras</w:t>
      </w:r>
      <w:r w:rsidR="009851C1">
        <w:rPr>
          <w:rFonts w:cs="Times New Roman"/>
        </w:rPr>
        <w:t xml:space="preserve"> </w:t>
      </w:r>
      <w:r w:rsidRPr="000A6F7D">
        <w:rPr>
          <w:rFonts w:cs="Times New Roman"/>
        </w:rPr>
        <w:t>will utilize the following scale which takes into consideration education and years of experience.</w:t>
      </w:r>
      <w:r w:rsidRPr="000A6F7D">
        <w:rPr>
          <w:rFonts w:cs="Times New Roman"/>
          <w:i/>
        </w:rPr>
        <w:t xml:space="preserve"> </w:t>
      </w:r>
      <w:r w:rsidRPr="000A6F7D">
        <w:rPr>
          <w:rFonts w:cs="Times New Roman"/>
          <w:iCs/>
        </w:rPr>
        <w:t xml:space="preserve">Placement in the below categories is based on current educational enrollment, or if not in school, most recent degree. </w:t>
      </w:r>
      <w:r w:rsidRPr="000A6F7D">
        <w:rPr>
          <w:rFonts w:cs="Times New Roman"/>
        </w:rPr>
        <w:t>All internship stipends are subject to availability of funds, among other factors:</w:t>
      </w:r>
    </w:p>
    <w:tbl>
      <w:tblPr>
        <w:tblpPr w:leftFromText="180" w:rightFromText="180" w:vertAnchor="text" w:horzAnchor="margin" w:tblpXSpec="center" w:tblpY="10"/>
        <w:tblW w:w="45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1"/>
        <w:gridCol w:w="2878"/>
      </w:tblGrid>
      <w:tr w:rsidR="00CE4328" w:rsidRPr="00B079EA" w14:paraId="7C97EA99" w14:textId="77777777" w:rsidTr="00BA48FD">
        <w:trPr>
          <w:trHeight w:val="11"/>
        </w:trPr>
        <w:tc>
          <w:tcPr>
            <w:tcW w:w="3297" w:type="pct"/>
            <w:shd w:val="clear" w:color="auto" w:fill="000000" w:themeFill="text1"/>
            <w:vAlign w:val="center"/>
          </w:tcPr>
          <w:p w14:paraId="27E934C2" w14:textId="77777777" w:rsidR="00CE4328" w:rsidRPr="005F75F3" w:rsidRDefault="00CE4328" w:rsidP="005F75F3">
            <w:pPr>
              <w:spacing w:line="360" w:lineRule="auto"/>
              <w:jc w:val="center"/>
              <w:rPr>
                <w:rFonts w:cs="Times New Roman"/>
                <w:smallCaps/>
                <w:color w:val="FFFFFF" w:themeColor="background1"/>
              </w:rPr>
            </w:pPr>
            <w:r w:rsidRPr="005F75F3">
              <w:rPr>
                <w:rFonts w:cs="Times New Roman"/>
                <w:smallCaps/>
                <w:color w:val="FFFFFF" w:themeColor="background1"/>
              </w:rPr>
              <w:t>Grade</w:t>
            </w:r>
          </w:p>
        </w:tc>
        <w:tc>
          <w:tcPr>
            <w:tcW w:w="1703" w:type="pct"/>
            <w:shd w:val="clear" w:color="auto" w:fill="000000" w:themeFill="text1"/>
            <w:vAlign w:val="center"/>
          </w:tcPr>
          <w:p w14:paraId="3899BA96" w14:textId="5CFA8C9A" w:rsidR="00CE4328" w:rsidRPr="005F75F3" w:rsidRDefault="00CE4328" w:rsidP="005F75F3">
            <w:pPr>
              <w:spacing w:line="360" w:lineRule="auto"/>
              <w:jc w:val="center"/>
              <w:rPr>
                <w:rFonts w:cs="Times New Roman"/>
                <w:smallCaps/>
                <w:color w:val="FFFFFF" w:themeColor="background1"/>
              </w:rPr>
            </w:pPr>
            <w:r w:rsidRPr="005F75F3">
              <w:rPr>
                <w:rFonts w:cs="Times New Roman"/>
                <w:smallCaps/>
                <w:color w:val="FFFFFF" w:themeColor="background1"/>
              </w:rPr>
              <w:t xml:space="preserve">Daily Stipend </w:t>
            </w:r>
          </w:p>
        </w:tc>
      </w:tr>
      <w:tr w:rsidR="00CE4328" w:rsidRPr="00B079EA" w14:paraId="4B3CCAE3" w14:textId="77777777" w:rsidTr="00BA48FD">
        <w:trPr>
          <w:trHeight w:val="620"/>
        </w:trPr>
        <w:tc>
          <w:tcPr>
            <w:tcW w:w="3297" w:type="pct"/>
            <w:vAlign w:val="center"/>
          </w:tcPr>
          <w:p w14:paraId="6B0FF52D" w14:textId="77777777" w:rsidR="00CE4328" w:rsidRPr="005F75F3" w:rsidRDefault="00CE4328" w:rsidP="005F75F3">
            <w:pPr>
              <w:spacing w:line="360" w:lineRule="auto"/>
              <w:jc w:val="center"/>
              <w:rPr>
                <w:rFonts w:cs="Times New Roman"/>
                <w:b/>
                <w:i/>
              </w:rPr>
            </w:pPr>
            <w:r w:rsidRPr="005F75F3">
              <w:rPr>
                <w:rFonts w:cs="Times New Roman"/>
                <w:b/>
                <w:i/>
              </w:rPr>
              <w:t>Grade A</w:t>
            </w:r>
          </w:p>
          <w:p w14:paraId="5E3DBA74" w14:textId="4450A2BF" w:rsidR="00CE4328" w:rsidRPr="005F75F3" w:rsidRDefault="00CE4328" w:rsidP="005F75F3">
            <w:pPr>
              <w:spacing w:line="360" w:lineRule="auto"/>
              <w:jc w:val="center"/>
              <w:rPr>
                <w:rFonts w:cs="Times New Roman"/>
                <w:i/>
              </w:rPr>
            </w:pPr>
            <w:r w:rsidRPr="005F75F3">
              <w:rPr>
                <w:rFonts w:cs="Times New Roman"/>
                <w:i/>
              </w:rPr>
              <w:t xml:space="preserve">In process for high school </w:t>
            </w:r>
            <w:r w:rsidR="00A50ABE">
              <w:rPr>
                <w:rFonts w:cs="Times New Roman"/>
                <w:i/>
              </w:rPr>
              <w:t xml:space="preserve">or </w:t>
            </w:r>
            <w:del w:id="2828" w:author="Megan Ash" w:date="2026-01-27T11:29:00Z" w16du:dateUtc="2026-01-27T16:29:00Z">
              <w:r w:rsidR="00A50ABE" w:rsidRPr="00A50ABE" w:rsidDel="00077125">
                <w:rPr>
                  <w:rFonts w:cs="Times New Roman"/>
                  <w:i/>
                  <w:iCs/>
                </w:rPr>
                <w:delText>Technician </w:delText>
              </w:r>
            </w:del>
            <w:ins w:id="2829" w:author="Megan Ash" w:date="2026-01-27T11:29:00Z" w16du:dateUtc="2026-01-27T16:29:00Z">
              <w:r w:rsidR="00077125">
                <w:rPr>
                  <w:rFonts w:cs="Times New Roman"/>
                  <w:i/>
                  <w:iCs/>
                </w:rPr>
                <w:t>t</w:t>
              </w:r>
              <w:r w:rsidR="00077125" w:rsidRPr="00A50ABE">
                <w:rPr>
                  <w:rFonts w:cs="Times New Roman"/>
                  <w:i/>
                  <w:iCs/>
                </w:rPr>
                <w:t>echnician </w:t>
              </w:r>
            </w:ins>
            <w:r w:rsidRPr="005F75F3">
              <w:rPr>
                <w:rFonts w:cs="Times New Roman"/>
                <w:i/>
              </w:rPr>
              <w:t>diploma or received high school diploma</w:t>
            </w:r>
          </w:p>
        </w:tc>
        <w:tc>
          <w:tcPr>
            <w:tcW w:w="1703" w:type="pct"/>
            <w:vAlign w:val="center"/>
          </w:tcPr>
          <w:p w14:paraId="0126DEC5" w14:textId="76ADFF9F" w:rsidR="00CE4328" w:rsidRPr="005F75F3" w:rsidRDefault="006B0368" w:rsidP="005F75F3">
            <w:pPr>
              <w:spacing w:line="360" w:lineRule="auto"/>
              <w:jc w:val="center"/>
              <w:rPr>
                <w:rFonts w:cs="Times New Roman"/>
                <w:b/>
              </w:rPr>
            </w:pPr>
            <w:r>
              <w:rPr>
                <w:rFonts w:cs="Times New Roman"/>
                <w:b/>
              </w:rPr>
              <w:t xml:space="preserve">USD </w:t>
            </w:r>
            <w:r w:rsidR="00CE4328" w:rsidRPr="005F75F3">
              <w:rPr>
                <w:rFonts w:cs="Times New Roman"/>
                <w:b/>
              </w:rPr>
              <w:t>$</w:t>
            </w:r>
            <w:r w:rsidR="00F157A4">
              <w:rPr>
                <w:rFonts w:cs="Times New Roman"/>
                <w:b/>
              </w:rPr>
              <w:t>10</w:t>
            </w:r>
            <w:r w:rsidR="00674E92">
              <w:rPr>
                <w:rFonts w:cs="Times New Roman"/>
                <w:b/>
              </w:rPr>
              <w:t>.00</w:t>
            </w:r>
          </w:p>
        </w:tc>
      </w:tr>
      <w:tr w:rsidR="00CE4328" w:rsidRPr="00B079EA" w14:paraId="6AB9AE8F" w14:textId="77777777" w:rsidTr="00BA48FD">
        <w:trPr>
          <w:trHeight w:val="396"/>
        </w:trPr>
        <w:tc>
          <w:tcPr>
            <w:tcW w:w="3297" w:type="pct"/>
            <w:vAlign w:val="center"/>
          </w:tcPr>
          <w:p w14:paraId="76403D74" w14:textId="77777777" w:rsidR="00CE4328" w:rsidRPr="005F75F3" w:rsidRDefault="00CE4328" w:rsidP="005F75F3">
            <w:pPr>
              <w:spacing w:line="360" w:lineRule="auto"/>
              <w:jc w:val="center"/>
              <w:rPr>
                <w:rFonts w:cs="Times New Roman"/>
                <w:b/>
                <w:i/>
              </w:rPr>
            </w:pPr>
            <w:r w:rsidRPr="005F75F3">
              <w:rPr>
                <w:rFonts w:cs="Times New Roman"/>
                <w:b/>
                <w:i/>
              </w:rPr>
              <w:t>Grade B</w:t>
            </w:r>
          </w:p>
          <w:p w14:paraId="19829264" w14:textId="77777777" w:rsidR="00CE4328" w:rsidRPr="005F75F3" w:rsidRDefault="00CE4328" w:rsidP="005F75F3">
            <w:pPr>
              <w:spacing w:line="360" w:lineRule="auto"/>
              <w:jc w:val="center"/>
              <w:rPr>
                <w:rFonts w:cs="Times New Roman"/>
                <w:i/>
              </w:rPr>
            </w:pPr>
            <w:r w:rsidRPr="005F75F3">
              <w:rPr>
                <w:rFonts w:cs="Times New Roman"/>
                <w:i/>
              </w:rPr>
              <w:t>In process for bachelor’s degree or received bachelor’s degree</w:t>
            </w:r>
          </w:p>
        </w:tc>
        <w:tc>
          <w:tcPr>
            <w:tcW w:w="1703" w:type="pct"/>
            <w:vAlign w:val="center"/>
          </w:tcPr>
          <w:p w14:paraId="4136B48F" w14:textId="0C347911" w:rsidR="00CE4328" w:rsidRPr="005F75F3" w:rsidRDefault="004147DA" w:rsidP="005F75F3">
            <w:pPr>
              <w:spacing w:line="360" w:lineRule="auto"/>
              <w:jc w:val="center"/>
              <w:rPr>
                <w:rFonts w:cs="Times New Roman"/>
                <w:b/>
              </w:rPr>
            </w:pPr>
            <w:r>
              <w:rPr>
                <w:rFonts w:cs="Times New Roman"/>
                <w:b/>
              </w:rPr>
              <w:t xml:space="preserve">USD </w:t>
            </w:r>
            <w:r w:rsidR="00CE4328" w:rsidRPr="005F75F3">
              <w:rPr>
                <w:rFonts w:cs="Times New Roman"/>
                <w:b/>
              </w:rPr>
              <w:t>$</w:t>
            </w:r>
            <w:r w:rsidR="00F157A4">
              <w:rPr>
                <w:rFonts w:cs="Times New Roman"/>
                <w:b/>
              </w:rPr>
              <w:t>1</w:t>
            </w:r>
            <w:r w:rsidR="00354A92">
              <w:rPr>
                <w:rFonts w:cs="Times New Roman"/>
                <w:b/>
              </w:rPr>
              <w:t>5</w:t>
            </w:r>
            <w:r w:rsidR="00CE4328" w:rsidRPr="005F75F3">
              <w:rPr>
                <w:rFonts w:cs="Times New Roman"/>
                <w:b/>
              </w:rPr>
              <w:t>.00</w:t>
            </w:r>
          </w:p>
        </w:tc>
      </w:tr>
      <w:tr w:rsidR="00CE4328" w:rsidRPr="00B079EA" w14:paraId="398CB502" w14:textId="77777777" w:rsidTr="00BA48FD">
        <w:trPr>
          <w:trHeight w:val="396"/>
        </w:trPr>
        <w:tc>
          <w:tcPr>
            <w:tcW w:w="3297" w:type="pct"/>
            <w:vAlign w:val="center"/>
          </w:tcPr>
          <w:p w14:paraId="706A9144" w14:textId="77777777" w:rsidR="00CE4328" w:rsidRPr="005F75F3" w:rsidRDefault="00CE4328" w:rsidP="005F75F3">
            <w:pPr>
              <w:spacing w:line="360" w:lineRule="auto"/>
              <w:jc w:val="center"/>
              <w:rPr>
                <w:rFonts w:cs="Times New Roman"/>
                <w:i/>
              </w:rPr>
            </w:pPr>
            <w:r w:rsidRPr="005F75F3">
              <w:rPr>
                <w:rFonts w:cs="Times New Roman"/>
                <w:b/>
                <w:i/>
              </w:rPr>
              <w:t>Grade C</w:t>
            </w:r>
          </w:p>
          <w:p w14:paraId="4353DE6E" w14:textId="77777777" w:rsidR="00CE4328" w:rsidRPr="005F75F3" w:rsidRDefault="00CE4328" w:rsidP="005F75F3">
            <w:pPr>
              <w:spacing w:line="360" w:lineRule="auto"/>
              <w:jc w:val="center"/>
              <w:rPr>
                <w:rFonts w:cs="Times New Roman"/>
                <w:b/>
                <w:i/>
              </w:rPr>
            </w:pPr>
            <w:r w:rsidRPr="005F75F3">
              <w:rPr>
                <w:rFonts w:cs="Times New Roman"/>
                <w:i/>
              </w:rPr>
              <w:t>In process for master’s degree or received master’s degree</w:t>
            </w:r>
          </w:p>
        </w:tc>
        <w:tc>
          <w:tcPr>
            <w:tcW w:w="1703" w:type="pct"/>
            <w:vAlign w:val="center"/>
          </w:tcPr>
          <w:p w14:paraId="0388FE34" w14:textId="54153B65" w:rsidR="00CE4328" w:rsidRPr="005F75F3" w:rsidRDefault="00674E92" w:rsidP="005F75F3">
            <w:pPr>
              <w:spacing w:line="360" w:lineRule="auto"/>
              <w:jc w:val="center"/>
              <w:rPr>
                <w:rFonts w:cs="Times New Roman"/>
                <w:b/>
              </w:rPr>
            </w:pPr>
            <w:r>
              <w:rPr>
                <w:rFonts w:cs="Times New Roman"/>
                <w:b/>
              </w:rPr>
              <w:t xml:space="preserve">USD </w:t>
            </w:r>
            <w:r w:rsidR="00CE4328" w:rsidRPr="005F75F3">
              <w:rPr>
                <w:rFonts w:cs="Times New Roman"/>
                <w:b/>
              </w:rPr>
              <w:t>$</w:t>
            </w:r>
            <w:r w:rsidR="00F157A4">
              <w:rPr>
                <w:rFonts w:cs="Times New Roman"/>
                <w:b/>
              </w:rPr>
              <w:t>20</w:t>
            </w:r>
            <w:r w:rsidR="00CE4328" w:rsidRPr="005F75F3">
              <w:rPr>
                <w:rFonts w:cs="Times New Roman"/>
                <w:b/>
              </w:rPr>
              <w:t>.00</w:t>
            </w:r>
          </w:p>
        </w:tc>
      </w:tr>
    </w:tbl>
    <w:p w14:paraId="6608D655" w14:textId="77777777" w:rsidR="00CE4328" w:rsidRPr="000A6F7D" w:rsidRDefault="00CE4328" w:rsidP="005F75F3">
      <w:pPr>
        <w:spacing w:line="360" w:lineRule="auto"/>
        <w:rPr>
          <w:rFonts w:cs="Times New Roman"/>
        </w:rPr>
      </w:pPr>
    </w:p>
    <w:p w14:paraId="0E0847FE" w14:textId="7C135517" w:rsidR="004F6B0B" w:rsidRDefault="00CE4328" w:rsidP="00B079EA">
      <w:pPr>
        <w:spacing w:after="120" w:line="360" w:lineRule="auto"/>
        <w:jc w:val="both"/>
        <w:rPr>
          <w:rFonts w:cs="Times New Roman"/>
        </w:rPr>
      </w:pPr>
      <w:r w:rsidRPr="000A6F7D">
        <w:rPr>
          <w:rFonts w:cs="Times New Roman"/>
        </w:rPr>
        <w:t>Stipend values are based on a minimum of 12hr/week internship and minimum of 3hr/day. Exceptions must be evaluated and approved by the President &amp; CEO.</w:t>
      </w:r>
    </w:p>
    <w:p w14:paraId="78CC4059" w14:textId="77777777" w:rsidR="00BD6F92" w:rsidRPr="00C17238" w:rsidRDefault="3056B5E4" w:rsidP="005C411A">
      <w:pPr>
        <w:pStyle w:val="Heading2"/>
        <w:numPr>
          <w:ilvl w:val="1"/>
          <w:numId w:val="265"/>
        </w:numPr>
      </w:pPr>
      <w:bookmarkStart w:id="2830" w:name="_Toc222754661"/>
      <w:commentRangeStart w:id="2831"/>
      <w:r>
        <w:t>Employee Definition</w:t>
      </w:r>
      <w:bookmarkEnd w:id="2830"/>
      <w:commentRangeEnd w:id="2831"/>
      <w:r w:rsidR="00BD6F92" w:rsidRPr="00C17238">
        <w:rPr>
          <w:rStyle w:val="CommentReference"/>
          <w:sz w:val="32"/>
          <w:szCs w:val="26"/>
        </w:rPr>
        <w:commentReference w:id="2831"/>
      </w:r>
    </w:p>
    <w:p w14:paraId="6F750BCE" w14:textId="11CAE204" w:rsidR="00BD6F92" w:rsidRPr="000A6F7D" w:rsidRDefault="00BD6F92" w:rsidP="00B079EA">
      <w:pPr>
        <w:spacing w:after="120" w:line="360" w:lineRule="auto"/>
        <w:jc w:val="both"/>
        <w:rPr>
          <w:rFonts w:cs="Times New Roman"/>
        </w:rPr>
      </w:pPr>
      <w:r>
        <w:rPr>
          <w:rFonts w:cs="Times New Roman"/>
        </w:rPr>
        <w:t xml:space="preserve">According to </w:t>
      </w:r>
      <w:r w:rsidRPr="00C17238">
        <w:rPr>
          <w:rFonts w:cs="Times New Roman"/>
        </w:rPr>
        <w:t xml:space="preserve">Article </w:t>
      </w:r>
      <w:r>
        <w:rPr>
          <w:rFonts w:cs="Times New Roman"/>
        </w:rPr>
        <w:t xml:space="preserve">4 of </w:t>
      </w:r>
      <w:ins w:id="2832" w:author="Megan Ash" w:date="2026-01-27T11:38:00Z" w16du:dateUtc="2026-01-27T16:38:00Z">
        <w:r w:rsidR="003F0A17">
          <w:rPr>
            <w:rFonts w:cs="Times New Roman"/>
          </w:rPr>
          <w:t xml:space="preserve">the </w:t>
        </w:r>
      </w:ins>
      <w:r w:rsidR="00B8238B">
        <w:rPr>
          <w:rFonts w:cs="Times New Roman"/>
        </w:rPr>
        <w:t>Hondura</w:t>
      </w:r>
      <w:ins w:id="2833" w:author="Megan Ash" w:date="2026-01-27T11:38:00Z" w16du:dateUtc="2026-01-27T16:38:00Z">
        <w:r w:rsidR="003F0A17">
          <w:rPr>
            <w:rFonts w:cs="Times New Roman"/>
          </w:rPr>
          <w:t>n</w:t>
        </w:r>
      </w:ins>
      <w:del w:id="2834" w:author="Megan Ash" w:date="2026-01-27T11:38:00Z" w16du:dateUtc="2026-01-27T16:38:00Z">
        <w:r w:rsidR="00B8238B" w:rsidDel="003F0A17">
          <w:rPr>
            <w:rFonts w:cs="Times New Roman"/>
          </w:rPr>
          <w:delText>s</w:delText>
        </w:r>
        <w:r w:rsidDel="003F0A17">
          <w:rPr>
            <w:rFonts w:cs="Times New Roman"/>
          </w:rPr>
          <w:delText>’s</w:delText>
        </w:r>
      </w:del>
      <w:r>
        <w:rPr>
          <w:rFonts w:cs="Times New Roman"/>
        </w:rPr>
        <w:t xml:space="preserve"> Labor Code</w:t>
      </w:r>
      <w:r w:rsidRPr="00C17238">
        <w:rPr>
          <w:rFonts w:cs="Times New Roman"/>
        </w:rPr>
        <w:t>, an</w:t>
      </w:r>
      <w:r>
        <w:rPr>
          <w:rFonts w:cs="Times New Roman"/>
        </w:rPr>
        <w:t xml:space="preserve"> employee</w:t>
      </w:r>
      <w:r w:rsidRPr="00C17238">
        <w:rPr>
          <w:rFonts w:cs="Times New Roman"/>
        </w:rPr>
        <w:t xml:space="preserve"> </w:t>
      </w:r>
      <w:r w:rsidRPr="00B116DF">
        <w:rPr>
          <w:rFonts w:cs="Times New Roman"/>
        </w:rPr>
        <w:t>is any person, regardless of gender, nationality, or</w:t>
      </w:r>
      <w:r>
        <w:rPr>
          <w:rFonts w:cs="Times New Roman"/>
        </w:rPr>
        <w:t xml:space="preserve"> </w:t>
      </w:r>
      <w:r w:rsidRPr="00B116DF">
        <w:rPr>
          <w:rFonts w:cs="Times New Roman"/>
        </w:rPr>
        <w:t>legal status, who is legally subordinate to an employer, whether a</w:t>
      </w:r>
      <w:r>
        <w:rPr>
          <w:rFonts w:cs="Times New Roman"/>
        </w:rPr>
        <w:t xml:space="preserve"> </w:t>
      </w:r>
      <w:r w:rsidRPr="00B116DF">
        <w:rPr>
          <w:rFonts w:cs="Times New Roman"/>
        </w:rPr>
        <w:t>natural or legal person, under public or private law, and regardless of</w:t>
      </w:r>
      <w:r>
        <w:rPr>
          <w:rFonts w:cs="Times New Roman"/>
        </w:rPr>
        <w:t xml:space="preserve"> </w:t>
      </w:r>
      <w:r w:rsidRPr="00B116DF">
        <w:rPr>
          <w:rFonts w:cs="Times New Roman"/>
        </w:rPr>
        <w:t>the employer's legal status</w:t>
      </w:r>
      <w:del w:id="2835" w:author="Megan Ash" w:date="2026-01-27T11:38:00Z" w16du:dateUtc="2026-01-27T16:38:00Z">
        <w:r w:rsidRPr="00B116DF" w:rsidDel="0013082C">
          <w:rPr>
            <w:rFonts w:cs="Times New Roman"/>
          </w:rPr>
          <w:delText xml:space="preserve"> </w:delText>
        </w:r>
        <w:r w:rsidRPr="00C17238" w:rsidDel="0013082C">
          <w:rPr>
            <w:rFonts w:cs="Times New Roman"/>
          </w:rPr>
          <w:delText>person</w:delText>
        </w:r>
      </w:del>
      <w:r>
        <w:rPr>
          <w:rFonts w:cs="Times New Roman"/>
        </w:rPr>
        <w:t>. Employees</w:t>
      </w:r>
      <w:r w:rsidRPr="00C17238" w:rsidDel="005E058A">
        <w:rPr>
          <w:rFonts w:cs="Times New Roman"/>
        </w:rPr>
        <w:t xml:space="preserve"> who provide services under the direction and dependence of another in </w:t>
      </w:r>
      <w:r w:rsidR="00B8238B">
        <w:rPr>
          <w:rFonts w:cs="Times New Roman"/>
        </w:rPr>
        <w:t>Honduras</w:t>
      </w:r>
      <w:r w:rsidRPr="00C17238" w:rsidDel="005E058A">
        <w:rPr>
          <w:rFonts w:cs="Times New Roman"/>
        </w:rPr>
        <w:t xml:space="preserve"> </w:t>
      </w:r>
      <w:r>
        <w:rPr>
          <w:rFonts w:cs="Times New Roman"/>
        </w:rPr>
        <w:t>are</w:t>
      </w:r>
      <w:r w:rsidRPr="00C17238" w:rsidDel="005E058A">
        <w:rPr>
          <w:rFonts w:cs="Times New Roman"/>
        </w:rPr>
        <w:t xml:space="preserve"> considered to be employee</w:t>
      </w:r>
      <w:r>
        <w:rPr>
          <w:rFonts w:cs="Times New Roman"/>
        </w:rPr>
        <w:t>s</w:t>
      </w:r>
      <w:r w:rsidRPr="00C17238" w:rsidDel="005E058A">
        <w:rPr>
          <w:rFonts w:cs="Times New Roman"/>
        </w:rPr>
        <w:t xml:space="preserve"> and </w:t>
      </w:r>
      <w:r>
        <w:rPr>
          <w:rFonts w:cs="Times New Roman"/>
        </w:rPr>
        <w:t>are</w:t>
      </w:r>
      <w:r w:rsidRPr="00C17238" w:rsidDel="005E058A">
        <w:rPr>
          <w:rFonts w:cs="Times New Roman"/>
        </w:rPr>
        <w:t xml:space="preserve"> therefore subject to </w:t>
      </w:r>
      <w:del w:id="2836" w:author="Megan Ash" w:date="2026-01-27T11:39:00Z" w16du:dateUtc="2026-01-27T16:39:00Z">
        <w:r w:rsidRPr="00C17238" w:rsidDel="00EF1A6C">
          <w:rPr>
            <w:rFonts w:cs="Times New Roman"/>
          </w:rPr>
          <w:delText xml:space="preserve">the </w:delText>
        </w:r>
      </w:del>
      <w:ins w:id="2837" w:author="Megan Ash" w:date="2026-01-27T11:39:00Z" w16du:dateUtc="2026-01-27T16:39:00Z">
        <w:r w:rsidR="00EF1A6C">
          <w:rPr>
            <w:rFonts w:cs="Times New Roman"/>
          </w:rPr>
          <w:t>Honduran</w:t>
        </w:r>
        <w:r w:rsidR="00EF1A6C" w:rsidRPr="00C17238" w:rsidDel="005E058A">
          <w:rPr>
            <w:rFonts w:cs="Times New Roman"/>
          </w:rPr>
          <w:t xml:space="preserve"> </w:t>
        </w:r>
      </w:ins>
      <w:r w:rsidRPr="00C17238" w:rsidDel="005E058A">
        <w:rPr>
          <w:rFonts w:cs="Times New Roman"/>
        </w:rPr>
        <w:t>labor law</w:t>
      </w:r>
      <w:del w:id="2838" w:author="Megan Ash" w:date="2026-01-27T11:39:00Z" w16du:dateUtc="2026-01-27T16:39:00Z">
        <w:r w:rsidRPr="00C17238" w:rsidDel="00EF1A6C">
          <w:rPr>
            <w:rFonts w:cs="Times New Roman"/>
          </w:rPr>
          <w:delText>s</w:delText>
        </w:r>
      </w:del>
      <w:r w:rsidRPr="00C17238" w:rsidDel="005E058A">
        <w:rPr>
          <w:rFonts w:cs="Times New Roman"/>
        </w:rPr>
        <w:t>.</w:t>
      </w:r>
    </w:p>
    <w:p w14:paraId="083E844E" w14:textId="45DCBC2B" w:rsidR="00527FAB" w:rsidRPr="005F75F3" w:rsidRDefault="00F95C97" w:rsidP="005F75F3">
      <w:pPr>
        <w:pStyle w:val="Heading3"/>
        <w:rPr>
          <w:rStyle w:val="Heading3Char"/>
          <w:b/>
          <w:bCs/>
        </w:rPr>
      </w:pPr>
      <w:bookmarkStart w:id="2839" w:name="_Toc180139368"/>
      <w:bookmarkStart w:id="2840" w:name="_Toc180456621"/>
      <w:bookmarkStart w:id="2841" w:name="_Toc222754662"/>
      <w:bookmarkEnd w:id="2839"/>
      <w:bookmarkEnd w:id="2840"/>
      <w:r w:rsidRPr="5EED732B">
        <w:rPr>
          <w:rStyle w:val="Heading3Char"/>
          <w:b/>
          <w:bCs/>
        </w:rPr>
        <w:t>8.10.</w:t>
      </w:r>
      <w:commentRangeStart w:id="2842"/>
      <w:r w:rsidRPr="5EED732B">
        <w:rPr>
          <w:rStyle w:val="Heading3Char"/>
          <w:b/>
          <w:bCs/>
        </w:rPr>
        <w:t xml:space="preserve">1 </w:t>
      </w:r>
      <w:r w:rsidR="00527FAB" w:rsidRPr="5EED732B">
        <w:rPr>
          <w:rStyle w:val="Heading3Char"/>
          <w:b/>
          <w:bCs/>
        </w:rPr>
        <w:t>Labor Contract Definition</w:t>
      </w:r>
      <w:bookmarkEnd w:id="2841"/>
      <w:commentRangeEnd w:id="2842"/>
      <w:r w:rsidRPr="005F75F3">
        <w:rPr>
          <w:rStyle w:val="CommentReference"/>
          <w:sz w:val="28"/>
          <w:szCs w:val="24"/>
        </w:rPr>
        <w:commentReference w:id="2842"/>
      </w:r>
    </w:p>
    <w:p w14:paraId="61665A5C" w14:textId="18C560A9" w:rsidR="00527FAB" w:rsidRPr="00C17238" w:rsidRDefault="2302C45E" w:rsidP="047F57F2">
      <w:pPr>
        <w:spacing w:after="120" w:line="360" w:lineRule="auto"/>
        <w:jc w:val="both"/>
        <w:rPr>
          <w:rFonts w:cs="Times New Roman"/>
        </w:rPr>
      </w:pPr>
      <w:commentRangeStart w:id="2843"/>
      <w:commentRangeStart w:id="2844"/>
      <w:r w:rsidRPr="000971D5">
        <w:rPr>
          <w:rFonts w:cs="Times New Roman"/>
        </w:rPr>
        <w:t>According</w:t>
      </w:r>
      <w:commentRangeEnd w:id="2843"/>
      <w:r w:rsidR="005404F5" w:rsidRPr="000971D5">
        <w:rPr>
          <w:rStyle w:val="CommentReference"/>
          <w:rFonts w:cs="Times New Roman"/>
          <w:sz w:val="24"/>
          <w:szCs w:val="24"/>
        </w:rPr>
        <w:commentReference w:id="2843"/>
      </w:r>
      <w:commentRangeEnd w:id="2844"/>
      <w:r w:rsidRPr="000971D5">
        <w:rPr>
          <w:rStyle w:val="CommentReference"/>
          <w:rFonts w:cs="Times New Roman"/>
          <w:sz w:val="24"/>
          <w:szCs w:val="24"/>
        </w:rPr>
        <w:commentReference w:id="2844"/>
      </w:r>
      <w:r w:rsidRPr="000971D5">
        <w:rPr>
          <w:rFonts w:cs="Times New Roman"/>
        </w:rPr>
        <w:t xml:space="preserve"> to</w:t>
      </w:r>
      <w:commentRangeStart w:id="2845"/>
      <w:r w:rsidRPr="000971D5">
        <w:rPr>
          <w:rFonts w:cs="Times New Roman"/>
        </w:rPr>
        <w:t xml:space="preserve"> Article </w:t>
      </w:r>
      <w:ins w:id="2846" w:author="Megan Ash" w:date="2026-02-26T15:54:00Z" w16du:dateUtc="2026-02-26T20:54:00Z">
        <w:r w:rsidR="000971D5" w:rsidRPr="000971D5">
          <w:rPr>
            <w:rFonts w:cs="Times New Roman"/>
            <w:rPrChange w:id="2847" w:author="Megan Ash" w:date="2026-02-26T15:54:00Z" w16du:dateUtc="2026-02-26T20:54:00Z">
              <w:rPr>
                <w:rFonts w:cs="Times New Roman"/>
                <w:highlight w:val="yellow"/>
              </w:rPr>
            </w:rPrChange>
          </w:rPr>
          <w:t>19</w:t>
        </w:r>
      </w:ins>
      <w:ins w:id="2848" w:author="Catalina Ipas" w:date="2025-05-05T21:50:00Z">
        <w:del w:id="2849" w:author="Megan Ash" w:date="2026-02-26T15:54:00Z" w16du:dateUtc="2026-02-26T20:54:00Z">
          <w:r w:rsidR="464BFE8E" w:rsidRPr="000971D5" w:rsidDel="000971D5">
            <w:rPr>
              <w:rFonts w:cs="Times New Roman"/>
            </w:rPr>
            <w:delText>6</w:delText>
          </w:r>
        </w:del>
      </w:ins>
      <w:ins w:id="2850" w:author="Megan Ash" w:date="2026-01-27T11:40:00Z" w16du:dateUtc="2026-01-27T16:40:00Z">
        <w:r w:rsidR="003A0C73" w:rsidRPr="000971D5">
          <w:rPr>
            <w:rFonts w:cs="Times New Roman"/>
          </w:rPr>
          <w:t xml:space="preserve"> </w:t>
        </w:r>
      </w:ins>
      <w:del w:id="2851" w:author="Catalina Ipas" w:date="2025-05-05T21:50:00Z">
        <w:r w:rsidR="00F26B54" w:rsidRPr="000971D5" w:rsidDel="2302C45E">
          <w:rPr>
            <w:rFonts w:cs="Times New Roman"/>
          </w:rPr>
          <w:delText xml:space="preserve">4 </w:delText>
        </w:r>
      </w:del>
      <w:r w:rsidRPr="000971D5">
        <w:rPr>
          <w:rFonts w:cs="Times New Roman"/>
        </w:rPr>
        <w:t xml:space="preserve">of </w:t>
      </w:r>
      <w:ins w:id="2852" w:author="Megan Ash" w:date="2026-01-27T11:42:00Z" w16du:dateUtc="2026-01-27T16:42:00Z">
        <w:r w:rsidR="005D47EF" w:rsidRPr="000971D5">
          <w:rPr>
            <w:rFonts w:cs="Times New Roman"/>
          </w:rPr>
          <w:t xml:space="preserve">the </w:t>
        </w:r>
      </w:ins>
      <w:r w:rsidR="00B8238B" w:rsidRPr="000971D5">
        <w:rPr>
          <w:rFonts w:cs="Times New Roman"/>
        </w:rPr>
        <w:t>Hondura</w:t>
      </w:r>
      <w:ins w:id="2853" w:author="Megan Ash" w:date="2026-01-27T11:42:00Z" w16du:dateUtc="2026-01-27T16:42:00Z">
        <w:r w:rsidR="005D47EF" w:rsidRPr="000971D5">
          <w:rPr>
            <w:rFonts w:cs="Times New Roman"/>
          </w:rPr>
          <w:t>n</w:t>
        </w:r>
      </w:ins>
      <w:del w:id="2854" w:author="Megan Ash" w:date="2026-01-27T11:42:00Z" w16du:dateUtc="2026-01-27T16:42:00Z">
        <w:r w:rsidR="00B8238B" w:rsidRPr="000971D5" w:rsidDel="005D47EF">
          <w:rPr>
            <w:rFonts w:cs="Times New Roman"/>
          </w:rPr>
          <w:delText>s</w:delText>
        </w:r>
        <w:r w:rsidRPr="000971D5" w:rsidDel="005D47EF">
          <w:rPr>
            <w:rFonts w:cs="Times New Roman"/>
          </w:rPr>
          <w:delText>’s</w:delText>
        </w:r>
      </w:del>
      <w:r w:rsidRPr="000971D5">
        <w:rPr>
          <w:rFonts w:cs="Times New Roman"/>
        </w:rPr>
        <w:t xml:space="preserve"> Labor Code, </w:t>
      </w:r>
      <w:ins w:id="2855" w:author="Megan Ash" w:date="2026-02-26T15:54:00Z">
        <w:r w:rsidR="00355DF1" w:rsidRPr="00355DF1">
          <w:rPr>
            <w:rFonts w:cs="Times New Roman"/>
          </w:rPr>
          <w:t>an individual employment contract is an agreement by which a natural person undertakes to execute a specific work or provide personal services to another person, whether natural or juridical, under the latter’s continuous dependence or subordination, in exchange for remuneration. Continuous dependence is understood as the worker’s obligation to comply with the employer’s orders and to submit to the employer’s direction, exercised personally or through third parties, in all matters relating to the work.</w:t>
        </w:r>
      </w:ins>
      <w:del w:id="2856" w:author="Megan Ash" w:date="2026-02-26T15:55:00Z" w16du:dateUtc="2026-02-26T20:55:00Z">
        <w:r w:rsidRPr="000971D5" w:rsidDel="00FD3094">
          <w:rPr>
            <w:rFonts w:cs="Times New Roman"/>
          </w:rPr>
          <w:delText>a</w:delText>
        </w:r>
        <w:r w:rsidR="19A679E1" w:rsidRPr="000971D5" w:rsidDel="00FD3094">
          <w:rPr>
            <w:rFonts w:cs="Times New Roman"/>
          </w:rPr>
          <w:delText xml:space="preserve"> labor contract is </w:delText>
        </w:r>
        <w:r w:rsidR="4DFEB5AF" w:rsidRPr="000971D5" w:rsidDel="00FD3094">
          <w:rPr>
            <w:rFonts w:cs="Times New Roman"/>
          </w:rPr>
          <w:delText xml:space="preserve">an agreement </w:delText>
        </w:r>
        <w:r w:rsidR="00F26B54" w:rsidRPr="000971D5" w:rsidDel="00FD3094">
          <w:rPr>
            <w:rFonts w:cs="Times New Roman"/>
          </w:rPr>
          <w:delText>by which an employee undertakes to place his or her professional activity, in return for remuneration, in the service of an employer under the latter's direction and authorization</w:delText>
        </w:r>
      </w:del>
      <w:ins w:id="2857" w:author="Catalina Ipas" w:date="2025-05-05T21:50:00Z">
        <w:del w:id="2858" w:author="Megan Ash" w:date="2026-02-26T15:55:00Z" w16du:dateUtc="2026-02-26T20:55:00Z">
          <w:r w:rsidR="3CB6F220" w:rsidRPr="000971D5" w:rsidDel="00FD3094">
            <w:rPr>
              <w:rFonts w:eastAsia="Times New Roman" w:cs="Times New Roman"/>
            </w:rPr>
            <w:delText xml:space="preserve"> </w:delText>
          </w:r>
          <w:r w:rsidR="3CB6F220" w:rsidRPr="000971D5" w:rsidDel="00FD3094">
            <w:rPr>
              <w:rFonts w:cs="Times New Roman"/>
            </w:rPr>
            <w:delText>by which one</w:delText>
          </w:r>
          <w:r w:rsidR="3CB6F220" w:rsidRPr="000971D5" w:rsidDel="00FD3094">
            <w:rPr>
              <w:rFonts w:eastAsia="Times New Roman" w:cs="Times New Roman"/>
            </w:rPr>
            <w:delText xml:space="preserve"> of the parties, referred to as the worker or employee, undertakes to provide their personal services to the other party, referred to as the employer, under the employer’s direction and control in exchange for remuneration. The employment relationship may be proven by any means</w:delText>
          </w:r>
        </w:del>
      </w:ins>
      <w:del w:id="2859" w:author="Megan Ash" w:date="2026-02-26T15:55:00Z" w16du:dateUtc="2026-02-26T20:55:00Z">
        <w:r w:rsidR="00F26B54" w:rsidRPr="000971D5" w:rsidDel="00FD3094">
          <w:rPr>
            <w:rFonts w:cs="Times New Roman"/>
          </w:rPr>
          <w:delText>.</w:delText>
        </w:r>
        <w:r w:rsidR="19A679E1" w:rsidRPr="000971D5" w:rsidDel="00FD3094">
          <w:rPr>
            <w:rFonts w:cs="Times New Roman"/>
          </w:rPr>
          <w:delText xml:space="preserve"> </w:delText>
        </w:r>
        <w:commentRangeEnd w:id="2845"/>
        <w:r w:rsidR="00F26B54" w:rsidRPr="00C17238" w:rsidDel="00FD3094">
          <w:rPr>
            <w:rStyle w:val="CommentReference"/>
            <w:rFonts w:cs="Times New Roman"/>
            <w:sz w:val="24"/>
            <w:szCs w:val="24"/>
          </w:rPr>
          <w:commentReference w:id="2845"/>
        </w:r>
      </w:del>
    </w:p>
    <w:p w14:paraId="2EA553D7" w14:textId="2D947749" w:rsidR="00527FAB" w:rsidRPr="00C17238" w:rsidRDefault="00527FAB" w:rsidP="00527FAB">
      <w:pPr>
        <w:spacing w:after="120" w:line="360" w:lineRule="auto"/>
        <w:jc w:val="both"/>
        <w:rPr>
          <w:rFonts w:cs="Times New Roman"/>
        </w:rPr>
      </w:pPr>
      <w:r w:rsidRPr="00C17238">
        <w:rPr>
          <w:rFonts w:cs="Times New Roman"/>
        </w:rPr>
        <w:t xml:space="preserve">Per Partners </w:t>
      </w:r>
      <w:r w:rsidR="00B8238B">
        <w:rPr>
          <w:rFonts w:cs="Times New Roman"/>
        </w:rPr>
        <w:t>Honduras</w:t>
      </w:r>
      <w:r w:rsidRPr="00C17238">
        <w:rPr>
          <w:rFonts w:cs="Times New Roman"/>
        </w:rPr>
        <w:t>, individual contracts of employment must be written, and all salar</w:t>
      </w:r>
      <w:ins w:id="2860" w:author="Megan Ash" w:date="2026-01-27T11:44:00Z" w16du:dateUtc="2026-01-27T16:44:00Z">
        <w:r w:rsidR="00FC490A">
          <w:rPr>
            <w:rFonts w:cs="Times New Roman"/>
          </w:rPr>
          <w:t>ies</w:t>
        </w:r>
      </w:ins>
      <w:del w:id="2861" w:author="Megan Ash" w:date="2026-01-27T11:44:00Z" w16du:dateUtc="2026-01-27T16:44:00Z">
        <w:r w:rsidRPr="00C17238" w:rsidDel="00FC490A">
          <w:rPr>
            <w:rFonts w:cs="Times New Roman"/>
          </w:rPr>
          <w:delText>y</w:delText>
        </w:r>
      </w:del>
      <w:r w:rsidRPr="00C17238">
        <w:rPr>
          <w:rFonts w:cs="Times New Roman"/>
        </w:rPr>
        <w:t xml:space="preserve"> quoted in gross </w:t>
      </w:r>
      <w:del w:id="2862" w:author="Megan Ash" w:date="2026-01-27T11:44:00Z" w16du:dateUtc="2026-01-27T16:44:00Z">
        <w:r w:rsidR="007261A2" w:rsidDel="00FC490A">
          <w:rPr>
            <w:rFonts w:cs="Times New Roman"/>
          </w:rPr>
          <w:delText>MRU</w:delText>
        </w:r>
      </w:del>
      <w:ins w:id="2863" w:author="Megan Ash" w:date="2026-01-27T11:44:00Z" w16du:dateUtc="2026-01-27T16:44:00Z">
        <w:r w:rsidR="00FC490A">
          <w:rPr>
            <w:rFonts w:cs="Times New Roman"/>
          </w:rPr>
          <w:t>HNL</w:t>
        </w:r>
      </w:ins>
      <w:r w:rsidRPr="00C17238">
        <w:rPr>
          <w:rFonts w:cs="Times New Roman"/>
        </w:rPr>
        <w:t xml:space="preserve">. The contract of employment should include all basic terms and conditions of employment such as wages/salaries, hours of work, </w:t>
      </w:r>
      <w:r w:rsidR="009944BB" w:rsidRPr="00C17238">
        <w:rPr>
          <w:rFonts w:cs="Times New Roman"/>
        </w:rPr>
        <w:t>overtime,</w:t>
      </w:r>
      <w:r w:rsidRPr="00C17238">
        <w:rPr>
          <w:rFonts w:cs="Times New Roman"/>
        </w:rPr>
        <w:t xml:space="preserve"> and leave. If agreed upon, other </w:t>
      </w:r>
      <w:ins w:id="2864" w:author="Megan Ash" w:date="2026-02-23T09:54:00Z" w16du:dateUtc="2026-02-23T14:54:00Z">
        <w:r w:rsidR="00B72C91">
          <w:rPr>
            <w:rFonts w:cs="Times New Roman"/>
          </w:rPr>
          <w:t>terms</w:t>
        </w:r>
      </w:ins>
      <w:ins w:id="2865" w:author="Megan Ash" w:date="2026-02-23T09:55:00Z" w16du:dateUtc="2026-02-23T14:55:00Z">
        <w:r w:rsidR="00B72C91">
          <w:rPr>
            <w:rFonts w:cs="Times New Roman"/>
          </w:rPr>
          <w:t xml:space="preserve"> and</w:t>
        </w:r>
      </w:ins>
      <w:ins w:id="2866" w:author="Megan Ash" w:date="2026-02-23T09:54:00Z" w16du:dateUtc="2026-02-23T14:54:00Z">
        <w:r w:rsidR="00B72C91">
          <w:rPr>
            <w:rFonts w:cs="Times New Roman"/>
          </w:rPr>
          <w:t>/</w:t>
        </w:r>
      </w:ins>
      <w:ins w:id="2867" w:author="Megan Ash" w:date="2026-02-23T09:55:00Z" w16du:dateUtc="2026-02-23T14:55:00Z">
        <w:r w:rsidR="00B72C91">
          <w:rPr>
            <w:rFonts w:cs="Times New Roman"/>
          </w:rPr>
          <w:t xml:space="preserve">or </w:t>
        </w:r>
      </w:ins>
      <w:r w:rsidRPr="00C17238">
        <w:rPr>
          <w:rFonts w:cs="Times New Roman"/>
        </w:rPr>
        <w:t>benefits, which may include sick</w:t>
      </w:r>
      <w:del w:id="2868" w:author="Megan Ash" w:date="2026-01-27T11:46:00Z" w16du:dateUtc="2026-01-27T16:46:00Z">
        <w:r w:rsidRPr="00C17238" w:rsidDel="008B3E3E">
          <w:rPr>
            <w:rFonts w:cs="Times New Roman"/>
          </w:rPr>
          <w:delText>ness benefits</w:delText>
        </w:r>
      </w:del>
      <w:ins w:id="2869" w:author="Megan Ash" w:date="2026-01-27T11:46:00Z" w16du:dateUtc="2026-01-27T16:46:00Z">
        <w:r w:rsidR="008B3E3E">
          <w:rPr>
            <w:rFonts w:cs="Times New Roman"/>
          </w:rPr>
          <w:t xml:space="preserve"> leave</w:t>
        </w:r>
      </w:ins>
      <w:r w:rsidRPr="00C17238">
        <w:rPr>
          <w:rFonts w:cs="Times New Roman"/>
        </w:rPr>
        <w:t>, promotion, redundancy, likely duration of the employment</w:t>
      </w:r>
      <w:r w:rsidR="00000809">
        <w:rPr>
          <w:rFonts w:cs="Times New Roman"/>
        </w:rPr>
        <w:t xml:space="preserve">, etc., may be </w:t>
      </w:r>
      <w:r w:rsidR="00CC68BF">
        <w:rPr>
          <w:rFonts w:cs="Times New Roman"/>
        </w:rPr>
        <w:t>added</w:t>
      </w:r>
      <w:r w:rsidRPr="00C17238">
        <w:rPr>
          <w:rFonts w:cs="Times New Roman"/>
        </w:rPr>
        <w:t>.</w:t>
      </w:r>
    </w:p>
    <w:p w14:paraId="178E1F79" w14:textId="71321825" w:rsidR="00527FAB" w:rsidRPr="00C17238" w:rsidRDefault="00527FAB" w:rsidP="00527FAB">
      <w:pPr>
        <w:spacing w:after="120" w:line="360" w:lineRule="auto"/>
        <w:jc w:val="both"/>
        <w:rPr>
          <w:rFonts w:cs="Times New Roman"/>
        </w:rPr>
      </w:pPr>
      <w:r w:rsidRPr="00C17238">
        <w:rPr>
          <w:rFonts w:cs="Times New Roman"/>
        </w:rPr>
        <w:t xml:space="preserve">Labor contracts shall be drafted in </w:t>
      </w:r>
      <w:r w:rsidR="00FF03F8">
        <w:rPr>
          <w:rFonts w:cs="Times New Roman"/>
        </w:rPr>
        <w:t xml:space="preserve">English and </w:t>
      </w:r>
      <w:del w:id="2870" w:author="Megan Ash" w:date="2026-01-27T11:47:00Z" w16du:dateUtc="2026-01-27T16:47:00Z">
        <w:r w:rsidR="00FF03F8" w:rsidDel="00727FC0">
          <w:rPr>
            <w:rFonts w:cs="Times New Roman"/>
          </w:rPr>
          <w:delText>French</w:delText>
        </w:r>
        <w:r w:rsidR="008D1F7A" w:rsidDel="00727FC0">
          <w:rPr>
            <w:rFonts w:cs="Times New Roman"/>
          </w:rPr>
          <w:delText xml:space="preserve"> </w:delText>
        </w:r>
      </w:del>
      <w:ins w:id="2871" w:author="Megan Ash" w:date="2026-01-27T11:47:00Z" w16du:dateUtc="2026-01-27T16:47:00Z">
        <w:r w:rsidR="00727FC0">
          <w:rPr>
            <w:rFonts w:cs="Times New Roman"/>
          </w:rPr>
          <w:t xml:space="preserve">Spanish </w:t>
        </w:r>
      </w:ins>
      <w:r w:rsidR="008D1F7A">
        <w:rPr>
          <w:rFonts w:cs="Times New Roman"/>
        </w:rPr>
        <w:t>side by side</w:t>
      </w:r>
      <w:r w:rsidR="00FF03F8" w:rsidRPr="00C17238">
        <w:rPr>
          <w:rFonts w:cs="Times New Roman"/>
        </w:rPr>
        <w:t xml:space="preserve"> </w:t>
      </w:r>
      <w:r w:rsidRPr="00C17238">
        <w:rPr>
          <w:rFonts w:cs="Times New Roman"/>
        </w:rPr>
        <w:t>in two originals, one of which shall be given to each of the contracting parties. This includes all new contracts, modifications</w:t>
      </w:r>
      <w:r w:rsidR="00E23A6F">
        <w:rPr>
          <w:rFonts w:cs="Times New Roman"/>
        </w:rPr>
        <w:t>,</w:t>
      </w:r>
      <w:r w:rsidRPr="00C17238">
        <w:rPr>
          <w:rFonts w:cs="Times New Roman"/>
        </w:rPr>
        <w:t xml:space="preserve"> and/or novation.</w:t>
      </w:r>
    </w:p>
    <w:p w14:paraId="425A198F" w14:textId="77777777" w:rsidR="00527FAB" w:rsidRPr="00C17238" w:rsidRDefault="00527FAB" w:rsidP="00527FAB">
      <w:pPr>
        <w:spacing w:after="120" w:line="360" w:lineRule="auto"/>
        <w:jc w:val="both"/>
        <w:rPr>
          <w:rFonts w:cs="Times New Roman"/>
        </w:rPr>
      </w:pPr>
      <w:r w:rsidRPr="00C17238">
        <w:rPr>
          <w:rFonts w:cs="Times New Roman"/>
        </w:rPr>
        <w:t>All the legally established employee benefits are deemed to be automatically included in any employment contract. The minimum legal terms and conditions apply by default, unless custom or practice in the workplace, or an applicable collective agreement, includes any other term which improves the employment conditions for the employee.</w:t>
      </w:r>
    </w:p>
    <w:p w14:paraId="15934A0F" w14:textId="0D7C6DE8" w:rsidR="00527FAB" w:rsidRPr="005F75F3" w:rsidRDefault="26CB1079" w:rsidP="68B23B75">
      <w:pPr>
        <w:pStyle w:val="Heading3"/>
        <w:rPr>
          <w:rStyle w:val="Heading3Char"/>
          <w:b/>
          <w:bCs/>
        </w:rPr>
      </w:pPr>
      <w:bookmarkStart w:id="2872" w:name="_Toc222754663"/>
      <w:r w:rsidRPr="5EED732B">
        <w:rPr>
          <w:rStyle w:val="Heading3Char"/>
          <w:b/>
          <w:bCs/>
        </w:rPr>
        <w:t>8.1</w:t>
      </w:r>
      <w:r w:rsidR="0FEC271B" w:rsidRPr="5EED732B">
        <w:rPr>
          <w:rStyle w:val="Heading3Char"/>
          <w:b/>
          <w:bCs/>
        </w:rPr>
        <w:t>0</w:t>
      </w:r>
      <w:r w:rsidRPr="5EED732B">
        <w:rPr>
          <w:rStyle w:val="Heading3Char"/>
          <w:b/>
          <w:bCs/>
        </w:rPr>
        <w:t>.2</w:t>
      </w:r>
      <w:commentRangeStart w:id="2873"/>
      <w:commentRangeStart w:id="2874"/>
      <w:r w:rsidRPr="5EED732B">
        <w:rPr>
          <w:rStyle w:val="Heading3Char"/>
          <w:b/>
          <w:bCs/>
        </w:rPr>
        <w:t xml:space="preserve"> </w:t>
      </w:r>
      <w:commentRangeStart w:id="2875"/>
      <w:commentRangeStart w:id="2876"/>
      <w:r w:rsidR="19A679E1" w:rsidRPr="5EED732B">
        <w:rPr>
          <w:rStyle w:val="Heading3Char"/>
          <w:b/>
          <w:bCs/>
        </w:rPr>
        <w:t xml:space="preserve">Types of </w:t>
      </w:r>
      <w:r w:rsidR="405A82A4" w:rsidRPr="5EED732B">
        <w:rPr>
          <w:rStyle w:val="Heading3Char"/>
          <w:b/>
          <w:bCs/>
        </w:rPr>
        <w:t xml:space="preserve">Labor </w:t>
      </w:r>
      <w:r w:rsidR="19A679E1" w:rsidRPr="5EED732B">
        <w:rPr>
          <w:rStyle w:val="Heading3Char"/>
          <w:b/>
          <w:bCs/>
        </w:rPr>
        <w:t>Contracts</w:t>
      </w:r>
      <w:bookmarkEnd w:id="2872"/>
      <w:commentRangeEnd w:id="2873"/>
      <w:r w:rsidRPr="005F75F3">
        <w:rPr>
          <w:rStyle w:val="CommentReference"/>
          <w:sz w:val="28"/>
          <w:szCs w:val="24"/>
        </w:rPr>
        <w:commentReference w:id="2873"/>
      </w:r>
      <w:commentRangeEnd w:id="2874"/>
      <w:r w:rsidRPr="005F75F3">
        <w:rPr>
          <w:rStyle w:val="CommentReference"/>
          <w:sz w:val="28"/>
          <w:szCs w:val="24"/>
        </w:rPr>
        <w:commentReference w:id="2874"/>
      </w:r>
      <w:commentRangeEnd w:id="2875"/>
      <w:r w:rsidRPr="005F75F3">
        <w:rPr>
          <w:rStyle w:val="CommentReference"/>
          <w:sz w:val="28"/>
          <w:szCs w:val="24"/>
        </w:rPr>
        <w:commentReference w:id="2875"/>
      </w:r>
      <w:commentRangeEnd w:id="2876"/>
      <w:r w:rsidRPr="005F75F3">
        <w:rPr>
          <w:rStyle w:val="CommentReference"/>
          <w:sz w:val="28"/>
          <w:szCs w:val="24"/>
        </w:rPr>
        <w:commentReference w:id="2876"/>
      </w:r>
    </w:p>
    <w:p w14:paraId="731BD4A6" w14:textId="510556CA" w:rsidR="00F76D2F" w:rsidRDefault="00F76D2F" w:rsidP="0E916A6A">
      <w:pPr>
        <w:spacing w:after="120" w:line="360" w:lineRule="auto"/>
        <w:jc w:val="both"/>
        <w:rPr>
          <w:ins w:id="2877" w:author="Catalina Ipas" w:date="2025-09-25T12:18:00Z" w16du:dateUtc="2025-09-25T12:18:34Z"/>
          <w:rFonts w:cs="Times New Roman"/>
        </w:rPr>
      </w:pPr>
      <w:r w:rsidRPr="0E916A6A">
        <w:rPr>
          <w:rFonts w:cs="Times New Roman"/>
        </w:rPr>
        <w:t>L</w:t>
      </w:r>
      <w:r w:rsidR="005C41AF" w:rsidRPr="0E916A6A">
        <w:rPr>
          <w:rFonts w:cs="Times New Roman"/>
        </w:rPr>
        <w:t xml:space="preserve">abor relations </w:t>
      </w:r>
      <w:del w:id="2878" w:author="Megan Ash" w:date="2026-01-27T11:58:00Z" w16du:dateUtc="2026-01-27T16:58:00Z">
        <w:r w:rsidR="005C41AF" w:rsidRPr="0E916A6A" w:rsidDel="004D0D67">
          <w:rPr>
            <w:rFonts w:cs="Times New Roman"/>
          </w:rPr>
          <w:delText>can be</w:delText>
        </w:r>
      </w:del>
      <w:ins w:id="2879" w:author="Megan Ash" w:date="2026-01-27T11:58:00Z" w16du:dateUtc="2026-01-27T16:58:00Z">
        <w:r w:rsidR="004D0D67">
          <w:rPr>
            <w:rFonts w:cs="Times New Roman"/>
          </w:rPr>
          <w:t>may be established</w:t>
        </w:r>
      </w:ins>
      <w:r w:rsidR="005C41AF" w:rsidRPr="0E916A6A">
        <w:rPr>
          <w:rFonts w:cs="Times New Roman"/>
        </w:rPr>
        <w:t xml:space="preserve"> for a specific job</w:t>
      </w:r>
      <w:r w:rsidR="0009551B" w:rsidRPr="0E916A6A">
        <w:rPr>
          <w:rFonts w:cs="Times New Roman"/>
        </w:rPr>
        <w:t>,</w:t>
      </w:r>
      <w:r w:rsidR="005C41AF" w:rsidRPr="0E916A6A">
        <w:rPr>
          <w:rFonts w:cs="Times New Roman"/>
        </w:rPr>
        <w:t xml:space="preserve"> </w:t>
      </w:r>
      <w:del w:id="2880" w:author="Megan Ash" w:date="2026-01-27T11:58:00Z" w16du:dateUtc="2026-01-27T16:58:00Z">
        <w:r w:rsidR="005C41AF" w:rsidRPr="0E916A6A" w:rsidDel="008D2056">
          <w:rPr>
            <w:rFonts w:cs="Times New Roman"/>
          </w:rPr>
          <w:delText>time</w:delText>
        </w:r>
      </w:del>
      <w:ins w:id="2881" w:author="Megan Ash" w:date="2026-01-27T11:58:00Z" w16du:dateUtc="2026-01-27T16:58:00Z">
        <w:r w:rsidR="008D2056">
          <w:rPr>
            <w:rFonts w:cs="Times New Roman"/>
          </w:rPr>
          <w:t>a fixed period</w:t>
        </w:r>
      </w:ins>
      <w:r w:rsidR="005C41AF" w:rsidRPr="0E916A6A">
        <w:rPr>
          <w:rFonts w:cs="Times New Roman"/>
        </w:rPr>
        <w:t xml:space="preserve">, </w:t>
      </w:r>
      <w:ins w:id="2882" w:author="Megan Ash" w:date="2026-01-27T11:58:00Z" w16du:dateUtc="2026-01-27T16:58:00Z">
        <w:r w:rsidR="008D2056">
          <w:rPr>
            <w:rFonts w:cs="Times New Roman"/>
          </w:rPr>
          <w:t xml:space="preserve">a </w:t>
        </w:r>
      </w:ins>
      <w:del w:id="2883" w:author="Megan Ash" w:date="2026-01-27T11:58:00Z" w16du:dateUtc="2026-01-27T16:58:00Z">
        <w:r w:rsidR="005C41AF" w:rsidRPr="0E916A6A" w:rsidDel="008D2056">
          <w:rPr>
            <w:rFonts w:cs="Times New Roman"/>
          </w:rPr>
          <w:delText xml:space="preserve">by </w:delText>
        </w:r>
      </w:del>
      <w:r w:rsidR="005C41AF" w:rsidRPr="0E916A6A">
        <w:rPr>
          <w:rFonts w:cs="Times New Roman"/>
        </w:rPr>
        <w:t>season</w:t>
      </w:r>
      <w:ins w:id="2884" w:author="Megan Ash" w:date="2026-01-27T11:58:00Z" w16du:dateUtc="2026-01-27T16:58:00Z">
        <w:r w:rsidR="008D2056">
          <w:rPr>
            <w:rFonts w:cs="Times New Roman"/>
          </w:rPr>
          <w:t>al basis</w:t>
        </w:r>
      </w:ins>
      <w:r w:rsidR="0017310A" w:rsidRPr="0E916A6A">
        <w:rPr>
          <w:rFonts w:cs="Times New Roman"/>
        </w:rPr>
        <w:t>,</w:t>
      </w:r>
      <w:r w:rsidR="005C41AF" w:rsidRPr="0E916A6A">
        <w:rPr>
          <w:rFonts w:cs="Times New Roman"/>
        </w:rPr>
        <w:t xml:space="preserve"> or</w:t>
      </w:r>
      <w:r w:rsidR="007328AA" w:rsidRPr="0E916A6A">
        <w:rPr>
          <w:rFonts w:cs="Times New Roman"/>
        </w:rPr>
        <w:t xml:space="preserve"> </w:t>
      </w:r>
      <w:r w:rsidR="005C41AF" w:rsidRPr="0E916A6A">
        <w:rPr>
          <w:rFonts w:cs="Times New Roman"/>
        </w:rPr>
        <w:t xml:space="preserve">for an indefinite </w:t>
      </w:r>
      <w:del w:id="2885" w:author="Megan Ash" w:date="2026-01-27T11:58:00Z" w16du:dateUtc="2026-01-27T16:58:00Z">
        <w:r w:rsidR="005C41AF" w:rsidRPr="0E916A6A" w:rsidDel="008D2056">
          <w:rPr>
            <w:rFonts w:cs="Times New Roman"/>
          </w:rPr>
          <w:delText>period of time</w:delText>
        </w:r>
      </w:del>
      <w:ins w:id="2886" w:author="Megan Ash" w:date="2026-01-27T11:58:00Z" w16du:dateUtc="2026-01-27T16:58:00Z">
        <w:r w:rsidR="008D2056">
          <w:rPr>
            <w:rFonts w:cs="Times New Roman"/>
          </w:rPr>
          <w:t>duration</w:t>
        </w:r>
      </w:ins>
      <w:r w:rsidR="005C41AF" w:rsidRPr="0E916A6A">
        <w:rPr>
          <w:rFonts w:cs="Times New Roman"/>
        </w:rPr>
        <w:t xml:space="preserve"> and, where applicable, may </w:t>
      </w:r>
      <w:del w:id="2887" w:author="Megan Ash" w:date="2026-01-27T11:59:00Z" w16du:dateUtc="2026-01-27T16:59:00Z">
        <w:r w:rsidR="005C41AF" w:rsidRPr="0E916A6A" w:rsidDel="00392631">
          <w:rPr>
            <w:rFonts w:cs="Times New Roman"/>
          </w:rPr>
          <w:delText>be subject to</w:delText>
        </w:r>
      </w:del>
      <w:ins w:id="2888" w:author="Megan Ash" w:date="2026-01-27T11:59:00Z" w16du:dateUtc="2026-01-27T16:59:00Z">
        <w:r w:rsidR="00392631">
          <w:rPr>
            <w:rFonts w:cs="Times New Roman"/>
          </w:rPr>
          <w:t>include a probationary or</w:t>
        </w:r>
      </w:ins>
      <w:r w:rsidR="005C41AF" w:rsidRPr="0E916A6A">
        <w:rPr>
          <w:rFonts w:cs="Times New Roman"/>
        </w:rPr>
        <w:t xml:space="preserve"> </w:t>
      </w:r>
      <w:del w:id="2889" w:author="Megan Ash" w:date="2026-01-27T11:59:00Z" w16du:dateUtc="2026-01-27T16:59:00Z">
        <w:r w:rsidR="005C41AF" w:rsidRPr="0E916A6A" w:rsidDel="00392631">
          <w:rPr>
            <w:rFonts w:cs="Times New Roman"/>
          </w:rPr>
          <w:delText xml:space="preserve">trial or </w:delText>
        </w:r>
      </w:del>
      <w:r w:rsidR="005C41AF" w:rsidRPr="0E916A6A">
        <w:rPr>
          <w:rFonts w:cs="Times New Roman"/>
        </w:rPr>
        <w:t>initial training</w:t>
      </w:r>
      <w:ins w:id="2890" w:author="Megan Ash" w:date="2026-01-27T11:59:00Z" w16du:dateUtc="2026-01-27T16:59:00Z">
        <w:r w:rsidR="00392631">
          <w:rPr>
            <w:rFonts w:cs="Times New Roman"/>
          </w:rPr>
          <w:t xml:space="preserve"> period</w:t>
        </w:r>
      </w:ins>
      <w:r w:rsidR="005C41AF" w:rsidRPr="0E916A6A">
        <w:rPr>
          <w:rFonts w:cs="Times New Roman"/>
        </w:rPr>
        <w:t>.</w:t>
      </w:r>
      <w:r w:rsidR="007328AA" w:rsidRPr="0E916A6A">
        <w:rPr>
          <w:rFonts w:cs="Times New Roman"/>
        </w:rPr>
        <w:t xml:space="preserve"> </w:t>
      </w:r>
      <w:ins w:id="2891" w:author="Catalina Ipas" w:date="2025-09-25T12:18:00Z">
        <w:r w:rsidR="4D7A4465" w:rsidRPr="0E916A6A">
          <w:rPr>
            <w:rFonts w:cs="Times New Roman"/>
          </w:rPr>
          <w:t xml:space="preserve">According to Article 19 of </w:t>
        </w:r>
      </w:ins>
      <w:ins w:id="2892" w:author="Megan Ash" w:date="2026-01-27T11:51:00Z" w16du:dateUtc="2026-01-27T16:51:00Z">
        <w:r w:rsidR="001B2A1D">
          <w:rPr>
            <w:rFonts w:cs="Times New Roman"/>
          </w:rPr>
          <w:t xml:space="preserve">the </w:t>
        </w:r>
      </w:ins>
      <w:ins w:id="2893" w:author="Catalina Ipas" w:date="2025-09-25T12:18:00Z">
        <w:r w:rsidR="4D7A4465" w:rsidRPr="0E916A6A">
          <w:rPr>
            <w:rFonts w:cs="Times New Roman"/>
          </w:rPr>
          <w:t>Hondura</w:t>
        </w:r>
      </w:ins>
      <w:ins w:id="2894" w:author="Megan Ash" w:date="2026-01-27T11:51:00Z" w16du:dateUtc="2026-01-27T16:51:00Z">
        <w:r w:rsidR="001B2A1D">
          <w:rPr>
            <w:rFonts w:cs="Times New Roman"/>
          </w:rPr>
          <w:t>n</w:t>
        </w:r>
      </w:ins>
      <w:ins w:id="2895" w:author="Catalina Ipas" w:date="2025-09-25T12:18:00Z">
        <w:del w:id="2896" w:author="Megan Ash" w:date="2026-01-27T11:51:00Z" w16du:dateUtc="2026-01-27T16:51:00Z">
          <w:r w:rsidR="4D7A4465" w:rsidRPr="0E916A6A" w:rsidDel="001B2A1D">
            <w:rPr>
              <w:rFonts w:cs="Times New Roman"/>
            </w:rPr>
            <w:delText>s’s</w:delText>
          </w:r>
        </w:del>
        <w:r w:rsidR="4D7A4465" w:rsidRPr="0E916A6A">
          <w:rPr>
            <w:rFonts w:cs="Times New Roman"/>
          </w:rPr>
          <w:t xml:space="preserve"> Labor Code, </w:t>
        </w:r>
      </w:ins>
      <w:ins w:id="2897" w:author="Catalina Ipas" w:date="2025-09-25T12:34:00Z">
        <w:r w:rsidR="1730ECD6" w:rsidRPr="0E916A6A">
          <w:rPr>
            <w:rFonts w:cs="Times New Roman"/>
          </w:rPr>
          <w:t>a</w:t>
        </w:r>
      </w:ins>
      <w:ins w:id="2898" w:author="Catalina Ipas" w:date="2025-09-25T12:18:00Z">
        <w:r w:rsidR="4D7A4465" w:rsidRPr="0E916A6A">
          <w:rPr>
            <w:rPrChange w:id="2899" w:author="Catalina Ipas" w:date="2025-09-25T12:34:00Z">
              <w:rPr>
                <w:b/>
                <w:bCs/>
              </w:rPr>
            </w:rPrChange>
          </w:rPr>
          <w:t>n individual employment contract</w:t>
        </w:r>
        <w:r w:rsidR="4D7A4465" w:rsidRPr="0E916A6A">
          <w:t xml:space="preserve"> is one by which a natural person undertakes to carry out work or to provide personal services to another person, whether natural or legal, under the continuous dependence or subordination of the latter, and in exchange for remuneration.</w:t>
        </w:r>
      </w:ins>
    </w:p>
    <w:p w14:paraId="3F49F343" w14:textId="0421897F" w:rsidR="5E77B5F2" w:rsidRDefault="5E77B5F2">
      <w:pPr>
        <w:spacing w:after="120" w:line="360" w:lineRule="auto"/>
        <w:jc w:val="both"/>
        <w:rPr>
          <w:ins w:id="2900" w:author="Catalina Ipas" w:date="2025-09-25T12:18:00Z" w16du:dateUtc="2025-09-25T12:18:34Z"/>
          <w:rFonts w:cs="Times New Roman"/>
        </w:rPr>
        <w:pPrChange w:id="2901" w:author="Catalina Ipas" w:date="2025-09-25T12:18:00Z">
          <w:pPr>
            <w:pStyle w:val="ListParagraph"/>
            <w:spacing w:after="120" w:line="360" w:lineRule="auto"/>
            <w:ind w:left="1080"/>
            <w:jc w:val="both"/>
          </w:pPr>
        </w:pPrChange>
      </w:pPr>
      <w:ins w:id="2902" w:author="Catalina Ipas" w:date="2025-09-25T12:34:00Z">
        <w:r w:rsidRPr="0E916A6A">
          <w:t>Co</w:t>
        </w:r>
      </w:ins>
      <w:ins w:id="2903" w:author="Catalina Ipas" w:date="2025-09-25T12:18:00Z">
        <w:r w:rsidR="4D7A4465" w:rsidRPr="0E916A6A">
          <w:t xml:space="preserve">ntinuous dependence </w:t>
        </w:r>
        <w:del w:id="2904" w:author="Megan Ash" w:date="2026-01-27T12:00:00Z" w16du:dateUtc="2026-01-27T17:00:00Z">
          <w:r w:rsidR="4D7A4465" w:rsidRPr="0E916A6A" w:rsidDel="00D01F55">
            <w:delText>mean</w:delText>
          </w:r>
        </w:del>
      </w:ins>
      <w:ins w:id="2905" w:author="Catalina Ipas" w:date="2025-09-25T12:35:00Z">
        <w:del w:id="2906" w:author="Megan Ash" w:date="2026-01-27T12:00:00Z" w16du:dateUtc="2026-01-27T17:00:00Z">
          <w:r w:rsidR="1A7EE1D4" w:rsidRPr="0E916A6A" w:rsidDel="00D01F55">
            <w:delText>s</w:delText>
          </w:r>
        </w:del>
      </w:ins>
      <w:ins w:id="2907" w:author="Megan Ash" w:date="2026-01-27T12:00:00Z" w16du:dateUtc="2026-01-27T17:00:00Z">
        <w:r w:rsidR="00D01F55">
          <w:t>refers to</w:t>
        </w:r>
      </w:ins>
      <w:ins w:id="2908" w:author="Catalina Ipas" w:date="2025-09-25T12:18:00Z">
        <w:r w:rsidR="4D7A4465" w:rsidRPr="0E916A6A">
          <w:t xml:space="preserve"> the worker’s obligation to comply with the employer’s </w:t>
        </w:r>
        <w:del w:id="2909" w:author="Megan Ash" w:date="2026-01-27T12:00:00Z" w16du:dateUtc="2026-01-27T17:00:00Z">
          <w:r w:rsidR="4D7A4465" w:rsidRPr="0E916A6A" w:rsidDel="00D01F55">
            <w:delText xml:space="preserve">orders </w:delText>
          </w:r>
        </w:del>
      </w:ins>
      <w:ins w:id="2910" w:author="Megan Ash" w:date="2026-01-27T12:00:00Z" w16du:dateUtc="2026-01-27T17:00:00Z">
        <w:r w:rsidR="00D01F55">
          <w:t xml:space="preserve">instructions </w:t>
        </w:r>
      </w:ins>
      <w:ins w:id="2911" w:author="Catalina Ipas" w:date="2025-09-25T12:18:00Z">
        <w:r w:rsidR="4D7A4465" w:rsidRPr="0E916A6A">
          <w:t xml:space="preserve">and to submit to the employer’s direction, </w:t>
        </w:r>
      </w:ins>
      <w:ins w:id="2912" w:author="Megan Ash" w:date="2026-01-27T12:00:00Z" w16du:dateUtc="2026-01-27T17:00:00Z">
        <w:r w:rsidR="00D01F55">
          <w:t xml:space="preserve">whether </w:t>
        </w:r>
      </w:ins>
      <w:ins w:id="2913" w:author="Catalina Ipas" w:date="2025-09-25T12:18:00Z">
        <w:r w:rsidR="4D7A4465" w:rsidRPr="0E916A6A">
          <w:t>exercised personally or through third parties, in all matters related to the work.</w:t>
        </w:r>
        <w:r w:rsidR="4D7A4465" w:rsidRPr="0E916A6A">
          <w:rPr>
            <w:rFonts w:cs="Times New Roman"/>
          </w:rPr>
          <w:t xml:space="preserve"> </w:t>
        </w:r>
      </w:ins>
    </w:p>
    <w:p w14:paraId="768BCD70" w14:textId="743F67C1" w:rsidR="00527FAB" w:rsidRDefault="00527FAB" w:rsidP="0E916A6A">
      <w:pPr>
        <w:spacing w:after="120" w:line="360" w:lineRule="auto"/>
        <w:jc w:val="both"/>
        <w:rPr>
          <w:rFonts w:cs="Times New Roman"/>
        </w:rPr>
      </w:pPr>
      <w:r w:rsidRPr="0E916A6A">
        <w:rPr>
          <w:rFonts w:cs="Times New Roman"/>
        </w:rPr>
        <w:t xml:space="preserve">Below are the </w:t>
      </w:r>
      <w:ins w:id="2914" w:author="Megan Ash" w:date="2026-01-27T12:06:00Z" w16du:dateUtc="2026-01-27T17:06:00Z">
        <w:r w:rsidR="00F8166B">
          <w:rPr>
            <w:rFonts w:cs="Times New Roman"/>
          </w:rPr>
          <w:t xml:space="preserve">types of employment contracts </w:t>
        </w:r>
      </w:ins>
      <w:del w:id="2915" w:author="Megan Ash" w:date="2026-01-27T12:06:00Z" w16du:dateUtc="2026-01-27T17:06:00Z">
        <w:r w:rsidRPr="0E916A6A" w:rsidDel="00F8166B">
          <w:rPr>
            <w:rFonts w:cs="Times New Roman"/>
          </w:rPr>
          <w:delText xml:space="preserve">options for contracts at </w:delText>
        </w:r>
      </w:del>
      <w:ins w:id="2916" w:author="Megan Ash" w:date="2026-01-27T12:06:00Z" w16du:dateUtc="2026-01-27T17:06:00Z">
        <w:r w:rsidR="00F8166B">
          <w:rPr>
            <w:rFonts w:cs="Times New Roman"/>
          </w:rPr>
          <w:t xml:space="preserve">used by </w:t>
        </w:r>
      </w:ins>
      <w:r w:rsidRPr="0E916A6A">
        <w:rPr>
          <w:rFonts w:cs="Times New Roman"/>
        </w:rPr>
        <w:t xml:space="preserve">Partners </w:t>
      </w:r>
      <w:r w:rsidR="00B8238B" w:rsidRPr="0E916A6A">
        <w:rPr>
          <w:rFonts w:cs="Times New Roman"/>
        </w:rPr>
        <w:t>Honduras</w:t>
      </w:r>
      <w:ins w:id="2917" w:author="Megan Ash" w:date="2026-01-27T12:06:00Z" w16du:dateUtc="2026-01-27T17:06:00Z">
        <w:r w:rsidR="00F8166B">
          <w:rPr>
            <w:rFonts w:cs="Times New Roman"/>
          </w:rPr>
          <w:t xml:space="preserve">, pursuant to </w:t>
        </w:r>
      </w:ins>
      <w:ins w:id="2918" w:author="Catalina Ipas" w:date="2025-09-25T12:31:00Z">
        <w:del w:id="2919" w:author="Megan Ash" w:date="2026-01-27T12:06:00Z" w16du:dateUtc="2026-01-27T17:06:00Z">
          <w:r w:rsidR="71B0FB9E" w:rsidRPr="0E916A6A" w:rsidDel="00F8166B">
            <w:rPr>
              <w:rFonts w:cs="Times New Roman"/>
            </w:rPr>
            <w:delText xml:space="preserve"> according to </w:delText>
          </w:r>
        </w:del>
        <w:r w:rsidR="71B0FB9E" w:rsidRPr="0E916A6A">
          <w:rPr>
            <w:rFonts w:cs="Times New Roman"/>
          </w:rPr>
          <w:t>Article 46</w:t>
        </w:r>
      </w:ins>
      <w:ins w:id="2920" w:author="Megan Ash" w:date="2026-01-27T12:06:00Z" w16du:dateUtc="2026-01-27T17:06:00Z">
        <w:r w:rsidR="00F8166B">
          <w:rPr>
            <w:rFonts w:cs="Times New Roman"/>
          </w:rPr>
          <w:t>:</w:t>
        </w:r>
      </w:ins>
      <w:del w:id="2921" w:author="Catalina Ipas" w:date="2025-09-25T12:31:00Z">
        <w:r w:rsidRPr="0E916A6A" w:rsidDel="00527FAB">
          <w:rPr>
            <w:rFonts w:cs="Times New Roman"/>
          </w:rPr>
          <w:delText>:</w:delText>
        </w:r>
      </w:del>
    </w:p>
    <w:p w14:paraId="5F715C6C" w14:textId="5D93690F" w:rsidR="00527FAB" w:rsidRDefault="00527FAB" w:rsidP="0E916A6A">
      <w:pPr>
        <w:pStyle w:val="ListParagraph"/>
        <w:numPr>
          <w:ilvl w:val="0"/>
          <w:numId w:val="46"/>
        </w:numPr>
        <w:spacing w:after="120" w:line="360" w:lineRule="auto"/>
        <w:jc w:val="both"/>
        <w:rPr>
          <w:ins w:id="2922" w:author="Catalina Ipas" w:date="2025-09-25T12:28:00Z" w16du:dateUtc="2025-09-25T12:28:23Z"/>
        </w:rPr>
      </w:pPr>
      <w:r w:rsidRPr="0E916A6A">
        <w:rPr>
          <w:rFonts w:cs="Times New Roman"/>
        </w:rPr>
        <w:t xml:space="preserve">Fixed-term/Temporary contract </w:t>
      </w:r>
      <w:del w:id="2923" w:author="Megan Ash" w:date="2026-01-27T12:07:00Z" w16du:dateUtc="2026-01-27T17:07:00Z">
        <w:r w:rsidRPr="0E916A6A" w:rsidDel="00A02459">
          <w:rPr>
            <w:rFonts w:cs="Times New Roman"/>
          </w:rPr>
          <w:delText>-</w:delText>
        </w:r>
      </w:del>
      <w:ins w:id="2924" w:author="Megan Ash" w:date="2026-01-27T12:07:00Z" w16du:dateUtc="2026-01-27T17:07:00Z">
        <w:r w:rsidR="00A02459">
          <w:rPr>
            <w:rFonts w:cs="Times New Roman"/>
          </w:rPr>
          <w:t>–</w:t>
        </w:r>
      </w:ins>
      <w:r w:rsidR="004B7663" w:rsidRPr="0E916A6A">
        <w:rPr>
          <w:rFonts w:cs="Times New Roman"/>
        </w:rPr>
        <w:t xml:space="preserve"> </w:t>
      </w:r>
      <w:del w:id="2925" w:author="Catalina Ipas" w:date="2025-09-25T12:31:00Z">
        <w:r w:rsidRPr="0E916A6A" w:rsidDel="000A0FDB">
          <w:rPr>
            <w:rFonts w:cs="Times New Roman"/>
          </w:rPr>
          <w:delText xml:space="preserve">According to Article </w:delText>
        </w:r>
        <w:r w:rsidRPr="0E916A6A" w:rsidDel="4BFE5F6B">
          <w:rPr>
            <w:rFonts w:cs="Times New Roman"/>
          </w:rPr>
          <w:delText>19</w:delText>
        </w:r>
        <w:r w:rsidRPr="0E916A6A" w:rsidDel="000A0FDB">
          <w:rPr>
            <w:rFonts w:cs="Times New Roman"/>
          </w:rPr>
          <w:delText xml:space="preserve"> of </w:delText>
        </w:r>
        <w:r w:rsidRPr="0E916A6A" w:rsidDel="00B8238B">
          <w:rPr>
            <w:rFonts w:cs="Times New Roman"/>
          </w:rPr>
          <w:delText>Honduras</w:delText>
        </w:r>
        <w:r w:rsidRPr="0E916A6A" w:rsidDel="000A0FDB">
          <w:rPr>
            <w:rFonts w:cs="Times New Roman"/>
          </w:rPr>
          <w:delText xml:space="preserve">’s Labor Code, </w:delText>
        </w:r>
      </w:del>
      <w:ins w:id="2926" w:author="Megan Ash" w:date="2026-01-27T12:07:00Z" w16du:dateUtc="2026-01-27T17:07:00Z">
        <w:r w:rsidR="00A02459">
          <w:rPr>
            <w:rFonts w:cs="Times New Roman"/>
          </w:rPr>
          <w:t>Applies w</w:t>
        </w:r>
      </w:ins>
      <w:ins w:id="2927" w:author="Catalina Ipas" w:date="2025-09-25T12:31:00Z">
        <w:del w:id="2928" w:author="Megan Ash" w:date="2026-01-27T12:07:00Z" w16du:dateUtc="2026-01-27T17:07:00Z">
          <w:r w:rsidR="294AA8C5" w:rsidRPr="0E916A6A" w:rsidDel="00A02459">
            <w:rPr>
              <w:rFonts w:cs="Times New Roman"/>
            </w:rPr>
            <w:delText>W</w:delText>
          </w:r>
        </w:del>
      </w:ins>
      <w:ins w:id="2929" w:author="Catalina Ipas" w:date="2025-09-25T12:30:00Z">
        <w:r w:rsidR="0C4D7BB7" w:rsidRPr="0E916A6A">
          <w:t xml:space="preserve">hen a termination date is specified or when the occurrence of a certain event or circumstance has been foreseen, such as the </w:t>
        </w:r>
      </w:ins>
      <w:ins w:id="2930" w:author="Megan Ash" w:date="2026-02-23T09:58:00Z" w16du:dateUtc="2026-02-23T14:58:00Z">
        <w:r w:rsidR="0058790C">
          <w:t xml:space="preserve">termination </w:t>
        </w:r>
      </w:ins>
      <w:ins w:id="2931" w:author="Catalina Ipas" w:date="2025-09-25T12:30:00Z">
        <w:del w:id="2932" w:author="Megan Ash" w:date="2026-02-23T09:58:00Z" w16du:dateUtc="2026-02-23T14:58:00Z">
          <w:r w:rsidR="0C4D7BB7" w:rsidRPr="0E916A6A" w:rsidDel="0058790C">
            <w:delText xml:space="preserve">construction </w:delText>
          </w:r>
        </w:del>
        <w:r w:rsidR="0C4D7BB7" w:rsidRPr="0E916A6A">
          <w:t xml:space="preserve">of a project, which must necessarily bring the employment relationship to an end. In </w:t>
        </w:r>
        <w:del w:id="2933" w:author="Megan Ash" w:date="2026-01-27T12:09:00Z" w16du:dateUtc="2026-01-27T17:09:00Z">
          <w:r w:rsidR="0C4D7BB7" w:rsidRPr="0E916A6A" w:rsidDel="002C7153">
            <w:delText>this second</w:delText>
          </w:r>
        </w:del>
      </w:ins>
      <w:ins w:id="2934" w:author="Megan Ash" w:date="2026-01-27T12:09:00Z" w16du:dateUtc="2026-01-27T17:09:00Z">
        <w:r w:rsidR="002C7153">
          <w:t>the latter</w:t>
        </w:r>
      </w:ins>
      <w:ins w:id="2935" w:author="Catalina Ipas" w:date="2025-09-25T12:30:00Z">
        <w:r w:rsidR="0C4D7BB7" w:rsidRPr="0E916A6A">
          <w:t xml:space="preserve"> case, the </w:t>
        </w:r>
      </w:ins>
      <w:ins w:id="2936" w:author="Megan Ash" w:date="2026-02-23T09:59:00Z" w16du:dateUtc="2026-02-23T14:59:00Z">
        <w:r w:rsidR="00C4506D">
          <w:t>co</w:t>
        </w:r>
      </w:ins>
      <w:ins w:id="2937" w:author="Megan Ash" w:date="2026-02-23T10:00:00Z" w16du:dateUtc="2026-02-23T15:00:00Z">
        <w:r w:rsidR="00C4506D">
          <w:t>ntract must be based on the</w:t>
        </w:r>
      </w:ins>
      <w:ins w:id="2938" w:author="Megan Ash" w:date="2026-02-23T10:00:00Z">
        <w:r w:rsidR="003160D8" w:rsidRPr="003160D8">
          <w:t xml:space="preserve"> specific role or duties the</w:t>
        </w:r>
      </w:ins>
      <w:ins w:id="2939" w:author="Megan Ash" w:date="2026-02-23T10:00:00Z" w16du:dateUtc="2026-02-23T15:00:00Z">
        <w:r w:rsidR="003160D8">
          <w:t xml:space="preserve"> </w:t>
        </w:r>
      </w:ins>
      <w:ins w:id="2940" w:author="Catalina Ipas" w:date="2025-09-25T12:30:00Z">
        <w:r w:rsidR="0C4D7BB7" w:rsidRPr="0E916A6A">
          <w:t>worker</w:t>
        </w:r>
      </w:ins>
      <w:ins w:id="2941" w:author="Megan Ash" w:date="2026-02-23T10:00:00Z" w16du:dateUtc="2026-02-23T15:00:00Z">
        <w:r w:rsidR="003160D8">
          <w:t xml:space="preserve"> performs within the project, </w:t>
        </w:r>
      </w:ins>
      <w:ins w:id="2942" w:author="Catalina Ipas" w:date="2025-09-25T12:30:00Z">
        <w:del w:id="2943" w:author="Megan Ash" w:date="2026-02-23T10:00:00Z" w16du:dateUtc="2026-02-23T15:00:00Z">
          <w:r w:rsidR="0C4D7BB7" w:rsidRPr="0E916A6A" w:rsidDel="003160D8">
            <w:delText xml:space="preserve">’s activity itself must be considered as the object of the contract, </w:delText>
          </w:r>
        </w:del>
        <w:r w:rsidR="0C4D7BB7" w:rsidRPr="0E916A6A">
          <w:t xml:space="preserve">and not the </w:t>
        </w:r>
        <w:del w:id="2944" w:author="Megan Ash" w:date="2026-02-23T10:00:00Z" w16du:dateUtc="2026-02-23T15:00:00Z">
          <w:r w:rsidR="0C4D7BB7" w:rsidRPr="0E916A6A" w:rsidDel="008176F2">
            <w:delText>result</w:delText>
          </w:r>
        </w:del>
      </w:ins>
      <w:ins w:id="2945" w:author="Megan Ash" w:date="2026-02-23T10:00:00Z" w16du:dateUtc="2026-02-23T15:00:00Z">
        <w:r w:rsidR="008176F2">
          <w:t>outcomes or achievements</w:t>
        </w:r>
      </w:ins>
      <w:ins w:id="2946" w:author="Catalina Ipas" w:date="2025-09-25T12:30:00Z">
        <w:r w:rsidR="0C4D7BB7" w:rsidRPr="0E916A6A">
          <w:t xml:space="preserve"> of the project</w:t>
        </w:r>
        <w:r w:rsidR="3254679E" w:rsidRPr="0E916A6A">
          <w:t>.</w:t>
        </w:r>
      </w:ins>
    </w:p>
    <w:p w14:paraId="52F364A1" w14:textId="732EB8F7" w:rsidR="00527FAB" w:rsidRDefault="00527FAB">
      <w:pPr>
        <w:numPr>
          <w:ilvl w:val="0"/>
          <w:numId w:val="46"/>
        </w:numPr>
        <w:spacing w:after="120" w:line="360" w:lineRule="auto"/>
        <w:jc w:val="both"/>
        <w:rPr>
          <w:ins w:id="2947" w:author="Catalina Ipas" w:date="2025-09-25T12:34:00Z" w16du:dateUtc="2025-09-25T12:34:07Z"/>
          <w:rFonts w:eastAsia="Times New Roman" w:cs="Times New Roman"/>
        </w:rPr>
        <w:pPrChange w:id="2948" w:author="Catalina Ipas" w:date="2025-09-25T12:30:00Z">
          <w:pPr>
            <w:pStyle w:val="ListParagraph"/>
            <w:numPr>
              <w:numId w:val="46"/>
            </w:numPr>
            <w:spacing w:after="120" w:line="360" w:lineRule="auto"/>
            <w:ind w:hanging="360"/>
            <w:jc w:val="both"/>
          </w:pPr>
        </w:pPrChange>
      </w:pPr>
      <w:del w:id="2949" w:author="Catalina Ipas" w:date="2025-09-25T12:31:00Z">
        <w:r w:rsidRPr="0E916A6A" w:rsidDel="00527FAB">
          <w:rPr>
            <w:rFonts w:cs="Times New Roman"/>
          </w:rPr>
          <w:delText>Open-ended/</w:delText>
        </w:r>
        <w:r w:rsidRPr="0E916A6A" w:rsidDel="00746A70">
          <w:rPr>
            <w:rFonts w:cs="Times New Roman"/>
          </w:rPr>
          <w:delText>Indefinite</w:delText>
        </w:r>
        <w:r w:rsidRPr="0E916A6A" w:rsidDel="00527FAB">
          <w:rPr>
            <w:rFonts w:cs="Times New Roman"/>
          </w:rPr>
          <w:delText xml:space="preserve"> pe</w:delText>
        </w:r>
        <w:r w:rsidRPr="0E916A6A" w:rsidDel="00746A70">
          <w:rPr>
            <w:rFonts w:cs="Times New Roman"/>
          </w:rPr>
          <w:delText>r</w:delText>
        </w:r>
        <w:r w:rsidRPr="0E916A6A" w:rsidDel="00527FAB">
          <w:rPr>
            <w:rFonts w:cs="Times New Roman"/>
          </w:rPr>
          <w:delText xml:space="preserve">iod contract - </w:delText>
        </w:r>
        <w:r w:rsidRPr="0E916A6A" w:rsidDel="008C13A8">
          <w:rPr>
            <w:rFonts w:cs="Times New Roman"/>
          </w:rPr>
          <w:delText>According to Article</w:delText>
        </w:r>
      </w:del>
      <w:del w:id="2950" w:author="Catalina Ipas" w:date="2025-09-25T12:16:00Z">
        <w:r w:rsidRPr="0E916A6A" w:rsidDel="008C13A8">
          <w:rPr>
            <w:rFonts w:cs="Times New Roman"/>
          </w:rPr>
          <w:delText xml:space="preserve"> </w:delText>
        </w:r>
      </w:del>
      <w:del w:id="2951" w:author="Catalina Ipas" w:date="2025-09-25T12:31:00Z">
        <w:r w:rsidRPr="0E916A6A" w:rsidDel="0FADD551">
          <w:rPr>
            <w:rFonts w:cs="Times New Roman"/>
          </w:rPr>
          <w:delText>6-</w:delText>
        </w:r>
      </w:del>
      <w:del w:id="2952" w:author="Catalina Ipas" w:date="2025-09-25T12:16:00Z">
        <w:r w:rsidRPr="0E916A6A" w:rsidDel="603AD0AC">
          <w:rPr>
            <w:rFonts w:cs="Times New Roman"/>
          </w:rPr>
          <w:delText>3</w:delText>
        </w:r>
      </w:del>
      <w:del w:id="2953" w:author="Catalina Ipas" w:date="2025-09-25T12:31:00Z">
        <w:r w:rsidRPr="0E916A6A" w:rsidDel="008C13A8">
          <w:rPr>
            <w:rFonts w:cs="Times New Roman"/>
          </w:rPr>
          <w:delText xml:space="preserve"> of </w:delText>
        </w:r>
        <w:r w:rsidRPr="0E916A6A" w:rsidDel="00B8238B">
          <w:rPr>
            <w:rFonts w:cs="Times New Roman"/>
          </w:rPr>
          <w:delText>Honduras</w:delText>
        </w:r>
        <w:r w:rsidRPr="0E916A6A" w:rsidDel="008C13A8">
          <w:rPr>
            <w:rFonts w:cs="Times New Roman"/>
          </w:rPr>
          <w:delText xml:space="preserve">’s Labor Code, </w:delText>
        </w:r>
      </w:del>
      <w:ins w:id="2954" w:author="Catalina Ipas" w:date="2025-09-25T12:32:00Z">
        <w:del w:id="2955" w:author="Megan Ash" w:date="2026-01-27T12:10:00Z" w16du:dateUtc="2026-01-27T17:10:00Z">
          <w:r w:rsidR="60BCBD96" w:rsidRPr="0E916A6A" w:rsidDel="00C57ADE">
            <w:rPr>
              <w:rFonts w:cs="Times New Roman"/>
            </w:rPr>
            <w:delText xml:space="preserve"> </w:delText>
          </w:r>
        </w:del>
        <w:commentRangeStart w:id="2956"/>
        <w:commentRangeStart w:id="2957"/>
        <w:r w:rsidR="60BCBD96" w:rsidRPr="0E916A6A">
          <w:rPr>
            <w:rFonts w:cs="Times New Roman"/>
          </w:rPr>
          <w:t xml:space="preserve">Contract for specific work or services </w:t>
        </w:r>
      </w:ins>
      <w:commentRangeEnd w:id="2956"/>
      <w:r w:rsidRPr="0E916A6A">
        <w:rPr>
          <w:rStyle w:val="CommentReference"/>
          <w:rFonts w:cs="Times New Roman"/>
          <w:sz w:val="24"/>
          <w:szCs w:val="24"/>
        </w:rPr>
        <w:commentReference w:id="2956"/>
      </w:r>
      <w:commentRangeEnd w:id="2957"/>
      <w:r w:rsidRPr="0E916A6A">
        <w:rPr>
          <w:rStyle w:val="CommentReference"/>
          <w:rFonts w:cs="Times New Roman"/>
          <w:sz w:val="24"/>
          <w:szCs w:val="24"/>
        </w:rPr>
        <w:commentReference w:id="2957"/>
      </w:r>
      <w:ins w:id="2958" w:author="Catalina Ipas" w:date="2025-09-25T12:33:00Z">
        <w:del w:id="2959" w:author="Megan Ash" w:date="2026-01-27T12:15:00Z" w16du:dateUtc="2026-01-27T17:15:00Z">
          <w:r w:rsidR="60BCBD96" w:rsidRPr="0E916A6A" w:rsidDel="000F2F2A">
            <w:rPr>
              <w:rFonts w:cs="Times New Roman"/>
            </w:rPr>
            <w:delText>-</w:delText>
          </w:r>
        </w:del>
      </w:ins>
      <w:ins w:id="2960" w:author="Megan Ash" w:date="2026-01-27T12:15:00Z" w16du:dateUtc="2026-01-27T17:15:00Z">
        <w:r w:rsidR="000F2F2A">
          <w:rPr>
            <w:rFonts w:cs="Times New Roman"/>
          </w:rPr>
          <w:t>–</w:t>
        </w:r>
      </w:ins>
      <w:ins w:id="2961" w:author="Catalina Ipas" w:date="2025-09-25T12:33:00Z">
        <w:r w:rsidR="60BCBD96" w:rsidRPr="0E916A6A">
          <w:rPr>
            <w:rFonts w:cs="Times New Roman"/>
          </w:rPr>
          <w:t xml:space="preserve"> </w:t>
        </w:r>
        <w:del w:id="2962" w:author="Megan Ash" w:date="2026-01-27T12:15:00Z" w16du:dateUtc="2026-01-27T17:15:00Z">
          <w:r w:rsidR="49A2F08F" w:rsidRPr="0E916A6A" w:rsidDel="000F2F2A">
            <w:rPr>
              <w:rFonts w:cs="Times New Roman"/>
            </w:rPr>
            <w:delText>W</w:delText>
          </w:r>
        </w:del>
      </w:ins>
      <w:ins w:id="2963" w:author="Catalina Ipas" w:date="2025-09-25T12:31:00Z">
        <w:del w:id="2964" w:author="Megan Ash" w:date="2026-01-27T12:15:00Z" w16du:dateUtc="2026-01-27T17:15:00Z">
          <w:r w:rsidR="2B31899E" w:rsidRPr="0E916A6A" w:rsidDel="000F2F2A">
            <w:rPr>
              <w:rFonts w:eastAsia="Times New Roman" w:cs="Times New Roman"/>
            </w:rPr>
            <w:delText>hen the</w:delText>
          </w:r>
        </w:del>
      </w:ins>
      <w:ins w:id="2965" w:author="Megan Ash" w:date="2026-01-27T12:15:00Z" w16du:dateUtc="2026-01-27T17:15:00Z">
        <w:r w:rsidR="000F2F2A">
          <w:rPr>
            <w:rFonts w:cs="Times New Roman"/>
          </w:rPr>
          <w:t>Applies when a</w:t>
        </w:r>
      </w:ins>
      <w:ins w:id="2966" w:author="Catalina Ipas" w:date="2025-09-25T12:31:00Z">
        <w:r w:rsidR="2B31899E" w:rsidRPr="0E916A6A">
          <w:rPr>
            <w:rFonts w:eastAsia="Times New Roman" w:cs="Times New Roman"/>
          </w:rPr>
          <w:t xml:space="preserve"> worker’s services are contracted </w:t>
        </w:r>
      </w:ins>
      <w:ins w:id="2967" w:author="Megan Ash" w:date="2026-01-27T12:15:00Z" w16du:dateUtc="2026-01-27T17:15:00Z">
        <w:r w:rsidR="000F2F2A">
          <w:rPr>
            <w:rFonts w:eastAsia="Times New Roman" w:cs="Times New Roman"/>
          </w:rPr>
          <w:t xml:space="preserve">on a </w:t>
        </w:r>
      </w:ins>
      <w:ins w:id="2968" w:author="Catalina Ipas" w:date="2025-09-25T12:31:00Z">
        <w:r w:rsidR="2B31899E" w:rsidRPr="0E916A6A">
          <w:rPr>
            <w:rFonts w:eastAsia="Times New Roman" w:cs="Times New Roman"/>
          </w:rPr>
          <w:t>global</w:t>
        </w:r>
        <w:del w:id="2969" w:author="Megan Ash" w:date="2026-01-27T12:15:00Z" w16du:dateUtc="2026-01-27T17:15:00Z">
          <w:r w:rsidR="2B31899E" w:rsidRPr="0E916A6A" w:rsidDel="000F2F2A">
            <w:rPr>
              <w:rFonts w:eastAsia="Times New Roman" w:cs="Times New Roman"/>
            </w:rPr>
            <w:delText>ly</w:delText>
          </w:r>
        </w:del>
        <w:r w:rsidR="2B31899E" w:rsidRPr="0E916A6A">
          <w:rPr>
            <w:rFonts w:eastAsia="Times New Roman" w:cs="Times New Roman"/>
          </w:rPr>
          <w:t xml:space="preserve"> or</w:t>
        </w:r>
        <w:del w:id="2970" w:author="Megan Ash" w:date="2026-01-27T12:15:00Z" w16du:dateUtc="2026-01-27T17:15:00Z">
          <w:r w:rsidR="2B31899E" w:rsidRPr="0E916A6A" w:rsidDel="000F2F2A">
            <w:rPr>
              <w:rFonts w:eastAsia="Times New Roman" w:cs="Times New Roman"/>
            </w:rPr>
            <w:delText xml:space="preserve"> for a</w:delText>
          </w:r>
        </w:del>
        <w:r w:rsidR="2B31899E" w:rsidRPr="0E916A6A">
          <w:rPr>
            <w:rFonts w:eastAsia="Times New Roman" w:cs="Times New Roman"/>
          </w:rPr>
          <w:t xml:space="preserve"> lump</w:t>
        </w:r>
      </w:ins>
      <w:ins w:id="2971" w:author="Megan Ash" w:date="2026-01-27T12:15:00Z" w16du:dateUtc="2026-01-27T17:15:00Z">
        <w:r w:rsidR="000F2F2A">
          <w:rPr>
            <w:rFonts w:eastAsia="Times New Roman" w:cs="Times New Roman"/>
          </w:rPr>
          <w:t>-</w:t>
        </w:r>
      </w:ins>
      <w:ins w:id="2972" w:author="Catalina Ipas" w:date="2025-09-25T12:31:00Z">
        <w:del w:id="2973" w:author="Megan Ash" w:date="2026-01-27T12:15:00Z" w16du:dateUtc="2026-01-27T17:15:00Z">
          <w:r w:rsidR="2B31899E" w:rsidRPr="0E916A6A" w:rsidDel="000F2F2A">
            <w:rPr>
              <w:rFonts w:eastAsia="Times New Roman" w:cs="Times New Roman"/>
            </w:rPr>
            <w:delText xml:space="preserve"> </w:delText>
          </w:r>
        </w:del>
        <w:r w:rsidR="2B31899E" w:rsidRPr="0E916A6A">
          <w:rPr>
            <w:rFonts w:eastAsia="Times New Roman" w:cs="Times New Roman"/>
          </w:rPr>
          <w:t>sum</w:t>
        </w:r>
      </w:ins>
      <w:ins w:id="2974" w:author="Megan Ash" w:date="2026-01-27T12:15:00Z" w16du:dateUtc="2026-01-27T17:15:00Z">
        <w:r w:rsidR="000F2F2A">
          <w:rPr>
            <w:rFonts w:eastAsia="Times New Roman" w:cs="Times New Roman"/>
          </w:rPr>
          <w:t xml:space="preserve"> basis</w:t>
        </w:r>
      </w:ins>
      <w:ins w:id="2975" w:author="Catalina Ipas" w:date="2025-09-25T12:31:00Z">
        <w:r w:rsidR="2B31899E" w:rsidRPr="0E916A6A">
          <w:rPr>
            <w:rFonts w:eastAsia="Times New Roman" w:cs="Times New Roman"/>
          </w:rPr>
          <w:t xml:space="preserve">, </w:t>
        </w:r>
      </w:ins>
      <w:ins w:id="2976" w:author="Megan Ash" w:date="2026-01-27T12:15:00Z" w16du:dateUtc="2026-01-27T17:15:00Z">
        <w:r w:rsidR="000F2F2A">
          <w:rPr>
            <w:rFonts w:eastAsia="Times New Roman" w:cs="Times New Roman"/>
          </w:rPr>
          <w:t xml:space="preserve">covering the period </w:t>
        </w:r>
      </w:ins>
      <w:ins w:id="2977" w:author="Catalina Ipas" w:date="2025-09-25T12:31:00Z">
        <w:r w:rsidR="2B31899E" w:rsidRPr="0E916A6A">
          <w:rPr>
            <w:rFonts w:eastAsia="Times New Roman" w:cs="Times New Roman"/>
          </w:rPr>
          <w:t xml:space="preserve">from the </w:t>
        </w:r>
        <w:del w:id="2978" w:author="Megan Ash" w:date="2026-01-27T12:15:00Z" w16du:dateUtc="2026-01-27T17:15:00Z">
          <w:r w:rsidR="2B31899E" w:rsidRPr="0E916A6A" w:rsidDel="000F2F2A">
            <w:rPr>
              <w:rFonts w:eastAsia="Times New Roman" w:cs="Times New Roman"/>
            </w:rPr>
            <w:delText>star</w:delText>
          </w:r>
        </w:del>
      </w:ins>
      <w:ins w:id="2979" w:author="Megan Ash" w:date="2026-01-27T12:15:00Z" w16du:dateUtc="2026-01-27T17:15:00Z">
        <w:r w:rsidR="000F2F2A">
          <w:rPr>
            <w:rFonts w:eastAsia="Times New Roman" w:cs="Times New Roman"/>
          </w:rPr>
          <w:t>commencement</w:t>
        </w:r>
      </w:ins>
      <w:ins w:id="2980" w:author="Catalina Ipas" w:date="2025-09-25T12:31:00Z">
        <w:del w:id="2981" w:author="Megan Ash" w:date="2026-01-27T12:15:00Z" w16du:dateUtc="2026-01-27T17:15:00Z">
          <w:r w:rsidR="2B31899E" w:rsidRPr="0E916A6A" w:rsidDel="000F2F2A">
            <w:rPr>
              <w:rFonts w:eastAsia="Times New Roman" w:cs="Times New Roman"/>
            </w:rPr>
            <w:delText>t</w:delText>
          </w:r>
        </w:del>
        <w:r w:rsidR="2B31899E" w:rsidRPr="0E916A6A">
          <w:rPr>
            <w:rFonts w:eastAsia="Times New Roman" w:cs="Times New Roman"/>
          </w:rPr>
          <w:t xml:space="preserve"> of the work until its completion, taking into account the result of the work, i.e., the project completed. </w:t>
        </w:r>
      </w:ins>
      <w:r w:rsidRPr="0E916A6A">
        <w:rPr>
          <w:rFonts w:cs="Times New Roman"/>
        </w:rPr>
        <w:t>In the absence of express stipulations, the relationship will be for an indefinite period</w:t>
      </w:r>
      <w:ins w:id="2982" w:author="Catalina Ipas" w:date="2025-09-25T12:33:00Z">
        <w:r w:rsidR="4E06F224" w:rsidRPr="0E916A6A">
          <w:rPr>
            <w:rFonts w:cs="Times New Roman"/>
          </w:rPr>
          <w:t>.</w:t>
        </w:r>
      </w:ins>
    </w:p>
    <w:p w14:paraId="7C2FABB2" w14:textId="40E54D78" w:rsidR="00527FAB" w:rsidRDefault="4E06F224">
      <w:pPr>
        <w:spacing w:after="120" w:line="360" w:lineRule="auto"/>
        <w:ind w:left="720"/>
        <w:jc w:val="both"/>
        <w:rPr>
          <w:ins w:id="2983" w:author="Catalina Ipas" w:date="2025-09-25T12:34:00Z" w16du:dateUtc="2025-09-25T12:34:17Z"/>
          <w:rFonts w:eastAsia="Times New Roman" w:cs="Times New Roman"/>
        </w:rPr>
        <w:pPrChange w:id="2984" w:author="Megan Ash" w:date="2026-01-27T12:18:00Z" w16du:dateUtc="2026-01-27T17:18:00Z">
          <w:pPr>
            <w:spacing w:after="120" w:line="360" w:lineRule="auto"/>
            <w:jc w:val="both"/>
          </w:pPr>
        </w:pPrChange>
      </w:pPr>
      <w:ins w:id="2985" w:author="Catalina Ipas" w:date="2025-09-25T12:34:00Z">
        <w:r w:rsidRPr="0E916A6A">
          <w:rPr>
            <w:rFonts w:eastAsia="Times New Roman" w:cs="Times New Roman"/>
          </w:rPr>
          <w:t xml:space="preserve">Even if the worker receives advances </w:t>
        </w:r>
        <w:del w:id="2986" w:author="Megan Ash" w:date="2026-01-27T12:17:00Z" w16du:dateUtc="2026-01-27T17:17:00Z">
          <w:r w:rsidRPr="0E916A6A" w:rsidDel="00546DBD">
            <w:rPr>
              <w:rFonts w:eastAsia="Times New Roman" w:cs="Times New Roman"/>
            </w:rPr>
            <w:delText>on account of the</w:delText>
          </w:r>
        </w:del>
      </w:ins>
      <w:ins w:id="2987" w:author="Megan Ash" w:date="2026-01-27T12:17:00Z" w16du:dateUtc="2026-01-27T17:17:00Z">
        <w:r w:rsidR="00546DBD">
          <w:rPr>
            <w:rFonts w:eastAsia="Times New Roman" w:cs="Times New Roman"/>
          </w:rPr>
          <w:t>for the</w:t>
        </w:r>
      </w:ins>
      <w:ins w:id="2988" w:author="Catalina Ipas" w:date="2025-09-25T12:34:00Z">
        <w:r w:rsidRPr="0E916A6A">
          <w:rPr>
            <w:rFonts w:eastAsia="Times New Roman" w:cs="Times New Roman"/>
          </w:rPr>
          <w:t xml:space="preserve"> work performed or to be performed, the individual employment contract shall be understood as being for specific work whenever the conditions set forth in the preceding paragraph are met. The contract for specific work or services shall last until the total execution of the former or the full performance of the latter.</w:t>
        </w:r>
      </w:ins>
    </w:p>
    <w:p w14:paraId="1CC17E24" w14:textId="30B7195A" w:rsidR="00527FAB" w:rsidRDefault="4E06F224">
      <w:pPr>
        <w:spacing w:after="120" w:line="360" w:lineRule="auto"/>
        <w:ind w:left="720"/>
        <w:jc w:val="both"/>
        <w:rPr>
          <w:ins w:id="2989" w:author="Catalina Ipas" w:date="2025-09-25T12:35:00Z" w16du:dateUtc="2025-09-25T12:35:17Z"/>
          <w:rFonts w:eastAsia="Times New Roman" w:cs="Times New Roman"/>
        </w:rPr>
        <w:pPrChange w:id="2990" w:author="Megan Ash" w:date="2026-01-27T12:18:00Z" w16du:dateUtc="2026-01-27T17:18:00Z">
          <w:pPr>
            <w:spacing w:after="120" w:line="360" w:lineRule="auto"/>
            <w:jc w:val="both"/>
          </w:pPr>
        </w:pPrChange>
      </w:pPr>
      <w:ins w:id="2991" w:author="Catalina Ipas" w:date="2025-09-25T12:34:00Z">
        <w:r w:rsidRPr="0E916A6A">
          <w:rPr>
            <w:rFonts w:eastAsia="Times New Roman" w:cs="Times New Roman"/>
          </w:rPr>
          <w:t xml:space="preserve">In the absence of an express term, the duration of the contract shall </w:t>
        </w:r>
        <w:del w:id="2992" w:author="Megan Ash" w:date="2026-02-23T10:03:00Z" w16du:dateUtc="2026-02-23T15:03:00Z">
          <w:r w:rsidRPr="0E916A6A" w:rsidDel="009C197C">
            <w:rPr>
              <w:rFonts w:eastAsia="Times New Roman" w:cs="Times New Roman"/>
            </w:rPr>
            <w:delText>be understood as that established by custom</w:delText>
          </w:r>
        </w:del>
      </w:ins>
      <w:ins w:id="2993" w:author="Megan Ash" w:date="2026-02-23T10:03:00Z" w16du:dateUtc="2026-02-23T15:03:00Z">
        <w:r w:rsidR="009C197C">
          <w:rPr>
            <w:rFonts w:eastAsia="Times New Roman" w:cs="Times New Roman"/>
          </w:rPr>
          <w:t>will be</w:t>
        </w:r>
        <w:r w:rsidR="009E57D0">
          <w:rPr>
            <w:rFonts w:eastAsia="Times New Roman" w:cs="Times New Roman"/>
          </w:rPr>
          <w:t xml:space="preserve"> determined according to customary practice for that type of work</w:t>
        </w:r>
      </w:ins>
      <w:ins w:id="2994" w:author="Catalina Ipas" w:date="2025-09-25T12:34:00Z">
        <w:r w:rsidRPr="0E916A6A">
          <w:rPr>
            <w:rFonts w:eastAsia="Times New Roman" w:cs="Times New Roman"/>
          </w:rPr>
          <w:t>.</w:t>
        </w:r>
      </w:ins>
    </w:p>
    <w:p w14:paraId="0E5BBDA4" w14:textId="7C8B54F9" w:rsidR="00527FAB" w:rsidRDefault="54609AB3">
      <w:pPr>
        <w:pStyle w:val="ListParagraph"/>
        <w:numPr>
          <w:ilvl w:val="0"/>
          <w:numId w:val="33"/>
        </w:numPr>
        <w:spacing w:after="120" w:line="360" w:lineRule="auto"/>
        <w:jc w:val="both"/>
        <w:rPr>
          <w:ins w:id="2995" w:author="Catalina Ipas" w:date="2025-09-25T12:37:00Z" w16du:dateUtc="2025-09-25T12:37:20Z"/>
          <w:rFonts w:eastAsia="Times New Roman" w:cs="Times New Roman"/>
        </w:rPr>
        <w:pPrChange w:id="2996" w:author="Catalina Ipas" w:date="2025-09-25T12:35:00Z">
          <w:pPr>
            <w:spacing w:after="120" w:line="360" w:lineRule="auto"/>
            <w:jc w:val="both"/>
          </w:pPr>
        </w:pPrChange>
      </w:pPr>
      <w:ins w:id="2997" w:author="Catalina Ipas" w:date="2025-09-25T12:35:00Z">
        <w:r w:rsidRPr="0E916A6A">
          <w:rPr>
            <w:rFonts w:eastAsia="Times New Roman" w:cs="Times New Roman"/>
          </w:rPr>
          <w:t>Open Ended/Indefinite Term</w:t>
        </w:r>
      </w:ins>
      <w:ins w:id="2998" w:author="Catalina Ipas" w:date="2025-09-25T12:36:00Z">
        <w:r w:rsidRPr="0E916A6A">
          <w:rPr>
            <w:rFonts w:eastAsia="Times New Roman" w:cs="Times New Roman"/>
          </w:rPr>
          <w:t xml:space="preserve"> Contract </w:t>
        </w:r>
        <w:del w:id="2999" w:author="Megan Ash" w:date="2026-01-27T12:19:00Z" w16du:dateUtc="2026-01-27T17:19:00Z">
          <w:r w:rsidRPr="0E916A6A" w:rsidDel="005B6A97">
            <w:rPr>
              <w:rFonts w:eastAsia="Times New Roman" w:cs="Times New Roman"/>
            </w:rPr>
            <w:delText>-</w:delText>
          </w:r>
        </w:del>
      </w:ins>
      <w:ins w:id="3000" w:author="Megan Ash" w:date="2026-01-27T12:19:00Z" w16du:dateUtc="2026-01-27T17:19:00Z">
        <w:r w:rsidR="005B6A97">
          <w:rPr>
            <w:rFonts w:eastAsia="Times New Roman" w:cs="Times New Roman"/>
          </w:rPr>
          <w:t>–</w:t>
        </w:r>
      </w:ins>
      <w:ins w:id="3001" w:author="Catalina Ipas" w:date="2025-09-25T12:36:00Z">
        <w:r w:rsidRPr="0E916A6A">
          <w:rPr>
            <w:rFonts w:eastAsia="Times New Roman" w:cs="Times New Roman"/>
          </w:rPr>
          <w:t xml:space="preserve"> </w:t>
        </w:r>
        <w:del w:id="3002" w:author="Megan Ash" w:date="2026-01-27T12:19:00Z" w16du:dateUtc="2026-01-27T17:19:00Z">
          <w:r w:rsidR="308FE209" w:rsidRPr="0E916A6A" w:rsidDel="005B6A97">
            <w:rPr>
              <w:rFonts w:eastAsia="Times New Roman" w:cs="Times New Roman"/>
            </w:rPr>
            <w:delText>W</w:delText>
          </w:r>
        </w:del>
      </w:ins>
      <w:ins w:id="3003" w:author="Megan Ash" w:date="2026-01-27T12:19:00Z" w16du:dateUtc="2026-01-27T17:19:00Z">
        <w:r w:rsidR="005B6A97">
          <w:rPr>
            <w:rFonts w:eastAsia="Times New Roman" w:cs="Times New Roman"/>
          </w:rPr>
          <w:t>Applies w</w:t>
        </w:r>
      </w:ins>
      <w:ins w:id="3004" w:author="Catalina Ipas" w:date="2025-09-25T12:36:00Z">
        <w:r w:rsidR="308FE209" w:rsidRPr="0E916A6A">
          <w:t>hen no termination date is specified.</w:t>
        </w:r>
      </w:ins>
    </w:p>
    <w:p w14:paraId="2AD0B776" w14:textId="28479DED" w:rsidR="00527FAB" w:rsidDel="001022CE" w:rsidRDefault="308FE209">
      <w:pPr>
        <w:spacing w:after="120" w:line="360" w:lineRule="auto"/>
        <w:ind w:left="720"/>
        <w:jc w:val="both"/>
        <w:rPr>
          <w:ins w:id="3005" w:author="Catalina Ipas" w:date="2025-09-25T12:34:00Z" w16du:dateUtc="2025-09-25T12:34:00Z"/>
          <w:del w:id="3006" w:author="Megan Ash" w:date="2026-01-27T12:21:00Z" w16du:dateUtc="2026-01-27T17:21:00Z"/>
          <w:rFonts w:eastAsia="Times New Roman" w:cs="Times New Roman"/>
        </w:rPr>
        <w:pPrChange w:id="3007" w:author="Megan Ash" w:date="2026-01-27T12:19:00Z" w16du:dateUtc="2026-01-27T17:19:00Z">
          <w:pPr/>
        </w:pPrChange>
      </w:pPr>
      <w:ins w:id="3008" w:author="Catalina Ipas" w:date="2025-09-25T12:37:00Z">
        <w:del w:id="3009" w:author="Megan Ash" w:date="2026-01-27T12:19:00Z" w16du:dateUtc="2026-01-27T17:19:00Z">
          <w:r w:rsidRPr="0E916A6A" w:rsidDel="005B6A97">
            <w:delText>In addition,</w:delText>
          </w:r>
        </w:del>
      </w:ins>
      <w:ins w:id="3010" w:author="Megan Ash" w:date="2026-01-27T12:19:00Z" w16du:dateUtc="2026-01-27T17:19:00Z">
        <w:r w:rsidR="005B6A97">
          <w:t>Additionally,</w:t>
        </w:r>
      </w:ins>
      <w:ins w:id="3011" w:author="Catalina Ipas" w:date="2025-09-25T12:37:00Z">
        <w:r w:rsidRPr="0E916A6A">
          <w:t xml:space="preserve"> Article 47 states that c</w:t>
        </w:r>
        <w:r w:rsidRPr="0E916A6A">
          <w:rPr>
            <w:rFonts w:eastAsia="Times New Roman" w:cs="Times New Roman"/>
          </w:rPr>
          <w:t xml:space="preserve">ontracts relating to tasks </w:t>
        </w:r>
        <w:del w:id="3012" w:author="Megan Ash" w:date="2026-01-27T12:20:00Z" w16du:dateUtc="2026-01-27T17:20:00Z">
          <w:r w:rsidRPr="0E916A6A" w:rsidDel="005B6A97">
            <w:rPr>
              <w:rFonts w:eastAsia="Times New Roman" w:cs="Times New Roman"/>
            </w:rPr>
            <w:delText>which by their nature are</w:delText>
          </w:r>
        </w:del>
      </w:ins>
      <w:ins w:id="3013" w:author="Megan Ash" w:date="2026-01-27T12:20:00Z" w16du:dateUtc="2026-01-27T17:20:00Z">
        <w:r w:rsidR="005B6A97">
          <w:rPr>
            <w:rFonts w:eastAsia="Times New Roman" w:cs="Times New Roman"/>
          </w:rPr>
          <w:t>that are</w:t>
        </w:r>
      </w:ins>
      <w:ins w:id="3014" w:author="Catalina Ipas" w:date="2025-09-25T12:37:00Z">
        <w:r w:rsidRPr="0E916A6A">
          <w:rPr>
            <w:rFonts w:eastAsia="Times New Roman" w:cs="Times New Roman"/>
          </w:rPr>
          <w:t xml:space="preserve"> permanent or continuous </w:t>
        </w:r>
      </w:ins>
      <w:ins w:id="3015" w:author="Megan Ash" w:date="2026-01-27T12:20:00Z" w16du:dateUtc="2026-01-27T17:20:00Z">
        <w:r w:rsidR="005B6A97">
          <w:rPr>
            <w:rFonts w:eastAsia="Times New Roman" w:cs="Times New Roman"/>
          </w:rPr>
          <w:t xml:space="preserve">in nature </w:t>
        </w:r>
      </w:ins>
      <w:ins w:id="3016" w:author="Catalina Ipas" w:date="2025-09-25T12:37:00Z">
        <w:r w:rsidRPr="0E916A6A">
          <w:rPr>
            <w:rFonts w:eastAsia="Times New Roman" w:cs="Times New Roman"/>
          </w:rPr>
          <w:t xml:space="preserve">within the company shall be </w:t>
        </w:r>
        <w:del w:id="3017" w:author="Megan Ash" w:date="2026-01-27T12:20:00Z" w16du:dateUtc="2026-01-27T17:20:00Z">
          <w:r w:rsidRPr="0E916A6A" w:rsidDel="003D3E2B">
            <w:rPr>
              <w:rFonts w:eastAsia="Times New Roman" w:cs="Times New Roman"/>
            </w:rPr>
            <w:delText>considered as entered into for an</w:delText>
          </w:r>
        </w:del>
      </w:ins>
      <w:ins w:id="3018" w:author="Megan Ash" w:date="2026-01-27T12:20:00Z" w16du:dateUtc="2026-01-27T17:20:00Z">
        <w:r w:rsidR="003D3E2B">
          <w:rPr>
            <w:rFonts w:eastAsia="Times New Roman" w:cs="Times New Roman"/>
          </w:rPr>
          <w:t>deemed to be of</w:t>
        </w:r>
      </w:ins>
      <w:ins w:id="3019" w:author="Catalina Ipas" w:date="2025-09-25T12:37:00Z">
        <w:r w:rsidRPr="0E916A6A">
          <w:rPr>
            <w:rFonts w:eastAsia="Times New Roman" w:cs="Times New Roman"/>
          </w:rPr>
          <w:t xml:space="preserve"> indefinite </w:t>
        </w:r>
        <w:del w:id="3020" w:author="Megan Ash" w:date="2026-01-27T12:20:00Z" w16du:dateUtc="2026-01-27T17:20:00Z">
          <w:r w:rsidRPr="0E916A6A" w:rsidDel="003D3E2B">
            <w:rPr>
              <w:rFonts w:eastAsia="Times New Roman" w:cs="Times New Roman"/>
            </w:rPr>
            <w:delText>period</w:delText>
          </w:r>
        </w:del>
      </w:ins>
      <w:ins w:id="3021" w:author="Megan Ash" w:date="2026-01-27T12:20:00Z" w16du:dateUtc="2026-01-27T17:20:00Z">
        <w:r w:rsidR="003D3E2B">
          <w:rPr>
            <w:rFonts w:eastAsia="Times New Roman" w:cs="Times New Roman"/>
          </w:rPr>
          <w:t>duration</w:t>
        </w:r>
      </w:ins>
      <w:ins w:id="3022" w:author="Catalina Ipas" w:date="2025-09-25T12:37:00Z">
        <w:r w:rsidRPr="0E916A6A">
          <w:rPr>
            <w:rFonts w:eastAsia="Times New Roman" w:cs="Times New Roman"/>
          </w:rPr>
          <w:t xml:space="preserve">, even if </w:t>
        </w:r>
        <w:del w:id="3023" w:author="Megan Ash" w:date="2026-01-27T12:20:00Z" w16du:dateUtc="2026-01-27T17:20:00Z">
          <w:r w:rsidRPr="0E916A6A" w:rsidDel="003D3E2B">
            <w:rPr>
              <w:rFonts w:eastAsia="Times New Roman" w:cs="Times New Roman"/>
            </w:rPr>
            <w:delText xml:space="preserve">they state </w:delText>
          </w:r>
        </w:del>
        <w:r w:rsidRPr="0E916A6A">
          <w:rPr>
            <w:rFonts w:eastAsia="Times New Roman" w:cs="Times New Roman"/>
          </w:rPr>
          <w:t>a specific</w:t>
        </w:r>
        <w:del w:id="3024" w:author="Megan Ash" w:date="2026-01-27T12:20:00Z" w16du:dateUtc="2026-01-27T17:20:00Z">
          <w:r w:rsidRPr="0E916A6A" w:rsidDel="003D3E2B">
            <w:rPr>
              <w:rFonts w:eastAsia="Times New Roman" w:cs="Times New Roman"/>
            </w:rPr>
            <w:delText xml:space="preserve"> duration</w:delText>
          </w:r>
        </w:del>
      </w:ins>
      <w:ins w:id="3025" w:author="Megan Ash" w:date="2026-01-27T12:20:00Z" w16du:dateUtc="2026-01-27T17:20:00Z">
        <w:r w:rsidR="003D3E2B">
          <w:rPr>
            <w:rFonts w:eastAsia="Times New Roman" w:cs="Times New Roman"/>
          </w:rPr>
          <w:t xml:space="preserve"> term is stated</w:t>
        </w:r>
      </w:ins>
      <w:ins w:id="3026" w:author="Catalina Ipas" w:date="2025-09-25T12:37:00Z">
        <w:r w:rsidRPr="0E916A6A">
          <w:rPr>
            <w:rFonts w:eastAsia="Times New Roman" w:cs="Times New Roman"/>
          </w:rPr>
          <w:t>, if at the expiration of such contract</w:t>
        </w:r>
      </w:ins>
      <w:ins w:id="3027" w:author="Megan Ash" w:date="2026-01-27T12:20:00Z" w16du:dateUtc="2026-01-27T17:20:00Z">
        <w:r w:rsidR="003D3E2B">
          <w:rPr>
            <w:rFonts w:eastAsia="Times New Roman" w:cs="Times New Roman"/>
          </w:rPr>
          <w:t>,</w:t>
        </w:r>
      </w:ins>
      <w:ins w:id="3028" w:author="Catalina Ipas" w:date="2025-09-25T12:37:00Z">
        <w:del w:id="3029" w:author="Megan Ash" w:date="2026-01-27T12:20:00Z" w16du:dateUtc="2026-01-27T17:20:00Z">
          <w:r w:rsidRPr="0E916A6A" w:rsidDel="003D3E2B">
            <w:rPr>
              <w:rFonts w:eastAsia="Times New Roman" w:cs="Times New Roman"/>
            </w:rPr>
            <w:delText>s</w:delText>
          </w:r>
        </w:del>
        <w:r w:rsidRPr="0E916A6A">
          <w:rPr>
            <w:rFonts w:eastAsia="Times New Roman" w:cs="Times New Roman"/>
          </w:rPr>
          <w:t xml:space="preserve"> the cause that gave rise to </w:t>
        </w:r>
      </w:ins>
      <w:ins w:id="3030" w:author="Megan Ash" w:date="2026-01-27T12:21:00Z" w16du:dateUtc="2026-01-27T17:21:00Z">
        <w:r w:rsidR="003D3E2B">
          <w:rPr>
            <w:rFonts w:eastAsia="Times New Roman" w:cs="Times New Roman"/>
          </w:rPr>
          <w:t>it</w:t>
        </w:r>
      </w:ins>
      <w:ins w:id="3031" w:author="Catalina Ipas" w:date="2025-09-25T12:37:00Z">
        <w:del w:id="3032" w:author="Megan Ash" w:date="2026-01-27T12:21:00Z" w16du:dateUtc="2026-01-27T17:21:00Z">
          <w:r w:rsidRPr="0E916A6A" w:rsidDel="003D3E2B">
            <w:rPr>
              <w:rFonts w:eastAsia="Times New Roman" w:cs="Times New Roman"/>
            </w:rPr>
            <w:delText>them</w:delText>
          </w:r>
        </w:del>
        <w:r w:rsidRPr="0E916A6A">
          <w:rPr>
            <w:rFonts w:eastAsia="Times New Roman" w:cs="Times New Roman"/>
          </w:rPr>
          <w:t xml:space="preserve"> or the subject matter of the work </w:t>
        </w:r>
        <w:del w:id="3033" w:author="Megan Ash" w:date="2026-01-27T12:21:00Z" w16du:dateUtc="2026-01-27T17:21:00Z">
          <w:r w:rsidRPr="0E916A6A" w:rsidDel="009F3E78">
            <w:rPr>
              <w:rFonts w:eastAsia="Times New Roman" w:cs="Times New Roman"/>
            </w:rPr>
            <w:delText>still</w:delText>
          </w:r>
        </w:del>
      </w:ins>
      <w:ins w:id="3034" w:author="Megan Ash" w:date="2026-01-27T12:21:00Z" w16du:dateUtc="2026-01-27T17:21:00Z">
        <w:r w:rsidR="009F3E78">
          <w:rPr>
            <w:rFonts w:eastAsia="Times New Roman" w:cs="Times New Roman"/>
          </w:rPr>
          <w:t>continues to</w:t>
        </w:r>
      </w:ins>
      <w:ins w:id="3035" w:author="Catalina Ipas" w:date="2025-09-25T12:37:00Z">
        <w:r w:rsidRPr="0E916A6A">
          <w:rPr>
            <w:rFonts w:eastAsia="Times New Roman" w:cs="Times New Roman"/>
          </w:rPr>
          <w:t xml:space="preserve"> exist</w:t>
        </w:r>
        <w:del w:id="3036" w:author="Megan Ash" w:date="2026-01-27T12:21:00Z" w16du:dateUtc="2026-01-27T17:21:00Z">
          <w:r w:rsidRPr="0E916A6A" w:rsidDel="009F3E78">
            <w:rPr>
              <w:rFonts w:eastAsia="Times New Roman" w:cs="Times New Roman"/>
            </w:rPr>
            <w:delText>s</w:delText>
          </w:r>
        </w:del>
        <w:r w:rsidRPr="0E916A6A">
          <w:rPr>
            <w:rFonts w:eastAsia="Times New Roman" w:cs="Times New Roman"/>
          </w:rPr>
          <w:t xml:space="preserve"> for the provision of services or the performance of similar or analogous work</w:t>
        </w:r>
      </w:ins>
      <w:ins w:id="3037" w:author="Megan Ash" w:date="2026-01-27T12:19:00Z" w16du:dateUtc="2026-01-27T17:19:00Z">
        <w:r w:rsidR="00FA4E33">
          <w:rPr>
            <w:rFonts w:eastAsia="Times New Roman" w:cs="Times New Roman"/>
          </w:rPr>
          <w:t xml:space="preserve">. </w:t>
        </w:r>
      </w:ins>
    </w:p>
    <w:p w14:paraId="0A5A4134" w14:textId="279C1992" w:rsidR="00527FAB" w:rsidRDefault="00527FAB" w:rsidP="001022CE">
      <w:pPr>
        <w:spacing w:after="120" w:line="360" w:lineRule="auto"/>
        <w:ind w:left="720"/>
        <w:jc w:val="both"/>
        <w:rPr>
          <w:rFonts w:cs="Times New Roman"/>
        </w:rPr>
      </w:pPr>
    </w:p>
    <w:p w14:paraId="671733B0" w14:textId="581B9AA6" w:rsidR="00D224AE" w:rsidRPr="00C17238" w:rsidRDefault="00D224AE">
      <w:pPr>
        <w:spacing w:before="240" w:after="240" w:line="360" w:lineRule="auto"/>
        <w:jc w:val="both"/>
        <w:rPr>
          <w:del w:id="3038" w:author="Catalina Ipas" w:date="2025-09-25T12:41:00Z" w16du:dateUtc="2025-09-25T12:41:19Z"/>
          <w:rFonts w:cs="Times New Roman"/>
        </w:rPr>
        <w:pPrChange w:id="3039" w:author="Catalina Ipas" w:date="2025-09-25T13:44:00Z">
          <w:pPr/>
        </w:pPrChange>
      </w:pPr>
      <w:del w:id="3040" w:author="Catalina Ipas" w:date="2025-09-25T12:41:00Z">
        <w:r w:rsidRPr="0E916A6A" w:rsidDel="00D224AE">
          <w:rPr>
            <w:rFonts w:cs="Times New Roman"/>
          </w:rPr>
          <w:delText xml:space="preserve">According to </w:delText>
        </w:r>
        <w:r w:rsidRPr="0E916A6A" w:rsidDel="00B818BC">
          <w:rPr>
            <w:rFonts w:cs="Times New Roman"/>
          </w:rPr>
          <w:delText xml:space="preserve">Article 6 of </w:delText>
        </w:r>
        <w:r w:rsidRPr="0E916A6A" w:rsidDel="00B8238B">
          <w:rPr>
            <w:rFonts w:cs="Times New Roman"/>
          </w:rPr>
          <w:delText>Honduras</w:delText>
        </w:r>
        <w:r w:rsidRPr="0E916A6A" w:rsidDel="00B818BC">
          <w:rPr>
            <w:rFonts w:cs="Times New Roman"/>
          </w:rPr>
          <w:delText xml:space="preserve">’s Labor Code, </w:delText>
        </w:r>
        <w:r w:rsidRPr="0E916A6A" w:rsidDel="00AF360C">
          <w:rPr>
            <w:rFonts w:cs="Times New Roman"/>
          </w:rPr>
          <w:delText>employment contracts are always individual. A team contract in which an employer hires several people at once, either directly or indirectly, in return for a collective, lump-sum remuneration, is prohibited.</w:delText>
        </w:r>
      </w:del>
    </w:p>
    <w:p w14:paraId="0B6A9D94" w14:textId="6820DE9D" w:rsidR="00527FAB" w:rsidRPr="003B307C" w:rsidRDefault="19A679E1" w:rsidP="00EC1392">
      <w:pPr>
        <w:pStyle w:val="Heading3"/>
      </w:pPr>
      <w:bookmarkStart w:id="3041" w:name="_Toc222754664"/>
      <w:r w:rsidRPr="0E916A6A">
        <w:rPr>
          <w:rStyle w:val="Heading3Char"/>
          <w:b/>
          <w:bCs/>
        </w:rPr>
        <w:t>8.</w:t>
      </w:r>
      <w:r w:rsidR="2EE6E479" w:rsidRPr="0E916A6A">
        <w:rPr>
          <w:rStyle w:val="Heading3Char"/>
          <w:b/>
          <w:bCs/>
        </w:rPr>
        <w:t>1</w:t>
      </w:r>
      <w:r w:rsidR="7261D9C4" w:rsidRPr="0E916A6A">
        <w:rPr>
          <w:rStyle w:val="Heading3Char"/>
          <w:b/>
          <w:bCs/>
        </w:rPr>
        <w:t>0</w:t>
      </w:r>
      <w:r w:rsidRPr="0E916A6A">
        <w:rPr>
          <w:rStyle w:val="Heading3Char"/>
          <w:b/>
          <w:bCs/>
        </w:rPr>
        <w:t>.</w:t>
      </w:r>
      <w:r w:rsidR="6CB03C55" w:rsidRPr="0E916A6A">
        <w:rPr>
          <w:rStyle w:val="Heading3Char"/>
          <w:b/>
          <w:bCs/>
        </w:rPr>
        <w:t>3</w:t>
      </w:r>
      <w:r w:rsidRPr="0E916A6A">
        <w:rPr>
          <w:rStyle w:val="Heading3Char"/>
          <w:b/>
          <w:bCs/>
        </w:rPr>
        <w:t xml:space="preserve"> </w:t>
      </w:r>
      <w:r w:rsidR="6CB03C55" w:rsidRPr="0E916A6A">
        <w:rPr>
          <w:rStyle w:val="Heading3Char"/>
          <w:b/>
          <w:bCs/>
        </w:rPr>
        <w:t>Labor Contract</w:t>
      </w:r>
      <w:r w:rsidRPr="0E916A6A">
        <w:rPr>
          <w:rStyle w:val="Heading3Char"/>
          <w:b/>
          <w:bCs/>
        </w:rPr>
        <w:t xml:space="preserve"> Pay Structure</w:t>
      </w:r>
      <w:bookmarkEnd w:id="3041"/>
    </w:p>
    <w:p w14:paraId="142BF58F" w14:textId="44AC741D" w:rsidR="00527FAB" w:rsidRPr="00C17238" w:rsidRDefault="0035209C" w:rsidP="00486B70">
      <w:pPr>
        <w:spacing w:after="120" w:line="360" w:lineRule="auto"/>
        <w:jc w:val="both"/>
        <w:rPr>
          <w:rFonts w:cs="Times New Roman"/>
        </w:rPr>
      </w:pPr>
      <w:r w:rsidRPr="0E916A6A">
        <w:rPr>
          <w:rFonts w:cs="Times New Roman"/>
        </w:rPr>
        <w:t xml:space="preserve">According to </w:t>
      </w:r>
      <w:commentRangeStart w:id="3042"/>
      <w:commentRangeStart w:id="3043"/>
      <w:r w:rsidRPr="0E916A6A">
        <w:rPr>
          <w:rFonts w:cs="Times New Roman"/>
        </w:rPr>
        <w:t xml:space="preserve">Article 193 of </w:t>
      </w:r>
      <w:ins w:id="3044" w:author="Megan Ash" w:date="2026-01-27T12:21:00Z" w16du:dateUtc="2026-01-27T17:21:00Z">
        <w:r w:rsidR="001022CE">
          <w:rPr>
            <w:rFonts w:cs="Times New Roman"/>
          </w:rPr>
          <w:t xml:space="preserve">the </w:t>
        </w:r>
      </w:ins>
      <w:r w:rsidR="00B8238B" w:rsidRPr="0E916A6A">
        <w:rPr>
          <w:rFonts w:cs="Times New Roman"/>
        </w:rPr>
        <w:t>Hondura</w:t>
      </w:r>
      <w:ins w:id="3045" w:author="Megan Ash" w:date="2026-01-27T12:22:00Z" w16du:dateUtc="2026-01-27T17:22:00Z">
        <w:r w:rsidR="001022CE">
          <w:rPr>
            <w:rFonts w:cs="Times New Roman"/>
          </w:rPr>
          <w:t>n</w:t>
        </w:r>
      </w:ins>
      <w:del w:id="3046" w:author="Megan Ash" w:date="2026-01-27T12:22:00Z" w16du:dateUtc="2026-01-27T17:22:00Z">
        <w:r w:rsidR="00B8238B" w:rsidRPr="0E916A6A" w:rsidDel="001022CE">
          <w:rPr>
            <w:rFonts w:cs="Times New Roman"/>
          </w:rPr>
          <w:delText>s</w:delText>
        </w:r>
        <w:r w:rsidRPr="0E916A6A" w:rsidDel="001022CE">
          <w:rPr>
            <w:rFonts w:cs="Times New Roman"/>
          </w:rPr>
          <w:delText>’s</w:delText>
        </w:r>
      </w:del>
      <w:r w:rsidRPr="0E916A6A">
        <w:rPr>
          <w:rFonts w:cs="Times New Roman"/>
        </w:rPr>
        <w:t xml:space="preserve"> Labor Cod</w:t>
      </w:r>
      <w:commentRangeEnd w:id="3042"/>
      <w:r w:rsidRPr="0E916A6A">
        <w:rPr>
          <w:rStyle w:val="CommentReference"/>
          <w:rFonts w:cs="Times New Roman"/>
          <w:sz w:val="24"/>
          <w:szCs w:val="24"/>
        </w:rPr>
        <w:commentReference w:id="3042"/>
      </w:r>
      <w:commentRangeEnd w:id="3043"/>
      <w:r w:rsidRPr="0E916A6A">
        <w:rPr>
          <w:rStyle w:val="CommentReference"/>
          <w:rFonts w:cs="Times New Roman"/>
          <w:sz w:val="24"/>
          <w:szCs w:val="24"/>
        </w:rPr>
        <w:commentReference w:id="3043"/>
      </w:r>
      <w:r w:rsidRPr="0E916A6A">
        <w:rPr>
          <w:rFonts w:cs="Times New Roman"/>
        </w:rPr>
        <w:t xml:space="preserve">e, </w:t>
      </w:r>
      <w:del w:id="3047" w:author="Megan Ash" w:date="2026-01-27T12:22:00Z" w16du:dateUtc="2026-01-27T17:22:00Z">
        <w:r w:rsidR="00B2048B" w:rsidRPr="0E916A6A" w:rsidDel="001022CE">
          <w:rPr>
            <w:rFonts w:cs="Times New Roman"/>
          </w:rPr>
          <w:delText xml:space="preserve">the </w:delText>
        </w:r>
      </w:del>
      <w:ins w:id="3048" w:author="Megan Ash" w:date="2026-01-27T12:22:00Z" w16du:dateUtc="2026-01-27T17:22:00Z">
        <w:r w:rsidR="001022CE">
          <w:rPr>
            <w:rFonts w:cs="Times New Roman"/>
          </w:rPr>
          <w:t xml:space="preserve">a </w:t>
        </w:r>
      </w:ins>
      <w:r w:rsidR="00B2048B" w:rsidRPr="0E916A6A">
        <w:rPr>
          <w:rFonts w:cs="Times New Roman"/>
        </w:rPr>
        <w:t xml:space="preserve">worker’s </w:t>
      </w:r>
      <w:r w:rsidR="00486B70" w:rsidRPr="0E916A6A">
        <w:rPr>
          <w:rFonts w:cs="Times New Roman"/>
        </w:rPr>
        <w:t>remuneration is determined either by collective agreement, by decree</w:t>
      </w:r>
      <w:r w:rsidR="00B2048B" w:rsidRPr="0E916A6A">
        <w:rPr>
          <w:rFonts w:cs="Times New Roman"/>
        </w:rPr>
        <w:t>,</w:t>
      </w:r>
      <w:r w:rsidR="00486B70" w:rsidRPr="0E916A6A">
        <w:rPr>
          <w:rFonts w:cs="Times New Roman"/>
        </w:rPr>
        <w:t xml:space="preserve"> or by agreement between the parties, </w:t>
      </w:r>
      <w:del w:id="3049" w:author="Megan Ash" w:date="2026-01-27T12:28:00Z" w16du:dateUtc="2026-01-27T17:28:00Z">
        <w:r w:rsidR="00486B70" w:rsidRPr="0E916A6A" w:rsidDel="005A7E0D">
          <w:rPr>
            <w:rFonts w:cs="Times New Roman"/>
          </w:rPr>
          <w:delText xml:space="preserve">in </w:delText>
        </w:r>
      </w:del>
      <w:ins w:id="3050" w:author="Megan Ash" w:date="2026-01-27T12:28:00Z" w16du:dateUtc="2026-01-27T17:28:00Z">
        <w:r w:rsidR="005A7E0D">
          <w:rPr>
            <w:rFonts w:cs="Times New Roman"/>
          </w:rPr>
          <w:t>provid</w:t>
        </w:r>
      </w:ins>
      <w:ins w:id="3051" w:author="Megan Ash" w:date="2026-01-27T12:29:00Z" w16du:dateUtc="2026-01-27T17:29:00Z">
        <w:r w:rsidR="005A7E0D">
          <w:rPr>
            <w:rFonts w:cs="Times New Roman"/>
          </w:rPr>
          <w:t>ed that it</w:t>
        </w:r>
      </w:ins>
      <w:ins w:id="3052" w:author="Megan Ash" w:date="2026-01-27T12:28:00Z" w16du:dateUtc="2026-01-27T17:28:00Z">
        <w:r w:rsidR="005A7E0D" w:rsidRPr="0E916A6A">
          <w:rPr>
            <w:rFonts w:cs="Times New Roman"/>
          </w:rPr>
          <w:t xml:space="preserve"> </w:t>
        </w:r>
      </w:ins>
      <w:r w:rsidR="00486B70" w:rsidRPr="0E916A6A">
        <w:rPr>
          <w:rFonts w:cs="Times New Roman"/>
        </w:rPr>
        <w:t>compli</w:t>
      </w:r>
      <w:ins w:id="3053" w:author="Megan Ash" w:date="2026-01-27T12:29:00Z" w16du:dateUtc="2026-01-27T17:29:00Z">
        <w:r w:rsidR="005A7E0D">
          <w:rPr>
            <w:rFonts w:cs="Times New Roman"/>
          </w:rPr>
          <w:t>es</w:t>
        </w:r>
      </w:ins>
      <w:del w:id="3054" w:author="Megan Ash" w:date="2026-01-27T12:29:00Z" w16du:dateUtc="2026-01-27T17:29:00Z">
        <w:r w:rsidR="00486B70" w:rsidRPr="0E916A6A" w:rsidDel="005A7E0D">
          <w:rPr>
            <w:rFonts w:cs="Times New Roman"/>
          </w:rPr>
          <w:delText>ance</w:delText>
        </w:r>
      </w:del>
      <w:r w:rsidR="00486B70" w:rsidRPr="0E916A6A">
        <w:rPr>
          <w:rFonts w:cs="Times New Roman"/>
        </w:rPr>
        <w:t xml:space="preserve"> with the minimum</w:t>
      </w:r>
      <w:ins w:id="3055" w:author="Megan Ash" w:date="2026-01-27T12:29:00Z" w16du:dateUtc="2026-01-27T17:29:00Z">
        <w:r w:rsidR="005A7E0D">
          <w:rPr>
            <w:rFonts w:cs="Times New Roman"/>
          </w:rPr>
          <w:t xml:space="preserve"> standards</w:t>
        </w:r>
      </w:ins>
      <w:r w:rsidR="00486B70" w:rsidRPr="0E916A6A">
        <w:rPr>
          <w:rFonts w:cs="Times New Roman"/>
        </w:rPr>
        <w:t xml:space="preserve"> </w:t>
      </w:r>
      <w:del w:id="3056" w:author="Megan Ash" w:date="2026-01-27T12:29:00Z" w16du:dateUtc="2026-01-27T17:29:00Z">
        <w:r w:rsidR="00486B70" w:rsidRPr="0E916A6A" w:rsidDel="005A7E0D">
          <w:rPr>
            <w:rFonts w:cs="Times New Roman"/>
          </w:rPr>
          <w:delText>provided for by</w:delText>
        </w:r>
      </w:del>
      <w:ins w:id="3057" w:author="Megan Ash" w:date="2026-01-27T12:29:00Z" w16du:dateUtc="2026-01-27T17:29:00Z">
        <w:r w:rsidR="005A7E0D">
          <w:rPr>
            <w:rFonts w:cs="Times New Roman"/>
          </w:rPr>
          <w:t>set forth in the applicable</w:t>
        </w:r>
      </w:ins>
      <w:r w:rsidR="00486B70" w:rsidRPr="0E916A6A">
        <w:rPr>
          <w:rFonts w:cs="Times New Roman"/>
        </w:rPr>
        <w:t xml:space="preserve"> </w:t>
      </w:r>
      <w:ins w:id="3058" w:author="Megan Ash" w:date="2026-01-27T12:29:00Z" w16du:dateUtc="2026-01-27T17:29:00Z">
        <w:r w:rsidR="005A7E0D">
          <w:rPr>
            <w:rFonts w:cs="Times New Roman"/>
          </w:rPr>
          <w:t>r</w:t>
        </w:r>
      </w:ins>
      <w:del w:id="3059" w:author="Megan Ash" w:date="2026-01-27T12:29:00Z" w16du:dateUtc="2026-01-27T17:29:00Z">
        <w:r w:rsidR="00486B70" w:rsidRPr="0E916A6A" w:rsidDel="005A7E0D">
          <w:rPr>
            <w:rFonts w:cs="Times New Roman"/>
          </w:rPr>
          <w:delText>the r</w:delText>
        </w:r>
      </w:del>
      <w:r w:rsidR="00486B70" w:rsidRPr="0E916A6A">
        <w:rPr>
          <w:rFonts w:cs="Times New Roman"/>
        </w:rPr>
        <w:t xml:space="preserve">egulations or collective agreement in force. </w:t>
      </w:r>
      <w:r w:rsidR="00527FAB" w:rsidRPr="0E916A6A">
        <w:rPr>
          <w:rFonts w:cs="Times New Roman"/>
        </w:rPr>
        <w:t xml:space="preserve">All permanent staff members of Partners </w:t>
      </w:r>
      <w:r w:rsidR="00B8238B" w:rsidRPr="0E916A6A">
        <w:rPr>
          <w:rFonts w:cs="Times New Roman"/>
        </w:rPr>
        <w:t>Honduras</w:t>
      </w:r>
      <w:r w:rsidR="004558EF" w:rsidRPr="0E916A6A">
        <w:rPr>
          <w:rFonts w:cs="Times New Roman"/>
        </w:rPr>
        <w:t xml:space="preserve"> are paid in accordance with the </w:t>
      </w:r>
      <w:commentRangeStart w:id="3060"/>
      <w:r w:rsidR="004558EF">
        <w:fldChar w:fldCharType="begin"/>
      </w:r>
      <w:ins w:id="3061" w:author="Megan Ash" w:date="2026-01-27T12:30:00Z" w16du:dateUtc="2026-01-27T17:30:00Z">
        <w:r w:rsidR="00912706">
          <w:instrText xml:space="preserve">HYPERLINK "https://partnersnet107.sharepoint.com/:f:/s/FA/IgD6__46uAC7Q6jIr4kK4jFYAY7gDRam0cMr6ceKokfOQhA?e=tfhCTr" \h </w:instrText>
        </w:r>
      </w:ins>
      <w:del w:id="3062" w:author="Megan Ash" w:date="2026-01-27T12:30:00Z" w16du:dateUtc="2026-01-27T17:30:00Z">
        <w:r w:rsidR="004558EF" w:rsidDel="00912706">
          <w:delInstrText>HYPERLINK "https://partnersnet107.sharepoint.com/:f:/s/FA/EgNK9zPOO49BnNKdWGpjJZQB77DHsCsfo_DN0gNK6w7SCg?e=o7ig1h" \h</w:delInstrText>
        </w:r>
      </w:del>
      <w:r w:rsidR="004558EF">
        <w:fldChar w:fldCharType="separate"/>
      </w:r>
      <w:r w:rsidR="004558EF" w:rsidRPr="0E916A6A">
        <w:rPr>
          <w:rStyle w:val="Hyperlink"/>
          <w:rFonts w:cs="Times New Roman"/>
        </w:rPr>
        <w:t>salary matrix</w:t>
      </w:r>
      <w:r w:rsidR="004558EF">
        <w:fldChar w:fldCharType="end"/>
      </w:r>
      <w:r w:rsidR="004558EF" w:rsidRPr="0E916A6A">
        <w:rPr>
          <w:rFonts w:cs="Times New Roman"/>
        </w:rPr>
        <w:t>.</w:t>
      </w:r>
      <w:commentRangeEnd w:id="3060"/>
      <w:r w:rsidR="00912706" w:rsidRPr="00C17238">
        <w:rPr>
          <w:rStyle w:val="CommentReference"/>
          <w:rFonts w:cs="Times New Roman"/>
          <w:sz w:val="24"/>
          <w:szCs w:val="24"/>
        </w:rPr>
        <w:commentReference w:id="3060"/>
      </w:r>
    </w:p>
    <w:p w14:paraId="75782AAA" w14:textId="2833BC62" w:rsidR="00527FAB" w:rsidRPr="00C17238" w:rsidRDefault="00527FAB" w:rsidP="00527FAB">
      <w:pPr>
        <w:spacing w:after="120" w:line="360" w:lineRule="auto"/>
        <w:jc w:val="both"/>
        <w:rPr>
          <w:rFonts w:cs="Times New Roman"/>
          <w:lang w:val="en"/>
        </w:rPr>
      </w:pPr>
      <w:r w:rsidRPr="00C17238">
        <w:rPr>
          <w:rFonts w:cs="Times New Roman"/>
          <w:lang w:val="en"/>
        </w:rPr>
        <w:t>Each position</w:t>
      </w:r>
      <w:ins w:id="3063" w:author="Megan Ash" w:date="2026-01-27T12:30:00Z" w16du:dateUtc="2026-01-27T17:30:00Z">
        <w:r w:rsidR="00912706">
          <w:rPr>
            <w:rFonts w:cs="Times New Roman"/>
            <w:lang w:val="en"/>
          </w:rPr>
          <w:t>’s renumeration</w:t>
        </w:r>
      </w:ins>
      <w:r w:rsidRPr="00C17238">
        <w:rPr>
          <w:rFonts w:cs="Times New Roman"/>
          <w:lang w:val="en"/>
        </w:rPr>
        <w:t xml:space="preserve"> in a particular category is based on a combination of:</w:t>
      </w:r>
    </w:p>
    <w:p w14:paraId="1E09B30C" w14:textId="77777777" w:rsidR="00527FAB" w:rsidRPr="00C17238" w:rsidRDefault="00527FAB" w:rsidP="00527FAB">
      <w:pPr>
        <w:spacing w:after="120" w:line="360" w:lineRule="auto"/>
        <w:ind w:firstLine="720"/>
        <w:jc w:val="both"/>
        <w:rPr>
          <w:rFonts w:cs="Times New Roman"/>
          <w:lang w:val="en"/>
        </w:rPr>
      </w:pPr>
      <w:r w:rsidRPr="00C17238">
        <w:rPr>
          <w:rFonts w:cs="Times New Roman"/>
          <w:lang w:val="en"/>
        </w:rPr>
        <w:t>a) Level of responsibility</w:t>
      </w:r>
    </w:p>
    <w:p w14:paraId="75268D6D" w14:textId="77777777" w:rsidR="00527FAB" w:rsidRPr="00C17238" w:rsidRDefault="00527FAB" w:rsidP="00527FAB">
      <w:pPr>
        <w:spacing w:after="120" w:line="360" w:lineRule="auto"/>
        <w:ind w:firstLine="720"/>
        <w:jc w:val="both"/>
        <w:rPr>
          <w:rFonts w:cs="Times New Roman"/>
          <w:lang w:val="en"/>
        </w:rPr>
      </w:pPr>
      <w:r w:rsidRPr="00C17238">
        <w:rPr>
          <w:rFonts w:cs="Times New Roman"/>
          <w:lang w:val="en"/>
        </w:rPr>
        <w:t>b) Qualifications required for this position</w:t>
      </w:r>
    </w:p>
    <w:p w14:paraId="630C8608" w14:textId="08E1BBCB" w:rsidR="00527FAB" w:rsidRPr="003B307C" w:rsidRDefault="00527FAB" w:rsidP="005C411A">
      <w:pPr>
        <w:pStyle w:val="Heading2"/>
        <w:numPr>
          <w:ilvl w:val="1"/>
          <w:numId w:val="265"/>
        </w:numPr>
      </w:pPr>
      <w:bookmarkStart w:id="3064" w:name="_Toc222754665"/>
      <w:commentRangeStart w:id="3065"/>
      <w:commentRangeStart w:id="3066"/>
      <w:r>
        <w:t>Content of Labor Contracts</w:t>
      </w:r>
      <w:bookmarkEnd w:id="3064"/>
      <w:commentRangeEnd w:id="3065"/>
      <w:r w:rsidRPr="003B307C">
        <w:rPr>
          <w:rStyle w:val="CommentReference"/>
          <w:sz w:val="32"/>
          <w:szCs w:val="26"/>
        </w:rPr>
        <w:commentReference w:id="3065"/>
      </w:r>
      <w:commentRangeEnd w:id="3066"/>
      <w:r w:rsidRPr="003B307C">
        <w:rPr>
          <w:rStyle w:val="CommentReference"/>
          <w:sz w:val="32"/>
          <w:szCs w:val="26"/>
        </w:rPr>
        <w:commentReference w:id="3066"/>
      </w:r>
    </w:p>
    <w:p w14:paraId="727ECF6C" w14:textId="1950824B" w:rsidR="00527FAB" w:rsidRPr="00C17238" w:rsidRDefault="3B60791F" w:rsidP="00527FAB">
      <w:pPr>
        <w:spacing w:after="120" w:line="360" w:lineRule="auto"/>
        <w:jc w:val="both"/>
        <w:rPr>
          <w:rFonts w:cs="Times New Roman"/>
        </w:rPr>
      </w:pPr>
      <w:ins w:id="3067" w:author="Catalina Ipas" w:date="2025-09-29T11:08:00Z">
        <w:r w:rsidRPr="0E916A6A">
          <w:rPr>
            <w:rFonts w:cs="Times New Roman"/>
          </w:rPr>
          <w:t>According to Article 37</w:t>
        </w:r>
      </w:ins>
      <w:ins w:id="3068" w:author="Catalina Ipas" w:date="2025-09-29T11:09:00Z">
        <w:r w:rsidR="6AAB3A60" w:rsidRPr="0E916A6A">
          <w:rPr>
            <w:rFonts w:cs="Times New Roman"/>
          </w:rPr>
          <w:t xml:space="preserve"> of</w:t>
        </w:r>
      </w:ins>
      <w:ins w:id="3069" w:author="Catalina Ipas" w:date="2025-09-29T11:08:00Z">
        <w:r w:rsidRPr="0E916A6A">
          <w:rPr>
            <w:rFonts w:cs="Times New Roman"/>
          </w:rPr>
          <w:t xml:space="preserve"> </w:t>
        </w:r>
      </w:ins>
      <w:ins w:id="3070" w:author="Catalina Ipas" w:date="2025-09-29T11:09:00Z">
        <w:r w:rsidR="6B139E33" w:rsidRPr="0E916A6A">
          <w:rPr>
            <w:rFonts w:cs="Times New Roman"/>
          </w:rPr>
          <w:t>the Honduran Labor Code</w:t>
        </w:r>
      </w:ins>
      <w:ins w:id="3071" w:author="Catalina Ipas" w:date="2025-09-29T11:10:00Z">
        <w:r w:rsidR="6B139E33" w:rsidRPr="0E916A6A">
          <w:rPr>
            <w:rFonts w:cs="Times New Roman"/>
          </w:rPr>
          <w:t xml:space="preserve"> </w:t>
        </w:r>
      </w:ins>
      <w:ins w:id="3072" w:author="Catalina Ipas" w:date="2025-09-29T11:08:00Z">
        <w:r w:rsidRPr="0E916A6A">
          <w:rPr>
            <w:rFonts w:cs="Times New Roman"/>
          </w:rPr>
          <w:t xml:space="preserve">and Partners Honduras policy, </w:t>
        </w:r>
      </w:ins>
      <w:del w:id="3073" w:author="Catalina Ipas" w:date="2025-09-29T11:08:00Z">
        <w:r w:rsidR="00527FAB" w:rsidRPr="0E916A6A" w:rsidDel="00527FAB">
          <w:rPr>
            <w:rFonts w:cs="Times New Roman"/>
          </w:rPr>
          <w:delText>E</w:delText>
        </w:r>
      </w:del>
      <w:ins w:id="3074" w:author="Catalina Ipas" w:date="2025-09-29T11:08:00Z">
        <w:r w:rsidR="248E3AD0" w:rsidRPr="0E916A6A">
          <w:rPr>
            <w:rFonts w:cs="Times New Roman"/>
          </w:rPr>
          <w:t>e</w:t>
        </w:r>
      </w:ins>
      <w:r w:rsidR="00527FAB" w:rsidRPr="0E916A6A">
        <w:rPr>
          <w:rFonts w:cs="Times New Roman"/>
        </w:rPr>
        <w:t>ach labor contract must include the following elements:</w:t>
      </w:r>
    </w:p>
    <w:p w14:paraId="05E85F5E" w14:textId="77777777" w:rsidR="00527FAB" w:rsidRPr="00C17238" w:rsidRDefault="00527FAB" w:rsidP="00F05B60">
      <w:pPr>
        <w:pStyle w:val="ListParagraph"/>
        <w:numPr>
          <w:ilvl w:val="0"/>
          <w:numId w:val="47"/>
        </w:numPr>
        <w:spacing w:after="120" w:line="360" w:lineRule="auto"/>
        <w:jc w:val="both"/>
        <w:rPr>
          <w:rFonts w:cs="Times New Roman"/>
        </w:rPr>
      </w:pPr>
      <w:r w:rsidRPr="00C17238">
        <w:rPr>
          <w:rFonts w:cs="Times New Roman"/>
        </w:rPr>
        <w:t>Full name;</w:t>
      </w:r>
    </w:p>
    <w:p w14:paraId="3E9F59D0" w14:textId="77777777" w:rsidR="00527FAB" w:rsidRPr="00C17238" w:rsidRDefault="00527FAB" w:rsidP="00F05B60">
      <w:pPr>
        <w:pStyle w:val="ListParagraph"/>
        <w:numPr>
          <w:ilvl w:val="0"/>
          <w:numId w:val="47"/>
        </w:numPr>
        <w:spacing w:after="120" w:line="360" w:lineRule="auto"/>
        <w:jc w:val="both"/>
        <w:rPr>
          <w:rFonts w:cs="Times New Roman"/>
        </w:rPr>
      </w:pPr>
      <w:r w:rsidRPr="00C17238">
        <w:rPr>
          <w:rFonts w:cs="Times New Roman"/>
        </w:rPr>
        <w:t>Nationality;</w:t>
      </w:r>
    </w:p>
    <w:p w14:paraId="0245510A" w14:textId="77777777" w:rsidR="00527FAB" w:rsidRPr="00C17238" w:rsidRDefault="00527FAB" w:rsidP="00F05B60">
      <w:pPr>
        <w:pStyle w:val="ListParagraph"/>
        <w:numPr>
          <w:ilvl w:val="0"/>
          <w:numId w:val="47"/>
        </w:numPr>
        <w:spacing w:after="120" w:line="360" w:lineRule="auto"/>
        <w:jc w:val="both"/>
        <w:rPr>
          <w:rFonts w:cs="Times New Roman"/>
        </w:rPr>
      </w:pPr>
      <w:r w:rsidRPr="00C17238">
        <w:rPr>
          <w:rFonts w:cs="Times New Roman"/>
        </w:rPr>
        <w:t>Age;</w:t>
      </w:r>
    </w:p>
    <w:p w14:paraId="3842A342" w14:textId="77777777" w:rsidR="00527FAB" w:rsidRPr="00C17238" w:rsidRDefault="00527FAB" w:rsidP="00F05B60">
      <w:pPr>
        <w:pStyle w:val="ListParagraph"/>
        <w:numPr>
          <w:ilvl w:val="0"/>
          <w:numId w:val="47"/>
        </w:numPr>
        <w:spacing w:after="120" w:line="360" w:lineRule="auto"/>
        <w:jc w:val="both"/>
        <w:rPr>
          <w:ins w:id="3075" w:author="Catalina Ipas" w:date="2025-09-29T11:06:00Z" w16du:dateUtc="2025-09-29T11:06:38Z"/>
          <w:rFonts w:cs="Times New Roman"/>
        </w:rPr>
      </w:pPr>
      <w:r w:rsidRPr="0E916A6A">
        <w:rPr>
          <w:rFonts w:cs="Times New Roman"/>
        </w:rPr>
        <w:t>Sex;</w:t>
      </w:r>
    </w:p>
    <w:p w14:paraId="3D377DAE" w14:textId="79BD4E03" w:rsidR="068EABFC" w:rsidRDefault="068EABFC" w:rsidP="0E916A6A">
      <w:pPr>
        <w:pStyle w:val="ListParagraph"/>
        <w:numPr>
          <w:ilvl w:val="0"/>
          <w:numId w:val="47"/>
        </w:numPr>
        <w:spacing w:after="120" w:line="360" w:lineRule="auto"/>
        <w:jc w:val="both"/>
        <w:rPr>
          <w:ins w:id="3076" w:author="Catalina Ipas" w:date="2025-09-29T11:07:00Z" w16du:dateUtc="2025-09-29T11:07:00Z"/>
          <w:rFonts w:cs="Times New Roman"/>
        </w:rPr>
      </w:pPr>
      <w:ins w:id="3077" w:author="Catalina Ipas" w:date="2025-09-29T11:06:00Z">
        <w:r w:rsidRPr="0E916A6A">
          <w:rPr>
            <w:rFonts w:cs="Times New Roman"/>
          </w:rPr>
          <w:t>Marital Status;</w:t>
        </w:r>
      </w:ins>
    </w:p>
    <w:p w14:paraId="7B1050AF" w14:textId="6C8CFD6A" w:rsidR="068EABFC" w:rsidRDefault="068EABFC" w:rsidP="0E916A6A">
      <w:pPr>
        <w:pStyle w:val="ListParagraph"/>
        <w:numPr>
          <w:ilvl w:val="0"/>
          <w:numId w:val="47"/>
        </w:numPr>
        <w:spacing w:after="120" w:line="360" w:lineRule="auto"/>
        <w:jc w:val="both"/>
        <w:rPr>
          <w:rFonts w:cs="Times New Roman"/>
        </w:rPr>
      </w:pPr>
      <w:ins w:id="3078" w:author="Catalina Ipas" w:date="2025-09-29T11:07:00Z">
        <w:r w:rsidRPr="0E916A6A">
          <w:rPr>
            <w:rFonts w:cs="Times New Roman"/>
          </w:rPr>
          <w:t>Identity card details;</w:t>
        </w:r>
      </w:ins>
    </w:p>
    <w:p w14:paraId="637E5B3A" w14:textId="77777777" w:rsidR="00527FAB" w:rsidRPr="00C17238" w:rsidRDefault="00527FAB" w:rsidP="00F05B60">
      <w:pPr>
        <w:pStyle w:val="ListParagraph"/>
        <w:numPr>
          <w:ilvl w:val="0"/>
          <w:numId w:val="47"/>
        </w:numPr>
        <w:spacing w:after="120" w:line="360" w:lineRule="auto"/>
        <w:jc w:val="both"/>
        <w:rPr>
          <w:ins w:id="3079" w:author="Catalina Ipas" w:date="2025-09-29T11:03:00Z" w16du:dateUtc="2025-09-29T11:03:35Z"/>
          <w:rFonts w:cs="Times New Roman"/>
        </w:rPr>
      </w:pPr>
      <w:r w:rsidRPr="0E916A6A">
        <w:rPr>
          <w:rFonts w:cs="Times New Roman"/>
        </w:rPr>
        <w:t>Domicile of the worker and the employer;</w:t>
      </w:r>
    </w:p>
    <w:p w14:paraId="440C187B" w14:textId="7E871384" w:rsidR="58C641B2" w:rsidRDefault="58C641B2" w:rsidP="0E916A6A">
      <w:pPr>
        <w:pStyle w:val="ListParagraph"/>
        <w:numPr>
          <w:ilvl w:val="0"/>
          <w:numId w:val="47"/>
        </w:numPr>
        <w:spacing w:after="120" w:line="360" w:lineRule="auto"/>
        <w:jc w:val="both"/>
      </w:pPr>
      <w:ins w:id="3080" w:author="Catalina Ipas" w:date="2025-09-29T11:03:00Z">
        <w:r w:rsidRPr="0E916A6A">
          <w:rPr>
            <w:rPrChange w:id="3081" w:author="Catalina Ipas" w:date="2025-09-29T11:03:00Z">
              <w:rPr>
                <w:b/>
                <w:bCs/>
              </w:rPr>
            </w:rPrChange>
          </w:rPr>
          <w:t>Names of family members or dependents living with the worker;</w:t>
        </w:r>
      </w:ins>
    </w:p>
    <w:p w14:paraId="017EBB08" w14:textId="1AFCC341" w:rsidR="00527FAB" w:rsidRPr="00C17238" w:rsidRDefault="00527FAB" w:rsidP="00F05B60">
      <w:pPr>
        <w:pStyle w:val="ListParagraph"/>
        <w:numPr>
          <w:ilvl w:val="0"/>
          <w:numId w:val="47"/>
        </w:numPr>
        <w:spacing w:after="120" w:line="360" w:lineRule="auto"/>
        <w:jc w:val="both"/>
        <w:rPr>
          <w:rFonts w:cs="Times New Roman"/>
        </w:rPr>
      </w:pPr>
      <w:r w:rsidRPr="00C17238">
        <w:rPr>
          <w:rFonts w:cs="Times New Roman"/>
        </w:rPr>
        <w:t xml:space="preserve">Definition of the employment relationship </w:t>
      </w:r>
      <w:del w:id="3082" w:author="Megan Ash" w:date="2026-01-27T12:31:00Z" w16du:dateUtc="2026-01-27T17:31:00Z">
        <w:r w:rsidRPr="00C17238" w:rsidDel="00676D80">
          <w:rPr>
            <w:rFonts w:cs="Times New Roman"/>
          </w:rPr>
          <w:delText>-</w:delText>
        </w:r>
      </w:del>
      <w:ins w:id="3083" w:author="Megan Ash" w:date="2026-01-27T12:31:00Z" w16du:dateUtc="2026-01-27T17:31:00Z">
        <w:r w:rsidR="00676D80">
          <w:rPr>
            <w:rFonts w:cs="Times New Roman"/>
          </w:rPr>
          <w:t>–</w:t>
        </w:r>
      </w:ins>
      <w:r w:rsidRPr="00C17238">
        <w:rPr>
          <w:rFonts w:cs="Times New Roman"/>
        </w:rPr>
        <w:t xml:space="preserve"> </w:t>
      </w:r>
      <w:del w:id="3084" w:author="Megan Ash" w:date="2026-01-27T12:31:00Z" w16du:dateUtc="2026-01-27T17:31:00Z">
        <w:r w:rsidRPr="00C17238" w:rsidDel="00676D80">
          <w:rPr>
            <w:rFonts w:cs="Times New Roman"/>
          </w:rPr>
          <w:delText>is for a</w:delText>
        </w:r>
      </w:del>
      <w:ins w:id="3085" w:author="Megan Ash" w:date="2026-01-27T12:31:00Z" w16du:dateUtc="2026-01-27T17:31:00Z">
        <w:r w:rsidR="00676D80">
          <w:rPr>
            <w:rFonts w:cs="Times New Roman"/>
          </w:rPr>
          <w:t>whether the relationship is for a</w:t>
        </w:r>
      </w:ins>
      <w:r w:rsidRPr="00C17238">
        <w:rPr>
          <w:rFonts w:cs="Times New Roman"/>
        </w:rPr>
        <w:t xml:space="preserve"> specific job or </w:t>
      </w:r>
      <w:ins w:id="3086" w:author="Megan Ash" w:date="2026-01-27T12:31:00Z" w16du:dateUtc="2026-01-27T17:31:00Z">
        <w:r w:rsidR="00676D80">
          <w:rPr>
            <w:rFonts w:cs="Times New Roman"/>
          </w:rPr>
          <w:t xml:space="preserve">fixed </w:t>
        </w:r>
      </w:ins>
      <w:r w:rsidRPr="00C17238">
        <w:rPr>
          <w:rFonts w:cs="Times New Roman"/>
        </w:rPr>
        <w:t xml:space="preserve">term, </w:t>
      </w:r>
      <w:ins w:id="3087" w:author="Megan Ash" w:date="2026-01-27T12:31:00Z" w16du:dateUtc="2026-01-27T17:31:00Z">
        <w:r w:rsidR="00676D80">
          <w:rPr>
            <w:rFonts w:cs="Times New Roman"/>
          </w:rPr>
          <w:t xml:space="preserve">includes </w:t>
        </w:r>
      </w:ins>
      <w:r w:rsidRPr="00C17238">
        <w:rPr>
          <w:rFonts w:cs="Times New Roman"/>
        </w:rPr>
        <w:t xml:space="preserve">initial training, </w:t>
      </w:r>
      <w:ins w:id="3088" w:author="Megan Ash" w:date="2026-01-27T12:32:00Z" w16du:dateUtc="2026-01-27T17:32:00Z">
        <w:r w:rsidR="00676D80">
          <w:rPr>
            <w:rFonts w:cs="Times New Roman"/>
          </w:rPr>
          <w:t xml:space="preserve">is </w:t>
        </w:r>
      </w:ins>
      <w:r w:rsidRPr="00C17238">
        <w:rPr>
          <w:rFonts w:cs="Times New Roman"/>
        </w:rPr>
        <w:t xml:space="preserve">permanent, and </w:t>
      </w:r>
      <w:del w:id="3089" w:author="Megan Ash" w:date="2026-01-27T12:32:00Z" w16du:dateUtc="2026-01-27T17:32:00Z">
        <w:r w:rsidRPr="00C17238" w:rsidDel="00676D80">
          <w:rPr>
            <w:rFonts w:cs="Times New Roman"/>
          </w:rPr>
          <w:delText xml:space="preserve">if </w:delText>
        </w:r>
      </w:del>
      <w:ins w:id="3090" w:author="Megan Ash" w:date="2026-01-27T12:32:00Z" w16du:dateUtc="2026-01-27T17:32:00Z">
        <w:r w:rsidR="00676D80">
          <w:rPr>
            <w:rFonts w:cs="Times New Roman"/>
          </w:rPr>
          <w:t>whether</w:t>
        </w:r>
        <w:r w:rsidR="00676D80" w:rsidRPr="00C17238">
          <w:rPr>
            <w:rFonts w:cs="Times New Roman"/>
          </w:rPr>
          <w:t xml:space="preserve"> </w:t>
        </w:r>
      </w:ins>
      <w:r w:rsidRPr="00C17238">
        <w:rPr>
          <w:rFonts w:cs="Times New Roman"/>
        </w:rPr>
        <w:t>it is subject to a probationary period;</w:t>
      </w:r>
    </w:p>
    <w:p w14:paraId="75D9D827" w14:textId="205A3D93" w:rsidR="00527FAB" w:rsidRPr="00C17238" w:rsidRDefault="00527FAB" w:rsidP="0E916A6A">
      <w:pPr>
        <w:pStyle w:val="ListParagraph"/>
        <w:numPr>
          <w:ilvl w:val="0"/>
          <w:numId w:val="47"/>
        </w:numPr>
        <w:spacing w:after="120" w:line="360" w:lineRule="auto"/>
        <w:jc w:val="both"/>
        <w:rPr>
          <w:rFonts w:cs="Times New Roman"/>
        </w:rPr>
      </w:pPr>
      <w:r w:rsidRPr="0E916A6A">
        <w:rPr>
          <w:rFonts w:cs="Times New Roman"/>
        </w:rPr>
        <w:t>Service or services to be provided as specifically as possible (job description</w:t>
      </w:r>
      <w:ins w:id="3091" w:author="Catalina Ipas" w:date="2025-09-29T11:02:00Z">
        <w:r w:rsidR="64AB3632" w:rsidRPr="0E916A6A">
          <w:rPr>
            <w:rFonts w:cs="Times New Roman"/>
          </w:rPr>
          <w:t xml:space="preserve"> and i</w:t>
        </w:r>
        <w:r w:rsidR="64AB3632" w:rsidRPr="0E916A6A">
          <w:t xml:space="preserve">f the work is by unit of time, by unit of work, by task, </w:t>
        </w:r>
        <w:del w:id="3092" w:author="Megan Ash" w:date="2026-01-27T12:32:00Z" w16du:dateUtc="2026-01-27T17:32:00Z">
          <w:r w:rsidR="64AB3632" w:rsidRPr="0E916A6A" w:rsidDel="00E03A7D">
            <w:delText>or</w:delText>
          </w:r>
        </w:del>
      </w:ins>
      <w:ins w:id="3093" w:author="Megan Ash" w:date="2026-01-27T12:32:00Z" w16du:dateUtc="2026-01-27T17:32:00Z">
        <w:r w:rsidR="00E03A7D">
          <w:t>by</w:t>
        </w:r>
      </w:ins>
      <w:ins w:id="3094" w:author="Catalina Ipas" w:date="2025-09-29T11:02:00Z">
        <w:r w:rsidR="64AB3632" w:rsidRPr="0E916A6A">
          <w:t xml:space="preserve"> piecework, or a combination</w:t>
        </w:r>
      </w:ins>
      <w:r w:rsidRPr="0E916A6A">
        <w:rPr>
          <w:rFonts w:cs="Times New Roman"/>
        </w:rPr>
        <w:t>);</w:t>
      </w:r>
    </w:p>
    <w:p w14:paraId="41463D7D" w14:textId="77777777" w:rsidR="00527FAB" w:rsidRPr="00C17238" w:rsidRDefault="00527FAB" w:rsidP="00F05B60">
      <w:pPr>
        <w:pStyle w:val="ListParagraph"/>
        <w:numPr>
          <w:ilvl w:val="0"/>
          <w:numId w:val="47"/>
        </w:numPr>
        <w:spacing w:after="120" w:line="360" w:lineRule="auto"/>
        <w:jc w:val="both"/>
        <w:rPr>
          <w:ins w:id="3095" w:author="Catalina Ipas" w:date="2025-09-29T11:03:00Z" w16du:dateUtc="2025-09-29T11:03:18Z"/>
          <w:rFonts w:cs="Times New Roman"/>
        </w:rPr>
      </w:pPr>
      <w:r w:rsidRPr="0E916A6A">
        <w:rPr>
          <w:rFonts w:cs="Times New Roman"/>
        </w:rPr>
        <w:t>Place or places where the work is to be performed;</w:t>
      </w:r>
    </w:p>
    <w:p w14:paraId="7B64E76B" w14:textId="74D95251" w:rsidR="18B1E965" w:rsidRDefault="18B1E965" w:rsidP="0E916A6A">
      <w:pPr>
        <w:pStyle w:val="ListParagraph"/>
        <w:numPr>
          <w:ilvl w:val="0"/>
          <w:numId w:val="47"/>
        </w:numPr>
        <w:spacing w:after="120" w:line="360" w:lineRule="auto"/>
        <w:jc w:val="both"/>
      </w:pPr>
      <w:ins w:id="3096" w:author="Catalina Ipas" w:date="2025-09-29T11:03:00Z">
        <w:r w:rsidRPr="0E916A6A">
          <w:t>Specification of materials, tools, and equipment provided by the employer;</w:t>
        </w:r>
      </w:ins>
    </w:p>
    <w:p w14:paraId="3EB1CA63" w14:textId="17B813EE" w:rsidR="00527FAB" w:rsidRPr="00C17238" w:rsidRDefault="00527FAB" w:rsidP="00F05B60">
      <w:pPr>
        <w:pStyle w:val="ListParagraph"/>
        <w:numPr>
          <w:ilvl w:val="0"/>
          <w:numId w:val="47"/>
        </w:numPr>
        <w:spacing w:after="120" w:line="360" w:lineRule="auto"/>
        <w:jc w:val="both"/>
        <w:rPr>
          <w:rFonts w:cs="Times New Roman"/>
        </w:rPr>
      </w:pPr>
      <w:del w:id="3097" w:author="Megan Ash" w:date="2026-01-27T12:36:00Z" w16du:dateUtc="2026-01-27T17:36:00Z">
        <w:r w:rsidRPr="00C17238" w:rsidDel="00A628A7">
          <w:rPr>
            <w:rFonts w:cs="Times New Roman"/>
          </w:rPr>
          <w:delText>Duration of the day;</w:delText>
        </w:r>
      </w:del>
      <w:ins w:id="3098" w:author="Megan Ash" w:date="2026-01-27T12:36:00Z" w16du:dateUtc="2026-01-27T17:36:00Z">
        <w:r w:rsidR="00A628A7">
          <w:rPr>
            <w:rFonts w:cs="Times New Roman"/>
          </w:rPr>
          <w:t>Hours of work;</w:t>
        </w:r>
      </w:ins>
    </w:p>
    <w:p w14:paraId="45AE19F9" w14:textId="475C460B" w:rsidR="00527FAB" w:rsidRPr="00C17238" w:rsidRDefault="00864105" w:rsidP="00F05B60">
      <w:pPr>
        <w:pStyle w:val="ListParagraph"/>
        <w:numPr>
          <w:ilvl w:val="0"/>
          <w:numId w:val="47"/>
        </w:numPr>
        <w:spacing w:after="120" w:line="360" w:lineRule="auto"/>
        <w:jc w:val="both"/>
        <w:rPr>
          <w:rFonts w:cs="Times New Roman"/>
        </w:rPr>
      </w:pPr>
      <w:ins w:id="3099" w:author="Megan Ash" w:date="2026-01-27T12:37:00Z" w16du:dateUtc="2026-01-27T17:37:00Z">
        <w:r>
          <w:rPr>
            <w:rFonts w:cs="Times New Roman"/>
          </w:rPr>
          <w:t xml:space="preserve">Salary </w:t>
        </w:r>
      </w:ins>
      <w:del w:id="3100" w:author="Megan Ash" w:date="2026-01-27T12:37:00Z" w16du:dateUtc="2026-01-27T17:37:00Z">
        <w:r w:rsidR="00527FAB" w:rsidRPr="00C17238" w:rsidDel="00864105">
          <w:rPr>
            <w:rFonts w:cs="Times New Roman"/>
          </w:rPr>
          <w:delText xml:space="preserve">Form </w:delText>
        </w:r>
      </w:del>
      <w:ins w:id="3101" w:author="Megan Ash" w:date="2026-01-27T12:37:00Z" w16du:dateUtc="2026-01-27T17:37:00Z">
        <w:r>
          <w:rPr>
            <w:rFonts w:cs="Times New Roman"/>
          </w:rPr>
          <w:t>f</w:t>
        </w:r>
        <w:r w:rsidRPr="00C17238">
          <w:rPr>
            <w:rFonts w:cs="Times New Roman"/>
          </w:rPr>
          <w:t xml:space="preserve">orm </w:t>
        </w:r>
      </w:ins>
      <w:r w:rsidR="00527FAB" w:rsidRPr="00C17238">
        <w:rPr>
          <w:rFonts w:cs="Times New Roman"/>
        </w:rPr>
        <w:t>and amount</w:t>
      </w:r>
      <w:ins w:id="3102" w:author="Megan Ash" w:date="2026-01-27T12:37:00Z" w16du:dateUtc="2026-01-27T17:37:00Z">
        <w:r>
          <w:rPr>
            <w:rFonts w:cs="Times New Roman"/>
          </w:rPr>
          <w:t>,</w:t>
        </w:r>
      </w:ins>
      <w:r w:rsidR="00527FAB" w:rsidRPr="00C17238">
        <w:rPr>
          <w:rFonts w:cs="Times New Roman"/>
        </w:rPr>
        <w:t xml:space="preserve"> </w:t>
      </w:r>
      <w:del w:id="3103" w:author="Megan Ash" w:date="2026-01-27T12:37:00Z" w16du:dateUtc="2026-01-27T17:37:00Z">
        <w:r w:rsidR="00527FAB" w:rsidRPr="00C17238" w:rsidDel="00864105">
          <w:rPr>
            <w:rFonts w:cs="Times New Roman"/>
          </w:rPr>
          <w:delText xml:space="preserve">of the salary </w:delText>
        </w:r>
      </w:del>
      <w:r w:rsidR="00527FAB" w:rsidRPr="00C17238">
        <w:rPr>
          <w:rFonts w:cs="Times New Roman"/>
        </w:rPr>
        <w:t>including any fringe benefits (</w:t>
      </w:r>
      <w:r w:rsidR="00F14804">
        <w:rPr>
          <w:rFonts w:cs="Times New Roman"/>
        </w:rPr>
        <w:t>h</w:t>
      </w:r>
      <w:r w:rsidR="00527FAB" w:rsidRPr="00C17238">
        <w:rPr>
          <w:rFonts w:cs="Times New Roman"/>
        </w:rPr>
        <w:t>olidays, annual leave, sick leave, maternity/paternity leave, bereavement leave, etc.);</w:t>
      </w:r>
    </w:p>
    <w:p w14:paraId="43272F69" w14:textId="41A5974A" w:rsidR="00527FAB" w:rsidRPr="00C17238" w:rsidRDefault="00527FAB" w:rsidP="00F05B60">
      <w:pPr>
        <w:pStyle w:val="ListParagraph"/>
        <w:numPr>
          <w:ilvl w:val="0"/>
          <w:numId w:val="47"/>
        </w:numPr>
        <w:spacing w:after="120" w:line="360" w:lineRule="auto"/>
        <w:jc w:val="both"/>
        <w:rPr>
          <w:rFonts w:cs="Times New Roman"/>
        </w:rPr>
      </w:pPr>
      <w:r w:rsidRPr="00C17238">
        <w:rPr>
          <w:rFonts w:cs="Times New Roman"/>
        </w:rPr>
        <w:t xml:space="preserve">Day and place of </w:t>
      </w:r>
      <w:ins w:id="3104" w:author="Megan Ash" w:date="2026-01-27T12:38:00Z" w16du:dateUtc="2026-01-27T17:38:00Z">
        <w:r w:rsidR="00877D94">
          <w:rPr>
            <w:rFonts w:cs="Times New Roman"/>
          </w:rPr>
          <w:t xml:space="preserve">salary </w:t>
        </w:r>
      </w:ins>
      <w:r w:rsidRPr="00C17238">
        <w:rPr>
          <w:rFonts w:cs="Times New Roman"/>
        </w:rPr>
        <w:t>payment</w:t>
      </w:r>
      <w:del w:id="3105" w:author="Megan Ash" w:date="2026-01-27T12:38:00Z" w16du:dateUtc="2026-01-27T17:38:00Z">
        <w:r w:rsidRPr="00C17238" w:rsidDel="00877D94">
          <w:rPr>
            <w:rFonts w:cs="Times New Roman"/>
          </w:rPr>
          <w:delText xml:space="preserve"> of the salary</w:delText>
        </w:r>
      </w:del>
      <w:r w:rsidRPr="00C17238">
        <w:rPr>
          <w:rFonts w:cs="Times New Roman"/>
        </w:rPr>
        <w:t>;</w:t>
      </w:r>
    </w:p>
    <w:p w14:paraId="5152B3B3" w14:textId="53D2933F" w:rsidR="00527FAB" w:rsidRPr="00C17238" w:rsidRDefault="00527FAB" w:rsidP="00F05B60">
      <w:pPr>
        <w:pStyle w:val="ListParagraph"/>
        <w:numPr>
          <w:ilvl w:val="0"/>
          <w:numId w:val="47"/>
        </w:numPr>
        <w:spacing w:after="120" w:line="360" w:lineRule="auto"/>
        <w:jc w:val="both"/>
        <w:rPr>
          <w:rFonts w:cs="Times New Roman"/>
        </w:rPr>
      </w:pPr>
      <w:r w:rsidRPr="00C17238">
        <w:rPr>
          <w:rFonts w:cs="Times New Roman"/>
        </w:rPr>
        <w:t xml:space="preserve">Indication that the worker will </w:t>
      </w:r>
      <w:ins w:id="3106" w:author="Megan Ash" w:date="2026-02-23T10:13:00Z" w16du:dateUtc="2026-02-23T15:13:00Z">
        <w:r w:rsidR="007337DC">
          <w:rPr>
            <w:rFonts w:cs="Times New Roman"/>
          </w:rPr>
          <w:t>receive training</w:t>
        </w:r>
      </w:ins>
      <w:del w:id="3107" w:author="Megan Ash" w:date="2026-02-23T10:13:00Z" w16du:dateUtc="2026-02-23T15:13:00Z">
        <w:r w:rsidRPr="00C17238" w:rsidDel="007337DC">
          <w:rPr>
            <w:rFonts w:cs="Times New Roman"/>
          </w:rPr>
          <w:delText>be</w:delText>
        </w:r>
      </w:del>
      <w:r w:rsidRPr="00C17238">
        <w:rPr>
          <w:rFonts w:cs="Times New Roman"/>
        </w:rPr>
        <w:t xml:space="preserve"> </w:t>
      </w:r>
      <w:del w:id="3108" w:author="Megan Ash" w:date="2026-02-23T10:14:00Z" w16du:dateUtc="2026-02-23T15:14:00Z">
        <w:r w:rsidRPr="00C17238" w:rsidDel="00E61FC4">
          <w:rPr>
            <w:rFonts w:cs="Times New Roman"/>
          </w:rPr>
          <w:delText xml:space="preserve">trained or trained </w:delText>
        </w:r>
      </w:del>
      <w:r w:rsidRPr="00C17238">
        <w:rPr>
          <w:rFonts w:cs="Times New Roman"/>
        </w:rPr>
        <w:t xml:space="preserve">in </w:t>
      </w:r>
      <w:del w:id="3109" w:author="Megan Ash" w:date="2026-02-23T10:14:00Z" w16du:dateUtc="2026-02-23T15:14:00Z">
        <w:r w:rsidRPr="00C17238" w:rsidDel="00970631">
          <w:rPr>
            <w:rFonts w:cs="Times New Roman"/>
          </w:rPr>
          <w:delText>the terms of the</w:delText>
        </w:r>
      </w:del>
      <w:ins w:id="3110" w:author="Megan Ash" w:date="2026-02-23T10:14:00Z" w16du:dateUtc="2026-02-23T15:14:00Z">
        <w:r w:rsidR="00970631">
          <w:rPr>
            <w:rFonts w:cs="Times New Roman"/>
          </w:rPr>
          <w:t>accordance with the</w:t>
        </w:r>
      </w:ins>
      <w:ins w:id="3111" w:author="Megan Ash" w:date="2026-02-23T10:15:00Z" w16du:dateUtc="2026-02-23T15:15:00Z">
        <w:r w:rsidR="00970631">
          <w:rPr>
            <w:rFonts w:cs="Times New Roman"/>
          </w:rPr>
          <w:t xml:space="preserve"> employer’s established</w:t>
        </w:r>
      </w:ins>
      <w:r w:rsidRPr="00C17238">
        <w:rPr>
          <w:rFonts w:cs="Times New Roman"/>
        </w:rPr>
        <w:t xml:space="preserve"> plans and programs</w:t>
      </w:r>
      <w:del w:id="3112" w:author="Megan Ash" w:date="2026-02-23T10:15:00Z" w16du:dateUtc="2026-02-23T15:15:00Z">
        <w:r w:rsidRPr="00C17238" w:rsidDel="00970631">
          <w:rPr>
            <w:rFonts w:cs="Times New Roman"/>
          </w:rPr>
          <w:delText xml:space="preserve"> established or established by the employer</w:delText>
        </w:r>
      </w:del>
      <w:r w:rsidRPr="00C17238">
        <w:rPr>
          <w:rFonts w:cs="Times New Roman"/>
        </w:rPr>
        <w:t>;</w:t>
      </w:r>
    </w:p>
    <w:p w14:paraId="6CC4AAB9" w14:textId="206DB9F1" w:rsidR="00527FAB" w:rsidRPr="00C17238" w:rsidRDefault="00527FAB" w:rsidP="00F05B60">
      <w:pPr>
        <w:pStyle w:val="ListParagraph"/>
        <w:numPr>
          <w:ilvl w:val="0"/>
          <w:numId w:val="47"/>
        </w:numPr>
        <w:spacing w:after="120" w:line="360" w:lineRule="auto"/>
        <w:jc w:val="both"/>
        <w:rPr>
          <w:ins w:id="3113" w:author="Catalina Ipas" w:date="2025-09-29T11:04:00Z" w16du:dateUtc="2025-09-29T11:04:46Z"/>
          <w:rFonts w:cs="Times New Roman"/>
        </w:rPr>
      </w:pPr>
      <w:r w:rsidRPr="0E916A6A">
        <w:rPr>
          <w:rFonts w:cs="Times New Roman"/>
        </w:rPr>
        <w:t>Other working conditions, such as days of rest, vacations</w:t>
      </w:r>
      <w:r w:rsidR="0037284C" w:rsidRPr="0E916A6A">
        <w:rPr>
          <w:rFonts w:cs="Times New Roman"/>
        </w:rPr>
        <w:t>,</w:t>
      </w:r>
      <w:r w:rsidRPr="0E916A6A">
        <w:rPr>
          <w:rFonts w:cs="Times New Roman"/>
        </w:rPr>
        <w:t xml:space="preserve"> and others agreed</w:t>
      </w:r>
      <w:ins w:id="3114" w:author="Megan Ash" w:date="2026-01-27T12:42:00Z" w16du:dateUtc="2026-01-27T17:42:00Z">
        <w:r w:rsidR="0007231D">
          <w:rPr>
            <w:rFonts w:cs="Times New Roman"/>
          </w:rPr>
          <w:t xml:space="preserve"> upon</w:t>
        </w:r>
      </w:ins>
      <w:r w:rsidRPr="0E916A6A">
        <w:rPr>
          <w:rFonts w:cs="Times New Roman"/>
        </w:rPr>
        <w:t xml:space="preserve"> by the worker and the employer; </w:t>
      </w:r>
    </w:p>
    <w:p w14:paraId="16E7D826" w14:textId="4F582178" w:rsidR="4DCBD83A" w:rsidRDefault="0007231D" w:rsidP="0E916A6A">
      <w:pPr>
        <w:pStyle w:val="ListParagraph"/>
        <w:numPr>
          <w:ilvl w:val="0"/>
          <w:numId w:val="47"/>
        </w:numPr>
        <w:spacing w:after="120" w:line="360" w:lineRule="auto"/>
        <w:jc w:val="both"/>
      </w:pPr>
      <w:ins w:id="3115" w:author="Megan Ash" w:date="2026-01-27T12:42:00Z" w16du:dateUtc="2026-01-27T17:42:00Z">
        <w:r>
          <w:t xml:space="preserve">In-kind </w:t>
        </w:r>
      </w:ins>
      <w:ins w:id="3116" w:author="Catalina Ipas" w:date="2025-09-29T11:04:00Z">
        <w:del w:id="3117" w:author="Megan Ash" w:date="2026-01-27T12:42:00Z" w16du:dateUtc="2026-01-27T17:42:00Z">
          <w:r w:rsidR="4DCBD83A" w:rsidRPr="0E916A6A" w:rsidDel="0007231D">
            <w:rPr>
              <w:rPrChange w:id="3118" w:author="Catalina Ipas" w:date="2025-09-29T11:04:00Z">
                <w:rPr>
                  <w:b/>
                  <w:bCs/>
                </w:rPr>
              </w:rPrChange>
            </w:rPr>
            <w:delText>B</w:delText>
          </w:r>
        </w:del>
      </w:ins>
      <w:ins w:id="3119" w:author="Megan Ash" w:date="2026-01-27T12:42:00Z" w16du:dateUtc="2026-01-27T17:42:00Z">
        <w:r>
          <w:t>b</w:t>
        </w:r>
      </w:ins>
      <w:ins w:id="3120" w:author="Catalina Ipas" w:date="2025-09-29T11:04:00Z">
        <w:r w:rsidR="4DCBD83A" w:rsidRPr="0E916A6A">
          <w:rPr>
            <w:rPrChange w:id="3121" w:author="Catalina Ipas" w:date="2025-09-29T11:04:00Z">
              <w:rPr>
                <w:b/>
                <w:bCs/>
              </w:rPr>
            </w:rPrChange>
          </w:rPr>
          <w:t xml:space="preserve">enefits </w:t>
        </w:r>
        <w:del w:id="3122" w:author="Megan Ash" w:date="2026-01-27T12:42:00Z" w16du:dateUtc="2026-01-27T17:42:00Z">
          <w:r w:rsidR="4DCBD83A" w:rsidRPr="0E916A6A" w:rsidDel="0007231D">
            <w:rPr>
              <w:rPrChange w:id="3123" w:author="Catalina Ipas" w:date="2025-09-29T11:04:00Z">
                <w:rPr>
                  <w:b/>
                  <w:bCs/>
                </w:rPr>
              </w:rPrChange>
            </w:rPr>
            <w:delText xml:space="preserve">in kind </w:delText>
          </w:r>
        </w:del>
        <w:r w:rsidR="4DCBD83A" w:rsidRPr="0E916A6A">
          <w:rPr>
            <w:rPrChange w:id="3124" w:author="Catalina Ipas" w:date="2025-09-29T11:04:00Z">
              <w:rPr>
                <w:b/>
                <w:bCs/>
              </w:rPr>
            </w:rPrChange>
          </w:rPr>
          <w:t>provided by the employer</w:t>
        </w:r>
        <w:r w:rsidR="4DCBD83A" w:rsidRPr="0E916A6A">
          <w:t xml:space="preserve"> (housing, light, fuel, food, etc., with estimated value);</w:t>
        </w:r>
      </w:ins>
    </w:p>
    <w:p w14:paraId="4FD66D19" w14:textId="766E1BA5" w:rsidR="00527FAB" w:rsidRPr="00C17238" w:rsidRDefault="00527FAB" w:rsidP="00F05B60">
      <w:pPr>
        <w:pStyle w:val="ListParagraph"/>
        <w:numPr>
          <w:ilvl w:val="0"/>
          <w:numId w:val="47"/>
        </w:numPr>
        <w:spacing w:after="120" w:line="360" w:lineRule="auto"/>
        <w:jc w:val="both"/>
        <w:rPr>
          <w:rFonts w:cs="Times New Roman"/>
        </w:rPr>
      </w:pPr>
      <w:del w:id="3125" w:author="Megan Ash" w:date="2026-01-27T12:44:00Z" w16du:dateUtc="2026-01-27T17:44:00Z">
        <w:r w:rsidRPr="00C17238" w:rsidDel="00862DA8">
          <w:rPr>
            <w:rFonts w:cs="Times New Roman"/>
          </w:rPr>
          <w:delText>The d</w:delText>
        </w:r>
      </w:del>
      <w:ins w:id="3126" w:author="Megan Ash" w:date="2026-01-27T12:44:00Z" w16du:dateUtc="2026-01-27T17:44:00Z">
        <w:r w:rsidR="00862DA8">
          <w:rPr>
            <w:rFonts w:cs="Times New Roman"/>
          </w:rPr>
          <w:t>D</w:t>
        </w:r>
      </w:ins>
      <w:r w:rsidRPr="00C17238">
        <w:rPr>
          <w:rFonts w:cs="Times New Roman"/>
        </w:rPr>
        <w:t xml:space="preserve">esignation of beneficiaries for the payment of wages and benefits accrued and not collected upon the death of </w:t>
      </w:r>
      <w:ins w:id="3127" w:author="Megan Ash" w:date="2026-01-27T12:44:00Z" w16du:dateUtc="2026-01-27T17:44:00Z">
        <w:r w:rsidR="004E6341">
          <w:rPr>
            <w:rFonts w:cs="Times New Roman"/>
          </w:rPr>
          <w:t xml:space="preserve">the </w:t>
        </w:r>
      </w:ins>
      <w:r w:rsidRPr="00C17238">
        <w:rPr>
          <w:rFonts w:cs="Times New Roman"/>
        </w:rPr>
        <w:t>worker</w:t>
      </w:r>
      <w:ins w:id="3128" w:author="Megan Ash" w:date="2026-01-27T12:44:00Z" w16du:dateUtc="2026-01-27T17:44:00Z">
        <w:r w:rsidR="004E6341">
          <w:rPr>
            <w:rFonts w:cs="Times New Roman"/>
          </w:rPr>
          <w:t>,</w:t>
        </w:r>
      </w:ins>
      <w:del w:id="3129" w:author="Megan Ash" w:date="2026-01-27T12:44:00Z" w16du:dateUtc="2026-01-27T17:44:00Z">
        <w:r w:rsidRPr="00C17238" w:rsidDel="004E6341">
          <w:rPr>
            <w:rFonts w:cs="Times New Roman"/>
          </w:rPr>
          <w:delText>s</w:delText>
        </w:r>
      </w:del>
      <w:r w:rsidRPr="00C17238">
        <w:rPr>
          <w:rFonts w:cs="Times New Roman"/>
        </w:rPr>
        <w:t xml:space="preserve"> or those generated by their death or disappearance </w:t>
      </w:r>
      <w:del w:id="3130" w:author="Megan Ash" w:date="2026-01-27T12:44:00Z" w16du:dateUtc="2026-01-27T17:44:00Z">
        <w:r w:rsidRPr="00C17238" w:rsidDel="004E6341">
          <w:rPr>
            <w:rFonts w:cs="Times New Roman"/>
          </w:rPr>
          <w:delText xml:space="preserve">derived </w:delText>
        </w:r>
      </w:del>
      <w:ins w:id="3131" w:author="Megan Ash" w:date="2026-01-27T12:44:00Z" w16du:dateUtc="2026-01-27T17:44:00Z">
        <w:r w:rsidR="004E6341">
          <w:rPr>
            <w:rFonts w:cs="Times New Roman"/>
          </w:rPr>
          <w:t>resulting</w:t>
        </w:r>
        <w:r w:rsidR="004E6341" w:rsidRPr="00C17238">
          <w:rPr>
            <w:rFonts w:cs="Times New Roman"/>
          </w:rPr>
          <w:t xml:space="preserve"> </w:t>
        </w:r>
      </w:ins>
      <w:r w:rsidRPr="00C17238">
        <w:rPr>
          <w:rFonts w:cs="Times New Roman"/>
        </w:rPr>
        <w:t xml:space="preserve">from a criminal act; </w:t>
      </w:r>
      <w:del w:id="3132" w:author="Megan Ash" w:date="2026-01-27T12:45:00Z" w16du:dateUtc="2026-01-27T17:45:00Z">
        <w:r w:rsidRPr="00C17238" w:rsidDel="004E6341">
          <w:rPr>
            <w:rFonts w:cs="Times New Roman"/>
          </w:rPr>
          <w:delText>and</w:delText>
        </w:r>
      </w:del>
    </w:p>
    <w:p w14:paraId="70243584" w14:textId="180EB4A0" w:rsidR="00527FAB" w:rsidRPr="00C17238" w:rsidRDefault="00527FAB" w:rsidP="00F05B60">
      <w:pPr>
        <w:pStyle w:val="ListParagraph"/>
        <w:numPr>
          <w:ilvl w:val="0"/>
          <w:numId w:val="47"/>
        </w:numPr>
        <w:spacing w:after="120" w:line="360" w:lineRule="auto"/>
        <w:jc w:val="both"/>
        <w:rPr>
          <w:ins w:id="3133" w:author="Catalina Ipas" w:date="2025-09-29T11:05:00Z" w16du:dateUtc="2025-09-29T11:05:04Z"/>
          <w:rFonts w:cs="Times New Roman"/>
        </w:rPr>
      </w:pPr>
      <w:r w:rsidRPr="0E916A6A">
        <w:rPr>
          <w:rFonts w:cs="Times New Roman"/>
        </w:rPr>
        <w:t>Signatures of the contracting parties</w:t>
      </w:r>
      <w:del w:id="3134" w:author="Megan Ash" w:date="2026-01-27T12:45:00Z" w16du:dateUtc="2026-01-27T17:45:00Z">
        <w:r w:rsidRPr="0E916A6A" w:rsidDel="004E6341">
          <w:rPr>
            <w:rFonts w:cs="Times New Roman"/>
          </w:rPr>
          <w:delText>.</w:delText>
        </w:r>
      </w:del>
      <w:ins w:id="3135" w:author="Megan Ash" w:date="2026-01-27T12:45:00Z" w16du:dateUtc="2026-01-27T17:45:00Z">
        <w:r w:rsidR="004E6341">
          <w:rPr>
            <w:rFonts w:cs="Times New Roman"/>
          </w:rPr>
          <w:t>;</w:t>
        </w:r>
      </w:ins>
    </w:p>
    <w:p w14:paraId="7EE9AF4F" w14:textId="3AB6A1C1" w:rsidR="60143594" w:rsidRDefault="60143594" w:rsidP="0E916A6A">
      <w:pPr>
        <w:pStyle w:val="ListParagraph"/>
        <w:numPr>
          <w:ilvl w:val="0"/>
          <w:numId w:val="47"/>
        </w:numPr>
        <w:spacing w:after="120" w:line="360" w:lineRule="auto"/>
        <w:jc w:val="both"/>
        <w:rPr>
          <w:ins w:id="3136" w:author="Catalina Ipas" w:date="2025-09-25T15:40:00Z" w16du:dateUtc="2025-09-25T15:40:25Z"/>
        </w:rPr>
      </w:pPr>
      <w:ins w:id="3137" w:author="Catalina Ipas" w:date="2025-09-29T11:05:00Z">
        <w:r w:rsidRPr="0E916A6A">
          <w:rPr>
            <w:rPrChange w:id="3138" w:author="Catalina Ipas" w:date="2025-09-29T11:05:00Z">
              <w:rPr>
                <w:b/>
                <w:bCs/>
              </w:rPr>
            </w:rPrChange>
          </w:rPr>
          <w:t>Place and date of execution of the contract;</w:t>
        </w:r>
      </w:ins>
    </w:p>
    <w:p w14:paraId="3E81BFC5" w14:textId="628E36D9" w:rsidR="34F4A6E5" w:rsidRDefault="34F4A6E5" w:rsidP="0E916A6A">
      <w:pPr>
        <w:pStyle w:val="ListParagraph"/>
        <w:numPr>
          <w:ilvl w:val="0"/>
          <w:numId w:val="47"/>
        </w:numPr>
        <w:spacing w:after="120" w:line="360" w:lineRule="auto"/>
        <w:jc w:val="both"/>
      </w:pPr>
      <w:ins w:id="3139" w:author="Catalina Ipas" w:date="2025-09-25T15:40:00Z">
        <w:del w:id="3140" w:author="Megan Ash" w:date="2026-01-27T12:45:00Z" w16du:dateUtc="2026-01-27T17:45:00Z">
          <w:r w:rsidRPr="0E916A6A" w:rsidDel="00A00F9A">
            <w:delText>The g</w:delText>
          </w:r>
        </w:del>
      </w:ins>
      <w:ins w:id="3141" w:author="Megan Ash" w:date="2026-01-27T12:45:00Z" w16du:dateUtc="2026-01-27T17:45:00Z">
        <w:r w:rsidR="00A00F9A">
          <w:t>G</w:t>
        </w:r>
      </w:ins>
      <w:ins w:id="3142" w:author="Catalina Ipas" w:date="2025-09-25T15:40:00Z">
        <w:r w:rsidRPr="0E916A6A">
          <w:t xml:space="preserve">uarantees and rights granted to workers by the </w:t>
        </w:r>
      </w:ins>
      <w:r w:rsidR="5A7F5CE5" w:rsidRPr="0E916A6A">
        <w:t xml:space="preserve">Honduran </w:t>
      </w:r>
      <w:ins w:id="3143" w:author="Catalina Ipas" w:date="2025-09-25T15:40:00Z">
        <w:r w:rsidRPr="0E916A6A">
          <w:t xml:space="preserve">Constitution, </w:t>
        </w:r>
      </w:ins>
      <w:del w:id="3144" w:author="Megan Ash" w:date="2026-01-27T12:45:00Z" w16du:dateUtc="2026-01-27T17:45:00Z">
        <w:r w:rsidR="67261829" w:rsidRPr="0E916A6A" w:rsidDel="00A00F9A">
          <w:delText xml:space="preserve">Honduras </w:delText>
        </w:r>
      </w:del>
      <w:ins w:id="3145" w:author="Megan Ash" w:date="2026-01-27T12:45:00Z" w16du:dateUtc="2026-01-27T17:45:00Z">
        <w:r w:rsidR="00A00F9A" w:rsidRPr="0E916A6A">
          <w:t>Hondura</w:t>
        </w:r>
        <w:r w:rsidR="00A00F9A">
          <w:t>n</w:t>
        </w:r>
        <w:r w:rsidR="00A00F9A" w:rsidRPr="0E916A6A">
          <w:t xml:space="preserve"> </w:t>
        </w:r>
      </w:ins>
      <w:r w:rsidR="67261829" w:rsidRPr="0E916A6A">
        <w:t xml:space="preserve">Labor </w:t>
      </w:r>
      <w:ins w:id="3146" w:author="Catalina Ipas" w:date="2025-09-25T15:40:00Z">
        <w:r w:rsidRPr="0E916A6A">
          <w:t>Code, its regulations, and other labor or social security laws.</w:t>
        </w:r>
      </w:ins>
    </w:p>
    <w:p w14:paraId="3825F633" w14:textId="49CC570D" w:rsidR="00527FAB" w:rsidRPr="00C17238" w:rsidRDefault="00527FAB" w:rsidP="00527FAB">
      <w:pPr>
        <w:spacing w:after="120" w:line="360" w:lineRule="auto"/>
        <w:jc w:val="both"/>
        <w:rPr>
          <w:ins w:id="3147" w:author="Catalina Ipas" w:date="2025-09-29T11:08:00Z" w16du:dateUtc="2025-09-29T11:08:43Z"/>
          <w:rFonts w:cs="Times New Roman"/>
        </w:rPr>
      </w:pPr>
      <w:r w:rsidRPr="0E916A6A">
        <w:rPr>
          <w:rFonts w:cs="Times New Roman"/>
        </w:rPr>
        <w:t xml:space="preserve">Every employment agreement contains an implied relationship of mutual trust and confidence. Furthermore, employment agreements cannot contain an employee’s acceptance to waive the necessary legal grounds for justified dismissal on the part of the employer and the minimum mandatory benefits provided by </w:t>
      </w:r>
      <w:r w:rsidR="00B8238B" w:rsidRPr="0E916A6A">
        <w:rPr>
          <w:rFonts w:cs="Times New Roman"/>
        </w:rPr>
        <w:t>Hondura</w:t>
      </w:r>
      <w:ins w:id="3148" w:author="Megan Ash" w:date="2026-01-27T12:46:00Z" w16du:dateUtc="2026-01-27T17:46:00Z">
        <w:r w:rsidR="00A00F9A">
          <w:rPr>
            <w:rFonts w:cs="Times New Roman"/>
          </w:rPr>
          <w:t>n</w:t>
        </w:r>
      </w:ins>
      <w:del w:id="3149" w:author="Megan Ash" w:date="2026-01-27T12:46:00Z" w16du:dateUtc="2026-01-27T17:46:00Z">
        <w:r w:rsidR="00B8238B" w:rsidRPr="0E916A6A" w:rsidDel="00A00F9A">
          <w:rPr>
            <w:rFonts w:cs="Times New Roman"/>
          </w:rPr>
          <w:delText>s</w:delText>
        </w:r>
        <w:r w:rsidR="00ED2007" w:rsidRPr="0E916A6A" w:rsidDel="00A00F9A">
          <w:rPr>
            <w:rFonts w:cs="Times New Roman"/>
          </w:rPr>
          <w:delText>’s</w:delText>
        </w:r>
      </w:del>
      <w:r w:rsidRPr="0E916A6A">
        <w:rPr>
          <w:rFonts w:cs="Times New Roman"/>
        </w:rPr>
        <w:t xml:space="preserve"> Labor </w:t>
      </w:r>
      <w:r w:rsidR="00ED2007" w:rsidRPr="0E916A6A">
        <w:rPr>
          <w:rFonts w:cs="Times New Roman"/>
        </w:rPr>
        <w:t>Code</w:t>
      </w:r>
      <w:r w:rsidRPr="0E916A6A">
        <w:rPr>
          <w:rFonts w:cs="Times New Roman"/>
        </w:rPr>
        <w:t>.</w:t>
      </w:r>
    </w:p>
    <w:p w14:paraId="0CA766A3" w14:textId="481C19B6" w:rsidR="547199DF" w:rsidRDefault="547199DF" w:rsidP="0E916A6A">
      <w:pPr>
        <w:spacing w:after="120" w:line="360" w:lineRule="auto"/>
        <w:jc w:val="both"/>
        <w:rPr>
          <w:ins w:id="3150" w:author="Catalina Ipas" w:date="2025-09-29T11:14:00Z" w16du:dateUtc="2025-09-29T11:14:22Z"/>
          <w:rFonts w:eastAsia="Times New Roman" w:cs="Times New Roman"/>
        </w:rPr>
      </w:pPr>
      <w:ins w:id="3151" w:author="Catalina Ipas" w:date="2025-09-29T11:10:00Z">
        <w:r w:rsidRPr="0E916A6A">
          <w:rPr>
            <w:rFonts w:cs="Times New Roman"/>
          </w:rPr>
          <w:t>In addition, Article 36 of the Honduran Lab</w:t>
        </w:r>
      </w:ins>
      <w:ins w:id="3152" w:author="Megan Ash" w:date="2026-01-27T12:46:00Z" w16du:dateUtc="2026-01-27T17:46:00Z">
        <w:r w:rsidR="00AC7B26">
          <w:rPr>
            <w:rFonts w:cs="Times New Roman"/>
          </w:rPr>
          <w:t>or</w:t>
        </w:r>
      </w:ins>
      <w:ins w:id="3153" w:author="Catalina Ipas" w:date="2025-09-29T11:10:00Z">
        <w:del w:id="3154" w:author="Megan Ash" w:date="2026-01-27T12:46:00Z" w16du:dateUtc="2026-01-27T17:46:00Z">
          <w:r w:rsidRPr="0E916A6A" w:rsidDel="00AC7B26">
            <w:rPr>
              <w:rFonts w:cs="Times New Roman"/>
            </w:rPr>
            <w:delText>ro</w:delText>
          </w:r>
        </w:del>
        <w:r w:rsidRPr="0E916A6A">
          <w:rPr>
            <w:rFonts w:cs="Times New Roman"/>
          </w:rPr>
          <w:t xml:space="preserve"> Code states that e</w:t>
        </w:r>
        <w:r w:rsidRPr="0E916A6A">
          <w:rPr>
            <w:rFonts w:eastAsia="Times New Roman" w:cs="Times New Roman"/>
          </w:rPr>
          <w:t xml:space="preserve">very employment contract, as well as its amendments or extensions, </w:t>
        </w:r>
        <w:commentRangeStart w:id="3155"/>
        <w:r w:rsidRPr="0E916A6A">
          <w:rPr>
            <w:rFonts w:eastAsia="Times New Roman" w:cs="Times New Roman"/>
          </w:rPr>
          <w:t>must be in writing</w:t>
        </w:r>
      </w:ins>
      <w:commentRangeEnd w:id="3155"/>
      <w:r w:rsidR="00AC7B26" w:rsidRPr="0E916A6A">
        <w:rPr>
          <w:rStyle w:val="CommentReference"/>
          <w:rFonts w:eastAsia="Times New Roman" w:cs="Times New Roman"/>
          <w:sz w:val="24"/>
          <w:szCs w:val="24"/>
        </w:rPr>
        <w:commentReference w:id="3155"/>
      </w:r>
      <w:ins w:id="3156" w:author="Catalina Ipas" w:date="2025-09-29T11:11:00Z">
        <w:r w:rsidR="3125CAEA" w:rsidRPr="0E916A6A">
          <w:rPr>
            <w:rFonts w:eastAsia="Times New Roman" w:cs="Times New Roman"/>
          </w:rPr>
          <w:t>,</w:t>
        </w:r>
      </w:ins>
      <w:ins w:id="3157" w:author="Catalina Ipas" w:date="2025-09-29T11:10:00Z">
        <w:r w:rsidRPr="0E916A6A">
          <w:rPr>
            <w:rFonts w:eastAsia="Times New Roman" w:cs="Times New Roman"/>
          </w:rPr>
          <w:t xml:space="preserve"> and shall be drafted in as many copies as there are parties, with each party retaining one copy. The employer is required to keep its copy on file for presentation at the request of any labor authority.</w:t>
        </w:r>
      </w:ins>
      <w:ins w:id="3158" w:author="Catalina Ipas" w:date="2025-09-29T11:13:00Z">
        <w:r w:rsidR="505F28CB" w:rsidRPr="0E916A6A">
          <w:rPr>
            <w:rFonts w:eastAsia="Times New Roman" w:cs="Times New Roman"/>
          </w:rPr>
          <w:t xml:space="preserve"> </w:t>
        </w:r>
      </w:ins>
    </w:p>
    <w:p w14:paraId="6BC6758D" w14:textId="5772F59D" w:rsidR="505F28CB" w:rsidRDefault="505F28CB" w:rsidP="0E916A6A">
      <w:pPr>
        <w:spacing w:after="120" w:line="360" w:lineRule="auto"/>
        <w:jc w:val="both"/>
        <w:rPr>
          <w:ins w:id="3159" w:author="Catalina Ipas" w:date="2025-09-29T11:15:00Z" w16du:dateUtc="2025-09-29T11:15:30Z"/>
          <w:rFonts w:eastAsia="Times New Roman" w:cs="Times New Roman"/>
        </w:rPr>
      </w:pPr>
      <w:ins w:id="3160" w:author="Catalina Ipas" w:date="2025-09-29T11:13:00Z">
        <w:r w:rsidRPr="0E916A6A">
          <w:rPr>
            <w:rFonts w:eastAsia="Times New Roman" w:cs="Times New Roman"/>
          </w:rPr>
          <w:t>According to Article 39, t</w:t>
        </w:r>
        <w:r w:rsidRPr="0E916A6A">
          <w:rPr>
            <w:rFonts w:eastAsia="Times New Roman" w:cs="Times New Roman"/>
            <w:rPrChange w:id="3161" w:author="Catalina Ipas" w:date="2025-09-29T11:13:00Z">
              <w:rPr>
                <w:rFonts w:eastAsia="Times New Roman" w:cs="Times New Roman"/>
                <w:b/>
                <w:bCs/>
              </w:rPr>
            </w:rPrChange>
          </w:rPr>
          <w:t>his</w:t>
        </w:r>
      </w:ins>
      <w:ins w:id="3162" w:author="Catalina Ipas" w:date="2025-09-29T11:14:00Z">
        <w:r w:rsidRPr="0E916A6A">
          <w:rPr>
            <w:rFonts w:eastAsia="Times New Roman" w:cs="Times New Roman"/>
          </w:rPr>
          <w:t xml:space="preserve"> </w:t>
        </w:r>
      </w:ins>
      <w:ins w:id="3163" w:author="Catalina Ipas" w:date="2025-09-29T11:13:00Z">
        <w:r w:rsidRPr="0E916A6A">
          <w:rPr>
            <w:rFonts w:eastAsia="Times New Roman" w:cs="Times New Roman"/>
            <w:rPrChange w:id="3164" w:author="Catalina Ipas" w:date="2025-09-29T11:13:00Z">
              <w:rPr>
                <w:rFonts w:eastAsia="Times New Roman" w:cs="Times New Roman"/>
                <w:b/>
                <w:bCs/>
              </w:rPr>
            </w:rPrChange>
          </w:rPr>
          <w:t>requirement shall not apply to the following contracts, which may</w:t>
        </w:r>
        <w:r w:rsidRPr="0E916A6A">
          <w:rPr>
            <w:rFonts w:eastAsia="Times New Roman" w:cs="Times New Roman"/>
          </w:rPr>
          <w:t xml:space="preserve"> </w:t>
        </w:r>
      </w:ins>
      <w:ins w:id="3165" w:author="Catalina Ipas" w:date="2025-09-29T11:14:00Z">
        <w:r w:rsidRPr="0E916A6A">
          <w:rPr>
            <w:rFonts w:eastAsia="Times New Roman" w:cs="Times New Roman"/>
          </w:rPr>
          <w:t>be verbal instead of written</w:t>
        </w:r>
      </w:ins>
      <w:ins w:id="3166" w:author="Catalina Ipas" w:date="2025-09-29T11:15:00Z">
        <w:r w:rsidR="2D7885C7" w:rsidRPr="0E916A6A">
          <w:rPr>
            <w:rFonts w:eastAsia="Times New Roman" w:cs="Times New Roman"/>
          </w:rPr>
          <w:t xml:space="preserve">: </w:t>
        </w:r>
      </w:ins>
    </w:p>
    <w:p w14:paraId="6B6E8B79" w14:textId="4C3EC026" w:rsidR="2D7885C7" w:rsidRDefault="2D7885C7">
      <w:pPr>
        <w:pStyle w:val="ListParagraph"/>
        <w:numPr>
          <w:ilvl w:val="0"/>
          <w:numId w:val="32"/>
        </w:numPr>
        <w:spacing w:after="120" w:line="360" w:lineRule="auto"/>
        <w:jc w:val="both"/>
        <w:rPr>
          <w:ins w:id="3167" w:author="Catalina Ipas" w:date="2025-09-29T11:15:00Z" w16du:dateUtc="2025-09-29T11:15:40Z"/>
          <w:rFonts w:eastAsia="Times New Roman" w:cs="Times New Roman"/>
        </w:rPr>
        <w:pPrChange w:id="3168" w:author="Catalina Ipas" w:date="2025-09-29T11:15:00Z">
          <w:pPr>
            <w:spacing w:after="120" w:line="360" w:lineRule="auto"/>
            <w:jc w:val="both"/>
          </w:pPr>
        </w:pPrChange>
      </w:pPr>
      <w:ins w:id="3169" w:author="Catalina Ipas" w:date="2025-09-29T11:15:00Z">
        <w:r w:rsidRPr="0E916A6A">
          <w:rPr>
            <w:rFonts w:eastAsia="Times New Roman" w:cs="Times New Roman"/>
          </w:rPr>
          <w:t>Domestic service;</w:t>
        </w:r>
      </w:ins>
    </w:p>
    <w:p w14:paraId="50AFE2F9" w14:textId="43B1BA0E" w:rsidR="2D7885C7" w:rsidDel="000D6F90" w:rsidRDefault="2D7885C7">
      <w:pPr>
        <w:pStyle w:val="ListParagraph"/>
        <w:numPr>
          <w:ilvl w:val="0"/>
          <w:numId w:val="32"/>
        </w:numPr>
        <w:spacing w:after="120" w:line="360" w:lineRule="auto"/>
        <w:jc w:val="both"/>
        <w:rPr>
          <w:del w:id="3170" w:author="Megan Ash" w:date="2026-01-27T12:49:00Z" w16du:dateUtc="2026-01-27T17:49:00Z"/>
          <w:rFonts w:eastAsia="Times New Roman" w:cs="Times New Roman"/>
        </w:rPr>
      </w:pPr>
      <w:ins w:id="3171" w:author="Catalina Ipas" w:date="2025-09-29T11:15:00Z">
        <w:r w:rsidRPr="0E916A6A">
          <w:rPr>
            <w:rFonts w:eastAsia="Times New Roman" w:cs="Times New Roman"/>
          </w:rPr>
          <w:t>Accidental or temporary work not exceeding sixty (60) days</w:t>
        </w:r>
      </w:ins>
      <w:ins w:id="3172" w:author="Catalina Ipas" w:date="2025-09-29T11:16:00Z">
        <w:r w:rsidRPr="0E916A6A">
          <w:rPr>
            <w:rFonts w:eastAsia="Times New Roman" w:cs="Times New Roman"/>
          </w:rPr>
          <w:t>;</w:t>
        </w:r>
      </w:ins>
    </w:p>
    <w:p w14:paraId="2537CA8E" w14:textId="77777777" w:rsidR="000D6F90" w:rsidRDefault="000D6F90">
      <w:pPr>
        <w:pStyle w:val="ListParagraph"/>
        <w:numPr>
          <w:ilvl w:val="0"/>
          <w:numId w:val="32"/>
        </w:numPr>
        <w:spacing w:after="120" w:line="360" w:lineRule="auto"/>
        <w:jc w:val="both"/>
        <w:rPr>
          <w:ins w:id="3173" w:author="Megan Ash" w:date="2026-01-27T12:49:00Z" w16du:dateUtc="2026-01-27T17:49:00Z"/>
          <w:rFonts w:eastAsia="Times New Roman" w:cs="Times New Roman"/>
        </w:rPr>
        <w:pPrChange w:id="3174" w:author="Catalina Ipas" w:date="2025-09-29T11:15:00Z">
          <w:pPr/>
        </w:pPrChange>
      </w:pPr>
    </w:p>
    <w:p w14:paraId="2EA209BE" w14:textId="3E55F82D" w:rsidR="2D7885C7" w:rsidDel="000D6F90" w:rsidRDefault="2D7885C7" w:rsidP="000D6F90">
      <w:pPr>
        <w:pStyle w:val="ListParagraph"/>
        <w:numPr>
          <w:ilvl w:val="0"/>
          <w:numId w:val="32"/>
        </w:numPr>
        <w:spacing w:after="120" w:line="360" w:lineRule="auto"/>
        <w:jc w:val="both"/>
        <w:rPr>
          <w:del w:id="3175" w:author="Megan Ash" w:date="2026-01-27T12:48:00Z" w16du:dateUtc="2026-01-27T17:48:00Z"/>
        </w:rPr>
      </w:pPr>
      <w:ins w:id="3176" w:author="Catalina Ipas" w:date="2025-09-29T11:16:00Z">
        <w:r w:rsidRPr="0E916A6A">
          <w:t>Work for a fixed project whose value does not exceed two hundred (L.200.00) lempiras, and, if a delivery deadline has been set, provided that it does not exceed sixty (60) days; and</w:t>
        </w:r>
      </w:ins>
    </w:p>
    <w:p w14:paraId="383BD5BE" w14:textId="77777777" w:rsidR="000D6F90" w:rsidRDefault="000D6F90">
      <w:pPr>
        <w:pStyle w:val="ListParagraph"/>
        <w:numPr>
          <w:ilvl w:val="0"/>
          <w:numId w:val="32"/>
        </w:numPr>
        <w:spacing w:after="120" w:line="360" w:lineRule="auto"/>
        <w:jc w:val="both"/>
        <w:rPr>
          <w:ins w:id="3177" w:author="Megan Ash" w:date="2026-01-27T12:49:00Z" w16du:dateUtc="2026-01-27T17:49:00Z"/>
        </w:rPr>
        <w:pPrChange w:id="3178" w:author="Megan Ash" w:date="2026-01-27T12:49:00Z" w16du:dateUtc="2026-01-27T17:49:00Z">
          <w:pPr/>
        </w:pPrChange>
      </w:pPr>
    </w:p>
    <w:p w14:paraId="3AC64C6E" w14:textId="07455FDF" w:rsidR="2D7885C7" w:rsidRDefault="2D7885C7">
      <w:pPr>
        <w:pStyle w:val="ListParagraph"/>
        <w:numPr>
          <w:ilvl w:val="0"/>
          <w:numId w:val="32"/>
        </w:numPr>
        <w:spacing w:after="120" w:line="360" w:lineRule="auto"/>
        <w:jc w:val="both"/>
        <w:pPrChange w:id="3179" w:author="Catalina Ipas" w:date="2025-09-29T11:16:00Z" w16du:dateUtc="2026-01-27T17:48:00Z">
          <w:pPr>
            <w:spacing w:after="120" w:line="360" w:lineRule="auto"/>
            <w:jc w:val="both"/>
          </w:pPr>
        </w:pPrChange>
      </w:pPr>
      <w:ins w:id="3180" w:author="Catalina Ipas" w:date="2025-09-29T11:16:00Z">
        <w:r w:rsidRPr="0E916A6A">
          <w:t>Agricultural or livestock work, unless it involves industrial or commercial enterprises derived from agriculture or livestock.</w:t>
        </w:r>
      </w:ins>
      <w:ins w:id="3181" w:author="Megan Ash" w:date="2026-01-27T12:47:00Z" w16du:dateUtc="2026-01-27T17:47:00Z">
        <w:r w:rsidR="00AC7B26">
          <w:t xml:space="preserve"> </w:t>
        </w:r>
      </w:ins>
    </w:p>
    <w:p w14:paraId="3EA91ED8" w14:textId="77777777" w:rsidR="000D6F90" w:rsidRDefault="000D6F90" w:rsidP="000D6F90">
      <w:pPr>
        <w:pStyle w:val="ListParagraph"/>
        <w:spacing w:after="120" w:line="360" w:lineRule="auto"/>
        <w:jc w:val="both"/>
        <w:rPr>
          <w:del w:id="3182" w:author="Catalina Ipas" w:date="2025-09-29T11:14:00Z" w16du:dateUtc="2025-09-29T11:14:49Z"/>
        </w:rPr>
      </w:pPr>
      <w:bookmarkStart w:id="3183" w:name="_Toc222754666"/>
      <w:bookmarkEnd w:id="3183"/>
    </w:p>
    <w:p w14:paraId="2362D613" w14:textId="47EFE0D3" w:rsidR="00527FAB" w:rsidRPr="00C17238" w:rsidRDefault="19A679E1" w:rsidP="005C411A">
      <w:pPr>
        <w:pStyle w:val="Heading2"/>
        <w:numPr>
          <w:ilvl w:val="1"/>
          <w:numId w:val="265"/>
        </w:numPr>
      </w:pPr>
      <w:bookmarkStart w:id="3184" w:name="_Toc222754667"/>
      <w:commentRangeStart w:id="3185"/>
      <w:r>
        <w:t>Rights and Obligations of Workers and Employers</w:t>
      </w:r>
      <w:bookmarkEnd w:id="3184"/>
      <w:commentRangeEnd w:id="3185"/>
      <w:r w:rsidR="00527FAB" w:rsidRPr="00C17238">
        <w:rPr>
          <w:rStyle w:val="CommentReference"/>
          <w:sz w:val="32"/>
          <w:szCs w:val="26"/>
        </w:rPr>
        <w:commentReference w:id="3185"/>
      </w:r>
    </w:p>
    <w:p w14:paraId="30FC402B" w14:textId="77777777" w:rsidR="00C5609C" w:rsidRDefault="00C5609C" w:rsidP="00527FAB">
      <w:pPr>
        <w:spacing w:line="360" w:lineRule="auto"/>
        <w:jc w:val="both"/>
        <w:rPr>
          <w:ins w:id="3186" w:author="Megan Ash" w:date="2026-01-27T12:50:00Z" w16du:dateUtc="2026-01-27T17:50:00Z"/>
          <w:rFonts w:cs="Times New Roman"/>
        </w:rPr>
      </w:pPr>
    </w:p>
    <w:p w14:paraId="21BB5EB0" w14:textId="0F39A1AE" w:rsidR="00527FAB" w:rsidRPr="00C17238" w:rsidRDefault="00E75CF1" w:rsidP="00527FAB">
      <w:pPr>
        <w:spacing w:line="360" w:lineRule="auto"/>
        <w:jc w:val="both"/>
        <w:rPr>
          <w:rFonts w:cs="Times New Roman"/>
        </w:rPr>
      </w:pPr>
      <w:r>
        <w:rPr>
          <w:rFonts w:cs="Times New Roman"/>
        </w:rPr>
        <w:t>By entering into a</w:t>
      </w:r>
      <w:r w:rsidR="00527FAB" w:rsidRPr="00C17238">
        <w:rPr>
          <w:rFonts w:cs="Times New Roman"/>
        </w:rPr>
        <w:t xml:space="preserve"> labor contract, below are the obligations of each contracting party.</w:t>
      </w:r>
    </w:p>
    <w:p w14:paraId="2C2C39DD" w14:textId="77777777" w:rsidR="00527FAB" w:rsidRPr="00C17238" w:rsidRDefault="00527FAB" w:rsidP="00527FAB">
      <w:pPr>
        <w:spacing w:line="360" w:lineRule="auto"/>
        <w:jc w:val="both"/>
        <w:rPr>
          <w:rFonts w:cs="Times New Roman"/>
        </w:rPr>
      </w:pPr>
    </w:p>
    <w:p w14:paraId="37B4A868" w14:textId="33F66BEB" w:rsidR="00527FAB" w:rsidRPr="00C17238" w:rsidRDefault="00527FAB" w:rsidP="17D3FAEC">
      <w:pPr>
        <w:spacing w:line="360" w:lineRule="auto"/>
        <w:jc w:val="both"/>
        <w:rPr>
          <w:rFonts w:cs="Times New Roman"/>
        </w:rPr>
      </w:pPr>
      <w:commentRangeStart w:id="3187"/>
      <w:del w:id="3188" w:author="Catalina Ipas" w:date="2025-10-13T14:15:00Z">
        <w:r w:rsidRPr="17D3FAEC" w:rsidDel="216F07CE">
          <w:rPr>
            <w:rFonts w:cs="Times New Roman"/>
          </w:rPr>
          <w:delText>Partners</w:delText>
        </w:r>
      </w:del>
      <w:ins w:id="3189" w:author="Catalina Ipas" w:date="2025-10-13T14:15:00Z">
        <w:del w:id="3190" w:author="Megan Ash" w:date="2026-01-27T12:50:00Z" w16du:dateUtc="2026-01-27T17:50:00Z">
          <w:r w:rsidR="3ED7D1CE" w:rsidRPr="17D3FAEC" w:rsidDel="00C5609C">
            <w:rPr>
              <w:rFonts w:cs="Times New Roman"/>
            </w:rPr>
            <w:delText xml:space="preserve"> </w:delText>
          </w:r>
        </w:del>
        <w:r w:rsidR="3ED7D1CE" w:rsidRPr="17D3FAEC">
          <w:rPr>
            <w:rFonts w:cs="Times New Roman"/>
          </w:rPr>
          <w:t>According to Article 95 of the Honduran Labor Code and Partners</w:t>
        </w:r>
      </w:ins>
      <w:ins w:id="3191" w:author="Megan Ash" w:date="2026-01-27T12:57:00Z" w16du:dateUtc="2026-01-27T17:57:00Z">
        <w:r w:rsidR="00077A2F">
          <w:rPr>
            <w:rFonts w:cs="Times New Roman"/>
          </w:rPr>
          <w:t>’</w:t>
        </w:r>
      </w:ins>
      <w:ins w:id="3192" w:author="Catalina Ipas" w:date="2025-10-13T14:15:00Z">
        <w:r w:rsidR="3ED7D1CE" w:rsidRPr="17D3FAEC">
          <w:rPr>
            <w:rFonts w:cs="Times New Roman"/>
          </w:rPr>
          <w:t xml:space="preserve"> </w:t>
        </w:r>
        <w:del w:id="3193" w:author="Megan Ash" w:date="2026-01-27T12:57:00Z" w16du:dateUtc="2026-01-27T17:57:00Z">
          <w:r w:rsidR="3ED7D1CE" w:rsidRPr="17D3FAEC" w:rsidDel="00077A2F">
            <w:rPr>
              <w:rFonts w:cs="Times New Roman"/>
            </w:rPr>
            <w:delText>I</w:delText>
          </w:r>
        </w:del>
      </w:ins>
      <w:ins w:id="3194" w:author="Megan Ash" w:date="2026-01-27T12:57:00Z" w16du:dateUtc="2026-01-27T17:57:00Z">
        <w:r w:rsidR="00077A2F">
          <w:rPr>
            <w:rFonts w:cs="Times New Roman"/>
          </w:rPr>
          <w:t>i</w:t>
        </w:r>
      </w:ins>
      <w:ins w:id="3195" w:author="Catalina Ipas" w:date="2025-10-13T14:15:00Z">
        <w:r w:rsidR="3ED7D1CE" w:rsidRPr="17D3FAEC">
          <w:rPr>
            <w:rFonts w:cs="Times New Roman"/>
          </w:rPr>
          <w:t xml:space="preserve">nternal policies, </w:t>
        </w:r>
      </w:ins>
      <w:ins w:id="3196" w:author="Megan Ash" w:date="2026-01-27T12:57:00Z" w16du:dateUtc="2026-01-27T17:57:00Z">
        <w:r w:rsidR="00077A2F">
          <w:rPr>
            <w:rFonts w:cs="Times New Roman"/>
          </w:rPr>
          <w:t xml:space="preserve">the obligations of </w:t>
        </w:r>
      </w:ins>
      <w:ins w:id="3197" w:author="Catalina Ipas" w:date="2025-10-13T14:15:00Z">
        <w:r w:rsidR="3ED7D1CE" w:rsidRPr="17D3FAEC">
          <w:rPr>
            <w:rFonts w:cs="Times New Roman"/>
          </w:rPr>
          <w:t>Partners</w:t>
        </w:r>
      </w:ins>
      <w:r w:rsidR="216F07CE" w:rsidRPr="17D3FAEC">
        <w:rPr>
          <w:rFonts w:cs="Times New Roman"/>
        </w:rPr>
        <w:t xml:space="preserve"> </w:t>
      </w:r>
      <w:r w:rsidR="562E63EF" w:rsidRPr="17D3FAEC">
        <w:rPr>
          <w:rFonts w:cs="Times New Roman"/>
        </w:rPr>
        <w:t>Honduras</w:t>
      </w:r>
      <w:r w:rsidR="216F07CE" w:rsidRPr="17D3FAEC">
        <w:rPr>
          <w:rFonts w:cs="Times New Roman"/>
        </w:rPr>
        <w:t xml:space="preserve"> </w:t>
      </w:r>
      <w:del w:id="3198" w:author="Megan Ash" w:date="2026-01-27T12:57:00Z" w16du:dateUtc="2026-01-27T17:57:00Z">
        <w:r w:rsidR="216F07CE" w:rsidRPr="17D3FAEC" w:rsidDel="00077A2F">
          <w:rPr>
            <w:rFonts w:cs="Times New Roman"/>
          </w:rPr>
          <w:delText>obligations are</w:delText>
        </w:r>
      </w:del>
      <w:ins w:id="3199" w:author="Megan Ash" w:date="2026-01-27T12:57:00Z" w16du:dateUtc="2026-01-27T17:57:00Z">
        <w:r w:rsidR="00077A2F">
          <w:rPr>
            <w:rFonts w:cs="Times New Roman"/>
          </w:rPr>
          <w:t>include</w:t>
        </w:r>
      </w:ins>
      <w:r w:rsidR="216F07CE" w:rsidRPr="17D3FAEC">
        <w:rPr>
          <w:rFonts w:cs="Times New Roman"/>
        </w:rPr>
        <w:t>:</w:t>
      </w:r>
      <w:commentRangeEnd w:id="3187"/>
      <w:r w:rsidRPr="00C17238">
        <w:rPr>
          <w:rStyle w:val="CommentReference"/>
          <w:rFonts w:cs="Times New Roman"/>
          <w:sz w:val="24"/>
          <w:szCs w:val="24"/>
        </w:rPr>
        <w:commentReference w:id="3187"/>
      </w:r>
    </w:p>
    <w:p w14:paraId="28AD5E72" w14:textId="0B34E793" w:rsidR="00527FAB" w:rsidRPr="00C17238" w:rsidRDefault="00527FAB" w:rsidP="00F05B60">
      <w:pPr>
        <w:pStyle w:val="ListParagraph"/>
        <w:numPr>
          <w:ilvl w:val="0"/>
          <w:numId w:val="97"/>
        </w:numPr>
        <w:spacing w:line="360" w:lineRule="auto"/>
        <w:jc w:val="both"/>
        <w:rPr>
          <w:rFonts w:cs="Times New Roman"/>
        </w:rPr>
      </w:pPr>
      <w:r w:rsidRPr="00C17238">
        <w:rPr>
          <w:rFonts w:cs="Times New Roman"/>
        </w:rPr>
        <w:t>Comply</w:t>
      </w:r>
      <w:ins w:id="3200" w:author="Megan Ash" w:date="2026-01-27T12:58:00Z" w16du:dateUtc="2026-01-27T17:58:00Z">
        <w:r w:rsidR="00077A2F">
          <w:rPr>
            <w:rFonts w:cs="Times New Roman"/>
          </w:rPr>
          <w:t>ing</w:t>
        </w:r>
      </w:ins>
      <w:r w:rsidRPr="00C17238">
        <w:rPr>
          <w:rFonts w:cs="Times New Roman"/>
        </w:rPr>
        <w:t xml:space="preserve"> with the provisions of the labor standards applicable to the company;</w:t>
      </w:r>
    </w:p>
    <w:p w14:paraId="1E0D0BE4" w14:textId="281533A8" w:rsidR="00527FAB" w:rsidRPr="00C17238" w:rsidRDefault="00527FAB" w:rsidP="00F05B60">
      <w:pPr>
        <w:pStyle w:val="ListParagraph"/>
        <w:numPr>
          <w:ilvl w:val="0"/>
          <w:numId w:val="97"/>
        </w:numPr>
        <w:spacing w:line="360" w:lineRule="auto"/>
        <w:jc w:val="both"/>
        <w:rPr>
          <w:rFonts w:cs="Times New Roman"/>
        </w:rPr>
      </w:pPr>
      <w:r w:rsidRPr="00C17238">
        <w:rPr>
          <w:rFonts w:cs="Times New Roman"/>
        </w:rPr>
        <w:t>Pay</w:t>
      </w:r>
      <w:ins w:id="3201" w:author="Megan Ash" w:date="2026-01-27T12:58:00Z" w16du:dateUtc="2026-01-27T17:58:00Z">
        <w:r w:rsidR="00077A2F">
          <w:rPr>
            <w:rFonts w:cs="Times New Roman"/>
          </w:rPr>
          <w:t>ing</w:t>
        </w:r>
      </w:ins>
      <w:r w:rsidRPr="00C17238">
        <w:rPr>
          <w:rFonts w:cs="Times New Roman"/>
        </w:rPr>
        <w:t xml:space="preserve"> the </w:t>
      </w:r>
      <w:r w:rsidR="00B6604C" w:rsidRPr="00C17238">
        <w:rPr>
          <w:rFonts w:cs="Times New Roman"/>
        </w:rPr>
        <w:t>workers’</w:t>
      </w:r>
      <w:r w:rsidRPr="00C17238">
        <w:rPr>
          <w:rFonts w:cs="Times New Roman"/>
        </w:rPr>
        <w:t xml:space="preserve"> wages and compensation, in accordance with the regulations in force in the company or establishment;</w:t>
      </w:r>
    </w:p>
    <w:p w14:paraId="5EE88593" w14:textId="49BAC21B" w:rsidR="00527FAB" w:rsidRPr="00C17238" w:rsidRDefault="00514579" w:rsidP="00723A76">
      <w:pPr>
        <w:pStyle w:val="ListParagraph"/>
        <w:numPr>
          <w:ilvl w:val="0"/>
          <w:numId w:val="97"/>
        </w:numPr>
        <w:spacing w:line="360" w:lineRule="auto"/>
        <w:jc w:val="both"/>
        <w:rPr>
          <w:rFonts w:cs="Times New Roman"/>
        </w:rPr>
      </w:pPr>
      <w:ins w:id="3202" w:author="Megan Ash" w:date="2026-01-28T09:43:00Z" w16du:dateUtc="2026-01-28T14:43:00Z">
        <w:r>
          <w:rPr>
            <w:rFonts w:cs="Times New Roman"/>
          </w:rPr>
          <w:t xml:space="preserve">Timely provision </w:t>
        </w:r>
      </w:ins>
      <w:ins w:id="3203" w:author="Megan Ash" w:date="2026-01-28T09:44:00Z" w16du:dateUtc="2026-01-28T14:44:00Z">
        <w:r>
          <w:rPr>
            <w:rFonts w:cs="Times New Roman"/>
          </w:rPr>
          <w:t xml:space="preserve">to </w:t>
        </w:r>
        <w:r w:rsidRPr="00C17238">
          <w:rPr>
            <w:rFonts w:cs="Times New Roman"/>
          </w:rPr>
          <w:t xml:space="preserve">workers </w:t>
        </w:r>
      </w:ins>
      <w:ins w:id="3204" w:author="Megan Ash" w:date="2026-01-28T09:43:00Z" w16du:dateUtc="2026-01-28T14:43:00Z">
        <w:r>
          <w:rPr>
            <w:rFonts w:cs="Times New Roman"/>
          </w:rPr>
          <w:t>of the</w:t>
        </w:r>
      </w:ins>
      <w:del w:id="3205" w:author="Megan Ash" w:date="2026-01-28T09:43:00Z" w16du:dateUtc="2026-01-28T14:43:00Z">
        <w:r w:rsidR="00527FAB" w:rsidRPr="00C17238" w:rsidDel="00514579">
          <w:rPr>
            <w:rFonts w:cs="Times New Roman"/>
          </w:rPr>
          <w:delText>Provide</w:delText>
        </w:r>
      </w:del>
      <w:r w:rsidR="00527FAB" w:rsidRPr="00C17238">
        <w:rPr>
          <w:rFonts w:cs="Times New Roman"/>
        </w:rPr>
        <w:t xml:space="preserve"> </w:t>
      </w:r>
      <w:del w:id="3206" w:author="Megan Ash" w:date="2026-01-28T09:43:00Z" w16du:dateUtc="2026-01-28T14:43:00Z">
        <w:r w:rsidR="00527FAB" w:rsidRPr="00C17238" w:rsidDel="00514579">
          <w:rPr>
            <w:rFonts w:cs="Times New Roman"/>
          </w:rPr>
          <w:delText xml:space="preserve">the workers </w:delText>
        </w:r>
      </w:del>
      <w:del w:id="3207" w:author="Megan Ash" w:date="2026-01-28T09:44:00Z" w16du:dateUtc="2026-01-28T14:44:00Z">
        <w:r w:rsidR="00527FAB" w:rsidRPr="00C17238" w:rsidDel="00514579">
          <w:rPr>
            <w:rFonts w:cs="Times New Roman"/>
          </w:rPr>
          <w:delText xml:space="preserve">in a timely manner with the </w:delText>
        </w:r>
      </w:del>
      <w:r w:rsidR="00527FAB" w:rsidRPr="00C17238">
        <w:rPr>
          <w:rFonts w:cs="Times New Roman"/>
        </w:rPr>
        <w:t xml:space="preserve">tools, </w:t>
      </w:r>
      <w:r w:rsidR="002C154B" w:rsidRPr="00C17238">
        <w:rPr>
          <w:rFonts w:cs="Times New Roman"/>
        </w:rPr>
        <w:t>instruments,</w:t>
      </w:r>
      <w:r w:rsidR="00527FAB" w:rsidRPr="00C17238">
        <w:rPr>
          <w:rFonts w:cs="Times New Roman"/>
        </w:rPr>
        <w:t xml:space="preserve"> and materials necessary for the execution of the work</w:t>
      </w:r>
      <w:del w:id="3208" w:author="Megan Ash" w:date="2026-01-28T09:53:00Z" w16du:dateUtc="2026-01-28T14:53:00Z">
        <w:r w:rsidR="00527FAB" w:rsidRPr="00C17238" w:rsidDel="001E069B">
          <w:rPr>
            <w:rFonts w:cs="Times New Roman"/>
          </w:rPr>
          <w:delText>, having to give them of</w:delText>
        </w:r>
      </w:del>
      <w:ins w:id="3209" w:author="Megan Ash" w:date="2026-01-28T09:53:00Z" w16du:dateUtc="2026-01-28T14:53:00Z">
        <w:r w:rsidR="001E069B">
          <w:rPr>
            <w:rFonts w:cs="Times New Roman"/>
          </w:rPr>
          <w:t>, ensuring they are of</w:t>
        </w:r>
      </w:ins>
      <w:r w:rsidR="00527FAB" w:rsidRPr="00C17238">
        <w:rPr>
          <w:rFonts w:cs="Times New Roman"/>
        </w:rPr>
        <w:t xml:space="preserve"> good quality, in </w:t>
      </w:r>
      <w:del w:id="3210" w:author="Megan Ash" w:date="2026-01-28T09:53:00Z" w16du:dateUtc="2026-01-28T14:53:00Z">
        <w:r w:rsidR="00527FAB" w:rsidRPr="00C17238" w:rsidDel="001E069B">
          <w:rPr>
            <w:rFonts w:cs="Times New Roman"/>
          </w:rPr>
          <w:delText xml:space="preserve">good </w:delText>
        </w:r>
      </w:del>
      <w:ins w:id="3211" w:author="Megan Ash" w:date="2026-01-28T09:53:00Z" w16du:dateUtc="2026-01-28T14:53:00Z">
        <w:r w:rsidR="001E069B">
          <w:rPr>
            <w:rFonts w:cs="Times New Roman"/>
          </w:rPr>
          <w:t>proper working</w:t>
        </w:r>
        <w:r w:rsidR="001E069B" w:rsidRPr="00C17238">
          <w:rPr>
            <w:rFonts w:cs="Times New Roman"/>
          </w:rPr>
          <w:t xml:space="preserve"> </w:t>
        </w:r>
      </w:ins>
      <w:r w:rsidR="00527FAB" w:rsidRPr="00C17238">
        <w:rPr>
          <w:rFonts w:cs="Times New Roman"/>
        </w:rPr>
        <w:t>condition</w:t>
      </w:r>
      <w:ins w:id="3212" w:author="Megan Ash" w:date="2026-01-28T09:53:00Z" w16du:dateUtc="2026-01-28T14:53:00Z">
        <w:r w:rsidR="001E069B">
          <w:rPr>
            <w:rFonts w:cs="Times New Roman"/>
          </w:rPr>
          <w:t>,</w:t>
        </w:r>
      </w:ins>
      <w:r w:rsidR="00527FAB" w:rsidRPr="00C17238">
        <w:rPr>
          <w:rFonts w:cs="Times New Roman"/>
        </w:rPr>
        <w:t xml:space="preserve"> and replace</w:t>
      </w:r>
      <w:ins w:id="3213" w:author="Megan Ash" w:date="2026-01-28T09:53:00Z" w16du:dateUtc="2026-01-28T14:53:00Z">
        <w:r w:rsidR="001E069B">
          <w:rPr>
            <w:rFonts w:cs="Times New Roman"/>
          </w:rPr>
          <w:t>d</w:t>
        </w:r>
      </w:ins>
      <w:r w:rsidR="00527FAB" w:rsidRPr="00C17238">
        <w:rPr>
          <w:rFonts w:cs="Times New Roman"/>
        </w:rPr>
        <w:t xml:space="preserve"> </w:t>
      </w:r>
      <w:del w:id="3214" w:author="Megan Ash" w:date="2026-01-28T09:53:00Z" w16du:dateUtc="2026-01-28T14:53:00Z">
        <w:r w:rsidR="00527FAB" w:rsidRPr="00C17238" w:rsidDel="001E069B">
          <w:rPr>
            <w:rFonts w:cs="Times New Roman"/>
          </w:rPr>
          <w:delText>them as soon as they cease to be efficient</w:delText>
        </w:r>
      </w:del>
      <w:ins w:id="3215" w:author="Megan Ash" w:date="2026-01-28T09:53:00Z" w16du:dateUtc="2026-01-28T14:53:00Z">
        <w:r w:rsidR="001E069B">
          <w:rPr>
            <w:rFonts w:cs="Times New Roman"/>
          </w:rPr>
          <w:t>promptly when no longer effective</w:t>
        </w:r>
      </w:ins>
      <w:r w:rsidR="00527FAB" w:rsidRPr="00C17238">
        <w:rPr>
          <w:rFonts w:cs="Times New Roman"/>
        </w:rPr>
        <w:t>;</w:t>
      </w:r>
    </w:p>
    <w:p w14:paraId="275A226F" w14:textId="0953CB0C" w:rsidR="00527FAB" w:rsidRPr="00C17238" w:rsidRDefault="00527FAB" w:rsidP="00723A76">
      <w:pPr>
        <w:pStyle w:val="ListParagraph"/>
        <w:numPr>
          <w:ilvl w:val="0"/>
          <w:numId w:val="97"/>
        </w:numPr>
        <w:spacing w:line="360" w:lineRule="auto"/>
        <w:jc w:val="both"/>
        <w:rPr>
          <w:rFonts w:cs="Times New Roman"/>
        </w:rPr>
      </w:pPr>
      <w:r w:rsidRPr="187EFA42">
        <w:rPr>
          <w:rFonts w:cs="Times New Roman"/>
        </w:rPr>
        <w:t>Comp</w:t>
      </w:r>
      <w:ins w:id="3216" w:author="Megan Ash" w:date="2026-01-28T09:55:00Z" w16du:dateUtc="2026-01-28T14:55:00Z">
        <w:r w:rsidR="005F008E">
          <w:rPr>
            <w:rFonts w:cs="Times New Roman"/>
          </w:rPr>
          <w:t>liance</w:t>
        </w:r>
      </w:ins>
      <w:del w:id="3217" w:author="Megan Ash" w:date="2026-01-28T09:55:00Z" w16du:dateUtc="2026-01-28T14:55:00Z">
        <w:r w:rsidRPr="187EFA42" w:rsidDel="005F008E">
          <w:rPr>
            <w:rFonts w:cs="Times New Roman"/>
          </w:rPr>
          <w:delText>ly</w:delText>
        </w:r>
      </w:del>
      <w:r w:rsidRPr="187EFA42">
        <w:rPr>
          <w:rFonts w:cs="Times New Roman"/>
        </w:rPr>
        <w:t xml:space="preserve"> with the regulations and official </w:t>
      </w:r>
      <w:del w:id="3218" w:author="Megan Ash" w:date="2026-01-28T09:54:00Z" w16du:dateUtc="2026-01-28T14:54:00Z">
        <w:r w:rsidR="00B8238B" w:rsidRPr="187EFA42" w:rsidDel="001E069B">
          <w:rPr>
            <w:rFonts w:cs="Times New Roman"/>
          </w:rPr>
          <w:delText>Honduras</w:delText>
        </w:r>
        <w:r w:rsidRPr="187EFA42" w:rsidDel="001E069B">
          <w:rPr>
            <w:rFonts w:cs="Times New Roman"/>
          </w:rPr>
          <w:delText xml:space="preserve"> </w:delText>
        </w:r>
      </w:del>
      <w:ins w:id="3219" w:author="Megan Ash" w:date="2026-01-28T09:54:00Z" w16du:dateUtc="2026-01-28T14:54:00Z">
        <w:r w:rsidR="001E069B" w:rsidRPr="187EFA42">
          <w:rPr>
            <w:rFonts w:cs="Times New Roman"/>
          </w:rPr>
          <w:t>Hondura</w:t>
        </w:r>
        <w:r w:rsidR="001E069B">
          <w:rPr>
            <w:rFonts w:cs="Times New Roman"/>
          </w:rPr>
          <w:t>n</w:t>
        </w:r>
        <w:r w:rsidR="001E069B" w:rsidRPr="187EFA42">
          <w:rPr>
            <w:rFonts w:cs="Times New Roman"/>
          </w:rPr>
          <w:t xml:space="preserve"> </w:t>
        </w:r>
      </w:ins>
      <w:r w:rsidRPr="187EFA42">
        <w:rPr>
          <w:rFonts w:cs="Times New Roman"/>
        </w:rPr>
        <w:t xml:space="preserve">standards in matters of safety, </w:t>
      </w:r>
      <w:r w:rsidR="002C154B" w:rsidRPr="187EFA42">
        <w:rPr>
          <w:rFonts w:cs="Times New Roman"/>
        </w:rPr>
        <w:t>health,</w:t>
      </w:r>
      <w:r w:rsidRPr="187EFA42">
        <w:rPr>
          <w:rFonts w:cs="Times New Roman"/>
        </w:rPr>
        <w:t xml:space="preserve"> and work environment;</w:t>
      </w:r>
    </w:p>
    <w:p w14:paraId="22A3AEF4" w14:textId="34E6C86A" w:rsidR="002A2289" w:rsidRPr="000A6F7D" w:rsidRDefault="216F07CE" w:rsidP="00723A76">
      <w:pPr>
        <w:pStyle w:val="ListParagraph"/>
        <w:numPr>
          <w:ilvl w:val="0"/>
          <w:numId w:val="97"/>
        </w:numPr>
        <w:spacing w:line="360" w:lineRule="auto"/>
        <w:jc w:val="both"/>
        <w:rPr>
          <w:rFonts w:cs="Times New Roman"/>
        </w:rPr>
      </w:pPr>
      <w:r w:rsidRPr="17D3FAEC">
        <w:rPr>
          <w:rFonts w:cs="Times New Roman"/>
        </w:rPr>
        <w:t>Allow</w:t>
      </w:r>
      <w:ins w:id="3220" w:author="Megan Ash" w:date="2026-01-28T09:55:00Z" w16du:dateUtc="2026-01-28T14:55:00Z">
        <w:r w:rsidR="005F008E">
          <w:rPr>
            <w:rFonts w:cs="Times New Roman"/>
          </w:rPr>
          <w:t>ing</w:t>
        </w:r>
      </w:ins>
      <w:r w:rsidRPr="17D3FAEC">
        <w:rPr>
          <w:rFonts w:cs="Times New Roman"/>
        </w:rPr>
        <w:t xml:space="preserve"> </w:t>
      </w:r>
      <w:ins w:id="3221" w:author="Megan Ash" w:date="2026-01-28T09:56:00Z" w16du:dateUtc="2026-01-28T14:56:00Z">
        <w:r w:rsidR="00363F8D">
          <w:rPr>
            <w:rFonts w:cs="Times New Roman"/>
          </w:rPr>
          <w:t xml:space="preserve">labor authorities to conduct </w:t>
        </w:r>
      </w:ins>
      <w:del w:id="3222" w:author="Megan Ash" w:date="2026-01-28T09:56:00Z" w16du:dateUtc="2026-01-28T14:56:00Z">
        <w:r w:rsidRPr="17D3FAEC" w:rsidDel="00363F8D">
          <w:rPr>
            <w:rFonts w:cs="Times New Roman"/>
          </w:rPr>
          <w:delText xml:space="preserve">the </w:delText>
        </w:r>
      </w:del>
      <w:commentRangeStart w:id="3223"/>
      <w:r w:rsidRPr="17D3FAEC">
        <w:rPr>
          <w:rFonts w:cs="Times New Roman"/>
        </w:rPr>
        <w:t xml:space="preserve">inspection </w:t>
      </w:r>
      <w:commentRangeEnd w:id="3223"/>
      <w:r w:rsidR="00527FAB" w:rsidRPr="17D3FAEC">
        <w:rPr>
          <w:rStyle w:val="CommentReference"/>
          <w:rFonts w:cs="Times New Roman"/>
          <w:sz w:val="24"/>
          <w:szCs w:val="24"/>
        </w:rPr>
        <w:commentReference w:id="3223"/>
      </w:r>
      <w:r w:rsidRPr="17D3FAEC">
        <w:rPr>
          <w:rFonts w:cs="Times New Roman"/>
        </w:rPr>
        <w:t xml:space="preserve">and surveillance </w:t>
      </w:r>
      <w:del w:id="3224" w:author="Megan Ash" w:date="2026-01-28T09:56:00Z" w16du:dateUtc="2026-01-28T14:56:00Z">
        <w:r w:rsidRPr="17D3FAEC" w:rsidDel="00363F8D">
          <w:rPr>
            <w:rFonts w:cs="Times New Roman"/>
          </w:rPr>
          <w:delText xml:space="preserve">that the labor authorities practice in their establishment </w:delText>
        </w:r>
      </w:del>
      <w:r w:rsidRPr="17D3FAEC">
        <w:rPr>
          <w:rFonts w:cs="Times New Roman"/>
        </w:rPr>
        <w:t xml:space="preserve">to </w:t>
      </w:r>
      <w:ins w:id="3225" w:author="Megan Ash" w:date="2026-01-28T09:56:00Z" w16du:dateUtc="2026-01-28T14:56:00Z">
        <w:r w:rsidR="001937A1">
          <w:rPr>
            <w:rFonts w:cs="Times New Roman"/>
          </w:rPr>
          <w:t xml:space="preserve">verify </w:t>
        </w:r>
      </w:ins>
      <w:del w:id="3226" w:author="Megan Ash" w:date="2026-01-28T09:56:00Z" w16du:dateUtc="2026-01-28T14:56:00Z">
        <w:r w:rsidRPr="17D3FAEC" w:rsidDel="001937A1">
          <w:rPr>
            <w:rFonts w:cs="Times New Roman"/>
          </w:rPr>
          <w:delText xml:space="preserve">ensure </w:delText>
        </w:r>
      </w:del>
      <w:r w:rsidRPr="17D3FAEC">
        <w:rPr>
          <w:rFonts w:cs="Times New Roman"/>
        </w:rPr>
        <w:t xml:space="preserve">compliance with </w:t>
      </w:r>
      <w:del w:id="3227" w:author="Megan Ash" w:date="2026-01-28T09:56:00Z" w16du:dateUtc="2026-01-28T14:56:00Z">
        <w:r w:rsidRPr="17D3FAEC" w:rsidDel="001937A1">
          <w:rPr>
            <w:rFonts w:cs="Times New Roman"/>
          </w:rPr>
          <w:delText xml:space="preserve">the </w:delText>
        </w:r>
      </w:del>
      <w:r w:rsidRPr="17D3FAEC">
        <w:rPr>
          <w:rFonts w:cs="Times New Roman"/>
        </w:rPr>
        <w:t>labor standards</w:t>
      </w:r>
      <w:ins w:id="3228" w:author="Megan Ash" w:date="2026-01-28T09:56:00Z" w16du:dateUtc="2026-01-28T14:56:00Z">
        <w:r w:rsidR="001937A1">
          <w:rPr>
            <w:rFonts w:cs="Times New Roman"/>
          </w:rPr>
          <w:t>,</w:t>
        </w:r>
      </w:ins>
      <w:r w:rsidRPr="17D3FAEC">
        <w:rPr>
          <w:rFonts w:cs="Times New Roman"/>
        </w:rPr>
        <w:t xml:space="preserve"> and </w:t>
      </w:r>
      <w:del w:id="3229" w:author="Megan Ash" w:date="2026-01-28T09:56:00Z" w16du:dateUtc="2026-01-28T14:56:00Z">
        <w:r w:rsidRPr="17D3FAEC" w:rsidDel="001937A1">
          <w:rPr>
            <w:rFonts w:cs="Times New Roman"/>
          </w:rPr>
          <w:delText xml:space="preserve">give </w:delText>
        </w:r>
      </w:del>
      <w:ins w:id="3230" w:author="Megan Ash" w:date="2026-01-28T09:56:00Z" w16du:dateUtc="2026-01-28T14:56:00Z">
        <w:r w:rsidR="001937A1">
          <w:rPr>
            <w:rFonts w:cs="Times New Roman"/>
          </w:rPr>
          <w:t>providin</w:t>
        </w:r>
      </w:ins>
      <w:ins w:id="3231" w:author="Megan Ash" w:date="2026-01-28T09:57:00Z" w16du:dateUtc="2026-01-28T14:57:00Z">
        <w:r w:rsidR="001937A1">
          <w:rPr>
            <w:rFonts w:cs="Times New Roman"/>
          </w:rPr>
          <w:t>g</w:t>
        </w:r>
      </w:ins>
      <w:ins w:id="3232" w:author="Megan Ash" w:date="2026-01-28T09:56:00Z" w16du:dateUtc="2026-01-28T14:56:00Z">
        <w:r w:rsidR="001937A1" w:rsidRPr="17D3FAEC">
          <w:rPr>
            <w:rFonts w:cs="Times New Roman"/>
          </w:rPr>
          <w:t xml:space="preserve"> </w:t>
        </w:r>
      </w:ins>
      <w:r w:rsidRPr="17D3FAEC">
        <w:rPr>
          <w:rFonts w:cs="Times New Roman"/>
        </w:rPr>
        <w:t xml:space="preserve">them </w:t>
      </w:r>
      <w:del w:id="3233" w:author="Megan Ash" w:date="2026-01-28T09:57:00Z" w16du:dateUtc="2026-01-28T14:57:00Z">
        <w:r w:rsidRPr="17D3FAEC" w:rsidDel="001937A1">
          <w:rPr>
            <w:rFonts w:cs="Times New Roman"/>
          </w:rPr>
          <w:delText xml:space="preserve">the </w:delText>
        </w:r>
      </w:del>
      <w:ins w:id="3234" w:author="Megan Ash" w:date="2026-01-28T09:57:00Z" w16du:dateUtc="2026-01-28T14:57:00Z">
        <w:r w:rsidR="001937A1">
          <w:rPr>
            <w:rFonts w:cs="Times New Roman"/>
          </w:rPr>
          <w:t>any</w:t>
        </w:r>
        <w:r w:rsidR="001937A1" w:rsidRPr="17D3FAEC">
          <w:rPr>
            <w:rFonts w:cs="Times New Roman"/>
          </w:rPr>
          <w:t xml:space="preserve"> </w:t>
        </w:r>
      </w:ins>
      <w:r w:rsidRPr="17D3FAEC">
        <w:rPr>
          <w:rFonts w:cs="Times New Roman"/>
        </w:rPr>
        <w:t>reports</w:t>
      </w:r>
      <w:ins w:id="3235" w:author="Megan Ash" w:date="2026-01-28T09:57:00Z" w16du:dateUtc="2026-01-28T14:57:00Z">
        <w:r w:rsidR="001937A1">
          <w:rPr>
            <w:rFonts w:cs="Times New Roman"/>
          </w:rPr>
          <w:t xml:space="preserve"> required </w:t>
        </w:r>
      </w:ins>
      <w:del w:id="3236" w:author="Megan Ash" w:date="2026-01-28T09:57:00Z" w16du:dateUtc="2026-01-28T14:57:00Z">
        <w:r w:rsidRPr="17D3FAEC" w:rsidDel="001937A1">
          <w:rPr>
            <w:rFonts w:cs="Times New Roman"/>
          </w:rPr>
          <w:delText xml:space="preserve"> that are essential </w:delText>
        </w:r>
      </w:del>
      <w:r w:rsidRPr="17D3FAEC">
        <w:rPr>
          <w:rFonts w:cs="Times New Roman"/>
        </w:rPr>
        <w:t>for that purpose</w:t>
      </w:r>
      <w:del w:id="3237" w:author="Megan Ash" w:date="2026-01-28T09:57:00Z" w16du:dateUtc="2026-01-28T14:57:00Z">
        <w:r w:rsidRPr="17D3FAEC" w:rsidDel="001937A1">
          <w:rPr>
            <w:rFonts w:cs="Times New Roman"/>
          </w:rPr>
          <w:delText>,</w:delText>
        </w:r>
      </w:del>
      <w:r w:rsidRPr="17D3FAEC">
        <w:rPr>
          <w:rFonts w:cs="Times New Roman"/>
        </w:rPr>
        <w:t xml:space="preserve"> </w:t>
      </w:r>
      <w:del w:id="3238" w:author="Megan Ash" w:date="2026-01-28T09:57:00Z" w16du:dateUtc="2026-01-28T14:57:00Z">
        <w:r w:rsidRPr="17D3FAEC" w:rsidDel="001937A1">
          <w:rPr>
            <w:rFonts w:cs="Times New Roman"/>
          </w:rPr>
          <w:delText>when they request it</w:delText>
        </w:r>
      </w:del>
      <w:ins w:id="3239" w:author="Megan Ash" w:date="2026-01-28T09:57:00Z" w16du:dateUtc="2026-01-28T14:57:00Z">
        <w:r w:rsidR="001937A1">
          <w:rPr>
            <w:rFonts w:cs="Times New Roman"/>
          </w:rPr>
          <w:t>upon request</w:t>
        </w:r>
      </w:ins>
      <w:r w:rsidRPr="17D3FAEC">
        <w:rPr>
          <w:rFonts w:cs="Times New Roman"/>
        </w:rPr>
        <w:t>;</w:t>
      </w:r>
      <w:r w:rsidR="7CB36C56" w:rsidRPr="17D3FAEC">
        <w:rPr>
          <w:rFonts w:cs="Times New Roman"/>
        </w:rPr>
        <w:t xml:space="preserve"> and</w:t>
      </w:r>
    </w:p>
    <w:p w14:paraId="4CDB2A9D" w14:textId="6E7A14ED" w:rsidR="00527FAB" w:rsidRPr="000A6F7D" w:rsidRDefault="00527FAB" w:rsidP="002A2289">
      <w:pPr>
        <w:pStyle w:val="ListParagraph"/>
        <w:numPr>
          <w:ilvl w:val="0"/>
          <w:numId w:val="97"/>
        </w:numPr>
        <w:spacing w:line="360" w:lineRule="auto"/>
        <w:jc w:val="both"/>
        <w:rPr>
          <w:rFonts w:cs="Times New Roman"/>
        </w:rPr>
      </w:pPr>
      <w:r w:rsidRPr="000A6F7D">
        <w:rPr>
          <w:rFonts w:cs="Times New Roman"/>
        </w:rPr>
        <w:t>Implement</w:t>
      </w:r>
      <w:ins w:id="3240" w:author="Megan Ash" w:date="2026-01-28T09:57:00Z" w16du:dateUtc="2026-01-28T14:57:00Z">
        <w:r w:rsidR="001937A1">
          <w:rPr>
            <w:rFonts w:cs="Times New Roman"/>
          </w:rPr>
          <w:t>ing</w:t>
        </w:r>
      </w:ins>
      <w:r w:rsidRPr="000A6F7D">
        <w:rPr>
          <w:rFonts w:cs="Times New Roman"/>
        </w:rPr>
        <w:t>, in agreement with</w:t>
      </w:r>
      <w:del w:id="3241" w:author="Megan Ash" w:date="2026-01-28T09:58:00Z" w16du:dateUtc="2026-01-28T14:58:00Z">
        <w:r w:rsidRPr="000A6F7D" w:rsidDel="00B837C5">
          <w:rPr>
            <w:rFonts w:cs="Times New Roman"/>
          </w:rPr>
          <w:delText xml:space="preserve"> the</w:delText>
        </w:r>
      </w:del>
      <w:r w:rsidRPr="000A6F7D">
        <w:rPr>
          <w:rFonts w:cs="Times New Roman"/>
        </w:rPr>
        <w:t xml:space="preserve"> workers, a protocol to prevent discrimination based on gender</w:t>
      </w:r>
      <w:ins w:id="3242" w:author="Megan Ash" w:date="2026-01-28T09:58:00Z" w16du:dateUtc="2026-01-28T14:58:00Z">
        <w:r w:rsidR="00B837C5">
          <w:rPr>
            <w:rFonts w:cs="Times New Roman"/>
          </w:rPr>
          <w:t>,</w:t>
        </w:r>
      </w:ins>
      <w:r w:rsidRPr="000A6F7D">
        <w:rPr>
          <w:rFonts w:cs="Times New Roman"/>
        </w:rPr>
        <w:t xml:space="preserve"> </w:t>
      </w:r>
      <w:ins w:id="3243" w:author="Megan Ash" w:date="2026-01-28T09:59:00Z" w16du:dateUtc="2026-01-28T14:59:00Z">
        <w:r w:rsidR="007700FA">
          <w:rPr>
            <w:rFonts w:cs="Times New Roman"/>
          </w:rPr>
          <w:t xml:space="preserve">to </w:t>
        </w:r>
      </w:ins>
      <w:del w:id="3244" w:author="Megan Ash" w:date="2026-01-28T09:58:00Z" w16du:dateUtc="2026-01-28T14:58:00Z">
        <w:r w:rsidRPr="000A6F7D" w:rsidDel="00B837C5">
          <w:rPr>
            <w:rFonts w:cs="Times New Roman"/>
          </w:rPr>
          <w:delText xml:space="preserve">and care for </w:delText>
        </w:r>
      </w:del>
      <w:ins w:id="3245" w:author="Megan Ash" w:date="2026-01-28T09:58:00Z" w16du:dateUtc="2026-01-28T14:58:00Z">
        <w:r w:rsidR="00B837C5">
          <w:rPr>
            <w:rFonts w:cs="Times New Roman"/>
          </w:rPr>
          <w:t xml:space="preserve">address </w:t>
        </w:r>
      </w:ins>
      <w:r w:rsidRPr="000A6F7D">
        <w:rPr>
          <w:rFonts w:cs="Times New Roman"/>
        </w:rPr>
        <w:t>cases of violence</w:t>
      </w:r>
      <w:ins w:id="3246" w:author="Megan Ash" w:date="2026-01-28T09:59:00Z" w16du:dateUtc="2026-01-28T14:59:00Z">
        <w:r w:rsidR="007700FA">
          <w:rPr>
            <w:rFonts w:cs="Times New Roman"/>
          </w:rPr>
          <w:t>,</w:t>
        </w:r>
      </w:ins>
      <w:del w:id="3247" w:author="Megan Ash" w:date="2026-01-28T09:59:00Z" w16du:dateUtc="2026-01-28T14:59:00Z">
        <w:r w:rsidRPr="000A6F7D" w:rsidDel="007700FA">
          <w:rPr>
            <w:rFonts w:cs="Times New Roman"/>
          </w:rPr>
          <w:delText xml:space="preserve"> and</w:delText>
        </w:r>
      </w:del>
      <w:r w:rsidRPr="000A6F7D">
        <w:rPr>
          <w:rFonts w:cs="Times New Roman"/>
        </w:rPr>
        <w:t xml:space="preserve"> sexual harassment or harassment, as well as </w:t>
      </w:r>
      <w:ins w:id="3248" w:author="Megan Ash" w:date="2026-01-28T09:59:00Z" w16du:dateUtc="2026-01-28T14:59:00Z">
        <w:r w:rsidR="007700FA">
          <w:rPr>
            <w:rFonts w:cs="Times New Roman"/>
          </w:rPr>
          <w:t xml:space="preserve">to </w:t>
        </w:r>
      </w:ins>
      <w:r w:rsidRPr="000A6F7D">
        <w:rPr>
          <w:rFonts w:cs="Times New Roman"/>
        </w:rPr>
        <w:t>eradicate forced and child labor</w:t>
      </w:r>
      <w:r w:rsidR="002A2289">
        <w:rPr>
          <w:rFonts w:cs="Times New Roman"/>
        </w:rPr>
        <w:t>.</w:t>
      </w:r>
    </w:p>
    <w:p w14:paraId="58E9667D" w14:textId="77777777" w:rsidR="00527FAB" w:rsidRPr="00C17238" w:rsidRDefault="00527FAB" w:rsidP="005F75F3">
      <w:pPr>
        <w:pStyle w:val="ListParagraph"/>
        <w:spacing w:line="360" w:lineRule="auto"/>
        <w:jc w:val="both"/>
        <w:rPr>
          <w:rFonts w:cs="Times New Roman"/>
        </w:rPr>
      </w:pPr>
    </w:p>
    <w:p w14:paraId="0D0D9CBC" w14:textId="2A6C580E" w:rsidR="00527FAB" w:rsidRPr="00C17238" w:rsidRDefault="148A7CEB" w:rsidP="00527FAB">
      <w:pPr>
        <w:spacing w:line="360" w:lineRule="auto"/>
        <w:jc w:val="both"/>
        <w:rPr>
          <w:rFonts w:cs="Times New Roman"/>
        </w:rPr>
      </w:pPr>
      <w:commentRangeStart w:id="3249"/>
      <w:ins w:id="3250" w:author="Catalina Ipas" w:date="2025-10-13T14:09:00Z">
        <w:r w:rsidRPr="17D3FAEC">
          <w:rPr>
            <w:rFonts w:cs="Times New Roman"/>
          </w:rPr>
          <w:t>According to A</w:t>
        </w:r>
      </w:ins>
      <w:ins w:id="3251" w:author="Catalina Ipas" w:date="2025-10-13T14:10:00Z">
        <w:r w:rsidRPr="17D3FAEC">
          <w:rPr>
            <w:rFonts w:cs="Times New Roman"/>
          </w:rPr>
          <w:t>rticle 96 of the Honduran Labor Code and Partners</w:t>
        </w:r>
      </w:ins>
      <w:ins w:id="3252" w:author="Megan Ash" w:date="2026-01-28T10:00:00Z" w16du:dateUtc="2026-01-28T15:00:00Z">
        <w:r w:rsidR="001B715E">
          <w:rPr>
            <w:rFonts w:cs="Times New Roman"/>
          </w:rPr>
          <w:t>’</w:t>
        </w:r>
      </w:ins>
      <w:ins w:id="3253" w:author="Catalina Ipas" w:date="2025-10-13T14:10:00Z">
        <w:r w:rsidRPr="17D3FAEC">
          <w:rPr>
            <w:rFonts w:cs="Times New Roman"/>
          </w:rPr>
          <w:t xml:space="preserve"> </w:t>
        </w:r>
        <w:del w:id="3254" w:author="Megan Ash" w:date="2026-01-28T10:00:00Z" w16du:dateUtc="2026-01-28T15:00:00Z">
          <w:r w:rsidRPr="17D3FAEC" w:rsidDel="001B715E">
            <w:rPr>
              <w:rFonts w:cs="Times New Roman"/>
            </w:rPr>
            <w:delText>I</w:delText>
          </w:r>
        </w:del>
      </w:ins>
      <w:ins w:id="3255" w:author="Megan Ash" w:date="2026-01-28T10:00:00Z" w16du:dateUtc="2026-01-28T15:00:00Z">
        <w:r w:rsidR="001B715E">
          <w:rPr>
            <w:rFonts w:cs="Times New Roman"/>
          </w:rPr>
          <w:t>i</w:t>
        </w:r>
      </w:ins>
      <w:ins w:id="3256" w:author="Catalina Ipas" w:date="2025-10-13T14:10:00Z">
        <w:r w:rsidRPr="17D3FAEC">
          <w:rPr>
            <w:rFonts w:cs="Times New Roman"/>
          </w:rPr>
          <w:t>nternal polic</w:t>
        </w:r>
        <w:r w:rsidR="161F6F4B" w:rsidRPr="17D3FAEC">
          <w:rPr>
            <w:rFonts w:cs="Times New Roman"/>
          </w:rPr>
          <w:t>ies</w:t>
        </w:r>
        <w:r w:rsidRPr="17D3FAEC">
          <w:rPr>
            <w:rFonts w:cs="Times New Roman"/>
          </w:rPr>
          <w:t xml:space="preserve">, </w:t>
        </w:r>
      </w:ins>
      <w:r w:rsidR="216F07CE" w:rsidRPr="17D3FAEC">
        <w:rPr>
          <w:rFonts w:cs="Times New Roman"/>
        </w:rPr>
        <w:t xml:space="preserve">Partners </w:t>
      </w:r>
      <w:r w:rsidR="562E63EF" w:rsidRPr="17D3FAEC">
        <w:rPr>
          <w:rFonts w:cs="Times New Roman"/>
        </w:rPr>
        <w:t>Honduras</w:t>
      </w:r>
      <w:del w:id="3257" w:author="Megan Ash" w:date="2026-01-28T10:00:00Z" w16du:dateUtc="2026-01-28T15:00:00Z">
        <w:r w:rsidR="216F07CE" w:rsidRPr="17D3FAEC" w:rsidDel="00A766EF">
          <w:rPr>
            <w:rFonts w:cs="Times New Roman"/>
          </w:rPr>
          <w:delText>’s prohibitions are</w:delText>
        </w:r>
      </w:del>
      <w:ins w:id="3258" w:author="Megan Ash" w:date="2026-01-28T10:00:00Z" w16du:dateUtc="2026-01-28T15:00:00Z">
        <w:r w:rsidR="00A766EF">
          <w:rPr>
            <w:rFonts w:cs="Times New Roman"/>
          </w:rPr>
          <w:t xml:space="preserve"> is prohibited from</w:t>
        </w:r>
      </w:ins>
      <w:r w:rsidR="216F07CE" w:rsidRPr="17D3FAEC">
        <w:rPr>
          <w:rFonts w:cs="Times New Roman"/>
        </w:rPr>
        <w:t>:</w:t>
      </w:r>
      <w:commentRangeEnd w:id="3249"/>
      <w:r w:rsidR="00527FAB" w:rsidRPr="00C17238">
        <w:rPr>
          <w:rStyle w:val="CommentReference"/>
          <w:rFonts w:cs="Times New Roman"/>
          <w:sz w:val="24"/>
          <w:szCs w:val="24"/>
        </w:rPr>
        <w:commentReference w:id="3249"/>
      </w:r>
    </w:p>
    <w:p w14:paraId="39E1FDA3" w14:textId="66D73ACC" w:rsidR="00527FAB" w:rsidRPr="00C17238" w:rsidRDefault="00527FAB" w:rsidP="00F05B60">
      <w:pPr>
        <w:pStyle w:val="ListParagraph"/>
        <w:numPr>
          <w:ilvl w:val="0"/>
          <w:numId w:val="98"/>
        </w:numPr>
        <w:spacing w:line="360" w:lineRule="auto"/>
        <w:jc w:val="both"/>
        <w:rPr>
          <w:rFonts w:cs="Times New Roman"/>
        </w:rPr>
      </w:pPr>
      <w:r w:rsidRPr="00C17238">
        <w:rPr>
          <w:rFonts w:cs="Times New Roman"/>
        </w:rPr>
        <w:t xml:space="preserve">Refusing to </w:t>
      </w:r>
      <w:del w:id="3259" w:author="Megan Ash" w:date="2026-01-28T10:00:00Z" w16du:dateUtc="2026-01-28T15:00:00Z">
        <w:r w:rsidRPr="00C17238" w:rsidDel="00A766EF">
          <w:rPr>
            <w:rFonts w:cs="Times New Roman"/>
          </w:rPr>
          <w:delText xml:space="preserve">accept </w:delText>
        </w:r>
      </w:del>
      <w:ins w:id="3260" w:author="Megan Ash" w:date="2026-01-28T10:00:00Z" w16du:dateUtc="2026-01-28T15:00:00Z">
        <w:r w:rsidR="00A766EF">
          <w:rPr>
            <w:rFonts w:cs="Times New Roman"/>
          </w:rPr>
          <w:t>hire or employ</w:t>
        </w:r>
        <w:r w:rsidR="00A766EF" w:rsidRPr="00C17238">
          <w:rPr>
            <w:rFonts w:cs="Times New Roman"/>
          </w:rPr>
          <w:t xml:space="preserve"> </w:t>
        </w:r>
      </w:ins>
      <w:r w:rsidRPr="00C17238">
        <w:rPr>
          <w:rFonts w:cs="Times New Roman"/>
        </w:rPr>
        <w:t xml:space="preserve">workers for reasons of ethnic or national origin, gender, age, disability, social condition, health conditions, religion, opinions, sexual preferences, marital </w:t>
      </w:r>
      <w:r w:rsidR="002C154B" w:rsidRPr="00C17238">
        <w:rPr>
          <w:rFonts w:cs="Times New Roman"/>
        </w:rPr>
        <w:t>status,</w:t>
      </w:r>
      <w:r w:rsidRPr="00C17238">
        <w:rPr>
          <w:rFonts w:cs="Times New Roman"/>
        </w:rPr>
        <w:t xml:space="preserve"> or any other criteria that may give rise to a discriminatory act;</w:t>
      </w:r>
    </w:p>
    <w:p w14:paraId="0C7C24D9" w14:textId="1F0E91FB" w:rsidR="00527FAB" w:rsidRPr="00C17238" w:rsidRDefault="00527FAB" w:rsidP="00F05B60">
      <w:pPr>
        <w:pStyle w:val="ListParagraph"/>
        <w:numPr>
          <w:ilvl w:val="0"/>
          <w:numId w:val="98"/>
        </w:numPr>
        <w:spacing w:line="360" w:lineRule="auto"/>
        <w:jc w:val="both"/>
        <w:rPr>
          <w:rFonts w:cs="Times New Roman"/>
        </w:rPr>
      </w:pPr>
      <w:r w:rsidRPr="00C17238">
        <w:rPr>
          <w:rFonts w:cs="Times New Roman"/>
        </w:rPr>
        <w:t>Demand</w:t>
      </w:r>
      <w:ins w:id="3261" w:author="Megan Ash" w:date="2026-01-28T10:01:00Z" w16du:dateUtc="2026-01-28T15:01:00Z">
        <w:r w:rsidR="00A766EF">
          <w:rPr>
            <w:rFonts w:cs="Times New Roman"/>
          </w:rPr>
          <w:t>ing</w:t>
        </w:r>
      </w:ins>
      <w:r w:rsidRPr="00C17238">
        <w:rPr>
          <w:rFonts w:cs="Times New Roman"/>
        </w:rPr>
        <w:t xml:space="preserve"> or accept</w:t>
      </w:r>
      <w:ins w:id="3262" w:author="Megan Ash" w:date="2026-01-28T10:01:00Z" w16du:dateUtc="2026-01-28T15:01:00Z">
        <w:r w:rsidR="00A766EF">
          <w:rPr>
            <w:rFonts w:cs="Times New Roman"/>
          </w:rPr>
          <w:t>ing</w:t>
        </w:r>
      </w:ins>
      <w:r w:rsidRPr="00C17238">
        <w:rPr>
          <w:rFonts w:cs="Times New Roman"/>
        </w:rPr>
        <w:t xml:space="preserve"> money from workers </w:t>
      </w:r>
      <w:del w:id="3263" w:author="Megan Ash" w:date="2026-01-28T10:04:00Z" w16du:dateUtc="2026-01-28T15:04:00Z">
        <w:r w:rsidRPr="00C17238" w:rsidDel="00F4122F">
          <w:rPr>
            <w:rFonts w:cs="Times New Roman"/>
          </w:rPr>
          <w:delText xml:space="preserve">as a bonus because they are admitted </w:delText>
        </w:r>
        <w:r w:rsidR="000066CF" w:rsidRPr="00C17238" w:rsidDel="00F4122F">
          <w:rPr>
            <w:rFonts w:cs="Times New Roman"/>
          </w:rPr>
          <w:delText>working</w:delText>
        </w:r>
      </w:del>
      <w:ins w:id="3264" w:author="Megan Ash" w:date="2026-01-28T10:04:00Z" w16du:dateUtc="2026-01-28T15:04:00Z">
        <w:r w:rsidR="00F4122F">
          <w:rPr>
            <w:rFonts w:cs="Times New Roman"/>
          </w:rPr>
          <w:t xml:space="preserve">as </w:t>
        </w:r>
      </w:ins>
      <w:ins w:id="3265" w:author="Megan Ash" w:date="2026-01-28T10:05:00Z" w16du:dateUtc="2026-01-28T15:05:00Z">
        <w:r w:rsidR="00F4122F">
          <w:rPr>
            <w:rFonts w:cs="Times New Roman"/>
          </w:rPr>
          <w:t>a condition for hiring, continued employment,</w:t>
        </w:r>
      </w:ins>
      <w:r w:rsidRPr="00C17238">
        <w:rPr>
          <w:rFonts w:cs="Times New Roman"/>
        </w:rPr>
        <w:t xml:space="preserve"> or for any other reason </w:t>
      </w:r>
      <w:del w:id="3266" w:author="Megan Ash" w:date="2026-01-28T10:05:00Z" w16du:dateUtc="2026-01-28T15:05:00Z">
        <w:r w:rsidRPr="00C17238" w:rsidDel="00F4122F">
          <w:rPr>
            <w:rFonts w:cs="Times New Roman"/>
          </w:rPr>
          <w:delText>that refers to its</w:delText>
        </w:r>
      </w:del>
      <w:ins w:id="3267" w:author="Megan Ash" w:date="2026-01-28T10:05:00Z" w16du:dateUtc="2026-01-28T15:05:00Z">
        <w:r w:rsidR="00F4122F">
          <w:rPr>
            <w:rFonts w:cs="Times New Roman"/>
          </w:rPr>
          <w:t>related to their working</w:t>
        </w:r>
      </w:ins>
      <w:r w:rsidRPr="00C17238">
        <w:rPr>
          <w:rFonts w:cs="Times New Roman"/>
        </w:rPr>
        <w:t xml:space="preserve"> conditions;</w:t>
      </w:r>
    </w:p>
    <w:p w14:paraId="7F1B8D58" w14:textId="1C9C4852" w:rsidR="00527FAB" w:rsidRPr="00C17238" w:rsidRDefault="00527FAB" w:rsidP="00723A76">
      <w:pPr>
        <w:pStyle w:val="ListParagraph"/>
        <w:numPr>
          <w:ilvl w:val="0"/>
          <w:numId w:val="98"/>
        </w:numPr>
        <w:spacing w:line="360" w:lineRule="auto"/>
        <w:jc w:val="both"/>
      </w:pPr>
      <w:r w:rsidRPr="00C17238">
        <w:rPr>
          <w:rFonts w:cs="Times New Roman"/>
        </w:rPr>
        <w:t>Forc</w:t>
      </w:r>
      <w:ins w:id="3268" w:author="Megan Ash" w:date="2026-01-28T10:05:00Z" w16du:dateUtc="2026-01-28T15:05:00Z">
        <w:r w:rsidR="00F4122F">
          <w:rPr>
            <w:rFonts w:cs="Times New Roman"/>
          </w:rPr>
          <w:t xml:space="preserve">ing </w:t>
        </w:r>
      </w:ins>
      <w:del w:id="3269" w:author="Megan Ash" w:date="2026-01-28T10:05:00Z" w16du:dateUtc="2026-01-28T15:05:00Z">
        <w:r w:rsidRPr="00C17238" w:rsidDel="00F4122F">
          <w:rPr>
            <w:rFonts w:cs="Times New Roman"/>
          </w:rPr>
          <w:delText xml:space="preserve">e </w:delText>
        </w:r>
      </w:del>
      <w:r w:rsidRPr="00C17238">
        <w:rPr>
          <w:rFonts w:cs="Times New Roman"/>
        </w:rPr>
        <w:t xml:space="preserve">workers, by coercion or by any other means, to join or withdraw from the union or group to which they belong, or to vote for a certain candidacy, as well as any act or omission that violates their right to decide who should represent them in </w:t>
      </w:r>
      <w:del w:id="3270" w:author="Megan Ash" w:date="2026-01-28T10:06:00Z" w16du:dateUtc="2026-01-28T15:06:00Z">
        <w:r w:rsidRPr="00C17238" w:rsidDel="00D02C2E">
          <w:rPr>
            <w:rFonts w:cs="Times New Roman"/>
          </w:rPr>
          <w:delText>the negotiation collective</w:delText>
        </w:r>
      </w:del>
      <w:ins w:id="3271" w:author="Megan Ash" w:date="2026-01-28T10:06:00Z" w16du:dateUtc="2026-01-28T15:06:00Z">
        <w:r w:rsidR="00D02C2E">
          <w:rPr>
            <w:rFonts w:cs="Times New Roman"/>
          </w:rPr>
          <w:t>collective bargaining</w:t>
        </w:r>
      </w:ins>
      <w:r w:rsidRPr="00C17238">
        <w:rPr>
          <w:rFonts w:cs="Times New Roman"/>
        </w:rPr>
        <w:t>;</w:t>
      </w:r>
    </w:p>
    <w:p w14:paraId="5F0A5744" w14:textId="4C2D3FEC" w:rsidR="00527FAB" w:rsidRPr="00C17238" w:rsidRDefault="00527FAB" w:rsidP="00F05B60">
      <w:pPr>
        <w:pStyle w:val="ListParagraph"/>
        <w:numPr>
          <w:ilvl w:val="0"/>
          <w:numId w:val="98"/>
        </w:numPr>
        <w:spacing w:line="360" w:lineRule="auto"/>
        <w:jc w:val="both"/>
        <w:rPr>
          <w:rFonts w:cs="Times New Roman"/>
        </w:rPr>
      </w:pPr>
      <w:r w:rsidRPr="00C17238">
        <w:rPr>
          <w:rFonts w:cs="Times New Roman"/>
        </w:rPr>
        <w:t>Execut</w:t>
      </w:r>
      <w:ins w:id="3272" w:author="Megan Ash" w:date="2026-01-28T10:06:00Z" w16du:dateUtc="2026-01-28T15:06:00Z">
        <w:r w:rsidR="00D02C2E">
          <w:rPr>
            <w:rFonts w:cs="Times New Roman"/>
          </w:rPr>
          <w:t>ing</w:t>
        </w:r>
      </w:ins>
      <w:del w:id="3273" w:author="Megan Ash" w:date="2026-01-28T10:06:00Z" w16du:dateUtc="2026-01-28T15:06:00Z">
        <w:r w:rsidRPr="00C17238" w:rsidDel="00D02C2E">
          <w:rPr>
            <w:rFonts w:cs="Times New Roman"/>
          </w:rPr>
          <w:delText>e</w:delText>
        </w:r>
      </w:del>
      <w:r w:rsidRPr="00C17238">
        <w:rPr>
          <w:rFonts w:cs="Times New Roman"/>
        </w:rPr>
        <w:t xml:space="preserve"> any act that restricts workers</w:t>
      </w:r>
      <w:ins w:id="3274" w:author="Megan Ash" w:date="2026-01-28T10:06:00Z" w16du:dateUtc="2026-01-28T15:06:00Z">
        <w:r w:rsidR="00D02C2E">
          <w:rPr>
            <w:rFonts w:cs="Times New Roman"/>
          </w:rPr>
          <w:t>’</w:t>
        </w:r>
      </w:ins>
      <w:r w:rsidRPr="00C17238">
        <w:rPr>
          <w:rFonts w:cs="Times New Roman"/>
        </w:rPr>
        <w:t xml:space="preserve"> </w:t>
      </w:r>
      <w:del w:id="3275" w:author="Megan Ash" w:date="2026-01-28T10:06:00Z" w16du:dateUtc="2026-01-28T15:06:00Z">
        <w:r w:rsidRPr="00C17238" w:rsidDel="00D02C2E">
          <w:rPr>
            <w:rFonts w:cs="Times New Roman"/>
          </w:rPr>
          <w:delText xml:space="preserve">the </w:delText>
        </w:r>
      </w:del>
      <w:r w:rsidRPr="00C17238">
        <w:rPr>
          <w:rFonts w:cs="Times New Roman"/>
        </w:rPr>
        <w:t>rights granted by law;</w:t>
      </w:r>
    </w:p>
    <w:p w14:paraId="2AC2A4A5" w14:textId="0929F551" w:rsidR="00527FAB" w:rsidRPr="00C17238" w:rsidRDefault="00527FAB" w:rsidP="00F05B60">
      <w:pPr>
        <w:pStyle w:val="ListParagraph"/>
        <w:numPr>
          <w:ilvl w:val="0"/>
          <w:numId w:val="98"/>
        </w:numPr>
        <w:spacing w:line="360" w:lineRule="auto"/>
        <w:jc w:val="both"/>
        <w:rPr>
          <w:rFonts w:cs="Times New Roman"/>
        </w:rPr>
      </w:pPr>
      <w:del w:id="3276" w:author="Megan Ash" w:date="2026-01-28T10:06:00Z" w16du:dateUtc="2026-01-28T15:06:00Z">
        <w:r w:rsidRPr="00C17238" w:rsidDel="009E6155">
          <w:rPr>
            <w:rFonts w:cs="Times New Roman"/>
          </w:rPr>
          <w:delText xml:space="preserve">Make </w:delText>
        </w:r>
      </w:del>
      <w:ins w:id="3277" w:author="Megan Ash" w:date="2026-01-28T10:06:00Z" w16du:dateUtc="2026-01-28T15:06:00Z">
        <w:r w:rsidR="009E6155">
          <w:rPr>
            <w:rFonts w:cs="Times New Roman"/>
          </w:rPr>
          <w:t>Engaging in</w:t>
        </w:r>
        <w:r w:rsidR="009E6155" w:rsidRPr="00C17238">
          <w:rPr>
            <w:rFonts w:cs="Times New Roman"/>
          </w:rPr>
          <w:t xml:space="preserve"> </w:t>
        </w:r>
      </w:ins>
      <w:r w:rsidRPr="00C17238">
        <w:rPr>
          <w:rFonts w:cs="Times New Roman"/>
        </w:rPr>
        <w:t>political or religious propaganda within the establishment;</w:t>
      </w:r>
    </w:p>
    <w:p w14:paraId="4FD027CF" w14:textId="0C17B9A7" w:rsidR="00527FAB" w:rsidRPr="00C17238" w:rsidRDefault="216F07CE" w:rsidP="00F05B60">
      <w:pPr>
        <w:pStyle w:val="ListParagraph"/>
        <w:numPr>
          <w:ilvl w:val="0"/>
          <w:numId w:val="98"/>
        </w:numPr>
        <w:spacing w:line="360" w:lineRule="auto"/>
        <w:jc w:val="both"/>
        <w:rPr>
          <w:ins w:id="3278" w:author="Catalina Ipas" w:date="2025-10-13T14:07:00Z" w16du:dateUtc="2025-10-13T14:07:06Z"/>
          <w:rFonts w:cs="Times New Roman"/>
        </w:rPr>
      </w:pPr>
      <w:r w:rsidRPr="17D3FAEC">
        <w:rPr>
          <w:rFonts w:cs="Times New Roman"/>
        </w:rPr>
        <w:t>Perform</w:t>
      </w:r>
      <w:ins w:id="3279" w:author="Megan Ash" w:date="2026-01-28T10:07:00Z" w16du:dateUtc="2026-01-28T15:07:00Z">
        <w:r w:rsidR="009E6155">
          <w:rPr>
            <w:rFonts w:cs="Times New Roman"/>
          </w:rPr>
          <w:t>ing</w:t>
        </w:r>
      </w:ins>
      <w:r w:rsidRPr="17D3FAEC">
        <w:rPr>
          <w:rFonts w:cs="Times New Roman"/>
        </w:rPr>
        <w:t xml:space="preserve"> acts of harassment and</w:t>
      </w:r>
      <w:del w:id="3280" w:author="Megan Ash" w:date="2026-01-28T10:07:00Z" w16du:dateUtc="2026-01-28T15:07:00Z">
        <w:r w:rsidRPr="17D3FAEC" w:rsidDel="009E6155">
          <w:rPr>
            <w:rFonts w:cs="Times New Roman"/>
          </w:rPr>
          <w:delText xml:space="preserve"> </w:delText>
        </w:r>
      </w:del>
      <w:r w:rsidRPr="17D3FAEC">
        <w:rPr>
          <w:rFonts w:cs="Times New Roman"/>
        </w:rPr>
        <w:t>/</w:t>
      </w:r>
      <w:del w:id="3281" w:author="Megan Ash" w:date="2026-01-28T10:07:00Z" w16du:dateUtc="2026-01-28T15:07:00Z">
        <w:r w:rsidRPr="17D3FAEC" w:rsidDel="009E6155">
          <w:rPr>
            <w:rFonts w:cs="Times New Roman"/>
          </w:rPr>
          <w:delText xml:space="preserve"> </w:delText>
        </w:r>
      </w:del>
      <w:r w:rsidRPr="17D3FAEC">
        <w:rPr>
          <w:rFonts w:cs="Times New Roman"/>
        </w:rPr>
        <w:t>or sexual harassment against any person in the workplace;</w:t>
      </w:r>
    </w:p>
    <w:p w14:paraId="2D688C71" w14:textId="36DA6219" w:rsidR="1F3C84C1" w:rsidRDefault="1F3C84C1" w:rsidP="17D3FAEC">
      <w:pPr>
        <w:pStyle w:val="ListParagraph"/>
        <w:numPr>
          <w:ilvl w:val="0"/>
          <w:numId w:val="98"/>
        </w:numPr>
        <w:spacing w:line="360" w:lineRule="auto"/>
        <w:jc w:val="both"/>
        <w:rPr>
          <w:ins w:id="3282" w:author="Catalina Ipas" w:date="2025-10-13T14:07:00Z" w16du:dateUtc="2025-10-13T14:07:24Z"/>
        </w:rPr>
      </w:pPr>
      <w:ins w:id="3283" w:author="Catalina Ipas" w:date="2025-10-13T14:07:00Z">
        <w:del w:id="3284" w:author="Megan Ash" w:date="2026-01-28T10:07:00Z" w16du:dateUtc="2026-01-28T15:07:00Z">
          <w:r w:rsidRPr="17D3FAEC" w:rsidDel="009E6155">
            <w:delText>To establish</w:delText>
          </w:r>
        </w:del>
      </w:ins>
      <w:ins w:id="3285" w:author="Megan Ash" w:date="2026-01-28T10:07:00Z" w16du:dateUtc="2026-01-28T15:07:00Z">
        <w:r w:rsidR="009E6155">
          <w:t>Establishing</w:t>
        </w:r>
      </w:ins>
      <w:ins w:id="3286" w:author="Catalina Ipas" w:date="2025-10-13T14:07:00Z">
        <w:r w:rsidRPr="17D3FAEC">
          <w:t xml:space="preserve"> blacklists or records that may restrict workers’ employment opportunities or harm their reputation;</w:t>
        </w:r>
      </w:ins>
    </w:p>
    <w:p w14:paraId="2E2B7263" w14:textId="236DD908" w:rsidR="1F3C84C1" w:rsidRDefault="1F3C84C1" w:rsidP="17D3FAEC">
      <w:pPr>
        <w:pStyle w:val="ListParagraph"/>
        <w:numPr>
          <w:ilvl w:val="0"/>
          <w:numId w:val="98"/>
        </w:numPr>
        <w:spacing w:line="360" w:lineRule="auto"/>
        <w:jc w:val="both"/>
        <w:rPr>
          <w:ins w:id="3287" w:author="Catalina Ipas" w:date="2025-10-13T14:07:00Z" w16du:dateUtc="2025-10-13T14:07:28Z"/>
        </w:rPr>
      </w:pPr>
      <w:ins w:id="3288" w:author="Catalina Ipas" w:date="2025-10-13T14:07:00Z">
        <w:del w:id="3289" w:author="Megan Ash" w:date="2026-01-28T10:07:00Z" w16du:dateUtc="2026-01-28T15:07:00Z">
          <w:r w:rsidRPr="17D3FAEC" w:rsidDel="009E6155">
            <w:delText>To direct</w:delText>
          </w:r>
        </w:del>
      </w:ins>
      <w:ins w:id="3290" w:author="Megan Ash" w:date="2026-01-28T10:07:00Z" w16du:dateUtc="2026-01-28T15:07:00Z">
        <w:r w:rsidR="009E6155">
          <w:t>Directing</w:t>
        </w:r>
      </w:ins>
      <w:ins w:id="3291" w:author="Catalina Ipas" w:date="2025-10-13T14:07:00Z">
        <w:r w:rsidRPr="17D3FAEC">
          <w:t xml:space="preserve"> or allow</w:t>
        </w:r>
      </w:ins>
      <w:ins w:id="3292" w:author="Megan Ash" w:date="2026-01-28T10:07:00Z" w16du:dateUtc="2026-01-28T15:07:00Z">
        <w:r w:rsidR="009E6155">
          <w:t>ing</w:t>
        </w:r>
      </w:ins>
      <w:ins w:id="3293" w:author="Catalina Ipas" w:date="2025-10-13T14:07:00Z">
        <w:r w:rsidRPr="17D3FAEC">
          <w:t xml:space="preserve"> work to be carried out while under the influence of alcohol, narcotic drugs, or any other similar abnormal condition; or </w:t>
        </w:r>
        <w:del w:id="3294" w:author="Megan Ash" w:date="2026-01-28T10:07:00Z" w16du:dateUtc="2026-01-28T15:07:00Z">
          <w:r w:rsidRPr="17D3FAEC" w:rsidDel="009E6155">
            <w:delText>to allow</w:delText>
          </w:r>
        </w:del>
      </w:ins>
      <w:ins w:id="3295" w:author="Megan Ash" w:date="2026-01-28T10:07:00Z" w16du:dateUtc="2026-01-28T15:07:00Z">
        <w:r w:rsidR="009E6155">
          <w:t>allowing</w:t>
        </w:r>
      </w:ins>
      <w:ins w:id="3296" w:author="Catalina Ipas" w:date="2025-10-13T14:07:00Z">
        <w:r w:rsidRPr="17D3FAEC">
          <w:t xml:space="preserve"> persons in such a condition to remain within workshops, businesses, establishments, or workplaces;</w:t>
        </w:r>
      </w:ins>
    </w:p>
    <w:p w14:paraId="22402C06" w14:textId="7E6CC118" w:rsidR="1F3C84C1" w:rsidRDefault="1F3C84C1" w:rsidP="17D3FAEC">
      <w:pPr>
        <w:pStyle w:val="ListParagraph"/>
        <w:numPr>
          <w:ilvl w:val="0"/>
          <w:numId w:val="98"/>
        </w:numPr>
        <w:spacing w:line="360" w:lineRule="auto"/>
        <w:jc w:val="both"/>
        <w:rPr>
          <w:ins w:id="3297" w:author="Catalina Ipas" w:date="2025-10-13T14:08:00Z" w16du:dateUtc="2025-10-13T14:08:31Z"/>
        </w:rPr>
      </w:pPr>
      <w:ins w:id="3298" w:author="Catalina Ipas" w:date="2025-10-13T14:07:00Z">
        <w:del w:id="3299" w:author="Megan Ash" w:date="2026-01-28T10:08:00Z" w16du:dateUtc="2026-01-28T15:08:00Z">
          <w:r w:rsidRPr="17D3FAEC" w:rsidDel="00ED3035">
            <w:delText>To dismiss</w:delText>
          </w:r>
        </w:del>
      </w:ins>
      <w:ins w:id="3300" w:author="Megan Ash" w:date="2026-01-28T10:09:00Z" w16du:dateUtc="2026-01-28T15:09:00Z">
        <w:r w:rsidR="00C62EC2">
          <w:t>Terminating</w:t>
        </w:r>
      </w:ins>
      <w:ins w:id="3301" w:author="Catalina Ipas" w:date="2025-10-13T14:07:00Z">
        <w:r w:rsidRPr="17D3FAEC">
          <w:t xml:space="preserve"> workers or </w:t>
        </w:r>
        <w:del w:id="3302" w:author="Megan Ash" w:date="2026-01-28T10:09:00Z" w16du:dateUtc="2026-01-28T15:09:00Z">
          <w:r w:rsidRPr="17D3FAEC" w:rsidDel="00C62EC2">
            <w:delText>take</w:delText>
          </w:r>
        </w:del>
      </w:ins>
      <w:ins w:id="3303" w:author="Megan Ash" w:date="2026-01-28T10:09:00Z" w16du:dateUtc="2026-01-28T15:09:00Z">
        <w:r w:rsidR="00C62EC2">
          <w:t>engaging in</w:t>
        </w:r>
      </w:ins>
      <w:ins w:id="3304" w:author="Catalina Ipas" w:date="2025-10-13T14:07:00Z">
        <w:r w:rsidRPr="17D3FAEC">
          <w:t xml:space="preserve"> any other form of retaliation against them with the purpose of preventing them from seeking assistance from the authorities responsible for enforcing and applying labor laws;</w:t>
        </w:r>
      </w:ins>
    </w:p>
    <w:p w14:paraId="286DBF95" w14:textId="7DC16ED9" w:rsidR="186BB909" w:rsidRDefault="186BB909" w:rsidP="17D3FAEC">
      <w:pPr>
        <w:pStyle w:val="ListParagraph"/>
        <w:numPr>
          <w:ilvl w:val="0"/>
          <w:numId w:val="98"/>
        </w:numPr>
        <w:spacing w:line="360" w:lineRule="auto"/>
        <w:jc w:val="both"/>
        <w:rPr>
          <w:ins w:id="3305" w:author="Catalina Ipas" w:date="2025-10-13T14:09:00Z" w16du:dateUtc="2025-10-13T14:09:07Z"/>
        </w:rPr>
      </w:pPr>
      <w:ins w:id="3306" w:author="Catalina Ipas" w:date="2025-10-13T14:08:00Z">
        <w:del w:id="3307" w:author="Megan Ash" w:date="2026-01-28T10:09:00Z" w16du:dateUtc="2026-01-28T15:09:00Z">
          <w:r w:rsidRPr="17D3FAEC" w:rsidDel="00C62EC2">
            <w:delText>To impose</w:delText>
          </w:r>
        </w:del>
      </w:ins>
      <w:ins w:id="3308" w:author="Megan Ash" w:date="2026-01-28T10:09:00Z" w16du:dateUtc="2026-01-28T15:09:00Z">
        <w:r w:rsidR="00C62EC2">
          <w:t>Imposing</w:t>
        </w:r>
      </w:ins>
      <w:ins w:id="3309" w:author="Catalina Ipas" w:date="2025-10-13T14:08:00Z">
        <w:r w:rsidRPr="17D3FAEC">
          <w:t xml:space="preserve"> penalties or sanctions on workers that have not been authorized by applicable laws or regulations;</w:t>
        </w:r>
      </w:ins>
    </w:p>
    <w:p w14:paraId="5DDFA0A3" w14:textId="11E1CD24" w:rsidR="186BB909" w:rsidRDefault="00C62EC2" w:rsidP="17D3FAEC">
      <w:pPr>
        <w:pStyle w:val="ListParagraph"/>
        <w:numPr>
          <w:ilvl w:val="0"/>
          <w:numId w:val="98"/>
        </w:numPr>
        <w:spacing w:line="360" w:lineRule="auto"/>
        <w:jc w:val="both"/>
      </w:pPr>
      <w:ins w:id="3310" w:author="Megan Ash" w:date="2026-01-28T10:09:00Z" w16du:dateUtc="2026-01-28T15:09:00Z">
        <w:r>
          <w:t>Requiring</w:t>
        </w:r>
      </w:ins>
      <w:ins w:id="3311" w:author="Catalina Ipas" w:date="2025-10-13T14:09:00Z">
        <w:del w:id="3312" w:author="Megan Ash" w:date="2026-01-28T10:09:00Z" w16du:dateUtc="2026-01-28T15:09:00Z">
          <w:r w:rsidR="186BB909" w:rsidRPr="17D3FAEC" w:rsidDel="00C62EC2">
            <w:delText>To require</w:delText>
          </w:r>
        </w:del>
        <w:r w:rsidR="186BB909" w:rsidRPr="17D3FAEC">
          <w:t xml:space="preserve"> workers to perform tasks that endanger their health or life when such conditions have not been expressly agreed upon;</w:t>
        </w:r>
      </w:ins>
    </w:p>
    <w:p w14:paraId="7F9420F6" w14:textId="75FAF1B2" w:rsidR="00527FAB" w:rsidRPr="00C17238" w:rsidRDefault="00527FAB" w:rsidP="00F05B60">
      <w:pPr>
        <w:pStyle w:val="ListParagraph"/>
        <w:numPr>
          <w:ilvl w:val="0"/>
          <w:numId w:val="98"/>
        </w:numPr>
        <w:spacing w:line="360" w:lineRule="auto"/>
        <w:jc w:val="both"/>
        <w:rPr>
          <w:rFonts w:cs="Times New Roman"/>
        </w:rPr>
      </w:pPr>
      <w:r w:rsidRPr="00C17238">
        <w:rPr>
          <w:rFonts w:cs="Times New Roman"/>
        </w:rPr>
        <w:t>Allow</w:t>
      </w:r>
      <w:ins w:id="3313" w:author="Megan Ash" w:date="2026-01-28T10:10:00Z" w16du:dateUtc="2026-01-28T15:10:00Z">
        <w:r w:rsidR="00E51E66">
          <w:rPr>
            <w:rFonts w:cs="Times New Roman"/>
          </w:rPr>
          <w:t>ing</w:t>
        </w:r>
      </w:ins>
      <w:r w:rsidRPr="00C17238">
        <w:rPr>
          <w:rFonts w:cs="Times New Roman"/>
        </w:rPr>
        <w:t xml:space="preserve"> or tolerat</w:t>
      </w:r>
      <w:ins w:id="3314" w:author="Megan Ash" w:date="2026-01-28T10:10:00Z" w16du:dateUtc="2026-01-28T15:10:00Z">
        <w:r w:rsidR="00E51E66">
          <w:rPr>
            <w:rFonts w:cs="Times New Roman"/>
          </w:rPr>
          <w:t>ing</w:t>
        </w:r>
      </w:ins>
      <w:del w:id="3315" w:author="Megan Ash" w:date="2026-01-28T10:10:00Z" w16du:dateUtc="2026-01-28T15:10:00Z">
        <w:r w:rsidRPr="00C17238" w:rsidDel="00E51E66">
          <w:rPr>
            <w:rFonts w:cs="Times New Roman"/>
          </w:rPr>
          <w:delText>e</w:delText>
        </w:r>
      </w:del>
      <w:r w:rsidRPr="00C17238">
        <w:rPr>
          <w:rFonts w:cs="Times New Roman"/>
        </w:rPr>
        <w:t xml:space="preserve"> acts of harassment and / or sexual harassment in the workplace;</w:t>
      </w:r>
      <w:r w:rsidR="0016706F">
        <w:rPr>
          <w:rFonts w:cs="Times New Roman"/>
        </w:rPr>
        <w:t xml:space="preserve"> and</w:t>
      </w:r>
    </w:p>
    <w:p w14:paraId="0616FB87" w14:textId="41E802CF" w:rsidR="00527FAB" w:rsidRPr="00C17238" w:rsidRDefault="00527FAB" w:rsidP="00F05B60">
      <w:pPr>
        <w:pStyle w:val="ListParagraph"/>
        <w:numPr>
          <w:ilvl w:val="0"/>
          <w:numId w:val="98"/>
        </w:numPr>
        <w:spacing w:line="360" w:lineRule="auto"/>
        <w:jc w:val="both"/>
        <w:rPr>
          <w:rFonts w:cs="Times New Roman"/>
        </w:rPr>
      </w:pPr>
      <w:r w:rsidRPr="00C17238">
        <w:rPr>
          <w:rFonts w:cs="Times New Roman"/>
        </w:rPr>
        <w:t xml:space="preserve">Other provisions as established by the </w:t>
      </w:r>
      <w:r w:rsidR="00B8238B">
        <w:rPr>
          <w:rFonts w:cs="Times New Roman"/>
        </w:rPr>
        <w:t>Hondura</w:t>
      </w:r>
      <w:del w:id="3316" w:author="Megan Ash" w:date="2026-01-28T10:10:00Z" w16du:dateUtc="2026-01-28T15:10:00Z">
        <w:r w:rsidR="00B8238B" w:rsidDel="00E51E66">
          <w:rPr>
            <w:rFonts w:cs="Times New Roman"/>
          </w:rPr>
          <w:delText>s</w:delText>
        </w:r>
      </w:del>
      <w:r w:rsidR="007261A2">
        <w:rPr>
          <w:rFonts w:cs="Times New Roman"/>
        </w:rPr>
        <w:t>n</w:t>
      </w:r>
      <w:r w:rsidRPr="00C17238">
        <w:rPr>
          <w:rFonts w:cs="Times New Roman"/>
        </w:rPr>
        <w:t xml:space="preserve"> Federal Labor Law.</w:t>
      </w:r>
    </w:p>
    <w:p w14:paraId="3ABC22C4" w14:textId="77777777" w:rsidR="00527FAB" w:rsidRPr="00C17238" w:rsidRDefault="00527FAB" w:rsidP="00527FAB">
      <w:pPr>
        <w:spacing w:line="360" w:lineRule="auto"/>
        <w:jc w:val="both"/>
        <w:rPr>
          <w:rFonts w:cs="Times New Roman"/>
        </w:rPr>
      </w:pPr>
    </w:p>
    <w:p w14:paraId="5E8E7FEF" w14:textId="5D33C10E" w:rsidR="00527FAB" w:rsidRPr="00C17238" w:rsidRDefault="7B412198" w:rsidP="17D3FAEC">
      <w:pPr>
        <w:spacing w:line="360" w:lineRule="auto"/>
        <w:jc w:val="both"/>
        <w:rPr>
          <w:rFonts w:cs="Times New Roman"/>
        </w:rPr>
      </w:pPr>
      <w:ins w:id="3317" w:author="Catalina Ipas" w:date="2025-10-13T14:16:00Z">
        <w:r w:rsidRPr="17D3FAEC">
          <w:rPr>
            <w:rFonts w:cs="Times New Roman"/>
          </w:rPr>
          <w:t>According to Article 9</w:t>
        </w:r>
      </w:ins>
      <w:ins w:id="3318" w:author="Catalina Ipas" w:date="2025-10-13T14:21:00Z">
        <w:del w:id="3319" w:author="Megan Ash" w:date="2026-02-26T10:50:00Z" w16du:dateUtc="2026-02-26T15:50:00Z">
          <w:r w:rsidR="4F6EA2B8" w:rsidRPr="17D3FAEC" w:rsidDel="00572661">
            <w:rPr>
              <w:rFonts w:cs="Times New Roman"/>
            </w:rPr>
            <w:delText>8</w:delText>
          </w:r>
        </w:del>
      </w:ins>
      <w:ins w:id="3320" w:author="Megan Ash" w:date="2026-02-26T10:50:00Z" w16du:dateUtc="2026-02-26T15:50:00Z">
        <w:r w:rsidR="00572661">
          <w:rPr>
            <w:rFonts w:cs="Times New Roman"/>
          </w:rPr>
          <w:t>7</w:t>
        </w:r>
      </w:ins>
      <w:ins w:id="3321" w:author="Catalina Ipas" w:date="2025-10-13T14:16:00Z">
        <w:r w:rsidRPr="17D3FAEC">
          <w:rPr>
            <w:rFonts w:cs="Times New Roman"/>
          </w:rPr>
          <w:t xml:space="preserve"> of the Honduran Labor Code and Partners</w:t>
        </w:r>
      </w:ins>
      <w:ins w:id="3322" w:author="Megan Ash" w:date="2026-01-28T10:10:00Z" w16du:dateUtc="2026-01-28T15:10:00Z">
        <w:r w:rsidR="00E51E66">
          <w:rPr>
            <w:rFonts w:cs="Times New Roman"/>
          </w:rPr>
          <w:t>’</w:t>
        </w:r>
      </w:ins>
      <w:ins w:id="3323" w:author="Catalina Ipas" w:date="2025-10-13T14:16:00Z">
        <w:r w:rsidRPr="17D3FAEC">
          <w:rPr>
            <w:rFonts w:cs="Times New Roman"/>
          </w:rPr>
          <w:t xml:space="preserve"> </w:t>
        </w:r>
        <w:del w:id="3324" w:author="Megan Ash" w:date="2026-01-28T10:10:00Z" w16du:dateUtc="2026-01-28T15:10:00Z">
          <w:r w:rsidRPr="17D3FAEC" w:rsidDel="00E51E66">
            <w:rPr>
              <w:rFonts w:cs="Times New Roman"/>
            </w:rPr>
            <w:delText>I</w:delText>
          </w:r>
        </w:del>
      </w:ins>
      <w:ins w:id="3325" w:author="Megan Ash" w:date="2026-01-28T10:10:00Z" w16du:dateUtc="2026-01-28T15:10:00Z">
        <w:r w:rsidR="00E51E66">
          <w:rPr>
            <w:rFonts w:cs="Times New Roman"/>
          </w:rPr>
          <w:t>i</w:t>
        </w:r>
      </w:ins>
      <w:ins w:id="3326" w:author="Catalina Ipas" w:date="2025-10-13T14:16:00Z">
        <w:r w:rsidRPr="17D3FAEC">
          <w:rPr>
            <w:rFonts w:cs="Times New Roman"/>
          </w:rPr>
          <w:t xml:space="preserve">nternal policies, </w:t>
        </w:r>
      </w:ins>
      <w:commentRangeStart w:id="3327"/>
      <w:del w:id="3328" w:author="Catalina Ipas" w:date="2025-10-13T14:16:00Z">
        <w:r w:rsidR="00AA3426" w:rsidRPr="17D3FAEC" w:rsidDel="36A6F240">
          <w:rPr>
            <w:rFonts w:cs="Times New Roman"/>
          </w:rPr>
          <w:delText>T</w:delText>
        </w:r>
      </w:del>
      <w:ins w:id="3329" w:author="Catalina Ipas" w:date="2025-10-13T14:16:00Z">
        <w:del w:id="3330" w:author="Megan Ash" w:date="2026-01-28T10:10:00Z" w16du:dateUtc="2026-01-28T15:10:00Z">
          <w:r w:rsidR="1FB55F22" w:rsidRPr="17D3FAEC" w:rsidDel="00E51E66">
            <w:rPr>
              <w:rFonts w:cs="Times New Roman"/>
            </w:rPr>
            <w:delText>t</w:delText>
          </w:r>
        </w:del>
      </w:ins>
      <w:del w:id="3331" w:author="Megan Ash" w:date="2026-01-28T10:10:00Z" w16du:dateUtc="2026-01-28T15:10:00Z">
        <w:r w:rsidR="216F07CE" w:rsidRPr="17D3FAEC" w:rsidDel="00E51E66">
          <w:rPr>
            <w:rFonts w:cs="Times New Roman"/>
          </w:rPr>
          <w:delText xml:space="preserve">he </w:delText>
        </w:r>
      </w:del>
      <w:r w:rsidR="216F07CE" w:rsidRPr="17D3FAEC">
        <w:rPr>
          <w:rFonts w:cs="Times New Roman"/>
        </w:rPr>
        <w:t>worker</w:t>
      </w:r>
      <w:del w:id="3332" w:author="Megan Ash" w:date="2026-01-28T10:10:00Z" w16du:dateUtc="2026-01-28T15:10:00Z">
        <w:r w:rsidR="36A6F240" w:rsidRPr="17D3FAEC" w:rsidDel="00E51E66">
          <w:rPr>
            <w:rFonts w:cs="Times New Roman"/>
          </w:rPr>
          <w:delText>’</w:delText>
        </w:r>
      </w:del>
      <w:r w:rsidR="216F07CE" w:rsidRPr="17D3FAEC">
        <w:rPr>
          <w:rFonts w:cs="Times New Roman"/>
        </w:rPr>
        <w:t>s</w:t>
      </w:r>
      <w:ins w:id="3333" w:author="Megan Ash" w:date="2026-01-28T10:10:00Z" w16du:dateUtc="2026-01-28T15:10:00Z">
        <w:r w:rsidR="00E51E66">
          <w:rPr>
            <w:rFonts w:cs="Times New Roman"/>
          </w:rPr>
          <w:t>’</w:t>
        </w:r>
      </w:ins>
      <w:r w:rsidR="216F07CE" w:rsidRPr="17D3FAEC">
        <w:rPr>
          <w:rFonts w:cs="Times New Roman"/>
        </w:rPr>
        <w:t xml:space="preserve"> obligations </w:t>
      </w:r>
      <w:ins w:id="3334" w:author="Megan Ash" w:date="2026-01-28T10:11:00Z" w16du:dateUtc="2026-01-28T15:11:00Z">
        <w:r w:rsidR="00E51E66">
          <w:rPr>
            <w:rFonts w:cs="Times New Roman"/>
          </w:rPr>
          <w:t>include</w:t>
        </w:r>
      </w:ins>
      <w:del w:id="3335" w:author="Megan Ash" w:date="2026-01-28T10:10:00Z" w16du:dateUtc="2026-01-28T15:10:00Z">
        <w:r w:rsidR="216F07CE" w:rsidRPr="17D3FAEC" w:rsidDel="00E51E66">
          <w:rPr>
            <w:rFonts w:cs="Times New Roman"/>
          </w:rPr>
          <w:delText>are</w:delText>
        </w:r>
      </w:del>
      <w:r w:rsidR="216F07CE" w:rsidRPr="17D3FAEC">
        <w:rPr>
          <w:rFonts w:cs="Times New Roman"/>
        </w:rPr>
        <w:t>:</w:t>
      </w:r>
      <w:commentRangeEnd w:id="3327"/>
      <w:r w:rsidR="00AA3426" w:rsidRPr="00C17238">
        <w:rPr>
          <w:rStyle w:val="CommentReference"/>
          <w:rFonts w:cs="Times New Roman"/>
          <w:sz w:val="24"/>
          <w:szCs w:val="24"/>
        </w:rPr>
        <w:commentReference w:id="3327"/>
      </w:r>
    </w:p>
    <w:p w14:paraId="6A66A564" w14:textId="723C90EF" w:rsidR="00527FAB" w:rsidRPr="00C17238" w:rsidRDefault="00527FAB" w:rsidP="00F05B60">
      <w:pPr>
        <w:pStyle w:val="ListParagraph"/>
        <w:numPr>
          <w:ilvl w:val="0"/>
          <w:numId w:val="99"/>
        </w:numPr>
        <w:spacing w:line="360" w:lineRule="auto"/>
        <w:jc w:val="both"/>
        <w:rPr>
          <w:rFonts w:cs="Times New Roman"/>
        </w:rPr>
      </w:pPr>
      <w:r w:rsidRPr="00C17238">
        <w:rPr>
          <w:rFonts w:cs="Times New Roman"/>
        </w:rPr>
        <w:t>Comply</w:t>
      </w:r>
      <w:ins w:id="3336" w:author="Megan Ash" w:date="2026-01-28T10:11:00Z" w16du:dateUtc="2026-01-28T15:11:00Z">
        <w:r w:rsidR="00E51E66">
          <w:rPr>
            <w:rFonts w:cs="Times New Roman"/>
          </w:rPr>
          <w:t>ing</w:t>
        </w:r>
      </w:ins>
      <w:r w:rsidRPr="00C17238">
        <w:rPr>
          <w:rFonts w:cs="Times New Roman"/>
        </w:rPr>
        <w:t xml:space="preserve"> with the provisions of the labor standards that are applicable to them;</w:t>
      </w:r>
    </w:p>
    <w:p w14:paraId="7EE3CF1B" w14:textId="0F9C3136" w:rsidR="00527FAB" w:rsidRPr="00C17238" w:rsidRDefault="00527FAB" w:rsidP="00F05B60">
      <w:pPr>
        <w:pStyle w:val="ListParagraph"/>
        <w:numPr>
          <w:ilvl w:val="0"/>
          <w:numId w:val="99"/>
        </w:numPr>
        <w:spacing w:line="360" w:lineRule="auto"/>
        <w:jc w:val="both"/>
        <w:rPr>
          <w:rFonts w:cs="Times New Roman"/>
        </w:rPr>
      </w:pPr>
      <w:r w:rsidRPr="00C17238">
        <w:rPr>
          <w:rFonts w:cs="Times New Roman"/>
        </w:rPr>
        <w:t>Observ</w:t>
      </w:r>
      <w:ins w:id="3337" w:author="Megan Ash" w:date="2026-01-28T10:12:00Z" w16du:dateUtc="2026-01-28T15:12:00Z">
        <w:r w:rsidR="00B3332A">
          <w:rPr>
            <w:rFonts w:cs="Times New Roman"/>
          </w:rPr>
          <w:t>ing</w:t>
        </w:r>
      </w:ins>
      <w:del w:id="3338" w:author="Megan Ash" w:date="2026-01-28T10:12:00Z" w16du:dateUtc="2026-01-28T15:12:00Z">
        <w:r w:rsidRPr="00C17238" w:rsidDel="00B3332A">
          <w:rPr>
            <w:rFonts w:cs="Times New Roman"/>
          </w:rPr>
          <w:delText>e</w:delText>
        </w:r>
      </w:del>
      <w:r w:rsidRPr="00C17238">
        <w:rPr>
          <w:rFonts w:cs="Times New Roman"/>
        </w:rPr>
        <w:t xml:space="preserve"> the provisions </w:t>
      </w:r>
      <w:ins w:id="3339" w:author="Megan Ash" w:date="2026-01-28T10:12:00Z" w16du:dateUtc="2026-01-28T15:12:00Z">
        <w:r w:rsidR="00FB00F9">
          <w:rPr>
            <w:rFonts w:cs="Times New Roman"/>
          </w:rPr>
          <w:t>set forth</w:t>
        </w:r>
      </w:ins>
      <w:del w:id="3340" w:author="Megan Ash" w:date="2026-01-28T10:12:00Z" w16du:dateUtc="2026-01-28T15:12:00Z">
        <w:r w:rsidRPr="00C17238" w:rsidDel="00FB00F9">
          <w:rPr>
            <w:rFonts w:cs="Times New Roman"/>
          </w:rPr>
          <w:delText>contained</w:delText>
        </w:r>
      </w:del>
      <w:r w:rsidRPr="00C17238">
        <w:rPr>
          <w:rFonts w:cs="Times New Roman"/>
        </w:rPr>
        <w:t xml:space="preserve"> in the regulations and official </w:t>
      </w:r>
      <w:r w:rsidR="00B8238B">
        <w:rPr>
          <w:rFonts w:cs="Times New Roman"/>
        </w:rPr>
        <w:t>Hondura</w:t>
      </w:r>
      <w:del w:id="3341" w:author="Megan Ash" w:date="2026-01-28T10:12:00Z" w16du:dateUtc="2026-01-28T15:12:00Z">
        <w:r w:rsidR="00B8238B" w:rsidDel="00B3332A">
          <w:rPr>
            <w:rFonts w:cs="Times New Roman"/>
          </w:rPr>
          <w:delText>s</w:delText>
        </w:r>
      </w:del>
      <w:r w:rsidR="007261A2">
        <w:rPr>
          <w:rFonts w:cs="Times New Roman"/>
        </w:rPr>
        <w:t>n</w:t>
      </w:r>
      <w:r w:rsidRPr="00C17238">
        <w:rPr>
          <w:rFonts w:cs="Times New Roman"/>
        </w:rPr>
        <w:t xml:space="preserve"> standards in matters of safety, </w:t>
      </w:r>
      <w:r w:rsidR="002C154B" w:rsidRPr="00C17238">
        <w:rPr>
          <w:rFonts w:cs="Times New Roman"/>
        </w:rPr>
        <w:t>health,</w:t>
      </w:r>
      <w:r w:rsidRPr="00C17238">
        <w:rPr>
          <w:rFonts w:cs="Times New Roman"/>
        </w:rPr>
        <w:t xml:space="preserve"> and work environment, as well as those indicated by the employer</w:t>
      </w:r>
      <w:del w:id="3342" w:author="Megan Ash" w:date="2026-01-28T10:13:00Z" w16du:dateUtc="2026-01-28T15:13:00Z">
        <w:r w:rsidRPr="00C17238" w:rsidDel="009C172A">
          <w:rPr>
            <w:rFonts w:cs="Times New Roman"/>
          </w:rPr>
          <w:delText>s</w:delText>
        </w:r>
      </w:del>
      <w:r w:rsidRPr="00C17238">
        <w:rPr>
          <w:rFonts w:cs="Times New Roman"/>
        </w:rPr>
        <w:t xml:space="preserve"> for their safety and personal protection;</w:t>
      </w:r>
    </w:p>
    <w:p w14:paraId="048D4097" w14:textId="7081E66C" w:rsidR="00527FAB" w:rsidRPr="00C17238" w:rsidRDefault="00527FAB" w:rsidP="00F05B60">
      <w:pPr>
        <w:pStyle w:val="ListParagraph"/>
        <w:numPr>
          <w:ilvl w:val="0"/>
          <w:numId w:val="99"/>
        </w:numPr>
        <w:spacing w:line="360" w:lineRule="auto"/>
        <w:jc w:val="both"/>
        <w:rPr>
          <w:rFonts w:cs="Times New Roman"/>
        </w:rPr>
      </w:pPr>
      <w:del w:id="3343" w:author="Megan Ash" w:date="2026-01-28T10:14:00Z" w16du:dateUtc="2026-01-28T15:14:00Z">
        <w:r w:rsidRPr="00C17238" w:rsidDel="00DA5398">
          <w:rPr>
            <w:rFonts w:cs="Times New Roman"/>
          </w:rPr>
          <w:delText>Carry out</w:delText>
        </w:r>
      </w:del>
      <w:ins w:id="3344" w:author="Megan Ash" w:date="2026-01-28T10:14:00Z" w16du:dateUtc="2026-01-28T15:14:00Z">
        <w:r w:rsidR="00DA5398">
          <w:rPr>
            <w:rFonts w:cs="Times New Roman"/>
          </w:rPr>
          <w:t>Performing</w:t>
        </w:r>
      </w:ins>
      <w:r w:rsidRPr="00C17238">
        <w:rPr>
          <w:rFonts w:cs="Times New Roman"/>
        </w:rPr>
        <w:t xml:space="preserve"> </w:t>
      </w:r>
      <w:del w:id="3345" w:author="Megan Ash" w:date="2026-01-28T10:13:00Z" w16du:dateUtc="2026-01-28T15:13:00Z">
        <w:r w:rsidRPr="00C17238" w:rsidDel="009C172A">
          <w:rPr>
            <w:rFonts w:cs="Times New Roman"/>
          </w:rPr>
          <w:delText>the service</w:delText>
        </w:r>
      </w:del>
      <w:ins w:id="3346" w:author="Megan Ash" w:date="2026-01-28T10:13:00Z" w16du:dateUtc="2026-01-28T15:13:00Z">
        <w:r w:rsidR="009C172A">
          <w:rPr>
            <w:rFonts w:cs="Times New Roman"/>
          </w:rPr>
          <w:t>their work</w:t>
        </w:r>
      </w:ins>
      <w:r w:rsidRPr="00C17238">
        <w:rPr>
          <w:rFonts w:cs="Times New Roman"/>
        </w:rPr>
        <w:t xml:space="preserve"> under the direction of the employer or </w:t>
      </w:r>
      <w:del w:id="3347" w:author="Megan Ash" w:date="2026-01-28T10:13:00Z" w16du:dateUtc="2026-01-28T15:13:00Z">
        <w:r w:rsidRPr="00C17238" w:rsidDel="009C172A">
          <w:rPr>
            <w:rFonts w:cs="Times New Roman"/>
          </w:rPr>
          <w:delText xml:space="preserve">his </w:delText>
        </w:r>
      </w:del>
      <w:ins w:id="3348" w:author="Megan Ash" w:date="2026-01-28T10:13:00Z" w16du:dateUtc="2026-01-28T15:13:00Z">
        <w:r w:rsidR="009C172A">
          <w:rPr>
            <w:rFonts w:cs="Times New Roman"/>
          </w:rPr>
          <w:t>its</w:t>
        </w:r>
        <w:r w:rsidR="009C172A" w:rsidRPr="00C17238">
          <w:rPr>
            <w:rFonts w:cs="Times New Roman"/>
          </w:rPr>
          <w:t xml:space="preserve"> </w:t>
        </w:r>
      </w:ins>
      <w:r w:rsidRPr="00C17238">
        <w:rPr>
          <w:rFonts w:cs="Times New Roman"/>
        </w:rPr>
        <w:t xml:space="preserve">representative, to whose authority they </w:t>
      </w:r>
      <w:del w:id="3349" w:author="Megan Ash" w:date="2026-01-28T10:14:00Z" w16du:dateUtc="2026-01-28T15:14:00Z">
        <w:r w:rsidRPr="00C17238" w:rsidDel="00DA5398">
          <w:rPr>
            <w:rFonts w:cs="Times New Roman"/>
          </w:rPr>
          <w:delText>will be</w:delText>
        </w:r>
      </w:del>
      <w:ins w:id="3350" w:author="Megan Ash" w:date="2026-01-28T10:14:00Z" w16du:dateUtc="2026-01-28T15:14:00Z">
        <w:r w:rsidR="00DA5398">
          <w:rPr>
            <w:rFonts w:cs="Times New Roman"/>
          </w:rPr>
          <w:t>are</w:t>
        </w:r>
      </w:ins>
      <w:r w:rsidRPr="00C17238">
        <w:rPr>
          <w:rFonts w:cs="Times New Roman"/>
        </w:rPr>
        <w:t xml:space="preserve"> subordinate in </w:t>
      </w:r>
      <w:del w:id="3351" w:author="Megan Ash" w:date="2026-01-28T10:14:00Z" w16du:dateUtc="2026-01-28T15:14:00Z">
        <w:r w:rsidRPr="00C17238" w:rsidDel="00DA5398">
          <w:rPr>
            <w:rFonts w:cs="Times New Roman"/>
          </w:rPr>
          <w:delText>everything concerning</w:delText>
        </w:r>
      </w:del>
      <w:ins w:id="3352" w:author="Megan Ash" w:date="2026-01-28T10:14:00Z" w16du:dateUtc="2026-01-28T15:14:00Z">
        <w:r w:rsidR="00DA5398">
          <w:rPr>
            <w:rFonts w:cs="Times New Roman"/>
          </w:rPr>
          <w:t>all matters related to</w:t>
        </w:r>
      </w:ins>
      <w:r w:rsidRPr="00C17238">
        <w:rPr>
          <w:rFonts w:cs="Times New Roman"/>
        </w:rPr>
        <w:t xml:space="preserve"> the job;</w:t>
      </w:r>
    </w:p>
    <w:p w14:paraId="39F3850C" w14:textId="351AB2E9" w:rsidR="00527FAB" w:rsidRPr="00C17238" w:rsidRDefault="00527FAB" w:rsidP="00F05B60">
      <w:pPr>
        <w:pStyle w:val="ListParagraph"/>
        <w:numPr>
          <w:ilvl w:val="0"/>
          <w:numId w:val="99"/>
        </w:numPr>
        <w:spacing w:line="360" w:lineRule="auto"/>
        <w:jc w:val="both"/>
        <w:rPr>
          <w:rFonts w:cs="Times New Roman"/>
        </w:rPr>
      </w:pPr>
      <w:r w:rsidRPr="00C17238">
        <w:rPr>
          <w:rFonts w:cs="Times New Roman"/>
        </w:rPr>
        <w:t>Carry</w:t>
      </w:r>
      <w:ins w:id="3353" w:author="Megan Ash" w:date="2026-01-28T10:14:00Z" w16du:dateUtc="2026-01-28T15:14:00Z">
        <w:r w:rsidR="00DA5398">
          <w:rPr>
            <w:rFonts w:cs="Times New Roman"/>
          </w:rPr>
          <w:t>ing</w:t>
        </w:r>
      </w:ins>
      <w:r w:rsidRPr="00C17238">
        <w:rPr>
          <w:rFonts w:cs="Times New Roman"/>
        </w:rPr>
        <w:t xml:space="preserve"> out the</w:t>
      </w:r>
      <w:ins w:id="3354" w:author="Megan Ash" w:date="2026-01-28T10:14:00Z" w16du:dateUtc="2026-01-28T15:14:00Z">
        <w:r w:rsidR="00DA5398">
          <w:rPr>
            <w:rFonts w:cs="Times New Roman"/>
          </w:rPr>
          <w:t>ir</w:t>
        </w:r>
      </w:ins>
      <w:r w:rsidRPr="00C17238">
        <w:rPr>
          <w:rFonts w:cs="Times New Roman"/>
        </w:rPr>
        <w:t xml:space="preserve"> work with the appropriate intensity, </w:t>
      </w:r>
      <w:r w:rsidR="002C154B" w:rsidRPr="00C17238">
        <w:rPr>
          <w:rFonts w:cs="Times New Roman"/>
        </w:rPr>
        <w:t>care,</w:t>
      </w:r>
      <w:r w:rsidRPr="00C17238">
        <w:rPr>
          <w:rFonts w:cs="Times New Roman"/>
        </w:rPr>
        <w:t xml:space="preserve"> and dedication and in the agreed</w:t>
      </w:r>
      <w:ins w:id="3355" w:author="Megan Ash" w:date="2026-01-28T10:14:00Z" w16du:dateUtc="2026-01-28T15:14:00Z">
        <w:r w:rsidR="00DA5398">
          <w:rPr>
            <w:rFonts w:cs="Times New Roman"/>
          </w:rPr>
          <w:t>-upon</w:t>
        </w:r>
      </w:ins>
      <w:r w:rsidRPr="00C17238">
        <w:rPr>
          <w:rFonts w:cs="Times New Roman"/>
        </w:rPr>
        <w:t xml:space="preserve"> manner, </w:t>
      </w:r>
      <w:r w:rsidR="002C154B" w:rsidRPr="00C17238">
        <w:rPr>
          <w:rFonts w:cs="Times New Roman"/>
        </w:rPr>
        <w:t>time,</w:t>
      </w:r>
      <w:r w:rsidRPr="00C17238">
        <w:rPr>
          <w:rFonts w:cs="Times New Roman"/>
        </w:rPr>
        <w:t xml:space="preserve"> and place;</w:t>
      </w:r>
    </w:p>
    <w:p w14:paraId="4E43ECEF" w14:textId="4B69740A" w:rsidR="00527FAB" w:rsidRPr="00C17238" w:rsidRDefault="00527FAB" w:rsidP="00F05B60">
      <w:pPr>
        <w:pStyle w:val="ListParagraph"/>
        <w:numPr>
          <w:ilvl w:val="0"/>
          <w:numId w:val="99"/>
        </w:numPr>
        <w:spacing w:line="360" w:lineRule="auto"/>
        <w:jc w:val="both"/>
        <w:rPr>
          <w:rFonts w:cs="Times New Roman"/>
        </w:rPr>
      </w:pPr>
      <w:r w:rsidRPr="00C17238">
        <w:rPr>
          <w:rFonts w:cs="Times New Roman"/>
        </w:rPr>
        <w:t>Giv</w:t>
      </w:r>
      <w:ins w:id="3356" w:author="Megan Ash" w:date="2026-01-28T10:14:00Z" w16du:dateUtc="2026-01-28T15:14:00Z">
        <w:r w:rsidR="00DA5398">
          <w:rPr>
            <w:rFonts w:cs="Times New Roman"/>
          </w:rPr>
          <w:t>ing</w:t>
        </w:r>
      </w:ins>
      <w:del w:id="3357" w:author="Megan Ash" w:date="2026-01-28T10:14:00Z" w16du:dateUtc="2026-01-28T15:14:00Z">
        <w:r w:rsidRPr="00C17238" w:rsidDel="00DA5398">
          <w:rPr>
            <w:rFonts w:cs="Times New Roman"/>
          </w:rPr>
          <w:delText>e</w:delText>
        </w:r>
      </w:del>
      <w:r w:rsidRPr="00C17238">
        <w:rPr>
          <w:rFonts w:cs="Times New Roman"/>
        </w:rPr>
        <w:t xml:space="preserve"> immediate notice to the</w:t>
      </w:r>
      <w:ins w:id="3358" w:author="Megan Ash" w:date="2026-01-28T10:14:00Z" w16du:dateUtc="2026-01-28T15:14:00Z">
        <w:r w:rsidR="00DA5398">
          <w:rPr>
            <w:rFonts w:cs="Times New Roman"/>
          </w:rPr>
          <w:t>i</w:t>
        </w:r>
      </w:ins>
      <w:ins w:id="3359" w:author="Megan Ash" w:date="2026-01-28T10:15:00Z" w16du:dateUtc="2026-01-28T15:15:00Z">
        <w:r w:rsidR="00DA5398">
          <w:rPr>
            <w:rFonts w:cs="Times New Roman"/>
          </w:rPr>
          <w:t>r</w:t>
        </w:r>
      </w:ins>
      <w:r w:rsidRPr="00C17238">
        <w:rPr>
          <w:rFonts w:cs="Times New Roman"/>
        </w:rPr>
        <w:t xml:space="preserve"> employer, except </w:t>
      </w:r>
      <w:ins w:id="3360" w:author="Megan Ash" w:date="2026-01-28T10:15:00Z" w16du:dateUtc="2026-01-28T15:15:00Z">
        <w:r w:rsidR="00DA5398">
          <w:rPr>
            <w:rFonts w:cs="Times New Roman"/>
          </w:rPr>
          <w:t xml:space="preserve">in </w:t>
        </w:r>
      </w:ins>
      <w:r w:rsidRPr="00C17238">
        <w:rPr>
          <w:rFonts w:cs="Times New Roman"/>
        </w:rPr>
        <w:t xml:space="preserve">unforeseen circumstances or force majeure, of the justified causes that prevent </w:t>
      </w:r>
      <w:ins w:id="3361" w:author="Megan Ash" w:date="2026-01-28T10:15:00Z" w16du:dateUtc="2026-01-28T15:15:00Z">
        <w:r w:rsidR="00DA5398">
          <w:rPr>
            <w:rFonts w:cs="Times New Roman"/>
          </w:rPr>
          <w:t>them</w:t>
        </w:r>
      </w:ins>
      <w:del w:id="3362" w:author="Megan Ash" w:date="2026-01-28T10:15:00Z" w16du:dateUtc="2026-01-28T15:15:00Z">
        <w:r w:rsidRPr="00C17238" w:rsidDel="00DA5398">
          <w:rPr>
            <w:rFonts w:cs="Times New Roman"/>
          </w:rPr>
          <w:delText>him</w:delText>
        </w:r>
      </w:del>
      <w:r w:rsidRPr="00C17238">
        <w:rPr>
          <w:rFonts w:cs="Times New Roman"/>
        </w:rPr>
        <w:t xml:space="preserve"> from attending </w:t>
      </w:r>
      <w:ins w:id="3363" w:author="Megan Ash" w:date="2026-01-28T10:15:00Z" w16du:dateUtc="2026-01-28T15:15:00Z">
        <w:r w:rsidR="00DA5398">
          <w:rPr>
            <w:rFonts w:cs="Times New Roman"/>
          </w:rPr>
          <w:t xml:space="preserve">their </w:t>
        </w:r>
      </w:ins>
      <w:del w:id="3364" w:author="Megan Ash" w:date="2026-01-28T10:15:00Z" w16du:dateUtc="2026-01-28T15:15:00Z">
        <w:r w:rsidRPr="00C17238" w:rsidDel="00DA5398">
          <w:rPr>
            <w:rFonts w:cs="Times New Roman"/>
          </w:rPr>
          <w:delText xml:space="preserve">his </w:delText>
        </w:r>
      </w:del>
      <w:r w:rsidRPr="00C17238">
        <w:rPr>
          <w:rFonts w:cs="Times New Roman"/>
        </w:rPr>
        <w:t>work;</w:t>
      </w:r>
    </w:p>
    <w:p w14:paraId="1EE562EB" w14:textId="5AAD097F" w:rsidR="00527FAB" w:rsidRPr="00C17238" w:rsidRDefault="00527FAB" w:rsidP="00F05B60">
      <w:pPr>
        <w:pStyle w:val="ListParagraph"/>
        <w:numPr>
          <w:ilvl w:val="0"/>
          <w:numId w:val="99"/>
        </w:numPr>
        <w:spacing w:line="360" w:lineRule="auto"/>
        <w:jc w:val="both"/>
        <w:rPr>
          <w:rFonts w:cs="Times New Roman"/>
        </w:rPr>
      </w:pPr>
      <w:del w:id="3365" w:author="Megan Ash" w:date="2026-01-28T10:15:00Z" w16du:dateUtc="2026-01-28T15:15:00Z">
        <w:r w:rsidRPr="00C17238" w:rsidDel="00DA5398">
          <w:rPr>
            <w:rFonts w:cs="Times New Roman"/>
          </w:rPr>
          <w:delText xml:space="preserve">Restore </w:delText>
        </w:r>
      </w:del>
      <w:ins w:id="3366" w:author="Megan Ash" w:date="2026-01-28T10:15:00Z" w16du:dateUtc="2026-01-28T15:15:00Z">
        <w:r w:rsidR="00DA5398" w:rsidRPr="00C17238">
          <w:rPr>
            <w:rFonts w:cs="Times New Roman"/>
          </w:rPr>
          <w:t>Re</w:t>
        </w:r>
        <w:r w:rsidR="00DA5398">
          <w:rPr>
            <w:rFonts w:cs="Times New Roman"/>
          </w:rPr>
          <w:t>turning</w:t>
        </w:r>
        <w:r w:rsidR="00DA5398" w:rsidRPr="00C17238">
          <w:rPr>
            <w:rFonts w:cs="Times New Roman"/>
          </w:rPr>
          <w:t xml:space="preserve"> </w:t>
        </w:r>
      </w:ins>
      <w:r w:rsidRPr="00C17238">
        <w:rPr>
          <w:rFonts w:cs="Times New Roman"/>
        </w:rPr>
        <w:t>unused materials to the</w:t>
      </w:r>
      <w:ins w:id="3367" w:author="Megan Ash" w:date="2026-01-28T10:15:00Z" w16du:dateUtc="2026-01-28T15:15:00Z">
        <w:r w:rsidR="00DA5398">
          <w:rPr>
            <w:rFonts w:cs="Times New Roman"/>
          </w:rPr>
          <w:t>ir</w:t>
        </w:r>
      </w:ins>
      <w:r w:rsidRPr="00C17238">
        <w:rPr>
          <w:rFonts w:cs="Times New Roman"/>
        </w:rPr>
        <w:t xml:space="preserve"> employer and</w:t>
      </w:r>
      <w:del w:id="3368" w:author="Megan Ash" w:date="2026-01-28T10:15:00Z" w16du:dateUtc="2026-01-28T15:15:00Z">
        <w:r w:rsidRPr="00C17238" w:rsidDel="00B75C4C">
          <w:rPr>
            <w:rFonts w:cs="Times New Roman"/>
          </w:rPr>
          <w:delText xml:space="preserve"> keep</w:delText>
        </w:r>
      </w:del>
      <w:ins w:id="3369" w:author="Megan Ash" w:date="2026-01-28T10:15:00Z" w16du:dateUtc="2026-01-28T15:15:00Z">
        <w:r w:rsidR="00B75C4C">
          <w:rPr>
            <w:rFonts w:cs="Times New Roman"/>
          </w:rPr>
          <w:t xml:space="preserve"> maintaining</w:t>
        </w:r>
      </w:ins>
      <w:r w:rsidRPr="00C17238">
        <w:rPr>
          <w:rFonts w:cs="Times New Roman"/>
        </w:rPr>
        <w:t xml:space="preserve"> the instruments and tools </w:t>
      </w:r>
      <w:del w:id="3370" w:author="Megan Ash" w:date="2026-01-28T10:15:00Z" w16du:dateUtc="2026-01-28T15:15:00Z">
        <w:r w:rsidRPr="00C17238" w:rsidDel="00B75C4C">
          <w:rPr>
            <w:rFonts w:cs="Times New Roman"/>
          </w:rPr>
          <w:delText>that he has given</w:delText>
        </w:r>
      </w:del>
      <w:ins w:id="3371" w:author="Megan Ash" w:date="2026-01-28T10:15:00Z" w16du:dateUtc="2026-01-28T15:15:00Z">
        <w:r w:rsidR="00B75C4C">
          <w:rPr>
            <w:rFonts w:cs="Times New Roman"/>
          </w:rPr>
          <w:t>provided to</w:t>
        </w:r>
      </w:ins>
      <w:r w:rsidRPr="00C17238">
        <w:rPr>
          <w:rFonts w:cs="Times New Roman"/>
        </w:rPr>
        <w:t xml:space="preserve"> them for the job in good condition, </w:t>
      </w:r>
      <w:del w:id="3372" w:author="Megan Ash" w:date="2026-01-28T10:22:00Z" w16du:dateUtc="2026-01-28T15:22:00Z">
        <w:r w:rsidRPr="00C17238" w:rsidDel="00B7440D">
          <w:rPr>
            <w:rFonts w:cs="Times New Roman"/>
          </w:rPr>
          <w:delText xml:space="preserve">not </w:delText>
        </w:r>
      </w:del>
      <w:ins w:id="3373" w:author="Megan Ash" w:date="2026-01-28T10:22:00Z" w16du:dateUtc="2026-01-28T15:22:00Z">
        <w:r w:rsidR="00B7440D">
          <w:rPr>
            <w:rFonts w:cs="Times New Roman"/>
          </w:rPr>
          <w:t>without</w:t>
        </w:r>
        <w:r w:rsidR="00B7440D" w:rsidRPr="00C17238">
          <w:rPr>
            <w:rFonts w:cs="Times New Roman"/>
          </w:rPr>
          <w:t xml:space="preserve"> </w:t>
        </w:r>
      </w:ins>
      <w:r w:rsidRPr="00C17238">
        <w:rPr>
          <w:rFonts w:cs="Times New Roman"/>
        </w:rPr>
        <w:t xml:space="preserve">being responsible for </w:t>
      </w:r>
      <w:del w:id="3374" w:author="Megan Ash" w:date="2026-01-28T10:22:00Z" w16du:dateUtc="2026-01-28T15:22:00Z">
        <w:r w:rsidRPr="00C17238" w:rsidDel="00C36E38">
          <w:rPr>
            <w:rFonts w:cs="Times New Roman"/>
          </w:rPr>
          <w:delText>the deterioration caused by the use of these objects</w:delText>
        </w:r>
      </w:del>
      <w:ins w:id="3375" w:author="Megan Ash" w:date="2026-01-28T10:22:00Z" w16du:dateUtc="2026-01-28T15:22:00Z">
        <w:r w:rsidR="00C36E38">
          <w:rPr>
            <w:rFonts w:cs="Times New Roman"/>
          </w:rPr>
          <w:t>wear and tear from normal use</w:t>
        </w:r>
      </w:ins>
      <w:r w:rsidRPr="00C17238">
        <w:rPr>
          <w:rFonts w:cs="Times New Roman"/>
        </w:rPr>
        <w:t xml:space="preserve">, </w:t>
      </w:r>
      <w:del w:id="3376" w:author="Megan Ash" w:date="2026-01-28T10:22:00Z" w16du:dateUtc="2026-01-28T15:22:00Z">
        <w:r w:rsidRPr="00C17238" w:rsidDel="00C36E38">
          <w:rPr>
            <w:rFonts w:cs="Times New Roman"/>
          </w:rPr>
          <w:delText>nor for that</w:delText>
        </w:r>
      </w:del>
      <w:ins w:id="3377" w:author="Megan Ash" w:date="2026-01-28T10:22:00Z" w16du:dateUtc="2026-01-28T15:22:00Z">
        <w:r w:rsidR="00C36E38">
          <w:rPr>
            <w:rFonts w:cs="Times New Roman"/>
          </w:rPr>
          <w:t>damage</w:t>
        </w:r>
      </w:ins>
      <w:r w:rsidRPr="00C17238">
        <w:rPr>
          <w:rFonts w:cs="Times New Roman"/>
        </w:rPr>
        <w:t xml:space="preserve"> caused by unforeseeable circumstances</w:t>
      </w:r>
      <w:ins w:id="3378" w:author="Megan Ash" w:date="2026-01-28T10:22:00Z" w16du:dateUtc="2026-01-28T15:22:00Z">
        <w:r w:rsidR="00C36E38">
          <w:rPr>
            <w:rFonts w:cs="Times New Roman"/>
          </w:rPr>
          <w:t xml:space="preserve"> or</w:t>
        </w:r>
      </w:ins>
      <w:del w:id="3379" w:author="Megan Ash" w:date="2026-01-28T10:22:00Z" w16du:dateUtc="2026-01-28T15:22:00Z">
        <w:r w:rsidRPr="00C17238" w:rsidDel="00C36E38">
          <w:rPr>
            <w:rFonts w:cs="Times New Roman"/>
          </w:rPr>
          <w:delText>,</w:delText>
        </w:r>
      </w:del>
      <w:r w:rsidRPr="00C17238">
        <w:rPr>
          <w:rFonts w:cs="Times New Roman"/>
        </w:rPr>
        <w:t xml:space="preserve"> force majeure, or </w:t>
      </w:r>
      <w:del w:id="3380" w:author="Megan Ash" w:date="2026-01-28T10:23:00Z" w16du:dateUtc="2026-01-28T15:23:00Z">
        <w:r w:rsidRPr="00C17238" w:rsidDel="00C36E38">
          <w:rPr>
            <w:rFonts w:cs="Times New Roman"/>
          </w:rPr>
          <w:delText xml:space="preserve">due </w:delText>
        </w:r>
      </w:del>
      <w:ins w:id="3381" w:author="Megan Ash" w:date="2026-01-28T10:23:00Z" w16du:dateUtc="2026-01-28T15:23:00Z">
        <w:r w:rsidR="00C36E38">
          <w:rPr>
            <w:rFonts w:cs="Times New Roman"/>
          </w:rPr>
          <w:t>defects resulting from</w:t>
        </w:r>
        <w:r w:rsidR="00C36E38" w:rsidRPr="00C17238">
          <w:rPr>
            <w:rFonts w:cs="Times New Roman"/>
          </w:rPr>
          <w:t xml:space="preserve"> </w:t>
        </w:r>
      </w:ins>
      <w:del w:id="3382" w:author="Megan Ash" w:date="2026-01-28T10:23:00Z" w16du:dateUtc="2026-01-28T15:23:00Z">
        <w:r w:rsidRPr="00C17238" w:rsidDel="00C36E38">
          <w:rPr>
            <w:rFonts w:cs="Times New Roman"/>
          </w:rPr>
          <w:delText xml:space="preserve">to </w:delText>
        </w:r>
      </w:del>
      <w:r w:rsidRPr="00C17238">
        <w:rPr>
          <w:rFonts w:cs="Times New Roman"/>
        </w:rPr>
        <w:t>poor quality or faulty construction;</w:t>
      </w:r>
    </w:p>
    <w:p w14:paraId="55D2FBD1" w14:textId="6AF517DC" w:rsidR="00527FAB" w:rsidRPr="00C17238" w:rsidRDefault="00527FAB" w:rsidP="00F05B60">
      <w:pPr>
        <w:pStyle w:val="ListParagraph"/>
        <w:numPr>
          <w:ilvl w:val="0"/>
          <w:numId w:val="99"/>
        </w:numPr>
        <w:spacing w:line="360" w:lineRule="auto"/>
        <w:jc w:val="both"/>
        <w:rPr>
          <w:rFonts w:cs="Times New Roman"/>
        </w:rPr>
      </w:pPr>
      <w:r w:rsidRPr="00C17238">
        <w:rPr>
          <w:rFonts w:cs="Times New Roman"/>
        </w:rPr>
        <w:t>Providing a</w:t>
      </w:r>
      <w:ins w:id="3383" w:author="Megan Ash" w:date="2026-01-28T10:23:00Z" w16du:dateUtc="2026-01-28T15:23:00Z">
        <w:r w:rsidR="007E64DC">
          <w:rPr>
            <w:rFonts w:cs="Times New Roman"/>
          </w:rPr>
          <w:t>ssistance</w:t>
        </w:r>
      </w:ins>
      <w:del w:id="3384" w:author="Megan Ash" w:date="2026-01-28T10:23:00Z" w16du:dateUtc="2026-01-28T15:23:00Z">
        <w:r w:rsidRPr="00C17238" w:rsidDel="007E64DC">
          <w:rPr>
            <w:rFonts w:cs="Times New Roman"/>
          </w:rPr>
          <w:delText>id</w:delText>
        </w:r>
      </w:del>
      <w:r w:rsidRPr="00C17238">
        <w:rPr>
          <w:rFonts w:cs="Times New Roman"/>
        </w:rPr>
        <w:t xml:space="preserve"> </w:t>
      </w:r>
      <w:del w:id="3385" w:author="Megan Ash" w:date="2026-01-28T10:23:00Z" w16du:dateUtc="2026-01-28T15:23:00Z">
        <w:r w:rsidRPr="00C17238" w:rsidDel="007E64DC">
          <w:rPr>
            <w:rFonts w:cs="Times New Roman"/>
          </w:rPr>
          <w:delText>at any time it is</w:delText>
        </w:r>
      </w:del>
      <w:ins w:id="3386" w:author="Megan Ash" w:date="2026-01-28T10:23:00Z" w16du:dateUtc="2026-01-28T15:23:00Z">
        <w:r w:rsidR="007E64DC">
          <w:rPr>
            <w:rFonts w:cs="Times New Roman"/>
          </w:rPr>
          <w:t>wherever</w:t>
        </w:r>
      </w:ins>
      <w:r w:rsidRPr="00C17238">
        <w:rPr>
          <w:rFonts w:cs="Times New Roman"/>
        </w:rPr>
        <w:t xml:space="preserve"> needed</w:t>
      </w:r>
      <w:del w:id="3387" w:author="Megan Ash" w:date="2026-01-28T10:23:00Z" w16du:dateUtc="2026-01-28T15:23:00Z">
        <w:r w:rsidRPr="00C17238" w:rsidDel="007E64DC">
          <w:rPr>
            <w:rFonts w:cs="Times New Roman"/>
          </w:rPr>
          <w:delText>, when</w:delText>
        </w:r>
      </w:del>
      <w:ins w:id="3388" w:author="Megan Ash" w:date="2026-01-28T10:23:00Z" w16du:dateUtc="2026-01-28T15:23:00Z">
        <w:r w:rsidR="007E64DC">
          <w:rPr>
            <w:rFonts w:cs="Times New Roman"/>
          </w:rPr>
          <w:t xml:space="preserve"> in the event of</w:t>
        </w:r>
      </w:ins>
      <w:r w:rsidRPr="00C17238">
        <w:rPr>
          <w:rFonts w:cs="Times New Roman"/>
        </w:rPr>
        <w:t xml:space="preserve"> an accident or imminent risk </w:t>
      </w:r>
      <w:ins w:id="3389" w:author="Megan Ash" w:date="2026-01-28T10:24:00Z" w16du:dateUtc="2026-01-28T15:24:00Z">
        <w:r w:rsidR="007E64DC">
          <w:rPr>
            <w:rFonts w:cs="Times New Roman"/>
          </w:rPr>
          <w:t xml:space="preserve">that </w:t>
        </w:r>
      </w:ins>
      <w:r w:rsidRPr="00C17238">
        <w:rPr>
          <w:rFonts w:cs="Times New Roman"/>
        </w:rPr>
        <w:t xml:space="preserve">endangers the people or interests of the employer or </w:t>
      </w:r>
      <w:del w:id="3390" w:author="Megan Ash" w:date="2026-01-28T10:24:00Z" w16du:dateUtc="2026-01-28T15:24:00Z">
        <w:r w:rsidRPr="00C17238" w:rsidDel="007E64DC">
          <w:rPr>
            <w:rFonts w:cs="Times New Roman"/>
          </w:rPr>
          <w:delText xml:space="preserve">his </w:delText>
        </w:r>
      </w:del>
      <w:ins w:id="3391" w:author="Megan Ash" w:date="2026-01-28T10:24:00Z" w16du:dateUtc="2026-01-28T15:24:00Z">
        <w:r w:rsidR="007E64DC">
          <w:rPr>
            <w:rFonts w:cs="Times New Roman"/>
          </w:rPr>
          <w:t>their</w:t>
        </w:r>
        <w:r w:rsidR="007E64DC" w:rsidRPr="00C17238">
          <w:rPr>
            <w:rFonts w:cs="Times New Roman"/>
          </w:rPr>
          <w:t xml:space="preserve"> </w:t>
        </w:r>
      </w:ins>
      <w:r w:rsidRPr="00C17238">
        <w:rPr>
          <w:rFonts w:cs="Times New Roman"/>
        </w:rPr>
        <w:t>co-workers;</w:t>
      </w:r>
    </w:p>
    <w:p w14:paraId="57E8A720" w14:textId="075451EC" w:rsidR="00527FAB" w:rsidRPr="00C17238" w:rsidRDefault="00527FAB" w:rsidP="00F05B60">
      <w:pPr>
        <w:pStyle w:val="ListParagraph"/>
        <w:numPr>
          <w:ilvl w:val="0"/>
          <w:numId w:val="99"/>
        </w:numPr>
        <w:spacing w:line="360" w:lineRule="auto"/>
        <w:jc w:val="both"/>
        <w:rPr>
          <w:rFonts w:cs="Times New Roman"/>
        </w:rPr>
      </w:pPr>
      <w:r w:rsidRPr="00C17238">
        <w:rPr>
          <w:rFonts w:cs="Times New Roman"/>
        </w:rPr>
        <w:t>Communicat</w:t>
      </w:r>
      <w:ins w:id="3392" w:author="Megan Ash" w:date="2026-01-28T10:24:00Z" w16du:dateUtc="2026-01-28T15:24:00Z">
        <w:r w:rsidR="007E64DC">
          <w:rPr>
            <w:rFonts w:cs="Times New Roman"/>
          </w:rPr>
          <w:t>ing</w:t>
        </w:r>
      </w:ins>
      <w:del w:id="3393" w:author="Megan Ash" w:date="2026-01-28T10:24:00Z" w16du:dateUtc="2026-01-28T15:24:00Z">
        <w:r w:rsidRPr="00C17238" w:rsidDel="007E64DC">
          <w:rPr>
            <w:rFonts w:cs="Times New Roman"/>
          </w:rPr>
          <w:delText>e</w:delText>
        </w:r>
      </w:del>
      <w:r w:rsidRPr="00C17238">
        <w:rPr>
          <w:rFonts w:cs="Times New Roman"/>
        </w:rPr>
        <w:t xml:space="preserve"> to the employer or</w:t>
      </w:r>
      <w:ins w:id="3394" w:author="Megan Ash" w:date="2026-01-28T10:25:00Z" w16du:dateUtc="2026-01-28T15:25:00Z">
        <w:r w:rsidR="00275819">
          <w:rPr>
            <w:rFonts w:cs="Times New Roman"/>
          </w:rPr>
          <w:t xml:space="preserve"> their</w:t>
        </w:r>
      </w:ins>
      <w:del w:id="3395" w:author="Megan Ash" w:date="2026-01-28T10:24:00Z" w16du:dateUtc="2026-01-28T15:24:00Z">
        <w:r w:rsidRPr="00C17238" w:rsidDel="007E64DC">
          <w:rPr>
            <w:rFonts w:cs="Times New Roman"/>
          </w:rPr>
          <w:delText xml:space="preserve"> his</w:delText>
        </w:r>
      </w:del>
      <w:r w:rsidRPr="00C17238">
        <w:rPr>
          <w:rFonts w:cs="Times New Roman"/>
        </w:rPr>
        <w:t xml:space="preserve"> representative the deficiencies </w:t>
      </w:r>
      <w:del w:id="3396" w:author="Megan Ash" w:date="2026-01-28T10:25:00Z" w16du:dateUtc="2026-01-28T15:25:00Z">
        <w:r w:rsidRPr="00C17238" w:rsidDel="00275819">
          <w:rPr>
            <w:rFonts w:cs="Times New Roman"/>
          </w:rPr>
          <w:delText>that they notice</w:delText>
        </w:r>
      </w:del>
      <w:ins w:id="3397" w:author="Megan Ash" w:date="2026-01-28T10:25:00Z" w16du:dateUtc="2026-01-28T15:25:00Z">
        <w:r w:rsidR="00275819">
          <w:rPr>
            <w:rFonts w:cs="Times New Roman"/>
          </w:rPr>
          <w:t>observed</w:t>
        </w:r>
      </w:ins>
      <w:r w:rsidRPr="00C17238">
        <w:rPr>
          <w:rFonts w:cs="Times New Roman"/>
        </w:rPr>
        <w:t xml:space="preserve">, in order to </w:t>
      </w:r>
      <w:del w:id="3398" w:author="Megan Ash" w:date="2026-01-28T10:25:00Z" w16du:dateUtc="2026-01-28T15:25:00Z">
        <w:r w:rsidRPr="00C17238" w:rsidDel="00275819">
          <w:rPr>
            <w:rFonts w:cs="Times New Roman"/>
          </w:rPr>
          <w:delText xml:space="preserve">avoid </w:delText>
        </w:r>
      </w:del>
      <w:ins w:id="3399" w:author="Megan Ash" w:date="2026-01-28T10:25:00Z" w16du:dateUtc="2026-01-28T15:25:00Z">
        <w:r w:rsidR="00275819">
          <w:rPr>
            <w:rFonts w:cs="Times New Roman"/>
          </w:rPr>
          <w:t>prevent</w:t>
        </w:r>
        <w:r w:rsidR="00275819" w:rsidRPr="00C17238">
          <w:rPr>
            <w:rFonts w:cs="Times New Roman"/>
          </w:rPr>
          <w:t xml:space="preserve"> </w:t>
        </w:r>
      </w:ins>
      <w:r w:rsidRPr="00C17238">
        <w:rPr>
          <w:rFonts w:cs="Times New Roman"/>
        </w:rPr>
        <w:t>damage</w:t>
      </w:r>
      <w:del w:id="3400" w:author="Megan Ash" w:date="2026-01-28T10:25:00Z" w16du:dateUtc="2026-01-28T15:25:00Z">
        <w:r w:rsidRPr="00C17238" w:rsidDel="00FD7F2C">
          <w:rPr>
            <w:rFonts w:cs="Times New Roman"/>
          </w:rPr>
          <w:delText>s</w:delText>
        </w:r>
      </w:del>
      <w:r w:rsidRPr="00C17238">
        <w:rPr>
          <w:rFonts w:cs="Times New Roman"/>
        </w:rPr>
        <w:t xml:space="preserve"> or loss</w:t>
      </w:r>
      <w:del w:id="3401" w:author="Megan Ash" w:date="2026-01-28T10:26:00Z" w16du:dateUtc="2026-01-28T15:26:00Z">
        <w:r w:rsidRPr="00C17238" w:rsidDel="00FD7F2C">
          <w:rPr>
            <w:rFonts w:cs="Times New Roman"/>
          </w:rPr>
          <w:delText>es</w:delText>
        </w:r>
      </w:del>
      <w:r w:rsidRPr="00C17238">
        <w:rPr>
          <w:rFonts w:cs="Times New Roman"/>
        </w:rPr>
        <w:t xml:space="preserve"> to the interests and lives of their co-workers or employers; and</w:t>
      </w:r>
    </w:p>
    <w:p w14:paraId="13604933" w14:textId="144246BD" w:rsidR="00527FAB" w:rsidRPr="00C17238" w:rsidRDefault="00527FAB" w:rsidP="00F05B60">
      <w:pPr>
        <w:pStyle w:val="ListParagraph"/>
        <w:numPr>
          <w:ilvl w:val="0"/>
          <w:numId w:val="99"/>
        </w:numPr>
        <w:spacing w:line="360" w:lineRule="auto"/>
        <w:jc w:val="both"/>
        <w:rPr>
          <w:rFonts w:cs="Times New Roman"/>
        </w:rPr>
      </w:pPr>
      <w:r w:rsidRPr="00C17238">
        <w:rPr>
          <w:rFonts w:cs="Times New Roman"/>
        </w:rPr>
        <w:t>Keep</w:t>
      </w:r>
      <w:ins w:id="3402" w:author="Megan Ash" w:date="2026-01-28T10:26:00Z" w16du:dateUtc="2026-01-28T15:26:00Z">
        <w:r w:rsidR="00FD7F2C">
          <w:rPr>
            <w:rFonts w:cs="Times New Roman"/>
          </w:rPr>
          <w:t>ing</w:t>
        </w:r>
      </w:ins>
      <w:r w:rsidRPr="00C17238">
        <w:rPr>
          <w:rFonts w:cs="Times New Roman"/>
        </w:rPr>
        <w:t xml:space="preserve"> the technical, </w:t>
      </w:r>
      <w:r w:rsidR="002C154B" w:rsidRPr="00C17238">
        <w:rPr>
          <w:rFonts w:cs="Times New Roman"/>
        </w:rPr>
        <w:t>commercial,</w:t>
      </w:r>
      <w:r w:rsidRPr="00C17238">
        <w:rPr>
          <w:rFonts w:cs="Times New Roman"/>
        </w:rPr>
        <w:t xml:space="preserve"> and manufacturing secrets of the products to which they directly or indirectly produce, or of which they have knowledge due to the work they perform, as well as </w:t>
      </w:r>
      <w:del w:id="3403" w:author="Megan Ash" w:date="2026-01-28T10:27:00Z" w16du:dateUtc="2026-01-28T15:27:00Z">
        <w:r w:rsidRPr="00C17238" w:rsidDel="00577474">
          <w:rPr>
            <w:rFonts w:cs="Times New Roman"/>
          </w:rPr>
          <w:delText xml:space="preserve">reserved </w:delText>
        </w:r>
      </w:del>
      <w:ins w:id="3404" w:author="Megan Ash" w:date="2026-01-28T10:27:00Z" w16du:dateUtc="2026-01-28T15:27:00Z">
        <w:r w:rsidR="00577474">
          <w:rPr>
            <w:rFonts w:cs="Times New Roman"/>
          </w:rPr>
          <w:t>any internal</w:t>
        </w:r>
        <w:r w:rsidR="00577474" w:rsidRPr="00C17238">
          <w:rPr>
            <w:rFonts w:cs="Times New Roman"/>
          </w:rPr>
          <w:t xml:space="preserve"> </w:t>
        </w:r>
      </w:ins>
      <w:r w:rsidRPr="00C17238">
        <w:rPr>
          <w:rFonts w:cs="Times New Roman"/>
        </w:rPr>
        <w:t>administrative matters, the disclosure of which may cause damage to the company.</w:t>
      </w:r>
    </w:p>
    <w:p w14:paraId="6FE4E372" w14:textId="77777777" w:rsidR="00527FAB" w:rsidRPr="00C17238" w:rsidRDefault="00527FAB" w:rsidP="00527FAB">
      <w:pPr>
        <w:pStyle w:val="ListParagraph"/>
        <w:spacing w:line="360" w:lineRule="auto"/>
        <w:jc w:val="both"/>
        <w:rPr>
          <w:rFonts w:cs="Times New Roman"/>
        </w:rPr>
      </w:pPr>
    </w:p>
    <w:p w14:paraId="3AF675EA" w14:textId="1A999FEC" w:rsidR="00527FAB" w:rsidRPr="00C17238" w:rsidRDefault="2C3F6A04" w:rsidP="17D3FAEC">
      <w:pPr>
        <w:spacing w:line="360" w:lineRule="auto"/>
        <w:jc w:val="both"/>
        <w:rPr>
          <w:rFonts w:cs="Times New Roman"/>
        </w:rPr>
      </w:pPr>
      <w:ins w:id="3405" w:author="Catalina Ipas" w:date="2025-10-13T14:20:00Z">
        <w:r w:rsidRPr="17D3FAEC">
          <w:rPr>
            <w:rFonts w:cs="Times New Roman"/>
          </w:rPr>
          <w:t>According to Article 9</w:t>
        </w:r>
        <w:del w:id="3406" w:author="Megan Ash" w:date="2026-02-26T10:51:00Z" w16du:dateUtc="2026-02-26T15:51:00Z">
          <w:r w:rsidRPr="17D3FAEC" w:rsidDel="00D87BB5">
            <w:rPr>
              <w:rFonts w:cs="Times New Roman"/>
            </w:rPr>
            <w:delText>6</w:delText>
          </w:r>
        </w:del>
      </w:ins>
      <w:ins w:id="3407" w:author="Megan Ash" w:date="2026-02-26T10:51:00Z" w16du:dateUtc="2026-02-26T15:51:00Z">
        <w:r w:rsidR="00D87BB5">
          <w:rPr>
            <w:rFonts w:cs="Times New Roman"/>
          </w:rPr>
          <w:t>8</w:t>
        </w:r>
      </w:ins>
      <w:ins w:id="3408" w:author="Catalina Ipas" w:date="2025-10-13T14:20:00Z">
        <w:r w:rsidRPr="17D3FAEC">
          <w:rPr>
            <w:rFonts w:cs="Times New Roman"/>
          </w:rPr>
          <w:t xml:space="preserve"> of the Honduran Labor Code and Partners</w:t>
        </w:r>
      </w:ins>
      <w:ins w:id="3409" w:author="Megan Ash" w:date="2026-01-28T10:27:00Z" w16du:dateUtc="2026-01-28T15:27:00Z">
        <w:r w:rsidR="00577474">
          <w:rPr>
            <w:rFonts w:cs="Times New Roman"/>
          </w:rPr>
          <w:t>’</w:t>
        </w:r>
      </w:ins>
      <w:ins w:id="3410" w:author="Catalina Ipas" w:date="2025-10-13T14:20:00Z">
        <w:r w:rsidRPr="17D3FAEC">
          <w:rPr>
            <w:rFonts w:cs="Times New Roman"/>
          </w:rPr>
          <w:t xml:space="preserve"> </w:t>
        </w:r>
        <w:del w:id="3411" w:author="Megan Ash" w:date="2026-01-28T10:27:00Z" w16du:dateUtc="2026-01-28T15:27:00Z">
          <w:r w:rsidRPr="17D3FAEC" w:rsidDel="00577474">
            <w:rPr>
              <w:rFonts w:cs="Times New Roman"/>
            </w:rPr>
            <w:delText>I</w:delText>
          </w:r>
        </w:del>
      </w:ins>
      <w:ins w:id="3412" w:author="Megan Ash" w:date="2026-01-28T10:27:00Z" w16du:dateUtc="2026-01-28T15:27:00Z">
        <w:r w:rsidR="00577474">
          <w:rPr>
            <w:rFonts w:cs="Times New Roman"/>
          </w:rPr>
          <w:t>i</w:t>
        </w:r>
      </w:ins>
      <w:ins w:id="3413" w:author="Catalina Ipas" w:date="2025-10-13T14:20:00Z">
        <w:r w:rsidRPr="17D3FAEC">
          <w:rPr>
            <w:rFonts w:cs="Times New Roman"/>
          </w:rPr>
          <w:t xml:space="preserve">nternal policies, </w:t>
        </w:r>
        <w:del w:id="3414" w:author="Megan Ash" w:date="2026-01-28T10:28:00Z" w16du:dateUtc="2026-01-28T15:28:00Z">
          <w:r w:rsidRPr="17D3FAEC" w:rsidDel="00577474">
            <w:rPr>
              <w:rFonts w:cs="Times New Roman"/>
            </w:rPr>
            <w:delText xml:space="preserve">Partners </w:delText>
          </w:r>
          <w:commentRangeStart w:id="3415"/>
          <w:r w:rsidRPr="17D3FAEC" w:rsidDel="00577474">
            <w:rPr>
              <w:rFonts w:cs="Times New Roman"/>
            </w:rPr>
            <w:delText>t</w:delText>
          </w:r>
        </w:del>
      </w:ins>
      <w:del w:id="3416" w:author="Catalina Ipas" w:date="2025-10-13T14:20:00Z">
        <w:r w:rsidR="00AA3426" w:rsidRPr="17D3FAEC" w:rsidDel="36A6F240">
          <w:rPr>
            <w:rFonts w:cs="Times New Roman"/>
          </w:rPr>
          <w:delText>T</w:delText>
        </w:r>
      </w:del>
      <w:del w:id="3417" w:author="Megan Ash" w:date="2026-01-28T10:28:00Z" w16du:dateUtc="2026-01-28T15:28:00Z">
        <w:r w:rsidR="36A6F240" w:rsidRPr="17D3FAEC" w:rsidDel="00577474">
          <w:rPr>
            <w:rFonts w:cs="Times New Roman"/>
          </w:rPr>
          <w:delText xml:space="preserve">he </w:delText>
        </w:r>
      </w:del>
      <w:r w:rsidR="36A6F240" w:rsidRPr="17D3FAEC">
        <w:rPr>
          <w:rFonts w:cs="Times New Roman"/>
        </w:rPr>
        <w:t>w</w:t>
      </w:r>
      <w:r w:rsidR="216F07CE" w:rsidRPr="17D3FAEC">
        <w:rPr>
          <w:rFonts w:cs="Times New Roman"/>
        </w:rPr>
        <w:t>orker</w:t>
      </w:r>
      <w:del w:id="3418" w:author="Megan Ash" w:date="2026-01-28T10:28:00Z" w16du:dateUtc="2026-01-28T15:28:00Z">
        <w:r w:rsidR="36A6F240" w:rsidRPr="17D3FAEC" w:rsidDel="00577474">
          <w:rPr>
            <w:rFonts w:cs="Times New Roman"/>
          </w:rPr>
          <w:delText>’</w:delText>
        </w:r>
      </w:del>
      <w:r w:rsidR="36A6F240" w:rsidRPr="17D3FAEC">
        <w:rPr>
          <w:rFonts w:cs="Times New Roman"/>
        </w:rPr>
        <w:t>s</w:t>
      </w:r>
      <w:r w:rsidR="216F07CE" w:rsidRPr="17D3FAEC">
        <w:rPr>
          <w:rFonts w:cs="Times New Roman"/>
        </w:rPr>
        <w:t xml:space="preserve"> </w:t>
      </w:r>
      <w:ins w:id="3419" w:author="Megan Ash" w:date="2026-01-28T10:28:00Z" w16du:dateUtc="2026-01-28T15:28:00Z">
        <w:r w:rsidR="00577474">
          <w:rPr>
            <w:rFonts w:cs="Times New Roman"/>
          </w:rPr>
          <w:t xml:space="preserve">are </w:t>
        </w:r>
      </w:ins>
      <w:r w:rsidR="216F07CE" w:rsidRPr="17D3FAEC">
        <w:rPr>
          <w:rFonts w:cs="Times New Roman"/>
        </w:rPr>
        <w:t>prohibi</w:t>
      </w:r>
      <w:ins w:id="3420" w:author="Megan Ash" w:date="2026-01-28T10:28:00Z" w16du:dateUtc="2026-01-28T15:28:00Z">
        <w:r w:rsidR="00577474">
          <w:rPr>
            <w:rFonts w:cs="Times New Roman"/>
          </w:rPr>
          <w:t>ted from</w:t>
        </w:r>
      </w:ins>
      <w:del w:id="3421" w:author="Megan Ash" w:date="2026-01-28T10:28:00Z" w16du:dateUtc="2026-01-28T15:28:00Z">
        <w:r w:rsidR="216F07CE" w:rsidRPr="17D3FAEC" w:rsidDel="00577474">
          <w:rPr>
            <w:rFonts w:cs="Times New Roman"/>
          </w:rPr>
          <w:delText>tions are</w:delText>
        </w:r>
      </w:del>
      <w:r w:rsidR="216F07CE" w:rsidRPr="17D3FAEC">
        <w:rPr>
          <w:rFonts w:cs="Times New Roman"/>
        </w:rPr>
        <w:t>:</w:t>
      </w:r>
      <w:commentRangeEnd w:id="3415"/>
      <w:r w:rsidR="00AA3426" w:rsidRPr="00C17238">
        <w:rPr>
          <w:rStyle w:val="CommentReference"/>
          <w:rFonts w:cs="Times New Roman"/>
          <w:sz w:val="24"/>
          <w:szCs w:val="24"/>
        </w:rPr>
        <w:commentReference w:id="3415"/>
      </w:r>
    </w:p>
    <w:p w14:paraId="21C4460F" w14:textId="1C9950CF" w:rsidR="00527FAB" w:rsidRPr="00C17238" w:rsidRDefault="00527FAB" w:rsidP="00F05B60">
      <w:pPr>
        <w:pStyle w:val="ListParagraph"/>
        <w:numPr>
          <w:ilvl w:val="0"/>
          <w:numId w:val="100"/>
        </w:numPr>
        <w:spacing w:line="360" w:lineRule="auto"/>
        <w:jc w:val="both"/>
        <w:rPr>
          <w:rFonts w:cs="Times New Roman"/>
        </w:rPr>
      </w:pPr>
      <w:r w:rsidRPr="00C17238">
        <w:rPr>
          <w:rFonts w:cs="Times New Roman"/>
        </w:rPr>
        <w:t>Carry</w:t>
      </w:r>
      <w:ins w:id="3422" w:author="Megan Ash" w:date="2026-01-28T10:28:00Z" w16du:dateUtc="2026-01-28T15:28:00Z">
        <w:r w:rsidR="00577474">
          <w:rPr>
            <w:rFonts w:cs="Times New Roman"/>
          </w:rPr>
          <w:t>ing</w:t>
        </w:r>
      </w:ins>
      <w:r w:rsidRPr="00C17238">
        <w:rPr>
          <w:rFonts w:cs="Times New Roman"/>
        </w:rPr>
        <w:t xml:space="preserve"> out any act that could endanger their own safety, that of their co-workers or that of third parties, as well as that of the establishments or places where the work is </w:t>
      </w:r>
      <w:del w:id="3423" w:author="Megan Ash" w:date="2026-01-28T10:28:00Z" w16du:dateUtc="2026-01-28T15:28:00Z">
        <w:r w:rsidRPr="00C17238" w:rsidDel="00577474">
          <w:rPr>
            <w:rFonts w:cs="Times New Roman"/>
          </w:rPr>
          <w:delText>carried out;</w:delText>
        </w:r>
      </w:del>
      <w:ins w:id="3424" w:author="Megan Ash" w:date="2026-01-28T10:28:00Z" w16du:dateUtc="2026-01-28T15:28:00Z">
        <w:r w:rsidR="00577474">
          <w:rPr>
            <w:rFonts w:cs="Times New Roman"/>
          </w:rPr>
          <w:t>performed;</w:t>
        </w:r>
      </w:ins>
    </w:p>
    <w:p w14:paraId="01C07D41" w14:textId="14F9A9AD" w:rsidR="00527FAB" w:rsidRPr="00C17238" w:rsidRDefault="00527FAB" w:rsidP="2EBCD743">
      <w:pPr>
        <w:pStyle w:val="ListParagraph"/>
        <w:numPr>
          <w:ilvl w:val="0"/>
          <w:numId w:val="100"/>
        </w:numPr>
        <w:spacing w:line="360" w:lineRule="auto"/>
        <w:jc w:val="both"/>
        <w:rPr>
          <w:rFonts w:cs="Times New Roman"/>
        </w:rPr>
      </w:pPr>
      <w:r w:rsidRPr="2EBCD743">
        <w:rPr>
          <w:rFonts w:cs="Times New Roman"/>
        </w:rPr>
        <w:t>Missing work without just cause or without perm</w:t>
      </w:r>
      <w:del w:id="3425" w:author="Megan Ash" w:date="2026-01-28T10:29:00Z" w16du:dateUtc="2026-01-28T15:29:00Z">
        <w:r w:rsidR="3795A894" w:rsidDel="00577474">
          <w:delText>Probation</w:delText>
        </w:r>
      </w:del>
      <w:r w:rsidRPr="2EBCD743">
        <w:rPr>
          <w:rFonts w:cs="Times New Roman"/>
        </w:rPr>
        <w:t>ission from the employer;</w:t>
      </w:r>
    </w:p>
    <w:p w14:paraId="5091C4E2" w14:textId="5998A683" w:rsidR="00527FAB" w:rsidRPr="00C17238" w:rsidRDefault="00527FAB" w:rsidP="00F05B60">
      <w:pPr>
        <w:pStyle w:val="ListParagraph"/>
        <w:numPr>
          <w:ilvl w:val="0"/>
          <w:numId w:val="100"/>
        </w:numPr>
        <w:spacing w:line="360" w:lineRule="auto"/>
        <w:jc w:val="both"/>
        <w:rPr>
          <w:rFonts w:cs="Times New Roman"/>
        </w:rPr>
      </w:pPr>
      <w:del w:id="3426" w:author="Megan Ash" w:date="2026-01-28T10:29:00Z" w16du:dateUtc="2026-01-28T15:29:00Z">
        <w:r w:rsidRPr="00C17238" w:rsidDel="003E5D74">
          <w:rPr>
            <w:rFonts w:cs="Times New Roman"/>
          </w:rPr>
          <w:delText xml:space="preserve">Subtract </w:delText>
        </w:r>
      </w:del>
      <w:ins w:id="3427" w:author="Megan Ash" w:date="2026-01-28T10:29:00Z" w16du:dateUtc="2026-01-28T15:29:00Z">
        <w:r w:rsidR="003E5D74">
          <w:rPr>
            <w:rFonts w:cs="Times New Roman"/>
          </w:rPr>
          <w:t>Removing</w:t>
        </w:r>
        <w:r w:rsidR="003E5D74" w:rsidRPr="00C17238">
          <w:rPr>
            <w:rFonts w:cs="Times New Roman"/>
          </w:rPr>
          <w:t xml:space="preserve"> </w:t>
        </w:r>
      </w:ins>
      <w:r w:rsidRPr="00C17238">
        <w:rPr>
          <w:rFonts w:cs="Times New Roman"/>
        </w:rPr>
        <w:t xml:space="preserve">from the company or establishment </w:t>
      </w:r>
      <w:ins w:id="3428" w:author="Megan Ash" w:date="2026-01-28T10:30:00Z" w16du:dateUtc="2026-01-28T15:30:00Z">
        <w:r w:rsidR="003E5D74">
          <w:rPr>
            <w:rFonts w:cs="Times New Roman"/>
          </w:rPr>
          <w:t xml:space="preserve">any </w:t>
        </w:r>
      </w:ins>
      <w:r w:rsidRPr="00C17238">
        <w:rPr>
          <w:rFonts w:cs="Times New Roman"/>
        </w:rPr>
        <w:t>useful work</w:t>
      </w:r>
      <w:ins w:id="3429" w:author="Megan Ash" w:date="2026-01-28T10:30:00Z" w16du:dateUtc="2026-01-28T15:30:00Z">
        <w:r w:rsidR="003E5D74">
          <w:rPr>
            <w:rFonts w:cs="Times New Roman"/>
          </w:rPr>
          <w:t>,</w:t>
        </w:r>
      </w:ins>
      <w:r w:rsidRPr="00C17238">
        <w:rPr>
          <w:rFonts w:cs="Times New Roman"/>
        </w:rPr>
        <w:t xml:space="preserve"> </w:t>
      </w:r>
      <w:del w:id="3430" w:author="Megan Ash" w:date="2026-01-28T10:30:00Z" w16du:dateUtc="2026-01-28T15:30:00Z">
        <w:r w:rsidRPr="00C17238" w:rsidDel="003E5D74">
          <w:rPr>
            <w:rFonts w:cs="Times New Roman"/>
          </w:rPr>
          <w:delText xml:space="preserve">or </w:delText>
        </w:r>
      </w:del>
      <w:r w:rsidRPr="00C17238">
        <w:rPr>
          <w:rFonts w:cs="Times New Roman"/>
        </w:rPr>
        <w:t xml:space="preserve">raw </w:t>
      </w:r>
      <w:ins w:id="3431" w:author="Megan Ash" w:date="2026-01-28T10:30:00Z" w16du:dateUtc="2026-01-28T15:30:00Z">
        <w:r w:rsidR="003E5D74">
          <w:rPr>
            <w:rFonts w:cs="Times New Roman"/>
          </w:rPr>
          <w:t xml:space="preserve">material, </w:t>
        </w:r>
      </w:ins>
      <w:r w:rsidRPr="00C17238">
        <w:rPr>
          <w:rFonts w:cs="Times New Roman"/>
        </w:rPr>
        <w:t xml:space="preserve">or </w:t>
      </w:r>
      <w:del w:id="3432" w:author="Megan Ash" w:date="2026-01-28T10:30:00Z" w16du:dateUtc="2026-01-28T15:30:00Z">
        <w:r w:rsidRPr="00C17238" w:rsidDel="003E5D74">
          <w:rPr>
            <w:rFonts w:cs="Times New Roman"/>
          </w:rPr>
          <w:delText>elaborated material</w:delText>
        </w:r>
      </w:del>
      <w:ins w:id="3433" w:author="Megan Ash" w:date="2026-01-28T10:30:00Z" w16du:dateUtc="2026-01-28T15:30:00Z">
        <w:r w:rsidR="003E5D74">
          <w:rPr>
            <w:rFonts w:cs="Times New Roman"/>
          </w:rPr>
          <w:t>finished products</w:t>
        </w:r>
      </w:ins>
      <w:r w:rsidRPr="00C17238">
        <w:rPr>
          <w:rFonts w:cs="Times New Roman"/>
        </w:rPr>
        <w:t>;</w:t>
      </w:r>
    </w:p>
    <w:p w14:paraId="08ADCBE2" w14:textId="7E386F52" w:rsidR="00527FAB" w:rsidRPr="00C17238" w:rsidRDefault="00527FAB" w:rsidP="00F05B60">
      <w:pPr>
        <w:pStyle w:val="ListParagraph"/>
        <w:numPr>
          <w:ilvl w:val="0"/>
          <w:numId w:val="100"/>
        </w:numPr>
        <w:spacing w:line="360" w:lineRule="auto"/>
        <w:jc w:val="both"/>
        <w:rPr>
          <w:rFonts w:cs="Times New Roman"/>
        </w:rPr>
      </w:pPr>
      <w:r w:rsidRPr="00C17238">
        <w:rPr>
          <w:rFonts w:cs="Times New Roman"/>
        </w:rPr>
        <w:t xml:space="preserve">Reporting to work under the influence of </w:t>
      </w:r>
      <w:del w:id="3434" w:author="Megan Ash" w:date="2026-01-28T10:31:00Z" w16du:dateUtc="2026-01-28T15:31:00Z">
        <w:r w:rsidRPr="00C17238" w:rsidDel="000C76D8">
          <w:rPr>
            <w:rFonts w:cs="Times New Roman"/>
          </w:rPr>
          <w:delText>any</w:delText>
        </w:r>
        <w:r w:rsidR="00BE3F60" w:rsidDel="000C76D8">
          <w:rPr>
            <w:rFonts w:cs="Times New Roman"/>
          </w:rPr>
          <w:delText xml:space="preserve"> </w:delText>
        </w:r>
      </w:del>
      <w:r w:rsidR="00BE3F60">
        <w:rPr>
          <w:rFonts w:cs="Times New Roman"/>
        </w:rPr>
        <w:t>alcohol,</w:t>
      </w:r>
      <w:r w:rsidRPr="00C17238">
        <w:rPr>
          <w:rFonts w:cs="Times New Roman"/>
        </w:rPr>
        <w:t xml:space="preserve"> narcotic</w:t>
      </w:r>
      <w:ins w:id="3435" w:author="Megan Ash" w:date="2026-01-28T10:31:00Z" w16du:dateUtc="2026-01-28T15:31:00Z">
        <w:r w:rsidR="000C76D8">
          <w:rPr>
            <w:rFonts w:cs="Times New Roman"/>
          </w:rPr>
          <w:t>s</w:t>
        </w:r>
      </w:ins>
      <w:r w:rsidR="00BE3F60">
        <w:rPr>
          <w:rFonts w:cs="Times New Roman"/>
        </w:rPr>
        <w:t>,</w:t>
      </w:r>
      <w:r w:rsidRPr="00C17238">
        <w:rPr>
          <w:rFonts w:cs="Times New Roman"/>
        </w:rPr>
        <w:t xml:space="preserve"> or </w:t>
      </w:r>
      <w:del w:id="3436" w:author="Megan Ash" w:date="2026-01-28T10:30:00Z" w16du:dateUtc="2026-01-28T15:30:00Z">
        <w:r w:rsidRPr="00C17238" w:rsidDel="000C76D8">
          <w:rPr>
            <w:rFonts w:cs="Times New Roman"/>
          </w:rPr>
          <w:delText xml:space="preserve">unnerving </w:delText>
        </w:r>
      </w:del>
      <w:ins w:id="3437" w:author="Megan Ash" w:date="2026-01-28T10:30:00Z" w16du:dateUtc="2026-01-28T15:30:00Z">
        <w:r w:rsidR="000C76D8">
          <w:rPr>
            <w:rFonts w:cs="Times New Roman"/>
          </w:rPr>
          <w:t>psych</w:t>
        </w:r>
      </w:ins>
      <w:ins w:id="3438" w:author="Megan Ash" w:date="2026-01-28T10:31:00Z" w16du:dateUtc="2026-01-28T15:31:00Z">
        <w:r w:rsidR="000C76D8">
          <w:rPr>
            <w:rFonts w:cs="Times New Roman"/>
          </w:rPr>
          <w:t>oactive</w:t>
        </w:r>
      </w:ins>
      <w:ins w:id="3439" w:author="Megan Ash" w:date="2026-01-28T10:30:00Z" w16du:dateUtc="2026-01-28T15:30:00Z">
        <w:r w:rsidR="000C76D8" w:rsidRPr="00C17238">
          <w:rPr>
            <w:rFonts w:cs="Times New Roman"/>
          </w:rPr>
          <w:t xml:space="preserve"> </w:t>
        </w:r>
      </w:ins>
      <w:r w:rsidRPr="00C17238">
        <w:rPr>
          <w:rFonts w:cs="Times New Roman"/>
        </w:rPr>
        <w:t>drug</w:t>
      </w:r>
      <w:ins w:id="3440" w:author="Megan Ash" w:date="2026-01-28T10:31:00Z" w16du:dateUtc="2026-01-28T15:31:00Z">
        <w:r w:rsidR="000C76D8">
          <w:rPr>
            <w:rFonts w:cs="Times New Roman"/>
          </w:rPr>
          <w:t>s</w:t>
        </w:r>
      </w:ins>
      <w:r w:rsidRPr="00C17238">
        <w:rPr>
          <w:rFonts w:cs="Times New Roman"/>
        </w:rPr>
        <w:t xml:space="preserve">, unless </w:t>
      </w:r>
      <w:del w:id="3441" w:author="Megan Ash" w:date="2026-01-28T10:31:00Z" w16du:dateUtc="2026-01-28T15:31:00Z">
        <w:r w:rsidRPr="00C17238" w:rsidDel="000C76D8">
          <w:rPr>
            <w:rFonts w:cs="Times New Roman"/>
          </w:rPr>
          <w:delText>there is a medical prescription</w:delText>
        </w:r>
      </w:del>
      <w:ins w:id="3442" w:author="Megan Ash" w:date="2026-01-28T10:31:00Z" w16du:dateUtc="2026-01-28T15:31:00Z">
        <w:r w:rsidR="000C76D8">
          <w:rPr>
            <w:rFonts w:cs="Times New Roman"/>
          </w:rPr>
          <w:t>prescribed by a medical professional</w:t>
        </w:r>
      </w:ins>
      <w:r w:rsidRPr="00C17238">
        <w:rPr>
          <w:rFonts w:cs="Times New Roman"/>
        </w:rPr>
        <w:t>;</w:t>
      </w:r>
    </w:p>
    <w:p w14:paraId="0E7344F8" w14:textId="03A221B4" w:rsidR="00527FAB" w:rsidRPr="00C17238" w:rsidRDefault="00527FAB" w:rsidP="00F05B60">
      <w:pPr>
        <w:pStyle w:val="ListParagraph"/>
        <w:numPr>
          <w:ilvl w:val="0"/>
          <w:numId w:val="100"/>
        </w:numPr>
        <w:spacing w:line="360" w:lineRule="auto"/>
        <w:jc w:val="both"/>
        <w:rPr>
          <w:rFonts w:cs="Times New Roman"/>
        </w:rPr>
      </w:pPr>
      <w:r w:rsidRPr="00C17238">
        <w:rPr>
          <w:rFonts w:cs="Times New Roman"/>
        </w:rPr>
        <w:t xml:space="preserve">Carrying weapons of any kind during working hours, unless </w:t>
      </w:r>
      <w:ins w:id="3443" w:author="Megan Ash" w:date="2026-01-28T10:31:00Z" w16du:dateUtc="2026-01-28T15:31:00Z">
        <w:r w:rsidR="000C76D8">
          <w:rPr>
            <w:rFonts w:cs="Times New Roman"/>
          </w:rPr>
          <w:t xml:space="preserve">required due to </w:t>
        </w:r>
      </w:ins>
      <w:r w:rsidRPr="00C17238">
        <w:rPr>
          <w:rFonts w:cs="Times New Roman"/>
        </w:rPr>
        <w:t>the nature of the work</w:t>
      </w:r>
      <w:del w:id="3444" w:author="Megan Ash" w:date="2026-01-28T10:31:00Z" w16du:dateUtc="2026-01-28T15:31:00Z">
        <w:r w:rsidRPr="00C17238" w:rsidDel="000C76D8">
          <w:rPr>
            <w:rFonts w:cs="Times New Roman"/>
          </w:rPr>
          <w:delText xml:space="preserve"> requires it</w:delText>
        </w:r>
      </w:del>
      <w:r w:rsidRPr="00C17238">
        <w:rPr>
          <w:rFonts w:cs="Times New Roman"/>
        </w:rPr>
        <w:t>;</w:t>
      </w:r>
    </w:p>
    <w:p w14:paraId="3CE71EBA" w14:textId="5B002E34" w:rsidR="00527FAB" w:rsidRPr="000A6F7D" w:rsidRDefault="00527FAB">
      <w:pPr>
        <w:pStyle w:val="ListParagraph"/>
        <w:numPr>
          <w:ilvl w:val="0"/>
          <w:numId w:val="100"/>
        </w:numPr>
        <w:spacing w:line="360" w:lineRule="auto"/>
        <w:jc w:val="both"/>
        <w:rPr>
          <w:rFonts w:cs="Times New Roman"/>
        </w:rPr>
      </w:pPr>
      <w:r w:rsidRPr="00C17238">
        <w:rPr>
          <w:rFonts w:cs="Times New Roman"/>
        </w:rPr>
        <w:t>Us</w:t>
      </w:r>
      <w:ins w:id="3445" w:author="Megan Ash" w:date="2026-01-28T10:31:00Z" w16du:dateUtc="2026-01-28T15:31:00Z">
        <w:r w:rsidR="000C76D8">
          <w:rPr>
            <w:rFonts w:cs="Times New Roman"/>
          </w:rPr>
          <w:t>ing</w:t>
        </w:r>
      </w:ins>
      <w:del w:id="3446" w:author="Megan Ash" w:date="2026-01-28T10:31:00Z" w16du:dateUtc="2026-01-28T15:31:00Z">
        <w:r w:rsidRPr="00C17238" w:rsidDel="000C76D8">
          <w:rPr>
            <w:rFonts w:cs="Times New Roman"/>
          </w:rPr>
          <w:delText>e</w:delText>
        </w:r>
      </w:del>
      <w:r w:rsidRPr="00C17238">
        <w:rPr>
          <w:rFonts w:cs="Times New Roman"/>
        </w:rPr>
        <w:t xml:space="preserve"> the tools and supplies provided by the employer</w:t>
      </w:r>
      <w:del w:id="3447" w:author="Megan Ash" w:date="2026-01-28T10:31:00Z" w16du:dateUtc="2026-01-28T15:31:00Z">
        <w:r w:rsidRPr="00C17238" w:rsidDel="000C76D8">
          <w:rPr>
            <w:rFonts w:cs="Times New Roman"/>
          </w:rPr>
          <w:delText>,</w:delText>
        </w:r>
      </w:del>
      <w:r w:rsidRPr="00C17238">
        <w:rPr>
          <w:rFonts w:cs="Times New Roman"/>
        </w:rPr>
        <w:t xml:space="preserve"> for a</w:t>
      </w:r>
      <w:ins w:id="3448" w:author="Megan Ash" w:date="2026-01-28T10:32:00Z" w16du:dateUtc="2026-01-28T15:32:00Z">
        <w:r w:rsidR="000C76D8">
          <w:rPr>
            <w:rFonts w:cs="Times New Roman"/>
          </w:rPr>
          <w:t>ny</w:t>
        </w:r>
      </w:ins>
      <w:r w:rsidRPr="00C17238">
        <w:rPr>
          <w:rFonts w:cs="Times New Roman"/>
        </w:rPr>
        <w:t xml:space="preserve"> purpose other than the one for which they are intended</w:t>
      </w:r>
      <w:r w:rsidRPr="000A6F7D">
        <w:rPr>
          <w:rFonts w:cs="Times New Roman"/>
        </w:rPr>
        <w:t>; and</w:t>
      </w:r>
    </w:p>
    <w:p w14:paraId="0992A5DB" w14:textId="1D0FC6C1" w:rsidR="00527FAB" w:rsidRPr="00C17238" w:rsidRDefault="00527FAB" w:rsidP="00F05B60">
      <w:pPr>
        <w:pStyle w:val="ListParagraph"/>
        <w:numPr>
          <w:ilvl w:val="0"/>
          <w:numId w:val="100"/>
        </w:numPr>
        <w:spacing w:line="360" w:lineRule="auto"/>
        <w:jc w:val="both"/>
        <w:rPr>
          <w:rFonts w:cs="Times New Roman"/>
        </w:rPr>
      </w:pPr>
      <w:r w:rsidRPr="00C17238">
        <w:rPr>
          <w:rFonts w:cs="Times New Roman"/>
        </w:rPr>
        <w:t>Sexually harass</w:t>
      </w:r>
      <w:ins w:id="3449" w:author="Megan Ash" w:date="2026-01-28T10:32:00Z" w16du:dateUtc="2026-01-28T15:32:00Z">
        <w:r w:rsidR="0062773F">
          <w:rPr>
            <w:rFonts w:cs="Times New Roman"/>
          </w:rPr>
          <w:t>ing</w:t>
        </w:r>
      </w:ins>
      <w:r w:rsidRPr="00C17238">
        <w:rPr>
          <w:rFonts w:cs="Times New Roman"/>
        </w:rPr>
        <w:t xml:space="preserve"> </w:t>
      </w:r>
      <w:r w:rsidR="005627AF">
        <w:rPr>
          <w:rFonts w:cs="Times New Roman"/>
        </w:rPr>
        <w:t>or harass</w:t>
      </w:r>
      <w:ins w:id="3450" w:author="Megan Ash" w:date="2026-01-28T10:32:00Z" w16du:dateUtc="2026-01-28T15:32:00Z">
        <w:r w:rsidR="0062773F">
          <w:rPr>
            <w:rFonts w:cs="Times New Roman"/>
          </w:rPr>
          <w:t>ing</w:t>
        </w:r>
      </w:ins>
      <w:r w:rsidR="005C3700">
        <w:rPr>
          <w:rFonts w:cs="Times New Roman"/>
        </w:rPr>
        <w:t xml:space="preserve"> </w:t>
      </w:r>
      <w:r w:rsidRPr="00C17238">
        <w:rPr>
          <w:rFonts w:cs="Times New Roman"/>
        </w:rPr>
        <w:t>any person or perform</w:t>
      </w:r>
      <w:ins w:id="3451" w:author="Megan Ash" w:date="2026-01-28T10:32:00Z" w16du:dateUtc="2026-01-28T15:32:00Z">
        <w:r w:rsidR="0062773F">
          <w:rPr>
            <w:rFonts w:cs="Times New Roman"/>
          </w:rPr>
          <w:t>ing</w:t>
        </w:r>
      </w:ins>
      <w:r w:rsidRPr="00C17238">
        <w:rPr>
          <w:rFonts w:cs="Times New Roman"/>
        </w:rPr>
        <w:t xml:space="preserve"> immoral acts in the workplace.</w:t>
      </w:r>
    </w:p>
    <w:p w14:paraId="05C3BDF2" w14:textId="0E818C51" w:rsidR="007641D2" w:rsidRPr="00C17238" w:rsidRDefault="75FF0278" w:rsidP="005C411A">
      <w:pPr>
        <w:pStyle w:val="Heading2"/>
        <w:numPr>
          <w:ilvl w:val="1"/>
          <w:numId w:val="265"/>
        </w:numPr>
      </w:pPr>
      <w:r w:rsidRPr="2EBCD743">
        <w:t xml:space="preserve"> </w:t>
      </w:r>
      <w:bookmarkStart w:id="3452" w:name="_Toc222754668"/>
      <w:ins w:id="3453" w:author="Megan Ash" w:date="2026-01-28T10:16:00Z" w16du:dateUtc="2026-01-28T15:16:00Z">
        <w:r w:rsidR="003D6DF9" w:rsidRPr="2EBCD743">
          <w:t>60 Day</w:t>
        </w:r>
        <w:r w:rsidR="003D6DF9">
          <w:t xml:space="preserve"> Probationary </w:t>
        </w:r>
      </w:ins>
      <w:commentRangeStart w:id="3454"/>
      <w:r>
        <w:t>Period</w:t>
      </w:r>
      <w:bookmarkEnd w:id="3452"/>
      <w:commentRangeEnd w:id="3454"/>
      <w:r w:rsidRPr="2EBCD743">
        <w:rPr>
          <w:rStyle w:val="CommentReference"/>
          <w:sz w:val="32"/>
          <w:szCs w:val="26"/>
        </w:rPr>
        <w:commentReference w:id="3454"/>
      </w:r>
      <w:r w:rsidRPr="2EBCD743">
        <w:t xml:space="preserve"> </w:t>
      </w:r>
      <w:del w:id="3455" w:author="Catalina Ipas" w:date="2025-09-29T11:23:00Z">
        <w:r w:rsidRPr="2EBCD743" w:rsidDel="75FF0278">
          <w:delText>90/180</w:delText>
        </w:r>
      </w:del>
      <w:ins w:id="3456" w:author="Catalina Ipas" w:date="2025-09-29T11:23:00Z">
        <w:del w:id="3457" w:author="Megan Ash" w:date="2026-01-28T10:16:00Z" w16du:dateUtc="2026-01-28T15:16:00Z">
          <w:r w:rsidR="761741E7" w:rsidRPr="2EBCD743" w:rsidDel="003D6DF9">
            <w:delText>60</w:delText>
          </w:r>
        </w:del>
      </w:ins>
      <w:del w:id="3458" w:author="Megan Ash" w:date="2026-01-28T10:16:00Z" w16du:dateUtc="2026-01-28T15:16:00Z">
        <w:r w:rsidRPr="2EBCD743" w:rsidDel="003D6DF9">
          <w:delText xml:space="preserve"> Days</w:delText>
        </w:r>
      </w:del>
    </w:p>
    <w:p w14:paraId="5F505563" w14:textId="140635CC" w:rsidR="007641D2" w:rsidRDefault="007641D2" w:rsidP="0E916A6A">
      <w:pPr>
        <w:spacing w:after="120" w:line="360" w:lineRule="auto"/>
        <w:jc w:val="both"/>
        <w:rPr>
          <w:ins w:id="3459" w:author="Catalina Ipas" w:date="2025-09-29T11:26:00Z" w16du:dateUtc="2025-09-29T11:26:44Z"/>
          <w:rFonts w:eastAsia="Times New Roman" w:cs="Times New Roman"/>
        </w:rPr>
      </w:pPr>
      <w:commentRangeStart w:id="3460"/>
      <w:commentRangeStart w:id="3461"/>
      <w:r w:rsidRPr="0E916A6A">
        <w:rPr>
          <w:rFonts w:cs="Times New Roman"/>
        </w:rPr>
        <w:t>Probation is a specified perio</w:t>
      </w:r>
      <w:commentRangeEnd w:id="3460"/>
      <w:r w:rsidRPr="0E916A6A">
        <w:rPr>
          <w:rStyle w:val="CommentReference"/>
          <w:rFonts w:cs="Times New Roman"/>
          <w:sz w:val="24"/>
          <w:szCs w:val="24"/>
        </w:rPr>
        <w:commentReference w:id="3460"/>
      </w:r>
      <w:commentRangeEnd w:id="3461"/>
      <w:r w:rsidRPr="0E916A6A">
        <w:rPr>
          <w:rStyle w:val="CommentReference"/>
          <w:rFonts w:cs="Times New Roman"/>
          <w:sz w:val="24"/>
          <w:szCs w:val="24"/>
        </w:rPr>
        <w:commentReference w:id="3461"/>
      </w:r>
      <w:r w:rsidRPr="0E916A6A">
        <w:rPr>
          <w:rFonts w:cs="Times New Roman"/>
        </w:rPr>
        <w:t>d of time</w:t>
      </w:r>
      <w:del w:id="3462" w:author="Catalina Ipas" w:date="2025-09-29T13:48:00Z">
        <w:r w:rsidRPr="0E916A6A" w:rsidDel="007641D2">
          <w:rPr>
            <w:rFonts w:cs="Times New Roman"/>
          </w:rPr>
          <w:delText xml:space="preserve"> </w:delText>
        </w:r>
      </w:del>
      <w:ins w:id="3463" w:author="Catalina Ipas" w:date="2025-09-29T13:48:00Z">
        <w:r w:rsidR="31F6530E" w:rsidRPr="0E916A6A">
          <w:rPr>
            <w:rFonts w:cs="Times New Roman"/>
          </w:rPr>
          <w:t xml:space="preserve"> </w:t>
        </w:r>
      </w:ins>
      <w:r w:rsidRPr="0E916A6A">
        <w:rPr>
          <w:rFonts w:cs="Times New Roman"/>
        </w:rPr>
        <w:t xml:space="preserve">at the beginning of employment during which Partners </w:t>
      </w:r>
      <w:r w:rsidR="00B8238B" w:rsidRPr="0E916A6A">
        <w:rPr>
          <w:rFonts w:cs="Times New Roman"/>
        </w:rPr>
        <w:t>Honduras</w:t>
      </w:r>
      <w:r w:rsidRPr="0E916A6A">
        <w:rPr>
          <w:rFonts w:cs="Times New Roman"/>
        </w:rPr>
        <w:t xml:space="preserve"> and </w:t>
      </w:r>
      <w:ins w:id="3464" w:author="Megan Ash" w:date="2026-01-28T10:34:00Z" w16du:dateUtc="2026-01-28T15:34:00Z">
        <w:r w:rsidR="000F3C24">
          <w:rPr>
            <w:rFonts w:cs="Times New Roman"/>
          </w:rPr>
          <w:t xml:space="preserve">the </w:t>
        </w:r>
      </w:ins>
      <w:r w:rsidRPr="0E916A6A">
        <w:rPr>
          <w:rFonts w:cs="Times New Roman"/>
        </w:rPr>
        <w:t xml:space="preserve">employee </w:t>
      </w:r>
      <w:ins w:id="3465" w:author="Megan Ash" w:date="2026-01-28T10:35:00Z" w16du:dateUtc="2026-01-28T15:35:00Z">
        <w:r w:rsidR="00C1001C">
          <w:rPr>
            <w:rFonts w:cs="Times New Roman"/>
          </w:rPr>
          <w:t>evaluate their mutual suitability</w:t>
        </w:r>
      </w:ins>
      <w:del w:id="3466" w:author="Megan Ash" w:date="2026-01-28T10:35:00Z" w16du:dateUtc="2026-01-28T15:35:00Z">
        <w:r w:rsidRPr="0E916A6A" w:rsidDel="00C1001C">
          <w:rPr>
            <w:rFonts w:cs="Times New Roman"/>
          </w:rPr>
          <w:delText>test each other</w:delText>
        </w:r>
      </w:del>
      <w:r w:rsidRPr="0E916A6A">
        <w:rPr>
          <w:rFonts w:cs="Times New Roman"/>
        </w:rPr>
        <w:t xml:space="preserve">. According to Article </w:t>
      </w:r>
      <w:ins w:id="3467" w:author="Catalina Ipas" w:date="2025-09-29T11:23:00Z">
        <w:r w:rsidR="73F7A797" w:rsidRPr="0E916A6A">
          <w:rPr>
            <w:rFonts w:cs="Times New Roman"/>
          </w:rPr>
          <w:t>49</w:t>
        </w:r>
      </w:ins>
      <w:del w:id="3468" w:author="Catalina Ipas" w:date="2025-09-29T11:23:00Z">
        <w:r w:rsidRPr="0E916A6A" w:rsidDel="007641D2">
          <w:rPr>
            <w:rFonts w:cs="Times New Roman"/>
          </w:rPr>
          <w:delText>8</w:delText>
        </w:r>
      </w:del>
      <w:r w:rsidRPr="0E916A6A">
        <w:rPr>
          <w:rFonts w:cs="Times New Roman"/>
        </w:rPr>
        <w:t xml:space="preserve"> of </w:t>
      </w:r>
      <w:ins w:id="3469" w:author="Megan Ash" w:date="2026-01-28T10:35:00Z" w16du:dateUtc="2026-01-28T15:35:00Z">
        <w:r w:rsidR="00C1001C">
          <w:rPr>
            <w:rFonts w:cs="Times New Roman"/>
          </w:rPr>
          <w:t xml:space="preserve">the </w:t>
        </w:r>
      </w:ins>
      <w:r w:rsidR="00B8238B" w:rsidRPr="0E916A6A">
        <w:rPr>
          <w:rFonts w:cs="Times New Roman"/>
        </w:rPr>
        <w:t>Hondura</w:t>
      </w:r>
      <w:ins w:id="3470" w:author="Megan Ash" w:date="2026-01-28T10:35:00Z" w16du:dateUtc="2026-01-28T15:35:00Z">
        <w:r w:rsidR="00C1001C">
          <w:rPr>
            <w:rFonts w:cs="Times New Roman"/>
          </w:rPr>
          <w:t>n</w:t>
        </w:r>
      </w:ins>
      <w:del w:id="3471" w:author="Megan Ash" w:date="2026-01-28T10:35:00Z" w16du:dateUtc="2026-01-28T15:35:00Z">
        <w:r w:rsidR="00B8238B" w:rsidRPr="0E916A6A" w:rsidDel="00C1001C">
          <w:rPr>
            <w:rFonts w:cs="Times New Roman"/>
          </w:rPr>
          <w:delText>s</w:delText>
        </w:r>
        <w:r w:rsidRPr="0E916A6A" w:rsidDel="00C1001C">
          <w:rPr>
            <w:rFonts w:cs="Times New Roman"/>
          </w:rPr>
          <w:delText>’s</w:delText>
        </w:r>
      </w:del>
      <w:r w:rsidRPr="0E916A6A">
        <w:rPr>
          <w:rFonts w:cs="Times New Roman"/>
        </w:rPr>
        <w:t xml:space="preserve"> Labor Code, </w:t>
      </w:r>
      <w:ins w:id="3472" w:author="Catalina Ipas" w:date="2025-09-29T11:25:00Z">
        <w:r w:rsidR="1CBA8702" w:rsidRPr="0E916A6A">
          <w:rPr>
            <w:rFonts w:cs="Times New Roman"/>
          </w:rPr>
          <w:t>all</w:t>
        </w:r>
      </w:ins>
      <w:ins w:id="3473" w:author="Catalina Ipas" w:date="2025-09-29T11:24:00Z">
        <w:r w:rsidR="1CBA8702" w:rsidRPr="0E916A6A">
          <w:rPr>
            <w:rFonts w:eastAsia="Times New Roman" w:cs="Times New Roman"/>
            <w:color w:val="000000" w:themeColor="text1"/>
          </w:rPr>
          <w:t xml:space="preserve"> new employees are subject to a</w:t>
        </w:r>
      </w:ins>
      <w:ins w:id="3474" w:author="Catalina Ipas" w:date="2025-09-29T11:27:00Z">
        <w:r w:rsidR="2D75AC91" w:rsidRPr="0E916A6A">
          <w:rPr>
            <w:rFonts w:eastAsia="Times New Roman" w:cs="Times New Roman"/>
            <w:color w:val="000000" w:themeColor="text1"/>
          </w:rPr>
          <w:t xml:space="preserve"> remunerated</w:t>
        </w:r>
      </w:ins>
      <w:ins w:id="3475" w:author="Catalina Ipas" w:date="2025-09-29T11:24:00Z">
        <w:r w:rsidR="1CBA8702" w:rsidRPr="0E916A6A">
          <w:rPr>
            <w:rFonts w:eastAsia="Times New Roman" w:cs="Times New Roman"/>
            <w:color w:val="000000" w:themeColor="text1"/>
          </w:rPr>
          <w:t xml:space="preserve"> probationary period of two (2) months</w:t>
        </w:r>
      </w:ins>
      <w:ins w:id="3476" w:author="Catalina Ipas" w:date="2025-09-29T11:26:00Z">
        <w:r w:rsidR="56A22860" w:rsidRPr="0E916A6A">
          <w:rPr>
            <w:rFonts w:eastAsia="Times New Roman" w:cs="Times New Roman"/>
            <w:color w:val="000000" w:themeColor="text1"/>
          </w:rPr>
          <w:t xml:space="preserve">, which must be stipulated in </w:t>
        </w:r>
      </w:ins>
      <w:ins w:id="3477" w:author="Catalina Ipas" w:date="2025-09-29T11:27:00Z">
        <w:r w:rsidR="18257727" w:rsidRPr="0E916A6A">
          <w:rPr>
            <w:rFonts w:eastAsia="Times New Roman" w:cs="Times New Roman"/>
            <w:color w:val="000000" w:themeColor="text1"/>
          </w:rPr>
          <w:t>writing</w:t>
        </w:r>
      </w:ins>
      <w:ins w:id="3478" w:author="Catalina Ipas" w:date="2025-09-29T11:26:00Z">
        <w:r w:rsidR="56A22860" w:rsidRPr="0E916A6A">
          <w:rPr>
            <w:rFonts w:eastAsia="Times New Roman" w:cs="Times New Roman"/>
            <w:color w:val="000000" w:themeColor="text1"/>
          </w:rPr>
          <w:t xml:space="preserve"> per Article 50.</w:t>
        </w:r>
      </w:ins>
    </w:p>
    <w:p w14:paraId="415AAA48" w14:textId="70EE558A" w:rsidR="007641D2" w:rsidRDefault="1CBA8702" w:rsidP="0E916A6A">
      <w:pPr>
        <w:spacing w:after="120" w:line="360" w:lineRule="auto"/>
        <w:jc w:val="both"/>
        <w:rPr>
          <w:del w:id="3479" w:author="Catalina Ipas" w:date="2025-09-29T11:30:00Z" w16du:dateUtc="2025-09-29T11:30:05Z"/>
          <w:rFonts w:cs="Times New Roman"/>
        </w:rPr>
      </w:pPr>
      <w:ins w:id="3480" w:author="Catalina Ipas" w:date="2025-09-29T11:25:00Z">
        <w:del w:id="3481" w:author="Megan Ash" w:date="2026-01-28T10:36:00Z" w16du:dateUtc="2026-01-28T15:36:00Z">
          <w:r w:rsidRPr="0E916A6A" w:rsidDel="00C1001C">
            <w:rPr>
              <w:rFonts w:eastAsia="Times New Roman" w:cs="Times New Roman"/>
            </w:rPr>
            <w:delText>Its purpose is,</w:delText>
          </w:r>
        </w:del>
      </w:ins>
      <w:ins w:id="3482" w:author="Megan Ash" w:date="2026-01-28T10:36:00Z" w16du:dateUtc="2026-01-28T15:36:00Z">
        <w:r w:rsidR="00C1001C">
          <w:rPr>
            <w:rFonts w:eastAsia="Times New Roman" w:cs="Times New Roman"/>
          </w:rPr>
          <w:t>The purpose of this period</w:t>
        </w:r>
        <w:r w:rsidR="008B75AB">
          <w:rPr>
            <w:rFonts w:eastAsia="Times New Roman" w:cs="Times New Roman"/>
          </w:rPr>
          <w:t xml:space="preserve"> is</w:t>
        </w:r>
      </w:ins>
      <w:ins w:id="3483" w:author="Catalina Ipas" w:date="2025-09-29T11:25:00Z">
        <w:r w:rsidRPr="0E916A6A">
          <w:rPr>
            <w:rFonts w:eastAsia="Times New Roman" w:cs="Times New Roman"/>
          </w:rPr>
          <w:t xml:space="preserve"> </w:t>
        </w:r>
        <w:del w:id="3484" w:author="Megan Ash" w:date="2026-01-28T10:36:00Z" w16du:dateUtc="2026-01-28T15:36:00Z">
          <w:r w:rsidRPr="0E916A6A" w:rsidDel="008B75AB">
            <w:rPr>
              <w:rFonts w:eastAsia="Times New Roman" w:cs="Times New Roman"/>
            </w:rPr>
            <w:delText xml:space="preserve">on the part of </w:delText>
          </w:r>
        </w:del>
      </w:ins>
      <w:ins w:id="3485" w:author="Megan Ash" w:date="2026-01-28T10:36:00Z" w16du:dateUtc="2026-01-28T15:36:00Z">
        <w:r w:rsidR="008B75AB">
          <w:rPr>
            <w:rFonts w:eastAsia="Times New Roman" w:cs="Times New Roman"/>
          </w:rPr>
          <w:t xml:space="preserve">for </w:t>
        </w:r>
      </w:ins>
      <w:ins w:id="3486" w:author="Catalina Ipas" w:date="2025-09-29T11:25:00Z">
        <w:r w:rsidRPr="0E916A6A">
          <w:rPr>
            <w:rFonts w:eastAsia="Times New Roman" w:cs="Times New Roman"/>
          </w:rPr>
          <w:t>the employer</w:t>
        </w:r>
        <w:del w:id="3487" w:author="Megan Ash" w:date="2026-01-28T10:36:00Z" w16du:dateUtc="2026-01-28T15:36:00Z">
          <w:r w:rsidRPr="0E916A6A" w:rsidDel="008B75AB">
            <w:rPr>
              <w:rFonts w:eastAsia="Times New Roman" w:cs="Times New Roman"/>
            </w:rPr>
            <w:delText>,</w:delText>
          </w:r>
        </w:del>
        <w:r w:rsidRPr="0E916A6A">
          <w:rPr>
            <w:rFonts w:eastAsia="Times New Roman" w:cs="Times New Roman"/>
          </w:rPr>
          <w:t xml:space="preserve"> to evaluate the </w:t>
        </w:r>
        <w:del w:id="3488" w:author="Megan Ash" w:date="2026-01-28T10:37:00Z" w16du:dateUtc="2026-01-28T15:37:00Z">
          <w:r w:rsidRPr="0E916A6A" w:rsidDel="008B75AB">
            <w:rPr>
              <w:rFonts w:eastAsia="Times New Roman" w:cs="Times New Roman"/>
            </w:rPr>
            <w:delText>worker’</w:delText>
          </w:r>
        </w:del>
      </w:ins>
      <w:ins w:id="3489" w:author="Megan Ash" w:date="2026-01-28T10:37:00Z" w16du:dateUtc="2026-01-28T15:37:00Z">
        <w:r w:rsidR="008B75AB">
          <w:rPr>
            <w:rFonts w:eastAsia="Times New Roman" w:cs="Times New Roman"/>
          </w:rPr>
          <w:t>employee’</w:t>
        </w:r>
      </w:ins>
      <w:ins w:id="3490" w:author="Catalina Ipas" w:date="2025-09-29T11:25:00Z">
        <w:r w:rsidRPr="0E916A6A">
          <w:rPr>
            <w:rFonts w:eastAsia="Times New Roman" w:cs="Times New Roman"/>
          </w:rPr>
          <w:t>s skills</w:t>
        </w:r>
        <w:del w:id="3491" w:author="Megan Ash" w:date="2026-01-28T10:37:00Z" w16du:dateUtc="2026-01-28T15:37:00Z">
          <w:r w:rsidRPr="0E916A6A" w:rsidDel="008B75AB">
            <w:rPr>
              <w:rFonts w:eastAsia="Times New Roman" w:cs="Times New Roman"/>
            </w:rPr>
            <w:delText>,</w:delText>
          </w:r>
        </w:del>
      </w:ins>
      <w:ins w:id="3492" w:author="Megan Ash" w:date="2026-01-28T10:37:00Z" w16du:dateUtc="2026-01-28T15:37:00Z">
        <w:r w:rsidR="008B75AB">
          <w:rPr>
            <w:rFonts w:eastAsia="Times New Roman" w:cs="Times New Roman"/>
          </w:rPr>
          <w:t xml:space="preserve"> and</w:t>
        </w:r>
      </w:ins>
      <w:ins w:id="3493" w:author="Catalina Ipas" w:date="2025-09-29T11:25:00Z">
        <w:r w:rsidRPr="0E916A6A">
          <w:rPr>
            <w:rFonts w:eastAsia="Times New Roman" w:cs="Times New Roman"/>
          </w:rPr>
          <w:t xml:space="preserve"> </w:t>
        </w:r>
        <w:del w:id="3494" w:author="Megan Ash" w:date="2026-01-28T10:37:00Z" w16du:dateUtc="2026-01-28T15:37:00Z">
          <w:r w:rsidRPr="0E916A6A" w:rsidDel="008B75AB">
            <w:rPr>
              <w:rFonts w:eastAsia="Times New Roman" w:cs="Times New Roman"/>
            </w:rPr>
            <w:delText xml:space="preserve">and on the part of the worker, </w:delText>
          </w:r>
        </w:del>
      </w:ins>
      <w:ins w:id="3495" w:author="Megan Ash" w:date="2026-01-28T10:37:00Z" w16du:dateUtc="2026-01-28T15:37:00Z">
        <w:r w:rsidR="008B75AB">
          <w:rPr>
            <w:rFonts w:eastAsia="Times New Roman" w:cs="Times New Roman"/>
          </w:rPr>
          <w:t xml:space="preserve">for the employee </w:t>
        </w:r>
      </w:ins>
      <w:ins w:id="3496" w:author="Catalina Ipas" w:date="2025-09-29T11:25:00Z">
        <w:r w:rsidRPr="0E916A6A">
          <w:rPr>
            <w:rFonts w:eastAsia="Times New Roman" w:cs="Times New Roman"/>
          </w:rPr>
          <w:t>to assess the suitability of the working conditions.</w:t>
        </w:r>
      </w:ins>
      <w:ins w:id="3497" w:author="Catalina Ipas" w:date="2025-09-29T11:27:00Z">
        <w:r w:rsidR="025497EE" w:rsidRPr="0E916A6A">
          <w:rPr>
            <w:rFonts w:eastAsia="Times New Roman" w:cs="Times New Roman"/>
          </w:rPr>
          <w:t xml:space="preserve"> If</w:t>
        </w:r>
      </w:ins>
      <w:ins w:id="3498" w:author="Megan Ash" w:date="2026-01-28T10:37:00Z" w16du:dateUtc="2026-01-28T15:37:00Z">
        <w:r w:rsidR="001A583D">
          <w:rPr>
            <w:rFonts w:eastAsia="Times New Roman" w:cs="Times New Roman"/>
          </w:rPr>
          <w:t>,</w:t>
        </w:r>
      </w:ins>
      <w:ins w:id="3499" w:author="Catalina Ipas" w:date="2025-09-29T11:25:00Z">
        <w:r w:rsidRPr="0E916A6A">
          <w:rPr>
            <w:rFonts w:eastAsia="Times New Roman" w:cs="Times New Roman"/>
          </w:rPr>
          <w:t xml:space="preserve"> at </w:t>
        </w:r>
        <w:del w:id="3500" w:author="Megan Ash" w:date="2026-01-28T10:37:00Z" w16du:dateUtc="2026-01-28T15:37:00Z">
          <w:r w:rsidRPr="0E916A6A" w:rsidDel="001A583D">
            <w:rPr>
              <w:rFonts w:eastAsia="Times New Roman" w:cs="Times New Roman"/>
            </w:rPr>
            <w:delText>its conclusion</w:delText>
          </w:r>
        </w:del>
      </w:ins>
      <w:ins w:id="3501" w:author="Megan Ash" w:date="2026-01-28T10:37:00Z" w16du:dateUtc="2026-01-28T15:37:00Z">
        <w:r w:rsidR="001A583D">
          <w:rPr>
            <w:rFonts w:eastAsia="Times New Roman" w:cs="Times New Roman"/>
          </w:rPr>
          <w:t>the end of the probationary period,</w:t>
        </w:r>
      </w:ins>
      <w:ins w:id="3502" w:author="Catalina Ipas" w:date="2025-09-29T11:25:00Z">
        <w:r w:rsidRPr="0E916A6A">
          <w:rPr>
            <w:rFonts w:eastAsia="Times New Roman" w:cs="Times New Roman"/>
          </w:rPr>
          <w:t xml:space="preserve"> neither party expresses the intention to terminate the contract, it shall continue </w:t>
        </w:r>
        <w:del w:id="3503" w:author="Megan Ash" w:date="2026-01-28T10:38:00Z" w16du:dateUtc="2026-01-28T15:38:00Z">
          <w:r w:rsidRPr="0E916A6A" w:rsidDel="00FF50E7">
            <w:rPr>
              <w:rFonts w:eastAsia="Times New Roman" w:cs="Times New Roman"/>
            </w:rPr>
            <w:delText>for</w:delText>
          </w:r>
        </w:del>
      </w:ins>
      <w:ins w:id="3504" w:author="Megan Ash" w:date="2026-01-28T10:38:00Z" w16du:dateUtc="2026-01-28T15:38:00Z">
        <w:r w:rsidR="00FF50E7">
          <w:rPr>
            <w:rFonts w:eastAsia="Times New Roman" w:cs="Times New Roman"/>
          </w:rPr>
          <w:t>as</w:t>
        </w:r>
      </w:ins>
      <w:ins w:id="3505" w:author="Catalina Ipas" w:date="2025-09-29T11:25:00Z">
        <w:r w:rsidRPr="0E916A6A">
          <w:rPr>
            <w:rFonts w:eastAsia="Times New Roman" w:cs="Times New Roman"/>
          </w:rPr>
          <w:t xml:space="preserve"> an indefinite</w:t>
        </w:r>
      </w:ins>
      <w:ins w:id="3506" w:author="Megan Ash" w:date="2026-01-28T10:38:00Z" w16du:dateUtc="2026-01-28T15:38:00Z">
        <w:r w:rsidR="00FF50E7">
          <w:rPr>
            <w:rFonts w:eastAsia="Times New Roman" w:cs="Times New Roman"/>
          </w:rPr>
          <w:t>-term employment agreement.</w:t>
        </w:r>
      </w:ins>
      <w:ins w:id="3507" w:author="Catalina Ipas" w:date="2025-09-29T11:25:00Z">
        <w:del w:id="3508" w:author="Megan Ash" w:date="2026-01-28T10:38:00Z" w16du:dateUtc="2026-01-28T15:38:00Z">
          <w:r w:rsidRPr="0E916A6A" w:rsidDel="00FF50E7">
            <w:rPr>
              <w:rFonts w:eastAsia="Times New Roman" w:cs="Times New Roman"/>
            </w:rPr>
            <w:delText xml:space="preserve"> period.</w:delText>
          </w:r>
        </w:del>
      </w:ins>
      <w:ins w:id="3509" w:author="Catalina Ipas" w:date="2025-09-29T11:32:00Z">
        <w:r w:rsidR="3495F691" w:rsidRPr="0E916A6A">
          <w:rPr>
            <w:rFonts w:eastAsia="Times New Roman" w:cs="Times New Roman"/>
          </w:rPr>
          <w:t xml:space="preserve"> </w:t>
        </w:r>
      </w:ins>
      <w:ins w:id="3510" w:author="Catalina Ipas" w:date="2025-09-29T11:31:00Z">
        <w:r w:rsidR="0506B29D" w:rsidRPr="0E916A6A">
          <w:rPr>
            <w:rFonts w:cs="Times New Roman"/>
          </w:rPr>
          <w:t>However, if at the end of the probationary period</w:t>
        </w:r>
        <w:del w:id="3511" w:author="Megan Ash" w:date="2026-01-28T10:38:00Z" w16du:dateUtc="2026-01-28T15:38:00Z">
          <w:r w:rsidR="0506B29D" w:rsidRPr="0E916A6A" w:rsidDel="00FF50E7">
            <w:rPr>
              <w:rFonts w:cs="Times New Roman"/>
            </w:rPr>
            <w:delText xml:space="preserve"> if</w:delText>
          </w:r>
        </w:del>
        <w:r w:rsidR="0506B29D" w:rsidRPr="0E916A6A">
          <w:rPr>
            <w:rFonts w:cs="Times New Roman"/>
          </w:rPr>
          <w:t xml:space="preserve"> Partners Honduras considers</w:t>
        </w:r>
      </w:ins>
      <w:ins w:id="3512" w:author="Megan Ash" w:date="2026-01-28T10:46:00Z" w16du:dateUtc="2026-01-28T15:46:00Z">
        <w:r w:rsidR="003C1993">
          <w:rPr>
            <w:rFonts w:cs="Times New Roman"/>
          </w:rPr>
          <w:t>,</w:t>
        </w:r>
      </w:ins>
      <w:ins w:id="3513" w:author="Catalina Ipas" w:date="2025-09-29T11:31:00Z">
        <w:r w:rsidR="0506B29D" w:rsidRPr="0E916A6A">
          <w:rPr>
            <w:rFonts w:cs="Times New Roman"/>
          </w:rPr>
          <w:t xml:space="preserve"> at its sole discretion</w:t>
        </w:r>
      </w:ins>
      <w:ins w:id="3514" w:author="Megan Ash" w:date="2026-01-28T10:47:00Z" w16du:dateUtc="2026-01-28T15:47:00Z">
        <w:r w:rsidR="003C1993">
          <w:rPr>
            <w:rFonts w:cs="Times New Roman"/>
          </w:rPr>
          <w:t>,</w:t>
        </w:r>
      </w:ins>
      <w:ins w:id="3515" w:author="Catalina Ipas" w:date="2025-09-29T11:31:00Z">
        <w:r w:rsidR="0506B29D" w:rsidRPr="0E916A6A">
          <w:rPr>
            <w:rFonts w:cs="Times New Roman"/>
          </w:rPr>
          <w:t xml:space="preserve"> that the employee </w:t>
        </w:r>
        <w:del w:id="3516" w:author="Megan Ash" w:date="2026-01-28T10:47:00Z" w16du:dateUtc="2026-01-28T15:47:00Z">
          <w:r w:rsidR="0506B29D" w:rsidRPr="0E916A6A" w:rsidDel="003C1993">
            <w:rPr>
              <w:rFonts w:cs="Times New Roman"/>
            </w:rPr>
            <w:delText>does not have</w:delText>
          </w:r>
        </w:del>
      </w:ins>
      <w:ins w:id="3517" w:author="Megan Ash" w:date="2026-01-28T10:47:00Z" w16du:dateUtc="2026-01-28T15:47:00Z">
        <w:r w:rsidR="003C1993">
          <w:rPr>
            <w:rFonts w:cs="Times New Roman"/>
          </w:rPr>
          <w:t>lacks</w:t>
        </w:r>
      </w:ins>
      <w:ins w:id="3518" w:author="Catalina Ipas" w:date="2025-09-29T11:31:00Z">
        <w:r w:rsidR="0506B29D" w:rsidRPr="0E916A6A">
          <w:rPr>
            <w:rFonts w:cs="Times New Roman"/>
          </w:rPr>
          <w:t xml:space="preserve"> the required knowledge or abilities to perform the position duties, it may terminate </w:t>
        </w:r>
      </w:ins>
      <w:ins w:id="3519" w:author="Megan Ash" w:date="2026-01-28T10:47:00Z" w16du:dateUtc="2026-01-28T15:47:00Z">
        <w:r w:rsidR="003C1993">
          <w:rPr>
            <w:rFonts w:cs="Times New Roman"/>
          </w:rPr>
          <w:t xml:space="preserve">the </w:t>
        </w:r>
      </w:ins>
      <w:ins w:id="3520" w:author="Catalina Ipas" w:date="2025-09-29T11:31:00Z">
        <w:r w:rsidR="0506B29D" w:rsidRPr="0E916A6A">
          <w:rPr>
            <w:rFonts w:cs="Times New Roman"/>
          </w:rPr>
          <w:t xml:space="preserve">employment agreement. </w:t>
        </w:r>
      </w:ins>
      <w:del w:id="3521" w:author="Catalina Ipas" w:date="2025-09-29T11:31:00Z">
        <w:r w:rsidR="007641D2" w:rsidRPr="0E916A6A" w:rsidDel="007641D2">
          <w:rPr>
            <w:rFonts w:cs="Times New Roman"/>
          </w:rPr>
          <w:delText>t</w:delText>
        </w:r>
      </w:del>
      <w:del w:id="3522" w:author="Catalina Ipas" w:date="2025-09-29T11:30:00Z">
        <w:r w:rsidR="007641D2" w:rsidRPr="0E916A6A" w:rsidDel="007641D2">
          <w:rPr>
            <w:rFonts w:cs="Times New Roman"/>
          </w:rPr>
          <w:delText>he conclusion of a definitive employment contract may be</w:delText>
        </w:r>
      </w:del>
      <w:del w:id="3523" w:author="Catalina Ipas" w:date="2025-09-29T11:31:00Z">
        <w:r w:rsidR="007641D2" w:rsidRPr="0E916A6A" w:rsidDel="007641D2">
          <w:rPr>
            <w:rFonts w:cs="Times New Roman"/>
          </w:rPr>
          <w:delText xml:space="preserve"> </w:delText>
        </w:r>
      </w:del>
      <w:del w:id="3524" w:author="Catalina Ipas" w:date="2025-09-29T11:30:00Z">
        <w:r w:rsidR="007641D2" w:rsidRPr="0E916A6A" w:rsidDel="007641D2">
          <w:rPr>
            <w:rFonts w:cs="Times New Roman"/>
          </w:rPr>
          <w:delText>subordinated to a trial engagement in which the parties agree to</w:delText>
        </w:r>
      </w:del>
      <w:del w:id="3525" w:author="Catalina Ipas" w:date="2025-09-29T11:31:00Z">
        <w:r w:rsidR="007641D2" w:rsidRPr="0E916A6A" w:rsidDel="007641D2">
          <w:rPr>
            <w:rFonts w:cs="Times New Roman"/>
          </w:rPr>
          <w:delText xml:space="preserve"> </w:delText>
        </w:r>
      </w:del>
      <w:del w:id="3526" w:author="Catalina Ipas" w:date="2025-09-29T11:30:00Z">
        <w:r w:rsidR="007641D2" w:rsidRPr="0E916A6A" w:rsidDel="007641D2">
          <w:rPr>
            <w:rFonts w:cs="Times New Roman"/>
          </w:rPr>
          <w:delText>assess</w:delText>
        </w:r>
      </w:del>
      <w:del w:id="3527" w:author="Catalina Ipas" w:date="2025-09-29T11:31:00Z">
        <w:r w:rsidR="007641D2" w:rsidRPr="0E916A6A" w:rsidDel="007641D2">
          <w:rPr>
            <w:rFonts w:cs="Times New Roman"/>
          </w:rPr>
          <w:delText>:</w:delText>
        </w:r>
      </w:del>
    </w:p>
    <w:p w14:paraId="4E435CEE" w14:textId="77777777" w:rsidR="007641D2" w:rsidRDefault="007641D2">
      <w:pPr>
        <w:numPr>
          <w:ilvl w:val="0"/>
          <w:numId w:val="172"/>
        </w:numPr>
        <w:spacing w:after="120" w:line="360" w:lineRule="auto"/>
        <w:ind w:left="0" w:firstLine="0"/>
        <w:jc w:val="both"/>
        <w:rPr>
          <w:del w:id="3528" w:author="Catalina Ipas" w:date="2025-09-29T11:30:00Z" w16du:dateUtc="2025-09-29T11:30:05Z"/>
          <w:rFonts w:cs="Times New Roman"/>
        </w:rPr>
        <w:pPrChange w:id="3529" w:author="Catalina Ipas" w:date="2025-09-29T11:30:00Z">
          <w:pPr>
            <w:pStyle w:val="ListParagraph"/>
            <w:numPr>
              <w:numId w:val="172"/>
            </w:numPr>
            <w:spacing w:after="120" w:line="360" w:lineRule="auto"/>
            <w:ind w:left="0" w:hanging="360"/>
            <w:jc w:val="both"/>
          </w:pPr>
        </w:pPrChange>
      </w:pPr>
      <w:del w:id="3530" w:author="Catalina Ipas" w:date="2025-09-29T11:30:00Z">
        <w:r w:rsidRPr="0E916A6A" w:rsidDel="007641D2">
          <w:rPr>
            <w:rFonts w:cs="Times New Roman"/>
          </w:rPr>
          <w:delText>the employer: the quality of the employee's services and their productivity</w:delText>
        </w:r>
      </w:del>
    </w:p>
    <w:p w14:paraId="0950E8F6" w14:textId="77777777" w:rsidR="007641D2" w:rsidRPr="000C0C53" w:rsidRDefault="007641D2">
      <w:pPr>
        <w:numPr>
          <w:ilvl w:val="0"/>
          <w:numId w:val="172"/>
        </w:numPr>
        <w:spacing w:after="120" w:line="360" w:lineRule="auto"/>
        <w:ind w:left="0" w:firstLine="0"/>
        <w:jc w:val="both"/>
        <w:rPr>
          <w:del w:id="3531" w:author="Catalina Ipas" w:date="2025-09-29T11:30:00Z" w16du:dateUtc="2025-09-29T11:30:05Z"/>
          <w:rFonts w:cs="Times New Roman"/>
        </w:rPr>
        <w:pPrChange w:id="3532" w:author="Catalina Ipas" w:date="2025-09-29T11:30:00Z">
          <w:pPr>
            <w:pStyle w:val="ListParagraph"/>
            <w:numPr>
              <w:numId w:val="172"/>
            </w:numPr>
            <w:spacing w:after="120" w:line="360" w:lineRule="auto"/>
            <w:ind w:left="0" w:hanging="360"/>
            <w:jc w:val="both"/>
          </w:pPr>
        </w:pPrChange>
      </w:pPr>
      <w:del w:id="3533" w:author="Catalina Ipas" w:date="2025-09-29T11:30:00Z">
        <w:r w:rsidRPr="0E916A6A" w:rsidDel="007641D2">
          <w:rPr>
            <w:rFonts w:cs="Times New Roman"/>
          </w:rPr>
          <w:delText>the employee: working, living, remuneration, health and safety conditions, and the company's social climate</w:delText>
        </w:r>
      </w:del>
    </w:p>
    <w:p w14:paraId="0005D853" w14:textId="02DAE5A0" w:rsidR="007641D2" w:rsidRPr="00C17238" w:rsidRDefault="007641D2" w:rsidP="007641D2">
      <w:pPr>
        <w:spacing w:after="120" w:line="360" w:lineRule="auto"/>
        <w:jc w:val="both"/>
        <w:rPr>
          <w:del w:id="3534" w:author="Catalina Ipas" w:date="2025-09-29T11:31:00Z" w16du:dateUtc="2025-09-29T11:31:19Z"/>
          <w:rFonts w:cs="Times New Roman"/>
        </w:rPr>
      </w:pPr>
      <w:del w:id="3535" w:author="Catalina Ipas" w:date="2025-09-29T11:31:00Z">
        <w:r w:rsidRPr="0E916A6A" w:rsidDel="007641D2">
          <w:rPr>
            <w:rFonts w:cs="Times New Roman"/>
          </w:rPr>
          <w:delText xml:space="preserve">At the end of the probationary period if Partners </w:delText>
        </w:r>
        <w:r w:rsidRPr="0E916A6A" w:rsidDel="00B8238B">
          <w:rPr>
            <w:rFonts w:cs="Times New Roman"/>
          </w:rPr>
          <w:delText>Honduras</w:delText>
        </w:r>
        <w:r w:rsidRPr="0E916A6A" w:rsidDel="007641D2">
          <w:rPr>
            <w:rFonts w:cs="Times New Roman"/>
          </w:rPr>
          <w:delText xml:space="preserve"> considers at its sole discretion that the employee does not have the required knowledge or abilities to perform the position duties, it may terminate employment agreement. </w:delText>
        </w:r>
      </w:del>
    </w:p>
    <w:p w14:paraId="5EA1F9A8" w14:textId="165A9474" w:rsidR="007641D2" w:rsidRDefault="007641D2" w:rsidP="0E916A6A">
      <w:pPr>
        <w:spacing w:after="120" w:line="360" w:lineRule="auto"/>
        <w:jc w:val="both"/>
        <w:rPr>
          <w:del w:id="3536" w:author="Catalina Ipas" w:date="2025-09-29T11:32:00Z" w16du:dateUtc="2025-09-29T11:32:30Z"/>
          <w:rFonts w:eastAsia="Times New Roman" w:cs="Times New Roman"/>
        </w:rPr>
      </w:pPr>
      <w:del w:id="3537" w:author="Catalina Ipas" w:date="2025-09-29T11:29:00Z">
        <w:r w:rsidRPr="0E916A6A" w:rsidDel="007641D2">
          <w:rPr>
            <w:rFonts w:cs="Times New Roman"/>
          </w:rPr>
          <w:delText xml:space="preserve">If an employment agreement is indefinite or fixed term exceeding 180 days, the new employee is subject to a probationary period of </w:delText>
        </w:r>
        <w:r w:rsidRPr="0E916A6A" w:rsidDel="00F223D5">
          <w:rPr>
            <w:rFonts w:cs="Times New Roman"/>
          </w:rPr>
          <w:delText>90</w:delText>
        </w:r>
        <w:r w:rsidRPr="0E916A6A" w:rsidDel="007641D2">
          <w:rPr>
            <w:rFonts w:cs="Times New Roman"/>
          </w:rPr>
          <w:delText xml:space="preserve"> days. For executive positions, which are defined as individuals in positions of leadership, management, or others that exercise functions related to direction and administration of the business, the probationary period will be extended 180 days. </w:delText>
        </w:r>
      </w:del>
      <w:del w:id="3538" w:author="Catalina Ipas" w:date="2025-09-29T11:32:00Z">
        <w:r w:rsidRPr="0E916A6A" w:rsidDel="007641D2">
          <w:rPr>
            <w:rFonts w:cs="Times New Roman"/>
          </w:rPr>
          <w:delText xml:space="preserve">The probation period is to occur only once during the period of an individual's employment with Partners </w:delText>
        </w:r>
        <w:r w:rsidRPr="0E916A6A" w:rsidDel="00B8238B">
          <w:rPr>
            <w:rFonts w:cs="Times New Roman"/>
          </w:rPr>
          <w:delText>Honduras</w:delText>
        </w:r>
        <w:r w:rsidRPr="0E916A6A" w:rsidDel="007641D2">
          <w:rPr>
            <w:rFonts w:cs="Times New Roman"/>
          </w:rPr>
          <w:delText>.</w:delText>
        </w:r>
      </w:del>
    </w:p>
    <w:p w14:paraId="28BE613C" w14:textId="2530AB09" w:rsidR="007641D2" w:rsidRPr="00C17238" w:rsidRDefault="007641D2" w:rsidP="0E916A6A">
      <w:pPr>
        <w:spacing w:after="120" w:line="360" w:lineRule="auto"/>
        <w:jc w:val="both"/>
        <w:rPr>
          <w:ins w:id="3539" w:author="Catalina Ipas" w:date="2025-09-29T13:44:00Z" w16du:dateUtc="2025-09-29T13:44:12Z"/>
          <w:rFonts w:cs="Times New Roman"/>
        </w:rPr>
      </w:pPr>
      <w:r w:rsidRPr="0E916A6A">
        <w:rPr>
          <w:rFonts w:cs="Times New Roman"/>
        </w:rPr>
        <w:t xml:space="preserve">Near the conclusion of probationary period, the supervisor shall meet with the employee </w:t>
      </w:r>
      <w:del w:id="3540" w:author="Megan Ash" w:date="2026-01-28T10:48:00Z" w16du:dateUtc="2026-01-28T15:48:00Z">
        <w:r w:rsidRPr="0E916A6A" w:rsidDel="00937428">
          <w:rPr>
            <w:rFonts w:cs="Times New Roman"/>
          </w:rPr>
          <w:delText xml:space="preserve">in question </w:delText>
        </w:r>
      </w:del>
      <w:r w:rsidRPr="0E916A6A">
        <w:rPr>
          <w:rFonts w:cs="Times New Roman"/>
        </w:rPr>
        <w:t xml:space="preserve">to discuss the </w:t>
      </w:r>
      <w:del w:id="3541" w:author="Megan Ash" w:date="2026-01-28T10:48:00Z" w16du:dateUtc="2026-01-28T15:48:00Z">
        <w:r w:rsidRPr="0E916A6A" w:rsidDel="00937428">
          <w:rPr>
            <w:rFonts w:cs="Times New Roman"/>
          </w:rPr>
          <w:delText>adequacy of the</w:delText>
        </w:r>
      </w:del>
      <w:r w:rsidRPr="0E916A6A">
        <w:rPr>
          <w:rFonts w:cs="Times New Roman"/>
        </w:rPr>
        <w:t xml:space="preserve"> employee's performance</w:t>
      </w:r>
      <w:ins w:id="3542" w:author="Megan Ash" w:date="2026-01-28T10:48:00Z" w16du:dateUtc="2026-01-28T15:48:00Z">
        <w:r w:rsidR="00937428">
          <w:rPr>
            <w:rFonts w:cs="Times New Roman"/>
          </w:rPr>
          <w:t xml:space="preserve"> and suitability for the role</w:t>
        </w:r>
      </w:ins>
      <w:r w:rsidRPr="0E916A6A">
        <w:rPr>
          <w:rFonts w:cs="Times New Roman"/>
        </w:rPr>
        <w:t>. Should the supervisor determine that the employee</w:t>
      </w:r>
      <w:ins w:id="3543" w:author="Megan Ash" w:date="2026-01-28T10:49:00Z" w16du:dateUtc="2026-01-28T15:49:00Z">
        <w:r w:rsidR="004F71C4">
          <w:rPr>
            <w:rFonts w:cs="Times New Roman"/>
          </w:rPr>
          <w:t xml:space="preserve">’s performance is not </w:t>
        </w:r>
      </w:ins>
      <w:del w:id="3544" w:author="Megan Ash" w:date="2026-01-28T10:49:00Z" w16du:dateUtc="2026-01-28T15:49:00Z">
        <w:r w:rsidRPr="0E916A6A" w:rsidDel="004F71C4">
          <w:rPr>
            <w:rFonts w:cs="Times New Roman"/>
          </w:rPr>
          <w:delText xml:space="preserve"> is not performing </w:delText>
        </w:r>
      </w:del>
      <w:r w:rsidRPr="0E916A6A">
        <w:rPr>
          <w:rFonts w:cs="Times New Roman"/>
        </w:rPr>
        <w:t>adequate</w:t>
      </w:r>
      <w:del w:id="3545" w:author="Megan Ash" w:date="2026-01-28T10:49:00Z" w16du:dateUtc="2026-01-28T15:49:00Z">
        <w:r w:rsidRPr="0E916A6A" w:rsidDel="004F71C4">
          <w:rPr>
            <w:rFonts w:cs="Times New Roman"/>
          </w:rPr>
          <w:delText>ly</w:delText>
        </w:r>
      </w:del>
      <w:r w:rsidRPr="0E916A6A">
        <w:rPr>
          <w:rFonts w:cs="Times New Roman"/>
        </w:rPr>
        <w:t xml:space="preserve"> but</w:t>
      </w:r>
      <w:del w:id="3546" w:author="Megan Ash" w:date="2026-01-28T10:49:00Z" w16du:dateUtc="2026-01-28T15:49:00Z">
        <w:r w:rsidRPr="0E916A6A" w:rsidDel="004F71C4">
          <w:rPr>
            <w:rFonts w:cs="Times New Roman"/>
          </w:rPr>
          <w:delText xml:space="preserve"> that the problems can be</w:delText>
        </w:r>
      </w:del>
      <w:r w:rsidRPr="0E916A6A">
        <w:rPr>
          <w:rFonts w:cs="Times New Roman"/>
        </w:rPr>
        <w:t xml:space="preserve"> correct</w:t>
      </w:r>
      <w:ins w:id="3547" w:author="Megan Ash" w:date="2026-01-28T10:49:00Z" w16du:dateUtc="2026-01-28T15:49:00Z">
        <w:r w:rsidR="004F71C4">
          <w:rPr>
            <w:rFonts w:cs="Times New Roman"/>
          </w:rPr>
          <w:t>able</w:t>
        </w:r>
      </w:ins>
      <w:del w:id="3548" w:author="Megan Ash" w:date="2026-01-28T10:49:00Z" w16du:dateUtc="2026-01-28T15:49:00Z">
        <w:r w:rsidRPr="0E916A6A" w:rsidDel="004F71C4">
          <w:rPr>
            <w:rFonts w:cs="Times New Roman"/>
          </w:rPr>
          <w:delText>ed</w:delText>
        </w:r>
      </w:del>
      <w:r w:rsidRPr="0E916A6A">
        <w:rPr>
          <w:rFonts w:cs="Times New Roman"/>
        </w:rPr>
        <w:t>, and if the employee is willing to</w:t>
      </w:r>
      <w:del w:id="3549" w:author="Megan Ash" w:date="2026-01-28T10:50:00Z" w16du:dateUtc="2026-01-28T15:50:00Z">
        <w:r w:rsidRPr="0E916A6A" w:rsidDel="004F71C4">
          <w:rPr>
            <w:rFonts w:cs="Times New Roman"/>
          </w:rPr>
          <w:delText xml:space="preserve"> do s</w:delText>
        </w:r>
      </w:del>
      <w:ins w:id="3550" w:author="Megan Ash" w:date="2026-01-28T10:50:00Z" w16du:dateUtc="2026-01-28T15:50:00Z">
        <w:r w:rsidR="004F71C4">
          <w:rPr>
            <w:rFonts w:cs="Times New Roman"/>
          </w:rPr>
          <w:t xml:space="preserve"> improve</w:t>
        </w:r>
      </w:ins>
      <w:del w:id="3551" w:author="Megan Ash" w:date="2026-01-28T10:50:00Z" w16du:dateUtc="2026-01-28T15:50:00Z">
        <w:r w:rsidRPr="0E916A6A" w:rsidDel="004F71C4">
          <w:rPr>
            <w:rFonts w:cs="Times New Roman"/>
          </w:rPr>
          <w:delText>o</w:delText>
        </w:r>
      </w:del>
      <w:r w:rsidRPr="0E916A6A">
        <w:rPr>
          <w:rFonts w:cs="Times New Roman"/>
        </w:rPr>
        <w:t xml:space="preserve">, a </w:t>
      </w:r>
      <w:del w:id="3552" w:author="Megan Ash" w:date="2026-01-28T10:50:00Z" w16du:dateUtc="2026-01-28T15:50:00Z">
        <w:r w:rsidRPr="0E916A6A" w:rsidDel="004F71C4">
          <w:rPr>
            <w:rFonts w:cs="Times New Roman"/>
          </w:rPr>
          <w:delText>correctional program</w:delText>
        </w:r>
      </w:del>
      <w:ins w:id="3553" w:author="Megan Ash" w:date="2026-01-28T10:50:00Z" w16du:dateUtc="2026-01-28T15:50:00Z">
        <w:r w:rsidR="004F71C4">
          <w:rPr>
            <w:rFonts w:cs="Times New Roman"/>
          </w:rPr>
          <w:t xml:space="preserve">performance improvement plan </w:t>
        </w:r>
      </w:ins>
      <w:del w:id="3554" w:author="Megan Ash" w:date="2026-01-28T10:50:00Z" w16du:dateUtc="2026-01-28T15:50:00Z">
        <w:r w:rsidRPr="0E916A6A" w:rsidDel="004F71C4">
          <w:rPr>
            <w:rFonts w:cs="Times New Roman"/>
          </w:rPr>
          <w:delText xml:space="preserve"> can</w:delText>
        </w:r>
      </w:del>
      <w:ins w:id="3555" w:author="Megan Ash" w:date="2026-01-28T10:50:00Z" w16du:dateUtc="2026-01-28T15:50:00Z">
        <w:r w:rsidR="004F71C4">
          <w:rPr>
            <w:rFonts w:cs="Times New Roman"/>
          </w:rPr>
          <w:t>may</w:t>
        </w:r>
      </w:ins>
      <w:r w:rsidRPr="0E916A6A">
        <w:rPr>
          <w:rFonts w:cs="Times New Roman"/>
        </w:rPr>
        <w:t xml:space="preserve"> be agreed upon. The supervisor can recommend either continued employment or termination of the employee in question to the FO Director, who shall consult with the Partners HQ prior to any such termination. </w:t>
      </w:r>
      <w:del w:id="3556" w:author="Catalina Ipas" w:date="2025-09-29T13:34:00Z">
        <w:r w:rsidRPr="0E916A6A" w:rsidDel="007641D2">
          <w:rPr>
            <w:rFonts w:cs="Times New Roman"/>
          </w:rPr>
          <w:delText>At the end of the probationary period, if the candidate does not meet the requirements of the position, he/she may be terminated at the end of his/her probation, without notice, but he/she will be entitled to the bonus and leave proportional to the number months of service and will be compensated for all time worked</w:delText>
        </w:r>
      </w:del>
      <w:ins w:id="3557" w:author="Catalina Ipas" w:date="2025-09-29T13:34:00Z">
        <w:r w:rsidR="08238C1E" w:rsidRPr="0E916A6A">
          <w:rPr>
            <w:rFonts w:eastAsia="Times New Roman" w:cs="Times New Roman"/>
          </w:rPr>
          <w:t xml:space="preserve"> </w:t>
        </w:r>
        <w:del w:id="3558" w:author="Megan Ash" w:date="2026-01-28T10:56:00Z" w16du:dateUtc="2026-01-28T15:56:00Z">
          <w:r w:rsidR="08238C1E" w:rsidRPr="0E916A6A" w:rsidDel="003E15EF">
            <w:rPr>
              <w:rFonts w:eastAsia="Times New Roman" w:cs="Times New Roman"/>
            </w:rPr>
            <w:delText>Workers in the</w:delText>
          </w:r>
        </w:del>
      </w:ins>
      <w:ins w:id="3559" w:author="Megan Ash" w:date="2026-01-28T10:56:00Z" w16du:dateUtc="2026-01-28T15:56:00Z">
        <w:r w:rsidR="003E15EF">
          <w:rPr>
            <w:rFonts w:eastAsia="Times New Roman" w:cs="Times New Roman"/>
          </w:rPr>
          <w:t>Employees serving a</w:t>
        </w:r>
      </w:ins>
      <w:ins w:id="3560" w:author="Catalina Ipas" w:date="2025-09-29T13:34:00Z">
        <w:r w:rsidR="08238C1E" w:rsidRPr="0E916A6A">
          <w:rPr>
            <w:rFonts w:eastAsia="Times New Roman" w:cs="Times New Roman"/>
          </w:rPr>
          <w:t xml:space="preserve"> probationary period are entitled to all benefits, </w:t>
        </w:r>
        <w:del w:id="3561" w:author="Megan Ash" w:date="2026-01-28T10:56:00Z" w16du:dateUtc="2026-01-28T15:56:00Z">
          <w:r w:rsidR="08238C1E" w:rsidRPr="0E916A6A" w:rsidDel="003E15EF">
            <w:rPr>
              <w:rFonts w:eastAsia="Times New Roman" w:cs="Times New Roman"/>
            </w:rPr>
            <w:delText>except</w:delText>
          </w:r>
        </w:del>
      </w:ins>
      <w:ins w:id="3562" w:author="Megan Ash" w:date="2026-01-28T10:56:00Z" w16du:dateUtc="2026-01-28T15:56:00Z">
        <w:r w:rsidR="003E15EF">
          <w:rPr>
            <w:rFonts w:eastAsia="Times New Roman" w:cs="Times New Roman"/>
          </w:rPr>
          <w:t>with the exception of</w:t>
        </w:r>
      </w:ins>
      <w:ins w:id="3563" w:author="Catalina Ipas" w:date="2025-09-29T13:34:00Z">
        <w:r w:rsidR="08238C1E" w:rsidRPr="0E916A6A">
          <w:rPr>
            <w:rFonts w:eastAsia="Times New Roman" w:cs="Times New Roman"/>
          </w:rPr>
          <w:t xml:space="preserve"> prior notice and severance pay. Accordingly, at the end of the probationary period, if the employee does not meet the requirements of the position, the contract may be terminated without notice or severance, but the employee will still be entitled to payment for all time worked and to </w:t>
        </w:r>
        <w:del w:id="3564" w:author="Megan Ash" w:date="2026-01-28T10:57:00Z" w16du:dateUtc="2026-01-28T15:57:00Z">
          <w:r w:rsidR="08238C1E" w:rsidRPr="0E916A6A" w:rsidDel="000E40C8">
            <w:rPr>
              <w:rFonts w:eastAsia="Times New Roman" w:cs="Times New Roman"/>
            </w:rPr>
            <w:delText>proportiona</w:delText>
          </w:r>
        </w:del>
      </w:ins>
      <w:ins w:id="3565" w:author="Megan Ash" w:date="2026-01-28T10:57:00Z" w16du:dateUtc="2026-01-28T15:57:00Z">
        <w:r w:rsidR="000E40C8">
          <w:rPr>
            <w:rFonts w:eastAsia="Times New Roman" w:cs="Times New Roman"/>
          </w:rPr>
          <w:t>any a</w:t>
        </w:r>
      </w:ins>
      <w:ins w:id="3566" w:author="Catalina Ipas" w:date="2025-09-29T13:34:00Z">
        <w:del w:id="3567" w:author="Megan Ash" w:date="2026-01-28T10:57:00Z" w16du:dateUtc="2026-01-28T15:57:00Z">
          <w:r w:rsidR="08238C1E" w:rsidRPr="0E916A6A" w:rsidDel="000E40C8">
            <w:rPr>
              <w:rFonts w:eastAsia="Times New Roman" w:cs="Times New Roman"/>
            </w:rPr>
            <w:delText>l</w:delText>
          </w:r>
        </w:del>
      </w:ins>
      <w:ins w:id="3568" w:author="Megan Ash" w:date="2026-01-28T10:57:00Z" w16du:dateUtc="2026-01-28T15:57:00Z">
        <w:r w:rsidR="000E40C8">
          <w:rPr>
            <w:rFonts w:eastAsia="Times New Roman" w:cs="Times New Roman"/>
          </w:rPr>
          <w:t>ccrued</w:t>
        </w:r>
      </w:ins>
      <w:ins w:id="3569" w:author="Catalina Ipas" w:date="2025-09-29T13:34:00Z">
        <w:r w:rsidR="08238C1E" w:rsidRPr="0E916A6A">
          <w:rPr>
            <w:rFonts w:eastAsia="Times New Roman" w:cs="Times New Roman"/>
          </w:rPr>
          <w:t xml:space="preserve"> benefits</w:t>
        </w:r>
      </w:ins>
      <w:ins w:id="3570" w:author="Megan Ash" w:date="2026-01-28T10:57:00Z" w16du:dateUtc="2026-01-28T15:57:00Z">
        <w:r w:rsidR="000E40C8">
          <w:rPr>
            <w:rFonts w:eastAsia="Times New Roman" w:cs="Times New Roman"/>
          </w:rPr>
          <w:t>,</w:t>
        </w:r>
      </w:ins>
      <w:ins w:id="3571" w:author="Catalina Ipas" w:date="2025-09-29T13:34:00Z">
        <w:r w:rsidR="08238C1E" w:rsidRPr="0E916A6A">
          <w:rPr>
            <w:rFonts w:eastAsia="Times New Roman" w:cs="Times New Roman"/>
          </w:rPr>
          <w:t xml:space="preserve"> such as </w:t>
        </w:r>
      </w:ins>
      <w:ins w:id="3572" w:author="Megan Ash" w:date="2026-01-28T10:57:00Z" w16du:dateUtc="2026-01-28T15:57:00Z">
        <w:r w:rsidR="00EE3795">
          <w:rPr>
            <w:rFonts w:eastAsia="Times New Roman" w:cs="Times New Roman"/>
          </w:rPr>
          <w:t xml:space="preserve">proportional </w:t>
        </w:r>
      </w:ins>
      <w:ins w:id="3573" w:author="Catalina Ipas" w:date="2025-09-29T13:34:00Z">
        <w:r w:rsidR="08238C1E" w:rsidRPr="0E916A6A">
          <w:rPr>
            <w:rFonts w:eastAsia="Times New Roman" w:cs="Times New Roman"/>
          </w:rPr>
          <w:t>bonus and leave</w:t>
        </w:r>
      </w:ins>
      <w:ins w:id="3574" w:author="Catalina Ipas" w:date="2025-09-29T13:35:00Z">
        <w:r w:rsidR="08238C1E" w:rsidRPr="0E916A6A">
          <w:rPr>
            <w:rFonts w:eastAsia="Times New Roman" w:cs="Times New Roman"/>
          </w:rPr>
          <w:t xml:space="preserve"> (Article 52 of </w:t>
        </w:r>
      </w:ins>
      <w:ins w:id="3575" w:author="Megan Ash" w:date="2026-01-28T10:57:00Z" w16du:dateUtc="2026-01-28T15:57:00Z">
        <w:r w:rsidR="00EE3795">
          <w:rPr>
            <w:rFonts w:eastAsia="Times New Roman" w:cs="Times New Roman"/>
          </w:rPr>
          <w:t xml:space="preserve">the </w:t>
        </w:r>
      </w:ins>
      <w:ins w:id="3576" w:author="Catalina Ipas" w:date="2025-09-29T13:35:00Z">
        <w:r w:rsidR="08238C1E" w:rsidRPr="0E916A6A">
          <w:rPr>
            <w:rFonts w:eastAsia="Times New Roman" w:cs="Times New Roman"/>
          </w:rPr>
          <w:t>Hondura</w:t>
        </w:r>
      </w:ins>
      <w:ins w:id="3577" w:author="Megan Ash" w:date="2026-01-28T10:57:00Z" w16du:dateUtc="2026-01-28T15:57:00Z">
        <w:r w:rsidR="00EE3795">
          <w:rPr>
            <w:rFonts w:eastAsia="Times New Roman" w:cs="Times New Roman"/>
          </w:rPr>
          <w:t>n</w:t>
        </w:r>
      </w:ins>
      <w:ins w:id="3578" w:author="Catalina Ipas" w:date="2025-09-29T13:35:00Z">
        <w:del w:id="3579" w:author="Megan Ash" w:date="2026-01-28T10:57:00Z" w16du:dateUtc="2026-01-28T15:57:00Z">
          <w:r w:rsidR="08238C1E" w:rsidRPr="0E916A6A" w:rsidDel="00EE3795">
            <w:rPr>
              <w:rFonts w:eastAsia="Times New Roman" w:cs="Times New Roman"/>
            </w:rPr>
            <w:delText>s’s</w:delText>
          </w:r>
        </w:del>
        <w:r w:rsidR="08238C1E" w:rsidRPr="0E916A6A">
          <w:rPr>
            <w:rFonts w:eastAsia="Times New Roman" w:cs="Times New Roman"/>
          </w:rPr>
          <w:t xml:space="preserve"> Labor Code)</w:t>
        </w:r>
      </w:ins>
      <w:r w:rsidRPr="0E916A6A">
        <w:rPr>
          <w:rFonts w:cs="Times New Roman"/>
        </w:rPr>
        <w:t>.</w:t>
      </w:r>
    </w:p>
    <w:p w14:paraId="67D3077C" w14:textId="59AF249D" w:rsidR="29B18792" w:rsidRDefault="29B18792" w:rsidP="0E916A6A">
      <w:pPr>
        <w:spacing w:after="120" w:line="360" w:lineRule="auto"/>
        <w:jc w:val="both"/>
        <w:rPr>
          <w:rFonts w:eastAsia="Times New Roman" w:cs="Times New Roman"/>
        </w:rPr>
      </w:pPr>
      <w:ins w:id="3580" w:author="Catalina Ipas" w:date="2025-09-29T13:46:00Z">
        <w:del w:id="3581" w:author="Megan Ash" w:date="2026-01-28T10:58:00Z" w16du:dateUtc="2026-01-28T15:58:00Z">
          <w:r w:rsidRPr="0E916A6A" w:rsidDel="0063556A">
            <w:rPr>
              <w:rFonts w:eastAsia="Times New Roman" w:cs="Times New Roman"/>
            </w:rPr>
            <w:delText>In additio</w:delText>
          </w:r>
        </w:del>
      </w:ins>
      <w:ins w:id="3582" w:author="Catalina Ipas" w:date="2025-09-29T13:47:00Z">
        <w:del w:id="3583" w:author="Megan Ash" w:date="2026-01-28T10:58:00Z" w16du:dateUtc="2026-01-28T15:58:00Z">
          <w:r w:rsidRPr="0E916A6A" w:rsidDel="0063556A">
            <w:rPr>
              <w:rFonts w:eastAsia="Times New Roman" w:cs="Times New Roman"/>
            </w:rPr>
            <w:delText>n,</w:delText>
          </w:r>
        </w:del>
      </w:ins>
      <w:ins w:id="3584" w:author="Megan Ash" w:date="2026-01-28T10:58:00Z" w16du:dateUtc="2026-01-28T15:58:00Z">
        <w:r w:rsidR="0063556A">
          <w:rPr>
            <w:rFonts w:eastAsia="Times New Roman" w:cs="Times New Roman"/>
          </w:rPr>
          <w:t>Additionally,</w:t>
        </w:r>
      </w:ins>
      <w:ins w:id="3585" w:author="Catalina Ipas" w:date="2025-09-29T13:47:00Z">
        <w:r w:rsidRPr="0E916A6A">
          <w:rPr>
            <w:rFonts w:eastAsia="Times New Roman" w:cs="Times New Roman"/>
          </w:rPr>
          <w:t xml:space="preserve"> Article 52 </w:t>
        </w:r>
        <w:del w:id="3586" w:author="Megan Ash" w:date="2026-01-28T10:58:00Z" w16du:dateUtc="2026-01-28T15:58:00Z">
          <w:r w:rsidRPr="0E916A6A" w:rsidDel="0063556A">
            <w:rPr>
              <w:rFonts w:eastAsia="Times New Roman" w:cs="Times New Roman"/>
            </w:rPr>
            <w:delText xml:space="preserve">also </w:delText>
          </w:r>
        </w:del>
        <w:r w:rsidRPr="0E916A6A">
          <w:rPr>
            <w:rFonts w:eastAsia="Times New Roman" w:cs="Times New Roman"/>
          </w:rPr>
          <w:t>states that if,</w:t>
        </w:r>
      </w:ins>
      <w:ins w:id="3587" w:author="Catalina Ipas" w:date="2025-09-29T13:44:00Z">
        <w:r w:rsidR="6FD812F8" w:rsidRPr="0E916A6A">
          <w:rPr>
            <w:rFonts w:eastAsia="Times New Roman" w:cs="Times New Roman"/>
          </w:rPr>
          <w:t xml:space="preserve"> </w:t>
        </w:r>
        <w:del w:id="3588" w:author="Megan Ash" w:date="2026-01-28T11:01:00Z" w16du:dateUtc="2026-01-28T16:01:00Z">
          <w:r w:rsidR="6FD812F8" w:rsidRPr="0E916A6A" w:rsidDel="00346B69">
            <w:rPr>
              <w:rFonts w:eastAsia="Times New Roman" w:cs="Times New Roman"/>
            </w:rPr>
            <w:delText>before</w:delText>
          </w:r>
        </w:del>
      </w:ins>
      <w:ins w:id="3589" w:author="Megan Ash" w:date="2026-01-28T11:01:00Z" w16du:dateUtc="2026-01-28T16:01:00Z">
        <w:r w:rsidR="00346B69">
          <w:rPr>
            <w:rFonts w:eastAsia="Times New Roman" w:cs="Times New Roman"/>
          </w:rPr>
          <w:t>within</w:t>
        </w:r>
      </w:ins>
      <w:ins w:id="3590" w:author="Catalina Ipas" w:date="2025-09-29T13:44:00Z">
        <w:r w:rsidR="6FD812F8" w:rsidRPr="0E916A6A">
          <w:rPr>
            <w:rFonts w:eastAsia="Times New Roman" w:cs="Times New Roman"/>
          </w:rPr>
          <w:t xml:space="preserve"> one (1) year</w:t>
        </w:r>
      </w:ins>
      <w:ins w:id="3591" w:author="Megan Ash" w:date="2026-01-28T11:01:00Z" w16du:dateUtc="2026-01-28T16:01:00Z">
        <w:r w:rsidR="00346B69">
          <w:rPr>
            <w:rFonts w:eastAsia="Times New Roman" w:cs="Times New Roman"/>
          </w:rPr>
          <w:t>,</w:t>
        </w:r>
      </w:ins>
      <w:ins w:id="3592" w:author="Catalina Ipas" w:date="2025-09-29T13:44:00Z">
        <w:del w:id="3593" w:author="Megan Ash" w:date="2026-01-28T11:01:00Z" w16du:dateUtc="2026-01-28T16:01:00Z">
          <w:r w:rsidR="6FD812F8" w:rsidRPr="0E916A6A" w:rsidDel="00346B69">
            <w:rPr>
              <w:rFonts w:eastAsia="Times New Roman" w:cs="Times New Roman"/>
            </w:rPr>
            <w:delText xml:space="preserve"> has elapsed,</w:delText>
          </w:r>
        </w:del>
        <w:r w:rsidR="6FD812F8" w:rsidRPr="0E916A6A">
          <w:rPr>
            <w:rFonts w:eastAsia="Times New Roman" w:cs="Times New Roman"/>
          </w:rPr>
          <w:t xml:space="preserve"> a new contract is </w:t>
        </w:r>
        <w:del w:id="3594" w:author="Megan Ash" w:date="2026-01-28T11:01:00Z" w16du:dateUtc="2026-01-28T16:01:00Z">
          <w:r w:rsidR="6FD812F8" w:rsidRPr="0E916A6A" w:rsidDel="00346B69">
            <w:rPr>
              <w:rFonts w:eastAsia="Times New Roman" w:cs="Times New Roman"/>
            </w:rPr>
            <w:delText>entered into</w:delText>
          </w:r>
        </w:del>
      </w:ins>
      <w:ins w:id="3595" w:author="Megan Ash" w:date="2026-01-28T11:01:00Z" w16du:dateUtc="2026-01-28T16:01:00Z">
        <w:r w:rsidR="00346B69">
          <w:rPr>
            <w:rFonts w:eastAsia="Times New Roman" w:cs="Times New Roman"/>
          </w:rPr>
          <w:t>signed</w:t>
        </w:r>
      </w:ins>
      <w:ins w:id="3596" w:author="Catalina Ipas" w:date="2025-09-29T13:44:00Z">
        <w:r w:rsidR="6FD812F8" w:rsidRPr="0E916A6A">
          <w:rPr>
            <w:rFonts w:eastAsia="Times New Roman" w:cs="Times New Roman"/>
          </w:rPr>
          <w:t xml:space="preserve"> between the same parties for the same type of work, such contract shall be </w:t>
        </w:r>
        <w:del w:id="3597" w:author="Megan Ash" w:date="2026-01-28T11:01:00Z" w16du:dateUtc="2026-01-28T16:01:00Z">
          <w:r w:rsidR="6FD812F8" w:rsidRPr="0E916A6A" w:rsidDel="00346B69">
            <w:rPr>
              <w:rFonts w:eastAsia="Times New Roman" w:cs="Times New Roman"/>
            </w:rPr>
            <w:delText>deemed to be for an</w:delText>
          </w:r>
        </w:del>
      </w:ins>
      <w:ins w:id="3598" w:author="Megan Ash" w:date="2026-01-28T11:01:00Z" w16du:dateUtc="2026-01-28T16:01:00Z">
        <w:r w:rsidR="00346B69">
          <w:rPr>
            <w:rFonts w:eastAsia="Times New Roman" w:cs="Times New Roman"/>
          </w:rPr>
          <w:t>considered</w:t>
        </w:r>
      </w:ins>
      <w:ins w:id="3599" w:author="Catalina Ipas" w:date="2025-09-29T13:44:00Z">
        <w:r w:rsidR="6FD812F8" w:rsidRPr="0E916A6A">
          <w:rPr>
            <w:rFonts w:eastAsia="Times New Roman" w:cs="Times New Roman"/>
          </w:rPr>
          <w:t xml:space="preserve"> indefinite</w:t>
        </w:r>
      </w:ins>
      <w:ins w:id="3600" w:author="Megan Ash" w:date="2026-01-28T11:01:00Z" w16du:dateUtc="2026-01-28T16:01:00Z">
        <w:r w:rsidR="00346B69">
          <w:rPr>
            <w:rFonts w:eastAsia="Times New Roman" w:cs="Times New Roman"/>
          </w:rPr>
          <w:t>,</w:t>
        </w:r>
      </w:ins>
      <w:ins w:id="3601" w:author="Catalina Ipas" w:date="2025-09-29T13:44:00Z">
        <w:del w:id="3602" w:author="Megan Ash" w:date="2026-01-28T11:01:00Z" w16du:dateUtc="2026-01-28T16:01:00Z">
          <w:r w:rsidR="6FD812F8" w:rsidRPr="0E916A6A" w:rsidDel="00346B69">
            <w:rPr>
              <w:rFonts w:eastAsia="Times New Roman" w:cs="Times New Roman"/>
            </w:rPr>
            <w:delText xml:space="preserve"> period,</w:delText>
          </w:r>
        </w:del>
        <w:r w:rsidR="6FD812F8" w:rsidRPr="0E916A6A">
          <w:rPr>
            <w:rFonts w:eastAsia="Times New Roman" w:cs="Times New Roman"/>
          </w:rPr>
          <w:t xml:space="preserve"> and no probationary period shall apply</w:t>
        </w:r>
        <w:del w:id="3603" w:author="Megan Ash" w:date="2026-01-28T11:01:00Z" w16du:dateUtc="2026-01-28T16:01:00Z">
          <w:r w:rsidR="6FD812F8" w:rsidRPr="0E916A6A" w:rsidDel="00346B69">
            <w:rPr>
              <w:rFonts w:eastAsia="Times New Roman" w:cs="Times New Roman"/>
            </w:rPr>
            <w:delText xml:space="preserve"> in this case</w:delText>
          </w:r>
        </w:del>
        <w:r w:rsidR="6FD812F8" w:rsidRPr="0E916A6A">
          <w:rPr>
            <w:rFonts w:eastAsia="Times New Roman" w:cs="Times New Roman"/>
          </w:rPr>
          <w:t>. In other words, the probation period is to oc</w:t>
        </w:r>
      </w:ins>
      <w:ins w:id="3604" w:author="Catalina Ipas" w:date="2025-09-29T13:45:00Z">
        <w:r w:rsidR="6FD812F8" w:rsidRPr="0E916A6A">
          <w:rPr>
            <w:rFonts w:eastAsia="Times New Roman" w:cs="Times New Roman"/>
          </w:rPr>
          <w:t>cur only once</w:t>
        </w:r>
        <w:r w:rsidR="4782C86E" w:rsidRPr="0E916A6A">
          <w:rPr>
            <w:rFonts w:eastAsia="Times New Roman" w:cs="Times New Roman"/>
          </w:rPr>
          <w:t xml:space="preserve"> during the period of an individual’s employment with </w:t>
        </w:r>
      </w:ins>
      <w:ins w:id="3605" w:author="Catalina Ipas" w:date="2025-09-29T13:46:00Z">
        <w:r w:rsidR="4782C86E" w:rsidRPr="0E916A6A">
          <w:rPr>
            <w:rFonts w:eastAsia="Times New Roman" w:cs="Times New Roman"/>
          </w:rPr>
          <w:t>Partners Hondura</w:t>
        </w:r>
        <w:r w:rsidR="13B24833" w:rsidRPr="0E916A6A">
          <w:rPr>
            <w:rFonts w:eastAsia="Times New Roman" w:cs="Times New Roman"/>
          </w:rPr>
          <w:t>s.</w:t>
        </w:r>
      </w:ins>
    </w:p>
    <w:p w14:paraId="59F185B1" w14:textId="270B502C" w:rsidR="00527FAB" w:rsidRPr="00C17238" w:rsidRDefault="000E6F20" w:rsidP="005C411A">
      <w:pPr>
        <w:pStyle w:val="Heading2"/>
        <w:numPr>
          <w:ilvl w:val="1"/>
          <w:numId w:val="265"/>
        </w:numPr>
      </w:pPr>
      <w:bookmarkStart w:id="3606" w:name="_Toc222754669"/>
      <w:r>
        <w:t>Suspension &amp;</w:t>
      </w:r>
      <w:r w:rsidR="00527FAB" w:rsidRPr="00C17238">
        <w:t xml:space="preserve"> Termination of Labor Contract</w:t>
      </w:r>
      <w:bookmarkEnd w:id="3606"/>
    </w:p>
    <w:p w14:paraId="21A2CDEA" w14:textId="676768A3" w:rsidR="00527FAB" w:rsidRPr="00C17238" w:rsidRDefault="00527FAB" w:rsidP="00527FAB">
      <w:pPr>
        <w:spacing w:line="360" w:lineRule="auto"/>
        <w:jc w:val="both"/>
        <w:rPr>
          <w:rFonts w:cs="Times New Roman"/>
          <w:b/>
          <w:bCs/>
        </w:rPr>
      </w:pPr>
      <w:r w:rsidRPr="00C17238">
        <w:rPr>
          <w:rFonts w:cs="Times New Roman"/>
        </w:rPr>
        <w:t xml:space="preserve">Labor contracts may be terminated entirely or </w:t>
      </w:r>
      <w:ins w:id="3607" w:author="Megan Ash" w:date="2026-01-28T11:03:00Z" w16du:dateUtc="2026-01-28T16:03:00Z">
        <w:r w:rsidR="00AD2AD6">
          <w:rPr>
            <w:rFonts w:cs="Times New Roman"/>
          </w:rPr>
          <w:t xml:space="preserve">temporarily </w:t>
        </w:r>
      </w:ins>
      <w:r w:rsidRPr="00C17238">
        <w:rPr>
          <w:rFonts w:cs="Times New Roman"/>
        </w:rPr>
        <w:t xml:space="preserve">suspended </w:t>
      </w:r>
      <w:del w:id="3608" w:author="Megan Ash" w:date="2026-01-28T11:03:00Z" w16du:dateUtc="2026-01-28T16:03:00Z">
        <w:r w:rsidRPr="00C17238" w:rsidDel="000C0C5B">
          <w:rPr>
            <w:rFonts w:cs="Times New Roman"/>
          </w:rPr>
          <w:delText>for a period in</w:delText>
        </w:r>
      </w:del>
      <w:ins w:id="3609" w:author="Megan Ash" w:date="2026-01-28T11:03:00Z" w16du:dateUtc="2026-01-28T16:03:00Z">
        <w:r w:rsidR="000C0C5B">
          <w:rPr>
            <w:rFonts w:cs="Times New Roman"/>
          </w:rPr>
          <w:t>under</w:t>
        </w:r>
      </w:ins>
      <w:r w:rsidRPr="00C17238">
        <w:rPr>
          <w:rFonts w:cs="Times New Roman"/>
        </w:rPr>
        <w:t xml:space="preserve"> certain circumstances</w:t>
      </w:r>
      <w:ins w:id="3610" w:author="Megan Ash" w:date="2026-01-28T11:02:00Z" w16du:dateUtc="2026-01-28T16:02:00Z">
        <w:r w:rsidR="00346B69">
          <w:rPr>
            <w:rFonts w:cs="Times New Roman"/>
          </w:rPr>
          <w:t xml:space="preserve">, </w:t>
        </w:r>
      </w:ins>
      <w:ins w:id="3611" w:author="Megan Ash" w:date="2026-01-28T11:03:00Z" w16du:dateUtc="2026-01-28T16:03:00Z">
        <w:r w:rsidR="000C0C5B">
          <w:rPr>
            <w:rFonts w:cs="Times New Roman"/>
          </w:rPr>
          <w:t xml:space="preserve">as </w:t>
        </w:r>
      </w:ins>
      <w:ins w:id="3612" w:author="Megan Ash" w:date="2026-01-28T11:02:00Z" w16du:dateUtc="2026-01-28T16:02:00Z">
        <w:r w:rsidR="00346B69">
          <w:rPr>
            <w:rFonts w:cs="Times New Roman"/>
          </w:rPr>
          <w:t>described below:</w:t>
        </w:r>
      </w:ins>
      <w:del w:id="3613" w:author="Megan Ash" w:date="2026-01-28T11:02:00Z" w16du:dateUtc="2026-01-28T16:02:00Z">
        <w:r w:rsidRPr="00C17238" w:rsidDel="00346B69">
          <w:rPr>
            <w:rFonts w:cs="Times New Roman"/>
          </w:rPr>
          <w:delText>.</w:delText>
        </w:r>
      </w:del>
    </w:p>
    <w:p w14:paraId="7DC25216" w14:textId="37146EC5" w:rsidR="00527FAB" w:rsidRPr="00254074" w:rsidRDefault="00254074" w:rsidP="003B307C">
      <w:pPr>
        <w:pStyle w:val="Heading3"/>
        <w:rPr>
          <w:rStyle w:val="Heading3Char"/>
          <w:b/>
        </w:rPr>
      </w:pPr>
      <w:bookmarkStart w:id="3614" w:name="_Toc222754670"/>
      <w:r>
        <w:rPr>
          <w:bCs w:val="0"/>
        </w:rPr>
        <w:t xml:space="preserve">8.14.1 </w:t>
      </w:r>
      <w:r w:rsidR="00527FAB" w:rsidRPr="005F75F3">
        <w:t>Temporary Suspension of Labor Contract</w:t>
      </w:r>
      <w:ins w:id="3615" w:author="Megan Ash" w:date="2026-01-28T13:40:00Z" w16du:dateUtc="2026-01-28T18:40:00Z">
        <w:r w:rsidR="00BE1EE2">
          <w:t>s</w:t>
        </w:r>
      </w:ins>
      <w:r w:rsidR="00527FAB" w:rsidRPr="005F75F3">
        <w:t xml:space="preserve"> without Liability for </w:t>
      </w:r>
      <w:del w:id="3616" w:author="Megan Ash" w:date="2026-01-28T11:05:00Z" w16du:dateUtc="2026-01-28T16:05:00Z">
        <w:r w:rsidR="00527FAB" w:rsidRPr="005F75F3" w:rsidDel="0000366D">
          <w:delText xml:space="preserve">the </w:delText>
        </w:r>
      </w:del>
      <w:ins w:id="3617" w:author="Megan Ash" w:date="2026-01-28T11:05:00Z" w16du:dateUtc="2026-01-28T16:05:00Z">
        <w:r w:rsidR="0000366D">
          <w:t>Either</w:t>
        </w:r>
        <w:r w:rsidR="0000366D" w:rsidRPr="005F75F3">
          <w:t xml:space="preserve"> </w:t>
        </w:r>
      </w:ins>
      <w:r w:rsidR="00527FAB" w:rsidRPr="005F75F3">
        <w:t>Part</w:t>
      </w:r>
      <w:ins w:id="3618" w:author="Megan Ash" w:date="2026-01-28T11:05:00Z" w16du:dateUtc="2026-01-28T16:05:00Z">
        <w:r w:rsidR="0000366D">
          <w:t>y</w:t>
        </w:r>
      </w:ins>
      <w:bookmarkEnd w:id="3614"/>
      <w:del w:id="3619" w:author="Megan Ash" w:date="2026-01-28T11:05:00Z" w16du:dateUtc="2026-01-28T16:05:00Z">
        <w:r w:rsidR="00527FAB" w:rsidRPr="005F75F3" w:rsidDel="0000366D">
          <w:delText>ies</w:delText>
        </w:r>
      </w:del>
    </w:p>
    <w:p w14:paraId="38B50713" w14:textId="5C4C77F9" w:rsidR="00336B49" w:rsidRDefault="003263C0">
      <w:pPr>
        <w:spacing w:line="360" w:lineRule="auto"/>
        <w:jc w:val="both"/>
        <w:rPr>
          <w:ins w:id="3620" w:author="Megan Ash" w:date="2026-01-28T11:10:00Z" w16du:dateUtc="2026-01-28T16:10:00Z"/>
          <w:rFonts w:eastAsia="Times New Roman" w:cs="Times New Roman"/>
        </w:rPr>
      </w:pPr>
      <w:r w:rsidRPr="0E916A6A">
        <w:rPr>
          <w:rFonts w:cs="Times New Roman"/>
        </w:rPr>
        <w:t xml:space="preserve">According to Article </w:t>
      </w:r>
      <w:ins w:id="3621" w:author="Catalina Ipas" w:date="2025-09-30T11:22:00Z">
        <w:r w:rsidR="479EB804" w:rsidRPr="0E916A6A">
          <w:rPr>
            <w:rFonts w:cs="Times New Roman"/>
          </w:rPr>
          <w:t>99</w:t>
        </w:r>
      </w:ins>
      <w:del w:id="3622" w:author="Catalina Ipas" w:date="2025-09-30T11:22:00Z">
        <w:r w:rsidRPr="0E916A6A" w:rsidDel="007D2C84">
          <w:rPr>
            <w:rFonts w:cs="Times New Roman"/>
          </w:rPr>
          <w:delText>38</w:delText>
        </w:r>
      </w:del>
      <w:r w:rsidRPr="0E916A6A">
        <w:rPr>
          <w:rFonts w:cs="Times New Roman"/>
        </w:rPr>
        <w:t xml:space="preserve"> of </w:t>
      </w:r>
      <w:ins w:id="3623" w:author="Megan Ash" w:date="2026-01-28T11:05:00Z" w16du:dateUtc="2026-01-28T16:05:00Z">
        <w:r w:rsidR="0000366D">
          <w:rPr>
            <w:rFonts w:cs="Times New Roman"/>
          </w:rPr>
          <w:t xml:space="preserve">the </w:t>
        </w:r>
      </w:ins>
      <w:r w:rsidR="00B8238B" w:rsidRPr="0E916A6A">
        <w:rPr>
          <w:rFonts w:cs="Times New Roman"/>
        </w:rPr>
        <w:t>Hondura</w:t>
      </w:r>
      <w:ins w:id="3624" w:author="Megan Ash" w:date="2026-01-28T11:05:00Z" w16du:dateUtc="2026-01-28T16:05:00Z">
        <w:r w:rsidR="0000366D">
          <w:rPr>
            <w:rFonts w:cs="Times New Roman"/>
          </w:rPr>
          <w:t>n</w:t>
        </w:r>
      </w:ins>
      <w:del w:id="3625" w:author="Megan Ash" w:date="2026-01-28T11:05:00Z" w16du:dateUtc="2026-01-28T16:05:00Z">
        <w:r w:rsidR="00B8238B" w:rsidRPr="0E916A6A" w:rsidDel="0000366D">
          <w:rPr>
            <w:rFonts w:cs="Times New Roman"/>
          </w:rPr>
          <w:delText>s</w:delText>
        </w:r>
        <w:r w:rsidRPr="0E916A6A" w:rsidDel="0000366D">
          <w:rPr>
            <w:rFonts w:cs="Times New Roman"/>
          </w:rPr>
          <w:delText>’s</w:delText>
        </w:r>
      </w:del>
      <w:r w:rsidRPr="0E916A6A">
        <w:rPr>
          <w:rFonts w:cs="Times New Roman"/>
        </w:rPr>
        <w:t xml:space="preserve"> Labor Code</w:t>
      </w:r>
      <w:ins w:id="3626" w:author="Megan Ash" w:date="2026-01-28T11:05:00Z" w16du:dateUtc="2026-01-28T16:05:00Z">
        <w:r w:rsidR="0000366D">
          <w:rPr>
            <w:rFonts w:cs="Times New Roman"/>
          </w:rPr>
          <w:t>,</w:t>
        </w:r>
      </w:ins>
      <w:ins w:id="3627" w:author="Catalina Ipas" w:date="2025-09-30T11:22:00Z">
        <w:r w:rsidR="6DE8A786" w:rsidRPr="0E916A6A">
          <w:rPr>
            <w:rFonts w:cs="Times New Roman"/>
          </w:rPr>
          <w:t xml:space="preserve"> t</w:t>
        </w:r>
        <w:r w:rsidR="6DE8A786" w:rsidRPr="0E916A6A">
          <w:rPr>
            <w:rFonts w:eastAsia="Times New Roman" w:cs="Times New Roman"/>
          </w:rPr>
          <w:t xml:space="preserve">he total or partial suspension of </w:t>
        </w:r>
      </w:ins>
      <w:ins w:id="3628" w:author="Megan Ash" w:date="2026-01-28T11:08:00Z" w16du:dateUtc="2026-01-28T16:08:00Z">
        <w:r w:rsidR="009E7555">
          <w:rPr>
            <w:rFonts w:eastAsia="Times New Roman" w:cs="Times New Roman"/>
          </w:rPr>
          <w:t xml:space="preserve">an </w:t>
        </w:r>
      </w:ins>
      <w:ins w:id="3629" w:author="Catalina Ipas" w:date="2025-09-30T11:22:00Z">
        <w:r w:rsidR="6DE8A786" w:rsidRPr="0E916A6A">
          <w:rPr>
            <w:rFonts w:eastAsia="Times New Roman" w:cs="Times New Roman"/>
          </w:rPr>
          <w:t>employment contract</w:t>
        </w:r>
        <w:del w:id="3630" w:author="Megan Ash" w:date="2026-01-28T11:08:00Z" w16du:dateUtc="2026-01-28T16:08:00Z">
          <w:r w:rsidR="6DE8A786" w:rsidRPr="0E916A6A" w:rsidDel="009E7555">
            <w:rPr>
              <w:rFonts w:eastAsia="Times New Roman" w:cs="Times New Roman"/>
            </w:rPr>
            <w:delText>s</w:delText>
          </w:r>
        </w:del>
        <w:r w:rsidR="6DE8A786" w:rsidRPr="0E916A6A">
          <w:rPr>
            <w:rFonts w:eastAsia="Times New Roman" w:cs="Times New Roman"/>
          </w:rPr>
          <w:t xml:space="preserve"> does not </w:t>
        </w:r>
        <w:del w:id="3631" w:author="Megan Ash" w:date="2026-01-28T11:08:00Z" w16du:dateUtc="2026-01-28T16:08:00Z">
          <w:r w:rsidR="6DE8A786" w:rsidRPr="0E916A6A" w:rsidDel="009E7555">
            <w:rPr>
              <w:rFonts w:eastAsia="Times New Roman" w:cs="Times New Roman"/>
            </w:rPr>
            <w:delText>imply their</w:delText>
          </w:r>
        </w:del>
      </w:ins>
      <w:ins w:id="3632" w:author="Megan Ash" w:date="2026-01-28T11:08:00Z" w16du:dateUtc="2026-01-28T16:08:00Z">
        <w:r w:rsidR="009E7555">
          <w:rPr>
            <w:rFonts w:eastAsia="Times New Roman" w:cs="Times New Roman"/>
          </w:rPr>
          <w:t>constitute</w:t>
        </w:r>
      </w:ins>
      <w:ins w:id="3633" w:author="Catalina Ipas" w:date="2025-09-30T11:22:00Z">
        <w:r w:rsidR="6DE8A786" w:rsidRPr="0E916A6A">
          <w:rPr>
            <w:rFonts w:eastAsia="Times New Roman" w:cs="Times New Roman"/>
          </w:rPr>
          <w:t xml:space="preserve"> termination</w:t>
        </w:r>
      </w:ins>
      <w:ins w:id="3634" w:author="Megan Ash" w:date="2026-01-28T11:08:00Z" w16du:dateUtc="2026-01-28T16:08:00Z">
        <w:r w:rsidR="009E7555">
          <w:rPr>
            <w:rFonts w:eastAsia="Times New Roman" w:cs="Times New Roman"/>
          </w:rPr>
          <w:t>,</w:t>
        </w:r>
      </w:ins>
      <w:ins w:id="3635" w:author="Catalina Ipas" w:date="2025-09-30T11:22:00Z">
        <w:r w:rsidR="6DE8A786" w:rsidRPr="0E916A6A">
          <w:rPr>
            <w:rFonts w:eastAsia="Times New Roman" w:cs="Times New Roman"/>
          </w:rPr>
          <w:t xml:space="preserve"> nor </w:t>
        </w:r>
      </w:ins>
      <w:ins w:id="3636" w:author="Megan Ash" w:date="2026-01-28T11:08:00Z" w16du:dateUtc="2026-01-28T16:08:00Z">
        <w:r w:rsidR="009E7555">
          <w:rPr>
            <w:rFonts w:eastAsia="Times New Roman" w:cs="Times New Roman"/>
          </w:rPr>
          <w:t xml:space="preserve">shall it </w:t>
        </w:r>
      </w:ins>
      <w:ins w:id="3637" w:author="Catalina Ipas" w:date="2025-09-30T11:22:00Z">
        <w:r w:rsidR="6DE8A786" w:rsidRPr="0E916A6A">
          <w:rPr>
            <w:rFonts w:eastAsia="Times New Roman" w:cs="Times New Roman"/>
          </w:rPr>
          <w:t xml:space="preserve">extinguish </w:t>
        </w:r>
        <w:del w:id="3638" w:author="Megan Ash" w:date="2026-01-28T11:09:00Z" w16du:dateUtc="2026-01-28T16:09:00Z">
          <w:r w:rsidR="6DE8A786" w:rsidRPr="0E916A6A" w:rsidDel="009E7555">
            <w:rPr>
              <w:rFonts w:eastAsia="Times New Roman" w:cs="Times New Roman"/>
            </w:rPr>
            <w:delText>the</w:delText>
          </w:r>
        </w:del>
      </w:ins>
      <w:ins w:id="3639" w:author="Megan Ash" w:date="2026-01-28T11:09:00Z" w16du:dateUtc="2026-01-28T16:09:00Z">
        <w:r w:rsidR="009E7555">
          <w:rPr>
            <w:rFonts w:eastAsia="Times New Roman" w:cs="Times New Roman"/>
          </w:rPr>
          <w:t>any</w:t>
        </w:r>
      </w:ins>
      <w:ins w:id="3640" w:author="Catalina Ipas" w:date="2025-09-30T11:22:00Z">
        <w:r w:rsidR="6DE8A786" w:rsidRPr="0E916A6A">
          <w:rPr>
            <w:rFonts w:eastAsia="Times New Roman" w:cs="Times New Roman"/>
          </w:rPr>
          <w:t xml:space="preserve"> rights </w:t>
        </w:r>
        <w:del w:id="3641" w:author="Megan Ash" w:date="2026-01-28T11:09:00Z" w16du:dateUtc="2026-01-28T16:09:00Z">
          <w:r w:rsidR="6DE8A786" w:rsidRPr="0E916A6A" w:rsidDel="009E7555">
            <w:rPr>
              <w:rFonts w:eastAsia="Times New Roman" w:cs="Times New Roman"/>
            </w:rPr>
            <w:delText>and</w:delText>
          </w:r>
        </w:del>
      </w:ins>
      <w:ins w:id="3642" w:author="Megan Ash" w:date="2026-01-28T11:09:00Z" w16du:dateUtc="2026-01-28T16:09:00Z">
        <w:r w:rsidR="009E7555">
          <w:rPr>
            <w:rFonts w:eastAsia="Times New Roman" w:cs="Times New Roman"/>
          </w:rPr>
          <w:t>or</w:t>
        </w:r>
      </w:ins>
      <w:ins w:id="3643" w:author="Catalina Ipas" w:date="2025-09-30T11:22:00Z">
        <w:r w:rsidR="6DE8A786" w:rsidRPr="0E916A6A">
          <w:rPr>
            <w:rFonts w:eastAsia="Times New Roman" w:cs="Times New Roman"/>
          </w:rPr>
          <w:t xml:space="preserve"> obligations arising therefrom, with respect to reinstatement to work and the continuity of the contract.</w:t>
        </w:r>
      </w:ins>
      <w:ins w:id="3644" w:author="Catalina Ipas" w:date="2025-09-30T11:23:00Z">
        <w:r w:rsidR="6DE8A786" w:rsidRPr="0E916A6A">
          <w:rPr>
            <w:rFonts w:eastAsia="Times New Roman" w:cs="Times New Roman"/>
          </w:rPr>
          <w:t xml:space="preserve"> </w:t>
        </w:r>
      </w:ins>
      <w:del w:id="3645" w:author="Catalina Ipas" w:date="2025-09-30T11:23:00Z">
        <w:r w:rsidRPr="0E916A6A" w:rsidDel="003263C0">
          <w:rPr>
            <w:rFonts w:cs="Times New Roman"/>
          </w:rPr>
          <w:delText xml:space="preserve">, </w:delText>
        </w:r>
      </w:del>
    </w:p>
    <w:p w14:paraId="2D6BDD76" w14:textId="77777777" w:rsidR="00666C45" w:rsidRDefault="00666C45">
      <w:pPr>
        <w:spacing w:line="360" w:lineRule="auto"/>
        <w:jc w:val="both"/>
        <w:rPr>
          <w:ins w:id="3646" w:author="Catalina Ipas" w:date="2025-09-30T11:23:00Z" w16du:dateUtc="2025-09-30T11:23:41Z"/>
          <w:rFonts w:cs="Times New Roman"/>
        </w:rPr>
        <w:pPrChange w:id="3647" w:author="Catalina Ipas" w:date="2025-09-30T11:23:00Z">
          <w:pPr>
            <w:spacing w:line="360" w:lineRule="auto"/>
          </w:pPr>
        </w:pPrChange>
      </w:pPr>
    </w:p>
    <w:p w14:paraId="0F28A9F0" w14:textId="183476C4" w:rsidR="00336B49" w:rsidRDefault="003263C0" w:rsidP="0E916A6A">
      <w:pPr>
        <w:spacing w:line="360" w:lineRule="auto"/>
        <w:jc w:val="both"/>
        <w:rPr>
          <w:rFonts w:cs="Times New Roman"/>
        </w:rPr>
      </w:pPr>
      <w:del w:id="3648" w:author="Catalina Ipas" w:date="2025-09-30T11:23:00Z">
        <w:r w:rsidRPr="0E916A6A" w:rsidDel="007D2C84">
          <w:rPr>
            <w:rFonts w:cs="Times New Roman"/>
          </w:rPr>
          <w:delText>e</w:delText>
        </w:r>
      </w:del>
      <w:ins w:id="3649" w:author="Catalina Ipas" w:date="2025-09-30T11:23:00Z">
        <w:r w:rsidR="47B94520" w:rsidRPr="0E916A6A">
          <w:rPr>
            <w:rFonts w:cs="Times New Roman"/>
          </w:rPr>
          <w:t>E</w:t>
        </w:r>
      </w:ins>
      <w:r w:rsidR="007D2C84" w:rsidRPr="0E916A6A">
        <w:rPr>
          <w:rFonts w:cs="Times New Roman"/>
        </w:rPr>
        <w:t xml:space="preserve">mployee-initiated </w:t>
      </w:r>
      <w:ins w:id="3650" w:author="Megan Ash" w:date="2026-01-28T11:11:00Z" w16du:dateUtc="2026-01-28T16:11:00Z">
        <w:r w:rsidR="001509A3">
          <w:rPr>
            <w:rFonts w:cs="Times New Roman"/>
          </w:rPr>
          <w:t xml:space="preserve">suspension of the </w:t>
        </w:r>
      </w:ins>
      <w:r w:rsidR="006A6C0E" w:rsidRPr="0E916A6A">
        <w:rPr>
          <w:rFonts w:cs="Times New Roman"/>
        </w:rPr>
        <w:t xml:space="preserve">contract </w:t>
      </w:r>
      <w:ins w:id="3651" w:author="Megan Ash" w:date="2026-01-28T11:11:00Z" w16du:dateUtc="2026-01-28T16:11:00Z">
        <w:r w:rsidR="001509A3">
          <w:rPr>
            <w:rFonts w:cs="Times New Roman"/>
          </w:rPr>
          <w:t xml:space="preserve">may </w:t>
        </w:r>
      </w:ins>
      <w:del w:id="3652" w:author="Megan Ash" w:date="2026-01-28T11:11:00Z" w16du:dateUtc="2026-01-28T16:11:00Z">
        <w:r w:rsidR="006A6C0E" w:rsidRPr="0E916A6A" w:rsidDel="001509A3">
          <w:rPr>
            <w:rFonts w:cs="Times New Roman"/>
          </w:rPr>
          <w:delText xml:space="preserve">suspension </w:delText>
        </w:r>
      </w:del>
      <w:r w:rsidR="006A6C0E" w:rsidRPr="0E916A6A">
        <w:rPr>
          <w:rFonts w:cs="Times New Roman"/>
        </w:rPr>
        <w:t>occur</w:t>
      </w:r>
      <w:del w:id="3653" w:author="Megan Ash" w:date="2026-01-28T11:11:00Z" w16du:dateUtc="2026-01-28T16:11:00Z">
        <w:r w:rsidR="006A6C0E" w:rsidRPr="0E916A6A" w:rsidDel="001509A3">
          <w:rPr>
            <w:rFonts w:cs="Times New Roman"/>
          </w:rPr>
          <w:delText>s</w:delText>
        </w:r>
      </w:del>
      <w:r w:rsidR="006A6C0E" w:rsidRPr="0E916A6A">
        <w:rPr>
          <w:rFonts w:cs="Times New Roman"/>
        </w:rPr>
        <w:t xml:space="preserve"> in the following instances</w:t>
      </w:r>
      <w:ins w:id="3654" w:author="Catalina Ipas" w:date="2025-09-30T11:23:00Z">
        <w:r w:rsidR="2D6EB0C5" w:rsidRPr="0E916A6A">
          <w:rPr>
            <w:rFonts w:cs="Times New Roman"/>
          </w:rPr>
          <w:t xml:space="preserve"> </w:t>
        </w:r>
      </w:ins>
      <w:ins w:id="3655" w:author="Catalina Ipas" w:date="2025-09-30T11:25:00Z">
        <w:r w:rsidR="5DBDC33F" w:rsidRPr="0E916A6A">
          <w:rPr>
            <w:rFonts w:eastAsia="Times New Roman" w:cs="Times New Roman"/>
          </w:rPr>
          <w:t>without liability for either party</w:t>
        </w:r>
      </w:ins>
      <w:ins w:id="3656" w:author="Megan Ash" w:date="2026-01-28T11:11:00Z" w16du:dateUtc="2026-01-28T16:11:00Z">
        <w:r w:rsidR="001509A3">
          <w:rPr>
            <w:rFonts w:eastAsia="Times New Roman" w:cs="Times New Roman"/>
          </w:rPr>
          <w:t>,</w:t>
        </w:r>
      </w:ins>
      <w:ins w:id="3657" w:author="Catalina Ipas" w:date="2025-09-30T11:25:00Z">
        <w:r w:rsidR="5DBDC33F" w:rsidRPr="0E916A6A">
          <w:rPr>
            <w:rFonts w:eastAsia="Times New Roman" w:cs="Times New Roman"/>
          </w:rPr>
          <w:t xml:space="preserve"> </w:t>
        </w:r>
      </w:ins>
      <w:ins w:id="3658" w:author="Catalina Ipas" w:date="2025-09-30T11:23:00Z">
        <w:del w:id="3659" w:author="Megan Ash" w:date="2026-01-28T11:11:00Z" w16du:dateUtc="2026-01-28T16:11:00Z">
          <w:r w:rsidR="2D6EB0C5" w:rsidRPr="0E916A6A" w:rsidDel="001509A3">
            <w:rPr>
              <w:rFonts w:cs="Times New Roman"/>
            </w:rPr>
            <w:delText xml:space="preserve">according to </w:delText>
          </w:r>
        </w:del>
      </w:ins>
      <w:ins w:id="3660" w:author="Megan Ash" w:date="2026-01-28T11:11:00Z" w16du:dateUtc="2026-01-28T16:11:00Z">
        <w:r w:rsidR="001509A3">
          <w:rPr>
            <w:rFonts w:cs="Times New Roman"/>
          </w:rPr>
          <w:t xml:space="preserve">in accordance with </w:t>
        </w:r>
      </w:ins>
      <w:ins w:id="3661" w:author="Catalina Ipas" w:date="2025-09-30T11:23:00Z">
        <w:r w:rsidR="2D6EB0C5" w:rsidRPr="0E916A6A">
          <w:rPr>
            <w:rFonts w:cs="Times New Roman"/>
          </w:rPr>
          <w:t>Article 100 and</w:t>
        </w:r>
      </w:ins>
      <w:ins w:id="3662" w:author="Catalina Ipas" w:date="2025-09-30T11:24:00Z">
        <w:r w:rsidR="2D6EB0C5" w:rsidRPr="0E916A6A">
          <w:rPr>
            <w:rFonts w:cs="Times New Roman"/>
          </w:rPr>
          <w:t xml:space="preserve"> Partners Honduras policy</w:t>
        </w:r>
      </w:ins>
      <w:r w:rsidR="006A6C0E" w:rsidRPr="0E916A6A">
        <w:rPr>
          <w:rFonts w:cs="Times New Roman"/>
        </w:rPr>
        <w:t xml:space="preserve">: </w:t>
      </w:r>
    </w:p>
    <w:p w14:paraId="2DBFD8FF" w14:textId="70585559" w:rsidR="00B10FA5" w:rsidRPr="000A6F7D" w:rsidRDefault="00B10FA5" w:rsidP="005F75F3">
      <w:pPr>
        <w:pStyle w:val="ListParagraph"/>
        <w:numPr>
          <w:ilvl w:val="0"/>
          <w:numId w:val="240"/>
        </w:numPr>
        <w:spacing w:line="360" w:lineRule="auto"/>
        <w:rPr>
          <w:rFonts w:cs="Times New Roman"/>
        </w:rPr>
      </w:pPr>
      <w:r w:rsidRPr="00B10FA5">
        <w:rPr>
          <w:rFonts w:cs="Times New Roman"/>
        </w:rPr>
        <w:t>During the</w:t>
      </w:r>
      <w:del w:id="3663" w:author="Megan Ash" w:date="2026-01-28T11:12:00Z" w16du:dateUtc="2026-01-28T16:12:00Z">
        <w:r w:rsidRPr="00B10FA5" w:rsidDel="001509A3">
          <w:rPr>
            <w:rFonts w:cs="Times New Roman"/>
          </w:rPr>
          <w:delText xml:space="preserve"> worker's</w:delText>
        </w:r>
      </w:del>
      <w:ins w:id="3664" w:author="Megan Ash" w:date="2026-01-28T11:12:00Z" w16du:dateUtc="2026-01-28T16:12:00Z">
        <w:r w:rsidR="001509A3">
          <w:rPr>
            <w:rFonts w:cs="Times New Roman"/>
          </w:rPr>
          <w:t xml:space="preserve"> employee’s</w:t>
        </w:r>
      </w:ins>
      <w:r w:rsidRPr="00B10FA5">
        <w:rPr>
          <w:rFonts w:cs="Times New Roman"/>
        </w:rPr>
        <w:t xml:space="preserve"> military service and compulsory periods</w:t>
      </w:r>
      <w:r>
        <w:rPr>
          <w:rFonts w:cs="Times New Roman"/>
        </w:rPr>
        <w:t xml:space="preserve"> </w:t>
      </w:r>
      <w:r w:rsidRPr="000A6F7D">
        <w:rPr>
          <w:rFonts w:cs="Times New Roman"/>
        </w:rPr>
        <w:t>of military training;</w:t>
      </w:r>
    </w:p>
    <w:p w14:paraId="700E9EED" w14:textId="3220BDF6" w:rsidR="00D62261" w:rsidRPr="00C2334F" w:rsidRDefault="00B10FA5" w:rsidP="0E916A6A">
      <w:pPr>
        <w:pStyle w:val="ListParagraph"/>
        <w:numPr>
          <w:ilvl w:val="0"/>
          <w:numId w:val="240"/>
        </w:numPr>
        <w:spacing w:line="360" w:lineRule="auto"/>
        <w:rPr>
          <w:highlight w:val="yellow"/>
          <w:rPrChange w:id="3665" w:author="Megan Ash" w:date="2026-02-26T11:04:00Z" w16du:dateUtc="2026-02-26T16:04:00Z">
            <w:rPr/>
          </w:rPrChange>
        </w:rPr>
      </w:pPr>
      <w:r w:rsidRPr="00C2334F">
        <w:rPr>
          <w:rFonts w:cs="Times New Roman"/>
          <w:highlight w:val="yellow"/>
          <w:rPrChange w:id="3666" w:author="Megan Ash" w:date="2026-02-26T11:04:00Z" w16du:dateUtc="2026-02-26T16:04:00Z">
            <w:rPr>
              <w:rFonts w:cs="Times New Roman"/>
            </w:rPr>
          </w:rPrChange>
        </w:rPr>
        <w:t>During a period of absence limited to six (6) months, due to accident or non-occupational illness duly certified by an approved physicia</w:t>
      </w:r>
      <w:commentRangeStart w:id="3667"/>
      <w:r w:rsidRPr="00C2334F">
        <w:rPr>
          <w:rFonts w:cs="Times New Roman"/>
          <w:highlight w:val="yellow"/>
          <w:rPrChange w:id="3668" w:author="Megan Ash" w:date="2026-02-26T11:04:00Z" w16du:dateUtc="2026-02-26T16:04:00Z">
            <w:rPr>
              <w:rFonts w:cs="Times New Roman"/>
            </w:rPr>
          </w:rPrChange>
        </w:rPr>
        <w:t>n</w:t>
      </w:r>
      <w:ins w:id="3669" w:author="Megan Ash" w:date="2026-01-28T11:12:00Z" w16du:dateUtc="2026-01-28T16:12:00Z">
        <w:r w:rsidR="0063069F" w:rsidRPr="00C2334F">
          <w:rPr>
            <w:rFonts w:cs="Times New Roman"/>
            <w:highlight w:val="yellow"/>
            <w:rPrChange w:id="3670" w:author="Megan Ash" w:date="2026-02-26T11:04:00Z" w16du:dateUtc="2026-02-26T16:04:00Z">
              <w:rPr>
                <w:rFonts w:cs="Times New Roman"/>
              </w:rPr>
            </w:rPrChange>
          </w:rPr>
          <w:t>;</w:t>
        </w:r>
      </w:ins>
      <w:del w:id="3671" w:author="Megan Ash" w:date="2026-01-28T11:12:00Z" w16du:dateUtc="2026-01-28T16:12:00Z">
        <w:r w:rsidRPr="00C2334F" w:rsidDel="0063069F">
          <w:rPr>
            <w:rFonts w:cs="Times New Roman"/>
            <w:highlight w:val="yellow"/>
            <w:rPrChange w:id="3672" w:author="Megan Ash" w:date="2026-02-26T11:04:00Z" w16du:dateUtc="2026-02-26T16:04:00Z">
              <w:rPr>
                <w:rFonts w:cs="Times New Roman"/>
              </w:rPr>
            </w:rPrChange>
          </w:rPr>
          <w:delText>,</w:delText>
        </w:r>
      </w:del>
      <w:r w:rsidRPr="00C2334F">
        <w:rPr>
          <w:rFonts w:cs="Times New Roman"/>
          <w:highlight w:val="yellow"/>
          <w:rPrChange w:id="3673" w:author="Megan Ash" w:date="2026-02-26T11:04:00Z" w16du:dateUtc="2026-02-26T16:04:00Z">
            <w:rPr>
              <w:rFonts w:cs="Times New Roman"/>
            </w:rPr>
          </w:rPrChange>
        </w:rPr>
        <w:t xml:space="preserve"> this period </w:t>
      </w:r>
      <w:del w:id="3674" w:author="Megan Ash" w:date="2026-01-28T11:12:00Z" w16du:dateUtc="2026-01-28T16:12:00Z">
        <w:r w:rsidRPr="00C2334F" w:rsidDel="0063069F">
          <w:rPr>
            <w:rFonts w:cs="Times New Roman"/>
            <w:highlight w:val="yellow"/>
            <w:rPrChange w:id="3675" w:author="Megan Ash" w:date="2026-02-26T11:04:00Z" w16du:dateUtc="2026-02-26T16:04:00Z">
              <w:rPr>
                <w:rFonts w:cs="Times New Roman"/>
              </w:rPr>
            </w:rPrChange>
          </w:rPr>
          <w:delText xml:space="preserve">is </w:delText>
        </w:r>
      </w:del>
      <w:ins w:id="3676" w:author="Megan Ash" w:date="2026-01-28T11:12:00Z" w16du:dateUtc="2026-01-28T16:12:00Z">
        <w:r w:rsidR="0063069F" w:rsidRPr="00C2334F">
          <w:rPr>
            <w:rFonts w:cs="Times New Roman"/>
            <w:highlight w:val="yellow"/>
            <w:rPrChange w:id="3677" w:author="Megan Ash" w:date="2026-02-26T11:04:00Z" w16du:dateUtc="2026-02-26T16:04:00Z">
              <w:rPr>
                <w:rFonts w:cs="Times New Roman"/>
              </w:rPr>
            </w:rPrChange>
          </w:rPr>
          <w:t xml:space="preserve">may be </w:t>
        </w:r>
      </w:ins>
      <w:r w:rsidRPr="00C2334F">
        <w:rPr>
          <w:rFonts w:cs="Times New Roman"/>
          <w:highlight w:val="yellow"/>
          <w:rPrChange w:id="3678" w:author="Megan Ash" w:date="2026-02-26T11:04:00Z" w16du:dateUtc="2026-02-26T16:04:00Z">
            <w:rPr>
              <w:rFonts w:cs="Times New Roman"/>
            </w:rPr>
          </w:rPrChange>
        </w:rPr>
        <w:t>extended until the worker is replaced;</w:t>
      </w:r>
      <w:commentRangeEnd w:id="3667"/>
      <w:r w:rsidR="00C2334F" w:rsidRPr="00C2334F">
        <w:rPr>
          <w:rStyle w:val="CommentReference"/>
          <w:sz w:val="24"/>
          <w:szCs w:val="24"/>
          <w:highlight w:val="yellow"/>
          <w:rPrChange w:id="3679" w:author="Megan Ash" w:date="2026-02-26T11:04:00Z" w16du:dateUtc="2026-02-26T16:04:00Z">
            <w:rPr>
              <w:rStyle w:val="CommentReference"/>
              <w:sz w:val="24"/>
              <w:szCs w:val="24"/>
            </w:rPr>
          </w:rPrChange>
        </w:rPr>
        <w:commentReference w:id="3667"/>
      </w:r>
    </w:p>
    <w:p w14:paraId="05BDF199" w14:textId="3BB7A6AD" w:rsidR="00D62261" w:rsidRPr="00D62261" w:rsidRDefault="76698353" w:rsidP="0E916A6A">
      <w:pPr>
        <w:pStyle w:val="ListParagraph"/>
        <w:numPr>
          <w:ilvl w:val="0"/>
          <w:numId w:val="240"/>
        </w:numPr>
        <w:spacing w:line="360" w:lineRule="auto"/>
      </w:pPr>
      <w:ins w:id="3680" w:author="Catalina Ipas" w:date="2025-09-30T12:40:00Z">
        <w:r w:rsidRPr="0E916A6A">
          <w:t>Illnesses that render the worker unable to perform his or her duties;</w:t>
        </w:r>
      </w:ins>
    </w:p>
    <w:p w14:paraId="559E916B" w14:textId="1E35451F" w:rsidR="00D62261" w:rsidRPr="00D62261" w:rsidRDefault="41BA54D5" w:rsidP="0E916A6A">
      <w:pPr>
        <w:pStyle w:val="ListParagraph"/>
        <w:numPr>
          <w:ilvl w:val="0"/>
          <w:numId w:val="240"/>
        </w:numPr>
        <w:spacing w:line="360" w:lineRule="auto"/>
      </w:pPr>
      <w:ins w:id="3681" w:author="Catalina Ipas" w:date="2025-09-30T11:57:00Z">
        <w:r w:rsidRPr="0E916A6A">
          <w:t xml:space="preserve">Force majeure or fortuitous event </w:t>
        </w:r>
        <w:del w:id="3682" w:author="Megan Ash" w:date="2026-01-28T11:13:00Z" w16du:dateUtc="2026-01-28T16:13:00Z">
          <w:r w:rsidRPr="0E916A6A" w:rsidDel="004558E0">
            <w:delText>when it</w:delText>
          </w:r>
        </w:del>
      </w:ins>
      <w:ins w:id="3683" w:author="Megan Ash" w:date="2026-01-28T11:13:00Z" w16du:dateUtc="2026-01-28T16:13:00Z">
        <w:r w:rsidR="004558E0">
          <w:t>that</w:t>
        </w:r>
      </w:ins>
      <w:ins w:id="3684" w:author="Catalina Ipas" w:date="2025-09-30T11:57:00Z">
        <w:r w:rsidRPr="0E916A6A">
          <w:t xml:space="preserve"> necessarily, immediately, and directly results in the suspension of work;</w:t>
        </w:r>
      </w:ins>
    </w:p>
    <w:p w14:paraId="38AC4B4C" w14:textId="6280440E" w:rsidR="00D62261" w:rsidRPr="00D62261" w:rsidRDefault="41BA54D5" w:rsidP="0E916A6A">
      <w:pPr>
        <w:pStyle w:val="ListParagraph"/>
        <w:numPr>
          <w:ilvl w:val="0"/>
          <w:numId w:val="240"/>
        </w:numPr>
        <w:spacing w:line="360" w:lineRule="auto"/>
      </w:pPr>
      <w:ins w:id="3685" w:author="Catalina Ipas" w:date="2025-09-30T11:57:00Z">
        <w:del w:id="3686" w:author="Megan Ash" w:date="2026-01-28T11:15:00Z" w16du:dateUtc="2026-01-28T16:15:00Z">
          <w:r w:rsidRPr="0E916A6A" w:rsidDel="0028216A">
            <w:delText>The</w:delText>
          </w:r>
        </w:del>
      </w:ins>
      <w:ins w:id="3687" w:author="Megan Ash" w:date="2026-01-28T11:15:00Z" w16du:dateUtc="2026-01-28T16:15:00Z">
        <w:r w:rsidR="0028216A">
          <w:t>When it becomes</w:t>
        </w:r>
      </w:ins>
      <w:ins w:id="3688" w:author="Catalina Ipas" w:date="2025-09-30T11:57:00Z">
        <w:r w:rsidRPr="0E916A6A">
          <w:t xml:space="preserve"> impossib</w:t>
        </w:r>
      </w:ins>
      <w:ins w:id="3689" w:author="Megan Ash" w:date="2026-01-28T11:15:00Z" w16du:dateUtc="2026-01-28T16:15:00Z">
        <w:r w:rsidR="0028216A">
          <w:t>le for the company</w:t>
        </w:r>
      </w:ins>
      <w:ins w:id="3690" w:author="Catalina Ipas" w:date="2025-09-30T11:57:00Z">
        <w:del w:id="3691" w:author="Megan Ash" w:date="2026-01-28T11:15:00Z" w16du:dateUtc="2026-01-28T16:15:00Z">
          <w:r w:rsidRPr="0E916A6A" w:rsidDel="0028216A">
            <w:delText xml:space="preserve">ility of </w:delText>
          </w:r>
        </w:del>
      </w:ins>
      <w:ins w:id="3692" w:author="Megan Ash" w:date="2026-01-28T11:15:00Z" w16du:dateUtc="2026-01-28T16:15:00Z">
        <w:r w:rsidR="0028216A">
          <w:t xml:space="preserve"> to </w:t>
        </w:r>
      </w:ins>
      <w:ins w:id="3693" w:author="Catalina Ipas" w:date="2025-09-30T11:57:00Z">
        <w:r w:rsidRPr="0E916A6A">
          <w:t>operat</w:t>
        </w:r>
      </w:ins>
      <w:ins w:id="3694" w:author="Megan Ash" w:date="2026-01-28T11:15:00Z" w16du:dateUtc="2026-01-28T16:15:00Z">
        <w:r w:rsidR="0028216A">
          <w:t xml:space="preserve">e </w:t>
        </w:r>
      </w:ins>
      <w:ins w:id="3695" w:author="Catalina Ipas" w:date="2025-09-30T11:57:00Z">
        <w:del w:id="3696" w:author="Megan Ash" w:date="2026-01-28T11:15:00Z" w16du:dateUtc="2026-01-28T16:15:00Z">
          <w:r w:rsidRPr="0E916A6A" w:rsidDel="0028216A">
            <w:delText xml:space="preserve">ing the company </w:delText>
          </w:r>
        </w:del>
        <w:r w:rsidRPr="0E916A6A">
          <w:t>with a reasonable minimum profit;</w:t>
        </w:r>
      </w:ins>
    </w:p>
    <w:p w14:paraId="0AAAE95E" w14:textId="79FE6462" w:rsidR="00D62261" w:rsidRPr="00D62261" w:rsidRDefault="74AAAE11" w:rsidP="0E916A6A">
      <w:pPr>
        <w:pStyle w:val="ListParagraph"/>
        <w:numPr>
          <w:ilvl w:val="0"/>
          <w:numId w:val="240"/>
        </w:numPr>
        <w:spacing w:line="360" w:lineRule="auto"/>
        <w:rPr>
          <w:rFonts w:eastAsia="Times New Roman" w:cs="Times New Roman"/>
        </w:rPr>
      </w:pPr>
      <w:ins w:id="3697" w:author="Catalina Ipas" w:date="2025-09-30T12:00:00Z">
        <w:del w:id="3698" w:author="Megan Ash" w:date="2026-01-28T11:18:00Z" w16du:dateUtc="2026-01-28T16:18:00Z">
          <w:r w:rsidRPr="0E916A6A" w:rsidDel="0081706F">
            <w:delText>The lack of</w:delText>
          </w:r>
        </w:del>
      </w:ins>
      <w:ins w:id="3699" w:author="Megan Ash" w:date="2026-01-28T11:18:00Z" w16du:dateUtc="2026-01-28T16:18:00Z">
        <w:r w:rsidR="0081706F">
          <w:t>When there are insufficient</w:t>
        </w:r>
      </w:ins>
      <w:ins w:id="3700" w:author="Catalina Ipas" w:date="2025-09-30T12:00:00Z">
        <w:r w:rsidRPr="0E916A6A">
          <w:t xml:space="preserve"> funds</w:t>
        </w:r>
      </w:ins>
      <w:ins w:id="3701" w:author="Megan Ash" w:date="2026-01-28T11:18:00Z" w16du:dateUtc="2026-01-28T16:18:00Z">
        <w:r w:rsidR="0057346B">
          <w:t>, and the employer is unable to</w:t>
        </w:r>
      </w:ins>
      <w:ins w:id="3702" w:author="Catalina Ipas" w:date="2025-09-30T12:00:00Z">
        <w:del w:id="3703" w:author="Megan Ash" w:date="2026-01-28T11:18:00Z" w16du:dateUtc="2026-01-28T16:18:00Z">
          <w:r w:rsidRPr="0E916A6A" w:rsidDel="0057346B">
            <w:delText xml:space="preserve"> and the impossibility of</w:delText>
          </w:r>
        </w:del>
        <w:r w:rsidRPr="0E916A6A">
          <w:t xml:space="preserve"> obtain</w:t>
        </w:r>
        <w:del w:id="3704" w:author="Megan Ash" w:date="2026-01-28T11:18:00Z" w16du:dateUtc="2026-01-28T16:18:00Z">
          <w:r w:rsidRPr="0E916A6A" w:rsidDel="0057346B">
            <w:delText>ing</w:delText>
          </w:r>
        </w:del>
        <w:r w:rsidRPr="0E916A6A">
          <w:t xml:space="preserve"> them for the normal continuation of work, if fully proven by the employer;</w:t>
        </w:r>
      </w:ins>
    </w:p>
    <w:p w14:paraId="383C3DB8" w14:textId="69325E65" w:rsidR="00D62261" w:rsidRPr="00D62261" w:rsidRDefault="7931F1D3" w:rsidP="00D62261">
      <w:pPr>
        <w:pStyle w:val="ListParagraph"/>
        <w:numPr>
          <w:ilvl w:val="0"/>
          <w:numId w:val="240"/>
        </w:numPr>
        <w:spacing w:line="360" w:lineRule="auto"/>
        <w:rPr>
          <w:rFonts w:cs="Times New Roman"/>
        </w:rPr>
      </w:pPr>
      <w:ins w:id="3705" w:author="Catalina Ipas" w:date="2025-09-30T12:02:00Z">
        <w:r w:rsidRPr="0E916A6A">
          <w:rPr>
            <w:rFonts w:eastAsia="Times New Roman" w:cs="Times New Roman"/>
          </w:rPr>
          <w:t>The death or incapacity of the employer, when it necessarily, immediately, and directly results in the interruption of work;</w:t>
        </w:r>
      </w:ins>
    </w:p>
    <w:p w14:paraId="691D355D" w14:textId="48A38287" w:rsidR="00D62261" w:rsidRPr="00D62261" w:rsidRDefault="001F67D7" w:rsidP="0E916A6A">
      <w:pPr>
        <w:pStyle w:val="ListParagraph"/>
        <w:numPr>
          <w:ilvl w:val="0"/>
          <w:numId w:val="240"/>
        </w:numPr>
        <w:spacing w:line="360" w:lineRule="auto"/>
      </w:pPr>
      <w:r w:rsidRPr="0E916A6A">
        <w:rPr>
          <w:rFonts w:cs="Times New Roman"/>
        </w:rPr>
        <w:t>D</w:t>
      </w:r>
      <w:r w:rsidR="00D93B7C" w:rsidRPr="0E916A6A">
        <w:rPr>
          <w:rFonts w:cs="Times New Roman"/>
        </w:rPr>
        <w:t xml:space="preserve">uring </w:t>
      </w:r>
      <w:ins w:id="3706" w:author="Megan Ash" w:date="2026-01-28T11:19:00Z" w16du:dateUtc="2026-01-28T16:19:00Z">
        <w:r w:rsidR="0057346B">
          <w:rPr>
            <w:rFonts w:cs="Times New Roman"/>
          </w:rPr>
          <w:t>a</w:t>
        </w:r>
      </w:ins>
      <w:del w:id="3707" w:author="Megan Ash" w:date="2026-01-28T11:19:00Z" w16du:dateUtc="2026-01-28T16:19:00Z">
        <w:r w:rsidR="00D93B7C" w:rsidRPr="0E916A6A" w:rsidDel="0057346B">
          <w:rPr>
            <w:rFonts w:cs="Times New Roman"/>
          </w:rPr>
          <w:delText>the</w:delText>
        </w:r>
      </w:del>
      <w:r w:rsidR="00D93B7C" w:rsidRPr="0E916A6A">
        <w:rPr>
          <w:rFonts w:cs="Times New Roman"/>
        </w:rPr>
        <w:t xml:space="preserve"> period of temporary incapacity to work due to a work</w:t>
      </w:r>
      <w:ins w:id="3708" w:author="Megan Ash" w:date="2026-01-28T11:19:00Z" w16du:dateUtc="2026-01-28T16:19:00Z">
        <w:r w:rsidR="0057346B">
          <w:rPr>
            <w:rFonts w:cs="Times New Roman"/>
          </w:rPr>
          <w:t>-related</w:t>
        </w:r>
      </w:ins>
      <w:r w:rsidR="00D93B7C" w:rsidRPr="0E916A6A">
        <w:rPr>
          <w:rFonts w:cs="Times New Roman"/>
        </w:rPr>
        <w:t xml:space="preserve"> accident or</w:t>
      </w:r>
      <w:ins w:id="3709" w:author="Megan Ash" w:date="2026-01-28T11:19:00Z" w16du:dateUtc="2026-01-28T16:19:00Z">
        <w:r w:rsidR="0057346B">
          <w:rPr>
            <w:rFonts w:cs="Times New Roman"/>
          </w:rPr>
          <w:t xml:space="preserve"> </w:t>
        </w:r>
      </w:ins>
      <w:del w:id="3710" w:author="Megan Ash" w:date="2026-01-28T11:19:00Z" w16du:dateUtc="2026-01-28T16:19:00Z">
        <w:r w:rsidR="00D93B7C" w:rsidRPr="0E916A6A" w:rsidDel="0057346B">
          <w:rPr>
            <w:rFonts w:cs="Times New Roman"/>
          </w:rPr>
          <w:delText xml:space="preserve"> an </w:delText>
        </w:r>
      </w:del>
      <w:r w:rsidR="00D93B7C" w:rsidRPr="0E916A6A">
        <w:rPr>
          <w:rFonts w:cs="Times New Roman"/>
        </w:rPr>
        <w:t>occupational disease</w:t>
      </w:r>
      <w:ins w:id="3711" w:author="Catalina Ipas" w:date="2025-09-30T11:58:00Z">
        <w:r w:rsidR="65D521D8" w:rsidRPr="0E916A6A">
          <w:rPr>
            <w:rFonts w:cs="Times New Roman"/>
          </w:rPr>
          <w:t>;</w:t>
        </w:r>
      </w:ins>
    </w:p>
    <w:p w14:paraId="5A9A37DE" w14:textId="27638870" w:rsidR="00D62261" w:rsidRPr="00D62261" w:rsidRDefault="5D21BBB7" w:rsidP="00D62261">
      <w:pPr>
        <w:pStyle w:val="ListParagraph"/>
        <w:numPr>
          <w:ilvl w:val="0"/>
          <w:numId w:val="240"/>
        </w:numPr>
        <w:spacing w:line="360" w:lineRule="auto"/>
        <w:rPr>
          <w:rFonts w:cs="Times New Roman"/>
        </w:rPr>
      </w:pPr>
      <w:ins w:id="3712" w:author="Catalina Ipas" w:date="2025-09-30T12:03:00Z">
        <w:r w:rsidRPr="0E916A6A">
          <w:t xml:space="preserve">Pre- and postnatal leave; </w:t>
        </w:r>
        <w:del w:id="3713" w:author="Megan Ash" w:date="2026-01-28T11:20:00Z" w16du:dateUtc="2026-01-28T16:20:00Z">
          <w:r w:rsidRPr="0E916A6A" w:rsidDel="002A151C">
            <w:delText>licenses</w:delText>
          </w:r>
        </w:del>
      </w:ins>
      <w:ins w:id="3714" w:author="Megan Ash" w:date="2026-01-28T11:20:00Z" w16du:dateUtc="2026-01-28T16:20:00Z">
        <w:r w:rsidR="002A151C">
          <w:t>as well as other authorized leaves</w:t>
        </w:r>
      </w:ins>
      <w:ins w:id="3715" w:author="Catalina Ipas" w:date="2025-09-30T12:03:00Z">
        <w:r w:rsidRPr="0E916A6A">
          <w:t>, rest periods, and vacations;</w:t>
        </w:r>
      </w:ins>
    </w:p>
    <w:p w14:paraId="5E87BC06" w14:textId="14D5E912" w:rsidR="00D62261" w:rsidRPr="00D62261" w:rsidRDefault="00931DB9" w:rsidP="0E916A6A">
      <w:pPr>
        <w:pStyle w:val="ListParagraph"/>
        <w:numPr>
          <w:ilvl w:val="0"/>
          <w:numId w:val="240"/>
        </w:numPr>
        <w:spacing w:line="360" w:lineRule="auto"/>
      </w:pPr>
      <w:r w:rsidRPr="0E916A6A">
        <w:rPr>
          <w:rFonts w:cs="Times New Roman"/>
        </w:rPr>
        <w:t>D</w:t>
      </w:r>
      <w:r w:rsidR="00B10FA5" w:rsidRPr="0E916A6A">
        <w:rPr>
          <w:rFonts w:cs="Times New Roman"/>
        </w:rPr>
        <w:t>uring the</w:t>
      </w:r>
      <w:r w:rsidR="001F67D7" w:rsidRPr="0E916A6A">
        <w:rPr>
          <w:rFonts w:cs="Times New Roman"/>
        </w:rPr>
        <w:t xml:space="preserve"> leave</w:t>
      </w:r>
      <w:r w:rsidR="00B10FA5" w:rsidRPr="0E916A6A">
        <w:rPr>
          <w:rFonts w:cs="Times New Roman"/>
        </w:rPr>
        <w:t xml:space="preserve"> of a female employee </w:t>
      </w:r>
      <w:del w:id="3716" w:author="Megan Ash" w:date="2026-01-28T11:21:00Z" w16du:dateUtc="2026-01-28T16:21:00Z">
        <w:r w:rsidR="00B10FA5" w:rsidRPr="0E916A6A" w:rsidDel="00B733B3">
          <w:rPr>
            <w:rFonts w:cs="Times New Roman"/>
          </w:rPr>
          <w:delText>benefiting</w:delText>
        </w:r>
        <w:r w:rsidRPr="0E916A6A" w:rsidDel="00B733B3">
          <w:rPr>
            <w:rFonts w:cs="Times New Roman"/>
          </w:rPr>
          <w:delText xml:space="preserve"> </w:delText>
        </w:r>
        <w:r w:rsidR="00B10FA5" w:rsidRPr="0E916A6A" w:rsidDel="00B733B3">
          <w:rPr>
            <w:rFonts w:cs="Times New Roman"/>
          </w:rPr>
          <w:delText>from</w:delText>
        </w:r>
      </w:del>
      <w:ins w:id="3717" w:author="Megan Ash" w:date="2026-01-28T11:21:00Z" w16du:dateUtc="2026-01-28T16:21:00Z">
        <w:r w:rsidR="00B733B3">
          <w:rPr>
            <w:rFonts w:cs="Times New Roman"/>
          </w:rPr>
          <w:t>entitled</w:t>
        </w:r>
      </w:ins>
      <w:r w:rsidR="00B10FA5" w:rsidRPr="0E916A6A">
        <w:rPr>
          <w:rFonts w:cs="Times New Roman"/>
        </w:rPr>
        <w:t xml:space="preserve"> </w:t>
      </w:r>
      <w:ins w:id="3718" w:author="Megan Ash" w:date="2026-01-28T11:21:00Z" w16du:dateUtc="2026-01-28T16:21:00Z">
        <w:r w:rsidR="00B733B3">
          <w:rPr>
            <w:rFonts w:cs="Times New Roman"/>
          </w:rPr>
          <w:t xml:space="preserve">to </w:t>
        </w:r>
      </w:ins>
      <w:r w:rsidR="00B10FA5" w:rsidRPr="0E916A6A">
        <w:rPr>
          <w:rFonts w:cs="Times New Roman"/>
        </w:rPr>
        <w:t>the</w:t>
      </w:r>
      <w:ins w:id="3719" w:author="Megan Ash" w:date="2026-01-28T11:21:00Z" w16du:dateUtc="2026-01-28T16:21:00Z">
        <w:r w:rsidR="00B733B3">
          <w:rPr>
            <w:rFonts w:cs="Times New Roman"/>
          </w:rPr>
          <w:t xml:space="preserve"> relevant</w:t>
        </w:r>
      </w:ins>
      <w:r w:rsidR="00B10FA5" w:rsidRPr="0E916A6A">
        <w:rPr>
          <w:rFonts w:cs="Times New Roman"/>
        </w:rPr>
        <w:t xml:space="preserve"> provisions</w:t>
      </w:r>
      <w:del w:id="3720" w:author="Megan Ash" w:date="2026-01-28T11:21:00Z" w16du:dateUtc="2026-01-28T16:21:00Z">
        <w:r w:rsidR="00B10FA5" w:rsidRPr="0E916A6A" w:rsidDel="00B733B3">
          <w:rPr>
            <w:rFonts w:cs="Times New Roman"/>
          </w:rPr>
          <w:delText xml:space="preserve"> </w:delText>
        </w:r>
      </w:del>
      <w:del w:id="3721" w:author="Catalina Ipas" w:date="2025-09-30T11:25:00Z">
        <w:r w:rsidR="00D62261" w:rsidRPr="0E916A6A" w:rsidDel="00B10FA5">
          <w:rPr>
            <w:rFonts w:cs="Times New Roman"/>
          </w:rPr>
          <w:delText xml:space="preserve">of </w:delText>
        </w:r>
        <w:r w:rsidR="00D62261" w:rsidRPr="0E916A6A" w:rsidDel="00931DB9">
          <w:rPr>
            <w:rFonts w:cs="Times New Roman"/>
          </w:rPr>
          <w:delText>A</w:delText>
        </w:r>
        <w:r w:rsidR="00D62261" w:rsidRPr="0E916A6A" w:rsidDel="00B10FA5">
          <w:rPr>
            <w:rFonts w:cs="Times New Roman"/>
          </w:rPr>
          <w:delText>rticle 39</w:delText>
        </w:r>
      </w:del>
      <w:r w:rsidR="00B10FA5" w:rsidRPr="0E916A6A">
        <w:rPr>
          <w:rFonts w:cs="Times New Roman"/>
        </w:rPr>
        <w:t>;</w:t>
      </w:r>
    </w:p>
    <w:p w14:paraId="691E930F" w14:textId="6F035FBA" w:rsidR="00D62261" w:rsidRPr="00D62261" w:rsidRDefault="20918D9B" w:rsidP="0E916A6A">
      <w:pPr>
        <w:pStyle w:val="ListParagraph"/>
        <w:numPr>
          <w:ilvl w:val="0"/>
          <w:numId w:val="240"/>
        </w:numPr>
        <w:spacing w:line="360" w:lineRule="auto"/>
      </w:pPr>
      <w:ins w:id="3722" w:author="Catalina Ipas" w:date="2025-09-30T12:03:00Z">
        <w:del w:id="3723" w:author="Megan Ash" w:date="2026-01-28T11:21:00Z" w16du:dateUtc="2026-01-28T16:21:00Z">
          <w:r w:rsidRPr="0E916A6A" w:rsidDel="00BA13C4">
            <w:delText>The</w:delText>
          </w:r>
        </w:del>
      </w:ins>
      <w:ins w:id="3724" w:author="Megan Ash" w:date="2026-01-28T11:21:00Z" w16du:dateUtc="2026-01-28T16:21:00Z">
        <w:r w:rsidR="00BA13C4">
          <w:t>When an employee is</w:t>
        </w:r>
      </w:ins>
      <w:ins w:id="3725" w:author="Catalina Ipas" w:date="2025-09-30T12:03:00Z">
        <w:r w:rsidRPr="0E916A6A">
          <w:t xml:space="preserve"> exercis</w:t>
        </w:r>
      </w:ins>
      <w:ins w:id="3726" w:author="Megan Ash" w:date="2026-01-28T11:21:00Z" w16du:dateUtc="2026-01-28T16:21:00Z">
        <w:r w:rsidR="00BA13C4">
          <w:t>ing</w:t>
        </w:r>
      </w:ins>
      <w:ins w:id="3727" w:author="Catalina Ipas" w:date="2025-09-30T12:03:00Z">
        <w:del w:id="3728" w:author="Megan Ash" w:date="2026-01-28T11:21:00Z" w16du:dateUtc="2026-01-28T16:21:00Z">
          <w:r w:rsidRPr="0E916A6A" w:rsidDel="00BA13C4">
            <w:delText>e</w:delText>
          </w:r>
        </w:del>
        <w:r w:rsidRPr="0E916A6A">
          <w:t xml:space="preserve"> </w:t>
        </w:r>
        <w:del w:id="3729" w:author="Megan Ash" w:date="2026-01-28T11:22:00Z" w16du:dateUtc="2026-01-28T16:22:00Z">
          <w:r w:rsidRPr="0E916A6A" w:rsidDel="00BA13C4">
            <w:delText xml:space="preserve">of </w:delText>
          </w:r>
        </w:del>
        <w:r w:rsidRPr="0E916A6A">
          <w:t xml:space="preserve">a union position that prevents </w:t>
        </w:r>
        <w:del w:id="3730" w:author="Megan Ash" w:date="2026-01-28T11:22:00Z" w16du:dateUtc="2026-01-28T16:22:00Z">
          <w:r w:rsidRPr="0E916A6A" w:rsidDel="00BA13C4">
            <w:delText>the worker</w:delText>
          </w:r>
        </w:del>
      </w:ins>
      <w:ins w:id="3731" w:author="Megan Ash" w:date="2026-01-28T11:22:00Z" w16du:dateUtc="2026-01-28T16:22:00Z">
        <w:r w:rsidR="00BA13C4">
          <w:t>them</w:t>
        </w:r>
      </w:ins>
      <w:ins w:id="3732" w:author="Catalina Ipas" w:date="2025-09-30T12:03:00Z">
        <w:r w:rsidRPr="0E916A6A">
          <w:t xml:space="preserve"> from carrying out </w:t>
        </w:r>
        <w:del w:id="3733" w:author="Megan Ash" w:date="2026-01-28T11:22:00Z" w16du:dateUtc="2026-01-28T16:22:00Z">
          <w:r w:rsidRPr="0E916A6A" w:rsidDel="00BA13C4">
            <w:delText>his or her</w:delText>
          </w:r>
        </w:del>
      </w:ins>
      <w:ins w:id="3734" w:author="Megan Ash" w:date="2026-01-28T11:22:00Z" w16du:dateUtc="2026-01-28T16:22:00Z">
        <w:r w:rsidR="00BA13C4">
          <w:t>their</w:t>
        </w:r>
      </w:ins>
      <w:ins w:id="3735" w:author="Catalina Ipas" w:date="2025-09-30T12:03:00Z">
        <w:r w:rsidRPr="0E916A6A">
          <w:t xml:space="preserve"> regular duties;</w:t>
        </w:r>
      </w:ins>
    </w:p>
    <w:p w14:paraId="0218D91D" w14:textId="56DF7C37" w:rsidR="00D62261" w:rsidRPr="00D62261" w:rsidRDefault="20918D9B" w:rsidP="00D62261">
      <w:pPr>
        <w:pStyle w:val="ListParagraph"/>
        <w:numPr>
          <w:ilvl w:val="0"/>
          <w:numId w:val="240"/>
        </w:numPr>
        <w:spacing w:line="360" w:lineRule="auto"/>
        <w:rPr>
          <w:rFonts w:cs="Times New Roman"/>
        </w:rPr>
      </w:pPr>
      <w:ins w:id="3736" w:author="Catalina Ipas" w:date="2025-09-30T12:04:00Z">
        <w:r w:rsidRPr="0E916A6A">
          <w:t>A legal strike;</w:t>
        </w:r>
      </w:ins>
    </w:p>
    <w:p w14:paraId="41EA26C3" w14:textId="4F410A18" w:rsidR="00D62261" w:rsidRPr="00D62261" w:rsidRDefault="20918D9B" w:rsidP="00D62261">
      <w:pPr>
        <w:pStyle w:val="ListParagraph"/>
        <w:numPr>
          <w:ilvl w:val="0"/>
          <w:numId w:val="240"/>
        </w:numPr>
        <w:spacing w:line="360" w:lineRule="auto"/>
        <w:rPr>
          <w:rFonts w:cs="Times New Roman"/>
        </w:rPr>
      </w:pPr>
      <w:ins w:id="3737" w:author="Catalina Ipas" w:date="2025-09-30T12:04:00Z">
        <w:r w:rsidRPr="0E916A6A">
          <w:t>A legal lockout;</w:t>
        </w:r>
      </w:ins>
    </w:p>
    <w:p w14:paraId="66B878F7" w14:textId="2E64213D" w:rsidR="00D62261" w:rsidRPr="00D62261" w:rsidRDefault="00697251" w:rsidP="00D62261">
      <w:pPr>
        <w:pStyle w:val="ListParagraph"/>
        <w:numPr>
          <w:ilvl w:val="0"/>
          <w:numId w:val="240"/>
        </w:numPr>
        <w:spacing w:line="360" w:lineRule="auto"/>
        <w:rPr>
          <w:rFonts w:cs="Times New Roman"/>
        </w:rPr>
      </w:pPr>
      <w:r w:rsidRPr="0E916A6A">
        <w:rPr>
          <w:rFonts w:cs="Times New Roman"/>
        </w:rPr>
        <w:t>During a strike initiated in compliance with the procedure for settling collective labor disputes</w:t>
      </w:r>
      <w:r w:rsidR="00B10FA5" w:rsidRPr="0E916A6A">
        <w:rPr>
          <w:rFonts w:cs="Times New Roman"/>
        </w:rPr>
        <w:t>;</w:t>
      </w:r>
    </w:p>
    <w:p w14:paraId="201EBDB2" w14:textId="5B7799FB" w:rsidR="00D62261" w:rsidRPr="00D62261" w:rsidRDefault="00D62261" w:rsidP="00D62261">
      <w:pPr>
        <w:pStyle w:val="ListParagraph"/>
        <w:numPr>
          <w:ilvl w:val="0"/>
          <w:numId w:val="240"/>
        </w:numPr>
        <w:spacing w:line="360" w:lineRule="auto"/>
        <w:rPr>
          <w:rFonts w:cs="Times New Roman"/>
        </w:rPr>
      </w:pPr>
      <w:r w:rsidRPr="0E916A6A">
        <w:rPr>
          <w:rFonts w:cs="Times New Roman"/>
        </w:rPr>
        <w:t xml:space="preserve">During </w:t>
      </w:r>
      <w:del w:id="3738" w:author="Megan Ash" w:date="2026-01-28T11:28:00Z" w16du:dateUtc="2026-01-28T16:28:00Z">
        <w:r w:rsidRPr="0E916A6A" w:rsidDel="00CB1231">
          <w:rPr>
            <w:rFonts w:cs="Times New Roman"/>
          </w:rPr>
          <w:delText xml:space="preserve">the </w:delText>
        </w:r>
      </w:del>
      <w:r w:rsidRPr="0E916A6A">
        <w:rPr>
          <w:rFonts w:cs="Times New Roman"/>
        </w:rPr>
        <w:t>period</w:t>
      </w:r>
      <w:ins w:id="3739" w:author="Megan Ash" w:date="2026-01-28T11:28:00Z" w16du:dateUtc="2026-01-28T16:28:00Z">
        <w:r w:rsidR="00CB1231">
          <w:rPr>
            <w:rFonts w:cs="Times New Roman"/>
          </w:rPr>
          <w:t>s</w:t>
        </w:r>
      </w:ins>
      <w:r w:rsidRPr="0E916A6A">
        <w:rPr>
          <w:rFonts w:cs="Times New Roman"/>
        </w:rPr>
        <w:t xml:space="preserve"> of </w:t>
      </w:r>
      <w:del w:id="3740" w:author="Megan Ash" w:date="2026-01-28T11:28:00Z" w16du:dateUtc="2026-01-28T16:28:00Z">
        <w:r w:rsidRPr="0E916A6A" w:rsidDel="00CB1231">
          <w:rPr>
            <w:rFonts w:cs="Times New Roman"/>
          </w:rPr>
          <w:delText xml:space="preserve">non-remunerated </w:delText>
        </w:r>
      </w:del>
      <w:ins w:id="3741" w:author="Megan Ash" w:date="2026-01-28T11:28:00Z" w16du:dateUtc="2026-01-28T16:28:00Z">
        <w:r w:rsidR="00CB1231">
          <w:rPr>
            <w:rFonts w:cs="Times New Roman"/>
          </w:rPr>
          <w:t xml:space="preserve">unpaid </w:t>
        </w:r>
      </w:ins>
      <w:r w:rsidRPr="0E916A6A">
        <w:rPr>
          <w:rFonts w:cs="Times New Roman"/>
        </w:rPr>
        <w:t>absence</w:t>
      </w:r>
      <w:del w:id="3742" w:author="Megan Ash" w:date="2026-01-28T11:28:00Z" w16du:dateUtc="2026-01-28T16:28:00Z">
        <w:r w:rsidRPr="0E916A6A" w:rsidDel="00CB1231">
          <w:rPr>
            <w:rFonts w:cs="Times New Roman"/>
          </w:rPr>
          <w:delText>s</w:delText>
        </w:r>
      </w:del>
      <w:r w:rsidRPr="0E916A6A">
        <w:rPr>
          <w:rFonts w:cs="Times New Roman"/>
        </w:rPr>
        <w:t xml:space="preserve"> </w:t>
      </w:r>
      <w:del w:id="3743" w:author="Megan Ash" w:date="2026-01-28T11:28:00Z" w16du:dateUtc="2026-01-28T16:28:00Z">
        <w:r w:rsidRPr="0E916A6A" w:rsidDel="00CB1231">
          <w:rPr>
            <w:rFonts w:cs="Times New Roman"/>
          </w:rPr>
          <w:delText xml:space="preserve">of the worker </w:delText>
        </w:r>
      </w:del>
      <w:r w:rsidRPr="0E916A6A">
        <w:rPr>
          <w:rFonts w:cs="Times New Roman"/>
        </w:rPr>
        <w:t xml:space="preserve">authorized or excused by the employer </w:t>
      </w:r>
      <w:del w:id="3744" w:author="Megan Ash" w:date="2026-01-28T11:28:00Z" w16du:dateUtc="2026-01-28T16:28:00Z">
        <w:r w:rsidRPr="0E916A6A" w:rsidDel="00CB1231">
          <w:rPr>
            <w:rFonts w:cs="Times New Roman"/>
          </w:rPr>
          <w:delText>by virtue of the</w:delText>
        </w:r>
      </w:del>
      <w:ins w:id="3745" w:author="Megan Ash" w:date="2026-01-28T11:28:00Z" w16du:dateUtc="2026-01-28T16:28:00Z">
        <w:r w:rsidR="00CB1231">
          <w:rPr>
            <w:rFonts w:cs="Times New Roman"/>
          </w:rPr>
          <w:t>under</w:t>
        </w:r>
      </w:ins>
      <w:r w:rsidRPr="0E916A6A">
        <w:rPr>
          <w:rFonts w:cs="Times New Roman"/>
        </w:rPr>
        <w:t xml:space="preserve"> regulation</w:t>
      </w:r>
      <w:ins w:id="3746" w:author="Megan Ash" w:date="2026-01-28T11:28:00Z" w16du:dateUtc="2026-01-28T16:28:00Z">
        <w:r w:rsidR="00CB1231">
          <w:rPr>
            <w:rFonts w:cs="Times New Roman"/>
          </w:rPr>
          <w:t>s</w:t>
        </w:r>
      </w:ins>
      <w:r w:rsidRPr="0E916A6A">
        <w:rPr>
          <w:rFonts w:cs="Times New Roman"/>
        </w:rPr>
        <w:t xml:space="preserve"> or individual agreements;</w:t>
      </w:r>
    </w:p>
    <w:p w14:paraId="514EA57F" w14:textId="61D80418" w:rsidR="00B10FA5" w:rsidRPr="000A6F7D" w:rsidRDefault="00AF21A1" w:rsidP="005F75F3">
      <w:pPr>
        <w:pStyle w:val="ListParagraph"/>
        <w:numPr>
          <w:ilvl w:val="0"/>
          <w:numId w:val="240"/>
        </w:numPr>
        <w:spacing w:line="360" w:lineRule="auto"/>
        <w:rPr>
          <w:rFonts w:cs="Times New Roman"/>
        </w:rPr>
      </w:pPr>
      <w:r w:rsidRPr="00AF21A1">
        <w:rPr>
          <w:rFonts w:cs="Times New Roman"/>
        </w:rPr>
        <w:t xml:space="preserve">During </w:t>
      </w:r>
      <w:del w:id="3747" w:author="Megan Ash" w:date="2026-01-28T11:28:00Z" w16du:dateUtc="2026-01-28T16:28:00Z">
        <w:r w:rsidRPr="00AF21A1" w:rsidDel="00CB1231">
          <w:rPr>
            <w:rFonts w:cs="Times New Roman"/>
          </w:rPr>
          <w:delText xml:space="preserve">the </w:delText>
        </w:r>
      </w:del>
      <w:ins w:id="3748" w:author="Megan Ash" w:date="2026-01-28T11:28:00Z" w16du:dateUtc="2026-01-28T16:28:00Z">
        <w:r w:rsidR="00CB1231">
          <w:rPr>
            <w:rFonts w:cs="Times New Roman"/>
          </w:rPr>
          <w:t xml:space="preserve">a </w:t>
        </w:r>
        <w:r w:rsidR="00CB1231" w:rsidRPr="00AF21A1">
          <w:rPr>
            <w:rFonts w:cs="Times New Roman"/>
          </w:rPr>
          <w:t xml:space="preserve">disciplinary lay-off </w:t>
        </w:r>
      </w:ins>
      <w:r w:rsidRPr="00AF21A1">
        <w:rPr>
          <w:rFonts w:cs="Times New Roman"/>
        </w:rPr>
        <w:t xml:space="preserve">period </w:t>
      </w:r>
      <w:del w:id="3749" w:author="Megan Ash" w:date="2026-01-28T11:29:00Z" w16du:dateUtc="2026-01-28T16:29:00Z">
        <w:r w:rsidRPr="00AF21A1" w:rsidDel="005D1195">
          <w:rPr>
            <w:rFonts w:cs="Times New Roman"/>
          </w:rPr>
          <w:delText xml:space="preserve">of disciplinary lay-off </w:delText>
        </w:r>
      </w:del>
      <w:r w:rsidRPr="00AF21A1">
        <w:rPr>
          <w:rFonts w:cs="Times New Roman"/>
        </w:rPr>
        <w:t xml:space="preserve">of the </w:t>
      </w:r>
      <w:del w:id="3750" w:author="Megan Ash" w:date="2026-01-28T11:29:00Z" w16du:dateUtc="2026-01-28T16:29:00Z">
        <w:r w:rsidRPr="00AF21A1" w:rsidDel="005D1195">
          <w:rPr>
            <w:rFonts w:cs="Times New Roman"/>
          </w:rPr>
          <w:delText xml:space="preserve">worker </w:delText>
        </w:r>
      </w:del>
      <w:ins w:id="3751" w:author="Megan Ash" w:date="2026-01-28T11:29:00Z" w16du:dateUtc="2026-01-28T16:29:00Z">
        <w:r w:rsidR="005D1195">
          <w:rPr>
            <w:rFonts w:cs="Times New Roman"/>
          </w:rPr>
          <w:t xml:space="preserve">employee </w:t>
        </w:r>
      </w:ins>
      <w:r w:rsidRPr="00AF21A1">
        <w:rPr>
          <w:rFonts w:cs="Times New Roman"/>
        </w:rPr>
        <w:t>or</w:t>
      </w:r>
      <w:del w:id="3752" w:author="Megan Ash" w:date="2026-01-28T11:29:00Z" w16du:dateUtc="2026-01-28T16:29:00Z">
        <w:r w:rsidRPr="00AF21A1" w:rsidDel="005D1195">
          <w:rPr>
            <w:rFonts w:cs="Times New Roman"/>
          </w:rPr>
          <w:delText xml:space="preserve"> the</w:delText>
        </w:r>
      </w:del>
      <w:r w:rsidRPr="00AF21A1">
        <w:rPr>
          <w:rFonts w:cs="Times New Roman"/>
        </w:rPr>
        <w:t xml:space="preserve"> staff representative</w:t>
      </w:r>
      <w:ins w:id="3753" w:author="Megan Ash" w:date="2026-01-28T11:29:00Z" w16du:dateUtc="2026-01-28T16:29:00Z">
        <w:r w:rsidR="005D1195">
          <w:rPr>
            <w:rFonts w:cs="Times New Roman"/>
          </w:rPr>
          <w:t>,</w:t>
        </w:r>
      </w:ins>
      <w:r w:rsidRPr="00AF21A1">
        <w:rPr>
          <w:rFonts w:cs="Times New Roman"/>
        </w:rPr>
        <w:t xml:space="preserve"> </w:t>
      </w:r>
      <w:del w:id="3754" w:author="Megan Ash" w:date="2026-01-28T11:29:00Z" w16du:dateUtc="2026-01-28T16:29:00Z">
        <w:r w:rsidRPr="00AF21A1" w:rsidDel="005D1195">
          <w:rPr>
            <w:rFonts w:cs="Times New Roman"/>
          </w:rPr>
          <w:delText>by</w:delText>
        </w:r>
        <w:r w:rsidDel="005D1195">
          <w:rPr>
            <w:rFonts w:cs="Times New Roman"/>
          </w:rPr>
          <w:delText xml:space="preserve"> </w:delText>
        </w:r>
        <w:r w:rsidRPr="00AF21A1" w:rsidDel="005D1195">
          <w:rPr>
            <w:rFonts w:cs="Times New Roman"/>
          </w:rPr>
          <w:delText xml:space="preserve">decision of </w:delText>
        </w:r>
      </w:del>
      <w:ins w:id="3755" w:author="Megan Ash" w:date="2026-01-28T11:29:00Z" w16du:dateUtc="2026-01-28T16:29:00Z">
        <w:r w:rsidR="005D1195">
          <w:rPr>
            <w:rFonts w:cs="Times New Roman"/>
          </w:rPr>
          <w:t xml:space="preserve">as determined by </w:t>
        </w:r>
      </w:ins>
      <w:r w:rsidRPr="00AF21A1">
        <w:rPr>
          <w:rFonts w:cs="Times New Roman"/>
        </w:rPr>
        <w:t>the employer</w:t>
      </w:r>
      <w:r>
        <w:rPr>
          <w:rFonts w:cs="Times New Roman"/>
        </w:rPr>
        <w:t>;</w:t>
      </w:r>
    </w:p>
    <w:p w14:paraId="4140F56E" w14:textId="05171F5F" w:rsidR="00B10FA5" w:rsidRDefault="00B10FA5" w:rsidP="005F75F3">
      <w:pPr>
        <w:pStyle w:val="ListParagraph"/>
        <w:numPr>
          <w:ilvl w:val="0"/>
          <w:numId w:val="240"/>
        </w:numPr>
        <w:spacing w:line="360" w:lineRule="auto"/>
        <w:rPr>
          <w:ins w:id="3756" w:author="Megan Ash" w:date="2026-01-28T11:30:00Z" w16du:dateUtc="2026-01-28T16:30:00Z"/>
          <w:rFonts w:cs="Times New Roman"/>
        </w:rPr>
      </w:pPr>
      <w:r w:rsidRPr="0E916A6A">
        <w:rPr>
          <w:rFonts w:cs="Times New Roman"/>
        </w:rPr>
        <w:t xml:space="preserve">During the </w:t>
      </w:r>
      <w:del w:id="3757" w:author="Megan Ash" w:date="2026-01-28T11:30:00Z" w16du:dateUtc="2026-01-28T16:30:00Z">
        <w:r w:rsidRPr="0E916A6A" w:rsidDel="00CE6338">
          <w:rPr>
            <w:rFonts w:cs="Times New Roman"/>
          </w:rPr>
          <w:delText xml:space="preserve">worker's </w:delText>
        </w:r>
      </w:del>
      <w:ins w:id="3758" w:author="Megan Ash" w:date="2026-01-28T11:30:00Z" w16du:dateUtc="2026-01-28T16:30:00Z">
        <w:r w:rsidR="00CE6338">
          <w:rPr>
            <w:rFonts w:cs="Times New Roman"/>
          </w:rPr>
          <w:t>employee’s period of</w:t>
        </w:r>
        <w:r w:rsidR="00CE6338" w:rsidRPr="0E916A6A">
          <w:rPr>
            <w:rFonts w:cs="Times New Roman"/>
          </w:rPr>
          <w:t xml:space="preserve"> </w:t>
        </w:r>
      </w:ins>
      <w:r w:rsidRPr="0E916A6A">
        <w:rPr>
          <w:rFonts w:cs="Times New Roman"/>
        </w:rPr>
        <w:t>preventive detention</w:t>
      </w:r>
      <w:ins w:id="3759" w:author="Megan Ash" w:date="2026-01-28T11:30:00Z" w16du:dateUtc="2026-01-28T16:30:00Z">
        <w:r w:rsidR="00CE6338">
          <w:rPr>
            <w:rFonts w:cs="Times New Roman"/>
          </w:rPr>
          <w:t>.</w:t>
        </w:r>
      </w:ins>
      <w:del w:id="3760" w:author="Megan Ash" w:date="2026-01-28T11:30:00Z" w16du:dateUtc="2026-01-28T16:30:00Z">
        <w:r w:rsidR="00AF21A1" w:rsidRPr="0E916A6A" w:rsidDel="00CE6338">
          <w:rPr>
            <w:rFonts w:cs="Times New Roman"/>
          </w:rPr>
          <w:delText>;</w:delText>
        </w:r>
      </w:del>
    </w:p>
    <w:p w14:paraId="5C464EB7" w14:textId="7686AF32" w:rsidR="00CE6338" w:rsidRPr="000A6F7D" w:rsidRDefault="00CE6338">
      <w:pPr>
        <w:pStyle w:val="ListParagraph"/>
        <w:spacing w:line="360" w:lineRule="auto"/>
        <w:rPr>
          <w:rFonts w:cs="Times New Roman"/>
        </w:rPr>
        <w:pPrChange w:id="3761" w:author="Megan Ash" w:date="2026-01-28T11:30:00Z" w16du:dateUtc="2026-01-28T16:30:00Z">
          <w:pPr>
            <w:pStyle w:val="ListParagraph"/>
            <w:numPr>
              <w:numId w:val="240"/>
            </w:numPr>
            <w:spacing w:line="360" w:lineRule="auto"/>
            <w:ind w:hanging="360"/>
          </w:pPr>
        </w:pPrChange>
      </w:pPr>
    </w:p>
    <w:p w14:paraId="4904ECB3" w14:textId="6EA34C7D" w:rsidR="00B10FA5" w:rsidRPr="000A6F7D" w:rsidRDefault="0098251D" w:rsidP="005F75F3">
      <w:pPr>
        <w:pStyle w:val="ListParagraph"/>
        <w:numPr>
          <w:ilvl w:val="0"/>
          <w:numId w:val="240"/>
        </w:numPr>
        <w:spacing w:line="360" w:lineRule="auto"/>
        <w:rPr>
          <w:del w:id="3762" w:author="Catalina Ipas" w:date="2025-09-30T11:27:00Z" w16du:dateUtc="2025-09-30T11:27:36Z"/>
          <w:rFonts w:cs="Times New Roman"/>
        </w:rPr>
      </w:pPr>
      <w:r w:rsidRPr="0E916A6A">
        <w:rPr>
          <w:rFonts w:cs="Times New Roman"/>
        </w:rPr>
        <w:t>During</w:t>
      </w:r>
      <w:r w:rsidR="00B10FA5" w:rsidRPr="0E916A6A">
        <w:rPr>
          <w:rFonts w:cs="Times New Roman"/>
        </w:rPr>
        <w:t xml:space="preserve"> the </w:t>
      </w:r>
      <w:ins w:id="3763" w:author="Megan Ash" w:date="2026-01-28T11:30:00Z" w16du:dateUtc="2026-01-28T16:30:00Z">
        <w:r w:rsidR="002B6419">
          <w:rPr>
            <w:rFonts w:cs="Times New Roman"/>
          </w:rPr>
          <w:t xml:space="preserve">period </w:t>
        </w:r>
      </w:ins>
      <w:del w:id="3764" w:author="Megan Ash" w:date="2026-01-28T11:30:00Z" w16du:dateUtc="2026-01-28T16:30:00Z">
        <w:r w:rsidR="00B10FA5" w:rsidRPr="0E916A6A" w:rsidDel="002B6419">
          <w:rPr>
            <w:rFonts w:cs="Times New Roman"/>
          </w:rPr>
          <w:delText xml:space="preserve">duration </w:delText>
        </w:r>
      </w:del>
      <w:r w:rsidR="00B10FA5" w:rsidRPr="0E916A6A">
        <w:rPr>
          <w:rFonts w:cs="Times New Roman"/>
        </w:rPr>
        <w:t xml:space="preserve">of leave, </w:t>
      </w:r>
      <w:del w:id="3765" w:author="Megan Ash" w:date="2026-01-28T11:31:00Z" w16du:dateUtc="2026-01-28T16:31:00Z">
        <w:r w:rsidR="00B10FA5" w:rsidRPr="0E916A6A" w:rsidDel="002B6419">
          <w:rPr>
            <w:rFonts w:cs="Times New Roman"/>
          </w:rPr>
          <w:delText xml:space="preserve">plus </w:delText>
        </w:r>
      </w:del>
      <w:ins w:id="3766" w:author="Megan Ash" w:date="2026-01-28T11:31:00Z" w16du:dateUtc="2026-01-28T16:31:00Z">
        <w:r w:rsidR="002B6419">
          <w:rPr>
            <w:rFonts w:cs="Times New Roman"/>
          </w:rPr>
          <w:t xml:space="preserve">including </w:t>
        </w:r>
      </w:ins>
      <w:r w:rsidR="00B10FA5" w:rsidRPr="0E916A6A">
        <w:rPr>
          <w:rFonts w:cs="Times New Roman"/>
        </w:rPr>
        <w:t>any waiting and travel</w:t>
      </w:r>
      <w:r w:rsidR="00883564" w:rsidRPr="0E916A6A">
        <w:rPr>
          <w:rFonts w:cs="Times New Roman"/>
        </w:rPr>
        <w:t xml:space="preserve"> </w:t>
      </w:r>
      <w:r w:rsidR="00B10FA5" w:rsidRPr="0E916A6A">
        <w:rPr>
          <w:rFonts w:cs="Times New Roman"/>
        </w:rPr>
        <w:t>periods d</w:t>
      </w:r>
      <w:commentRangeStart w:id="3767"/>
      <w:r w:rsidR="00B10FA5" w:rsidRPr="0E916A6A">
        <w:rPr>
          <w:rFonts w:cs="Times New Roman"/>
        </w:rPr>
        <w:t>efine</w:t>
      </w:r>
      <w:commentRangeEnd w:id="3767"/>
      <w:r w:rsidRPr="0E916A6A">
        <w:rPr>
          <w:rStyle w:val="CommentReference"/>
          <w:rFonts w:cs="Times New Roman"/>
          <w:sz w:val="24"/>
          <w:szCs w:val="24"/>
        </w:rPr>
        <w:commentReference w:id="3767"/>
      </w:r>
      <w:r w:rsidR="00B10FA5" w:rsidRPr="0E916A6A">
        <w:rPr>
          <w:rFonts w:cs="Times New Roman"/>
        </w:rPr>
        <w:t xml:space="preserve">d </w:t>
      </w:r>
      <w:del w:id="3768" w:author="Catalina Ipas" w:date="2025-09-30T11:27:00Z">
        <w:r w:rsidRPr="0E916A6A" w:rsidDel="00B10FA5">
          <w:rPr>
            <w:rFonts w:cs="Times New Roman"/>
          </w:rPr>
          <w:delText>in articles 183 and 214</w:delText>
        </w:r>
        <w:r w:rsidRPr="0E916A6A" w:rsidDel="0098251D">
          <w:rPr>
            <w:rFonts w:cs="Times New Roman"/>
          </w:rPr>
          <w:delText>;</w:delText>
        </w:r>
      </w:del>
    </w:p>
    <w:p w14:paraId="18095445" w14:textId="54FE73D3" w:rsidR="00B10FA5" w:rsidRPr="000A6F7D" w:rsidRDefault="00B10FA5" w:rsidP="005F75F3">
      <w:pPr>
        <w:pStyle w:val="ListParagraph"/>
        <w:numPr>
          <w:ilvl w:val="0"/>
          <w:numId w:val="240"/>
        </w:numPr>
        <w:spacing w:line="360" w:lineRule="auto"/>
        <w:rPr>
          <w:del w:id="3769" w:author="Catalina Ipas" w:date="2025-09-30T11:27:00Z" w16du:dateUtc="2025-09-30T11:27:01Z"/>
          <w:rFonts w:cs="Times New Roman"/>
        </w:rPr>
      </w:pPr>
      <w:del w:id="3770" w:author="Catalina Ipas" w:date="2025-09-30T11:27:00Z">
        <w:r w:rsidRPr="0E916A6A" w:rsidDel="00B10FA5">
          <w:rPr>
            <w:rFonts w:cs="Times New Roman"/>
          </w:rPr>
          <w:delText>During the period of pilgrimage to the Holy Places of</w:delText>
        </w:r>
        <w:r w:rsidRPr="0E916A6A" w:rsidDel="00883564">
          <w:rPr>
            <w:rFonts w:cs="Times New Roman"/>
          </w:rPr>
          <w:delText xml:space="preserve"> </w:delText>
        </w:r>
        <w:r w:rsidRPr="0E916A6A" w:rsidDel="00B10FA5">
          <w:rPr>
            <w:rFonts w:cs="Times New Roman"/>
          </w:rPr>
          <w:delText>Islam. However, the worker will benefit once in his professional life</w:delText>
        </w:r>
        <w:r w:rsidRPr="0E916A6A" w:rsidDel="00883564">
          <w:rPr>
            <w:rFonts w:cs="Times New Roman"/>
          </w:rPr>
          <w:delText xml:space="preserve"> </w:delText>
        </w:r>
        <w:r w:rsidRPr="0E916A6A" w:rsidDel="00B10FA5">
          <w:rPr>
            <w:rFonts w:cs="Times New Roman"/>
          </w:rPr>
          <w:delText>and within the limit of thirty (30) consecutive days from all the effects</w:delText>
        </w:r>
        <w:r w:rsidRPr="0E916A6A" w:rsidDel="00883564">
          <w:rPr>
            <w:rFonts w:cs="Times New Roman"/>
          </w:rPr>
          <w:delText xml:space="preserve"> </w:delText>
        </w:r>
        <w:r w:rsidRPr="0E916A6A" w:rsidDel="00B10FA5">
          <w:rPr>
            <w:rFonts w:cs="Times New Roman"/>
          </w:rPr>
          <w:delText>produced by his contract</w:delText>
        </w:r>
        <w:r w:rsidRPr="0E916A6A" w:rsidDel="0098251D">
          <w:rPr>
            <w:rFonts w:cs="Times New Roman"/>
          </w:rPr>
          <w:delText>; or</w:delText>
        </w:r>
      </w:del>
    </w:p>
    <w:p w14:paraId="7E3CCFEC" w14:textId="489A7A7C" w:rsidR="00B10FA5" w:rsidRDefault="00B10FA5" w:rsidP="0E916A6A">
      <w:pPr>
        <w:pStyle w:val="ListParagraph"/>
        <w:numPr>
          <w:ilvl w:val="0"/>
          <w:numId w:val="240"/>
        </w:numPr>
        <w:spacing w:line="360" w:lineRule="auto"/>
        <w:rPr>
          <w:del w:id="3771" w:author="Catalina Ipas" w:date="2025-09-30T12:08:00Z" w16du:dateUtc="2025-09-30T12:08:24Z"/>
          <w:rFonts w:cs="Times New Roman"/>
        </w:rPr>
      </w:pPr>
      <w:del w:id="3772" w:author="Catalina Ipas" w:date="2025-09-30T11:27:00Z">
        <w:r w:rsidRPr="0E916A6A" w:rsidDel="00B10FA5">
          <w:rPr>
            <w:rFonts w:cs="Times New Roman"/>
          </w:rPr>
          <w:delText>During the employee's waiting period, up to a maximum</w:delText>
        </w:r>
        <w:r w:rsidRPr="0E916A6A" w:rsidDel="00883564">
          <w:rPr>
            <w:rFonts w:cs="Times New Roman"/>
          </w:rPr>
          <w:delText xml:space="preserve"> </w:delText>
        </w:r>
        <w:r w:rsidRPr="0E916A6A" w:rsidDel="00B10FA5">
          <w:rPr>
            <w:rFonts w:cs="Times New Roman"/>
          </w:rPr>
          <w:delText>of one hundred and thirty consecutive days, without prejudice to the</w:delText>
        </w:r>
        <w:r w:rsidRPr="0E916A6A" w:rsidDel="00883564">
          <w:rPr>
            <w:rFonts w:cs="Times New Roman"/>
          </w:rPr>
          <w:delText xml:space="preserve"> </w:delText>
        </w:r>
        <w:r w:rsidRPr="0E916A6A" w:rsidDel="00B10FA5">
          <w:rPr>
            <w:rFonts w:cs="Times New Roman"/>
          </w:rPr>
          <w:delText>provisions of Islamic Sharia law on the subject.</w:delText>
        </w:r>
      </w:del>
    </w:p>
    <w:p w14:paraId="56226FD0" w14:textId="583A0BFD" w:rsidR="50F22CDE" w:rsidRDefault="50F22CDE" w:rsidP="0E916A6A">
      <w:pPr>
        <w:spacing w:line="360" w:lineRule="auto"/>
        <w:jc w:val="both"/>
        <w:rPr>
          <w:rFonts w:eastAsia="Times New Roman" w:cs="Times New Roman"/>
        </w:rPr>
      </w:pPr>
      <w:del w:id="3773" w:author="Catalina Ipas" w:date="2025-09-30T12:08:00Z">
        <w:r w:rsidRPr="0E916A6A" w:rsidDel="50F22CDE">
          <w:rPr>
            <w:rFonts w:cs="Times New Roman"/>
          </w:rPr>
          <w:delText xml:space="preserve">According to Article </w:delText>
        </w:r>
      </w:del>
      <w:del w:id="3774" w:author="Megan Ash" w:date="2026-01-28T11:31:00Z" w16du:dateUtc="2026-01-28T16:31:00Z">
        <w:r w:rsidR="0E916A6A" w:rsidRPr="0E916A6A" w:rsidDel="002B6419">
          <w:rPr>
            <w:rFonts w:cs="Times New Roman"/>
          </w:rPr>
          <w:delText>According to</w:delText>
        </w:r>
      </w:del>
      <w:ins w:id="3775" w:author="Megan Ash" w:date="2026-01-28T11:31:00Z" w16du:dateUtc="2026-01-28T16:31:00Z">
        <w:r w:rsidR="002B6419">
          <w:rPr>
            <w:rFonts w:cs="Times New Roman"/>
          </w:rPr>
          <w:t>under</w:t>
        </w:r>
      </w:ins>
      <w:r w:rsidR="0E916A6A" w:rsidRPr="0E916A6A">
        <w:rPr>
          <w:rFonts w:cs="Times New Roman"/>
        </w:rPr>
        <w:t xml:space="preserve"> Article </w:t>
      </w:r>
      <w:ins w:id="3776" w:author="Catalina Ipas" w:date="2025-09-30T12:08:00Z">
        <w:r w:rsidR="5970FE17" w:rsidRPr="0E916A6A">
          <w:rPr>
            <w:rFonts w:cs="Times New Roman"/>
          </w:rPr>
          <w:t xml:space="preserve">101, the </w:t>
        </w:r>
      </w:ins>
      <w:ins w:id="3777" w:author="Catalina Ipas" w:date="2025-09-30T12:09:00Z">
        <w:r w:rsidR="5970FE17" w:rsidRPr="0E916A6A">
          <w:rPr>
            <w:rFonts w:eastAsia="Times New Roman" w:cs="Times New Roman"/>
          </w:rPr>
          <w:t>suspension of employment contracts shall take effect from the end of the day on which the event giving rise to it occurred, provided that verification of the cause is initiated before the Ministry of Labor and Social Security or its duly authorized representatives within three (3) days following said event, or thirty (30) days before the suspension when the event giving rise to it is foreseeable.</w:t>
        </w:r>
        <w:r>
          <w:br/>
        </w:r>
      </w:ins>
    </w:p>
    <w:p w14:paraId="5D06A1F5" w14:textId="15DE0776" w:rsidR="5970FE17" w:rsidRDefault="5970FE17" w:rsidP="0E916A6A">
      <w:pPr>
        <w:spacing w:line="360" w:lineRule="auto"/>
        <w:jc w:val="both"/>
        <w:rPr>
          <w:ins w:id="3778" w:author="Catalina Ipas" w:date="2025-09-30T12:21:00Z" w16du:dateUtc="2025-09-30T12:21:25Z"/>
          <w:rFonts w:eastAsia="Times New Roman" w:cs="Times New Roman"/>
        </w:rPr>
      </w:pPr>
      <w:ins w:id="3779" w:author="Catalina Ipas" w:date="2025-09-30T12:09:00Z">
        <w:r w:rsidRPr="0E916A6A">
          <w:rPr>
            <w:rFonts w:eastAsia="Times New Roman" w:cs="Times New Roman"/>
          </w:rPr>
          <w:t xml:space="preserve">If the Ministry of Labor and Social Security does not authorize the suspension because the alleged cause does not exist or is unjust, it shall declare it inadmissible, and the </w:t>
        </w:r>
      </w:ins>
      <w:ins w:id="3780" w:author="Megan Ash" w:date="2026-01-28T11:33:00Z" w16du:dateUtc="2026-01-28T16:33:00Z">
        <w:r w:rsidR="00D707DF">
          <w:rPr>
            <w:rFonts w:eastAsia="Times New Roman" w:cs="Times New Roman"/>
          </w:rPr>
          <w:t>employee</w:t>
        </w:r>
      </w:ins>
      <w:ins w:id="3781" w:author="Catalina Ipas" w:date="2025-09-30T12:09:00Z">
        <w:del w:id="3782" w:author="Megan Ash" w:date="2026-01-28T11:33:00Z" w16du:dateUtc="2026-01-28T16:33:00Z">
          <w:r w:rsidRPr="0E916A6A" w:rsidDel="00D707DF">
            <w:rPr>
              <w:rFonts w:eastAsia="Times New Roman" w:cs="Times New Roman"/>
            </w:rPr>
            <w:delText>workers</w:delText>
          </w:r>
        </w:del>
        <w:r w:rsidRPr="0E916A6A">
          <w:rPr>
            <w:rFonts w:eastAsia="Times New Roman" w:cs="Times New Roman"/>
          </w:rPr>
          <w:t xml:space="preserve"> may</w:t>
        </w:r>
        <w:r w:rsidR="17D2DB5E" w:rsidRPr="0E916A6A">
          <w:rPr>
            <w:rFonts w:eastAsia="Times New Roman" w:cs="Times New Roman"/>
          </w:rPr>
          <w:t xml:space="preserve"> </w:t>
        </w:r>
        <w:r w:rsidRPr="0E916A6A">
          <w:rPr>
            <w:rFonts w:eastAsia="Times New Roman" w:cs="Times New Roman"/>
          </w:rPr>
          <w:t xml:space="preserve">exercise their rights </w:t>
        </w:r>
        <w:del w:id="3783" w:author="Megan Ash" w:date="2026-01-28T11:34:00Z" w16du:dateUtc="2026-01-28T16:34:00Z">
          <w:r w:rsidRPr="0E916A6A" w:rsidDel="00B51E63">
            <w:rPr>
              <w:rFonts w:eastAsia="Times New Roman" w:cs="Times New Roman"/>
            </w:rPr>
            <w:delText>arising from the</w:delText>
          </w:r>
        </w:del>
      </w:ins>
      <w:ins w:id="3784" w:author="Megan Ash" w:date="2026-01-28T11:34:00Z" w16du:dateUtc="2026-01-28T16:34:00Z">
        <w:r w:rsidR="00B51E63">
          <w:rPr>
            <w:rFonts w:eastAsia="Times New Roman" w:cs="Times New Roman"/>
          </w:rPr>
          <w:t>under the</w:t>
        </w:r>
      </w:ins>
      <w:ins w:id="3785" w:author="Catalina Ipas" w:date="2025-09-30T12:09:00Z">
        <w:r w:rsidRPr="0E916A6A">
          <w:rPr>
            <w:rFonts w:eastAsia="Times New Roman" w:cs="Times New Roman"/>
          </w:rPr>
          <w:t xml:space="preserve"> employment contract, labor laws and regulations, and other applicable provisions, with the employer being held liable.</w:t>
        </w:r>
      </w:ins>
    </w:p>
    <w:p w14:paraId="3941DEDA" w14:textId="3396C440" w:rsidR="0E916A6A" w:rsidRDefault="0E916A6A" w:rsidP="0E916A6A">
      <w:pPr>
        <w:spacing w:line="360" w:lineRule="auto"/>
        <w:jc w:val="both"/>
        <w:rPr>
          <w:ins w:id="3786" w:author="Catalina Ipas" w:date="2025-09-30T12:21:00Z" w16du:dateUtc="2025-09-30T12:21:52Z"/>
          <w:rFonts w:eastAsia="Times New Roman" w:cs="Times New Roman"/>
        </w:rPr>
      </w:pPr>
    </w:p>
    <w:p w14:paraId="1E6486DC" w14:textId="24E657FB" w:rsidR="58CBF52F" w:rsidRDefault="58CBF52F" w:rsidP="0E916A6A">
      <w:pPr>
        <w:spacing w:line="360" w:lineRule="auto"/>
        <w:jc w:val="both"/>
        <w:rPr>
          <w:ins w:id="3787" w:author="Catalina Ipas" w:date="2025-09-30T12:21:00Z" w16du:dateUtc="2025-09-30T12:21:58Z"/>
          <w:rFonts w:cs="Times New Roman"/>
        </w:rPr>
      </w:pPr>
      <w:ins w:id="3788" w:author="Catalina Ipas" w:date="2025-09-30T12:17:00Z">
        <w:r w:rsidRPr="0E916A6A">
          <w:rPr>
            <w:rFonts w:eastAsia="Times New Roman" w:cs="Times New Roman"/>
          </w:rPr>
          <w:t xml:space="preserve">When the employer intends to </w:t>
        </w:r>
      </w:ins>
      <w:ins w:id="3789" w:author="Catalina Ipas" w:date="2025-09-30T12:19:00Z">
        <w:r w:rsidR="322E8400" w:rsidRPr="0E916A6A">
          <w:rPr>
            <w:rFonts w:eastAsia="Times New Roman" w:cs="Times New Roman"/>
          </w:rPr>
          <w:t xml:space="preserve">suspend work for any of the reasons set forth in items </w:t>
        </w:r>
      </w:ins>
      <w:ins w:id="3790" w:author="Catalina Ipas" w:date="2025-09-30T12:40:00Z">
        <w:r w:rsidR="66CD0631" w:rsidRPr="0E916A6A">
          <w:rPr>
            <w:rFonts w:eastAsia="Times New Roman" w:cs="Times New Roman"/>
          </w:rPr>
          <w:t xml:space="preserve">five </w:t>
        </w:r>
      </w:ins>
      <w:ins w:id="3791" w:author="Catalina Ipas" w:date="2025-09-30T12:20:00Z">
        <w:r w:rsidR="5DBBB7C4" w:rsidRPr="0E916A6A">
          <w:rPr>
            <w:rFonts w:eastAsia="Times New Roman" w:cs="Times New Roman"/>
          </w:rPr>
          <w:t xml:space="preserve">and </w:t>
        </w:r>
      </w:ins>
      <w:ins w:id="3792" w:author="Catalina Ipas" w:date="2025-09-30T12:40:00Z">
        <w:r w:rsidR="33558E63" w:rsidRPr="0E916A6A">
          <w:rPr>
            <w:rFonts w:eastAsia="Times New Roman" w:cs="Times New Roman"/>
          </w:rPr>
          <w:t>six</w:t>
        </w:r>
      </w:ins>
      <w:ins w:id="3793" w:author="Catalina Ipas" w:date="2025-09-30T12:20:00Z">
        <w:r w:rsidR="5DBBB7C4" w:rsidRPr="0E916A6A">
          <w:rPr>
            <w:rFonts w:eastAsia="Times New Roman" w:cs="Times New Roman"/>
          </w:rPr>
          <w:t xml:space="preserve">, </w:t>
        </w:r>
      </w:ins>
      <w:ins w:id="3794" w:author="Catalina Ipas" w:date="2025-09-30T12:18:00Z">
        <w:del w:id="3795" w:author="Megan Ash" w:date="2026-01-28T13:28:00Z" w16du:dateUtc="2026-01-28T18:28:00Z">
          <w:r w:rsidR="0F60EB57" w:rsidRPr="0E916A6A" w:rsidDel="00A803D2">
            <w:rPr>
              <w:rFonts w:eastAsia="Times New Roman" w:cs="Times New Roman"/>
            </w:rPr>
            <w:delText>the employer</w:delText>
          </w:r>
        </w:del>
      </w:ins>
      <w:ins w:id="3796" w:author="Megan Ash" w:date="2026-01-28T13:28:00Z" w16du:dateUtc="2026-01-28T18:28:00Z">
        <w:r w:rsidR="00A803D2">
          <w:rPr>
            <w:rFonts w:eastAsia="Times New Roman" w:cs="Times New Roman"/>
          </w:rPr>
          <w:t>they</w:t>
        </w:r>
      </w:ins>
      <w:ins w:id="3797" w:author="Catalina Ipas" w:date="2025-09-30T12:18:00Z">
        <w:r w:rsidR="0F60EB57" w:rsidRPr="0E916A6A">
          <w:rPr>
            <w:rFonts w:eastAsia="Times New Roman" w:cs="Times New Roman"/>
          </w:rPr>
          <w:t xml:space="preserve"> shall be required to </w:t>
        </w:r>
        <w:del w:id="3798" w:author="Megan Ash" w:date="2026-01-28T13:28:00Z" w16du:dateUtc="2026-01-28T18:28:00Z">
          <w:r w:rsidR="0F60EB57" w:rsidRPr="0E916A6A" w:rsidDel="00A803D2">
            <w:rPr>
              <w:rFonts w:eastAsia="Times New Roman" w:cs="Times New Roman"/>
            </w:rPr>
            <w:delText xml:space="preserve">give notice to </w:delText>
          </w:r>
        </w:del>
      </w:ins>
      <w:ins w:id="3799" w:author="Megan Ash" w:date="2026-01-28T13:28:00Z" w16du:dateUtc="2026-01-28T18:28:00Z">
        <w:r w:rsidR="00A803D2">
          <w:rPr>
            <w:rFonts w:eastAsia="Times New Roman" w:cs="Times New Roman"/>
          </w:rPr>
          <w:t xml:space="preserve">notify </w:t>
        </w:r>
      </w:ins>
      <w:ins w:id="3800" w:author="Catalina Ipas" w:date="2025-09-30T12:18:00Z">
        <w:r w:rsidR="0F60EB57" w:rsidRPr="0E916A6A">
          <w:rPr>
            <w:rFonts w:eastAsia="Times New Roman" w:cs="Times New Roman"/>
          </w:rPr>
          <w:t xml:space="preserve">the affected workers thirty (30) days prior to the </w:t>
        </w:r>
      </w:ins>
      <w:ins w:id="3801" w:author="Megan Ash" w:date="2026-01-28T13:28:00Z" w16du:dateUtc="2026-01-28T18:28:00Z">
        <w:r w:rsidR="00A803D2">
          <w:rPr>
            <w:rFonts w:eastAsia="Times New Roman" w:cs="Times New Roman"/>
          </w:rPr>
          <w:t xml:space="preserve">work </w:t>
        </w:r>
      </w:ins>
      <w:ins w:id="3802" w:author="Catalina Ipas" w:date="2025-09-30T12:18:00Z">
        <w:r w:rsidR="0F60EB57" w:rsidRPr="0E916A6A">
          <w:rPr>
            <w:rFonts w:eastAsia="Times New Roman" w:cs="Times New Roman"/>
          </w:rPr>
          <w:t>interruption</w:t>
        </w:r>
        <w:del w:id="3803" w:author="Megan Ash" w:date="2026-01-28T13:28:00Z" w16du:dateUtc="2026-01-28T18:28:00Z">
          <w:r w:rsidR="0F60EB57" w:rsidRPr="0E916A6A" w:rsidDel="00A803D2">
            <w:rPr>
              <w:rFonts w:eastAsia="Times New Roman" w:cs="Times New Roman"/>
            </w:rPr>
            <w:delText xml:space="preserve"> of work</w:delText>
          </w:r>
        </w:del>
      </w:ins>
      <w:ins w:id="3804" w:author="Megan Ash" w:date="2026-01-28T11:35:00Z" w16du:dateUtc="2026-01-28T16:35:00Z">
        <w:r w:rsidR="00427032">
          <w:rPr>
            <w:rFonts w:eastAsia="Times New Roman" w:cs="Times New Roman"/>
          </w:rPr>
          <w:t>,</w:t>
        </w:r>
      </w:ins>
      <w:ins w:id="3805" w:author="Catalina Ipas" w:date="2025-09-30T12:18:00Z">
        <w:r w:rsidR="0F60EB57" w:rsidRPr="0E916A6A">
          <w:rPr>
            <w:rFonts w:eastAsia="Times New Roman" w:cs="Times New Roman"/>
          </w:rPr>
          <w:t xml:space="preserve"> with a copy </w:t>
        </w:r>
      </w:ins>
      <w:ins w:id="3806" w:author="Megan Ash" w:date="2026-01-28T13:29:00Z" w16du:dateUtc="2026-01-28T18:29:00Z">
        <w:r w:rsidR="00A803D2">
          <w:rPr>
            <w:rFonts w:eastAsia="Times New Roman" w:cs="Times New Roman"/>
          </w:rPr>
          <w:t xml:space="preserve">submitted </w:t>
        </w:r>
      </w:ins>
      <w:ins w:id="3807" w:author="Catalina Ipas" w:date="2025-09-30T12:18:00Z">
        <w:r w:rsidR="0F60EB57" w:rsidRPr="0E916A6A">
          <w:rPr>
            <w:rFonts w:eastAsia="Times New Roman" w:cs="Times New Roman"/>
          </w:rPr>
          <w:t>to the Ministry of Labor and Social Security</w:t>
        </w:r>
      </w:ins>
      <w:ins w:id="3808" w:author="Catalina Ipas" w:date="2025-09-30T13:25:00Z">
        <w:r w:rsidR="7F240AEA" w:rsidRPr="0E916A6A">
          <w:rPr>
            <w:rFonts w:eastAsia="Times New Roman" w:cs="Times New Roman"/>
          </w:rPr>
          <w:t xml:space="preserve"> (Article 102)</w:t>
        </w:r>
      </w:ins>
      <w:ins w:id="3809" w:author="Catalina Ipas" w:date="2025-09-30T12:21:00Z">
        <w:r w:rsidR="1E5A7797" w:rsidRPr="0E916A6A">
          <w:rPr>
            <w:rFonts w:eastAsia="Times New Roman" w:cs="Times New Roman"/>
          </w:rPr>
          <w:t xml:space="preserve">. </w:t>
        </w:r>
      </w:ins>
    </w:p>
    <w:p w14:paraId="48C35C5F" w14:textId="7B41B9A7" w:rsidR="0E916A6A" w:rsidRDefault="0E916A6A" w:rsidP="0E916A6A">
      <w:pPr>
        <w:spacing w:line="360" w:lineRule="auto"/>
        <w:jc w:val="both"/>
        <w:rPr>
          <w:ins w:id="3810" w:author="Catalina Ipas" w:date="2025-09-30T12:21:00Z" w16du:dateUtc="2025-09-30T12:21:20Z"/>
          <w:rFonts w:eastAsia="Times New Roman" w:cs="Times New Roman"/>
        </w:rPr>
      </w:pPr>
    </w:p>
    <w:p w14:paraId="3EA6DCC0" w14:textId="5E45F6DA" w:rsidR="1E5A7797" w:rsidRDefault="1E5A7797">
      <w:pPr>
        <w:spacing w:line="360" w:lineRule="auto"/>
        <w:jc w:val="both"/>
        <w:rPr>
          <w:rFonts w:eastAsia="Times New Roman" w:cs="Times New Roman"/>
        </w:rPr>
        <w:pPrChange w:id="3811" w:author="Catalina Ipas" w:date="2025-09-30T12:21:00Z">
          <w:pPr/>
        </w:pPrChange>
      </w:pPr>
      <w:ins w:id="3812" w:author="Catalina Ipas" w:date="2025-09-30T12:21:00Z">
        <w:r w:rsidRPr="0E916A6A">
          <w:rPr>
            <w:rFonts w:eastAsia="Times New Roman" w:cs="Times New Roman"/>
          </w:rPr>
          <w:t>If the employer interrupts work without giving such notice, he shall indemnify the workers with thirty (30) days’ wages, and if, after giving notice, he interrupts work before the expiration of the stated period, he shall pay the workers the wages they would have earned for the remaining days of that period.</w:t>
        </w:r>
      </w:ins>
    </w:p>
    <w:p w14:paraId="48F1E970" w14:textId="10B07A89" w:rsidR="0E916A6A" w:rsidRDefault="0E916A6A" w:rsidP="0E916A6A">
      <w:pPr>
        <w:spacing w:line="360" w:lineRule="auto"/>
        <w:jc w:val="both"/>
        <w:rPr>
          <w:ins w:id="3813" w:author="Catalina Ipas" w:date="2025-09-30T12:30:00Z" w16du:dateUtc="2025-09-30T12:30:42Z"/>
          <w:rFonts w:eastAsia="Times New Roman" w:cs="Times New Roman"/>
        </w:rPr>
      </w:pPr>
    </w:p>
    <w:p w14:paraId="235D3824" w14:textId="2EE2DE32" w:rsidR="77FF9457" w:rsidRDefault="77FF9457" w:rsidP="0E916A6A">
      <w:pPr>
        <w:spacing w:line="360" w:lineRule="auto"/>
        <w:jc w:val="both"/>
        <w:rPr>
          <w:rFonts w:eastAsia="Times New Roman" w:cs="Times New Roman"/>
        </w:rPr>
      </w:pPr>
      <w:ins w:id="3814" w:author="Catalina Ipas" w:date="2025-09-30T12:30:00Z">
        <w:r w:rsidRPr="0E916A6A">
          <w:rPr>
            <w:rFonts w:eastAsia="Times New Roman" w:cs="Times New Roman"/>
          </w:rPr>
          <w:t xml:space="preserve">In addition, Article 107 states that, </w:t>
        </w:r>
      </w:ins>
      <w:ins w:id="3815" w:author="Catalina Ipas" w:date="2025-09-30T12:34:00Z">
        <w:r w:rsidR="27DDC4F5" w:rsidRPr="0E916A6A">
          <w:rPr>
            <w:rFonts w:eastAsia="Times New Roman" w:cs="Times New Roman"/>
          </w:rPr>
          <w:t>in the case of suspension referred to in item 1, t</w:t>
        </w:r>
      </w:ins>
      <w:ins w:id="3816" w:author="Catalina Ipas" w:date="2025-09-30T12:33:00Z">
        <w:r w:rsidR="27DDC4F5" w:rsidRPr="0E916A6A">
          <w:rPr>
            <w:rFonts w:eastAsia="Times New Roman" w:cs="Times New Roman"/>
          </w:rPr>
          <w:t xml:space="preserve">he worker must give written notice to the employer and to the Ministry of Labor and Social Security of the cause preventing </w:t>
        </w:r>
        <w:del w:id="3817" w:author="Megan Ash" w:date="2026-01-28T13:37:00Z" w16du:dateUtc="2026-01-28T18:37:00Z">
          <w:r w:rsidR="27DDC4F5" w:rsidRPr="0E916A6A" w:rsidDel="00271923">
            <w:rPr>
              <w:rFonts w:eastAsia="Times New Roman" w:cs="Times New Roman"/>
            </w:rPr>
            <w:delText>him or her</w:delText>
          </w:r>
        </w:del>
      </w:ins>
      <w:ins w:id="3818" w:author="Megan Ash" w:date="2026-01-28T13:37:00Z" w16du:dateUtc="2026-01-28T18:37:00Z">
        <w:r w:rsidR="00271923">
          <w:rPr>
            <w:rFonts w:eastAsia="Times New Roman" w:cs="Times New Roman"/>
          </w:rPr>
          <w:t>them</w:t>
        </w:r>
      </w:ins>
      <w:ins w:id="3819" w:author="Catalina Ipas" w:date="2025-09-30T12:33:00Z">
        <w:r w:rsidR="27DDC4F5" w:rsidRPr="0E916A6A">
          <w:rPr>
            <w:rFonts w:eastAsia="Times New Roman" w:cs="Times New Roman"/>
          </w:rPr>
          <w:t xml:space="preserve"> from attending work within five (5) days following the day he or she entered into service, and the employer is required to keep the worker’s position available for up to thirty (30) days after the completion of military service.</w:t>
        </w:r>
      </w:ins>
    </w:p>
    <w:p w14:paraId="448E5742" w14:textId="0C354ACF" w:rsidR="0E916A6A" w:rsidRDefault="0E916A6A" w:rsidP="0E916A6A">
      <w:pPr>
        <w:spacing w:line="360" w:lineRule="auto"/>
        <w:jc w:val="both"/>
        <w:rPr>
          <w:rFonts w:eastAsia="Times New Roman" w:cs="Times New Roman"/>
        </w:rPr>
      </w:pPr>
    </w:p>
    <w:p w14:paraId="29A78704" w14:textId="0502C04A" w:rsidR="27DDC4F5" w:rsidRDefault="27DDC4F5" w:rsidP="0E916A6A">
      <w:pPr>
        <w:spacing w:line="360" w:lineRule="auto"/>
        <w:jc w:val="both"/>
        <w:rPr>
          <w:rFonts w:eastAsia="Times New Roman" w:cs="Times New Roman"/>
        </w:rPr>
      </w:pPr>
      <w:ins w:id="3820" w:author="Catalina Ipas" w:date="2025-09-30T12:33:00Z">
        <w:r w:rsidRPr="0E916A6A">
          <w:rPr>
            <w:rFonts w:eastAsia="Times New Roman" w:cs="Times New Roman"/>
          </w:rPr>
          <w:t xml:space="preserve">Within those thirty (30) days, the worker may return to </w:t>
        </w:r>
        <w:del w:id="3821" w:author="Megan Ash" w:date="2026-01-28T13:38:00Z" w16du:dateUtc="2026-01-28T18:38:00Z">
          <w:r w:rsidRPr="0E916A6A" w:rsidDel="00271923">
            <w:rPr>
              <w:rFonts w:eastAsia="Times New Roman" w:cs="Times New Roman"/>
            </w:rPr>
            <w:delText>his or her</w:delText>
          </w:r>
        </w:del>
      </w:ins>
      <w:ins w:id="3822" w:author="Megan Ash" w:date="2026-01-28T13:38:00Z" w16du:dateUtc="2026-01-28T18:38:00Z">
        <w:r w:rsidR="00271923">
          <w:rPr>
            <w:rFonts w:eastAsia="Times New Roman" w:cs="Times New Roman"/>
          </w:rPr>
          <w:t>their</w:t>
        </w:r>
      </w:ins>
      <w:ins w:id="3823" w:author="Catalina Ipas" w:date="2025-09-30T12:33:00Z">
        <w:r w:rsidRPr="0E916A6A">
          <w:rPr>
            <w:rFonts w:eastAsia="Times New Roman" w:cs="Times New Roman"/>
          </w:rPr>
          <w:t xml:space="preserve"> duties at any time deemed convenient, and the employer is obliged to reinstate the worker as soon as</w:t>
        </w:r>
      </w:ins>
      <w:ins w:id="3824" w:author="Megan Ash" w:date="2026-01-28T13:38:00Z" w16du:dateUtc="2026-01-28T18:38:00Z">
        <w:r w:rsidR="00271923">
          <w:rPr>
            <w:rFonts w:eastAsia="Times New Roman" w:cs="Times New Roman"/>
          </w:rPr>
          <w:t xml:space="preserve"> they </w:t>
        </w:r>
      </w:ins>
      <w:ins w:id="3825" w:author="Catalina Ipas" w:date="2025-09-30T12:33:00Z">
        <w:del w:id="3826" w:author="Megan Ash" w:date="2026-01-28T13:38:00Z" w16du:dateUtc="2026-01-28T18:38:00Z">
          <w:r w:rsidRPr="0E916A6A" w:rsidDel="00271923">
            <w:rPr>
              <w:rFonts w:eastAsia="Times New Roman" w:cs="Times New Roman"/>
            </w:rPr>
            <w:delText xml:space="preserve"> he or she </w:delText>
          </w:r>
        </w:del>
        <w:r w:rsidRPr="0E916A6A">
          <w:rPr>
            <w:rFonts w:eastAsia="Times New Roman" w:cs="Times New Roman"/>
          </w:rPr>
          <w:t>request</w:t>
        </w:r>
        <w:del w:id="3827" w:author="Megan Ash" w:date="2026-01-28T13:38:00Z" w16du:dateUtc="2026-01-28T18:38:00Z">
          <w:r w:rsidRPr="0E916A6A" w:rsidDel="00271923">
            <w:rPr>
              <w:rFonts w:eastAsia="Times New Roman" w:cs="Times New Roman"/>
            </w:rPr>
            <w:delText>s</w:delText>
          </w:r>
        </w:del>
        <w:r w:rsidRPr="0E916A6A">
          <w:rPr>
            <w:rFonts w:eastAsia="Times New Roman" w:cs="Times New Roman"/>
          </w:rPr>
          <w:t xml:space="preserve"> reinstatement.</w:t>
        </w:r>
      </w:ins>
    </w:p>
    <w:p w14:paraId="4E5C3D2B" w14:textId="3BD3FD23" w:rsidR="0E916A6A" w:rsidRDefault="0E916A6A" w:rsidP="0E916A6A">
      <w:pPr>
        <w:spacing w:line="360" w:lineRule="auto"/>
        <w:jc w:val="both"/>
        <w:rPr>
          <w:ins w:id="3828" w:author="Catalina Ipas" w:date="2025-09-30T12:34:00Z" w16du:dateUtc="2025-09-30T12:34:58Z"/>
          <w:rFonts w:eastAsia="Times New Roman" w:cs="Times New Roman"/>
        </w:rPr>
      </w:pPr>
    </w:p>
    <w:p w14:paraId="539D36F4" w14:textId="6E5C0BC5" w:rsidR="27DDC4F5" w:rsidRDefault="00BE1EE2" w:rsidP="0E916A6A">
      <w:pPr>
        <w:spacing w:line="360" w:lineRule="auto"/>
        <w:jc w:val="both"/>
        <w:rPr>
          <w:ins w:id="3829" w:author="Catalina Ipas" w:date="2025-09-30T12:34:00Z" w16du:dateUtc="2025-09-30T12:34:53Z"/>
          <w:rFonts w:eastAsia="Times New Roman" w:cs="Times New Roman"/>
        </w:rPr>
      </w:pPr>
      <w:ins w:id="3830" w:author="Megan Ash" w:date="2026-01-28T13:39:00Z" w16du:dateUtc="2026-01-28T18:39:00Z">
        <w:r>
          <w:rPr>
            <w:rFonts w:eastAsia="Times New Roman" w:cs="Times New Roman"/>
          </w:rPr>
          <w:t>I</w:t>
        </w:r>
      </w:ins>
      <w:ins w:id="3831" w:author="Catalina Ipas" w:date="2025-09-30T12:34:00Z">
        <w:del w:id="3832" w:author="Megan Ash" w:date="2026-01-28T13:38:00Z" w16du:dateUtc="2026-01-28T18:38:00Z">
          <w:r w:rsidR="27DDC4F5" w:rsidRPr="0E916A6A" w:rsidDel="00BE1EE2">
            <w:rPr>
              <w:rFonts w:eastAsia="Times New Roman" w:cs="Times New Roman"/>
            </w:rPr>
            <w:delText xml:space="preserve">On the other hand, </w:delText>
          </w:r>
        </w:del>
      </w:ins>
      <w:ins w:id="3833" w:author="Catalina Ipas" w:date="2025-09-30T12:35:00Z">
        <w:del w:id="3834" w:author="Megan Ash" w:date="2026-01-28T13:38:00Z" w16du:dateUtc="2026-01-28T18:38:00Z">
          <w:r w:rsidR="27DDC4F5" w:rsidRPr="0E916A6A" w:rsidDel="00BE1EE2">
            <w:rPr>
              <w:rFonts w:eastAsia="Times New Roman" w:cs="Times New Roman"/>
            </w:rPr>
            <w:delText>i</w:delText>
          </w:r>
        </w:del>
      </w:ins>
      <w:ins w:id="3835" w:author="Catalina Ipas" w:date="2025-09-30T12:34:00Z">
        <w:r w:rsidR="27DDC4F5" w:rsidRPr="0E916A6A">
          <w:rPr>
            <w:rFonts w:eastAsia="Times New Roman" w:cs="Times New Roman"/>
          </w:rPr>
          <w:t xml:space="preserve">n the cases of suspension referred to in items </w:t>
        </w:r>
      </w:ins>
      <w:ins w:id="3836" w:author="Catalina Ipas" w:date="2025-09-30T12:45:00Z">
        <w:del w:id="3837" w:author="Megan Ash" w:date="2026-01-28T13:39:00Z" w16du:dateUtc="2026-01-28T18:39:00Z">
          <w:r w:rsidR="746BC32B" w:rsidRPr="0E916A6A" w:rsidDel="00BE1EE2">
            <w:rPr>
              <w:rFonts w:eastAsia="Times New Roman" w:cs="Times New Roman"/>
            </w:rPr>
            <w:delText>1)</w:delText>
          </w:r>
        </w:del>
      </w:ins>
      <w:ins w:id="3838" w:author="Megan Ash" w:date="2026-01-28T13:39:00Z" w16du:dateUtc="2026-01-28T18:39:00Z">
        <w:r>
          <w:rPr>
            <w:rFonts w:eastAsia="Times New Roman" w:cs="Times New Roman"/>
          </w:rPr>
          <w:t>one</w:t>
        </w:r>
      </w:ins>
      <w:ins w:id="3839" w:author="Catalina Ipas" w:date="2025-09-30T12:45:00Z">
        <w:r w:rsidR="746BC32B" w:rsidRPr="0E916A6A">
          <w:rPr>
            <w:rFonts w:eastAsia="Times New Roman" w:cs="Times New Roman"/>
          </w:rPr>
          <w:t xml:space="preserve">, </w:t>
        </w:r>
      </w:ins>
      <w:ins w:id="3840" w:author="Catalina Ipas" w:date="2025-09-30T12:41:00Z">
        <w:del w:id="3841" w:author="Megan Ash" w:date="2026-01-28T13:39:00Z" w16du:dateUtc="2026-01-28T18:39:00Z">
          <w:r w:rsidR="45C3B933" w:rsidRPr="0E916A6A" w:rsidDel="00BE1EE2">
            <w:rPr>
              <w:rFonts w:eastAsia="Times New Roman" w:cs="Times New Roman"/>
            </w:rPr>
            <w:delText>3</w:delText>
          </w:r>
        </w:del>
      </w:ins>
      <w:ins w:id="3842" w:author="Catalina Ipas" w:date="2025-09-30T12:34:00Z">
        <w:del w:id="3843" w:author="Megan Ash" w:date="2026-01-28T13:39:00Z" w16du:dateUtc="2026-01-28T18:39:00Z">
          <w:r w:rsidR="27DDC4F5" w:rsidRPr="0E916A6A" w:rsidDel="00BE1EE2">
            <w:rPr>
              <w:rFonts w:eastAsia="Times New Roman" w:cs="Times New Roman"/>
            </w:rPr>
            <w:delText>)</w:delText>
          </w:r>
        </w:del>
      </w:ins>
      <w:ins w:id="3844" w:author="Megan Ash" w:date="2026-01-28T13:39:00Z" w16du:dateUtc="2026-01-28T18:39:00Z">
        <w:r>
          <w:rPr>
            <w:rFonts w:eastAsia="Times New Roman" w:cs="Times New Roman"/>
          </w:rPr>
          <w:t>three</w:t>
        </w:r>
      </w:ins>
      <w:ins w:id="3845" w:author="Catalina Ipas" w:date="2025-09-30T12:34:00Z">
        <w:r w:rsidR="27DDC4F5" w:rsidRPr="0E916A6A">
          <w:rPr>
            <w:rFonts w:eastAsia="Times New Roman" w:cs="Times New Roman"/>
          </w:rPr>
          <w:t xml:space="preserve">, </w:t>
        </w:r>
      </w:ins>
      <w:ins w:id="3846" w:author="Catalina Ipas" w:date="2025-09-30T12:42:00Z">
        <w:del w:id="3847" w:author="Megan Ash" w:date="2026-01-28T13:39:00Z" w16du:dateUtc="2026-01-28T18:39:00Z">
          <w:r w:rsidR="2D95E6BE" w:rsidRPr="0E916A6A" w:rsidDel="00BE1EE2">
            <w:rPr>
              <w:rFonts w:eastAsia="Times New Roman" w:cs="Times New Roman"/>
            </w:rPr>
            <w:delText>9</w:delText>
          </w:r>
        </w:del>
      </w:ins>
      <w:ins w:id="3848" w:author="Catalina Ipas" w:date="2025-09-30T12:34:00Z">
        <w:del w:id="3849" w:author="Megan Ash" w:date="2026-01-28T13:39:00Z" w16du:dateUtc="2026-01-28T18:39:00Z">
          <w:r w:rsidR="27DDC4F5" w:rsidRPr="0E916A6A" w:rsidDel="00BE1EE2">
            <w:rPr>
              <w:rFonts w:eastAsia="Times New Roman" w:cs="Times New Roman"/>
            </w:rPr>
            <w:delText>)</w:delText>
          </w:r>
        </w:del>
      </w:ins>
      <w:ins w:id="3850" w:author="Megan Ash" w:date="2026-01-28T13:39:00Z" w16du:dateUtc="2026-01-28T18:39:00Z">
        <w:r>
          <w:rPr>
            <w:rFonts w:eastAsia="Times New Roman" w:cs="Times New Roman"/>
          </w:rPr>
          <w:t>nine</w:t>
        </w:r>
      </w:ins>
      <w:ins w:id="3851" w:author="Catalina Ipas" w:date="2025-09-30T12:42:00Z">
        <w:r w:rsidR="109C66BF" w:rsidRPr="0E916A6A">
          <w:rPr>
            <w:rFonts w:eastAsia="Times New Roman" w:cs="Times New Roman"/>
          </w:rPr>
          <w:t xml:space="preserve">, </w:t>
        </w:r>
        <w:del w:id="3852" w:author="Megan Ash" w:date="2026-01-28T13:39:00Z" w16du:dateUtc="2026-01-28T18:39:00Z">
          <w:r w:rsidR="109C66BF" w:rsidRPr="0E916A6A" w:rsidDel="00BE1EE2">
            <w:rPr>
              <w:rFonts w:eastAsia="Times New Roman" w:cs="Times New Roman"/>
            </w:rPr>
            <w:delText>10)</w:delText>
          </w:r>
        </w:del>
      </w:ins>
      <w:ins w:id="3853" w:author="Megan Ash" w:date="2026-01-28T13:39:00Z" w16du:dateUtc="2026-01-28T18:39:00Z">
        <w:r>
          <w:rPr>
            <w:rFonts w:eastAsia="Times New Roman" w:cs="Times New Roman"/>
          </w:rPr>
          <w:t>ten</w:t>
        </w:r>
      </w:ins>
      <w:ins w:id="3854" w:author="Catalina Ipas" w:date="2025-09-30T12:42:00Z">
        <w:r w:rsidR="109C66BF" w:rsidRPr="0E916A6A">
          <w:rPr>
            <w:rFonts w:eastAsia="Times New Roman" w:cs="Times New Roman"/>
          </w:rPr>
          <w:t xml:space="preserve">, </w:t>
        </w:r>
        <w:del w:id="3855" w:author="Megan Ash" w:date="2026-01-28T13:39:00Z" w16du:dateUtc="2026-01-28T18:39:00Z">
          <w:r w:rsidR="109C66BF" w:rsidRPr="0E916A6A" w:rsidDel="00BE1EE2">
            <w:rPr>
              <w:rFonts w:eastAsia="Times New Roman" w:cs="Times New Roman"/>
            </w:rPr>
            <w:delText>11)</w:delText>
          </w:r>
        </w:del>
      </w:ins>
      <w:ins w:id="3856" w:author="Megan Ash" w:date="2026-01-28T13:39:00Z" w16du:dateUtc="2026-01-28T18:39:00Z">
        <w:r>
          <w:rPr>
            <w:rFonts w:eastAsia="Times New Roman" w:cs="Times New Roman"/>
          </w:rPr>
          <w:t>eleven</w:t>
        </w:r>
      </w:ins>
      <w:ins w:id="3857" w:author="Catalina Ipas" w:date="2025-09-30T12:42:00Z">
        <w:r w:rsidR="109C66BF" w:rsidRPr="0E916A6A">
          <w:rPr>
            <w:rFonts w:eastAsia="Times New Roman" w:cs="Times New Roman"/>
          </w:rPr>
          <w:t xml:space="preserve"> and </w:t>
        </w:r>
        <w:del w:id="3858" w:author="Megan Ash" w:date="2026-01-28T13:39:00Z" w16du:dateUtc="2026-01-28T18:39:00Z">
          <w:r w:rsidR="109C66BF" w:rsidRPr="0E916A6A" w:rsidDel="00BE1EE2">
            <w:rPr>
              <w:rFonts w:eastAsia="Times New Roman" w:cs="Times New Roman"/>
            </w:rPr>
            <w:delText>17)</w:delText>
          </w:r>
        </w:del>
      </w:ins>
      <w:ins w:id="3859" w:author="Megan Ash" w:date="2026-01-28T13:39:00Z" w16du:dateUtc="2026-01-28T18:39:00Z">
        <w:r>
          <w:rPr>
            <w:rFonts w:eastAsia="Times New Roman" w:cs="Times New Roman"/>
          </w:rPr>
          <w:t>seventeen</w:t>
        </w:r>
      </w:ins>
      <w:ins w:id="3860" w:author="Catalina Ipas" w:date="2025-09-30T12:34:00Z">
        <w:r w:rsidR="27DDC4F5" w:rsidRPr="0E916A6A">
          <w:rPr>
            <w:rFonts w:eastAsia="Times New Roman" w:cs="Times New Roman"/>
          </w:rPr>
          <w:t>, employers may hire interim workers, and such workers shall acquire all the rights of permanent workers, except job security. The return of the replaced worker shall result in the termination of the interim worker’s contract without liability for the employer, unless the interim worker has been incorporated as a permanent employee.</w:t>
        </w:r>
      </w:ins>
    </w:p>
    <w:p w14:paraId="7E3FCAFC" w14:textId="12AF23B4" w:rsidR="0E916A6A" w:rsidRDefault="0E916A6A" w:rsidP="0E916A6A">
      <w:pPr>
        <w:spacing w:line="360" w:lineRule="auto"/>
        <w:jc w:val="both"/>
        <w:rPr>
          <w:del w:id="3861" w:author="Catalina Ipas" w:date="2025-09-30T11:27:00Z" w16du:dateUtc="2025-09-30T11:27:14Z"/>
          <w:rFonts w:eastAsia="Times New Roman" w:cs="Times New Roman"/>
        </w:rPr>
      </w:pPr>
    </w:p>
    <w:p w14:paraId="318398DE" w14:textId="6B4C3738" w:rsidR="00527FAB" w:rsidRPr="003B307C" w:rsidRDefault="19A679E1" w:rsidP="003B307C">
      <w:pPr>
        <w:pStyle w:val="Heading3"/>
      </w:pPr>
      <w:bookmarkStart w:id="3862" w:name="_Toc222754671"/>
      <w:r>
        <w:t>8</w:t>
      </w:r>
      <w:commentRangeStart w:id="3863"/>
      <w:commentRangeStart w:id="3864"/>
      <w:r>
        <w:t>.</w:t>
      </w:r>
      <w:r w:rsidR="087E901E">
        <w:t>14</w:t>
      </w:r>
      <w:r>
        <w:t xml:space="preserve">.2 </w:t>
      </w:r>
      <w:commentRangeEnd w:id="3863"/>
      <w:r>
        <w:rPr>
          <w:rStyle w:val="CommentReference"/>
          <w:sz w:val="28"/>
          <w:szCs w:val="24"/>
        </w:rPr>
        <w:commentReference w:id="3863"/>
      </w:r>
      <w:commentRangeEnd w:id="3864"/>
      <w:r>
        <w:rPr>
          <w:rStyle w:val="CommentReference"/>
          <w:sz w:val="28"/>
          <w:szCs w:val="24"/>
        </w:rPr>
        <w:commentReference w:id="3864"/>
      </w:r>
      <w:commentRangeStart w:id="3865"/>
      <w:commentRangeStart w:id="3866"/>
      <w:commentRangeStart w:id="3867"/>
      <w:commentRangeStart w:id="3868"/>
      <w:r>
        <w:t>T</w:t>
      </w:r>
      <w:commentRangeStart w:id="3869"/>
      <w:r>
        <w:t xml:space="preserve">ermination of Labor </w:t>
      </w:r>
      <w:commentRangeEnd w:id="3869"/>
      <w:r>
        <w:rPr>
          <w:rStyle w:val="CommentReference"/>
          <w:sz w:val="28"/>
          <w:szCs w:val="24"/>
        </w:rPr>
        <w:commentReference w:id="3869"/>
      </w:r>
      <w:commentRangeEnd w:id="3865"/>
      <w:r>
        <w:rPr>
          <w:rStyle w:val="CommentReference"/>
          <w:sz w:val="28"/>
          <w:szCs w:val="24"/>
        </w:rPr>
        <w:commentReference w:id="3865"/>
      </w:r>
      <w:commentRangeEnd w:id="3866"/>
      <w:r>
        <w:rPr>
          <w:rStyle w:val="CommentReference"/>
          <w:sz w:val="28"/>
          <w:szCs w:val="24"/>
        </w:rPr>
        <w:commentReference w:id="3866"/>
      </w:r>
      <w:commentRangeEnd w:id="3867"/>
      <w:r>
        <w:rPr>
          <w:rStyle w:val="CommentReference"/>
          <w:sz w:val="28"/>
          <w:szCs w:val="24"/>
        </w:rPr>
        <w:commentReference w:id="3867"/>
      </w:r>
      <w:commentRangeEnd w:id="3868"/>
      <w:r>
        <w:rPr>
          <w:rStyle w:val="CommentReference"/>
          <w:sz w:val="28"/>
          <w:szCs w:val="24"/>
        </w:rPr>
        <w:commentReference w:id="3868"/>
      </w:r>
      <w:r>
        <w:t>Contract</w:t>
      </w:r>
      <w:ins w:id="3870" w:author="Megan Ash" w:date="2026-01-28T13:40:00Z" w16du:dateUtc="2026-01-28T18:40:00Z">
        <w:r w:rsidR="00BE1EE2">
          <w:t>s</w:t>
        </w:r>
      </w:ins>
      <w:bookmarkEnd w:id="3862"/>
      <w:r>
        <w:t xml:space="preserve"> </w:t>
      </w:r>
    </w:p>
    <w:p w14:paraId="206EFF52" w14:textId="347591AF" w:rsidR="00047F88" w:rsidRPr="00C17238" w:rsidRDefault="00527FAB" w:rsidP="00527FAB">
      <w:pPr>
        <w:spacing w:line="360" w:lineRule="auto"/>
        <w:jc w:val="both"/>
        <w:rPr>
          <w:rFonts w:cs="Times New Roman"/>
          <w:b/>
          <w:bCs/>
        </w:rPr>
      </w:pPr>
      <w:r w:rsidRPr="00C17238">
        <w:rPr>
          <w:rFonts w:cs="Times New Roman"/>
        </w:rPr>
        <w:t xml:space="preserve">Termination of employment is the final, permanent, and irrevocable severance of the employment relationship between employer and employee. This may occur for a variety of reasons and may be initiated by either </w:t>
      </w:r>
      <w:ins w:id="3871" w:author="Megan Ash" w:date="2026-01-28T13:41:00Z" w16du:dateUtc="2026-01-28T18:41:00Z">
        <w:r w:rsidR="00105065">
          <w:rPr>
            <w:rFonts w:cs="Times New Roman"/>
          </w:rPr>
          <w:t xml:space="preserve">the </w:t>
        </w:r>
      </w:ins>
      <w:r w:rsidRPr="00C17238">
        <w:rPr>
          <w:rFonts w:cs="Times New Roman"/>
        </w:rPr>
        <w:t xml:space="preserve">employer or </w:t>
      </w:r>
      <w:ins w:id="3872" w:author="Megan Ash" w:date="2026-01-28T13:41:00Z" w16du:dateUtc="2026-01-28T18:41:00Z">
        <w:r w:rsidR="00105065">
          <w:rPr>
            <w:rFonts w:cs="Times New Roman"/>
          </w:rPr>
          <w:t xml:space="preserve">the </w:t>
        </w:r>
      </w:ins>
      <w:r w:rsidRPr="00C17238">
        <w:rPr>
          <w:rFonts w:cs="Times New Roman"/>
        </w:rPr>
        <w:t xml:space="preserve">employee. </w:t>
      </w:r>
      <w:r w:rsidR="007C1CB9" w:rsidRPr="007C1CB9">
        <w:rPr>
          <w:rFonts w:cs="Times New Roman"/>
        </w:rPr>
        <w:t xml:space="preserve">The law requires that all salaries and other applicable employee benefits must be paid to the employee up to the date of their dismissal, </w:t>
      </w:r>
      <w:ins w:id="3873" w:author="Megan Ash" w:date="2026-01-28T13:42:00Z" w16du:dateUtc="2026-01-28T18:42:00Z">
        <w:r w:rsidR="006442DF">
          <w:rPr>
            <w:rFonts w:cs="Times New Roman"/>
          </w:rPr>
          <w:t xml:space="preserve">regardless of </w:t>
        </w:r>
      </w:ins>
      <w:r w:rsidR="007C1CB9" w:rsidRPr="007C1CB9">
        <w:rPr>
          <w:rFonts w:cs="Times New Roman"/>
        </w:rPr>
        <w:t>whether the dismissal is for a just cause.</w:t>
      </w:r>
      <w:r w:rsidR="007C1CB9">
        <w:rPr>
          <w:rFonts w:cs="Times New Roman"/>
        </w:rPr>
        <w:t xml:space="preserve"> </w:t>
      </w:r>
    </w:p>
    <w:p w14:paraId="427FEF5A" w14:textId="77777777" w:rsidR="00527FAB" w:rsidRPr="00C17238" w:rsidRDefault="00527FAB" w:rsidP="00527FAB">
      <w:pPr>
        <w:spacing w:line="360" w:lineRule="auto"/>
        <w:jc w:val="both"/>
        <w:rPr>
          <w:rFonts w:cs="Times New Roman"/>
          <w:b/>
          <w:bCs/>
        </w:rPr>
      </w:pPr>
    </w:p>
    <w:p w14:paraId="410E17A0" w14:textId="12321E80" w:rsidR="00527FAB" w:rsidRPr="00C17238" w:rsidRDefault="66F913E9" w:rsidP="00527FAB">
      <w:pPr>
        <w:spacing w:after="120" w:line="360" w:lineRule="auto"/>
        <w:jc w:val="both"/>
        <w:rPr>
          <w:rFonts w:cs="Times New Roman"/>
        </w:rPr>
      </w:pPr>
      <w:ins w:id="3874" w:author="Catalina Ipas" w:date="2025-05-05T22:28:00Z">
        <w:r w:rsidRPr="187EFA42">
          <w:rPr>
            <w:rFonts w:cs="Times New Roman"/>
          </w:rPr>
          <w:t xml:space="preserve">According to Article 14 of the </w:t>
        </w:r>
      </w:ins>
      <w:r w:rsidR="00B8238B" w:rsidRPr="187EFA42">
        <w:rPr>
          <w:rFonts w:cs="Times New Roman"/>
        </w:rPr>
        <w:t>Hondura</w:t>
      </w:r>
      <w:ins w:id="3875" w:author="Megan Ash" w:date="2026-01-28T13:42:00Z" w16du:dateUtc="2026-01-28T18:42:00Z">
        <w:r w:rsidR="006442DF">
          <w:rPr>
            <w:rFonts w:cs="Times New Roman"/>
          </w:rPr>
          <w:t>n</w:t>
        </w:r>
      </w:ins>
      <w:del w:id="3876" w:author="Megan Ash" w:date="2026-01-28T13:42:00Z" w16du:dateUtc="2026-01-28T18:42:00Z">
        <w:r w:rsidR="00B8238B" w:rsidRPr="187EFA42" w:rsidDel="006442DF">
          <w:rPr>
            <w:rFonts w:cs="Times New Roman"/>
          </w:rPr>
          <w:delText>s</w:delText>
        </w:r>
      </w:del>
      <w:ins w:id="3877" w:author="Catalina Ipas" w:date="2025-05-05T22:28:00Z">
        <w:r w:rsidRPr="187EFA42">
          <w:rPr>
            <w:rFonts w:cs="Times New Roman"/>
          </w:rPr>
          <w:t xml:space="preserve"> Labor Code</w:t>
        </w:r>
      </w:ins>
      <w:ins w:id="3878" w:author="Megan Ash" w:date="2026-01-28T13:46:00Z" w16du:dateUtc="2026-01-28T18:46:00Z">
        <w:r w:rsidR="00055C8A">
          <w:rPr>
            <w:rFonts w:cs="Times New Roman"/>
          </w:rPr>
          <w:t>,</w:t>
        </w:r>
      </w:ins>
      <w:ins w:id="3879" w:author="Catalina Ipas" w:date="2025-05-05T22:28:00Z">
        <w:r w:rsidRPr="187EFA42">
          <w:rPr>
            <w:rFonts w:cs="Times New Roman"/>
          </w:rPr>
          <w:t xml:space="preserve"> </w:t>
        </w:r>
      </w:ins>
      <w:ins w:id="3880" w:author="Catalina Ipas" w:date="2025-05-08T16:44:00Z">
        <w:del w:id="3881" w:author="Megan Ash" w:date="2026-01-28T13:46:00Z" w16du:dateUtc="2026-01-28T18:46:00Z">
          <w:r w:rsidR="06F26228" w:rsidRPr="187EFA42" w:rsidDel="00055C8A">
            <w:rPr>
              <w:rFonts w:cs="Times New Roman"/>
            </w:rPr>
            <w:delText>t</w:delText>
          </w:r>
          <w:r w:rsidR="06F26228" w:rsidRPr="187EFA42" w:rsidDel="00055C8A">
            <w:rPr>
              <w:rFonts w:eastAsia="Times New Roman" w:cs="Times New Roman"/>
            </w:rPr>
            <w:delText xml:space="preserve">he </w:delText>
          </w:r>
        </w:del>
      </w:ins>
      <w:ins w:id="3882" w:author="Megan Ash" w:date="2026-01-28T13:46:00Z" w16du:dateUtc="2026-01-28T18:46:00Z">
        <w:r w:rsidR="00055C8A">
          <w:rPr>
            <w:rFonts w:cs="Times New Roman"/>
          </w:rPr>
          <w:t xml:space="preserve">a </w:t>
        </w:r>
      </w:ins>
      <w:ins w:id="3883" w:author="Catalina Ipas" w:date="2025-05-08T16:44:00Z">
        <w:r w:rsidR="06F26228" w:rsidRPr="187EFA42">
          <w:rPr>
            <w:rFonts w:eastAsia="Times New Roman" w:cs="Times New Roman"/>
          </w:rPr>
          <w:t xml:space="preserve">fixed-term employment contract ends upon the expiration of the agreed duration or upon completion of the work specified in the contract. </w:t>
        </w:r>
        <w:del w:id="3884" w:author="Megan Ash" w:date="2026-01-28T13:46:00Z" w16du:dateUtc="2026-01-28T18:46:00Z">
          <w:r w:rsidR="06F26228" w:rsidRPr="187EFA42" w:rsidDel="00055C8A">
            <w:rPr>
              <w:rFonts w:eastAsia="Times New Roman" w:cs="Times New Roman"/>
            </w:rPr>
            <w:delText>The</w:delText>
          </w:r>
        </w:del>
      </w:ins>
      <w:ins w:id="3885" w:author="Megan Ash" w:date="2026-01-28T13:46:00Z" w16du:dateUtc="2026-01-28T18:46:00Z">
        <w:r w:rsidR="00055C8A">
          <w:rPr>
            <w:rFonts w:eastAsia="Times New Roman" w:cs="Times New Roman"/>
          </w:rPr>
          <w:t>An</w:t>
        </w:r>
      </w:ins>
      <w:ins w:id="3886" w:author="Catalina Ipas" w:date="2025-05-08T16:44:00Z">
        <w:r w:rsidR="06F26228" w:rsidRPr="187EFA42">
          <w:rPr>
            <w:rFonts w:eastAsia="Times New Roman" w:cs="Times New Roman"/>
          </w:rPr>
          <w:t xml:space="preserve"> open-ended contract ends upon the </w:t>
        </w:r>
        <w:del w:id="3887" w:author="Megan Ash" w:date="2026-01-28T13:48:00Z" w16du:dateUtc="2026-01-28T18:48:00Z">
          <w:r w:rsidR="06F26228" w:rsidRPr="187EFA42" w:rsidDel="00B31790">
            <w:rPr>
              <w:rFonts w:eastAsia="Times New Roman" w:cs="Times New Roman"/>
            </w:rPr>
            <w:delText>expiration</w:delText>
          </w:r>
        </w:del>
      </w:ins>
      <w:ins w:id="3888" w:author="Megan Ash" w:date="2026-01-28T13:48:00Z" w16du:dateUtc="2026-01-28T18:48:00Z">
        <w:r w:rsidR="00B31790">
          <w:rPr>
            <w:rFonts w:eastAsia="Times New Roman" w:cs="Times New Roman"/>
          </w:rPr>
          <w:t>conclusion</w:t>
        </w:r>
      </w:ins>
      <w:ins w:id="3889" w:author="Catalina Ipas" w:date="2025-05-08T16:44:00Z">
        <w:r w:rsidR="06F26228" w:rsidRPr="187EFA42">
          <w:rPr>
            <w:rFonts w:eastAsia="Times New Roman" w:cs="Times New Roman"/>
          </w:rPr>
          <w:t xml:space="preserve"> of the </w:t>
        </w:r>
      </w:ins>
      <w:ins w:id="3890" w:author="Megan Ash" w:date="2026-01-28T13:48:00Z" w16du:dateUtc="2026-01-28T18:48:00Z">
        <w:r w:rsidR="00B31790">
          <w:rPr>
            <w:rFonts w:eastAsia="Times New Roman" w:cs="Times New Roman"/>
          </w:rPr>
          <w:t xml:space="preserve">required </w:t>
        </w:r>
      </w:ins>
      <w:ins w:id="3891" w:author="Catalina Ipas" w:date="2025-05-08T16:44:00Z">
        <w:r w:rsidR="06F26228" w:rsidRPr="187EFA42">
          <w:rPr>
            <w:rFonts w:eastAsia="Times New Roman" w:cs="Times New Roman"/>
          </w:rPr>
          <w:t>notice period.</w:t>
        </w:r>
        <w:r w:rsidR="06F26228" w:rsidRPr="187EFA42">
          <w:rPr>
            <w:rFonts w:cs="Times New Roman"/>
          </w:rPr>
          <w:t xml:space="preserve"> In addition, </w:t>
        </w:r>
      </w:ins>
      <w:del w:id="3892" w:author="Catalina Ipas" w:date="2025-05-08T16:45:00Z">
        <w:r w:rsidRPr="187EFA42" w:rsidDel="00527FAB">
          <w:rPr>
            <w:rFonts w:cs="Times New Roman"/>
          </w:rPr>
          <w:delText>T</w:delText>
        </w:r>
      </w:del>
      <w:ins w:id="3893" w:author="Catalina Ipas" w:date="2025-05-05T22:28:00Z">
        <w:r w:rsidR="5C46C1E5" w:rsidRPr="187EFA42">
          <w:rPr>
            <w:rFonts w:cs="Times New Roman"/>
          </w:rPr>
          <w:t>t</w:t>
        </w:r>
      </w:ins>
      <w:r w:rsidR="00527FAB" w:rsidRPr="187EFA42">
        <w:rPr>
          <w:rFonts w:cs="Times New Roman"/>
        </w:rPr>
        <w:t>here are 3 (three) ways in which a labor contract can be terminated</w:t>
      </w:r>
      <w:del w:id="3894" w:author="Megan Ash" w:date="2026-01-28T14:04:00Z" w16du:dateUtc="2026-01-28T19:04:00Z">
        <w:r w:rsidR="00527FAB" w:rsidRPr="187EFA42" w:rsidDel="002D082D">
          <w:rPr>
            <w:rFonts w:cs="Times New Roman"/>
          </w:rPr>
          <w:delText>.</w:delText>
        </w:r>
      </w:del>
      <w:ins w:id="3895" w:author="Megan Ash" w:date="2026-01-28T14:04:00Z" w16du:dateUtc="2026-01-28T19:04:00Z">
        <w:r w:rsidR="002D082D">
          <w:rPr>
            <w:rFonts w:cs="Times New Roman"/>
          </w:rPr>
          <w:t>:</w:t>
        </w:r>
      </w:ins>
    </w:p>
    <w:p w14:paraId="54AD3D59" w14:textId="7F0FDC33" w:rsidR="00527FAB" w:rsidRPr="00C17238" w:rsidRDefault="00527FAB" w:rsidP="00DC54FD">
      <w:pPr>
        <w:pStyle w:val="ListParagraph"/>
        <w:numPr>
          <w:ilvl w:val="0"/>
          <w:numId w:val="48"/>
        </w:numPr>
        <w:spacing w:after="120" w:line="360" w:lineRule="auto"/>
        <w:jc w:val="both"/>
        <w:rPr>
          <w:rFonts w:cs="Times New Roman"/>
        </w:rPr>
      </w:pPr>
      <w:r w:rsidRPr="0E916A6A">
        <w:rPr>
          <w:rFonts w:cs="Times New Roman"/>
          <w:i/>
          <w:iCs/>
        </w:rPr>
        <w:t>As a matter of law</w:t>
      </w:r>
      <w:r w:rsidR="4C5D3560" w:rsidRPr="0E916A6A">
        <w:rPr>
          <w:rFonts w:cs="Times New Roman"/>
          <w:i/>
          <w:iCs/>
        </w:rPr>
        <w:t xml:space="preserve"> (Article 111)</w:t>
      </w:r>
      <w:r w:rsidRPr="0E916A6A">
        <w:rPr>
          <w:rFonts w:cs="Times New Roman"/>
        </w:rPr>
        <w:t xml:space="preserve">; </w:t>
      </w:r>
      <w:commentRangeStart w:id="3896"/>
      <w:r w:rsidRPr="0E916A6A">
        <w:rPr>
          <w:rFonts w:cs="Times New Roman"/>
        </w:rPr>
        <w:t>without the need for legal proceedings or a court decision</w:t>
      </w:r>
      <w:del w:id="3897" w:author="Megan Ash" w:date="2026-01-28T14:01:00Z" w16du:dateUtc="2026-01-28T19:01:00Z">
        <w:r w:rsidRPr="0E916A6A" w:rsidDel="00352DB3">
          <w:rPr>
            <w:rFonts w:cs="Times New Roman"/>
          </w:rPr>
          <w:delText>.</w:delText>
        </w:r>
      </w:del>
      <w:commentRangeEnd w:id="3896"/>
      <w:r>
        <w:rPr>
          <w:rStyle w:val="CommentReference"/>
          <w:rFonts w:cs="Times New Roman"/>
          <w:sz w:val="24"/>
          <w:szCs w:val="24"/>
        </w:rPr>
        <w:commentReference w:id="3896"/>
      </w:r>
      <w:ins w:id="3898" w:author="Megan Ash" w:date="2026-01-28T13:49:00Z" w16du:dateUtc="2026-01-28T18:49:00Z">
        <w:r w:rsidR="00DC54FD">
          <w:rPr>
            <w:rFonts w:cs="Times New Roman"/>
          </w:rPr>
          <w:t>:</w:t>
        </w:r>
      </w:ins>
    </w:p>
    <w:p w14:paraId="15177293" w14:textId="496EEEDB" w:rsidR="00527FAB" w:rsidRPr="00C17238" w:rsidRDefault="00527FAB" w:rsidP="00F05B60">
      <w:pPr>
        <w:pStyle w:val="ListParagraph"/>
        <w:numPr>
          <w:ilvl w:val="0"/>
          <w:numId w:val="49"/>
        </w:numPr>
        <w:spacing w:after="120" w:line="360" w:lineRule="auto"/>
        <w:jc w:val="both"/>
        <w:rPr>
          <w:rFonts w:cs="Times New Roman"/>
        </w:rPr>
      </w:pPr>
      <w:r w:rsidRPr="00C17238">
        <w:rPr>
          <w:rFonts w:cs="Times New Roman"/>
        </w:rPr>
        <w:t>Expir</w:t>
      </w:r>
      <w:ins w:id="3899" w:author="Megan Ash" w:date="2026-01-28T13:50:00Z" w16du:dateUtc="2026-01-28T18:50:00Z">
        <w:r w:rsidR="00DC54FD">
          <w:rPr>
            <w:rFonts w:cs="Times New Roman"/>
          </w:rPr>
          <w:t>ation</w:t>
        </w:r>
      </w:ins>
      <w:del w:id="3900" w:author="Megan Ash" w:date="2026-01-28T13:50:00Z" w16du:dateUtc="2026-01-28T18:50:00Z">
        <w:r w:rsidRPr="00C17238" w:rsidDel="00DC54FD">
          <w:rPr>
            <w:rFonts w:cs="Times New Roman"/>
          </w:rPr>
          <w:delText>y</w:delText>
        </w:r>
      </w:del>
      <w:r w:rsidRPr="00C17238">
        <w:rPr>
          <w:rFonts w:cs="Times New Roman"/>
        </w:rPr>
        <w:t xml:space="preserve"> of the period </w:t>
      </w:r>
      <w:del w:id="3901" w:author="Megan Ash" w:date="2026-01-28T13:50:00Z" w16du:dateUtc="2026-01-28T18:50:00Z">
        <w:r w:rsidRPr="00C17238" w:rsidDel="00DC54FD">
          <w:rPr>
            <w:rFonts w:cs="Times New Roman"/>
          </w:rPr>
          <w:delText>laid down</w:delText>
        </w:r>
      </w:del>
      <w:ins w:id="3902" w:author="Megan Ash" w:date="2026-01-28T13:50:00Z" w16du:dateUtc="2026-01-28T18:50:00Z">
        <w:r w:rsidR="00DC54FD">
          <w:rPr>
            <w:rFonts w:cs="Times New Roman"/>
          </w:rPr>
          <w:t>set forth</w:t>
        </w:r>
      </w:ins>
      <w:r w:rsidRPr="00C17238">
        <w:rPr>
          <w:rFonts w:cs="Times New Roman"/>
        </w:rPr>
        <w:t xml:space="preserve"> in the contract</w:t>
      </w:r>
    </w:p>
    <w:p w14:paraId="0D11455C" w14:textId="77777777" w:rsidR="00527FAB" w:rsidRPr="00C17238" w:rsidRDefault="00527FAB" w:rsidP="00F05B60">
      <w:pPr>
        <w:pStyle w:val="ListParagraph"/>
        <w:numPr>
          <w:ilvl w:val="0"/>
          <w:numId w:val="49"/>
        </w:numPr>
        <w:spacing w:after="120" w:line="360" w:lineRule="auto"/>
        <w:jc w:val="both"/>
        <w:rPr>
          <w:rFonts w:cs="Times New Roman"/>
        </w:rPr>
      </w:pPr>
      <w:r w:rsidRPr="00C17238">
        <w:rPr>
          <w:rFonts w:cs="Times New Roman"/>
        </w:rPr>
        <w:t>Grounds for termination expressly stipulated in the contract</w:t>
      </w:r>
    </w:p>
    <w:p w14:paraId="6A9E8E32" w14:textId="77777777" w:rsidR="00527FAB" w:rsidRPr="00C17238" w:rsidRDefault="00527FAB" w:rsidP="00F05B60">
      <w:pPr>
        <w:pStyle w:val="ListParagraph"/>
        <w:numPr>
          <w:ilvl w:val="0"/>
          <w:numId w:val="49"/>
        </w:numPr>
        <w:spacing w:after="120" w:line="360" w:lineRule="auto"/>
        <w:jc w:val="both"/>
        <w:rPr>
          <w:del w:id="3903" w:author="Catalina Ipas" w:date="2025-05-05T22:31:00Z"/>
          <w:rFonts w:cs="Times New Roman"/>
        </w:rPr>
      </w:pPr>
      <w:del w:id="3904" w:author="Catalina Ipas" w:date="2025-05-05T22:31:00Z">
        <w:r w:rsidRPr="047F57F2" w:rsidDel="00527FAB">
          <w:rPr>
            <w:rFonts w:cs="Times New Roman"/>
          </w:rPr>
          <w:delText>Death of the employee or duly proven case of force majeure</w:delText>
        </w:r>
      </w:del>
    </w:p>
    <w:p w14:paraId="5FC201B5" w14:textId="25A4796E" w:rsidR="00527FAB" w:rsidRPr="00C17238" w:rsidRDefault="00527FAB" w:rsidP="047F57F2">
      <w:pPr>
        <w:pStyle w:val="ListParagraph"/>
        <w:numPr>
          <w:ilvl w:val="0"/>
          <w:numId w:val="49"/>
        </w:numPr>
        <w:spacing w:after="120" w:line="360" w:lineRule="auto"/>
        <w:jc w:val="both"/>
        <w:rPr>
          <w:ins w:id="3905" w:author="Catalina Ipas" w:date="2025-09-30T13:19:00Z" w16du:dateUtc="2025-09-30T13:19:37Z"/>
          <w:rFonts w:eastAsia="Times New Roman" w:cs="Times New Roman"/>
        </w:rPr>
      </w:pPr>
      <w:del w:id="3906" w:author="Catalina Ipas" w:date="2025-05-05T22:31:00Z">
        <w:r w:rsidRPr="0E916A6A" w:rsidDel="00527FAB">
          <w:rPr>
            <w:rFonts w:cs="Times New Roman"/>
          </w:rPr>
          <w:delText>Complete and final closure as a result of the death of the employe</w:delText>
        </w:r>
        <w:r w:rsidRPr="0E916A6A" w:rsidDel="00527FAB">
          <w:rPr>
            <w:rFonts w:eastAsia="Times New Roman" w:cs="Times New Roman"/>
            <w:rPrChange w:id="3907" w:author="Catalina Ipas" w:date="2025-05-05T22:31:00Z">
              <w:rPr>
                <w:rFonts w:cs="Times New Roman"/>
              </w:rPr>
            </w:rPrChange>
          </w:rPr>
          <w:delText>r</w:delText>
        </w:r>
      </w:del>
      <w:ins w:id="3908" w:author="Catalina Ipas" w:date="2025-05-05T22:31:00Z">
        <w:r w:rsidR="0BCFF858" w:rsidRPr="0E916A6A">
          <w:rPr>
            <w:rFonts w:eastAsia="Times New Roman" w:cs="Times New Roman"/>
          </w:rPr>
          <w:t>I</w:t>
        </w:r>
        <w:r w:rsidR="0BCFF858" w:rsidRPr="0E916A6A">
          <w:rPr>
            <w:rFonts w:eastAsia="Times New Roman" w:cs="Times New Roman"/>
            <w:color w:val="333333"/>
            <w:rPrChange w:id="3909" w:author="Catalina Ipas" w:date="2025-05-05T22:31:00Z">
              <w:rPr>
                <w:rFonts w:ascii="Segoe UI" w:eastAsia="Segoe UI" w:hAnsi="Segoe UI" w:cs="Segoe UI"/>
                <w:color w:val="333333"/>
                <w:sz w:val="18"/>
                <w:szCs w:val="18"/>
              </w:rPr>
            </w:rPrChange>
          </w:rPr>
          <w:t xml:space="preserve">n the event of an impediment to performance </w:t>
        </w:r>
        <w:del w:id="3910" w:author="Megan Ash" w:date="2026-01-28T13:59:00Z" w16du:dateUtc="2026-01-28T18:59:00Z">
          <w:r w:rsidR="0BCFF858" w:rsidRPr="0E916A6A" w:rsidDel="002F0457">
            <w:rPr>
              <w:rFonts w:eastAsia="Times New Roman" w:cs="Times New Roman"/>
              <w:color w:val="333333"/>
              <w:rPrChange w:id="3911" w:author="Catalina Ipas" w:date="2025-05-05T22:31:00Z">
                <w:rPr>
                  <w:rFonts w:ascii="Segoe UI" w:eastAsia="Segoe UI" w:hAnsi="Segoe UI" w:cs="Segoe UI"/>
                  <w:color w:val="333333"/>
                  <w:sz w:val="18"/>
                  <w:szCs w:val="18"/>
                </w:rPr>
              </w:rPrChange>
            </w:rPr>
            <w:delText>resulting either from</w:delText>
          </w:r>
        </w:del>
      </w:ins>
      <w:ins w:id="3912" w:author="Megan Ash" w:date="2026-01-28T13:59:00Z" w16du:dateUtc="2026-01-28T18:59:00Z">
        <w:r w:rsidR="002F0457">
          <w:rPr>
            <w:rFonts w:eastAsia="Times New Roman" w:cs="Times New Roman"/>
            <w:color w:val="333333"/>
          </w:rPr>
          <w:t>cause by</w:t>
        </w:r>
      </w:ins>
      <w:ins w:id="3913" w:author="Catalina Ipas" w:date="2025-05-05T22:31:00Z">
        <w:r w:rsidR="0BCFF858" w:rsidRPr="0E916A6A">
          <w:rPr>
            <w:rFonts w:eastAsia="Times New Roman" w:cs="Times New Roman"/>
            <w:color w:val="333333"/>
            <w:rPrChange w:id="3914" w:author="Catalina Ipas" w:date="2025-05-05T22:31:00Z">
              <w:rPr>
                <w:rFonts w:ascii="Segoe UI" w:eastAsia="Segoe UI" w:hAnsi="Segoe UI" w:cs="Segoe UI"/>
                <w:color w:val="333333"/>
                <w:sz w:val="18"/>
                <w:szCs w:val="18"/>
              </w:rPr>
            </w:rPrChange>
          </w:rPr>
          <w:t xml:space="preserve"> a fortuitous event or force majeure occurring before or during the execution of the contract, or </w:t>
        </w:r>
      </w:ins>
      <w:ins w:id="3915" w:author="Megan Ash" w:date="2026-01-28T13:59:00Z" w16du:dateUtc="2026-01-28T18:59:00Z">
        <w:r w:rsidR="002F0457">
          <w:rPr>
            <w:rFonts w:eastAsia="Times New Roman" w:cs="Times New Roman"/>
            <w:color w:val="333333"/>
          </w:rPr>
          <w:t xml:space="preserve">by </w:t>
        </w:r>
      </w:ins>
      <w:ins w:id="3916" w:author="Catalina Ipas" w:date="2025-05-05T22:31:00Z">
        <w:del w:id="3917" w:author="Megan Ash" w:date="2026-01-28T13:59:00Z" w16du:dateUtc="2026-01-28T18:59:00Z">
          <w:r w:rsidR="0BCFF858" w:rsidRPr="0E916A6A" w:rsidDel="002F0457">
            <w:rPr>
              <w:rFonts w:eastAsia="Times New Roman" w:cs="Times New Roman"/>
              <w:color w:val="333333"/>
              <w:rPrChange w:id="3918" w:author="Catalina Ipas" w:date="2025-05-05T22:31:00Z">
                <w:rPr>
                  <w:rFonts w:ascii="Segoe UI" w:eastAsia="Segoe UI" w:hAnsi="Segoe UI" w:cs="Segoe UI"/>
                  <w:color w:val="333333"/>
                  <w:sz w:val="18"/>
                  <w:szCs w:val="18"/>
                </w:rPr>
              </w:rPrChange>
            </w:rPr>
            <w:delText xml:space="preserve">from </w:delText>
          </w:r>
        </w:del>
        <w:r w:rsidR="0BCFF858" w:rsidRPr="0E916A6A">
          <w:rPr>
            <w:rFonts w:eastAsia="Times New Roman" w:cs="Times New Roman"/>
            <w:color w:val="333333"/>
            <w:rPrChange w:id="3919" w:author="Catalina Ipas" w:date="2025-05-05T22:31:00Z">
              <w:rPr>
                <w:rFonts w:ascii="Segoe UI" w:eastAsia="Segoe UI" w:hAnsi="Segoe UI" w:cs="Segoe UI"/>
                <w:color w:val="333333"/>
                <w:sz w:val="18"/>
                <w:szCs w:val="18"/>
              </w:rPr>
            </w:rPrChange>
          </w:rPr>
          <w:t>the death of the worker</w:t>
        </w:r>
      </w:ins>
    </w:p>
    <w:p w14:paraId="79510767" w14:textId="3F345C1D" w:rsidR="0C76767A" w:rsidRDefault="0C76767A" w:rsidP="0E916A6A">
      <w:pPr>
        <w:pStyle w:val="ListParagraph"/>
        <w:numPr>
          <w:ilvl w:val="0"/>
          <w:numId w:val="49"/>
        </w:numPr>
        <w:spacing w:after="120" w:line="360" w:lineRule="auto"/>
        <w:jc w:val="both"/>
        <w:rPr>
          <w:ins w:id="3920" w:author="Catalina Ipas" w:date="2025-05-05T22:32:00Z"/>
        </w:rPr>
      </w:pPr>
      <w:ins w:id="3921" w:author="Catalina Ipas" w:date="2025-09-30T13:19:00Z">
        <w:r w:rsidRPr="0E916A6A">
          <w:t>If the worker is detained for more than six (6) months</w:t>
        </w:r>
      </w:ins>
    </w:p>
    <w:p w14:paraId="27DA3F54" w14:textId="6DC431B3" w:rsidR="0BCFF858" w:rsidRDefault="0BCFF858" w:rsidP="047F57F2">
      <w:pPr>
        <w:pStyle w:val="ListParagraph"/>
        <w:numPr>
          <w:ilvl w:val="0"/>
          <w:numId w:val="49"/>
        </w:numPr>
        <w:spacing w:after="120" w:line="360" w:lineRule="auto"/>
        <w:jc w:val="both"/>
        <w:rPr>
          <w:rFonts w:eastAsia="Times New Roman" w:cs="Times New Roman"/>
          <w:color w:val="333333"/>
        </w:rPr>
      </w:pPr>
      <w:ins w:id="3922" w:author="Catalina Ipas" w:date="2025-05-05T22:32:00Z">
        <w:r w:rsidRPr="0E916A6A">
          <w:rPr>
            <w:rFonts w:eastAsia="Times New Roman" w:cs="Times New Roman"/>
            <w:color w:val="333333"/>
          </w:rPr>
          <w:t>B</w:t>
        </w:r>
        <w:r w:rsidRPr="0E916A6A">
          <w:rPr>
            <w:rFonts w:eastAsia="Times New Roman" w:cs="Times New Roman"/>
            <w:color w:val="333333"/>
            <w:rPrChange w:id="3923" w:author="Catalina Ipas" w:date="2025-05-05T22:32:00Z">
              <w:rPr>
                <w:rFonts w:ascii="Segoe UI" w:eastAsia="Segoe UI" w:hAnsi="Segoe UI" w:cs="Segoe UI"/>
                <w:color w:val="333333"/>
                <w:sz w:val="18"/>
                <w:szCs w:val="18"/>
              </w:rPr>
            </w:rPrChange>
          </w:rPr>
          <w:t>y termination pronounced by a judge in cases provided for by law</w:t>
        </w:r>
        <w:del w:id="3924" w:author="Megan Ash" w:date="2026-02-23T10:19:00Z" w16du:dateUtc="2026-02-23T15:19:00Z">
          <w:r w:rsidRPr="0E916A6A" w:rsidDel="004C5E2F">
            <w:rPr>
              <w:rFonts w:eastAsia="Times New Roman" w:cs="Times New Roman"/>
              <w:color w:val="333333"/>
              <w:rPrChange w:id="3925" w:author="Catalina Ipas" w:date="2025-05-05T22:32:00Z">
                <w:rPr>
                  <w:rFonts w:ascii="Segoe UI" w:eastAsia="Segoe UI" w:hAnsi="Segoe UI" w:cs="Segoe UI"/>
                  <w:color w:val="333333"/>
                  <w:sz w:val="18"/>
                  <w:szCs w:val="18"/>
                </w:rPr>
              </w:rPrChange>
            </w:rPr>
            <w:delText xml:space="preserve"> and in other cases provided for by law</w:delText>
          </w:r>
        </w:del>
        <w:r w:rsidRPr="0E916A6A">
          <w:rPr>
            <w:rFonts w:eastAsia="Times New Roman" w:cs="Times New Roman"/>
            <w:color w:val="333333"/>
            <w:rPrChange w:id="3926" w:author="Catalina Ipas" w:date="2025-05-05T22:32:00Z">
              <w:rPr>
                <w:rFonts w:ascii="Segoe UI" w:eastAsia="Segoe UI" w:hAnsi="Segoe UI" w:cs="Segoe UI"/>
                <w:color w:val="333333"/>
                <w:sz w:val="18"/>
                <w:szCs w:val="18"/>
              </w:rPr>
            </w:rPrChange>
          </w:rPr>
          <w:t>.</w:t>
        </w:r>
      </w:ins>
    </w:p>
    <w:p w14:paraId="6BDE973B" w14:textId="7D91C3A8" w:rsidR="31230867" w:rsidRDefault="31230867" w:rsidP="0E916A6A">
      <w:pPr>
        <w:pStyle w:val="ListParagraph"/>
        <w:numPr>
          <w:ilvl w:val="0"/>
          <w:numId w:val="49"/>
        </w:numPr>
        <w:spacing w:after="120" w:line="360" w:lineRule="auto"/>
        <w:jc w:val="both"/>
      </w:pPr>
      <w:ins w:id="3927" w:author="Catalina Ipas" w:date="2025-09-30T13:18:00Z">
        <w:r w:rsidRPr="0E916A6A">
          <w:t>If the worker is affected by an illness that is neither occupational nor caused by a work-related accident, after the six months of suspension to which he or she is entitled</w:t>
        </w:r>
      </w:ins>
    </w:p>
    <w:p w14:paraId="35B607DA" w14:textId="6A3DE89C" w:rsidR="00527FAB" w:rsidDel="00C65E65" w:rsidRDefault="00527FAB" w:rsidP="2EBCD743">
      <w:pPr>
        <w:pStyle w:val="ListParagraph"/>
        <w:numPr>
          <w:ilvl w:val="0"/>
          <w:numId w:val="49"/>
        </w:numPr>
        <w:spacing w:after="120" w:line="360" w:lineRule="auto"/>
        <w:jc w:val="both"/>
        <w:rPr>
          <w:del w:id="3928" w:author="Megan Ash" w:date="2026-01-28T14:06:00Z" w16du:dateUtc="2026-01-28T19:06:00Z"/>
        </w:rPr>
      </w:pPr>
      <w:del w:id="3929" w:author="Megan Ash" w:date="2026-01-28T14:06:00Z" w16du:dateUtc="2026-01-28T19:06:00Z">
        <w:r w:rsidRPr="2EBCD743" w:rsidDel="00C65E65">
          <w:rPr>
            <w:rFonts w:cs="Times New Roman"/>
          </w:rPr>
          <w:delText xml:space="preserve">Early close-down of the project due to local political or economic conditions. In the case of early close-down, it is Partners </w:delText>
        </w:r>
        <w:r w:rsidR="00B8238B" w:rsidRPr="2EBCD743" w:rsidDel="00C65E65">
          <w:rPr>
            <w:rFonts w:cs="Times New Roman"/>
          </w:rPr>
          <w:delText>Honduras</w:delText>
        </w:r>
        <w:r w:rsidRPr="2EBCD743" w:rsidDel="00C65E65">
          <w:rPr>
            <w:rFonts w:cs="Times New Roman"/>
          </w:rPr>
          <w:delText>’s policy is to try and give its employees 60 days' notice, when circumstances permit.</w:delText>
        </w:r>
      </w:del>
    </w:p>
    <w:p w14:paraId="23649417" w14:textId="7EDF2596" w:rsidR="00527FAB" w:rsidRDefault="4B0898CB">
      <w:pPr>
        <w:pStyle w:val="ListParagraph"/>
        <w:numPr>
          <w:ilvl w:val="0"/>
          <w:numId w:val="18"/>
        </w:numPr>
        <w:spacing w:after="120" w:line="360" w:lineRule="auto"/>
        <w:ind w:left="1440"/>
        <w:jc w:val="both"/>
        <w:rPr>
          <w:del w:id="3930" w:author="Catalina Ipas" w:date="2025-10-02T11:08:00Z" w16du:dateUtc="2025-10-02T11:08:36Z"/>
        </w:rPr>
        <w:pPrChange w:id="3931" w:author="Megan Ash" w:date="2026-01-28T14:04:00Z" w16du:dateUtc="2026-01-28T19:04:00Z">
          <w:pPr>
            <w:pStyle w:val="ListParagraph"/>
            <w:numPr>
              <w:numId w:val="18"/>
            </w:numPr>
            <w:spacing w:after="120" w:line="360" w:lineRule="auto"/>
            <w:ind w:hanging="360"/>
            <w:jc w:val="both"/>
          </w:pPr>
        </w:pPrChange>
      </w:pPr>
      <w:r w:rsidRPr="2EBCD743">
        <w:rPr>
          <w:rFonts w:cs="Times New Roman"/>
          <w:i/>
          <w:iCs/>
        </w:rPr>
        <w:t xml:space="preserve">2) </w:t>
      </w:r>
      <w:r w:rsidR="00527FAB" w:rsidRPr="2EBCD743">
        <w:rPr>
          <w:rFonts w:cs="Times New Roman"/>
          <w:i/>
          <w:iCs/>
        </w:rPr>
        <w:t>By mutual consent of the parties</w:t>
      </w:r>
      <w:r w:rsidR="00527FAB" w:rsidRPr="2EBCD743">
        <w:rPr>
          <w:rFonts w:cs="Times New Roman"/>
        </w:rPr>
        <w:t xml:space="preserve"> - The </w:t>
      </w:r>
      <w:del w:id="3932" w:author="Megan Ash" w:date="2026-01-28T14:07:00Z" w16du:dateUtc="2026-01-28T19:07:00Z">
        <w:r w:rsidR="00527FAB" w:rsidRPr="2EBCD743" w:rsidDel="002871EC">
          <w:rPr>
            <w:rFonts w:cs="Times New Roman"/>
          </w:rPr>
          <w:delText xml:space="preserve">cancellation </w:delText>
        </w:r>
      </w:del>
      <w:ins w:id="3933" w:author="Megan Ash" w:date="2026-01-28T14:07:00Z" w16du:dateUtc="2026-01-28T19:07:00Z">
        <w:r w:rsidR="002871EC">
          <w:rPr>
            <w:rFonts w:cs="Times New Roman"/>
          </w:rPr>
          <w:t>termination</w:t>
        </w:r>
        <w:r w:rsidR="002871EC" w:rsidRPr="2EBCD743">
          <w:rPr>
            <w:rFonts w:cs="Times New Roman"/>
          </w:rPr>
          <w:t xml:space="preserve"> </w:t>
        </w:r>
      </w:ins>
      <w:r w:rsidR="00527FAB" w:rsidRPr="2EBCD743">
        <w:rPr>
          <w:rFonts w:cs="Times New Roman"/>
        </w:rPr>
        <w:t>must</w:t>
      </w:r>
      <w:commentRangeStart w:id="3934"/>
      <w:r w:rsidR="00527FAB" w:rsidRPr="2EBCD743">
        <w:rPr>
          <w:rFonts w:cs="Times New Roman"/>
        </w:rPr>
        <w:t xml:space="preserve"> be confirmed in writing</w:t>
      </w:r>
      <w:commentRangeEnd w:id="3934"/>
      <w:r w:rsidR="00527FAB" w:rsidRPr="2EBCD743">
        <w:rPr>
          <w:rStyle w:val="CommentReference"/>
          <w:rFonts w:cs="Times New Roman"/>
          <w:sz w:val="24"/>
          <w:szCs w:val="24"/>
        </w:rPr>
        <w:commentReference w:id="3934"/>
      </w:r>
      <w:r w:rsidR="00527FAB" w:rsidRPr="2EBCD743">
        <w:rPr>
          <w:rFonts w:cs="Times New Roman"/>
        </w:rPr>
        <w:t xml:space="preserve">. Partners </w:t>
      </w:r>
      <w:r w:rsidR="00B8238B" w:rsidRPr="2EBCD743">
        <w:rPr>
          <w:rFonts w:cs="Times New Roman"/>
        </w:rPr>
        <w:t>Honduras</w:t>
      </w:r>
      <w:r w:rsidR="00527FAB" w:rsidRPr="2EBCD743">
        <w:rPr>
          <w:rFonts w:cs="Times New Roman"/>
        </w:rPr>
        <w:t xml:space="preserve"> will follow the Labor </w:t>
      </w:r>
      <w:r w:rsidR="009F7F73" w:rsidRPr="2EBCD743">
        <w:rPr>
          <w:rFonts w:cs="Times New Roman"/>
        </w:rPr>
        <w:t xml:space="preserve">Code </w:t>
      </w:r>
      <w:r w:rsidR="00A43532" w:rsidRPr="2EBCD743">
        <w:rPr>
          <w:rFonts w:cs="Times New Roman"/>
        </w:rPr>
        <w:t>in regard to</w:t>
      </w:r>
      <w:r w:rsidR="00527FAB" w:rsidRPr="2EBCD743">
        <w:rPr>
          <w:rFonts w:cs="Times New Roman"/>
        </w:rPr>
        <w:t xml:space="preserve"> final payment of </w:t>
      </w:r>
      <w:ins w:id="3935" w:author="Megan Ash" w:date="2026-01-28T14:07:00Z" w16du:dateUtc="2026-01-28T19:07:00Z">
        <w:r w:rsidR="002871EC">
          <w:rPr>
            <w:rFonts w:cs="Times New Roman"/>
          </w:rPr>
          <w:t xml:space="preserve">all </w:t>
        </w:r>
      </w:ins>
      <w:r w:rsidR="00527FAB" w:rsidRPr="2EBCD743">
        <w:rPr>
          <w:rFonts w:cs="Times New Roman"/>
        </w:rPr>
        <w:t xml:space="preserve">time worked and </w:t>
      </w:r>
      <w:ins w:id="3936" w:author="Megan Ash" w:date="2026-01-28T14:07:00Z" w16du:dateUtc="2026-01-28T19:07:00Z">
        <w:r w:rsidR="002871EC">
          <w:rPr>
            <w:rFonts w:cs="Times New Roman"/>
          </w:rPr>
          <w:t xml:space="preserve">accrued </w:t>
        </w:r>
      </w:ins>
      <w:r w:rsidR="00527FAB" w:rsidRPr="2EBCD743">
        <w:rPr>
          <w:rFonts w:cs="Times New Roman"/>
        </w:rPr>
        <w:t>benefits.</w:t>
      </w:r>
      <w:del w:id="3937" w:author="Catalina Ipas" w:date="2025-10-02T10:40:00Z">
        <w:r w:rsidR="00527FAB" w:rsidRPr="2EBCD743" w:rsidDel="00527FAB">
          <w:rPr>
            <w:rFonts w:cs="Times New Roman"/>
          </w:rPr>
          <w:delText xml:space="preserve"> </w:delText>
        </w:r>
      </w:del>
    </w:p>
    <w:p w14:paraId="5E8403F1" w14:textId="05F10016" w:rsidR="0E916A6A" w:rsidRDefault="0E916A6A">
      <w:pPr>
        <w:spacing w:after="120" w:line="360" w:lineRule="auto"/>
        <w:ind w:left="720"/>
        <w:jc w:val="both"/>
        <w:rPr>
          <w:rFonts w:cs="Times New Roman"/>
        </w:rPr>
        <w:pPrChange w:id="3938" w:author="Megan Ash" w:date="2026-01-28T14:04:00Z" w16du:dateUtc="2026-01-28T19:04:00Z">
          <w:pPr>
            <w:spacing w:after="120" w:line="360" w:lineRule="auto"/>
            <w:jc w:val="both"/>
          </w:pPr>
        </w:pPrChange>
      </w:pPr>
    </w:p>
    <w:p w14:paraId="3D22AD9F" w14:textId="3AB7BAE7" w:rsidR="00527FAB" w:rsidRDefault="2EBCD743">
      <w:pPr>
        <w:spacing w:after="120" w:line="360" w:lineRule="auto"/>
        <w:ind w:left="720"/>
        <w:jc w:val="both"/>
        <w:rPr>
          <w:ins w:id="3939" w:author="Catalina Ipas" w:date="2025-10-02T11:08:00Z" w16du:dateUtc="2025-10-02T11:08:18Z"/>
          <w:rFonts w:cs="Times New Roman"/>
        </w:rPr>
        <w:pPrChange w:id="3940" w:author="Megan Ash" w:date="2026-01-28T14:05:00Z" w16du:dateUtc="2026-01-28T19:05:00Z">
          <w:pPr>
            <w:spacing w:after="120" w:line="360" w:lineRule="auto"/>
            <w:ind w:firstLine="720"/>
            <w:jc w:val="both"/>
          </w:pPr>
        </w:pPrChange>
      </w:pPr>
      <w:commentRangeStart w:id="3941"/>
      <w:commentRangeStart w:id="3942"/>
      <w:r w:rsidRPr="2EBCD743">
        <w:rPr>
          <w:rFonts w:cs="Times New Roman"/>
          <w:i/>
          <w:iCs/>
        </w:rPr>
        <w:t xml:space="preserve">3) </w:t>
      </w:r>
      <w:r w:rsidR="00527FAB" w:rsidRPr="2EBCD743">
        <w:rPr>
          <w:rFonts w:cs="Times New Roman"/>
          <w:i/>
          <w:iCs/>
        </w:rPr>
        <w:t xml:space="preserve">By the will of </w:t>
      </w:r>
      <w:del w:id="3943" w:author="Megan Ash" w:date="2026-01-28T14:08:00Z" w16du:dateUtc="2026-01-28T19:08:00Z">
        <w:r w:rsidR="00527FAB" w:rsidRPr="2EBCD743" w:rsidDel="001735D3">
          <w:rPr>
            <w:rFonts w:cs="Times New Roman"/>
            <w:i/>
            <w:iCs/>
          </w:rPr>
          <w:delText>one of the</w:delText>
        </w:r>
      </w:del>
      <w:ins w:id="3944" w:author="Megan Ash" w:date="2026-01-28T14:08:00Z" w16du:dateUtc="2026-01-28T19:08:00Z">
        <w:r w:rsidR="001735D3">
          <w:rPr>
            <w:rFonts w:cs="Times New Roman"/>
            <w:i/>
            <w:iCs/>
          </w:rPr>
          <w:t>either</w:t>
        </w:r>
      </w:ins>
      <w:r w:rsidR="00527FAB" w:rsidRPr="2EBCD743">
        <w:rPr>
          <w:rFonts w:cs="Times New Roman"/>
          <w:i/>
          <w:iCs/>
        </w:rPr>
        <w:t xml:space="preserve"> </w:t>
      </w:r>
      <w:del w:id="3945" w:author="Megan Ash" w:date="2026-01-28T14:08:00Z" w16du:dateUtc="2026-01-28T19:08:00Z">
        <w:r w:rsidR="00527FAB" w:rsidRPr="2EBCD743" w:rsidDel="001735D3">
          <w:rPr>
            <w:rFonts w:cs="Times New Roman"/>
            <w:i/>
            <w:iCs/>
          </w:rPr>
          <w:delText>partie</w:delText>
        </w:r>
      </w:del>
      <w:commentRangeEnd w:id="3941"/>
      <w:r w:rsidR="00527FAB" w:rsidRPr="2EBCD743">
        <w:rPr>
          <w:rStyle w:val="CommentReference"/>
          <w:rFonts w:cs="Times New Roman"/>
          <w:i/>
          <w:iCs/>
          <w:sz w:val="24"/>
          <w:szCs w:val="24"/>
        </w:rPr>
        <w:commentReference w:id="3941"/>
      </w:r>
      <w:commentRangeEnd w:id="3942"/>
      <w:r w:rsidRPr="2EBCD743">
        <w:rPr>
          <w:rStyle w:val="CommentReference"/>
          <w:rFonts w:cs="Times New Roman"/>
          <w:i/>
          <w:iCs/>
          <w:sz w:val="24"/>
          <w:szCs w:val="24"/>
        </w:rPr>
        <w:commentReference w:id="3942"/>
      </w:r>
      <w:ins w:id="3946" w:author="Megan Ash" w:date="2026-01-28T14:08:00Z" w16du:dateUtc="2026-01-28T19:08:00Z">
        <w:r w:rsidR="001735D3" w:rsidRPr="2EBCD743">
          <w:rPr>
            <w:rFonts w:cs="Times New Roman"/>
            <w:i/>
            <w:iCs/>
          </w:rPr>
          <w:t>part</w:t>
        </w:r>
        <w:r w:rsidR="001735D3">
          <w:rPr>
            <w:rFonts w:cs="Times New Roman"/>
            <w:i/>
            <w:iCs/>
          </w:rPr>
          <w:t>y</w:t>
        </w:r>
      </w:ins>
      <w:del w:id="3947" w:author="Megan Ash" w:date="2026-01-28T14:08:00Z" w16du:dateUtc="2026-01-28T19:08:00Z">
        <w:r w:rsidR="00527FAB" w:rsidRPr="2EBCD743" w:rsidDel="001735D3">
          <w:rPr>
            <w:rFonts w:cs="Times New Roman"/>
            <w:i/>
            <w:iCs/>
          </w:rPr>
          <w:delText>s</w:delText>
        </w:r>
      </w:del>
      <w:ins w:id="3948" w:author="Catalina Ipas" w:date="2025-05-05T22:33:00Z">
        <w:r w:rsidR="6D0CF741" w:rsidRPr="2EBCD743">
          <w:rPr>
            <w:rFonts w:cs="Times New Roman"/>
            <w:i/>
            <w:iCs/>
          </w:rPr>
          <w:t>, following a serious mi</w:t>
        </w:r>
      </w:ins>
      <w:ins w:id="3949" w:author="Catalina Ipas" w:date="2025-05-05T22:34:00Z">
        <w:r w:rsidR="6D0CF741" w:rsidRPr="2EBCD743">
          <w:rPr>
            <w:rFonts w:cs="Times New Roman"/>
            <w:i/>
            <w:iCs/>
          </w:rPr>
          <w:t xml:space="preserve">sconduct </w:t>
        </w:r>
      </w:ins>
      <w:ins w:id="3950" w:author="Catalina Ipas" w:date="2025-05-05T22:36:00Z">
        <w:r w:rsidR="2EA636E0" w:rsidRPr="2EBCD743">
          <w:rPr>
            <w:rFonts w:cs="Times New Roman"/>
            <w:i/>
            <w:iCs/>
          </w:rPr>
          <w:t>committed</w:t>
        </w:r>
      </w:ins>
      <w:ins w:id="3951" w:author="Catalina Ipas" w:date="2025-05-05T22:34:00Z">
        <w:r w:rsidR="6D0CF741" w:rsidRPr="2EBCD743">
          <w:rPr>
            <w:rFonts w:cs="Times New Roman"/>
            <w:i/>
            <w:iCs/>
          </w:rPr>
          <w:t xml:space="preserve"> by the other</w:t>
        </w:r>
      </w:ins>
      <w:ins w:id="3952" w:author="Megan Ash" w:date="2026-01-28T14:05:00Z" w16du:dateUtc="2026-01-28T19:05:00Z">
        <w:r w:rsidR="00683AC4">
          <w:rPr>
            <w:rFonts w:cs="Times New Roman"/>
            <w:i/>
            <w:iCs/>
          </w:rPr>
          <w:t xml:space="preserve"> </w:t>
        </w:r>
      </w:ins>
      <w:ins w:id="3953" w:author="Catalina Ipas" w:date="2025-05-05T22:34:00Z">
        <w:del w:id="3954" w:author="Megan Ash" w:date="2026-01-28T14:05:00Z" w16du:dateUtc="2026-01-28T19:05:00Z">
          <w:r w:rsidR="6D0CF741" w:rsidRPr="2EBCD743" w:rsidDel="00683AC4">
            <w:rPr>
              <w:rFonts w:cs="Times New Roman"/>
              <w:i/>
              <w:iCs/>
            </w:rPr>
            <w:delText xml:space="preserve"> </w:delText>
          </w:r>
        </w:del>
        <w:r w:rsidR="6D0CF741" w:rsidRPr="2EBCD743">
          <w:rPr>
            <w:rFonts w:cs="Times New Roman"/>
            <w:i/>
            <w:iCs/>
          </w:rPr>
          <w:t>party</w:t>
        </w:r>
      </w:ins>
      <w:del w:id="3955" w:author="Catalina Ipas" w:date="2025-05-05T22:33:00Z">
        <w:r w:rsidR="00527FAB" w:rsidRPr="2EBCD743" w:rsidDel="00527FAB">
          <w:rPr>
            <w:rFonts w:cs="Times New Roman"/>
            <w:i/>
            <w:iCs/>
          </w:rPr>
          <w:delText xml:space="preserve"> </w:delText>
        </w:r>
      </w:del>
      <w:ins w:id="3956" w:author="Megan Ash" w:date="2026-01-28T14:05:00Z" w16du:dateUtc="2026-01-28T19:05:00Z">
        <w:r w:rsidR="00326230">
          <w:rPr>
            <w:rFonts w:cs="Times New Roman"/>
            <w:i/>
            <w:iCs/>
          </w:rPr>
          <w:t>.</w:t>
        </w:r>
      </w:ins>
      <w:del w:id="3957" w:author="Megan Ash" w:date="2026-01-28T14:05:00Z" w16du:dateUtc="2026-01-28T19:05:00Z">
        <w:r w:rsidR="003C2816" w:rsidRPr="2EBCD743" w:rsidDel="00326230">
          <w:rPr>
            <w:rFonts w:cs="Times New Roman"/>
            <w:i/>
            <w:iCs/>
          </w:rPr>
          <w:delText>–</w:delText>
        </w:r>
      </w:del>
      <w:del w:id="3958" w:author="Catalina Ipas" w:date="2025-05-08T16:56:00Z">
        <w:r w:rsidR="00527FAB" w:rsidRPr="2EBCD743" w:rsidDel="00527FAB">
          <w:rPr>
            <w:rFonts w:cs="Times New Roman"/>
            <w:i/>
            <w:iCs/>
          </w:rPr>
          <w:delText xml:space="preserve"> </w:delText>
        </w:r>
        <w:r w:rsidR="00527FAB" w:rsidRPr="2EBCD743" w:rsidDel="00527FAB">
          <w:rPr>
            <w:rFonts w:cs="Times New Roman"/>
          </w:rPr>
          <w:delText>Any termination shall be subject to a written prior notice by the party initiating the termination. The cause of the termination must be mentioned in writing</w:delText>
        </w:r>
      </w:del>
      <w:del w:id="3959" w:author="Catalina Ipas" w:date="2025-05-05T22:34:00Z">
        <w:r w:rsidR="00527FAB" w:rsidRPr="2EBCD743" w:rsidDel="00527FAB">
          <w:rPr>
            <w:rFonts w:cs="Times New Roman"/>
          </w:rPr>
          <w:delText>.</w:delText>
        </w:r>
      </w:del>
      <w:ins w:id="3960" w:author="Catalina Ipas" w:date="2025-05-08T16:56:00Z">
        <w:r w:rsidR="57392481" w:rsidRPr="2EBCD743">
          <w:rPr>
            <w:rFonts w:cs="Times New Roman"/>
          </w:rPr>
          <w:t xml:space="preserve"> </w:t>
        </w:r>
      </w:ins>
      <w:del w:id="3961" w:author="Catalina Ipas" w:date="2025-05-08T16:57:00Z">
        <w:r w:rsidR="00527FAB" w:rsidRPr="2EBCD743" w:rsidDel="00527FAB">
          <w:rPr>
            <w:rFonts w:cs="Times New Roman"/>
          </w:rPr>
          <w:delText xml:space="preserve"> </w:delText>
        </w:r>
      </w:del>
    </w:p>
    <w:p w14:paraId="1496DDA1" w14:textId="052E117C" w:rsidR="388F7647" w:rsidRDefault="515B0AAF" w:rsidP="0E916A6A">
      <w:pPr>
        <w:spacing w:after="120" w:line="360" w:lineRule="auto"/>
        <w:jc w:val="both"/>
        <w:rPr>
          <w:ins w:id="3962" w:author="Catalina Ipas" w:date="2025-10-02T11:08:00Z" w16du:dateUtc="2025-10-02T11:08:19Z"/>
        </w:rPr>
      </w:pPr>
      <w:r w:rsidRPr="2EBCD743">
        <w:rPr>
          <w:rFonts w:cs="Times New Roman"/>
        </w:rPr>
        <w:t xml:space="preserve">Termination with just </w:t>
      </w:r>
      <w:del w:id="3963" w:author="Megan Ash" w:date="2026-01-28T14:08:00Z" w16du:dateUtc="2026-01-28T19:08:00Z">
        <w:r w:rsidRPr="2EBCD743" w:rsidDel="001735D3">
          <w:rPr>
            <w:rFonts w:cs="Times New Roman"/>
          </w:rPr>
          <w:delText>cuase</w:delText>
        </w:r>
      </w:del>
      <w:ins w:id="3964" w:author="Megan Ash" w:date="2026-01-28T14:08:00Z" w16du:dateUtc="2026-01-28T19:08:00Z">
        <w:r w:rsidR="001735D3" w:rsidRPr="2EBCD743">
          <w:rPr>
            <w:rFonts w:cs="Times New Roman"/>
          </w:rPr>
          <w:t>cause</w:t>
        </w:r>
      </w:ins>
      <w:r w:rsidRPr="2EBCD743">
        <w:rPr>
          <w:rFonts w:cs="Times New Roman"/>
        </w:rPr>
        <w:t xml:space="preserve">: </w:t>
      </w:r>
      <w:ins w:id="3965" w:author="Catalina Ipas" w:date="2025-10-02T11:08:00Z">
        <w:r w:rsidR="388F7647" w:rsidRPr="2EBCD743">
          <w:rPr>
            <w:rFonts w:cs="Times New Roman"/>
          </w:rPr>
          <w:t xml:space="preserve">According to Article 112 of </w:t>
        </w:r>
      </w:ins>
      <w:ins w:id="3966" w:author="Megan Ash" w:date="2026-01-28T14:08:00Z" w16du:dateUtc="2026-01-28T19:08:00Z">
        <w:r w:rsidR="001735D3">
          <w:rPr>
            <w:rFonts w:cs="Times New Roman"/>
          </w:rPr>
          <w:t xml:space="preserve">the </w:t>
        </w:r>
      </w:ins>
      <w:ins w:id="3967" w:author="Catalina Ipas" w:date="2025-10-02T11:08:00Z">
        <w:r w:rsidR="388F7647" w:rsidRPr="2EBCD743">
          <w:rPr>
            <w:rFonts w:cs="Times New Roman"/>
          </w:rPr>
          <w:t>Hondura</w:t>
        </w:r>
      </w:ins>
      <w:ins w:id="3968" w:author="Megan Ash" w:date="2026-01-28T14:08:00Z" w16du:dateUtc="2026-01-28T19:08:00Z">
        <w:r w:rsidR="001735D3">
          <w:rPr>
            <w:rFonts w:cs="Times New Roman"/>
          </w:rPr>
          <w:t>n</w:t>
        </w:r>
      </w:ins>
      <w:ins w:id="3969" w:author="Catalina Ipas" w:date="2025-10-02T11:08:00Z">
        <w:del w:id="3970" w:author="Megan Ash" w:date="2026-01-28T14:08:00Z" w16du:dateUtc="2026-01-28T19:08:00Z">
          <w:r w:rsidR="388F7647" w:rsidRPr="2EBCD743" w:rsidDel="001735D3">
            <w:rPr>
              <w:rFonts w:cs="Times New Roman"/>
            </w:rPr>
            <w:delText>s’s</w:delText>
          </w:r>
        </w:del>
        <w:r w:rsidR="388F7647" w:rsidRPr="2EBCD743">
          <w:rPr>
            <w:rFonts w:cs="Times New Roman"/>
          </w:rPr>
          <w:t xml:space="preserve"> Labor Code, </w:t>
        </w:r>
      </w:ins>
      <w:ins w:id="3971" w:author="Megan Ash" w:date="2026-01-28T14:10:00Z" w16du:dateUtc="2026-01-28T19:10:00Z">
        <w:r w:rsidR="00E863F6">
          <w:rPr>
            <w:rFonts w:cs="Times New Roman"/>
          </w:rPr>
          <w:t xml:space="preserve">the following </w:t>
        </w:r>
      </w:ins>
      <w:ins w:id="3972" w:author="Catalina Ipas" w:date="2025-10-02T11:08:00Z">
        <w:r w:rsidR="388F7647" w:rsidRPr="2EBCD743">
          <w:rPr>
            <w:rFonts w:cs="Times New Roman"/>
          </w:rPr>
          <w:t>j</w:t>
        </w:r>
        <w:r w:rsidR="388F7647" w:rsidRPr="2EBCD743">
          <w:t>ust causes</w:t>
        </w:r>
        <w:del w:id="3973" w:author="Megan Ash" w:date="2026-01-28T14:10:00Z" w16du:dateUtc="2026-01-28T19:10:00Z">
          <w:r w:rsidR="388F7647" w:rsidRPr="2EBCD743" w:rsidDel="00E863F6">
            <w:delText xml:space="preserve"> that</w:delText>
          </w:r>
        </w:del>
        <w:r w:rsidR="388F7647" w:rsidRPr="2EBCD743">
          <w:t xml:space="preserve"> authorize </w:t>
        </w:r>
      </w:ins>
      <w:r w:rsidR="305CB7DE" w:rsidRPr="2EBCD743">
        <w:t xml:space="preserve">Partners Honduras </w:t>
      </w:r>
      <w:ins w:id="3974" w:author="Catalina Ipas" w:date="2025-10-02T11:08:00Z">
        <w:r w:rsidR="388F7647" w:rsidRPr="2EBCD743">
          <w:t xml:space="preserve">to terminate </w:t>
        </w:r>
      </w:ins>
      <w:ins w:id="3975" w:author="Megan Ash" w:date="2026-01-28T14:10:00Z" w16du:dateUtc="2026-01-28T19:10:00Z">
        <w:r w:rsidR="00E863F6">
          <w:t>an</w:t>
        </w:r>
      </w:ins>
      <w:ins w:id="3976" w:author="Catalina Ipas" w:date="2025-10-02T11:08:00Z">
        <w:del w:id="3977" w:author="Megan Ash" w:date="2026-01-28T14:10:00Z" w16du:dateUtc="2026-01-28T19:10:00Z">
          <w:r w:rsidR="388F7647" w:rsidRPr="2EBCD743" w:rsidDel="00E863F6">
            <w:delText>the</w:delText>
          </w:r>
        </w:del>
        <w:r w:rsidR="388F7647" w:rsidRPr="2EBCD743">
          <w:t xml:space="preserve"> employment contract without liability</w:t>
        </w:r>
        <w:del w:id="3978" w:author="Megan Ash" w:date="2026-01-28T14:10:00Z" w16du:dateUtc="2026-01-28T19:10:00Z">
          <w:r w:rsidR="388F7647" w:rsidRPr="2EBCD743" w:rsidDel="00E863F6">
            <w:delText xml:space="preserve"> on their part are</w:delText>
          </w:r>
        </w:del>
        <w:r w:rsidR="388F7647" w:rsidRPr="2EBCD743">
          <w:t>:</w:t>
        </w:r>
      </w:ins>
    </w:p>
    <w:p w14:paraId="0C24D77A" w14:textId="42D2947A" w:rsidR="388F7647" w:rsidRDefault="388F7647" w:rsidP="0E916A6A">
      <w:pPr>
        <w:pStyle w:val="ListParagraph"/>
        <w:numPr>
          <w:ilvl w:val="0"/>
          <w:numId w:val="30"/>
        </w:numPr>
        <w:spacing w:after="120" w:line="360" w:lineRule="auto"/>
        <w:jc w:val="both"/>
        <w:rPr>
          <w:ins w:id="3979" w:author="Catalina Ipas" w:date="2025-10-02T11:08:00Z" w16du:dateUtc="2025-10-02T11:08:19Z"/>
          <w:rFonts w:eastAsia="Times New Roman" w:cs="Times New Roman"/>
          <w:color w:val="000000" w:themeColor="text1"/>
        </w:rPr>
      </w:pPr>
      <w:ins w:id="3980" w:author="Catalina Ipas" w:date="2025-10-02T11:08:00Z">
        <w:r w:rsidRPr="0E916A6A">
          <w:t xml:space="preserve">Deception by the worker or the </w:t>
        </w:r>
      </w:ins>
      <w:ins w:id="3981" w:author="Megan Ash" w:date="2026-01-28T14:11:00Z" w16du:dateUtc="2026-01-28T19:11:00Z">
        <w:r w:rsidR="00063E14">
          <w:t xml:space="preserve">proposing </w:t>
        </w:r>
      </w:ins>
      <w:ins w:id="3982" w:author="Catalina Ipas" w:date="2025-10-02T11:08:00Z">
        <w:r w:rsidRPr="0E916A6A">
          <w:t>union</w:t>
        </w:r>
        <w:del w:id="3983" w:author="Megan Ash" w:date="2026-01-28T14:11:00Z" w16du:dateUtc="2026-01-28T19:11:00Z">
          <w:r w:rsidRPr="0E916A6A" w:rsidDel="00063E14">
            <w:delText xml:space="preserve"> that proposed him/her</w:delText>
          </w:r>
          <w:r w:rsidRPr="0E916A6A" w:rsidDel="00C73DCE">
            <w:delText>,</w:delText>
          </w:r>
        </w:del>
        <w:r w:rsidRPr="0E916A6A">
          <w:t xml:space="preserve"> through the </w:t>
        </w:r>
        <w:del w:id="3984" w:author="Megan Ash" w:date="2026-01-28T14:11:00Z" w16du:dateUtc="2026-01-28T19:11:00Z">
          <w:r w:rsidRPr="0E916A6A" w:rsidDel="00C73DCE">
            <w:delText>presentation</w:delText>
          </w:r>
        </w:del>
      </w:ins>
      <w:ins w:id="3985" w:author="Megan Ash" w:date="2026-01-28T14:11:00Z" w16du:dateUtc="2026-01-28T19:11:00Z">
        <w:r w:rsidR="00C73DCE">
          <w:t>submission</w:t>
        </w:r>
      </w:ins>
      <w:ins w:id="3986" w:author="Catalina Ipas" w:date="2025-10-02T11:08:00Z">
        <w:r w:rsidRPr="0E916A6A">
          <w:t xml:space="preserve"> of false recommendations or certificates regarding </w:t>
        </w:r>
        <w:del w:id="3987" w:author="Megan Ash" w:date="2026-01-28T14:12:00Z" w16du:dateUtc="2026-01-28T19:12:00Z">
          <w:r w:rsidRPr="0E916A6A" w:rsidDel="00C73DCE">
            <w:delText>his/her aptitude</w:delText>
          </w:r>
        </w:del>
      </w:ins>
      <w:ins w:id="3988" w:author="Megan Ash" w:date="2026-01-28T14:12:00Z" w16du:dateUtc="2026-01-28T19:12:00Z">
        <w:r w:rsidR="00C73DCE">
          <w:t>the worker’s qualifications</w:t>
        </w:r>
      </w:ins>
      <w:ins w:id="3989" w:author="Catalina Ipas" w:date="2025-10-02T11:08:00Z">
        <w:r w:rsidRPr="0E916A6A">
          <w:t xml:space="preserve">. This cause </w:t>
        </w:r>
        <w:del w:id="3990" w:author="Megan Ash" w:date="2026-01-28T14:12:00Z" w16du:dateUtc="2026-01-28T19:12:00Z">
          <w:r w:rsidRPr="0E916A6A" w:rsidDel="008829A0">
            <w:delText xml:space="preserve">shall </w:delText>
          </w:r>
        </w:del>
        <w:r w:rsidRPr="0E916A6A">
          <w:t>cease</w:t>
        </w:r>
      </w:ins>
      <w:ins w:id="3991" w:author="Megan Ash" w:date="2026-01-28T14:12:00Z" w16du:dateUtc="2026-01-28T19:12:00Z">
        <w:r w:rsidR="008829A0">
          <w:t>s</w:t>
        </w:r>
      </w:ins>
      <w:ins w:id="3992" w:author="Catalina Ipas" w:date="2025-10-02T11:08:00Z">
        <w:r w:rsidRPr="0E916A6A">
          <w:t xml:space="preserve"> </w:t>
        </w:r>
      </w:ins>
      <w:ins w:id="3993" w:author="Megan Ash" w:date="2026-01-28T14:13:00Z" w16du:dateUtc="2026-01-28T19:13:00Z">
        <w:r w:rsidR="008829A0">
          <w:t xml:space="preserve">to </w:t>
        </w:r>
      </w:ins>
      <w:ins w:id="3994" w:author="Catalina Ipas" w:date="2025-10-02T11:08:00Z">
        <w:del w:id="3995" w:author="Megan Ash" w:date="2026-01-28T14:12:00Z" w16du:dateUtc="2026-01-28T19:12:00Z">
          <w:r w:rsidRPr="0E916A6A" w:rsidDel="008829A0">
            <w:delText>to have effect</w:delText>
          </w:r>
        </w:del>
      </w:ins>
      <w:ins w:id="3996" w:author="Megan Ash" w:date="2026-01-28T14:12:00Z" w16du:dateUtc="2026-01-28T19:12:00Z">
        <w:r w:rsidR="008829A0">
          <w:t>apply</w:t>
        </w:r>
      </w:ins>
      <w:ins w:id="3997" w:author="Catalina Ipas" w:date="2025-10-02T11:08:00Z">
        <w:r w:rsidRPr="0E916A6A">
          <w:t xml:space="preserve"> after thirty (30) days of </w:t>
        </w:r>
        <w:del w:id="3998" w:author="Megan Ash" w:date="2026-01-28T14:12:00Z" w16du:dateUtc="2026-01-28T19:12:00Z">
          <w:r w:rsidRPr="0E916A6A" w:rsidDel="008829A0">
            <w:delText>service by the worker</w:delText>
          </w:r>
        </w:del>
      </w:ins>
      <w:ins w:id="3999" w:author="Megan Ash" w:date="2026-01-28T14:12:00Z" w16du:dateUtc="2026-01-28T19:12:00Z">
        <w:r w:rsidR="008829A0">
          <w:t>employment</w:t>
        </w:r>
      </w:ins>
      <w:ins w:id="4000" w:author="Catalina Ipas" w:date="2025-10-02T11:08:00Z">
        <w:r w:rsidRPr="0E916A6A">
          <w:t>;</w:t>
        </w:r>
      </w:ins>
    </w:p>
    <w:p w14:paraId="78D4638E" w14:textId="013172D5" w:rsidR="388F7647" w:rsidRDefault="388F7647" w:rsidP="0E916A6A">
      <w:pPr>
        <w:pStyle w:val="ListParagraph"/>
        <w:numPr>
          <w:ilvl w:val="0"/>
          <w:numId w:val="30"/>
        </w:numPr>
        <w:spacing w:after="120" w:line="360" w:lineRule="auto"/>
        <w:jc w:val="both"/>
        <w:rPr>
          <w:ins w:id="4001" w:author="Catalina Ipas" w:date="2025-10-02T11:08:00Z" w16du:dateUtc="2025-10-02T11:08:19Z"/>
          <w:rFonts w:eastAsia="Times New Roman" w:cs="Times New Roman"/>
          <w:color w:val="000000" w:themeColor="text1"/>
        </w:rPr>
      </w:pPr>
      <w:ins w:id="4002" w:author="Catalina Ipas" w:date="2025-10-02T11:08:00Z">
        <w:r w:rsidRPr="0E916A6A">
          <w:rPr>
            <w:rFonts w:eastAsia="Times New Roman" w:cs="Times New Roman"/>
            <w:color w:val="000000" w:themeColor="text1"/>
          </w:rPr>
          <w:t xml:space="preserve">Lack of integrity </w:t>
        </w:r>
      </w:ins>
      <w:ins w:id="4003" w:author="Megan Ash" w:date="2026-01-28T14:13:00Z" w16du:dateUtc="2026-01-28T19:13:00Z">
        <w:r w:rsidR="008829A0">
          <w:rPr>
            <w:rFonts w:eastAsia="Times New Roman" w:cs="Times New Roman"/>
            <w:color w:val="000000" w:themeColor="text1"/>
          </w:rPr>
          <w:t>of</w:t>
        </w:r>
      </w:ins>
      <w:ins w:id="4004" w:author="Catalina Ipas" w:date="2025-10-02T11:08:00Z">
        <w:del w:id="4005" w:author="Megan Ash" w:date="2026-01-28T14:13:00Z" w16du:dateUtc="2026-01-28T19:13:00Z">
          <w:r w:rsidRPr="0E916A6A" w:rsidDel="008829A0">
            <w:rPr>
              <w:rFonts w:eastAsia="Times New Roman" w:cs="Times New Roman"/>
              <w:color w:val="000000" w:themeColor="text1"/>
            </w:rPr>
            <w:delText>by</w:delText>
          </w:r>
        </w:del>
        <w:r w:rsidRPr="0E916A6A">
          <w:rPr>
            <w:rFonts w:eastAsia="Times New Roman" w:cs="Times New Roman"/>
            <w:color w:val="000000" w:themeColor="text1"/>
          </w:rPr>
          <w:t xml:space="preserve"> the worker,</w:t>
        </w:r>
      </w:ins>
    </w:p>
    <w:p w14:paraId="6812F186" w14:textId="23BCF1E2" w:rsidR="388F7647" w:rsidRDefault="388F7647" w:rsidP="0E916A6A">
      <w:pPr>
        <w:pStyle w:val="ListParagraph"/>
        <w:numPr>
          <w:ilvl w:val="0"/>
          <w:numId w:val="30"/>
        </w:numPr>
        <w:spacing w:after="120" w:line="360" w:lineRule="auto"/>
        <w:jc w:val="both"/>
        <w:rPr>
          <w:ins w:id="4006" w:author="Catalina Ipas" w:date="2025-10-02T11:08:00Z" w16du:dateUtc="2025-10-02T11:08:19Z"/>
          <w:rFonts w:eastAsia="Times New Roman" w:cs="Times New Roman"/>
          <w:color w:val="000000" w:themeColor="text1"/>
        </w:rPr>
      </w:pPr>
      <w:ins w:id="4007" w:author="Catalina Ipas" w:date="2025-10-02T11:08:00Z">
        <w:r w:rsidRPr="0E916A6A">
          <w:rPr>
            <w:rFonts w:eastAsia="Times New Roman" w:cs="Times New Roman"/>
            <w:color w:val="000000" w:themeColor="text1"/>
          </w:rPr>
          <w:t>Acts of harassment or sexual harassment directed toward any person in the workplace;</w:t>
        </w:r>
      </w:ins>
    </w:p>
    <w:p w14:paraId="70DE31EB" w14:textId="6F6454B7" w:rsidR="388F7647" w:rsidRDefault="388F7647" w:rsidP="0E916A6A">
      <w:pPr>
        <w:pStyle w:val="ListParagraph"/>
        <w:numPr>
          <w:ilvl w:val="0"/>
          <w:numId w:val="30"/>
        </w:numPr>
        <w:spacing w:after="120" w:line="360" w:lineRule="auto"/>
        <w:jc w:val="both"/>
        <w:rPr>
          <w:ins w:id="4008" w:author="Catalina Ipas" w:date="2025-10-02T11:08:00Z" w16du:dateUtc="2025-10-02T11:08:19Z"/>
          <w:rFonts w:eastAsia="Times New Roman" w:cs="Times New Roman"/>
          <w:color w:val="000000" w:themeColor="text1"/>
        </w:rPr>
      </w:pPr>
      <w:ins w:id="4009" w:author="Catalina Ipas" w:date="2025-10-02T11:08:00Z">
        <w:r w:rsidRPr="0E916A6A">
          <w:rPr>
            <w:rFonts w:eastAsia="Times New Roman" w:cs="Times New Roman"/>
            <w:color w:val="000000" w:themeColor="text1"/>
          </w:rPr>
          <w:t>Sabotage of the workplace;</w:t>
        </w:r>
      </w:ins>
    </w:p>
    <w:p w14:paraId="490A1471" w14:textId="06F6C572" w:rsidR="388F7647" w:rsidRDefault="388F7647" w:rsidP="0E916A6A">
      <w:pPr>
        <w:pStyle w:val="ListParagraph"/>
        <w:numPr>
          <w:ilvl w:val="0"/>
          <w:numId w:val="30"/>
        </w:numPr>
        <w:spacing w:after="120" w:line="360" w:lineRule="auto"/>
        <w:jc w:val="both"/>
        <w:rPr>
          <w:ins w:id="4010" w:author="Catalina Ipas" w:date="2025-10-02T11:08:00Z" w16du:dateUtc="2025-10-02T11:08:19Z"/>
          <w:rFonts w:eastAsia="Times New Roman" w:cs="Times New Roman"/>
          <w:color w:val="000000" w:themeColor="text1"/>
        </w:rPr>
      </w:pPr>
      <w:ins w:id="4011" w:author="Catalina Ipas" w:date="2025-10-02T11:08:00Z">
        <w:r w:rsidRPr="0E916A6A">
          <w:rPr>
            <w:rFonts w:eastAsia="Times New Roman" w:cs="Times New Roman"/>
            <w:color w:val="000000" w:themeColor="text1"/>
          </w:rPr>
          <w:t>Negligence;</w:t>
        </w:r>
      </w:ins>
    </w:p>
    <w:p w14:paraId="23DA0A2A" w14:textId="22B02E30" w:rsidR="388F7647" w:rsidRDefault="388F7647" w:rsidP="0E916A6A">
      <w:pPr>
        <w:pStyle w:val="ListParagraph"/>
        <w:numPr>
          <w:ilvl w:val="0"/>
          <w:numId w:val="30"/>
        </w:numPr>
        <w:spacing w:after="120" w:line="360" w:lineRule="auto"/>
        <w:jc w:val="both"/>
        <w:rPr>
          <w:ins w:id="4012" w:author="Catalina Ipas" w:date="2025-10-02T11:08:00Z" w16du:dateUtc="2025-10-02T11:08:19Z"/>
          <w:rFonts w:eastAsia="Times New Roman" w:cs="Times New Roman"/>
          <w:color w:val="000000" w:themeColor="text1"/>
        </w:rPr>
      </w:pPr>
      <w:ins w:id="4013" w:author="Catalina Ipas" w:date="2025-10-02T11:08:00Z">
        <w:r w:rsidRPr="0E916A6A">
          <w:rPr>
            <w:rFonts w:eastAsia="Times New Roman" w:cs="Times New Roman"/>
            <w:color w:val="000000" w:themeColor="text1"/>
          </w:rPr>
          <w:t>Insubordination;</w:t>
        </w:r>
      </w:ins>
    </w:p>
    <w:p w14:paraId="222015B0" w14:textId="0CA808F4" w:rsidR="388F7647" w:rsidRDefault="388F7647" w:rsidP="0E916A6A">
      <w:pPr>
        <w:pStyle w:val="ListParagraph"/>
        <w:numPr>
          <w:ilvl w:val="0"/>
          <w:numId w:val="30"/>
        </w:numPr>
        <w:spacing w:after="120" w:line="360" w:lineRule="auto"/>
        <w:jc w:val="both"/>
        <w:rPr>
          <w:ins w:id="4014" w:author="Catalina Ipas" w:date="2025-10-02T11:08:00Z" w16du:dateUtc="2025-10-02T11:08:19Z"/>
          <w:rFonts w:eastAsia="Times New Roman" w:cs="Times New Roman"/>
          <w:color w:val="000000" w:themeColor="text1"/>
        </w:rPr>
      </w:pPr>
      <w:ins w:id="4015" w:author="Catalina Ipas" w:date="2025-10-02T11:08:00Z">
        <w:r w:rsidRPr="0E916A6A">
          <w:rPr>
            <w:rFonts w:eastAsia="Times New Roman" w:cs="Times New Roman"/>
            <w:color w:val="000000" w:themeColor="text1"/>
          </w:rPr>
          <w:t>Failure to adopt preventive measures or to follow procedures to avoid accidents or illnesses;</w:t>
        </w:r>
      </w:ins>
    </w:p>
    <w:p w14:paraId="48188711" w14:textId="1C4B1EB4" w:rsidR="388F7647" w:rsidRDefault="388F7647" w:rsidP="0E916A6A">
      <w:pPr>
        <w:pStyle w:val="ListParagraph"/>
        <w:numPr>
          <w:ilvl w:val="0"/>
          <w:numId w:val="30"/>
        </w:numPr>
        <w:spacing w:after="120" w:line="360" w:lineRule="auto"/>
        <w:jc w:val="both"/>
        <w:rPr>
          <w:ins w:id="4016" w:author="Catalina Ipas" w:date="2025-10-02T11:08:00Z" w16du:dateUtc="2025-10-02T11:08:19Z"/>
          <w:rFonts w:eastAsia="Times New Roman" w:cs="Times New Roman"/>
          <w:color w:val="000000" w:themeColor="text1"/>
        </w:rPr>
      </w:pPr>
      <w:ins w:id="4017" w:author="Catalina Ipas" w:date="2025-10-02T11:08:00Z">
        <w:r w:rsidRPr="0E916A6A">
          <w:rPr>
            <w:rFonts w:eastAsia="Times New Roman" w:cs="Times New Roman"/>
            <w:color w:val="000000" w:themeColor="text1"/>
          </w:rPr>
          <w:t>Reporting to work under the influence of alcohol or narcotic drugs;</w:t>
        </w:r>
        <w:del w:id="4018" w:author="Megan Ash" w:date="2026-01-28T14:13:00Z" w16du:dateUtc="2026-01-28T19:13:00Z">
          <w:r w:rsidRPr="0E916A6A" w:rsidDel="008829A0">
            <w:rPr>
              <w:rFonts w:eastAsia="Times New Roman" w:cs="Times New Roman"/>
              <w:color w:val="000000" w:themeColor="text1"/>
            </w:rPr>
            <w:delText xml:space="preserve"> and</w:delText>
          </w:r>
        </w:del>
      </w:ins>
    </w:p>
    <w:p w14:paraId="79EC4FEE" w14:textId="58960A3F" w:rsidR="388F7647" w:rsidRDefault="388F7647" w:rsidP="0E916A6A">
      <w:pPr>
        <w:pStyle w:val="ListParagraph"/>
        <w:numPr>
          <w:ilvl w:val="0"/>
          <w:numId w:val="30"/>
        </w:numPr>
        <w:spacing w:after="120" w:line="360" w:lineRule="auto"/>
        <w:jc w:val="both"/>
        <w:rPr>
          <w:ins w:id="4019" w:author="Catalina Ipas" w:date="2025-10-02T11:08:00Z" w16du:dateUtc="2025-10-02T11:08:19Z"/>
        </w:rPr>
      </w:pPr>
      <w:ins w:id="4020" w:author="Catalina Ipas" w:date="2025-10-02T11:08:00Z">
        <w:r w:rsidRPr="0E916A6A">
          <w:t xml:space="preserve">Any act of violence, insult, mistreatment, or serious indiscipline committed by the worker </w:t>
        </w:r>
        <w:del w:id="4021" w:author="Megan Ash" w:date="2026-01-28T14:13:00Z" w16du:dateUtc="2026-01-28T19:13:00Z">
          <w:r w:rsidRPr="0E916A6A" w:rsidDel="008829A0">
            <w:delText>during his/her</w:delText>
          </w:r>
        </w:del>
      </w:ins>
      <w:ins w:id="4022" w:author="Megan Ash" w:date="2026-01-28T14:13:00Z" w16du:dateUtc="2026-01-28T19:13:00Z">
        <w:r w:rsidR="008829A0">
          <w:t>while</w:t>
        </w:r>
      </w:ins>
      <w:ins w:id="4023" w:author="Megan Ash" w:date="2026-01-28T14:14:00Z" w16du:dateUtc="2026-01-28T19:14:00Z">
        <w:r w:rsidR="008829A0">
          <w:t xml:space="preserve"> performing their</w:t>
        </w:r>
      </w:ins>
      <w:ins w:id="4024" w:author="Catalina Ipas" w:date="2025-10-02T11:08:00Z">
        <w:r w:rsidRPr="0E916A6A">
          <w:t xml:space="preserve"> duties, against the employer, the employer’s family members, management staff, or coworkers;</w:t>
        </w:r>
      </w:ins>
    </w:p>
    <w:p w14:paraId="6577E348" w14:textId="09B1920F" w:rsidR="388F7647" w:rsidRDefault="388F7647" w:rsidP="0E916A6A">
      <w:pPr>
        <w:pStyle w:val="ListParagraph"/>
        <w:numPr>
          <w:ilvl w:val="0"/>
          <w:numId w:val="30"/>
        </w:numPr>
        <w:spacing w:after="120" w:line="360" w:lineRule="auto"/>
        <w:jc w:val="both"/>
        <w:rPr>
          <w:ins w:id="4025" w:author="Catalina Ipas" w:date="2025-10-02T11:08:00Z" w16du:dateUtc="2025-10-02T11:08:19Z"/>
        </w:rPr>
      </w:pPr>
      <w:ins w:id="4026" w:author="Catalina Ipas" w:date="2025-10-02T11:08:00Z">
        <w:r w:rsidRPr="0E916A6A">
          <w:t>Any serious act of violence, insult, or mistreatment</w:t>
        </w:r>
        <w:del w:id="4027" w:author="Megan Ash" w:date="2026-01-28T14:14:00Z" w16du:dateUtc="2026-01-28T19:14:00Z">
          <w:r w:rsidRPr="0E916A6A" w:rsidDel="008829A0">
            <w:delText>,</w:delText>
          </w:r>
        </w:del>
        <w:r w:rsidRPr="0E916A6A">
          <w:t xml:space="preserve"> committed outside of </w:t>
        </w:r>
        <w:del w:id="4028" w:author="Megan Ash" w:date="2026-01-28T14:14:00Z" w16du:dateUtc="2026-01-28T19:14:00Z">
          <w:r w:rsidRPr="0E916A6A" w:rsidDel="000476BB">
            <w:delText>service</w:delText>
          </w:r>
        </w:del>
      </w:ins>
      <w:ins w:id="4029" w:author="Megan Ash" w:date="2026-01-28T14:14:00Z" w16du:dateUtc="2026-01-28T19:14:00Z">
        <w:r w:rsidR="000476BB">
          <w:t>work</w:t>
        </w:r>
      </w:ins>
      <w:ins w:id="4030" w:author="Catalina Ipas" w:date="2025-10-02T11:08:00Z">
        <w:r w:rsidRPr="0E916A6A">
          <w:t xml:space="preserve"> against the employer, the employer’s family members, representatives, partners, or management staff, provided that such acts are committed without immediate and sufficient provocation by the other party, or when, as a consequence, peaceful coexistence or harmony necessary for the performance of work becomes impossible;</w:t>
        </w:r>
      </w:ins>
    </w:p>
    <w:p w14:paraId="2AE366C1" w14:textId="7FEAC12A" w:rsidR="388F7647" w:rsidRDefault="388F7647" w:rsidP="0E916A6A">
      <w:pPr>
        <w:pStyle w:val="ListParagraph"/>
        <w:numPr>
          <w:ilvl w:val="0"/>
          <w:numId w:val="30"/>
        </w:numPr>
        <w:spacing w:after="120" w:line="360" w:lineRule="auto"/>
        <w:jc w:val="both"/>
        <w:rPr>
          <w:ins w:id="4031" w:author="Catalina Ipas" w:date="2025-10-02T11:08:00Z" w16du:dateUtc="2025-10-02T11:08:19Z"/>
        </w:rPr>
      </w:pPr>
      <w:ins w:id="4032" w:author="Catalina Ipas" w:date="2025-10-02T11:08:00Z">
        <w:r w:rsidRPr="0E916A6A">
          <w:t xml:space="preserve">Any material damage intentionally caused to buildings, </w:t>
        </w:r>
        <w:del w:id="4033" w:author="Megan Ash" w:date="2026-01-28T14:20:00Z" w16du:dateUtc="2026-01-28T19:20:00Z">
          <w:r w:rsidRPr="0E916A6A" w:rsidDel="00755C7B">
            <w:delText>works</w:delText>
          </w:r>
        </w:del>
      </w:ins>
      <w:ins w:id="4034" w:author="Megan Ash" w:date="2026-01-28T14:20:00Z" w16du:dateUtc="2026-01-28T19:20:00Z">
        <w:r w:rsidR="00755C7B">
          <w:t>products</w:t>
        </w:r>
      </w:ins>
      <w:ins w:id="4035" w:author="Catalina Ipas" w:date="2025-10-02T11:08:00Z">
        <w:r w:rsidRPr="0E916A6A">
          <w:t>, machinery, raw materials, tools, or other work-related objects, and any gross negligence that endangers the safety of persons or property;</w:t>
        </w:r>
      </w:ins>
    </w:p>
    <w:p w14:paraId="2D6674CE" w14:textId="71352FD4" w:rsidR="388F7647" w:rsidRDefault="388F7647" w:rsidP="0E916A6A">
      <w:pPr>
        <w:pStyle w:val="ListParagraph"/>
        <w:numPr>
          <w:ilvl w:val="0"/>
          <w:numId w:val="30"/>
        </w:numPr>
        <w:spacing w:after="120" w:line="360" w:lineRule="auto"/>
        <w:jc w:val="both"/>
        <w:rPr>
          <w:ins w:id="4036" w:author="Catalina Ipas" w:date="2025-10-02T11:08:00Z" w16du:dateUtc="2025-10-02T11:08:19Z"/>
        </w:rPr>
      </w:pPr>
      <w:ins w:id="4037" w:author="Catalina Ipas" w:date="2025-10-02T11:08:00Z">
        <w:r w:rsidRPr="0E916A6A">
          <w:t>Any immoral or criminal act committed by the worker in the workshop, establishment, or workplace, when duly proven before a competent authority;</w:t>
        </w:r>
      </w:ins>
    </w:p>
    <w:p w14:paraId="0C07501B" w14:textId="0D468E35" w:rsidR="388F7647" w:rsidRDefault="388F7647" w:rsidP="0E916A6A">
      <w:pPr>
        <w:pStyle w:val="ListParagraph"/>
        <w:numPr>
          <w:ilvl w:val="0"/>
          <w:numId w:val="30"/>
        </w:numPr>
        <w:spacing w:after="120" w:line="360" w:lineRule="auto"/>
        <w:jc w:val="both"/>
        <w:rPr>
          <w:ins w:id="4038" w:author="Catalina Ipas" w:date="2025-10-02T11:08:00Z" w16du:dateUtc="2025-10-02T11:08:19Z"/>
        </w:rPr>
      </w:pPr>
      <w:ins w:id="4039" w:author="Catalina Ipas" w:date="2025-10-02T11:08:00Z">
        <w:r w:rsidRPr="0E916A6A">
          <w:t>Disclosure of technical or commercial secrets or revealing matters of a confidential nature to the detriment of the company;</w:t>
        </w:r>
      </w:ins>
    </w:p>
    <w:p w14:paraId="25700FD5" w14:textId="27955A35" w:rsidR="388F7647" w:rsidRDefault="003133C3" w:rsidP="0E916A6A">
      <w:pPr>
        <w:pStyle w:val="ListParagraph"/>
        <w:numPr>
          <w:ilvl w:val="0"/>
          <w:numId w:val="30"/>
        </w:numPr>
        <w:spacing w:after="120" w:line="360" w:lineRule="auto"/>
        <w:jc w:val="both"/>
        <w:rPr>
          <w:ins w:id="4040" w:author="Catalina Ipas" w:date="2025-10-02T11:08:00Z" w16du:dateUtc="2025-10-02T11:08:19Z"/>
        </w:rPr>
      </w:pPr>
      <w:ins w:id="4041" w:author="Megan Ash" w:date="2026-01-28T14:20:00Z" w16du:dateUtc="2026-01-28T19:20:00Z">
        <w:r>
          <w:t>When</w:t>
        </w:r>
      </w:ins>
      <w:ins w:id="4042" w:author="Megan Ash" w:date="2026-01-28T14:21:00Z" w16du:dateUtc="2026-01-28T19:21:00Z">
        <w:r>
          <w:t xml:space="preserve"> the</w:t>
        </w:r>
      </w:ins>
      <w:ins w:id="4043" w:author="Catalina Ipas" w:date="2025-10-02T11:08:00Z">
        <w:del w:id="4044" w:author="Megan Ash" w:date="2026-01-28T14:20:00Z" w16du:dateUtc="2026-01-28T19:20:00Z">
          <w:r w:rsidR="388F7647" w:rsidRPr="0E916A6A" w:rsidDel="003133C3">
            <w:delText>The</w:delText>
          </w:r>
        </w:del>
        <w:r w:rsidR="388F7647" w:rsidRPr="0E916A6A">
          <w:t xml:space="preserve"> worker </w:t>
        </w:r>
        <w:del w:id="4045" w:author="Megan Ash" w:date="2026-01-28T14:21:00Z" w16du:dateUtc="2026-01-28T19:21:00Z">
          <w:r w:rsidR="388F7647" w:rsidRPr="0E916A6A" w:rsidDel="003133C3">
            <w:delText>being</w:delText>
          </w:r>
        </w:del>
      </w:ins>
      <w:ins w:id="4046" w:author="Megan Ash" w:date="2026-01-28T14:21:00Z" w16du:dateUtc="2026-01-28T19:21:00Z">
        <w:r>
          <w:t>is</w:t>
        </w:r>
      </w:ins>
      <w:ins w:id="4047" w:author="Catalina Ipas" w:date="2025-10-02T11:08:00Z">
        <w:r w:rsidR="388F7647" w:rsidRPr="0E916A6A">
          <w:t xml:space="preserve"> convicted of a crime or misdemeanor by a final judgment;</w:t>
        </w:r>
      </w:ins>
    </w:p>
    <w:p w14:paraId="0F99AA4E" w14:textId="7B94D4B2" w:rsidR="388F7647" w:rsidRDefault="388F7647" w:rsidP="0E916A6A">
      <w:pPr>
        <w:pStyle w:val="ListParagraph"/>
        <w:numPr>
          <w:ilvl w:val="0"/>
          <w:numId w:val="30"/>
        </w:numPr>
        <w:spacing w:after="120" w:line="360" w:lineRule="auto"/>
        <w:jc w:val="both"/>
        <w:rPr>
          <w:ins w:id="4048" w:author="Catalina Ipas" w:date="2025-10-02T11:08:00Z" w16du:dateUtc="2025-10-02T11:08:19Z"/>
        </w:rPr>
      </w:pPr>
      <w:ins w:id="4049" w:author="Catalina Ipas" w:date="2025-10-02T11:08:00Z">
        <w:r w:rsidRPr="0E916A6A">
          <w:t>When the worker fails to attend work without the employer’s permission or without justified cause for three (3) working days within one (1) month;</w:t>
        </w:r>
      </w:ins>
    </w:p>
    <w:p w14:paraId="00AFA3F8" w14:textId="5963AD4A" w:rsidR="388F7647" w:rsidRDefault="00E94B10" w:rsidP="0E916A6A">
      <w:pPr>
        <w:pStyle w:val="ListParagraph"/>
        <w:numPr>
          <w:ilvl w:val="0"/>
          <w:numId w:val="30"/>
        </w:numPr>
        <w:spacing w:after="120" w:line="360" w:lineRule="auto"/>
        <w:jc w:val="both"/>
        <w:rPr>
          <w:ins w:id="4050" w:author="Megan Ash" w:date="2026-01-28T14:23:00Z" w16du:dateUtc="2026-01-28T19:23:00Z"/>
        </w:rPr>
      </w:pPr>
      <w:ins w:id="4051" w:author="Megan Ash" w:date="2026-01-28T14:21:00Z" w16du:dateUtc="2026-01-28T19:21:00Z">
        <w:r>
          <w:t>When the</w:t>
        </w:r>
      </w:ins>
      <w:ins w:id="4052" w:author="Catalina Ipas" w:date="2025-10-02T11:08:00Z">
        <w:del w:id="4053" w:author="Megan Ash" w:date="2026-01-28T14:21:00Z" w16du:dateUtc="2026-01-28T19:21:00Z">
          <w:r w:rsidR="388F7647" w:rsidRPr="0E916A6A" w:rsidDel="00E94B10">
            <w:delText>The</w:delText>
          </w:r>
        </w:del>
        <w:r w:rsidR="388F7647" w:rsidRPr="0E916A6A">
          <w:t xml:space="preserve"> worker’s </w:t>
        </w:r>
        <w:del w:id="4054" w:author="Megan Ash" w:date="2026-01-28T14:21:00Z" w16du:dateUtc="2026-01-28T19:21:00Z">
          <w:r w:rsidR="388F7647" w:rsidRPr="0E916A6A" w:rsidDel="00E94B10">
            <w:delText>manifest</w:delText>
          </w:r>
        </w:del>
      </w:ins>
      <w:ins w:id="4055" w:author="Megan Ash" w:date="2026-01-28T14:21:00Z" w16du:dateUtc="2026-01-28T19:21:00Z">
        <w:r>
          <w:t>evident</w:t>
        </w:r>
      </w:ins>
      <w:ins w:id="4056" w:author="Catalina Ipas" w:date="2025-10-02T11:08:00Z">
        <w:r w:rsidR="388F7647" w:rsidRPr="0E916A6A">
          <w:t xml:space="preserve"> incapacity or inefficiency </w:t>
        </w:r>
        <w:del w:id="4057" w:author="Megan Ash" w:date="2026-01-28T14:22:00Z" w16du:dateUtc="2026-01-28T19:22:00Z">
          <w:r w:rsidR="388F7647" w:rsidRPr="0E916A6A" w:rsidDel="00AF6786">
            <w:delText>that makes it impossible to</w:delText>
          </w:r>
        </w:del>
      </w:ins>
      <w:ins w:id="4058" w:author="Megan Ash" w:date="2026-01-28T14:22:00Z" w16du:dateUtc="2026-01-28T19:22:00Z">
        <w:r w:rsidR="00AF6786">
          <w:t>renders the</w:t>
        </w:r>
      </w:ins>
      <w:ins w:id="4059" w:author="Catalina Ipas" w:date="2025-10-02T11:08:00Z">
        <w:r w:rsidR="388F7647" w:rsidRPr="0E916A6A">
          <w:t xml:space="preserve"> fulfill</w:t>
        </w:r>
      </w:ins>
      <w:ins w:id="4060" w:author="Megan Ash" w:date="2026-01-28T14:22:00Z" w16du:dateUtc="2026-01-28T19:22:00Z">
        <w:r w:rsidR="00AF6786">
          <w:t>ment of</w:t>
        </w:r>
      </w:ins>
      <w:ins w:id="4061" w:author="Catalina Ipas" w:date="2025-10-02T11:08:00Z">
        <w:r w:rsidR="388F7647" w:rsidRPr="0E916A6A">
          <w:t xml:space="preserve"> the contract</w:t>
        </w:r>
      </w:ins>
      <w:ins w:id="4062" w:author="Megan Ash" w:date="2026-01-28T14:22:00Z" w16du:dateUtc="2026-01-28T19:22:00Z">
        <w:r w:rsidR="00AF6786">
          <w:t xml:space="preserve"> impossible</w:t>
        </w:r>
      </w:ins>
      <w:ins w:id="4063" w:author="Catalina Ipas" w:date="2025-10-02T11:08:00Z">
        <w:r w:rsidR="388F7647" w:rsidRPr="0E916A6A">
          <w:t>;</w:t>
        </w:r>
      </w:ins>
    </w:p>
    <w:p w14:paraId="0CA916E1" w14:textId="3407D8FF" w:rsidR="001A2F94" w:rsidRDefault="001A2F94" w:rsidP="0E916A6A">
      <w:pPr>
        <w:pStyle w:val="ListParagraph"/>
        <w:numPr>
          <w:ilvl w:val="0"/>
          <w:numId w:val="30"/>
        </w:numPr>
        <w:spacing w:after="120" w:line="360" w:lineRule="auto"/>
        <w:jc w:val="both"/>
        <w:rPr>
          <w:ins w:id="4064" w:author="Catalina Ipas" w:date="2025-10-02T11:08:00Z" w16du:dateUtc="2025-10-02T11:08:19Z"/>
        </w:rPr>
      </w:pPr>
      <w:ins w:id="4065" w:author="Megan Ash" w:date="2026-01-28T14:23:00Z" w16du:dateUtc="2026-01-28T19:23:00Z">
        <w:r w:rsidRPr="0E916A6A">
          <w:t>Any serious violation of the obligations or prohibitions applicable to the worker or any serious offense classified as such in collective agreements, arbitration awards, individual contracts, or regulations, provided that the act is duly proven and that the corresponding regulatory or contractual procedure is observed in the application of the sanction.</w:t>
        </w:r>
      </w:ins>
    </w:p>
    <w:p w14:paraId="0D743F9B" w14:textId="26FD1D53" w:rsidR="388F7647" w:rsidDel="001A2F94" w:rsidRDefault="388F7647" w:rsidP="0E916A6A">
      <w:pPr>
        <w:pStyle w:val="ListParagraph"/>
        <w:numPr>
          <w:ilvl w:val="0"/>
          <w:numId w:val="30"/>
        </w:numPr>
        <w:spacing w:after="120" w:line="360" w:lineRule="auto"/>
        <w:jc w:val="both"/>
        <w:rPr>
          <w:del w:id="4066" w:author="Megan Ash" w:date="2026-01-28T14:23:00Z" w16du:dateUtc="2026-01-28T19:23:00Z"/>
        </w:rPr>
      </w:pPr>
      <w:ins w:id="4067" w:author="Catalina Ipas" w:date="2025-10-02T11:08:00Z">
        <w:del w:id="4068" w:author="Megan Ash" w:date="2026-01-28T14:23:00Z" w16du:dateUtc="2026-01-28T19:23:00Z">
          <w:r w:rsidRPr="0E916A6A" w:rsidDel="001A2F94">
            <w:delText>Any serious violation of the obligations or prohibitions applicable to the worker or any serious offense classified as such in collective agreements, arbitration awards, individual contracts, or regulations, provided that the act is duly proven and that the corresponding regulatory or contractual procedure is observed in the application of the sanction.</w:delText>
          </w:r>
        </w:del>
      </w:ins>
    </w:p>
    <w:p w14:paraId="5C178DD6" w14:textId="046008DE" w:rsidR="344DDDDD" w:rsidRDefault="344DDDDD">
      <w:pPr>
        <w:spacing w:after="120" w:line="360" w:lineRule="auto"/>
        <w:jc w:val="both"/>
        <w:rPr>
          <w:ins w:id="4069" w:author="Catalina Ipas" w:date="2025-10-02T11:08:00Z" w16du:dateUtc="2025-10-02T11:08:19Z"/>
          <w:rFonts w:eastAsia="Times New Roman" w:cs="Times New Roman"/>
        </w:rPr>
        <w:pPrChange w:id="4070" w:author="Catalina Ipas" w:date="2025-10-02T13:16:00Z">
          <w:pPr/>
        </w:pPrChange>
      </w:pPr>
      <w:ins w:id="4071" w:author="Catalina Ipas" w:date="2025-10-02T13:16:00Z">
        <w:r w:rsidRPr="0E916A6A">
          <w:rPr>
            <w:rFonts w:eastAsia="Times New Roman" w:cs="Times New Roman"/>
          </w:rPr>
          <w:t xml:space="preserve">The termination of the contract by the employer takes effect </w:t>
        </w:r>
        <w:del w:id="4072" w:author="Megan Ash" w:date="2026-01-28T14:31:00Z" w16du:dateUtc="2026-01-28T19:31:00Z">
          <w:r w:rsidRPr="0E916A6A" w:rsidDel="00CA218B">
            <w:rPr>
              <w:rFonts w:eastAsia="Times New Roman" w:cs="Times New Roman"/>
            </w:rPr>
            <w:delText>from the moment the employer communicates it</w:delText>
          </w:r>
        </w:del>
      </w:ins>
      <w:ins w:id="4073" w:author="Megan Ash" w:date="2026-01-28T14:31:00Z" w16du:dateUtc="2026-01-28T19:31:00Z">
        <w:r w:rsidR="00CA218B">
          <w:rPr>
            <w:rFonts w:eastAsia="Times New Roman" w:cs="Times New Roman"/>
          </w:rPr>
          <w:t>upon communication</w:t>
        </w:r>
      </w:ins>
      <w:ins w:id="4074" w:author="Catalina Ipas" w:date="2025-10-02T13:16:00Z">
        <w:r w:rsidRPr="0E916A6A">
          <w:rPr>
            <w:rFonts w:eastAsia="Times New Roman" w:cs="Times New Roman"/>
          </w:rPr>
          <w:t xml:space="preserve"> to the worker; however, the worker has the right to summon the employer before the Labor Courts, </w:t>
        </w:r>
        <w:del w:id="4075" w:author="Megan Ash" w:date="2026-01-28T14:32:00Z" w16du:dateUtc="2026-01-28T19:32:00Z">
          <w:r w:rsidRPr="0E916A6A" w:rsidDel="00B64520">
            <w:rPr>
              <w:rFonts w:eastAsia="Times New Roman" w:cs="Times New Roman"/>
            </w:rPr>
            <w:delText>before the expiration of</w:delText>
          </w:r>
        </w:del>
      </w:ins>
      <w:ins w:id="4076" w:author="Megan Ash" w:date="2026-01-28T14:32:00Z" w16du:dateUtc="2026-01-28T19:32:00Z">
        <w:r w:rsidR="00B64520">
          <w:rPr>
            <w:rFonts w:eastAsia="Times New Roman" w:cs="Times New Roman"/>
          </w:rPr>
          <w:t>within</w:t>
        </w:r>
      </w:ins>
      <w:ins w:id="4077" w:author="Catalina Ipas" w:date="2025-10-02T13:16:00Z">
        <w:r w:rsidRPr="0E916A6A">
          <w:rPr>
            <w:rFonts w:eastAsia="Times New Roman" w:cs="Times New Roman"/>
          </w:rPr>
          <w:t xml:space="preserve"> the statute of limitations</w:t>
        </w:r>
      </w:ins>
      <w:ins w:id="4078" w:author="Megan Ash" w:date="2026-01-28T14:32:00Z" w16du:dateUtc="2026-01-28T19:32:00Z">
        <w:r w:rsidR="0002314A">
          <w:rPr>
            <w:rFonts w:eastAsia="Times New Roman" w:cs="Times New Roman"/>
          </w:rPr>
          <w:t>,</w:t>
        </w:r>
      </w:ins>
      <w:ins w:id="4079" w:author="Catalina Ipas" w:date="2025-10-02T13:16:00Z">
        <w:del w:id="4080" w:author="Megan Ash" w:date="2026-01-28T14:32:00Z" w16du:dateUtc="2026-01-28T19:32:00Z">
          <w:r w:rsidRPr="0E916A6A" w:rsidDel="0002314A">
            <w:rPr>
              <w:rFonts w:eastAsia="Times New Roman" w:cs="Times New Roman"/>
            </w:rPr>
            <w:delText>, in order</w:delText>
          </w:r>
        </w:del>
        <w:r w:rsidRPr="0E916A6A">
          <w:rPr>
            <w:rFonts w:eastAsia="Times New Roman" w:cs="Times New Roman"/>
          </w:rPr>
          <w:t xml:space="preserve"> to require </w:t>
        </w:r>
        <w:del w:id="4081" w:author="Megan Ash" w:date="2026-01-28T14:32:00Z" w16du:dateUtc="2026-01-28T19:32:00Z">
          <w:r w:rsidRPr="0E916A6A" w:rsidDel="0002314A">
            <w:rPr>
              <w:rFonts w:eastAsia="Times New Roman" w:cs="Times New Roman"/>
            </w:rPr>
            <w:delText>the employer to prove the</w:delText>
          </w:r>
        </w:del>
      </w:ins>
      <w:ins w:id="4082" w:author="Megan Ash" w:date="2026-01-28T14:32:00Z" w16du:dateUtc="2026-01-28T19:32:00Z">
        <w:r w:rsidR="0002314A">
          <w:rPr>
            <w:rFonts w:eastAsia="Times New Roman" w:cs="Times New Roman"/>
          </w:rPr>
          <w:t>proof of</w:t>
        </w:r>
      </w:ins>
      <w:ins w:id="4083" w:author="Catalina Ipas" w:date="2025-10-02T13:16:00Z">
        <w:r w:rsidRPr="0E916A6A">
          <w:rPr>
            <w:rFonts w:eastAsia="Times New Roman" w:cs="Times New Roman"/>
          </w:rPr>
          <w:t xml:space="preserve"> just cause </w:t>
        </w:r>
        <w:del w:id="4084" w:author="Megan Ash" w:date="2026-01-28T14:32:00Z" w16du:dateUtc="2026-01-28T19:32:00Z">
          <w:r w:rsidRPr="0E916A6A" w:rsidDel="0002314A">
            <w:rPr>
              <w:rFonts w:eastAsia="Times New Roman" w:cs="Times New Roman"/>
            </w:rPr>
            <w:delText xml:space="preserve">on which </w:delText>
          </w:r>
        </w:del>
      </w:ins>
      <w:ins w:id="4085" w:author="Megan Ash" w:date="2026-01-28T14:32:00Z" w16du:dateUtc="2026-01-28T19:32:00Z">
        <w:r w:rsidR="0002314A">
          <w:rPr>
            <w:rFonts w:eastAsia="Times New Roman" w:cs="Times New Roman"/>
          </w:rPr>
          <w:t xml:space="preserve">for </w:t>
        </w:r>
      </w:ins>
      <w:ins w:id="4086" w:author="Catalina Ipas" w:date="2025-10-02T13:16:00Z">
        <w:r w:rsidRPr="0E916A6A">
          <w:rPr>
            <w:rFonts w:eastAsia="Times New Roman" w:cs="Times New Roman"/>
          </w:rPr>
          <w:t>the dismissal</w:t>
        </w:r>
      </w:ins>
      <w:ins w:id="4087" w:author="Megan Ash" w:date="2026-01-28T14:32:00Z" w16du:dateUtc="2026-01-28T19:32:00Z">
        <w:r w:rsidR="0002314A">
          <w:rPr>
            <w:rFonts w:eastAsia="Times New Roman" w:cs="Times New Roman"/>
          </w:rPr>
          <w:t>.</w:t>
        </w:r>
      </w:ins>
      <w:ins w:id="4088" w:author="Catalina Ipas" w:date="2025-10-02T13:16:00Z">
        <w:r w:rsidRPr="0E916A6A">
          <w:rPr>
            <w:rFonts w:eastAsia="Times New Roman" w:cs="Times New Roman"/>
          </w:rPr>
          <w:t xml:space="preserve"> </w:t>
        </w:r>
        <w:del w:id="4089" w:author="Megan Ash" w:date="2026-01-28T14:32:00Z" w16du:dateUtc="2026-01-28T19:32:00Z">
          <w:r w:rsidRPr="0E916A6A" w:rsidDel="0002314A">
            <w:rPr>
              <w:rFonts w:eastAsia="Times New Roman" w:cs="Times New Roman"/>
            </w:rPr>
            <w:delText xml:space="preserve">was based. </w:delText>
          </w:r>
        </w:del>
        <w:r w:rsidRPr="0E916A6A">
          <w:rPr>
            <w:rFonts w:eastAsia="Times New Roman" w:cs="Times New Roman"/>
          </w:rPr>
          <w:t xml:space="preserve">If the employer fails to prove such cause, </w:t>
        </w:r>
      </w:ins>
      <w:ins w:id="4090" w:author="Megan Ash" w:date="2026-01-28T14:35:00Z" w16du:dateUtc="2026-01-28T19:35:00Z">
        <w:r w:rsidR="00BB0C1A">
          <w:rPr>
            <w:rFonts w:eastAsia="Times New Roman" w:cs="Times New Roman"/>
          </w:rPr>
          <w:t>they</w:t>
        </w:r>
      </w:ins>
      <w:ins w:id="4091" w:author="Catalina Ipas" w:date="2025-10-02T13:16:00Z">
        <w:del w:id="4092" w:author="Megan Ash" w:date="2026-01-28T14:35:00Z" w16du:dateUtc="2026-01-28T19:35:00Z">
          <w:r w:rsidRPr="0E916A6A" w:rsidDel="00BB0C1A">
            <w:rPr>
              <w:rFonts w:eastAsia="Times New Roman" w:cs="Times New Roman"/>
            </w:rPr>
            <w:delText>he</w:delText>
          </w:r>
        </w:del>
        <w:r w:rsidRPr="0E916A6A">
          <w:rPr>
            <w:rFonts w:eastAsia="Times New Roman" w:cs="Times New Roman"/>
          </w:rPr>
          <w:t xml:space="preserve"> must pay the worker </w:t>
        </w:r>
        <w:del w:id="4093" w:author="Megan Ash" w:date="2026-01-28T14:35:00Z" w16du:dateUtc="2026-01-28T19:35:00Z">
          <w:r w:rsidRPr="0E916A6A" w:rsidDel="00BB0C1A">
            <w:rPr>
              <w:rFonts w:eastAsia="Times New Roman" w:cs="Times New Roman"/>
            </w:rPr>
            <w:delText>the severance pay to which he or she may be entitled and</w:delText>
          </w:r>
        </w:del>
      </w:ins>
      <w:ins w:id="4094" w:author="Megan Ash" w:date="2026-01-28T14:35:00Z" w16du:dateUtc="2026-01-28T19:35:00Z">
        <w:r w:rsidR="00BB0C1A">
          <w:rPr>
            <w:rFonts w:eastAsia="Times New Roman" w:cs="Times New Roman"/>
          </w:rPr>
          <w:t xml:space="preserve">any applicable severance </w:t>
        </w:r>
        <w:r w:rsidR="00655E49">
          <w:rPr>
            <w:rFonts w:eastAsia="Times New Roman" w:cs="Times New Roman"/>
          </w:rPr>
          <w:t>and</w:t>
        </w:r>
      </w:ins>
      <w:ins w:id="4095" w:author="Catalina Ipas" w:date="2025-10-02T13:16:00Z">
        <w:r w:rsidRPr="0E916A6A">
          <w:rPr>
            <w:rFonts w:eastAsia="Times New Roman" w:cs="Times New Roman"/>
          </w:rPr>
          <w:t>, as damages, the wages the worker would have earned from the termination of the contract until the date on which the corresponding judgment becomes final and binding.</w:t>
        </w:r>
      </w:ins>
    </w:p>
    <w:p w14:paraId="782DCA77" w14:textId="728E928A" w:rsidR="388F7647" w:rsidRDefault="693BB7D5" w:rsidP="0E916A6A">
      <w:pPr>
        <w:spacing w:after="120" w:line="360" w:lineRule="auto"/>
        <w:jc w:val="both"/>
        <w:rPr>
          <w:rFonts w:eastAsia="Times New Roman" w:cs="Times New Roman"/>
        </w:rPr>
      </w:pPr>
      <w:r w:rsidRPr="2EBCD743">
        <w:t xml:space="preserve">Resignation with just cause: </w:t>
      </w:r>
      <w:ins w:id="4096" w:author="Catalina Ipas" w:date="2025-10-02T11:08:00Z">
        <w:r w:rsidR="388F7647" w:rsidRPr="2EBCD743">
          <w:t xml:space="preserve">According to Article 114 of </w:t>
        </w:r>
      </w:ins>
      <w:ins w:id="4097" w:author="Megan Ash" w:date="2026-01-28T14:37:00Z" w16du:dateUtc="2026-01-28T19:37:00Z">
        <w:r w:rsidR="00002BC1">
          <w:t xml:space="preserve">the </w:t>
        </w:r>
      </w:ins>
      <w:ins w:id="4098" w:author="Catalina Ipas" w:date="2025-10-02T11:08:00Z">
        <w:r w:rsidR="388F7647" w:rsidRPr="2EBCD743">
          <w:t>Hondura</w:t>
        </w:r>
      </w:ins>
      <w:ins w:id="4099" w:author="Megan Ash" w:date="2026-01-28T14:37:00Z" w16du:dateUtc="2026-01-28T19:37:00Z">
        <w:r w:rsidR="00002BC1">
          <w:t>n</w:t>
        </w:r>
      </w:ins>
      <w:ins w:id="4100" w:author="Catalina Ipas" w:date="2025-10-02T11:08:00Z">
        <w:del w:id="4101" w:author="Megan Ash" w:date="2026-01-28T14:37:00Z" w16du:dateUtc="2026-01-28T19:37:00Z">
          <w:r w:rsidR="388F7647" w:rsidRPr="2EBCD743" w:rsidDel="00002BC1">
            <w:delText>s’s</w:delText>
          </w:r>
        </w:del>
        <w:r w:rsidR="388F7647" w:rsidRPr="2EBCD743">
          <w:t xml:space="preserve"> Labor Code, </w:t>
        </w:r>
      </w:ins>
      <w:ins w:id="4102" w:author="Megan Ash" w:date="2026-01-28T14:38:00Z" w16du:dateUtc="2026-01-28T19:38:00Z">
        <w:r w:rsidR="00002BC1">
          <w:t xml:space="preserve">the following are </w:t>
        </w:r>
      </w:ins>
      <w:ins w:id="4103" w:author="Catalina Ipas" w:date="2025-10-02T11:08:00Z">
        <w:r w:rsidR="388F7647" w:rsidRPr="2EBCD743">
          <w:t>j</w:t>
        </w:r>
        <w:r w:rsidR="388F7647" w:rsidRPr="2EBCD743">
          <w:rPr>
            <w:rFonts w:eastAsia="Times New Roman" w:cs="Times New Roman"/>
          </w:rPr>
          <w:t>ust causes that authorize the worker to terminate the employment contract, without notice and without liability on their part, while retaining the right to legal benefits and compensation as in the case of unjust dismissal</w:t>
        </w:r>
        <w:del w:id="4104" w:author="Megan Ash" w:date="2026-01-28T14:38:00Z" w16du:dateUtc="2026-01-28T19:38:00Z">
          <w:r w:rsidR="388F7647" w:rsidRPr="2EBCD743" w:rsidDel="00002BC1">
            <w:rPr>
              <w:rFonts w:eastAsia="Times New Roman" w:cs="Times New Roman"/>
            </w:rPr>
            <w:delText>, are</w:delText>
          </w:r>
        </w:del>
        <w:r w:rsidR="388F7647" w:rsidRPr="2EBCD743">
          <w:rPr>
            <w:rFonts w:eastAsia="Times New Roman" w:cs="Times New Roman"/>
          </w:rPr>
          <w:t>:</w:t>
        </w:r>
      </w:ins>
    </w:p>
    <w:p w14:paraId="0128630B" w14:textId="57CDD51B" w:rsidR="154E45C8" w:rsidRDefault="154E45C8" w:rsidP="0E916A6A">
      <w:pPr>
        <w:pStyle w:val="ListParagraph"/>
        <w:numPr>
          <w:ilvl w:val="0"/>
          <w:numId w:val="25"/>
        </w:numPr>
        <w:spacing w:after="120" w:line="360" w:lineRule="auto"/>
        <w:jc w:val="both"/>
        <w:rPr>
          <w:rFonts w:eastAsia="Times New Roman" w:cs="Times New Roman"/>
        </w:rPr>
      </w:pPr>
      <w:r w:rsidRPr="0E916A6A">
        <w:rPr>
          <w:rFonts w:eastAsia="Times New Roman" w:cs="Times New Roman"/>
        </w:rPr>
        <w:t>D</w:t>
      </w:r>
      <w:ins w:id="4105" w:author="Catalina Ipas" w:date="2025-10-02T11:47:00Z">
        <w:r w:rsidRPr="0E916A6A">
          <w:rPr>
            <w:rFonts w:eastAsia="Times New Roman" w:cs="Times New Roman"/>
          </w:rPr>
          <w:t>eception by the employer at the time of entering into the contract</w:t>
        </w:r>
        <w:del w:id="4106" w:author="Megan Ash" w:date="2026-01-28T14:48:00Z" w16du:dateUtc="2026-01-28T19:48:00Z">
          <w:r w:rsidRPr="0E916A6A" w:rsidDel="00245685">
            <w:rPr>
              <w:rFonts w:eastAsia="Times New Roman" w:cs="Times New Roman"/>
            </w:rPr>
            <w:delText>,</w:delText>
          </w:r>
        </w:del>
        <w:r w:rsidRPr="0E916A6A">
          <w:rPr>
            <w:rFonts w:eastAsia="Times New Roman" w:cs="Times New Roman"/>
          </w:rPr>
          <w:t xml:space="preserve"> regarding the conditions under which the worker must perform </w:t>
        </w:r>
      </w:ins>
      <w:ins w:id="4107" w:author="Megan Ash" w:date="2026-01-28T14:48:00Z" w16du:dateUtc="2026-01-28T19:48:00Z">
        <w:r w:rsidR="00245685">
          <w:rPr>
            <w:rFonts w:eastAsia="Times New Roman" w:cs="Times New Roman"/>
          </w:rPr>
          <w:t>the</w:t>
        </w:r>
      </w:ins>
      <w:ins w:id="4108" w:author="Megan Ash" w:date="2026-01-28T14:49:00Z" w16du:dateUtc="2026-01-28T19:49:00Z">
        <w:r w:rsidR="00245685">
          <w:rPr>
            <w:rFonts w:eastAsia="Times New Roman" w:cs="Times New Roman"/>
          </w:rPr>
          <w:t>ir</w:t>
        </w:r>
      </w:ins>
      <w:ins w:id="4109" w:author="Catalina Ipas" w:date="2025-10-02T11:47:00Z">
        <w:del w:id="4110" w:author="Megan Ash" w:date="2026-01-28T14:48:00Z" w16du:dateUtc="2026-01-28T19:48:00Z">
          <w:r w:rsidRPr="0E916A6A" w:rsidDel="00245685">
            <w:rPr>
              <w:rFonts w:eastAsia="Times New Roman" w:cs="Times New Roman"/>
            </w:rPr>
            <w:delText>his/her</w:delText>
          </w:r>
        </w:del>
        <w:r w:rsidRPr="0E916A6A">
          <w:rPr>
            <w:rFonts w:eastAsia="Times New Roman" w:cs="Times New Roman"/>
          </w:rPr>
          <w:t xml:space="preserve"> duties. This cause may not be invoked against the employer after thirty (30) days of service by the worker;</w:t>
        </w:r>
      </w:ins>
    </w:p>
    <w:p w14:paraId="634BD43A" w14:textId="237CBF3B" w:rsidR="154E45C8" w:rsidRDefault="154E45C8" w:rsidP="0E916A6A">
      <w:pPr>
        <w:pStyle w:val="ListParagraph"/>
        <w:numPr>
          <w:ilvl w:val="0"/>
          <w:numId w:val="25"/>
        </w:numPr>
        <w:spacing w:after="120" w:line="360" w:lineRule="auto"/>
        <w:jc w:val="both"/>
        <w:rPr>
          <w:rFonts w:eastAsia="Times New Roman" w:cs="Times New Roman"/>
        </w:rPr>
      </w:pPr>
      <w:ins w:id="4111" w:author="Catalina Ipas" w:date="2025-10-02T11:47:00Z">
        <w:r w:rsidRPr="0E916A6A">
          <w:rPr>
            <w:rFonts w:eastAsia="Times New Roman" w:cs="Times New Roman"/>
          </w:rPr>
          <w:t>Any act of violence, mistreatment, or serious threat</w:t>
        </w:r>
        <w:del w:id="4112" w:author="Megan Ash" w:date="2026-01-28T14:49:00Z" w16du:dateUtc="2026-01-28T19:49:00Z">
          <w:r w:rsidRPr="0E916A6A" w:rsidDel="00A75DE6">
            <w:rPr>
              <w:rFonts w:eastAsia="Times New Roman" w:cs="Times New Roman"/>
            </w:rPr>
            <w:delText>s</w:delText>
          </w:r>
        </w:del>
        <w:r w:rsidRPr="0E916A6A">
          <w:rPr>
            <w:rFonts w:eastAsia="Times New Roman" w:cs="Times New Roman"/>
          </w:rPr>
          <w:t xml:space="preserve"> committed by the employer against the worker or the worker’s family members, inside or outside of </w:t>
        </w:r>
        <w:del w:id="4113" w:author="Megan Ash" w:date="2026-01-28T14:49:00Z" w16du:dateUtc="2026-01-28T19:49:00Z">
          <w:r w:rsidRPr="0E916A6A" w:rsidDel="00A75DE6">
            <w:rPr>
              <w:rFonts w:eastAsia="Times New Roman" w:cs="Times New Roman"/>
            </w:rPr>
            <w:delText>service</w:delText>
          </w:r>
        </w:del>
      </w:ins>
      <w:ins w:id="4114" w:author="Megan Ash" w:date="2026-01-28T14:49:00Z" w16du:dateUtc="2026-01-28T19:49:00Z">
        <w:r w:rsidR="00A75DE6">
          <w:rPr>
            <w:rFonts w:eastAsia="Times New Roman" w:cs="Times New Roman"/>
          </w:rPr>
          <w:t>work</w:t>
        </w:r>
      </w:ins>
      <w:ins w:id="4115" w:author="Catalina Ipas" w:date="2025-10-02T11:47:00Z">
        <w:r w:rsidRPr="0E916A6A">
          <w:rPr>
            <w:rFonts w:eastAsia="Times New Roman" w:cs="Times New Roman"/>
          </w:rPr>
          <w:t xml:space="preserve">, or committed </w:t>
        </w:r>
        <w:del w:id="4116" w:author="Megan Ash" w:date="2026-01-28T14:50:00Z" w16du:dateUtc="2026-01-28T19:50:00Z">
          <w:r w:rsidRPr="0E916A6A" w:rsidDel="00A75DE6">
            <w:rPr>
              <w:rFonts w:eastAsia="Times New Roman" w:cs="Times New Roman"/>
            </w:rPr>
            <w:delText>within service</w:delText>
          </w:r>
        </w:del>
      </w:ins>
      <w:ins w:id="4117" w:author="Megan Ash" w:date="2026-01-28T14:50:00Z" w16du:dateUtc="2026-01-28T19:50:00Z">
        <w:r w:rsidR="00A75DE6">
          <w:rPr>
            <w:rFonts w:eastAsia="Times New Roman" w:cs="Times New Roman"/>
          </w:rPr>
          <w:t>during work</w:t>
        </w:r>
      </w:ins>
      <w:ins w:id="4118" w:author="Catalina Ipas" w:date="2025-10-02T11:47:00Z">
        <w:r w:rsidRPr="0E916A6A">
          <w:rPr>
            <w:rFonts w:eastAsia="Times New Roman" w:cs="Times New Roman"/>
          </w:rPr>
          <w:t xml:space="preserve"> by the employer’s relatives, representatives, or dependents, with the employer’s consent or tolerance;</w:t>
        </w:r>
      </w:ins>
    </w:p>
    <w:p w14:paraId="5818B44B" w14:textId="58672A9E" w:rsidR="154E45C8" w:rsidRDefault="154E45C8" w:rsidP="0E916A6A">
      <w:pPr>
        <w:pStyle w:val="ListParagraph"/>
        <w:numPr>
          <w:ilvl w:val="0"/>
          <w:numId w:val="25"/>
        </w:numPr>
        <w:spacing w:after="120" w:line="360" w:lineRule="auto"/>
        <w:jc w:val="both"/>
        <w:rPr>
          <w:rFonts w:eastAsia="Times New Roman" w:cs="Times New Roman"/>
        </w:rPr>
      </w:pPr>
      <w:ins w:id="4119" w:author="Catalina Ipas" w:date="2025-10-02T11:47:00Z">
        <w:r w:rsidRPr="0E916A6A">
          <w:rPr>
            <w:rFonts w:eastAsia="Times New Roman" w:cs="Times New Roman"/>
          </w:rPr>
          <w:t xml:space="preserve">Any act by the employer or the employer’s representative that </w:t>
        </w:r>
        <w:del w:id="4120" w:author="Megan Ash" w:date="2026-01-28T14:50:00Z" w16du:dateUtc="2026-01-28T19:50:00Z">
          <w:r w:rsidRPr="0E916A6A" w:rsidDel="00E20846">
            <w:rPr>
              <w:rFonts w:eastAsia="Times New Roman" w:cs="Times New Roman"/>
            </w:rPr>
            <w:delText xml:space="preserve">induces </w:delText>
          </w:r>
        </w:del>
      </w:ins>
      <w:ins w:id="4121" w:author="Megan Ash" w:date="2026-01-28T14:50:00Z" w16du:dateUtc="2026-01-28T19:50:00Z">
        <w:r w:rsidR="00E20846">
          <w:rPr>
            <w:rFonts w:eastAsia="Times New Roman" w:cs="Times New Roman"/>
          </w:rPr>
          <w:t xml:space="preserve">compels </w:t>
        </w:r>
      </w:ins>
      <w:ins w:id="4122" w:author="Catalina Ipas" w:date="2025-10-02T11:47:00Z">
        <w:r w:rsidRPr="0E916A6A">
          <w:rPr>
            <w:rFonts w:eastAsia="Times New Roman" w:cs="Times New Roman"/>
          </w:rPr>
          <w:t xml:space="preserve">the worker to commit an unlawful act or one contrary to </w:t>
        </w:r>
        <w:del w:id="4123" w:author="Megan Ash" w:date="2026-01-28T14:51:00Z" w16du:dateUtc="2026-01-28T19:51:00Z">
          <w:r w:rsidRPr="0E916A6A" w:rsidDel="00E20846">
            <w:rPr>
              <w:rFonts w:eastAsia="Times New Roman" w:cs="Times New Roman"/>
            </w:rPr>
            <w:delText>his/her</w:delText>
          </w:r>
        </w:del>
      </w:ins>
      <w:ins w:id="4124" w:author="Megan Ash" w:date="2026-01-28T14:51:00Z" w16du:dateUtc="2026-01-28T19:51:00Z">
        <w:r w:rsidR="00E20846">
          <w:rPr>
            <w:rFonts w:eastAsia="Times New Roman" w:cs="Times New Roman"/>
          </w:rPr>
          <w:t>their</w:t>
        </w:r>
      </w:ins>
      <w:ins w:id="4125" w:author="Catalina Ipas" w:date="2025-10-02T11:47:00Z">
        <w:r w:rsidRPr="0E916A6A">
          <w:rPr>
            <w:rFonts w:eastAsia="Times New Roman" w:cs="Times New Roman"/>
          </w:rPr>
          <w:t xml:space="preserve"> political or religious convictions;</w:t>
        </w:r>
      </w:ins>
    </w:p>
    <w:p w14:paraId="45810720" w14:textId="77F32E60" w:rsidR="154E45C8" w:rsidRDefault="154E45C8" w:rsidP="0E916A6A">
      <w:pPr>
        <w:pStyle w:val="ListParagraph"/>
        <w:numPr>
          <w:ilvl w:val="0"/>
          <w:numId w:val="25"/>
        </w:numPr>
        <w:spacing w:after="120" w:line="360" w:lineRule="auto"/>
        <w:jc w:val="both"/>
        <w:rPr>
          <w:rFonts w:eastAsia="Times New Roman" w:cs="Times New Roman"/>
        </w:rPr>
      </w:pPr>
      <w:ins w:id="4126" w:author="Catalina Ipas" w:date="2025-10-02T11:47:00Z">
        <w:r w:rsidRPr="0E916A6A">
          <w:rPr>
            <w:rFonts w:eastAsia="Times New Roman" w:cs="Times New Roman"/>
          </w:rPr>
          <w:t xml:space="preserve">Serious acts by the employer or the employer’s representative that endanger the life or health of the worker or </w:t>
        </w:r>
        <w:del w:id="4127" w:author="Megan Ash" w:date="2026-01-28T14:51:00Z" w16du:dateUtc="2026-01-28T19:51:00Z">
          <w:r w:rsidRPr="0E916A6A" w:rsidDel="00F73E79">
            <w:rPr>
              <w:rFonts w:eastAsia="Times New Roman" w:cs="Times New Roman"/>
            </w:rPr>
            <w:delText>his/her</w:delText>
          </w:r>
        </w:del>
      </w:ins>
      <w:ins w:id="4128" w:author="Megan Ash" w:date="2026-01-28T14:51:00Z" w16du:dateUtc="2026-01-28T19:51:00Z">
        <w:r w:rsidR="00F73E79">
          <w:rPr>
            <w:rFonts w:eastAsia="Times New Roman" w:cs="Times New Roman"/>
          </w:rPr>
          <w:t>their</w:t>
        </w:r>
      </w:ins>
      <w:ins w:id="4129" w:author="Catalina Ipas" w:date="2025-10-02T11:47:00Z">
        <w:r w:rsidRPr="0E916A6A">
          <w:rPr>
            <w:rFonts w:eastAsia="Times New Roman" w:cs="Times New Roman"/>
          </w:rPr>
          <w:t xml:space="preserve"> family members;</w:t>
        </w:r>
      </w:ins>
    </w:p>
    <w:p w14:paraId="13A4C829" w14:textId="532E6118" w:rsidR="154E45C8" w:rsidRDefault="154E45C8" w:rsidP="0E916A6A">
      <w:pPr>
        <w:pStyle w:val="ListParagraph"/>
        <w:numPr>
          <w:ilvl w:val="0"/>
          <w:numId w:val="25"/>
        </w:numPr>
        <w:spacing w:after="120" w:line="360" w:lineRule="auto"/>
        <w:jc w:val="both"/>
        <w:rPr>
          <w:rFonts w:eastAsia="Times New Roman" w:cs="Times New Roman"/>
        </w:rPr>
      </w:pPr>
      <w:ins w:id="4130" w:author="Catalina Ipas" w:date="2025-10-02T11:47:00Z">
        <w:r w:rsidRPr="0E916A6A">
          <w:rPr>
            <w:rFonts w:eastAsia="Times New Roman" w:cs="Times New Roman"/>
          </w:rPr>
          <w:t xml:space="preserve">Damage caused by the employer, </w:t>
        </w:r>
        <w:del w:id="4131" w:author="Megan Ash" w:date="2026-01-28T14:51:00Z" w16du:dateUtc="2026-01-28T19:51:00Z">
          <w:r w:rsidRPr="0E916A6A" w:rsidDel="00F73E79">
            <w:rPr>
              <w:rFonts w:eastAsia="Times New Roman" w:cs="Times New Roman"/>
            </w:rPr>
            <w:delText>his/her</w:delText>
          </w:r>
        </w:del>
      </w:ins>
      <w:ins w:id="4132" w:author="Megan Ash" w:date="2026-01-28T14:51:00Z" w16du:dateUtc="2026-01-28T19:51:00Z">
        <w:r w:rsidR="00F73E79">
          <w:rPr>
            <w:rFonts w:eastAsia="Times New Roman" w:cs="Times New Roman"/>
          </w:rPr>
          <w:t>their</w:t>
        </w:r>
      </w:ins>
      <w:ins w:id="4133" w:author="Catalina Ipas" w:date="2025-10-02T11:47:00Z">
        <w:r w:rsidRPr="0E916A6A">
          <w:rPr>
            <w:rFonts w:eastAsia="Times New Roman" w:cs="Times New Roman"/>
          </w:rPr>
          <w:t xml:space="preserve"> family members, or </w:t>
        </w:r>
      </w:ins>
      <w:ins w:id="4134" w:author="Megan Ash" w:date="2026-01-28T14:52:00Z" w16du:dateUtc="2026-01-28T19:52:00Z">
        <w:r w:rsidR="00F73E79">
          <w:rPr>
            <w:rFonts w:eastAsia="Times New Roman" w:cs="Times New Roman"/>
          </w:rPr>
          <w:t xml:space="preserve">their </w:t>
        </w:r>
      </w:ins>
      <w:ins w:id="4135" w:author="Catalina Ipas" w:date="2025-10-02T11:47:00Z">
        <w:r w:rsidRPr="0E916A6A">
          <w:rPr>
            <w:rFonts w:eastAsia="Times New Roman" w:cs="Times New Roman"/>
          </w:rPr>
          <w:t xml:space="preserve">representatives, through intent or inexcusable negligence, to the worker’s tools or instruments, or to those </w:t>
        </w:r>
        <w:del w:id="4136" w:author="Megan Ash" w:date="2026-01-28T14:57:00Z" w16du:dateUtc="2026-01-28T19:57:00Z">
          <w:r w:rsidRPr="0E916A6A" w:rsidDel="009B3AF7">
            <w:rPr>
              <w:rFonts w:eastAsia="Times New Roman" w:cs="Times New Roman"/>
            </w:rPr>
            <w:delText>belonging to</w:delText>
          </w:r>
        </w:del>
      </w:ins>
      <w:ins w:id="4137" w:author="Megan Ash" w:date="2026-01-28T14:57:00Z" w16du:dateUtc="2026-01-28T19:57:00Z">
        <w:r w:rsidR="009B3AF7">
          <w:rPr>
            <w:rFonts w:eastAsia="Times New Roman" w:cs="Times New Roman"/>
          </w:rPr>
          <w:t>of</w:t>
        </w:r>
      </w:ins>
      <w:ins w:id="4138" w:author="Catalina Ipas" w:date="2025-10-02T11:47:00Z">
        <w:r w:rsidRPr="0E916A6A">
          <w:rPr>
            <w:rFonts w:eastAsia="Times New Roman" w:cs="Times New Roman"/>
          </w:rPr>
          <w:t xml:space="preserve"> third parties under the worker’s responsibility;</w:t>
        </w:r>
      </w:ins>
    </w:p>
    <w:p w14:paraId="6AF2F883" w14:textId="6B6E0F9E" w:rsidR="154E45C8" w:rsidRDefault="154E45C8" w:rsidP="0E916A6A">
      <w:pPr>
        <w:pStyle w:val="ListParagraph"/>
        <w:numPr>
          <w:ilvl w:val="0"/>
          <w:numId w:val="25"/>
        </w:numPr>
        <w:spacing w:after="120" w:line="360" w:lineRule="auto"/>
        <w:jc w:val="both"/>
        <w:rPr>
          <w:rFonts w:eastAsia="Times New Roman" w:cs="Times New Roman"/>
        </w:rPr>
      </w:pPr>
      <w:ins w:id="4139" w:author="Catalina Ipas" w:date="2025-10-02T11:47:00Z">
        <w:r w:rsidRPr="0E916A6A">
          <w:rPr>
            <w:rFonts w:eastAsia="Times New Roman" w:cs="Times New Roman"/>
          </w:rPr>
          <w:t>The employer’s failure to pay the worker the full salary owed, on the agreed or customary date and</w:t>
        </w:r>
      </w:ins>
      <w:ins w:id="4140" w:author="Megan Ash" w:date="2026-01-28T14:58:00Z" w16du:dateUtc="2026-01-28T19:58:00Z">
        <w:r w:rsidR="00215FC8">
          <w:rPr>
            <w:rFonts w:eastAsia="Times New Roman" w:cs="Times New Roman"/>
          </w:rPr>
          <w:t xml:space="preserve"> at the agreed or customary</w:t>
        </w:r>
      </w:ins>
      <w:ins w:id="4141" w:author="Catalina Ipas" w:date="2025-10-02T11:47:00Z">
        <w:r w:rsidRPr="0E916A6A">
          <w:rPr>
            <w:rFonts w:eastAsia="Times New Roman" w:cs="Times New Roman"/>
          </w:rPr>
          <w:t xml:space="preserve"> place, except for deductions authorized by law;</w:t>
        </w:r>
      </w:ins>
    </w:p>
    <w:p w14:paraId="68FF3985" w14:textId="5FFA4590" w:rsidR="154E45C8" w:rsidRDefault="154E45C8" w:rsidP="0E916A6A">
      <w:pPr>
        <w:pStyle w:val="ListParagraph"/>
        <w:numPr>
          <w:ilvl w:val="0"/>
          <w:numId w:val="25"/>
        </w:numPr>
        <w:spacing w:after="120" w:line="360" w:lineRule="auto"/>
        <w:jc w:val="both"/>
        <w:rPr>
          <w:rFonts w:eastAsia="Times New Roman" w:cs="Times New Roman"/>
        </w:rPr>
      </w:pPr>
      <w:ins w:id="4142" w:author="Catalina Ipas" w:date="2025-10-02T11:47:00Z">
        <w:r w:rsidRPr="0E916A6A">
          <w:rPr>
            <w:rFonts w:eastAsia="Times New Roman" w:cs="Times New Roman"/>
          </w:rPr>
          <w:t>The employer</w:t>
        </w:r>
      </w:ins>
      <w:ins w:id="4143" w:author="Megan Ash" w:date="2026-01-28T15:58:00Z" w16du:dateUtc="2026-01-28T20:58:00Z">
        <w:r w:rsidR="00871EC7">
          <w:rPr>
            <w:rFonts w:eastAsia="Times New Roman" w:cs="Times New Roman"/>
          </w:rPr>
          <w:t>’s</w:t>
        </w:r>
      </w:ins>
      <w:ins w:id="4144" w:author="Catalina Ipas" w:date="2025-10-02T11:47:00Z">
        <w:r w:rsidRPr="0E916A6A">
          <w:rPr>
            <w:rFonts w:eastAsia="Times New Roman" w:cs="Times New Roman"/>
          </w:rPr>
          <w:t xml:space="preserve"> transfer</w:t>
        </w:r>
      </w:ins>
      <w:ins w:id="4145" w:author="Megan Ash" w:date="2026-01-28T15:58:00Z" w16du:dateUtc="2026-01-28T20:58:00Z">
        <w:r w:rsidR="00871EC7">
          <w:rPr>
            <w:rFonts w:eastAsia="Times New Roman" w:cs="Times New Roman"/>
          </w:rPr>
          <w:t xml:space="preserve"> of</w:t>
        </w:r>
      </w:ins>
      <w:ins w:id="4146" w:author="Catalina Ipas" w:date="2025-10-02T11:47:00Z">
        <w:del w:id="4147" w:author="Megan Ash" w:date="2026-01-28T15:58:00Z" w16du:dateUtc="2026-01-28T20:58:00Z">
          <w:r w:rsidRPr="0E916A6A" w:rsidDel="00871EC7">
            <w:rPr>
              <w:rFonts w:eastAsia="Times New Roman" w:cs="Times New Roman"/>
            </w:rPr>
            <w:delText>ring</w:delText>
          </w:r>
        </w:del>
        <w:r w:rsidRPr="0E916A6A">
          <w:rPr>
            <w:rFonts w:eastAsia="Times New Roman" w:cs="Times New Roman"/>
          </w:rPr>
          <w:t xml:space="preserve"> the worker to a lower category or reduc</w:t>
        </w:r>
      </w:ins>
      <w:ins w:id="4148" w:author="Megan Ash" w:date="2026-01-28T15:58:00Z" w16du:dateUtc="2026-01-28T20:58:00Z">
        <w:r w:rsidR="00871EC7">
          <w:rPr>
            <w:rFonts w:eastAsia="Times New Roman" w:cs="Times New Roman"/>
          </w:rPr>
          <w:t>tion of</w:t>
        </w:r>
      </w:ins>
      <w:ins w:id="4149" w:author="Catalina Ipas" w:date="2025-10-02T11:47:00Z">
        <w:del w:id="4150" w:author="Megan Ash" w:date="2026-01-28T15:58:00Z" w16du:dateUtc="2026-01-28T20:58:00Z">
          <w:r w:rsidRPr="0E916A6A" w:rsidDel="00871EC7">
            <w:rPr>
              <w:rFonts w:eastAsia="Times New Roman" w:cs="Times New Roman"/>
            </w:rPr>
            <w:delText>ing</w:delText>
          </w:r>
        </w:del>
        <w:r w:rsidRPr="0E916A6A">
          <w:rPr>
            <w:rFonts w:eastAsia="Times New Roman" w:cs="Times New Roman"/>
          </w:rPr>
          <w:t xml:space="preserve"> </w:t>
        </w:r>
        <w:del w:id="4151" w:author="Megan Ash" w:date="2026-01-28T15:58:00Z" w16du:dateUtc="2026-01-28T20:58:00Z">
          <w:r w:rsidRPr="0E916A6A" w:rsidDel="00871EC7">
            <w:rPr>
              <w:rFonts w:eastAsia="Times New Roman" w:cs="Times New Roman"/>
            </w:rPr>
            <w:delText>his/her</w:delText>
          </w:r>
        </w:del>
      </w:ins>
      <w:ins w:id="4152" w:author="Megan Ash" w:date="2026-01-28T15:58:00Z" w16du:dateUtc="2026-01-28T20:58:00Z">
        <w:r w:rsidR="00871EC7">
          <w:rPr>
            <w:rFonts w:eastAsia="Times New Roman" w:cs="Times New Roman"/>
          </w:rPr>
          <w:t>the worker’s</w:t>
        </w:r>
      </w:ins>
      <w:ins w:id="4153" w:author="Catalina Ipas" w:date="2025-10-02T11:47:00Z">
        <w:r w:rsidRPr="0E916A6A">
          <w:rPr>
            <w:rFonts w:eastAsia="Times New Roman" w:cs="Times New Roman"/>
          </w:rPr>
          <w:t xml:space="preserve"> salary after having been promoted, whether by merit or seniority. An exception is made where the promoted position </w:t>
        </w:r>
      </w:ins>
      <w:ins w:id="4154" w:author="Megan Ash" w:date="2026-01-28T15:59:00Z" w16du:dateUtc="2026-01-28T20:59:00Z">
        <w:r w:rsidR="00647BB4">
          <w:rPr>
            <w:rFonts w:eastAsia="Times New Roman" w:cs="Times New Roman"/>
          </w:rPr>
          <w:t xml:space="preserve">involves </w:t>
        </w:r>
      </w:ins>
      <w:ins w:id="4155" w:author="Catalina Ipas" w:date="2025-10-02T11:47:00Z">
        <w:del w:id="4156" w:author="Megan Ash" w:date="2026-01-28T15:59:00Z" w16du:dateUtc="2026-01-28T20:59:00Z">
          <w:r w:rsidRPr="0E916A6A" w:rsidDel="00647BB4">
            <w:rPr>
              <w:rFonts w:eastAsia="Times New Roman" w:cs="Times New Roman"/>
            </w:rPr>
            <w:delText xml:space="preserve">entails </w:delText>
          </w:r>
        </w:del>
        <w:r w:rsidRPr="0E916A6A">
          <w:rPr>
            <w:rFonts w:eastAsia="Times New Roman" w:cs="Times New Roman"/>
          </w:rPr>
          <w:t xml:space="preserve">functions different from those previously performed, and the worker demonstrates manifest incompetence in the new </w:t>
        </w:r>
        <w:del w:id="4157" w:author="Megan Ash" w:date="2026-01-28T15:59:00Z" w16du:dateUtc="2026-01-28T20:59:00Z">
          <w:r w:rsidRPr="0E916A6A" w:rsidDel="00647BB4">
            <w:rPr>
              <w:rFonts w:eastAsia="Times New Roman" w:cs="Times New Roman"/>
            </w:rPr>
            <w:delText>position</w:delText>
          </w:r>
        </w:del>
      </w:ins>
      <w:ins w:id="4158" w:author="Megan Ash" w:date="2026-01-28T15:59:00Z" w16du:dateUtc="2026-01-28T20:59:00Z">
        <w:r w:rsidR="00647BB4">
          <w:rPr>
            <w:rFonts w:eastAsia="Times New Roman" w:cs="Times New Roman"/>
          </w:rPr>
          <w:t>role</w:t>
        </w:r>
      </w:ins>
      <w:ins w:id="4159" w:author="Catalina Ipas" w:date="2025-10-02T11:47:00Z">
        <w:r w:rsidRPr="0E916A6A">
          <w:rPr>
            <w:rFonts w:eastAsia="Times New Roman" w:cs="Times New Roman"/>
          </w:rPr>
          <w:t xml:space="preserve">, in which case </w:t>
        </w:r>
        <w:del w:id="4160" w:author="Megan Ash" w:date="2026-01-28T15:59:00Z" w16du:dateUtc="2026-01-28T20:59:00Z">
          <w:r w:rsidRPr="0E916A6A" w:rsidDel="00647BB4">
            <w:rPr>
              <w:rFonts w:eastAsia="Times New Roman" w:cs="Times New Roman"/>
            </w:rPr>
            <w:delText>he/she</w:delText>
          </w:r>
        </w:del>
      </w:ins>
      <w:ins w:id="4161" w:author="Megan Ash" w:date="2026-01-28T15:59:00Z" w16du:dateUtc="2026-01-28T20:59:00Z">
        <w:r w:rsidR="00647BB4">
          <w:rPr>
            <w:rFonts w:eastAsia="Times New Roman" w:cs="Times New Roman"/>
          </w:rPr>
          <w:t>they</w:t>
        </w:r>
      </w:ins>
      <w:ins w:id="4162" w:author="Catalina Ipas" w:date="2025-10-02T11:47:00Z">
        <w:r w:rsidRPr="0E916A6A">
          <w:rPr>
            <w:rFonts w:eastAsia="Times New Roman" w:cs="Times New Roman"/>
          </w:rPr>
          <w:t xml:space="preserve"> may be returned to the former position without this constituting grounds for indemnification. The worker may not invoke this cause after thirty (30) days from the </w:t>
        </w:r>
      </w:ins>
      <w:ins w:id="4163" w:author="Megan Ash" w:date="2026-01-28T15:59:00Z" w16du:dateUtc="2026-01-28T20:59:00Z">
        <w:r w:rsidR="00647BB4">
          <w:rPr>
            <w:rFonts w:eastAsia="Times New Roman" w:cs="Times New Roman"/>
          </w:rPr>
          <w:t xml:space="preserve">date of </w:t>
        </w:r>
      </w:ins>
      <w:ins w:id="4164" w:author="Catalina Ipas" w:date="2025-10-02T11:47:00Z">
        <w:r w:rsidRPr="0E916A6A">
          <w:rPr>
            <w:rFonts w:eastAsia="Times New Roman" w:cs="Times New Roman"/>
          </w:rPr>
          <w:t>transfer or salary reduction;</w:t>
        </w:r>
      </w:ins>
    </w:p>
    <w:p w14:paraId="53D71459" w14:textId="79ED5ABC" w:rsidR="154E45C8" w:rsidRDefault="154E45C8" w:rsidP="0E916A6A">
      <w:pPr>
        <w:pStyle w:val="ListParagraph"/>
        <w:numPr>
          <w:ilvl w:val="0"/>
          <w:numId w:val="25"/>
        </w:numPr>
        <w:spacing w:after="120" w:line="360" w:lineRule="auto"/>
        <w:jc w:val="both"/>
        <w:rPr>
          <w:rFonts w:eastAsia="Times New Roman" w:cs="Times New Roman"/>
        </w:rPr>
      </w:pPr>
      <w:ins w:id="4165" w:author="Catalina Ipas" w:date="2025-10-02T11:47:00Z">
        <w:r w:rsidRPr="0E916A6A">
          <w:rPr>
            <w:rFonts w:eastAsia="Times New Roman" w:cs="Times New Roman"/>
          </w:rPr>
          <w:t xml:space="preserve">The employer, a </w:t>
        </w:r>
      </w:ins>
      <w:ins w:id="4166" w:author="Megan Ash" w:date="2026-01-28T16:03:00Z" w16du:dateUtc="2026-01-28T21:03:00Z">
        <w:r w:rsidR="00A022CA">
          <w:rPr>
            <w:rFonts w:eastAsia="Times New Roman" w:cs="Times New Roman"/>
          </w:rPr>
          <w:t xml:space="preserve">member of the employer’s </w:t>
        </w:r>
      </w:ins>
      <w:ins w:id="4167" w:author="Catalina Ipas" w:date="2025-10-02T11:47:00Z">
        <w:r w:rsidRPr="0E916A6A">
          <w:rPr>
            <w:rFonts w:eastAsia="Times New Roman" w:cs="Times New Roman"/>
          </w:rPr>
          <w:t>family</w:t>
        </w:r>
        <w:del w:id="4168" w:author="Megan Ash" w:date="2026-01-28T16:03:00Z" w16du:dateUtc="2026-01-28T21:03:00Z">
          <w:r w:rsidRPr="0E916A6A" w:rsidDel="00A022CA">
            <w:rPr>
              <w:rFonts w:eastAsia="Times New Roman" w:cs="Times New Roman"/>
            </w:rPr>
            <w:delText xml:space="preserve"> member</w:delText>
          </w:r>
        </w:del>
        <w:r w:rsidRPr="0E916A6A">
          <w:rPr>
            <w:rFonts w:eastAsia="Times New Roman" w:cs="Times New Roman"/>
          </w:rPr>
          <w:t xml:space="preserve">, </w:t>
        </w:r>
      </w:ins>
      <w:ins w:id="4169" w:author="Megan Ash" w:date="2026-01-28T16:03:00Z" w16du:dateUtc="2026-01-28T21:03:00Z">
        <w:r w:rsidR="00A022CA">
          <w:rPr>
            <w:rFonts w:eastAsia="Times New Roman" w:cs="Times New Roman"/>
          </w:rPr>
          <w:t xml:space="preserve">a </w:t>
        </w:r>
      </w:ins>
      <w:ins w:id="4170" w:author="Catalina Ipas" w:date="2025-10-02T11:47:00Z">
        <w:r w:rsidRPr="0E916A6A">
          <w:rPr>
            <w:rFonts w:eastAsia="Times New Roman" w:cs="Times New Roman"/>
          </w:rPr>
          <w:t xml:space="preserve">representative, or another worker suffering from a contagious disease, </w:t>
        </w:r>
        <w:del w:id="4171" w:author="Megan Ash" w:date="2026-01-28T16:32:00Z" w16du:dateUtc="2026-01-28T21:32:00Z">
          <w:r w:rsidRPr="0E916A6A" w:rsidDel="0069521C">
            <w:rPr>
              <w:rFonts w:eastAsia="Times New Roman" w:cs="Times New Roman"/>
            </w:rPr>
            <w:delText>whenever</w:delText>
          </w:r>
        </w:del>
      </w:ins>
      <w:ins w:id="4172" w:author="Megan Ash" w:date="2026-01-28T16:32:00Z" w16du:dateUtc="2026-01-28T21:32:00Z">
        <w:r w:rsidR="0069521C">
          <w:rPr>
            <w:rFonts w:eastAsia="Times New Roman" w:cs="Times New Roman"/>
          </w:rPr>
          <w:t>where</w:t>
        </w:r>
      </w:ins>
      <w:ins w:id="4173" w:author="Catalina Ipas" w:date="2025-10-02T11:47:00Z">
        <w:r w:rsidRPr="0E916A6A">
          <w:rPr>
            <w:rFonts w:eastAsia="Times New Roman" w:cs="Times New Roman"/>
          </w:rPr>
          <w:t xml:space="preserve"> the worker</w:t>
        </w:r>
        <w:del w:id="4174" w:author="Megan Ash" w:date="2026-01-28T16:32:00Z" w16du:dateUtc="2026-01-28T21:32:00Z">
          <w:r w:rsidRPr="0E916A6A" w:rsidDel="0069521C">
            <w:rPr>
              <w:rFonts w:eastAsia="Times New Roman" w:cs="Times New Roman"/>
            </w:rPr>
            <w:delText xml:space="preserve"> must</w:delText>
          </w:r>
        </w:del>
      </w:ins>
      <w:ins w:id="4175" w:author="Megan Ash" w:date="2026-01-28T16:32:00Z" w16du:dateUtc="2026-01-28T21:32:00Z">
        <w:r w:rsidR="0069521C">
          <w:rPr>
            <w:rFonts w:eastAsia="Times New Roman" w:cs="Times New Roman"/>
          </w:rPr>
          <w:t xml:space="preserve"> is required to</w:t>
        </w:r>
      </w:ins>
      <w:ins w:id="4176" w:author="Catalina Ipas" w:date="2025-10-02T11:47:00Z">
        <w:r w:rsidRPr="0E916A6A">
          <w:rPr>
            <w:rFonts w:eastAsia="Times New Roman" w:cs="Times New Roman"/>
          </w:rPr>
          <w:t xml:space="preserve"> remain in immediate contact with the affected person;</w:t>
        </w:r>
      </w:ins>
    </w:p>
    <w:p w14:paraId="40C271D3" w14:textId="61488DB4" w:rsidR="154E45C8" w:rsidRDefault="154E45C8" w:rsidP="0E916A6A">
      <w:pPr>
        <w:pStyle w:val="ListParagraph"/>
        <w:numPr>
          <w:ilvl w:val="0"/>
          <w:numId w:val="25"/>
        </w:numPr>
        <w:spacing w:after="120" w:line="360" w:lineRule="auto"/>
        <w:jc w:val="both"/>
        <w:rPr>
          <w:rFonts w:eastAsia="Times New Roman" w:cs="Times New Roman"/>
        </w:rPr>
      </w:pPr>
      <w:ins w:id="4177" w:author="Catalina Ipas" w:date="2025-10-02T11:47:00Z">
        <w:r w:rsidRPr="0E916A6A">
          <w:rPr>
            <w:rFonts w:eastAsia="Times New Roman" w:cs="Times New Roman"/>
          </w:rPr>
          <w:t>The employer’s failure to comply with contractual or legal obligations;</w:t>
        </w:r>
      </w:ins>
    </w:p>
    <w:p w14:paraId="76BB3FAF" w14:textId="05EB558B" w:rsidR="154E45C8" w:rsidRDefault="154E45C8" w:rsidP="0E916A6A">
      <w:pPr>
        <w:pStyle w:val="ListParagraph"/>
        <w:numPr>
          <w:ilvl w:val="0"/>
          <w:numId w:val="25"/>
        </w:numPr>
        <w:spacing w:after="120" w:line="360" w:lineRule="auto"/>
        <w:jc w:val="both"/>
        <w:rPr>
          <w:rFonts w:eastAsia="Times New Roman" w:cs="Times New Roman"/>
        </w:rPr>
      </w:pPr>
      <w:ins w:id="4178" w:author="Catalina Ipas" w:date="2025-10-02T11:47:00Z">
        <w:r w:rsidRPr="0E916A6A">
          <w:rPr>
            <w:rFonts w:eastAsia="Times New Roman" w:cs="Times New Roman"/>
          </w:rPr>
          <w:t xml:space="preserve">Any serious violation of the obligations or prohibitions applicable to the employer, provided that </w:t>
        </w:r>
        <w:del w:id="4179" w:author="Megan Ash" w:date="2026-01-28T16:34:00Z" w16du:dateUtc="2026-01-28T21:34:00Z">
          <w:r w:rsidRPr="0E916A6A" w:rsidDel="00512F9C">
            <w:rPr>
              <w:rFonts w:eastAsia="Times New Roman" w:cs="Times New Roman"/>
            </w:rPr>
            <w:delText>the act</w:delText>
          </w:r>
        </w:del>
      </w:ins>
      <w:ins w:id="4180" w:author="Megan Ash" w:date="2026-01-28T16:34:00Z" w16du:dateUtc="2026-01-28T21:34:00Z">
        <w:r w:rsidR="00512F9C">
          <w:rPr>
            <w:rFonts w:eastAsia="Times New Roman" w:cs="Times New Roman"/>
          </w:rPr>
          <w:t>said violation</w:t>
        </w:r>
      </w:ins>
      <w:ins w:id="4181" w:author="Catalina Ipas" w:date="2025-10-02T11:47:00Z">
        <w:r w:rsidRPr="0E916A6A">
          <w:rPr>
            <w:rFonts w:eastAsia="Times New Roman" w:cs="Times New Roman"/>
          </w:rPr>
          <w:t xml:space="preserve"> is duly proven; and</w:t>
        </w:r>
      </w:ins>
    </w:p>
    <w:p w14:paraId="21738EBC" w14:textId="14C967FA" w:rsidR="154E45C8" w:rsidRDefault="154E45C8" w:rsidP="0E916A6A">
      <w:pPr>
        <w:pStyle w:val="ListParagraph"/>
        <w:numPr>
          <w:ilvl w:val="0"/>
          <w:numId w:val="25"/>
        </w:numPr>
        <w:spacing w:after="120" w:line="360" w:lineRule="auto"/>
        <w:jc w:val="both"/>
        <w:rPr>
          <w:ins w:id="4182" w:author="Catalina Ipas" w:date="2025-10-02T13:15:00Z" w16du:dateUtc="2025-10-02T13:15:28Z"/>
          <w:rFonts w:eastAsia="Times New Roman" w:cs="Times New Roman"/>
        </w:rPr>
      </w:pPr>
      <w:ins w:id="4183" w:author="Catalina Ipas" w:date="2025-10-02T11:47:00Z">
        <w:r w:rsidRPr="0E916A6A">
          <w:rPr>
            <w:rFonts w:eastAsia="Times New Roman" w:cs="Times New Roman"/>
          </w:rPr>
          <w:t>The employer’s failure to comply with occupational safety and hygiene measures prescribed by the respective laws and regulations.</w:t>
        </w:r>
      </w:ins>
    </w:p>
    <w:p w14:paraId="111A4CF0" w14:textId="23FD1A74" w:rsidR="5BC2CBEB" w:rsidRDefault="5BC2CBEB">
      <w:pPr>
        <w:spacing w:after="120" w:line="360" w:lineRule="auto"/>
        <w:jc w:val="both"/>
        <w:rPr>
          <w:ins w:id="4184" w:author="Catalina Ipas" w:date="2025-10-02T13:17:00Z" w16du:dateUtc="2025-10-02T13:17:40Z"/>
          <w:rFonts w:eastAsia="Times New Roman" w:cs="Times New Roman"/>
        </w:rPr>
        <w:pPrChange w:id="4185" w:author="Catalina Ipas" w:date="2025-10-02T13:15:00Z">
          <w:pPr/>
        </w:pPrChange>
      </w:pPr>
      <w:ins w:id="4186" w:author="Catalina Ipas" w:date="2025-10-02T13:15:00Z">
        <w:r w:rsidRPr="0E916A6A">
          <w:rPr>
            <w:rFonts w:eastAsia="Times New Roman" w:cs="Times New Roman"/>
          </w:rPr>
          <w:t xml:space="preserve">For any of these causes, the worker may resign from </w:t>
        </w:r>
        <w:del w:id="4187" w:author="Megan Ash" w:date="2026-01-28T16:35:00Z" w16du:dateUtc="2026-01-28T21:35:00Z">
          <w:r w:rsidRPr="0E916A6A" w:rsidDel="00512F9C">
            <w:rPr>
              <w:rFonts w:eastAsia="Times New Roman" w:cs="Times New Roman"/>
            </w:rPr>
            <w:delText>his or her</w:delText>
          </w:r>
        </w:del>
      </w:ins>
      <w:ins w:id="4188" w:author="Megan Ash" w:date="2026-01-28T16:35:00Z" w16du:dateUtc="2026-01-28T21:35:00Z">
        <w:r w:rsidR="00512F9C">
          <w:rPr>
            <w:rFonts w:eastAsia="Times New Roman" w:cs="Times New Roman"/>
          </w:rPr>
          <w:t>their</w:t>
        </w:r>
      </w:ins>
      <w:ins w:id="4189" w:author="Catalina Ipas" w:date="2025-10-02T13:15:00Z">
        <w:r w:rsidRPr="0E916A6A">
          <w:rPr>
            <w:rFonts w:eastAsia="Times New Roman" w:cs="Times New Roman"/>
          </w:rPr>
          <w:t xml:space="preserve"> position while retaining the right to receive the corresponding legal severance pay and benefits. The termination of the contract by the worker takes effect </w:t>
        </w:r>
        <w:del w:id="4190" w:author="Megan Ash" w:date="2026-01-28T16:41:00Z" w16du:dateUtc="2026-01-28T21:41:00Z">
          <w:r w:rsidRPr="0E916A6A" w:rsidDel="00E402BB">
            <w:rPr>
              <w:rFonts w:eastAsia="Times New Roman" w:cs="Times New Roman"/>
            </w:rPr>
            <w:delText>from the moment the worker</w:delText>
          </w:r>
        </w:del>
      </w:ins>
      <w:ins w:id="4191" w:author="Megan Ash" w:date="2026-01-28T16:41:00Z" w16du:dateUtc="2026-01-28T21:41:00Z">
        <w:r w:rsidR="00E402BB">
          <w:rPr>
            <w:rFonts w:eastAsia="Times New Roman" w:cs="Times New Roman"/>
          </w:rPr>
          <w:t>upon</w:t>
        </w:r>
      </w:ins>
      <w:ins w:id="4192" w:author="Catalina Ipas" w:date="2025-10-02T13:15:00Z">
        <w:r w:rsidRPr="0E916A6A">
          <w:rPr>
            <w:rFonts w:eastAsia="Times New Roman" w:cs="Times New Roman"/>
          </w:rPr>
          <w:t xml:space="preserve"> communicat</w:t>
        </w:r>
      </w:ins>
      <w:ins w:id="4193" w:author="Megan Ash" w:date="2026-01-28T16:41:00Z" w16du:dateUtc="2026-01-28T21:41:00Z">
        <w:r w:rsidR="00E402BB">
          <w:rPr>
            <w:rFonts w:eastAsia="Times New Roman" w:cs="Times New Roman"/>
          </w:rPr>
          <w:t>ion</w:t>
        </w:r>
      </w:ins>
      <w:ins w:id="4194" w:author="Catalina Ipas" w:date="2025-10-02T13:15:00Z">
        <w:del w:id="4195" w:author="Megan Ash" w:date="2026-01-28T16:41:00Z" w16du:dateUtc="2026-01-28T21:41:00Z">
          <w:r w:rsidRPr="0E916A6A" w:rsidDel="00E402BB">
            <w:rPr>
              <w:rFonts w:eastAsia="Times New Roman" w:cs="Times New Roman"/>
            </w:rPr>
            <w:delText>es</w:delText>
          </w:r>
        </w:del>
        <w:r w:rsidRPr="0E916A6A">
          <w:rPr>
            <w:rFonts w:eastAsia="Times New Roman" w:cs="Times New Roman"/>
          </w:rPr>
          <w:t xml:space="preserve"> </w:t>
        </w:r>
        <w:del w:id="4196" w:author="Megan Ash" w:date="2026-01-28T16:41:00Z" w16du:dateUtc="2026-01-28T21:41:00Z">
          <w:r w:rsidRPr="0E916A6A" w:rsidDel="00E402BB">
            <w:rPr>
              <w:rFonts w:eastAsia="Times New Roman" w:cs="Times New Roman"/>
            </w:rPr>
            <w:delText xml:space="preserve">it </w:delText>
          </w:r>
        </w:del>
        <w:r w:rsidRPr="0E916A6A">
          <w:rPr>
            <w:rFonts w:eastAsia="Times New Roman" w:cs="Times New Roman"/>
          </w:rPr>
          <w:t>to the employer; however, the employer has the right</w:t>
        </w:r>
      </w:ins>
      <w:ins w:id="4197" w:author="Megan Ash" w:date="2026-01-28T16:42:00Z" w16du:dateUtc="2026-01-28T21:42:00Z">
        <w:r w:rsidR="00E402BB">
          <w:rPr>
            <w:rFonts w:eastAsia="Times New Roman" w:cs="Times New Roman"/>
          </w:rPr>
          <w:t>,</w:t>
        </w:r>
        <w:r w:rsidR="00D5560E" w:rsidRPr="00D5560E">
          <w:rPr>
            <w:rFonts w:eastAsia="Times New Roman" w:cs="Times New Roman"/>
          </w:rPr>
          <w:t xml:space="preserve"> </w:t>
        </w:r>
        <w:r w:rsidR="00D5560E" w:rsidRPr="0E916A6A">
          <w:rPr>
            <w:rFonts w:eastAsia="Times New Roman" w:cs="Times New Roman"/>
          </w:rPr>
          <w:t>before the expiration of the statute of limitations</w:t>
        </w:r>
        <w:r w:rsidR="00D5560E">
          <w:rPr>
            <w:rFonts w:eastAsia="Times New Roman" w:cs="Times New Roman"/>
          </w:rPr>
          <w:t>,</w:t>
        </w:r>
        <w:r w:rsidR="00E402BB">
          <w:rPr>
            <w:rFonts w:eastAsia="Times New Roman" w:cs="Times New Roman"/>
          </w:rPr>
          <w:t xml:space="preserve"> </w:t>
        </w:r>
      </w:ins>
      <w:ins w:id="4198" w:author="Catalina Ipas" w:date="2025-10-02T13:15:00Z">
        <w:del w:id="4199" w:author="Megan Ash" w:date="2026-01-28T16:42:00Z" w16du:dateUtc="2026-01-28T21:42:00Z">
          <w:r w:rsidRPr="0E916A6A" w:rsidDel="00D5560E">
            <w:rPr>
              <w:rFonts w:eastAsia="Times New Roman" w:cs="Times New Roman"/>
            </w:rPr>
            <w:delText xml:space="preserve"> </w:delText>
          </w:r>
        </w:del>
        <w:r w:rsidRPr="0E916A6A">
          <w:rPr>
            <w:rFonts w:eastAsia="Times New Roman" w:cs="Times New Roman"/>
          </w:rPr>
          <w:t xml:space="preserve">to summon the worker before the Labor Courts, </w:t>
        </w:r>
        <w:del w:id="4200" w:author="Megan Ash" w:date="2026-01-28T16:42:00Z" w16du:dateUtc="2026-01-28T21:42:00Z">
          <w:r w:rsidRPr="0E916A6A" w:rsidDel="00D5560E">
            <w:rPr>
              <w:rFonts w:eastAsia="Times New Roman" w:cs="Times New Roman"/>
            </w:rPr>
            <w:delText xml:space="preserve">before the expiration of the statute of limitations, </w:delText>
          </w:r>
        </w:del>
        <w:r w:rsidRPr="0E916A6A">
          <w:rPr>
            <w:rFonts w:eastAsia="Times New Roman" w:cs="Times New Roman"/>
          </w:rPr>
          <w:t xml:space="preserve">in order to prove that the worker abandoned </w:t>
        </w:r>
        <w:del w:id="4201" w:author="Megan Ash" w:date="2026-01-28T16:42:00Z" w16du:dateUtc="2026-01-28T21:42:00Z">
          <w:r w:rsidRPr="0E916A6A" w:rsidDel="00D5560E">
            <w:rPr>
              <w:rFonts w:eastAsia="Times New Roman" w:cs="Times New Roman"/>
            </w:rPr>
            <w:delText>his or her</w:delText>
          </w:r>
        </w:del>
      </w:ins>
      <w:ins w:id="4202" w:author="Megan Ash" w:date="2026-01-28T16:42:00Z" w16du:dateUtc="2026-01-28T21:42:00Z">
        <w:r w:rsidR="00D5560E">
          <w:rPr>
            <w:rFonts w:eastAsia="Times New Roman" w:cs="Times New Roman"/>
          </w:rPr>
          <w:t>their</w:t>
        </w:r>
      </w:ins>
      <w:ins w:id="4203" w:author="Catalina Ipas" w:date="2025-10-02T13:15:00Z">
        <w:r w:rsidRPr="0E916A6A">
          <w:rPr>
            <w:rFonts w:eastAsia="Times New Roman" w:cs="Times New Roman"/>
          </w:rPr>
          <w:t xml:space="preserve"> duties without just cause. If the employer proves this, in the case of an indefinite-term contract, the worker must pay the amount corresponding to prior notice as well as any damages caused, according to the reasonable assessment made by said courts. In the case of fixed-term contracts or contracts for specific work, the worker shall only be liable for the corresponding damages.</w:t>
        </w:r>
      </w:ins>
    </w:p>
    <w:p w14:paraId="7EE6EF0D" w14:textId="62A0E6AA" w:rsidR="79F3AC6C" w:rsidRDefault="79F3AC6C">
      <w:pPr>
        <w:spacing w:after="120" w:line="360" w:lineRule="auto"/>
        <w:jc w:val="both"/>
        <w:rPr>
          <w:ins w:id="4204" w:author="Catalina Ipas" w:date="2025-10-02T13:17:00Z" w16du:dateUtc="2025-10-02T13:17:52Z"/>
          <w:rFonts w:eastAsia="Times New Roman" w:cs="Times New Roman"/>
        </w:rPr>
        <w:pPrChange w:id="4205" w:author="Catalina Ipas" w:date="2025-10-02T13:17:00Z">
          <w:pPr/>
        </w:pPrChange>
      </w:pPr>
      <w:ins w:id="4206" w:author="Catalina Ipas" w:date="2025-10-02T13:17:00Z">
        <w:r w:rsidRPr="0E916A6A">
          <w:rPr>
            <w:rFonts w:eastAsia="Times New Roman" w:cs="Times New Roman"/>
          </w:rPr>
          <w:t xml:space="preserve">The worker may also </w:t>
        </w:r>
        <w:del w:id="4207" w:author="Megan Ash" w:date="2026-01-28T16:46:00Z" w16du:dateUtc="2026-01-28T21:46:00Z">
          <w:r w:rsidRPr="0E916A6A" w:rsidDel="004D4A46">
            <w:rPr>
              <w:rFonts w:eastAsia="Times New Roman" w:cs="Times New Roman"/>
            </w:rPr>
            <w:delText xml:space="preserve">demand </w:delText>
          </w:r>
        </w:del>
      </w:ins>
      <w:ins w:id="4208" w:author="Megan Ash" w:date="2026-01-28T16:46:00Z" w16du:dateUtc="2026-01-28T21:46:00Z">
        <w:r w:rsidR="004D4A46">
          <w:rPr>
            <w:rFonts w:eastAsia="Times New Roman" w:cs="Times New Roman"/>
          </w:rPr>
          <w:t xml:space="preserve">request </w:t>
        </w:r>
      </w:ins>
      <w:ins w:id="4209" w:author="Catalina Ipas" w:date="2025-10-02T13:17:00Z">
        <w:del w:id="4210" w:author="Megan Ash" w:date="2026-01-28T16:46:00Z" w16du:dateUtc="2026-01-28T21:46:00Z">
          <w:r w:rsidRPr="0E916A6A" w:rsidDel="004D4A46">
            <w:rPr>
              <w:rFonts w:eastAsia="Times New Roman" w:cs="Times New Roman"/>
            </w:rPr>
            <w:delText xml:space="preserve">from </w:delText>
          </w:r>
        </w:del>
      </w:ins>
      <w:ins w:id="4211" w:author="Megan Ash" w:date="2026-01-28T16:46:00Z" w16du:dateUtc="2026-01-28T21:46:00Z">
        <w:r w:rsidR="004D4A46">
          <w:rPr>
            <w:rFonts w:eastAsia="Times New Roman" w:cs="Times New Roman"/>
          </w:rPr>
          <w:t xml:space="preserve">that </w:t>
        </w:r>
      </w:ins>
      <w:ins w:id="4212" w:author="Catalina Ipas" w:date="2025-10-02T13:17:00Z">
        <w:r w:rsidRPr="0E916A6A">
          <w:rPr>
            <w:rFonts w:eastAsia="Times New Roman" w:cs="Times New Roman"/>
          </w:rPr>
          <w:t xml:space="preserve">the employer </w:t>
        </w:r>
        <w:del w:id="4213" w:author="Megan Ash" w:date="2026-01-28T16:46:00Z" w16du:dateUtc="2026-01-28T21:46:00Z">
          <w:r w:rsidRPr="0E916A6A" w:rsidDel="005812E4">
            <w:rPr>
              <w:rFonts w:eastAsia="Times New Roman" w:cs="Times New Roman"/>
            </w:rPr>
            <w:delText>the fulfillment of</w:delText>
          </w:r>
        </w:del>
      </w:ins>
      <w:ins w:id="4214" w:author="Megan Ash" w:date="2026-01-28T16:46:00Z" w16du:dateUtc="2026-01-28T21:46:00Z">
        <w:r w:rsidR="005812E4">
          <w:rPr>
            <w:rFonts w:eastAsia="Times New Roman" w:cs="Times New Roman"/>
          </w:rPr>
          <w:t>fulfill</w:t>
        </w:r>
      </w:ins>
      <w:ins w:id="4215" w:author="Catalina Ipas" w:date="2025-10-02T13:17:00Z">
        <w:r w:rsidRPr="0E916A6A">
          <w:rPr>
            <w:rFonts w:eastAsia="Times New Roman" w:cs="Times New Roman"/>
          </w:rPr>
          <w:t xml:space="preserve"> the contract, </w:t>
        </w:r>
        <w:del w:id="4216" w:author="Megan Ash" w:date="2026-01-28T16:46:00Z" w16du:dateUtc="2026-01-28T21:46:00Z">
          <w:r w:rsidRPr="0E916A6A" w:rsidDel="005812E4">
            <w:rPr>
              <w:rFonts w:eastAsia="Times New Roman" w:cs="Times New Roman"/>
            </w:rPr>
            <w:delText>so as to be reinstated in his or her job,</w:delText>
          </w:r>
        </w:del>
      </w:ins>
      <w:ins w:id="4217" w:author="Megan Ash" w:date="2026-01-28T16:46:00Z" w16du:dateUtc="2026-01-28T21:46:00Z">
        <w:r w:rsidR="005812E4">
          <w:rPr>
            <w:rFonts w:eastAsia="Times New Roman" w:cs="Times New Roman"/>
          </w:rPr>
          <w:t>seeking reinstatement to their position</w:t>
        </w:r>
      </w:ins>
      <w:ins w:id="4218" w:author="Catalina Ipas" w:date="2025-10-02T13:17:00Z">
        <w:r w:rsidRPr="0E916A6A">
          <w:rPr>
            <w:rFonts w:eastAsia="Times New Roman" w:cs="Times New Roman"/>
          </w:rPr>
          <w:t xml:space="preserve"> </w:t>
        </w:r>
        <w:del w:id="4219" w:author="Megan Ash" w:date="2026-01-28T16:46:00Z" w16du:dateUtc="2026-01-28T21:46:00Z">
          <w:r w:rsidRPr="0E916A6A" w:rsidDel="008775B7">
            <w:rPr>
              <w:rFonts w:eastAsia="Times New Roman" w:cs="Times New Roman"/>
            </w:rPr>
            <w:delText xml:space="preserve">at least </w:delText>
          </w:r>
        </w:del>
        <w:r w:rsidRPr="0E916A6A">
          <w:rPr>
            <w:rFonts w:eastAsia="Times New Roman" w:cs="Times New Roman"/>
          </w:rPr>
          <w:t>under</w:t>
        </w:r>
        <w:del w:id="4220" w:author="Megan Ash" w:date="2026-01-28T16:47:00Z" w16du:dateUtc="2026-01-28T21:47:00Z">
          <w:r w:rsidRPr="0E916A6A" w:rsidDel="008775B7">
            <w:rPr>
              <w:rFonts w:eastAsia="Times New Roman" w:cs="Times New Roman"/>
            </w:rPr>
            <w:delText xml:space="preserve"> equal</w:delText>
          </w:r>
        </w:del>
        <w:r w:rsidRPr="0E916A6A">
          <w:rPr>
            <w:rFonts w:eastAsia="Times New Roman" w:cs="Times New Roman"/>
          </w:rPr>
          <w:t xml:space="preserve"> conditions</w:t>
        </w:r>
      </w:ins>
      <w:ins w:id="4221" w:author="Megan Ash" w:date="2026-01-28T16:46:00Z" w16du:dateUtc="2026-01-28T21:46:00Z">
        <w:r w:rsidR="008775B7">
          <w:rPr>
            <w:rFonts w:eastAsia="Times New Roman" w:cs="Times New Roman"/>
          </w:rPr>
          <w:t xml:space="preserve"> at least equal</w:t>
        </w:r>
      </w:ins>
      <w:ins w:id="4222" w:author="Catalina Ipas" w:date="2025-10-02T13:17:00Z">
        <w:r w:rsidRPr="0E916A6A">
          <w:rPr>
            <w:rFonts w:eastAsia="Times New Roman" w:cs="Times New Roman"/>
          </w:rPr>
          <w:t xml:space="preserve"> to those previously held.</w:t>
        </w:r>
      </w:ins>
    </w:p>
    <w:p w14:paraId="0D77C659" w14:textId="7F2B7135" w:rsidR="79F3AC6C" w:rsidDel="008775B7" w:rsidRDefault="79F3AC6C" w:rsidP="005F75F3">
      <w:pPr>
        <w:spacing w:after="120" w:line="360" w:lineRule="auto"/>
        <w:jc w:val="both"/>
        <w:rPr>
          <w:del w:id="4223" w:author="Catalina Ipas" w:date="2025-05-08T16:57:00Z"/>
          <w:rFonts w:eastAsia="Times New Roman" w:cs="Times New Roman"/>
        </w:rPr>
      </w:pPr>
      <w:ins w:id="4224" w:author="Catalina Ipas" w:date="2025-10-02T13:17:00Z">
        <w:r w:rsidRPr="0E916A6A">
          <w:rPr>
            <w:rFonts w:eastAsia="Times New Roman" w:cs="Times New Roman"/>
          </w:rPr>
          <w:t xml:space="preserve">If the judge orders the reinstatement requested by the worker, the latter shall not be entitled to the severance pay corresponding to unjust dismissal; however, </w:t>
        </w:r>
        <w:del w:id="4225" w:author="Megan Ash" w:date="2026-01-28T16:49:00Z" w16du:dateUtc="2026-01-28T21:49:00Z">
          <w:r w:rsidRPr="0E916A6A" w:rsidDel="00BD1A81">
            <w:rPr>
              <w:rFonts w:eastAsia="Times New Roman" w:cs="Times New Roman"/>
            </w:rPr>
            <w:delText>he or she</w:delText>
          </w:r>
        </w:del>
      </w:ins>
      <w:ins w:id="4226" w:author="Megan Ash" w:date="2026-01-28T16:49:00Z" w16du:dateUtc="2026-01-28T21:49:00Z">
        <w:r w:rsidR="00BD1A81">
          <w:rPr>
            <w:rFonts w:eastAsia="Times New Roman" w:cs="Times New Roman"/>
          </w:rPr>
          <w:t>they</w:t>
        </w:r>
      </w:ins>
      <w:ins w:id="4227" w:author="Catalina Ipas" w:date="2025-10-02T13:17:00Z">
        <w:r w:rsidRPr="0E916A6A">
          <w:rPr>
            <w:rFonts w:eastAsia="Times New Roman" w:cs="Times New Roman"/>
          </w:rPr>
          <w:t xml:space="preserve"> shall be entitled to the wages lost from the date of dismissal until reinstatement is carried out. Furthermore, in the event of the employer’s refusal to comply with the judgment, the worker shall have the right to demand its enforcement through compulsory execution.</w:t>
        </w:r>
      </w:ins>
    </w:p>
    <w:p w14:paraId="6AEA2B69" w14:textId="77777777" w:rsidR="008775B7" w:rsidRDefault="008775B7">
      <w:pPr>
        <w:spacing w:after="120" w:line="360" w:lineRule="auto"/>
        <w:jc w:val="both"/>
        <w:rPr>
          <w:ins w:id="4228" w:author="Megan Ash" w:date="2026-01-28T16:48:00Z" w16du:dateUtc="2026-01-28T21:48:00Z"/>
          <w:rFonts w:eastAsia="Times New Roman" w:cs="Times New Roman"/>
        </w:rPr>
        <w:pPrChange w:id="4229" w:author="Catalina Ipas" w:date="2025-10-02T13:17:00Z">
          <w:pPr/>
        </w:pPrChange>
      </w:pPr>
    </w:p>
    <w:p w14:paraId="266E85CD" w14:textId="3B13A6AA" w:rsidR="00360C91" w:rsidRPr="00C17238" w:rsidRDefault="00462DC9" w:rsidP="005F75F3">
      <w:pPr>
        <w:spacing w:after="120" w:line="360" w:lineRule="auto"/>
        <w:jc w:val="both"/>
        <w:rPr>
          <w:rFonts w:cs="Times New Roman"/>
        </w:rPr>
      </w:pPr>
      <w:commentRangeStart w:id="4230"/>
      <w:r w:rsidRPr="047F57F2">
        <w:rPr>
          <w:rFonts w:cs="Times New Roman"/>
          <w:i/>
          <w:iCs/>
          <w:u w:val="single"/>
        </w:rPr>
        <w:t>Resignation</w:t>
      </w:r>
      <w:r w:rsidR="00360C91" w:rsidRPr="047F57F2">
        <w:rPr>
          <w:rFonts w:cs="Times New Roman"/>
          <w:i/>
          <w:iCs/>
          <w:u w:val="single"/>
        </w:rPr>
        <w:t xml:space="preserve"> with Cause</w:t>
      </w:r>
      <w:commentRangeEnd w:id="4230"/>
      <w:r w:rsidRPr="047F57F2">
        <w:rPr>
          <w:rStyle w:val="CommentReference"/>
          <w:rFonts w:cs="Times New Roman"/>
          <w:sz w:val="24"/>
          <w:szCs w:val="24"/>
        </w:rPr>
        <w:commentReference w:id="4230"/>
      </w:r>
      <w:r w:rsidR="00360C91" w:rsidRPr="047F57F2">
        <w:rPr>
          <w:rFonts w:cs="Times New Roman"/>
        </w:rPr>
        <w:t xml:space="preserve">: </w:t>
      </w:r>
      <w:del w:id="4231" w:author="Megan Ash" w:date="2026-01-28T16:51:00Z" w16du:dateUtc="2026-01-28T21:51:00Z">
        <w:r w:rsidRPr="047F57F2" w:rsidDel="002D32AF">
          <w:rPr>
            <w:rFonts w:cs="Times New Roman"/>
          </w:rPr>
          <w:delText>The employee</w:delText>
        </w:r>
        <w:r w:rsidR="00360C91" w:rsidRPr="047F57F2" w:rsidDel="002D32AF">
          <w:rPr>
            <w:rFonts w:cs="Times New Roman"/>
          </w:rPr>
          <w:delText xml:space="preserve"> if wishing</w:delText>
        </w:r>
      </w:del>
      <w:ins w:id="4232" w:author="Megan Ash" w:date="2026-01-28T16:51:00Z" w16du:dateUtc="2026-01-28T21:51:00Z">
        <w:r w:rsidR="002D32AF">
          <w:rPr>
            <w:rFonts w:cs="Times New Roman"/>
          </w:rPr>
          <w:t>If an employee wishes</w:t>
        </w:r>
      </w:ins>
      <w:r w:rsidR="00360C91" w:rsidRPr="047F57F2">
        <w:rPr>
          <w:rFonts w:cs="Times New Roman"/>
        </w:rPr>
        <w:t xml:space="preserve"> to terminate the</w:t>
      </w:r>
      <w:ins w:id="4233" w:author="Megan Ash" w:date="2026-01-28T16:51:00Z" w16du:dateUtc="2026-01-28T21:51:00Z">
        <w:r w:rsidR="002D32AF">
          <w:rPr>
            <w:rFonts w:cs="Times New Roman"/>
          </w:rPr>
          <w:t>ir</w:t>
        </w:r>
      </w:ins>
      <w:r w:rsidR="00360C91" w:rsidRPr="047F57F2">
        <w:rPr>
          <w:rFonts w:cs="Times New Roman"/>
        </w:rPr>
        <w:t xml:space="preserve"> labor contract without liability, </w:t>
      </w:r>
      <w:ins w:id="4234" w:author="Megan Ash" w:date="2026-01-28T16:51:00Z" w16du:dateUtc="2026-01-28T21:51:00Z">
        <w:r w:rsidR="002D32AF">
          <w:rPr>
            <w:rFonts w:cs="Times New Roman"/>
          </w:rPr>
          <w:t xml:space="preserve">they </w:t>
        </w:r>
      </w:ins>
      <w:r w:rsidR="006E50BB" w:rsidRPr="047F57F2">
        <w:rPr>
          <w:rFonts w:cs="Times New Roman"/>
        </w:rPr>
        <w:t>must notify the</w:t>
      </w:r>
      <w:ins w:id="4235" w:author="Megan Ash" w:date="2026-01-28T16:52:00Z" w16du:dateUtc="2026-01-28T21:52:00Z">
        <w:r w:rsidR="004E541F">
          <w:rPr>
            <w:rFonts w:cs="Times New Roman"/>
          </w:rPr>
          <w:t>ir</w:t>
        </w:r>
      </w:ins>
      <w:r w:rsidR="006E50BB" w:rsidRPr="047F57F2">
        <w:rPr>
          <w:rFonts w:cs="Times New Roman"/>
        </w:rPr>
        <w:t xml:space="preserve"> employer on o</w:t>
      </w:r>
      <w:r w:rsidR="00B419A1" w:rsidRPr="047F57F2">
        <w:rPr>
          <w:rFonts w:cs="Times New Roman"/>
        </w:rPr>
        <w:t>ne of the following</w:t>
      </w:r>
      <w:ins w:id="4236" w:author="Megan Ash" w:date="2026-01-28T16:52:00Z" w16du:dateUtc="2026-01-28T21:52:00Z">
        <w:r w:rsidR="004E541F">
          <w:rPr>
            <w:rFonts w:cs="Times New Roman"/>
          </w:rPr>
          <w:t xml:space="preserve"> grounds</w:t>
        </w:r>
      </w:ins>
      <w:r w:rsidR="00360C91" w:rsidRPr="047F57F2">
        <w:rPr>
          <w:rFonts w:cs="Times New Roman"/>
        </w:rPr>
        <w:t>:</w:t>
      </w:r>
    </w:p>
    <w:p w14:paraId="32828637" w14:textId="113B92EF" w:rsidR="00B419A1" w:rsidRPr="00C17238" w:rsidRDefault="00B419A1" w:rsidP="005F75F3">
      <w:pPr>
        <w:pStyle w:val="ListParagraph"/>
        <w:numPr>
          <w:ilvl w:val="0"/>
          <w:numId w:val="50"/>
        </w:numPr>
        <w:spacing w:after="120" w:line="360" w:lineRule="auto"/>
        <w:ind w:left="1080"/>
        <w:jc w:val="both"/>
        <w:rPr>
          <w:rFonts w:cs="Times New Roman"/>
        </w:rPr>
      </w:pPr>
      <w:r w:rsidRPr="00C17238">
        <w:rPr>
          <w:rFonts w:cs="Times New Roman"/>
        </w:rPr>
        <w:t>The employer</w:t>
      </w:r>
      <w:ins w:id="4237" w:author="Megan Ash" w:date="2026-01-28T16:52:00Z" w16du:dateUtc="2026-01-28T21:52:00Z">
        <w:r w:rsidR="004E541F">
          <w:rPr>
            <w:rFonts w:cs="Times New Roman"/>
          </w:rPr>
          <w:t>,</w:t>
        </w:r>
      </w:ins>
      <w:r w:rsidRPr="00C17238">
        <w:rPr>
          <w:rFonts w:cs="Times New Roman"/>
        </w:rPr>
        <w:t xml:space="preserve"> or</w:t>
      </w:r>
      <w:del w:id="4238" w:author="Megan Ash" w:date="2026-01-28T16:53:00Z" w16du:dateUtc="2026-01-28T21:53:00Z">
        <w:r w:rsidRPr="00C17238" w:rsidDel="004E541F">
          <w:rPr>
            <w:rFonts w:cs="Times New Roman"/>
          </w:rPr>
          <w:delText>,</w:delText>
        </w:r>
      </w:del>
      <w:r w:rsidRPr="00C17238">
        <w:rPr>
          <w:rFonts w:cs="Times New Roman"/>
        </w:rPr>
        <w:t xml:space="preserve"> </w:t>
      </w:r>
      <w:del w:id="4239" w:author="Megan Ash" w:date="2026-01-28T16:52:00Z" w16du:dateUtc="2026-01-28T21:52:00Z">
        <w:r w:rsidRPr="00C17238" w:rsidDel="004E541F">
          <w:rPr>
            <w:rFonts w:cs="Times New Roman"/>
          </w:rPr>
          <w:delText xml:space="preserve">as the case may be, </w:delText>
        </w:r>
      </w:del>
      <w:r w:rsidRPr="00C17238">
        <w:rPr>
          <w:rFonts w:cs="Times New Roman"/>
        </w:rPr>
        <w:t xml:space="preserve">the employer's </w:t>
      </w:r>
      <w:ins w:id="4240" w:author="Megan Ash" w:date="2026-01-28T16:52:00Z" w16du:dateUtc="2026-01-28T21:52:00Z">
        <w:r w:rsidR="004E541F">
          <w:rPr>
            <w:rFonts w:cs="Times New Roman"/>
          </w:rPr>
          <w:t>representatives</w:t>
        </w:r>
      </w:ins>
      <w:del w:id="4241" w:author="Megan Ash" w:date="2026-01-28T16:52:00Z" w16du:dateUtc="2026-01-28T21:52:00Z">
        <w:r w:rsidRPr="00C17238" w:rsidDel="004E541F">
          <w:rPr>
            <w:rFonts w:cs="Times New Roman"/>
          </w:rPr>
          <w:delText>group</w:delText>
        </w:r>
      </w:del>
      <w:r w:rsidRPr="00C17238">
        <w:rPr>
          <w:rFonts w:cs="Times New Roman"/>
        </w:rPr>
        <w:t xml:space="preserve">, </w:t>
      </w:r>
      <w:ins w:id="4242" w:author="Megan Ash" w:date="2026-01-28T16:55:00Z" w16du:dateUtc="2026-01-28T21:55:00Z">
        <w:r w:rsidR="000E33E8">
          <w:rPr>
            <w:rFonts w:cs="Times New Roman"/>
          </w:rPr>
          <w:t>deceived the</w:t>
        </w:r>
        <w:r w:rsidR="0012040B">
          <w:rPr>
            <w:rFonts w:cs="Times New Roman"/>
          </w:rPr>
          <w:t xml:space="preserve"> employee regarding the </w:t>
        </w:r>
      </w:ins>
      <w:del w:id="4243" w:author="Megan Ash" w:date="2026-01-28T16:55:00Z" w16du:dateUtc="2026-01-28T21:55:00Z">
        <w:r w:rsidRPr="00C17238" w:rsidDel="0012040B">
          <w:rPr>
            <w:rFonts w:cs="Times New Roman"/>
          </w:rPr>
          <w:delText xml:space="preserve">when proposing the work, deceived him/her with respect to the </w:delText>
        </w:r>
      </w:del>
      <w:r w:rsidRPr="00C17238">
        <w:rPr>
          <w:rFonts w:cs="Times New Roman"/>
        </w:rPr>
        <w:t>conditions</w:t>
      </w:r>
      <w:ins w:id="4244" w:author="Megan Ash" w:date="2026-01-28T16:56:00Z" w16du:dateUtc="2026-01-28T21:56:00Z">
        <w:r w:rsidR="0012040B">
          <w:rPr>
            <w:rFonts w:cs="Times New Roman"/>
          </w:rPr>
          <w:t xml:space="preserve"> </w:t>
        </w:r>
        <w:r w:rsidR="00331305">
          <w:rPr>
            <w:rFonts w:cs="Times New Roman"/>
          </w:rPr>
          <w:t xml:space="preserve">of </w:t>
        </w:r>
        <w:r w:rsidR="0012040B">
          <w:rPr>
            <w:rFonts w:cs="Times New Roman"/>
          </w:rPr>
          <w:t>employment</w:t>
        </w:r>
      </w:ins>
      <w:r w:rsidRPr="00C17238">
        <w:rPr>
          <w:rFonts w:cs="Times New Roman"/>
        </w:rPr>
        <w:t xml:space="preserve">. This cause </w:t>
      </w:r>
      <w:del w:id="4245" w:author="Megan Ash" w:date="2026-01-28T16:56:00Z" w16du:dateUtc="2026-01-28T21:56:00Z">
        <w:r w:rsidRPr="00C17238" w:rsidDel="00331305">
          <w:rPr>
            <w:rFonts w:cs="Times New Roman"/>
          </w:rPr>
          <w:delText xml:space="preserve">of termination </w:delText>
        </w:r>
      </w:del>
      <w:r w:rsidRPr="00C17238">
        <w:rPr>
          <w:rFonts w:cs="Times New Roman"/>
        </w:rPr>
        <w:t xml:space="preserve">shall </w:t>
      </w:r>
      <w:del w:id="4246" w:author="Megan Ash" w:date="2026-01-28T16:56:00Z" w16du:dateUtc="2026-01-28T21:56:00Z">
        <w:r w:rsidRPr="00C17238" w:rsidDel="00331305">
          <w:rPr>
            <w:rFonts w:cs="Times New Roman"/>
          </w:rPr>
          <w:delText>cease to have effect</w:delText>
        </w:r>
      </w:del>
      <w:ins w:id="4247" w:author="Megan Ash" w:date="2026-01-28T16:56:00Z" w16du:dateUtc="2026-01-28T21:56:00Z">
        <w:r w:rsidR="00331305">
          <w:rPr>
            <w:rFonts w:cs="Times New Roman"/>
          </w:rPr>
          <w:t>expire</w:t>
        </w:r>
      </w:ins>
      <w:r w:rsidRPr="00C17238">
        <w:rPr>
          <w:rFonts w:cs="Times New Roman"/>
        </w:rPr>
        <w:t xml:space="preserve"> </w:t>
      </w:r>
      <w:del w:id="4248" w:author="Megan Ash" w:date="2026-01-28T16:56:00Z" w16du:dateUtc="2026-01-28T21:56:00Z">
        <w:r w:rsidRPr="00C17238" w:rsidDel="00331305">
          <w:rPr>
            <w:rFonts w:cs="Times New Roman"/>
          </w:rPr>
          <w:delText xml:space="preserve">after </w:delText>
        </w:r>
      </w:del>
      <w:r w:rsidRPr="00C17238">
        <w:rPr>
          <w:rFonts w:cs="Times New Roman"/>
        </w:rPr>
        <w:t>thirty</w:t>
      </w:r>
      <w:ins w:id="4249" w:author="Megan Ash" w:date="2026-01-28T16:56:00Z" w16du:dateUtc="2026-01-28T21:56:00Z">
        <w:r w:rsidR="00331305">
          <w:rPr>
            <w:rFonts w:cs="Times New Roman"/>
          </w:rPr>
          <w:t xml:space="preserve"> (30)</w:t>
        </w:r>
      </w:ins>
      <w:r w:rsidRPr="00C17238">
        <w:rPr>
          <w:rFonts w:cs="Times New Roman"/>
        </w:rPr>
        <w:t xml:space="preserve"> days </w:t>
      </w:r>
      <w:ins w:id="4250" w:author="Megan Ash" w:date="2026-01-28T16:56:00Z" w16du:dateUtc="2026-01-28T21:56:00Z">
        <w:r w:rsidR="00331305">
          <w:rPr>
            <w:rFonts w:cs="Times New Roman"/>
          </w:rPr>
          <w:t xml:space="preserve">after </w:t>
        </w:r>
      </w:ins>
      <w:del w:id="4251" w:author="Megan Ash" w:date="2026-01-28T16:56:00Z" w16du:dateUtc="2026-01-28T21:56:00Z">
        <w:r w:rsidRPr="00C17238" w:rsidDel="00331305">
          <w:rPr>
            <w:rFonts w:cs="Times New Roman"/>
          </w:rPr>
          <w:delText xml:space="preserve">of rendering services to </w:delText>
        </w:r>
      </w:del>
      <w:r w:rsidRPr="00C17238">
        <w:rPr>
          <w:rFonts w:cs="Times New Roman"/>
        </w:rPr>
        <w:t>the employee</w:t>
      </w:r>
      <w:ins w:id="4252" w:author="Megan Ash" w:date="2026-01-28T16:56:00Z" w16du:dateUtc="2026-01-28T21:56:00Z">
        <w:r w:rsidR="00331305">
          <w:rPr>
            <w:rFonts w:cs="Times New Roman"/>
          </w:rPr>
          <w:t xml:space="preserve"> begins providing services</w:t>
        </w:r>
      </w:ins>
      <w:r w:rsidRPr="00C17238">
        <w:rPr>
          <w:rFonts w:cs="Times New Roman"/>
        </w:rPr>
        <w:t xml:space="preserve">; </w:t>
      </w:r>
    </w:p>
    <w:p w14:paraId="0E396E0C" w14:textId="677AA140" w:rsidR="00B419A1" w:rsidRPr="00C17238" w:rsidRDefault="00B419A1" w:rsidP="005F75F3">
      <w:pPr>
        <w:pStyle w:val="ListParagraph"/>
        <w:numPr>
          <w:ilvl w:val="0"/>
          <w:numId w:val="50"/>
        </w:numPr>
        <w:spacing w:after="120" w:line="360" w:lineRule="auto"/>
        <w:ind w:left="1080"/>
        <w:jc w:val="both"/>
        <w:rPr>
          <w:rFonts w:cs="Times New Roman"/>
        </w:rPr>
      </w:pPr>
      <w:r w:rsidRPr="00C17238">
        <w:rPr>
          <w:rFonts w:cs="Times New Roman"/>
        </w:rPr>
        <w:t xml:space="preserve">The employer, </w:t>
      </w:r>
      <w:ins w:id="4253" w:author="Megan Ash" w:date="2026-01-28T16:57:00Z" w16du:dateUtc="2026-01-28T21:57:00Z">
        <w:r w:rsidR="00331305">
          <w:rPr>
            <w:rFonts w:cs="Times New Roman"/>
          </w:rPr>
          <w:t>their</w:t>
        </w:r>
      </w:ins>
      <w:del w:id="4254" w:author="Megan Ash" w:date="2026-01-28T16:57:00Z" w16du:dateUtc="2026-01-28T21:57:00Z">
        <w:r w:rsidRPr="00C17238" w:rsidDel="00331305">
          <w:rPr>
            <w:rFonts w:cs="Times New Roman"/>
          </w:rPr>
          <w:delText>his</w:delText>
        </w:r>
      </w:del>
      <w:r w:rsidRPr="00C17238">
        <w:rPr>
          <w:rFonts w:cs="Times New Roman"/>
        </w:rPr>
        <w:t xml:space="preserve"> family members</w:t>
      </w:r>
      <w:ins w:id="4255" w:author="Megan Ash" w:date="2026-01-28T16:57:00Z" w16du:dateUtc="2026-01-28T21:57:00Z">
        <w:r w:rsidR="00331305">
          <w:rPr>
            <w:rFonts w:cs="Times New Roman"/>
          </w:rPr>
          <w:t>,</w:t>
        </w:r>
      </w:ins>
      <w:r w:rsidRPr="00C17238">
        <w:rPr>
          <w:rFonts w:cs="Times New Roman"/>
        </w:rPr>
        <w:t xml:space="preserve"> or any of </w:t>
      </w:r>
      <w:ins w:id="4256" w:author="Megan Ash" w:date="2026-01-28T16:57:00Z" w16du:dateUtc="2026-01-28T21:57:00Z">
        <w:r w:rsidR="00331305">
          <w:rPr>
            <w:rFonts w:cs="Times New Roman"/>
          </w:rPr>
          <w:t>their</w:t>
        </w:r>
      </w:ins>
      <w:del w:id="4257" w:author="Megan Ash" w:date="2026-01-28T16:57:00Z" w16du:dateUtc="2026-01-28T21:57:00Z">
        <w:r w:rsidRPr="00C17238" w:rsidDel="00331305">
          <w:rPr>
            <w:rFonts w:cs="Times New Roman"/>
          </w:rPr>
          <w:delText>his</w:delText>
        </w:r>
      </w:del>
      <w:r w:rsidRPr="00C17238">
        <w:rPr>
          <w:rFonts w:cs="Times New Roman"/>
        </w:rPr>
        <w:t xml:space="preserve"> representatives</w:t>
      </w:r>
      <w:ins w:id="4258" w:author="Megan Ash" w:date="2026-01-28T16:57:00Z" w16du:dateUtc="2026-01-28T21:57:00Z">
        <w:r w:rsidR="00331305">
          <w:rPr>
            <w:rFonts w:cs="Times New Roman"/>
          </w:rPr>
          <w:t xml:space="preserve"> </w:t>
        </w:r>
      </w:ins>
      <w:del w:id="4259" w:author="Megan Ash" w:date="2026-01-28T16:57:00Z" w16du:dateUtc="2026-01-28T21:57:00Z">
        <w:r w:rsidRPr="00C17238" w:rsidDel="00331305">
          <w:rPr>
            <w:rFonts w:cs="Times New Roman"/>
          </w:rPr>
          <w:delText>, within the service</w:delText>
        </w:r>
        <w:r w:rsidR="00A11B0A" w:rsidRPr="00C17238" w:rsidDel="00331305">
          <w:rPr>
            <w:rFonts w:cs="Times New Roman"/>
          </w:rPr>
          <w:delText xml:space="preserve"> </w:delText>
        </w:r>
      </w:del>
      <w:del w:id="4260" w:author="Megan Ash" w:date="2026-01-28T17:00:00Z" w16du:dateUtc="2026-01-28T22:00:00Z">
        <w:r w:rsidRPr="00C17238" w:rsidDel="00785837">
          <w:rPr>
            <w:rFonts w:cs="Times New Roman"/>
          </w:rPr>
          <w:delText>act</w:delText>
        </w:r>
      </w:del>
      <w:ins w:id="4261" w:author="Megan Ash" w:date="2026-01-28T17:00:00Z" w16du:dateUtc="2026-01-28T22:00:00Z">
        <w:r w:rsidR="00785837">
          <w:rPr>
            <w:rFonts w:cs="Times New Roman"/>
          </w:rPr>
          <w:t>engage in</w:t>
        </w:r>
      </w:ins>
      <w:del w:id="4262" w:author="Megan Ash" w:date="2026-01-28T16:57:00Z" w16du:dateUtc="2026-01-28T21:57:00Z">
        <w:r w:rsidRPr="00C17238" w:rsidDel="00331305">
          <w:rPr>
            <w:rFonts w:cs="Times New Roman"/>
          </w:rPr>
          <w:delText>s</w:delText>
        </w:r>
      </w:del>
      <w:r w:rsidRPr="00C17238">
        <w:rPr>
          <w:rFonts w:cs="Times New Roman"/>
        </w:rPr>
        <w:t xml:space="preserve"> </w:t>
      </w:r>
      <w:r w:rsidR="00A11B0A" w:rsidRPr="00C17238">
        <w:rPr>
          <w:rFonts w:cs="Times New Roman"/>
        </w:rPr>
        <w:t>dishones</w:t>
      </w:r>
      <w:ins w:id="4263" w:author="Megan Ash" w:date="2026-01-28T17:00:00Z" w16du:dateUtc="2026-01-28T22:00:00Z">
        <w:r w:rsidR="00785837">
          <w:rPr>
            <w:rFonts w:cs="Times New Roman"/>
          </w:rPr>
          <w:t>t behavior</w:t>
        </w:r>
        <w:r w:rsidR="009B72B9">
          <w:rPr>
            <w:rFonts w:cs="Times New Roman"/>
          </w:rPr>
          <w:t>,</w:t>
        </w:r>
      </w:ins>
      <w:del w:id="4264" w:author="Megan Ash" w:date="2026-01-28T17:00:00Z" w16du:dateUtc="2026-01-28T22:00:00Z">
        <w:r w:rsidR="00A11B0A" w:rsidRPr="00C17238" w:rsidDel="00785837">
          <w:rPr>
            <w:rFonts w:cs="Times New Roman"/>
          </w:rPr>
          <w:delText>tly</w:delText>
        </w:r>
      </w:del>
      <w:r w:rsidR="00A11B0A" w:rsidRPr="00C17238">
        <w:rPr>
          <w:rFonts w:cs="Times New Roman"/>
        </w:rPr>
        <w:t xml:space="preserve"> </w:t>
      </w:r>
      <w:del w:id="4265" w:author="Megan Ash" w:date="2026-01-28T17:00:00Z" w16du:dateUtc="2026-01-28T22:00:00Z">
        <w:r w:rsidR="00A11B0A" w:rsidRPr="00C17238" w:rsidDel="009B72B9">
          <w:rPr>
            <w:rFonts w:cs="Times New Roman"/>
          </w:rPr>
          <w:delText>or acts on</w:delText>
        </w:r>
        <w:r w:rsidRPr="00C17238" w:rsidDel="009B72B9">
          <w:rPr>
            <w:rFonts w:cs="Times New Roman"/>
          </w:rPr>
          <w:delText xml:space="preserve"> </w:delText>
        </w:r>
      </w:del>
      <w:r w:rsidRPr="00C17238">
        <w:rPr>
          <w:rFonts w:cs="Times New Roman"/>
        </w:rPr>
        <w:t xml:space="preserve">violence, threats, insults, harassment and/or sexual harassment, </w:t>
      </w:r>
      <w:del w:id="4266" w:author="Megan Ash" w:date="2026-01-28T17:01:00Z" w16du:dateUtc="2026-01-28T22:01:00Z">
        <w:r w:rsidRPr="00C17238" w:rsidDel="009B72B9">
          <w:rPr>
            <w:rFonts w:cs="Times New Roman"/>
          </w:rPr>
          <w:delText>bad t</w:delText>
        </w:r>
      </w:del>
      <w:ins w:id="4267" w:author="Megan Ash" w:date="2026-01-28T17:01:00Z" w16du:dateUtc="2026-01-28T22:01:00Z">
        <w:r w:rsidR="009B72B9">
          <w:rPr>
            <w:rFonts w:cs="Times New Roman"/>
          </w:rPr>
          <w:t>mist</w:t>
        </w:r>
      </w:ins>
      <w:r w:rsidRPr="00C17238">
        <w:rPr>
          <w:rFonts w:cs="Times New Roman"/>
        </w:rPr>
        <w:t>reatment</w:t>
      </w:r>
      <w:ins w:id="4268" w:author="Megan Ash" w:date="2026-01-28T17:01:00Z" w16du:dateUtc="2026-01-28T22:01:00Z">
        <w:r w:rsidR="009B72B9">
          <w:rPr>
            <w:rFonts w:cs="Times New Roman"/>
          </w:rPr>
          <w:t>,</w:t>
        </w:r>
      </w:ins>
      <w:r w:rsidRPr="00C17238">
        <w:rPr>
          <w:rFonts w:cs="Times New Roman"/>
        </w:rPr>
        <w:t xml:space="preserve"> or other similar acts against the employee</w:t>
      </w:r>
      <w:del w:id="4269" w:author="Megan Ash" w:date="2026-01-28T17:01:00Z" w16du:dateUtc="2026-01-28T22:01:00Z">
        <w:r w:rsidRPr="00C17238" w:rsidDel="009B72B9">
          <w:rPr>
            <w:rFonts w:cs="Times New Roman"/>
          </w:rPr>
          <w:delText xml:space="preserve">, </w:delText>
        </w:r>
      </w:del>
      <w:ins w:id="4270" w:author="Megan Ash" w:date="2026-01-28T17:01:00Z" w16du:dateUtc="2026-01-28T22:01:00Z">
        <w:r w:rsidR="009B72B9">
          <w:rPr>
            <w:rFonts w:cs="Times New Roman"/>
          </w:rPr>
          <w:t xml:space="preserve"> or the employee’s</w:t>
        </w:r>
        <w:r w:rsidR="009B72B9" w:rsidRPr="00C17238">
          <w:rPr>
            <w:rFonts w:cs="Times New Roman"/>
          </w:rPr>
          <w:t xml:space="preserve"> </w:t>
        </w:r>
      </w:ins>
      <w:r w:rsidRPr="00C17238">
        <w:rPr>
          <w:rFonts w:cs="Times New Roman"/>
        </w:rPr>
        <w:t xml:space="preserve">spouse, parents, </w:t>
      </w:r>
      <w:r w:rsidR="002C154B" w:rsidRPr="00C17238">
        <w:rPr>
          <w:rFonts w:cs="Times New Roman"/>
        </w:rPr>
        <w:t>children,</w:t>
      </w:r>
      <w:r w:rsidRPr="00C17238">
        <w:rPr>
          <w:rFonts w:cs="Times New Roman"/>
        </w:rPr>
        <w:t xml:space="preserve"> or siblings; </w:t>
      </w:r>
    </w:p>
    <w:p w14:paraId="3C02689C" w14:textId="42A3901F" w:rsidR="00B419A1" w:rsidRPr="00C17238" w:rsidRDefault="00B419A1" w:rsidP="005F75F3">
      <w:pPr>
        <w:pStyle w:val="ListParagraph"/>
        <w:numPr>
          <w:ilvl w:val="0"/>
          <w:numId w:val="50"/>
        </w:numPr>
        <w:spacing w:after="120" w:line="360" w:lineRule="auto"/>
        <w:ind w:left="1080"/>
        <w:jc w:val="both"/>
        <w:rPr>
          <w:rFonts w:cs="Times New Roman"/>
        </w:rPr>
      </w:pPr>
      <w:del w:id="4271" w:author="Megan Ash" w:date="2026-01-28T17:02:00Z" w16du:dateUtc="2026-01-28T22:02:00Z">
        <w:r w:rsidRPr="00C17238" w:rsidDel="00F662A8">
          <w:rPr>
            <w:rFonts w:cs="Times New Roman"/>
          </w:rPr>
          <w:delText>Incurring t</w:delText>
        </w:r>
      </w:del>
      <w:ins w:id="4272" w:author="Megan Ash" w:date="2026-01-28T17:02:00Z" w16du:dateUtc="2026-01-28T22:02:00Z">
        <w:r w:rsidR="00F662A8">
          <w:rPr>
            <w:rFonts w:cs="Times New Roman"/>
          </w:rPr>
          <w:t>T</w:t>
        </w:r>
      </w:ins>
      <w:r w:rsidRPr="00C17238">
        <w:rPr>
          <w:rFonts w:cs="Times New Roman"/>
        </w:rPr>
        <w:t xml:space="preserve">he employer, </w:t>
      </w:r>
      <w:del w:id="4273" w:author="Megan Ash" w:date="2026-01-28T17:02:00Z" w16du:dateUtc="2026-01-28T22:02:00Z">
        <w:r w:rsidRPr="00C17238" w:rsidDel="00F662A8">
          <w:rPr>
            <w:rFonts w:cs="Times New Roman"/>
          </w:rPr>
          <w:delText xml:space="preserve">his </w:delText>
        </w:r>
      </w:del>
      <w:ins w:id="4274" w:author="Megan Ash" w:date="2026-01-28T17:02:00Z" w16du:dateUtc="2026-01-28T22:02:00Z">
        <w:r w:rsidR="00F662A8">
          <w:rPr>
            <w:rFonts w:cs="Times New Roman"/>
          </w:rPr>
          <w:t>their</w:t>
        </w:r>
        <w:r w:rsidR="00F662A8" w:rsidRPr="00C17238">
          <w:rPr>
            <w:rFonts w:cs="Times New Roman"/>
          </w:rPr>
          <w:t xml:space="preserve"> </w:t>
        </w:r>
      </w:ins>
      <w:r w:rsidR="002C154B" w:rsidRPr="00C17238">
        <w:rPr>
          <w:rFonts w:cs="Times New Roman"/>
        </w:rPr>
        <w:t>relatives,</w:t>
      </w:r>
      <w:r w:rsidRPr="00C17238">
        <w:rPr>
          <w:rFonts w:cs="Times New Roman"/>
        </w:rPr>
        <w:t xml:space="preserve"> or </w:t>
      </w:r>
      <w:ins w:id="4275" w:author="Megan Ash" w:date="2026-01-28T17:02:00Z" w16du:dateUtc="2026-01-28T22:02:00Z">
        <w:r w:rsidR="00F662A8">
          <w:rPr>
            <w:rFonts w:cs="Times New Roman"/>
          </w:rPr>
          <w:t xml:space="preserve">other </w:t>
        </w:r>
      </w:ins>
      <w:r w:rsidRPr="00C17238">
        <w:rPr>
          <w:rFonts w:cs="Times New Roman"/>
        </w:rPr>
        <w:t>workers</w:t>
      </w:r>
      <w:del w:id="4276" w:author="Megan Ash" w:date="2026-01-28T17:02:00Z" w16du:dateUtc="2026-01-28T22:02:00Z">
        <w:r w:rsidRPr="00C17238" w:rsidDel="00F662A8">
          <w:rPr>
            <w:rFonts w:cs="Times New Roman"/>
          </w:rPr>
          <w:delText xml:space="preserve">, </w:delText>
        </w:r>
      </w:del>
      <w:ins w:id="4277" w:author="Megan Ash" w:date="2026-01-28T17:02:00Z" w16du:dateUtc="2026-01-28T22:02:00Z">
        <w:r w:rsidR="00F662A8">
          <w:rPr>
            <w:rFonts w:cs="Times New Roman"/>
          </w:rPr>
          <w:t xml:space="preserve"> commit,</w:t>
        </w:r>
        <w:r w:rsidR="00F662A8" w:rsidRPr="00C17238">
          <w:rPr>
            <w:rFonts w:cs="Times New Roman"/>
          </w:rPr>
          <w:t xml:space="preserve"> </w:t>
        </w:r>
      </w:ins>
      <w:r w:rsidRPr="00C17238">
        <w:rPr>
          <w:rFonts w:cs="Times New Roman"/>
        </w:rPr>
        <w:t xml:space="preserve">outside </w:t>
      </w:r>
      <w:del w:id="4278" w:author="Megan Ash" w:date="2026-01-28T17:02:00Z" w16du:dateUtc="2026-01-28T22:02:00Z">
        <w:r w:rsidRPr="00C17238" w:rsidDel="00F662A8">
          <w:rPr>
            <w:rFonts w:cs="Times New Roman"/>
          </w:rPr>
          <w:delText>the service</w:delText>
        </w:r>
      </w:del>
      <w:ins w:id="4279" w:author="Megan Ash" w:date="2026-01-28T17:02:00Z" w16du:dateUtc="2026-01-28T22:02:00Z">
        <w:r w:rsidR="00F662A8">
          <w:rPr>
            <w:rFonts w:cs="Times New Roman"/>
          </w:rPr>
          <w:t>of work</w:t>
        </w:r>
      </w:ins>
      <w:r w:rsidRPr="00C17238">
        <w:rPr>
          <w:rFonts w:cs="Times New Roman"/>
        </w:rPr>
        <w:t xml:space="preserve">, </w:t>
      </w:r>
      <w:del w:id="4280" w:author="Megan Ash" w:date="2026-01-28T17:02:00Z" w16du:dateUtc="2026-01-28T22:02:00Z">
        <w:r w:rsidRPr="00C17238" w:rsidDel="00F662A8">
          <w:rPr>
            <w:rFonts w:cs="Times New Roman"/>
          </w:rPr>
          <w:delText xml:space="preserve">in the </w:delText>
        </w:r>
      </w:del>
      <w:r w:rsidRPr="00C17238">
        <w:rPr>
          <w:rFonts w:cs="Times New Roman"/>
        </w:rPr>
        <w:t xml:space="preserve">acts </w:t>
      </w:r>
      <w:ins w:id="4281" w:author="Megan Ash" w:date="2026-01-28T17:02:00Z" w16du:dateUtc="2026-01-28T22:02:00Z">
        <w:r w:rsidR="00F662A8">
          <w:rPr>
            <w:rFonts w:cs="Times New Roman"/>
          </w:rPr>
          <w:t xml:space="preserve">of the type </w:t>
        </w:r>
      </w:ins>
      <w:r w:rsidRPr="00C17238">
        <w:rPr>
          <w:rFonts w:cs="Times New Roman"/>
        </w:rPr>
        <w:t xml:space="preserve">referred to in the preceding section, </w:t>
      </w:r>
      <w:del w:id="4282" w:author="Megan Ash" w:date="2026-01-28T17:02:00Z" w16du:dateUtc="2026-01-28T22:02:00Z">
        <w:r w:rsidRPr="00C17238" w:rsidDel="00F662A8">
          <w:rPr>
            <w:rFonts w:cs="Times New Roman"/>
          </w:rPr>
          <w:delText>if they are so</w:delText>
        </w:r>
      </w:del>
      <w:ins w:id="4283" w:author="Megan Ash" w:date="2026-01-28T17:02:00Z" w16du:dateUtc="2026-01-28T22:02:00Z">
        <w:r w:rsidR="00F662A8">
          <w:rPr>
            <w:rFonts w:cs="Times New Roman"/>
          </w:rPr>
          <w:t>which are sufficiently</w:t>
        </w:r>
      </w:ins>
      <w:r w:rsidRPr="00C17238">
        <w:rPr>
          <w:rFonts w:cs="Times New Roman"/>
        </w:rPr>
        <w:t xml:space="preserve"> serious as to make </w:t>
      </w:r>
      <w:del w:id="4284" w:author="Megan Ash" w:date="2026-01-28T17:02:00Z" w16du:dateUtc="2026-01-28T22:02:00Z">
        <w:r w:rsidRPr="00C17238" w:rsidDel="00F662A8">
          <w:rPr>
            <w:rFonts w:cs="Times New Roman"/>
          </w:rPr>
          <w:delText xml:space="preserve">it </w:delText>
        </w:r>
      </w:del>
      <w:ins w:id="4285" w:author="Megan Ash" w:date="2026-01-28T17:02:00Z" w16du:dateUtc="2026-01-28T22:02:00Z">
        <w:r w:rsidR="00F662A8">
          <w:rPr>
            <w:rFonts w:cs="Times New Roman"/>
          </w:rPr>
          <w:t>the employmen</w:t>
        </w:r>
      </w:ins>
      <w:ins w:id="4286" w:author="Megan Ash" w:date="2026-01-28T17:03:00Z" w16du:dateUtc="2026-01-28T22:03:00Z">
        <w:r w:rsidR="00F662A8">
          <w:rPr>
            <w:rFonts w:cs="Times New Roman"/>
          </w:rPr>
          <w:t>t relationship</w:t>
        </w:r>
      </w:ins>
      <w:ins w:id="4287" w:author="Megan Ash" w:date="2026-01-28T17:02:00Z" w16du:dateUtc="2026-01-28T22:02:00Z">
        <w:r w:rsidR="00F662A8" w:rsidRPr="00C17238">
          <w:rPr>
            <w:rFonts w:cs="Times New Roman"/>
          </w:rPr>
          <w:t xml:space="preserve"> </w:t>
        </w:r>
      </w:ins>
      <w:r w:rsidRPr="00C17238">
        <w:rPr>
          <w:rFonts w:cs="Times New Roman"/>
        </w:rPr>
        <w:t xml:space="preserve">impossible to </w:t>
      </w:r>
      <w:ins w:id="4288" w:author="Megan Ash" w:date="2026-01-28T17:03:00Z" w16du:dateUtc="2026-01-28T22:03:00Z">
        <w:r w:rsidR="00F662A8">
          <w:rPr>
            <w:rFonts w:cs="Times New Roman"/>
          </w:rPr>
          <w:t>maintain</w:t>
        </w:r>
      </w:ins>
      <w:del w:id="4289" w:author="Megan Ash" w:date="2026-01-28T17:03:00Z" w16du:dateUtc="2026-01-28T22:03:00Z">
        <w:r w:rsidRPr="00C17238" w:rsidDel="00F662A8">
          <w:rPr>
            <w:rFonts w:cs="Times New Roman"/>
          </w:rPr>
          <w:delText>comply with the employment relationship</w:delText>
        </w:r>
      </w:del>
      <w:r w:rsidRPr="00C17238">
        <w:rPr>
          <w:rFonts w:cs="Times New Roman"/>
        </w:rPr>
        <w:t xml:space="preserve">; </w:t>
      </w:r>
    </w:p>
    <w:p w14:paraId="3B8A88D9" w14:textId="01133050" w:rsidR="00350864" w:rsidRPr="00C17238" w:rsidRDefault="00F662A8" w:rsidP="005F75F3">
      <w:pPr>
        <w:pStyle w:val="ListParagraph"/>
        <w:numPr>
          <w:ilvl w:val="0"/>
          <w:numId w:val="50"/>
        </w:numPr>
        <w:spacing w:after="120" w:line="360" w:lineRule="auto"/>
        <w:ind w:left="1080"/>
        <w:jc w:val="both"/>
        <w:rPr>
          <w:rFonts w:cs="Times New Roman"/>
        </w:rPr>
      </w:pPr>
      <w:ins w:id="4290" w:author="Megan Ash" w:date="2026-01-28T17:03:00Z" w16du:dateUtc="2026-01-28T22:03:00Z">
        <w:r>
          <w:rPr>
            <w:rFonts w:cs="Times New Roman"/>
          </w:rPr>
          <w:t xml:space="preserve">The employer </w:t>
        </w:r>
      </w:ins>
      <w:del w:id="4291" w:author="Megan Ash" w:date="2026-01-28T17:03:00Z" w16du:dateUtc="2026-01-28T22:03:00Z">
        <w:r w:rsidR="00350864" w:rsidRPr="00C17238" w:rsidDel="00F662A8">
          <w:rPr>
            <w:rFonts w:cs="Times New Roman"/>
          </w:rPr>
          <w:delText xml:space="preserve">Reduce </w:delText>
        </w:r>
      </w:del>
      <w:ins w:id="4292" w:author="Megan Ash" w:date="2026-01-28T17:03:00Z" w16du:dateUtc="2026-01-28T22:03:00Z">
        <w:r>
          <w:rPr>
            <w:rFonts w:cs="Times New Roman"/>
          </w:rPr>
          <w:t>r</w:t>
        </w:r>
        <w:r w:rsidRPr="00C17238">
          <w:rPr>
            <w:rFonts w:cs="Times New Roman"/>
          </w:rPr>
          <w:t>educe</w:t>
        </w:r>
        <w:r>
          <w:rPr>
            <w:rFonts w:cs="Times New Roman"/>
          </w:rPr>
          <w:t>s</w:t>
        </w:r>
        <w:r w:rsidRPr="00C17238">
          <w:rPr>
            <w:rFonts w:cs="Times New Roman"/>
          </w:rPr>
          <w:t xml:space="preserve"> </w:t>
        </w:r>
        <w:r>
          <w:rPr>
            <w:rFonts w:cs="Times New Roman"/>
          </w:rPr>
          <w:t xml:space="preserve">the salary of </w:t>
        </w:r>
      </w:ins>
      <w:r w:rsidR="00350864" w:rsidRPr="00C17238">
        <w:rPr>
          <w:rFonts w:cs="Times New Roman"/>
        </w:rPr>
        <w:t>the employe</w:t>
      </w:r>
      <w:del w:id="4293" w:author="Megan Ash" w:date="2026-01-28T17:03:00Z" w16du:dateUtc="2026-01-28T22:03:00Z">
        <w:r w:rsidR="00350864" w:rsidRPr="00C17238" w:rsidDel="00F662A8">
          <w:rPr>
            <w:rFonts w:cs="Times New Roman"/>
          </w:rPr>
          <w:delText>r's salary of the worker</w:delText>
        </w:r>
      </w:del>
      <w:ins w:id="4294" w:author="Megan Ash" w:date="2026-01-28T17:03:00Z" w16du:dateUtc="2026-01-28T22:03:00Z">
        <w:r>
          <w:rPr>
            <w:rFonts w:cs="Times New Roman"/>
          </w:rPr>
          <w:t>e</w:t>
        </w:r>
      </w:ins>
      <w:r w:rsidR="00350864" w:rsidRPr="00C17238">
        <w:rPr>
          <w:rFonts w:cs="Times New Roman"/>
        </w:rPr>
        <w:t xml:space="preserve">; </w:t>
      </w:r>
    </w:p>
    <w:p w14:paraId="33A03338" w14:textId="1BF581DA" w:rsidR="00350864" w:rsidRPr="00C17238" w:rsidRDefault="00350864" w:rsidP="005F75F3">
      <w:pPr>
        <w:pStyle w:val="ListParagraph"/>
        <w:numPr>
          <w:ilvl w:val="0"/>
          <w:numId w:val="50"/>
        </w:numPr>
        <w:spacing w:after="120" w:line="360" w:lineRule="auto"/>
        <w:ind w:left="1080"/>
        <w:jc w:val="both"/>
        <w:rPr>
          <w:rFonts w:cs="Times New Roman"/>
        </w:rPr>
      </w:pPr>
      <w:del w:id="4295" w:author="Megan Ash" w:date="2026-01-28T17:05:00Z" w16du:dateUtc="2026-01-28T22:05:00Z">
        <w:r w:rsidRPr="00C17238" w:rsidDel="009D53E4">
          <w:rPr>
            <w:rFonts w:cs="Times New Roman"/>
          </w:rPr>
          <w:delText>Failure to</w:delText>
        </w:r>
      </w:del>
      <w:ins w:id="4296" w:author="Megan Ash" w:date="2026-01-28T17:05:00Z" w16du:dateUtc="2026-01-28T22:05:00Z">
        <w:r w:rsidR="009D53E4">
          <w:rPr>
            <w:rFonts w:cs="Times New Roman"/>
          </w:rPr>
          <w:t>The employee does not</w:t>
        </w:r>
      </w:ins>
      <w:r w:rsidRPr="00C17238">
        <w:rPr>
          <w:rFonts w:cs="Times New Roman"/>
        </w:rPr>
        <w:t xml:space="preserve"> receive the</w:t>
      </w:r>
      <w:ins w:id="4297" w:author="Megan Ash" w:date="2026-01-28T17:05:00Z" w16du:dateUtc="2026-01-28T22:05:00Z">
        <w:r w:rsidR="009D53E4">
          <w:rPr>
            <w:rFonts w:cs="Times New Roman"/>
          </w:rPr>
          <w:t>ir</w:t>
        </w:r>
      </w:ins>
      <w:r w:rsidRPr="00C17238">
        <w:rPr>
          <w:rFonts w:cs="Times New Roman"/>
        </w:rPr>
        <w:t xml:space="preserve"> corresponding salary on the agreed</w:t>
      </w:r>
      <w:ins w:id="4298" w:author="Megan Ash" w:date="2026-01-28T17:06:00Z" w16du:dateUtc="2026-01-28T22:06:00Z">
        <w:r w:rsidR="009D53E4">
          <w:rPr>
            <w:rFonts w:cs="Times New Roman"/>
          </w:rPr>
          <w:t xml:space="preserve"> upon</w:t>
        </w:r>
      </w:ins>
      <w:r w:rsidRPr="00C17238">
        <w:rPr>
          <w:rFonts w:cs="Times New Roman"/>
        </w:rPr>
        <w:t xml:space="preserve"> or customary date or at the agreed </w:t>
      </w:r>
      <w:ins w:id="4299" w:author="Megan Ash" w:date="2026-01-28T17:06:00Z" w16du:dateUtc="2026-01-28T22:06:00Z">
        <w:r w:rsidR="009D53E4">
          <w:rPr>
            <w:rFonts w:cs="Times New Roman"/>
          </w:rPr>
          <w:t xml:space="preserve">upon </w:t>
        </w:r>
      </w:ins>
      <w:r w:rsidRPr="00C17238">
        <w:rPr>
          <w:rFonts w:cs="Times New Roman"/>
        </w:rPr>
        <w:t xml:space="preserve">or customary place; </w:t>
      </w:r>
    </w:p>
    <w:p w14:paraId="737FD87A" w14:textId="2523DFEF" w:rsidR="00350864" w:rsidRPr="00C17238" w:rsidRDefault="009D53E4" w:rsidP="005F75F3">
      <w:pPr>
        <w:pStyle w:val="ListParagraph"/>
        <w:numPr>
          <w:ilvl w:val="0"/>
          <w:numId w:val="50"/>
        </w:numPr>
        <w:spacing w:after="120" w:line="360" w:lineRule="auto"/>
        <w:ind w:left="1080"/>
        <w:jc w:val="both"/>
        <w:rPr>
          <w:rFonts w:cs="Times New Roman"/>
        </w:rPr>
      </w:pPr>
      <w:ins w:id="4300" w:author="Megan Ash" w:date="2026-01-28T17:06:00Z" w16du:dateUtc="2026-01-28T22:06:00Z">
        <w:r>
          <w:rPr>
            <w:rFonts w:cs="Times New Roman"/>
          </w:rPr>
          <w:t xml:space="preserve">The employee </w:t>
        </w:r>
      </w:ins>
      <w:del w:id="4301" w:author="Megan Ash" w:date="2026-01-28T17:06:00Z" w16du:dateUtc="2026-01-28T22:06:00Z">
        <w:r w:rsidR="00350864" w:rsidRPr="00C17238" w:rsidDel="009D53E4">
          <w:rPr>
            <w:rFonts w:cs="Times New Roman"/>
          </w:rPr>
          <w:delText xml:space="preserve">Suffer </w:delText>
        </w:r>
      </w:del>
      <w:ins w:id="4302" w:author="Megan Ash" w:date="2026-01-28T17:06:00Z" w16du:dateUtc="2026-01-28T22:06:00Z">
        <w:r>
          <w:rPr>
            <w:rFonts w:cs="Times New Roman"/>
          </w:rPr>
          <w:t>s</w:t>
        </w:r>
        <w:r w:rsidRPr="00C17238">
          <w:rPr>
            <w:rFonts w:cs="Times New Roman"/>
          </w:rPr>
          <w:t>uffer</w:t>
        </w:r>
        <w:r>
          <w:rPr>
            <w:rFonts w:cs="Times New Roman"/>
          </w:rPr>
          <w:t>s</w:t>
        </w:r>
        <w:r w:rsidRPr="00C17238">
          <w:rPr>
            <w:rFonts w:cs="Times New Roman"/>
          </w:rPr>
          <w:t xml:space="preserve"> </w:t>
        </w:r>
      </w:ins>
      <w:r w:rsidR="00350864" w:rsidRPr="00C17238">
        <w:rPr>
          <w:rFonts w:cs="Times New Roman"/>
        </w:rPr>
        <w:t xml:space="preserve">damages caused maliciously by the employer; </w:t>
      </w:r>
    </w:p>
    <w:p w14:paraId="5379CCD6" w14:textId="657BDC70" w:rsidR="00350864" w:rsidRPr="00C17238" w:rsidRDefault="00350864" w:rsidP="005F75F3">
      <w:pPr>
        <w:pStyle w:val="ListParagraph"/>
        <w:numPr>
          <w:ilvl w:val="0"/>
          <w:numId w:val="50"/>
        </w:numPr>
        <w:spacing w:after="120" w:line="360" w:lineRule="auto"/>
        <w:ind w:left="1080"/>
        <w:jc w:val="both"/>
        <w:rPr>
          <w:rFonts w:cs="Times New Roman"/>
        </w:rPr>
      </w:pPr>
      <w:del w:id="4303" w:author="Megan Ash" w:date="2026-01-28T17:09:00Z" w16du:dateUtc="2026-01-28T22:09:00Z">
        <w:r w:rsidRPr="00C17238" w:rsidDel="00666DCA">
          <w:rPr>
            <w:rFonts w:cs="Times New Roman"/>
          </w:rPr>
          <w:delText>The existence of a</w:delText>
        </w:r>
      </w:del>
      <w:ins w:id="4304" w:author="Megan Ash" w:date="2026-01-28T17:09:00Z" w16du:dateUtc="2026-01-28T22:09:00Z">
        <w:r w:rsidR="00666DCA">
          <w:rPr>
            <w:rFonts w:cs="Times New Roman"/>
          </w:rPr>
          <w:t>There is a</w:t>
        </w:r>
      </w:ins>
      <w:r w:rsidRPr="00C17238">
        <w:rPr>
          <w:rFonts w:cs="Times New Roman"/>
        </w:rPr>
        <w:t xml:space="preserve"> serious danger to the safety or health of the worker or </w:t>
      </w:r>
      <w:ins w:id="4305" w:author="Megan Ash" w:date="2026-01-28T17:09:00Z" w16du:dateUtc="2026-01-28T22:09:00Z">
        <w:r w:rsidR="00666DCA">
          <w:rPr>
            <w:rFonts w:cs="Times New Roman"/>
          </w:rPr>
          <w:t>their</w:t>
        </w:r>
      </w:ins>
      <w:del w:id="4306" w:author="Megan Ash" w:date="2026-01-28T17:09:00Z" w16du:dateUtc="2026-01-28T22:09:00Z">
        <w:r w:rsidRPr="00C17238" w:rsidDel="00666DCA">
          <w:rPr>
            <w:rFonts w:cs="Times New Roman"/>
          </w:rPr>
          <w:delText>his</w:delText>
        </w:r>
      </w:del>
      <w:r w:rsidRPr="00C17238">
        <w:rPr>
          <w:rFonts w:cs="Times New Roman"/>
        </w:rPr>
        <w:t xml:space="preserve"> family, </w:t>
      </w:r>
      <w:del w:id="4307" w:author="Megan Ash" w:date="2026-01-28T17:10:00Z" w16du:dateUtc="2026-01-28T22:10:00Z">
        <w:r w:rsidRPr="00C17238" w:rsidDel="009A1992">
          <w:rPr>
            <w:rFonts w:cs="Times New Roman"/>
          </w:rPr>
          <w:delText xml:space="preserve">either </w:delText>
        </w:r>
        <w:r w:rsidRPr="00C17238" w:rsidDel="00A04128">
          <w:rPr>
            <w:rFonts w:cs="Times New Roman"/>
          </w:rPr>
          <w:delText>because the</w:delText>
        </w:r>
      </w:del>
      <w:ins w:id="4308" w:author="Megan Ash" w:date="2026-01-28T17:10:00Z" w16du:dateUtc="2026-01-28T22:10:00Z">
        <w:r w:rsidR="00A04128">
          <w:rPr>
            <w:rFonts w:cs="Times New Roman"/>
          </w:rPr>
          <w:t>due</w:t>
        </w:r>
        <w:r w:rsidR="009A1992" w:rsidRPr="009A1992">
          <w:rPr>
            <w:rFonts w:cs="Times New Roman"/>
          </w:rPr>
          <w:t xml:space="preserve"> </w:t>
        </w:r>
        <w:r w:rsidR="009A1992" w:rsidRPr="00C17238">
          <w:rPr>
            <w:rFonts w:cs="Times New Roman"/>
          </w:rPr>
          <w:t>either</w:t>
        </w:r>
        <w:r w:rsidR="00A04128">
          <w:rPr>
            <w:rFonts w:cs="Times New Roman"/>
          </w:rPr>
          <w:t xml:space="preserve"> to inadequate </w:t>
        </w:r>
      </w:ins>
      <w:del w:id="4309" w:author="Megan Ash" w:date="2026-01-28T17:10:00Z" w16du:dateUtc="2026-01-28T22:10:00Z">
        <w:r w:rsidRPr="00C17238" w:rsidDel="00A04128">
          <w:rPr>
            <w:rFonts w:cs="Times New Roman"/>
          </w:rPr>
          <w:delText xml:space="preserve"> establishment lacks </w:delText>
        </w:r>
      </w:del>
      <w:r w:rsidRPr="00C17238">
        <w:rPr>
          <w:rFonts w:cs="Times New Roman"/>
        </w:rPr>
        <w:t>hygienic conditions</w:t>
      </w:r>
      <w:ins w:id="4310" w:author="Megan Ash" w:date="2026-01-28T17:10:00Z" w16du:dateUtc="2026-01-28T22:10:00Z">
        <w:r w:rsidR="00A04128">
          <w:rPr>
            <w:rFonts w:cs="Times New Roman"/>
          </w:rPr>
          <w:t xml:space="preserve"> in the workplace</w:t>
        </w:r>
      </w:ins>
      <w:r w:rsidRPr="00C17238">
        <w:rPr>
          <w:rFonts w:cs="Times New Roman"/>
        </w:rPr>
        <w:t xml:space="preserve"> or </w:t>
      </w:r>
      <w:ins w:id="4311" w:author="Megan Ash" w:date="2026-01-28T17:10:00Z" w16du:dateUtc="2026-01-28T22:10:00Z">
        <w:r w:rsidR="009A1992">
          <w:rPr>
            <w:rFonts w:cs="Times New Roman"/>
          </w:rPr>
          <w:t xml:space="preserve">noncompliance with legally required </w:t>
        </w:r>
      </w:ins>
      <w:del w:id="4312" w:author="Megan Ash" w:date="2026-01-28T17:10:00Z" w16du:dateUtc="2026-01-28T22:10:00Z">
        <w:r w:rsidRPr="00C17238" w:rsidDel="009A1992">
          <w:rPr>
            <w:rFonts w:cs="Times New Roman"/>
          </w:rPr>
          <w:delText xml:space="preserve">because the </w:delText>
        </w:r>
      </w:del>
      <w:r w:rsidRPr="00C17238">
        <w:rPr>
          <w:rFonts w:cs="Times New Roman"/>
        </w:rPr>
        <w:t>preventive and safety measures</w:t>
      </w:r>
      <w:del w:id="4313" w:author="Megan Ash" w:date="2026-01-28T17:11:00Z" w16du:dateUtc="2026-01-28T22:11:00Z">
        <w:r w:rsidRPr="00C17238" w:rsidDel="009A1992">
          <w:rPr>
            <w:rFonts w:cs="Times New Roman"/>
          </w:rPr>
          <w:delText xml:space="preserve"> established by law are not in compliance</w:delText>
        </w:r>
      </w:del>
      <w:r w:rsidRPr="00C17238">
        <w:rPr>
          <w:rFonts w:cs="Times New Roman"/>
        </w:rPr>
        <w:t xml:space="preserve">; </w:t>
      </w:r>
    </w:p>
    <w:p w14:paraId="531D2810" w14:textId="1F98927D" w:rsidR="00350864" w:rsidRPr="00C17238" w:rsidRDefault="00350864" w:rsidP="005F75F3">
      <w:pPr>
        <w:pStyle w:val="ListParagraph"/>
        <w:numPr>
          <w:ilvl w:val="0"/>
          <w:numId w:val="50"/>
        </w:numPr>
        <w:spacing w:after="120" w:line="360" w:lineRule="auto"/>
        <w:ind w:left="1080"/>
        <w:jc w:val="both"/>
        <w:rPr>
          <w:rFonts w:cs="Times New Roman"/>
        </w:rPr>
      </w:pPr>
      <w:r w:rsidRPr="00C17238">
        <w:rPr>
          <w:rFonts w:cs="Times New Roman"/>
        </w:rPr>
        <w:t xml:space="preserve">The employer, </w:t>
      </w:r>
      <w:del w:id="4314" w:author="Megan Ash" w:date="2026-01-28T17:11:00Z" w16du:dateUtc="2026-01-28T22:11:00Z">
        <w:r w:rsidRPr="00C17238" w:rsidDel="009A1992">
          <w:rPr>
            <w:rFonts w:cs="Times New Roman"/>
          </w:rPr>
          <w:delText>by his</w:delText>
        </w:r>
      </w:del>
      <w:ins w:id="4315" w:author="Megan Ash" w:date="2026-01-28T17:11:00Z" w16du:dateUtc="2026-01-28T22:11:00Z">
        <w:r w:rsidR="009A1992">
          <w:rPr>
            <w:rFonts w:cs="Times New Roman"/>
          </w:rPr>
          <w:t>through</w:t>
        </w:r>
      </w:ins>
      <w:r w:rsidRPr="00C17238">
        <w:rPr>
          <w:rFonts w:cs="Times New Roman"/>
        </w:rPr>
        <w:t xml:space="preserve"> inexcusable </w:t>
      </w:r>
      <w:del w:id="4316" w:author="Megan Ash" w:date="2026-01-28T17:11:00Z" w16du:dateUtc="2026-01-28T22:11:00Z">
        <w:r w:rsidRPr="00C17238" w:rsidDel="009A1992">
          <w:rPr>
            <w:rFonts w:cs="Times New Roman"/>
          </w:rPr>
          <w:delText xml:space="preserve">imprudence </w:delText>
        </w:r>
      </w:del>
      <w:ins w:id="4317" w:author="Megan Ash" w:date="2026-01-28T17:11:00Z" w16du:dateUtc="2026-01-28T22:11:00Z">
        <w:r w:rsidR="009A1992">
          <w:rPr>
            <w:rFonts w:cs="Times New Roman"/>
          </w:rPr>
          <w:t>negligence</w:t>
        </w:r>
        <w:r w:rsidR="009A1992" w:rsidRPr="00C17238">
          <w:rPr>
            <w:rFonts w:cs="Times New Roman"/>
          </w:rPr>
          <w:t xml:space="preserve"> </w:t>
        </w:r>
      </w:ins>
      <w:r w:rsidRPr="00C17238">
        <w:rPr>
          <w:rFonts w:cs="Times New Roman"/>
        </w:rPr>
        <w:t xml:space="preserve">or </w:t>
      </w:r>
      <w:del w:id="4318" w:author="Megan Ash" w:date="2026-01-28T17:11:00Z" w16du:dateUtc="2026-01-28T22:11:00Z">
        <w:r w:rsidRPr="00C17238" w:rsidDel="009A1992">
          <w:rPr>
            <w:rFonts w:cs="Times New Roman"/>
          </w:rPr>
          <w:delText>carelessness</w:delText>
        </w:r>
      </w:del>
      <w:ins w:id="4319" w:author="Megan Ash" w:date="2026-01-28T17:11:00Z" w16du:dateUtc="2026-01-28T22:11:00Z">
        <w:r w:rsidR="009A1992">
          <w:rPr>
            <w:rFonts w:cs="Times New Roman"/>
          </w:rPr>
          <w:t>recklessness</w:t>
        </w:r>
      </w:ins>
      <w:r w:rsidRPr="00C17238">
        <w:rPr>
          <w:rFonts w:cs="Times New Roman"/>
        </w:rPr>
        <w:t xml:space="preserve">, compromises the safety of the </w:t>
      </w:r>
      <w:del w:id="4320" w:author="Megan Ash" w:date="2026-01-28T17:11:00Z" w16du:dateUtc="2026-01-28T22:11:00Z">
        <w:r w:rsidRPr="00C17238" w:rsidDel="009A1992">
          <w:rPr>
            <w:rFonts w:cs="Times New Roman"/>
          </w:rPr>
          <w:delText xml:space="preserve">establishment </w:delText>
        </w:r>
      </w:del>
      <w:ins w:id="4321" w:author="Megan Ash" w:date="2026-01-28T17:11:00Z" w16du:dateUtc="2026-01-28T22:11:00Z">
        <w:r w:rsidR="009A1992">
          <w:rPr>
            <w:rFonts w:cs="Times New Roman"/>
          </w:rPr>
          <w:t>workplace</w:t>
        </w:r>
        <w:r w:rsidR="009A1992" w:rsidRPr="00C17238">
          <w:rPr>
            <w:rFonts w:cs="Times New Roman"/>
          </w:rPr>
          <w:t xml:space="preserve"> </w:t>
        </w:r>
      </w:ins>
      <w:r w:rsidRPr="00C17238">
        <w:rPr>
          <w:rFonts w:cs="Times New Roman"/>
        </w:rPr>
        <w:t xml:space="preserve">or of </w:t>
      </w:r>
      <w:r w:rsidR="003B7019" w:rsidRPr="00C17238">
        <w:rPr>
          <w:rFonts w:cs="Times New Roman"/>
        </w:rPr>
        <w:t>staff</w:t>
      </w:r>
      <w:r w:rsidRPr="00C17238">
        <w:rPr>
          <w:rFonts w:cs="Times New Roman"/>
        </w:rPr>
        <w:t xml:space="preserve">; </w:t>
      </w:r>
      <w:del w:id="4322" w:author="Megan Ash" w:date="2026-01-28T17:12:00Z" w16du:dateUtc="2026-01-28T22:12:00Z">
        <w:r w:rsidRPr="00C17238" w:rsidDel="009B6602">
          <w:rPr>
            <w:rFonts w:cs="Times New Roman"/>
          </w:rPr>
          <w:delText>and</w:delText>
        </w:r>
      </w:del>
      <w:r w:rsidRPr="00C17238">
        <w:rPr>
          <w:rFonts w:cs="Times New Roman"/>
        </w:rPr>
        <w:t xml:space="preserve"> </w:t>
      </w:r>
    </w:p>
    <w:p w14:paraId="54539062" w14:textId="7E10A15C" w:rsidR="00350864" w:rsidRPr="00C17238" w:rsidRDefault="00350864" w:rsidP="005F75F3">
      <w:pPr>
        <w:pStyle w:val="ListParagraph"/>
        <w:numPr>
          <w:ilvl w:val="0"/>
          <w:numId w:val="50"/>
        </w:numPr>
        <w:spacing w:after="120" w:line="360" w:lineRule="auto"/>
        <w:ind w:left="1080"/>
        <w:jc w:val="both"/>
        <w:rPr>
          <w:rFonts w:cs="Times New Roman"/>
        </w:rPr>
      </w:pPr>
      <w:r w:rsidRPr="00C17238">
        <w:rPr>
          <w:rFonts w:cs="Times New Roman"/>
        </w:rPr>
        <w:t xml:space="preserve">To </w:t>
      </w:r>
      <w:ins w:id="4323" w:author="Megan Ash" w:date="2026-01-28T17:22:00Z" w16du:dateUtc="2026-01-28T22:22:00Z">
        <w:r w:rsidR="00215FEC">
          <w:rPr>
            <w:rFonts w:cs="Times New Roman"/>
          </w:rPr>
          <w:t>employer d</w:t>
        </w:r>
      </w:ins>
      <w:ins w:id="4324" w:author="Megan Ash" w:date="2026-01-28T17:23:00Z" w16du:dateUtc="2026-01-28T22:23:00Z">
        <w:r w:rsidR="00215FEC">
          <w:rPr>
            <w:rFonts w:cs="Times New Roman"/>
          </w:rPr>
          <w:t xml:space="preserve">emands </w:t>
        </w:r>
      </w:ins>
      <w:del w:id="4325" w:author="Megan Ash" w:date="2026-01-28T17:23:00Z" w16du:dateUtc="2026-01-28T22:23:00Z">
        <w:r w:rsidRPr="00C17238" w:rsidDel="00215FEC">
          <w:rPr>
            <w:rFonts w:cs="Times New Roman"/>
          </w:rPr>
          <w:delText xml:space="preserve">demand the performance of </w:delText>
        </w:r>
      </w:del>
      <w:r w:rsidRPr="00C17238">
        <w:rPr>
          <w:rFonts w:cs="Times New Roman"/>
        </w:rPr>
        <w:t>acts, conduct</w:t>
      </w:r>
      <w:ins w:id="4326" w:author="Megan Ash" w:date="2026-01-28T17:23:00Z" w16du:dateUtc="2026-01-28T22:23:00Z">
        <w:r w:rsidR="00215FEC">
          <w:rPr>
            <w:rFonts w:cs="Times New Roman"/>
          </w:rPr>
          <w:t>,</w:t>
        </w:r>
      </w:ins>
      <w:del w:id="4327" w:author="Megan Ash" w:date="2026-01-28T17:23:00Z" w16du:dateUtc="2026-01-28T22:23:00Z">
        <w:r w:rsidRPr="00C17238" w:rsidDel="00215FEC">
          <w:rPr>
            <w:rFonts w:cs="Times New Roman"/>
          </w:rPr>
          <w:delText>s</w:delText>
        </w:r>
      </w:del>
      <w:r w:rsidRPr="00C17238">
        <w:rPr>
          <w:rFonts w:cs="Times New Roman"/>
        </w:rPr>
        <w:t xml:space="preserve"> or behavior</w:t>
      </w:r>
      <w:del w:id="4328" w:author="Megan Ash" w:date="2026-01-28T17:23:00Z" w16du:dateUtc="2026-01-28T22:23:00Z">
        <w:r w:rsidRPr="00C17238" w:rsidDel="00215FEC">
          <w:rPr>
            <w:rFonts w:cs="Times New Roman"/>
          </w:rPr>
          <w:delText>s</w:delText>
        </w:r>
      </w:del>
      <w:r w:rsidRPr="00C17238">
        <w:rPr>
          <w:rFonts w:cs="Times New Roman"/>
        </w:rPr>
        <w:t xml:space="preserve"> that undermine</w:t>
      </w:r>
      <w:ins w:id="4329" w:author="Megan Ash" w:date="2026-01-28T17:23:00Z" w16du:dateUtc="2026-01-28T22:23:00Z">
        <w:r w:rsidR="00215FEC">
          <w:rPr>
            <w:rFonts w:cs="Times New Roman"/>
          </w:rPr>
          <w:t>s</w:t>
        </w:r>
      </w:ins>
      <w:r w:rsidRPr="00C17238">
        <w:rPr>
          <w:rFonts w:cs="Times New Roman"/>
        </w:rPr>
        <w:t xml:space="preserve"> or violate</w:t>
      </w:r>
      <w:ins w:id="4330" w:author="Megan Ash" w:date="2026-01-28T17:23:00Z" w16du:dateUtc="2026-01-28T22:23:00Z">
        <w:r w:rsidR="00215FEC">
          <w:rPr>
            <w:rFonts w:cs="Times New Roman"/>
          </w:rPr>
          <w:t>s</w:t>
        </w:r>
      </w:ins>
      <w:r w:rsidRPr="00C17238">
        <w:rPr>
          <w:rFonts w:cs="Times New Roman"/>
        </w:rPr>
        <w:t xml:space="preserve"> the worker's dignity; </w:t>
      </w:r>
      <w:del w:id="4331" w:author="Megan Ash" w:date="2026-01-28T17:12:00Z" w16du:dateUtc="2026-01-28T22:12:00Z">
        <w:r w:rsidRPr="00C17238" w:rsidDel="009B6602">
          <w:rPr>
            <w:rFonts w:cs="Times New Roman"/>
          </w:rPr>
          <w:delText xml:space="preserve">and </w:delText>
        </w:r>
      </w:del>
    </w:p>
    <w:p w14:paraId="6423B5E8" w14:textId="5DE9ACBF" w:rsidR="00350864" w:rsidRPr="00C17238" w:rsidRDefault="007A0FB5" w:rsidP="005F75F3">
      <w:pPr>
        <w:pStyle w:val="ListParagraph"/>
        <w:numPr>
          <w:ilvl w:val="0"/>
          <w:numId w:val="50"/>
        </w:numPr>
        <w:spacing w:after="120" w:line="360" w:lineRule="auto"/>
        <w:ind w:left="1080"/>
        <w:jc w:val="both"/>
        <w:rPr>
          <w:rFonts w:cs="Times New Roman"/>
        </w:rPr>
      </w:pPr>
      <w:r w:rsidRPr="00C17238">
        <w:rPr>
          <w:rFonts w:cs="Times New Roman"/>
        </w:rPr>
        <w:t xml:space="preserve">Other items similar to </w:t>
      </w:r>
      <w:ins w:id="4332" w:author="Megan Ash" w:date="2026-01-28T17:23:00Z" w16du:dateUtc="2026-01-28T22:23:00Z">
        <w:r w:rsidR="00215FEC">
          <w:rPr>
            <w:rFonts w:cs="Times New Roman"/>
          </w:rPr>
          <w:t xml:space="preserve">the </w:t>
        </w:r>
      </w:ins>
      <w:r w:rsidRPr="00C17238">
        <w:rPr>
          <w:rFonts w:cs="Times New Roman"/>
        </w:rPr>
        <w:t>above that are</w:t>
      </w:r>
      <w:r w:rsidR="00350864" w:rsidRPr="00C17238">
        <w:rPr>
          <w:rFonts w:cs="Times New Roman"/>
        </w:rPr>
        <w:t xml:space="preserve"> equally serious and </w:t>
      </w:r>
      <w:ins w:id="4333" w:author="Megan Ash" w:date="2026-01-28T17:24:00Z" w16du:dateUtc="2026-01-28T22:24:00Z">
        <w:r w:rsidR="00EF5F00">
          <w:rPr>
            <w:rFonts w:cs="Times New Roman"/>
          </w:rPr>
          <w:t>have</w:t>
        </w:r>
      </w:ins>
      <w:del w:id="4334" w:author="Megan Ash" w:date="2026-01-28T17:24:00Z" w16du:dateUtc="2026-01-28T22:24:00Z">
        <w:r w:rsidR="00350864" w:rsidRPr="00C17238" w:rsidDel="00EF5F00">
          <w:rPr>
            <w:rFonts w:cs="Times New Roman"/>
          </w:rPr>
          <w:delText>of</w:delText>
        </w:r>
      </w:del>
      <w:r w:rsidR="00350864" w:rsidRPr="00C17238">
        <w:rPr>
          <w:rFonts w:cs="Times New Roman"/>
        </w:rPr>
        <w:t xml:space="preserve"> similar consequences</w:t>
      </w:r>
      <w:del w:id="4335" w:author="Megan Ash" w:date="2026-01-28T17:24:00Z" w16du:dateUtc="2026-01-28T22:24:00Z">
        <w:r w:rsidR="00350864" w:rsidRPr="00C17238" w:rsidDel="00EF5F00">
          <w:rPr>
            <w:rFonts w:cs="Times New Roman"/>
          </w:rPr>
          <w:delText>,</w:delText>
        </w:r>
      </w:del>
      <w:r w:rsidR="00350864" w:rsidRPr="00C17238">
        <w:rPr>
          <w:rFonts w:cs="Times New Roman"/>
        </w:rPr>
        <w:t xml:space="preserve"> </w:t>
      </w:r>
      <w:del w:id="4336" w:author="Megan Ash" w:date="2026-01-28T17:23:00Z" w16du:dateUtc="2026-01-28T22:23:00Z">
        <w:r w:rsidR="00350864" w:rsidRPr="00C17238" w:rsidDel="00215FEC">
          <w:rPr>
            <w:rFonts w:cs="Times New Roman"/>
          </w:rPr>
          <w:delText>as far as work is concerned</w:delText>
        </w:r>
      </w:del>
      <w:ins w:id="4337" w:author="Megan Ash" w:date="2026-01-28T17:23:00Z" w16du:dateUtc="2026-01-28T22:23:00Z">
        <w:r w:rsidR="00215FEC">
          <w:rPr>
            <w:rFonts w:cs="Times New Roman"/>
          </w:rPr>
          <w:t>in the workplace</w:t>
        </w:r>
      </w:ins>
      <w:r w:rsidR="00350864" w:rsidRPr="00C17238">
        <w:rPr>
          <w:rFonts w:cs="Times New Roman"/>
        </w:rPr>
        <w:t xml:space="preserve">. </w:t>
      </w:r>
    </w:p>
    <w:p w14:paraId="055BC9F4" w14:textId="42A091A7" w:rsidR="006539AC" w:rsidRDefault="00527FAB" w:rsidP="206A9605">
      <w:pPr>
        <w:spacing w:after="120" w:line="360" w:lineRule="auto"/>
        <w:jc w:val="both"/>
        <w:rPr>
          <w:rFonts w:cs="Times New Roman"/>
        </w:rPr>
      </w:pPr>
      <w:r w:rsidRPr="206A9605">
        <w:rPr>
          <w:rFonts w:cs="Times New Roman"/>
          <w:i/>
          <w:iCs/>
          <w:u w:val="single"/>
        </w:rPr>
        <w:t>Resignation</w:t>
      </w:r>
      <w:r w:rsidRPr="206A9605">
        <w:rPr>
          <w:rFonts w:cs="Times New Roman"/>
        </w:rPr>
        <w:t xml:space="preserve">: </w:t>
      </w:r>
      <w:r w:rsidR="006539AC" w:rsidRPr="206A9605">
        <w:rPr>
          <w:rFonts w:cs="Times New Roman"/>
        </w:rPr>
        <w:t xml:space="preserve">The worker </w:t>
      </w:r>
      <w:del w:id="4338" w:author="Megan Ash" w:date="2026-01-28T17:24:00Z" w16du:dateUtc="2026-01-28T22:24:00Z">
        <w:r w:rsidR="006539AC" w:rsidRPr="206A9605" w:rsidDel="00EF5F00">
          <w:rPr>
            <w:rFonts w:cs="Times New Roman"/>
          </w:rPr>
          <w:delText xml:space="preserve">can </w:delText>
        </w:r>
      </w:del>
      <w:ins w:id="4339" w:author="Megan Ash" w:date="2026-01-28T17:24:00Z" w16du:dateUtc="2026-01-28T22:24:00Z">
        <w:r w:rsidR="00EF5F00">
          <w:rPr>
            <w:rFonts w:cs="Times New Roman"/>
          </w:rPr>
          <w:t>may</w:t>
        </w:r>
        <w:r w:rsidR="00EF5F00" w:rsidRPr="206A9605">
          <w:rPr>
            <w:rFonts w:cs="Times New Roman"/>
          </w:rPr>
          <w:t xml:space="preserve"> </w:t>
        </w:r>
      </w:ins>
      <w:r w:rsidR="006539AC" w:rsidRPr="206A9605">
        <w:rPr>
          <w:rFonts w:cs="Times New Roman"/>
        </w:rPr>
        <w:t xml:space="preserve">resign freely, provided that </w:t>
      </w:r>
      <w:ins w:id="4340" w:author="Megan Ash" w:date="2026-01-28T17:24:00Z" w16du:dateUtc="2026-01-28T22:24:00Z">
        <w:r w:rsidR="00EF5F00">
          <w:rPr>
            <w:rFonts w:cs="Times New Roman"/>
          </w:rPr>
          <w:t>they</w:t>
        </w:r>
      </w:ins>
      <w:del w:id="4341" w:author="Megan Ash" w:date="2026-01-28T17:24:00Z" w16du:dateUtc="2026-01-28T22:24:00Z">
        <w:r w:rsidR="006539AC" w:rsidRPr="206A9605" w:rsidDel="00EF5F00">
          <w:rPr>
            <w:rFonts w:cs="Times New Roman"/>
          </w:rPr>
          <w:delText>he</w:delText>
        </w:r>
      </w:del>
      <w:r w:rsidR="006539AC" w:rsidRPr="206A9605">
        <w:rPr>
          <w:rFonts w:cs="Times New Roman"/>
        </w:rPr>
        <w:t xml:space="preserve"> compl</w:t>
      </w:r>
      <w:ins w:id="4342" w:author="Megan Ash" w:date="2026-01-28T17:24:00Z" w16du:dateUtc="2026-01-28T22:24:00Z">
        <w:r w:rsidR="00EF5F00">
          <w:rPr>
            <w:rFonts w:cs="Times New Roman"/>
          </w:rPr>
          <w:t>y</w:t>
        </w:r>
      </w:ins>
      <w:del w:id="4343" w:author="Megan Ash" w:date="2026-01-28T17:24:00Z" w16du:dateUtc="2026-01-28T22:24:00Z">
        <w:r w:rsidR="006539AC" w:rsidRPr="206A9605" w:rsidDel="00EF5F00">
          <w:rPr>
            <w:rFonts w:cs="Times New Roman"/>
          </w:rPr>
          <w:delText>ies</w:delText>
        </w:r>
      </w:del>
      <w:r w:rsidR="006539AC" w:rsidRPr="206A9605">
        <w:rPr>
          <w:rFonts w:cs="Times New Roman"/>
        </w:rPr>
        <w:t xml:space="preserve"> with the notice period set </w:t>
      </w:r>
      <w:del w:id="4344" w:author="Megan Ash" w:date="2026-01-28T17:24:00Z" w16du:dateUtc="2026-01-28T22:24:00Z">
        <w:r w:rsidR="006539AC" w:rsidRPr="206A9605" w:rsidDel="00EF5F00">
          <w:rPr>
            <w:rFonts w:cs="Times New Roman"/>
          </w:rPr>
          <w:delText xml:space="preserve">out </w:delText>
        </w:r>
      </w:del>
      <w:ins w:id="4345" w:author="Megan Ash" w:date="2026-01-28T17:24:00Z" w16du:dateUtc="2026-01-28T22:24:00Z">
        <w:r w:rsidR="00EF5F00">
          <w:rPr>
            <w:rFonts w:cs="Times New Roman"/>
          </w:rPr>
          <w:t>forth</w:t>
        </w:r>
        <w:r w:rsidR="00EF5F00" w:rsidRPr="206A9605">
          <w:rPr>
            <w:rFonts w:cs="Times New Roman"/>
          </w:rPr>
          <w:t xml:space="preserve"> </w:t>
        </w:r>
      </w:ins>
      <w:r w:rsidR="006539AC" w:rsidRPr="206A9605">
        <w:rPr>
          <w:rFonts w:cs="Times New Roman"/>
        </w:rPr>
        <w:t xml:space="preserve">in Article 45 of the </w:t>
      </w:r>
      <w:del w:id="4346" w:author="Megan Ash" w:date="2026-01-28T17:24:00Z" w16du:dateUtc="2026-01-28T22:24:00Z">
        <w:r w:rsidR="00B8238B" w:rsidRPr="206A9605" w:rsidDel="00EF5F00">
          <w:rPr>
            <w:rFonts w:cs="Times New Roman"/>
          </w:rPr>
          <w:delText>Honduras</w:delText>
        </w:r>
        <w:r w:rsidR="006539AC" w:rsidRPr="206A9605" w:rsidDel="00EF5F00">
          <w:rPr>
            <w:rFonts w:cs="Times New Roman"/>
          </w:rPr>
          <w:delText xml:space="preserve"> </w:delText>
        </w:r>
      </w:del>
      <w:ins w:id="4347" w:author="Megan Ash" w:date="2026-01-28T17:24:00Z" w16du:dateUtc="2026-01-28T22:24:00Z">
        <w:r w:rsidR="00EF5F00" w:rsidRPr="206A9605">
          <w:rPr>
            <w:rFonts w:cs="Times New Roman"/>
          </w:rPr>
          <w:t>Hondura</w:t>
        </w:r>
        <w:r w:rsidR="00EF5F00">
          <w:rPr>
            <w:rFonts w:cs="Times New Roman"/>
          </w:rPr>
          <w:t>n</w:t>
        </w:r>
        <w:r w:rsidR="00EF5F00" w:rsidRPr="206A9605">
          <w:rPr>
            <w:rFonts w:cs="Times New Roman"/>
          </w:rPr>
          <w:t xml:space="preserve"> </w:t>
        </w:r>
      </w:ins>
      <w:r w:rsidR="006539AC" w:rsidRPr="206A9605">
        <w:rPr>
          <w:rFonts w:cs="Times New Roman"/>
        </w:rPr>
        <w:t>Labor Code</w:t>
      </w:r>
      <w:ins w:id="4348" w:author="Megan Ash" w:date="2026-01-28T17:24:00Z" w16du:dateUtc="2026-01-28T22:24:00Z">
        <w:r w:rsidR="00EF5F00">
          <w:rPr>
            <w:rFonts w:cs="Times New Roman"/>
          </w:rPr>
          <w:t>,</w:t>
        </w:r>
      </w:ins>
      <w:r w:rsidR="006539AC" w:rsidRPr="206A9605">
        <w:rPr>
          <w:rFonts w:cs="Times New Roman"/>
        </w:rPr>
        <w:t xml:space="preserve"> and </w:t>
      </w:r>
      <w:ins w:id="4349" w:author="Megan Ash" w:date="2026-01-28T17:25:00Z" w16du:dateUtc="2026-01-28T22:25:00Z">
        <w:r w:rsidR="00EF5F00">
          <w:rPr>
            <w:rFonts w:cs="Times New Roman"/>
          </w:rPr>
          <w:t xml:space="preserve">that they </w:t>
        </w:r>
      </w:ins>
      <w:r w:rsidR="006539AC" w:rsidRPr="206A9605">
        <w:rPr>
          <w:rFonts w:cs="Times New Roman"/>
        </w:rPr>
        <w:t>do</w:t>
      </w:r>
      <w:del w:id="4350" w:author="Megan Ash" w:date="2026-01-28T17:25:00Z" w16du:dateUtc="2026-01-28T22:25:00Z">
        <w:r w:rsidR="006539AC" w:rsidRPr="206A9605" w:rsidDel="00EF5F00">
          <w:rPr>
            <w:rFonts w:cs="Times New Roman"/>
          </w:rPr>
          <w:delText>es</w:delText>
        </w:r>
      </w:del>
      <w:r w:rsidR="006539AC" w:rsidRPr="206A9605">
        <w:rPr>
          <w:rFonts w:cs="Times New Roman"/>
        </w:rPr>
        <w:t xml:space="preserve"> not commit any abuse of rights.</w:t>
      </w:r>
    </w:p>
    <w:p w14:paraId="44D27CCB" w14:textId="34FAF127" w:rsidR="006539AC" w:rsidRDefault="006539AC" w:rsidP="006539AC">
      <w:pPr>
        <w:spacing w:after="120" w:line="360" w:lineRule="auto"/>
        <w:jc w:val="both"/>
        <w:rPr>
          <w:rFonts w:cs="Times New Roman"/>
        </w:rPr>
      </w:pPr>
      <w:r w:rsidRPr="206A9605">
        <w:rPr>
          <w:rFonts w:cs="Times New Roman"/>
        </w:rPr>
        <w:t>Abandonment of post, regardless of</w:t>
      </w:r>
      <w:ins w:id="4351" w:author="Megan Ash" w:date="2026-01-28T17:25:00Z" w16du:dateUtc="2026-01-28T22:25:00Z">
        <w:r w:rsidR="00EF5F00">
          <w:rPr>
            <w:rFonts w:cs="Times New Roman"/>
          </w:rPr>
          <w:t xml:space="preserve"> the</w:t>
        </w:r>
      </w:ins>
      <w:del w:id="4352" w:author="Megan Ash" w:date="2026-01-28T17:25:00Z" w16du:dateUtc="2026-01-28T22:25:00Z">
        <w:r w:rsidRPr="206A9605" w:rsidDel="00EF5F00">
          <w:rPr>
            <w:rFonts w:cs="Times New Roman"/>
          </w:rPr>
          <w:delText xml:space="preserve"> its</w:delText>
        </w:r>
      </w:del>
      <w:r w:rsidRPr="206A9605">
        <w:rPr>
          <w:rFonts w:cs="Times New Roman"/>
        </w:rPr>
        <w:t xml:space="preserve"> duration, cannot be considered as a resignation, but </w:t>
      </w:r>
      <w:del w:id="4353" w:author="Megan Ash" w:date="2026-01-28T17:27:00Z" w16du:dateUtc="2026-01-28T22:27:00Z">
        <w:r w:rsidRPr="206A9605" w:rsidDel="00170F70">
          <w:rPr>
            <w:rFonts w:cs="Times New Roman"/>
          </w:rPr>
          <w:delText>can</w:delText>
        </w:r>
        <w:r w:rsidR="00CD3EBE" w:rsidRPr="206A9605" w:rsidDel="00170F70">
          <w:rPr>
            <w:rFonts w:cs="Times New Roman"/>
          </w:rPr>
          <w:delText xml:space="preserve"> </w:delText>
        </w:r>
      </w:del>
      <w:ins w:id="4354" w:author="Megan Ash" w:date="2026-01-28T17:27:00Z" w16du:dateUtc="2026-01-28T22:27:00Z">
        <w:r w:rsidR="00170F70">
          <w:rPr>
            <w:rFonts w:cs="Times New Roman"/>
          </w:rPr>
          <w:t xml:space="preserve">may </w:t>
        </w:r>
      </w:ins>
      <w:r w:rsidRPr="206A9605">
        <w:rPr>
          <w:rFonts w:cs="Times New Roman"/>
        </w:rPr>
        <w:t>constitute a breach justifying</w:t>
      </w:r>
      <w:ins w:id="4355" w:author="Megan Ash" w:date="2026-01-28T17:27:00Z" w16du:dateUtc="2026-01-28T22:27:00Z">
        <w:r w:rsidR="00170F70">
          <w:rPr>
            <w:rFonts w:cs="Times New Roman"/>
          </w:rPr>
          <w:t xml:space="preserve"> </w:t>
        </w:r>
      </w:ins>
      <w:del w:id="4356" w:author="Megan Ash" w:date="2026-01-28T17:27:00Z" w16du:dateUtc="2026-01-28T22:27:00Z">
        <w:r w:rsidRPr="206A9605" w:rsidDel="00170F70">
          <w:rPr>
            <w:rFonts w:cs="Times New Roman"/>
          </w:rPr>
          <w:delText xml:space="preserve"> the </w:delText>
        </w:r>
      </w:del>
      <w:r w:rsidRPr="206A9605">
        <w:rPr>
          <w:rFonts w:cs="Times New Roman"/>
        </w:rPr>
        <w:t>termination if such abandonment is not authorized or excused by the employer.</w:t>
      </w:r>
    </w:p>
    <w:p w14:paraId="2C8EE41E" w14:textId="0A385E26" w:rsidR="00B8262F" w:rsidRPr="00C17238" w:rsidRDefault="38DDB1D7" w:rsidP="005F75F3">
      <w:pPr>
        <w:spacing w:after="120" w:line="360" w:lineRule="auto"/>
        <w:jc w:val="both"/>
        <w:rPr>
          <w:rFonts w:cs="Times New Roman"/>
        </w:rPr>
      </w:pPr>
      <w:ins w:id="4357" w:author="Megan Ash" w:date="2026-01-28T17:28:00Z">
        <w:r w:rsidRPr="2AD4FE3D">
          <w:rPr>
            <w:rFonts w:cs="Times New Roman"/>
          </w:rPr>
          <w:t xml:space="preserve">It is the policy of </w:t>
        </w:r>
      </w:ins>
      <w:r w:rsidR="6F54C5EE" w:rsidRPr="2AD4FE3D">
        <w:rPr>
          <w:rFonts w:cs="Times New Roman"/>
        </w:rPr>
        <w:t xml:space="preserve">Partners </w:t>
      </w:r>
      <w:r w:rsidR="15EF3871" w:rsidRPr="2AD4FE3D">
        <w:rPr>
          <w:rFonts w:cs="Times New Roman"/>
        </w:rPr>
        <w:t>Honduras</w:t>
      </w:r>
      <w:del w:id="4358" w:author="Megan Ash" w:date="2026-01-28T17:28:00Z">
        <w:r w:rsidR="008F5484" w:rsidRPr="2AD4FE3D" w:rsidDel="6F54C5EE">
          <w:rPr>
            <w:rFonts w:cs="Times New Roman"/>
          </w:rPr>
          <w:delText>’s policy is</w:delText>
        </w:r>
      </w:del>
      <w:r w:rsidR="6F54C5EE" w:rsidRPr="2AD4FE3D">
        <w:rPr>
          <w:rFonts w:cs="Times New Roman"/>
        </w:rPr>
        <w:t xml:space="preserve"> to </w:t>
      </w:r>
      <w:ins w:id="4359" w:author="Megan Ash" w:date="2026-01-28T17:28:00Z">
        <w:r w:rsidR="23B8AA23" w:rsidRPr="2AD4FE3D">
          <w:rPr>
            <w:rFonts w:cs="Times New Roman"/>
          </w:rPr>
          <w:t xml:space="preserve">minimize </w:t>
        </w:r>
      </w:ins>
      <w:del w:id="4360" w:author="Megan Ash" w:date="2026-01-28T17:28:00Z">
        <w:r w:rsidR="008F5484" w:rsidRPr="2AD4FE3D" w:rsidDel="6F54C5EE">
          <w:rPr>
            <w:rFonts w:cs="Times New Roman"/>
          </w:rPr>
          <w:delText xml:space="preserve">discourage </w:delText>
        </w:r>
      </w:del>
      <w:r w:rsidR="6F54C5EE" w:rsidRPr="2AD4FE3D">
        <w:rPr>
          <w:rFonts w:cs="Times New Roman"/>
        </w:rPr>
        <w:t>terminations</w:t>
      </w:r>
      <w:ins w:id="4361" w:author="Megan Ash" w:date="2026-01-28T17:29:00Z">
        <w:r w:rsidR="23B8AA23" w:rsidRPr="2AD4FE3D">
          <w:rPr>
            <w:rFonts w:cs="Times New Roman"/>
          </w:rPr>
          <w:t xml:space="preserve"> by</w:t>
        </w:r>
      </w:ins>
      <w:r w:rsidR="6F54C5EE" w:rsidRPr="2AD4FE3D">
        <w:rPr>
          <w:rFonts w:cs="Times New Roman"/>
        </w:rPr>
        <w:t xml:space="preserve"> </w:t>
      </w:r>
      <w:del w:id="4362" w:author="Megan Ash" w:date="2026-01-28T17:29:00Z">
        <w:r w:rsidR="008F5484" w:rsidRPr="2AD4FE3D" w:rsidDel="6F54C5EE">
          <w:rPr>
            <w:rFonts w:cs="Times New Roman"/>
          </w:rPr>
          <w:delText xml:space="preserve">as much as possible by trying to make the </w:delText>
        </w:r>
      </w:del>
      <w:ins w:id="4363" w:author="Megan Ash" w:date="2026-01-28T17:29:00Z">
        <w:r w:rsidR="23B8AA23" w:rsidRPr="2AD4FE3D">
          <w:rPr>
            <w:rFonts w:cs="Times New Roman"/>
          </w:rPr>
          <w:t xml:space="preserve">fostering a </w:t>
        </w:r>
      </w:ins>
      <w:del w:id="4364" w:author="Megan Ash" w:date="2026-01-28T17:29:00Z">
        <w:r w:rsidR="008F5484" w:rsidRPr="2AD4FE3D" w:rsidDel="6F54C5EE">
          <w:rPr>
            <w:rFonts w:cs="Times New Roman"/>
          </w:rPr>
          <w:delText xml:space="preserve">work and the employment relationship </w:delText>
        </w:r>
      </w:del>
      <w:r w:rsidR="6F54C5EE" w:rsidRPr="2AD4FE3D">
        <w:rPr>
          <w:rFonts w:cs="Times New Roman"/>
        </w:rPr>
        <w:t>satisfying and rewarding</w:t>
      </w:r>
      <w:ins w:id="4365" w:author="Megan Ash" w:date="2026-01-28T17:29:00Z">
        <w:r w:rsidR="23B8AA23" w:rsidRPr="2AD4FE3D">
          <w:rPr>
            <w:rFonts w:cs="Times New Roman"/>
          </w:rPr>
          <w:t xml:space="preserve"> employment relationship</w:t>
        </w:r>
      </w:ins>
      <w:del w:id="4366" w:author="Megan Ash" w:date="2026-01-28T17:29:00Z">
        <w:r w:rsidR="008F5484" w:rsidRPr="2AD4FE3D" w:rsidDel="6F54C5EE">
          <w:rPr>
            <w:rFonts w:cs="Times New Roman"/>
          </w:rPr>
          <w:delText>,</w:delText>
        </w:r>
      </w:del>
      <w:r w:rsidR="6F54C5EE" w:rsidRPr="2AD4FE3D">
        <w:rPr>
          <w:rFonts w:cs="Times New Roman"/>
        </w:rPr>
        <w:t xml:space="preserve"> and </w:t>
      </w:r>
      <w:del w:id="4367" w:author="Megan Ash" w:date="2026-01-28T17:29:00Z">
        <w:r w:rsidR="008F5484" w:rsidRPr="2AD4FE3D" w:rsidDel="6F54C5EE">
          <w:rPr>
            <w:rFonts w:cs="Times New Roman"/>
          </w:rPr>
          <w:delText>by trying to resolve problems as quickly as possible</w:delText>
        </w:r>
      </w:del>
      <w:ins w:id="4368" w:author="Megan Ash" w:date="2026-01-28T17:29:00Z">
        <w:r w:rsidR="23B8AA23" w:rsidRPr="2AD4FE3D">
          <w:rPr>
            <w:rFonts w:cs="Times New Roman"/>
          </w:rPr>
          <w:t>addressing</w:t>
        </w:r>
        <w:r w:rsidR="27F146E7" w:rsidRPr="2AD4FE3D">
          <w:rPr>
            <w:rFonts w:cs="Times New Roman"/>
          </w:rPr>
          <w:t xml:space="preserve"> any</w:t>
        </w:r>
        <w:r w:rsidR="23B8AA23" w:rsidRPr="2AD4FE3D">
          <w:rPr>
            <w:rFonts w:cs="Times New Roman"/>
          </w:rPr>
          <w:t xml:space="preserve"> issues promptly</w:t>
        </w:r>
      </w:ins>
      <w:r w:rsidR="6F54C5EE" w:rsidRPr="2AD4FE3D">
        <w:rPr>
          <w:rFonts w:cs="Times New Roman"/>
        </w:rPr>
        <w:t xml:space="preserve">. However, Partners </w:t>
      </w:r>
      <w:r w:rsidR="15EF3871" w:rsidRPr="2AD4FE3D">
        <w:rPr>
          <w:rFonts w:cs="Times New Roman"/>
        </w:rPr>
        <w:t>Honduras</w:t>
      </w:r>
      <w:r w:rsidR="6F54C5EE" w:rsidRPr="2AD4FE3D">
        <w:rPr>
          <w:rFonts w:cs="Times New Roman"/>
        </w:rPr>
        <w:t xml:space="preserve"> will not alter its policies to retain employees. </w:t>
      </w:r>
      <w:r w:rsidR="733BB10C" w:rsidRPr="2AD4FE3D">
        <w:rPr>
          <w:rFonts w:cs="Times New Roman"/>
        </w:rPr>
        <w:t xml:space="preserve">If an employee decides to voluntarily terminate the </w:t>
      </w:r>
      <w:del w:id="4369" w:author="Megan Ash" w:date="2026-01-28T17:30:00Z">
        <w:r w:rsidR="008F5484" w:rsidRPr="2AD4FE3D" w:rsidDel="733BB10C">
          <w:rPr>
            <w:rFonts w:cs="Times New Roman"/>
          </w:rPr>
          <w:delText xml:space="preserve">work </w:delText>
        </w:r>
      </w:del>
      <w:ins w:id="4370" w:author="Megan Ash" w:date="2026-01-28T17:30:00Z">
        <w:r w:rsidR="27F146E7" w:rsidRPr="2AD4FE3D">
          <w:rPr>
            <w:rFonts w:cs="Times New Roman"/>
          </w:rPr>
          <w:t xml:space="preserve">employment </w:t>
        </w:r>
      </w:ins>
      <w:r w:rsidR="733BB10C" w:rsidRPr="2AD4FE3D">
        <w:rPr>
          <w:rFonts w:cs="Times New Roman"/>
        </w:rPr>
        <w:t>relationship</w:t>
      </w:r>
      <w:r w:rsidR="77290F85" w:rsidRPr="2AD4FE3D">
        <w:rPr>
          <w:rFonts w:cs="Times New Roman"/>
        </w:rPr>
        <w:t>,</w:t>
      </w:r>
      <w:r w:rsidR="733BB10C" w:rsidRPr="2AD4FE3D">
        <w:rPr>
          <w:rFonts w:cs="Times New Roman"/>
        </w:rPr>
        <w:t xml:space="preserve"> Partners </w:t>
      </w:r>
      <w:r w:rsidR="15EF3871" w:rsidRPr="2AD4FE3D">
        <w:rPr>
          <w:rFonts w:cs="Times New Roman"/>
        </w:rPr>
        <w:t>Honduras</w:t>
      </w:r>
      <w:r w:rsidR="733BB10C" w:rsidRPr="2AD4FE3D">
        <w:rPr>
          <w:rFonts w:cs="Times New Roman"/>
        </w:rPr>
        <w:t xml:space="preserve"> requires </w:t>
      </w:r>
      <w:del w:id="4371" w:author="Megan Ash" w:date="2026-01-28T17:30:00Z">
        <w:r w:rsidR="008F5484" w:rsidRPr="2AD4FE3D" w:rsidDel="733BB10C">
          <w:rPr>
            <w:rFonts w:cs="Times New Roman"/>
          </w:rPr>
          <w:delText xml:space="preserve">that </w:delText>
        </w:r>
      </w:del>
      <w:r w:rsidR="733BB10C" w:rsidRPr="2AD4FE3D">
        <w:rPr>
          <w:rFonts w:cs="Times New Roman"/>
        </w:rPr>
        <w:t xml:space="preserve">the employee </w:t>
      </w:r>
      <w:del w:id="4372" w:author="Megan Ash" w:date="2026-01-28T17:30:00Z">
        <w:r w:rsidR="008F5484" w:rsidRPr="2AD4FE3D" w:rsidDel="733BB10C">
          <w:rPr>
            <w:rFonts w:cs="Times New Roman"/>
          </w:rPr>
          <w:delText xml:space="preserve">notify the Partners </w:delText>
        </w:r>
        <w:r w:rsidR="008F5484" w:rsidRPr="2AD4FE3D" w:rsidDel="15EF3871">
          <w:rPr>
            <w:rFonts w:cs="Times New Roman"/>
          </w:rPr>
          <w:delText>Honduras</w:delText>
        </w:r>
        <w:r w:rsidR="008F5484" w:rsidRPr="2AD4FE3D" w:rsidDel="733BB10C">
          <w:rPr>
            <w:rFonts w:cs="Times New Roman"/>
          </w:rPr>
          <w:delText xml:space="preserve"> beforehand in writing</w:delText>
        </w:r>
      </w:del>
      <w:ins w:id="4373" w:author="Megan Ash" w:date="2026-01-28T17:30:00Z">
        <w:r w:rsidR="27F146E7" w:rsidRPr="2AD4FE3D">
          <w:rPr>
            <w:rFonts w:cs="Times New Roman"/>
          </w:rPr>
          <w:t>to provide prior written notice</w:t>
        </w:r>
      </w:ins>
      <w:r w:rsidR="733BB10C" w:rsidRPr="2AD4FE3D">
        <w:rPr>
          <w:rFonts w:cs="Times New Roman"/>
        </w:rPr>
        <w:t xml:space="preserve">. </w:t>
      </w:r>
      <w:r w:rsidR="058EA6C9" w:rsidRPr="2AD4FE3D">
        <w:rPr>
          <w:rFonts w:cs="Times New Roman"/>
        </w:rPr>
        <w:t xml:space="preserve">In accordance with Article 45 of </w:t>
      </w:r>
      <w:r w:rsidR="15EF3871" w:rsidRPr="2AD4FE3D">
        <w:rPr>
          <w:rFonts w:cs="Times New Roman"/>
        </w:rPr>
        <w:t>Hondura</w:t>
      </w:r>
      <w:ins w:id="4374" w:author="Megan Ash" w:date="2026-01-28T17:30:00Z">
        <w:r w:rsidR="27F146E7" w:rsidRPr="2AD4FE3D">
          <w:rPr>
            <w:rFonts w:cs="Times New Roman"/>
          </w:rPr>
          <w:t>n</w:t>
        </w:r>
      </w:ins>
      <w:del w:id="4375" w:author="Megan Ash" w:date="2026-01-28T17:30:00Z">
        <w:r w:rsidR="008F5484" w:rsidRPr="2AD4FE3D" w:rsidDel="15EF3871">
          <w:rPr>
            <w:rFonts w:cs="Times New Roman"/>
          </w:rPr>
          <w:delText>s</w:delText>
        </w:r>
        <w:r w:rsidR="008F5484" w:rsidRPr="2AD4FE3D" w:rsidDel="058EA6C9">
          <w:rPr>
            <w:rFonts w:cs="Times New Roman"/>
          </w:rPr>
          <w:delText>’s</w:delText>
        </w:r>
      </w:del>
      <w:r w:rsidR="058EA6C9" w:rsidRPr="2AD4FE3D">
        <w:rPr>
          <w:rFonts w:cs="Times New Roman"/>
        </w:rPr>
        <w:t xml:space="preserve"> Labor Law, </w:t>
      </w:r>
      <w:del w:id="4376" w:author="Megan Ash" w:date="2026-01-28T17:30:00Z">
        <w:r w:rsidR="008F5484" w:rsidRPr="2AD4FE3D" w:rsidDel="058EA6C9">
          <w:rPr>
            <w:rFonts w:cs="Times New Roman"/>
          </w:rPr>
          <w:delText>i</w:delText>
        </w:r>
        <w:r w:rsidR="008F5484" w:rsidRPr="2AD4FE3D" w:rsidDel="6F54C5EE">
          <w:rPr>
            <w:rFonts w:cs="Times New Roman"/>
          </w:rPr>
          <w:delText>t is expected that</w:delText>
        </w:r>
      </w:del>
      <w:del w:id="4377" w:author="Megan Ash" w:date="2026-01-28T17:31:00Z">
        <w:r w:rsidR="008F5484" w:rsidRPr="2AD4FE3D" w:rsidDel="6F54C5EE">
          <w:rPr>
            <w:rFonts w:cs="Times New Roman"/>
          </w:rPr>
          <w:delText xml:space="preserve"> </w:delText>
        </w:r>
      </w:del>
      <w:r w:rsidR="6F54C5EE" w:rsidRPr="2AD4FE3D">
        <w:rPr>
          <w:rFonts w:cs="Times New Roman"/>
        </w:rPr>
        <w:t xml:space="preserve">the employee </w:t>
      </w:r>
      <w:del w:id="4378" w:author="Megan Ash" w:date="2026-01-28T17:31:00Z">
        <w:r w:rsidR="008F5484" w:rsidRPr="2AD4FE3D" w:rsidDel="6F54C5EE">
          <w:rPr>
            <w:rFonts w:cs="Times New Roman"/>
          </w:rPr>
          <w:delText xml:space="preserve">will </w:delText>
        </w:r>
      </w:del>
      <w:ins w:id="4379" w:author="Megan Ash" w:date="2026-01-28T17:31:00Z">
        <w:r w:rsidR="27F146E7" w:rsidRPr="2AD4FE3D">
          <w:rPr>
            <w:rFonts w:cs="Times New Roman"/>
          </w:rPr>
          <w:t xml:space="preserve">is expected to </w:t>
        </w:r>
      </w:ins>
      <w:r w:rsidR="6F54C5EE" w:rsidRPr="2AD4FE3D">
        <w:rPr>
          <w:rFonts w:cs="Times New Roman"/>
        </w:rPr>
        <w:t>gi</w:t>
      </w:r>
      <w:commentRangeStart w:id="4380"/>
      <w:r w:rsidR="6F54C5EE" w:rsidRPr="2AD4FE3D">
        <w:rPr>
          <w:rFonts w:cs="Times New Roman"/>
        </w:rPr>
        <w:t>ve the FO Director a minimum of 1</w:t>
      </w:r>
      <w:r w:rsidR="058EA6C9" w:rsidRPr="2AD4FE3D">
        <w:rPr>
          <w:rFonts w:cs="Times New Roman"/>
        </w:rPr>
        <w:t>5</w:t>
      </w:r>
      <w:r w:rsidR="6F54C5EE" w:rsidRPr="2AD4FE3D">
        <w:rPr>
          <w:rFonts w:cs="Times New Roman"/>
        </w:rPr>
        <w:t xml:space="preserve"> (</w:t>
      </w:r>
      <w:r w:rsidR="058EA6C9" w:rsidRPr="2AD4FE3D">
        <w:rPr>
          <w:rFonts w:cs="Times New Roman"/>
        </w:rPr>
        <w:t>fifteen</w:t>
      </w:r>
      <w:r w:rsidR="6F54C5EE" w:rsidRPr="2AD4FE3D">
        <w:rPr>
          <w:rFonts w:cs="Times New Roman"/>
        </w:rPr>
        <w:t>) days written notice.</w:t>
      </w:r>
      <w:commentRangeEnd w:id="4380"/>
      <w:r w:rsidR="008F5484" w:rsidRPr="2AD4FE3D">
        <w:rPr>
          <w:rStyle w:val="CommentReference"/>
          <w:rFonts w:cs="Times New Roman"/>
          <w:sz w:val="24"/>
          <w:szCs w:val="24"/>
        </w:rPr>
        <w:commentReference w:id="4380"/>
      </w:r>
      <w:r w:rsidR="6F54C5EE" w:rsidRPr="2AD4FE3D">
        <w:rPr>
          <w:rFonts w:cs="Times New Roman"/>
        </w:rPr>
        <w:t xml:space="preserve"> The FO Director or </w:t>
      </w:r>
      <w:del w:id="4381" w:author="Megan Ash" w:date="2026-01-28T17:31:00Z">
        <w:r w:rsidR="008F5484" w:rsidRPr="2AD4FE3D" w:rsidDel="6F54C5EE">
          <w:rPr>
            <w:rFonts w:cs="Times New Roman"/>
          </w:rPr>
          <w:delText>his/her</w:delText>
        </w:r>
      </w:del>
      <w:ins w:id="4382" w:author="Megan Ash" w:date="2026-01-28T17:31:00Z">
        <w:r w:rsidR="27F146E7" w:rsidRPr="2AD4FE3D">
          <w:rPr>
            <w:rFonts w:cs="Times New Roman"/>
          </w:rPr>
          <w:t>their</w:t>
        </w:r>
      </w:ins>
      <w:r w:rsidR="6F54C5EE" w:rsidRPr="2AD4FE3D">
        <w:rPr>
          <w:rFonts w:cs="Times New Roman"/>
        </w:rPr>
        <w:t xml:space="preserve"> designee shall meet with the departing employee </w:t>
      </w:r>
      <w:del w:id="4383" w:author="Megan Ash" w:date="2026-01-28T17:31:00Z">
        <w:r w:rsidR="008F5484" w:rsidRPr="2AD4FE3D" w:rsidDel="6F54C5EE">
          <w:rPr>
            <w:rFonts w:cs="Times New Roman"/>
          </w:rPr>
          <w:delText xml:space="preserve">in order </w:delText>
        </w:r>
      </w:del>
      <w:r w:rsidR="6F54C5EE" w:rsidRPr="2AD4FE3D">
        <w:rPr>
          <w:rFonts w:cs="Times New Roman"/>
        </w:rPr>
        <w:t xml:space="preserve">to determine the cause of resignation. Employees terminating their employment on a holiday will be </w:t>
      </w:r>
      <w:del w:id="4384" w:author="Megan Ash" w:date="2026-01-28T17:32:00Z">
        <w:r w:rsidR="008F5484" w:rsidRPr="2AD4FE3D" w:rsidDel="6F54C5EE">
          <w:rPr>
            <w:rFonts w:cs="Times New Roman"/>
          </w:rPr>
          <w:delText>treated as having</w:delText>
        </w:r>
      </w:del>
      <w:ins w:id="4385" w:author="Megan Ash" w:date="2026-01-28T17:32:00Z">
        <w:r w:rsidR="2FB29F17" w:rsidRPr="2AD4FE3D">
          <w:rPr>
            <w:rFonts w:cs="Times New Roman"/>
          </w:rPr>
          <w:t>considered to have</w:t>
        </w:r>
      </w:ins>
      <w:r w:rsidR="6F54C5EE" w:rsidRPr="2AD4FE3D">
        <w:rPr>
          <w:rFonts w:cs="Times New Roman"/>
        </w:rPr>
        <w:t xml:space="preserve"> terminated </w:t>
      </w:r>
      <w:del w:id="4386" w:author="Megan Ash" w:date="2026-01-28T17:32:00Z">
        <w:r w:rsidR="008F5484" w:rsidRPr="2AD4FE3D" w:rsidDel="6F54C5EE">
          <w:rPr>
            <w:rFonts w:cs="Times New Roman"/>
          </w:rPr>
          <w:delText>the day before the holiday</w:delText>
        </w:r>
      </w:del>
      <w:ins w:id="4387" w:author="Megan Ash" w:date="2026-01-28T17:32:00Z">
        <w:r w:rsidR="2FB29F17" w:rsidRPr="2AD4FE3D">
          <w:rPr>
            <w:rFonts w:cs="Times New Roman"/>
          </w:rPr>
          <w:t>on the preceding business day</w:t>
        </w:r>
      </w:ins>
      <w:r w:rsidR="6F54C5EE" w:rsidRPr="2AD4FE3D">
        <w:rPr>
          <w:rFonts w:cs="Times New Roman"/>
        </w:rPr>
        <w:t>.</w:t>
      </w:r>
    </w:p>
    <w:p w14:paraId="2F04C9D8" w14:textId="27B51E3E" w:rsidR="00527FAB" w:rsidRPr="00C17238" w:rsidRDefault="00527FAB" w:rsidP="005F75F3">
      <w:pPr>
        <w:spacing w:after="120" w:line="360" w:lineRule="auto"/>
        <w:jc w:val="both"/>
        <w:rPr>
          <w:rFonts w:cs="Times New Roman"/>
        </w:rPr>
      </w:pPr>
      <w:del w:id="4388" w:author="Catalina Ipas" w:date="2025-10-15T14:58:00Z">
        <w:r w:rsidRPr="2EBCD743" w:rsidDel="00527FAB">
          <w:rPr>
            <w:rFonts w:cs="Times New Roman"/>
            <w:i/>
            <w:iCs/>
            <w:u w:val="single"/>
          </w:rPr>
          <w:delText>Termination with Cause</w:delText>
        </w:r>
        <w:r w:rsidRPr="2EBCD743" w:rsidDel="00527FAB">
          <w:rPr>
            <w:rFonts w:cs="Times New Roman"/>
          </w:rPr>
          <w:delText xml:space="preserve">: </w:delText>
        </w:r>
        <w:r w:rsidRPr="2EBCD743" w:rsidDel="00B8238B">
          <w:rPr>
            <w:rFonts w:cs="Times New Roman"/>
          </w:rPr>
          <w:delText>HondurasHonduras</w:delText>
        </w:r>
      </w:del>
      <w:del w:id="4389" w:author="Megan Ash" w:date="2026-01-28T17:32:00Z" w16du:dateUtc="2026-01-28T22:32:00Z">
        <w:r w:rsidRPr="2EBCD743" w:rsidDel="00586177">
          <w:rPr>
            <w:rFonts w:cs="Times New Roman"/>
          </w:rPr>
          <w:delText xml:space="preserve">Partners </w:delText>
        </w:r>
        <w:r w:rsidR="00B8238B" w:rsidRPr="2EBCD743" w:rsidDel="00586177">
          <w:rPr>
            <w:rFonts w:cs="Times New Roman"/>
          </w:rPr>
          <w:delText>Honduras</w:delText>
        </w:r>
      </w:del>
      <w:del w:id="4390" w:author="Megan Ash" w:date="2026-01-28T17:33:00Z" w16du:dateUtc="2026-01-28T22:33:00Z">
        <w:r w:rsidRPr="2EBCD743" w:rsidDel="00586177">
          <w:rPr>
            <w:rFonts w:cs="Times New Roman"/>
          </w:rPr>
          <w:delText xml:space="preserve"> </w:delText>
        </w:r>
      </w:del>
      <w:del w:id="4391" w:author="Megan Ash" w:date="2026-01-28T17:32:00Z" w16du:dateUtc="2026-01-28T22:32:00Z">
        <w:r w:rsidRPr="2EBCD743" w:rsidDel="00586177">
          <w:rPr>
            <w:rFonts w:cs="Times New Roman"/>
          </w:rPr>
          <w:delText xml:space="preserve">if </w:delText>
        </w:r>
      </w:del>
      <w:ins w:id="4392" w:author="Megan Ash" w:date="2026-01-28T17:32:00Z" w16du:dateUtc="2026-01-28T22:32:00Z">
        <w:r w:rsidR="00586177">
          <w:rPr>
            <w:rFonts w:cs="Times New Roman"/>
          </w:rPr>
          <w:t>I</w:t>
        </w:r>
        <w:r w:rsidR="00586177" w:rsidRPr="2EBCD743">
          <w:rPr>
            <w:rFonts w:cs="Times New Roman"/>
          </w:rPr>
          <w:t xml:space="preserve">f </w:t>
        </w:r>
      </w:ins>
      <w:ins w:id="4393" w:author="Megan Ash" w:date="2026-01-28T17:34:00Z" w16du:dateUtc="2026-01-28T22:34:00Z">
        <w:r w:rsidR="008E4625">
          <w:rPr>
            <w:rFonts w:cs="Times New Roman"/>
          </w:rPr>
          <w:t xml:space="preserve">Partners Honduras </w:t>
        </w:r>
      </w:ins>
      <w:r w:rsidRPr="2EBCD743">
        <w:rPr>
          <w:rFonts w:cs="Times New Roman"/>
        </w:rPr>
        <w:t>wi</w:t>
      </w:r>
      <w:ins w:id="4394" w:author="Megan Ash" w:date="2026-01-28T17:34:00Z" w16du:dateUtc="2026-01-28T22:34:00Z">
        <w:r w:rsidR="008E4625">
          <w:rPr>
            <w:rFonts w:cs="Times New Roman"/>
          </w:rPr>
          <w:t>shes</w:t>
        </w:r>
      </w:ins>
      <w:del w:id="4395" w:author="Megan Ash" w:date="2026-01-28T17:34:00Z" w16du:dateUtc="2026-01-28T22:34:00Z">
        <w:r w:rsidRPr="2EBCD743" w:rsidDel="008E4625">
          <w:rPr>
            <w:rFonts w:cs="Times New Roman"/>
          </w:rPr>
          <w:delText>shing</w:delText>
        </w:r>
      </w:del>
      <w:r w:rsidRPr="2EBCD743">
        <w:rPr>
          <w:rFonts w:cs="Times New Roman"/>
        </w:rPr>
        <w:t xml:space="preserve"> to terminate </w:t>
      </w:r>
      <w:del w:id="4396" w:author="Megan Ash" w:date="2026-01-28T17:32:00Z" w16du:dateUtc="2026-01-28T22:32:00Z">
        <w:r w:rsidRPr="2EBCD743" w:rsidDel="00586177">
          <w:rPr>
            <w:rFonts w:cs="Times New Roman"/>
          </w:rPr>
          <w:delText xml:space="preserve">the </w:delText>
        </w:r>
      </w:del>
      <w:ins w:id="4397" w:author="Megan Ash" w:date="2026-01-28T17:34:00Z" w16du:dateUtc="2026-01-28T22:34:00Z">
        <w:r w:rsidR="008E4625">
          <w:rPr>
            <w:rFonts w:cs="Times New Roman"/>
          </w:rPr>
          <w:t>the</w:t>
        </w:r>
      </w:ins>
      <w:ins w:id="4398" w:author="Megan Ash" w:date="2026-01-28T17:32:00Z" w16du:dateUtc="2026-01-28T22:32:00Z">
        <w:r w:rsidR="00586177" w:rsidRPr="2EBCD743">
          <w:rPr>
            <w:rFonts w:cs="Times New Roman"/>
          </w:rPr>
          <w:t xml:space="preserve"> </w:t>
        </w:r>
      </w:ins>
      <w:r w:rsidRPr="2EBCD743">
        <w:rPr>
          <w:rFonts w:cs="Times New Roman"/>
        </w:rPr>
        <w:t xml:space="preserve">labor contract of an employee without liability, </w:t>
      </w:r>
      <w:del w:id="4399" w:author="Megan Ash" w:date="2026-01-28T17:34:00Z" w16du:dateUtc="2026-01-28T22:34:00Z">
        <w:r w:rsidRPr="2EBCD743" w:rsidDel="008E4625">
          <w:rPr>
            <w:rFonts w:cs="Times New Roman"/>
          </w:rPr>
          <w:delText xml:space="preserve">Partners </w:delText>
        </w:r>
        <w:r w:rsidR="00B8238B" w:rsidRPr="2EBCD743" w:rsidDel="008E4625">
          <w:rPr>
            <w:rFonts w:cs="Times New Roman"/>
          </w:rPr>
          <w:delText>Honduras</w:delText>
        </w:r>
      </w:del>
      <w:ins w:id="4400" w:author="Megan Ash" w:date="2026-01-28T17:34:00Z" w16du:dateUtc="2026-01-28T22:34:00Z">
        <w:r w:rsidR="008E4625">
          <w:rPr>
            <w:rFonts w:cs="Times New Roman"/>
          </w:rPr>
          <w:t>it</w:t>
        </w:r>
      </w:ins>
      <w:r w:rsidRPr="2EBCD743">
        <w:rPr>
          <w:rFonts w:cs="Times New Roman"/>
        </w:rPr>
        <w:t xml:space="preserve"> will inform the employee on one of the following grounds:</w:t>
      </w:r>
    </w:p>
    <w:p w14:paraId="65C03836"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Lack of integrity by the worker,</w:t>
      </w:r>
    </w:p>
    <w:p w14:paraId="1A395A2B"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Use of false documentation to gain employment;</w:t>
      </w:r>
    </w:p>
    <w:p w14:paraId="2544E257"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Dishonest or violent behavior against the employer or the employer’s family;</w:t>
      </w:r>
    </w:p>
    <w:p w14:paraId="5EABD85A" w14:textId="4D967D98"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 xml:space="preserve">Dishonest or violent </w:t>
      </w:r>
      <w:r w:rsidR="00F95A43" w:rsidRPr="00C17238">
        <w:rPr>
          <w:rFonts w:cs="Times New Roman"/>
        </w:rPr>
        <w:t>behavior</w:t>
      </w:r>
      <w:r w:rsidRPr="00C17238">
        <w:rPr>
          <w:rFonts w:cs="Times New Roman"/>
        </w:rPr>
        <w:t xml:space="preserve"> against co-workers that disrupts work;</w:t>
      </w:r>
    </w:p>
    <w:p w14:paraId="0197F01B"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Acts of harassment or sexual harassment directed toward any person in the workplace;</w:t>
      </w:r>
    </w:p>
    <w:p w14:paraId="3CE2F581"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Sabotage of the workplace;</w:t>
      </w:r>
    </w:p>
    <w:p w14:paraId="69F12A75"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Negligence;</w:t>
      </w:r>
    </w:p>
    <w:p w14:paraId="63F6B294"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Carelessness that threatens the safety of the workplace and of other workers;</w:t>
      </w:r>
    </w:p>
    <w:p w14:paraId="0A2DBD13"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Immoral acts in the workplace;</w:t>
      </w:r>
    </w:p>
    <w:p w14:paraId="17BB2532"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Disclosure of trade secrets;</w:t>
      </w:r>
    </w:p>
    <w:p w14:paraId="018EB7D9"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More than three unexcused absences in a 30-day period;</w:t>
      </w:r>
    </w:p>
    <w:p w14:paraId="5B2FBAA6"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Insubordination;</w:t>
      </w:r>
    </w:p>
    <w:p w14:paraId="511862B3"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Failure to adopt preventive measures or to follow procedures to avoid accidents or illnesses;</w:t>
      </w:r>
    </w:p>
    <w:p w14:paraId="2F8F3DA7" w14:textId="77777777" w:rsidR="00527FAB" w:rsidRPr="00C17238"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Reporting to work under the influence of alcohol or narcotic drugs; and</w:t>
      </w:r>
    </w:p>
    <w:p w14:paraId="766EB670" w14:textId="7F2D1BC1" w:rsidR="00B67647" w:rsidRPr="000A6F7D" w:rsidRDefault="00527FAB" w:rsidP="005F75F3">
      <w:pPr>
        <w:pStyle w:val="ListParagraph"/>
        <w:numPr>
          <w:ilvl w:val="0"/>
          <w:numId w:val="50"/>
        </w:numPr>
        <w:spacing w:after="120" w:line="360" w:lineRule="auto"/>
        <w:ind w:left="1080"/>
        <w:jc w:val="both"/>
        <w:rPr>
          <w:rFonts w:cs="Times New Roman"/>
        </w:rPr>
      </w:pPr>
      <w:r w:rsidRPr="00C17238">
        <w:rPr>
          <w:rFonts w:cs="Times New Roman"/>
        </w:rPr>
        <w:t>Incarceration</w:t>
      </w:r>
    </w:p>
    <w:p w14:paraId="47F45CEF" w14:textId="37E72916" w:rsidR="0045353D" w:rsidRPr="0045353D" w:rsidRDefault="0045353D" w:rsidP="0045353D">
      <w:pPr>
        <w:spacing w:after="120" w:line="360" w:lineRule="auto"/>
        <w:jc w:val="both"/>
        <w:rPr>
          <w:rFonts w:cs="Times New Roman"/>
        </w:rPr>
      </w:pPr>
      <w:r w:rsidRPr="0045353D">
        <w:rPr>
          <w:rFonts w:cs="Times New Roman"/>
        </w:rPr>
        <w:t>Prior to any termination decision,</w:t>
      </w:r>
      <w:ins w:id="4401" w:author="Megan Ash" w:date="2026-01-28T17:41:00Z" w16du:dateUtc="2026-01-28T22:41:00Z">
        <w:r w:rsidR="001E0A24">
          <w:rPr>
            <w:rFonts w:cs="Times New Roman"/>
          </w:rPr>
          <w:t xml:space="preserve"> </w:t>
        </w:r>
      </w:ins>
      <w:del w:id="4402" w:author="Megan Ash" w:date="2026-01-28T17:41:00Z" w16du:dateUtc="2026-01-28T22:41:00Z">
        <w:r w:rsidRPr="0045353D" w:rsidDel="001E0A24">
          <w:rPr>
            <w:rFonts w:cs="Times New Roman"/>
          </w:rPr>
          <w:delText xml:space="preserve"> the </w:delText>
        </w:r>
      </w:del>
      <w:r>
        <w:rPr>
          <w:rFonts w:cs="Times New Roman"/>
        </w:rPr>
        <w:t xml:space="preserve">Partners </w:t>
      </w:r>
      <w:r w:rsidR="00B8238B">
        <w:rPr>
          <w:rFonts w:cs="Times New Roman"/>
        </w:rPr>
        <w:t>Honduras</w:t>
      </w:r>
      <w:r w:rsidRPr="0045353D">
        <w:rPr>
          <w:rFonts w:cs="Times New Roman"/>
        </w:rPr>
        <w:t xml:space="preserve"> must inform the worker in writing stating the alleged</w:t>
      </w:r>
      <w:r>
        <w:rPr>
          <w:rFonts w:cs="Times New Roman"/>
        </w:rPr>
        <w:t xml:space="preserve"> </w:t>
      </w:r>
      <w:r w:rsidRPr="0045353D">
        <w:rPr>
          <w:rFonts w:cs="Times New Roman"/>
        </w:rPr>
        <w:t>reason</w:t>
      </w:r>
      <w:ins w:id="4403" w:author="Megan Ash" w:date="2026-01-28T17:43:00Z" w16du:dateUtc="2026-01-28T22:43:00Z">
        <w:r w:rsidR="00571C94">
          <w:rPr>
            <w:rFonts w:cs="Times New Roman"/>
          </w:rPr>
          <w:t xml:space="preserve"> for termination</w:t>
        </w:r>
      </w:ins>
      <w:r w:rsidRPr="0045353D">
        <w:rPr>
          <w:rFonts w:cs="Times New Roman"/>
        </w:rPr>
        <w:t xml:space="preserve"> and inviting</w:t>
      </w:r>
      <w:ins w:id="4404" w:author="Megan Ash" w:date="2026-01-28T17:41:00Z" w16du:dateUtc="2026-01-28T22:41:00Z">
        <w:r w:rsidR="001E0A24">
          <w:rPr>
            <w:rFonts w:cs="Times New Roman"/>
          </w:rPr>
          <w:t xml:space="preserve"> the</w:t>
        </w:r>
      </w:ins>
      <w:ins w:id="4405" w:author="Megan Ash" w:date="2026-01-28T17:43:00Z" w16du:dateUtc="2026-01-28T22:43:00Z">
        <w:r w:rsidR="00571C94">
          <w:rPr>
            <w:rFonts w:cs="Times New Roman"/>
          </w:rPr>
          <w:t xml:space="preserve"> worker</w:t>
        </w:r>
      </w:ins>
      <w:del w:id="4406" w:author="Megan Ash" w:date="2026-01-28T17:41:00Z" w16du:dateUtc="2026-01-28T22:41:00Z">
        <w:r w:rsidRPr="0045353D" w:rsidDel="001E0A24">
          <w:rPr>
            <w:rFonts w:cs="Times New Roman"/>
          </w:rPr>
          <w:delText xml:space="preserve"> him</w:delText>
        </w:r>
      </w:del>
      <w:r w:rsidRPr="0045353D">
        <w:rPr>
          <w:rFonts w:cs="Times New Roman"/>
        </w:rPr>
        <w:t xml:space="preserve"> to </w:t>
      </w:r>
      <w:del w:id="4407" w:author="Megan Ash" w:date="2026-01-28T17:43:00Z" w16du:dateUtc="2026-01-28T22:43:00Z">
        <w:r w:rsidRPr="0045353D" w:rsidDel="00571C94">
          <w:rPr>
            <w:rFonts w:cs="Times New Roman"/>
          </w:rPr>
          <w:delText xml:space="preserve">provide </w:delText>
        </w:r>
      </w:del>
      <w:ins w:id="4408" w:author="Megan Ash" w:date="2026-01-28T17:43:00Z" w16du:dateUtc="2026-01-28T22:43:00Z">
        <w:r w:rsidR="00571C94">
          <w:rPr>
            <w:rFonts w:cs="Times New Roman"/>
          </w:rPr>
          <w:t>submit a written</w:t>
        </w:r>
        <w:r w:rsidR="00571C94" w:rsidRPr="0045353D">
          <w:rPr>
            <w:rFonts w:cs="Times New Roman"/>
          </w:rPr>
          <w:t xml:space="preserve"> </w:t>
        </w:r>
      </w:ins>
      <w:r w:rsidRPr="0045353D">
        <w:rPr>
          <w:rFonts w:cs="Times New Roman"/>
        </w:rPr>
        <w:t>explanation</w:t>
      </w:r>
      <w:ins w:id="4409" w:author="Megan Ash" w:date="2026-01-28T17:43:00Z" w16du:dateUtc="2026-01-28T22:43:00Z">
        <w:r w:rsidR="00571C94">
          <w:rPr>
            <w:rFonts w:cs="Times New Roman"/>
          </w:rPr>
          <w:t xml:space="preserve"> </w:t>
        </w:r>
      </w:ins>
      <w:del w:id="4410" w:author="Megan Ash" w:date="2026-01-28T17:43:00Z" w16du:dateUtc="2026-01-28T22:43:00Z">
        <w:r w:rsidRPr="0045353D" w:rsidDel="00571C94">
          <w:rPr>
            <w:rFonts w:cs="Times New Roman"/>
          </w:rPr>
          <w:delText xml:space="preserve">s in writing </w:delText>
        </w:r>
      </w:del>
      <w:r w:rsidRPr="0045353D">
        <w:rPr>
          <w:rFonts w:cs="Times New Roman"/>
        </w:rPr>
        <w:t>within forty-eight hours.</w:t>
      </w:r>
    </w:p>
    <w:p w14:paraId="616D6B33" w14:textId="1AADD8E1" w:rsidR="00B67647" w:rsidRPr="000A6F7D" w:rsidRDefault="00B67647" w:rsidP="005F75F3">
      <w:pPr>
        <w:spacing w:after="120" w:line="360" w:lineRule="auto"/>
        <w:jc w:val="both"/>
        <w:rPr>
          <w:rFonts w:cs="Times New Roman"/>
        </w:rPr>
      </w:pPr>
      <w:commentRangeStart w:id="4411"/>
      <w:r w:rsidRPr="38416E18">
        <w:rPr>
          <w:rFonts w:cs="Times New Roman"/>
        </w:rPr>
        <w:t>According to Article</w:t>
      </w:r>
      <w:ins w:id="4412" w:author="Megan Ash" w:date="2026-01-28T17:43:00Z" w16du:dateUtc="2026-01-28T22:43:00Z">
        <w:r w:rsidR="00571C94">
          <w:rPr>
            <w:rFonts w:cs="Times New Roman"/>
          </w:rPr>
          <w:t>s</w:t>
        </w:r>
      </w:ins>
      <w:r w:rsidRPr="38416E18">
        <w:rPr>
          <w:rFonts w:cs="Times New Roman"/>
        </w:rPr>
        <w:t xml:space="preserve"> 44 and 45 of </w:t>
      </w:r>
      <w:ins w:id="4413" w:author="Megan Ash" w:date="2026-01-28T17:43:00Z" w16du:dateUtc="2026-01-28T22:43:00Z">
        <w:r w:rsidR="00571C94">
          <w:rPr>
            <w:rFonts w:cs="Times New Roman"/>
          </w:rPr>
          <w:t xml:space="preserve">the </w:t>
        </w:r>
      </w:ins>
      <w:r w:rsidR="00B8238B">
        <w:rPr>
          <w:rFonts w:cs="Times New Roman"/>
        </w:rPr>
        <w:t>Hondura</w:t>
      </w:r>
      <w:ins w:id="4414" w:author="Megan Ash" w:date="2026-01-28T17:44:00Z" w16du:dateUtc="2026-01-28T22:44:00Z">
        <w:r w:rsidR="00571C94">
          <w:rPr>
            <w:rFonts w:cs="Times New Roman"/>
          </w:rPr>
          <w:t>n</w:t>
        </w:r>
      </w:ins>
      <w:del w:id="4415" w:author="Megan Ash" w:date="2026-01-28T17:44:00Z" w16du:dateUtc="2026-01-28T22:44:00Z">
        <w:r w:rsidR="00B8238B" w:rsidDel="00571C94">
          <w:rPr>
            <w:rFonts w:cs="Times New Roman"/>
          </w:rPr>
          <w:delText>s</w:delText>
        </w:r>
        <w:r w:rsidRPr="38416E18" w:rsidDel="00571C94">
          <w:rPr>
            <w:rFonts w:cs="Times New Roman"/>
          </w:rPr>
          <w:delText>’s</w:delText>
        </w:r>
      </w:del>
      <w:r w:rsidRPr="38416E18">
        <w:rPr>
          <w:rFonts w:cs="Times New Roman"/>
        </w:rPr>
        <w:t xml:space="preserve"> Labor Code, </w:t>
      </w:r>
      <w:del w:id="4416" w:author="Megan Ash" w:date="2026-01-28T17:44:00Z" w16du:dateUtc="2026-01-28T22:44:00Z">
        <w:r w:rsidRPr="38416E18" w:rsidDel="00571C94">
          <w:rPr>
            <w:rFonts w:cs="Times New Roman"/>
          </w:rPr>
          <w:delText xml:space="preserve">the </w:delText>
        </w:r>
      </w:del>
      <w:ins w:id="4417" w:author="Megan Ash" w:date="2026-01-28T17:44:00Z" w16du:dateUtc="2026-01-28T22:44:00Z">
        <w:r w:rsidR="00AE180A">
          <w:rPr>
            <w:rFonts w:cs="Times New Roman"/>
          </w:rPr>
          <w:t>a contract may be terminated</w:t>
        </w:r>
      </w:ins>
      <w:del w:id="4418" w:author="Megan Ash" w:date="2026-01-28T17:44:00Z" w16du:dateUtc="2026-01-28T22:44:00Z">
        <w:r w:rsidRPr="38416E18" w:rsidDel="00AE180A">
          <w:rPr>
            <w:rFonts w:cs="Times New Roman"/>
          </w:rPr>
          <w:delText xml:space="preserve">contract </w:delText>
        </w:r>
        <w:r w:rsidRPr="38416E18" w:rsidDel="00571C94">
          <w:rPr>
            <w:rFonts w:cs="Times New Roman"/>
          </w:rPr>
          <w:delText xml:space="preserve">termination </w:delText>
        </w:r>
        <w:r w:rsidRPr="38416E18" w:rsidDel="00AE180A">
          <w:rPr>
            <w:rFonts w:cs="Times New Roman"/>
          </w:rPr>
          <w:delText>may take place</w:delText>
        </w:r>
      </w:del>
      <w:r w:rsidRPr="38416E18">
        <w:rPr>
          <w:rFonts w:cs="Times New Roman"/>
        </w:rPr>
        <w:t xml:space="preserve"> without prior notice in</w:t>
      </w:r>
      <w:del w:id="4419" w:author="Megan Ash" w:date="2026-01-28T17:44:00Z" w16du:dateUtc="2026-01-28T22:44:00Z">
        <w:r w:rsidRPr="38416E18" w:rsidDel="00AE180A">
          <w:rPr>
            <w:rFonts w:cs="Times New Roman"/>
          </w:rPr>
          <w:delText xml:space="preserve"> the</w:delText>
        </w:r>
      </w:del>
      <w:r w:rsidRPr="38416E18">
        <w:rPr>
          <w:rFonts w:cs="Times New Roman"/>
        </w:rPr>
        <w:t xml:space="preserve"> case</w:t>
      </w:r>
      <w:ins w:id="4420" w:author="Megan Ash" w:date="2026-01-28T17:44:00Z" w16du:dateUtc="2026-01-28T22:44:00Z">
        <w:r w:rsidR="00AE180A">
          <w:rPr>
            <w:rFonts w:cs="Times New Roman"/>
          </w:rPr>
          <w:t>s</w:t>
        </w:r>
      </w:ins>
      <w:r w:rsidRPr="38416E18">
        <w:rPr>
          <w:rFonts w:cs="Times New Roman"/>
        </w:rPr>
        <w:t xml:space="preserve"> of serious misconduct</w:t>
      </w:r>
      <w:ins w:id="4421" w:author="Megan Ash" w:date="2026-01-28T17:44:00Z" w16du:dateUtc="2026-01-28T22:44:00Z">
        <w:r w:rsidR="00AE180A">
          <w:rPr>
            <w:rFonts w:cs="Times New Roman"/>
          </w:rPr>
          <w:t>,</w:t>
        </w:r>
      </w:ins>
      <w:r w:rsidRPr="38416E18">
        <w:rPr>
          <w:rFonts w:cs="Times New Roman"/>
        </w:rPr>
        <w:t xml:space="preserve"> </w:t>
      </w:r>
      <w:del w:id="4422" w:author="Megan Ash" w:date="2026-01-28T17:45:00Z" w16du:dateUtc="2026-01-28T22:45:00Z">
        <w:r w:rsidRPr="38416E18" w:rsidDel="00AE180A">
          <w:rPr>
            <w:rFonts w:cs="Times New Roman"/>
          </w:rPr>
          <w:delText>left to the appreciation of</w:delText>
        </w:r>
      </w:del>
      <w:ins w:id="4423" w:author="Megan Ash" w:date="2026-01-28T17:45:00Z" w16du:dateUtc="2026-01-28T22:45:00Z">
        <w:r w:rsidR="00AE180A">
          <w:rPr>
            <w:rFonts w:cs="Times New Roman"/>
          </w:rPr>
          <w:t>subject to review by</w:t>
        </w:r>
      </w:ins>
      <w:r w:rsidRPr="38416E18">
        <w:rPr>
          <w:rFonts w:cs="Times New Roman"/>
        </w:rPr>
        <w:t xml:space="preserve"> the competent jurisdiction</w:t>
      </w:r>
      <w:r w:rsidR="0045353D" w:rsidRPr="38416E18">
        <w:rPr>
          <w:rFonts w:cs="Times New Roman"/>
        </w:rPr>
        <w:t xml:space="preserve">. </w:t>
      </w:r>
      <w:commentRangeEnd w:id="4411"/>
      <w:r w:rsidRPr="000A6F7D">
        <w:rPr>
          <w:rStyle w:val="CommentReference"/>
          <w:rFonts w:cs="Times New Roman"/>
          <w:sz w:val="24"/>
          <w:szCs w:val="24"/>
        </w:rPr>
        <w:commentReference w:id="4411"/>
      </w:r>
    </w:p>
    <w:p w14:paraId="2E7236A1" w14:textId="449459EA" w:rsidR="00527FAB" w:rsidRDefault="00527FAB">
      <w:pPr>
        <w:spacing w:after="120" w:line="360" w:lineRule="auto"/>
        <w:jc w:val="both"/>
        <w:rPr>
          <w:rFonts w:cs="Times New Roman"/>
        </w:rPr>
      </w:pPr>
      <w:commentRangeStart w:id="4424"/>
      <w:r w:rsidRPr="187EFA42">
        <w:rPr>
          <w:rFonts w:cs="Times New Roman"/>
          <w:i/>
          <w:iCs/>
          <w:u w:val="single"/>
        </w:rPr>
        <w:t>Termination without Cause</w:t>
      </w:r>
      <w:r w:rsidRPr="187EFA42">
        <w:rPr>
          <w:rFonts w:cs="Times New Roman"/>
        </w:rPr>
        <w:t xml:space="preserve">: </w:t>
      </w:r>
      <w:commentRangeEnd w:id="4424"/>
      <w:r w:rsidRPr="187EFA42">
        <w:rPr>
          <w:rStyle w:val="CommentReference"/>
          <w:rFonts w:cs="Times New Roman"/>
          <w:sz w:val="24"/>
          <w:szCs w:val="24"/>
        </w:rPr>
        <w:commentReference w:id="4424"/>
      </w:r>
      <w:r w:rsidRPr="187EFA42">
        <w:rPr>
          <w:rFonts w:cs="Times New Roman"/>
        </w:rPr>
        <w:t xml:space="preserve">If Partners </w:t>
      </w:r>
      <w:r w:rsidR="00B8238B" w:rsidRPr="187EFA42">
        <w:rPr>
          <w:rFonts w:cs="Times New Roman"/>
        </w:rPr>
        <w:t>Honduras</w:t>
      </w:r>
      <w:r w:rsidRPr="187EFA42">
        <w:rPr>
          <w:rFonts w:cs="Times New Roman"/>
        </w:rPr>
        <w:t xml:space="preserve"> terminates </w:t>
      </w:r>
      <w:del w:id="4425" w:author="Megan Ash" w:date="2026-01-28T17:45:00Z" w16du:dateUtc="2026-01-28T22:45:00Z">
        <w:r w:rsidRPr="187EFA42" w:rsidDel="00AE180A">
          <w:rPr>
            <w:rFonts w:cs="Times New Roman"/>
          </w:rPr>
          <w:delText xml:space="preserve">the </w:delText>
        </w:r>
      </w:del>
      <w:ins w:id="4426" w:author="Megan Ash" w:date="2026-01-28T17:45:00Z" w16du:dateUtc="2026-01-28T22:45:00Z">
        <w:r w:rsidR="00AE180A">
          <w:rPr>
            <w:rFonts w:cs="Times New Roman"/>
          </w:rPr>
          <w:t>an employee</w:t>
        </w:r>
        <w:r w:rsidR="00AE180A" w:rsidRPr="187EFA42">
          <w:rPr>
            <w:rFonts w:cs="Times New Roman"/>
          </w:rPr>
          <w:t xml:space="preserve"> </w:t>
        </w:r>
      </w:ins>
      <w:r w:rsidRPr="187EFA42">
        <w:rPr>
          <w:rFonts w:cs="Times New Roman"/>
        </w:rPr>
        <w:t>for any reason</w:t>
      </w:r>
      <w:ins w:id="4427" w:author="Megan Ash" w:date="2026-01-28T17:46:00Z" w16du:dateUtc="2026-01-28T22:46:00Z">
        <w:r w:rsidR="0038209D">
          <w:rPr>
            <w:rFonts w:cs="Times New Roman"/>
          </w:rPr>
          <w:t>s</w:t>
        </w:r>
      </w:ins>
      <w:r w:rsidRPr="187EFA42">
        <w:rPr>
          <w:rFonts w:cs="Times New Roman"/>
        </w:rPr>
        <w:t xml:space="preserve"> </w:t>
      </w:r>
      <w:del w:id="4428" w:author="Megan Ash" w:date="2026-01-28T17:46:00Z" w16du:dateUtc="2026-01-28T22:46:00Z">
        <w:r w:rsidRPr="187EFA42" w:rsidDel="0038209D">
          <w:rPr>
            <w:rFonts w:cs="Times New Roman"/>
          </w:rPr>
          <w:delText xml:space="preserve">that differs from what is </w:delText>
        </w:r>
      </w:del>
      <w:ins w:id="4429" w:author="Megan Ash" w:date="2026-01-28T17:46:00Z" w16du:dateUtc="2026-01-28T22:46:00Z">
        <w:r w:rsidR="0038209D">
          <w:rPr>
            <w:rFonts w:cs="Times New Roman"/>
          </w:rPr>
          <w:t xml:space="preserve">not </w:t>
        </w:r>
      </w:ins>
      <w:r w:rsidRPr="187EFA42">
        <w:rPr>
          <w:rFonts w:cs="Times New Roman"/>
        </w:rPr>
        <w:t xml:space="preserve">established by law or agreement, </w:t>
      </w:r>
      <w:del w:id="4430" w:author="Megan Ash" w:date="2026-01-28T17:46:00Z" w16du:dateUtc="2026-01-28T22:46:00Z">
        <w:r w:rsidRPr="187EFA42" w:rsidDel="0038209D">
          <w:rPr>
            <w:rFonts w:cs="Times New Roman"/>
          </w:rPr>
          <w:delText xml:space="preserve">the </w:delText>
        </w:r>
        <w:r w:rsidR="00464BD6" w:rsidRPr="187EFA42" w:rsidDel="0038209D">
          <w:rPr>
            <w:rFonts w:cs="Times New Roman"/>
          </w:rPr>
          <w:delText>e</w:delText>
        </w:r>
        <w:r w:rsidRPr="187EFA42" w:rsidDel="0038209D">
          <w:rPr>
            <w:rFonts w:cs="Times New Roman"/>
          </w:rPr>
          <w:delText>mployer</w:delText>
        </w:r>
      </w:del>
      <w:ins w:id="4431" w:author="Megan Ash" w:date="2026-01-28T17:46:00Z" w16du:dateUtc="2026-01-28T22:46:00Z">
        <w:r w:rsidR="0038209D">
          <w:rPr>
            <w:rFonts w:cs="Times New Roman"/>
          </w:rPr>
          <w:t>it</w:t>
        </w:r>
      </w:ins>
      <w:ins w:id="4432" w:author="Megan Ash" w:date="2026-01-28T17:47:00Z" w16du:dateUtc="2026-01-28T22:47:00Z">
        <w:r w:rsidR="003A145B">
          <w:rPr>
            <w:rFonts w:cs="Times New Roman"/>
          </w:rPr>
          <w:t xml:space="preserve"> must</w:t>
        </w:r>
      </w:ins>
      <w:del w:id="4433" w:author="Megan Ash" w:date="2026-01-28T17:47:00Z" w16du:dateUtc="2026-01-28T22:47:00Z">
        <w:r w:rsidRPr="187EFA42" w:rsidDel="003A145B">
          <w:rPr>
            <w:rFonts w:cs="Times New Roman"/>
          </w:rPr>
          <w:delText xml:space="preserve"> </w:delText>
        </w:r>
        <w:r w:rsidR="00106CE0" w:rsidRPr="187EFA42" w:rsidDel="003A145B">
          <w:rPr>
            <w:rFonts w:cs="Times New Roman"/>
          </w:rPr>
          <w:delText>may</w:delText>
        </w:r>
      </w:del>
      <w:r w:rsidR="00106CE0" w:rsidRPr="187EFA42">
        <w:rPr>
          <w:rFonts w:cs="Times New Roman"/>
        </w:rPr>
        <w:t xml:space="preserve"> </w:t>
      </w:r>
      <w:r w:rsidRPr="187EFA42">
        <w:rPr>
          <w:rFonts w:cs="Times New Roman"/>
        </w:rPr>
        <w:t xml:space="preserve">pay the </w:t>
      </w:r>
      <w:r w:rsidR="00464BD6" w:rsidRPr="187EFA42">
        <w:rPr>
          <w:rFonts w:cs="Times New Roman"/>
        </w:rPr>
        <w:t>e</w:t>
      </w:r>
      <w:r w:rsidRPr="187EFA42">
        <w:rPr>
          <w:rFonts w:cs="Times New Roman"/>
        </w:rPr>
        <w:t xml:space="preserve">mployee severance for time served </w:t>
      </w:r>
      <w:r w:rsidR="005E4E03" w:rsidRPr="187EFA42">
        <w:rPr>
          <w:rFonts w:cs="Times New Roman"/>
        </w:rPr>
        <w:t xml:space="preserve">(see </w:t>
      </w:r>
      <w:hyperlink w:anchor="_Severance">
        <w:r w:rsidR="005E4E03" w:rsidRPr="187EFA42">
          <w:rPr>
            <w:rStyle w:val="Hyperlink"/>
            <w:rFonts w:cs="Times New Roman"/>
          </w:rPr>
          <w:t>section 8.1</w:t>
        </w:r>
        <w:r w:rsidR="005864AB" w:rsidRPr="187EFA42">
          <w:rPr>
            <w:rStyle w:val="Hyperlink"/>
            <w:rFonts w:cs="Times New Roman"/>
          </w:rPr>
          <w:t>7</w:t>
        </w:r>
        <w:r w:rsidR="005E4E03" w:rsidRPr="187EFA42">
          <w:rPr>
            <w:rStyle w:val="Hyperlink"/>
            <w:rFonts w:cs="Times New Roman"/>
          </w:rPr>
          <w:t xml:space="preserve"> Severance</w:t>
        </w:r>
      </w:hyperlink>
      <w:r w:rsidR="005E4E03" w:rsidRPr="187EFA42">
        <w:rPr>
          <w:rFonts w:cs="Times New Roman"/>
        </w:rPr>
        <w:t xml:space="preserve">) </w:t>
      </w:r>
      <w:r w:rsidRPr="187EFA42">
        <w:rPr>
          <w:rFonts w:cs="Times New Roman"/>
        </w:rPr>
        <w:t xml:space="preserve">and </w:t>
      </w:r>
      <w:ins w:id="4434" w:author="Megan Ash" w:date="2026-01-28T17:47:00Z" w16du:dateUtc="2026-01-28T22:47:00Z">
        <w:r w:rsidR="00840DDE">
          <w:rPr>
            <w:rFonts w:cs="Times New Roman"/>
          </w:rPr>
          <w:t xml:space="preserve">any </w:t>
        </w:r>
      </w:ins>
      <w:r w:rsidRPr="187EFA42">
        <w:rPr>
          <w:rFonts w:cs="Times New Roman"/>
        </w:rPr>
        <w:t xml:space="preserve">proportional labor benefits (i.e. </w:t>
      </w:r>
      <w:ins w:id="4435" w:author="Megan Ash" w:date="2026-01-28T17:47:00Z" w16du:dateUtc="2026-01-28T22:47:00Z">
        <w:r w:rsidR="00840DDE">
          <w:rPr>
            <w:rFonts w:cs="Times New Roman"/>
          </w:rPr>
          <w:t xml:space="preserve">accrued </w:t>
        </w:r>
      </w:ins>
      <w:r w:rsidR="00464BD6" w:rsidRPr="187EFA42">
        <w:rPr>
          <w:rFonts w:cs="Times New Roman"/>
        </w:rPr>
        <w:t>a</w:t>
      </w:r>
      <w:r w:rsidRPr="187EFA42">
        <w:rPr>
          <w:rFonts w:cs="Times New Roman"/>
        </w:rPr>
        <w:t>nnual leave).</w:t>
      </w:r>
    </w:p>
    <w:p w14:paraId="3424DEF9" w14:textId="3D2764DB" w:rsidR="00241E4A" w:rsidRDefault="00241E4A" w:rsidP="005C411A">
      <w:pPr>
        <w:pStyle w:val="Heading2"/>
        <w:numPr>
          <w:ilvl w:val="1"/>
          <w:numId w:val="265"/>
        </w:numPr>
      </w:pPr>
      <w:bookmarkStart w:id="4436" w:name="_Toc222754672"/>
      <w:r w:rsidRPr="00241E4A">
        <w:t>Exit Interviews</w:t>
      </w:r>
      <w:bookmarkEnd w:id="4436"/>
      <w:r w:rsidRPr="00241E4A">
        <w:t xml:space="preserve"> </w:t>
      </w:r>
    </w:p>
    <w:p w14:paraId="5BB8B15E" w14:textId="77777777" w:rsidR="00241E4A" w:rsidRDefault="00241E4A">
      <w:pPr>
        <w:spacing w:after="120" w:line="360" w:lineRule="auto"/>
        <w:jc w:val="both"/>
        <w:rPr>
          <w:rFonts w:cs="Times New Roman"/>
        </w:rPr>
      </w:pPr>
      <w:r w:rsidRPr="00241E4A">
        <w:rPr>
          <w:rFonts w:cs="Times New Roman"/>
        </w:rPr>
        <w:t xml:space="preserve">Exit interviews provide an opportunity to gather feedback, identify areas for improvement, and gain insights into the employee experience within Partners. Partners values the opinions and feedback of our employees. As part of our commitment to continuous improvement, we conduct exit interviews to gain valuable insights into the reasons for an employee's departure and to identify opportunities for enhancing our workplace environment. </w:t>
      </w:r>
    </w:p>
    <w:p w14:paraId="1A064BA6" w14:textId="77777777" w:rsidR="00846437" w:rsidRDefault="00241E4A">
      <w:pPr>
        <w:spacing w:after="120" w:line="360" w:lineRule="auto"/>
        <w:jc w:val="both"/>
        <w:rPr>
          <w:rFonts w:cs="Times New Roman"/>
        </w:rPr>
      </w:pPr>
      <w:r w:rsidRPr="00241E4A">
        <w:rPr>
          <w:rFonts w:cs="Times New Roman"/>
        </w:rPr>
        <w:t xml:space="preserve">Departing staff will be asked for an exit interview within their last 2 weeks, although it is optional. HR will be responsible for conducting the exit interview. </w:t>
      </w:r>
    </w:p>
    <w:p w14:paraId="6DF502FD" w14:textId="4DBE566C" w:rsidR="00245E92" w:rsidRDefault="00241E4A" w:rsidP="005F75F3">
      <w:pPr>
        <w:spacing w:after="120" w:line="360" w:lineRule="auto"/>
        <w:jc w:val="both"/>
        <w:rPr>
          <w:rFonts w:cs="Times New Roman"/>
        </w:rPr>
      </w:pPr>
      <w:r w:rsidRPr="00241E4A">
        <w:rPr>
          <w:rFonts w:cs="Times New Roman"/>
        </w:rPr>
        <w:t>During the exit interview, staff members are requested to express themselves freely. It is hoped that this exit interview will provide insights into possible improvements we can make. All information will be kept strictly confidential and will in no way affect any reference information that Partners management will provide. Exit interviews are written and stored in the employee's file.</w:t>
      </w:r>
    </w:p>
    <w:p w14:paraId="3A47E8AD" w14:textId="1D87A74A" w:rsidR="003D2EAF" w:rsidRPr="00C17238" w:rsidRDefault="003D2EAF" w:rsidP="005C411A">
      <w:pPr>
        <w:pStyle w:val="Heading2"/>
        <w:numPr>
          <w:ilvl w:val="1"/>
          <w:numId w:val="265"/>
        </w:numPr>
      </w:pPr>
      <w:bookmarkStart w:id="4437" w:name="_Toc222754673"/>
      <w:r w:rsidRPr="00C17238">
        <w:t>Mandatory Notices for Termination of Labor Contract</w:t>
      </w:r>
      <w:bookmarkEnd w:id="4437"/>
    </w:p>
    <w:p w14:paraId="5D278AC6" w14:textId="6E15631A" w:rsidR="00047F88" w:rsidRDefault="00047F88" w:rsidP="003D2EAF">
      <w:pPr>
        <w:spacing w:after="120" w:line="360" w:lineRule="auto"/>
        <w:jc w:val="both"/>
        <w:rPr>
          <w:rFonts w:cs="Times New Roman"/>
        </w:rPr>
      </w:pPr>
      <w:r>
        <w:rPr>
          <w:rFonts w:cs="Times New Roman"/>
        </w:rPr>
        <w:t>Below employees will find the mandatory notice periods for termination of labor contracts.</w:t>
      </w:r>
    </w:p>
    <w:p w14:paraId="75908B27" w14:textId="63048BD9" w:rsidR="00047F88" w:rsidRPr="003B307C" w:rsidRDefault="00047F88" w:rsidP="00047F88">
      <w:pPr>
        <w:pStyle w:val="Heading3"/>
        <w:rPr>
          <w:del w:id="4438" w:author="Catalina Ipas" w:date="2025-10-02T13:57:00Z" w16du:dateUtc="2025-10-02T13:57:56Z"/>
        </w:rPr>
      </w:pPr>
      <w:del w:id="4439" w:author="Catalina Ipas" w:date="2025-10-02T13:57:00Z">
        <w:r w:rsidDel="00047F88">
          <w:delText xml:space="preserve">8.16.1 </w:delText>
        </w:r>
        <w:r w:rsidDel="00196D33">
          <w:delText xml:space="preserve">Notice Period for </w:delText>
        </w:r>
        <w:r w:rsidDel="00047F88">
          <w:delText xml:space="preserve">Fixed-Term Labor Contract </w:delText>
        </w:r>
      </w:del>
    </w:p>
    <w:p w14:paraId="7C534E3B" w14:textId="13FBD5A9" w:rsidR="38416E18" w:rsidRDefault="38416E18" w:rsidP="38416E18">
      <w:pPr>
        <w:spacing w:after="120" w:line="360" w:lineRule="auto"/>
        <w:jc w:val="both"/>
        <w:rPr>
          <w:del w:id="4440" w:author="Catalina Ipas" w:date="2025-10-02T13:57:00Z" w16du:dateUtc="2025-10-02T13:57:56Z"/>
          <w:rFonts w:eastAsia="Times New Roman" w:cs="Times New Roman"/>
          <w:rPrChange w:id="4441" w:author="Catalina Ipas" w:date="2025-05-08T16:53:00Z">
            <w:rPr>
              <w:del w:id="4442" w:author="Catalina Ipas" w:date="2025-10-02T13:57:00Z" w16du:dateUtc="2025-10-02T13:57:56Z"/>
              <w:rFonts w:cs="Times New Roman"/>
            </w:rPr>
          </w:rPrChange>
        </w:rPr>
      </w:pPr>
      <w:del w:id="4443" w:author="Catalina Ipas" w:date="2025-10-02T13:57:00Z">
        <w:r w:rsidRPr="7D7817A8" w:rsidDel="003D2EAF">
          <w:rPr>
            <w:rFonts w:cs="Times New Roman"/>
          </w:rPr>
          <w:delText xml:space="preserve">According to Article 45 of </w:delText>
        </w:r>
        <w:r w:rsidRPr="7D7817A8" w:rsidDel="00B8238B">
          <w:rPr>
            <w:rFonts w:cs="Times New Roman"/>
          </w:rPr>
          <w:delText>Honduras</w:delText>
        </w:r>
        <w:r w:rsidRPr="7D7817A8" w:rsidDel="003D2EAF">
          <w:rPr>
            <w:rFonts w:cs="Times New Roman"/>
          </w:rPr>
          <w:delText xml:space="preserve">’s Labor Code, in the event of early termination of a fixed-term contract subject to approval, the employer must notify the authority which approved the contract within fifteen </w:delText>
        </w:r>
        <w:r w:rsidRPr="7D7817A8" w:rsidDel="00196D33">
          <w:rPr>
            <w:rFonts w:cs="Times New Roman"/>
          </w:rPr>
          <w:delText xml:space="preserve">(15) </w:delText>
        </w:r>
        <w:r w:rsidRPr="7D7817A8" w:rsidDel="003D2EAF">
          <w:rPr>
            <w:rFonts w:cs="Times New Roman"/>
          </w:rPr>
          <w:delText xml:space="preserve">days. </w:delText>
        </w:r>
      </w:del>
    </w:p>
    <w:p w14:paraId="0E9487CC" w14:textId="633CA172" w:rsidR="00047F88" w:rsidRPr="003B307C" w:rsidRDefault="78789BC7" w:rsidP="00047F88">
      <w:pPr>
        <w:pStyle w:val="Heading3"/>
      </w:pPr>
      <w:bookmarkStart w:id="4444" w:name="_Toc222754674"/>
      <w:r>
        <w:t>8.16.</w:t>
      </w:r>
      <w:del w:id="4445" w:author="Megan Ash" w:date="2026-02-23T15:45:00Z" w16du:dateUtc="2026-02-23T20:45:00Z">
        <w:r w:rsidDel="00DC2DF1">
          <w:delText xml:space="preserve">2 </w:delText>
        </w:r>
      </w:del>
      <w:ins w:id="4446" w:author="Megan Ash" w:date="2026-02-23T15:45:00Z" w16du:dateUtc="2026-02-23T20:45:00Z">
        <w:r w:rsidR="00DC2DF1">
          <w:t xml:space="preserve">1 </w:t>
        </w:r>
      </w:ins>
      <w:commentRangeStart w:id="4447"/>
      <w:commentRangeStart w:id="4448"/>
      <w:r w:rsidR="395623B9">
        <w:t xml:space="preserve">Notice Period for </w:t>
      </w:r>
      <w:r>
        <w:t>Indefinite</w:t>
      </w:r>
      <w:ins w:id="4449" w:author="Megan Ash" w:date="2026-01-29T09:51:00Z" w16du:dateUtc="2026-01-29T14:51:00Z">
        <w:r w:rsidR="00DC2384">
          <w:t>-Term</w:t>
        </w:r>
      </w:ins>
      <w:r>
        <w:t xml:space="preserve"> Labor Contract</w:t>
      </w:r>
      <w:bookmarkEnd w:id="4444"/>
      <w:r>
        <w:t xml:space="preserve"> </w:t>
      </w:r>
      <w:commentRangeEnd w:id="4447"/>
      <w:r w:rsidRPr="003B307C">
        <w:rPr>
          <w:rStyle w:val="CommentReference"/>
          <w:sz w:val="28"/>
          <w:szCs w:val="24"/>
        </w:rPr>
        <w:commentReference w:id="4447"/>
      </w:r>
      <w:commentRangeEnd w:id="4448"/>
      <w:r w:rsidRPr="003B307C">
        <w:rPr>
          <w:rStyle w:val="CommentReference"/>
          <w:sz w:val="28"/>
          <w:szCs w:val="24"/>
        </w:rPr>
        <w:commentReference w:id="4448"/>
      </w:r>
    </w:p>
    <w:p w14:paraId="417E5D63" w14:textId="77777777" w:rsidR="00E00A0C" w:rsidRDefault="003D2EAF" w:rsidP="7D7817A8">
      <w:pPr>
        <w:spacing w:after="120" w:line="360" w:lineRule="auto"/>
        <w:jc w:val="both"/>
        <w:rPr>
          <w:ins w:id="4450" w:author="Megan Ash" w:date="2026-01-29T09:57:00Z" w16du:dateUtc="2026-01-29T14:57:00Z"/>
          <w:rFonts w:cs="Times New Roman"/>
        </w:rPr>
      </w:pPr>
      <w:del w:id="4451" w:author="Catalina Ipas" w:date="2025-10-15T14:39:00Z">
        <w:r w:rsidRPr="2EBCD743" w:rsidDel="003D2EAF">
          <w:rPr>
            <w:rFonts w:cs="Times New Roman"/>
          </w:rPr>
          <w:delText xml:space="preserve">According to Article </w:delText>
        </w:r>
        <w:r w:rsidRPr="2EBCD743" w:rsidDel="0777FD5B">
          <w:rPr>
            <w:rFonts w:cs="Times New Roman"/>
          </w:rPr>
          <w:delText>116</w:delText>
        </w:r>
        <w:r w:rsidRPr="2EBCD743" w:rsidDel="003D2EAF">
          <w:rPr>
            <w:rFonts w:cs="Times New Roman"/>
          </w:rPr>
          <w:delText>,</w:delText>
        </w:r>
      </w:del>
      <w:del w:id="4452" w:author="Megan Ash" w:date="2026-01-29T09:51:00Z" w16du:dateUtc="2026-01-29T14:51:00Z">
        <w:r w:rsidRPr="2EBCD743" w:rsidDel="00DC2384">
          <w:rPr>
            <w:rFonts w:cs="Times New Roman"/>
          </w:rPr>
          <w:delText xml:space="preserve"> a</w:delText>
        </w:r>
      </w:del>
      <w:ins w:id="4453" w:author="Megan Ash" w:date="2026-01-29T09:51:00Z" w16du:dateUtc="2026-01-29T14:51:00Z">
        <w:r w:rsidR="00DC2384">
          <w:rPr>
            <w:rFonts w:cs="Times New Roman"/>
          </w:rPr>
          <w:t>A</w:t>
        </w:r>
      </w:ins>
      <w:r w:rsidRPr="2EBCD743">
        <w:rPr>
          <w:rFonts w:cs="Times New Roman"/>
        </w:rPr>
        <w:t xml:space="preserve">n open-ended employment contract </w:t>
      </w:r>
      <w:del w:id="4454" w:author="Megan Ash" w:date="2026-01-29T09:54:00Z" w16du:dateUtc="2026-01-29T14:54:00Z">
        <w:r w:rsidRPr="2EBCD743" w:rsidDel="00F4687B">
          <w:rPr>
            <w:rFonts w:cs="Times New Roman"/>
          </w:rPr>
          <w:delText xml:space="preserve">can </w:delText>
        </w:r>
      </w:del>
      <w:ins w:id="4455" w:author="Megan Ash" w:date="2026-01-29T09:54:00Z" w16du:dateUtc="2026-01-29T14:54:00Z">
        <w:r w:rsidR="00F4687B">
          <w:rPr>
            <w:rFonts w:cs="Times New Roman"/>
          </w:rPr>
          <w:t xml:space="preserve">may </w:t>
        </w:r>
      </w:ins>
      <w:r w:rsidRPr="2EBCD743">
        <w:rPr>
          <w:rFonts w:cs="Times New Roman"/>
        </w:rPr>
        <w:t xml:space="preserve">always be terminated at the will of </w:t>
      </w:r>
      <w:del w:id="4456" w:author="Megan Ash" w:date="2026-01-29T09:54:00Z" w16du:dateUtc="2026-01-29T14:54:00Z">
        <w:r w:rsidRPr="2EBCD743" w:rsidDel="00F4687B">
          <w:rPr>
            <w:rFonts w:cs="Times New Roman"/>
          </w:rPr>
          <w:delText>one of the parties</w:delText>
        </w:r>
      </w:del>
      <w:ins w:id="4457" w:author="Megan Ash" w:date="2026-01-29T09:54:00Z" w16du:dateUtc="2026-01-29T14:54:00Z">
        <w:r w:rsidR="00F4687B">
          <w:rPr>
            <w:rFonts w:cs="Times New Roman"/>
          </w:rPr>
          <w:t>either party</w:t>
        </w:r>
      </w:ins>
      <w:r w:rsidRPr="2EBCD743">
        <w:rPr>
          <w:rFonts w:cs="Times New Roman"/>
        </w:rPr>
        <w:t>. Prior to any decision to dismiss</w:t>
      </w:r>
      <w:ins w:id="4458" w:author="Megan Ash" w:date="2026-01-29T09:55:00Z" w16du:dateUtc="2026-01-29T14:55:00Z">
        <w:r w:rsidR="00F4687B">
          <w:rPr>
            <w:rFonts w:cs="Times New Roman"/>
          </w:rPr>
          <w:t xml:space="preserve"> a worker</w:t>
        </w:r>
      </w:ins>
      <w:r w:rsidRPr="2EBCD743">
        <w:rPr>
          <w:rFonts w:cs="Times New Roman"/>
        </w:rPr>
        <w:t xml:space="preserve">, the employer must inform the employee in writing, stating the alleged </w:t>
      </w:r>
      <w:del w:id="4459" w:author="Megan Ash" w:date="2026-01-29T09:55:00Z" w16du:dateUtc="2026-01-29T14:55:00Z">
        <w:r w:rsidRPr="2EBCD743" w:rsidDel="00EF1127">
          <w:rPr>
            <w:rFonts w:cs="Times New Roman"/>
          </w:rPr>
          <w:delText xml:space="preserve">reason </w:delText>
        </w:r>
      </w:del>
      <w:ins w:id="4460" w:author="Megan Ash" w:date="2026-01-29T09:55:00Z" w16du:dateUtc="2026-01-29T14:55:00Z">
        <w:r w:rsidR="00EF1127">
          <w:rPr>
            <w:rFonts w:cs="Times New Roman"/>
          </w:rPr>
          <w:t xml:space="preserve">grounds for termination </w:t>
        </w:r>
      </w:ins>
      <w:r w:rsidRPr="2EBCD743">
        <w:rPr>
          <w:rFonts w:cs="Times New Roman"/>
        </w:rPr>
        <w:t>and inviting the employee to provide written explanation</w:t>
      </w:r>
      <w:del w:id="4461" w:author="Megan Ash" w:date="2026-01-29T09:55:00Z" w16du:dateUtc="2026-01-29T14:55:00Z">
        <w:r w:rsidRPr="2EBCD743" w:rsidDel="00EF1127">
          <w:rPr>
            <w:rFonts w:cs="Times New Roman"/>
          </w:rPr>
          <w:delText>s</w:delText>
        </w:r>
      </w:del>
      <w:r w:rsidRPr="2EBCD743">
        <w:rPr>
          <w:rFonts w:cs="Times New Roman"/>
        </w:rPr>
        <w:t xml:space="preserve"> within forty-eight </w:t>
      </w:r>
      <w:r w:rsidR="00196D33" w:rsidRPr="2EBCD743">
        <w:rPr>
          <w:rFonts w:cs="Times New Roman"/>
        </w:rPr>
        <w:t xml:space="preserve">(48) </w:t>
      </w:r>
      <w:r w:rsidRPr="2EBCD743">
        <w:rPr>
          <w:rFonts w:cs="Times New Roman"/>
        </w:rPr>
        <w:t xml:space="preserve">hours. </w:t>
      </w:r>
      <w:commentRangeStart w:id="4462"/>
      <w:r w:rsidRPr="2EBCD743">
        <w:rPr>
          <w:rFonts w:cs="Times New Roman"/>
        </w:rPr>
        <w:t xml:space="preserve">Any termination </w:t>
      </w:r>
      <w:del w:id="4463" w:author="Megan Ash" w:date="2026-01-29T09:56:00Z" w16du:dateUtc="2026-01-29T14:56:00Z">
        <w:r w:rsidRPr="2EBCD743" w:rsidDel="00800046">
          <w:rPr>
            <w:rFonts w:cs="Times New Roman"/>
          </w:rPr>
          <w:delText>is subject to</w:delText>
        </w:r>
      </w:del>
      <w:ins w:id="4464" w:author="Megan Ash" w:date="2026-01-29T09:56:00Z" w16du:dateUtc="2026-01-29T14:56:00Z">
        <w:r w:rsidR="00800046">
          <w:rPr>
            <w:rFonts w:cs="Times New Roman"/>
          </w:rPr>
          <w:t>must be preceded by</w:t>
        </w:r>
        <w:r w:rsidR="00800046" w:rsidRPr="00800046">
          <w:rPr>
            <w:rFonts w:cs="Times New Roman"/>
          </w:rPr>
          <w:t xml:space="preserve"> </w:t>
        </w:r>
        <w:r w:rsidR="00800046" w:rsidRPr="2EBCD743">
          <w:rPr>
            <w:rFonts w:cs="Times New Roman"/>
          </w:rPr>
          <w:t>seven (7) days</w:t>
        </w:r>
      </w:ins>
      <w:r w:rsidRPr="2EBCD743">
        <w:rPr>
          <w:rFonts w:cs="Times New Roman"/>
        </w:rPr>
        <w:t xml:space="preserve"> prior written notice </w:t>
      </w:r>
      <w:del w:id="4465" w:author="Megan Ash" w:date="2026-01-29T09:56:00Z" w16du:dateUtc="2026-01-29T14:56:00Z">
        <w:r w:rsidR="00EE45CB" w:rsidRPr="2EBCD743" w:rsidDel="00800046">
          <w:rPr>
            <w:rFonts w:cs="Times New Roman"/>
          </w:rPr>
          <w:delText xml:space="preserve">of </w:delText>
        </w:r>
        <w:r w:rsidR="007165D9" w:rsidRPr="2EBCD743" w:rsidDel="00800046">
          <w:rPr>
            <w:rFonts w:cs="Times New Roman"/>
          </w:rPr>
          <w:delText xml:space="preserve">seven </w:delText>
        </w:r>
        <w:r w:rsidR="00EE45CB" w:rsidRPr="2EBCD743" w:rsidDel="00800046">
          <w:rPr>
            <w:rFonts w:cs="Times New Roman"/>
          </w:rPr>
          <w:delText>(</w:delText>
        </w:r>
        <w:r w:rsidR="007165D9" w:rsidRPr="2EBCD743" w:rsidDel="00800046">
          <w:rPr>
            <w:rFonts w:cs="Times New Roman"/>
          </w:rPr>
          <w:delText>7</w:delText>
        </w:r>
        <w:r w:rsidR="00EE45CB" w:rsidRPr="2EBCD743" w:rsidDel="00800046">
          <w:rPr>
            <w:rFonts w:cs="Times New Roman"/>
          </w:rPr>
          <w:delText xml:space="preserve">) days </w:delText>
        </w:r>
        <w:r w:rsidRPr="2EBCD743" w:rsidDel="00800046">
          <w:rPr>
            <w:rFonts w:cs="Times New Roman"/>
          </w:rPr>
          <w:delText>by</w:delText>
        </w:r>
      </w:del>
      <w:ins w:id="4466" w:author="Megan Ash" w:date="2026-01-29T09:56:00Z" w16du:dateUtc="2026-01-29T14:56:00Z">
        <w:r w:rsidR="00800046">
          <w:rPr>
            <w:rFonts w:cs="Times New Roman"/>
          </w:rPr>
          <w:t>from</w:t>
        </w:r>
      </w:ins>
      <w:r w:rsidRPr="2EBCD743">
        <w:rPr>
          <w:rFonts w:cs="Times New Roman"/>
        </w:rPr>
        <w:t xml:space="preserve"> the party initiating the termination</w:t>
      </w:r>
      <w:commentRangeEnd w:id="4462"/>
      <w:r>
        <w:rPr>
          <w:rStyle w:val="CommentReference"/>
          <w:rFonts w:cs="Times New Roman"/>
          <w:sz w:val="24"/>
          <w:szCs w:val="24"/>
        </w:rPr>
        <w:commentReference w:id="4462"/>
      </w:r>
      <w:ins w:id="4467" w:author="Megan Ash" w:date="2026-01-29T09:57:00Z" w16du:dateUtc="2026-01-29T14:57:00Z">
        <w:r w:rsidR="00E00A0C">
          <w:rPr>
            <w:rFonts w:cs="Times New Roman"/>
          </w:rPr>
          <w:t>, and</w:t>
        </w:r>
      </w:ins>
      <w:del w:id="4468" w:author="Megan Ash" w:date="2026-01-29T09:57:00Z" w16du:dateUtc="2026-01-29T14:57:00Z">
        <w:r w:rsidRPr="2EBCD743" w:rsidDel="00E00A0C">
          <w:rPr>
            <w:rFonts w:cs="Times New Roman"/>
          </w:rPr>
          <w:delText>. The</w:delText>
        </w:r>
      </w:del>
      <w:r w:rsidRPr="2EBCD743">
        <w:rPr>
          <w:rFonts w:cs="Times New Roman"/>
        </w:rPr>
        <w:t xml:space="preserve"> reason for termination must be </w:t>
      </w:r>
      <w:del w:id="4469" w:author="Megan Ash" w:date="2026-01-29T09:57:00Z" w16du:dateUtc="2026-01-29T14:57:00Z">
        <w:r w:rsidRPr="2EBCD743" w:rsidDel="00E00A0C">
          <w:rPr>
            <w:rFonts w:cs="Times New Roman"/>
          </w:rPr>
          <w:delText xml:space="preserve">given </w:delText>
        </w:r>
      </w:del>
      <w:ins w:id="4470" w:author="Megan Ash" w:date="2026-01-29T09:57:00Z" w16du:dateUtc="2026-01-29T14:57:00Z">
        <w:r w:rsidR="00E00A0C">
          <w:rPr>
            <w:rFonts w:cs="Times New Roman"/>
          </w:rPr>
          <w:t xml:space="preserve">stated </w:t>
        </w:r>
      </w:ins>
      <w:r w:rsidRPr="2EBCD743">
        <w:rPr>
          <w:rFonts w:cs="Times New Roman"/>
        </w:rPr>
        <w:t>in writing</w:t>
      </w:r>
      <w:ins w:id="4471" w:author="Catalina Ipas" w:date="2025-10-02T13:47:00Z">
        <w:r w:rsidR="628A76D1" w:rsidRPr="2EBCD743">
          <w:rPr>
            <w:rFonts w:cs="Times New Roman"/>
          </w:rPr>
          <w:t xml:space="preserve">. </w:t>
        </w:r>
      </w:ins>
    </w:p>
    <w:p w14:paraId="2B443D44" w14:textId="09FF2765" w:rsidR="003D2EAF" w:rsidRDefault="628A76D1" w:rsidP="7D7817A8">
      <w:pPr>
        <w:spacing w:after="120" w:line="360" w:lineRule="auto"/>
        <w:jc w:val="both"/>
        <w:rPr>
          <w:rFonts w:cs="Times New Roman"/>
        </w:rPr>
      </w:pPr>
      <w:ins w:id="4472" w:author="Catalina Ipas" w:date="2025-10-02T13:47:00Z">
        <w:del w:id="4473" w:author="Megan Ash" w:date="2026-01-29T09:57:00Z" w16du:dateUtc="2026-01-29T14:57:00Z">
          <w:r w:rsidRPr="2EBCD743" w:rsidDel="00E00A0C">
            <w:rPr>
              <w:rFonts w:eastAsia="Times New Roman" w:cs="Times New Roman"/>
            </w:rPr>
            <w:delText>However, if</w:delText>
          </w:r>
        </w:del>
      </w:ins>
      <w:ins w:id="4474" w:author="Megan Ash" w:date="2026-01-29T09:57:00Z" w16du:dateUtc="2026-01-29T14:57:00Z">
        <w:r w:rsidR="00E00A0C">
          <w:rPr>
            <w:rFonts w:eastAsia="Times New Roman" w:cs="Times New Roman"/>
          </w:rPr>
          <w:t>Where</w:t>
        </w:r>
      </w:ins>
      <w:ins w:id="4475" w:author="Catalina Ipas" w:date="2025-10-02T13:47:00Z">
        <w:r w:rsidRPr="2EBCD743">
          <w:rPr>
            <w:rFonts w:eastAsia="Times New Roman" w:cs="Times New Roman"/>
          </w:rPr>
          <w:t xml:space="preserve"> the contract is verbal, notice may be given orally before two (2) witnesses, stating the cause or reason that motivates such determination (Article 117)</w:t>
        </w:r>
      </w:ins>
      <w:r w:rsidR="003D2EAF" w:rsidRPr="2EBCD743">
        <w:rPr>
          <w:rFonts w:cs="Times New Roman"/>
        </w:rPr>
        <w:t xml:space="preserve">. The notice period must not be subject to any suspensive or resolutory condition. </w:t>
      </w:r>
      <w:ins w:id="4476" w:author="Megan Ash" w:date="2026-01-29T09:58:00Z" w16du:dateUtc="2026-01-29T14:58:00Z">
        <w:r w:rsidR="00A75D05">
          <w:rPr>
            <w:rFonts w:cs="Times New Roman"/>
          </w:rPr>
          <w:t>Said period</w:t>
        </w:r>
      </w:ins>
      <w:del w:id="4477" w:author="Megan Ash" w:date="2026-01-29T09:58:00Z" w16du:dateUtc="2026-01-29T14:58:00Z">
        <w:r w:rsidR="003D2EAF" w:rsidRPr="2EBCD743" w:rsidDel="00A75D05">
          <w:rPr>
            <w:rFonts w:cs="Times New Roman"/>
          </w:rPr>
          <w:delText>It</w:delText>
        </w:r>
      </w:del>
      <w:r w:rsidR="003D2EAF" w:rsidRPr="2EBCD743">
        <w:rPr>
          <w:rFonts w:cs="Times New Roman"/>
        </w:rPr>
        <w:t xml:space="preserve"> begins </w:t>
      </w:r>
      <w:del w:id="4478" w:author="Megan Ash" w:date="2026-01-29T09:58:00Z" w16du:dateUtc="2026-01-29T14:58:00Z">
        <w:r w:rsidR="003D2EAF" w:rsidRPr="2EBCD743" w:rsidDel="00A75D05">
          <w:rPr>
            <w:rFonts w:cs="Times New Roman"/>
          </w:rPr>
          <w:delText xml:space="preserve">to run from </w:delText>
        </w:r>
      </w:del>
      <w:ins w:id="4479" w:author="Megan Ash" w:date="2026-01-29T09:58:00Z" w16du:dateUtc="2026-01-29T14:58:00Z">
        <w:r w:rsidR="00A75D05">
          <w:rPr>
            <w:rFonts w:cs="Times New Roman"/>
          </w:rPr>
          <w:t xml:space="preserve">at </w:t>
        </w:r>
      </w:ins>
      <w:r w:rsidR="003D2EAF" w:rsidRPr="2EBCD743">
        <w:rPr>
          <w:rFonts w:cs="Times New Roman"/>
        </w:rPr>
        <w:t>the date of delivery of the notice</w:t>
      </w:r>
      <w:ins w:id="4480" w:author="Catalina Ipas" w:date="2025-10-02T13:44:00Z">
        <w:r w:rsidR="03D489E5" w:rsidRPr="2EBCD743">
          <w:rPr>
            <w:rFonts w:cs="Times New Roman"/>
          </w:rPr>
          <w:t xml:space="preserve"> (Article 119)</w:t>
        </w:r>
      </w:ins>
      <w:r w:rsidR="003D2EAF" w:rsidRPr="2EBCD743">
        <w:rPr>
          <w:rFonts w:cs="Times New Roman"/>
        </w:rPr>
        <w:t>. However, the contract may be terminated without notice in the event of gross negligence, subject to the discretion of the competent court.</w:t>
      </w:r>
    </w:p>
    <w:p w14:paraId="4A0C6868" w14:textId="05492542" w:rsidR="003D2EAF" w:rsidRDefault="003D2EAF" w:rsidP="7D7817A8">
      <w:pPr>
        <w:spacing w:after="120" w:line="360" w:lineRule="auto"/>
        <w:jc w:val="both"/>
        <w:rPr>
          <w:ins w:id="4481" w:author="Catalina Ipas" w:date="2025-10-02T14:00:00Z" w16du:dateUtc="2025-10-02T14:00:36Z"/>
          <w:rFonts w:cs="Times New Roman"/>
        </w:rPr>
      </w:pPr>
      <w:r w:rsidRPr="7D7817A8">
        <w:rPr>
          <w:rFonts w:cs="Times New Roman"/>
        </w:rPr>
        <w:t xml:space="preserve">According to Article </w:t>
      </w:r>
      <w:del w:id="4482" w:author="Catalina Ipas" w:date="2025-10-02T13:59:00Z">
        <w:r w:rsidRPr="7D7817A8" w:rsidDel="003D2EAF">
          <w:rPr>
            <w:rFonts w:cs="Times New Roman"/>
          </w:rPr>
          <w:delText>49</w:delText>
        </w:r>
      </w:del>
      <w:ins w:id="4483" w:author="Catalina Ipas" w:date="2025-10-02T13:59:00Z">
        <w:r w:rsidR="6EEDAF06" w:rsidRPr="7D7817A8">
          <w:rPr>
            <w:rFonts w:cs="Times New Roman"/>
          </w:rPr>
          <w:t>11</w:t>
        </w:r>
      </w:ins>
      <w:ins w:id="4484" w:author="Catalina Ipas" w:date="2025-10-02T14:00:00Z">
        <w:r w:rsidR="6EEDAF06" w:rsidRPr="7D7817A8">
          <w:rPr>
            <w:rFonts w:cs="Times New Roman"/>
          </w:rPr>
          <w:t>6</w:t>
        </w:r>
      </w:ins>
      <w:r w:rsidRPr="7D7817A8">
        <w:rPr>
          <w:rFonts w:cs="Times New Roman"/>
        </w:rPr>
        <w:t xml:space="preserve">, </w:t>
      </w:r>
      <w:del w:id="4485" w:author="Megan Ash" w:date="2026-01-30T15:22:00Z" w16du:dateUtc="2026-01-30T20:22:00Z">
        <w:r w:rsidRPr="7D7817A8" w:rsidDel="007117F8">
          <w:rPr>
            <w:rFonts w:cs="Times New Roman"/>
          </w:rPr>
          <w:delText>in order to look for another job, the</w:delText>
        </w:r>
      </w:del>
      <w:ins w:id="4486" w:author="Megan Ash" w:date="2026-01-30T15:22:00Z" w16du:dateUtc="2026-01-30T20:22:00Z">
        <w:r w:rsidR="007117F8">
          <w:rPr>
            <w:rFonts w:cs="Times New Roman"/>
          </w:rPr>
          <w:t>an</w:t>
        </w:r>
      </w:ins>
      <w:r w:rsidRPr="7D7817A8">
        <w:rPr>
          <w:rFonts w:cs="Times New Roman"/>
        </w:rPr>
        <w:t xml:space="preserve"> employee under an open-ended </w:t>
      </w:r>
      <w:r w:rsidR="00773347" w:rsidRPr="7D7817A8">
        <w:rPr>
          <w:rFonts w:cs="Times New Roman"/>
        </w:rPr>
        <w:t xml:space="preserve">(indefinite) </w:t>
      </w:r>
      <w:r w:rsidRPr="7D7817A8">
        <w:rPr>
          <w:rFonts w:cs="Times New Roman"/>
        </w:rPr>
        <w:t>employment contract is entitled</w:t>
      </w:r>
      <w:ins w:id="4487" w:author="Megan Ash" w:date="2026-01-30T15:23:00Z" w16du:dateUtc="2026-01-30T20:23:00Z">
        <w:r w:rsidR="00E1130C">
          <w:rPr>
            <w:rFonts w:cs="Times New Roman"/>
          </w:rPr>
          <w:t>, during the notice period,</w:t>
        </w:r>
      </w:ins>
      <w:r w:rsidRPr="7D7817A8">
        <w:rPr>
          <w:rFonts w:cs="Times New Roman"/>
        </w:rPr>
        <w:t xml:space="preserve"> to one </w:t>
      </w:r>
      <w:r w:rsidR="00773347" w:rsidRPr="7D7817A8">
        <w:rPr>
          <w:rFonts w:cs="Times New Roman"/>
        </w:rPr>
        <w:t xml:space="preserve">(1) </w:t>
      </w:r>
      <w:del w:id="4488" w:author="Megan Ash" w:date="2026-01-30T15:24:00Z" w16du:dateUtc="2026-01-30T20:24:00Z">
        <w:r w:rsidRPr="7D7817A8" w:rsidDel="00E1130C">
          <w:rPr>
            <w:rFonts w:cs="Times New Roman"/>
          </w:rPr>
          <w:delText xml:space="preserve">day's </w:delText>
        </w:r>
      </w:del>
      <w:ins w:id="4489" w:author="Megan Ash" w:date="2026-01-30T15:23:00Z" w16du:dateUtc="2026-01-30T20:23:00Z">
        <w:r w:rsidR="00E1130C">
          <w:rPr>
            <w:rFonts w:cs="Times New Roman"/>
          </w:rPr>
          <w:t>paid day</w:t>
        </w:r>
      </w:ins>
      <w:del w:id="4490" w:author="Megan Ash" w:date="2026-01-30T15:23:00Z" w16du:dateUtc="2026-01-30T20:23:00Z">
        <w:r w:rsidRPr="7D7817A8" w:rsidDel="00E1130C">
          <w:rPr>
            <w:rFonts w:cs="Times New Roman"/>
          </w:rPr>
          <w:delText>leave</w:delText>
        </w:r>
      </w:del>
      <w:r w:rsidRPr="7D7817A8">
        <w:rPr>
          <w:rFonts w:cs="Times New Roman"/>
        </w:rPr>
        <w:t xml:space="preserve"> per week</w:t>
      </w:r>
      <w:del w:id="4491" w:author="Megan Ash" w:date="2026-01-30T15:23:00Z" w16du:dateUtc="2026-01-30T20:23:00Z">
        <w:r w:rsidRPr="7D7817A8" w:rsidDel="00E1130C">
          <w:rPr>
            <w:rFonts w:cs="Times New Roman"/>
          </w:rPr>
          <w:delText xml:space="preserve"> during the period of notice,</w:delText>
        </w:r>
      </w:del>
      <w:ins w:id="4492" w:author="Megan Ash" w:date="2026-01-30T15:23:00Z" w16du:dateUtc="2026-01-30T20:23:00Z">
        <w:r w:rsidR="00E1130C">
          <w:rPr>
            <w:rFonts w:cs="Times New Roman"/>
          </w:rPr>
          <w:t xml:space="preserve"> to seek other employment. This leave may be taken</w:t>
        </w:r>
      </w:ins>
      <w:r w:rsidRPr="7D7817A8">
        <w:rPr>
          <w:rFonts w:cs="Times New Roman"/>
        </w:rPr>
        <w:t xml:space="preserve"> either as a </w:t>
      </w:r>
      <w:ins w:id="4493" w:author="Megan Ash" w:date="2026-01-30T15:23:00Z" w16du:dateUtc="2026-01-30T20:23:00Z">
        <w:r w:rsidR="00E1130C">
          <w:rPr>
            <w:rFonts w:cs="Times New Roman"/>
          </w:rPr>
          <w:t>full day or divided into hourly periods, and is pai</w:t>
        </w:r>
      </w:ins>
      <w:ins w:id="4494" w:author="Megan Ash" w:date="2026-01-30T15:24:00Z" w16du:dateUtc="2026-01-30T20:24:00Z">
        <w:r w:rsidR="00E1130C">
          <w:rPr>
            <w:rFonts w:cs="Times New Roman"/>
          </w:rPr>
          <w:t xml:space="preserve">d at the employee’s </w:t>
        </w:r>
      </w:ins>
      <w:del w:id="4495" w:author="Megan Ash" w:date="2026-01-30T15:23:00Z" w16du:dateUtc="2026-01-30T20:23:00Z">
        <w:r w:rsidRPr="7D7817A8" w:rsidDel="00E1130C">
          <w:rPr>
            <w:rFonts w:cs="Times New Roman"/>
          </w:rPr>
          <w:delText xml:space="preserve">whole </w:delText>
        </w:r>
      </w:del>
      <w:del w:id="4496" w:author="Megan Ash" w:date="2026-01-30T15:24:00Z" w16du:dateUtc="2026-01-30T20:24:00Z">
        <w:r w:rsidRPr="7D7817A8" w:rsidDel="00E1130C">
          <w:rPr>
            <w:rFonts w:cs="Times New Roman"/>
          </w:rPr>
          <w:delText xml:space="preserve">or on an hour-by-hour basis, paid at </w:delText>
        </w:r>
      </w:del>
      <w:r w:rsidRPr="7D7817A8">
        <w:rPr>
          <w:rFonts w:cs="Times New Roman"/>
        </w:rPr>
        <w:t>full salary.</w:t>
      </w:r>
      <w:r>
        <w:t xml:space="preserve"> </w:t>
      </w:r>
      <w:ins w:id="4497" w:author="Catalina Ipas" w:date="2025-10-02T14:00:00Z">
        <w:r w:rsidR="2E19D275">
          <w:t xml:space="preserve"> </w:t>
        </w:r>
      </w:ins>
    </w:p>
    <w:p w14:paraId="73EF1C76" w14:textId="6EF0D83A" w:rsidR="003D2EAF" w:rsidRDefault="003D2EAF" w:rsidP="003D2EAF">
      <w:pPr>
        <w:spacing w:after="120" w:line="360" w:lineRule="auto"/>
        <w:jc w:val="both"/>
        <w:rPr>
          <w:rFonts w:cs="Times New Roman"/>
        </w:rPr>
      </w:pPr>
      <w:del w:id="4498" w:author="Megan Ash" w:date="2026-01-30T15:26:00Z" w16du:dateUtc="2026-01-30T20:26:00Z">
        <w:r w:rsidRPr="7D7817A8" w:rsidDel="006676BB">
          <w:rPr>
            <w:rFonts w:cs="Times New Roman"/>
          </w:rPr>
          <w:delText>Free time</w:delText>
        </w:r>
      </w:del>
      <w:ins w:id="4499" w:author="Megan Ash" w:date="2026-01-30T15:26:00Z" w16du:dateUtc="2026-01-30T20:26:00Z">
        <w:r w:rsidR="006676BB">
          <w:rPr>
            <w:rFonts w:cs="Times New Roman"/>
          </w:rPr>
          <w:t>The leave</w:t>
        </w:r>
      </w:ins>
      <w:r w:rsidRPr="7D7817A8">
        <w:rPr>
          <w:rFonts w:cs="Times New Roman"/>
        </w:rPr>
        <w:t xml:space="preserve"> is taken at the </w:t>
      </w:r>
      <w:ins w:id="4500" w:author="Megan Ash" w:date="2026-01-30T15:26:00Z" w16du:dateUtc="2026-01-30T20:26:00Z">
        <w:r w:rsidR="006676BB">
          <w:rPr>
            <w:rFonts w:cs="Times New Roman"/>
          </w:rPr>
          <w:t xml:space="preserve">employee’s </w:t>
        </w:r>
      </w:ins>
      <w:r w:rsidRPr="7D7817A8">
        <w:rPr>
          <w:rFonts w:cs="Times New Roman"/>
        </w:rPr>
        <w:t>initiative</w:t>
      </w:r>
      <w:ins w:id="4501" w:author="Megan Ash" w:date="2026-01-30T15:26:00Z" w16du:dateUtc="2026-01-30T20:26:00Z">
        <w:r w:rsidR="006676BB">
          <w:rPr>
            <w:rFonts w:cs="Times New Roman"/>
          </w:rPr>
          <w:t>,</w:t>
        </w:r>
      </w:ins>
      <w:r w:rsidRPr="7D7817A8">
        <w:rPr>
          <w:rFonts w:cs="Times New Roman"/>
        </w:rPr>
        <w:t xml:space="preserve"> </w:t>
      </w:r>
      <w:del w:id="4502" w:author="Megan Ash" w:date="2026-01-30T15:26:00Z" w16du:dateUtc="2026-01-30T20:26:00Z">
        <w:r w:rsidRPr="7D7817A8" w:rsidDel="00BE7CDF">
          <w:rPr>
            <w:rFonts w:cs="Times New Roman"/>
          </w:rPr>
          <w:delText>of the employee, who must</w:delText>
        </w:r>
      </w:del>
      <w:ins w:id="4503" w:author="Megan Ash" w:date="2026-01-30T15:26:00Z" w16du:dateUtc="2026-01-30T20:26:00Z">
        <w:r w:rsidR="00BE7CDF">
          <w:rPr>
            <w:rFonts w:cs="Times New Roman"/>
          </w:rPr>
          <w:t>provided they</w:t>
        </w:r>
      </w:ins>
      <w:r w:rsidRPr="7D7817A8">
        <w:rPr>
          <w:rFonts w:cs="Times New Roman"/>
        </w:rPr>
        <w:t xml:space="preserve"> notify </w:t>
      </w:r>
      <w:del w:id="4504" w:author="Megan Ash" w:date="2026-01-30T15:26:00Z" w16du:dateUtc="2026-01-30T20:26:00Z">
        <w:r w:rsidRPr="7D7817A8" w:rsidDel="00BE7CDF">
          <w:rPr>
            <w:rFonts w:cs="Times New Roman"/>
          </w:rPr>
          <w:delText>his or her</w:delText>
        </w:r>
      </w:del>
      <w:ins w:id="4505" w:author="Megan Ash" w:date="2026-01-30T15:26:00Z" w16du:dateUtc="2026-01-30T20:26:00Z">
        <w:r w:rsidR="00BE7CDF">
          <w:rPr>
            <w:rFonts w:cs="Times New Roman"/>
          </w:rPr>
          <w:t>their</w:t>
        </w:r>
      </w:ins>
      <w:r w:rsidRPr="7D7817A8">
        <w:rPr>
          <w:rFonts w:cs="Times New Roman"/>
        </w:rPr>
        <w:t xml:space="preserve"> employer </w:t>
      </w:r>
      <w:del w:id="4506" w:author="Megan Ash" w:date="2026-01-30T15:26:00Z" w16du:dateUtc="2026-01-30T20:26:00Z">
        <w:r w:rsidRPr="7D7817A8" w:rsidDel="00BE7CDF">
          <w:rPr>
            <w:rFonts w:cs="Times New Roman"/>
          </w:rPr>
          <w:delText>at the latest</w:delText>
        </w:r>
      </w:del>
      <w:ins w:id="4507" w:author="Megan Ash" w:date="2026-01-30T15:26:00Z" w16du:dateUtc="2026-01-30T20:26:00Z">
        <w:r w:rsidR="00BE7CDF">
          <w:rPr>
            <w:rFonts w:cs="Times New Roman"/>
          </w:rPr>
          <w:t>no later than</w:t>
        </w:r>
      </w:ins>
      <w:r w:rsidRPr="7D7817A8">
        <w:rPr>
          <w:rFonts w:cs="Times New Roman"/>
        </w:rPr>
        <w:t xml:space="preserve"> the day before the absence. </w:t>
      </w:r>
      <w:del w:id="4508" w:author="Megan Ash" w:date="2026-01-30T15:26:00Z" w16du:dateUtc="2026-01-30T20:26:00Z">
        <w:r w:rsidRPr="7D7817A8" w:rsidDel="00BE7CDF">
          <w:rPr>
            <w:rFonts w:cs="Times New Roman"/>
          </w:rPr>
          <w:delText>The party for whom these</w:delText>
        </w:r>
      </w:del>
      <w:ins w:id="4509" w:author="Megan Ash" w:date="2026-01-30T15:26:00Z" w16du:dateUtc="2026-01-30T20:26:00Z">
        <w:r w:rsidR="00BE7CDF">
          <w:rPr>
            <w:rFonts w:cs="Times New Roman"/>
          </w:rPr>
          <w:t>If either party fails to comply with these</w:t>
        </w:r>
      </w:ins>
      <w:r w:rsidRPr="7D7817A8">
        <w:rPr>
          <w:rFonts w:cs="Times New Roman"/>
        </w:rPr>
        <w:t xml:space="preserve"> obligations</w:t>
      </w:r>
      <w:ins w:id="4510" w:author="Megan Ash" w:date="2026-01-30T15:27:00Z" w16du:dateUtc="2026-01-30T20:27:00Z">
        <w:r w:rsidR="00BE7CDF">
          <w:rPr>
            <w:rFonts w:cs="Times New Roman"/>
          </w:rPr>
          <w:t>,</w:t>
        </w:r>
      </w:ins>
      <w:r w:rsidRPr="7D7817A8">
        <w:rPr>
          <w:rFonts w:cs="Times New Roman"/>
        </w:rPr>
        <w:t xml:space="preserve"> </w:t>
      </w:r>
      <w:del w:id="4511" w:author="Megan Ash" w:date="2026-01-30T15:27:00Z" w16du:dateUtc="2026-01-30T20:27:00Z">
        <w:r w:rsidRPr="7D7817A8" w:rsidDel="009B4220">
          <w:rPr>
            <w:rFonts w:cs="Times New Roman"/>
          </w:rPr>
          <w:delText>are not respected is exempted</w:delText>
        </w:r>
      </w:del>
      <w:ins w:id="4512" w:author="Megan Ash" w:date="2026-01-30T15:27:00Z" w16du:dateUtc="2026-01-30T20:27:00Z">
        <w:r w:rsidR="009B4220">
          <w:rPr>
            <w:rFonts w:cs="Times New Roman"/>
          </w:rPr>
          <w:t>the other party is released from the duty to</w:t>
        </w:r>
      </w:ins>
      <w:r w:rsidRPr="7D7817A8">
        <w:rPr>
          <w:rFonts w:cs="Times New Roman"/>
        </w:rPr>
        <w:t xml:space="preserve"> </w:t>
      </w:r>
      <w:del w:id="4513" w:author="Megan Ash" w:date="2026-01-30T15:27:00Z" w16du:dateUtc="2026-01-30T20:27:00Z">
        <w:r w:rsidRPr="7D7817A8" w:rsidDel="009B4220">
          <w:rPr>
            <w:rFonts w:cs="Times New Roman"/>
          </w:rPr>
          <w:delText xml:space="preserve">from </w:delText>
        </w:r>
      </w:del>
      <w:r w:rsidRPr="7D7817A8">
        <w:rPr>
          <w:rFonts w:cs="Times New Roman"/>
        </w:rPr>
        <w:t>observ</w:t>
      </w:r>
      <w:ins w:id="4514" w:author="Megan Ash" w:date="2026-01-30T15:27:00Z" w16du:dateUtc="2026-01-30T20:27:00Z">
        <w:r w:rsidR="009B4220">
          <w:rPr>
            <w:rFonts w:cs="Times New Roman"/>
          </w:rPr>
          <w:t>e</w:t>
        </w:r>
      </w:ins>
      <w:del w:id="4515" w:author="Megan Ash" w:date="2026-01-30T15:27:00Z" w16du:dateUtc="2026-01-30T20:27:00Z">
        <w:r w:rsidRPr="7D7817A8" w:rsidDel="009B4220">
          <w:rPr>
            <w:rFonts w:cs="Times New Roman"/>
          </w:rPr>
          <w:delText>ing</w:delText>
        </w:r>
      </w:del>
      <w:r w:rsidRPr="7D7817A8">
        <w:rPr>
          <w:rFonts w:cs="Times New Roman"/>
        </w:rPr>
        <w:t xml:space="preserve"> the remaining notice period, without prejudice to any damages it may claim for </w:t>
      </w:r>
      <w:del w:id="4516" w:author="Megan Ash" w:date="2026-01-30T15:27:00Z" w16du:dateUtc="2026-01-30T20:27:00Z">
        <w:r w:rsidRPr="7D7817A8" w:rsidDel="009B4220">
          <w:rPr>
            <w:rFonts w:cs="Times New Roman"/>
          </w:rPr>
          <w:delText xml:space="preserve">the </w:delText>
        </w:r>
      </w:del>
      <w:ins w:id="4517" w:author="Megan Ash" w:date="2026-01-30T15:27:00Z" w16du:dateUtc="2026-01-30T20:27:00Z">
        <w:r w:rsidR="009B4220">
          <w:rPr>
            <w:rFonts w:cs="Times New Roman"/>
          </w:rPr>
          <w:t>any resulting</w:t>
        </w:r>
        <w:r w:rsidR="009B4220" w:rsidRPr="7D7817A8">
          <w:rPr>
            <w:rFonts w:cs="Times New Roman"/>
          </w:rPr>
          <w:t xml:space="preserve"> </w:t>
        </w:r>
      </w:ins>
      <w:r w:rsidRPr="7D7817A8">
        <w:rPr>
          <w:rFonts w:cs="Times New Roman"/>
        </w:rPr>
        <w:t>loss</w:t>
      </w:r>
      <w:ins w:id="4518" w:author="Megan Ash" w:date="2026-01-30T15:27:00Z" w16du:dateUtc="2026-01-30T20:27:00Z">
        <w:r w:rsidR="009B4220">
          <w:rPr>
            <w:rFonts w:cs="Times New Roman"/>
          </w:rPr>
          <w:t>.</w:t>
        </w:r>
      </w:ins>
      <w:r w:rsidRPr="7D7817A8">
        <w:rPr>
          <w:rFonts w:cs="Times New Roman"/>
        </w:rPr>
        <w:t xml:space="preserve"> </w:t>
      </w:r>
      <w:del w:id="4519" w:author="Megan Ash" w:date="2026-01-30T15:27:00Z" w16du:dateUtc="2026-01-30T20:27:00Z">
        <w:r w:rsidRPr="7D7817A8" w:rsidDel="009B4220">
          <w:rPr>
            <w:rFonts w:cs="Times New Roman"/>
          </w:rPr>
          <w:delText>thus caused.</w:delText>
        </w:r>
      </w:del>
    </w:p>
    <w:p w14:paraId="1530BFDA" w14:textId="643C4EB8" w:rsidR="008732DA" w:rsidRPr="003B307C" w:rsidRDefault="52C39CC5" w:rsidP="008732DA">
      <w:pPr>
        <w:pStyle w:val="Heading3"/>
      </w:pPr>
      <w:bookmarkStart w:id="4520" w:name="_Toc222754675"/>
      <w:r>
        <w:t>8.16.</w:t>
      </w:r>
      <w:del w:id="4521" w:author="Megan Ash" w:date="2026-02-23T15:45:00Z" w16du:dateUtc="2026-02-23T20:45:00Z">
        <w:r w:rsidDel="00DC2DF1">
          <w:delText xml:space="preserve">3 </w:delText>
        </w:r>
      </w:del>
      <w:ins w:id="4522" w:author="Megan Ash" w:date="2026-02-23T15:45:00Z" w16du:dateUtc="2026-02-23T20:45:00Z">
        <w:r w:rsidR="00DC2DF1">
          <w:t xml:space="preserve">2 </w:t>
        </w:r>
      </w:ins>
      <w:commentRangeStart w:id="4523"/>
      <w:commentRangeStart w:id="4524"/>
      <w:commentRangeStart w:id="4525"/>
      <w:r>
        <w:t>Pay in Lieu of Notice for Indefinite Labor Contract</w:t>
      </w:r>
      <w:bookmarkEnd w:id="4520"/>
      <w:r>
        <w:t xml:space="preserve"> </w:t>
      </w:r>
      <w:commentRangeEnd w:id="4523"/>
      <w:r w:rsidR="008732DA" w:rsidRPr="003B307C">
        <w:rPr>
          <w:rStyle w:val="CommentReference"/>
          <w:sz w:val="28"/>
          <w:szCs w:val="24"/>
        </w:rPr>
        <w:commentReference w:id="4523"/>
      </w:r>
      <w:commentRangeEnd w:id="4524"/>
      <w:r w:rsidRPr="003B307C">
        <w:rPr>
          <w:rStyle w:val="CommentReference"/>
          <w:sz w:val="28"/>
          <w:szCs w:val="24"/>
        </w:rPr>
        <w:commentReference w:id="4524"/>
      </w:r>
      <w:commentRangeEnd w:id="4525"/>
      <w:r w:rsidRPr="003B307C">
        <w:rPr>
          <w:rStyle w:val="CommentReference"/>
          <w:sz w:val="28"/>
          <w:szCs w:val="24"/>
        </w:rPr>
        <w:commentReference w:id="4525"/>
      </w:r>
    </w:p>
    <w:p w14:paraId="405FC57E" w14:textId="1608886E" w:rsidR="003D2EAF" w:rsidRDefault="003D2EAF" w:rsidP="7D7817A8">
      <w:pPr>
        <w:spacing w:after="120" w:line="360" w:lineRule="auto"/>
        <w:jc w:val="both"/>
        <w:rPr>
          <w:rFonts w:eastAsia="Times New Roman" w:cs="Times New Roman"/>
        </w:rPr>
      </w:pPr>
      <w:r w:rsidRPr="7D7817A8">
        <w:rPr>
          <w:rFonts w:cs="Times New Roman"/>
        </w:rPr>
        <w:t xml:space="preserve">According to Article </w:t>
      </w:r>
      <w:del w:id="4526" w:author="Catalina Ipas" w:date="2025-10-02T14:02:00Z">
        <w:r w:rsidRPr="7D7817A8" w:rsidDel="003D2EAF">
          <w:rPr>
            <w:rFonts w:cs="Times New Roman"/>
          </w:rPr>
          <w:delText>50</w:delText>
        </w:r>
      </w:del>
      <w:ins w:id="4527" w:author="Catalina Ipas" w:date="2025-10-02T14:02:00Z">
        <w:r w:rsidR="7A501375" w:rsidRPr="7D7817A8">
          <w:rPr>
            <w:rFonts w:cs="Times New Roman"/>
          </w:rPr>
          <w:t>118</w:t>
        </w:r>
      </w:ins>
      <w:ins w:id="4528" w:author="Megan Ash" w:date="2026-01-30T15:30:00Z" w16du:dateUtc="2026-01-30T20:30:00Z">
        <w:r w:rsidR="00817D15">
          <w:rPr>
            <w:rFonts w:cs="Times New Roman"/>
          </w:rPr>
          <w:t xml:space="preserve">, </w:t>
        </w:r>
      </w:ins>
      <w:del w:id="4529" w:author="Catalina Ipas" w:date="2025-10-02T14:02:00Z">
        <w:r w:rsidRPr="7D7817A8" w:rsidDel="003D2EAF">
          <w:rPr>
            <w:rFonts w:cs="Times New Roman"/>
          </w:rPr>
          <w:delText>, any breach of an open-ended contract without notice or without the notice period having been observed in full, subject to the provisions of article 49, paragraph 3, entails the obligation for the party responsible to pay the other party an indemnity known as "indemnity in lieu of notice", the amount of which corresponds to the remuneration and benefits of any kind that the employee would have received during the notice period that was not effectively observed. If the employment contract is terminated during the employee's leave, the compensation in lieu of notice, calculated in accordance with the provisions of the previous paragraph, is doubled. However, a dismissed employee who finds a job during the notice period may leave the employer immediately without being liable to pay compensation, subject only to notifying the employer of his or her definitive departure</w:delText>
        </w:r>
      </w:del>
      <w:ins w:id="4530" w:author="Catalina Ipas" w:date="2025-10-02T14:02:00Z">
        <w:del w:id="4531" w:author="Megan Ash" w:date="2026-01-30T15:30:00Z" w16du:dateUtc="2026-01-30T20:30:00Z">
          <w:r w:rsidR="6B3F5191" w:rsidRPr="7D7817A8" w:rsidDel="00817D15">
            <w:rPr>
              <w:rFonts w:cs="Times New Roman"/>
            </w:rPr>
            <w:delText>su</w:delText>
          </w:r>
        </w:del>
      </w:ins>
      <w:ins w:id="4532" w:author="Catalina Ipas" w:date="2025-10-02T14:03:00Z">
        <w:del w:id="4533" w:author="Megan Ash" w:date="2026-01-30T15:30:00Z" w16du:dateUtc="2026-01-30T20:30:00Z">
          <w:r w:rsidR="6B3F5191" w:rsidRPr="7D7817A8" w:rsidDel="00817D15">
            <w:rPr>
              <w:rFonts w:cs="Times New Roman"/>
            </w:rPr>
            <w:delText>ch</w:delText>
          </w:r>
        </w:del>
      </w:ins>
      <w:del w:id="4534" w:author="Megan Ash" w:date="2026-01-30T15:30:00Z" w16du:dateUtc="2026-01-30T20:30:00Z">
        <w:r w:rsidRPr="7D7817A8" w:rsidDel="00817D15">
          <w:rPr>
            <w:rFonts w:cs="Times New Roman"/>
          </w:rPr>
          <w:delText>.</w:delText>
        </w:r>
      </w:del>
      <w:ins w:id="4535" w:author="Catalina Ipas" w:date="2025-10-02T13:50:00Z">
        <w:del w:id="4536" w:author="Megan Ash" w:date="2026-01-30T15:30:00Z" w16du:dateUtc="2026-01-30T20:30:00Z">
          <w:r w:rsidR="1F6EE04A" w:rsidRPr="7D7817A8" w:rsidDel="00817D15">
            <w:rPr>
              <w:rFonts w:eastAsia="Times New Roman" w:cs="Times New Roman"/>
            </w:rPr>
            <w:delText xml:space="preserve"> notice may be omitted by either party </w:delText>
          </w:r>
        </w:del>
      </w:ins>
      <w:ins w:id="4537" w:author="Megan Ash" w:date="2026-01-30T15:30:00Z" w16du:dateUtc="2026-01-30T20:30:00Z">
        <w:r w:rsidR="00817D15">
          <w:rPr>
            <w:rFonts w:cs="Times New Roman"/>
          </w:rPr>
          <w:t xml:space="preserve">the notice period may be waived </w:t>
        </w:r>
      </w:ins>
      <w:ins w:id="4538" w:author="Catalina Ipas" w:date="2025-10-02T13:50:00Z">
        <w:r w:rsidR="1F6EE04A" w:rsidRPr="7D7817A8">
          <w:rPr>
            <w:rFonts w:eastAsia="Times New Roman" w:cs="Times New Roman"/>
          </w:rPr>
          <w:t>by</w:t>
        </w:r>
      </w:ins>
      <w:ins w:id="4539" w:author="Megan Ash" w:date="2026-01-30T15:30:00Z" w16du:dateUtc="2026-01-30T20:30:00Z">
        <w:r w:rsidR="00817D15">
          <w:rPr>
            <w:rFonts w:eastAsia="Times New Roman" w:cs="Times New Roman"/>
          </w:rPr>
          <w:t xml:space="preserve"> the worker</w:t>
        </w:r>
      </w:ins>
      <w:ins w:id="4540" w:author="Catalina Ipas" w:date="2025-10-02T13:50:00Z">
        <w:r w:rsidR="1F6EE04A" w:rsidRPr="7D7817A8">
          <w:rPr>
            <w:rFonts w:eastAsia="Times New Roman" w:cs="Times New Roman"/>
          </w:rPr>
          <w:t xml:space="preserve"> paying the employer an amount equivalent to half the wages corresponding to </w:t>
        </w:r>
        <w:del w:id="4541" w:author="Megan Ash" w:date="2026-01-30T15:30:00Z" w16du:dateUtc="2026-01-30T20:30:00Z">
          <w:r w:rsidR="1F6EE04A" w:rsidRPr="7D7817A8" w:rsidDel="00817D15">
            <w:rPr>
              <w:rFonts w:eastAsia="Times New Roman" w:cs="Times New Roman"/>
            </w:rPr>
            <w:delText>the notice</w:delText>
          </w:r>
        </w:del>
      </w:ins>
      <w:ins w:id="4542" w:author="Megan Ash" w:date="2026-01-30T15:30:00Z" w16du:dateUtc="2026-01-30T20:30:00Z">
        <w:r w:rsidR="00817D15">
          <w:rPr>
            <w:rFonts w:eastAsia="Times New Roman" w:cs="Times New Roman"/>
          </w:rPr>
          <w:t>that</w:t>
        </w:r>
      </w:ins>
      <w:ins w:id="4543" w:author="Catalina Ipas" w:date="2025-10-02T13:50:00Z">
        <w:r w:rsidR="1F6EE04A" w:rsidRPr="7D7817A8">
          <w:rPr>
            <w:rFonts w:eastAsia="Times New Roman" w:cs="Times New Roman"/>
          </w:rPr>
          <w:t xml:space="preserve"> period.</w:t>
        </w:r>
      </w:ins>
      <w:ins w:id="4544" w:author="Catalina Ipas" w:date="2025-10-02T14:03:00Z">
        <w:r w:rsidR="37DD52A8" w:rsidRPr="7D7817A8">
          <w:rPr>
            <w:rFonts w:eastAsia="Times New Roman" w:cs="Times New Roman"/>
          </w:rPr>
          <w:t xml:space="preserve"> </w:t>
        </w:r>
      </w:ins>
      <w:ins w:id="4545" w:author="Catalina Ipas" w:date="2025-10-02T13:50:00Z">
        <w:r w:rsidR="1F6EE04A" w:rsidRPr="7D7817A8">
          <w:rPr>
            <w:rFonts w:eastAsia="Times New Roman" w:cs="Times New Roman"/>
          </w:rPr>
          <w:t xml:space="preserve">If the employer is at fault, </w:t>
        </w:r>
        <w:del w:id="4546" w:author="Megan Ash" w:date="2026-01-30T15:31:00Z" w16du:dateUtc="2026-01-30T20:31:00Z">
          <w:r w:rsidR="1F6EE04A" w:rsidRPr="7D7817A8" w:rsidDel="00817D15">
            <w:rPr>
              <w:rFonts w:eastAsia="Times New Roman" w:cs="Times New Roman"/>
            </w:rPr>
            <w:delText>he</w:delText>
          </w:r>
        </w:del>
      </w:ins>
      <w:ins w:id="4547" w:author="Megan Ash" w:date="2026-01-30T15:31:00Z" w16du:dateUtc="2026-01-30T20:31:00Z">
        <w:r w:rsidR="00817D15">
          <w:rPr>
            <w:rFonts w:eastAsia="Times New Roman" w:cs="Times New Roman"/>
          </w:rPr>
          <w:t>they</w:t>
        </w:r>
      </w:ins>
      <w:ins w:id="4548" w:author="Catalina Ipas" w:date="2025-10-02T13:50:00Z">
        <w:r w:rsidR="1F6EE04A" w:rsidRPr="7D7817A8">
          <w:rPr>
            <w:rFonts w:eastAsia="Times New Roman" w:cs="Times New Roman"/>
          </w:rPr>
          <w:t xml:space="preserve"> shall be obligated to pay the worker </w:t>
        </w:r>
        <w:del w:id="4549" w:author="Megan Ash" w:date="2026-01-30T15:31:00Z" w16du:dateUtc="2026-01-30T20:31:00Z">
          <w:r w:rsidR="1F6EE04A" w:rsidRPr="7D7817A8" w:rsidDel="00817D15">
            <w:rPr>
              <w:rFonts w:eastAsia="Times New Roman" w:cs="Times New Roman"/>
            </w:rPr>
            <w:delText>an amount equivalent to his wages</w:delText>
          </w:r>
        </w:del>
      </w:ins>
      <w:ins w:id="4550" w:author="Megan Ash" w:date="2026-01-30T15:31:00Z" w16du:dateUtc="2026-01-30T20:31:00Z">
        <w:r w:rsidR="00817D15">
          <w:rPr>
            <w:rFonts w:eastAsia="Times New Roman" w:cs="Times New Roman"/>
          </w:rPr>
          <w:t>the full wages</w:t>
        </w:r>
      </w:ins>
      <w:ins w:id="4551" w:author="Catalina Ipas" w:date="2025-10-02T13:50:00Z">
        <w:r w:rsidR="1F6EE04A" w:rsidRPr="7D7817A8">
          <w:rPr>
            <w:rFonts w:eastAsia="Times New Roman" w:cs="Times New Roman"/>
          </w:rPr>
          <w:t xml:space="preserve"> for the notice period.</w:t>
        </w:r>
      </w:ins>
    </w:p>
    <w:p w14:paraId="0B7D3CE9" w14:textId="7F761132" w:rsidR="00527FAB" w:rsidRPr="00C17238" w:rsidRDefault="00527FAB" w:rsidP="005C411A">
      <w:pPr>
        <w:pStyle w:val="Heading2"/>
        <w:numPr>
          <w:ilvl w:val="1"/>
          <w:numId w:val="265"/>
        </w:numPr>
      </w:pPr>
      <w:bookmarkStart w:id="4552" w:name="_Toc180139381"/>
      <w:bookmarkStart w:id="4553" w:name="_Toc180456634"/>
      <w:bookmarkStart w:id="4554" w:name="_Toc182400613"/>
      <w:bookmarkStart w:id="4555" w:name="_Toc182401282"/>
      <w:bookmarkStart w:id="4556" w:name="_Toc184693719"/>
      <w:bookmarkStart w:id="4557" w:name="_Toc184694165"/>
      <w:bookmarkStart w:id="4558" w:name="_Toc184694611"/>
      <w:bookmarkStart w:id="4559" w:name="_Toc184727491"/>
      <w:bookmarkStart w:id="4560" w:name="_Toc184728643"/>
      <w:bookmarkStart w:id="4561" w:name="_Toc184729089"/>
      <w:bookmarkStart w:id="4562" w:name="_Toc184729702"/>
      <w:bookmarkStart w:id="4563" w:name="_Toc184734719"/>
      <w:bookmarkStart w:id="4564" w:name="_Toc184735170"/>
      <w:bookmarkStart w:id="4565" w:name="_Toc184735621"/>
      <w:bookmarkStart w:id="4566" w:name="_Toc184736070"/>
      <w:bookmarkStart w:id="4567" w:name="_Toc184736512"/>
      <w:bookmarkStart w:id="4568" w:name="_Toc184741940"/>
      <w:bookmarkStart w:id="4569" w:name="_Toc184783494"/>
      <w:bookmarkStart w:id="4570" w:name="_Toc184783871"/>
      <w:bookmarkStart w:id="4571" w:name="_Toc184784248"/>
      <w:bookmarkStart w:id="4572" w:name="_Toc184805906"/>
      <w:bookmarkStart w:id="4573" w:name="_Toc184806291"/>
      <w:bookmarkStart w:id="4574" w:name="_Toc184806829"/>
      <w:bookmarkStart w:id="4575" w:name="_Toc180139382"/>
      <w:bookmarkStart w:id="4576" w:name="_Toc180456635"/>
      <w:bookmarkStart w:id="4577" w:name="_Toc182400614"/>
      <w:bookmarkStart w:id="4578" w:name="_Toc182401283"/>
      <w:bookmarkStart w:id="4579" w:name="_Toc184693720"/>
      <w:bookmarkStart w:id="4580" w:name="_Toc184694166"/>
      <w:bookmarkStart w:id="4581" w:name="_Toc184694612"/>
      <w:bookmarkStart w:id="4582" w:name="_Toc184727492"/>
      <w:bookmarkStart w:id="4583" w:name="_Toc184728644"/>
      <w:bookmarkStart w:id="4584" w:name="_Toc184729090"/>
      <w:bookmarkStart w:id="4585" w:name="_Toc184729703"/>
      <w:bookmarkStart w:id="4586" w:name="_Toc184734720"/>
      <w:bookmarkStart w:id="4587" w:name="_Toc184735171"/>
      <w:bookmarkStart w:id="4588" w:name="_Toc184735622"/>
      <w:bookmarkStart w:id="4589" w:name="_Toc184736071"/>
      <w:bookmarkStart w:id="4590" w:name="_Toc184736513"/>
      <w:bookmarkStart w:id="4591" w:name="_Toc184741941"/>
      <w:bookmarkStart w:id="4592" w:name="_Toc184783495"/>
      <w:bookmarkStart w:id="4593" w:name="_Toc184783872"/>
      <w:bookmarkStart w:id="4594" w:name="_Toc184784249"/>
      <w:bookmarkStart w:id="4595" w:name="_Toc184805907"/>
      <w:bookmarkStart w:id="4596" w:name="_Toc184806292"/>
      <w:bookmarkStart w:id="4597" w:name="_Toc184806830"/>
      <w:bookmarkStart w:id="4598" w:name="_Toc180139383"/>
      <w:bookmarkStart w:id="4599" w:name="_Toc180456636"/>
      <w:bookmarkStart w:id="4600" w:name="_Toc182400615"/>
      <w:bookmarkStart w:id="4601" w:name="_Toc182401284"/>
      <w:bookmarkStart w:id="4602" w:name="_Toc184693721"/>
      <w:bookmarkStart w:id="4603" w:name="_Toc184694167"/>
      <w:bookmarkStart w:id="4604" w:name="_Toc184694613"/>
      <w:bookmarkStart w:id="4605" w:name="_Toc184727493"/>
      <w:bookmarkStart w:id="4606" w:name="_Toc184728645"/>
      <w:bookmarkStart w:id="4607" w:name="_Toc184729091"/>
      <w:bookmarkStart w:id="4608" w:name="_Toc184729704"/>
      <w:bookmarkStart w:id="4609" w:name="_Toc184734721"/>
      <w:bookmarkStart w:id="4610" w:name="_Toc184735172"/>
      <w:bookmarkStart w:id="4611" w:name="_Toc184735623"/>
      <w:bookmarkStart w:id="4612" w:name="_Toc184736072"/>
      <w:bookmarkStart w:id="4613" w:name="_Toc184736514"/>
      <w:bookmarkStart w:id="4614" w:name="_Toc184741942"/>
      <w:bookmarkStart w:id="4615" w:name="_Toc184783496"/>
      <w:bookmarkStart w:id="4616" w:name="_Toc184783873"/>
      <w:bookmarkStart w:id="4617" w:name="_Toc184784250"/>
      <w:bookmarkStart w:id="4618" w:name="_Toc184805908"/>
      <w:bookmarkStart w:id="4619" w:name="_Toc184806293"/>
      <w:bookmarkStart w:id="4620" w:name="_Toc184806831"/>
      <w:bookmarkStart w:id="4621" w:name="_Toc180139384"/>
      <w:bookmarkStart w:id="4622" w:name="_Toc180456637"/>
      <w:bookmarkStart w:id="4623" w:name="_Toc182400616"/>
      <w:bookmarkStart w:id="4624" w:name="_Toc182401285"/>
      <w:bookmarkStart w:id="4625" w:name="_Toc184693722"/>
      <w:bookmarkStart w:id="4626" w:name="_Toc184694168"/>
      <w:bookmarkStart w:id="4627" w:name="_Toc184694614"/>
      <w:bookmarkStart w:id="4628" w:name="_Toc184727494"/>
      <w:bookmarkStart w:id="4629" w:name="_Toc184728646"/>
      <w:bookmarkStart w:id="4630" w:name="_Toc184729092"/>
      <w:bookmarkStart w:id="4631" w:name="_Toc184729705"/>
      <w:bookmarkStart w:id="4632" w:name="_Toc184734722"/>
      <w:bookmarkStart w:id="4633" w:name="_Toc184735173"/>
      <w:bookmarkStart w:id="4634" w:name="_Toc184735624"/>
      <w:bookmarkStart w:id="4635" w:name="_Toc184736073"/>
      <w:bookmarkStart w:id="4636" w:name="_Toc184736515"/>
      <w:bookmarkStart w:id="4637" w:name="_Toc184741943"/>
      <w:bookmarkStart w:id="4638" w:name="_Toc184783497"/>
      <w:bookmarkStart w:id="4639" w:name="_Toc184783874"/>
      <w:bookmarkStart w:id="4640" w:name="_Toc184784251"/>
      <w:bookmarkStart w:id="4641" w:name="_Toc184805909"/>
      <w:bookmarkStart w:id="4642" w:name="_Toc184806294"/>
      <w:bookmarkStart w:id="4643" w:name="_Toc184806832"/>
      <w:bookmarkStart w:id="4644" w:name="_Toc180139385"/>
      <w:bookmarkStart w:id="4645" w:name="_Toc180456638"/>
      <w:bookmarkStart w:id="4646" w:name="_Toc182400617"/>
      <w:bookmarkStart w:id="4647" w:name="_Toc182401286"/>
      <w:bookmarkStart w:id="4648" w:name="_Toc184693723"/>
      <w:bookmarkStart w:id="4649" w:name="_Toc184694169"/>
      <w:bookmarkStart w:id="4650" w:name="_Toc184694615"/>
      <w:bookmarkStart w:id="4651" w:name="_Toc184727495"/>
      <w:bookmarkStart w:id="4652" w:name="_Toc184728647"/>
      <w:bookmarkStart w:id="4653" w:name="_Toc184729093"/>
      <w:bookmarkStart w:id="4654" w:name="_Toc184729706"/>
      <w:bookmarkStart w:id="4655" w:name="_Toc184734723"/>
      <w:bookmarkStart w:id="4656" w:name="_Toc184735174"/>
      <w:bookmarkStart w:id="4657" w:name="_Toc184735625"/>
      <w:bookmarkStart w:id="4658" w:name="_Toc184736074"/>
      <w:bookmarkStart w:id="4659" w:name="_Toc184736516"/>
      <w:bookmarkStart w:id="4660" w:name="_Toc184741944"/>
      <w:bookmarkStart w:id="4661" w:name="_Toc184783498"/>
      <w:bookmarkStart w:id="4662" w:name="_Toc184783875"/>
      <w:bookmarkStart w:id="4663" w:name="_Toc184784252"/>
      <w:bookmarkStart w:id="4664" w:name="_Toc184805910"/>
      <w:bookmarkStart w:id="4665" w:name="_Toc184806295"/>
      <w:bookmarkStart w:id="4666" w:name="_Toc184806833"/>
      <w:bookmarkStart w:id="4667" w:name="_Toc180139386"/>
      <w:bookmarkStart w:id="4668" w:name="_Toc180456639"/>
      <w:bookmarkStart w:id="4669" w:name="_Toc182400618"/>
      <w:bookmarkStart w:id="4670" w:name="_Toc182401287"/>
      <w:bookmarkStart w:id="4671" w:name="_Toc184693724"/>
      <w:bookmarkStart w:id="4672" w:name="_Toc184694170"/>
      <w:bookmarkStart w:id="4673" w:name="_Toc184694616"/>
      <w:bookmarkStart w:id="4674" w:name="_Toc184727496"/>
      <w:bookmarkStart w:id="4675" w:name="_Toc184728648"/>
      <w:bookmarkStart w:id="4676" w:name="_Toc184729094"/>
      <w:bookmarkStart w:id="4677" w:name="_Toc184729707"/>
      <w:bookmarkStart w:id="4678" w:name="_Toc184734724"/>
      <w:bookmarkStart w:id="4679" w:name="_Toc184735175"/>
      <w:bookmarkStart w:id="4680" w:name="_Toc184735626"/>
      <w:bookmarkStart w:id="4681" w:name="_Toc184736075"/>
      <w:bookmarkStart w:id="4682" w:name="_Toc184736517"/>
      <w:bookmarkStart w:id="4683" w:name="_Toc184741945"/>
      <w:bookmarkStart w:id="4684" w:name="_Toc184783499"/>
      <w:bookmarkStart w:id="4685" w:name="_Toc184783876"/>
      <w:bookmarkStart w:id="4686" w:name="_Toc184784253"/>
      <w:bookmarkStart w:id="4687" w:name="_Toc184805911"/>
      <w:bookmarkStart w:id="4688" w:name="_Toc184806296"/>
      <w:bookmarkStart w:id="4689" w:name="_Toc184806834"/>
      <w:bookmarkStart w:id="4690" w:name="_Toc180139387"/>
      <w:bookmarkStart w:id="4691" w:name="_Toc180456640"/>
      <w:bookmarkStart w:id="4692" w:name="_Toc182400619"/>
      <w:bookmarkStart w:id="4693" w:name="_Toc182401288"/>
      <w:bookmarkStart w:id="4694" w:name="_Toc184693725"/>
      <w:bookmarkStart w:id="4695" w:name="_Toc184694171"/>
      <w:bookmarkStart w:id="4696" w:name="_Toc184694617"/>
      <w:bookmarkStart w:id="4697" w:name="_Toc184727497"/>
      <w:bookmarkStart w:id="4698" w:name="_Toc184728649"/>
      <w:bookmarkStart w:id="4699" w:name="_Toc184729095"/>
      <w:bookmarkStart w:id="4700" w:name="_Toc184729708"/>
      <w:bookmarkStart w:id="4701" w:name="_Toc184734725"/>
      <w:bookmarkStart w:id="4702" w:name="_Toc184735176"/>
      <w:bookmarkStart w:id="4703" w:name="_Toc184735627"/>
      <w:bookmarkStart w:id="4704" w:name="_Toc184736076"/>
      <w:bookmarkStart w:id="4705" w:name="_Toc184736518"/>
      <w:bookmarkStart w:id="4706" w:name="_Toc184741946"/>
      <w:bookmarkStart w:id="4707" w:name="_Toc184783500"/>
      <w:bookmarkStart w:id="4708" w:name="_Toc184783877"/>
      <w:bookmarkStart w:id="4709" w:name="_Toc184784254"/>
      <w:bookmarkStart w:id="4710" w:name="_Toc184805912"/>
      <w:bookmarkStart w:id="4711" w:name="_Toc184806297"/>
      <w:bookmarkStart w:id="4712" w:name="_Toc184806835"/>
      <w:bookmarkStart w:id="4713" w:name="_Toc180139388"/>
      <w:bookmarkStart w:id="4714" w:name="_Toc180456641"/>
      <w:bookmarkStart w:id="4715" w:name="_Toc182400620"/>
      <w:bookmarkStart w:id="4716" w:name="_Toc182401289"/>
      <w:bookmarkStart w:id="4717" w:name="_Toc184693726"/>
      <w:bookmarkStart w:id="4718" w:name="_Toc184694172"/>
      <w:bookmarkStart w:id="4719" w:name="_Toc184694618"/>
      <w:bookmarkStart w:id="4720" w:name="_Toc184727498"/>
      <w:bookmarkStart w:id="4721" w:name="_Toc184728650"/>
      <w:bookmarkStart w:id="4722" w:name="_Toc184729096"/>
      <w:bookmarkStart w:id="4723" w:name="_Toc184729709"/>
      <w:bookmarkStart w:id="4724" w:name="_Toc184734726"/>
      <w:bookmarkStart w:id="4725" w:name="_Toc184735177"/>
      <w:bookmarkStart w:id="4726" w:name="_Toc184735628"/>
      <w:bookmarkStart w:id="4727" w:name="_Toc184736077"/>
      <w:bookmarkStart w:id="4728" w:name="_Toc184736519"/>
      <w:bookmarkStart w:id="4729" w:name="_Toc184741947"/>
      <w:bookmarkStart w:id="4730" w:name="_Toc184783501"/>
      <w:bookmarkStart w:id="4731" w:name="_Toc184783878"/>
      <w:bookmarkStart w:id="4732" w:name="_Toc184784255"/>
      <w:bookmarkStart w:id="4733" w:name="_Toc184805913"/>
      <w:bookmarkStart w:id="4734" w:name="_Toc184806298"/>
      <w:bookmarkStart w:id="4735" w:name="_Toc184806836"/>
      <w:bookmarkStart w:id="4736" w:name="_Severance"/>
      <w:bookmarkStart w:id="4737" w:name="_Toc222754676"/>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r w:rsidRPr="00C17238">
        <w:t>Severance</w:t>
      </w:r>
      <w:bookmarkEnd w:id="4737"/>
    </w:p>
    <w:p w14:paraId="4F25E4A8" w14:textId="7FC87206" w:rsidR="00803746" w:rsidRPr="005F75F3" w:rsidRDefault="006228C2" w:rsidP="00803746">
      <w:pPr>
        <w:spacing w:after="120" w:line="360" w:lineRule="auto"/>
        <w:jc w:val="both"/>
        <w:rPr>
          <w:rFonts w:cs="Times New Roman"/>
        </w:rPr>
      </w:pPr>
      <w:r>
        <w:rPr>
          <w:rFonts w:cs="Times New Roman"/>
        </w:rPr>
        <w:t xml:space="preserve">Partners </w:t>
      </w:r>
      <w:r w:rsidR="00B8238B">
        <w:rPr>
          <w:rFonts w:cs="Times New Roman"/>
        </w:rPr>
        <w:t>Honduras</w:t>
      </w:r>
      <w:r>
        <w:rPr>
          <w:rFonts w:cs="Times New Roman"/>
        </w:rPr>
        <w:t xml:space="preserve"> will provide s</w:t>
      </w:r>
      <w:r w:rsidR="00803746" w:rsidRPr="005F75F3">
        <w:rPr>
          <w:rFonts w:cs="Times New Roman"/>
        </w:rPr>
        <w:t>everance payments</w:t>
      </w:r>
      <w:del w:id="4738" w:author="Megan Ash" w:date="2026-01-30T15:31:00Z" w16du:dateUtc="2026-01-30T20:31:00Z">
        <w:r w:rsidR="00803746" w:rsidRPr="005F75F3" w:rsidDel="009D644A">
          <w:rPr>
            <w:rFonts w:cs="Times New Roman"/>
          </w:rPr>
          <w:delText xml:space="preserve"> to the</w:delText>
        </w:r>
      </w:del>
      <w:r w:rsidR="00803746" w:rsidRPr="005F75F3">
        <w:rPr>
          <w:rFonts w:cs="Times New Roman"/>
        </w:rPr>
        <w:t xml:space="preserve"> </w:t>
      </w:r>
      <w:ins w:id="4739" w:author="Megan Ash" w:date="2026-01-30T15:32:00Z" w16du:dateUtc="2026-01-30T20:32:00Z">
        <w:r w:rsidR="009D644A">
          <w:rPr>
            <w:rFonts w:cs="Times New Roman"/>
          </w:rPr>
          <w:t xml:space="preserve">to </w:t>
        </w:r>
      </w:ins>
      <w:r w:rsidR="006E76C5" w:rsidRPr="006E76C5">
        <w:rPr>
          <w:rFonts w:cs="Times New Roman"/>
        </w:rPr>
        <w:t>employee</w:t>
      </w:r>
      <w:ins w:id="4740" w:author="Megan Ash" w:date="2026-01-30T15:31:00Z" w16du:dateUtc="2026-01-30T20:31:00Z">
        <w:r w:rsidR="009D644A">
          <w:rPr>
            <w:rFonts w:cs="Times New Roman"/>
          </w:rPr>
          <w:t>s</w:t>
        </w:r>
      </w:ins>
      <w:r w:rsidR="00803746" w:rsidRPr="005F75F3">
        <w:rPr>
          <w:rFonts w:cs="Times New Roman"/>
        </w:rPr>
        <w:t xml:space="preserve"> in accordance with the following:</w:t>
      </w:r>
    </w:p>
    <w:p w14:paraId="375C65EA" w14:textId="18DB54B3" w:rsidR="006E76C5" w:rsidRDefault="00803746" w:rsidP="7D7817A8">
      <w:pPr>
        <w:pStyle w:val="ListParagraph"/>
        <w:numPr>
          <w:ilvl w:val="0"/>
          <w:numId w:val="179"/>
        </w:numPr>
        <w:spacing w:after="120" w:line="360" w:lineRule="auto"/>
        <w:jc w:val="both"/>
      </w:pPr>
      <w:r w:rsidRPr="7D7817A8">
        <w:rPr>
          <w:rFonts w:cs="Times New Roman"/>
          <w:u w:val="single"/>
        </w:rPr>
        <w:t>Dismissal with just cause:</w:t>
      </w:r>
      <w:r w:rsidRPr="7D7817A8">
        <w:rPr>
          <w:rFonts w:cs="Times New Roman"/>
        </w:rPr>
        <w:t xml:space="preserve"> </w:t>
      </w:r>
      <w:r w:rsidR="005E5534" w:rsidRPr="7D7817A8">
        <w:rPr>
          <w:rFonts w:cs="Times New Roman"/>
        </w:rPr>
        <w:t>E</w:t>
      </w:r>
      <w:r w:rsidR="00B0623C" w:rsidRPr="7D7817A8">
        <w:rPr>
          <w:rFonts w:cs="Times New Roman"/>
        </w:rPr>
        <w:t>mployee</w:t>
      </w:r>
      <w:r w:rsidR="005E5534" w:rsidRPr="7D7817A8">
        <w:rPr>
          <w:rFonts w:cs="Times New Roman"/>
        </w:rPr>
        <w:t>s</w:t>
      </w:r>
      <w:r w:rsidRPr="7D7817A8">
        <w:rPr>
          <w:rFonts w:cs="Times New Roman"/>
        </w:rPr>
        <w:t xml:space="preserve"> terminated with cause </w:t>
      </w:r>
      <w:del w:id="4741" w:author="Catalina Ipas" w:date="2025-10-02T14:37:00Z">
        <w:r w:rsidRPr="7D7817A8" w:rsidDel="00803746">
          <w:rPr>
            <w:rFonts w:cs="Times New Roman"/>
          </w:rPr>
          <w:delText>do not receive severance payment.</w:delText>
        </w:r>
      </w:del>
      <w:ins w:id="4742" w:author="Catalina Ipas" w:date="2025-10-02T14:14:00Z">
        <w:r w:rsidR="686EB04A" w:rsidRPr="7D7817A8">
          <w:t xml:space="preserve">must </w:t>
        </w:r>
        <w:del w:id="4743" w:author="Megan Ash" w:date="2026-01-30T15:34:00Z" w16du:dateUtc="2026-01-30T20:34:00Z">
          <w:r w:rsidR="686EB04A" w:rsidRPr="7D7817A8" w:rsidDel="00591CDB">
            <w:delText>pay</w:delText>
          </w:r>
        </w:del>
      </w:ins>
      <w:ins w:id="4744" w:author="Megan Ash" w:date="2026-01-30T15:34:00Z" w16du:dateUtc="2026-01-30T20:34:00Z">
        <w:r w:rsidR="00591CDB">
          <w:t>compensate</w:t>
        </w:r>
      </w:ins>
      <w:ins w:id="4745" w:author="Catalina Ipas" w:date="2025-10-02T14:14:00Z">
        <w:r w:rsidR="686EB04A" w:rsidRPr="7D7817A8">
          <w:t xml:space="preserve"> the employer </w:t>
        </w:r>
        <w:del w:id="4746" w:author="Megan Ash" w:date="2026-01-30T15:34:00Z" w16du:dateUtc="2026-01-30T20:34:00Z">
          <w:r w:rsidR="686EB04A" w:rsidRPr="7D7817A8" w:rsidDel="00591CDB">
            <w:delText xml:space="preserve">compensation </w:delText>
          </w:r>
        </w:del>
        <w:r w:rsidR="686EB04A" w:rsidRPr="7D7817A8">
          <w:t xml:space="preserve">for </w:t>
        </w:r>
        <w:del w:id="4747" w:author="Megan Ash" w:date="2026-01-30T15:34:00Z" w16du:dateUtc="2026-01-30T20:34:00Z">
          <w:r w:rsidR="686EB04A" w:rsidRPr="7D7817A8" w:rsidDel="00591CDB">
            <w:delText>the</w:delText>
          </w:r>
        </w:del>
      </w:ins>
      <w:ins w:id="4748" w:author="Megan Ash" w:date="2026-01-30T15:34:00Z" w16du:dateUtc="2026-01-30T20:34:00Z">
        <w:r w:rsidR="00591CDB">
          <w:t>any</w:t>
        </w:r>
      </w:ins>
      <w:ins w:id="4749" w:author="Catalina Ipas" w:date="2025-10-02T14:14:00Z">
        <w:r w:rsidR="686EB04A" w:rsidRPr="7D7817A8">
          <w:t xml:space="preserve"> damages caused, as </w:t>
        </w:r>
        <w:del w:id="4750" w:author="Megan Ash" w:date="2026-01-30T15:34:00Z" w16du:dateUtc="2026-01-30T20:34:00Z">
          <w:r w:rsidR="686EB04A" w:rsidRPr="7D7817A8" w:rsidDel="00591CDB">
            <w:delText xml:space="preserve">prudently </w:delText>
          </w:r>
        </w:del>
        <w:r w:rsidR="686EB04A" w:rsidRPr="7D7817A8">
          <w:t xml:space="preserve">determined by the </w:t>
        </w:r>
        <w:del w:id="4751" w:author="Megan Ash" w:date="2026-01-30T15:34:00Z" w16du:dateUtc="2026-01-30T20:34:00Z">
          <w:r w:rsidR="686EB04A" w:rsidRPr="7D7817A8" w:rsidDel="00591CDB">
            <w:delText xml:space="preserve">respective </w:delText>
          </w:r>
        </w:del>
      </w:ins>
      <w:ins w:id="4752" w:author="Megan Ash" w:date="2026-01-30T15:34:00Z" w16du:dateUtc="2026-01-30T20:34:00Z">
        <w:r w:rsidR="00591CDB">
          <w:t>c</w:t>
        </w:r>
      </w:ins>
      <w:ins w:id="4753" w:author="Megan Ash" w:date="2026-01-30T15:35:00Z" w16du:dateUtc="2026-01-30T20:35:00Z">
        <w:r w:rsidR="00591CDB">
          <w:t xml:space="preserve">ompetent </w:t>
        </w:r>
      </w:ins>
      <w:ins w:id="4754" w:author="Catalina Ipas" w:date="2025-10-02T14:14:00Z">
        <w:r w:rsidR="686EB04A" w:rsidRPr="7D7817A8">
          <w:t>Labor Judge, who shall also determine</w:t>
        </w:r>
      </w:ins>
      <w:ins w:id="4755" w:author="Megan Ash" w:date="2026-01-30T15:36:00Z" w16du:dateUtc="2026-01-30T20:36:00Z">
        <w:r w:rsidR="00C17B7F">
          <w:t xml:space="preserve"> </w:t>
        </w:r>
      </w:ins>
      <w:ins w:id="4756" w:author="Catalina Ipas" w:date="2025-10-02T14:14:00Z">
        <w:del w:id="4757" w:author="Megan Ash" w:date="2026-01-30T15:36:00Z" w16du:dateUtc="2026-01-30T20:36:00Z">
          <w:r w:rsidR="686EB04A" w:rsidRPr="7D7817A8" w:rsidDel="00C17B7F">
            <w:delText xml:space="preserve">, considering the circumstances, </w:delText>
          </w:r>
        </w:del>
        <w:r w:rsidR="686EB04A" w:rsidRPr="7D7817A8">
          <w:t xml:space="preserve">the manner </w:t>
        </w:r>
      </w:ins>
      <w:ins w:id="4758" w:author="Megan Ash" w:date="2026-01-30T15:36:00Z" w16du:dateUtc="2026-01-30T20:36:00Z">
        <w:r w:rsidR="00C17B7F">
          <w:t xml:space="preserve">of payment based on the circumstances. </w:t>
        </w:r>
      </w:ins>
      <w:ins w:id="4759" w:author="Catalina Ipas" w:date="2025-10-02T14:14:00Z">
        <w:del w:id="4760" w:author="Megan Ash" w:date="2026-01-30T15:36:00Z" w16du:dateUtc="2026-01-30T20:36:00Z">
          <w:r w:rsidR="686EB04A" w:rsidRPr="7D7817A8" w:rsidDel="00C17B7F">
            <w:delText xml:space="preserve">in which the worker must make the payment. </w:delText>
          </w:r>
        </w:del>
      </w:ins>
      <w:ins w:id="4761" w:author="Megan Ash" w:date="2026-01-30T15:35:00Z" w16du:dateUtc="2026-01-30T20:35:00Z">
        <w:r w:rsidR="00C17B7F">
          <w:t>In all cases,</w:t>
        </w:r>
      </w:ins>
      <w:ins w:id="4762" w:author="Catalina Ipas" w:date="2025-10-02T14:14:00Z">
        <w:del w:id="4763" w:author="Megan Ash" w:date="2026-01-30T15:35:00Z" w16du:dateUtc="2026-01-30T20:35:00Z">
          <w:r w:rsidR="686EB04A" w:rsidRPr="7D7817A8" w:rsidDel="00C17B7F">
            <w:delText>However, the amount of</w:delText>
          </w:r>
        </w:del>
        <w:r w:rsidR="686EB04A" w:rsidRPr="7D7817A8">
          <w:t xml:space="preserve"> damages </w:t>
        </w:r>
      </w:ins>
      <w:ins w:id="4764" w:author="Megan Ash" w:date="2026-01-30T15:35:00Z" w16du:dateUtc="2026-01-30T20:35:00Z">
        <w:r w:rsidR="00C17B7F">
          <w:t xml:space="preserve">paid </w:t>
        </w:r>
      </w:ins>
      <w:ins w:id="4765" w:author="Catalina Ipas" w:date="2025-10-02T14:14:00Z">
        <w:r w:rsidR="686EB04A" w:rsidRPr="7D7817A8">
          <w:t>may not exceed the equivalent of thirty (30) days of wages</w:t>
        </w:r>
      </w:ins>
      <w:ins w:id="4766" w:author="Catalina Ipas" w:date="2025-10-02T14:38:00Z">
        <w:r w:rsidR="09A56FC6" w:rsidRPr="7D7817A8">
          <w:t xml:space="preserve"> (Article 122)</w:t>
        </w:r>
      </w:ins>
      <w:ins w:id="4767" w:author="Catalina Ipas" w:date="2025-10-02T14:14:00Z">
        <w:r w:rsidR="686EB04A" w:rsidRPr="7D7817A8">
          <w:t>.</w:t>
        </w:r>
      </w:ins>
    </w:p>
    <w:p w14:paraId="03A8F2DA" w14:textId="706B79FF" w:rsidR="006E76C5" w:rsidDel="009C6CE9" w:rsidRDefault="00803746" w:rsidP="7D7817A8">
      <w:pPr>
        <w:pStyle w:val="ListParagraph"/>
        <w:numPr>
          <w:ilvl w:val="0"/>
          <w:numId w:val="179"/>
        </w:numPr>
        <w:spacing w:after="120" w:line="360" w:lineRule="auto"/>
        <w:jc w:val="both"/>
        <w:rPr>
          <w:del w:id="4768" w:author="Megan Ash" w:date="2026-01-30T15:33:00Z" w16du:dateUtc="2026-01-30T20:33:00Z"/>
        </w:rPr>
      </w:pPr>
      <w:commentRangeStart w:id="4769"/>
      <w:r w:rsidRPr="7D7817A8">
        <w:rPr>
          <w:rFonts w:cs="Times New Roman"/>
          <w:u w:val="single"/>
        </w:rPr>
        <w:t>Dismissal without just cause</w:t>
      </w:r>
      <w:commentRangeEnd w:id="4769"/>
      <w:r w:rsidRPr="7D7817A8">
        <w:rPr>
          <w:rStyle w:val="CommentReference"/>
          <w:rFonts w:cs="Times New Roman"/>
          <w:sz w:val="24"/>
          <w:szCs w:val="24"/>
          <w:u w:val="single"/>
        </w:rPr>
        <w:commentReference w:id="4769"/>
      </w:r>
      <w:r w:rsidRPr="7D7817A8">
        <w:rPr>
          <w:rFonts w:cs="Times New Roman"/>
          <w:u w:val="single"/>
        </w:rPr>
        <w:t>:</w:t>
      </w:r>
      <w:r w:rsidRPr="7D7817A8">
        <w:rPr>
          <w:rFonts w:cs="Times New Roman"/>
        </w:rPr>
        <w:t xml:space="preserve"> </w:t>
      </w:r>
    </w:p>
    <w:p w14:paraId="684B4C95" w14:textId="6D0BD3A8" w:rsidR="006E76C5" w:rsidRDefault="1EFD7C53">
      <w:pPr>
        <w:pStyle w:val="ListParagraph"/>
        <w:numPr>
          <w:ilvl w:val="0"/>
          <w:numId w:val="179"/>
        </w:numPr>
        <w:spacing w:after="120" w:line="360" w:lineRule="auto"/>
        <w:jc w:val="both"/>
        <w:pPrChange w:id="4770" w:author="Megan Ash" w:date="2026-01-30T15:33:00Z" w16du:dateUtc="2026-01-30T20:33:00Z">
          <w:pPr>
            <w:spacing w:after="120" w:line="360" w:lineRule="auto"/>
            <w:jc w:val="both"/>
          </w:pPr>
        </w:pPrChange>
      </w:pPr>
      <w:ins w:id="4771" w:author="Catalina Ipas" w:date="2025-10-02T14:39:00Z">
        <w:r w:rsidRPr="009C6CE9">
          <w:rPr>
            <w:rFonts w:cs="Times New Roman"/>
          </w:rPr>
          <w:t xml:space="preserve">Article 120 states that, </w:t>
        </w:r>
      </w:ins>
      <w:ins w:id="4772" w:author="Megan Ash" w:date="2026-01-30T15:38:00Z" w16du:dateUtc="2026-01-30T20:38:00Z">
        <w:r w:rsidR="003F601E">
          <w:t>when</w:t>
        </w:r>
      </w:ins>
      <w:ins w:id="4773" w:author="Catalina Ipas" w:date="2025-10-02T14:40:00Z">
        <w:del w:id="4774" w:author="Megan Ash" w:date="2026-01-30T15:38:00Z" w16du:dateUtc="2026-01-30T20:38:00Z">
          <w:r w:rsidR="06FB820E" w:rsidRPr="009C6CE9" w:rsidDel="003F601E">
            <w:rPr>
              <w:rFonts w:cs="Times New Roman"/>
            </w:rPr>
            <w:delText>i</w:delText>
          </w:r>
          <w:r w:rsidRPr="7D7817A8" w:rsidDel="003F601E">
            <w:delText>f</w:delText>
          </w:r>
        </w:del>
        <w:r w:rsidRPr="7D7817A8">
          <w:t xml:space="preserve"> an indefinite-term employment contract </w:t>
        </w:r>
        <w:del w:id="4775" w:author="Megan Ash" w:date="2026-01-30T15:38:00Z" w16du:dateUtc="2026-01-30T20:38:00Z">
          <w:r w:rsidRPr="7D7817A8" w:rsidDel="00026C8D">
            <w:delText>ends</w:delText>
          </w:r>
        </w:del>
      </w:ins>
      <w:ins w:id="4776" w:author="Megan Ash" w:date="2026-01-30T15:38:00Z" w16du:dateUtc="2026-01-30T20:38:00Z">
        <w:r w:rsidR="00026C8D">
          <w:t>is terminated by the employer without just cause,</w:t>
        </w:r>
      </w:ins>
      <w:ins w:id="4777" w:author="Catalina Ipas" w:date="2025-10-02T14:40:00Z">
        <w:r w:rsidRPr="7D7817A8">
          <w:t xml:space="preserve"> </w:t>
        </w:r>
        <w:del w:id="4778" w:author="Megan Ash" w:date="2026-01-30T15:38:00Z" w16du:dateUtc="2026-01-30T20:38:00Z">
          <w:r w:rsidRPr="7D7817A8" w:rsidDel="00026C8D">
            <w:delText>due to unjustified dismissal</w:delText>
          </w:r>
        </w:del>
      </w:ins>
      <w:ins w:id="4779" w:author="Catalina Ipas" w:date="2025-10-02T14:41:00Z">
        <w:del w:id="4780" w:author="Megan Ash" w:date="2026-01-30T15:38:00Z" w16du:dateUtc="2026-01-30T20:38:00Z">
          <w:r w:rsidR="556D07BE" w:rsidRPr="7D7817A8" w:rsidDel="00026C8D">
            <w:delText xml:space="preserve"> </w:delText>
          </w:r>
        </w:del>
      </w:ins>
      <w:ins w:id="4781" w:author="Catalina Ipas" w:date="2025-10-02T14:42:00Z">
        <w:r w:rsidR="556D07BE" w:rsidRPr="7D7817A8">
          <w:t xml:space="preserve">the employer </w:t>
        </w:r>
        <w:del w:id="4782" w:author="Megan Ash" w:date="2026-01-30T15:38:00Z" w16du:dateUtc="2026-01-30T20:38:00Z">
          <w:r w:rsidR="556D07BE" w:rsidRPr="7D7817A8" w:rsidDel="00026C8D">
            <w:delText xml:space="preserve">shall </w:delText>
          </w:r>
        </w:del>
      </w:ins>
      <w:ins w:id="4783" w:author="Megan Ash" w:date="2026-01-30T15:38:00Z" w16du:dateUtc="2026-01-30T20:38:00Z">
        <w:r w:rsidR="00026C8D">
          <w:t xml:space="preserve">must </w:t>
        </w:r>
      </w:ins>
      <w:ins w:id="4784" w:author="Catalina Ipas" w:date="2025-10-02T14:42:00Z">
        <w:r w:rsidR="556D07BE" w:rsidRPr="7D7817A8">
          <w:t xml:space="preserve">pay severance </w:t>
        </w:r>
        <w:del w:id="4785" w:author="Megan Ash" w:date="2026-01-30T15:38:00Z" w16du:dateUtc="2026-01-30T20:38:00Z">
          <w:r w:rsidR="556D07BE" w:rsidRPr="7D7817A8" w:rsidDel="00026C8D">
            <w:delText xml:space="preserve">pay according to </w:delText>
          </w:r>
        </w:del>
      </w:ins>
      <w:ins w:id="4786" w:author="Megan Ash" w:date="2026-01-30T15:38:00Z" w16du:dateUtc="2026-01-30T20:38:00Z">
        <w:r w:rsidR="00026C8D">
          <w:t xml:space="preserve">in accordance with </w:t>
        </w:r>
      </w:ins>
      <w:ins w:id="4787" w:author="Catalina Ipas" w:date="2025-10-02T14:42:00Z">
        <w:r w:rsidR="556D07BE" w:rsidRPr="7D7817A8">
          <w:t>the following rules:</w:t>
        </w:r>
      </w:ins>
    </w:p>
    <w:p w14:paraId="14195AE9" w14:textId="75F1C804" w:rsidR="006E76C5" w:rsidRDefault="556D07BE" w:rsidP="7D7817A8">
      <w:pPr>
        <w:pStyle w:val="ListParagraph"/>
        <w:numPr>
          <w:ilvl w:val="0"/>
          <w:numId w:val="24"/>
        </w:numPr>
        <w:spacing w:after="120" w:line="360" w:lineRule="auto"/>
        <w:jc w:val="both"/>
      </w:pPr>
      <w:ins w:id="4788" w:author="Catalina Ipas" w:date="2025-10-02T14:42:00Z">
        <w:r w:rsidRPr="7D7817A8">
          <w:t xml:space="preserve">After continuous </w:t>
        </w:r>
      </w:ins>
      <w:ins w:id="4789" w:author="Megan Ash" w:date="2026-01-30T15:40:00Z" w16du:dateUtc="2026-01-30T20:40:00Z">
        <w:r w:rsidR="00C046DF">
          <w:t>service</w:t>
        </w:r>
      </w:ins>
      <w:ins w:id="4790" w:author="Catalina Ipas" w:date="2025-10-02T14:42:00Z">
        <w:del w:id="4791" w:author="Megan Ash" w:date="2026-01-30T15:40:00Z" w16du:dateUtc="2026-01-30T20:40:00Z">
          <w:r w:rsidRPr="7D7817A8" w:rsidDel="00C046DF">
            <w:delText>work</w:delText>
          </w:r>
        </w:del>
        <w:r w:rsidRPr="7D7817A8">
          <w:t xml:space="preserve"> of no</w:t>
        </w:r>
        <w:del w:id="4792" w:author="Megan Ash" w:date="2026-01-30T15:41:00Z" w16du:dateUtc="2026-01-30T20:41:00Z">
          <w:r w:rsidRPr="7D7817A8" w:rsidDel="00C046DF">
            <w:delText>t</w:delText>
          </w:r>
        </w:del>
        <w:r w:rsidRPr="7D7817A8">
          <w:t xml:space="preserve"> less than three (3) months and no</w:t>
        </w:r>
        <w:del w:id="4793" w:author="Megan Ash" w:date="2026-01-30T15:41:00Z" w16du:dateUtc="2026-01-30T20:41:00Z">
          <w:r w:rsidRPr="7D7817A8" w:rsidDel="00C046DF">
            <w:delText>t</w:delText>
          </w:r>
        </w:del>
        <w:r w:rsidRPr="7D7817A8">
          <w:t xml:space="preserve"> more than six (6)</w:t>
        </w:r>
      </w:ins>
      <w:ins w:id="4794" w:author="Megan Ash" w:date="2026-01-30T15:41:00Z" w16du:dateUtc="2026-01-30T20:41:00Z">
        <w:r w:rsidR="00C046DF">
          <w:t xml:space="preserve"> months</w:t>
        </w:r>
      </w:ins>
      <w:ins w:id="4795" w:author="Catalina Ipas" w:date="2025-10-02T14:42:00Z">
        <w:r w:rsidRPr="7D7817A8">
          <w:t>, an amount equal to ten (10) days</w:t>
        </w:r>
      </w:ins>
      <w:ins w:id="4796" w:author="Megan Ash" w:date="2026-01-30T15:41:00Z" w16du:dateUtc="2026-01-30T20:41:00Z">
        <w:r w:rsidR="00C046DF">
          <w:t xml:space="preserve">’ </w:t>
        </w:r>
      </w:ins>
      <w:ins w:id="4797" w:author="Catalina Ipas" w:date="2025-10-02T14:42:00Z">
        <w:del w:id="4798" w:author="Megan Ash" w:date="2026-01-30T15:41:00Z" w16du:dateUtc="2026-01-30T20:41:00Z">
          <w:r w:rsidRPr="7D7817A8" w:rsidDel="00C046DF">
            <w:delText xml:space="preserve"> of </w:delText>
          </w:r>
        </w:del>
        <w:r w:rsidRPr="7D7817A8">
          <w:t>wages;</w:t>
        </w:r>
      </w:ins>
    </w:p>
    <w:p w14:paraId="7E2A7051" w14:textId="4F3B250E" w:rsidR="006E76C5" w:rsidRDefault="556D07BE" w:rsidP="7D7817A8">
      <w:pPr>
        <w:pStyle w:val="ListParagraph"/>
        <w:numPr>
          <w:ilvl w:val="0"/>
          <w:numId w:val="24"/>
        </w:numPr>
        <w:spacing w:after="120" w:line="360" w:lineRule="auto"/>
        <w:jc w:val="both"/>
      </w:pPr>
      <w:ins w:id="4799" w:author="Catalina Ipas" w:date="2025-10-02T14:42:00Z">
        <w:r w:rsidRPr="7D7817A8">
          <w:t xml:space="preserve">After continuous </w:t>
        </w:r>
        <w:del w:id="4800" w:author="Megan Ash" w:date="2026-01-30T15:41:00Z" w16du:dateUtc="2026-01-30T20:41:00Z">
          <w:r w:rsidRPr="7D7817A8" w:rsidDel="00C046DF">
            <w:delText>work</w:delText>
          </w:r>
        </w:del>
      </w:ins>
      <w:ins w:id="4801" w:author="Megan Ash" w:date="2026-01-30T15:41:00Z" w16du:dateUtc="2026-01-30T20:41:00Z">
        <w:r w:rsidR="00C046DF">
          <w:t>service</w:t>
        </w:r>
      </w:ins>
      <w:ins w:id="4802" w:author="Catalina Ipas" w:date="2025-10-02T14:42:00Z">
        <w:r w:rsidRPr="7D7817A8">
          <w:t xml:space="preserve"> of more than six (6) months but less than one (1) year, an amount equal to twenty (20) days</w:t>
        </w:r>
      </w:ins>
      <w:ins w:id="4803" w:author="Megan Ash" w:date="2026-01-30T15:56:00Z" w16du:dateUtc="2026-01-30T20:56:00Z">
        <w:r w:rsidR="004F4016">
          <w:t xml:space="preserve">’ </w:t>
        </w:r>
      </w:ins>
      <w:ins w:id="4804" w:author="Catalina Ipas" w:date="2025-10-02T14:42:00Z">
        <w:del w:id="4805" w:author="Megan Ash" w:date="2026-01-30T15:56:00Z" w16du:dateUtc="2026-01-30T20:56:00Z">
          <w:r w:rsidRPr="7D7817A8" w:rsidDel="004F4016">
            <w:delText xml:space="preserve"> of </w:delText>
          </w:r>
        </w:del>
        <w:r w:rsidRPr="7D7817A8">
          <w:t>wages;</w:t>
        </w:r>
      </w:ins>
    </w:p>
    <w:p w14:paraId="75BFE951" w14:textId="1EFB0599" w:rsidR="006E76C5" w:rsidRDefault="556D07BE" w:rsidP="7D7817A8">
      <w:pPr>
        <w:pStyle w:val="ListParagraph"/>
        <w:numPr>
          <w:ilvl w:val="0"/>
          <w:numId w:val="24"/>
        </w:numPr>
        <w:spacing w:after="120" w:line="360" w:lineRule="auto"/>
        <w:jc w:val="both"/>
      </w:pPr>
      <w:ins w:id="4806" w:author="Catalina Ipas" w:date="2025-10-02T14:42:00Z">
        <w:r w:rsidRPr="7D7817A8">
          <w:t xml:space="preserve"> After continuous </w:t>
        </w:r>
      </w:ins>
      <w:ins w:id="4807" w:author="Megan Ash" w:date="2026-01-30T15:56:00Z" w16du:dateUtc="2026-01-30T20:56:00Z">
        <w:r w:rsidR="004F4016">
          <w:t>service</w:t>
        </w:r>
      </w:ins>
      <w:ins w:id="4808" w:author="Catalina Ipas" w:date="2025-10-02T14:42:00Z">
        <w:del w:id="4809" w:author="Megan Ash" w:date="2026-01-30T15:56:00Z" w16du:dateUtc="2026-01-30T20:56:00Z">
          <w:r w:rsidRPr="7D7817A8" w:rsidDel="004F4016">
            <w:delText>work</w:delText>
          </w:r>
        </w:del>
        <w:r w:rsidRPr="7D7817A8">
          <w:t xml:space="preserve"> of more than one (1) year, an amount equal to one (1) month</w:t>
        </w:r>
      </w:ins>
      <w:ins w:id="4810" w:author="Megan Ash" w:date="2026-01-30T15:57:00Z" w16du:dateUtc="2026-01-30T20:57:00Z">
        <w:r w:rsidR="009C0FF4">
          <w:t>’s</w:t>
        </w:r>
      </w:ins>
      <w:ins w:id="4811" w:author="Catalina Ipas" w:date="2025-10-02T14:42:00Z">
        <w:r w:rsidRPr="7D7817A8">
          <w:t xml:space="preserve"> </w:t>
        </w:r>
        <w:del w:id="4812" w:author="Megan Ash" w:date="2026-01-30T15:57:00Z" w16du:dateUtc="2026-01-30T20:57:00Z">
          <w:r w:rsidRPr="7D7817A8" w:rsidDel="009C0FF4">
            <w:delText xml:space="preserve">of </w:delText>
          </w:r>
        </w:del>
        <w:r w:rsidRPr="7D7817A8">
          <w:t xml:space="preserve">wages for each year of </w:t>
        </w:r>
        <w:del w:id="4813" w:author="Megan Ash" w:date="2026-01-30T15:57:00Z" w16du:dateUtc="2026-01-30T20:57:00Z">
          <w:r w:rsidRPr="7D7817A8" w:rsidDel="009C0FF4">
            <w:delText>work</w:delText>
          </w:r>
        </w:del>
      </w:ins>
      <w:ins w:id="4814" w:author="Megan Ash" w:date="2026-01-30T15:57:00Z" w16du:dateUtc="2026-01-30T20:57:00Z">
        <w:r w:rsidR="009C0FF4">
          <w:t>service</w:t>
        </w:r>
      </w:ins>
      <w:ins w:id="4815" w:author="Catalina Ipas" w:date="2025-10-02T14:42:00Z">
        <w:r w:rsidRPr="7D7817A8">
          <w:t>, and</w:t>
        </w:r>
      </w:ins>
      <w:ins w:id="4816" w:author="Megan Ash" w:date="2026-01-30T15:57:00Z" w16du:dateUtc="2026-01-30T20:57:00Z">
        <w:r w:rsidR="009C0FF4">
          <w:t>, for any fraction of a year,</w:t>
        </w:r>
        <w:r w:rsidR="009C0FF4" w:rsidRPr="7D7817A8" w:rsidDel="009C0FF4">
          <w:t xml:space="preserve"> </w:t>
        </w:r>
      </w:ins>
      <w:ins w:id="4817" w:author="Catalina Ipas" w:date="2025-10-02T14:42:00Z">
        <w:del w:id="4818" w:author="Megan Ash" w:date="2026-01-30T15:57:00Z" w16du:dateUtc="2026-01-30T20:57:00Z">
          <w:r w:rsidRPr="7D7817A8" w:rsidDel="009C0FF4">
            <w:delText xml:space="preserve"> if services do not reach one (1) year</w:delText>
          </w:r>
        </w:del>
      </w:ins>
      <w:ins w:id="4819" w:author="Megan Ash" w:date="2026-01-30T15:57:00Z" w16du:dateUtc="2026-01-30T20:57:00Z">
        <w:r w:rsidR="009C0FF4">
          <w:t>a</w:t>
        </w:r>
      </w:ins>
      <w:ins w:id="4820" w:author="Catalina Ipas" w:date="2025-10-02T14:42:00Z">
        <w:del w:id="4821" w:author="Megan Ash" w:date="2026-01-30T15:57:00Z" w16du:dateUtc="2026-01-30T20:57:00Z">
          <w:r w:rsidRPr="7D7817A8" w:rsidDel="009C0FF4">
            <w:delText>, in</w:delText>
          </w:r>
        </w:del>
        <w:r w:rsidRPr="7D7817A8">
          <w:t xml:space="preserve"> proportion</w:t>
        </w:r>
      </w:ins>
      <w:ins w:id="4822" w:author="Megan Ash" w:date="2026-01-30T15:57:00Z" w16du:dateUtc="2026-01-30T20:57:00Z">
        <w:r w:rsidR="009C0FF4">
          <w:t>al amount based on</w:t>
        </w:r>
      </w:ins>
      <w:ins w:id="4823" w:author="Catalina Ipas" w:date="2025-10-02T14:42:00Z">
        <w:r w:rsidRPr="7D7817A8">
          <w:t xml:space="preserve"> </w:t>
        </w:r>
        <w:del w:id="4824" w:author="Megan Ash" w:date="2026-01-30T15:57:00Z" w16du:dateUtc="2026-01-30T20:57:00Z">
          <w:r w:rsidRPr="7D7817A8" w:rsidDel="009C0FF4">
            <w:delText xml:space="preserve">to the period </w:delText>
          </w:r>
        </w:del>
      </w:ins>
      <w:ins w:id="4825" w:author="Megan Ash" w:date="2026-01-30T15:57:00Z" w16du:dateUtc="2026-01-30T20:57:00Z">
        <w:r w:rsidR="009C0FF4">
          <w:t xml:space="preserve">the time </w:t>
        </w:r>
      </w:ins>
      <w:ins w:id="4826" w:author="Catalina Ipas" w:date="2025-10-02T14:42:00Z">
        <w:r w:rsidRPr="7D7817A8">
          <w:t>worked;</w:t>
        </w:r>
      </w:ins>
    </w:p>
    <w:p w14:paraId="39E89F8D" w14:textId="5A6D8B58" w:rsidR="006E76C5" w:rsidRDefault="556D07BE" w:rsidP="7D7817A8">
      <w:pPr>
        <w:pStyle w:val="ListParagraph"/>
        <w:numPr>
          <w:ilvl w:val="0"/>
          <w:numId w:val="24"/>
        </w:numPr>
        <w:spacing w:after="120" w:line="360" w:lineRule="auto"/>
        <w:jc w:val="both"/>
      </w:pPr>
      <w:ins w:id="4827" w:author="Catalina Ipas" w:date="2025-10-02T14:42:00Z">
        <w:r w:rsidRPr="7D7817A8">
          <w:t>In no case may severance pay exceed the equivalent of twenty-five (25) months of wages;</w:t>
        </w:r>
      </w:ins>
    </w:p>
    <w:p w14:paraId="034B36EE" w14:textId="4B110D20" w:rsidR="006E76C5" w:rsidRDefault="556D07BE" w:rsidP="7D7817A8">
      <w:pPr>
        <w:pStyle w:val="ListParagraph"/>
        <w:numPr>
          <w:ilvl w:val="0"/>
          <w:numId w:val="24"/>
        </w:numPr>
        <w:spacing w:after="120" w:line="360" w:lineRule="auto"/>
        <w:jc w:val="both"/>
      </w:pPr>
      <w:ins w:id="4828" w:author="Catalina Ipas" w:date="2025-10-02T14:42:00Z">
        <w:r w:rsidRPr="7D7817A8">
          <w:t>Severance pay must be granted even if the worker immediately begins serving under another employer;</w:t>
        </w:r>
        <w:del w:id="4829" w:author="Megan Ash" w:date="2026-01-30T15:58:00Z" w16du:dateUtc="2026-01-30T20:58:00Z">
          <w:r w:rsidRPr="7D7817A8" w:rsidDel="009C0FF4">
            <w:delText xml:space="preserve"> and,</w:delText>
          </w:r>
        </w:del>
      </w:ins>
    </w:p>
    <w:p w14:paraId="3D9EFB8F" w14:textId="7E52757B" w:rsidR="006E76C5" w:rsidRDefault="556D07BE" w:rsidP="7D7817A8">
      <w:pPr>
        <w:pStyle w:val="ListParagraph"/>
        <w:numPr>
          <w:ilvl w:val="0"/>
          <w:numId w:val="24"/>
        </w:numPr>
        <w:spacing w:after="120" w:line="360" w:lineRule="auto"/>
        <w:jc w:val="both"/>
      </w:pPr>
      <w:ins w:id="4830" w:author="Catalina Ipas" w:date="2025-10-02T14:42:00Z">
        <w:r w:rsidRPr="7D7817A8">
          <w:t>The worker shall not be entitled to severance pay if</w:t>
        </w:r>
      </w:ins>
      <w:r w:rsidR="37686107" w:rsidRPr="7D7817A8">
        <w:t xml:space="preserve">, upon </w:t>
      </w:r>
      <w:ins w:id="4831" w:author="Catalina Ipas" w:date="2025-10-02T14:42:00Z">
        <w:r w:rsidRPr="7D7817A8">
          <w:t xml:space="preserve">termination of the contract, he or she is automatically covered by a retirement pension, old-age pension, or retirement granted by the State or the Honduran Social Security Institute, whose actuarial value is equal to or greater than the severance indemnity for time served; nor when, upon dismissal, the worker is covered by the </w:t>
        </w:r>
        <w:del w:id="4832" w:author="Megan Ash" w:date="2026-02-09T15:53:00Z" w16du:dateUtc="2026-02-09T20:53:00Z">
          <w:r w:rsidRPr="7D7817A8" w:rsidDel="00E57B71">
            <w:delText>U</w:delText>
          </w:r>
        </w:del>
      </w:ins>
      <w:ins w:id="4833" w:author="Megan Ash" w:date="2026-02-09T15:53:00Z" w16du:dateUtc="2026-02-09T20:53:00Z">
        <w:r w:rsidR="00E57B71">
          <w:t>u</w:t>
        </w:r>
      </w:ins>
      <w:ins w:id="4834" w:author="Catalina Ipas" w:date="2025-10-02T14:42:00Z">
        <w:r w:rsidRPr="7D7817A8">
          <w:t xml:space="preserve">nemployment </w:t>
        </w:r>
        <w:del w:id="4835" w:author="Megan Ash" w:date="2026-02-09T15:53:00Z" w16du:dateUtc="2026-02-09T20:53:00Z">
          <w:r w:rsidRPr="7D7817A8" w:rsidDel="00E57B71">
            <w:delText>I</w:delText>
          </w:r>
        </w:del>
      </w:ins>
      <w:ins w:id="4836" w:author="Megan Ash" w:date="2026-02-09T15:53:00Z" w16du:dateUtc="2026-02-09T20:53:00Z">
        <w:r w:rsidR="00E57B71">
          <w:t>i</w:t>
        </w:r>
      </w:ins>
      <w:ins w:id="4837" w:author="Catalina Ipas" w:date="2025-10-02T14:42:00Z">
        <w:r w:rsidRPr="7D7817A8">
          <w:t xml:space="preserve">nsurance benefits of said </w:t>
        </w:r>
        <w:del w:id="4838" w:author="Megan Ash" w:date="2026-02-09T15:53:00Z" w16du:dateUtc="2026-02-09T20:53:00Z">
          <w:r w:rsidRPr="7D7817A8" w:rsidDel="00E57B71">
            <w:delText>I</w:delText>
          </w:r>
        </w:del>
      </w:ins>
      <w:ins w:id="4839" w:author="Megan Ash" w:date="2026-02-09T15:53:00Z" w16du:dateUtc="2026-02-09T20:53:00Z">
        <w:r w:rsidR="00E57B71">
          <w:t>i</w:t>
        </w:r>
      </w:ins>
      <w:ins w:id="4840" w:author="Catalina Ipas" w:date="2025-10-02T14:42:00Z">
        <w:r w:rsidRPr="7D7817A8">
          <w:t>nstitute; or when, in the case of the worker’s death due to an occupational hazard, the employer proves that the worker was insured against such risk; or when the worker’s death occur</w:t>
        </w:r>
      </w:ins>
      <w:ins w:id="4841" w:author="Megan Ash" w:date="2026-02-09T15:53:00Z" w16du:dateUtc="2026-02-09T20:53:00Z">
        <w:r w:rsidR="00E57B71">
          <w:t>ed</w:t>
        </w:r>
      </w:ins>
      <w:ins w:id="4842" w:author="Catalina Ipas" w:date="2025-10-02T14:42:00Z">
        <w:del w:id="4843" w:author="Megan Ash" w:date="2026-02-09T15:53:00Z" w16du:dateUtc="2026-02-09T20:53:00Z">
          <w:r w:rsidRPr="7D7817A8" w:rsidDel="00E57B71">
            <w:delText>s</w:delText>
          </w:r>
        </w:del>
        <w:r w:rsidRPr="7D7817A8">
          <w:t xml:space="preserve"> for another reason and the deceased was covered against death risk under the mentioned </w:t>
        </w:r>
        <w:del w:id="4844" w:author="Megan Ash" w:date="2026-02-09T15:53:00Z" w16du:dateUtc="2026-02-09T20:53:00Z">
          <w:r w:rsidRPr="7D7817A8" w:rsidDel="00B224E7">
            <w:delText>I</w:delText>
          </w:r>
        </w:del>
      </w:ins>
      <w:ins w:id="4845" w:author="Megan Ash" w:date="2026-02-09T15:53:00Z" w16du:dateUtc="2026-02-09T20:53:00Z">
        <w:r w:rsidR="00B224E7">
          <w:t>i</w:t>
        </w:r>
      </w:ins>
      <w:ins w:id="4846" w:author="Catalina Ipas" w:date="2025-10-02T14:42:00Z">
        <w:r w:rsidRPr="7D7817A8">
          <w:t>nstitute.</w:t>
        </w:r>
      </w:ins>
    </w:p>
    <w:p w14:paraId="15337FF7" w14:textId="35A503EE" w:rsidR="006E76C5" w:rsidRDefault="556D07BE" w:rsidP="7D7817A8">
      <w:pPr>
        <w:pStyle w:val="ListParagraph"/>
        <w:numPr>
          <w:ilvl w:val="0"/>
          <w:numId w:val="24"/>
        </w:numPr>
        <w:spacing w:after="120" w:line="360" w:lineRule="auto"/>
        <w:jc w:val="both"/>
      </w:pPr>
      <w:ins w:id="4847" w:author="Catalina Ipas" w:date="2025-10-02T14:42:00Z">
        <w:r w:rsidRPr="7D7817A8">
          <w:t xml:space="preserve">A worker shall also be entitled to severance pay after continuous work of fifteen (15) years or more, if he or she voluntarily terminates the contract. In such case, the worker shall be entitled to thirty-five percent (35%) of the amount that would </w:t>
        </w:r>
      </w:ins>
      <w:ins w:id="4848" w:author="Megan Ash" w:date="2026-02-09T15:55:00Z" w16du:dateUtc="2026-02-09T20:55:00Z">
        <w:r w:rsidR="008E1086">
          <w:t xml:space="preserve">otherwise be payable </w:t>
        </w:r>
      </w:ins>
      <w:ins w:id="4849" w:author="Catalina Ipas" w:date="2025-10-02T14:42:00Z">
        <w:del w:id="4850" w:author="Megan Ash" w:date="2026-02-09T15:55:00Z" w16du:dateUtc="2026-02-09T20:55:00Z">
          <w:r w:rsidRPr="7D7817A8" w:rsidDel="008E1086">
            <w:delText xml:space="preserve">correspond </w:delText>
          </w:r>
        </w:del>
        <w:r w:rsidRPr="7D7817A8">
          <w:t xml:space="preserve">for </w:t>
        </w:r>
        <w:del w:id="4851" w:author="Megan Ash" w:date="2026-02-09T15:55:00Z" w16du:dateUtc="2026-02-09T20:55:00Z">
          <w:r w:rsidRPr="7D7817A8" w:rsidDel="008E1086">
            <w:delText xml:space="preserve">the </w:delText>
          </w:r>
        </w:del>
        <w:r w:rsidRPr="7D7817A8">
          <w:t xml:space="preserve">years of service </w:t>
        </w:r>
        <w:del w:id="4852" w:author="Megan Ash" w:date="2026-02-09T15:55:00Z" w16du:dateUtc="2026-02-09T20:55:00Z">
          <w:r w:rsidRPr="7D7817A8" w:rsidDel="00A300D8">
            <w:delText>according to</w:delText>
          </w:r>
        </w:del>
      </w:ins>
      <w:ins w:id="4853" w:author="Megan Ash" w:date="2026-02-09T15:55:00Z" w16du:dateUtc="2026-02-09T20:55:00Z">
        <w:r w:rsidR="00A300D8">
          <w:t>under</w:t>
        </w:r>
      </w:ins>
      <w:ins w:id="4854" w:author="Catalina Ipas" w:date="2025-10-02T14:42:00Z">
        <w:r w:rsidRPr="7D7817A8">
          <w:t xml:space="preserve"> subsections (c) and (d) of this article</w:t>
        </w:r>
      </w:ins>
      <w:ins w:id="4855" w:author="Megan Ash" w:date="2026-02-09T15:56:00Z" w16du:dateUtc="2026-02-09T20:56:00Z">
        <w:r w:rsidR="00A300D8">
          <w:t>.</w:t>
        </w:r>
      </w:ins>
      <w:ins w:id="4856" w:author="Catalina Ipas" w:date="2025-10-02T14:42:00Z">
        <w:del w:id="4857" w:author="Megan Ash" w:date="2026-02-09T15:56:00Z" w16du:dateUtc="2026-02-09T20:56:00Z">
          <w:r w:rsidRPr="7D7817A8" w:rsidDel="00A300D8">
            <w:delText>;</w:delText>
          </w:r>
        </w:del>
        <w:r w:rsidRPr="7D7817A8">
          <w:t xml:space="preserve"> </w:t>
        </w:r>
        <w:del w:id="4858" w:author="Megan Ash" w:date="2026-02-09T15:56:00Z" w16du:dateUtc="2026-02-09T20:56:00Z">
          <w:r w:rsidRPr="7D7817A8" w:rsidDel="00A300D8">
            <w:delText>i</w:delText>
          </w:r>
        </w:del>
      </w:ins>
      <w:ins w:id="4859" w:author="Megan Ash" w:date="2026-02-09T15:56:00Z" w16du:dateUtc="2026-02-09T20:56:00Z">
        <w:r w:rsidR="00A300D8">
          <w:t>I</w:t>
        </w:r>
      </w:ins>
      <w:ins w:id="4860" w:author="Catalina Ipas" w:date="2025-10-02T14:42:00Z">
        <w:r w:rsidRPr="7D7817A8">
          <w:t xml:space="preserve">n the </w:t>
        </w:r>
        <w:del w:id="4861" w:author="Megan Ash" w:date="2026-02-09T15:56:00Z" w16du:dateUtc="2026-02-09T20:56:00Z">
          <w:r w:rsidRPr="7D7817A8" w:rsidDel="00051288">
            <w:delText>case</w:delText>
          </w:r>
        </w:del>
      </w:ins>
      <w:ins w:id="4862" w:author="Megan Ash" w:date="2026-02-09T15:56:00Z" w16du:dateUtc="2026-02-09T20:56:00Z">
        <w:r w:rsidR="00051288">
          <w:t>event</w:t>
        </w:r>
      </w:ins>
      <w:ins w:id="4863" w:author="Catalina Ipas" w:date="2025-10-02T14:42:00Z">
        <w:r w:rsidRPr="7D7817A8">
          <w:t xml:space="preserve"> of</w:t>
        </w:r>
      </w:ins>
      <w:ins w:id="4864" w:author="Megan Ash" w:date="2026-02-09T15:56:00Z" w16du:dateUtc="2026-02-09T20:56:00Z">
        <w:r w:rsidR="00051288">
          <w:t xml:space="preserve"> a worker’s</w:t>
        </w:r>
      </w:ins>
      <w:ins w:id="4865" w:author="Catalina Ipas" w:date="2025-10-02T14:42:00Z">
        <w:r w:rsidRPr="7D7817A8">
          <w:t xml:space="preserve"> natural death after</w:t>
        </w:r>
      </w:ins>
      <w:ins w:id="4866" w:author="Megan Ash" w:date="2026-02-09T15:56:00Z" w16du:dateUtc="2026-02-09T20:56:00Z">
        <w:r w:rsidR="00051288">
          <w:t xml:space="preserve"> at least</w:t>
        </w:r>
      </w:ins>
      <w:ins w:id="4867" w:author="Catalina Ipas" w:date="2025-10-02T14:42:00Z">
        <w:r w:rsidRPr="7D7817A8">
          <w:t xml:space="preserve"> six (6) months of work, the percentage shall be increased to seventy-five percent (75%), payable to </w:t>
        </w:r>
        <w:del w:id="4868" w:author="Megan Ash" w:date="2026-02-09T15:57:00Z" w16du:dateUtc="2026-02-09T20:57:00Z">
          <w:r w:rsidRPr="7D7817A8" w:rsidDel="003868E6">
            <w:delText>his or her</w:delText>
          </w:r>
        </w:del>
      </w:ins>
      <w:ins w:id="4869" w:author="Megan Ash" w:date="2026-02-09T15:57:00Z" w16du:dateUtc="2026-02-09T20:57:00Z">
        <w:r w:rsidR="003868E6">
          <w:t>the worker’s</w:t>
        </w:r>
      </w:ins>
      <w:ins w:id="4870" w:author="Catalina Ipas" w:date="2025-10-02T14:42:00Z">
        <w:r w:rsidRPr="7D7817A8">
          <w:t xml:space="preserve"> beneficiaries.</w:t>
        </w:r>
      </w:ins>
    </w:p>
    <w:p w14:paraId="5915823E" w14:textId="032AB4EF" w:rsidR="006E76C5" w:rsidRDefault="2F4AE529" w:rsidP="7D7817A8">
      <w:pPr>
        <w:pStyle w:val="ListParagraph"/>
        <w:numPr>
          <w:ilvl w:val="0"/>
          <w:numId w:val="24"/>
        </w:numPr>
        <w:spacing w:after="120" w:line="360" w:lineRule="auto"/>
        <w:jc w:val="both"/>
        <w:rPr>
          <w:ins w:id="4871" w:author="Catalina Ipas" w:date="2025-10-02T14:42:00Z" w16du:dateUtc="2025-10-02T14:42:21Z"/>
        </w:rPr>
      </w:pPr>
      <w:r w:rsidRPr="7D7817A8">
        <w:t>The worker shall not be entitled to severance pay if dismissed with just cause.</w:t>
      </w:r>
    </w:p>
    <w:p w14:paraId="19CAFF31" w14:textId="0F1105FF" w:rsidR="006E76C5" w:rsidRDefault="17FFDA40" w:rsidP="7D7817A8">
      <w:pPr>
        <w:spacing w:after="120" w:line="360" w:lineRule="auto"/>
        <w:jc w:val="both"/>
        <w:rPr>
          <w:ins w:id="4872" w:author="Catalina Ipas" w:date="2025-10-02T14:13:00Z" w16du:dateUtc="2025-10-02T14:13:14Z"/>
        </w:rPr>
      </w:pPr>
      <w:ins w:id="4873" w:author="Catalina Ipas" w:date="2025-10-02T14:10:00Z">
        <w:r w:rsidRPr="7D7817A8">
          <w:rPr>
            <w:rFonts w:cs="Times New Roman"/>
          </w:rPr>
          <w:t>According to Article 121,</w:t>
        </w:r>
      </w:ins>
      <w:ins w:id="4874" w:author="Catalina Ipas" w:date="2025-10-02T14:11:00Z">
        <w:r w:rsidRPr="7D7817A8">
          <w:rPr>
            <w:rFonts w:cs="Times New Roman"/>
          </w:rPr>
          <w:t xml:space="preserve"> w</w:t>
        </w:r>
        <w:r w:rsidRPr="7D7817A8">
          <w:t xml:space="preserve">hen a worker </w:t>
        </w:r>
        <w:del w:id="4875" w:author="Megan Ash" w:date="2026-02-09T15:58:00Z" w16du:dateUtc="2026-02-09T20:58:00Z">
          <w:r w:rsidRPr="7D7817A8" w:rsidDel="00D14214">
            <w:delText xml:space="preserve">has been </w:delText>
          </w:r>
        </w:del>
      </w:ins>
      <w:ins w:id="4876" w:author="Megan Ash" w:date="2026-02-09T15:58:00Z" w16du:dateUtc="2026-02-09T20:58:00Z">
        <w:r w:rsidR="00D14214">
          <w:t xml:space="preserve">is </w:t>
        </w:r>
      </w:ins>
      <w:ins w:id="4877" w:author="Catalina Ipas" w:date="2025-10-02T14:11:00Z">
        <w:r w:rsidRPr="7D7817A8">
          <w:t>hired for a fixed term in</w:t>
        </w:r>
        <w:del w:id="4878" w:author="Megan Ash" w:date="2026-02-09T15:58:00Z" w16du:dateUtc="2026-02-09T20:58:00Z">
          <w:r w:rsidRPr="7D7817A8" w:rsidDel="00D14214">
            <w:delText xml:space="preserve"> the</w:delText>
          </w:r>
        </w:del>
        <w:r w:rsidRPr="7D7817A8">
          <w:t xml:space="preserve"> cases permitted by law, or for the time necessary </w:t>
        </w:r>
        <w:del w:id="4879" w:author="Megan Ash" w:date="2026-02-09T15:59:00Z" w16du:dateUtc="2026-02-09T20:59:00Z">
          <w:r w:rsidRPr="7D7817A8" w:rsidDel="003E24B8">
            <w:delText xml:space="preserve">for the execution of a </w:delText>
          </w:r>
        </w:del>
      </w:ins>
      <w:ins w:id="4880" w:author="Megan Ash" w:date="2026-02-09T15:59:00Z" w16du:dateUtc="2026-02-09T20:59:00Z">
        <w:r w:rsidR="003E24B8">
          <w:t xml:space="preserve">to complete a </w:t>
        </w:r>
      </w:ins>
      <w:ins w:id="4881" w:author="Catalina Ipas" w:date="2025-10-02T14:11:00Z">
        <w:r w:rsidRPr="7D7817A8">
          <w:t xml:space="preserve">specific </w:t>
        </w:r>
        <w:del w:id="4882" w:author="Megan Ash" w:date="2026-02-09T15:59:00Z" w16du:dateUtc="2026-02-09T20:59:00Z">
          <w:r w:rsidRPr="7D7817A8" w:rsidDel="003E24B8">
            <w:delText>work</w:delText>
          </w:r>
        </w:del>
      </w:ins>
      <w:ins w:id="4883" w:author="Megan Ash" w:date="2026-02-09T15:59:00Z" w16du:dateUtc="2026-02-09T20:59:00Z">
        <w:r w:rsidR="003E24B8">
          <w:t>project</w:t>
        </w:r>
      </w:ins>
      <w:ins w:id="4884" w:author="Catalina Ipas" w:date="2025-10-02T14:11:00Z">
        <w:r w:rsidRPr="7D7817A8">
          <w:t>, and is dismissed without just cause</w:t>
        </w:r>
      </w:ins>
      <w:ins w:id="4885" w:author="Megan Ash" w:date="2026-02-09T15:59:00Z" w16du:dateUtc="2026-02-09T20:59:00Z">
        <w:r w:rsidR="003E24B8">
          <w:t>,</w:t>
        </w:r>
      </w:ins>
      <w:ins w:id="4886" w:author="Catalina Ipas" w:date="2025-10-02T14:11:00Z">
        <w:r w:rsidRPr="7D7817A8">
          <w:t xml:space="preserve"> </w:t>
        </w:r>
      </w:ins>
      <w:ins w:id="4887" w:author="Catalina Ipas" w:date="2025-10-02T14:12:00Z">
        <w:r w:rsidR="796C0A4F" w:rsidRPr="7D7817A8">
          <w:t xml:space="preserve">the employer </w:t>
        </w:r>
        <w:del w:id="4888" w:author="Megan Ash" w:date="2026-02-09T15:59:00Z" w16du:dateUtc="2026-02-09T20:59:00Z">
          <w:r w:rsidR="796C0A4F" w:rsidRPr="7D7817A8" w:rsidDel="003E24B8">
            <w:delText xml:space="preserve">shall </w:delText>
          </w:r>
        </w:del>
      </w:ins>
      <w:ins w:id="4889" w:author="Megan Ash" w:date="2026-02-09T15:59:00Z" w16du:dateUtc="2026-02-09T20:59:00Z">
        <w:r w:rsidR="003E24B8">
          <w:t xml:space="preserve">must </w:t>
        </w:r>
      </w:ins>
      <w:ins w:id="4890" w:author="Catalina Ipas" w:date="2025-10-02T14:12:00Z">
        <w:r w:rsidR="796C0A4F" w:rsidRPr="7D7817A8">
          <w:t xml:space="preserve">compensate the worker </w:t>
        </w:r>
        <w:del w:id="4891" w:author="Megan Ash" w:date="2026-02-09T15:59:00Z" w16du:dateUtc="2026-02-09T20:59:00Z">
          <w:r w:rsidR="796C0A4F" w:rsidRPr="7D7817A8" w:rsidDel="00CD3E89">
            <w:delText>with</w:delText>
          </w:r>
        </w:del>
      </w:ins>
      <w:ins w:id="4892" w:author="Megan Ash" w:date="2026-02-09T15:59:00Z" w16du:dateUtc="2026-02-09T20:59:00Z">
        <w:r w:rsidR="00CD3E89">
          <w:t xml:space="preserve">in </w:t>
        </w:r>
      </w:ins>
      <w:ins w:id="4893" w:author="Catalina Ipas" w:date="2025-10-02T14:12:00Z">
        <w:del w:id="4894" w:author="Megan Ash" w:date="2026-02-09T15:59:00Z" w16du:dateUtc="2026-02-09T20:59:00Z">
          <w:r w:rsidR="796C0A4F" w:rsidRPr="7D7817A8" w:rsidDel="00CD3E89">
            <w:delText xml:space="preserve"> the</w:delText>
          </w:r>
        </w:del>
      </w:ins>
      <w:ins w:id="4895" w:author="Megan Ash" w:date="2026-02-09T15:59:00Z" w16du:dateUtc="2026-02-09T20:59:00Z">
        <w:r w:rsidR="00CD3E89">
          <w:t>an</w:t>
        </w:r>
      </w:ins>
      <w:ins w:id="4896" w:author="Catalina Ipas" w:date="2025-10-02T14:12:00Z">
        <w:r w:rsidR="796C0A4F" w:rsidRPr="7D7817A8">
          <w:t xml:space="preserve"> amount </w:t>
        </w:r>
      </w:ins>
      <w:ins w:id="4897" w:author="Megan Ash" w:date="2026-02-09T15:59:00Z" w16du:dateUtc="2026-02-09T20:59:00Z">
        <w:r w:rsidR="00CD3E89">
          <w:t xml:space="preserve">equal </w:t>
        </w:r>
      </w:ins>
      <w:ins w:id="4898" w:author="Catalina Ipas" w:date="2025-10-02T14:12:00Z">
        <w:del w:id="4899" w:author="Megan Ash" w:date="2026-02-09T15:59:00Z" w16du:dateUtc="2026-02-09T20:59:00Z">
          <w:r w:rsidR="796C0A4F" w:rsidRPr="7D7817A8" w:rsidDel="00CD3E89">
            <w:delText xml:space="preserve">of </w:delText>
          </w:r>
        </w:del>
      </w:ins>
      <w:ins w:id="4900" w:author="Megan Ash" w:date="2026-02-09T15:59:00Z" w16du:dateUtc="2026-02-09T20:59:00Z">
        <w:r w:rsidR="00CD3E89">
          <w:t>t</w:t>
        </w:r>
      </w:ins>
      <w:ins w:id="4901" w:author="Megan Ash" w:date="2026-02-09T16:00:00Z" w16du:dateUtc="2026-02-09T21:00:00Z">
        <w:r w:rsidR="00D12B27">
          <w:t xml:space="preserve">o the </w:t>
        </w:r>
      </w:ins>
      <w:ins w:id="4902" w:author="Catalina Ipas" w:date="2025-10-02T14:12:00Z">
        <w:r w:rsidR="796C0A4F" w:rsidRPr="7D7817A8">
          <w:t xml:space="preserve">wages </w:t>
        </w:r>
        <w:del w:id="4903" w:author="Megan Ash" w:date="2026-02-09T16:00:00Z" w16du:dateUtc="2026-02-09T21:00:00Z">
          <w:r w:rsidR="796C0A4F" w:rsidRPr="7D7817A8" w:rsidDel="00D12B27">
            <w:delText>he or she</w:delText>
          </w:r>
        </w:del>
      </w:ins>
      <w:ins w:id="4904" w:author="Megan Ash" w:date="2026-02-09T16:00:00Z" w16du:dateUtc="2026-02-09T21:00:00Z">
        <w:r w:rsidR="00D12B27">
          <w:t>they</w:t>
        </w:r>
      </w:ins>
      <w:ins w:id="4905" w:author="Catalina Ipas" w:date="2025-10-02T14:12:00Z">
        <w:r w:rsidR="796C0A4F" w:rsidRPr="7D7817A8">
          <w:t xml:space="preserve"> would have earned during the remain</w:t>
        </w:r>
      </w:ins>
      <w:ins w:id="4906" w:author="Megan Ash" w:date="2026-02-09T16:00:00Z" w16du:dateUtc="2026-02-09T21:00:00Z">
        <w:r w:rsidR="00D12B27">
          <w:t>der of the contract</w:t>
        </w:r>
      </w:ins>
      <w:ins w:id="4907" w:author="Catalina Ipas" w:date="2025-10-02T14:12:00Z">
        <w:del w:id="4908" w:author="Megan Ash" w:date="2026-02-09T16:00:00Z" w16du:dateUtc="2026-02-09T21:00:00Z">
          <w:r w:rsidR="796C0A4F" w:rsidRPr="7D7817A8" w:rsidDel="00D12B27">
            <w:delText>ing</w:delText>
          </w:r>
        </w:del>
        <w:r w:rsidR="796C0A4F" w:rsidRPr="7D7817A8">
          <w:t xml:space="preserve"> term or until</w:t>
        </w:r>
        <w:del w:id="4909" w:author="Megan Ash" w:date="2026-02-09T16:00:00Z" w16du:dateUtc="2026-02-09T21:00:00Z">
          <w:r w:rsidR="796C0A4F" w:rsidRPr="7D7817A8" w:rsidDel="00D12B27">
            <w:delText xml:space="preserve"> the</w:delText>
          </w:r>
        </w:del>
        <w:r w:rsidR="796C0A4F" w:rsidRPr="7D7817A8">
          <w:t xml:space="preserve"> completion of the work.</w:t>
        </w:r>
      </w:ins>
      <w:ins w:id="4910" w:author="Catalina Ipas" w:date="2025-10-02T14:11:00Z">
        <w:r w:rsidRPr="7D7817A8">
          <w:t xml:space="preserve"> </w:t>
        </w:r>
      </w:ins>
      <w:del w:id="4911" w:author="Catalina Ipas" w:date="2025-10-02T14:10:00Z">
        <w:r w:rsidR="00803746" w:rsidRPr="7D7817A8" w:rsidDel="00803746">
          <w:rPr>
            <w:rFonts w:cs="Times New Roman"/>
          </w:rPr>
          <w:delText xml:space="preserve">Severance pay will be provided by </w:delText>
        </w:r>
        <w:r w:rsidR="00803746" w:rsidRPr="7D7817A8" w:rsidDel="005E5534">
          <w:rPr>
            <w:rFonts w:cs="Times New Roman"/>
          </w:rPr>
          <w:delText xml:space="preserve">the </w:delText>
        </w:r>
        <w:r w:rsidR="00803746" w:rsidRPr="7D7817A8" w:rsidDel="00B0623C">
          <w:rPr>
            <w:rFonts w:cs="Times New Roman"/>
          </w:rPr>
          <w:delText>employer</w:delText>
        </w:r>
        <w:r w:rsidR="00803746" w:rsidRPr="7D7817A8" w:rsidDel="00803746">
          <w:rPr>
            <w:rFonts w:cs="Times New Roman"/>
          </w:rPr>
          <w:delText xml:space="preserve"> and the calculation </w:delText>
        </w:r>
        <w:r w:rsidR="00803746" w:rsidRPr="7D7817A8" w:rsidDel="005E5534">
          <w:rPr>
            <w:rFonts w:cs="Times New Roman"/>
          </w:rPr>
          <w:delText>will be</w:delText>
        </w:r>
        <w:r w:rsidR="00803746" w:rsidRPr="7D7817A8" w:rsidDel="00803746">
          <w:rPr>
            <w:rFonts w:cs="Times New Roman"/>
          </w:rPr>
          <w:delText xml:space="preserve"> based on the employee's last month of salary in </w:delText>
        </w:r>
        <w:r w:rsidR="00803746" w:rsidRPr="7D7817A8" w:rsidDel="00952030">
          <w:rPr>
            <w:rFonts w:cs="Times New Roman"/>
          </w:rPr>
          <w:delText>MRU</w:delText>
        </w:r>
        <w:r w:rsidR="00803746" w:rsidRPr="7D7817A8" w:rsidDel="00803746">
          <w:rPr>
            <w:rFonts w:cs="Times New Roman"/>
          </w:rPr>
          <w:delText>. Termination without cause receives one-month salary for every year of service or in proportion to the period of continuous service where this is less than one year.</w:delText>
        </w:r>
      </w:del>
    </w:p>
    <w:p w14:paraId="286355BB" w14:textId="0772D27E" w:rsidR="7D7817A8" w:rsidRDefault="7D7817A8" w:rsidP="7D7817A8">
      <w:pPr>
        <w:pStyle w:val="ListParagraph"/>
        <w:spacing w:after="120" w:line="360" w:lineRule="auto"/>
        <w:jc w:val="both"/>
        <w:rPr>
          <w:rFonts w:cs="Times New Roman"/>
        </w:rPr>
      </w:pPr>
    </w:p>
    <w:p w14:paraId="1A0B686E" w14:textId="1F8FC30C" w:rsidR="00803746" w:rsidRPr="005F75F3" w:rsidRDefault="00803746">
      <w:pPr>
        <w:pStyle w:val="ListParagraph"/>
        <w:numPr>
          <w:ilvl w:val="0"/>
          <w:numId w:val="179"/>
        </w:numPr>
        <w:spacing w:after="120" w:line="360" w:lineRule="auto"/>
        <w:jc w:val="both"/>
      </w:pPr>
      <w:commentRangeStart w:id="4912"/>
      <w:r w:rsidRPr="7D7817A8">
        <w:rPr>
          <w:rFonts w:cs="Times New Roman"/>
          <w:u w:val="single"/>
        </w:rPr>
        <w:t>Resignation:</w:t>
      </w:r>
      <w:commentRangeEnd w:id="4912"/>
      <w:r w:rsidRPr="7D7817A8">
        <w:rPr>
          <w:rStyle w:val="CommentReference"/>
          <w:rFonts w:cs="Times New Roman"/>
          <w:sz w:val="24"/>
          <w:szCs w:val="24"/>
        </w:rPr>
        <w:commentReference w:id="4912"/>
      </w:r>
      <w:r w:rsidRPr="7D7817A8">
        <w:rPr>
          <w:rFonts w:cs="Times New Roman"/>
        </w:rPr>
        <w:t xml:space="preserve"> Severance pay does not apply if the </w:t>
      </w:r>
      <w:r w:rsidR="00B0623C" w:rsidRPr="7D7817A8">
        <w:rPr>
          <w:rFonts w:cs="Times New Roman"/>
        </w:rPr>
        <w:t>employee</w:t>
      </w:r>
      <w:r w:rsidRPr="7D7817A8">
        <w:rPr>
          <w:rFonts w:cs="Times New Roman"/>
        </w:rPr>
        <w:t xml:space="preserve"> terminates the contract voluntarily.</w:t>
      </w:r>
      <w:ins w:id="4913" w:author="Catalina Ipas" w:date="2025-10-02T14:38:00Z">
        <w:r w:rsidR="50AFCCDF" w:rsidRPr="7D7817A8">
          <w:rPr>
            <w:rFonts w:cs="Times New Roman"/>
          </w:rPr>
          <w:t xml:space="preserve"> In addition, </w:t>
        </w:r>
      </w:ins>
      <w:ins w:id="4914" w:author="Catalina Ipas" w:date="2025-10-02T14:39:00Z">
        <w:r w:rsidR="50AFCCDF" w:rsidRPr="7D7817A8">
          <w:rPr>
            <w:rFonts w:cs="Times New Roman"/>
          </w:rPr>
          <w:t>i</w:t>
        </w:r>
        <w:r w:rsidR="50AFCCDF" w:rsidRPr="7D7817A8">
          <w:t xml:space="preserve">f the worker resigns without just cause, </w:t>
        </w:r>
        <w:del w:id="4915" w:author="Megan Ash" w:date="2026-02-09T16:04:00Z" w16du:dateUtc="2026-02-09T21:04:00Z">
          <w:r w:rsidR="50AFCCDF" w:rsidRPr="7D7817A8" w:rsidDel="00D165F5">
            <w:delText>he or she</w:delText>
          </w:r>
        </w:del>
      </w:ins>
      <w:ins w:id="4916" w:author="Megan Ash" w:date="2026-02-09T16:04:00Z" w16du:dateUtc="2026-02-09T21:04:00Z">
        <w:r w:rsidR="00D165F5">
          <w:t>they shall be liable</w:t>
        </w:r>
      </w:ins>
      <w:ins w:id="4917" w:author="Catalina Ipas" w:date="2025-10-02T14:39:00Z">
        <w:r w:rsidR="50AFCCDF" w:rsidRPr="7D7817A8">
          <w:t xml:space="preserve"> </w:t>
        </w:r>
        <w:del w:id="4918" w:author="Megan Ash" w:date="2026-02-09T16:04:00Z" w16du:dateUtc="2026-02-09T21:04:00Z">
          <w:r w:rsidR="50AFCCDF" w:rsidRPr="7D7817A8" w:rsidDel="00D165F5">
            <w:delText>must pay</w:delText>
          </w:r>
        </w:del>
      </w:ins>
      <w:ins w:id="4919" w:author="Megan Ash" w:date="2026-02-09T16:04:00Z" w16du:dateUtc="2026-02-09T21:04:00Z">
        <w:r w:rsidR="00D165F5">
          <w:t>to compensate</w:t>
        </w:r>
      </w:ins>
      <w:ins w:id="4920" w:author="Catalina Ipas" w:date="2025-10-02T14:39:00Z">
        <w:r w:rsidR="50AFCCDF" w:rsidRPr="7D7817A8">
          <w:t xml:space="preserve"> the employer</w:t>
        </w:r>
      </w:ins>
      <w:ins w:id="4921" w:author="Megan Ash" w:date="2026-02-09T16:04:00Z" w16du:dateUtc="2026-02-09T21:04:00Z">
        <w:r w:rsidR="00D165F5">
          <w:t xml:space="preserve"> </w:t>
        </w:r>
      </w:ins>
      <w:ins w:id="4922" w:author="Catalina Ipas" w:date="2025-10-02T14:39:00Z">
        <w:del w:id="4923" w:author="Megan Ash" w:date="2026-02-09T16:04:00Z" w16du:dateUtc="2026-02-09T21:04:00Z">
          <w:r w:rsidR="50AFCCDF" w:rsidRPr="7D7817A8" w:rsidDel="00D165F5">
            <w:delText xml:space="preserve"> compensation </w:delText>
          </w:r>
        </w:del>
        <w:r w:rsidR="50AFCCDF" w:rsidRPr="7D7817A8">
          <w:t xml:space="preserve">for </w:t>
        </w:r>
        <w:del w:id="4924" w:author="Megan Ash" w:date="2026-02-09T16:05:00Z" w16du:dateUtc="2026-02-09T21:05:00Z">
          <w:r w:rsidR="50AFCCDF" w:rsidRPr="7D7817A8" w:rsidDel="00D165F5">
            <w:delText>the</w:delText>
          </w:r>
        </w:del>
      </w:ins>
      <w:ins w:id="4925" w:author="Megan Ash" w:date="2026-02-09T16:05:00Z" w16du:dateUtc="2026-02-09T21:05:00Z">
        <w:r w:rsidR="00D165F5">
          <w:t>any resulting</w:t>
        </w:r>
      </w:ins>
      <w:ins w:id="4926" w:author="Catalina Ipas" w:date="2025-10-02T14:39:00Z">
        <w:r w:rsidR="50AFCCDF" w:rsidRPr="7D7817A8">
          <w:t xml:space="preserve"> damages</w:t>
        </w:r>
      </w:ins>
      <w:ins w:id="4927" w:author="Megan Ash" w:date="2026-02-09T16:05:00Z" w16du:dateUtc="2026-02-09T21:05:00Z">
        <w:r w:rsidR="00D165F5">
          <w:t>,</w:t>
        </w:r>
      </w:ins>
      <w:ins w:id="4928" w:author="Catalina Ipas" w:date="2025-10-02T14:39:00Z">
        <w:r w:rsidR="50AFCCDF" w:rsidRPr="7D7817A8">
          <w:t xml:space="preserve"> </w:t>
        </w:r>
        <w:del w:id="4929" w:author="Megan Ash" w:date="2026-02-09T16:05:00Z" w16du:dateUtc="2026-02-09T21:05:00Z">
          <w:r w:rsidR="50AFCCDF" w:rsidRPr="7D7817A8" w:rsidDel="00D165F5">
            <w:delText xml:space="preserve">caused, </w:delText>
          </w:r>
        </w:del>
        <w:r w:rsidR="50AFCCDF" w:rsidRPr="7D7817A8">
          <w:t xml:space="preserve">as </w:t>
        </w:r>
        <w:del w:id="4930" w:author="Megan Ash" w:date="2026-02-09T16:05:00Z" w16du:dateUtc="2026-02-09T21:05:00Z">
          <w:r w:rsidR="50AFCCDF" w:rsidRPr="7D7817A8" w:rsidDel="00D165F5">
            <w:delText xml:space="preserve">prudently </w:delText>
          </w:r>
        </w:del>
        <w:r w:rsidR="50AFCCDF" w:rsidRPr="7D7817A8">
          <w:t xml:space="preserve">determined by the </w:t>
        </w:r>
        <w:del w:id="4931" w:author="Megan Ash" w:date="2026-02-09T16:05:00Z" w16du:dateUtc="2026-02-09T21:05:00Z">
          <w:r w:rsidR="50AFCCDF" w:rsidRPr="7D7817A8" w:rsidDel="00D165F5">
            <w:delText xml:space="preserve">respective </w:delText>
          </w:r>
        </w:del>
      </w:ins>
      <w:ins w:id="4932" w:author="Megan Ash" w:date="2026-02-09T16:05:00Z" w16du:dateUtc="2026-02-09T21:05:00Z">
        <w:r w:rsidR="00D165F5">
          <w:t xml:space="preserve">competent </w:t>
        </w:r>
      </w:ins>
      <w:ins w:id="4933" w:author="Catalina Ipas" w:date="2025-10-02T14:39:00Z">
        <w:r w:rsidR="50AFCCDF" w:rsidRPr="7D7817A8">
          <w:t xml:space="preserve">Labor Judge, who shall also </w:t>
        </w:r>
        <w:del w:id="4934" w:author="Megan Ash" w:date="2026-02-09T16:05:00Z" w16du:dateUtc="2026-02-09T21:05:00Z">
          <w:r w:rsidR="50AFCCDF" w:rsidRPr="7D7817A8" w:rsidDel="00D165F5">
            <w:delText>determine, considering the circumstances, t</w:delText>
          </w:r>
        </w:del>
      </w:ins>
      <w:ins w:id="4935" w:author="Megan Ash" w:date="2026-02-09T16:05:00Z" w16du:dateUtc="2026-02-09T21:05:00Z">
        <w:r w:rsidR="00D165F5">
          <w:t>set t</w:t>
        </w:r>
      </w:ins>
      <w:ins w:id="4936" w:author="Catalina Ipas" w:date="2025-10-02T14:39:00Z">
        <w:r w:rsidR="50AFCCDF" w:rsidRPr="7D7817A8">
          <w:t>he manner</w:t>
        </w:r>
      </w:ins>
      <w:ins w:id="4937" w:author="Megan Ash" w:date="2026-02-09T16:05:00Z" w16du:dateUtc="2026-02-09T21:05:00Z">
        <w:r w:rsidR="00D165F5">
          <w:t xml:space="preserve"> of payment in accordance with the circumstances.</w:t>
        </w:r>
      </w:ins>
      <w:ins w:id="4938" w:author="Catalina Ipas" w:date="2025-10-02T14:39:00Z">
        <w:r w:rsidR="50AFCCDF" w:rsidRPr="7D7817A8">
          <w:t xml:space="preserve"> </w:t>
        </w:r>
        <w:del w:id="4939" w:author="Megan Ash" w:date="2026-02-09T16:05:00Z" w16du:dateUtc="2026-02-09T21:05:00Z">
          <w:r w:rsidR="50AFCCDF" w:rsidRPr="7D7817A8" w:rsidDel="00D165F5">
            <w:delText xml:space="preserve">in which the worker must make the payment. </w:delText>
          </w:r>
        </w:del>
        <w:del w:id="4940" w:author="Megan Ash" w:date="2026-02-09T16:06:00Z" w16du:dateUtc="2026-02-09T21:06:00Z">
          <w:r w:rsidR="50AFCCDF" w:rsidRPr="7D7817A8" w:rsidDel="00D165F5">
            <w:delText>However,</w:delText>
          </w:r>
        </w:del>
      </w:ins>
      <w:ins w:id="4941" w:author="Megan Ash" w:date="2026-02-09T16:06:00Z" w16du:dateUtc="2026-02-09T21:06:00Z">
        <w:r w:rsidR="00D165F5">
          <w:t>In no case shall</w:t>
        </w:r>
      </w:ins>
      <w:ins w:id="4942" w:author="Catalina Ipas" w:date="2025-10-02T14:39:00Z">
        <w:r w:rsidR="50AFCCDF" w:rsidRPr="7D7817A8">
          <w:t xml:space="preserve"> the amount of </w:t>
        </w:r>
      </w:ins>
      <w:ins w:id="4943" w:author="Megan Ash" w:date="2026-02-09T16:06:00Z" w16du:dateUtc="2026-02-09T21:06:00Z">
        <w:r w:rsidR="00D165F5">
          <w:t xml:space="preserve">such compensation </w:t>
        </w:r>
      </w:ins>
      <w:ins w:id="4944" w:author="Catalina Ipas" w:date="2025-10-02T14:39:00Z">
        <w:del w:id="4945" w:author="Megan Ash" w:date="2026-02-09T16:06:00Z" w16du:dateUtc="2026-02-09T21:06:00Z">
          <w:r w:rsidR="50AFCCDF" w:rsidRPr="7D7817A8" w:rsidDel="00D165F5">
            <w:delText xml:space="preserve">damages may not </w:delText>
          </w:r>
        </w:del>
        <w:r w:rsidR="50AFCCDF" w:rsidRPr="7D7817A8">
          <w:t>exceed the equivalent of thirty (30) days of wages.</w:t>
        </w:r>
      </w:ins>
    </w:p>
    <w:p w14:paraId="5AB590A2" w14:textId="77396634" w:rsidR="6B3DA70A" w:rsidRDefault="6B3DA70A">
      <w:pPr>
        <w:spacing w:after="120" w:line="360" w:lineRule="auto"/>
        <w:jc w:val="both"/>
        <w:rPr>
          <w:rFonts w:eastAsia="Times New Roman" w:cs="Times New Roman"/>
        </w:rPr>
        <w:pPrChange w:id="4946" w:author="Catalina Ipas" w:date="2025-10-02T15:46:00Z">
          <w:pPr/>
        </w:pPrChange>
      </w:pPr>
      <w:ins w:id="4947" w:author="Catalina Ipas" w:date="2025-10-02T15:46:00Z">
        <w:r w:rsidRPr="7D7817A8">
          <w:rPr>
            <w:rFonts w:eastAsia="Times New Roman" w:cs="Times New Roman"/>
          </w:rPr>
          <w:t xml:space="preserve">Severance shall also </w:t>
        </w:r>
      </w:ins>
      <w:ins w:id="4948" w:author="Megan Ash" w:date="2026-02-09T16:20:00Z" w16du:dateUtc="2026-02-09T21:20:00Z">
        <w:r w:rsidR="006D68CC">
          <w:rPr>
            <w:rFonts w:eastAsia="Times New Roman" w:cs="Times New Roman"/>
          </w:rPr>
          <w:t xml:space="preserve">be payable </w:t>
        </w:r>
      </w:ins>
      <w:ins w:id="4949" w:author="Catalina Ipas" w:date="2025-10-02T15:46:00Z">
        <w:del w:id="4950" w:author="Megan Ash" w:date="2026-02-09T16:20:00Z" w16du:dateUtc="2026-02-09T21:20:00Z">
          <w:r w:rsidRPr="7D7817A8" w:rsidDel="006D68CC">
            <w:rPr>
              <w:rFonts w:eastAsia="Times New Roman" w:cs="Times New Roman"/>
            </w:rPr>
            <w:delText xml:space="preserve">apply </w:delText>
          </w:r>
        </w:del>
        <w:r w:rsidRPr="7D7817A8">
          <w:rPr>
            <w:rFonts w:eastAsia="Times New Roman" w:cs="Times New Roman"/>
          </w:rPr>
          <w:t xml:space="preserve">when the employer liquidates or ceases operations, whether voluntarily or </w:t>
        </w:r>
        <w:del w:id="4951" w:author="Megan Ash" w:date="2026-02-09T16:20:00Z" w16du:dateUtc="2026-02-09T21:20:00Z">
          <w:r w:rsidRPr="7D7817A8" w:rsidDel="006D68CC">
            <w:rPr>
              <w:rFonts w:eastAsia="Times New Roman" w:cs="Times New Roman"/>
            </w:rPr>
            <w:delText>not</w:delText>
          </w:r>
        </w:del>
      </w:ins>
      <w:ins w:id="4952" w:author="Megan Ash" w:date="2026-02-09T16:20:00Z" w16du:dateUtc="2026-02-09T21:20:00Z">
        <w:r w:rsidR="006D68CC">
          <w:rPr>
            <w:rFonts w:eastAsia="Times New Roman" w:cs="Times New Roman"/>
          </w:rPr>
          <w:t>involuntarily</w:t>
        </w:r>
      </w:ins>
      <w:ins w:id="4953" w:author="Catalina Ipas" w:date="2025-10-02T15:46:00Z">
        <w:r w:rsidRPr="7D7817A8">
          <w:rPr>
            <w:rFonts w:eastAsia="Times New Roman" w:cs="Times New Roman"/>
          </w:rPr>
          <w:t xml:space="preserve">. In cases of insolvency, bankruptcy, receivership, attachment, succession, or other similar situations, </w:t>
        </w:r>
        <w:del w:id="4954" w:author="Megan Ash" w:date="2026-02-09T16:21:00Z" w16du:dateUtc="2026-02-09T21:21:00Z">
          <w:r w:rsidRPr="7D7817A8" w:rsidDel="00202CCD">
            <w:rPr>
              <w:rFonts w:eastAsia="Times New Roman" w:cs="Times New Roman"/>
            </w:rPr>
            <w:delText xml:space="preserve">the </w:delText>
          </w:r>
        </w:del>
        <w:r w:rsidRPr="7D7817A8">
          <w:rPr>
            <w:rFonts w:eastAsia="Times New Roman" w:cs="Times New Roman"/>
          </w:rPr>
          <w:t xml:space="preserve">workers’ claims </w:t>
        </w:r>
      </w:ins>
      <w:ins w:id="4955" w:author="Megan Ash" w:date="2026-02-09T16:21:00Z" w16du:dateUtc="2026-02-09T21:21:00Z">
        <w:r w:rsidR="00202CCD">
          <w:rPr>
            <w:rFonts w:eastAsia="Times New Roman" w:cs="Times New Roman"/>
          </w:rPr>
          <w:t xml:space="preserve">arising </w:t>
        </w:r>
      </w:ins>
      <w:ins w:id="4956" w:author="Catalina Ipas" w:date="2025-10-02T15:46:00Z">
        <w:r w:rsidRPr="7D7817A8">
          <w:rPr>
            <w:rFonts w:eastAsia="Times New Roman" w:cs="Times New Roman"/>
          </w:rPr>
          <w:t xml:space="preserve">under these provisions shall enjoy a </w:t>
        </w:r>
      </w:ins>
      <w:ins w:id="4957" w:author="Megan Ash" w:date="2026-02-09T16:22:00Z" w16du:dateUtc="2026-02-09T21:22:00Z">
        <w:r w:rsidR="00130CD5">
          <w:rPr>
            <w:rFonts w:eastAsia="Times New Roman" w:cs="Times New Roman"/>
          </w:rPr>
          <w:t>s</w:t>
        </w:r>
      </w:ins>
      <w:ins w:id="4958" w:author="Catalina Ipas" w:date="2025-10-02T15:46:00Z">
        <w:del w:id="4959" w:author="Megan Ash" w:date="2026-02-09T16:21:00Z" w16du:dateUtc="2026-02-09T21:21:00Z">
          <w:r w:rsidRPr="7D7817A8" w:rsidDel="00130CD5">
            <w:rPr>
              <w:rFonts w:eastAsia="Times New Roman" w:cs="Times New Roman"/>
            </w:rPr>
            <w:delText>very s</w:delText>
          </w:r>
        </w:del>
        <w:r w:rsidRPr="7D7817A8">
          <w:rPr>
            <w:rFonts w:eastAsia="Times New Roman" w:cs="Times New Roman"/>
          </w:rPr>
          <w:t xml:space="preserve">pecial </w:t>
        </w:r>
        <w:del w:id="4960" w:author="Megan Ash" w:date="2026-02-09T16:21:00Z" w16du:dateUtc="2026-02-09T21:21:00Z">
          <w:r w:rsidRPr="7D7817A8" w:rsidDel="00130CD5">
            <w:rPr>
              <w:rFonts w:eastAsia="Times New Roman" w:cs="Times New Roman"/>
            </w:rPr>
            <w:delText>privilege</w:delText>
          </w:r>
        </w:del>
      </w:ins>
      <w:ins w:id="4961" w:author="Megan Ash" w:date="2026-02-09T16:21:00Z" w16du:dateUtc="2026-02-09T21:21:00Z">
        <w:r w:rsidR="00130CD5">
          <w:rPr>
            <w:rFonts w:eastAsia="Times New Roman" w:cs="Times New Roman"/>
          </w:rPr>
          <w:t>priority</w:t>
        </w:r>
      </w:ins>
      <w:ins w:id="4962" w:author="Catalina Ipas" w:date="2025-10-02T15:46:00Z">
        <w:r w:rsidRPr="7D7817A8">
          <w:rPr>
            <w:rFonts w:eastAsia="Times New Roman" w:cs="Times New Roman"/>
          </w:rPr>
          <w:t xml:space="preserve"> over all other creditors of the estate, except for alimentary (support) obligations. The trustee, custodian, executor, or administrator shall be required to pay such claims within thirty (30) days </w:t>
        </w:r>
      </w:ins>
      <w:ins w:id="4963" w:author="Megan Ash" w:date="2026-02-09T16:24:00Z" w16du:dateUtc="2026-02-09T21:24:00Z">
        <w:r w:rsidR="00D0103D">
          <w:rPr>
            <w:rFonts w:eastAsia="Times New Roman" w:cs="Times New Roman"/>
          </w:rPr>
          <w:t xml:space="preserve">after </w:t>
        </w:r>
        <w:r w:rsidR="009159CF">
          <w:rPr>
            <w:rFonts w:eastAsia="Times New Roman" w:cs="Times New Roman"/>
          </w:rPr>
          <w:t xml:space="preserve">those claims are formally recognized either by the trustee, custodian, or administrator </w:t>
        </w:r>
      </w:ins>
      <w:ins w:id="4964" w:author="Catalina Ipas" w:date="2025-10-02T15:46:00Z">
        <w:del w:id="4965" w:author="Megan Ash" w:date="2026-02-09T16:24:00Z" w16du:dateUtc="2026-02-09T21:24:00Z">
          <w:r w:rsidRPr="7D7817A8" w:rsidDel="009159CF">
            <w:rPr>
              <w:rFonts w:eastAsia="Times New Roman" w:cs="Times New Roman"/>
            </w:rPr>
            <w:delText xml:space="preserve">following the formal recognition made by </w:delText>
          </w:r>
        </w:del>
        <w:r w:rsidRPr="7D7817A8">
          <w:rPr>
            <w:rFonts w:eastAsia="Times New Roman" w:cs="Times New Roman"/>
          </w:rPr>
          <w:t>them</w:t>
        </w:r>
      </w:ins>
      <w:ins w:id="4966" w:author="Megan Ash" w:date="2026-02-09T16:25:00Z" w16du:dateUtc="2026-02-09T21:25:00Z">
        <w:r w:rsidR="009159CF">
          <w:rPr>
            <w:rFonts w:eastAsia="Times New Roman" w:cs="Times New Roman"/>
          </w:rPr>
          <w:t>selves</w:t>
        </w:r>
      </w:ins>
      <w:ins w:id="4967" w:author="Catalina Ipas" w:date="2025-10-02T15:46:00Z">
        <w:r w:rsidRPr="7D7817A8">
          <w:rPr>
            <w:rFonts w:eastAsia="Times New Roman" w:cs="Times New Roman"/>
          </w:rPr>
          <w:t xml:space="preserve"> or by the Labor Courts of said claims, or at the time when funds become available if none exist at the expiration of such period (Article 126).</w:t>
        </w:r>
      </w:ins>
    </w:p>
    <w:p w14:paraId="1984D906" w14:textId="5E69CE98" w:rsidR="00527FAB" w:rsidRPr="00C17238" w:rsidRDefault="00527FAB" w:rsidP="005C411A">
      <w:pPr>
        <w:pStyle w:val="Heading2"/>
        <w:numPr>
          <w:ilvl w:val="1"/>
          <w:numId w:val="265"/>
        </w:numPr>
      </w:pPr>
      <w:bookmarkStart w:id="4968" w:name="_Toc180139390"/>
      <w:bookmarkStart w:id="4969" w:name="_Toc180456643"/>
      <w:bookmarkStart w:id="4970" w:name="_Toc182400622"/>
      <w:bookmarkStart w:id="4971" w:name="_Toc182401291"/>
      <w:bookmarkStart w:id="4972" w:name="_Toc184693728"/>
      <w:bookmarkStart w:id="4973" w:name="_Toc184694174"/>
      <w:bookmarkStart w:id="4974" w:name="_Toc184694620"/>
      <w:bookmarkStart w:id="4975" w:name="_Toc184727500"/>
      <w:bookmarkStart w:id="4976" w:name="_Toc184728652"/>
      <w:bookmarkStart w:id="4977" w:name="_Toc184729098"/>
      <w:bookmarkStart w:id="4978" w:name="_Toc184729711"/>
      <w:bookmarkStart w:id="4979" w:name="_Toc184734728"/>
      <w:bookmarkStart w:id="4980" w:name="_Toc184735179"/>
      <w:bookmarkStart w:id="4981" w:name="_Toc184735630"/>
      <w:bookmarkStart w:id="4982" w:name="_Toc184736079"/>
      <w:bookmarkStart w:id="4983" w:name="_Toc184736521"/>
      <w:bookmarkStart w:id="4984" w:name="_Toc184741949"/>
      <w:bookmarkStart w:id="4985" w:name="_Toc184783503"/>
      <w:bookmarkStart w:id="4986" w:name="_Toc184783880"/>
      <w:bookmarkStart w:id="4987" w:name="_Toc184784257"/>
      <w:bookmarkStart w:id="4988" w:name="_Toc184805915"/>
      <w:bookmarkStart w:id="4989" w:name="_Toc184806300"/>
      <w:bookmarkStart w:id="4990" w:name="_Toc184806838"/>
      <w:bookmarkStart w:id="4991" w:name="_Toc180139391"/>
      <w:bookmarkStart w:id="4992" w:name="_Toc180456644"/>
      <w:bookmarkStart w:id="4993" w:name="_Toc182400623"/>
      <w:bookmarkStart w:id="4994" w:name="_Toc182401292"/>
      <w:bookmarkStart w:id="4995" w:name="_Toc184693729"/>
      <w:bookmarkStart w:id="4996" w:name="_Toc184694175"/>
      <w:bookmarkStart w:id="4997" w:name="_Toc184694621"/>
      <w:bookmarkStart w:id="4998" w:name="_Toc184727501"/>
      <w:bookmarkStart w:id="4999" w:name="_Toc184728653"/>
      <w:bookmarkStart w:id="5000" w:name="_Toc184729099"/>
      <w:bookmarkStart w:id="5001" w:name="_Toc184729712"/>
      <w:bookmarkStart w:id="5002" w:name="_Toc184734729"/>
      <w:bookmarkStart w:id="5003" w:name="_Toc184735180"/>
      <w:bookmarkStart w:id="5004" w:name="_Toc184735631"/>
      <w:bookmarkStart w:id="5005" w:name="_Toc184736080"/>
      <w:bookmarkStart w:id="5006" w:name="_Toc184736522"/>
      <w:bookmarkStart w:id="5007" w:name="_Toc184741950"/>
      <w:bookmarkStart w:id="5008" w:name="_Toc184783504"/>
      <w:bookmarkStart w:id="5009" w:name="_Toc184783881"/>
      <w:bookmarkStart w:id="5010" w:name="_Toc184784258"/>
      <w:bookmarkStart w:id="5011" w:name="_Toc184805916"/>
      <w:bookmarkStart w:id="5012" w:name="_Toc184806301"/>
      <w:bookmarkStart w:id="5013" w:name="_Toc184806839"/>
      <w:bookmarkStart w:id="5014" w:name="_Toc180139392"/>
      <w:bookmarkStart w:id="5015" w:name="_Toc180456645"/>
      <w:bookmarkStart w:id="5016" w:name="_Toc182400624"/>
      <w:bookmarkStart w:id="5017" w:name="_Toc182401293"/>
      <w:bookmarkStart w:id="5018" w:name="_Toc184693730"/>
      <w:bookmarkStart w:id="5019" w:name="_Toc184694176"/>
      <w:bookmarkStart w:id="5020" w:name="_Toc184694622"/>
      <w:bookmarkStart w:id="5021" w:name="_Toc184727502"/>
      <w:bookmarkStart w:id="5022" w:name="_Toc184728654"/>
      <w:bookmarkStart w:id="5023" w:name="_Toc184729100"/>
      <w:bookmarkStart w:id="5024" w:name="_Toc184729713"/>
      <w:bookmarkStart w:id="5025" w:name="_Toc184734730"/>
      <w:bookmarkStart w:id="5026" w:name="_Toc184735181"/>
      <w:bookmarkStart w:id="5027" w:name="_Toc184735632"/>
      <w:bookmarkStart w:id="5028" w:name="_Toc184736081"/>
      <w:bookmarkStart w:id="5029" w:name="_Toc184736523"/>
      <w:bookmarkStart w:id="5030" w:name="_Toc184741951"/>
      <w:bookmarkStart w:id="5031" w:name="_Toc184783505"/>
      <w:bookmarkStart w:id="5032" w:name="_Toc184783882"/>
      <w:bookmarkStart w:id="5033" w:name="_Toc184784259"/>
      <w:bookmarkStart w:id="5034" w:name="_Toc184805917"/>
      <w:bookmarkStart w:id="5035" w:name="_Toc184806302"/>
      <w:bookmarkStart w:id="5036" w:name="_Toc184806840"/>
      <w:bookmarkStart w:id="5037" w:name="_Toc180139393"/>
      <w:bookmarkStart w:id="5038" w:name="_Toc180456646"/>
      <w:bookmarkStart w:id="5039" w:name="_Toc182400625"/>
      <w:bookmarkStart w:id="5040" w:name="_Toc182401294"/>
      <w:bookmarkStart w:id="5041" w:name="_Toc184693731"/>
      <w:bookmarkStart w:id="5042" w:name="_Toc184694177"/>
      <w:bookmarkStart w:id="5043" w:name="_Toc184694623"/>
      <w:bookmarkStart w:id="5044" w:name="_Toc184727503"/>
      <w:bookmarkStart w:id="5045" w:name="_Toc184728655"/>
      <w:bookmarkStart w:id="5046" w:name="_Toc184729101"/>
      <w:bookmarkStart w:id="5047" w:name="_Toc184729714"/>
      <w:bookmarkStart w:id="5048" w:name="_Toc184734731"/>
      <w:bookmarkStart w:id="5049" w:name="_Toc184735182"/>
      <w:bookmarkStart w:id="5050" w:name="_Toc184735633"/>
      <w:bookmarkStart w:id="5051" w:name="_Toc184736082"/>
      <w:bookmarkStart w:id="5052" w:name="_Toc184736524"/>
      <w:bookmarkStart w:id="5053" w:name="_Toc184741952"/>
      <w:bookmarkStart w:id="5054" w:name="_Toc184783506"/>
      <w:bookmarkStart w:id="5055" w:name="_Toc184783883"/>
      <w:bookmarkStart w:id="5056" w:name="_Toc184784260"/>
      <w:bookmarkStart w:id="5057" w:name="_Toc184805918"/>
      <w:bookmarkStart w:id="5058" w:name="_Toc184806303"/>
      <w:bookmarkStart w:id="5059" w:name="_Toc184806841"/>
      <w:bookmarkStart w:id="5060" w:name="_Toc180139394"/>
      <w:bookmarkStart w:id="5061" w:name="_Toc180456647"/>
      <w:bookmarkStart w:id="5062" w:name="_Toc182400626"/>
      <w:bookmarkStart w:id="5063" w:name="_Toc182401295"/>
      <w:bookmarkStart w:id="5064" w:name="_Toc184693732"/>
      <w:bookmarkStart w:id="5065" w:name="_Toc184694178"/>
      <w:bookmarkStart w:id="5066" w:name="_Toc184694624"/>
      <w:bookmarkStart w:id="5067" w:name="_Toc184727504"/>
      <w:bookmarkStart w:id="5068" w:name="_Toc184728656"/>
      <w:bookmarkStart w:id="5069" w:name="_Toc184729102"/>
      <w:bookmarkStart w:id="5070" w:name="_Toc184729715"/>
      <w:bookmarkStart w:id="5071" w:name="_Toc184734732"/>
      <w:bookmarkStart w:id="5072" w:name="_Toc184735183"/>
      <w:bookmarkStart w:id="5073" w:name="_Toc184735634"/>
      <w:bookmarkStart w:id="5074" w:name="_Toc184736083"/>
      <w:bookmarkStart w:id="5075" w:name="_Toc184736525"/>
      <w:bookmarkStart w:id="5076" w:name="_Toc184741953"/>
      <w:bookmarkStart w:id="5077" w:name="_Toc184783507"/>
      <w:bookmarkStart w:id="5078" w:name="_Toc184783884"/>
      <w:bookmarkStart w:id="5079" w:name="_Toc184784261"/>
      <w:bookmarkStart w:id="5080" w:name="_Toc184805919"/>
      <w:bookmarkStart w:id="5081" w:name="_Toc184806304"/>
      <w:bookmarkStart w:id="5082" w:name="_Toc184806842"/>
      <w:bookmarkStart w:id="5083" w:name="_Toc22275467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r w:rsidRPr="00C17238">
        <w:t>Record Keeping for Personnel</w:t>
      </w:r>
      <w:bookmarkEnd w:id="5083"/>
    </w:p>
    <w:p w14:paraId="18867819" w14:textId="798254C7"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requires that all documentation related to the solicitation, hiring, review and termination of employees be retained in secure personnel folders. These folders should </w:t>
      </w:r>
      <w:ins w:id="5084" w:author="Megan Ash" w:date="2026-02-09T16:26:00Z" w16du:dateUtc="2026-02-09T21:26:00Z">
        <w:r w:rsidR="007561D2">
          <w:rPr>
            <w:rFonts w:cs="Times New Roman"/>
          </w:rPr>
          <w:t xml:space="preserve">contain </w:t>
        </w:r>
      </w:ins>
      <w:r w:rsidRPr="00C17238">
        <w:rPr>
          <w:rFonts w:cs="Times New Roman"/>
        </w:rPr>
        <w:t xml:space="preserve">all reprimands, </w:t>
      </w:r>
      <w:r w:rsidR="002C154B" w:rsidRPr="00C17238">
        <w:rPr>
          <w:rFonts w:cs="Times New Roman"/>
        </w:rPr>
        <w:t>warnings,</w:t>
      </w:r>
      <w:r w:rsidRPr="00C17238">
        <w:rPr>
          <w:rFonts w:cs="Times New Roman"/>
        </w:rPr>
        <w:t xml:space="preserve"> and suspensions </w:t>
      </w:r>
      <w:del w:id="5085" w:author="Megan Ash" w:date="2026-02-09T16:26:00Z" w16du:dateUtc="2026-02-09T21:26:00Z">
        <w:r w:rsidRPr="00C17238" w:rsidDel="00F6557B">
          <w:rPr>
            <w:rFonts w:cs="Times New Roman"/>
          </w:rPr>
          <w:delText xml:space="preserve">of each </w:delText>
        </w:r>
      </w:del>
      <w:r w:rsidRPr="00C17238">
        <w:rPr>
          <w:rFonts w:cs="Times New Roman"/>
        </w:rPr>
        <w:t xml:space="preserve">for each employee with dates and reasons. Any required documents/provisions from the donor should also be included in the personnel record. Individual personnel folders/files should be maintained for all employees. All information provided by the employee is, and remains, confidential, and the documents in his/her file may not in any way be accessed by unauthorized personnel. </w:t>
      </w:r>
    </w:p>
    <w:p w14:paraId="79BA2468" w14:textId="3CE23FD2" w:rsidR="00527FAB" w:rsidRPr="00C17238" w:rsidRDefault="00527FAB" w:rsidP="00527FAB">
      <w:pPr>
        <w:spacing w:after="120" w:line="360" w:lineRule="auto"/>
        <w:jc w:val="both"/>
        <w:rPr>
          <w:rFonts w:cs="Times New Roman"/>
        </w:rPr>
      </w:pPr>
      <w:r w:rsidRPr="00C17238">
        <w:rPr>
          <w:rFonts w:cs="Times New Roman"/>
        </w:rPr>
        <w:t xml:space="preserve">For each Partners </w:t>
      </w:r>
      <w:r w:rsidR="00B8238B">
        <w:rPr>
          <w:rFonts w:cs="Times New Roman"/>
        </w:rPr>
        <w:t>Honduras</w:t>
      </w:r>
      <w:r w:rsidRPr="00C17238">
        <w:rPr>
          <w:rFonts w:cs="Times New Roman"/>
        </w:rPr>
        <w:t xml:space="preserve"> staff member</w:t>
      </w:r>
      <w:ins w:id="5086" w:author="Megan Ash" w:date="2026-02-09T16:27:00Z" w16du:dateUtc="2026-02-09T21:27:00Z">
        <w:r w:rsidR="003D2F50">
          <w:rPr>
            <w:rFonts w:cs="Times New Roman"/>
          </w:rPr>
          <w:t>,</w:t>
        </w:r>
      </w:ins>
      <w:r w:rsidRPr="00C17238">
        <w:rPr>
          <w:rFonts w:cs="Times New Roman"/>
        </w:rPr>
        <w:t xml:space="preserve"> there will be an individual file which will include:</w:t>
      </w:r>
    </w:p>
    <w:p w14:paraId="75139500" w14:textId="03A908DB" w:rsidR="00527FAB" w:rsidRPr="00C17238" w:rsidRDefault="00527FAB" w:rsidP="00527FAB">
      <w:pPr>
        <w:spacing w:after="120" w:line="360" w:lineRule="auto"/>
        <w:ind w:firstLine="720"/>
        <w:jc w:val="both"/>
        <w:rPr>
          <w:rFonts w:cs="Times New Roman"/>
        </w:rPr>
      </w:pPr>
      <w:r w:rsidRPr="00C17238">
        <w:rPr>
          <w:rFonts w:cs="Times New Roman"/>
        </w:rPr>
        <w:t xml:space="preserve">1) The </w:t>
      </w:r>
      <w:r w:rsidR="008E749F">
        <w:rPr>
          <w:rFonts w:cs="Times New Roman"/>
        </w:rPr>
        <w:t>CV</w:t>
      </w:r>
      <w:r w:rsidRPr="00C17238">
        <w:rPr>
          <w:rFonts w:cs="Times New Roman"/>
        </w:rPr>
        <w:t>;</w:t>
      </w:r>
    </w:p>
    <w:p w14:paraId="0B481E82" w14:textId="77777777" w:rsidR="00527FAB" w:rsidRPr="00C17238" w:rsidRDefault="00527FAB" w:rsidP="00527FAB">
      <w:pPr>
        <w:spacing w:after="120" w:line="360" w:lineRule="auto"/>
        <w:ind w:firstLine="720"/>
        <w:jc w:val="both"/>
        <w:rPr>
          <w:rFonts w:cs="Times New Roman"/>
        </w:rPr>
      </w:pPr>
      <w:r w:rsidRPr="00C17238">
        <w:rPr>
          <w:rFonts w:cs="Times New Roman"/>
        </w:rPr>
        <w:t>2) A copy of the certificates and diplomas mentioned in the CV;</w:t>
      </w:r>
    </w:p>
    <w:p w14:paraId="68C71E4A" w14:textId="159F1083" w:rsidR="00527FAB" w:rsidRPr="00C17238" w:rsidRDefault="00527FAB" w:rsidP="00527FAB">
      <w:pPr>
        <w:spacing w:after="120" w:line="360" w:lineRule="auto"/>
        <w:ind w:firstLine="720"/>
        <w:jc w:val="both"/>
        <w:rPr>
          <w:rFonts w:cs="Times New Roman"/>
        </w:rPr>
      </w:pPr>
      <w:r w:rsidRPr="00C17238">
        <w:rPr>
          <w:rFonts w:cs="Times New Roman"/>
        </w:rPr>
        <w:t xml:space="preserve">3) </w:t>
      </w:r>
      <w:del w:id="5087" w:author="Megan Ash" w:date="2026-02-09T16:28:00Z" w16du:dateUtc="2026-02-09T21:28:00Z">
        <w:r w:rsidRPr="00C17238" w:rsidDel="00B03207">
          <w:rPr>
            <w:rFonts w:cs="Times New Roman"/>
          </w:rPr>
          <w:delText>The job application form;</w:delText>
        </w:r>
      </w:del>
      <w:ins w:id="5088" w:author="Megan Ash" w:date="2026-02-09T16:28:00Z" w16du:dateUtc="2026-02-09T21:28:00Z">
        <w:r w:rsidR="00B03207">
          <w:rPr>
            <w:rFonts w:cs="Times New Roman"/>
          </w:rPr>
          <w:t xml:space="preserve">A </w:t>
        </w:r>
        <w:r w:rsidR="00DF7FE8">
          <w:rPr>
            <w:rFonts w:cs="Times New Roman"/>
          </w:rPr>
          <w:t xml:space="preserve">documentation package with all files </w:t>
        </w:r>
        <w:r w:rsidR="00706D4F">
          <w:rPr>
            <w:rFonts w:cs="Times New Roman"/>
          </w:rPr>
          <w:t>related to the recrui</w:t>
        </w:r>
      </w:ins>
      <w:ins w:id="5089" w:author="Megan Ash" w:date="2026-02-09T16:29:00Z" w16du:dateUtc="2026-02-09T21:29:00Z">
        <w:r w:rsidR="00706D4F">
          <w:rPr>
            <w:rFonts w:cs="Times New Roman"/>
          </w:rPr>
          <w:t>tment process;</w:t>
        </w:r>
      </w:ins>
    </w:p>
    <w:p w14:paraId="39E1FE82" w14:textId="77777777" w:rsidR="00527FAB" w:rsidRPr="00C17238" w:rsidRDefault="00527FAB" w:rsidP="00527FAB">
      <w:pPr>
        <w:spacing w:after="120" w:line="360" w:lineRule="auto"/>
        <w:ind w:firstLine="720"/>
        <w:jc w:val="both"/>
        <w:rPr>
          <w:rFonts w:cs="Times New Roman"/>
        </w:rPr>
      </w:pPr>
      <w:r w:rsidRPr="00C17238">
        <w:rPr>
          <w:rFonts w:cs="Times New Roman"/>
        </w:rPr>
        <w:t>4) The employment contract;</w:t>
      </w:r>
    </w:p>
    <w:p w14:paraId="2DEDA435" w14:textId="77777777" w:rsidR="00527FAB" w:rsidRPr="00C17238" w:rsidRDefault="00527FAB" w:rsidP="00527FAB">
      <w:pPr>
        <w:spacing w:after="120" w:line="360" w:lineRule="auto"/>
        <w:ind w:firstLine="720"/>
        <w:jc w:val="both"/>
        <w:rPr>
          <w:rFonts w:cs="Times New Roman"/>
        </w:rPr>
      </w:pPr>
      <w:r w:rsidRPr="00C17238">
        <w:rPr>
          <w:rFonts w:cs="Times New Roman"/>
        </w:rPr>
        <w:t>5) The job description;</w:t>
      </w:r>
    </w:p>
    <w:p w14:paraId="10C15D13" w14:textId="77777777" w:rsidR="00527FAB" w:rsidRPr="00C17238" w:rsidRDefault="00527FAB" w:rsidP="00527FAB">
      <w:pPr>
        <w:spacing w:after="120" w:line="360" w:lineRule="auto"/>
        <w:ind w:firstLine="720"/>
        <w:jc w:val="both"/>
        <w:rPr>
          <w:rFonts w:cs="Times New Roman"/>
        </w:rPr>
      </w:pPr>
      <w:r w:rsidRPr="00C17238">
        <w:rPr>
          <w:rFonts w:cs="Times New Roman"/>
        </w:rPr>
        <w:t>6) Any documentation indicating a salary increase;</w:t>
      </w:r>
    </w:p>
    <w:p w14:paraId="651C50E1" w14:textId="77777777" w:rsidR="00527FAB" w:rsidRPr="00C17238" w:rsidRDefault="00527FAB" w:rsidP="00527FAB">
      <w:pPr>
        <w:spacing w:after="120" w:line="360" w:lineRule="auto"/>
        <w:ind w:firstLine="720"/>
        <w:jc w:val="both"/>
        <w:rPr>
          <w:rFonts w:cs="Times New Roman"/>
        </w:rPr>
      </w:pPr>
      <w:r w:rsidRPr="00C17238">
        <w:rPr>
          <w:rFonts w:cs="Times New Roman"/>
        </w:rPr>
        <w:t>7) The Employee Evaluation Forms;</w:t>
      </w:r>
    </w:p>
    <w:p w14:paraId="0A57C3AC" w14:textId="502A3453" w:rsidR="00527FAB" w:rsidRPr="00C17238" w:rsidRDefault="00527FAB" w:rsidP="00527FAB">
      <w:pPr>
        <w:spacing w:after="120" w:line="360" w:lineRule="auto"/>
        <w:ind w:firstLine="720"/>
        <w:jc w:val="both"/>
        <w:rPr>
          <w:rFonts w:cs="Times New Roman"/>
        </w:rPr>
      </w:pPr>
      <w:r w:rsidRPr="00C17238">
        <w:rPr>
          <w:rFonts w:cs="Times New Roman"/>
        </w:rPr>
        <w:t xml:space="preserve">8) Any document relating to a change in position, </w:t>
      </w:r>
      <w:r w:rsidR="002C154B" w:rsidRPr="00C17238">
        <w:rPr>
          <w:rFonts w:cs="Times New Roman"/>
        </w:rPr>
        <w:t>transfer,</w:t>
      </w:r>
      <w:r w:rsidRPr="00C17238">
        <w:rPr>
          <w:rFonts w:cs="Times New Roman"/>
        </w:rPr>
        <w:t xml:space="preserve"> or promotion;</w:t>
      </w:r>
    </w:p>
    <w:p w14:paraId="63FA6198" w14:textId="77777777" w:rsidR="00527FAB" w:rsidRPr="00C17238" w:rsidRDefault="00527FAB" w:rsidP="00527FAB">
      <w:pPr>
        <w:spacing w:after="120" w:line="360" w:lineRule="auto"/>
        <w:ind w:firstLine="720"/>
        <w:jc w:val="both"/>
        <w:rPr>
          <w:rFonts w:cs="Times New Roman"/>
        </w:rPr>
      </w:pPr>
      <w:r w:rsidRPr="00C17238">
        <w:rPr>
          <w:rFonts w:cs="Times New Roman"/>
        </w:rPr>
        <w:t>9) Any offer letters or warning letters; and</w:t>
      </w:r>
    </w:p>
    <w:p w14:paraId="177EE255" w14:textId="77777777" w:rsidR="00527FAB" w:rsidRPr="00C17238" w:rsidRDefault="00527FAB" w:rsidP="00527FAB">
      <w:pPr>
        <w:spacing w:after="120" w:line="360" w:lineRule="auto"/>
        <w:ind w:firstLine="720"/>
        <w:jc w:val="both"/>
        <w:rPr>
          <w:rFonts w:cs="Times New Roman"/>
        </w:rPr>
      </w:pPr>
      <w:r w:rsidRPr="00C17238">
        <w:rPr>
          <w:rFonts w:cs="Times New Roman"/>
        </w:rPr>
        <w:t>10) Record of paid leave or any other special leave requested and obtained</w:t>
      </w:r>
    </w:p>
    <w:p w14:paraId="79BD8FBF" w14:textId="77777777" w:rsidR="00527FAB" w:rsidRPr="00C17238" w:rsidRDefault="00527FAB" w:rsidP="00527FAB">
      <w:pPr>
        <w:spacing w:after="120" w:line="360" w:lineRule="auto"/>
        <w:ind w:firstLine="720"/>
        <w:jc w:val="both"/>
        <w:rPr>
          <w:rFonts w:cs="Times New Roman"/>
        </w:rPr>
      </w:pPr>
      <w:r w:rsidRPr="00C17238">
        <w:rPr>
          <w:rFonts w:cs="Times New Roman"/>
        </w:rPr>
        <w:t>11) All documents related to:</w:t>
      </w:r>
    </w:p>
    <w:p w14:paraId="78408D6A" w14:textId="77777777" w:rsidR="00527FAB" w:rsidRPr="00C17238" w:rsidRDefault="00527FAB" w:rsidP="00527FAB">
      <w:pPr>
        <w:spacing w:after="120" w:line="360" w:lineRule="auto"/>
        <w:ind w:left="720" w:firstLine="720"/>
        <w:jc w:val="both"/>
        <w:rPr>
          <w:rFonts w:cs="Times New Roman"/>
        </w:rPr>
      </w:pPr>
      <w:r w:rsidRPr="00C17238">
        <w:rPr>
          <w:rFonts w:cs="Times New Roman"/>
        </w:rPr>
        <w:t>a) Resignation</w:t>
      </w:r>
    </w:p>
    <w:p w14:paraId="5F7E2599" w14:textId="77777777" w:rsidR="00527FAB" w:rsidRPr="00C17238" w:rsidRDefault="00527FAB" w:rsidP="00527FAB">
      <w:pPr>
        <w:spacing w:after="120" w:line="360" w:lineRule="auto"/>
        <w:ind w:left="720" w:firstLine="720"/>
        <w:jc w:val="both"/>
        <w:rPr>
          <w:rFonts w:cs="Times New Roman"/>
        </w:rPr>
      </w:pPr>
      <w:r w:rsidRPr="00C17238">
        <w:rPr>
          <w:rFonts w:cs="Times New Roman"/>
        </w:rPr>
        <w:t>b) Revocation</w:t>
      </w:r>
    </w:p>
    <w:p w14:paraId="057555CC" w14:textId="77777777" w:rsidR="00527FAB" w:rsidRPr="00C17238" w:rsidRDefault="00527FAB" w:rsidP="00527FAB">
      <w:pPr>
        <w:spacing w:after="120" w:line="360" w:lineRule="auto"/>
        <w:ind w:left="720" w:firstLine="720"/>
        <w:jc w:val="both"/>
        <w:rPr>
          <w:rFonts w:cs="Times New Roman"/>
        </w:rPr>
      </w:pPr>
      <w:r w:rsidRPr="00C17238">
        <w:rPr>
          <w:rFonts w:cs="Times New Roman"/>
        </w:rPr>
        <w:t>c) Lay-off</w:t>
      </w:r>
    </w:p>
    <w:p w14:paraId="01692637" w14:textId="77777777" w:rsidR="00527FAB" w:rsidRPr="00C17238" w:rsidRDefault="00527FAB" w:rsidP="00527FAB">
      <w:pPr>
        <w:spacing w:after="120" w:line="360" w:lineRule="auto"/>
        <w:ind w:left="720" w:firstLine="720"/>
        <w:jc w:val="both"/>
        <w:rPr>
          <w:rFonts w:cs="Times New Roman"/>
        </w:rPr>
      </w:pPr>
      <w:r w:rsidRPr="00C17238">
        <w:rPr>
          <w:rFonts w:cs="Times New Roman"/>
        </w:rPr>
        <w:t>d) Other causes of separation.</w:t>
      </w:r>
    </w:p>
    <w:p w14:paraId="39EBBAD0" w14:textId="1B88CEB3" w:rsidR="00527FAB" w:rsidRPr="00C17238" w:rsidRDefault="00527FAB" w:rsidP="00527FAB">
      <w:pPr>
        <w:spacing w:after="120"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reserves the right to verify the authenticity of any document submitted by the </w:t>
      </w:r>
      <w:r w:rsidR="001C558F">
        <w:rPr>
          <w:rFonts w:cs="Times New Roman"/>
        </w:rPr>
        <w:t>e</w:t>
      </w:r>
      <w:r w:rsidRPr="00C17238">
        <w:rPr>
          <w:rFonts w:cs="Times New Roman"/>
        </w:rPr>
        <w:t>mployee.</w:t>
      </w:r>
      <w:r w:rsidR="0039799C">
        <w:rPr>
          <w:rFonts w:cs="Times New Roman"/>
        </w:rPr>
        <w:t xml:space="preserve"> </w:t>
      </w:r>
      <w:r w:rsidR="008359EC">
        <w:rPr>
          <w:rFonts w:cs="Times New Roman"/>
        </w:rPr>
        <w:t xml:space="preserve">All HR folders must be saved on SharePoint, and in accordance with </w:t>
      </w:r>
      <w:hyperlink r:id="rId90" w:history="1">
        <w:r w:rsidR="008359EC" w:rsidRPr="007067EB">
          <w:rPr>
            <w:rStyle w:val="Hyperlink"/>
            <w:rFonts w:cs="Times New Roman"/>
          </w:rPr>
          <w:t>Partners’ policy on HR Files</w:t>
        </w:r>
      </w:hyperlink>
      <w:r w:rsidR="008359EC">
        <w:rPr>
          <w:rFonts w:cs="Times New Roman"/>
        </w:rPr>
        <w:t>.</w:t>
      </w:r>
    </w:p>
    <w:p w14:paraId="236A8532" w14:textId="5F5A3900" w:rsidR="00527FAB" w:rsidRPr="003B307C" w:rsidRDefault="00527FAB" w:rsidP="003B307C">
      <w:pPr>
        <w:pStyle w:val="Heading3"/>
      </w:pPr>
      <w:bookmarkStart w:id="5090" w:name="_Toc222754678"/>
      <w:r w:rsidRPr="003B307C">
        <w:rPr>
          <w:rStyle w:val="Heading3Char"/>
          <w:b/>
          <w:bCs/>
        </w:rPr>
        <w:t>8.1</w:t>
      </w:r>
      <w:r w:rsidR="008359EC">
        <w:rPr>
          <w:rStyle w:val="Heading3Char"/>
          <w:b/>
          <w:bCs/>
        </w:rPr>
        <w:t>8</w:t>
      </w:r>
      <w:r w:rsidRPr="003B307C">
        <w:rPr>
          <w:rStyle w:val="Heading3Char"/>
          <w:b/>
          <w:bCs/>
        </w:rPr>
        <w:t>.1 Access to Personnel Records</w:t>
      </w:r>
      <w:bookmarkEnd w:id="5090"/>
      <w:r w:rsidRPr="003B307C">
        <w:rPr>
          <w:rStyle w:val="Heading3Char"/>
          <w:b/>
          <w:bCs/>
        </w:rPr>
        <w:t xml:space="preserve"> </w:t>
      </w:r>
    </w:p>
    <w:p w14:paraId="4884A6FB" w14:textId="26C2D56F" w:rsidR="00527FAB" w:rsidRPr="00C17238" w:rsidRDefault="00527FAB" w:rsidP="00527FAB">
      <w:pPr>
        <w:spacing w:after="120" w:line="360" w:lineRule="auto"/>
        <w:jc w:val="both"/>
        <w:rPr>
          <w:rFonts w:cs="Times New Roman"/>
        </w:rPr>
      </w:pPr>
      <w:r w:rsidRPr="00C17238">
        <w:rPr>
          <w:rFonts w:cs="Times New Roman"/>
        </w:rPr>
        <w:t xml:space="preserve">The only individuals at Partners </w:t>
      </w:r>
      <w:r w:rsidR="00B8238B">
        <w:rPr>
          <w:rFonts w:cs="Times New Roman"/>
        </w:rPr>
        <w:t>Honduras</w:t>
      </w:r>
      <w:del w:id="5091" w:author="Megan Ash" w:date="2026-02-09T16:35:00Z" w16du:dateUtc="2026-02-09T21:35:00Z">
        <w:r w:rsidRPr="00C17238" w:rsidDel="004D1034">
          <w:rPr>
            <w:rFonts w:cs="Times New Roman"/>
          </w:rPr>
          <w:delText>, who have</w:delText>
        </w:r>
      </w:del>
      <w:ins w:id="5092" w:author="Megan Ash" w:date="2026-02-09T16:35:00Z" w16du:dateUtc="2026-02-09T21:35:00Z">
        <w:r w:rsidR="004D1034">
          <w:rPr>
            <w:rFonts w:cs="Times New Roman"/>
          </w:rPr>
          <w:t xml:space="preserve"> with</w:t>
        </w:r>
      </w:ins>
      <w:r w:rsidRPr="00C17238">
        <w:rPr>
          <w:rFonts w:cs="Times New Roman"/>
        </w:rPr>
        <w:t xml:space="preserve"> access to the personnel files</w:t>
      </w:r>
      <w:del w:id="5093" w:author="Megan Ash" w:date="2026-02-09T16:35:00Z" w16du:dateUtc="2026-02-09T21:35:00Z">
        <w:r w:rsidRPr="00C17238" w:rsidDel="004D1034">
          <w:rPr>
            <w:rFonts w:cs="Times New Roman"/>
          </w:rPr>
          <w:delText>,</w:delText>
        </w:r>
      </w:del>
      <w:r w:rsidRPr="00C17238">
        <w:rPr>
          <w:rFonts w:cs="Times New Roman"/>
        </w:rPr>
        <w:t xml:space="preserve"> are </w:t>
      </w:r>
      <w:ins w:id="5094" w:author="Megan Ash" w:date="2026-02-09T16:35:00Z" w16du:dateUtc="2026-02-09T21:35:00Z">
        <w:r w:rsidR="004D1034">
          <w:rPr>
            <w:rFonts w:cs="Times New Roman"/>
          </w:rPr>
          <w:t xml:space="preserve">the </w:t>
        </w:r>
      </w:ins>
      <w:r w:rsidRPr="00C17238">
        <w:rPr>
          <w:rFonts w:cs="Times New Roman"/>
        </w:rPr>
        <w:t xml:space="preserve">FO Director, the </w:t>
      </w:r>
      <w:ins w:id="5095" w:author="Megan Ash" w:date="2026-02-09T16:35:00Z" w16du:dateUtc="2026-02-09T21:35:00Z">
        <w:r w:rsidR="004D1034">
          <w:rPr>
            <w:rFonts w:cs="Times New Roman"/>
          </w:rPr>
          <w:t>Finance and Administration</w:t>
        </w:r>
      </w:ins>
      <w:del w:id="5096" w:author="Megan Ash" w:date="2026-02-09T16:35:00Z" w16du:dateUtc="2026-02-09T21:35:00Z">
        <w:r w:rsidRPr="00C17238" w:rsidDel="004D1034">
          <w:rPr>
            <w:rFonts w:cs="Times New Roman"/>
          </w:rPr>
          <w:delText>Administrative and Financial</w:delText>
        </w:r>
      </w:del>
      <w:r w:rsidRPr="00C17238">
        <w:rPr>
          <w:rFonts w:cs="Times New Roman"/>
        </w:rPr>
        <w:t xml:space="preserve"> Director</w:t>
      </w:r>
      <w:ins w:id="5097" w:author="Megan Ash" w:date="2026-02-09T16:35:00Z" w16du:dateUtc="2026-02-09T21:35:00Z">
        <w:r w:rsidR="004D1034">
          <w:rPr>
            <w:rFonts w:cs="Times New Roman"/>
          </w:rPr>
          <w:t>,</w:t>
        </w:r>
      </w:ins>
      <w:r w:rsidR="00C04D2B">
        <w:rPr>
          <w:rFonts w:cs="Times New Roman"/>
        </w:rPr>
        <w:t xml:space="preserve"> and HR</w:t>
      </w:r>
      <w:r w:rsidRPr="00C17238">
        <w:rPr>
          <w:rFonts w:cs="Times New Roman"/>
        </w:rPr>
        <w:t xml:space="preserve">. </w:t>
      </w:r>
      <w:ins w:id="5098" w:author="Megan Ash" w:date="2026-02-09T16:36:00Z">
        <w:r w:rsidR="009418FD" w:rsidRPr="009418FD">
          <w:rPr>
            <w:rFonts w:cs="Times New Roman"/>
          </w:rPr>
          <w:t>Employees are not permitted to access or review their personnel files. However, upon special authorization and approval by the FO Director, an employee may be granted access to review their file.</w:t>
        </w:r>
      </w:ins>
      <w:ins w:id="5099" w:author="Megan Ash" w:date="2026-02-09T16:36:00Z" w16du:dateUtc="2026-02-09T21:36:00Z">
        <w:r w:rsidR="009418FD">
          <w:rPr>
            <w:rFonts w:cs="Times New Roman"/>
          </w:rPr>
          <w:t xml:space="preserve"> </w:t>
        </w:r>
      </w:ins>
      <w:del w:id="5100" w:author="Megan Ash" w:date="2026-02-09T16:36:00Z" w16du:dateUtc="2026-02-09T21:36:00Z">
        <w:r w:rsidRPr="00C17238" w:rsidDel="009418FD">
          <w:rPr>
            <w:rFonts w:cs="Times New Roman"/>
          </w:rPr>
          <w:delText xml:space="preserve">Employees will not be allowed to access or review their personnel files, however, upon special authorization and approval from FO Director, the employee may review their file. </w:delText>
        </w:r>
      </w:del>
      <w:r w:rsidRPr="00C17238">
        <w:rPr>
          <w:rFonts w:cs="Times New Roman"/>
        </w:rPr>
        <w:t xml:space="preserve">This review must be done in the presence of </w:t>
      </w:r>
      <w:ins w:id="5101" w:author="Megan Ash" w:date="2026-02-09T16:36:00Z" w16du:dateUtc="2026-02-09T21:36:00Z">
        <w:r w:rsidR="002C290B">
          <w:rPr>
            <w:rFonts w:cs="Times New Roman"/>
          </w:rPr>
          <w:t xml:space="preserve">the </w:t>
        </w:r>
      </w:ins>
      <w:r w:rsidRPr="00C17238">
        <w:rPr>
          <w:rFonts w:cs="Times New Roman"/>
        </w:rPr>
        <w:t>FO Director.</w:t>
      </w:r>
      <w:r w:rsidR="00C30B84" w:rsidRPr="00C17238">
        <w:rPr>
          <w:rFonts w:cs="Times New Roman"/>
        </w:rPr>
        <w:t xml:space="preserve"> </w:t>
      </w:r>
      <w:r w:rsidR="00C86025" w:rsidRPr="00C17238">
        <w:rPr>
          <w:rFonts w:cs="Times New Roman"/>
        </w:rPr>
        <w:t>Reference Partners</w:t>
      </w:r>
      <w:ins w:id="5102" w:author="Megan Ash" w:date="2026-02-09T16:37:00Z" w16du:dateUtc="2026-02-09T21:37:00Z">
        <w:r w:rsidR="002C290B">
          <w:rPr>
            <w:rFonts w:cs="Times New Roman"/>
          </w:rPr>
          <w:t>’</w:t>
        </w:r>
      </w:ins>
      <w:del w:id="5103" w:author="Megan Ash" w:date="2026-02-09T16:37:00Z" w16du:dateUtc="2026-02-09T21:37:00Z">
        <w:r w:rsidR="00C86025" w:rsidRPr="00C17238" w:rsidDel="002C290B">
          <w:rPr>
            <w:rFonts w:cs="Times New Roman"/>
          </w:rPr>
          <w:delText xml:space="preserve"> </w:delText>
        </w:r>
        <w:r w:rsidR="00B8238B" w:rsidDel="002C290B">
          <w:rPr>
            <w:rFonts w:cs="Times New Roman"/>
          </w:rPr>
          <w:delText>Honduras</w:delText>
        </w:r>
        <w:r w:rsidR="00C86025" w:rsidRPr="00C17238" w:rsidDel="002C290B">
          <w:rPr>
            <w:rFonts w:cs="Times New Roman"/>
          </w:rPr>
          <w:delText>’s</w:delText>
        </w:r>
      </w:del>
      <w:r w:rsidR="00C86025" w:rsidRPr="00C17238">
        <w:rPr>
          <w:rFonts w:cs="Times New Roman"/>
        </w:rPr>
        <w:t xml:space="preserve"> full policy on </w:t>
      </w:r>
      <w:hyperlink r:id="rId91" w:history="1">
        <w:r w:rsidR="00C86025" w:rsidRPr="00B460C2">
          <w:rPr>
            <w:rStyle w:val="Hyperlink"/>
            <w:rFonts w:cs="Times New Roman"/>
          </w:rPr>
          <w:t>Privacy &amp; Personally Identifying Information.</w:t>
        </w:r>
      </w:hyperlink>
    </w:p>
    <w:p w14:paraId="2406C087" w14:textId="77777777" w:rsidR="000E0C98" w:rsidRPr="000E0C98" w:rsidRDefault="00527FAB" w:rsidP="000E0C98">
      <w:pPr>
        <w:pStyle w:val="Heading1"/>
      </w:pPr>
      <w:bookmarkStart w:id="5104" w:name="_Toc222754679"/>
      <w:r w:rsidRPr="00C17238">
        <w:t>9. Worktime, Workdays and Holidays</w:t>
      </w:r>
      <w:bookmarkEnd w:id="5104"/>
    </w:p>
    <w:p w14:paraId="62FF8EDB" w14:textId="77777777" w:rsidR="00271134" w:rsidRPr="00271134" w:rsidRDefault="00271134" w:rsidP="005C411A">
      <w:pPr>
        <w:pStyle w:val="ListParagraph"/>
        <w:keepNext/>
        <w:keepLines/>
        <w:numPr>
          <w:ilvl w:val="0"/>
          <w:numId w:val="265"/>
        </w:numPr>
        <w:spacing w:before="200"/>
        <w:contextualSpacing w:val="0"/>
        <w:outlineLvl w:val="1"/>
        <w:rPr>
          <w:rFonts w:eastAsiaTheme="majorEastAsia" w:cstheme="majorBidi"/>
          <w:b/>
          <w:bCs/>
          <w:vanish/>
          <w:color w:val="E66800"/>
          <w:sz w:val="32"/>
          <w:szCs w:val="26"/>
        </w:rPr>
      </w:pPr>
      <w:bookmarkStart w:id="5105" w:name="_Toc180139398"/>
      <w:bookmarkStart w:id="5106" w:name="_Toc180456651"/>
      <w:bookmarkStart w:id="5107" w:name="_Toc182400630"/>
      <w:bookmarkStart w:id="5108" w:name="_Toc182401299"/>
      <w:bookmarkStart w:id="5109" w:name="_Toc184693736"/>
      <w:bookmarkStart w:id="5110" w:name="_Toc184694182"/>
      <w:bookmarkStart w:id="5111" w:name="_Toc184694628"/>
      <w:bookmarkStart w:id="5112" w:name="_Toc184727508"/>
      <w:bookmarkStart w:id="5113" w:name="_Toc184728660"/>
      <w:bookmarkStart w:id="5114" w:name="_Toc184729106"/>
      <w:bookmarkStart w:id="5115" w:name="_Toc184729719"/>
      <w:bookmarkStart w:id="5116" w:name="_Toc184734736"/>
      <w:bookmarkStart w:id="5117" w:name="_Toc184735187"/>
      <w:bookmarkStart w:id="5118" w:name="_Toc184735638"/>
      <w:bookmarkStart w:id="5119" w:name="_Toc184736087"/>
      <w:bookmarkStart w:id="5120" w:name="_Toc184736529"/>
      <w:bookmarkStart w:id="5121" w:name="_Toc184741957"/>
      <w:bookmarkStart w:id="5122" w:name="_Toc184783511"/>
      <w:bookmarkStart w:id="5123" w:name="_Toc184783888"/>
      <w:bookmarkStart w:id="5124" w:name="_Toc184784265"/>
      <w:bookmarkStart w:id="5125" w:name="_Toc184805923"/>
      <w:bookmarkStart w:id="5126" w:name="_Toc184806308"/>
      <w:bookmarkStart w:id="5127" w:name="_Toc184806846"/>
      <w:bookmarkStart w:id="5128" w:name="_Toc219276176"/>
      <w:bookmarkStart w:id="5129" w:name="_Toc222754680"/>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p>
    <w:p w14:paraId="3214D09D" w14:textId="3B19ABA4" w:rsidR="00527FAB" w:rsidRPr="003B307C" w:rsidRDefault="0096640E" w:rsidP="000E0C98">
      <w:pPr>
        <w:pStyle w:val="Heading2"/>
        <w:numPr>
          <w:ilvl w:val="1"/>
          <w:numId w:val="267"/>
        </w:numPr>
      </w:pPr>
      <w:r>
        <w:t xml:space="preserve"> </w:t>
      </w:r>
      <w:bookmarkStart w:id="5130" w:name="_Toc222754681"/>
      <w:commentRangeStart w:id="5131"/>
      <w:commentRangeStart w:id="5132"/>
      <w:commentRangeStart w:id="5133"/>
      <w:r w:rsidR="19A679E1">
        <w:t>Normal Work Hours</w:t>
      </w:r>
      <w:bookmarkEnd w:id="5130"/>
      <w:commentRangeEnd w:id="5132"/>
      <w:r w:rsidR="000E0C98" w:rsidRPr="003B307C">
        <w:rPr>
          <w:rStyle w:val="CommentReference"/>
          <w:sz w:val="32"/>
          <w:szCs w:val="26"/>
        </w:rPr>
        <w:commentReference w:id="5132"/>
      </w:r>
      <w:commentRangeEnd w:id="5133"/>
      <w:r w:rsidRPr="003B307C">
        <w:rPr>
          <w:rStyle w:val="CommentReference"/>
          <w:sz w:val="32"/>
          <w:szCs w:val="26"/>
        </w:rPr>
        <w:commentReference w:id="5133"/>
      </w:r>
      <w:commentRangeEnd w:id="5131"/>
      <w:r w:rsidR="000E0C98" w:rsidRPr="003B307C">
        <w:rPr>
          <w:rStyle w:val="CommentReference"/>
          <w:sz w:val="32"/>
          <w:szCs w:val="26"/>
        </w:rPr>
        <w:commentReference w:id="5131"/>
      </w:r>
    </w:p>
    <w:p w14:paraId="0803150F" w14:textId="42F892B8" w:rsidR="005B5547" w:rsidRPr="00B04363" w:rsidRDefault="4895478A">
      <w:pPr>
        <w:spacing w:line="360" w:lineRule="auto"/>
        <w:jc w:val="both"/>
        <w:rPr>
          <w:ins w:id="5134" w:author="Catalina Ipas" w:date="2025-09-23T11:51:00Z" w16du:dateUtc="2025-09-23T11:51:02Z"/>
          <w:rFonts w:eastAsia="Times New Roman" w:cs="Times New Roman"/>
        </w:rPr>
        <w:pPrChange w:id="5135" w:author="Catalina Ipas" w:date="2025-09-23T11:51:00Z">
          <w:pPr/>
        </w:pPrChange>
      </w:pPr>
      <w:ins w:id="5136" w:author="Catalina Ipas" w:date="2025-09-23T11:51:00Z">
        <w:r w:rsidRPr="0E916A6A">
          <w:rPr>
            <w:rFonts w:eastAsia="Times New Roman" w:cs="Times New Roman"/>
            <w:color w:val="000000" w:themeColor="text1"/>
          </w:rPr>
          <w:t xml:space="preserve">Work hours are </w:t>
        </w:r>
      </w:ins>
      <w:ins w:id="5137" w:author="Megan Ash" w:date="2026-02-09T16:45:00Z" w16du:dateUtc="2026-02-09T21:45:00Z">
        <w:r w:rsidR="00DB5FC7">
          <w:rPr>
            <w:rFonts w:eastAsia="Times New Roman" w:cs="Times New Roman"/>
            <w:color w:val="000000" w:themeColor="text1"/>
          </w:rPr>
          <w:t xml:space="preserve">the </w:t>
        </w:r>
      </w:ins>
      <w:ins w:id="5138" w:author="Catalina Ipas" w:date="2025-09-23T11:51:00Z">
        <w:r w:rsidRPr="0E916A6A">
          <w:rPr>
            <w:rFonts w:eastAsia="Times New Roman" w:cs="Times New Roman"/>
            <w:color w:val="000000" w:themeColor="text1"/>
          </w:rPr>
          <w:t>time</w:t>
        </w:r>
      </w:ins>
      <w:ins w:id="5139" w:author="Megan Ash" w:date="2026-02-09T16:45:00Z" w16du:dateUtc="2026-02-09T21:45:00Z">
        <w:r w:rsidR="00777602">
          <w:rPr>
            <w:rFonts w:eastAsia="Times New Roman" w:cs="Times New Roman"/>
            <w:color w:val="000000" w:themeColor="text1"/>
          </w:rPr>
          <w:t>s</w:t>
        </w:r>
      </w:ins>
      <w:ins w:id="5140" w:author="Catalina Ipas" w:date="2025-09-23T11:51:00Z">
        <w:r w:rsidRPr="0E916A6A">
          <w:rPr>
            <w:rFonts w:eastAsia="Times New Roman" w:cs="Times New Roman"/>
            <w:color w:val="000000" w:themeColor="text1"/>
          </w:rPr>
          <w:t xml:space="preserve"> when the worker is </w:t>
        </w:r>
        <w:del w:id="5141" w:author="Megan Ash" w:date="2026-02-09T16:45:00Z" w16du:dateUtc="2026-02-09T21:45:00Z">
          <w:r w:rsidRPr="0E916A6A" w:rsidDel="00DB5FC7">
            <w:rPr>
              <w:rFonts w:eastAsia="Times New Roman" w:cs="Times New Roman"/>
              <w:color w:val="000000" w:themeColor="text1"/>
            </w:rPr>
            <w:delText>available to the</w:delText>
          </w:r>
        </w:del>
      </w:ins>
      <w:ins w:id="5142" w:author="Megan Ash" w:date="2026-02-09T16:45:00Z" w16du:dateUtc="2026-02-09T21:45:00Z">
        <w:r w:rsidR="00DB5FC7">
          <w:rPr>
            <w:rFonts w:eastAsia="Times New Roman" w:cs="Times New Roman"/>
            <w:color w:val="000000" w:themeColor="text1"/>
          </w:rPr>
          <w:t>at the</w:t>
        </w:r>
      </w:ins>
      <w:ins w:id="5143" w:author="Catalina Ipas" w:date="2025-09-23T11:51:00Z">
        <w:r w:rsidRPr="0E916A6A">
          <w:rPr>
            <w:rFonts w:eastAsia="Times New Roman" w:cs="Times New Roman"/>
            <w:color w:val="000000" w:themeColor="text1"/>
          </w:rPr>
          <w:t xml:space="preserve"> employer</w:t>
        </w:r>
      </w:ins>
      <w:ins w:id="5144" w:author="Megan Ash" w:date="2026-02-09T16:45:00Z" w16du:dateUtc="2026-02-09T21:45:00Z">
        <w:r w:rsidR="00DB5FC7">
          <w:rPr>
            <w:rFonts w:eastAsia="Times New Roman" w:cs="Times New Roman"/>
            <w:color w:val="000000" w:themeColor="text1"/>
          </w:rPr>
          <w:t>’s disposal</w:t>
        </w:r>
      </w:ins>
      <w:ins w:id="5145" w:author="Catalina Ipas" w:date="2025-09-23T11:51:00Z">
        <w:r w:rsidRPr="0E916A6A">
          <w:rPr>
            <w:rFonts w:eastAsia="Times New Roman" w:cs="Times New Roman"/>
            <w:color w:val="000000" w:themeColor="text1"/>
          </w:rPr>
          <w:t xml:space="preserve">. Rest periods are </w:t>
        </w:r>
      </w:ins>
      <w:ins w:id="5146" w:author="Megan Ash" w:date="2026-02-09T16:45:00Z" w16du:dateUtc="2026-02-09T21:45:00Z">
        <w:r w:rsidR="00DB5FC7">
          <w:rPr>
            <w:rFonts w:eastAsia="Times New Roman" w:cs="Times New Roman"/>
            <w:color w:val="000000" w:themeColor="text1"/>
          </w:rPr>
          <w:t xml:space="preserve">the </w:t>
        </w:r>
      </w:ins>
      <w:ins w:id="5147" w:author="Catalina Ipas" w:date="2025-09-23T11:51:00Z">
        <w:r w:rsidRPr="0E916A6A">
          <w:rPr>
            <w:rFonts w:eastAsia="Times New Roman" w:cs="Times New Roman"/>
            <w:color w:val="000000" w:themeColor="text1"/>
          </w:rPr>
          <w:t>time</w:t>
        </w:r>
      </w:ins>
      <w:ins w:id="5148" w:author="Megan Ash" w:date="2026-02-09T16:45:00Z" w16du:dateUtc="2026-02-09T21:45:00Z">
        <w:r w:rsidR="00777602">
          <w:rPr>
            <w:rFonts w:eastAsia="Times New Roman" w:cs="Times New Roman"/>
            <w:color w:val="000000" w:themeColor="text1"/>
          </w:rPr>
          <w:t>s</w:t>
        </w:r>
      </w:ins>
      <w:ins w:id="5149" w:author="Catalina Ipas" w:date="2025-09-23T11:51:00Z">
        <w:r w:rsidRPr="0E916A6A">
          <w:rPr>
            <w:rFonts w:eastAsia="Times New Roman" w:cs="Times New Roman"/>
            <w:color w:val="000000" w:themeColor="text1"/>
          </w:rPr>
          <w:t xml:space="preserve"> when the worker is not </w:t>
        </w:r>
      </w:ins>
      <w:ins w:id="5150" w:author="Megan Ash" w:date="2026-02-09T16:45:00Z" w16du:dateUtc="2026-02-09T21:45:00Z">
        <w:r w:rsidR="00777602">
          <w:rPr>
            <w:rFonts w:eastAsia="Times New Roman" w:cs="Times New Roman"/>
            <w:color w:val="000000" w:themeColor="text1"/>
          </w:rPr>
          <w:t xml:space="preserve">required to be </w:t>
        </w:r>
      </w:ins>
      <w:ins w:id="5151" w:author="Catalina Ipas" w:date="2025-09-23T11:51:00Z">
        <w:r w:rsidRPr="0E916A6A">
          <w:rPr>
            <w:rFonts w:eastAsia="Times New Roman" w:cs="Times New Roman"/>
            <w:color w:val="000000" w:themeColor="text1"/>
          </w:rPr>
          <w:t>available for the employer’s work.</w:t>
        </w:r>
        <w:r w:rsidRPr="0E916A6A">
          <w:rPr>
            <w:rFonts w:eastAsia="Times New Roman" w:cs="Times New Roman"/>
          </w:rPr>
          <w:t xml:space="preserve"> </w:t>
        </w:r>
      </w:ins>
    </w:p>
    <w:p w14:paraId="74A3AEE0" w14:textId="02FFCB5E" w:rsidR="005B5547" w:rsidRPr="00B04363" w:rsidRDefault="1B178CF2" w:rsidP="00AC240B">
      <w:pPr>
        <w:spacing w:line="360" w:lineRule="auto"/>
        <w:jc w:val="both"/>
        <w:rPr>
          <w:ins w:id="5152" w:author="Catalina Ipas" w:date="2025-10-14T11:39:00Z" w16du:dateUtc="2025-10-14T11:39:00Z"/>
          <w:rFonts w:cs="Times New Roman"/>
        </w:rPr>
      </w:pPr>
      <w:r w:rsidRPr="2EBCD743">
        <w:rPr>
          <w:rFonts w:cs="Times New Roman"/>
        </w:rPr>
        <w:t xml:space="preserve">Legal working hours may </w:t>
      </w:r>
      <w:r w:rsidR="5A63DF47" w:rsidRPr="2EBCD743">
        <w:rPr>
          <w:rFonts w:cs="Times New Roman"/>
        </w:rPr>
        <w:t>not exc</w:t>
      </w:r>
      <w:commentRangeStart w:id="5153"/>
      <w:r w:rsidR="5A63DF47" w:rsidRPr="2EBCD743">
        <w:rPr>
          <w:rFonts w:cs="Times New Roman"/>
        </w:rPr>
        <w:t>eed</w:t>
      </w:r>
      <w:r w:rsidRPr="2EBCD743">
        <w:rPr>
          <w:rFonts w:cs="Times New Roman"/>
        </w:rPr>
        <w:t xml:space="preserve"> forty</w:t>
      </w:r>
      <w:r w:rsidR="5A63DF47" w:rsidRPr="2EBCD743">
        <w:rPr>
          <w:rFonts w:cs="Times New Roman"/>
        </w:rPr>
        <w:t xml:space="preserve"> (40)</w:t>
      </w:r>
      <w:r w:rsidRPr="2EBCD743">
        <w:rPr>
          <w:rFonts w:cs="Times New Roman"/>
        </w:rPr>
        <w:t xml:space="preserve"> hours a week</w:t>
      </w:r>
      <w:r w:rsidR="488E5A06" w:rsidRPr="2EBCD743">
        <w:rPr>
          <w:rFonts w:cs="Times New Roman"/>
        </w:rPr>
        <w:t>.</w:t>
      </w:r>
      <w:commentRangeEnd w:id="5153"/>
      <w:r w:rsidR="005564F2" w:rsidRPr="2EBCD743">
        <w:rPr>
          <w:rStyle w:val="CommentReference"/>
          <w:rFonts w:cs="Times New Roman"/>
          <w:sz w:val="24"/>
          <w:szCs w:val="24"/>
        </w:rPr>
        <w:commentReference w:id="5153"/>
      </w:r>
      <w:r w:rsidR="488E5A06" w:rsidRPr="2EBCD743">
        <w:rPr>
          <w:rFonts w:cs="Times New Roman"/>
        </w:rPr>
        <w:t xml:space="preserve"> </w:t>
      </w:r>
      <w:r w:rsidR="6E619186" w:rsidRPr="2EBCD743">
        <w:rPr>
          <w:rFonts w:cs="Times New Roman"/>
        </w:rPr>
        <w:t>The work</w:t>
      </w:r>
      <w:ins w:id="5154" w:author="Megan Ash" w:date="2026-02-09T16:46:00Z" w16du:dateUtc="2026-02-09T21:46:00Z">
        <w:r w:rsidR="00DB5FC7">
          <w:rPr>
            <w:rFonts w:cs="Times New Roman"/>
          </w:rPr>
          <w:t xml:space="preserve"> </w:t>
        </w:r>
      </w:ins>
      <w:r w:rsidR="6E619186" w:rsidRPr="2EBCD743">
        <w:rPr>
          <w:rFonts w:cs="Times New Roman"/>
        </w:rPr>
        <w:t>week of Partners</w:t>
      </w:r>
      <w:ins w:id="5155" w:author="Megan Ash" w:date="2026-02-09T16:46:00Z" w16du:dateUtc="2026-02-09T21:46:00Z">
        <w:r w:rsidR="00DB5FC7">
          <w:rPr>
            <w:rFonts w:cs="Times New Roman"/>
          </w:rPr>
          <w:t xml:space="preserve"> Honduras</w:t>
        </w:r>
      </w:ins>
      <w:r w:rsidR="6E619186" w:rsidRPr="2EBCD743">
        <w:rPr>
          <w:rFonts w:cs="Times New Roman"/>
        </w:rPr>
        <w:t xml:space="preserve"> is seven (7) consecutive days (Sunday – Saturday). The normal work</w:t>
      </w:r>
      <w:r w:rsidR="0CEC6639" w:rsidRPr="2EBCD743">
        <w:rPr>
          <w:rFonts w:cs="Times New Roman"/>
        </w:rPr>
        <w:t xml:space="preserve"> </w:t>
      </w:r>
      <w:r w:rsidR="6E619186" w:rsidRPr="2EBCD743">
        <w:rPr>
          <w:rFonts w:cs="Times New Roman"/>
        </w:rPr>
        <w:t xml:space="preserve">schedule for all full-time employees is five (5) consecutive days a week beginning on Monday. </w:t>
      </w:r>
      <w:del w:id="5156" w:author="Catalina Ipas" w:date="2025-10-14T11:38:00Z">
        <w:r w:rsidR="005564F2" w:rsidRPr="2EBCD743" w:rsidDel="6E619186">
          <w:rPr>
            <w:rFonts w:cs="Times New Roman"/>
          </w:rPr>
          <w:delText xml:space="preserve">Normal business hours for regular, full-time </w:delText>
        </w:r>
        <w:r w:rsidR="005564F2" w:rsidRPr="2EBCD743" w:rsidDel="3137E7FB">
          <w:rPr>
            <w:rFonts w:cs="Times New Roman"/>
          </w:rPr>
          <w:delText xml:space="preserve">Partners </w:delText>
        </w:r>
        <w:r w:rsidR="005564F2" w:rsidRPr="2EBCD743" w:rsidDel="562E63EF">
          <w:rPr>
            <w:rFonts w:cs="Times New Roman"/>
          </w:rPr>
          <w:delText>Honduras</w:delText>
        </w:r>
        <w:r w:rsidR="005564F2" w:rsidRPr="2EBCD743" w:rsidDel="3137E7FB">
          <w:rPr>
            <w:rFonts w:cs="Times New Roman"/>
          </w:rPr>
          <w:delText xml:space="preserve"> </w:delText>
        </w:r>
        <w:r w:rsidR="005564F2" w:rsidRPr="2EBCD743" w:rsidDel="6E619186">
          <w:rPr>
            <w:rFonts w:cs="Times New Roman"/>
          </w:rPr>
          <w:delText>personnel are</w:delText>
        </w:r>
        <w:r w:rsidR="005564F2" w:rsidRPr="2EBCD743" w:rsidDel="3C0E5A2D">
          <w:rPr>
            <w:rFonts w:cs="Times New Roman"/>
          </w:rPr>
          <w:delText xml:space="preserve"> </w:delText>
        </w:r>
        <w:r w:rsidR="005564F2" w:rsidRPr="2EBCD743" w:rsidDel="00546941">
          <w:rPr>
            <w:rFonts w:cs="Times New Roman"/>
          </w:rPr>
          <w:delText>8</w:delText>
        </w:r>
        <w:r w:rsidR="005564F2" w:rsidRPr="2EBCD743" w:rsidDel="00BB3DE5">
          <w:rPr>
            <w:rFonts w:cs="Times New Roman"/>
          </w:rPr>
          <w:delText xml:space="preserve">:00 </w:delText>
        </w:r>
        <w:r w:rsidR="005564F2" w:rsidRPr="2EBCD743" w:rsidDel="006015F0">
          <w:rPr>
            <w:rFonts w:cs="Times New Roman"/>
          </w:rPr>
          <w:delText>AM</w:delText>
        </w:r>
        <w:r w:rsidR="005564F2" w:rsidRPr="2EBCD743" w:rsidDel="00BB3DE5">
          <w:rPr>
            <w:rFonts w:cs="Times New Roman"/>
          </w:rPr>
          <w:delText xml:space="preserve"> </w:delText>
        </w:r>
        <w:r w:rsidR="005564F2" w:rsidRPr="2EBCD743" w:rsidDel="00BC57DB">
          <w:rPr>
            <w:rFonts w:cs="Times New Roman"/>
          </w:rPr>
          <w:delText>–</w:delText>
        </w:r>
        <w:r w:rsidR="005564F2" w:rsidRPr="2EBCD743" w:rsidDel="00BB3DE5">
          <w:rPr>
            <w:rFonts w:cs="Times New Roman"/>
          </w:rPr>
          <w:delText xml:space="preserve"> 5</w:delText>
        </w:r>
        <w:r w:rsidR="005564F2" w:rsidRPr="2EBCD743" w:rsidDel="00BC57DB">
          <w:rPr>
            <w:rFonts w:cs="Times New Roman"/>
          </w:rPr>
          <w:delText>:30</w:delText>
        </w:r>
        <w:r w:rsidR="005564F2" w:rsidRPr="2EBCD743" w:rsidDel="00BB3DE5">
          <w:rPr>
            <w:rFonts w:cs="Times New Roman"/>
          </w:rPr>
          <w:delText xml:space="preserve"> </w:delText>
        </w:r>
        <w:r w:rsidR="005564F2" w:rsidRPr="2EBCD743" w:rsidDel="006015F0">
          <w:rPr>
            <w:rFonts w:cs="Times New Roman"/>
          </w:rPr>
          <w:delText>PM</w:delText>
        </w:r>
        <w:r w:rsidR="005564F2" w:rsidRPr="2EBCD743" w:rsidDel="00130B6D">
          <w:rPr>
            <w:rFonts w:cs="Times New Roman"/>
          </w:rPr>
          <w:delText xml:space="preserve"> Monday through Thursday and</w:delText>
        </w:r>
        <w:r w:rsidR="005564F2" w:rsidRPr="2EBCD743" w:rsidDel="3BD84E3A">
          <w:rPr>
            <w:rFonts w:cs="Times New Roman"/>
          </w:rPr>
          <w:delText xml:space="preserve"> </w:delText>
        </w:r>
        <w:r w:rsidR="005564F2" w:rsidRPr="2EBCD743" w:rsidDel="5F08FB10">
          <w:rPr>
            <w:rFonts w:cs="Times New Roman"/>
          </w:rPr>
          <w:delText xml:space="preserve">8:00 </w:delText>
        </w:r>
        <w:r w:rsidR="005564F2" w:rsidRPr="2EBCD743" w:rsidDel="6BA11499">
          <w:rPr>
            <w:rFonts w:cs="Times New Roman"/>
          </w:rPr>
          <w:delText>AM</w:delText>
        </w:r>
        <w:r w:rsidR="005564F2" w:rsidRPr="2EBCD743" w:rsidDel="5F08FB10">
          <w:rPr>
            <w:rFonts w:cs="Times New Roman"/>
          </w:rPr>
          <w:delText xml:space="preserve"> – 12 </w:delText>
        </w:r>
        <w:r w:rsidR="005564F2" w:rsidRPr="2EBCD743" w:rsidDel="6BA11499">
          <w:rPr>
            <w:rFonts w:cs="Times New Roman"/>
          </w:rPr>
          <w:delText>PM</w:delText>
        </w:r>
        <w:r w:rsidR="005564F2" w:rsidRPr="2EBCD743" w:rsidDel="5F08FB10">
          <w:rPr>
            <w:rFonts w:cs="Times New Roman"/>
          </w:rPr>
          <w:delText xml:space="preserve"> </w:delText>
        </w:r>
        <w:r w:rsidR="005564F2" w:rsidRPr="2EBCD743" w:rsidDel="348493E2">
          <w:rPr>
            <w:rFonts w:cs="Times New Roman"/>
          </w:rPr>
          <w:delText>Friday and</w:delText>
        </w:r>
        <w:r w:rsidR="005564F2" w:rsidRPr="2EBCD743" w:rsidDel="6B9727D6">
          <w:rPr>
            <w:rFonts w:cs="Times New Roman"/>
          </w:rPr>
          <w:delText xml:space="preserve"> </w:delText>
        </w:r>
        <w:r w:rsidR="005564F2" w:rsidRPr="2EBCD743" w:rsidDel="6E619186">
          <w:rPr>
            <w:rFonts w:cs="Times New Roman"/>
          </w:rPr>
          <w:delText xml:space="preserve">assumes a </w:delText>
        </w:r>
        <w:r w:rsidR="005564F2" w:rsidRPr="2EBCD743" w:rsidDel="02AFC9ED">
          <w:rPr>
            <w:rFonts w:cs="Times New Roman"/>
          </w:rPr>
          <w:delText>half-</w:delText>
        </w:r>
        <w:r w:rsidR="005564F2" w:rsidRPr="2EBCD743" w:rsidDel="6E619186">
          <w:rPr>
            <w:rFonts w:cs="Times New Roman"/>
          </w:rPr>
          <w:delText xml:space="preserve">hour lunch break. </w:delText>
        </w:r>
        <w:r w:rsidR="005564F2" w:rsidRPr="2EBCD743" w:rsidDel="680BE25D">
          <w:rPr>
            <w:rFonts w:cs="Times New Roman"/>
          </w:rPr>
          <w:delText xml:space="preserve">Time taken for lunch is estimated at </w:delText>
        </w:r>
        <w:r w:rsidR="005564F2" w:rsidRPr="2EBCD743" w:rsidDel="02AFC9ED">
          <w:rPr>
            <w:rFonts w:cs="Times New Roman"/>
          </w:rPr>
          <w:delText>half-</w:delText>
        </w:r>
        <w:r w:rsidR="005564F2" w:rsidRPr="2EBCD743" w:rsidDel="680BE25D">
          <w:rPr>
            <w:rFonts w:cs="Times New Roman"/>
          </w:rPr>
          <w:delText xml:space="preserve">hour. </w:delText>
        </w:r>
        <w:r w:rsidR="005564F2" w:rsidRPr="2EBCD743" w:rsidDel="6E619186">
          <w:rPr>
            <w:rFonts w:cs="Times New Roman"/>
          </w:rPr>
          <w:delText>All employees must be available during Partners</w:delText>
        </w:r>
        <w:r w:rsidR="005564F2" w:rsidRPr="2EBCD743" w:rsidDel="348493E2">
          <w:rPr>
            <w:rFonts w:cs="Times New Roman"/>
          </w:rPr>
          <w:delText xml:space="preserve"> </w:delText>
        </w:r>
        <w:r w:rsidR="005564F2" w:rsidRPr="2EBCD743" w:rsidDel="562E63EF">
          <w:rPr>
            <w:rFonts w:cs="Times New Roman"/>
          </w:rPr>
          <w:delText>Honduras</w:delText>
        </w:r>
        <w:r w:rsidR="005564F2" w:rsidRPr="2EBCD743" w:rsidDel="348493E2">
          <w:rPr>
            <w:rFonts w:cs="Times New Roman"/>
          </w:rPr>
          <w:delText>’s</w:delText>
        </w:r>
        <w:r w:rsidR="005564F2" w:rsidRPr="2EBCD743" w:rsidDel="6E619186">
          <w:rPr>
            <w:rFonts w:cs="Times New Roman"/>
          </w:rPr>
          <w:delText xml:space="preserve"> core work hours of 1</w:delText>
        </w:r>
        <w:r w:rsidR="005564F2" w:rsidRPr="2EBCD743" w:rsidDel="5E93D8D8">
          <w:rPr>
            <w:rFonts w:cs="Times New Roman"/>
          </w:rPr>
          <w:delText>1</w:delText>
        </w:r>
        <w:r w:rsidR="005564F2" w:rsidRPr="2EBCD743" w:rsidDel="6E619186">
          <w:rPr>
            <w:rFonts w:cs="Times New Roman"/>
          </w:rPr>
          <w:delText xml:space="preserve">:00 </w:delText>
        </w:r>
        <w:r w:rsidR="005564F2" w:rsidRPr="2EBCD743" w:rsidDel="6BA11499">
          <w:rPr>
            <w:rFonts w:cs="Times New Roman"/>
          </w:rPr>
          <w:delText>AM</w:delText>
        </w:r>
        <w:r w:rsidR="005564F2" w:rsidRPr="2EBCD743" w:rsidDel="6E619186">
          <w:rPr>
            <w:rFonts w:cs="Times New Roman"/>
          </w:rPr>
          <w:delText xml:space="preserve"> - </w:delText>
        </w:r>
        <w:r w:rsidR="005564F2" w:rsidRPr="2EBCD743" w:rsidDel="5E93D8D8">
          <w:rPr>
            <w:rFonts w:cs="Times New Roman"/>
          </w:rPr>
          <w:delText>4</w:delText>
        </w:r>
        <w:r w:rsidR="005564F2" w:rsidRPr="2EBCD743" w:rsidDel="6E619186">
          <w:rPr>
            <w:rFonts w:cs="Times New Roman"/>
          </w:rPr>
          <w:delText xml:space="preserve">:00 </w:delText>
        </w:r>
        <w:r w:rsidR="005564F2" w:rsidRPr="2EBCD743" w:rsidDel="6BA11499">
          <w:rPr>
            <w:rFonts w:cs="Times New Roman"/>
          </w:rPr>
          <w:delText>PM</w:delText>
        </w:r>
        <w:r w:rsidR="005564F2" w:rsidRPr="2EBCD743" w:rsidDel="6E619186">
          <w:rPr>
            <w:rFonts w:cs="Times New Roman"/>
          </w:rPr>
          <w:delText xml:space="preserve">, although responsibilities may require more than this period. </w:delText>
        </w:r>
        <w:r w:rsidR="005564F2" w:rsidRPr="2EBCD743" w:rsidDel="4F09D77F">
          <w:rPr>
            <w:rFonts w:cs="Times New Roman"/>
          </w:rPr>
          <w:delText xml:space="preserve"> </w:delText>
        </w:r>
      </w:del>
    </w:p>
    <w:p w14:paraId="6465947C" w14:textId="42B34EDA" w:rsidR="215D4C48" w:rsidRPr="002F6637" w:rsidDel="002F6637" w:rsidRDefault="215D4C48" w:rsidP="002F6637">
      <w:pPr>
        <w:pStyle w:val="ListParagraph"/>
        <w:numPr>
          <w:ilvl w:val="0"/>
          <w:numId w:val="179"/>
        </w:numPr>
        <w:spacing w:before="120" w:line="360" w:lineRule="auto"/>
        <w:jc w:val="both"/>
        <w:rPr>
          <w:del w:id="5157" w:author="Megan Ash" w:date="2026-02-09T16:47:00Z" w16du:dateUtc="2026-02-09T21:47:00Z"/>
          <w:rFonts w:eastAsia="Times New Roman" w:cs="Times New Roman"/>
          <w:color w:val="D13438"/>
          <w:rPrChange w:id="5158" w:author="Megan Ash" w:date="2026-02-09T16:47:00Z" w16du:dateUtc="2026-02-09T21:47:00Z">
            <w:rPr>
              <w:del w:id="5159" w:author="Megan Ash" w:date="2026-02-09T16:47:00Z" w16du:dateUtc="2026-02-09T21:47:00Z"/>
              <w:rFonts w:eastAsia="Times New Roman" w:cs="Times New Roman"/>
              <w:color w:val="751D20"/>
              <w:u w:val="single"/>
            </w:rPr>
          </w:rPrChange>
        </w:rPr>
      </w:pPr>
      <w:commentRangeStart w:id="5160"/>
      <w:commentRangeStart w:id="5161"/>
      <w:ins w:id="5162" w:author="Catalina Ipas" w:date="2025-10-14T11:39:00Z">
        <w:del w:id="5163" w:author="Roger Sanchez" w:date="2026-02-22T03:26:00Z">
          <w:r w:rsidRPr="2AD4FE3D" w:rsidDel="38DDF28E">
            <w:rPr>
              <w:rFonts w:eastAsia="Times New Roman" w:cs="Times New Roman"/>
              <w:color w:val="751D20"/>
              <w:u w:val="single"/>
              <w:rPrChange w:id="5164" w:author="Megan Ash" w:date="2026-02-09T16:46:00Z">
                <w:rPr/>
              </w:rPrChange>
            </w:rPr>
            <w:delText>Option A: Monday to Friday from 8 am to 5 pm, or 40 hours of work per week. Includes one hour of lunch.</w:delText>
          </w:r>
        </w:del>
      </w:ins>
    </w:p>
    <w:p w14:paraId="40034D31" w14:textId="77777777" w:rsidR="002F6637" w:rsidRPr="00DB5FC7" w:rsidRDefault="002F6637">
      <w:pPr>
        <w:pStyle w:val="ListParagraph"/>
        <w:numPr>
          <w:ilvl w:val="0"/>
          <w:numId w:val="179"/>
        </w:numPr>
        <w:spacing w:before="120" w:line="360" w:lineRule="auto"/>
        <w:jc w:val="both"/>
        <w:rPr>
          <w:ins w:id="5165" w:author="Megan Ash" w:date="2026-02-09T16:47:00Z" w16du:dateUtc="2026-02-09T21:47:00Z"/>
          <w:del w:id="5166" w:author="Roger Sanchez" w:date="2026-02-22T03:26:00Z" w16du:dateUtc="2026-02-22T03:26:14Z"/>
          <w:rFonts w:eastAsia="Times New Roman" w:cs="Times New Roman"/>
          <w:color w:val="D13438"/>
          <w:rPrChange w:id="5167" w:author="Megan Ash" w:date="2026-02-09T16:46:00Z" w16du:dateUtc="2026-02-09T21:46:00Z">
            <w:rPr>
              <w:ins w:id="5168" w:author="Megan Ash" w:date="2026-02-09T16:47:00Z" w16du:dateUtc="2026-02-09T21:47:00Z"/>
              <w:del w:id="5169" w:author="Roger Sanchez" w:date="2026-02-22T03:26:00Z" w16du:dateUtc="2026-02-22T03:26:14Z"/>
              <w:color w:val="D13438"/>
            </w:rPr>
          </w:rPrChange>
        </w:rPr>
        <w:pPrChange w:id="5170" w:author="Megan Ash" w:date="2026-02-09T16:46:00Z" w16du:dateUtc="2026-02-09T21:46:00Z">
          <w:pPr/>
        </w:pPrChange>
      </w:pPr>
    </w:p>
    <w:p w14:paraId="2F619E97" w14:textId="05A5AA98" w:rsidR="215D4C48" w:rsidRPr="002F6637" w:rsidRDefault="215D4C48">
      <w:pPr>
        <w:pStyle w:val="ListParagraph"/>
        <w:numPr>
          <w:ilvl w:val="0"/>
          <w:numId w:val="179"/>
        </w:numPr>
        <w:spacing w:before="120" w:line="360" w:lineRule="auto"/>
        <w:jc w:val="both"/>
        <w:rPr>
          <w:del w:id="5171" w:author="Catalina Ipas" w:date="2025-10-14T11:38:00Z" w16du:dateUtc="2025-10-14T11:38:58Z"/>
          <w:rFonts w:eastAsia="Times New Roman" w:cs="Times New Roman"/>
          <w:color w:val="D13438"/>
          <w:rPrChange w:id="5172" w:author="Megan Ash" w:date="2026-02-09T16:47:00Z" w16du:dateUtc="2026-02-09T21:47:00Z">
            <w:rPr>
              <w:del w:id="5173" w:author="Catalina Ipas" w:date="2025-10-14T11:38:00Z" w16du:dateUtc="2025-10-14T11:38:58Z"/>
              <w:color w:val="D13438"/>
            </w:rPr>
          </w:rPrChange>
        </w:rPr>
        <w:pPrChange w:id="5174" w:author="Megan Ash" w:date="2026-02-09T16:47:00Z" w16du:dateUtc="2026-02-09T21:47:00Z">
          <w:pPr/>
        </w:pPrChange>
      </w:pPr>
      <w:ins w:id="5175" w:author="Catalina Ipas" w:date="2025-10-14T11:39:00Z">
        <w:del w:id="5176" w:author="Roger Sanchez" w:date="2026-02-22T03:26:00Z">
          <w:r w:rsidRPr="2AD4FE3D" w:rsidDel="38DDF28E">
            <w:rPr>
              <w:rFonts w:eastAsia="Times New Roman" w:cs="Times New Roman"/>
              <w:color w:val="751D20"/>
              <w:u w:val="single"/>
              <w:rPrChange w:id="5177" w:author="Megan Ash" w:date="2026-02-09T16:47:00Z">
                <w:rPr/>
              </w:rPrChange>
            </w:rPr>
            <w:delText>Option B: Monday to Friday from 9 am to 6 pm, or 40 hours of work per week.</w:delText>
          </w:r>
          <w:r w:rsidRPr="2AD4FE3D" w:rsidDel="38DDF28E">
            <w:rPr>
              <w:rFonts w:ascii="Segoe UI" w:eastAsia="Segoe UI" w:hAnsi="Segoe UI" w:cs="Segoe UI"/>
              <w:color w:val="751D20"/>
              <w:sz w:val="30"/>
              <w:szCs w:val="30"/>
              <w:u w:val="single"/>
              <w:rPrChange w:id="5178" w:author="Megan Ash" w:date="2026-02-09T16:47:00Z">
                <w:rPr>
                  <w:rFonts w:ascii="Segoe UI" w:eastAsia="Segoe UI" w:hAnsi="Segoe UI" w:cs="Segoe UI"/>
                  <w:sz w:val="30"/>
                  <w:szCs w:val="30"/>
                </w:rPr>
              </w:rPrChange>
            </w:rPr>
            <w:delText xml:space="preserve"> </w:delText>
          </w:r>
          <w:r w:rsidRPr="2AD4FE3D" w:rsidDel="38DDF28E">
            <w:rPr>
              <w:rFonts w:eastAsia="Times New Roman" w:cs="Times New Roman"/>
              <w:color w:val="751D20"/>
              <w:u w:val="single"/>
              <w:rPrChange w:id="5179" w:author="Megan Ash" w:date="2026-02-09T16:47:00Z">
                <w:rPr/>
              </w:rPrChange>
            </w:rPr>
            <w:delText>Includes one hour of lunch.</w:delText>
          </w:r>
        </w:del>
      </w:ins>
      <w:commentRangeEnd w:id="5160"/>
      <w:r w:rsidRPr="002F6637">
        <w:rPr>
          <w:rStyle w:val="CommentReference"/>
          <w:rFonts w:eastAsia="Times New Roman" w:cs="Times New Roman"/>
          <w:color w:val="D13438"/>
          <w:sz w:val="24"/>
          <w:szCs w:val="24"/>
          <w:rPrChange w:id="5180" w:author="Megan Ash" w:date="2026-02-09T16:47:00Z" w16du:dateUtc="2026-02-09T21:47:00Z">
            <w:rPr>
              <w:rStyle w:val="CommentReference"/>
              <w:color w:val="D13438"/>
              <w:sz w:val="24"/>
              <w:szCs w:val="24"/>
            </w:rPr>
          </w:rPrChange>
        </w:rPr>
        <w:commentReference w:id="5160"/>
      </w:r>
      <w:commentRangeEnd w:id="5161"/>
      <w:r w:rsidRPr="002F6637">
        <w:rPr>
          <w:rStyle w:val="CommentReference"/>
          <w:rFonts w:eastAsia="Times New Roman" w:cs="Times New Roman"/>
          <w:color w:val="D13438"/>
          <w:sz w:val="24"/>
          <w:szCs w:val="24"/>
          <w:rPrChange w:id="5181" w:author="Megan Ash" w:date="2026-02-09T16:47:00Z" w16du:dateUtc="2026-02-09T21:47:00Z">
            <w:rPr>
              <w:rStyle w:val="CommentReference"/>
              <w:color w:val="D13438"/>
              <w:sz w:val="24"/>
              <w:szCs w:val="24"/>
            </w:rPr>
          </w:rPrChange>
        </w:rPr>
        <w:commentReference w:id="5161"/>
      </w:r>
    </w:p>
    <w:p w14:paraId="468606E0" w14:textId="795A735E" w:rsidR="004B3F0D" w:rsidRPr="00AC240B" w:rsidRDefault="139453EC">
      <w:pPr>
        <w:spacing w:before="240" w:after="240" w:line="360" w:lineRule="auto"/>
        <w:jc w:val="both"/>
        <w:rPr>
          <w:ins w:id="5182" w:author="Roger Sanchez" w:date="2026-02-22T03:26:00Z" w16du:dateUtc="2026-02-22T03:26:23Z"/>
          <w:rFonts w:cs="Times New Roman"/>
          <w:rPrChange w:id="5183" w:author="Roger Sanchez" w:date="2026-02-22T03:26:00Z">
            <w:rPr>
              <w:ins w:id="5184" w:author="Roger Sanchez" w:date="2026-02-22T03:26:00Z" w16du:dateUtc="2026-02-22T03:26:23Z"/>
              <w:rFonts w:eastAsia="Times New Roman" w:cs="Times New Roman"/>
            </w:rPr>
          </w:rPrChange>
        </w:rPr>
        <w:pPrChange w:id="5185" w:author="Roger Sanchez" w:date="2026-02-22T03:26:00Z" w16du:dateUtc="2026-02-09T21:47:00Z">
          <w:pPr>
            <w:spacing w:line="360" w:lineRule="auto"/>
          </w:pPr>
        </w:pPrChange>
      </w:pPr>
      <w:ins w:id="5186" w:author="Roger Sanchez" w:date="2026-02-22T03:28:00Z">
        <w:r w:rsidRPr="2AD4FE3D">
          <w:rPr>
            <w:rFonts w:asciiTheme="minorHAnsi" w:hAnsiTheme="minorHAnsi"/>
          </w:rPr>
          <w:t xml:space="preserve">According to Article 326 of the Honduran </w:t>
        </w:r>
      </w:ins>
      <w:ins w:id="5187" w:author="Roger Sanchez" w:date="2026-02-22T03:29:00Z">
        <w:r w:rsidRPr="2AD4FE3D">
          <w:rPr>
            <w:rFonts w:asciiTheme="minorHAnsi" w:hAnsiTheme="minorHAnsi"/>
          </w:rPr>
          <w:t>labor</w:t>
        </w:r>
      </w:ins>
      <w:ins w:id="5188" w:author="Roger Sanchez" w:date="2026-02-22T03:28:00Z">
        <w:r w:rsidRPr="2AD4FE3D">
          <w:rPr>
            <w:rFonts w:asciiTheme="minorHAnsi" w:hAnsiTheme="minorHAnsi"/>
          </w:rPr>
          <w:t xml:space="preserve"> code, </w:t>
        </w:r>
      </w:ins>
      <w:ins w:id="5189" w:author="Roger Sanchez" w:date="2026-02-22T03:29:00Z">
        <w:r w:rsidRPr="2AD4FE3D">
          <w:rPr>
            <w:rFonts w:asciiTheme="minorHAnsi" w:hAnsiTheme="minorHAnsi"/>
          </w:rPr>
          <w:t>a</w:t>
        </w:r>
      </w:ins>
      <w:commentRangeStart w:id="5190"/>
      <w:ins w:id="5191" w:author="Roger Sanchez" w:date="2026-02-22T03:26:00Z">
        <w:r w:rsidR="4F32B631" w:rsidRPr="2AD4FE3D">
          <w:rPr>
            <w:rFonts w:asciiTheme="minorHAnsi" w:hAnsiTheme="minorHAnsi"/>
            <w:rPrChange w:id="5192" w:author="Roger Sanchez" w:date="2026-02-22T03:26:00Z">
              <w:rPr>
                <w:rFonts w:eastAsia="Times New Roman" w:cs="Times New Roman"/>
              </w:rPr>
            </w:rPrChange>
          </w:rPr>
          <w:t xml:space="preserve"> </w:t>
        </w:r>
        <w:r w:rsidR="4F32B631" w:rsidRPr="2AD4FE3D">
          <w:rPr>
            <w:rFonts w:asciiTheme="minorHAnsi" w:hAnsiTheme="minorHAnsi"/>
            <w:rPrChange w:id="5193" w:author="Roger Sanchez" w:date="2026-02-22T03:26:00Z">
              <w:rPr>
                <w:rFonts w:eastAsia="Times New Roman" w:cs="Times New Roman"/>
                <w:b/>
                <w:bCs/>
              </w:rPr>
            </w:rPrChange>
          </w:rPr>
          <w:t>3</w:t>
        </w:r>
      </w:ins>
      <w:commentRangeEnd w:id="5190"/>
      <w:r w:rsidR="004B3F0D" w:rsidRPr="2AD4FE3D">
        <w:rPr>
          <w:rStyle w:val="CommentReference"/>
          <w:rFonts w:asciiTheme="minorHAnsi" w:hAnsiTheme="minorHAnsi"/>
          <w:sz w:val="24"/>
          <w:szCs w:val="24"/>
          <w:rPrChange w:id="5194" w:author="Roger Sanchez" w:date="2026-02-22T03:26:00Z">
            <w:rPr>
              <w:rStyle w:val="CommentReference"/>
              <w:rFonts w:eastAsia="Times New Roman" w:cs="Times New Roman"/>
              <w:b/>
              <w:bCs/>
              <w:sz w:val="24"/>
              <w:szCs w:val="24"/>
            </w:rPr>
          </w:rPrChange>
        </w:rPr>
        <w:commentReference w:id="5190"/>
      </w:r>
      <w:ins w:id="5195" w:author="Roger Sanchez" w:date="2026-02-22T03:26:00Z">
        <w:r w:rsidR="4F32B631" w:rsidRPr="2AD4FE3D">
          <w:rPr>
            <w:rFonts w:asciiTheme="minorHAnsi" w:hAnsiTheme="minorHAnsi"/>
            <w:rPrChange w:id="5196" w:author="Roger Sanchez" w:date="2026-02-22T03:26:00Z">
              <w:rPr>
                <w:rFonts w:eastAsia="Times New Roman" w:cs="Times New Roman"/>
                <w:b/>
                <w:bCs/>
              </w:rPr>
            </w:rPrChange>
          </w:rPr>
          <w:t>0-minute lunch break is considered paid working time</w:t>
        </w:r>
        <w:r w:rsidR="4F32B631" w:rsidRPr="2AD4FE3D">
          <w:rPr>
            <w:rFonts w:asciiTheme="minorHAnsi" w:hAnsiTheme="minorHAnsi"/>
            <w:rPrChange w:id="5197" w:author="Roger Sanchez" w:date="2026-02-22T03:26:00Z">
              <w:rPr>
                <w:rFonts w:eastAsia="Times New Roman" w:cs="Times New Roman"/>
              </w:rPr>
            </w:rPrChange>
          </w:rPr>
          <w:t xml:space="preserve"> and is included within the standard eight-hour workday. Employees who opt for a </w:t>
        </w:r>
        <w:r w:rsidR="4F32B631" w:rsidRPr="2AD4FE3D">
          <w:rPr>
            <w:rFonts w:asciiTheme="minorHAnsi" w:hAnsiTheme="minorHAnsi"/>
            <w:rPrChange w:id="5198" w:author="Roger Sanchez" w:date="2026-02-22T03:26:00Z">
              <w:rPr>
                <w:rFonts w:eastAsia="Times New Roman" w:cs="Times New Roman"/>
                <w:b/>
                <w:bCs/>
              </w:rPr>
            </w:rPrChange>
          </w:rPr>
          <w:t>one-hour lunch break</w:t>
        </w:r>
        <w:r w:rsidR="4F32B631" w:rsidRPr="2AD4FE3D">
          <w:rPr>
            <w:rFonts w:asciiTheme="minorHAnsi" w:hAnsiTheme="minorHAnsi"/>
            <w:rPrChange w:id="5199" w:author="Roger Sanchez" w:date="2026-02-22T03:26:00Z">
              <w:rPr>
                <w:rFonts w:eastAsia="Times New Roman" w:cs="Times New Roman"/>
              </w:rPr>
            </w:rPrChange>
          </w:rPr>
          <w:t xml:space="preserve"> will complete their eight working hours over a longer period, resulting in a later end time to the workday.</w:t>
        </w:r>
      </w:ins>
    </w:p>
    <w:p w14:paraId="3519D3EC" w14:textId="668105DC" w:rsidR="004B3F0D" w:rsidRPr="00AC240B" w:rsidRDefault="574EF9F1">
      <w:pPr>
        <w:spacing w:before="240" w:after="240" w:line="360" w:lineRule="auto"/>
        <w:jc w:val="both"/>
        <w:rPr>
          <w:ins w:id="5200" w:author="Roger Sanchez" w:date="2026-02-22T03:26:00Z" w16du:dateUtc="2026-02-22T03:26:23Z"/>
          <w:rFonts w:cs="Times New Roman"/>
          <w:rPrChange w:id="5201" w:author="Roger Sanchez" w:date="2026-02-22T03:26:00Z">
            <w:rPr>
              <w:ins w:id="5202" w:author="Roger Sanchez" w:date="2026-02-22T03:26:00Z" w16du:dateUtc="2026-02-22T03:26:23Z"/>
              <w:rFonts w:eastAsia="Times New Roman" w:cs="Times New Roman"/>
            </w:rPr>
          </w:rPrChange>
        </w:rPr>
        <w:pPrChange w:id="5203" w:author="Roger Sanchez" w:date="2026-02-22T03:26:00Z" w16du:dateUtc="2026-02-09T21:47:00Z">
          <w:pPr>
            <w:spacing w:line="360" w:lineRule="auto"/>
          </w:pPr>
        </w:pPrChange>
      </w:pPr>
      <w:ins w:id="5204" w:author="Roger Sanchez" w:date="2026-02-22T03:29:00Z">
        <w:r w:rsidRPr="2AD4FE3D">
          <w:rPr>
            <w:rFonts w:asciiTheme="minorHAnsi" w:hAnsiTheme="minorHAnsi"/>
          </w:rPr>
          <w:t>Considering</w:t>
        </w:r>
      </w:ins>
      <w:ins w:id="5205" w:author="Roger Sanchez" w:date="2026-02-22T03:26:00Z">
        <w:r w:rsidR="4F32B631" w:rsidRPr="2AD4FE3D">
          <w:rPr>
            <w:rFonts w:asciiTheme="minorHAnsi" w:hAnsiTheme="minorHAnsi"/>
            <w:rPrChange w:id="5206" w:author="Roger Sanchez" w:date="2026-02-22T03:26:00Z">
              <w:rPr>
                <w:rFonts w:eastAsia="Times New Roman" w:cs="Times New Roman"/>
              </w:rPr>
            </w:rPrChange>
          </w:rPr>
          <w:t xml:space="preserve"> operational needs and </w:t>
        </w:r>
      </w:ins>
      <w:ins w:id="5207" w:author="Roger Sanchez" w:date="2026-02-22T03:27:00Z">
        <w:r w:rsidR="2B59BADE" w:rsidRPr="2AD4FE3D">
          <w:rPr>
            <w:rFonts w:asciiTheme="minorHAnsi" w:hAnsiTheme="minorHAnsi"/>
          </w:rPr>
          <w:t>commuting conditions for staff</w:t>
        </w:r>
      </w:ins>
      <w:ins w:id="5208" w:author="Roger Sanchez" w:date="2026-02-22T03:26:00Z">
        <w:r w:rsidR="4F32B631" w:rsidRPr="2AD4FE3D">
          <w:rPr>
            <w:rFonts w:asciiTheme="minorHAnsi" w:hAnsiTheme="minorHAnsi"/>
            <w:rPrChange w:id="5209" w:author="Roger Sanchez" w:date="2026-02-22T03:26:00Z">
              <w:rPr>
                <w:rFonts w:eastAsia="Times New Roman" w:cs="Times New Roman"/>
              </w:rPr>
            </w:rPrChange>
          </w:rPr>
          <w:t xml:space="preserve">, Partners Honduras may offer </w:t>
        </w:r>
        <w:r w:rsidR="4F32B631" w:rsidRPr="2AD4FE3D">
          <w:rPr>
            <w:rFonts w:asciiTheme="minorHAnsi" w:hAnsiTheme="minorHAnsi"/>
            <w:rPrChange w:id="5210" w:author="Roger Sanchez" w:date="2026-02-22T03:26:00Z">
              <w:rPr>
                <w:rFonts w:eastAsia="Times New Roman" w:cs="Times New Roman"/>
                <w:b/>
                <w:bCs/>
              </w:rPr>
            </w:rPrChange>
          </w:rPr>
          <w:t>flexible work schedules</w:t>
        </w:r>
        <w:r w:rsidR="4F32B631" w:rsidRPr="2AD4FE3D">
          <w:rPr>
            <w:rFonts w:asciiTheme="minorHAnsi" w:hAnsiTheme="minorHAnsi"/>
            <w:rPrChange w:id="5211" w:author="Roger Sanchez" w:date="2026-02-22T03:26:00Z">
              <w:rPr>
                <w:rFonts w:eastAsia="Times New Roman" w:cs="Times New Roman"/>
              </w:rPr>
            </w:rPrChange>
          </w:rPr>
          <w:t xml:space="preserve">, subject to supervisory approval. All employees must be available during </w:t>
        </w:r>
        <w:r w:rsidR="4F32B631" w:rsidRPr="2AD4FE3D">
          <w:rPr>
            <w:rFonts w:asciiTheme="minorHAnsi" w:hAnsiTheme="minorHAnsi"/>
            <w:rPrChange w:id="5212" w:author="Roger Sanchez" w:date="2026-02-22T03:26:00Z">
              <w:rPr>
                <w:rFonts w:eastAsia="Times New Roman" w:cs="Times New Roman"/>
                <w:b/>
                <w:bCs/>
              </w:rPr>
            </w:rPrChange>
          </w:rPr>
          <w:t>core working hours from 1</w:t>
        </w:r>
        <w:r w:rsidR="4F32B631" w:rsidRPr="2AD4FE3D">
          <w:rPr>
            <w:rFonts w:asciiTheme="minorHAnsi" w:hAnsiTheme="minorHAnsi"/>
          </w:rPr>
          <w:t>0</w:t>
        </w:r>
        <w:r w:rsidR="4F32B631" w:rsidRPr="2AD4FE3D">
          <w:rPr>
            <w:rFonts w:asciiTheme="minorHAnsi" w:hAnsiTheme="minorHAnsi"/>
            <w:rPrChange w:id="5213" w:author="Roger Sanchez" w:date="2026-02-22T03:26:00Z">
              <w:rPr>
                <w:rFonts w:eastAsia="Times New Roman" w:cs="Times New Roman"/>
                <w:b/>
                <w:bCs/>
              </w:rPr>
            </w:rPrChange>
          </w:rPr>
          <w:t xml:space="preserve">:00 a.m. to </w:t>
        </w:r>
      </w:ins>
      <w:ins w:id="5214" w:author="Roger Sanchez" w:date="2026-02-22T03:27:00Z">
        <w:r w:rsidR="4F32B631" w:rsidRPr="2AD4FE3D">
          <w:rPr>
            <w:rFonts w:asciiTheme="minorHAnsi" w:hAnsiTheme="minorHAnsi"/>
          </w:rPr>
          <w:t>3</w:t>
        </w:r>
      </w:ins>
      <w:ins w:id="5215" w:author="Roger Sanchez" w:date="2026-02-22T03:26:00Z">
        <w:r w:rsidR="4F32B631" w:rsidRPr="2AD4FE3D">
          <w:rPr>
            <w:rFonts w:asciiTheme="minorHAnsi" w:hAnsiTheme="minorHAnsi"/>
            <w:rPrChange w:id="5216" w:author="Roger Sanchez" w:date="2026-02-22T03:26:00Z">
              <w:rPr>
                <w:rFonts w:eastAsia="Times New Roman" w:cs="Times New Roman"/>
                <w:b/>
                <w:bCs/>
              </w:rPr>
            </w:rPrChange>
          </w:rPr>
          <w:t>:00 p.m.</w:t>
        </w:r>
        <w:r w:rsidR="4F32B631" w:rsidRPr="2AD4FE3D">
          <w:rPr>
            <w:rFonts w:asciiTheme="minorHAnsi" w:hAnsiTheme="minorHAnsi"/>
            <w:rPrChange w:id="5217" w:author="Roger Sanchez" w:date="2026-02-22T03:26:00Z">
              <w:rPr>
                <w:rFonts w:eastAsia="Times New Roman" w:cs="Times New Roman"/>
              </w:rPr>
            </w:rPrChange>
          </w:rPr>
          <w:t>, although responsibilities may require availability beyond this period.</w:t>
        </w:r>
      </w:ins>
    </w:p>
    <w:p w14:paraId="2FD2902C" w14:textId="07F3ADE0" w:rsidR="004B3F0D" w:rsidRPr="00AC240B" w:rsidRDefault="4F32B631">
      <w:pPr>
        <w:spacing w:before="240" w:after="240" w:line="360" w:lineRule="auto"/>
        <w:jc w:val="both"/>
        <w:rPr>
          <w:ins w:id="5218" w:author="Roger Sanchez" w:date="2026-02-22T03:26:00Z" w16du:dateUtc="2026-02-22T03:26:23Z"/>
          <w:rFonts w:cs="Times New Roman"/>
          <w:rPrChange w:id="5219" w:author="Roger Sanchez" w:date="2026-02-22T03:26:00Z">
            <w:rPr>
              <w:ins w:id="5220" w:author="Roger Sanchez" w:date="2026-02-22T03:26:00Z" w16du:dateUtc="2026-02-22T03:26:23Z"/>
              <w:rFonts w:eastAsia="Times New Roman" w:cs="Times New Roman"/>
              <w:b/>
              <w:bCs/>
            </w:rPr>
          </w:rPrChange>
        </w:rPr>
        <w:pPrChange w:id="5221" w:author="Roger Sanchez" w:date="2026-02-22T03:26:00Z" w16du:dateUtc="2026-02-09T21:47:00Z">
          <w:pPr>
            <w:spacing w:line="360" w:lineRule="auto"/>
          </w:pPr>
        </w:pPrChange>
      </w:pPr>
      <w:ins w:id="5222" w:author="Roger Sanchez" w:date="2026-02-22T03:26:00Z">
        <w:r w:rsidRPr="2AD4FE3D">
          <w:rPr>
            <w:rFonts w:asciiTheme="minorHAnsi" w:hAnsiTheme="minorHAnsi"/>
            <w:rPrChange w:id="5223" w:author="Roger Sanchez" w:date="2026-02-22T03:30:00Z">
              <w:rPr>
                <w:rFonts w:eastAsia="Times New Roman" w:cs="Times New Roman"/>
                <w:b/>
                <w:bCs/>
              </w:rPr>
            </w:rPrChange>
          </w:rPr>
          <w:t>Approved work schedule options include:</w:t>
        </w:r>
      </w:ins>
    </w:p>
    <w:p w14:paraId="02A20365" w14:textId="74031789" w:rsidR="004B3F0D" w:rsidRPr="00AC240B" w:rsidRDefault="4F32B631">
      <w:pPr>
        <w:spacing w:before="240" w:after="240" w:line="360" w:lineRule="auto"/>
        <w:jc w:val="both"/>
        <w:rPr>
          <w:ins w:id="5224" w:author="Roger Sanchez" w:date="2026-02-22T03:26:00Z" w16du:dateUtc="2026-02-22T03:26:23Z"/>
          <w:rFonts w:cs="Times New Roman"/>
          <w:rPrChange w:id="5225" w:author="Roger Sanchez" w:date="2026-02-22T03:26:00Z">
            <w:rPr>
              <w:ins w:id="5226" w:author="Roger Sanchez" w:date="2026-02-22T03:26:00Z" w16du:dateUtc="2026-02-22T03:26:23Z"/>
              <w:rFonts w:eastAsia="Times New Roman" w:cs="Times New Roman"/>
            </w:rPr>
          </w:rPrChange>
        </w:rPr>
        <w:pPrChange w:id="5227" w:author="Roger Sanchez" w:date="2026-02-22T03:26:00Z" w16du:dateUtc="2026-02-09T21:47:00Z">
          <w:pPr>
            <w:spacing w:line="360" w:lineRule="auto"/>
          </w:pPr>
        </w:pPrChange>
      </w:pPr>
      <w:ins w:id="5228" w:author="Roger Sanchez" w:date="2026-02-22T03:26:00Z">
        <w:r w:rsidRPr="2AD4FE3D">
          <w:rPr>
            <w:rFonts w:asciiTheme="minorHAnsi" w:hAnsiTheme="minorHAnsi"/>
            <w:rPrChange w:id="5229" w:author="Roger Sanchez" w:date="2026-02-22T03:30:00Z">
              <w:rPr>
                <w:rFonts w:eastAsia="Times New Roman" w:cs="Times New Roman"/>
                <w:b/>
                <w:bCs/>
              </w:rPr>
            </w:rPrChange>
          </w:rPr>
          <w:t>Option</w:t>
        </w:r>
        <w:r w:rsidRPr="2AD4FE3D">
          <w:rPr>
            <w:rFonts w:asciiTheme="minorHAnsi" w:hAnsiTheme="minorHAnsi"/>
            <w:rPrChange w:id="5230" w:author="Roger Sanchez" w:date="2026-02-22T03:26:00Z">
              <w:rPr>
                <w:rFonts w:eastAsia="Times New Roman" w:cs="Times New Roman"/>
                <w:b/>
                <w:bCs/>
              </w:rPr>
            </w:rPrChange>
          </w:rPr>
          <w:t xml:space="preserve"> A:</w:t>
        </w:r>
        <w:r w:rsidRPr="2AD4FE3D">
          <w:rPr>
            <w:rFonts w:asciiTheme="minorHAnsi" w:hAnsiTheme="minorHAnsi"/>
            <w:rPrChange w:id="5231" w:author="Roger Sanchez" w:date="2026-02-22T03:26:00Z">
              <w:rPr>
                <w:rFonts w:eastAsia="Times New Roman" w:cs="Times New Roman"/>
              </w:rPr>
            </w:rPrChange>
          </w:rPr>
          <w:t xml:space="preserve"> Monday to Friday, </w:t>
        </w:r>
        <w:r w:rsidRPr="2AD4FE3D">
          <w:rPr>
            <w:rFonts w:asciiTheme="minorHAnsi" w:hAnsiTheme="minorHAnsi"/>
            <w:rPrChange w:id="5232" w:author="Roger Sanchez" w:date="2026-02-22T03:26:00Z">
              <w:rPr>
                <w:rFonts w:eastAsia="Times New Roman" w:cs="Times New Roman"/>
                <w:b/>
                <w:bCs/>
              </w:rPr>
            </w:rPrChange>
          </w:rPr>
          <w:t>8:00 a.m. – 4:00 p.m.</w:t>
        </w:r>
        <w:r w:rsidRPr="2AD4FE3D">
          <w:rPr>
            <w:rFonts w:asciiTheme="minorHAnsi" w:hAnsiTheme="minorHAnsi"/>
            <w:rPrChange w:id="5233" w:author="Roger Sanchez" w:date="2026-02-22T03:26:00Z">
              <w:rPr>
                <w:rFonts w:eastAsia="Times New Roman" w:cs="Times New Roman"/>
              </w:rPr>
            </w:rPrChange>
          </w:rPr>
          <w:t xml:space="preserve"> (40 hours per week), including a </w:t>
        </w:r>
        <w:r w:rsidRPr="2AD4FE3D">
          <w:rPr>
            <w:rFonts w:asciiTheme="minorHAnsi" w:hAnsiTheme="minorHAnsi"/>
            <w:rPrChange w:id="5234" w:author="Roger Sanchez" w:date="2026-02-22T03:26:00Z">
              <w:rPr>
                <w:rFonts w:eastAsia="Times New Roman" w:cs="Times New Roman"/>
                <w:b/>
                <w:bCs/>
              </w:rPr>
            </w:rPrChange>
          </w:rPr>
          <w:t>30-minute paid lunch break</w:t>
        </w:r>
        <w:r w:rsidRPr="2AD4FE3D">
          <w:rPr>
            <w:rFonts w:asciiTheme="minorHAnsi" w:hAnsiTheme="minorHAnsi"/>
            <w:rPrChange w:id="5235" w:author="Roger Sanchez" w:date="2026-02-22T03:26:00Z">
              <w:rPr>
                <w:rFonts w:eastAsia="Times New Roman" w:cs="Times New Roman"/>
              </w:rPr>
            </w:rPrChange>
          </w:rPr>
          <w:t>.</w:t>
        </w:r>
      </w:ins>
    </w:p>
    <w:p w14:paraId="76E93821" w14:textId="6760BF5E" w:rsidR="004B3F0D" w:rsidRPr="00AC240B" w:rsidRDefault="4F32B631">
      <w:pPr>
        <w:spacing w:before="240" w:after="240" w:line="360" w:lineRule="auto"/>
        <w:jc w:val="both"/>
        <w:rPr>
          <w:ins w:id="5236" w:author="Roger Sanchez" w:date="2026-02-22T03:26:00Z" w16du:dateUtc="2026-02-22T03:26:23Z"/>
          <w:rFonts w:cs="Times New Roman"/>
          <w:rPrChange w:id="5237" w:author="Roger Sanchez" w:date="2026-02-22T03:26:00Z">
            <w:rPr>
              <w:ins w:id="5238" w:author="Roger Sanchez" w:date="2026-02-22T03:26:00Z" w16du:dateUtc="2026-02-22T03:26:23Z"/>
              <w:rFonts w:eastAsia="Times New Roman" w:cs="Times New Roman"/>
            </w:rPr>
          </w:rPrChange>
        </w:rPr>
        <w:pPrChange w:id="5239" w:author="Roger Sanchez" w:date="2026-02-22T03:26:00Z" w16du:dateUtc="2026-02-09T21:47:00Z">
          <w:pPr>
            <w:spacing w:line="360" w:lineRule="auto"/>
          </w:pPr>
        </w:pPrChange>
      </w:pPr>
      <w:ins w:id="5240" w:author="Roger Sanchez" w:date="2026-02-22T03:26:00Z">
        <w:r w:rsidRPr="2AD4FE3D">
          <w:rPr>
            <w:rFonts w:asciiTheme="minorHAnsi" w:hAnsiTheme="minorHAnsi"/>
            <w:rPrChange w:id="5241" w:author="Roger Sanchez" w:date="2026-02-22T03:30:00Z">
              <w:rPr>
                <w:rFonts w:eastAsia="Times New Roman" w:cs="Times New Roman"/>
                <w:b/>
                <w:bCs/>
              </w:rPr>
            </w:rPrChange>
          </w:rPr>
          <w:t>Option</w:t>
        </w:r>
        <w:r w:rsidRPr="2AD4FE3D">
          <w:rPr>
            <w:rFonts w:asciiTheme="minorHAnsi" w:hAnsiTheme="minorHAnsi"/>
            <w:rPrChange w:id="5242" w:author="Roger Sanchez" w:date="2026-02-22T03:26:00Z">
              <w:rPr>
                <w:rFonts w:eastAsia="Times New Roman" w:cs="Times New Roman"/>
                <w:b/>
                <w:bCs/>
              </w:rPr>
            </w:rPrChange>
          </w:rPr>
          <w:t xml:space="preserve"> B:</w:t>
        </w:r>
        <w:r w:rsidRPr="2AD4FE3D">
          <w:rPr>
            <w:rFonts w:asciiTheme="minorHAnsi" w:hAnsiTheme="minorHAnsi"/>
            <w:rPrChange w:id="5243" w:author="Roger Sanchez" w:date="2026-02-22T03:26:00Z">
              <w:rPr>
                <w:rFonts w:eastAsia="Times New Roman" w:cs="Times New Roman"/>
              </w:rPr>
            </w:rPrChange>
          </w:rPr>
          <w:t xml:space="preserve"> Monday to Friday, </w:t>
        </w:r>
        <w:r w:rsidRPr="2AD4FE3D">
          <w:rPr>
            <w:rFonts w:asciiTheme="minorHAnsi" w:hAnsiTheme="minorHAnsi"/>
            <w:rPrChange w:id="5244" w:author="Roger Sanchez" w:date="2026-02-22T03:26:00Z">
              <w:rPr>
                <w:rFonts w:eastAsia="Times New Roman" w:cs="Times New Roman"/>
                <w:b/>
                <w:bCs/>
              </w:rPr>
            </w:rPrChange>
          </w:rPr>
          <w:t>8:00 a.m. – 5:00 p.m.</w:t>
        </w:r>
        <w:r w:rsidRPr="2AD4FE3D">
          <w:rPr>
            <w:rFonts w:asciiTheme="minorHAnsi" w:hAnsiTheme="minorHAnsi"/>
            <w:rPrChange w:id="5245" w:author="Roger Sanchez" w:date="2026-02-22T03:26:00Z">
              <w:rPr>
                <w:rFonts w:eastAsia="Times New Roman" w:cs="Times New Roman"/>
              </w:rPr>
            </w:rPrChange>
          </w:rPr>
          <w:t xml:space="preserve"> (40 hours per week), including a </w:t>
        </w:r>
        <w:r w:rsidRPr="2AD4FE3D">
          <w:rPr>
            <w:rFonts w:asciiTheme="minorHAnsi" w:hAnsiTheme="minorHAnsi"/>
            <w:rPrChange w:id="5246" w:author="Roger Sanchez" w:date="2026-02-22T03:26:00Z">
              <w:rPr>
                <w:rFonts w:eastAsia="Times New Roman" w:cs="Times New Roman"/>
                <w:b/>
                <w:bCs/>
              </w:rPr>
            </w:rPrChange>
          </w:rPr>
          <w:t>one-hour lunch break</w:t>
        </w:r>
        <w:r w:rsidRPr="2AD4FE3D">
          <w:rPr>
            <w:rFonts w:asciiTheme="minorHAnsi" w:hAnsiTheme="minorHAnsi"/>
            <w:rPrChange w:id="5247" w:author="Roger Sanchez" w:date="2026-02-22T03:26:00Z">
              <w:rPr>
                <w:rFonts w:eastAsia="Times New Roman" w:cs="Times New Roman"/>
              </w:rPr>
            </w:rPrChange>
          </w:rPr>
          <w:t>.</w:t>
        </w:r>
      </w:ins>
    </w:p>
    <w:p w14:paraId="6D86D354" w14:textId="676DA3BD" w:rsidR="004B3F0D" w:rsidRPr="00AC240B" w:rsidRDefault="4F32B631">
      <w:pPr>
        <w:spacing w:before="240" w:after="240" w:line="360" w:lineRule="auto"/>
        <w:jc w:val="both"/>
        <w:rPr>
          <w:ins w:id="5248" w:author="Roger Sanchez" w:date="2026-02-22T03:26:00Z" w16du:dateUtc="2026-02-22T03:26:23Z"/>
          <w:rFonts w:cs="Times New Roman"/>
          <w:rPrChange w:id="5249" w:author="Roger Sanchez" w:date="2026-02-22T03:26:00Z">
            <w:rPr>
              <w:ins w:id="5250" w:author="Roger Sanchez" w:date="2026-02-22T03:26:00Z" w16du:dateUtc="2026-02-22T03:26:23Z"/>
              <w:rFonts w:eastAsia="Times New Roman" w:cs="Times New Roman"/>
            </w:rPr>
          </w:rPrChange>
        </w:rPr>
        <w:pPrChange w:id="5251" w:author="Roger Sanchez" w:date="2026-02-22T03:26:00Z" w16du:dateUtc="2026-02-09T21:47:00Z">
          <w:pPr>
            <w:spacing w:line="360" w:lineRule="auto"/>
          </w:pPr>
        </w:pPrChange>
      </w:pPr>
      <w:ins w:id="5252" w:author="Roger Sanchez" w:date="2026-02-22T03:26:00Z">
        <w:r w:rsidRPr="2AD4FE3D">
          <w:rPr>
            <w:rFonts w:asciiTheme="minorHAnsi" w:hAnsiTheme="minorHAnsi"/>
            <w:rPrChange w:id="5253" w:author="Roger Sanchez" w:date="2026-02-22T03:30:00Z">
              <w:rPr>
                <w:rFonts w:eastAsia="Times New Roman" w:cs="Times New Roman"/>
                <w:b/>
                <w:bCs/>
              </w:rPr>
            </w:rPrChange>
          </w:rPr>
          <w:t>Option</w:t>
        </w:r>
        <w:r w:rsidRPr="2AD4FE3D">
          <w:rPr>
            <w:rFonts w:asciiTheme="minorHAnsi" w:hAnsiTheme="minorHAnsi"/>
            <w:rPrChange w:id="5254" w:author="Roger Sanchez" w:date="2026-02-22T03:26:00Z">
              <w:rPr>
                <w:rFonts w:eastAsia="Times New Roman" w:cs="Times New Roman"/>
                <w:b/>
                <w:bCs/>
              </w:rPr>
            </w:rPrChange>
          </w:rPr>
          <w:t xml:space="preserve"> C (Flexible / Alternative Schedules):</w:t>
        </w:r>
        <w:r w:rsidR="004B3F0D">
          <w:br/>
        </w:r>
        <w:r w:rsidRPr="2AD4FE3D">
          <w:rPr>
            <w:rFonts w:asciiTheme="minorHAnsi" w:hAnsiTheme="minorHAnsi"/>
            <w:rPrChange w:id="5255" w:author="Roger Sanchez" w:date="2026-02-22T03:26:00Z">
              <w:rPr>
                <w:rFonts w:eastAsia="Times New Roman" w:cs="Times New Roman"/>
              </w:rPr>
            </w:rPrChange>
          </w:rPr>
          <w:t xml:space="preserve"> Alternative work schedules (e.g., </w:t>
        </w:r>
        <w:r w:rsidRPr="2AD4FE3D">
          <w:rPr>
            <w:rFonts w:asciiTheme="minorHAnsi" w:hAnsiTheme="minorHAnsi"/>
            <w:rPrChange w:id="5256" w:author="Roger Sanchez" w:date="2026-02-22T03:26:00Z">
              <w:rPr>
                <w:rFonts w:eastAsia="Times New Roman" w:cs="Times New Roman"/>
                <w:b/>
                <w:bCs/>
              </w:rPr>
            </w:rPrChange>
          </w:rPr>
          <w:t>7:00 a.m.–3:00 p.m.</w:t>
        </w:r>
        <w:r w:rsidRPr="2AD4FE3D">
          <w:rPr>
            <w:rFonts w:asciiTheme="minorHAnsi" w:hAnsiTheme="minorHAnsi"/>
            <w:rPrChange w:id="5257" w:author="Roger Sanchez" w:date="2026-02-22T03:26:00Z">
              <w:rPr>
                <w:rFonts w:eastAsia="Times New Roman" w:cs="Times New Roman"/>
              </w:rPr>
            </w:rPrChange>
          </w:rPr>
          <w:t xml:space="preserve"> or </w:t>
        </w:r>
        <w:r w:rsidRPr="2AD4FE3D">
          <w:rPr>
            <w:rFonts w:asciiTheme="minorHAnsi" w:hAnsiTheme="minorHAnsi"/>
            <w:rPrChange w:id="5258" w:author="Roger Sanchez" w:date="2026-02-22T03:26:00Z">
              <w:rPr>
                <w:rFonts w:eastAsia="Times New Roman" w:cs="Times New Roman"/>
                <w:b/>
                <w:bCs/>
              </w:rPr>
            </w:rPrChange>
          </w:rPr>
          <w:t>9:00 a.m.–5:00 p.m.</w:t>
        </w:r>
        <w:r w:rsidRPr="2AD4FE3D">
          <w:rPr>
            <w:rFonts w:asciiTheme="minorHAnsi" w:hAnsiTheme="minorHAnsi"/>
            <w:rPrChange w:id="5259" w:author="Roger Sanchez" w:date="2026-02-22T03:26:00Z">
              <w:rPr>
                <w:rFonts w:eastAsia="Times New Roman" w:cs="Times New Roman"/>
              </w:rPr>
            </w:rPrChange>
          </w:rPr>
          <w:t>, assuming a 30-minute paid lunch break) may be approved on a case-by-case basis, subject to operational needs and supervisory approval.</w:t>
        </w:r>
      </w:ins>
    </w:p>
    <w:p w14:paraId="0BD3678B" w14:textId="5C0D231D" w:rsidR="004B3F0D" w:rsidRPr="00AC240B" w:rsidRDefault="004B3F0D" w:rsidP="2AD4FE3D">
      <w:pPr>
        <w:spacing w:before="120" w:line="360" w:lineRule="auto"/>
        <w:jc w:val="both"/>
        <w:rPr>
          <w:ins w:id="5260" w:author="Roger Sanchez" w:date="2026-02-22T03:26:00Z" w16du:dateUtc="2026-02-22T03:26:21Z"/>
          <w:rFonts w:cs="Times New Roman"/>
        </w:rPr>
      </w:pPr>
    </w:p>
    <w:p w14:paraId="3DDE4A7B" w14:textId="3873943B" w:rsidR="2AD4FE3D" w:rsidRDefault="2AD4FE3D" w:rsidP="2AD4FE3D">
      <w:pPr>
        <w:spacing w:before="120" w:line="360" w:lineRule="auto"/>
        <w:jc w:val="both"/>
        <w:rPr>
          <w:rFonts w:cs="Times New Roman"/>
        </w:rPr>
      </w:pPr>
    </w:p>
    <w:p w14:paraId="79557678" w14:textId="0C0795F9" w:rsidR="0066698A" w:rsidRDefault="0066698A" w:rsidP="2EBCD743">
      <w:pPr>
        <w:spacing w:before="120" w:line="360" w:lineRule="auto"/>
        <w:jc w:val="both"/>
        <w:rPr>
          <w:ins w:id="5261" w:author="Catalina Ipas" w:date="2025-10-14T11:40:00Z" w16du:dateUtc="2025-10-14T11:40:42Z"/>
          <w:del w:id="5262" w:author="Roger Sanchez" w:date="2026-02-22T03:30:00Z" w16du:dateUtc="2026-02-22T03:30:18Z"/>
          <w:rFonts w:eastAsia="Times New Roman" w:cs="Times New Roman"/>
          <w:color w:val="D13438"/>
        </w:rPr>
      </w:pPr>
      <w:del w:id="5263" w:author="Catalina Ipas" w:date="2025-10-14T11:40:00Z">
        <w:r w:rsidRPr="2AD4FE3D" w:rsidDel="4E4625E4">
          <w:rPr>
            <w:rFonts w:cs="Times New Roman"/>
          </w:rPr>
          <w:delText>All staff are required to account for all workdays Monday through Friday (unless there is a holiday) by working a regular day or taking the appropriate type of paid leave. There is no exception to this rule, regardless of the number of days within the month, all workdays Monday through Friday must be accounted for.</w:delText>
        </w:r>
      </w:del>
      <w:ins w:id="5264" w:author="Catalina Ipas" w:date="2025-10-14T11:40:00Z">
        <w:del w:id="5265" w:author="Megan Ash" w:date="2026-02-09T16:58:00Z">
          <w:r w:rsidRPr="2AD4FE3D" w:rsidDel="505FF707">
            <w:rPr>
              <w:rFonts w:eastAsia="Times New Roman" w:cs="Times New Roman"/>
              <w:color w:val="D13438"/>
            </w:rPr>
            <w:delText xml:space="preserve"> </w:delText>
          </w:r>
        </w:del>
        <w:del w:id="5266" w:author="Roger Sanchez" w:date="2026-02-22T03:30:00Z">
          <w:r w:rsidRPr="2AD4FE3D" w:rsidDel="505FF707">
            <w:rPr>
              <w:rFonts w:eastAsia="Times New Roman" w:cs="Times New Roman"/>
              <w:color w:val="D13438"/>
            </w:rPr>
            <w:delText xml:space="preserve">All employees must be available during Partners </w:delText>
          </w:r>
        </w:del>
      </w:ins>
      <w:ins w:id="5267" w:author="Catalina Ipas" w:date="2025-10-14T11:41:00Z">
        <w:del w:id="5268" w:author="Roger Sanchez" w:date="2026-02-22T03:30:00Z">
          <w:r w:rsidRPr="2AD4FE3D" w:rsidDel="505FF707">
            <w:rPr>
              <w:rFonts w:eastAsia="Times New Roman" w:cs="Times New Roman"/>
              <w:color w:val="D13438"/>
            </w:rPr>
            <w:delText xml:space="preserve">Honduras’s </w:delText>
          </w:r>
        </w:del>
      </w:ins>
      <w:ins w:id="5269" w:author="Catalina Ipas" w:date="2025-10-14T11:40:00Z">
        <w:del w:id="5270" w:author="Roger Sanchez" w:date="2026-02-22T03:30:00Z">
          <w:r w:rsidRPr="2AD4FE3D" w:rsidDel="505FF707">
            <w:rPr>
              <w:rFonts w:eastAsia="Times New Roman" w:cs="Times New Roman"/>
              <w:color w:val="D13438"/>
            </w:rPr>
            <w:delText>core work hours of 11:00 AM - 4:00 PM, although responsibilities may require more than this period.</w:delText>
          </w:r>
        </w:del>
      </w:ins>
      <w:ins w:id="5271" w:author="Megan Ash" w:date="2026-02-09T17:00:00Z">
        <w:del w:id="5272" w:author="Roger Sanchez" w:date="2026-02-22T03:30:00Z">
          <w:r w:rsidRPr="2AD4FE3D" w:rsidDel="468A8CFA">
            <w:rPr>
              <w:rFonts w:ascii="Calibri Light" w:hAnsi="Calibri Light" w:cs="Calibri Light"/>
              <w:color w:val="000000" w:themeColor="text1"/>
              <w:sz w:val="40"/>
              <w:szCs w:val="40"/>
            </w:rPr>
            <w:delText xml:space="preserve"> </w:delText>
          </w:r>
        </w:del>
      </w:ins>
    </w:p>
    <w:p w14:paraId="6DAAF048" w14:textId="7AB8693B" w:rsidR="200E3A27" w:rsidRDefault="200E3A27">
      <w:pPr>
        <w:spacing w:before="120" w:line="360" w:lineRule="auto"/>
        <w:jc w:val="both"/>
        <w:rPr>
          <w:ins w:id="5273" w:author="Catalina Ipas" w:date="2025-10-14T11:40:00Z" w16du:dateUtc="2025-10-14T11:40:42Z"/>
          <w:rFonts w:eastAsia="Times New Roman" w:cs="Times New Roman"/>
          <w:color w:val="D13438"/>
        </w:rPr>
        <w:pPrChange w:id="5274" w:author="Catalina Ipas" w:date="2025-10-14T11:40:00Z">
          <w:pPr/>
        </w:pPrChange>
      </w:pPr>
      <w:ins w:id="5275" w:author="Catalina Ipas" w:date="2025-10-14T11:40:00Z">
        <w:del w:id="5276" w:author="Megan Ash" w:date="2026-02-09T16:59:00Z" w16du:dateUtc="2026-02-09T21:59:00Z">
          <w:r w:rsidRPr="001E3FD0" w:rsidDel="00382261">
            <w:rPr>
              <w:rFonts w:eastAsia="Times New Roman" w:cs="Times New Roman"/>
              <w:color w:val="D13438"/>
              <w:rPrChange w:id="5277" w:author="Megan Ash" w:date="2026-02-09T17:03:00Z" w16du:dateUtc="2026-02-09T22:03:00Z">
                <w:rPr>
                  <w:rFonts w:eastAsia="Times New Roman" w:cs="Times New Roman"/>
                  <w:color w:val="D13438"/>
                  <w:u w:val="single"/>
                </w:rPr>
              </w:rPrChange>
            </w:rPr>
            <w:delText>Other options will be analyzed</w:delText>
          </w:r>
        </w:del>
      </w:ins>
      <w:ins w:id="5278" w:author="Megan Ash" w:date="2026-02-09T16:59:00Z" w16du:dateUtc="2026-02-09T21:59:00Z">
        <w:r w:rsidR="00382261" w:rsidRPr="001E3FD0">
          <w:rPr>
            <w:rFonts w:eastAsia="Times New Roman" w:cs="Times New Roman"/>
            <w:color w:val="D13438"/>
            <w:rPrChange w:id="5279" w:author="Megan Ash" w:date="2026-02-09T17:03:00Z" w16du:dateUtc="2026-02-09T22:03:00Z">
              <w:rPr>
                <w:rFonts w:eastAsia="Times New Roman" w:cs="Times New Roman"/>
                <w:color w:val="D13438"/>
                <w:u w:val="single"/>
              </w:rPr>
            </w:rPrChange>
          </w:rPr>
          <w:t>More flexible arrangements</w:t>
        </w:r>
      </w:ins>
      <w:ins w:id="5280" w:author="Megan Ash" w:date="2026-02-09T17:00:00Z" w16du:dateUtc="2026-02-09T22:00:00Z">
        <w:r w:rsidR="00382261" w:rsidRPr="001E3FD0">
          <w:rPr>
            <w:rFonts w:eastAsia="Times New Roman" w:cs="Times New Roman"/>
            <w:color w:val="D13438"/>
            <w:rPrChange w:id="5281" w:author="Megan Ash" w:date="2026-02-09T17:03:00Z" w16du:dateUtc="2026-02-09T22:03:00Z">
              <w:rPr>
                <w:rFonts w:eastAsia="Times New Roman" w:cs="Times New Roman"/>
                <w:color w:val="D13438"/>
                <w:u w:val="single"/>
              </w:rPr>
            </w:rPrChange>
          </w:rPr>
          <w:t>,</w:t>
        </w:r>
      </w:ins>
      <w:ins w:id="5282" w:author="Catalina Ipas" w:date="2025-10-14T11:40:00Z">
        <w:r w:rsidRPr="001E3FD0">
          <w:rPr>
            <w:rFonts w:eastAsia="Times New Roman" w:cs="Times New Roman"/>
            <w:color w:val="D13438"/>
            <w:rPrChange w:id="5283" w:author="Megan Ash" w:date="2026-02-09T17:03:00Z" w16du:dateUtc="2026-02-09T22:03:00Z">
              <w:rPr>
                <w:rFonts w:eastAsia="Times New Roman" w:cs="Times New Roman"/>
                <w:color w:val="D13438"/>
                <w:u w:val="single"/>
              </w:rPr>
            </w:rPrChange>
          </w:rPr>
          <w:t xml:space="preserve"> as needed and appropriate</w:t>
        </w:r>
      </w:ins>
      <w:ins w:id="5284" w:author="Megan Ash" w:date="2026-02-09T17:00:00Z" w16du:dateUtc="2026-02-09T22:00:00Z">
        <w:r w:rsidR="00382261" w:rsidRPr="001E3FD0">
          <w:rPr>
            <w:rFonts w:eastAsia="Times New Roman" w:cs="Times New Roman"/>
            <w:color w:val="D13438"/>
            <w:rPrChange w:id="5285" w:author="Megan Ash" w:date="2026-02-09T17:03:00Z" w16du:dateUtc="2026-02-09T22:03:00Z">
              <w:rPr>
                <w:rFonts w:eastAsia="Times New Roman" w:cs="Times New Roman"/>
                <w:color w:val="D13438"/>
                <w:u w:val="single"/>
              </w:rPr>
            </w:rPrChange>
          </w:rPr>
          <w:t>, can be arranged</w:t>
        </w:r>
      </w:ins>
      <w:ins w:id="5286" w:author="Catalina Ipas" w:date="2025-10-14T11:40:00Z">
        <w:r w:rsidRPr="001E3FD0">
          <w:rPr>
            <w:rFonts w:eastAsia="Times New Roman" w:cs="Times New Roman"/>
            <w:color w:val="D13438"/>
            <w:rPrChange w:id="5287" w:author="Megan Ash" w:date="2026-02-09T17:03:00Z" w16du:dateUtc="2026-02-09T22:03:00Z">
              <w:rPr>
                <w:rFonts w:eastAsia="Times New Roman" w:cs="Times New Roman"/>
                <w:color w:val="D13438"/>
                <w:u w:val="single"/>
              </w:rPr>
            </w:rPrChange>
          </w:rPr>
          <w:t xml:space="preserve"> with the </w:t>
        </w:r>
        <w:del w:id="5288" w:author="Megan Ash" w:date="2026-02-09T17:00:00Z" w16du:dateUtc="2026-02-09T22:00:00Z">
          <w:r w:rsidRPr="001E3FD0" w:rsidDel="00487BE4">
            <w:rPr>
              <w:rFonts w:eastAsia="Times New Roman" w:cs="Times New Roman"/>
              <w:color w:val="D13438"/>
              <w:rPrChange w:id="5289" w:author="Megan Ash" w:date="2026-02-09T17:03:00Z" w16du:dateUtc="2026-02-09T22:03:00Z">
                <w:rPr>
                  <w:rFonts w:eastAsia="Times New Roman" w:cs="Times New Roman"/>
                  <w:color w:val="D13438"/>
                  <w:u w:val="single"/>
                </w:rPr>
              </w:rPrChange>
            </w:rPr>
            <w:delText>PD</w:delText>
          </w:r>
        </w:del>
      </w:ins>
      <w:ins w:id="5290" w:author="Megan Ash" w:date="2026-02-09T17:00:00Z" w16du:dateUtc="2026-02-09T22:00:00Z">
        <w:r w:rsidR="00487BE4" w:rsidRPr="001E3FD0">
          <w:rPr>
            <w:rFonts w:eastAsia="Times New Roman" w:cs="Times New Roman"/>
            <w:color w:val="D13438"/>
            <w:rPrChange w:id="5291" w:author="Megan Ash" w:date="2026-02-09T17:03:00Z" w16du:dateUtc="2026-02-09T22:03:00Z">
              <w:rPr>
                <w:rFonts w:eastAsia="Times New Roman" w:cs="Times New Roman"/>
                <w:color w:val="D13438"/>
                <w:u w:val="single"/>
              </w:rPr>
            </w:rPrChange>
          </w:rPr>
          <w:t>FO Director</w:t>
        </w:r>
      </w:ins>
      <w:ins w:id="5292" w:author="Catalina Ipas" w:date="2025-10-14T11:40:00Z">
        <w:r w:rsidRPr="001E3FD0">
          <w:rPr>
            <w:rFonts w:eastAsia="Times New Roman" w:cs="Times New Roman"/>
            <w:color w:val="D13438"/>
            <w:rPrChange w:id="5293" w:author="Megan Ash" w:date="2026-02-09T17:03:00Z" w16du:dateUtc="2026-02-09T22:03:00Z">
              <w:rPr>
                <w:rFonts w:eastAsia="Times New Roman" w:cs="Times New Roman"/>
                <w:color w:val="D13438"/>
                <w:u w:val="single"/>
              </w:rPr>
            </w:rPrChange>
          </w:rPr>
          <w:t xml:space="preserve"> and prior approval from Partners HQ. </w:t>
        </w:r>
      </w:ins>
      <w:ins w:id="5294" w:author="Megan Ash" w:date="2026-02-09T17:02:00Z" w16du:dateUtc="2026-02-09T22:02:00Z">
        <w:r w:rsidR="001E3FD0" w:rsidRPr="00487BE4">
          <w:rPr>
            <w:rFonts w:eastAsia="Times New Roman" w:cs="Times New Roman"/>
            <w:color w:val="D13438"/>
          </w:rPr>
          <w:t xml:space="preserve">Please reference </w:t>
        </w:r>
        <w:r w:rsidR="001E3FD0">
          <w:rPr>
            <w:rFonts w:eastAsia="Times New Roman" w:cs="Times New Roman"/>
            <w:color w:val="D13438"/>
          </w:rPr>
          <w:t xml:space="preserve">the </w:t>
        </w:r>
        <w:r w:rsidR="001E3FD0">
          <w:rPr>
            <w:rFonts w:eastAsia="Times New Roman" w:cs="Times New Roman"/>
            <w:color w:val="D13438"/>
          </w:rPr>
          <w:fldChar w:fldCharType="begin"/>
        </w:r>
        <w:r w:rsidR="001E3FD0">
          <w:rPr>
            <w:rFonts w:eastAsia="Times New Roman" w:cs="Times New Roman"/>
            <w:color w:val="D13438"/>
          </w:rPr>
          <w:instrText>HYPERLINK "https://partnersnet107.sharepoint.com/:f:/s/FA/IgCFISlT4iLPQZMxN1SYMeL8AWLE3GCo6ZCIzNBpxnAX-tk?e=E85qI7"</w:instrText>
        </w:r>
        <w:r w:rsidR="001E3FD0">
          <w:rPr>
            <w:rFonts w:eastAsia="Times New Roman" w:cs="Times New Roman"/>
            <w:color w:val="D13438"/>
          </w:rPr>
        </w:r>
        <w:r w:rsidR="001E3FD0">
          <w:rPr>
            <w:rFonts w:eastAsia="Times New Roman" w:cs="Times New Roman"/>
            <w:color w:val="D13438"/>
          </w:rPr>
          <w:fldChar w:fldCharType="separate"/>
        </w:r>
        <w:r w:rsidR="001E3FD0" w:rsidRPr="001E3FD0">
          <w:rPr>
            <w:rStyle w:val="Hyperlink"/>
            <w:rFonts w:eastAsia="Times New Roman" w:cs="Times New Roman"/>
          </w:rPr>
          <w:t>Flexible Work Arrangement Policy</w:t>
        </w:r>
        <w:r w:rsidR="001E3FD0">
          <w:rPr>
            <w:rFonts w:eastAsia="Times New Roman" w:cs="Times New Roman"/>
            <w:color w:val="D13438"/>
          </w:rPr>
          <w:fldChar w:fldCharType="end"/>
        </w:r>
        <w:r w:rsidR="001E3FD0" w:rsidRPr="00487BE4">
          <w:rPr>
            <w:rFonts w:eastAsia="Times New Roman" w:cs="Times New Roman"/>
            <w:color w:val="D13438"/>
          </w:rPr>
          <w:t xml:space="preserve"> for approval process and procedure.</w:t>
        </w:r>
      </w:ins>
    </w:p>
    <w:p w14:paraId="4F6EE647" w14:textId="00695D0A" w:rsidR="200E3A27" w:rsidRPr="001B7686" w:rsidRDefault="200E3A27">
      <w:pPr>
        <w:spacing w:before="120" w:line="360" w:lineRule="auto"/>
        <w:jc w:val="both"/>
        <w:rPr>
          <w:ins w:id="5295" w:author="Catalina Ipas" w:date="2025-10-14T11:40:00Z" w16du:dateUtc="2025-10-14T11:40:42Z"/>
          <w:rFonts w:eastAsia="Times New Roman" w:cs="Times New Roman"/>
          <w:color w:val="D13438"/>
        </w:rPr>
        <w:pPrChange w:id="5296" w:author="Catalina Ipas" w:date="2025-10-14T11:40:00Z">
          <w:pPr/>
        </w:pPrChange>
      </w:pPr>
      <w:ins w:id="5297" w:author="Catalina Ipas" w:date="2025-10-14T11:40:00Z">
        <w:r w:rsidRPr="001B7686">
          <w:rPr>
            <w:rFonts w:eastAsia="Times New Roman" w:cs="Times New Roman"/>
            <w:color w:val="D13438"/>
            <w:rPrChange w:id="5298" w:author="Megan Ash" w:date="2026-02-09T17:04:00Z" w16du:dateUtc="2026-02-09T22:04:00Z">
              <w:rPr>
                <w:rFonts w:eastAsia="Times New Roman" w:cs="Times New Roman"/>
                <w:color w:val="D13438"/>
                <w:u w:val="single"/>
              </w:rPr>
            </w:rPrChange>
          </w:rPr>
          <w:t>Th</w:t>
        </w:r>
        <w:r w:rsidRPr="001B7686">
          <w:rPr>
            <w:rFonts w:eastAsia="Times New Roman" w:cs="Times New Roman"/>
            <w:color w:val="D13438"/>
          </w:rPr>
          <w:t xml:space="preserve">e </w:t>
        </w:r>
        <w:del w:id="5299" w:author="Megan Ash" w:date="2026-02-09T17:03:00Z" w16du:dateUtc="2026-02-09T22:03:00Z">
          <w:r w:rsidRPr="001B7686" w:rsidDel="001B7686">
            <w:rPr>
              <w:rFonts w:eastAsia="Times New Roman" w:cs="Times New Roman"/>
              <w:color w:val="D13438"/>
            </w:rPr>
            <w:delText>PD</w:delText>
          </w:r>
        </w:del>
      </w:ins>
      <w:ins w:id="5300" w:author="Megan Ash" w:date="2026-02-09T17:03:00Z" w16du:dateUtc="2026-02-09T22:03:00Z">
        <w:r w:rsidR="001B7686" w:rsidRPr="001B7686">
          <w:rPr>
            <w:rFonts w:eastAsia="Times New Roman" w:cs="Times New Roman"/>
            <w:color w:val="D13438"/>
          </w:rPr>
          <w:t>FO</w:t>
        </w:r>
      </w:ins>
      <w:ins w:id="5301" w:author="Catalina Ipas" w:date="2025-10-14T11:40:00Z">
        <w:del w:id="5302" w:author="Megan Ash" w:date="2026-02-09T17:03:00Z" w16du:dateUtc="2026-02-09T22:03:00Z">
          <w:r w:rsidRPr="001B7686" w:rsidDel="001B7686">
            <w:rPr>
              <w:rFonts w:eastAsia="Times New Roman" w:cs="Times New Roman"/>
              <w:color w:val="D13438"/>
              <w:rPrChange w:id="5303" w:author="Megan Ash" w:date="2026-02-09T17:04:00Z" w16du:dateUtc="2026-02-09T22:04:00Z">
                <w:rPr>
                  <w:rFonts w:eastAsia="Times New Roman" w:cs="Times New Roman"/>
                  <w:color w:val="D13438"/>
                  <w:u w:val="single"/>
                </w:rPr>
              </w:rPrChange>
            </w:rPr>
            <w:delText>,</w:delText>
          </w:r>
        </w:del>
        <w:r w:rsidRPr="001B7686">
          <w:rPr>
            <w:rFonts w:eastAsia="Times New Roman" w:cs="Times New Roman"/>
            <w:color w:val="D13438"/>
            <w:rPrChange w:id="5304" w:author="Megan Ash" w:date="2026-02-09T17:04:00Z" w16du:dateUtc="2026-02-09T22:04:00Z">
              <w:rPr>
                <w:rFonts w:eastAsia="Times New Roman" w:cs="Times New Roman"/>
                <w:color w:val="D13438"/>
                <w:u w:val="single"/>
              </w:rPr>
            </w:rPrChange>
          </w:rPr>
          <w:t xml:space="preserve"> </w:t>
        </w:r>
      </w:ins>
      <w:ins w:id="5305" w:author="Megan Ash" w:date="2026-02-09T17:03:00Z" w16du:dateUtc="2026-02-09T22:03:00Z">
        <w:r w:rsidR="001B7686" w:rsidRPr="001B7686">
          <w:rPr>
            <w:rFonts w:eastAsia="Times New Roman" w:cs="Times New Roman"/>
            <w:color w:val="D13438"/>
            <w:rPrChange w:id="5306" w:author="Megan Ash" w:date="2026-02-09T17:04:00Z" w16du:dateUtc="2026-02-09T22:04:00Z">
              <w:rPr>
                <w:rFonts w:eastAsia="Times New Roman" w:cs="Times New Roman"/>
                <w:color w:val="D13438"/>
                <w:u w:val="single"/>
              </w:rPr>
            </w:rPrChange>
          </w:rPr>
          <w:t xml:space="preserve">Director </w:t>
        </w:r>
      </w:ins>
      <w:ins w:id="5307" w:author="Catalina Ipas" w:date="2025-10-14T11:40:00Z">
        <w:r w:rsidRPr="001B7686">
          <w:rPr>
            <w:rFonts w:eastAsia="Times New Roman" w:cs="Times New Roman"/>
            <w:color w:val="D13438"/>
            <w:rPrChange w:id="5308" w:author="Megan Ash" w:date="2026-02-09T17:04:00Z" w16du:dateUtc="2026-02-09T22:04:00Z">
              <w:rPr>
                <w:rFonts w:eastAsia="Times New Roman" w:cs="Times New Roman"/>
                <w:color w:val="D13438"/>
                <w:u w:val="single"/>
              </w:rPr>
            </w:rPrChange>
          </w:rPr>
          <w:t xml:space="preserve">or </w:t>
        </w:r>
        <w:del w:id="5309" w:author="Megan Ash" w:date="2026-02-09T17:03:00Z" w16du:dateUtc="2026-02-09T22:03:00Z">
          <w:r w:rsidRPr="001B7686" w:rsidDel="001B7686">
            <w:rPr>
              <w:rFonts w:eastAsia="Times New Roman" w:cs="Times New Roman"/>
              <w:color w:val="D13438"/>
              <w:rPrChange w:id="5310" w:author="Megan Ash" w:date="2026-02-09T17:04:00Z" w16du:dateUtc="2026-02-09T22:04:00Z">
                <w:rPr>
                  <w:rFonts w:eastAsia="Times New Roman" w:cs="Times New Roman"/>
                  <w:color w:val="D13438"/>
                  <w:u w:val="single"/>
                </w:rPr>
              </w:rPrChange>
            </w:rPr>
            <w:delText>his/her</w:delText>
          </w:r>
        </w:del>
      </w:ins>
      <w:ins w:id="5311" w:author="Megan Ash" w:date="2026-02-09T17:03:00Z" w16du:dateUtc="2026-02-09T22:03:00Z">
        <w:r w:rsidR="001B7686" w:rsidRPr="001B7686">
          <w:rPr>
            <w:rFonts w:eastAsia="Times New Roman" w:cs="Times New Roman"/>
            <w:color w:val="D13438"/>
            <w:rPrChange w:id="5312" w:author="Megan Ash" w:date="2026-02-09T17:04:00Z" w16du:dateUtc="2026-02-09T22:04:00Z">
              <w:rPr>
                <w:rFonts w:eastAsia="Times New Roman" w:cs="Times New Roman"/>
                <w:color w:val="D13438"/>
                <w:u w:val="single"/>
              </w:rPr>
            </w:rPrChange>
          </w:rPr>
          <w:t>their</w:t>
        </w:r>
      </w:ins>
      <w:ins w:id="5313" w:author="Catalina Ipas" w:date="2025-10-14T11:40:00Z">
        <w:r w:rsidRPr="001B7686">
          <w:rPr>
            <w:rFonts w:eastAsia="Times New Roman" w:cs="Times New Roman"/>
            <w:color w:val="D13438"/>
            <w:rPrChange w:id="5314" w:author="Megan Ash" w:date="2026-02-09T17:04:00Z" w16du:dateUtc="2026-02-09T22:04:00Z">
              <w:rPr>
                <w:rFonts w:eastAsia="Times New Roman" w:cs="Times New Roman"/>
                <w:color w:val="D13438"/>
                <w:u w:val="single"/>
              </w:rPr>
            </w:rPrChange>
          </w:rPr>
          <w:t xml:space="preserve"> delegate</w:t>
        </w:r>
        <w:del w:id="5315" w:author="Megan Ash" w:date="2026-02-09T17:03:00Z" w16du:dateUtc="2026-02-09T22:03:00Z">
          <w:r w:rsidRPr="001B7686" w:rsidDel="001B7686">
            <w:rPr>
              <w:rFonts w:eastAsia="Times New Roman" w:cs="Times New Roman"/>
              <w:color w:val="D13438"/>
              <w:rPrChange w:id="5316" w:author="Megan Ash" w:date="2026-02-09T17:04:00Z" w16du:dateUtc="2026-02-09T22:04:00Z">
                <w:rPr>
                  <w:rFonts w:eastAsia="Times New Roman" w:cs="Times New Roman"/>
                  <w:color w:val="D13438"/>
                  <w:u w:val="single"/>
                </w:rPr>
              </w:rPrChange>
            </w:rPr>
            <w:delText>,</w:delText>
          </w:r>
        </w:del>
        <w:r w:rsidRPr="001B7686">
          <w:rPr>
            <w:rFonts w:eastAsia="Times New Roman" w:cs="Times New Roman"/>
            <w:color w:val="D13438"/>
            <w:rPrChange w:id="5317" w:author="Megan Ash" w:date="2026-02-09T17:04:00Z" w16du:dateUtc="2026-02-09T22:04:00Z">
              <w:rPr>
                <w:rFonts w:eastAsia="Times New Roman" w:cs="Times New Roman"/>
                <w:color w:val="D13438"/>
                <w:u w:val="single"/>
              </w:rPr>
            </w:rPrChange>
          </w:rPr>
          <w:t xml:space="preserve"> will inform Partners HQ on Partners </w:t>
        </w:r>
      </w:ins>
      <w:ins w:id="5318" w:author="Catalina Ipas" w:date="2025-10-14T11:41:00Z">
        <w:r w:rsidRPr="001B7686">
          <w:rPr>
            <w:rFonts w:eastAsia="Times New Roman" w:cs="Times New Roman"/>
            <w:color w:val="D13438"/>
            <w:rPrChange w:id="5319" w:author="Megan Ash" w:date="2026-02-09T17:04:00Z" w16du:dateUtc="2026-02-09T22:04:00Z">
              <w:rPr>
                <w:rFonts w:eastAsia="Times New Roman" w:cs="Times New Roman"/>
                <w:color w:val="D13438"/>
                <w:u w:val="single"/>
              </w:rPr>
            </w:rPrChange>
          </w:rPr>
          <w:t>Honduras</w:t>
        </w:r>
      </w:ins>
      <w:ins w:id="5320" w:author="Megan Ash" w:date="2026-02-09T17:03:00Z" w16du:dateUtc="2026-02-09T22:03:00Z">
        <w:r w:rsidR="001B7686" w:rsidRPr="001B7686">
          <w:rPr>
            <w:rFonts w:eastAsia="Times New Roman" w:cs="Times New Roman"/>
            <w:color w:val="D13438"/>
            <w:rPrChange w:id="5321" w:author="Megan Ash" w:date="2026-02-09T17:04:00Z" w16du:dateUtc="2026-02-09T22:04:00Z">
              <w:rPr>
                <w:rFonts w:eastAsia="Times New Roman" w:cs="Times New Roman"/>
                <w:color w:val="D13438"/>
                <w:u w:val="single"/>
              </w:rPr>
            </w:rPrChange>
          </w:rPr>
          <w:t>’</w:t>
        </w:r>
      </w:ins>
      <w:ins w:id="5322" w:author="Catalina Ipas" w:date="2025-10-14T11:41:00Z">
        <w:r w:rsidRPr="001B7686">
          <w:rPr>
            <w:rFonts w:eastAsia="Times New Roman" w:cs="Times New Roman"/>
            <w:color w:val="D13438"/>
            <w:rPrChange w:id="5323" w:author="Megan Ash" w:date="2026-02-09T17:04:00Z" w16du:dateUtc="2026-02-09T22:04:00Z">
              <w:rPr>
                <w:rFonts w:eastAsia="Times New Roman" w:cs="Times New Roman"/>
                <w:color w:val="D13438"/>
                <w:u w:val="single"/>
              </w:rPr>
            </w:rPrChange>
          </w:rPr>
          <w:t xml:space="preserve"> </w:t>
        </w:r>
      </w:ins>
      <w:ins w:id="5324" w:author="Catalina Ipas" w:date="2025-10-14T11:40:00Z">
        <w:r w:rsidRPr="001B7686">
          <w:rPr>
            <w:rFonts w:eastAsia="Times New Roman" w:cs="Times New Roman"/>
            <w:color w:val="D13438"/>
            <w:rPrChange w:id="5325" w:author="Megan Ash" w:date="2026-02-09T17:04:00Z" w16du:dateUtc="2026-02-09T22:04:00Z">
              <w:rPr>
                <w:rFonts w:eastAsia="Times New Roman" w:cs="Times New Roman"/>
                <w:color w:val="D13438"/>
                <w:u w:val="single"/>
              </w:rPr>
            </w:rPrChange>
          </w:rPr>
          <w:t xml:space="preserve">staff schedule </w:t>
        </w:r>
        <w:del w:id="5326" w:author="Megan Ash" w:date="2026-02-09T17:03:00Z" w16du:dateUtc="2026-02-09T22:03:00Z">
          <w:r w:rsidRPr="001B7686" w:rsidDel="001B7686">
            <w:rPr>
              <w:rFonts w:eastAsia="Times New Roman" w:cs="Times New Roman"/>
              <w:color w:val="D13438"/>
              <w:rPrChange w:id="5327" w:author="Megan Ash" w:date="2026-02-09T17:04:00Z" w16du:dateUtc="2026-02-09T22:04:00Z">
                <w:rPr>
                  <w:rFonts w:eastAsia="Times New Roman" w:cs="Times New Roman"/>
                  <w:color w:val="D13438"/>
                  <w:u w:val="single"/>
                </w:rPr>
              </w:rPrChange>
            </w:rPr>
            <w:delText>in</w:delText>
          </w:r>
        </w:del>
      </w:ins>
      <w:ins w:id="5328" w:author="Megan Ash" w:date="2026-02-09T17:03:00Z" w16du:dateUtc="2026-02-09T22:03:00Z">
        <w:r w:rsidR="001B7686" w:rsidRPr="001B7686">
          <w:rPr>
            <w:rFonts w:eastAsia="Times New Roman" w:cs="Times New Roman"/>
            <w:color w:val="D13438"/>
            <w:rPrChange w:id="5329" w:author="Megan Ash" w:date="2026-02-09T17:04:00Z" w16du:dateUtc="2026-02-09T22:04:00Z">
              <w:rPr>
                <w:rFonts w:eastAsia="Times New Roman" w:cs="Times New Roman"/>
                <w:color w:val="D13438"/>
                <w:u w:val="single"/>
              </w:rPr>
            </w:rPrChange>
          </w:rPr>
          <w:t>on</w:t>
        </w:r>
      </w:ins>
      <w:ins w:id="5330" w:author="Catalina Ipas" w:date="2025-10-14T11:40:00Z">
        <w:r w:rsidRPr="001B7686">
          <w:rPr>
            <w:rFonts w:eastAsia="Times New Roman" w:cs="Times New Roman"/>
            <w:color w:val="D13438"/>
            <w:rPrChange w:id="5331" w:author="Megan Ash" w:date="2026-02-09T17:04:00Z" w16du:dateUtc="2026-02-09T22:04:00Z">
              <w:rPr>
                <w:rFonts w:eastAsia="Times New Roman" w:cs="Times New Roman"/>
                <w:color w:val="D13438"/>
                <w:u w:val="single"/>
              </w:rPr>
            </w:rPrChange>
          </w:rPr>
          <w:t xml:space="preserve"> a semi-annual basis, unless any changes happen in between the reporting periods.</w:t>
        </w:r>
      </w:ins>
    </w:p>
    <w:p w14:paraId="17B1F0C8" w14:textId="53DE4BF2" w:rsidR="200E3A27" w:rsidRDefault="200E3A27">
      <w:pPr>
        <w:spacing w:before="120" w:line="360" w:lineRule="auto"/>
        <w:jc w:val="both"/>
        <w:rPr>
          <w:rFonts w:eastAsia="Times New Roman" w:cs="Times New Roman"/>
          <w:color w:val="000000" w:themeColor="text1"/>
        </w:rPr>
        <w:pPrChange w:id="5332" w:author="Catalina Ipas" w:date="2025-10-14T11:40:00Z">
          <w:pPr/>
        </w:pPrChange>
      </w:pPr>
      <w:ins w:id="5333" w:author="Catalina Ipas" w:date="2025-10-14T11:40:00Z">
        <w:r w:rsidRPr="2EBCD743">
          <w:rPr>
            <w:rFonts w:eastAsia="Times New Roman" w:cs="Times New Roman"/>
            <w:color w:val="D13438"/>
            <w:u w:val="single"/>
          </w:rPr>
          <w:t>All staff are required to account for all workdays Monday through Friday (</w:t>
        </w:r>
        <w:del w:id="5334" w:author="Megan Ash" w:date="2026-02-09T17:09:00Z" w16du:dateUtc="2026-02-09T22:09:00Z">
          <w:r w:rsidRPr="2EBCD743" w:rsidDel="00186B90">
            <w:rPr>
              <w:rFonts w:eastAsia="Times New Roman" w:cs="Times New Roman"/>
              <w:color w:val="D13438"/>
              <w:u w:val="single"/>
            </w:rPr>
            <w:delText>unless there is an</w:delText>
          </w:r>
        </w:del>
      </w:ins>
      <w:ins w:id="5335" w:author="Megan Ash" w:date="2026-02-09T17:09:00Z" w16du:dateUtc="2026-02-09T22:09:00Z">
        <w:r w:rsidR="00186B90">
          <w:rPr>
            <w:rFonts w:eastAsia="Times New Roman" w:cs="Times New Roman"/>
            <w:color w:val="D13438"/>
            <w:u w:val="single"/>
          </w:rPr>
          <w:t>except</w:t>
        </w:r>
      </w:ins>
      <w:ins w:id="5336" w:author="Catalina Ipas" w:date="2025-10-14T11:40:00Z">
        <w:r w:rsidRPr="2EBCD743">
          <w:rPr>
            <w:rFonts w:eastAsia="Times New Roman" w:cs="Times New Roman"/>
            <w:color w:val="D13438"/>
            <w:u w:val="single"/>
          </w:rPr>
          <w:t xml:space="preserve"> official holiday</w:t>
        </w:r>
      </w:ins>
      <w:ins w:id="5337" w:author="Megan Ash" w:date="2026-02-09T17:09:00Z" w16du:dateUtc="2026-02-09T22:09:00Z">
        <w:r w:rsidR="00186B90">
          <w:rPr>
            <w:rFonts w:eastAsia="Times New Roman" w:cs="Times New Roman"/>
            <w:color w:val="D13438"/>
            <w:u w:val="single"/>
          </w:rPr>
          <w:t>s</w:t>
        </w:r>
      </w:ins>
      <w:ins w:id="5338" w:author="Catalina Ipas" w:date="2025-10-14T11:40:00Z">
        <w:r w:rsidRPr="2EBCD743">
          <w:rPr>
            <w:rFonts w:eastAsia="Times New Roman" w:cs="Times New Roman"/>
            <w:color w:val="D13438"/>
            <w:u w:val="single"/>
          </w:rPr>
          <w:t>) by</w:t>
        </w:r>
      </w:ins>
      <w:ins w:id="5339" w:author="Megan Ash" w:date="2026-02-09T17:09:00Z" w16du:dateUtc="2026-02-09T22:09:00Z">
        <w:r w:rsidR="00186B90">
          <w:rPr>
            <w:rFonts w:eastAsia="Times New Roman" w:cs="Times New Roman"/>
            <w:color w:val="D13438"/>
            <w:u w:val="single"/>
          </w:rPr>
          <w:t xml:space="preserve"> either</w:t>
        </w:r>
      </w:ins>
      <w:ins w:id="5340" w:author="Catalina Ipas" w:date="2025-10-14T11:40:00Z">
        <w:r w:rsidRPr="2EBCD743">
          <w:rPr>
            <w:rFonts w:eastAsia="Times New Roman" w:cs="Times New Roman"/>
            <w:color w:val="D13438"/>
            <w:u w:val="single"/>
          </w:rPr>
          <w:t xml:space="preserve"> working a regular day or taking the appropriate type of paid leave. </w:t>
        </w:r>
        <w:del w:id="5341" w:author="Megan Ash" w:date="2026-02-09T17:09:00Z" w16du:dateUtc="2026-02-09T22:09:00Z">
          <w:r w:rsidRPr="2EBCD743" w:rsidDel="00492AF2">
            <w:rPr>
              <w:rFonts w:eastAsia="Times New Roman" w:cs="Times New Roman"/>
              <w:color w:val="D13438"/>
              <w:u w:val="single"/>
            </w:rPr>
            <w:delText>There is no exception to this rule,</w:delText>
          </w:r>
        </w:del>
      </w:ins>
      <w:ins w:id="5342" w:author="Megan Ash" w:date="2026-02-09T17:09:00Z" w16du:dateUtc="2026-02-09T22:09:00Z">
        <w:r w:rsidR="00492AF2">
          <w:rPr>
            <w:rFonts w:eastAsia="Times New Roman" w:cs="Times New Roman"/>
            <w:color w:val="D13438"/>
            <w:u w:val="single"/>
          </w:rPr>
          <w:t>This requirement applies</w:t>
        </w:r>
      </w:ins>
      <w:ins w:id="5343" w:author="Catalina Ipas" w:date="2025-10-14T11:40:00Z">
        <w:r w:rsidRPr="2EBCD743">
          <w:rPr>
            <w:rFonts w:eastAsia="Times New Roman" w:cs="Times New Roman"/>
            <w:color w:val="D13438"/>
            <w:u w:val="single"/>
          </w:rPr>
          <w:t xml:space="preserve"> regardless of the number of days within the month</w:t>
        </w:r>
        <w:del w:id="5344" w:author="Megan Ash" w:date="2026-02-09T17:09:00Z" w16du:dateUtc="2026-02-09T22:09:00Z">
          <w:r w:rsidRPr="2EBCD743" w:rsidDel="008656BD">
            <w:rPr>
              <w:rFonts w:eastAsia="Times New Roman" w:cs="Times New Roman"/>
              <w:color w:val="D13438"/>
              <w:u w:val="single"/>
            </w:rPr>
            <w:delText>,</w:delText>
          </w:r>
        </w:del>
      </w:ins>
      <w:ins w:id="5345" w:author="Megan Ash" w:date="2026-02-09T17:09:00Z" w16du:dateUtc="2026-02-09T22:09:00Z">
        <w:r w:rsidR="008656BD">
          <w:rPr>
            <w:rFonts w:eastAsia="Times New Roman" w:cs="Times New Roman"/>
            <w:color w:val="D13438"/>
            <w:u w:val="single"/>
          </w:rPr>
          <w:t>;</w:t>
        </w:r>
      </w:ins>
      <w:ins w:id="5346" w:author="Catalina Ipas" w:date="2025-10-14T11:40:00Z">
        <w:r w:rsidRPr="2EBCD743">
          <w:rPr>
            <w:rFonts w:eastAsia="Times New Roman" w:cs="Times New Roman"/>
            <w:color w:val="D13438"/>
            <w:u w:val="single"/>
          </w:rPr>
          <w:t xml:space="preserve"> all workdays Monday through Friday must be accounted</w:t>
        </w:r>
      </w:ins>
      <w:ins w:id="5347" w:author="Megan Ash" w:date="2026-02-09T17:12:00Z" w16du:dateUtc="2026-02-09T22:12:00Z">
        <w:r w:rsidR="00144862">
          <w:rPr>
            <w:rFonts w:eastAsia="Times New Roman" w:cs="Times New Roman"/>
            <w:color w:val="D13438"/>
            <w:u w:val="single"/>
          </w:rPr>
          <w:t xml:space="preserve"> for</w:t>
        </w:r>
      </w:ins>
      <w:ins w:id="5348" w:author="Catalina Ipas" w:date="2025-10-14T11:40:00Z">
        <w:r w:rsidRPr="2EBCD743">
          <w:rPr>
            <w:rFonts w:eastAsia="Times New Roman" w:cs="Times New Roman"/>
            <w:color w:val="D13438"/>
            <w:u w:val="single"/>
          </w:rPr>
          <w:t>.</w:t>
        </w:r>
      </w:ins>
    </w:p>
    <w:p w14:paraId="1F040B6A" w14:textId="40AF72D9" w:rsidR="00733BD6" w:rsidRPr="00E528E2" w:rsidRDefault="00882FA8" w:rsidP="00E528E2">
      <w:pPr>
        <w:pStyle w:val="Heading3"/>
        <w:rPr>
          <w:rStyle w:val="Heading3Char"/>
        </w:rPr>
      </w:pPr>
      <w:bookmarkStart w:id="5349" w:name="_Toc222754682"/>
      <w:r>
        <w:rPr>
          <w:rStyle w:val="Heading3Char"/>
          <w:b/>
          <w:bCs/>
        </w:rPr>
        <w:t xml:space="preserve">9.1.1 </w:t>
      </w:r>
      <w:r w:rsidR="00733BD6" w:rsidRPr="00E528E2">
        <w:rPr>
          <w:rStyle w:val="Heading3Char"/>
        </w:rPr>
        <w:t xml:space="preserve">Communications </w:t>
      </w:r>
      <w:del w:id="5350" w:author="Megan Ash" w:date="2026-02-09T17:12:00Z" w16du:dateUtc="2026-02-09T22:12:00Z">
        <w:r w:rsidR="00733BD6" w:rsidRPr="00E528E2" w:rsidDel="00144862">
          <w:rPr>
            <w:rStyle w:val="Heading3Char"/>
          </w:rPr>
          <w:delText xml:space="preserve">outside </w:delText>
        </w:r>
      </w:del>
      <w:ins w:id="5351" w:author="Megan Ash" w:date="2026-02-09T17:12:00Z" w16du:dateUtc="2026-02-09T22:12:00Z">
        <w:r w:rsidR="00144862">
          <w:rPr>
            <w:rStyle w:val="Heading3Char"/>
          </w:rPr>
          <w:t>O</w:t>
        </w:r>
        <w:r w:rsidR="00144862" w:rsidRPr="00E528E2">
          <w:rPr>
            <w:rStyle w:val="Heading3Char"/>
          </w:rPr>
          <w:t xml:space="preserve">utside </w:t>
        </w:r>
      </w:ins>
      <w:r w:rsidR="00733BD6" w:rsidRPr="00E528E2">
        <w:rPr>
          <w:rStyle w:val="Heading3Char"/>
        </w:rPr>
        <w:t xml:space="preserve">of </w:t>
      </w:r>
      <w:del w:id="5352" w:author="Megan Ash" w:date="2026-02-09T17:12:00Z" w16du:dateUtc="2026-02-09T22:12:00Z">
        <w:r w:rsidR="00733BD6" w:rsidRPr="00E528E2" w:rsidDel="00144862">
          <w:rPr>
            <w:rStyle w:val="Heading3Char"/>
          </w:rPr>
          <w:delText xml:space="preserve">office </w:delText>
        </w:r>
      </w:del>
      <w:ins w:id="5353" w:author="Megan Ash" w:date="2026-02-09T17:12:00Z" w16du:dateUtc="2026-02-09T22:12:00Z">
        <w:r w:rsidR="00144862">
          <w:rPr>
            <w:rStyle w:val="Heading3Char"/>
          </w:rPr>
          <w:t>O</w:t>
        </w:r>
        <w:r w:rsidR="00144862" w:rsidRPr="00E528E2">
          <w:rPr>
            <w:rStyle w:val="Heading3Char"/>
          </w:rPr>
          <w:t xml:space="preserve">ffice </w:t>
        </w:r>
      </w:ins>
      <w:del w:id="5354" w:author="Megan Ash" w:date="2026-02-09T17:12:00Z" w16du:dateUtc="2026-02-09T22:12:00Z">
        <w:r w:rsidR="00733BD6" w:rsidRPr="00E528E2" w:rsidDel="00144862">
          <w:rPr>
            <w:rStyle w:val="Heading3Char"/>
          </w:rPr>
          <w:delText>hours</w:delText>
        </w:r>
      </w:del>
      <w:ins w:id="5355" w:author="Megan Ash" w:date="2026-02-09T17:12:00Z" w16du:dateUtc="2026-02-09T22:12:00Z">
        <w:r w:rsidR="00144862">
          <w:rPr>
            <w:rStyle w:val="Heading3Char"/>
          </w:rPr>
          <w:t>H</w:t>
        </w:r>
        <w:r w:rsidR="00144862" w:rsidRPr="00E528E2">
          <w:rPr>
            <w:rStyle w:val="Heading3Char"/>
          </w:rPr>
          <w:t>ours</w:t>
        </w:r>
      </w:ins>
      <w:bookmarkEnd w:id="5349"/>
    </w:p>
    <w:p w14:paraId="541547BE" w14:textId="50A32D0C" w:rsidR="00326A66" w:rsidRPr="00E528E2" w:rsidDel="00144862" w:rsidRDefault="00326A66" w:rsidP="00893C16">
      <w:pPr>
        <w:spacing w:line="360" w:lineRule="auto"/>
        <w:jc w:val="both"/>
        <w:rPr>
          <w:del w:id="5356" w:author="Megan Ash" w:date="2026-02-09T17:12:00Z" w16du:dateUtc="2026-02-09T22:12:00Z"/>
          <w:rFonts w:cs="Times New Roman"/>
        </w:rPr>
      </w:pPr>
      <w:r w:rsidRPr="00041244">
        <w:rPr>
          <w:rFonts w:cs="Times New Roman"/>
        </w:rPr>
        <w:t>I</w:t>
      </w:r>
      <w:r w:rsidRPr="00E528E2">
        <w:rPr>
          <w:rFonts w:cs="Times New Roman"/>
        </w:rPr>
        <w:t xml:space="preserve">f staff receive emails, Teams messages, or other communications outside the set working hours </w:t>
      </w:r>
    </w:p>
    <w:p w14:paraId="51B293F8" w14:textId="26D72932" w:rsidR="00326A66" w:rsidRPr="00E528E2" w:rsidDel="00144862" w:rsidRDefault="00144862" w:rsidP="00893C16">
      <w:pPr>
        <w:spacing w:line="360" w:lineRule="auto"/>
        <w:jc w:val="both"/>
        <w:rPr>
          <w:del w:id="5357" w:author="Megan Ash" w:date="2026-02-09T17:13:00Z" w16du:dateUtc="2026-02-09T22:13:00Z"/>
          <w:rFonts w:cs="Times New Roman"/>
        </w:rPr>
      </w:pPr>
      <w:ins w:id="5358" w:author="Megan Ash" w:date="2026-02-09T17:12:00Z" w16du:dateUtc="2026-02-09T22:12:00Z">
        <w:r w:rsidRPr="3050CBA3">
          <w:rPr>
            <w:rFonts w:cs="Times New Roman"/>
          </w:rPr>
          <w:t xml:space="preserve">mentioned </w:t>
        </w:r>
      </w:ins>
      <w:r w:rsidR="00326A66" w:rsidRPr="3050CBA3">
        <w:rPr>
          <w:rFonts w:cs="Times New Roman"/>
        </w:rPr>
        <w:t xml:space="preserve">above or on weekends, </w:t>
      </w:r>
      <w:del w:id="5359" w:author="Megan Ash" w:date="2026-02-09T17:13:00Z" w16du:dateUtc="2026-02-09T22:13:00Z">
        <w:r w:rsidR="00326A66" w:rsidRPr="3050CBA3" w:rsidDel="00326A66">
          <w:rPr>
            <w:rFonts w:cs="Times New Roman"/>
          </w:rPr>
          <w:delText xml:space="preserve">employees </w:delText>
        </w:r>
      </w:del>
      <w:ins w:id="5360" w:author="Megan Ash" w:date="2026-02-09T17:13:00Z" w16du:dateUtc="2026-02-09T22:13:00Z">
        <w:r w:rsidR="00041244" w:rsidRPr="3050CBA3">
          <w:rPr>
            <w:rFonts w:cs="Times New Roman"/>
          </w:rPr>
          <w:t xml:space="preserve">they </w:t>
        </w:r>
      </w:ins>
      <w:r w:rsidR="00326A66" w:rsidRPr="3050CBA3">
        <w:rPr>
          <w:rFonts w:cs="Times New Roman"/>
        </w:rPr>
        <w:t>are not expected to respond until their usual working hours, unless requested otherwise. Employee</w:t>
      </w:r>
      <w:del w:id="5361" w:author="Megan Ash" w:date="2026-02-09T17:13:00Z" w16du:dateUtc="2026-02-09T22:13:00Z">
        <w:r w:rsidR="00326A66" w:rsidRPr="3050CBA3" w:rsidDel="00326A66">
          <w:rPr>
            <w:rFonts w:cs="Times New Roman"/>
          </w:rPr>
          <w:delText>’</w:delText>
        </w:r>
      </w:del>
      <w:r w:rsidR="00326A66" w:rsidRPr="3050CBA3">
        <w:rPr>
          <w:rFonts w:cs="Times New Roman"/>
        </w:rPr>
        <w:t xml:space="preserve">s will receive a message in Teams and email marked as </w:t>
      </w:r>
    </w:p>
    <w:p w14:paraId="19DF438E" w14:textId="3D4F70EF" w:rsidR="00144862" w:rsidRDefault="00326A66" w:rsidP="00893C16">
      <w:pPr>
        <w:spacing w:line="360" w:lineRule="auto"/>
        <w:jc w:val="both"/>
        <w:rPr>
          <w:rFonts w:cs="Times New Roman"/>
        </w:rPr>
      </w:pPr>
      <w:r w:rsidRPr="3050CBA3">
        <w:rPr>
          <w:rFonts w:cs="Times New Roman"/>
        </w:rPr>
        <w:t xml:space="preserve">“urgent” if a </w:t>
      </w:r>
      <w:del w:id="5362" w:author="Megan Ash" w:date="2026-02-09T17:13:00Z" w16du:dateUtc="2026-02-09T22:13:00Z">
        <w:r w:rsidR="00144862" w:rsidRPr="3050CBA3" w:rsidDel="00326A66">
          <w:rPr>
            <w:rFonts w:cs="Times New Roman"/>
          </w:rPr>
          <w:delText xml:space="preserve">respond </w:delText>
        </w:r>
      </w:del>
      <w:ins w:id="5363" w:author="Megan Ash" w:date="2026-02-09T17:13:00Z" w16du:dateUtc="2026-02-09T22:13:00Z">
        <w:r w:rsidR="00144862" w:rsidRPr="3050CBA3">
          <w:rPr>
            <w:rFonts w:cs="Times New Roman"/>
          </w:rPr>
          <w:t xml:space="preserve">response </w:t>
        </w:r>
      </w:ins>
      <w:r w:rsidRPr="3050CBA3">
        <w:rPr>
          <w:rFonts w:cs="Times New Roman"/>
        </w:rPr>
        <w:t>is needed outside of working hours due to an emergency or otherwise urgen</w:t>
      </w:r>
      <w:r w:rsidR="0EACF692" w:rsidRPr="3050CBA3">
        <w:rPr>
          <w:rFonts w:cs="Times New Roman"/>
        </w:rPr>
        <w:t xml:space="preserve">t situation which requires immediate attention. </w:t>
      </w:r>
      <w:r w:rsidRPr="3050CBA3">
        <w:rPr>
          <w:rFonts w:cs="Times New Roman"/>
        </w:rPr>
        <w:t xml:space="preserve"> </w:t>
      </w:r>
    </w:p>
    <w:p w14:paraId="5C80B748" w14:textId="64D03CAD" w:rsidR="3050CBA3" w:rsidRDefault="3050CBA3" w:rsidP="3050CBA3">
      <w:pPr>
        <w:spacing w:line="360" w:lineRule="auto"/>
        <w:jc w:val="both"/>
        <w:rPr>
          <w:ins w:id="5364" w:author="Megan Ash" w:date="2026-02-09T17:13:00Z" w16du:dateUtc="2026-02-09T22:13:00Z"/>
          <w:rFonts w:cs="Times New Roman"/>
        </w:rPr>
      </w:pPr>
    </w:p>
    <w:p w14:paraId="71A84F38" w14:textId="009310C4" w:rsidR="00156473" w:rsidRPr="00E528E2" w:rsidRDefault="00326A66" w:rsidP="00893C16">
      <w:pPr>
        <w:spacing w:line="360" w:lineRule="auto"/>
        <w:jc w:val="both"/>
        <w:rPr>
          <w:rFonts w:cs="Times New Roman"/>
        </w:rPr>
      </w:pPr>
      <w:r w:rsidRPr="00E528E2">
        <w:rPr>
          <w:rFonts w:cs="Times New Roman"/>
        </w:rPr>
        <w:t>Staff are encouraged to use the function “</w:t>
      </w:r>
      <w:hyperlink r:id="rId92" w:history="1">
        <w:r w:rsidRPr="00E528E2">
          <w:rPr>
            <w:rStyle w:val="Hyperlink"/>
          </w:rPr>
          <w:t>schedule emails to send</w:t>
        </w:r>
      </w:hyperlink>
      <w:r w:rsidRPr="00E528E2">
        <w:rPr>
          <w:rFonts w:cs="Times New Roman"/>
        </w:rPr>
        <w:t>” in Outlook and “</w:t>
      </w:r>
      <w:hyperlink r:id="rId93" w:history="1">
        <w:r w:rsidRPr="00E528E2">
          <w:rPr>
            <w:rStyle w:val="Hyperlink"/>
          </w:rPr>
          <w:t>schedule message to send</w:t>
        </w:r>
      </w:hyperlink>
      <w:r w:rsidRPr="00E528E2">
        <w:rPr>
          <w:rFonts w:cs="Times New Roman"/>
        </w:rPr>
        <w:t>” in Teams when message</w:t>
      </w:r>
      <w:ins w:id="5365" w:author="Megan Ash" w:date="2026-02-09T17:13:00Z" w16du:dateUtc="2026-02-09T22:13:00Z">
        <w:r w:rsidR="00041244">
          <w:rPr>
            <w:rFonts w:cs="Times New Roman"/>
          </w:rPr>
          <w:t>s</w:t>
        </w:r>
      </w:ins>
      <w:r w:rsidRPr="00E528E2">
        <w:rPr>
          <w:rFonts w:cs="Times New Roman"/>
        </w:rPr>
        <w:t xml:space="preserve"> are not urgent, so they arrive to employees during normal business hours.</w:t>
      </w:r>
    </w:p>
    <w:p w14:paraId="286D152D" w14:textId="0716AE16" w:rsidR="00527FAB" w:rsidRPr="00C17238" w:rsidRDefault="19A679E1" w:rsidP="000E0C98">
      <w:pPr>
        <w:pStyle w:val="Heading2"/>
        <w:numPr>
          <w:ilvl w:val="1"/>
          <w:numId w:val="267"/>
        </w:numPr>
      </w:pPr>
      <w:bookmarkStart w:id="5366" w:name="_Toc222754683"/>
      <w:commentRangeStart w:id="5367"/>
      <w:r>
        <w:t>Overtime and Limitations</w:t>
      </w:r>
      <w:bookmarkEnd w:id="5366"/>
      <w:commentRangeEnd w:id="5367"/>
      <w:r w:rsidRPr="00C17238">
        <w:rPr>
          <w:rStyle w:val="CommentReference"/>
          <w:sz w:val="32"/>
          <w:szCs w:val="26"/>
        </w:rPr>
        <w:commentReference w:id="5367"/>
      </w:r>
    </w:p>
    <w:p w14:paraId="0D7CEB53" w14:textId="616D8316" w:rsidR="00527FAB" w:rsidRDefault="039C565F" w:rsidP="0E916A6A">
      <w:pPr>
        <w:spacing w:after="120" w:line="360" w:lineRule="auto"/>
        <w:jc w:val="both"/>
        <w:rPr>
          <w:ins w:id="5368" w:author="Catalina Ipas" w:date="2025-09-23T12:02:00Z" w16du:dateUtc="2025-09-23T12:02:59Z"/>
          <w:rFonts w:eastAsia="Times New Roman" w:cs="Times New Roman"/>
        </w:rPr>
      </w:pPr>
      <w:r w:rsidRPr="27E0B3DB">
        <w:rPr>
          <w:rFonts w:cs="Times New Roman"/>
        </w:rPr>
        <w:t>Overtime refers to any hours worked beyond normal working hours</w:t>
      </w:r>
      <w:ins w:id="5369" w:author="Megan Ash" w:date="2026-02-09T17:14:00Z" w16du:dateUtc="2026-02-09T22:14:00Z">
        <w:r w:rsidR="00334103">
          <w:rPr>
            <w:rFonts w:cs="Times New Roman"/>
          </w:rPr>
          <w:t>.</w:t>
        </w:r>
      </w:ins>
      <w:del w:id="5370" w:author="Catalina Ipas" w:date="2025-09-23T12:02:00Z">
        <w:r w:rsidR="00527FAB" w:rsidRPr="27E0B3DB" w:rsidDel="039C565F">
          <w:rPr>
            <w:rFonts w:cs="Times New Roman"/>
          </w:rPr>
          <w:delText xml:space="preserve"> listed above. Partners Honduras policy is not to expect, require, or encourage any of its local-hire employees to work overtime. Partners Honduras believes that the daily work assigned to its employees can be done as part of her/her regular schedule. Therefore, working overtime is not allowed.</w:delText>
        </w:r>
      </w:del>
    </w:p>
    <w:p w14:paraId="5EC9015D" w14:textId="1646832F" w:rsidR="1CE540E1" w:rsidRDefault="470AF93E">
      <w:pPr>
        <w:spacing w:after="120" w:line="360" w:lineRule="auto"/>
        <w:jc w:val="both"/>
        <w:rPr>
          <w:ins w:id="5371" w:author="Catalina Ipas" w:date="2025-10-27T18:16:00Z" w16du:dateUtc="2025-10-27T18:16:23Z"/>
          <w:rFonts w:eastAsia="Times New Roman" w:cs="Times New Roman"/>
        </w:rPr>
        <w:pPrChange w:id="5372" w:author="Catalina Ipas" w:date="2025-10-27T18:16:00Z">
          <w:pPr/>
        </w:pPrChange>
      </w:pPr>
      <w:ins w:id="5373" w:author="Catalina Ipas" w:date="2025-10-27T18:16:00Z">
        <w:r w:rsidRPr="27E0B3DB">
          <w:rPr>
            <w:rFonts w:eastAsia="Times New Roman" w:cs="Times New Roman"/>
          </w:rPr>
          <w:t>The standard weekly work</w:t>
        </w:r>
        <w:del w:id="5374" w:author="Megan Ash" w:date="2026-02-09T17:14:00Z" w16du:dateUtc="2026-02-09T22:14:00Z">
          <w:r w:rsidRPr="27E0B3DB" w:rsidDel="00334103">
            <w:rPr>
              <w:rFonts w:eastAsia="Times New Roman" w:cs="Times New Roman"/>
            </w:rPr>
            <w:delText>ing</w:delText>
          </w:r>
        </w:del>
        <w:r w:rsidRPr="27E0B3DB">
          <w:rPr>
            <w:rFonts w:eastAsia="Times New Roman" w:cs="Times New Roman"/>
          </w:rPr>
          <w:t xml:space="preserve"> </w:t>
        </w:r>
        <w:del w:id="5375" w:author="Megan Ash" w:date="2026-02-09T17:14:00Z" w16du:dateUtc="2026-02-09T22:14:00Z">
          <w:r w:rsidRPr="27E0B3DB" w:rsidDel="00334103">
            <w:rPr>
              <w:rFonts w:eastAsia="Times New Roman" w:cs="Times New Roman"/>
            </w:rPr>
            <w:delText>time</w:delText>
          </w:r>
        </w:del>
      </w:ins>
      <w:ins w:id="5376" w:author="Megan Ash" w:date="2026-02-09T17:14:00Z" w16du:dateUtc="2026-02-09T22:14:00Z">
        <w:r w:rsidR="00334103">
          <w:rPr>
            <w:rFonts w:eastAsia="Times New Roman" w:cs="Times New Roman"/>
          </w:rPr>
          <w:t>schedule</w:t>
        </w:r>
      </w:ins>
      <w:ins w:id="5377" w:author="Catalina Ipas" w:date="2025-10-27T18:16:00Z">
        <w:r w:rsidRPr="27E0B3DB">
          <w:rPr>
            <w:rFonts w:eastAsia="Times New Roman" w:cs="Times New Roman"/>
          </w:rPr>
          <w:t xml:space="preserve"> for Partners is 40 hours. However, in accordance with Honduran labor law, overtime is calculated based on the local legal threshold of 44 hours per week. </w:t>
        </w:r>
        <w:commentRangeStart w:id="5378"/>
        <w:r w:rsidRPr="27E0B3DB">
          <w:rPr>
            <w:rFonts w:eastAsia="Times New Roman" w:cs="Times New Roman"/>
          </w:rPr>
          <w:t xml:space="preserve">Therefore, while the regular workweek for Partners remains 40 hours, any hours worked beyond 44 hours in a workweek will be considered overtime and must be compensated as prescribed by Honduran law. </w:t>
        </w:r>
      </w:ins>
      <w:commentRangeEnd w:id="5378"/>
      <w:r w:rsidR="00334103">
        <w:rPr>
          <w:rStyle w:val="CommentReference"/>
          <w:rFonts w:eastAsia="Times New Roman" w:cs="Times New Roman"/>
          <w:sz w:val="24"/>
          <w:szCs w:val="24"/>
        </w:rPr>
        <w:commentReference w:id="5378"/>
      </w:r>
    </w:p>
    <w:p w14:paraId="6641DEF8" w14:textId="6877A89C" w:rsidR="1CE540E1" w:rsidRDefault="3282D3D7" w:rsidP="27E0B3DB">
      <w:pPr>
        <w:spacing w:after="120" w:line="360" w:lineRule="auto"/>
        <w:jc w:val="both"/>
        <w:rPr>
          <w:ins w:id="5379" w:author="Catalina Ipas" w:date="2025-09-23T12:03:00Z" w16du:dateUtc="2025-09-23T12:03:04Z"/>
          <w:rFonts w:eastAsia="Times New Roman" w:cs="Times New Roman"/>
        </w:rPr>
      </w:pPr>
      <w:commentRangeStart w:id="5380"/>
      <w:ins w:id="5381" w:author="Catalina Ipas" w:date="2025-09-23T12:03:00Z">
        <w:r w:rsidRPr="27E0B3DB">
          <w:rPr>
            <w:rFonts w:eastAsia="Times New Roman" w:cs="Times New Roman"/>
          </w:rPr>
          <w:t xml:space="preserve">According to Article 330 of </w:t>
        </w:r>
      </w:ins>
      <w:ins w:id="5382" w:author="Catalina Ipas" w:date="2025-10-27T18:13:00Z">
        <w:r w:rsidR="62E7BBD5" w:rsidRPr="27E0B3DB">
          <w:rPr>
            <w:rFonts w:eastAsia="Times New Roman" w:cs="Times New Roman"/>
          </w:rPr>
          <w:t xml:space="preserve">the </w:t>
        </w:r>
      </w:ins>
      <w:ins w:id="5383" w:author="Catalina Ipas" w:date="2025-09-23T12:03:00Z">
        <w:r w:rsidRPr="27E0B3DB">
          <w:rPr>
            <w:rFonts w:eastAsia="Times New Roman" w:cs="Times New Roman"/>
          </w:rPr>
          <w:t>Hondura</w:t>
        </w:r>
      </w:ins>
      <w:ins w:id="5384" w:author="Catalina Ipas" w:date="2025-10-27T18:13:00Z">
        <w:r w:rsidR="64EFAB91" w:rsidRPr="27E0B3DB">
          <w:rPr>
            <w:rFonts w:eastAsia="Times New Roman" w:cs="Times New Roman"/>
          </w:rPr>
          <w:t>n</w:t>
        </w:r>
      </w:ins>
      <w:ins w:id="5385" w:author="Catalina Ipas" w:date="2025-09-23T12:03:00Z">
        <w:r w:rsidRPr="27E0B3DB">
          <w:rPr>
            <w:rFonts w:eastAsia="Times New Roman" w:cs="Times New Roman"/>
          </w:rPr>
          <w:t xml:space="preserve"> Labor Code, </w:t>
        </w:r>
        <w:del w:id="5386" w:author="Megan Ash" w:date="2026-02-09T17:22:00Z" w16du:dateUtc="2026-02-09T22:22:00Z">
          <w:r w:rsidRPr="27E0B3DB" w:rsidDel="00973397">
            <w:rPr>
              <w:rFonts w:eastAsia="Times New Roman" w:cs="Times New Roman"/>
            </w:rPr>
            <w:delText>e</w:delText>
          </w:r>
        </w:del>
      </w:ins>
      <w:ins w:id="5387" w:author="Catalina Ipas" w:date="2025-09-23T12:02:00Z">
        <w:del w:id="5388" w:author="Megan Ash" w:date="2026-02-09T17:22:00Z" w16du:dateUtc="2026-02-09T22:22:00Z">
          <w:r w:rsidRPr="27E0B3DB" w:rsidDel="00973397">
            <w:rPr>
              <w:rFonts w:eastAsia="Times New Roman" w:cs="Times New Roman"/>
            </w:rPr>
            <w:delText>ffective</w:delText>
          </w:r>
        </w:del>
      </w:ins>
      <w:ins w:id="5389" w:author="Megan Ash" w:date="2026-02-09T17:22:00Z" w16du:dateUtc="2026-02-09T22:22:00Z">
        <w:r w:rsidR="00973397">
          <w:rPr>
            <w:rFonts w:eastAsia="Times New Roman" w:cs="Times New Roman"/>
          </w:rPr>
          <w:t>any</w:t>
        </w:r>
      </w:ins>
      <w:ins w:id="5390" w:author="Catalina Ipas" w:date="2025-09-23T12:02:00Z">
        <w:r w:rsidRPr="27E0B3DB">
          <w:rPr>
            <w:rFonts w:eastAsia="Times New Roman" w:cs="Times New Roman"/>
          </w:rPr>
          <w:t xml:space="preserve"> work performed </w:t>
        </w:r>
        <w:del w:id="5391" w:author="Megan Ash" w:date="2026-02-09T17:22:00Z" w16du:dateUtc="2026-02-09T22:22:00Z">
          <w:r w:rsidRPr="27E0B3DB" w:rsidDel="0092643F">
            <w:rPr>
              <w:rFonts w:eastAsia="Times New Roman" w:cs="Times New Roman"/>
            </w:rPr>
            <w:delText>outside</w:delText>
          </w:r>
        </w:del>
      </w:ins>
      <w:ins w:id="5392" w:author="Megan Ash" w:date="2026-02-09T17:22:00Z" w16du:dateUtc="2026-02-09T22:22:00Z">
        <w:r w:rsidR="0092643F">
          <w:rPr>
            <w:rFonts w:eastAsia="Times New Roman" w:cs="Times New Roman"/>
          </w:rPr>
          <w:t>beyond</w:t>
        </w:r>
      </w:ins>
      <w:ins w:id="5393" w:author="Catalina Ipas" w:date="2025-09-23T12:02:00Z">
        <w:r w:rsidRPr="27E0B3DB">
          <w:rPr>
            <w:rFonts w:eastAsia="Times New Roman" w:cs="Times New Roman"/>
          </w:rPr>
          <w:t xml:space="preserve"> the limits established </w:t>
        </w:r>
      </w:ins>
      <w:ins w:id="5394" w:author="Megan Ash" w:date="2026-02-09T17:22:00Z" w16du:dateUtc="2026-02-09T22:22:00Z">
        <w:r w:rsidR="0092643F">
          <w:rPr>
            <w:rFonts w:eastAsia="Times New Roman" w:cs="Times New Roman"/>
          </w:rPr>
          <w:t>in</w:t>
        </w:r>
      </w:ins>
      <w:ins w:id="5395" w:author="Catalina Ipas" w:date="2025-09-23T12:02:00Z">
        <w:del w:id="5396" w:author="Megan Ash" w:date="2026-02-09T17:22:00Z" w16du:dateUtc="2026-02-09T22:22:00Z">
          <w:r w:rsidRPr="27E0B3DB" w:rsidDel="0092643F">
            <w:rPr>
              <w:rFonts w:eastAsia="Times New Roman" w:cs="Times New Roman"/>
            </w:rPr>
            <w:delText>by</w:delText>
          </w:r>
        </w:del>
        <w:r w:rsidRPr="27E0B3DB">
          <w:rPr>
            <w:rFonts w:eastAsia="Times New Roman" w:cs="Times New Roman"/>
          </w:rPr>
          <w:t xml:space="preserve"> the preceding articles for the regular workday, or </w:t>
        </w:r>
        <w:del w:id="5397" w:author="Megan Ash" w:date="2026-02-09T17:22:00Z" w16du:dateUtc="2026-02-09T22:22:00Z">
          <w:r w:rsidRPr="27E0B3DB" w:rsidDel="004D2C7C">
            <w:rPr>
              <w:rFonts w:eastAsia="Times New Roman" w:cs="Times New Roman"/>
            </w:rPr>
            <w:delText xml:space="preserve">that exceeds </w:delText>
          </w:r>
        </w:del>
      </w:ins>
      <w:ins w:id="5398" w:author="Megan Ash" w:date="2026-02-09T17:22:00Z" w16du:dateUtc="2026-02-09T22:22:00Z">
        <w:r w:rsidR="004D2C7C">
          <w:rPr>
            <w:rFonts w:eastAsia="Times New Roman" w:cs="Times New Roman"/>
          </w:rPr>
          <w:t xml:space="preserve">in excess of </w:t>
        </w:r>
      </w:ins>
      <w:ins w:id="5399" w:author="Catalina Ipas" w:date="2025-09-23T12:02:00Z">
        <w:r w:rsidRPr="27E0B3DB">
          <w:rPr>
            <w:rFonts w:eastAsia="Times New Roman" w:cs="Times New Roman"/>
          </w:rPr>
          <w:t>the shorter workday agreed upon by the parties, constitutes overtime</w:t>
        </w:r>
        <w:del w:id="5400" w:author="Megan Ash" w:date="2026-02-09T17:22:00Z" w16du:dateUtc="2026-02-09T22:22:00Z">
          <w:r w:rsidRPr="27E0B3DB" w:rsidDel="004D2C7C">
            <w:rPr>
              <w:rFonts w:eastAsia="Times New Roman" w:cs="Times New Roman"/>
            </w:rPr>
            <w:delText>,</w:delText>
          </w:r>
        </w:del>
        <w:r w:rsidRPr="27E0B3DB">
          <w:rPr>
            <w:rFonts w:eastAsia="Times New Roman" w:cs="Times New Roman"/>
          </w:rPr>
          <w:t xml:space="preserve"> and must be remunerated as follows:</w:t>
        </w:r>
      </w:ins>
    </w:p>
    <w:p w14:paraId="50C50F98" w14:textId="7161C161" w:rsidR="1CE540E1" w:rsidRDefault="1CE540E1">
      <w:pPr>
        <w:pStyle w:val="ListParagraph"/>
        <w:numPr>
          <w:ilvl w:val="0"/>
          <w:numId w:val="35"/>
        </w:numPr>
        <w:spacing w:after="120" w:line="360" w:lineRule="auto"/>
        <w:jc w:val="both"/>
        <w:rPr>
          <w:ins w:id="5401" w:author="Catalina Ipas" w:date="2025-09-23T12:03:00Z" w16du:dateUtc="2025-09-23T12:03:10Z"/>
          <w:rFonts w:eastAsia="Times New Roman" w:cs="Times New Roman"/>
        </w:rPr>
        <w:pPrChange w:id="5402" w:author="Catalina Ipas" w:date="2025-09-23T12:03:00Z">
          <w:pPr>
            <w:spacing w:after="120" w:line="360" w:lineRule="auto"/>
            <w:jc w:val="both"/>
          </w:pPr>
        </w:pPrChange>
      </w:pPr>
      <w:ins w:id="5403" w:author="Catalina Ipas" w:date="2025-09-23T12:02:00Z">
        <w:del w:id="5404" w:author="Megan Ash" w:date="2026-02-09T17:23:00Z" w16du:dateUtc="2026-02-09T22:23:00Z">
          <w:r w:rsidRPr="0E916A6A" w:rsidDel="0007320D">
            <w:rPr>
              <w:rFonts w:eastAsia="Times New Roman" w:cs="Times New Roman"/>
            </w:rPr>
            <w:delText>With a</w:delText>
          </w:r>
        </w:del>
      </w:ins>
      <w:ins w:id="5405" w:author="Megan Ash" w:date="2026-02-09T17:23:00Z" w16du:dateUtc="2026-02-09T22:23:00Z">
        <w:r w:rsidR="0007320D">
          <w:rPr>
            <w:rFonts w:eastAsia="Times New Roman" w:cs="Times New Roman"/>
          </w:rPr>
          <w:t>A</w:t>
        </w:r>
      </w:ins>
      <w:ins w:id="5406" w:author="Catalina Ipas" w:date="2025-09-23T12:02:00Z">
        <w:r w:rsidRPr="0E916A6A">
          <w:rPr>
            <w:rFonts w:eastAsia="Times New Roman" w:cs="Times New Roman"/>
          </w:rPr>
          <w:t xml:space="preserve"> twenty-five percent (25%) surcharge on the daytime workday wage when performed during the daytime period;</w:t>
        </w:r>
      </w:ins>
    </w:p>
    <w:p w14:paraId="659C7AE1" w14:textId="5B549E3C" w:rsidR="1CE540E1" w:rsidRDefault="1CE540E1">
      <w:pPr>
        <w:pStyle w:val="ListParagraph"/>
        <w:numPr>
          <w:ilvl w:val="0"/>
          <w:numId w:val="35"/>
        </w:numPr>
        <w:spacing w:after="120" w:line="360" w:lineRule="auto"/>
        <w:jc w:val="both"/>
        <w:rPr>
          <w:ins w:id="5407" w:author="Catalina Ipas" w:date="2025-09-23T12:03:00Z" w16du:dateUtc="2025-09-23T12:03:13Z"/>
          <w:rFonts w:eastAsia="Times New Roman" w:cs="Times New Roman"/>
        </w:rPr>
        <w:pPrChange w:id="5408" w:author="Catalina Ipas" w:date="2025-09-23T12:03:00Z">
          <w:pPr/>
        </w:pPrChange>
      </w:pPr>
      <w:ins w:id="5409" w:author="Catalina Ipas" w:date="2025-09-23T12:02:00Z">
        <w:del w:id="5410" w:author="Megan Ash" w:date="2026-02-09T17:23:00Z" w16du:dateUtc="2026-02-09T22:23:00Z">
          <w:r w:rsidRPr="0E916A6A" w:rsidDel="00CF0020">
            <w:rPr>
              <w:rFonts w:eastAsia="Times New Roman" w:cs="Times New Roman"/>
            </w:rPr>
            <w:delText>With a</w:delText>
          </w:r>
        </w:del>
      </w:ins>
      <w:ins w:id="5411" w:author="Megan Ash" w:date="2026-02-09T17:23:00Z" w16du:dateUtc="2026-02-09T22:23:00Z">
        <w:r w:rsidR="00CF0020">
          <w:rPr>
            <w:rFonts w:eastAsia="Times New Roman" w:cs="Times New Roman"/>
          </w:rPr>
          <w:t>A</w:t>
        </w:r>
      </w:ins>
      <w:ins w:id="5412" w:author="Catalina Ipas" w:date="2025-09-23T12:02:00Z">
        <w:r w:rsidRPr="0E916A6A">
          <w:rPr>
            <w:rFonts w:eastAsia="Times New Roman" w:cs="Times New Roman"/>
          </w:rPr>
          <w:t xml:space="preserve"> fifty percent (50%) surcharge on the daytime workday wage when performed during the nighttime period; and,</w:t>
        </w:r>
      </w:ins>
    </w:p>
    <w:p w14:paraId="0F6D2008" w14:textId="3989307C" w:rsidR="1CE540E1" w:rsidRDefault="1CE540E1">
      <w:pPr>
        <w:pStyle w:val="ListParagraph"/>
        <w:numPr>
          <w:ilvl w:val="0"/>
          <w:numId w:val="35"/>
        </w:numPr>
        <w:spacing w:after="120" w:line="360" w:lineRule="auto"/>
        <w:jc w:val="both"/>
        <w:rPr>
          <w:ins w:id="5413" w:author="Catalina Ipas" w:date="2025-09-23T12:04:00Z" w16du:dateUtc="2025-09-23T12:04:23Z"/>
          <w:rFonts w:eastAsia="Times New Roman" w:cs="Times New Roman"/>
        </w:rPr>
        <w:pPrChange w:id="5414" w:author="Catalina Ipas" w:date="2025-09-23T12:03:00Z">
          <w:pPr/>
        </w:pPrChange>
      </w:pPr>
      <w:ins w:id="5415" w:author="Catalina Ipas" w:date="2025-09-23T12:02:00Z">
        <w:del w:id="5416" w:author="Megan Ash" w:date="2026-02-09T17:23:00Z" w16du:dateUtc="2026-02-09T22:23:00Z">
          <w:r w:rsidRPr="0E916A6A" w:rsidDel="00CF0020">
            <w:rPr>
              <w:rFonts w:eastAsia="Times New Roman" w:cs="Times New Roman"/>
            </w:rPr>
            <w:delText xml:space="preserve">With a </w:delText>
          </w:r>
        </w:del>
      </w:ins>
      <w:ins w:id="5417" w:author="Megan Ash" w:date="2026-02-09T17:23:00Z" w16du:dateUtc="2026-02-09T22:23:00Z">
        <w:r w:rsidR="00CF0020">
          <w:rPr>
            <w:rFonts w:eastAsia="Times New Roman" w:cs="Times New Roman"/>
          </w:rPr>
          <w:t xml:space="preserve">A </w:t>
        </w:r>
      </w:ins>
      <w:ins w:id="5418" w:author="Catalina Ipas" w:date="2025-09-23T12:02:00Z">
        <w:r w:rsidRPr="0E916A6A">
          <w:rPr>
            <w:rFonts w:eastAsia="Times New Roman" w:cs="Times New Roman"/>
          </w:rPr>
          <w:t>seventy-five percent (75%) surcharge on the nighttime workday wage when the overtime is an extension of the latter.</w:t>
        </w:r>
      </w:ins>
    </w:p>
    <w:p w14:paraId="497D1E88" w14:textId="2B4622E3" w:rsidR="75434258" w:rsidRDefault="75434258">
      <w:pPr>
        <w:spacing w:after="120" w:line="360" w:lineRule="auto"/>
        <w:jc w:val="both"/>
        <w:rPr>
          <w:ins w:id="5419" w:author="Catalina Ipas" w:date="2025-09-23T12:34:00Z" w16du:dateUtc="2025-09-23T12:34:01Z"/>
          <w:rFonts w:eastAsia="Times New Roman" w:cs="Times New Roman"/>
        </w:rPr>
        <w:pPrChange w:id="5420" w:author="Catalina Ipas" w:date="2025-09-23T12:04:00Z">
          <w:pPr/>
        </w:pPrChange>
      </w:pPr>
      <w:ins w:id="5421" w:author="Catalina Ipas" w:date="2025-09-23T12:04:00Z">
        <w:r w:rsidRPr="27E0B3DB">
          <w:rPr>
            <w:rFonts w:eastAsia="Times New Roman" w:cs="Times New Roman"/>
          </w:rPr>
          <w:t xml:space="preserve">In addition, </w:t>
        </w:r>
      </w:ins>
      <w:ins w:id="5422" w:author="Catalina Ipas" w:date="2025-10-27T18:15:00Z">
        <w:r w:rsidR="5DAC124E" w:rsidRPr="27E0B3DB">
          <w:rPr>
            <w:rFonts w:eastAsia="Times New Roman" w:cs="Times New Roman"/>
          </w:rPr>
          <w:t>pursuant</w:t>
        </w:r>
      </w:ins>
      <w:commentRangeStart w:id="5423"/>
      <w:ins w:id="5424" w:author="Catalina Ipas" w:date="2025-09-23T12:04:00Z">
        <w:r w:rsidRPr="27E0B3DB">
          <w:rPr>
            <w:rFonts w:eastAsia="Times New Roman" w:cs="Times New Roman"/>
          </w:rPr>
          <w:t xml:space="preserve"> to Articles 332 and 333, overtime, when added to the regular workday, may not exceed twelv</w:t>
        </w:r>
      </w:ins>
      <w:commentRangeEnd w:id="5423"/>
      <w:r w:rsidRPr="27E0B3DB">
        <w:rPr>
          <w:rStyle w:val="CommentReference"/>
          <w:rFonts w:eastAsia="Times New Roman" w:cs="Times New Roman"/>
          <w:sz w:val="24"/>
          <w:szCs w:val="24"/>
        </w:rPr>
        <w:commentReference w:id="5423"/>
      </w:r>
      <w:ins w:id="5425" w:author="Catalina Ipas" w:date="2025-09-23T12:04:00Z">
        <w:r w:rsidRPr="27E0B3DB">
          <w:rPr>
            <w:rFonts w:eastAsia="Times New Roman" w:cs="Times New Roman"/>
          </w:rPr>
          <w:t xml:space="preserve">e (12) hours </w:t>
        </w:r>
      </w:ins>
      <w:ins w:id="5426" w:author="Catalina Ipas" w:date="2025-09-23T12:05:00Z">
        <w:r w:rsidRPr="27E0B3DB">
          <w:rPr>
            <w:rFonts w:eastAsia="Times New Roman" w:cs="Times New Roman"/>
          </w:rPr>
          <w:t>and workers are not allowed to perform</w:t>
        </w:r>
        <w:r w:rsidR="1B40E412" w:rsidRPr="27E0B3DB">
          <w:rPr>
            <w:rFonts w:eastAsia="Times New Roman" w:cs="Times New Roman"/>
          </w:rPr>
          <w:t xml:space="preserve"> overtime more than four (4) times per week. </w:t>
        </w:r>
      </w:ins>
      <w:commentRangeEnd w:id="5380"/>
      <w:r>
        <w:rPr>
          <w:rStyle w:val="CommentReference"/>
          <w:rFonts w:eastAsia="Times New Roman" w:cs="Times New Roman"/>
          <w:sz w:val="24"/>
          <w:szCs w:val="24"/>
        </w:rPr>
        <w:commentReference w:id="5380"/>
      </w:r>
    </w:p>
    <w:p w14:paraId="74CFD746" w14:textId="5349F881" w:rsidR="19A679E1" w:rsidDel="00992F08" w:rsidRDefault="0471F27D" w:rsidP="000E0C98">
      <w:pPr>
        <w:pStyle w:val="Heading2"/>
        <w:numPr>
          <w:ilvl w:val="1"/>
          <w:numId w:val="267"/>
        </w:numPr>
        <w:rPr>
          <w:ins w:id="5427" w:author="Catalina Ipas" w:date="2025-09-23T12:34:00Z" w16du:dateUtc="2025-09-23T12:34:08Z"/>
          <w:del w:id="5428" w:author="Megan Ash" w:date="2026-02-23T14:53:00Z" w16du:dateUtc="2026-02-23T19:53:00Z"/>
        </w:rPr>
      </w:pPr>
      <w:commentRangeStart w:id="5429"/>
      <w:ins w:id="5430" w:author="Catalina Ipas" w:date="2025-09-23T12:34:00Z">
        <w:del w:id="5431" w:author="Megan Ash" w:date="2026-02-23T14:53:00Z" w16du:dateUtc="2026-02-23T19:53:00Z">
          <w:r w:rsidDel="00992F08">
            <w:delText>Night Work</w:delText>
          </w:r>
        </w:del>
      </w:ins>
      <w:bookmarkStart w:id="5432" w:name="_Toc222754684"/>
      <w:bookmarkEnd w:id="5432"/>
      <w:commentRangeEnd w:id="5429"/>
      <w:del w:id="5433" w:author="Megan Ash" w:date="2026-02-23T14:53:00Z" w16du:dateUtc="2026-02-23T19:53:00Z">
        <w:r w:rsidR="19A679E1" w:rsidDel="00992F08">
          <w:rPr>
            <w:rStyle w:val="CommentReference"/>
            <w:sz w:val="32"/>
            <w:szCs w:val="26"/>
          </w:rPr>
          <w:commentReference w:id="5429"/>
        </w:r>
      </w:del>
    </w:p>
    <w:p w14:paraId="58D4B7D9" w14:textId="6A3362EB" w:rsidR="0E916A6A" w:rsidRDefault="0E916A6A" w:rsidP="000E0C98">
      <w:pPr>
        <w:numPr>
          <w:ilvl w:val="0"/>
          <w:numId w:val="267"/>
        </w:numPr>
        <w:spacing w:after="120" w:line="360" w:lineRule="auto"/>
        <w:jc w:val="both"/>
        <w:rPr>
          <w:del w:id="5434" w:author="Catalina Ipas" w:date="2025-09-23T12:02:00Z" w16du:dateUtc="2025-09-23T12:02:51Z"/>
          <w:rFonts w:eastAsia="Times New Roman" w:cs="Times New Roman"/>
        </w:rPr>
      </w:pPr>
      <w:bookmarkStart w:id="5435" w:name="_Toc222754685"/>
      <w:bookmarkEnd w:id="5435"/>
    </w:p>
    <w:p w14:paraId="4FD9E154" w14:textId="275FBF36" w:rsidR="00527FAB" w:rsidRPr="00C17238" w:rsidRDefault="19A679E1" w:rsidP="000E0C98">
      <w:pPr>
        <w:pStyle w:val="Heading2"/>
        <w:numPr>
          <w:ilvl w:val="1"/>
          <w:numId w:val="267"/>
        </w:numPr>
      </w:pPr>
      <w:bookmarkStart w:id="5436" w:name="_Toc222754686"/>
      <w:commentRangeStart w:id="5437"/>
      <w:r>
        <w:t>Rest and Break Time</w:t>
      </w:r>
      <w:bookmarkEnd w:id="5436"/>
      <w:commentRangeEnd w:id="5437"/>
      <w:r w:rsidRPr="00C17238">
        <w:rPr>
          <w:rStyle w:val="CommentReference"/>
          <w:sz w:val="32"/>
          <w:szCs w:val="26"/>
        </w:rPr>
        <w:commentReference w:id="5437"/>
      </w:r>
    </w:p>
    <w:p w14:paraId="74A62C14" w14:textId="47CCA656" w:rsidR="00527FAB" w:rsidRPr="00C17238" w:rsidRDefault="00527FAB" w:rsidP="00527FAB">
      <w:pPr>
        <w:spacing w:after="120" w:line="360" w:lineRule="auto"/>
        <w:jc w:val="both"/>
        <w:rPr>
          <w:rFonts w:cs="Times New Roman"/>
        </w:rPr>
      </w:pPr>
      <w:del w:id="5438" w:author="Megan Ash" w:date="2026-02-09T17:27:00Z" w16du:dateUtc="2026-02-09T22:27:00Z">
        <w:r w:rsidRPr="00C17238" w:rsidDel="00CA08A1">
          <w:rPr>
            <w:rFonts w:cs="Times New Roman"/>
          </w:rPr>
          <w:delText>Below is the list of</w:delText>
        </w:r>
      </w:del>
      <w:ins w:id="5439" w:author="Megan Ash" w:date="2026-02-09T17:27:00Z" w16du:dateUtc="2026-02-09T22:27:00Z">
        <w:r w:rsidR="00CA08A1">
          <w:rPr>
            <w:rFonts w:cs="Times New Roman"/>
          </w:rPr>
          <w:t>The following</w:t>
        </w:r>
      </w:ins>
      <w:r w:rsidRPr="00C17238">
        <w:rPr>
          <w:rFonts w:cs="Times New Roman"/>
        </w:rPr>
        <w:t xml:space="preserve"> rest and break times </w:t>
      </w:r>
      <w:del w:id="5440" w:author="Megan Ash" w:date="2026-02-09T17:27:00Z" w16du:dateUtc="2026-02-09T22:27:00Z">
        <w:r w:rsidRPr="00C17238" w:rsidDel="00CA08A1">
          <w:rPr>
            <w:rFonts w:cs="Times New Roman"/>
          </w:rPr>
          <w:delText xml:space="preserve">allotted </w:delText>
        </w:r>
      </w:del>
      <w:ins w:id="5441" w:author="Megan Ash" w:date="2026-02-09T17:27:00Z" w16du:dateUtc="2026-02-09T22:27:00Z">
        <w:r w:rsidR="00CA08A1">
          <w:rPr>
            <w:rFonts w:cs="Times New Roman"/>
          </w:rPr>
          <w:t>are provided</w:t>
        </w:r>
        <w:r w:rsidR="00CA08A1" w:rsidRPr="00C17238">
          <w:rPr>
            <w:rFonts w:cs="Times New Roman"/>
          </w:rPr>
          <w:t xml:space="preserve"> </w:t>
        </w:r>
      </w:ins>
      <w:r w:rsidRPr="00C17238">
        <w:rPr>
          <w:rFonts w:cs="Times New Roman"/>
        </w:rPr>
        <w:t xml:space="preserve">to all employees at Partners </w:t>
      </w:r>
      <w:r w:rsidR="00B8238B">
        <w:rPr>
          <w:rFonts w:cs="Times New Roman"/>
        </w:rPr>
        <w:t>Honduras</w:t>
      </w:r>
      <w:r w:rsidRPr="00C17238">
        <w:rPr>
          <w:rFonts w:cs="Times New Roman"/>
        </w:rPr>
        <w:t xml:space="preserve">: </w:t>
      </w:r>
    </w:p>
    <w:p w14:paraId="4490B76E" w14:textId="427DB285" w:rsidR="00624C40" w:rsidRPr="00B04363" w:rsidRDefault="00624C40" w:rsidP="00835C36">
      <w:pPr>
        <w:pStyle w:val="ListParagraph"/>
        <w:numPr>
          <w:ilvl w:val="0"/>
          <w:numId w:val="52"/>
        </w:numPr>
        <w:spacing w:after="120" w:line="360" w:lineRule="auto"/>
        <w:jc w:val="both"/>
        <w:rPr>
          <w:rFonts w:cs="Times New Roman"/>
        </w:rPr>
      </w:pPr>
      <w:r>
        <w:rPr>
          <w:rFonts w:cs="Times New Roman"/>
        </w:rPr>
        <w:t xml:space="preserve">Short </w:t>
      </w:r>
      <w:r w:rsidR="00835C36">
        <w:rPr>
          <w:rFonts w:cs="Times New Roman"/>
        </w:rPr>
        <w:t xml:space="preserve">Breaks: </w:t>
      </w:r>
      <w:r w:rsidR="00835C36" w:rsidRPr="00835C36">
        <w:rPr>
          <w:rFonts w:cs="Times New Roman"/>
        </w:rPr>
        <w:t>Short breaks of 5-20 minutes are offered for every 4 hours worked</w:t>
      </w:r>
      <w:r w:rsidR="00835C36">
        <w:rPr>
          <w:rFonts w:cs="Times New Roman"/>
        </w:rPr>
        <w:t xml:space="preserve"> </w:t>
      </w:r>
      <w:r w:rsidR="00835C36" w:rsidRPr="00B04363">
        <w:rPr>
          <w:rFonts w:cs="Times New Roman"/>
        </w:rPr>
        <w:t>and therefore count as time worked</w:t>
      </w:r>
      <w:r w:rsidR="0059079A">
        <w:rPr>
          <w:rFonts w:cs="Times New Roman"/>
        </w:rPr>
        <w:t>.</w:t>
      </w:r>
    </w:p>
    <w:p w14:paraId="61F37E59" w14:textId="6FF50D56" w:rsidR="009B706C" w:rsidRDefault="003A69A9" w:rsidP="00E528E2">
      <w:pPr>
        <w:pStyle w:val="ListParagraph"/>
        <w:numPr>
          <w:ilvl w:val="0"/>
          <w:numId w:val="52"/>
        </w:numPr>
        <w:spacing w:after="120" w:line="360" w:lineRule="auto"/>
        <w:jc w:val="both"/>
      </w:pPr>
      <w:r>
        <w:rPr>
          <w:rFonts w:cs="Times New Roman"/>
        </w:rPr>
        <w:t>Half</w:t>
      </w:r>
      <w:r w:rsidR="005E449A">
        <w:rPr>
          <w:rFonts w:cs="Times New Roman"/>
        </w:rPr>
        <w:t>-</w:t>
      </w:r>
      <w:r>
        <w:rPr>
          <w:rFonts w:cs="Times New Roman"/>
        </w:rPr>
        <w:t>Hour</w:t>
      </w:r>
      <w:r w:rsidRPr="00C17238">
        <w:rPr>
          <w:rFonts w:cs="Times New Roman"/>
        </w:rPr>
        <w:t xml:space="preserve"> </w:t>
      </w:r>
      <w:r w:rsidR="005E449A">
        <w:rPr>
          <w:rFonts w:cs="Times New Roman"/>
        </w:rPr>
        <w:t xml:space="preserve">Lunch </w:t>
      </w:r>
      <w:r w:rsidR="00527FAB" w:rsidRPr="00C17238">
        <w:rPr>
          <w:rFonts w:cs="Times New Roman"/>
        </w:rPr>
        <w:t xml:space="preserve">Break - </w:t>
      </w:r>
      <w:del w:id="5442" w:author="Megan Ash" w:date="2026-02-09T17:28:00Z" w16du:dateUtc="2026-02-09T22:28:00Z">
        <w:r w:rsidR="00527FAB" w:rsidRPr="00C17238" w:rsidDel="00C406AB">
          <w:rPr>
            <w:rFonts w:cs="Times New Roman"/>
          </w:rPr>
          <w:delText>The w</w:delText>
        </w:r>
      </w:del>
      <w:ins w:id="5443" w:author="Megan Ash" w:date="2026-02-09T17:28:00Z" w16du:dateUtc="2026-02-09T22:28:00Z">
        <w:r w:rsidR="00C406AB">
          <w:rPr>
            <w:rFonts w:cs="Times New Roman"/>
          </w:rPr>
          <w:t>W</w:t>
        </w:r>
      </w:ins>
      <w:r w:rsidR="00527FAB" w:rsidRPr="00C17238">
        <w:rPr>
          <w:rFonts w:cs="Times New Roman"/>
        </w:rPr>
        <w:t>orker</w:t>
      </w:r>
      <w:ins w:id="5444" w:author="Megan Ash" w:date="2026-02-09T17:28:00Z" w16du:dateUtc="2026-02-09T22:28:00Z">
        <w:r w:rsidR="00C406AB">
          <w:rPr>
            <w:rFonts w:cs="Times New Roman"/>
          </w:rPr>
          <w:t>s</w:t>
        </w:r>
      </w:ins>
      <w:r w:rsidR="00527FAB" w:rsidRPr="00C17238">
        <w:rPr>
          <w:rFonts w:cs="Times New Roman"/>
        </w:rPr>
        <w:t xml:space="preserve"> shall be granted </w:t>
      </w:r>
      <w:r w:rsidR="00D30777">
        <w:rPr>
          <w:rFonts w:cs="Times New Roman"/>
        </w:rPr>
        <w:t xml:space="preserve">one </w:t>
      </w:r>
      <w:r w:rsidR="005E449A">
        <w:rPr>
          <w:rFonts w:cs="Times New Roman"/>
        </w:rPr>
        <w:t xml:space="preserve">half </w:t>
      </w:r>
      <w:r w:rsidR="00D30777">
        <w:rPr>
          <w:rFonts w:cs="Times New Roman"/>
        </w:rPr>
        <w:t xml:space="preserve">hour </w:t>
      </w:r>
      <w:r w:rsidR="005D7BAD">
        <w:rPr>
          <w:rFonts w:cs="Times New Roman"/>
        </w:rPr>
        <w:t xml:space="preserve">of </w:t>
      </w:r>
      <w:r w:rsidR="00527FAB" w:rsidRPr="00C17238">
        <w:rPr>
          <w:rFonts w:cs="Times New Roman"/>
        </w:rPr>
        <w:t>rest</w:t>
      </w:r>
      <w:r w:rsidR="005D7BAD">
        <w:rPr>
          <w:rFonts w:cs="Times New Roman"/>
        </w:rPr>
        <w:t xml:space="preserve"> for lunch</w:t>
      </w:r>
      <w:r w:rsidR="00527FAB" w:rsidRPr="00C17238">
        <w:rPr>
          <w:rFonts w:cs="Times New Roman"/>
        </w:rPr>
        <w:t xml:space="preserve">. </w:t>
      </w:r>
    </w:p>
    <w:p w14:paraId="01A2C6B8" w14:textId="14A56B57" w:rsidR="0036430E" w:rsidRDefault="79C60F3D" w:rsidP="000E0C98">
      <w:pPr>
        <w:pStyle w:val="Heading2"/>
        <w:numPr>
          <w:ilvl w:val="1"/>
          <w:numId w:val="267"/>
        </w:numPr>
      </w:pPr>
      <w:bookmarkStart w:id="5445" w:name="_Toc222754687"/>
      <w:r>
        <w:t>Lactation Break</w:t>
      </w:r>
      <w:ins w:id="5446" w:author="Megan Ash" w:date="2026-02-09T17:28:00Z" w16du:dateUtc="2026-02-09T22:28:00Z">
        <w:r w:rsidR="00C406AB">
          <w:t>s</w:t>
        </w:r>
      </w:ins>
      <w:bookmarkEnd w:id="5445"/>
    </w:p>
    <w:p w14:paraId="1BAA9B0F" w14:textId="60DBB2BE" w:rsidR="00735D1B" w:rsidRDefault="002F5C20" w:rsidP="00735D1B">
      <w:pPr>
        <w:spacing w:after="120" w:line="360" w:lineRule="auto"/>
        <w:jc w:val="both"/>
        <w:rPr>
          <w:rFonts w:cs="Times New Roman"/>
        </w:rPr>
      </w:pPr>
      <w:r w:rsidRPr="0E916A6A">
        <w:rPr>
          <w:rFonts w:cs="Times New Roman"/>
        </w:rPr>
        <w:t xml:space="preserve">In accordance with Article </w:t>
      </w:r>
      <w:del w:id="5447" w:author="Catalina Ipas" w:date="2025-09-23T12:37:00Z">
        <w:r w:rsidRPr="0E916A6A" w:rsidDel="002F5C20">
          <w:rPr>
            <w:rFonts w:cs="Times New Roman"/>
          </w:rPr>
          <w:delText xml:space="preserve">42 </w:delText>
        </w:r>
      </w:del>
      <w:ins w:id="5448" w:author="Catalina Ipas" w:date="2025-09-23T12:37:00Z">
        <w:r w:rsidR="5345ABCB" w:rsidRPr="0E916A6A">
          <w:rPr>
            <w:rFonts w:cs="Times New Roman"/>
          </w:rPr>
          <w:t xml:space="preserve">140 </w:t>
        </w:r>
      </w:ins>
      <w:r w:rsidRPr="0E916A6A">
        <w:rPr>
          <w:rFonts w:cs="Times New Roman"/>
        </w:rPr>
        <w:t>of</w:t>
      </w:r>
      <w:ins w:id="5449" w:author="Megan Ash" w:date="2026-02-10T14:18:00Z" w16du:dateUtc="2026-02-10T19:18:00Z">
        <w:r w:rsidR="00B04B52">
          <w:rPr>
            <w:rFonts w:cs="Times New Roman"/>
          </w:rPr>
          <w:t xml:space="preserve"> the</w:t>
        </w:r>
      </w:ins>
      <w:r w:rsidRPr="0E916A6A">
        <w:rPr>
          <w:rFonts w:cs="Times New Roman"/>
        </w:rPr>
        <w:t xml:space="preserve"> </w:t>
      </w:r>
      <w:r w:rsidR="00B8238B" w:rsidRPr="0E916A6A">
        <w:rPr>
          <w:rFonts w:cs="Times New Roman"/>
        </w:rPr>
        <w:t>Hondura</w:t>
      </w:r>
      <w:ins w:id="5450" w:author="Megan Ash" w:date="2026-02-10T14:18:00Z" w16du:dateUtc="2026-02-10T19:18:00Z">
        <w:r w:rsidR="00B04B52">
          <w:rPr>
            <w:rFonts w:cs="Times New Roman"/>
          </w:rPr>
          <w:t>n</w:t>
        </w:r>
      </w:ins>
      <w:del w:id="5451" w:author="Megan Ash" w:date="2026-02-10T14:18:00Z" w16du:dateUtc="2026-02-10T19:18:00Z">
        <w:r w:rsidR="00B8238B" w:rsidRPr="0E916A6A" w:rsidDel="00B04B52">
          <w:rPr>
            <w:rFonts w:cs="Times New Roman"/>
          </w:rPr>
          <w:delText>s</w:delText>
        </w:r>
        <w:r w:rsidRPr="0E916A6A" w:rsidDel="00B04B52">
          <w:rPr>
            <w:rFonts w:cs="Times New Roman"/>
          </w:rPr>
          <w:delText>’s</w:delText>
        </w:r>
      </w:del>
      <w:r w:rsidRPr="0E916A6A">
        <w:rPr>
          <w:rFonts w:cs="Times New Roman"/>
        </w:rPr>
        <w:t xml:space="preserve"> Labor Code, </w:t>
      </w:r>
      <w:r w:rsidR="008C0BE6" w:rsidRPr="0E916A6A">
        <w:rPr>
          <w:rFonts w:cs="Times New Roman"/>
        </w:rPr>
        <w:t xml:space="preserve">female </w:t>
      </w:r>
      <w:r w:rsidRPr="0E916A6A">
        <w:rPr>
          <w:rFonts w:cs="Times New Roman"/>
        </w:rPr>
        <w:t>e</w:t>
      </w:r>
      <w:r w:rsidR="00143EAF" w:rsidRPr="0E916A6A">
        <w:rPr>
          <w:rFonts w:cs="Times New Roman"/>
        </w:rPr>
        <w:t xml:space="preserve">mployees have the right to express breast milk in the workplace. </w:t>
      </w:r>
      <w:del w:id="5452" w:author="Megan Ash" w:date="2026-02-10T14:20:00Z" w16du:dateUtc="2026-02-10T19:20:00Z">
        <w:r w:rsidR="00143EAF" w:rsidRPr="0E916A6A" w:rsidDel="00080544">
          <w:rPr>
            <w:rFonts w:cs="Times New Roman"/>
          </w:rPr>
          <w:delText>Any mother breastfeeding her child may, for this purpose,</w:delText>
        </w:r>
      </w:del>
      <w:ins w:id="5453" w:author="Megan Ash" w:date="2026-02-10T14:20:00Z" w16du:dateUtc="2026-02-10T19:20:00Z">
        <w:r w:rsidR="00080544">
          <w:rPr>
            <w:rFonts w:cs="Times New Roman"/>
          </w:rPr>
          <w:t>Breastfeeding mothers are entitled to</w:t>
        </w:r>
      </w:ins>
      <w:del w:id="5454" w:author="Megan Ash" w:date="2026-02-10T14:21:00Z" w16du:dateUtc="2026-02-10T19:21:00Z">
        <w:r w:rsidR="00143EAF" w:rsidRPr="0E916A6A" w:rsidDel="00FE205B">
          <w:rPr>
            <w:rFonts w:cs="Times New Roman"/>
          </w:rPr>
          <w:delText xml:space="preserve"> have at her place of work with privacy,</w:delText>
        </w:r>
      </w:del>
      <w:r w:rsidR="00143EAF" w:rsidRPr="0E916A6A">
        <w:rPr>
          <w:rFonts w:cs="Times New Roman"/>
        </w:rPr>
        <w:t xml:space="preserve"> two </w:t>
      </w:r>
      <w:r w:rsidR="004F2719" w:rsidRPr="0E916A6A">
        <w:rPr>
          <w:rFonts w:cs="Times New Roman"/>
        </w:rPr>
        <w:t xml:space="preserve">paid </w:t>
      </w:r>
      <w:r w:rsidR="00143EAF" w:rsidRPr="0E916A6A">
        <w:rPr>
          <w:rFonts w:cs="Times New Roman"/>
        </w:rPr>
        <w:t xml:space="preserve">breaks of 30 minutes each </w:t>
      </w:r>
      <w:del w:id="5455" w:author="Megan Ash" w:date="2026-02-10T14:20:00Z" w16du:dateUtc="2026-02-10T19:20:00Z">
        <w:r w:rsidR="00143EAF" w:rsidRPr="0E916A6A" w:rsidDel="00FE205B">
          <w:rPr>
            <w:rFonts w:cs="Times New Roman"/>
          </w:rPr>
          <w:delText>within each day</w:delText>
        </w:r>
      </w:del>
      <w:ins w:id="5456" w:author="Megan Ash" w:date="2026-02-10T14:20:00Z" w16du:dateUtc="2026-02-10T19:20:00Z">
        <w:r w:rsidR="00FE205B">
          <w:rPr>
            <w:rFonts w:cs="Times New Roman"/>
          </w:rPr>
          <w:t>per work day, with access to a private space,</w:t>
        </w:r>
      </w:ins>
      <w:r w:rsidR="00143EAF" w:rsidRPr="0E916A6A">
        <w:rPr>
          <w:rFonts w:cs="Times New Roman"/>
        </w:rPr>
        <w:t xml:space="preserve"> </w:t>
      </w:r>
      <w:ins w:id="5457" w:author="Megan Ash" w:date="2026-02-10T14:21:00Z" w16du:dateUtc="2026-02-10T19:21:00Z">
        <w:r w:rsidR="00FE205B">
          <w:rPr>
            <w:rFonts w:cs="Times New Roman"/>
          </w:rPr>
          <w:t xml:space="preserve">for up to six (6) months following the birth of their child. </w:t>
        </w:r>
      </w:ins>
      <w:del w:id="5458" w:author="Megan Ash" w:date="2026-02-10T14:21:00Z" w16du:dateUtc="2026-02-10T19:21:00Z">
        <w:r w:rsidR="00143EAF" w:rsidRPr="0E916A6A" w:rsidDel="00171276">
          <w:rPr>
            <w:rFonts w:cs="Times New Roman"/>
          </w:rPr>
          <w:delText xml:space="preserve">to breastfeed her child for </w:delText>
        </w:r>
        <w:r w:rsidRPr="0E916A6A" w:rsidDel="00171276">
          <w:rPr>
            <w:rFonts w:cs="Times New Roman"/>
          </w:rPr>
          <w:delText xml:space="preserve">fifteen </w:delText>
        </w:r>
      </w:del>
      <w:ins w:id="5459" w:author="Catalina Ipas" w:date="2025-09-23T12:37:00Z">
        <w:del w:id="5460" w:author="Megan Ash" w:date="2026-02-10T14:21:00Z" w16du:dateUtc="2026-02-10T19:21:00Z">
          <w:r w:rsidR="2723692B" w:rsidRPr="0E916A6A" w:rsidDel="00171276">
            <w:rPr>
              <w:rFonts w:cs="Times New Roman"/>
            </w:rPr>
            <w:delText xml:space="preserve">six </w:delText>
          </w:r>
        </w:del>
      </w:ins>
      <w:del w:id="5461" w:author="Megan Ash" w:date="2026-02-10T14:21:00Z" w16du:dateUtc="2026-02-10T19:21:00Z">
        <w:r w:rsidR="00735D1B" w:rsidRPr="0E916A6A" w:rsidDel="00171276">
          <w:rPr>
            <w:rFonts w:cs="Times New Roman"/>
          </w:rPr>
          <w:delText>(</w:delText>
        </w:r>
        <w:r w:rsidRPr="0E916A6A" w:rsidDel="00171276">
          <w:rPr>
            <w:rFonts w:cs="Times New Roman"/>
          </w:rPr>
          <w:delText>15</w:delText>
        </w:r>
      </w:del>
      <w:ins w:id="5462" w:author="Catalina Ipas" w:date="2025-09-23T12:37:00Z">
        <w:del w:id="5463" w:author="Megan Ash" w:date="2026-02-10T14:21:00Z" w16du:dateUtc="2026-02-10T19:21:00Z">
          <w:r w:rsidR="4AB46A96" w:rsidRPr="0E916A6A" w:rsidDel="00171276">
            <w:rPr>
              <w:rFonts w:cs="Times New Roman"/>
            </w:rPr>
            <w:delText>6</w:delText>
          </w:r>
        </w:del>
      </w:ins>
      <w:del w:id="5464" w:author="Megan Ash" w:date="2026-02-10T14:21:00Z" w16du:dateUtc="2026-02-10T19:21:00Z">
        <w:r w:rsidR="00735D1B" w:rsidRPr="0E916A6A" w:rsidDel="00171276">
          <w:rPr>
            <w:rFonts w:cs="Times New Roman"/>
          </w:rPr>
          <w:delText>) months</w:delText>
        </w:r>
        <w:r w:rsidR="00143EAF" w:rsidRPr="0E916A6A" w:rsidDel="00171276">
          <w:rPr>
            <w:rFonts w:cs="Times New Roman"/>
          </w:rPr>
          <w:delText xml:space="preserve"> after the child's birth each time the</w:delText>
        </w:r>
      </w:del>
      <w:ins w:id="5465" w:author="Megan Ash" w:date="2026-02-10T14:21:00Z" w16du:dateUtc="2026-02-10T19:21:00Z">
        <w:r w:rsidR="00171276">
          <w:rPr>
            <w:rFonts w:cs="Times New Roman"/>
          </w:rPr>
          <w:t>These breaks may be taken</w:t>
        </w:r>
        <w:r w:rsidR="00110B39">
          <w:rPr>
            <w:rFonts w:cs="Times New Roman"/>
          </w:rPr>
          <w:t xml:space="preserve"> whenever the</w:t>
        </w:r>
      </w:ins>
      <w:r w:rsidR="00143EAF" w:rsidRPr="0E916A6A">
        <w:rPr>
          <w:rFonts w:cs="Times New Roman"/>
        </w:rPr>
        <w:t xml:space="preserve"> employee </w:t>
      </w:r>
      <w:del w:id="5466" w:author="Megan Ash" w:date="2026-02-10T14:21:00Z" w16du:dateUtc="2026-02-10T19:21:00Z">
        <w:r w:rsidR="00143EAF" w:rsidRPr="0E916A6A" w:rsidDel="00110B39">
          <w:rPr>
            <w:rFonts w:cs="Times New Roman"/>
          </w:rPr>
          <w:delText xml:space="preserve">has a </w:delText>
        </w:r>
      </w:del>
      <w:r w:rsidR="00143EAF" w:rsidRPr="0E916A6A">
        <w:rPr>
          <w:rFonts w:cs="Times New Roman"/>
        </w:rPr>
        <w:t>need</w:t>
      </w:r>
      <w:ins w:id="5467" w:author="Megan Ash" w:date="2026-02-10T14:22:00Z" w16du:dateUtc="2026-02-10T19:22:00Z">
        <w:r w:rsidR="00110B39">
          <w:rPr>
            <w:rFonts w:cs="Times New Roman"/>
          </w:rPr>
          <w:t>s</w:t>
        </w:r>
      </w:ins>
      <w:r w:rsidR="00143EAF" w:rsidRPr="0E916A6A">
        <w:rPr>
          <w:rFonts w:cs="Times New Roman"/>
        </w:rPr>
        <w:t xml:space="preserve"> to express milk. </w:t>
      </w:r>
    </w:p>
    <w:p w14:paraId="16681B24" w14:textId="5DDE1F17" w:rsidR="00143EAF" w:rsidRPr="00B04363" w:rsidRDefault="3036311F" w:rsidP="00E528E2">
      <w:pPr>
        <w:spacing w:after="120" w:line="360" w:lineRule="auto"/>
        <w:jc w:val="both"/>
        <w:rPr>
          <w:ins w:id="5468" w:author="Catalina Ipas" w:date="2025-10-06T13:55:00Z" w16du:dateUtc="2025-10-06T13:55:03Z"/>
          <w:rFonts w:cs="Times New Roman"/>
        </w:rPr>
      </w:pPr>
      <w:r w:rsidRPr="17D3FAEC">
        <w:rPr>
          <w:rFonts w:cs="Times New Roman"/>
        </w:rPr>
        <w:t xml:space="preserve">Employees who need to take lactation breaks are encouraged to give </w:t>
      </w:r>
      <w:del w:id="5469" w:author="Megan Ash" w:date="2026-02-10T14:22:00Z" w16du:dateUtc="2026-02-10T19:22:00Z">
        <w:r w:rsidRPr="17D3FAEC" w:rsidDel="00110B39">
          <w:rPr>
            <w:rFonts w:cs="Times New Roman"/>
          </w:rPr>
          <w:delText xml:space="preserve">Partners </w:delText>
        </w:r>
      </w:del>
      <w:r w:rsidRPr="17D3FAEC">
        <w:rPr>
          <w:rFonts w:cs="Times New Roman"/>
        </w:rPr>
        <w:t>notice</w:t>
      </w:r>
      <w:ins w:id="5470" w:author="Megan Ash" w:date="2026-02-10T14:22:00Z" w16du:dateUtc="2026-02-10T19:22:00Z">
        <w:r w:rsidR="00110B39">
          <w:rPr>
            <w:rFonts w:cs="Times New Roman"/>
          </w:rPr>
          <w:t xml:space="preserve"> to </w:t>
        </w:r>
        <w:r w:rsidR="00110B39" w:rsidRPr="17D3FAEC">
          <w:rPr>
            <w:rFonts w:cs="Times New Roman"/>
          </w:rPr>
          <w:t>Partners</w:t>
        </w:r>
      </w:ins>
      <w:r w:rsidRPr="17D3FAEC">
        <w:rPr>
          <w:rFonts w:cs="Times New Roman"/>
        </w:rPr>
        <w:t xml:space="preserve"> of the intent to take breaks. The employee may choose to join the two breaks for a 60-minute late arrival or early dismissal. Partners will grant additional breaks if the worker presents a medical certificate in which the reasons justifying the greater number of breaks </w:t>
      </w:r>
      <w:del w:id="5471" w:author="Megan Ash" w:date="2026-02-10T14:22:00Z" w16du:dateUtc="2026-02-10T19:22:00Z">
        <w:r w:rsidRPr="17D3FAEC" w:rsidDel="00110B39">
          <w:rPr>
            <w:rFonts w:cs="Times New Roman"/>
          </w:rPr>
          <w:delText>is</w:delText>
        </w:r>
      </w:del>
      <w:ins w:id="5472" w:author="Megan Ash" w:date="2026-02-10T14:22:00Z" w16du:dateUtc="2026-02-10T19:22:00Z">
        <w:r w:rsidR="00110B39" w:rsidRPr="17D3FAEC">
          <w:rPr>
            <w:rFonts w:cs="Times New Roman"/>
          </w:rPr>
          <w:t>are</w:t>
        </w:r>
      </w:ins>
      <w:r w:rsidRPr="17D3FAEC">
        <w:rPr>
          <w:rFonts w:cs="Times New Roman"/>
        </w:rPr>
        <w:t xml:space="preserve"> stated. Employees will not be discriminated against or retaliated against for exercising their rights under this policy.</w:t>
      </w:r>
    </w:p>
    <w:p w14:paraId="49B58CAB" w14:textId="380BC7B3" w:rsidR="4298AB59" w:rsidRDefault="4298AB59" w:rsidP="17D3FAEC">
      <w:pPr>
        <w:spacing w:after="120" w:line="360" w:lineRule="auto"/>
        <w:jc w:val="both"/>
        <w:rPr>
          <w:rFonts w:eastAsia="Times New Roman" w:cs="Times New Roman"/>
        </w:rPr>
      </w:pPr>
      <w:ins w:id="5473" w:author="Catalina Ipas" w:date="2025-10-06T13:55:00Z">
        <w:r w:rsidRPr="17D3FAEC">
          <w:rPr>
            <w:rFonts w:cs="Times New Roman"/>
          </w:rPr>
          <w:t xml:space="preserve">In addition, according to Article 141, </w:t>
        </w:r>
      </w:ins>
      <w:ins w:id="5474" w:author="Catalina Ipas" w:date="2025-10-07T14:37:00Z">
        <w:r w:rsidR="60833B78" w:rsidRPr="17D3FAEC">
          <w:rPr>
            <w:rFonts w:cs="Times New Roman"/>
          </w:rPr>
          <w:t>t</w:t>
        </w:r>
      </w:ins>
      <w:ins w:id="5475" w:author="Catalina Ipas" w:date="2025-10-06T13:55:00Z">
        <w:r w:rsidRPr="17D3FAEC">
          <w:rPr>
            <w:rFonts w:eastAsia="Times New Roman" w:cs="Times New Roman"/>
          </w:rPr>
          <w:t>he value of the daily time allocated for breastfeeding shall be determined by dividing the wages earned during the corresponding pay period by the number of hours actually worked, and then establishing the corresponding equivalence. If the wage is not fixed, the same rule established for the pre- and postnatal mandatory rest period shall apply.</w:t>
        </w:r>
      </w:ins>
    </w:p>
    <w:p w14:paraId="275E903F" w14:textId="08E495B4" w:rsidR="00527FAB" w:rsidRPr="00C17238" w:rsidRDefault="00527FAB" w:rsidP="000E0C98">
      <w:pPr>
        <w:pStyle w:val="Heading2"/>
        <w:numPr>
          <w:ilvl w:val="1"/>
          <w:numId w:val="267"/>
        </w:numPr>
      </w:pPr>
      <w:bookmarkStart w:id="5476" w:name="_Toc222754688"/>
      <w:commentRangeStart w:id="5477"/>
      <w:commentRangeStart w:id="5478"/>
      <w:r>
        <w:t>Weekly Rest Day</w:t>
      </w:r>
      <w:bookmarkEnd w:id="5476"/>
      <w:commentRangeEnd w:id="5478"/>
      <w:r w:rsidRPr="00C17238">
        <w:rPr>
          <w:rStyle w:val="CommentReference"/>
          <w:sz w:val="32"/>
          <w:szCs w:val="26"/>
        </w:rPr>
        <w:commentReference w:id="5478"/>
      </w:r>
      <w:commentRangeEnd w:id="5477"/>
      <w:r w:rsidRPr="00C17238">
        <w:rPr>
          <w:rStyle w:val="CommentReference"/>
          <w:sz w:val="32"/>
          <w:szCs w:val="26"/>
        </w:rPr>
        <w:commentReference w:id="5477"/>
      </w:r>
    </w:p>
    <w:p w14:paraId="71D09AF3" w14:textId="66818C82" w:rsidR="00527FAB" w:rsidRPr="00C17238" w:rsidRDefault="00D477B3" w:rsidP="00527FAB">
      <w:pPr>
        <w:spacing w:after="120" w:line="360" w:lineRule="auto"/>
        <w:jc w:val="both"/>
        <w:rPr>
          <w:rFonts w:cs="Times New Roman"/>
        </w:rPr>
      </w:pPr>
      <w:r w:rsidRPr="7D7817A8">
        <w:rPr>
          <w:rFonts w:cs="Times New Roman"/>
        </w:rPr>
        <w:t xml:space="preserve">In accordance with </w:t>
      </w:r>
      <w:commentRangeStart w:id="5479"/>
      <w:r w:rsidRPr="7D7817A8">
        <w:rPr>
          <w:rFonts w:cs="Times New Roman"/>
        </w:rPr>
        <w:t xml:space="preserve">Article </w:t>
      </w:r>
      <w:ins w:id="5480" w:author="Catalina Ipas" w:date="2025-10-02T15:57:00Z">
        <w:r w:rsidR="1BE612E5" w:rsidRPr="7D7817A8">
          <w:rPr>
            <w:rFonts w:cs="Times New Roman"/>
          </w:rPr>
          <w:t>338</w:t>
        </w:r>
      </w:ins>
      <w:del w:id="5481" w:author="Catalina Ipas" w:date="2025-10-02T15:57:00Z">
        <w:r w:rsidRPr="7D7817A8" w:rsidDel="00D477B3">
          <w:rPr>
            <w:rFonts w:cs="Times New Roman"/>
          </w:rPr>
          <w:delText>174</w:delText>
        </w:r>
      </w:del>
      <w:r w:rsidRPr="7D7817A8">
        <w:rPr>
          <w:rFonts w:cs="Times New Roman"/>
        </w:rPr>
        <w:t xml:space="preserve"> of </w:t>
      </w:r>
      <w:ins w:id="5482" w:author="Megan Ash" w:date="2026-02-10T14:29:00Z" w16du:dateUtc="2026-02-10T19:29:00Z">
        <w:r w:rsidR="005853C1">
          <w:rPr>
            <w:rFonts w:cs="Times New Roman"/>
          </w:rPr>
          <w:t xml:space="preserve">the </w:t>
        </w:r>
      </w:ins>
      <w:r w:rsidR="00B8238B" w:rsidRPr="7D7817A8">
        <w:rPr>
          <w:rFonts w:cs="Times New Roman"/>
        </w:rPr>
        <w:t>Hondura</w:t>
      </w:r>
      <w:ins w:id="5483" w:author="Megan Ash" w:date="2026-02-10T14:26:00Z" w16du:dateUtc="2026-02-10T19:26:00Z">
        <w:r w:rsidR="00E51CD6">
          <w:rPr>
            <w:rFonts w:cs="Times New Roman"/>
          </w:rPr>
          <w:t>n</w:t>
        </w:r>
      </w:ins>
      <w:del w:id="5484" w:author="Megan Ash" w:date="2026-02-10T14:26:00Z" w16du:dateUtc="2026-02-10T19:26:00Z">
        <w:r w:rsidR="00B8238B" w:rsidRPr="7D7817A8" w:rsidDel="00E51CD6">
          <w:rPr>
            <w:rFonts w:cs="Times New Roman"/>
          </w:rPr>
          <w:delText>s</w:delText>
        </w:r>
        <w:r w:rsidRPr="7D7817A8" w:rsidDel="00E51CD6">
          <w:rPr>
            <w:rFonts w:cs="Times New Roman"/>
          </w:rPr>
          <w:delText>’s</w:delText>
        </w:r>
      </w:del>
      <w:r w:rsidRPr="7D7817A8">
        <w:rPr>
          <w:rFonts w:cs="Times New Roman"/>
        </w:rPr>
        <w:t xml:space="preserve"> Labor Code</w:t>
      </w:r>
      <w:commentRangeEnd w:id="5479"/>
      <w:r w:rsidRPr="7D7817A8">
        <w:rPr>
          <w:rStyle w:val="CommentReference"/>
          <w:rFonts w:cs="Times New Roman"/>
          <w:sz w:val="24"/>
          <w:szCs w:val="24"/>
        </w:rPr>
        <w:commentReference w:id="5479"/>
      </w:r>
      <w:r w:rsidRPr="7D7817A8">
        <w:rPr>
          <w:rFonts w:cs="Times New Roman"/>
        </w:rPr>
        <w:t>, a</w:t>
      </w:r>
      <w:r w:rsidR="00527FAB" w:rsidRPr="7D7817A8">
        <w:rPr>
          <w:rFonts w:cs="Times New Roman"/>
        </w:rPr>
        <w:t>fter a p</w:t>
      </w:r>
      <w:commentRangeStart w:id="5485"/>
      <w:r w:rsidR="00527FAB" w:rsidRPr="7D7817A8">
        <w:rPr>
          <w:rFonts w:cs="Times New Roman"/>
        </w:rPr>
        <w:t xml:space="preserve">eriod of </w:t>
      </w:r>
      <w:r w:rsidR="001C0C22" w:rsidRPr="7D7817A8">
        <w:rPr>
          <w:rFonts w:cs="Times New Roman"/>
        </w:rPr>
        <w:t xml:space="preserve">five </w:t>
      </w:r>
      <w:commentRangeEnd w:id="5485"/>
      <w:r w:rsidRPr="7D7817A8">
        <w:rPr>
          <w:rStyle w:val="CommentReference"/>
          <w:rFonts w:cs="Times New Roman"/>
          <w:sz w:val="24"/>
          <w:szCs w:val="24"/>
        </w:rPr>
        <w:commentReference w:id="5485"/>
      </w:r>
      <w:r w:rsidR="00527FAB" w:rsidRPr="7D7817A8">
        <w:rPr>
          <w:rFonts w:cs="Times New Roman"/>
        </w:rPr>
        <w:t>consecutive working days (regardless of the number of hours worked during this period) or 4</w:t>
      </w:r>
      <w:r w:rsidR="001C0C22" w:rsidRPr="7D7817A8">
        <w:rPr>
          <w:rFonts w:cs="Times New Roman"/>
        </w:rPr>
        <w:t>0</w:t>
      </w:r>
      <w:r w:rsidR="00527FAB" w:rsidRPr="7D7817A8">
        <w:rPr>
          <w:rFonts w:cs="Times New Roman"/>
        </w:rPr>
        <w:t xml:space="preserve"> hours per week, all workers are entitled to a paid rest</w:t>
      </w:r>
      <w:ins w:id="5486" w:author="Megan Ash" w:date="2026-02-10T14:29:00Z" w16du:dateUtc="2026-02-10T19:29:00Z">
        <w:r w:rsidR="00F93E68">
          <w:rPr>
            <w:rFonts w:cs="Times New Roman"/>
          </w:rPr>
          <w:t xml:space="preserve"> day</w:t>
        </w:r>
      </w:ins>
      <w:r w:rsidR="00527FAB" w:rsidRPr="7D7817A8">
        <w:rPr>
          <w:rFonts w:cs="Times New Roman"/>
        </w:rPr>
        <w:t xml:space="preserve">. This day of rest includes at least twenty-four (24) consecutive hours. </w:t>
      </w:r>
      <w:r w:rsidR="00044373" w:rsidRPr="7D7817A8">
        <w:rPr>
          <w:rFonts w:cs="Times New Roman"/>
        </w:rPr>
        <w:t>If an employee is required to work on a day of rest, those</w:t>
      </w:r>
      <w:r w:rsidR="00032BFB" w:rsidRPr="7D7817A8">
        <w:rPr>
          <w:rFonts w:cs="Times New Roman"/>
        </w:rPr>
        <w:t xml:space="preserve"> hours are compensated </w:t>
      </w:r>
      <w:r w:rsidR="0014244A" w:rsidRPr="7D7817A8">
        <w:rPr>
          <w:rFonts w:cs="Times New Roman"/>
        </w:rPr>
        <w:t xml:space="preserve">according to </w:t>
      </w:r>
      <w:r w:rsidR="00F050C8">
        <w:fldChar w:fldCharType="begin"/>
      </w:r>
      <w:r w:rsidR="00F050C8">
        <w:instrText>HYPERLINK \l "_Compensatory_Time" \h</w:instrText>
      </w:r>
      <w:r w:rsidR="00F050C8">
        <w:fldChar w:fldCharType="separate"/>
      </w:r>
      <w:r w:rsidR="00F050C8" w:rsidRPr="7D7817A8">
        <w:rPr>
          <w:rStyle w:val="Hyperlink"/>
          <w:rFonts w:cs="Times New Roman"/>
        </w:rPr>
        <w:t>Section 9.</w:t>
      </w:r>
      <w:del w:id="5487" w:author="Megan Ash" w:date="2026-02-10T14:26:00Z" w16du:dateUtc="2026-02-10T19:26:00Z">
        <w:r w:rsidR="0092421D" w:rsidRPr="7D7817A8" w:rsidDel="009A25CA">
          <w:rPr>
            <w:rStyle w:val="Hyperlink"/>
            <w:rFonts w:cs="Times New Roman"/>
          </w:rPr>
          <w:delText>7</w:delText>
        </w:r>
        <w:r w:rsidR="00F050C8" w:rsidRPr="7D7817A8" w:rsidDel="009A25CA">
          <w:rPr>
            <w:rStyle w:val="Hyperlink"/>
            <w:rFonts w:cs="Times New Roman"/>
          </w:rPr>
          <w:delText xml:space="preserve"> </w:delText>
        </w:r>
      </w:del>
      <w:ins w:id="5488" w:author="Megan Ash" w:date="2026-02-10T14:26:00Z" w16du:dateUtc="2026-02-10T19:26:00Z">
        <w:r w:rsidR="009A25CA">
          <w:rPr>
            <w:rStyle w:val="Hyperlink"/>
            <w:rFonts w:cs="Times New Roman"/>
          </w:rPr>
          <w:t>11</w:t>
        </w:r>
        <w:r w:rsidR="009A25CA" w:rsidRPr="7D7817A8">
          <w:rPr>
            <w:rStyle w:val="Hyperlink"/>
            <w:rFonts w:cs="Times New Roman"/>
          </w:rPr>
          <w:t xml:space="preserve"> </w:t>
        </w:r>
      </w:ins>
      <w:r w:rsidR="00F050C8" w:rsidRPr="7D7817A8">
        <w:rPr>
          <w:rStyle w:val="Hyperlink"/>
          <w:rFonts w:cs="Times New Roman"/>
        </w:rPr>
        <w:t>Compensatory Time</w:t>
      </w:r>
      <w:r w:rsidR="00F050C8">
        <w:fldChar w:fldCharType="end"/>
      </w:r>
      <w:r w:rsidR="00F050C8" w:rsidRPr="7D7817A8">
        <w:rPr>
          <w:rFonts w:cs="Times New Roman"/>
        </w:rPr>
        <w:t xml:space="preserve">. </w:t>
      </w:r>
    </w:p>
    <w:p w14:paraId="6AD542DA" w14:textId="383EF8F0" w:rsidR="00527FAB" w:rsidRPr="00C17238" w:rsidRDefault="00527FAB" w:rsidP="000E0C98">
      <w:pPr>
        <w:pStyle w:val="Heading2"/>
        <w:numPr>
          <w:ilvl w:val="1"/>
          <w:numId w:val="267"/>
        </w:numPr>
      </w:pPr>
      <w:bookmarkStart w:id="5489" w:name="_Toc222754689"/>
      <w:commentRangeStart w:id="5490"/>
      <w:commentRangeStart w:id="5491"/>
      <w:r>
        <w:t>Holidays</w:t>
      </w:r>
      <w:bookmarkEnd w:id="5489"/>
      <w:commentRangeEnd w:id="5490"/>
      <w:r w:rsidRPr="00C17238">
        <w:rPr>
          <w:rStyle w:val="CommentReference"/>
          <w:sz w:val="32"/>
          <w:szCs w:val="26"/>
        </w:rPr>
        <w:commentReference w:id="5490"/>
      </w:r>
      <w:commentRangeEnd w:id="5491"/>
      <w:r w:rsidRPr="00C17238">
        <w:rPr>
          <w:rStyle w:val="CommentReference"/>
          <w:sz w:val="32"/>
          <w:szCs w:val="26"/>
        </w:rPr>
        <w:commentReference w:id="5491"/>
      </w:r>
    </w:p>
    <w:p w14:paraId="56AF4AF6" w14:textId="356F85CF" w:rsidR="001A4669" w:rsidRDefault="00A52CB2" w:rsidP="00A52CB2">
      <w:pPr>
        <w:spacing w:after="120" w:line="360" w:lineRule="auto"/>
        <w:jc w:val="both"/>
        <w:rPr>
          <w:rFonts w:cs="Times New Roman"/>
        </w:rPr>
      </w:pPr>
      <w:r w:rsidRPr="00A52CB2">
        <w:rPr>
          <w:rFonts w:cs="Times New Roman"/>
        </w:rPr>
        <w:t>The following holidays are observed by Partners</w:t>
      </w:r>
      <w:ins w:id="5492" w:author="Megan Ash" w:date="2026-02-10T14:30:00Z" w16du:dateUtc="2026-02-10T19:30:00Z">
        <w:r w:rsidR="009C4B0C">
          <w:rPr>
            <w:rFonts w:cs="Times New Roman"/>
          </w:rPr>
          <w:t xml:space="preserve"> Honduras</w:t>
        </w:r>
      </w:ins>
      <w:r w:rsidRPr="00A52CB2">
        <w:rPr>
          <w:rFonts w:cs="Times New Roman"/>
        </w:rPr>
        <w:t>:</w:t>
      </w:r>
    </w:p>
    <w:p w14:paraId="613ACAE8" w14:textId="60EA9B75" w:rsidR="002116EA" w:rsidRPr="0067241D" w:rsidDel="00F60303" w:rsidRDefault="24EFA66D" w:rsidP="002116EA">
      <w:pPr>
        <w:pStyle w:val="ListParagraph"/>
        <w:numPr>
          <w:ilvl w:val="0"/>
          <w:numId w:val="53"/>
        </w:numPr>
        <w:spacing w:after="120" w:line="360" w:lineRule="auto"/>
        <w:jc w:val="both"/>
        <w:rPr>
          <w:del w:id="5493" w:author="Megan Ash" w:date="2026-02-09T16:07:00Z" w16du:dateUtc="2026-02-09T21:07:00Z"/>
          <w:rFonts w:cs="Times New Roman"/>
        </w:rPr>
      </w:pPr>
      <w:r w:rsidRPr="27E0B3DB">
        <w:rPr>
          <w:rFonts w:cs="Times New Roman"/>
        </w:rPr>
        <w:t>New Year’s Day</w:t>
      </w:r>
      <w:r w:rsidR="65497B1C" w:rsidRPr="27E0B3DB">
        <w:rPr>
          <w:rFonts w:cs="Times New Roman"/>
        </w:rPr>
        <w:t xml:space="preserve"> </w:t>
      </w:r>
      <w:ins w:id="5494" w:author="Catalina Ipas" w:date="2025-10-27T18:50:00Z">
        <w:r w:rsidR="387C3E28" w:rsidRPr="27E0B3DB">
          <w:rPr>
            <w:rFonts w:cs="Times New Roman"/>
          </w:rPr>
          <w:t xml:space="preserve">(January </w:t>
        </w:r>
      </w:ins>
      <w:r w:rsidR="65497B1C" w:rsidRPr="27E0B3DB">
        <w:rPr>
          <w:rFonts w:cs="Times New Roman"/>
        </w:rPr>
        <w:t>1</w:t>
      </w:r>
      <w:ins w:id="5495" w:author="Catalina Ipas" w:date="2025-10-27T18:50:00Z">
        <w:r w:rsidR="435A958A" w:rsidRPr="27E0B3DB">
          <w:rPr>
            <w:rFonts w:cs="Times New Roman"/>
          </w:rPr>
          <w:t>)</w:t>
        </w:r>
      </w:ins>
      <w:del w:id="5496" w:author="Catalina Ipas" w:date="2025-10-27T18:50:00Z">
        <w:r w:rsidR="002116EA" w:rsidRPr="27E0B3DB" w:rsidDel="65497B1C">
          <w:rPr>
            <w:rFonts w:cs="Times New Roman"/>
          </w:rPr>
          <w:delText xml:space="preserve"> de Enero</w:delText>
        </w:r>
      </w:del>
    </w:p>
    <w:p w14:paraId="05FBFECF" w14:textId="1D1561C1" w:rsidR="002116EA" w:rsidRPr="00DB5FC7" w:rsidRDefault="002116EA" w:rsidP="00DB5FC7">
      <w:pPr>
        <w:pStyle w:val="ListParagraph"/>
        <w:numPr>
          <w:ilvl w:val="0"/>
          <w:numId w:val="53"/>
        </w:numPr>
        <w:spacing w:after="120" w:line="360" w:lineRule="auto"/>
        <w:jc w:val="both"/>
        <w:rPr>
          <w:rFonts w:cs="Times New Roman"/>
        </w:rPr>
      </w:pPr>
      <w:del w:id="5497" w:author="Catalina Ipas" w:date="2025-10-02T15:59:00Z">
        <w:r w:rsidRPr="00DB5FC7" w:rsidDel="002116EA">
          <w:rPr>
            <w:rFonts w:cs="Times New Roman"/>
          </w:rPr>
          <w:delText xml:space="preserve">Eid </w:delText>
        </w:r>
        <w:r w:rsidRPr="00DB5FC7" w:rsidDel="0043649B">
          <w:rPr>
            <w:rFonts w:cs="Times New Roman"/>
          </w:rPr>
          <w:delText>a</w:delText>
        </w:r>
        <w:r w:rsidRPr="00DB5FC7" w:rsidDel="002116EA">
          <w:rPr>
            <w:rFonts w:cs="Times New Roman"/>
          </w:rPr>
          <w:delText>l-Fitr</w:delText>
        </w:r>
        <w:r w:rsidRPr="00DB5FC7" w:rsidDel="00483FC9">
          <w:rPr>
            <w:rFonts w:cs="Times New Roman"/>
          </w:rPr>
          <w:delText xml:space="preserve"> (End of Ramadan)</w:delText>
        </w:r>
      </w:del>
    </w:p>
    <w:p w14:paraId="6401DA9D" w14:textId="317833C7" w:rsidR="001972E8" w:rsidRPr="00A4089B" w:rsidRDefault="637D217A">
      <w:pPr>
        <w:pStyle w:val="ListParagraph"/>
        <w:numPr>
          <w:ilvl w:val="0"/>
          <w:numId w:val="53"/>
        </w:numPr>
        <w:spacing w:after="120" w:line="360" w:lineRule="auto"/>
        <w:jc w:val="both"/>
        <w:rPr>
          <w:ins w:id="5498" w:author="Catalina Ipas" w:date="2025-10-13T14:37:00Z" w16du:dateUtc="2025-10-13T14:37:18Z"/>
          <w:rFonts w:cs="Times New Roman"/>
          <w:lang w:val="es-CR"/>
        </w:rPr>
      </w:pPr>
      <w:ins w:id="5499" w:author="Catalina Ipas" w:date="2025-10-13T14:36:00Z">
        <w:r w:rsidRPr="00A4089B">
          <w:rPr>
            <w:rFonts w:cs="Times New Roman"/>
            <w:lang w:val="es-CR"/>
          </w:rPr>
          <w:t>Día de l</w:t>
        </w:r>
      </w:ins>
      <w:ins w:id="5500" w:author="Catalina Ipas" w:date="2025-10-13T14:37:00Z">
        <w:r w:rsidRPr="00A4089B">
          <w:rPr>
            <w:rFonts w:cs="Times New Roman"/>
            <w:lang w:val="es-CR"/>
          </w:rPr>
          <w:t xml:space="preserve">as Américas </w:t>
        </w:r>
      </w:ins>
      <w:ins w:id="5501" w:author="Catalina Ipas" w:date="2025-10-27T18:50:00Z">
        <w:r w:rsidR="0ECD11A1" w:rsidRPr="00A4089B">
          <w:rPr>
            <w:rFonts w:cs="Times New Roman"/>
            <w:lang w:val="es-CR"/>
          </w:rPr>
          <w:t>(</w:t>
        </w:r>
        <w:r w:rsidR="540E3437" w:rsidRPr="00A4089B">
          <w:rPr>
            <w:rFonts w:cs="Times New Roman"/>
            <w:lang w:val="es-CR"/>
          </w:rPr>
          <w:t xml:space="preserve">April </w:t>
        </w:r>
      </w:ins>
      <w:ins w:id="5502" w:author="Catalina Ipas" w:date="2025-10-02T15:59:00Z">
        <w:r w:rsidR="5D232993" w:rsidRPr="00A4089B">
          <w:rPr>
            <w:rFonts w:cs="Times New Roman"/>
            <w:lang w:val="es-CR"/>
          </w:rPr>
          <w:t>14</w:t>
        </w:r>
      </w:ins>
      <w:ins w:id="5503" w:author="Catalina Ipas" w:date="2025-10-27T18:50:00Z">
        <w:r w:rsidR="4EF7A7D2" w:rsidRPr="00A4089B">
          <w:rPr>
            <w:rFonts w:cs="Times New Roman"/>
            <w:lang w:val="es-CR"/>
          </w:rPr>
          <w:t>)</w:t>
        </w:r>
      </w:ins>
    </w:p>
    <w:p w14:paraId="6D4C1C7F" w14:textId="02D18EE8" w:rsidR="3A87DDD9" w:rsidRPr="00A4089B" w:rsidRDefault="22157389" w:rsidP="17D3FAEC">
      <w:pPr>
        <w:pStyle w:val="ListParagraph"/>
        <w:numPr>
          <w:ilvl w:val="0"/>
          <w:numId w:val="53"/>
        </w:numPr>
        <w:spacing w:after="120" w:line="360" w:lineRule="auto"/>
        <w:jc w:val="both"/>
        <w:rPr>
          <w:ins w:id="5504" w:author="Catalina Ipas" w:date="2025-10-13T14:37:00Z" w16du:dateUtc="2025-10-13T14:37:30Z"/>
          <w:rFonts w:cs="Times New Roman"/>
        </w:rPr>
      </w:pPr>
      <w:ins w:id="5505" w:author="Catalina Ipas" w:date="2025-10-13T14:37:00Z">
        <w:r w:rsidRPr="00A4089B">
          <w:rPr>
            <w:rFonts w:cs="Times New Roman"/>
          </w:rPr>
          <w:t xml:space="preserve">Jueves Santo </w:t>
        </w:r>
      </w:ins>
      <w:ins w:id="5506" w:author="Catalina Ipas" w:date="2025-10-27T18:50:00Z">
        <w:r w:rsidR="77F4221A" w:rsidRPr="00A4089B">
          <w:rPr>
            <w:rFonts w:cs="Times New Roman"/>
          </w:rPr>
          <w:t>(</w:t>
        </w:r>
      </w:ins>
      <w:ins w:id="5507" w:author="Catalina Ipas" w:date="2025-10-27T18:51:00Z">
        <w:del w:id="5508" w:author="Megan Ash" w:date="2026-02-23T10:34:00Z" w16du:dateUtc="2026-02-23T15:34:00Z">
          <w:r w:rsidR="3D54B903" w:rsidRPr="00A4089B" w:rsidDel="0045204C">
            <w:rPr>
              <w:rFonts w:cs="Times New Roman"/>
            </w:rPr>
            <w:delText>April</w:delText>
          </w:r>
        </w:del>
      </w:ins>
      <w:ins w:id="5509" w:author="Catalina Ipas" w:date="2025-10-13T14:37:00Z">
        <w:del w:id="5510" w:author="Megan Ash" w:date="2026-02-23T10:34:00Z" w16du:dateUtc="2026-02-23T15:34:00Z">
          <w:r w:rsidRPr="00A4089B" w:rsidDel="0045204C">
            <w:rPr>
              <w:rFonts w:cs="Times New Roman"/>
            </w:rPr>
            <w:delText>17</w:delText>
          </w:r>
        </w:del>
      </w:ins>
      <w:ins w:id="5511" w:author="Catalina Ipas" w:date="2025-10-27T18:50:00Z">
        <w:del w:id="5512" w:author="Megan Ash" w:date="2026-02-23T10:34:00Z" w16du:dateUtc="2026-02-23T15:34:00Z">
          <w:r w:rsidR="0ACF0D2D" w:rsidRPr="00A4089B" w:rsidDel="0045204C">
            <w:rPr>
              <w:rFonts w:cs="Times New Roman"/>
            </w:rPr>
            <w:delText>)</w:delText>
          </w:r>
        </w:del>
      </w:ins>
      <w:ins w:id="5513" w:author="Megan Ash" w:date="2026-02-23T10:34:00Z" w16du:dateUtc="2026-02-23T15:34:00Z">
        <w:r w:rsidR="0045204C" w:rsidRPr="00A4089B">
          <w:rPr>
            <w:rFonts w:cs="Times New Roman"/>
          </w:rPr>
          <w:t>date varies each year)</w:t>
        </w:r>
      </w:ins>
    </w:p>
    <w:p w14:paraId="11251268" w14:textId="61B35586" w:rsidR="53C6CFAB" w:rsidRPr="00A4089B" w:rsidRDefault="22157389" w:rsidP="27E0B3DB">
      <w:pPr>
        <w:pStyle w:val="ListParagraph"/>
        <w:numPr>
          <w:ilvl w:val="0"/>
          <w:numId w:val="53"/>
        </w:numPr>
        <w:spacing w:after="120" w:line="360" w:lineRule="auto"/>
        <w:jc w:val="both"/>
        <w:rPr>
          <w:ins w:id="5514" w:author="Catalina Ipas" w:date="2025-10-27T18:51:00Z" w16du:dateUtc="2025-10-27T18:51:10Z"/>
          <w:rFonts w:cs="Times New Roman"/>
        </w:rPr>
      </w:pPr>
      <w:ins w:id="5515" w:author="Catalina Ipas" w:date="2025-10-13T14:37:00Z">
        <w:r w:rsidRPr="00A4089B">
          <w:rPr>
            <w:rFonts w:cs="Times New Roman"/>
          </w:rPr>
          <w:t>Vier</w:t>
        </w:r>
      </w:ins>
      <w:ins w:id="5516" w:author="Catalina Ipas" w:date="2025-10-13T14:38:00Z">
        <w:r w:rsidRPr="00A4089B">
          <w:rPr>
            <w:rFonts w:cs="Times New Roman"/>
          </w:rPr>
          <w:t xml:space="preserve">nes Santo </w:t>
        </w:r>
      </w:ins>
      <w:ins w:id="5517" w:author="Catalina Ipas" w:date="2025-10-27T18:51:00Z">
        <w:r w:rsidR="13CAB6D7" w:rsidRPr="00A4089B">
          <w:rPr>
            <w:rFonts w:cs="Times New Roman"/>
          </w:rPr>
          <w:t>(</w:t>
        </w:r>
      </w:ins>
      <w:ins w:id="5518" w:author="Megan Ash" w:date="2026-02-23T10:34:00Z" w16du:dateUtc="2026-02-23T15:34:00Z">
        <w:r w:rsidR="0045204C" w:rsidRPr="00A4089B">
          <w:rPr>
            <w:rFonts w:cs="Times New Roman"/>
          </w:rPr>
          <w:t>date varies each year)</w:t>
        </w:r>
      </w:ins>
      <w:ins w:id="5519" w:author="Catalina Ipas" w:date="2025-10-27T18:51:00Z">
        <w:del w:id="5520" w:author="Megan Ash" w:date="2026-02-23T10:34:00Z" w16du:dateUtc="2026-02-23T15:34:00Z">
          <w:r w:rsidR="13CAB6D7" w:rsidRPr="00A4089B" w:rsidDel="0045204C">
            <w:rPr>
              <w:rFonts w:cs="Times New Roman"/>
            </w:rPr>
            <w:delText>April 18)</w:delText>
          </w:r>
        </w:del>
      </w:ins>
    </w:p>
    <w:p w14:paraId="053E6518" w14:textId="2A284DD0" w:rsidR="53C6CFAB" w:rsidRPr="00A4089B" w:rsidRDefault="7733A4B8" w:rsidP="27E0B3DB">
      <w:pPr>
        <w:pStyle w:val="ListParagraph"/>
        <w:numPr>
          <w:ilvl w:val="0"/>
          <w:numId w:val="53"/>
        </w:numPr>
        <w:spacing w:after="120" w:line="360" w:lineRule="auto"/>
        <w:jc w:val="both"/>
        <w:rPr>
          <w:ins w:id="5521" w:author="Catalina Ipas" w:date="2025-10-02T15:59:00Z" w16du:dateUtc="2025-10-02T15:59:13Z"/>
          <w:rFonts w:cs="Times New Roman"/>
        </w:rPr>
      </w:pPr>
      <w:commentRangeStart w:id="5522"/>
      <w:commentRangeStart w:id="5523"/>
      <w:commentRangeStart w:id="5524"/>
      <w:ins w:id="5525" w:author="Catalina Ipas" w:date="2025-10-13T14:39:00Z">
        <w:r w:rsidRPr="00A4089B">
          <w:rPr>
            <w:rFonts w:cs="Times New Roman"/>
          </w:rPr>
          <w:t>S</w:t>
        </w:r>
      </w:ins>
      <w:ins w:id="5526" w:author="Catalina Ipas" w:date="2025-10-13T14:40:00Z">
        <w:r w:rsidRPr="00A4089B">
          <w:rPr>
            <w:rFonts w:cs="Times New Roman"/>
          </w:rPr>
          <w:t xml:space="preserve">ábado Santo </w:t>
        </w:r>
      </w:ins>
      <w:ins w:id="5527" w:author="Catalina Ipas" w:date="2025-10-27T18:51:00Z">
        <w:r w:rsidR="1D95DA04" w:rsidRPr="00A4089B">
          <w:rPr>
            <w:rFonts w:cs="Times New Roman"/>
          </w:rPr>
          <w:t>(</w:t>
        </w:r>
      </w:ins>
      <w:ins w:id="5528" w:author="Megan Ash" w:date="2026-02-23T10:34:00Z" w16du:dateUtc="2026-02-23T15:34:00Z">
        <w:r w:rsidR="0045204C" w:rsidRPr="00A4089B">
          <w:rPr>
            <w:rFonts w:cs="Times New Roman"/>
          </w:rPr>
          <w:t>date varies each year)</w:t>
        </w:r>
      </w:ins>
      <w:ins w:id="5529" w:author="Catalina Ipas" w:date="2025-10-27T18:51:00Z">
        <w:del w:id="5530" w:author="Megan Ash" w:date="2026-02-23T10:34:00Z" w16du:dateUtc="2026-02-23T15:34:00Z">
          <w:r w:rsidR="1D95DA04" w:rsidRPr="00A4089B" w:rsidDel="0045204C">
            <w:rPr>
              <w:rFonts w:cs="Times New Roman"/>
            </w:rPr>
            <w:delText>April 19)</w:delText>
          </w:r>
        </w:del>
      </w:ins>
      <w:commentRangeEnd w:id="5522"/>
      <w:del w:id="5531" w:author="Megan Ash" w:date="2026-02-23T10:34:00Z" w16du:dateUtc="2026-02-23T15:34:00Z">
        <w:r w:rsidR="0021550E" w:rsidRPr="00A4089B" w:rsidDel="0045204C">
          <w:rPr>
            <w:rStyle w:val="CommentReference"/>
            <w:rFonts w:cs="Times New Roman"/>
            <w:sz w:val="24"/>
            <w:szCs w:val="24"/>
          </w:rPr>
          <w:commentReference w:id="5522"/>
        </w:r>
        <w:commentRangeEnd w:id="5523"/>
        <w:r w:rsidRPr="00A4089B">
          <w:rPr>
            <w:rStyle w:val="CommentReference"/>
            <w:rFonts w:cs="Times New Roman"/>
            <w:sz w:val="24"/>
            <w:szCs w:val="24"/>
          </w:rPr>
          <w:commentReference w:id="5523"/>
        </w:r>
        <w:commentRangeEnd w:id="5524"/>
        <w:r w:rsidRPr="00A4089B">
          <w:rPr>
            <w:rStyle w:val="CommentReference"/>
            <w:rFonts w:cs="Times New Roman"/>
            <w:sz w:val="24"/>
            <w:szCs w:val="24"/>
          </w:rPr>
          <w:commentReference w:id="5524"/>
        </w:r>
      </w:del>
    </w:p>
    <w:p w14:paraId="63EB19FD" w14:textId="632049B4" w:rsidR="001972E8" w:rsidRPr="00E528E2" w:rsidRDefault="00D504AB" w:rsidP="7D7817A8">
      <w:pPr>
        <w:pStyle w:val="ListParagraph"/>
        <w:numPr>
          <w:ilvl w:val="0"/>
          <w:numId w:val="53"/>
        </w:numPr>
        <w:spacing w:after="120" w:line="360" w:lineRule="auto"/>
        <w:jc w:val="both"/>
        <w:rPr>
          <w:ins w:id="5532" w:author="Catalina Ipas" w:date="2025-10-02T15:59:00Z" w16du:dateUtc="2025-10-02T15:59:15Z"/>
          <w:rFonts w:cs="Times New Roman"/>
          <w:lang w:val="fr-FR"/>
        </w:rPr>
      </w:pPr>
      <w:del w:id="5533" w:author="Catalina Ipas" w:date="2025-10-27T18:51:00Z">
        <w:r w:rsidRPr="27E0B3DB" w:rsidDel="4BE346D9">
          <w:rPr>
            <w:rFonts w:cs="Times New Roman"/>
            <w:lang w:val="fr-FR"/>
          </w:rPr>
          <w:delText>Fête du Travail (</w:delText>
        </w:r>
      </w:del>
      <w:r w:rsidR="0122C3CE" w:rsidRPr="27E0B3DB">
        <w:rPr>
          <w:rFonts w:cs="Times New Roman"/>
          <w:lang w:val="fr-FR"/>
        </w:rPr>
        <w:t>International Labor Day</w:t>
      </w:r>
      <w:ins w:id="5534" w:author="Catalina Ipas" w:date="2025-10-27T18:51:00Z">
        <w:r w:rsidR="0330DF45" w:rsidRPr="27E0B3DB">
          <w:rPr>
            <w:rFonts w:cs="Times New Roman"/>
            <w:lang w:val="fr-FR"/>
          </w:rPr>
          <w:t xml:space="preserve"> (Ma</w:t>
        </w:r>
      </w:ins>
      <w:ins w:id="5535" w:author="Catalina Ipas" w:date="2025-10-27T18:52:00Z">
        <w:r w:rsidR="0330DF45" w:rsidRPr="27E0B3DB">
          <w:rPr>
            <w:rFonts w:cs="Times New Roman"/>
            <w:lang w:val="fr-FR"/>
          </w:rPr>
          <w:t>y 1)</w:t>
        </w:r>
      </w:ins>
      <w:del w:id="5536" w:author="Catalina Ipas" w:date="2025-10-27T18:51:00Z">
        <w:r w:rsidRPr="27E0B3DB" w:rsidDel="4BE346D9">
          <w:rPr>
            <w:rFonts w:cs="Times New Roman"/>
            <w:lang w:val="fr-FR"/>
          </w:rPr>
          <w:delText>)</w:delText>
        </w:r>
      </w:del>
    </w:p>
    <w:p w14:paraId="5954E02E" w14:textId="29FBBCB3" w:rsidR="065E6362" w:rsidRDefault="7AC8FD76" w:rsidP="27E0B3DB">
      <w:pPr>
        <w:pStyle w:val="ListParagraph"/>
        <w:numPr>
          <w:ilvl w:val="0"/>
          <w:numId w:val="53"/>
        </w:numPr>
        <w:spacing w:after="120" w:line="360" w:lineRule="auto"/>
        <w:jc w:val="both"/>
        <w:rPr>
          <w:ins w:id="5537" w:author="Catalina Ipas" w:date="2025-10-27T18:52:00Z" w16du:dateUtc="2025-10-27T18:52:23Z"/>
          <w:rFonts w:cs="Times New Roman"/>
          <w:lang w:val="es-ES"/>
        </w:rPr>
      </w:pPr>
      <w:ins w:id="5538" w:author="Catalina Ipas" w:date="2025-10-13T14:40:00Z">
        <w:r w:rsidRPr="27E0B3DB">
          <w:rPr>
            <w:rFonts w:cs="Times New Roman"/>
            <w:lang w:val="es-ES"/>
          </w:rPr>
          <w:t xml:space="preserve">Día de la Independencia </w:t>
        </w:r>
        <w:del w:id="5539" w:author="Megan Ash" w:date="2026-02-10T14:32:00Z" w16du:dateUtc="2026-02-10T19:32:00Z">
          <w:r w:rsidRPr="27E0B3DB" w:rsidDel="00764988">
            <w:rPr>
              <w:rFonts w:cs="Times New Roman"/>
              <w:lang w:val="es-ES"/>
            </w:rPr>
            <w:delText xml:space="preserve"> </w:delText>
          </w:r>
        </w:del>
      </w:ins>
      <w:ins w:id="5540" w:author="Catalina Ipas" w:date="2025-10-27T18:52:00Z">
        <w:r w:rsidR="1931EBEE" w:rsidRPr="27E0B3DB">
          <w:rPr>
            <w:rFonts w:cs="Times New Roman"/>
            <w:lang w:val="es-ES"/>
          </w:rPr>
          <w:t xml:space="preserve">(September </w:t>
        </w:r>
      </w:ins>
      <w:ins w:id="5541" w:author="Megan Ash" w:date="2026-02-10T14:32:00Z" w16du:dateUtc="2026-02-10T19:32:00Z">
        <w:r w:rsidR="00081CE0">
          <w:rPr>
            <w:rFonts w:cs="Times New Roman"/>
            <w:lang w:val="es-ES"/>
          </w:rPr>
          <w:t>1</w:t>
        </w:r>
      </w:ins>
      <w:ins w:id="5542" w:author="Catalina Ipas" w:date="2025-10-27T18:52:00Z">
        <w:r w:rsidR="1931EBEE" w:rsidRPr="27E0B3DB">
          <w:rPr>
            <w:rFonts w:cs="Times New Roman"/>
            <w:lang w:val="es-ES"/>
          </w:rPr>
          <w:t>5)</w:t>
        </w:r>
      </w:ins>
    </w:p>
    <w:p w14:paraId="4A370DED" w14:textId="5C2797F3" w:rsidR="065E6362" w:rsidRDefault="497D91CC" w:rsidP="27E0B3DB">
      <w:pPr>
        <w:pStyle w:val="ListParagraph"/>
        <w:numPr>
          <w:ilvl w:val="0"/>
          <w:numId w:val="53"/>
        </w:numPr>
        <w:spacing w:after="120" w:line="360" w:lineRule="auto"/>
        <w:jc w:val="both"/>
        <w:rPr>
          <w:ins w:id="5543" w:author="Catalina Ipas" w:date="2025-10-02T15:59:00Z" w16du:dateUtc="2025-10-02T15:59:23Z"/>
          <w:rFonts w:cs="Times New Roman"/>
          <w:lang w:val="es-ES"/>
        </w:rPr>
      </w:pPr>
      <w:ins w:id="5544" w:author="Catalina Ipas" w:date="2025-10-13T14:40:00Z">
        <w:r w:rsidRPr="27E0B3DB">
          <w:rPr>
            <w:rFonts w:cs="Times New Roman"/>
            <w:lang w:val="es-ES"/>
          </w:rPr>
          <w:t xml:space="preserve">Día del Soldado </w:t>
        </w:r>
      </w:ins>
      <w:ins w:id="5545" w:author="Catalina Ipas" w:date="2025-10-27T18:52:00Z">
        <w:r w:rsidR="4E6948F3" w:rsidRPr="27E0B3DB">
          <w:rPr>
            <w:rFonts w:cs="Times New Roman"/>
            <w:lang w:val="es-ES"/>
          </w:rPr>
          <w:t xml:space="preserve">(October </w:t>
        </w:r>
        <w:del w:id="5546" w:author="Megan Ash" w:date="2026-02-10T14:40:00Z" w16du:dateUtc="2026-02-10T19:40:00Z">
          <w:r w:rsidR="4E6948F3" w:rsidRPr="27E0B3DB" w:rsidDel="00111692">
            <w:rPr>
              <w:rFonts w:cs="Times New Roman"/>
              <w:lang w:val="es-ES"/>
            </w:rPr>
            <w:delText>6</w:delText>
          </w:r>
        </w:del>
      </w:ins>
      <w:ins w:id="5547" w:author="Megan Ash" w:date="2026-02-10T14:40:00Z" w16du:dateUtc="2026-02-10T19:40:00Z">
        <w:r w:rsidR="00111692">
          <w:rPr>
            <w:rFonts w:cs="Times New Roman"/>
            <w:lang w:val="es-ES"/>
          </w:rPr>
          <w:t>3</w:t>
        </w:r>
      </w:ins>
      <w:ins w:id="5548" w:author="Catalina Ipas" w:date="2025-10-27T18:52:00Z">
        <w:r w:rsidR="4E6948F3" w:rsidRPr="27E0B3DB">
          <w:rPr>
            <w:rFonts w:cs="Times New Roman"/>
            <w:lang w:val="es-ES"/>
          </w:rPr>
          <w:t>)</w:t>
        </w:r>
      </w:ins>
    </w:p>
    <w:p w14:paraId="7591A62D" w14:textId="127DF652" w:rsidR="065E6362" w:rsidRPr="00A4089B" w:rsidRDefault="43A64BD9" w:rsidP="7D7817A8">
      <w:pPr>
        <w:pStyle w:val="ListParagraph"/>
        <w:numPr>
          <w:ilvl w:val="0"/>
          <w:numId w:val="53"/>
        </w:numPr>
        <w:spacing w:after="120" w:line="360" w:lineRule="auto"/>
        <w:jc w:val="both"/>
        <w:rPr>
          <w:ins w:id="5549" w:author="Catalina Ipas" w:date="2025-10-02T15:59:00Z" w16du:dateUtc="2025-10-02T15:59:27Z"/>
          <w:rFonts w:cs="Times New Roman"/>
          <w:lang w:val="es-CR"/>
        </w:rPr>
      </w:pPr>
      <w:ins w:id="5550" w:author="Catalina Ipas" w:date="2025-10-13T14:40:00Z">
        <w:r w:rsidRPr="00A4089B">
          <w:rPr>
            <w:rFonts w:cs="Times New Roman"/>
            <w:lang w:val="es-CR"/>
          </w:rPr>
          <w:t xml:space="preserve">Día de la Raza </w:t>
        </w:r>
      </w:ins>
      <w:ins w:id="5551" w:author="Catalina Ipas" w:date="2025-10-27T18:52:00Z">
        <w:r w:rsidR="77F83709" w:rsidRPr="00A4089B">
          <w:rPr>
            <w:rFonts w:cs="Times New Roman"/>
            <w:lang w:val="es-CR"/>
          </w:rPr>
          <w:t>(October 12)</w:t>
        </w:r>
      </w:ins>
    </w:p>
    <w:p w14:paraId="0FF7611C" w14:textId="59D21898" w:rsidR="065E6362" w:rsidRPr="00A4089B" w:rsidRDefault="341A6F94" w:rsidP="7D7817A8">
      <w:pPr>
        <w:pStyle w:val="ListParagraph"/>
        <w:numPr>
          <w:ilvl w:val="0"/>
          <w:numId w:val="53"/>
        </w:numPr>
        <w:spacing w:after="120" w:line="360" w:lineRule="auto"/>
        <w:jc w:val="both"/>
        <w:rPr>
          <w:ins w:id="5552" w:author="Catalina Ipas" w:date="2025-10-13T14:42:00Z" w16du:dateUtc="2025-10-13T14:42:36Z"/>
          <w:rFonts w:cs="Times New Roman"/>
          <w:lang w:val="es-CR"/>
        </w:rPr>
      </w:pPr>
      <w:ins w:id="5553" w:author="Catalina Ipas" w:date="2025-10-13T14:40:00Z">
        <w:r w:rsidRPr="00A4089B">
          <w:rPr>
            <w:rFonts w:cs="Times New Roman"/>
            <w:lang w:val="es-CR"/>
          </w:rPr>
          <w:t>Día de la</w:t>
        </w:r>
      </w:ins>
      <w:ins w:id="5554" w:author="Catalina Ipas" w:date="2025-10-13T14:41:00Z">
        <w:r w:rsidRPr="00A4089B">
          <w:rPr>
            <w:rFonts w:cs="Times New Roman"/>
            <w:lang w:val="es-CR"/>
          </w:rPr>
          <w:t xml:space="preserve">s Fuerzas Armadas </w:t>
        </w:r>
      </w:ins>
      <w:ins w:id="5555" w:author="Catalina Ipas" w:date="2025-10-27T18:52:00Z">
        <w:r w:rsidR="085399B4" w:rsidRPr="00A4089B">
          <w:rPr>
            <w:rFonts w:cs="Times New Roman"/>
            <w:lang w:val="es-CR"/>
          </w:rPr>
          <w:t>(Oc</w:t>
        </w:r>
      </w:ins>
      <w:ins w:id="5556" w:author="Catalina Ipas" w:date="2025-10-27T18:53:00Z">
        <w:r w:rsidR="085399B4" w:rsidRPr="00A4089B">
          <w:rPr>
            <w:rFonts w:cs="Times New Roman"/>
            <w:lang w:val="es-CR"/>
          </w:rPr>
          <w:t>tober 2</w:t>
        </w:r>
        <w:del w:id="5557" w:author="Megan Ash" w:date="2026-02-10T14:41:00Z" w16du:dateUtc="2026-02-10T19:41:00Z">
          <w:r w:rsidR="085399B4" w:rsidRPr="00A4089B" w:rsidDel="004B3158">
            <w:rPr>
              <w:rFonts w:cs="Times New Roman"/>
              <w:lang w:val="es-CR"/>
            </w:rPr>
            <w:delText>7</w:delText>
          </w:r>
        </w:del>
      </w:ins>
      <w:ins w:id="5558" w:author="Megan Ash" w:date="2026-02-10T14:41:00Z" w16du:dateUtc="2026-02-10T19:41:00Z">
        <w:r w:rsidR="004B3158" w:rsidRPr="00A4089B">
          <w:rPr>
            <w:rFonts w:cs="Times New Roman"/>
            <w:lang w:val="es-CR"/>
          </w:rPr>
          <w:t>1</w:t>
        </w:r>
      </w:ins>
      <w:ins w:id="5559" w:author="Catalina Ipas" w:date="2025-10-27T18:53:00Z">
        <w:r w:rsidR="085399B4" w:rsidRPr="00A4089B">
          <w:rPr>
            <w:rFonts w:cs="Times New Roman"/>
            <w:lang w:val="es-CR"/>
          </w:rPr>
          <w:t>)</w:t>
        </w:r>
      </w:ins>
    </w:p>
    <w:p w14:paraId="2563FE4F" w14:textId="0A6E625A" w:rsidR="002116EA" w:rsidRPr="0067241D" w:rsidRDefault="00B8238B" w:rsidP="27E0B3DB">
      <w:pPr>
        <w:numPr>
          <w:ilvl w:val="0"/>
          <w:numId w:val="53"/>
        </w:numPr>
        <w:spacing w:after="120" w:line="360" w:lineRule="auto"/>
        <w:jc w:val="both"/>
        <w:rPr>
          <w:rFonts w:cs="Times New Roman"/>
          <w:lang w:val="es-ES"/>
        </w:rPr>
      </w:pPr>
      <w:del w:id="5560" w:author="Catalina Ipas" w:date="2025-10-27T18:53:00Z">
        <w:r w:rsidRPr="27E0B3DB" w:rsidDel="4EE647EE">
          <w:rPr>
            <w:rFonts w:cs="Times New Roman"/>
            <w:lang w:val="es-ES"/>
          </w:rPr>
          <w:delText xml:space="preserve">Navidad </w:delText>
        </w:r>
      </w:del>
      <w:ins w:id="5561" w:author="Catalina Ipas" w:date="2025-10-27T18:53:00Z">
        <w:r w:rsidR="6F6E464B" w:rsidRPr="27E0B3DB">
          <w:rPr>
            <w:rFonts w:cs="Times New Roman"/>
            <w:lang w:val="es-ES"/>
          </w:rPr>
          <w:t xml:space="preserve">Christmas </w:t>
        </w:r>
      </w:ins>
      <w:ins w:id="5562" w:author="Megan Ash" w:date="2026-02-10T14:41:00Z" w16du:dateUtc="2026-02-10T19:41:00Z">
        <w:r w:rsidR="00317703">
          <w:rPr>
            <w:rFonts w:cs="Times New Roman"/>
            <w:lang w:val="es-ES"/>
          </w:rPr>
          <w:t>Day</w:t>
        </w:r>
      </w:ins>
      <w:ins w:id="5563" w:author="Catalina Ipas" w:date="2025-10-27T18:53:00Z">
        <w:del w:id="5564" w:author="Megan Ash" w:date="2026-02-10T14:41:00Z" w16du:dateUtc="2026-02-10T19:41:00Z">
          <w:r w:rsidR="6F6E464B" w:rsidRPr="27E0B3DB" w:rsidDel="00317703">
            <w:rPr>
              <w:rFonts w:cs="Times New Roman"/>
              <w:lang w:val="es-ES"/>
            </w:rPr>
            <w:delText>Eve</w:delText>
          </w:r>
        </w:del>
        <w:r w:rsidR="6F6E464B" w:rsidRPr="27E0B3DB">
          <w:rPr>
            <w:rFonts w:cs="Times New Roman"/>
            <w:lang w:val="es-ES"/>
          </w:rPr>
          <w:t xml:space="preserve"> (December 25) </w:t>
        </w:r>
      </w:ins>
      <w:del w:id="5565" w:author="Catalina Ipas" w:date="2025-10-27T18:53:00Z">
        <w:r w:rsidRPr="27E0B3DB" w:rsidDel="5BFDCE19">
          <w:rPr>
            <w:rFonts w:cs="Times New Roman"/>
            <w:lang w:val="es-ES"/>
          </w:rPr>
          <w:delText>25 de diciembre</w:delText>
        </w:r>
      </w:del>
      <w:r w:rsidR="5BFDCE19" w:rsidRPr="27E0B3DB">
        <w:rPr>
          <w:rFonts w:cs="Times New Roman"/>
          <w:lang w:val="es-ES"/>
        </w:rPr>
        <w:t xml:space="preserve"> </w:t>
      </w:r>
    </w:p>
    <w:p w14:paraId="29AC5D8E" w14:textId="208DCC56" w:rsidR="00A901AA" w:rsidRPr="0067241D" w:rsidRDefault="00A96F4C" w:rsidP="00E924F8">
      <w:pPr>
        <w:pStyle w:val="ListParagraph"/>
        <w:numPr>
          <w:ilvl w:val="0"/>
          <w:numId w:val="53"/>
        </w:numPr>
        <w:spacing w:after="120" w:line="360" w:lineRule="auto"/>
        <w:jc w:val="both"/>
        <w:rPr>
          <w:del w:id="5566" w:author="Catalina Ipas" w:date="2025-10-02T15:59:00Z" w16du:dateUtc="2025-10-02T15:59:50Z"/>
          <w:rFonts w:cs="Times New Roman"/>
        </w:rPr>
      </w:pPr>
      <w:del w:id="5567" w:author="Catalina Ipas" w:date="2025-10-02T15:59:00Z">
        <w:r w:rsidRPr="7D7817A8" w:rsidDel="00A96F4C">
          <w:rPr>
            <w:rFonts w:cs="Times New Roman"/>
          </w:rPr>
          <w:delText>All workdays between</w:delText>
        </w:r>
        <w:r w:rsidRPr="7D7817A8" w:rsidDel="00ED61E1">
          <w:rPr>
            <w:rFonts w:cs="Times New Roman"/>
          </w:rPr>
          <w:delText xml:space="preserve"> December 26</w:delText>
        </w:r>
        <w:r w:rsidRPr="7D7817A8" w:rsidDel="00997EFD">
          <w:rPr>
            <w:rFonts w:cs="Times New Roman"/>
          </w:rPr>
          <w:delText xml:space="preserve"> and New Year’s Day</w:delText>
        </w:r>
      </w:del>
    </w:p>
    <w:p w14:paraId="4E9C02D6" w14:textId="3393A505" w:rsidR="007613C4" w:rsidRPr="00B04363" w:rsidRDefault="007613C4" w:rsidP="00E528E2">
      <w:pPr>
        <w:rPr>
          <w:rFonts w:cs="Times New Roman"/>
        </w:rPr>
      </w:pPr>
      <w:r>
        <w:rPr>
          <w:rFonts w:cs="Times New Roman"/>
        </w:rPr>
        <w:t xml:space="preserve">Additional holidays may be added, if required by </w:t>
      </w:r>
      <w:r w:rsidR="00B8238B">
        <w:rPr>
          <w:rFonts w:cs="Times New Roman"/>
        </w:rPr>
        <w:t>Hondura</w:t>
      </w:r>
      <w:del w:id="5568" w:author="Megan Ash" w:date="2026-02-10T14:41:00Z" w16du:dateUtc="2026-02-10T19:41:00Z">
        <w:r w:rsidR="00B8238B" w:rsidDel="00317703">
          <w:rPr>
            <w:rFonts w:cs="Times New Roman"/>
          </w:rPr>
          <w:delText>s</w:delText>
        </w:r>
      </w:del>
      <w:r>
        <w:rPr>
          <w:rFonts w:cs="Times New Roman"/>
        </w:rPr>
        <w:t>n law.</w:t>
      </w:r>
    </w:p>
    <w:p w14:paraId="22BD1FC7" w14:textId="77777777" w:rsidR="007613C4" w:rsidRDefault="007613C4" w:rsidP="00E528E2"/>
    <w:p w14:paraId="31D4C5B5" w14:textId="7138E30D" w:rsidR="008954F5" w:rsidRDefault="0D86C4A1" w:rsidP="17D3FAEC">
      <w:pPr>
        <w:spacing w:after="120" w:line="360" w:lineRule="auto"/>
        <w:jc w:val="both"/>
        <w:rPr>
          <w:ins w:id="5569" w:author="Catalina Ipas" w:date="2025-10-13T14:54:00Z" w16du:dateUtc="2025-10-13T14:54:13Z"/>
          <w:rFonts w:eastAsia="Times New Roman" w:cs="Times New Roman"/>
        </w:rPr>
      </w:pPr>
      <w:r w:rsidRPr="2AD4FE3D">
        <w:rPr>
          <w:rFonts w:cs="Times New Roman"/>
        </w:rPr>
        <w:t xml:space="preserve">When a holiday occurs on the weekend, Partners will observe the holiday on the day observed by </w:t>
      </w:r>
      <w:commentRangeStart w:id="5570"/>
      <w:commentRangeStart w:id="5571"/>
      <w:r w:rsidRPr="2AD4FE3D">
        <w:rPr>
          <w:rFonts w:cs="Times New Roman"/>
        </w:rPr>
        <w:t>the federal government</w:t>
      </w:r>
      <w:commentRangeEnd w:id="5571"/>
      <w:r w:rsidR="61936F71" w:rsidRPr="2AD4FE3D">
        <w:rPr>
          <w:rStyle w:val="CommentReference"/>
          <w:rFonts w:cs="Times New Roman"/>
          <w:sz w:val="24"/>
          <w:szCs w:val="24"/>
        </w:rPr>
        <w:commentReference w:id="5571"/>
      </w:r>
      <w:commentRangeEnd w:id="5570"/>
      <w:r w:rsidR="61936F71" w:rsidRPr="2AD4FE3D">
        <w:rPr>
          <w:rStyle w:val="CommentReference"/>
          <w:rFonts w:cs="Times New Roman"/>
          <w:sz w:val="24"/>
          <w:szCs w:val="24"/>
        </w:rPr>
        <w:commentReference w:id="5570"/>
      </w:r>
      <w:r w:rsidRPr="2AD4FE3D">
        <w:rPr>
          <w:rFonts w:cs="Times New Roman"/>
        </w:rPr>
        <w:t xml:space="preserve">. When a holiday observed by Partners falls within an employee’s vacation period, accrued vacation is not charged on that day. </w:t>
      </w:r>
      <w:del w:id="5572" w:author="Catalina Ipas" w:date="2025-10-13T14:47:00Z">
        <w:r w:rsidR="61936F71" w:rsidRPr="2AD4FE3D" w:rsidDel="0A1E0CF8">
          <w:rPr>
            <w:rFonts w:cs="Times New Roman"/>
          </w:rPr>
          <w:delText>In accordance with Article 176 of Honduras’s Labor Code, holidays that are actually not worked give rise to additional pay only for workers paid by the hour or by the day.</w:delText>
        </w:r>
      </w:del>
    </w:p>
    <w:p w14:paraId="4392F733" w14:textId="643FC20B" w:rsidR="008954F5" w:rsidRDefault="1702CA86">
      <w:pPr>
        <w:spacing w:after="120" w:line="360" w:lineRule="auto"/>
        <w:jc w:val="both"/>
        <w:rPr>
          <w:ins w:id="5573" w:author="Catalina Ipas" w:date="2025-10-13T14:54:00Z" w16du:dateUtc="2025-10-13T14:54:51Z"/>
          <w:rFonts w:eastAsia="Times New Roman" w:cs="Times New Roman"/>
        </w:rPr>
        <w:pPrChange w:id="5574" w:author="Catalina Ipas" w:date="2025-10-13T14:54:00Z">
          <w:pPr/>
        </w:pPrChange>
      </w:pPr>
      <w:ins w:id="5575" w:author="Catalina Ipas" w:date="2025-10-13T14:54:00Z">
        <w:r w:rsidRPr="17D3FAEC">
          <w:rPr>
            <w:rFonts w:eastAsia="Times New Roman" w:cs="Times New Roman"/>
          </w:rPr>
          <w:t>According to Article 339, when two (2) holidays fall on the same day, the employer shall be considered to have fulfilled the obligation by paying employees for one (1) holiday or national festivity day.</w:t>
        </w:r>
      </w:ins>
    </w:p>
    <w:p w14:paraId="347112FC" w14:textId="07F5F960" w:rsidR="006769E4" w:rsidRDefault="1702CA86" w:rsidP="17D3FAEC">
      <w:pPr>
        <w:spacing w:after="120" w:line="360" w:lineRule="auto"/>
        <w:jc w:val="both"/>
        <w:rPr>
          <w:ins w:id="5576" w:author="Catalina Ipas" w:date="2025-10-13T14:55:00Z" w16du:dateUtc="2025-10-13T14:55:10Z"/>
          <w:rFonts w:eastAsia="Times New Roman" w:cs="Times New Roman"/>
        </w:rPr>
      </w:pPr>
      <w:ins w:id="5577" w:author="Catalina Ipas" w:date="2025-10-13T14:54:00Z">
        <w:del w:id="5578" w:author="Megan Ash" w:date="2026-02-10T14:43:00Z" w16du:dateUtc="2026-02-10T19:43:00Z">
          <w:r w:rsidRPr="17D3FAEC" w:rsidDel="006769E4">
            <w:rPr>
              <w:rFonts w:eastAsia="Times New Roman" w:cs="Times New Roman"/>
            </w:rPr>
            <w:delText>When, due to any other holiday not mentioned above, the employer suspends work, they are required to pay the employee’s salary for that day as if work had been performed.</w:delText>
          </w:r>
        </w:del>
      </w:ins>
      <w:ins w:id="5579" w:author="Megan Ash" w:date="2026-02-10T14:43:00Z">
        <w:r w:rsidR="006769E4" w:rsidRPr="006769E4">
          <w:rPr>
            <w:rFonts w:eastAsia="Times New Roman" w:cs="Times New Roman"/>
          </w:rPr>
          <w:t>If the employer suspends work for any holiday not previously mentioned, they must pay the employee their regular salary for that day as if they had worked.</w:t>
        </w:r>
      </w:ins>
    </w:p>
    <w:p w14:paraId="6C27F475" w14:textId="1D85D235" w:rsidR="008954F5" w:rsidRDefault="1702CA86" w:rsidP="17D3FAEC">
      <w:pPr>
        <w:spacing w:after="120" w:line="360" w:lineRule="auto"/>
        <w:jc w:val="both"/>
        <w:rPr>
          <w:ins w:id="5580" w:author="Catalina Ipas" w:date="2025-10-13T14:56:00Z" w16du:dateUtc="2025-10-13T14:56:31Z"/>
          <w:rFonts w:eastAsia="Times New Roman" w:cs="Times New Roman"/>
        </w:rPr>
      </w:pPr>
      <w:ins w:id="5581" w:author="Catalina Ipas" w:date="2025-10-13T14:54:00Z">
        <w:r w:rsidRPr="17D3FAEC">
          <w:rPr>
            <w:rFonts w:eastAsia="Times New Roman" w:cs="Times New Roman"/>
          </w:rPr>
          <w:t>Payment for holidays or national festivity days</w:t>
        </w:r>
      </w:ins>
      <w:ins w:id="5582" w:author="Megan Ash" w:date="2026-02-10T14:44:00Z" w16du:dateUtc="2026-02-10T19:44:00Z">
        <w:r w:rsidR="009F1C77">
          <w:rPr>
            <w:rFonts w:eastAsia="Times New Roman" w:cs="Times New Roman"/>
          </w:rPr>
          <w:t xml:space="preserve"> not worked </w:t>
        </w:r>
      </w:ins>
      <w:ins w:id="5583" w:author="Catalina Ipas" w:date="2025-10-13T14:54:00Z">
        <w:del w:id="5584" w:author="Megan Ash" w:date="2026-02-10T14:44:00Z" w16du:dateUtc="2026-02-10T19:44:00Z">
          <w:r w:rsidRPr="17D3FAEC" w:rsidDel="009F1C77">
            <w:rPr>
              <w:rFonts w:eastAsia="Times New Roman" w:cs="Times New Roman"/>
            </w:rPr>
            <w:delText xml:space="preserve">, when not worked, </w:delText>
          </w:r>
        </w:del>
        <w:r w:rsidRPr="17D3FAEC">
          <w:rPr>
            <w:rFonts w:eastAsia="Times New Roman" w:cs="Times New Roman"/>
          </w:rPr>
          <w:t>must be</w:t>
        </w:r>
        <w:del w:id="5585" w:author="Megan Ash" w:date="2026-02-10T14:46:00Z" w16du:dateUtc="2026-02-10T19:46:00Z">
          <w:r w:rsidRPr="17D3FAEC" w:rsidDel="00197E91">
            <w:rPr>
              <w:rFonts w:eastAsia="Times New Roman" w:cs="Times New Roman"/>
            </w:rPr>
            <w:delText xml:space="preserve"> made</w:delText>
          </w:r>
        </w:del>
        <w:r w:rsidRPr="17D3FAEC">
          <w:rPr>
            <w:rFonts w:eastAsia="Times New Roman" w:cs="Times New Roman"/>
          </w:rPr>
          <w:t xml:space="preserve"> </w:t>
        </w:r>
      </w:ins>
      <w:ins w:id="5586" w:author="Megan Ash" w:date="2026-02-10T14:45:00Z" w16du:dateUtc="2026-02-10T19:45:00Z">
        <w:r w:rsidR="00552535">
          <w:rPr>
            <w:rFonts w:eastAsia="Times New Roman" w:cs="Times New Roman"/>
          </w:rPr>
          <w:t xml:space="preserve">calculated </w:t>
        </w:r>
      </w:ins>
      <w:ins w:id="5587" w:author="Catalina Ipas" w:date="2025-10-13T14:54:00Z">
        <w:r w:rsidRPr="17D3FAEC">
          <w:rPr>
            <w:rFonts w:eastAsia="Times New Roman" w:cs="Times New Roman"/>
          </w:rPr>
          <w:t>based on the</w:t>
        </w:r>
      </w:ins>
      <w:ins w:id="5588" w:author="Megan Ash" w:date="2026-02-10T14:45:00Z" w16du:dateUtc="2026-02-10T19:45:00Z">
        <w:r w:rsidR="00552535">
          <w:rPr>
            <w:rFonts w:eastAsia="Times New Roman" w:cs="Times New Roman"/>
          </w:rPr>
          <w:t xml:space="preserve"> employee’s</w:t>
        </w:r>
      </w:ins>
      <w:ins w:id="5589" w:author="Catalina Ipas" w:date="2025-10-13T14:54:00Z">
        <w:r w:rsidRPr="17D3FAEC">
          <w:rPr>
            <w:rFonts w:eastAsia="Times New Roman" w:cs="Times New Roman"/>
          </w:rPr>
          <w:t xml:space="preserve"> average daily </w:t>
        </w:r>
      </w:ins>
      <w:ins w:id="5590" w:author="Megan Ash" w:date="2026-02-10T14:45:00Z" w16du:dateUtc="2026-02-10T19:45:00Z">
        <w:r w:rsidR="008B7EA7">
          <w:rPr>
            <w:rFonts w:eastAsia="Times New Roman" w:cs="Times New Roman"/>
          </w:rPr>
          <w:t>earnings,</w:t>
        </w:r>
      </w:ins>
      <w:ins w:id="5591" w:author="Catalina Ipas" w:date="2025-10-13T14:54:00Z">
        <w:del w:id="5592" w:author="Megan Ash" w:date="2026-02-10T14:45:00Z" w16du:dateUtc="2026-02-10T19:45:00Z">
          <w:r w:rsidRPr="17D3FAEC" w:rsidDel="008B7EA7">
            <w:rPr>
              <w:rFonts w:eastAsia="Times New Roman" w:cs="Times New Roman"/>
            </w:rPr>
            <w:delText>amount</w:delText>
          </w:r>
        </w:del>
        <w:r w:rsidRPr="17D3FAEC">
          <w:rPr>
            <w:rFonts w:eastAsia="Times New Roman" w:cs="Times New Roman"/>
          </w:rPr>
          <w:t xml:space="preserve"> </w:t>
        </w:r>
        <w:del w:id="5593" w:author="Megan Ash" w:date="2026-02-10T14:45:00Z" w16du:dateUtc="2026-02-10T19:45:00Z">
          <w:r w:rsidRPr="17D3FAEC" w:rsidDel="008B7EA7">
            <w:rPr>
              <w:rFonts w:eastAsia="Times New Roman" w:cs="Times New Roman"/>
            </w:rPr>
            <w:delText>of</w:delText>
          </w:r>
        </w:del>
      </w:ins>
      <w:ins w:id="5594" w:author="Megan Ash" w:date="2026-02-10T14:45:00Z" w16du:dateUtc="2026-02-10T19:45:00Z">
        <w:r w:rsidR="008B7EA7">
          <w:rPr>
            <w:rFonts w:eastAsia="Times New Roman" w:cs="Times New Roman"/>
          </w:rPr>
          <w:t>including</w:t>
        </w:r>
      </w:ins>
      <w:ins w:id="5595" w:author="Catalina Ipas" w:date="2025-10-13T14:54:00Z">
        <w:r w:rsidRPr="17D3FAEC">
          <w:rPr>
            <w:rFonts w:eastAsia="Times New Roman" w:cs="Times New Roman"/>
          </w:rPr>
          <w:t xml:space="preserve"> regular and overtime wages</w:t>
        </w:r>
      </w:ins>
      <w:ins w:id="5596" w:author="Megan Ash" w:date="2026-02-10T14:45:00Z" w16du:dateUtc="2026-02-10T19:45:00Z">
        <w:r w:rsidR="008B7EA7">
          <w:rPr>
            <w:rFonts w:eastAsia="Times New Roman" w:cs="Times New Roman"/>
          </w:rPr>
          <w:t xml:space="preserve">, from </w:t>
        </w:r>
      </w:ins>
      <w:ins w:id="5597" w:author="Catalina Ipas" w:date="2025-10-13T14:54:00Z">
        <w:del w:id="5598" w:author="Megan Ash" w:date="2026-02-10T14:45:00Z" w16du:dateUtc="2026-02-10T19:45:00Z">
          <w:r w:rsidRPr="17D3FAEC" w:rsidDel="008B7EA7">
            <w:rPr>
              <w:rFonts w:eastAsia="Times New Roman" w:cs="Times New Roman"/>
            </w:rPr>
            <w:delText xml:space="preserve"> earned by the employee during </w:delText>
          </w:r>
        </w:del>
        <w:r w:rsidRPr="17D3FAEC">
          <w:rPr>
            <w:rFonts w:eastAsia="Times New Roman" w:cs="Times New Roman"/>
          </w:rPr>
          <w:t>the week immediately preceding the holiday</w:t>
        </w:r>
      </w:ins>
      <w:ins w:id="5599" w:author="Megan Ash" w:date="2026-02-10T14:45:00Z" w16du:dateUtc="2026-02-10T19:45:00Z">
        <w:r w:rsidR="003C6294">
          <w:rPr>
            <w:rFonts w:eastAsia="Times New Roman" w:cs="Times New Roman"/>
          </w:rPr>
          <w:t xml:space="preserve">. </w:t>
        </w:r>
      </w:ins>
      <w:ins w:id="5600" w:author="Catalina Ipas" w:date="2025-10-13T14:54:00Z">
        <w:del w:id="5601" w:author="Megan Ash" w:date="2026-02-10T14:45:00Z" w16du:dateUtc="2026-02-10T19:45:00Z">
          <w:r w:rsidRPr="17D3FAEC" w:rsidDel="003C6294">
            <w:rPr>
              <w:rFonts w:eastAsia="Times New Roman" w:cs="Times New Roman"/>
            </w:rPr>
            <w:delText xml:space="preserve"> or festivity day in question.</w:delText>
          </w:r>
        </w:del>
      </w:ins>
      <w:ins w:id="5602" w:author="Catalina Ipas" w:date="2025-10-13T14:56:00Z">
        <w:del w:id="5603" w:author="Megan Ash" w:date="2026-02-10T14:45:00Z" w16du:dateUtc="2026-02-10T19:45:00Z">
          <w:r w:rsidR="77EA1926" w:rsidRPr="17D3FAEC" w:rsidDel="003C6294">
            <w:rPr>
              <w:rFonts w:eastAsia="Times New Roman" w:cs="Times New Roman"/>
            </w:rPr>
            <w:delText xml:space="preserve"> </w:delText>
          </w:r>
        </w:del>
      </w:ins>
      <w:ins w:id="5604" w:author="Catalina Ipas" w:date="2025-10-13T14:54:00Z">
        <w:r w:rsidRPr="17D3FAEC">
          <w:rPr>
            <w:rFonts w:eastAsia="Times New Roman" w:cs="Times New Roman"/>
          </w:rPr>
          <w:t xml:space="preserve">If the employee did not work during </w:t>
        </w:r>
        <w:del w:id="5605" w:author="Megan Ash" w:date="2026-02-10T14:46:00Z" w16du:dateUtc="2026-02-10T19:46:00Z">
          <w:r w:rsidRPr="17D3FAEC" w:rsidDel="003C6294">
            <w:rPr>
              <w:rFonts w:eastAsia="Times New Roman" w:cs="Times New Roman"/>
            </w:rPr>
            <w:delText xml:space="preserve">the immediately preceding </w:delText>
          </w:r>
        </w:del>
      </w:ins>
      <w:ins w:id="5606" w:author="Megan Ash" w:date="2026-02-10T14:46:00Z" w16du:dateUtc="2026-02-10T19:46:00Z">
        <w:r w:rsidR="003C6294">
          <w:rPr>
            <w:rFonts w:eastAsia="Times New Roman" w:cs="Times New Roman"/>
          </w:rPr>
          <w:t xml:space="preserve">that </w:t>
        </w:r>
      </w:ins>
      <w:ins w:id="5607" w:author="Catalina Ipas" w:date="2025-10-13T14:54:00Z">
        <w:r w:rsidRPr="17D3FAEC">
          <w:rPr>
            <w:rFonts w:eastAsia="Times New Roman" w:cs="Times New Roman"/>
          </w:rPr>
          <w:t xml:space="preserve">week, the </w:t>
        </w:r>
      </w:ins>
      <w:ins w:id="5608" w:author="Megan Ash" w:date="2026-02-10T14:46:00Z" w16du:dateUtc="2026-02-10T19:46:00Z">
        <w:r w:rsidR="00197E91">
          <w:rPr>
            <w:rFonts w:eastAsia="Times New Roman" w:cs="Times New Roman"/>
          </w:rPr>
          <w:t xml:space="preserve">payment </w:t>
        </w:r>
      </w:ins>
      <w:ins w:id="5609" w:author="Catalina Ipas" w:date="2025-10-13T14:54:00Z">
        <w:del w:id="5610" w:author="Megan Ash" w:date="2026-02-10T14:46:00Z" w16du:dateUtc="2026-02-10T19:46:00Z">
          <w:r w:rsidRPr="17D3FAEC" w:rsidDel="00197E91">
            <w:rPr>
              <w:rFonts w:eastAsia="Times New Roman" w:cs="Times New Roman"/>
            </w:rPr>
            <w:delText xml:space="preserve">calculation </w:delText>
          </w:r>
        </w:del>
        <w:r w:rsidRPr="17D3FAEC">
          <w:rPr>
            <w:rFonts w:eastAsia="Times New Roman" w:cs="Times New Roman"/>
          </w:rPr>
          <w:t>shall be based on the</w:t>
        </w:r>
      </w:ins>
      <w:ins w:id="5611" w:author="Megan Ash" w:date="2026-02-10T14:46:00Z" w16du:dateUtc="2026-02-10T19:46:00Z">
        <w:r w:rsidR="00197E91">
          <w:rPr>
            <w:rFonts w:eastAsia="Times New Roman" w:cs="Times New Roman"/>
          </w:rPr>
          <w:t>ir</w:t>
        </w:r>
      </w:ins>
      <w:ins w:id="5612" w:author="Catalina Ipas" w:date="2025-10-13T14:54:00Z">
        <w:r w:rsidRPr="17D3FAEC">
          <w:rPr>
            <w:rFonts w:eastAsia="Times New Roman" w:cs="Times New Roman"/>
          </w:rPr>
          <w:t xml:space="preserve"> salary </w:t>
        </w:r>
        <w:del w:id="5613" w:author="Megan Ash" w:date="2026-02-10T14:46:00Z" w16du:dateUtc="2026-02-10T19:46:00Z">
          <w:r w:rsidRPr="17D3FAEC" w:rsidDel="00197E91">
            <w:rPr>
              <w:rFonts w:eastAsia="Times New Roman" w:cs="Times New Roman"/>
            </w:rPr>
            <w:delText>corresponding to</w:delText>
          </w:r>
        </w:del>
      </w:ins>
      <w:ins w:id="5614" w:author="Megan Ash" w:date="2026-02-10T14:46:00Z" w16du:dateUtc="2026-02-10T19:46:00Z">
        <w:r w:rsidR="00197E91">
          <w:rPr>
            <w:rFonts w:eastAsia="Times New Roman" w:cs="Times New Roman"/>
          </w:rPr>
          <w:t>for</w:t>
        </w:r>
      </w:ins>
      <w:ins w:id="5615" w:author="Catalina Ipas" w:date="2025-10-13T14:54:00Z">
        <w:r w:rsidRPr="17D3FAEC">
          <w:rPr>
            <w:rFonts w:eastAsia="Times New Roman" w:cs="Times New Roman"/>
          </w:rPr>
          <w:t xml:space="preserve"> a normal workday.</w:t>
        </w:r>
      </w:ins>
    </w:p>
    <w:p w14:paraId="4CF657E5" w14:textId="156F366D" w:rsidR="008954F5" w:rsidRDefault="1702CA86" w:rsidP="17D3FAEC">
      <w:pPr>
        <w:spacing w:after="120" w:line="360" w:lineRule="auto"/>
        <w:jc w:val="both"/>
        <w:rPr>
          <w:del w:id="5616" w:author="Catalina Ipas" w:date="2025-10-13T14:47:00Z" w16du:dateUtc="2025-10-13T14:47:54Z"/>
          <w:rFonts w:eastAsia="Times New Roman" w:cs="Times New Roman"/>
        </w:rPr>
      </w:pPr>
      <w:ins w:id="5617" w:author="Catalina Ipas" w:date="2025-10-13T14:54:00Z">
        <w:del w:id="5618" w:author="Megan Ash" w:date="2026-02-10T14:46:00Z" w16du:dateUtc="2026-02-10T19:46:00Z">
          <w:r w:rsidRPr="17D3FAEC" w:rsidDel="00861D31">
            <w:rPr>
              <w:rFonts w:eastAsia="Times New Roman" w:cs="Times New Roman"/>
            </w:rPr>
            <w:delText>It is understood that w</w:delText>
          </w:r>
        </w:del>
      </w:ins>
      <w:ins w:id="5619" w:author="Megan Ash" w:date="2026-02-10T14:46:00Z" w16du:dateUtc="2026-02-10T19:46:00Z">
        <w:r w:rsidR="00861D31">
          <w:rPr>
            <w:rFonts w:eastAsia="Times New Roman" w:cs="Times New Roman"/>
          </w:rPr>
          <w:t>W</w:t>
        </w:r>
      </w:ins>
      <w:ins w:id="5620" w:author="Catalina Ipas" w:date="2025-10-13T14:54:00Z">
        <w:r w:rsidRPr="17D3FAEC">
          <w:rPr>
            <w:rFonts w:eastAsia="Times New Roman" w:cs="Times New Roman"/>
          </w:rPr>
          <w:t xml:space="preserve">hen </w:t>
        </w:r>
        <w:del w:id="5621" w:author="Megan Ash" w:date="2026-02-10T14:47:00Z" w16du:dateUtc="2026-02-10T19:47:00Z">
          <w:r w:rsidRPr="17D3FAEC" w:rsidDel="00861D31">
            <w:rPr>
              <w:rFonts w:eastAsia="Times New Roman" w:cs="Times New Roman"/>
            </w:rPr>
            <w:delText>the</w:delText>
          </w:r>
        </w:del>
      </w:ins>
      <w:ins w:id="5622" w:author="Megan Ash" w:date="2026-02-10T14:47:00Z" w16du:dateUtc="2026-02-10T19:47:00Z">
        <w:r w:rsidR="00861D31">
          <w:rPr>
            <w:rFonts w:eastAsia="Times New Roman" w:cs="Times New Roman"/>
          </w:rPr>
          <w:t>an employee’s</w:t>
        </w:r>
      </w:ins>
      <w:ins w:id="5623" w:author="Catalina Ipas" w:date="2025-10-13T14:54:00Z">
        <w:r w:rsidRPr="17D3FAEC">
          <w:rPr>
            <w:rFonts w:eastAsia="Times New Roman" w:cs="Times New Roman"/>
          </w:rPr>
          <w:t xml:space="preserve"> salary is </w:t>
        </w:r>
        <w:del w:id="5624" w:author="Megan Ash" w:date="2026-02-10T14:47:00Z" w16du:dateUtc="2026-02-10T19:47:00Z">
          <w:r w:rsidRPr="17D3FAEC" w:rsidDel="00861D31">
            <w:rPr>
              <w:rFonts w:eastAsia="Times New Roman" w:cs="Times New Roman"/>
            </w:rPr>
            <w:delText>stipulated</w:delText>
          </w:r>
        </w:del>
      </w:ins>
      <w:ins w:id="5625" w:author="Megan Ash" w:date="2026-02-10T14:47:00Z" w16du:dateUtc="2026-02-10T19:47:00Z">
        <w:r w:rsidR="00861D31">
          <w:rPr>
            <w:rFonts w:eastAsia="Times New Roman" w:cs="Times New Roman"/>
          </w:rPr>
          <w:t>set</w:t>
        </w:r>
      </w:ins>
      <w:ins w:id="5626" w:author="Catalina Ipas" w:date="2025-10-13T14:54:00Z">
        <w:r w:rsidRPr="17D3FAEC">
          <w:rPr>
            <w:rFonts w:eastAsia="Times New Roman" w:cs="Times New Roman"/>
          </w:rPr>
          <w:t xml:space="preserve"> on a biweekly or monthly basis, </w:t>
        </w:r>
      </w:ins>
      <w:ins w:id="5627" w:author="Megan Ash" w:date="2026-02-10T14:47:00Z" w16du:dateUtc="2026-02-10T19:47:00Z">
        <w:r w:rsidR="00861D31">
          <w:rPr>
            <w:rFonts w:eastAsia="Times New Roman" w:cs="Times New Roman"/>
          </w:rPr>
          <w:t xml:space="preserve">it is understood </w:t>
        </w:r>
      </w:ins>
      <w:ins w:id="5628" w:author="Catalina Ipas" w:date="2025-10-13T14:54:00Z">
        <w:del w:id="5629" w:author="Megan Ash" w:date="2026-02-10T14:47:00Z" w16du:dateUtc="2026-02-10T19:47:00Z">
          <w:r w:rsidRPr="17D3FAEC" w:rsidDel="0071392C">
            <w:rPr>
              <w:rFonts w:eastAsia="Times New Roman" w:cs="Times New Roman"/>
            </w:rPr>
            <w:delText>it implicitly</w:delText>
          </w:r>
        </w:del>
      </w:ins>
      <w:ins w:id="5630" w:author="Megan Ash" w:date="2026-02-10T14:47:00Z" w16du:dateUtc="2026-02-10T19:47:00Z">
        <w:r w:rsidR="0071392C">
          <w:rPr>
            <w:rFonts w:eastAsia="Times New Roman" w:cs="Times New Roman"/>
          </w:rPr>
          <w:t>to</w:t>
        </w:r>
      </w:ins>
      <w:ins w:id="5631" w:author="Catalina Ipas" w:date="2025-10-13T14:54:00Z">
        <w:r w:rsidRPr="17D3FAEC">
          <w:rPr>
            <w:rFonts w:eastAsia="Times New Roman" w:cs="Times New Roman"/>
          </w:rPr>
          <w:t xml:space="preserve"> include</w:t>
        </w:r>
        <w:del w:id="5632" w:author="Megan Ash" w:date="2026-02-10T14:47:00Z" w16du:dateUtc="2026-02-10T19:47:00Z">
          <w:r w:rsidRPr="17D3FAEC" w:rsidDel="0071392C">
            <w:rPr>
              <w:rFonts w:eastAsia="Times New Roman" w:cs="Times New Roman"/>
            </w:rPr>
            <w:delText>s</w:delText>
          </w:r>
        </w:del>
        <w:r w:rsidRPr="17D3FAEC">
          <w:rPr>
            <w:rFonts w:eastAsia="Times New Roman" w:cs="Times New Roman"/>
          </w:rPr>
          <w:t xml:space="preserve"> payment for holidays or national festivity days </w:t>
        </w:r>
        <w:del w:id="5633" w:author="Megan Ash" w:date="2026-02-10T14:47:00Z" w16du:dateUtc="2026-02-10T19:47:00Z">
          <w:r w:rsidRPr="17D3FAEC" w:rsidDel="0071392C">
            <w:rPr>
              <w:rFonts w:eastAsia="Times New Roman" w:cs="Times New Roman"/>
            </w:rPr>
            <w:delText xml:space="preserve">that are </w:delText>
          </w:r>
        </w:del>
        <w:r w:rsidRPr="17D3FAEC">
          <w:rPr>
            <w:rFonts w:eastAsia="Times New Roman" w:cs="Times New Roman"/>
          </w:rPr>
          <w:t>not worked.</w:t>
        </w:r>
      </w:ins>
      <w:ins w:id="5634" w:author="Megan Ash" w:date="2026-02-10T14:44:00Z" w16du:dateUtc="2026-02-10T19:44:00Z">
        <w:r w:rsidR="00033E83">
          <w:rPr>
            <w:rFonts w:eastAsia="Times New Roman" w:cs="Times New Roman"/>
          </w:rPr>
          <w:t xml:space="preserve"> </w:t>
        </w:r>
      </w:ins>
    </w:p>
    <w:p w14:paraId="52AEC85C" w14:textId="1931FA24" w:rsidR="008954F5" w:rsidRDefault="20FB91BD" w:rsidP="17D3FAEC">
      <w:pPr>
        <w:spacing w:after="120" w:line="360" w:lineRule="auto"/>
        <w:jc w:val="both"/>
        <w:rPr>
          <w:rFonts w:cs="Times New Roman"/>
        </w:rPr>
      </w:pPr>
      <w:r w:rsidRPr="17D3FAEC">
        <w:rPr>
          <w:rFonts w:cs="Times New Roman"/>
        </w:rPr>
        <w:t>I</w:t>
      </w:r>
      <w:commentRangeStart w:id="5635"/>
      <w:r w:rsidRPr="17D3FAEC">
        <w:rPr>
          <w:rFonts w:cs="Times New Roman"/>
        </w:rPr>
        <w:t>f Partners requires an employee to work or travel during a Partners’ approved holiday, a compensatory day will be provided.</w:t>
      </w:r>
      <w:commentRangeEnd w:id="5635"/>
      <w:r w:rsidR="008954F5">
        <w:rPr>
          <w:rStyle w:val="CommentReference"/>
          <w:rFonts w:cs="Times New Roman"/>
          <w:sz w:val="24"/>
          <w:szCs w:val="24"/>
        </w:rPr>
        <w:commentReference w:id="5635"/>
      </w:r>
    </w:p>
    <w:p w14:paraId="6B084973" w14:textId="77B6A804" w:rsidR="003A6D05" w:rsidRPr="007E641B" w:rsidRDefault="734EF5C4" w:rsidP="00E528E2">
      <w:pPr>
        <w:pStyle w:val="Heading3"/>
      </w:pPr>
      <w:bookmarkStart w:id="5636" w:name="_9.6.1_Floating_Holidays"/>
      <w:bookmarkStart w:id="5637" w:name="_Toc222754690"/>
      <w:bookmarkEnd w:id="5636"/>
      <w:r>
        <w:t>9.</w:t>
      </w:r>
      <w:r w:rsidR="1FC99240">
        <w:t>6</w:t>
      </w:r>
      <w:r>
        <w:t xml:space="preserve">.1 </w:t>
      </w:r>
      <w:r w:rsidR="0F5ADFC2">
        <w:t>Floating Holidays</w:t>
      </w:r>
      <w:bookmarkEnd w:id="5637"/>
    </w:p>
    <w:p w14:paraId="39C2F117" w14:textId="77777777" w:rsidR="009728E2" w:rsidRDefault="003A6D05" w:rsidP="003A6D05">
      <w:pPr>
        <w:spacing w:after="120" w:line="360" w:lineRule="auto"/>
        <w:jc w:val="both"/>
        <w:rPr>
          <w:rFonts w:cs="Times New Roman"/>
        </w:rPr>
      </w:pPr>
      <w:r w:rsidRPr="003A6D05">
        <w:rPr>
          <w:rFonts w:cs="Times New Roman"/>
        </w:rPr>
        <w:t>Floating holidays offer flexibility, enabling employees to celebrate personal, religious, or cultural</w:t>
      </w:r>
      <w:r w:rsidR="009728E2">
        <w:rPr>
          <w:rFonts w:cs="Times New Roman"/>
        </w:rPr>
        <w:t xml:space="preserve"> </w:t>
      </w:r>
      <w:r w:rsidRPr="003A6D05">
        <w:rPr>
          <w:rFonts w:cs="Times New Roman"/>
        </w:rPr>
        <w:t>events that may not be covered by the standard Partners holidays. A floating holiday is a paid day off</w:t>
      </w:r>
      <w:r w:rsidR="009728E2">
        <w:rPr>
          <w:rFonts w:cs="Times New Roman"/>
        </w:rPr>
        <w:t xml:space="preserve"> </w:t>
      </w:r>
      <w:r w:rsidRPr="003A6D05">
        <w:rPr>
          <w:rFonts w:cs="Times New Roman"/>
        </w:rPr>
        <w:t>that substitutes one of Partners' regularly observed holidays. Floating holidays include religious or</w:t>
      </w:r>
      <w:r w:rsidR="009728E2">
        <w:rPr>
          <w:rFonts w:cs="Times New Roman"/>
        </w:rPr>
        <w:t xml:space="preserve"> </w:t>
      </w:r>
      <w:r w:rsidRPr="003A6D05">
        <w:rPr>
          <w:rFonts w:cs="Times New Roman"/>
        </w:rPr>
        <w:t>cultural holidays, employee birthdays, anniversaries (work or personal), or other state or federal</w:t>
      </w:r>
      <w:r w:rsidR="009728E2">
        <w:rPr>
          <w:rFonts w:cs="Times New Roman"/>
        </w:rPr>
        <w:t xml:space="preserve"> </w:t>
      </w:r>
      <w:r w:rsidRPr="003A6D05">
        <w:rPr>
          <w:rFonts w:cs="Times New Roman"/>
        </w:rPr>
        <w:t>holidays during which Partners remains open. A floating holiday cannot be used interchangeably as</w:t>
      </w:r>
      <w:r w:rsidR="009728E2">
        <w:rPr>
          <w:rFonts w:cs="Times New Roman"/>
        </w:rPr>
        <w:t xml:space="preserve"> </w:t>
      </w:r>
      <w:r w:rsidRPr="003A6D05">
        <w:rPr>
          <w:rFonts w:cs="Times New Roman"/>
        </w:rPr>
        <w:t>a paid leave.</w:t>
      </w:r>
    </w:p>
    <w:p w14:paraId="0552A2EE" w14:textId="63D6C67D" w:rsidR="003A6D05" w:rsidRPr="003A6D05" w:rsidRDefault="003A6D05" w:rsidP="003A6D05">
      <w:pPr>
        <w:spacing w:after="120" w:line="360" w:lineRule="auto"/>
        <w:jc w:val="both"/>
        <w:rPr>
          <w:rFonts w:cs="Times New Roman"/>
        </w:rPr>
      </w:pPr>
      <w:r w:rsidRPr="003A6D05">
        <w:rPr>
          <w:rFonts w:cs="Times New Roman"/>
        </w:rPr>
        <w:t>Employee</w:t>
      </w:r>
      <w:ins w:id="5638" w:author="Megan Ash" w:date="2026-02-10T14:48:00Z" w16du:dateUtc="2026-02-10T19:48:00Z">
        <w:r w:rsidR="0028124D">
          <w:rPr>
            <w:rFonts w:cs="Times New Roman"/>
          </w:rPr>
          <w:t>s</w:t>
        </w:r>
      </w:ins>
      <w:r w:rsidRPr="003A6D05">
        <w:rPr>
          <w:rFonts w:cs="Times New Roman"/>
        </w:rPr>
        <w:t xml:space="preserve"> can elect to use up to four (4) floating holidays a year. Employees must work the regular</w:t>
      </w:r>
      <w:r w:rsidR="009728E2">
        <w:rPr>
          <w:rFonts w:cs="Times New Roman"/>
        </w:rPr>
        <w:t xml:space="preserve"> </w:t>
      </w:r>
      <w:r w:rsidRPr="003A6D05">
        <w:rPr>
          <w:rFonts w:cs="Times New Roman"/>
        </w:rPr>
        <w:t>Federal holiday and determine which day they will recognize in lieu of that holiday. Employees must</w:t>
      </w:r>
      <w:r w:rsidR="009728E2">
        <w:rPr>
          <w:rFonts w:cs="Times New Roman"/>
        </w:rPr>
        <w:t xml:space="preserve"> </w:t>
      </w:r>
      <w:r w:rsidRPr="003A6D05">
        <w:rPr>
          <w:rFonts w:cs="Times New Roman"/>
        </w:rPr>
        <w:t>specify the event for which they are requesting to use a floating holiday. The request must be</w:t>
      </w:r>
      <w:r w:rsidR="009728E2">
        <w:rPr>
          <w:rFonts w:cs="Times New Roman"/>
        </w:rPr>
        <w:t xml:space="preserve"> </w:t>
      </w:r>
      <w:r w:rsidRPr="003A6D05">
        <w:rPr>
          <w:rFonts w:cs="Times New Roman"/>
        </w:rPr>
        <w:t>scheduled and approved in advance by the employee's immediate supervisor.</w:t>
      </w:r>
    </w:p>
    <w:p w14:paraId="35625700" w14:textId="522AB662" w:rsidR="003A6D05" w:rsidRPr="003A6D05" w:rsidRDefault="003A6D05" w:rsidP="003A6D05">
      <w:pPr>
        <w:spacing w:after="120" w:line="360" w:lineRule="auto"/>
        <w:jc w:val="both"/>
        <w:rPr>
          <w:rFonts w:cs="Times New Roman"/>
        </w:rPr>
      </w:pPr>
      <w:r w:rsidRPr="003A6D05">
        <w:rPr>
          <w:rFonts w:cs="Times New Roman"/>
        </w:rPr>
        <w:t>Floating holidays will not be carried over to the next calendar year, nor may they be paid out if not</w:t>
      </w:r>
      <w:r w:rsidR="009728E2">
        <w:rPr>
          <w:rFonts w:cs="Times New Roman"/>
        </w:rPr>
        <w:t xml:space="preserve"> </w:t>
      </w:r>
      <w:r w:rsidRPr="003A6D05">
        <w:rPr>
          <w:rFonts w:cs="Times New Roman"/>
        </w:rPr>
        <w:t>taken or upon termination of employment.</w:t>
      </w:r>
    </w:p>
    <w:p w14:paraId="6817D217" w14:textId="144F992B" w:rsidR="003D298C" w:rsidRPr="003D298C" w:rsidRDefault="18AB40A4" w:rsidP="000E0C98">
      <w:pPr>
        <w:pStyle w:val="Heading2"/>
        <w:numPr>
          <w:ilvl w:val="1"/>
          <w:numId w:val="267"/>
        </w:numPr>
      </w:pPr>
      <w:bookmarkStart w:id="5639" w:name="_Toc180139406"/>
      <w:bookmarkStart w:id="5640" w:name="_Toc180456659"/>
      <w:bookmarkStart w:id="5641" w:name="_Toc182400639"/>
      <w:bookmarkStart w:id="5642" w:name="_Toc182401308"/>
      <w:bookmarkStart w:id="5643" w:name="_Toc184693745"/>
      <w:bookmarkStart w:id="5644" w:name="_Toc184694191"/>
      <w:bookmarkStart w:id="5645" w:name="_Toc184694637"/>
      <w:bookmarkStart w:id="5646" w:name="_Toc184727517"/>
      <w:bookmarkStart w:id="5647" w:name="_Toc184728669"/>
      <w:bookmarkStart w:id="5648" w:name="_Toc184729115"/>
      <w:bookmarkStart w:id="5649" w:name="_Toc184729728"/>
      <w:bookmarkStart w:id="5650" w:name="_Toc184734745"/>
      <w:bookmarkStart w:id="5651" w:name="_Toc184735196"/>
      <w:bookmarkStart w:id="5652" w:name="_Toc184735647"/>
      <w:bookmarkStart w:id="5653" w:name="_Toc184736096"/>
      <w:bookmarkStart w:id="5654" w:name="_Toc184736538"/>
      <w:bookmarkStart w:id="5655" w:name="_Toc184741966"/>
      <w:bookmarkStart w:id="5656" w:name="_Toc184783520"/>
      <w:bookmarkStart w:id="5657" w:name="_Toc184783897"/>
      <w:bookmarkStart w:id="5658" w:name="_Toc184784274"/>
      <w:bookmarkStart w:id="5659" w:name="_Toc184805932"/>
      <w:bookmarkStart w:id="5660" w:name="_Toc184806317"/>
      <w:bookmarkStart w:id="5661" w:name="_Toc184806855"/>
      <w:bookmarkStart w:id="5662" w:name="_Toc180139407"/>
      <w:bookmarkStart w:id="5663" w:name="_Toc180456660"/>
      <w:bookmarkStart w:id="5664" w:name="_Toc182400640"/>
      <w:bookmarkStart w:id="5665" w:name="_Toc182401309"/>
      <w:bookmarkStart w:id="5666" w:name="_Toc184693746"/>
      <w:bookmarkStart w:id="5667" w:name="_Toc184694192"/>
      <w:bookmarkStart w:id="5668" w:name="_Toc184694638"/>
      <w:bookmarkStart w:id="5669" w:name="_Toc184727518"/>
      <w:bookmarkStart w:id="5670" w:name="_Toc184728670"/>
      <w:bookmarkStart w:id="5671" w:name="_Toc184729116"/>
      <w:bookmarkStart w:id="5672" w:name="_Toc184729729"/>
      <w:bookmarkStart w:id="5673" w:name="_Toc184734746"/>
      <w:bookmarkStart w:id="5674" w:name="_Toc184735197"/>
      <w:bookmarkStart w:id="5675" w:name="_Toc184735648"/>
      <w:bookmarkStart w:id="5676" w:name="_Toc184736097"/>
      <w:bookmarkStart w:id="5677" w:name="_Toc184736539"/>
      <w:bookmarkStart w:id="5678" w:name="_Toc184741967"/>
      <w:bookmarkStart w:id="5679" w:name="_Toc184783521"/>
      <w:bookmarkStart w:id="5680" w:name="_Toc184783898"/>
      <w:bookmarkStart w:id="5681" w:name="_Toc184784275"/>
      <w:bookmarkStart w:id="5682" w:name="_Toc184805933"/>
      <w:bookmarkStart w:id="5683" w:name="_Toc184806318"/>
      <w:bookmarkStart w:id="5684" w:name="_Toc184806856"/>
      <w:bookmarkStart w:id="5685" w:name="_Toc180139408"/>
      <w:bookmarkStart w:id="5686" w:name="_Toc180456661"/>
      <w:bookmarkStart w:id="5687" w:name="_Toc182400641"/>
      <w:bookmarkStart w:id="5688" w:name="_Toc182401310"/>
      <w:bookmarkStart w:id="5689" w:name="_Toc184693747"/>
      <w:bookmarkStart w:id="5690" w:name="_Toc184694193"/>
      <w:bookmarkStart w:id="5691" w:name="_Toc184694639"/>
      <w:bookmarkStart w:id="5692" w:name="_Toc184727519"/>
      <w:bookmarkStart w:id="5693" w:name="_Toc184728671"/>
      <w:bookmarkStart w:id="5694" w:name="_Toc184729117"/>
      <w:bookmarkStart w:id="5695" w:name="_Toc184729730"/>
      <w:bookmarkStart w:id="5696" w:name="_Toc184734747"/>
      <w:bookmarkStart w:id="5697" w:name="_Toc184735198"/>
      <w:bookmarkStart w:id="5698" w:name="_Toc184735649"/>
      <w:bookmarkStart w:id="5699" w:name="_Toc184736098"/>
      <w:bookmarkStart w:id="5700" w:name="_Toc184736540"/>
      <w:bookmarkStart w:id="5701" w:name="_Toc184741968"/>
      <w:bookmarkStart w:id="5702" w:name="_Toc184783522"/>
      <w:bookmarkStart w:id="5703" w:name="_Toc184783899"/>
      <w:bookmarkStart w:id="5704" w:name="_Toc184784276"/>
      <w:bookmarkStart w:id="5705" w:name="_Toc184805934"/>
      <w:bookmarkStart w:id="5706" w:name="_Toc184806319"/>
      <w:bookmarkStart w:id="5707" w:name="_Toc184806857"/>
      <w:bookmarkStart w:id="5708" w:name="_Toc180139409"/>
      <w:bookmarkStart w:id="5709" w:name="_Toc180456662"/>
      <w:bookmarkStart w:id="5710" w:name="_Toc182400642"/>
      <w:bookmarkStart w:id="5711" w:name="_Toc182401311"/>
      <w:bookmarkStart w:id="5712" w:name="_Toc184693748"/>
      <w:bookmarkStart w:id="5713" w:name="_Toc184694194"/>
      <w:bookmarkStart w:id="5714" w:name="_Toc184694640"/>
      <w:bookmarkStart w:id="5715" w:name="_Toc184727520"/>
      <w:bookmarkStart w:id="5716" w:name="_Toc184728672"/>
      <w:bookmarkStart w:id="5717" w:name="_Toc184729118"/>
      <w:bookmarkStart w:id="5718" w:name="_Toc184729731"/>
      <w:bookmarkStart w:id="5719" w:name="_Toc184734748"/>
      <w:bookmarkStart w:id="5720" w:name="_Toc184735199"/>
      <w:bookmarkStart w:id="5721" w:name="_Toc184735650"/>
      <w:bookmarkStart w:id="5722" w:name="_Toc184736099"/>
      <w:bookmarkStart w:id="5723" w:name="_Toc184736541"/>
      <w:bookmarkStart w:id="5724" w:name="_Toc184741969"/>
      <w:bookmarkStart w:id="5725" w:name="_Toc184783523"/>
      <w:bookmarkStart w:id="5726" w:name="_Toc184783900"/>
      <w:bookmarkStart w:id="5727" w:name="_Toc184784277"/>
      <w:bookmarkStart w:id="5728" w:name="_Toc184805935"/>
      <w:bookmarkStart w:id="5729" w:name="_Toc184806320"/>
      <w:bookmarkStart w:id="5730" w:name="_Toc184806858"/>
      <w:bookmarkStart w:id="5731" w:name="_Toc180139410"/>
      <w:bookmarkStart w:id="5732" w:name="_Toc180456663"/>
      <w:bookmarkStart w:id="5733" w:name="_Toc182400643"/>
      <w:bookmarkStart w:id="5734" w:name="_Toc182401312"/>
      <w:bookmarkStart w:id="5735" w:name="_Toc184693749"/>
      <w:bookmarkStart w:id="5736" w:name="_Toc184694195"/>
      <w:bookmarkStart w:id="5737" w:name="_Toc184694641"/>
      <w:bookmarkStart w:id="5738" w:name="_Toc184727521"/>
      <w:bookmarkStart w:id="5739" w:name="_Toc184728673"/>
      <w:bookmarkStart w:id="5740" w:name="_Toc184729119"/>
      <w:bookmarkStart w:id="5741" w:name="_Toc184729732"/>
      <w:bookmarkStart w:id="5742" w:name="_Toc184734749"/>
      <w:bookmarkStart w:id="5743" w:name="_Toc184735200"/>
      <w:bookmarkStart w:id="5744" w:name="_Toc184735651"/>
      <w:bookmarkStart w:id="5745" w:name="_Toc184736100"/>
      <w:bookmarkStart w:id="5746" w:name="_Toc184736542"/>
      <w:bookmarkStart w:id="5747" w:name="_Toc184741970"/>
      <w:bookmarkStart w:id="5748" w:name="_Toc184783524"/>
      <w:bookmarkStart w:id="5749" w:name="_Toc184783901"/>
      <w:bookmarkStart w:id="5750" w:name="_Toc184784278"/>
      <w:bookmarkStart w:id="5751" w:name="_Toc184805936"/>
      <w:bookmarkStart w:id="5752" w:name="_Toc184806321"/>
      <w:bookmarkStart w:id="5753" w:name="_Toc184806859"/>
      <w:bookmarkStart w:id="5754" w:name="_Toc180139411"/>
      <w:bookmarkStart w:id="5755" w:name="_Toc180456664"/>
      <w:bookmarkStart w:id="5756" w:name="_Toc182400644"/>
      <w:bookmarkStart w:id="5757" w:name="_Toc182401313"/>
      <w:bookmarkStart w:id="5758" w:name="_Toc184693750"/>
      <w:bookmarkStart w:id="5759" w:name="_Toc184694196"/>
      <w:bookmarkStart w:id="5760" w:name="_Toc184694642"/>
      <w:bookmarkStart w:id="5761" w:name="_Toc184727522"/>
      <w:bookmarkStart w:id="5762" w:name="_Toc184728674"/>
      <w:bookmarkStart w:id="5763" w:name="_Toc184729120"/>
      <w:bookmarkStart w:id="5764" w:name="_Toc184729733"/>
      <w:bookmarkStart w:id="5765" w:name="_Toc184734750"/>
      <w:bookmarkStart w:id="5766" w:name="_Toc184735201"/>
      <w:bookmarkStart w:id="5767" w:name="_Toc184735652"/>
      <w:bookmarkStart w:id="5768" w:name="_Toc184736101"/>
      <w:bookmarkStart w:id="5769" w:name="_Toc184736543"/>
      <w:bookmarkStart w:id="5770" w:name="_Toc184741971"/>
      <w:bookmarkStart w:id="5771" w:name="_Toc184783525"/>
      <w:bookmarkStart w:id="5772" w:name="_Toc184783902"/>
      <w:bookmarkStart w:id="5773" w:name="_Toc184784279"/>
      <w:bookmarkStart w:id="5774" w:name="_Toc184805937"/>
      <w:bookmarkStart w:id="5775" w:name="_Toc184806322"/>
      <w:bookmarkStart w:id="5776" w:name="_Toc184806860"/>
      <w:bookmarkStart w:id="5777" w:name="_Toc180139412"/>
      <w:bookmarkStart w:id="5778" w:name="_Toc180456665"/>
      <w:bookmarkStart w:id="5779" w:name="_Toc182400645"/>
      <w:bookmarkStart w:id="5780" w:name="_Toc182401314"/>
      <w:bookmarkStart w:id="5781" w:name="_Toc184693751"/>
      <w:bookmarkStart w:id="5782" w:name="_Toc184694197"/>
      <w:bookmarkStart w:id="5783" w:name="_Toc184694643"/>
      <w:bookmarkStart w:id="5784" w:name="_Toc184727523"/>
      <w:bookmarkStart w:id="5785" w:name="_Toc184728675"/>
      <w:bookmarkStart w:id="5786" w:name="_Toc184729121"/>
      <w:bookmarkStart w:id="5787" w:name="_Toc184729734"/>
      <w:bookmarkStart w:id="5788" w:name="_Toc184734751"/>
      <w:bookmarkStart w:id="5789" w:name="_Toc184735202"/>
      <w:bookmarkStart w:id="5790" w:name="_Toc184735653"/>
      <w:bookmarkStart w:id="5791" w:name="_Toc184736102"/>
      <w:bookmarkStart w:id="5792" w:name="_Toc184736544"/>
      <w:bookmarkStart w:id="5793" w:name="_Toc184741972"/>
      <w:bookmarkStart w:id="5794" w:name="_Toc184783526"/>
      <w:bookmarkStart w:id="5795" w:name="_Toc184783903"/>
      <w:bookmarkStart w:id="5796" w:name="_Toc184784280"/>
      <w:bookmarkStart w:id="5797" w:name="_Toc184805938"/>
      <w:bookmarkStart w:id="5798" w:name="_Toc184806323"/>
      <w:bookmarkStart w:id="5799" w:name="_Toc184806861"/>
      <w:bookmarkStart w:id="5800" w:name="_Toc180139413"/>
      <w:bookmarkStart w:id="5801" w:name="_Toc180456666"/>
      <w:bookmarkStart w:id="5802" w:name="_Toc182400646"/>
      <w:bookmarkStart w:id="5803" w:name="_Toc182401315"/>
      <w:bookmarkStart w:id="5804" w:name="_Toc184693752"/>
      <w:bookmarkStart w:id="5805" w:name="_Toc184694198"/>
      <w:bookmarkStart w:id="5806" w:name="_Toc184694644"/>
      <w:bookmarkStart w:id="5807" w:name="_Toc184727524"/>
      <w:bookmarkStart w:id="5808" w:name="_Toc184728676"/>
      <w:bookmarkStart w:id="5809" w:name="_Toc184729122"/>
      <w:bookmarkStart w:id="5810" w:name="_Toc184729735"/>
      <w:bookmarkStart w:id="5811" w:name="_Toc184734752"/>
      <w:bookmarkStart w:id="5812" w:name="_Toc184735203"/>
      <w:bookmarkStart w:id="5813" w:name="_Toc184735654"/>
      <w:bookmarkStart w:id="5814" w:name="_Toc184736103"/>
      <w:bookmarkStart w:id="5815" w:name="_Toc184736545"/>
      <w:bookmarkStart w:id="5816" w:name="_Toc184741973"/>
      <w:bookmarkStart w:id="5817" w:name="_Toc184783527"/>
      <w:bookmarkStart w:id="5818" w:name="_Toc184783904"/>
      <w:bookmarkStart w:id="5819" w:name="_Toc184784281"/>
      <w:bookmarkStart w:id="5820" w:name="_Toc184805939"/>
      <w:bookmarkStart w:id="5821" w:name="_Toc184806324"/>
      <w:bookmarkStart w:id="5822" w:name="_Toc184806862"/>
      <w:bookmarkStart w:id="5823" w:name="_Toc180139414"/>
      <w:bookmarkStart w:id="5824" w:name="_Toc180456667"/>
      <w:bookmarkStart w:id="5825" w:name="_Toc182400647"/>
      <w:bookmarkStart w:id="5826" w:name="_Toc182401316"/>
      <w:bookmarkStart w:id="5827" w:name="_Toc184693753"/>
      <w:bookmarkStart w:id="5828" w:name="_Toc184694199"/>
      <w:bookmarkStart w:id="5829" w:name="_Toc184694645"/>
      <w:bookmarkStart w:id="5830" w:name="_Toc184727525"/>
      <w:bookmarkStart w:id="5831" w:name="_Toc184728677"/>
      <w:bookmarkStart w:id="5832" w:name="_Toc184729123"/>
      <w:bookmarkStart w:id="5833" w:name="_Toc184729736"/>
      <w:bookmarkStart w:id="5834" w:name="_Toc184734753"/>
      <w:bookmarkStart w:id="5835" w:name="_Toc184735204"/>
      <w:bookmarkStart w:id="5836" w:name="_Toc184735655"/>
      <w:bookmarkStart w:id="5837" w:name="_Toc184736104"/>
      <w:bookmarkStart w:id="5838" w:name="_Toc184736546"/>
      <w:bookmarkStart w:id="5839" w:name="_Toc184741974"/>
      <w:bookmarkStart w:id="5840" w:name="_Toc184783528"/>
      <w:bookmarkStart w:id="5841" w:name="_Toc184783905"/>
      <w:bookmarkStart w:id="5842" w:name="_Toc184784282"/>
      <w:bookmarkStart w:id="5843" w:name="_Toc184805940"/>
      <w:bookmarkStart w:id="5844" w:name="_Toc184806325"/>
      <w:bookmarkStart w:id="5845" w:name="_Toc184806863"/>
      <w:bookmarkStart w:id="5846" w:name="_Toc180139415"/>
      <w:bookmarkStart w:id="5847" w:name="_Toc180456668"/>
      <w:bookmarkStart w:id="5848" w:name="_Toc182400648"/>
      <w:bookmarkStart w:id="5849" w:name="_Toc182401317"/>
      <w:bookmarkStart w:id="5850" w:name="_Toc184693754"/>
      <w:bookmarkStart w:id="5851" w:name="_Toc184694200"/>
      <w:bookmarkStart w:id="5852" w:name="_Toc184694646"/>
      <w:bookmarkStart w:id="5853" w:name="_Toc184727526"/>
      <w:bookmarkStart w:id="5854" w:name="_Toc184728678"/>
      <w:bookmarkStart w:id="5855" w:name="_Toc184729124"/>
      <w:bookmarkStart w:id="5856" w:name="_Toc184729737"/>
      <w:bookmarkStart w:id="5857" w:name="_Toc184734754"/>
      <w:bookmarkStart w:id="5858" w:name="_Toc184735205"/>
      <w:bookmarkStart w:id="5859" w:name="_Toc184735656"/>
      <w:bookmarkStart w:id="5860" w:name="_Toc184736105"/>
      <w:bookmarkStart w:id="5861" w:name="_Toc184736547"/>
      <w:bookmarkStart w:id="5862" w:name="_Toc184741975"/>
      <w:bookmarkStart w:id="5863" w:name="_Toc184783529"/>
      <w:bookmarkStart w:id="5864" w:name="_Toc184783906"/>
      <w:bookmarkStart w:id="5865" w:name="_Toc184784283"/>
      <w:bookmarkStart w:id="5866" w:name="_Toc184805941"/>
      <w:bookmarkStart w:id="5867" w:name="_Toc184806326"/>
      <w:bookmarkStart w:id="5868" w:name="_Toc184806864"/>
      <w:bookmarkStart w:id="5869" w:name="_Compensatory_Time"/>
      <w:bookmarkStart w:id="5870" w:name="_Toc222754691"/>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commentRangeStart w:id="5871"/>
      <w:r>
        <w:t>Compensatory Time</w:t>
      </w:r>
      <w:bookmarkEnd w:id="5870"/>
      <w:commentRangeEnd w:id="5871"/>
      <w:r w:rsidRPr="003D298C">
        <w:rPr>
          <w:rStyle w:val="CommentReference"/>
          <w:sz w:val="32"/>
          <w:szCs w:val="26"/>
        </w:rPr>
        <w:commentReference w:id="5871"/>
      </w:r>
    </w:p>
    <w:p w14:paraId="57008503" w14:textId="0671BB89" w:rsidR="00851881" w:rsidRDefault="009C6AD9" w:rsidP="009C6AD9">
      <w:pPr>
        <w:spacing w:after="120" w:line="360" w:lineRule="auto"/>
        <w:jc w:val="both"/>
        <w:rPr>
          <w:rFonts w:cs="Times New Roman"/>
        </w:rPr>
      </w:pPr>
      <w:r w:rsidRPr="009C6AD9">
        <w:rPr>
          <w:rFonts w:cs="Times New Roman"/>
        </w:rPr>
        <w:t>The purpose of this policy is to provide guidelines for compensatory time off for eligible exempt</w:t>
      </w:r>
      <w:r w:rsidR="000C5D06">
        <w:rPr>
          <w:rFonts w:cs="Times New Roman"/>
        </w:rPr>
        <w:t xml:space="preserve"> </w:t>
      </w:r>
      <w:r w:rsidRPr="009C6AD9">
        <w:rPr>
          <w:rFonts w:cs="Times New Roman"/>
        </w:rPr>
        <w:t>employees in lieu of overtime pay, fostering a healthy work-life balance and recognizing</w:t>
      </w:r>
      <w:r w:rsidR="00851881">
        <w:rPr>
          <w:rFonts w:cs="Times New Roman"/>
        </w:rPr>
        <w:t xml:space="preserve"> </w:t>
      </w:r>
      <w:r w:rsidRPr="009C6AD9">
        <w:rPr>
          <w:rFonts w:cs="Times New Roman"/>
        </w:rPr>
        <w:t>employees'</w:t>
      </w:r>
      <w:r w:rsidR="00851881">
        <w:rPr>
          <w:rFonts w:cs="Times New Roman"/>
        </w:rPr>
        <w:t xml:space="preserve"> </w:t>
      </w:r>
      <w:r w:rsidRPr="009C6AD9">
        <w:rPr>
          <w:rFonts w:cs="Times New Roman"/>
        </w:rPr>
        <w:t xml:space="preserve">efforts. </w:t>
      </w:r>
      <w:r w:rsidR="0092218C" w:rsidRPr="00E528E2">
        <w:rPr>
          <w:rFonts w:cs="Times New Roman"/>
          <w:u w:val="single"/>
        </w:rPr>
        <w:t>S</w:t>
      </w:r>
      <w:r w:rsidRPr="00E528E2">
        <w:rPr>
          <w:rFonts w:cs="Times New Roman"/>
          <w:u w:val="single"/>
        </w:rPr>
        <w:t>alaried employees may be eligible for compensatory time at Partners’ discretion.</w:t>
      </w:r>
      <w:r w:rsidRPr="009C6AD9">
        <w:rPr>
          <w:rFonts w:cs="Times New Roman"/>
        </w:rPr>
        <w:t xml:space="preserve"> In</w:t>
      </w:r>
      <w:r w:rsidR="00851881">
        <w:rPr>
          <w:rFonts w:cs="Times New Roman"/>
        </w:rPr>
        <w:t xml:space="preserve"> </w:t>
      </w:r>
      <w:r w:rsidRPr="009C6AD9">
        <w:rPr>
          <w:rFonts w:cs="Times New Roman"/>
        </w:rPr>
        <w:t>this regard, time is available to exempt employees after periods of unusually excessive work with the</w:t>
      </w:r>
      <w:r w:rsidR="00851881">
        <w:rPr>
          <w:rFonts w:cs="Times New Roman"/>
        </w:rPr>
        <w:t xml:space="preserve"> </w:t>
      </w:r>
      <w:r w:rsidRPr="009C6AD9">
        <w:rPr>
          <w:rFonts w:cs="Times New Roman"/>
        </w:rPr>
        <w:t>intention they use this time to catch up on personal matters and to rest.</w:t>
      </w:r>
    </w:p>
    <w:p w14:paraId="37D502E6" w14:textId="3911D0B8" w:rsidR="009C6AD9" w:rsidRDefault="009C6AD9" w:rsidP="009C6AD9">
      <w:pPr>
        <w:spacing w:after="120" w:line="360" w:lineRule="auto"/>
        <w:jc w:val="both"/>
        <w:rPr>
          <w:rFonts w:cs="Times New Roman"/>
        </w:rPr>
      </w:pPr>
      <w:r w:rsidRPr="009C6AD9">
        <w:rPr>
          <w:rFonts w:cs="Times New Roman"/>
        </w:rPr>
        <w:t>If Partners requires an employee to work or travel during a Partners’ approved holiday, a</w:t>
      </w:r>
      <w:r w:rsidR="00851881">
        <w:rPr>
          <w:rFonts w:cs="Times New Roman"/>
        </w:rPr>
        <w:t xml:space="preserve"> </w:t>
      </w:r>
      <w:r w:rsidRPr="009C6AD9">
        <w:rPr>
          <w:rFonts w:cs="Times New Roman"/>
        </w:rPr>
        <w:t>compensatory day will be provided. If an employee chooses to work on the holiday, and would like</w:t>
      </w:r>
      <w:r w:rsidR="00851881">
        <w:rPr>
          <w:rFonts w:cs="Times New Roman"/>
        </w:rPr>
        <w:t xml:space="preserve"> </w:t>
      </w:r>
      <w:r w:rsidRPr="009C6AD9">
        <w:rPr>
          <w:rFonts w:cs="Times New Roman"/>
        </w:rPr>
        <w:t xml:space="preserve">to switch days, the employee must use a </w:t>
      </w:r>
      <w:hyperlink w:anchor="_9.6.1_Floating_Holidays" w:history="1">
        <w:r w:rsidRPr="004865EC">
          <w:rPr>
            <w:rStyle w:val="Hyperlink"/>
            <w:rFonts w:cs="Times New Roman"/>
          </w:rPr>
          <w:t>floating holiday</w:t>
        </w:r>
      </w:hyperlink>
      <w:r w:rsidRPr="009C6AD9">
        <w:rPr>
          <w:rFonts w:cs="Times New Roman"/>
        </w:rPr>
        <w:t>.</w:t>
      </w:r>
    </w:p>
    <w:p w14:paraId="51BA6875" w14:textId="4AE384B6" w:rsidR="007015DB" w:rsidRDefault="007015DB" w:rsidP="007015DB">
      <w:pPr>
        <w:spacing w:after="120" w:line="360" w:lineRule="auto"/>
        <w:jc w:val="both"/>
        <w:rPr>
          <w:rFonts w:cs="Times New Roman"/>
        </w:rPr>
      </w:pPr>
      <w:r w:rsidRPr="007015DB">
        <w:rPr>
          <w:rFonts w:cs="Times New Roman"/>
        </w:rPr>
        <w:t>Employees will speak with their supervisor to request compensatory time. The employee’s</w:t>
      </w:r>
      <w:r>
        <w:rPr>
          <w:rFonts w:cs="Times New Roman"/>
        </w:rPr>
        <w:t xml:space="preserve"> </w:t>
      </w:r>
      <w:r w:rsidRPr="007015DB">
        <w:rPr>
          <w:rFonts w:cs="Times New Roman"/>
        </w:rPr>
        <w:t>supervisor will make the formal request for compensatory time. All request for comp time must be</w:t>
      </w:r>
      <w:r>
        <w:rPr>
          <w:rFonts w:cs="Times New Roman"/>
        </w:rPr>
        <w:t xml:space="preserve"> </w:t>
      </w:r>
      <w:r w:rsidRPr="007015DB">
        <w:rPr>
          <w:rFonts w:cs="Times New Roman"/>
        </w:rPr>
        <w:t xml:space="preserve">emailed to </w:t>
      </w:r>
      <w:commentRangeStart w:id="5872"/>
      <w:r w:rsidR="006C5E68">
        <w:fldChar w:fldCharType="begin"/>
      </w:r>
      <w:r w:rsidR="006C5E68">
        <w:instrText>HYPERLINK "mailto:poahr@partners.net"</w:instrText>
      </w:r>
      <w:r w:rsidR="006C5E68">
        <w:fldChar w:fldCharType="separate"/>
      </w:r>
      <w:r w:rsidR="006C5E68" w:rsidRPr="007015DB">
        <w:rPr>
          <w:rStyle w:val="Hyperlink"/>
          <w:rFonts w:cs="Times New Roman"/>
        </w:rPr>
        <w:t>poahr@partners.net</w:t>
      </w:r>
      <w:r w:rsidR="006C5E68">
        <w:fldChar w:fldCharType="end"/>
      </w:r>
      <w:r w:rsidRPr="007015DB">
        <w:rPr>
          <w:rFonts w:cs="Times New Roman"/>
        </w:rPr>
        <w:t xml:space="preserve">. </w:t>
      </w:r>
      <w:commentRangeEnd w:id="5872"/>
      <w:r w:rsidR="006B669C" w:rsidRPr="007015DB">
        <w:rPr>
          <w:rStyle w:val="CommentReference"/>
          <w:rFonts w:cs="Times New Roman"/>
          <w:sz w:val="24"/>
          <w:szCs w:val="24"/>
        </w:rPr>
        <w:commentReference w:id="5872"/>
      </w:r>
      <w:r w:rsidRPr="007015DB">
        <w:rPr>
          <w:rFonts w:cs="Times New Roman"/>
        </w:rPr>
        <w:t>The request must include</w:t>
      </w:r>
      <w:ins w:id="5873" w:author="Megan Ash" w:date="2026-02-10T14:50:00Z" w16du:dateUtc="2026-02-10T19:50:00Z">
        <w:r w:rsidR="006B669C">
          <w:rPr>
            <w:rFonts w:cs="Times New Roman"/>
          </w:rPr>
          <w:t xml:space="preserve"> the</w:t>
        </w:r>
      </w:ins>
      <w:r w:rsidRPr="007015DB">
        <w:rPr>
          <w:rFonts w:cs="Times New Roman"/>
        </w:rPr>
        <w:t xml:space="preserve"> number of days requested and the date</w:t>
      </w:r>
      <w:r>
        <w:rPr>
          <w:rFonts w:cs="Times New Roman"/>
        </w:rPr>
        <w:t xml:space="preserve"> </w:t>
      </w:r>
      <w:r w:rsidRPr="007015DB">
        <w:rPr>
          <w:rFonts w:cs="Times New Roman"/>
        </w:rPr>
        <w:t>proposed to use the time. Requests will be reviewed by HR for consistency among units to confirm if</w:t>
      </w:r>
      <w:r>
        <w:rPr>
          <w:rFonts w:cs="Times New Roman"/>
        </w:rPr>
        <w:t xml:space="preserve"> </w:t>
      </w:r>
      <w:r w:rsidRPr="007015DB">
        <w:rPr>
          <w:rFonts w:cs="Times New Roman"/>
        </w:rPr>
        <w:t>comp time is permitted. Supervisors will review the dates proposed for comp time to ensure it works</w:t>
      </w:r>
      <w:r>
        <w:rPr>
          <w:rFonts w:cs="Times New Roman"/>
        </w:rPr>
        <w:t xml:space="preserve"> </w:t>
      </w:r>
      <w:r w:rsidRPr="007015DB">
        <w:rPr>
          <w:rFonts w:cs="Times New Roman"/>
        </w:rPr>
        <w:t>with unit/programmatic needs.</w:t>
      </w:r>
    </w:p>
    <w:p w14:paraId="6576CA94" w14:textId="5F4569D7" w:rsidR="007015DB" w:rsidRPr="007015DB" w:rsidRDefault="007015DB" w:rsidP="007015DB">
      <w:pPr>
        <w:spacing w:after="120" w:line="360" w:lineRule="auto"/>
        <w:jc w:val="both"/>
        <w:rPr>
          <w:rFonts w:cs="Times New Roman"/>
        </w:rPr>
      </w:pPr>
      <w:r w:rsidRPr="007015DB">
        <w:rPr>
          <w:rFonts w:cs="Times New Roman"/>
        </w:rPr>
        <w:t>Compensatory time is not related to hours or days worked and does not accumulate or accrue. Any</w:t>
      </w:r>
      <w:r>
        <w:rPr>
          <w:rFonts w:cs="Times New Roman"/>
        </w:rPr>
        <w:t xml:space="preserve"> </w:t>
      </w:r>
      <w:r w:rsidRPr="007015DB">
        <w:rPr>
          <w:rFonts w:cs="Times New Roman"/>
        </w:rPr>
        <w:t xml:space="preserve">compensatory time must be taken within </w:t>
      </w:r>
      <w:ins w:id="5874" w:author="Megan Ash" w:date="2026-02-10T14:51:00Z" w16du:dateUtc="2026-02-10T19:51:00Z">
        <w:r w:rsidR="00774FD3">
          <w:rPr>
            <w:rFonts w:cs="Times New Roman"/>
          </w:rPr>
          <w:t>fifteen</w:t>
        </w:r>
      </w:ins>
      <w:del w:id="5875" w:author="Megan Ash" w:date="2026-02-10T14:51:00Z" w16du:dateUtc="2026-02-10T19:51:00Z">
        <w:r w:rsidRPr="007015DB" w:rsidDel="00774FD3">
          <w:rPr>
            <w:rFonts w:cs="Times New Roman"/>
          </w:rPr>
          <w:delText>thirty</w:delText>
        </w:r>
      </w:del>
      <w:r w:rsidRPr="007015DB">
        <w:rPr>
          <w:rFonts w:cs="Times New Roman"/>
        </w:rPr>
        <w:t xml:space="preserve"> (</w:t>
      </w:r>
      <w:del w:id="5876" w:author="Megan Ash" w:date="2026-02-10T14:51:00Z" w16du:dateUtc="2026-02-10T19:51:00Z">
        <w:r w:rsidRPr="007015DB" w:rsidDel="00774FD3">
          <w:rPr>
            <w:rFonts w:cs="Times New Roman"/>
          </w:rPr>
          <w:delText>30</w:delText>
        </w:r>
      </w:del>
      <w:ins w:id="5877" w:author="Megan Ash" w:date="2026-02-10T14:51:00Z" w16du:dateUtc="2026-02-10T19:51:00Z">
        <w:r w:rsidR="00774FD3">
          <w:rPr>
            <w:rFonts w:cs="Times New Roman"/>
          </w:rPr>
          <w:t>15</w:t>
        </w:r>
      </w:ins>
      <w:r w:rsidRPr="007015DB">
        <w:rPr>
          <w:rFonts w:cs="Times New Roman"/>
        </w:rPr>
        <w:t>) calendar days following the end of the qualifying</w:t>
      </w:r>
      <w:r>
        <w:rPr>
          <w:rFonts w:cs="Times New Roman"/>
        </w:rPr>
        <w:t xml:space="preserve"> </w:t>
      </w:r>
      <w:r w:rsidRPr="007015DB">
        <w:rPr>
          <w:rFonts w:cs="Times New Roman"/>
        </w:rPr>
        <w:t>events/deliverable, unless an exception is approved in writing by HR.</w:t>
      </w:r>
    </w:p>
    <w:p w14:paraId="3D652FF2" w14:textId="17BF5AF8" w:rsidR="007015DB" w:rsidRPr="007015DB" w:rsidRDefault="007015DB" w:rsidP="007015DB">
      <w:pPr>
        <w:spacing w:after="120" w:line="360" w:lineRule="auto"/>
        <w:jc w:val="both"/>
        <w:rPr>
          <w:rFonts w:cs="Times New Roman"/>
        </w:rPr>
      </w:pPr>
      <w:r w:rsidRPr="007015DB">
        <w:rPr>
          <w:rFonts w:cs="Times New Roman"/>
          <w:b/>
          <w:bCs/>
        </w:rPr>
        <w:t xml:space="preserve">Illustrative examples </w:t>
      </w:r>
      <w:r w:rsidRPr="007015DB">
        <w:rPr>
          <w:rFonts w:cs="Times New Roman"/>
        </w:rPr>
        <w:t>of when compensatory time may be requested by the employee to their</w:t>
      </w:r>
      <w:r>
        <w:rPr>
          <w:rFonts w:cs="Times New Roman"/>
        </w:rPr>
        <w:t xml:space="preserve"> </w:t>
      </w:r>
      <w:r w:rsidRPr="007015DB">
        <w:rPr>
          <w:rFonts w:cs="Times New Roman"/>
        </w:rPr>
        <w:t>supervisor:</w:t>
      </w:r>
    </w:p>
    <w:p w14:paraId="19B61B7A" w14:textId="44AFA324" w:rsidR="0045746B" w:rsidRPr="00B04363" w:rsidRDefault="007015DB" w:rsidP="00E528E2">
      <w:pPr>
        <w:spacing w:after="120" w:line="360" w:lineRule="auto"/>
        <w:jc w:val="both"/>
        <w:rPr>
          <w:rFonts w:cs="Times New Roman"/>
        </w:rPr>
      </w:pPr>
      <w:r w:rsidRPr="00B04363">
        <w:rPr>
          <w:rFonts w:cs="Times New Roman"/>
        </w:rPr>
        <w:t xml:space="preserve">Employees may be eligible for one (1) day (8 hours) of compensatory time within </w:t>
      </w:r>
      <w:del w:id="5878" w:author="Megan Ash" w:date="2026-02-10T14:51:00Z" w16du:dateUtc="2026-02-10T19:51:00Z">
        <w:r w:rsidRPr="00B04363" w:rsidDel="00774FD3">
          <w:rPr>
            <w:rFonts w:cs="Times New Roman"/>
          </w:rPr>
          <w:delText xml:space="preserve">thirty </w:delText>
        </w:r>
      </w:del>
      <w:ins w:id="5879" w:author="Megan Ash" w:date="2026-02-10T14:51:00Z" w16du:dateUtc="2026-02-10T19:51:00Z">
        <w:r w:rsidR="00774FD3">
          <w:rPr>
            <w:rFonts w:cs="Times New Roman"/>
          </w:rPr>
          <w:t>fifteen</w:t>
        </w:r>
        <w:r w:rsidR="00774FD3" w:rsidRPr="00B04363">
          <w:rPr>
            <w:rFonts w:cs="Times New Roman"/>
          </w:rPr>
          <w:t xml:space="preserve"> </w:t>
        </w:r>
      </w:ins>
      <w:r w:rsidRPr="00B04363">
        <w:rPr>
          <w:rFonts w:cs="Times New Roman"/>
        </w:rPr>
        <w:t>(</w:t>
      </w:r>
      <w:del w:id="5880" w:author="Megan Ash" w:date="2026-02-10T14:51:00Z" w16du:dateUtc="2026-02-10T19:51:00Z">
        <w:r w:rsidRPr="00B04363" w:rsidDel="00774FD3">
          <w:rPr>
            <w:rFonts w:cs="Times New Roman"/>
          </w:rPr>
          <w:delText>30</w:delText>
        </w:r>
      </w:del>
      <w:ins w:id="5881" w:author="Megan Ash" w:date="2026-02-10T14:51:00Z" w16du:dateUtc="2026-02-10T19:51:00Z">
        <w:r w:rsidR="00774FD3">
          <w:rPr>
            <w:rFonts w:cs="Times New Roman"/>
          </w:rPr>
          <w:t>15</w:t>
        </w:r>
      </w:ins>
      <w:r w:rsidRPr="00B04363">
        <w:rPr>
          <w:rFonts w:cs="Times New Roman"/>
        </w:rPr>
        <w:t>) working days of time for the following circumstances:</w:t>
      </w:r>
    </w:p>
    <w:p w14:paraId="7765D9CF" w14:textId="77777777" w:rsidR="0045746B" w:rsidRDefault="007015DB" w:rsidP="00E528E2">
      <w:pPr>
        <w:pStyle w:val="ListParagraph"/>
        <w:numPr>
          <w:ilvl w:val="0"/>
          <w:numId w:val="178"/>
        </w:numPr>
        <w:spacing w:after="120" w:line="360" w:lineRule="auto"/>
        <w:jc w:val="both"/>
        <w:rPr>
          <w:rFonts w:cs="Times New Roman"/>
        </w:rPr>
      </w:pPr>
      <w:r w:rsidRPr="00B04363">
        <w:rPr>
          <w:rFonts w:cs="Times New Roman"/>
        </w:rPr>
        <w:t>Employee recognition for exceptional performance with approval from HR. All</w:t>
      </w:r>
      <w:r w:rsidR="0045746B">
        <w:rPr>
          <w:rFonts w:cs="Times New Roman"/>
        </w:rPr>
        <w:t xml:space="preserve"> </w:t>
      </w:r>
      <w:r w:rsidRPr="00B04363">
        <w:rPr>
          <w:rFonts w:cs="Times New Roman"/>
        </w:rPr>
        <w:t>*recognition* award recipients must meet the following criteria:</w:t>
      </w:r>
    </w:p>
    <w:p w14:paraId="7792DC15" w14:textId="77777777" w:rsidR="0045746B" w:rsidRDefault="007015DB" w:rsidP="00E528E2">
      <w:pPr>
        <w:pStyle w:val="ListParagraph"/>
        <w:numPr>
          <w:ilvl w:val="1"/>
          <w:numId w:val="178"/>
        </w:numPr>
        <w:spacing w:after="120" w:line="360" w:lineRule="auto"/>
        <w:jc w:val="both"/>
        <w:rPr>
          <w:rFonts w:cs="Times New Roman"/>
        </w:rPr>
      </w:pPr>
      <w:r w:rsidRPr="00B04363">
        <w:rPr>
          <w:rFonts w:cs="Times New Roman"/>
        </w:rPr>
        <w:t>The employee’s accomplishments exceed the normal standards/expectations</w:t>
      </w:r>
      <w:r w:rsidR="0045746B">
        <w:rPr>
          <w:rFonts w:cs="Times New Roman"/>
        </w:rPr>
        <w:t xml:space="preserve"> </w:t>
      </w:r>
      <w:r w:rsidRPr="00B04363">
        <w:rPr>
          <w:rFonts w:cs="Times New Roman"/>
        </w:rPr>
        <w:t>for the job.</w:t>
      </w:r>
    </w:p>
    <w:p w14:paraId="1643A931" w14:textId="77777777" w:rsidR="00302508" w:rsidRDefault="007015DB" w:rsidP="00E528E2">
      <w:pPr>
        <w:pStyle w:val="ListParagraph"/>
        <w:numPr>
          <w:ilvl w:val="1"/>
          <w:numId w:val="178"/>
        </w:numPr>
        <w:spacing w:after="120" w:line="360" w:lineRule="auto"/>
        <w:jc w:val="both"/>
        <w:rPr>
          <w:rFonts w:cs="Times New Roman"/>
        </w:rPr>
      </w:pPr>
      <w:r w:rsidRPr="00B04363">
        <w:rPr>
          <w:rFonts w:cs="Times New Roman"/>
        </w:rPr>
        <w:t>The employee has fulfilled all normal job duties in addition to performing</w:t>
      </w:r>
      <w:r w:rsidR="00302508">
        <w:rPr>
          <w:rFonts w:cs="Times New Roman"/>
        </w:rPr>
        <w:t xml:space="preserve"> </w:t>
      </w:r>
      <w:r w:rsidRPr="00B04363">
        <w:rPr>
          <w:rFonts w:cs="Times New Roman"/>
        </w:rPr>
        <w:t>added duties to accomplish a special project or achieve a certain goal.</w:t>
      </w:r>
    </w:p>
    <w:p w14:paraId="56BE2A9B" w14:textId="77777777" w:rsidR="00302508" w:rsidRDefault="007015DB" w:rsidP="00E528E2">
      <w:pPr>
        <w:pStyle w:val="ListParagraph"/>
        <w:numPr>
          <w:ilvl w:val="1"/>
          <w:numId w:val="178"/>
        </w:numPr>
        <w:spacing w:after="120" w:line="360" w:lineRule="auto"/>
        <w:jc w:val="both"/>
        <w:rPr>
          <w:rFonts w:cs="Times New Roman"/>
        </w:rPr>
      </w:pPr>
      <w:r w:rsidRPr="00B04363">
        <w:rPr>
          <w:rFonts w:cs="Times New Roman"/>
        </w:rPr>
        <w:t>The employee serves as a role model for others, displaying desirable</w:t>
      </w:r>
      <w:r w:rsidR="00302508">
        <w:rPr>
          <w:rFonts w:cs="Times New Roman"/>
        </w:rPr>
        <w:t xml:space="preserve"> </w:t>
      </w:r>
      <w:r w:rsidRPr="00B04363">
        <w:rPr>
          <w:rFonts w:cs="Times New Roman"/>
        </w:rPr>
        <w:t>characteristics such as outstanding customer service, positive attitude, and</w:t>
      </w:r>
      <w:r w:rsidR="00302508">
        <w:rPr>
          <w:rFonts w:cs="Times New Roman"/>
        </w:rPr>
        <w:t xml:space="preserve"> </w:t>
      </w:r>
      <w:r w:rsidRPr="00B04363">
        <w:rPr>
          <w:rFonts w:cs="Times New Roman"/>
        </w:rPr>
        <w:t>team leadership.</w:t>
      </w:r>
    </w:p>
    <w:p w14:paraId="590DB299" w14:textId="77777777" w:rsidR="00302508" w:rsidRDefault="007015DB" w:rsidP="00E528E2">
      <w:pPr>
        <w:pStyle w:val="ListParagraph"/>
        <w:numPr>
          <w:ilvl w:val="1"/>
          <w:numId w:val="178"/>
        </w:numPr>
        <w:spacing w:after="120" w:line="360" w:lineRule="auto"/>
        <w:jc w:val="both"/>
        <w:rPr>
          <w:rFonts w:cs="Times New Roman"/>
        </w:rPr>
      </w:pPr>
      <w:r w:rsidRPr="00B04363">
        <w:rPr>
          <w:rFonts w:cs="Times New Roman"/>
        </w:rPr>
        <w:t>Examples include:</w:t>
      </w:r>
    </w:p>
    <w:p w14:paraId="7F234200" w14:textId="77777777" w:rsidR="00302508" w:rsidRDefault="007015DB" w:rsidP="00E528E2">
      <w:pPr>
        <w:pStyle w:val="ListParagraph"/>
        <w:numPr>
          <w:ilvl w:val="2"/>
          <w:numId w:val="178"/>
        </w:numPr>
        <w:spacing w:after="120" w:line="360" w:lineRule="auto"/>
        <w:jc w:val="both"/>
        <w:rPr>
          <w:rFonts w:cs="Times New Roman"/>
        </w:rPr>
      </w:pPr>
      <w:r w:rsidRPr="00E528E2">
        <w:rPr>
          <w:rFonts w:cs="Times New Roman"/>
          <w:b/>
          <w:bCs/>
        </w:rPr>
        <w:t xml:space="preserve">Outstanding achievements and accomplishments. </w:t>
      </w:r>
      <w:r w:rsidRPr="00B04363">
        <w:rPr>
          <w:rFonts w:cs="Times New Roman"/>
        </w:rPr>
        <w:t>Demonstrated</w:t>
      </w:r>
      <w:r w:rsidR="00302508">
        <w:rPr>
          <w:rFonts w:cs="Times New Roman"/>
        </w:rPr>
        <w:t xml:space="preserve"> </w:t>
      </w:r>
      <w:r w:rsidRPr="00B04363">
        <w:rPr>
          <w:rFonts w:cs="Times New Roman"/>
        </w:rPr>
        <w:t>and sustained outstanding achievements that consistently exceed</w:t>
      </w:r>
      <w:r w:rsidR="00302508">
        <w:rPr>
          <w:rFonts w:cs="Times New Roman"/>
        </w:rPr>
        <w:t xml:space="preserve"> </w:t>
      </w:r>
      <w:r w:rsidRPr="00B04363">
        <w:rPr>
          <w:rFonts w:cs="Times New Roman"/>
        </w:rPr>
        <w:t>goals and job expectations.</w:t>
      </w:r>
    </w:p>
    <w:p w14:paraId="74F59A11" w14:textId="77777777" w:rsidR="00302508" w:rsidRDefault="007015DB" w:rsidP="00E528E2">
      <w:pPr>
        <w:pStyle w:val="ListParagraph"/>
        <w:numPr>
          <w:ilvl w:val="2"/>
          <w:numId w:val="178"/>
        </w:numPr>
        <w:spacing w:after="120" w:line="360" w:lineRule="auto"/>
        <w:jc w:val="both"/>
        <w:rPr>
          <w:rFonts w:cs="Times New Roman"/>
        </w:rPr>
      </w:pPr>
      <w:r w:rsidRPr="00B04363">
        <w:rPr>
          <w:rFonts w:cs="Times New Roman"/>
          <w:b/>
          <w:bCs/>
        </w:rPr>
        <w:t xml:space="preserve">Teamwork. </w:t>
      </w:r>
      <w:r w:rsidRPr="00B04363">
        <w:rPr>
          <w:rFonts w:cs="Times New Roman"/>
        </w:rPr>
        <w:t>Acting as an exceptionally effective and cooperative team</w:t>
      </w:r>
      <w:r w:rsidR="00302508">
        <w:rPr>
          <w:rFonts w:cs="Times New Roman"/>
        </w:rPr>
        <w:t xml:space="preserve"> </w:t>
      </w:r>
      <w:r w:rsidRPr="00B04363">
        <w:rPr>
          <w:rFonts w:cs="Times New Roman"/>
        </w:rPr>
        <w:t>member or demonstrating superior interactions within and outside</w:t>
      </w:r>
      <w:r w:rsidR="00302508">
        <w:rPr>
          <w:rFonts w:cs="Times New Roman"/>
        </w:rPr>
        <w:t xml:space="preserve"> </w:t>
      </w:r>
      <w:r w:rsidRPr="00B04363">
        <w:rPr>
          <w:rFonts w:cs="Times New Roman"/>
        </w:rPr>
        <w:t>the company and the client population served.</w:t>
      </w:r>
    </w:p>
    <w:p w14:paraId="5267098D" w14:textId="77777777" w:rsidR="00302508" w:rsidRDefault="007015DB" w:rsidP="00E528E2">
      <w:pPr>
        <w:pStyle w:val="ListParagraph"/>
        <w:numPr>
          <w:ilvl w:val="2"/>
          <w:numId w:val="178"/>
        </w:numPr>
        <w:spacing w:after="120" w:line="360" w:lineRule="auto"/>
        <w:jc w:val="both"/>
        <w:rPr>
          <w:rFonts w:cs="Times New Roman"/>
        </w:rPr>
      </w:pPr>
      <w:r w:rsidRPr="00B04363">
        <w:rPr>
          <w:rFonts w:cs="Times New Roman"/>
          <w:b/>
          <w:bCs/>
        </w:rPr>
        <w:t xml:space="preserve">Length of service. </w:t>
      </w:r>
      <w:r w:rsidRPr="00B04363">
        <w:rPr>
          <w:rFonts w:cs="Times New Roman"/>
        </w:rPr>
        <w:t>A commitment to Partners of the Americas</w:t>
      </w:r>
      <w:r w:rsidR="00302508">
        <w:rPr>
          <w:rFonts w:cs="Times New Roman"/>
        </w:rPr>
        <w:t xml:space="preserve"> </w:t>
      </w:r>
      <w:r w:rsidRPr="00B04363">
        <w:rPr>
          <w:rFonts w:cs="Times New Roman"/>
        </w:rPr>
        <w:t>through long-term service.</w:t>
      </w:r>
    </w:p>
    <w:p w14:paraId="4A9AC5B4" w14:textId="35A6EC1A" w:rsidR="00957307" w:rsidRDefault="007015DB" w:rsidP="00E528E2">
      <w:pPr>
        <w:pStyle w:val="ListParagraph"/>
        <w:numPr>
          <w:ilvl w:val="0"/>
          <w:numId w:val="178"/>
        </w:numPr>
        <w:spacing w:after="120" w:line="360" w:lineRule="auto"/>
        <w:jc w:val="both"/>
        <w:rPr>
          <w:rFonts w:cs="Times New Roman"/>
        </w:rPr>
      </w:pPr>
      <w:r w:rsidRPr="00B04363">
        <w:rPr>
          <w:rFonts w:cs="Times New Roman"/>
        </w:rPr>
        <w:t>Travel for business purposes beyond their regular working hours. Staff who travel on</w:t>
      </w:r>
      <w:r w:rsidR="00957307" w:rsidRPr="00957307">
        <w:rPr>
          <w:rFonts w:cs="Times New Roman"/>
        </w:rPr>
        <w:t xml:space="preserve"> </w:t>
      </w:r>
      <w:r w:rsidRPr="00B04363">
        <w:rPr>
          <w:rFonts w:cs="Times New Roman"/>
        </w:rPr>
        <w:t>a Saturday, Sunday, or holiday. If a staff member traveled on a Saturday and Sunday,</w:t>
      </w:r>
      <w:r w:rsidR="00957307" w:rsidRPr="00957307">
        <w:rPr>
          <w:rFonts w:cs="Times New Roman"/>
        </w:rPr>
        <w:t xml:space="preserve"> </w:t>
      </w:r>
      <w:r w:rsidRPr="00957307">
        <w:rPr>
          <w:rFonts w:cs="Times New Roman"/>
        </w:rPr>
        <w:t>they would receive two (2) days of compensatory time. Compensatory time will apply</w:t>
      </w:r>
      <w:r w:rsidR="00957307" w:rsidRPr="00957307">
        <w:rPr>
          <w:rFonts w:cs="Times New Roman"/>
        </w:rPr>
        <w:t xml:space="preserve"> </w:t>
      </w:r>
      <w:r w:rsidRPr="00957307">
        <w:rPr>
          <w:rFonts w:cs="Times New Roman"/>
        </w:rPr>
        <w:t xml:space="preserve">to </w:t>
      </w:r>
      <w:hyperlink r:id="rId94" w:history="1">
        <w:r w:rsidRPr="00661F51">
          <w:rPr>
            <w:rStyle w:val="Hyperlink"/>
            <w:rFonts w:cs="Times New Roman"/>
          </w:rPr>
          <w:t>extended travel</w:t>
        </w:r>
      </w:hyperlink>
      <w:r w:rsidRPr="00957307">
        <w:rPr>
          <w:rFonts w:cs="Times New Roman"/>
        </w:rPr>
        <w:t xml:space="preserve"> for travel over multiple weekends, however, it would not mean an</w:t>
      </w:r>
      <w:r w:rsidR="00957307">
        <w:rPr>
          <w:rFonts w:cs="Times New Roman"/>
        </w:rPr>
        <w:t xml:space="preserve"> </w:t>
      </w:r>
      <w:r w:rsidRPr="00957307">
        <w:rPr>
          <w:rFonts w:cs="Times New Roman"/>
        </w:rPr>
        <w:t>exact 1:1 compensation of weekend days spent traveling.</w:t>
      </w:r>
    </w:p>
    <w:p w14:paraId="5BBFAE43" w14:textId="265F712F" w:rsidR="00851881" w:rsidRDefault="007015DB" w:rsidP="005F75F3">
      <w:pPr>
        <w:pStyle w:val="ListParagraph"/>
        <w:numPr>
          <w:ilvl w:val="0"/>
          <w:numId w:val="178"/>
        </w:numPr>
        <w:spacing w:after="120" w:line="360" w:lineRule="auto"/>
        <w:jc w:val="both"/>
        <w:rPr>
          <w:rFonts w:cs="Times New Roman"/>
        </w:rPr>
      </w:pPr>
      <w:r w:rsidRPr="00B04363">
        <w:rPr>
          <w:rFonts w:cs="Times New Roman"/>
        </w:rPr>
        <w:t xml:space="preserve">Staff involved in </w:t>
      </w:r>
      <w:del w:id="5882" w:author="Megan Ash" w:date="2026-02-10T14:53:00Z" w16du:dateUtc="2026-02-10T19:53:00Z">
        <w:r w:rsidRPr="00B04363" w:rsidDel="00774FD3">
          <w:rPr>
            <w:rFonts w:cs="Times New Roman"/>
          </w:rPr>
          <w:delText>preparation</w:delText>
        </w:r>
      </w:del>
      <w:ins w:id="5883" w:author="Megan Ash" w:date="2026-02-10T14:53:00Z" w16du:dateUtc="2026-02-10T19:53:00Z">
        <w:r w:rsidR="00774FD3" w:rsidRPr="00B04363">
          <w:rPr>
            <w:rFonts w:cs="Times New Roman"/>
          </w:rPr>
          <w:t>preparing</w:t>
        </w:r>
      </w:ins>
      <w:r w:rsidRPr="00B04363">
        <w:rPr>
          <w:rFonts w:cs="Times New Roman"/>
        </w:rPr>
        <w:t xml:space="preserve"> or conducting annual audit on weekends or working</w:t>
      </w:r>
      <w:r w:rsidR="00957307" w:rsidRPr="00957307">
        <w:rPr>
          <w:rFonts w:cs="Times New Roman"/>
        </w:rPr>
        <w:t xml:space="preserve"> </w:t>
      </w:r>
      <w:r w:rsidRPr="00957307">
        <w:rPr>
          <w:rFonts w:cs="Times New Roman"/>
        </w:rPr>
        <w:t>excess hours (over 9 hours/day) during the weekday. Email will be sent by audit</w:t>
      </w:r>
      <w:r w:rsidR="00957307">
        <w:rPr>
          <w:rFonts w:cs="Times New Roman"/>
        </w:rPr>
        <w:t xml:space="preserve"> </w:t>
      </w:r>
      <w:r w:rsidRPr="00957307">
        <w:rPr>
          <w:rFonts w:cs="Times New Roman"/>
        </w:rPr>
        <w:t>manager indicating the employee</w:t>
      </w:r>
      <w:ins w:id="5884" w:author="Megan Ash" w:date="2026-02-10T14:53:00Z" w16du:dateUtc="2026-02-10T19:53:00Z">
        <w:r w:rsidR="00774FD3">
          <w:rPr>
            <w:rFonts w:cs="Times New Roman"/>
          </w:rPr>
          <w:t>’</w:t>
        </w:r>
      </w:ins>
      <w:r w:rsidRPr="00957307">
        <w:rPr>
          <w:rFonts w:cs="Times New Roman"/>
        </w:rPr>
        <w:t>s eligible for this day.</w:t>
      </w:r>
    </w:p>
    <w:p w14:paraId="693EAD35" w14:textId="231CCE03" w:rsidR="00FE61E1" w:rsidRPr="00FE61E1" w:rsidRDefault="00FE61E1" w:rsidP="005F75F3">
      <w:pPr>
        <w:pStyle w:val="ListParagraph"/>
        <w:numPr>
          <w:ilvl w:val="0"/>
          <w:numId w:val="178"/>
        </w:numPr>
        <w:spacing w:after="120" w:line="360" w:lineRule="auto"/>
        <w:jc w:val="both"/>
        <w:rPr>
          <w:rFonts w:cs="Times New Roman"/>
        </w:rPr>
      </w:pPr>
      <w:r w:rsidRPr="00FE61E1">
        <w:rPr>
          <w:rFonts w:cs="Times New Roman"/>
        </w:rPr>
        <w:t>Staff involved in business development proposal preparation, writing, and reviewing on weekends or working excess hours (over 9 hours/day) during the weekday. Email</w:t>
      </w:r>
      <w:r>
        <w:rPr>
          <w:rFonts w:cs="Times New Roman"/>
        </w:rPr>
        <w:t xml:space="preserve"> </w:t>
      </w:r>
      <w:r w:rsidRPr="00FE61E1">
        <w:rPr>
          <w:rFonts w:cs="Times New Roman"/>
        </w:rPr>
        <w:t>will be sent by proposal manager indicating the employee</w:t>
      </w:r>
      <w:ins w:id="5885" w:author="Megan Ash" w:date="2026-02-10T14:53:00Z" w16du:dateUtc="2026-02-10T19:53:00Z">
        <w:r w:rsidR="00774FD3">
          <w:rPr>
            <w:rFonts w:cs="Times New Roman"/>
          </w:rPr>
          <w:t>’</w:t>
        </w:r>
      </w:ins>
      <w:r w:rsidRPr="00FE61E1">
        <w:rPr>
          <w:rFonts w:cs="Times New Roman"/>
        </w:rPr>
        <w:t>s eligible for this day.</w:t>
      </w:r>
    </w:p>
    <w:p w14:paraId="031ED5BF" w14:textId="77777777" w:rsidR="00FE61E1" w:rsidRPr="005F75F3" w:rsidRDefault="00FE61E1" w:rsidP="00FE61E1">
      <w:pPr>
        <w:spacing w:after="120" w:line="360" w:lineRule="auto"/>
        <w:jc w:val="both"/>
        <w:rPr>
          <w:rFonts w:cs="Times New Roman"/>
          <w:u w:val="single"/>
        </w:rPr>
      </w:pPr>
      <w:r w:rsidRPr="005F75F3">
        <w:rPr>
          <w:rFonts w:cs="Times New Roman"/>
          <w:u w:val="single"/>
        </w:rPr>
        <w:t>For exceptional instances and additional qualifying events outside of the illustrative examples above, approval must come from the employee’s supervisor and HR.</w:t>
      </w:r>
    </w:p>
    <w:p w14:paraId="5FD3FCBD" w14:textId="1031EF06" w:rsidR="00550386" w:rsidRPr="004C3A48" w:rsidRDefault="009C26D5" w:rsidP="004C3A48">
      <w:pPr>
        <w:spacing w:after="120" w:line="360" w:lineRule="auto"/>
        <w:jc w:val="both"/>
        <w:rPr>
          <w:rFonts w:cs="Times New Roman"/>
        </w:rPr>
      </w:pPr>
      <w:commentRangeStart w:id="5886"/>
      <w:r w:rsidRPr="5EED732B">
        <w:rPr>
          <w:rFonts w:cs="Times New Roman"/>
        </w:rPr>
        <w:t xml:space="preserve">All compensatory time requests must be tracked and recorded properly on the employee’s timesheets in the </w:t>
      </w:r>
      <w:r w:rsidR="0080369A" w:rsidRPr="5EED732B">
        <w:rPr>
          <w:rFonts w:cs="Times New Roman"/>
        </w:rPr>
        <w:t>Replicon</w:t>
      </w:r>
      <w:r w:rsidRPr="5EED732B">
        <w:rPr>
          <w:rFonts w:cs="Times New Roman"/>
        </w:rPr>
        <w:t>. Employees should enter compensatory time as regular hours, with a comment indicating the approved reason for the compensatory time.</w:t>
      </w:r>
      <w:commentRangeEnd w:id="5886"/>
      <w:r w:rsidRPr="004C3A48">
        <w:rPr>
          <w:rStyle w:val="CommentReference"/>
          <w:rFonts w:cs="Times New Roman"/>
          <w:sz w:val="24"/>
          <w:szCs w:val="24"/>
        </w:rPr>
        <w:commentReference w:id="5886"/>
      </w:r>
    </w:p>
    <w:p w14:paraId="11DCECA4" w14:textId="0981F721" w:rsidR="00527FAB" w:rsidRPr="00C17238" w:rsidRDefault="00527FAB" w:rsidP="00CA1E03">
      <w:pPr>
        <w:pStyle w:val="Heading1"/>
      </w:pPr>
      <w:bookmarkStart w:id="5887" w:name="_Toc222754692"/>
      <w:r w:rsidRPr="00C17238">
        <w:t>10. Wages and Social Benefits</w:t>
      </w:r>
      <w:bookmarkEnd w:id="5887"/>
      <w:r w:rsidRPr="00C17238">
        <w:t xml:space="preserve"> </w:t>
      </w:r>
    </w:p>
    <w:p w14:paraId="52ABA6AE" w14:textId="77777777" w:rsidR="0042429B" w:rsidRPr="0042429B" w:rsidRDefault="0042429B" w:rsidP="000E0C98">
      <w:pPr>
        <w:pStyle w:val="ListParagraph"/>
        <w:keepNext/>
        <w:keepLines/>
        <w:numPr>
          <w:ilvl w:val="0"/>
          <w:numId w:val="267"/>
        </w:numPr>
        <w:spacing w:before="200"/>
        <w:contextualSpacing w:val="0"/>
        <w:outlineLvl w:val="1"/>
        <w:rPr>
          <w:rFonts w:eastAsiaTheme="majorEastAsia" w:cstheme="majorBidi"/>
          <w:b/>
          <w:bCs/>
          <w:vanish/>
          <w:color w:val="E66800"/>
          <w:sz w:val="32"/>
          <w:szCs w:val="26"/>
        </w:rPr>
      </w:pPr>
      <w:bookmarkStart w:id="5888" w:name="_Toc180139418"/>
      <w:bookmarkStart w:id="5889" w:name="_Toc180456671"/>
      <w:bookmarkStart w:id="5890" w:name="_Toc182400651"/>
      <w:bookmarkStart w:id="5891" w:name="_Toc182401320"/>
      <w:bookmarkStart w:id="5892" w:name="_Toc184693757"/>
      <w:bookmarkStart w:id="5893" w:name="_Toc184694203"/>
      <w:bookmarkStart w:id="5894" w:name="_Toc184694649"/>
      <w:bookmarkStart w:id="5895" w:name="_Toc184727529"/>
      <w:bookmarkStart w:id="5896" w:name="_Toc184728681"/>
      <w:bookmarkStart w:id="5897" w:name="_Toc184729127"/>
      <w:bookmarkStart w:id="5898" w:name="_Toc184729740"/>
      <w:bookmarkStart w:id="5899" w:name="_Toc184734757"/>
      <w:bookmarkStart w:id="5900" w:name="_Toc184735208"/>
      <w:bookmarkStart w:id="5901" w:name="_Toc184735659"/>
      <w:bookmarkStart w:id="5902" w:name="_Toc184736108"/>
      <w:bookmarkStart w:id="5903" w:name="_Toc184736550"/>
      <w:bookmarkStart w:id="5904" w:name="_Toc184741978"/>
      <w:bookmarkStart w:id="5905" w:name="_Toc184783532"/>
      <w:bookmarkStart w:id="5906" w:name="_Toc184783909"/>
      <w:bookmarkStart w:id="5907" w:name="_Toc184784286"/>
      <w:bookmarkStart w:id="5908" w:name="_Toc184805944"/>
      <w:bookmarkStart w:id="5909" w:name="_Toc184806329"/>
      <w:bookmarkStart w:id="5910" w:name="_Toc184806867"/>
      <w:bookmarkStart w:id="5911" w:name="_Toc219276188"/>
      <w:bookmarkStart w:id="5912" w:name="_Toc222754693"/>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p>
    <w:p w14:paraId="636F0DC4" w14:textId="17412C99" w:rsidR="00527FAB" w:rsidRPr="00C17238" w:rsidRDefault="00527FAB" w:rsidP="000E0C98">
      <w:pPr>
        <w:pStyle w:val="Heading2"/>
        <w:numPr>
          <w:ilvl w:val="1"/>
          <w:numId w:val="267"/>
        </w:numPr>
      </w:pPr>
      <w:bookmarkStart w:id="5913" w:name="_Toc222754694"/>
      <w:r w:rsidRPr="00C17238">
        <w:t>Wages</w:t>
      </w:r>
      <w:bookmarkEnd w:id="5913"/>
    </w:p>
    <w:p w14:paraId="36700F44" w14:textId="40964786" w:rsidR="00527FAB" w:rsidRPr="00C17238" w:rsidRDefault="00527FAB" w:rsidP="00527FAB">
      <w:pPr>
        <w:spacing w:after="120" w:line="360" w:lineRule="auto"/>
        <w:jc w:val="both"/>
        <w:rPr>
          <w:rFonts w:cs="Times New Roman"/>
        </w:rPr>
      </w:pPr>
      <w:r w:rsidRPr="00C17238">
        <w:rPr>
          <w:rFonts w:cs="Times New Roman"/>
        </w:rPr>
        <w:t xml:space="preserve">All employees will be remunerated for work provided to Partners </w:t>
      </w:r>
      <w:r w:rsidR="00B8238B">
        <w:rPr>
          <w:rFonts w:cs="Times New Roman"/>
        </w:rPr>
        <w:t>Honduras</w:t>
      </w:r>
      <w:r w:rsidRPr="00C17238">
        <w:rPr>
          <w:rFonts w:cs="Times New Roman"/>
        </w:rPr>
        <w:t>. This wage or salary can be paid per unit of time, per piece work or it can be fixed.</w:t>
      </w:r>
      <w:r w:rsidR="00917EF0">
        <w:rPr>
          <w:rFonts w:cs="Times New Roman"/>
        </w:rPr>
        <w:t xml:space="preserve"> </w:t>
      </w:r>
      <w:r w:rsidR="00917EF0" w:rsidRPr="00917EF0">
        <w:rPr>
          <w:rFonts w:cs="Times New Roman"/>
        </w:rPr>
        <w:t xml:space="preserve">Salaries shall be paid in the legal currency of </w:t>
      </w:r>
      <w:r w:rsidR="00B8238B">
        <w:rPr>
          <w:rFonts w:cs="Times New Roman"/>
        </w:rPr>
        <w:t>Honduras</w:t>
      </w:r>
      <w:r w:rsidR="00917EF0">
        <w:rPr>
          <w:rFonts w:cs="Times New Roman"/>
        </w:rPr>
        <w:t>.</w:t>
      </w:r>
    </w:p>
    <w:p w14:paraId="41A0C90C" w14:textId="41E51C4C" w:rsidR="000616EA" w:rsidRDefault="00527FAB" w:rsidP="00527FAB">
      <w:pPr>
        <w:spacing w:after="120" w:line="360" w:lineRule="auto"/>
        <w:jc w:val="both"/>
        <w:rPr>
          <w:rFonts w:cs="Times New Roman"/>
        </w:rPr>
      </w:pPr>
      <w:r w:rsidRPr="00C17238">
        <w:rPr>
          <w:rFonts w:cs="Times New Roman"/>
        </w:rPr>
        <w:t>In order to receive remuneration for time worked, all employees will need to complete timesheets</w:t>
      </w:r>
      <w:r w:rsidR="00A24429">
        <w:rPr>
          <w:rFonts w:cs="Times New Roman"/>
        </w:rPr>
        <w:t xml:space="preserve"> </w:t>
      </w:r>
      <w:r w:rsidR="00665B70">
        <w:rPr>
          <w:rFonts w:cs="Times New Roman"/>
        </w:rPr>
        <w:t xml:space="preserve">in </w:t>
      </w:r>
      <w:hyperlink r:id="rId95" w:history="1">
        <w:r w:rsidR="00665B70" w:rsidRPr="00665B70">
          <w:rPr>
            <w:rStyle w:val="Hyperlink"/>
            <w:rFonts w:cs="Times New Roman"/>
          </w:rPr>
          <w:t>Replicon</w:t>
        </w:r>
      </w:hyperlink>
      <w:r w:rsidRPr="00C17238">
        <w:rPr>
          <w:rFonts w:cs="Times New Roman"/>
        </w:rPr>
        <w:t xml:space="preserve">. Time records are legal documents and the basic source of information for payroll purposes; therefore, time worked must be reflected accurately and in accordance with the </w:t>
      </w:r>
      <w:r>
        <w:fldChar w:fldCharType="begin"/>
      </w:r>
      <w:r>
        <w:instrText>HYPERLINK \l "_10.3_Timekeeping"</w:instrText>
      </w:r>
      <w:r>
        <w:fldChar w:fldCharType="separate"/>
      </w:r>
      <w:r w:rsidRPr="00C17238">
        <w:rPr>
          <w:rStyle w:val="Hyperlink"/>
          <w:rFonts w:cs="Times New Roman"/>
        </w:rPr>
        <w:t>Section 10.</w:t>
      </w:r>
      <w:del w:id="5914" w:author="Megan Ash" w:date="2026-02-10T14:54:00Z" w16du:dateUtc="2026-02-10T19:54:00Z">
        <w:r w:rsidRPr="00C17238" w:rsidDel="00D61D9D">
          <w:rPr>
            <w:rStyle w:val="Hyperlink"/>
            <w:rFonts w:cs="Times New Roman"/>
          </w:rPr>
          <w:delText xml:space="preserve">3 </w:delText>
        </w:r>
      </w:del>
      <w:ins w:id="5915" w:author="Megan Ash" w:date="2026-02-10T14:54:00Z" w16du:dateUtc="2026-02-10T19:54:00Z">
        <w:r w:rsidR="00D61D9D">
          <w:rPr>
            <w:rStyle w:val="Hyperlink"/>
            <w:rFonts w:cs="Times New Roman"/>
          </w:rPr>
          <w:t>6</w:t>
        </w:r>
        <w:r w:rsidR="00D61D9D" w:rsidRPr="00C17238">
          <w:rPr>
            <w:rStyle w:val="Hyperlink"/>
            <w:rFonts w:cs="Times New Roman"/>
          </w:rPr>
          <w:t xml:space="preserve"> </w:t>
        </w:r>
      </w:ins>
      <w:r w:rsidRPr="00C17238">
        <w:rPr>
          <w:rStyle w:val="Hyperlink"/>
          <w:rFonts w:cs="Times New Roman"/>
        </w:rPr>
        <w:t>Timekeeping</w:t>
      </w:r>
      <w:r>
        <w:fldChar w:fldCharType="end"/>
      </w:r>
      <w:r w:rsidRPr="00C17238">
        <w:rPr>
          <w:rFonts w:cs="Times New Roman"/>
        </w:rPr>
        <w:t xml:space="preserve">. All staff </w:t>
      </w:r>
      <w:del w:id="5916" w:author="Megan Ash" w:date="2026-02-10T14:54:00Z" w16du:dateUtc="2026-02-10T19:54:00Z">
        <w:r w:rsidRPr="00C17238" w:rsidDel="00D61D9D">
          <w:rPr>
            <w:rFonts w:cs="Times New Roman"/>
          </w:rPr>
          <w:delText>is</w:delText>
        </w:r>
      </w:del>
      <w:ins w:id="5917" w:author="Megan Ash" w:date="2026-02-10T14:54:00Z" w16du:dateUtc="2026-02-10T19:54:00Z">
        <w:r w:rsidR="00D61D9D" w:rsidRPr="00C17238">
          <w:rPr>
            <w:rFonts w:cs="Times New Roman"/>
          </w:rPr>
          <w:t>are</w:t>
        </w:r>
      </w:ins>
      <w:r w:rsidRPr="00C17238">
        <w:rPr>
          <w:rFonts w:cs="Times New Roman"/>
        </w:rPr>
        <w:t xml:space="preserve"> responsible for approving their timesheet to certify the accuracy of all time recorded.</w:t>
      </w:r>
      <w:r w:rsidR="006308EB" w:rsidRPr="00C17238">
        <w:rPr>
          <w:rFonts w:cs="Times New Roman"/>
        </w:rPr>
        <w:t xml:space="preserve"> </w:t>
      </w:r>
      <w:r w:rsidRPr="00C17238">
        <w:rPr>
          <w:rFonts w:cs="Times New Roman"/>
        </w:rPr>
        <w:t xml:space="preserve">Each supervisor will review for accuracy and approve the time sheets after the employee submits. Remuneration to all employees will be based on the approved timesheets only. </w:t>
      </w:r>
    </w:p>
    <w:p w14:paraId="64C8BCE4" w14:textId="3A053BB5" w:rsidR="00527FAB" w:rsidRDefault="00527FAB" w:rsidP="00527FAB">
      <w:pPr>
        <w:spacing w:after="120" w:line="360" w:lineRule="auto"/>
        <w:jc w:val="both"/>
        <w:rPr>
          <w:rFonts w:cs="Times New Roman"/>
          <w:lang w:val="en"/>
        </w:rPr>
      </w:pPr>
      <w:r w:rsidRPr="00C17238">
        <w:rPr>
          <w:rFonts w:cs="Times New Roman"/>
        </w:rPr>
        <w:t>All tax and other required deductions as mandated by local law will be withheld from each paycheck.</w:t>
      </w:r>
      <w:r w:rsidR="0048736A" w:rsidRPr="00C17238">
        <w:rPr>
          <w:rFonts w:cs="Times New Roman"/>
          <w:lang w:val="en"/>
        </w:rPr>
        <w:t xml:space="preserve"> </w:t>
      </w:r>
      <w:commentRangeStart w:id="5918"/>
      <w:r w:rsidR="0048736A" w:rsidRPr="00C17238">
        <w:rPr>
          <w:rFonts w:cs="Times New Roman"/>
          <w:lang w:val="en"/>
        </w:rPr>
        <w:t>Salaries will be paid on a</w:t>
      </w:r>
      <w:r w:rsidR="000616EA">
        <w:rPr>
          <w:rFonts w:cs="Times New Roman"/>
          <w:lang w:val="en"/>
        </w:rPr>
        <w:t xml:space="preserve"> </w:t>
      </w:r>
      <w:r w:rsidR="0048736A" w:rsidRPr="00C17238">
        <w:rPr>
          <w:rFonts w:cs="Times New Roman"/>
          <w:lang w:val="en"/>
        </w:rPr>
        <w:t xml:space="preserve">monthly basis, no later than the </w:t>
      </w:r>
      <w:r w:rsidR="002E614A" w:rsidRPr="00C17238">
        <w:rPr>
          <w:rFonts w:cs="Times New Roman"/>
          <w:lang w:val="en"/>
        </w:rPr>
        <w:t>last</w:t>
      </w:r>
      <w:r w:rsidR="0048736A" w:rsidRPr="00C17238">
        <w:rPr>
          <w:rFonts w:cs="Times New Roman"/>
          <w:lang w:val="en"/>
        </w:rPr>
        <w:t xml:space="preserve"> day of each month</w:t>
      </w:r>
      <w:commentRangeEnd w:id="5918"/>
      <w:r w:rsidR="005F5D44" w:rsidRPr="00C17238">
        <w:rPr>
          <w:rStyle w:val="CommentReference"/>
          <w:rFonts w:cs="Times New Roman"/>
          <w:sz w:val="24"/>
          <w:szCs w:val="24"/>
          <w:lang w:val="en"/>
        </w:rPr>
        <w:commentReference w:id="5918"/>
      </w:r>
      <w:r w:rsidR="0048736A" w:rsidRPr="00C17238">
        <w:rPr>
          <w:rFonts w:cs="Times New Roman"/>
          <w:lang w:val="en"/>
        </w:rPr>
        <w:t>, or the last working day prior of those days, by bank transfer.</w:t>
      </w:r>
    </w:p>
    <w:p w14:paraId="5159F18C" w14:textId="77777777" w:rsidR="005727E3" w:rsidRPr="00B04363" w:rsidRDefault="005727E3" w:rsidP="005F75F3">
      <w:pPr>
        <w:spacing w:after="120" w:line="360" w:lineRule="auto"/>
        <w:jc w:val="both"/>
        <w:rPr>
          <w:rFonts w:cs="Times New Roman"/>
        </w:rPr>
      </w:pPr>
      <w:r w:rsidRPr="00B04363">
        <w:rPr>
          <w:rFonts w:cs="Times New Roman"/>
        </w:rPr>
        <w:t>Partners takes all reasonable steps to ensure that employees receive the correct amount of pay in each paycheck and that employees are paid promptly on the scheduled payday. However, employees are responsible for the following:</w:t>
      </w:r>
    </w:p>
    <w:p w14:paraId="28EDA2E4" w14:textId="62E2D122" w:rsidR="005727E3" w:rsidRPr="00B04363" w:rsidRDefault="005727E3" w:rsidP="005F75F3">
      <w:pPr>
        <w:pStyle w:val="ListParagraph"/>
        <w:numPr>
          <w:ilvl w:val="0"/>
          <w:numId w:val="243"/>
        </w:numPr>
        <w:spacing w:after="120" w:line="360" w:lineRule="auto"/>
        <w:jc w:val="both"/>
        <w:rPr>
          <w:rFonts w:cs="Times New Roman"/>
        </w:rPr>
      </w:pPr>
      <w:r w:rsidRPr="00B04363">
        <w:rPr>
          <w:rFonts w:cs="Times New Roman"/>
          <w:b/>
          <w:bCs/>
          <w:u w:val="single"/>
        </w:rPr>
        <w:t>Regular Paycheck and Paystub Review:</w:t>
      </w:r>
      <w:r w:rsidRPr="00B04363">
        <w:rPr>
          <w:rFonts w:cs="Times New Roman"/>
        </w:rPr>
        <w:t xml:space="preserve"> Employees should check their paychecks regularly, to ensure that all hours worked, bonuses, deductions, and other compensation components are accurately reflected. Each pay period</w:t>
      </w:r>
      <w:ins w:id="5919" w:author="Megan Ash" w:date="2026-02-10T14:56:00Z" w16du:dateUtc="2026-02-10T19:56:00Z">
        <w:r w:rsidR="00265F1F">
          <w:rPr>
            <w:rFonts w:cs="Times New Roman"/>
          </w:rPr>
          <w:t>,</w:t>
        </w:r>
      </w:ins>
      <w:r w:rsidRPr="00B04363">
        <w:rPr>
          <w:rFonts w:cs="Times New Roman"/>
        </w:rPr>
        <w:t xml:space="preserve"> employees must examine paystubs and ensure accuracy of the detailed information including gross earnings, deductions (such as taxes, retirement contributions, insurance premiums, etc.), and the net amount received.</w:t>
      </w:r>
    </w:p>
    <w:p w14:paraId="3F8ECCE9" w14:textId="77777777" w:rsidR="005727E3" w:rsidRPr="00B04363" w:rsidRDefault="005727E3" w:rsidP="005F75F3">
      <w:pPr>
        <w:pStyle w:val="ListParagraph"/>
        <w:numPr>
          <w:ilvl w:val="0"/>
          <w:numId w:val="243"/>
        </w:numPr>
        <w:spacing w:after="120" w:line="360" w:lineRule="auto"/>
        <w:jc w:val="both"/>
        <w:rPr>
          <w:rFonts w:cs="Times New Roman"/>
        </w:rPr>
      </w:pPr>
      <w:r w:rsidRPr="00B04363">
        <w:rPr>
          <w:rFonts w:cs="Times New Roman"/>
          <w:b/>
          <w:bCs/>
          <w:u w:val="single"/>
        </w:rPr>
        <w:t>Contact HR:</w:t>
      </w:r>
      <w:r w:rsidRPr="00B04363">
        <w:rPr>
          <w:rFonts w:cs="Times New Roman"/>
        </w:rPr>
        <w:t xml:space="preserve"> If an employee identifies any issues or discrepancies in their paycheck, they should promptly contact HR to discuss and resolve the matter. This might involve providing additional documentation.</w:t>
      </w:r>
    </w:p>
    <w:p w14:paraId="6457D671" w14:textId="77777777" w:rsidR="005727E3" w:rsidRPr="00B04363" w:rsidRDefault="005727E3" w:rsidP="005F75F3">
      <w:pPr>
        <w:pStyle w:val="ListParagraph"/>
        <w:numPr>
          <w:ilvl w:val="0"/>
          <w:numId w:val="243"/>
        </w:numPr>
        <w:spacing w:after="120" w:line="360" w:lineRule="auto"/>
        <w:jc w:val="both"/>
        <w:rPr>
          <w:rFonts w:cs="Times New Roman"/>
        </w:rPr>
      </w:pPr>
      <w:r w:rsidRPr="00B04363">
        <w:rPr>
          <w:rFonts w:cs="Times New Roman"/>
          <w:b/>
          <w:bCs/>
          <w:u w:val="single"/>
        </w:rPr>
        <w:t>Timely Reporting and Record Keeping:</w:t>
      </w:r>
      <w:r w:rsidRPr="00B04363">
        <w:rPr>
          <w:rFonts w:cs="Times New Roman"/>
        </w:rPr>
        <w:t xml:space="preserve"> Employees must report any concerns regarding their paychecks as soon as possible to expedite the resolution process. Employees should keep a record of their paychecks and pay stubs, along with any communication related to paycheck concerns, for future reference if needed.</w:t>
      </w:r>
    </w:p>
    <w:p w14:paraId="7A95FF82" w14:textId="466FDA65" w:rsidR="005727E3" w:rsidRPr="00C17238" w:rsidRDefault="005727E3" w:rsidP="00527FAB">
      <w:pPr>
        <w:spacing w:after="120" w:line="360" w:lineRule="auto"/>
        <w:jc w:val="both"/>
        <w:rPr>
          <w:rFonts w:cs="Times New Roman"/>
        </w:rPr>
      </w:pPr>
      <w:r w:rsidRPr="00B04363">
        <w:rPr>
          <w:rFonts w:cs="Times New Roman"/>
        </w:rPr>
        <w:t>Partners will make good faith efforts to ensure that any improper deductions or discrepancies concerning pay do not reoccur.</w:t>
      </w:r>
    </w:p>
    <w:p w14:paraId="04037097" w14:textId="75D06106" w:rsidR="00527FAB" w:rsidRPr="00C17238" w:rsidRDefault="00527FAB" w:rsidP="000E0C98">
      <w:pPr>
        <w:pStyle w:val="Heading2"/>
        <w:numPr>
          <w:ilvl w:val="1"/>
          <w:numId w:val="267"/>
        </w:numPr>
      </w:pPr>
      <w:bookmarkStart w:id="5920" w:name="_Toc222754695"/>
      <w:r w:rsidRPr="00C17238">
        <w:t>Wage &amp; Leave Advances</w:t>
      </w:r>
      <w:bookmarkEnd w:id="5920"/>
    </w:p>
    <w:p w14:paraId="13030AB4" w14:textId="5AB773FB" w:rsidR="00527FAB" w:rsidRPr="00C17238" w:rsidRDefault="00527FAB" w:rsidP="00527FAB">
      <w:pPr>
        <w:spacing w:after="120" w:line="360" w:lineRule="auto"/>
        <w:jc w:val="both"/>
        <w:rPr>
          <w:rFonts w:cs="Times New Roman"/>
        </w:rPr>
      </w:pPr>
      <w:r w:rsidRPr="00C17238">
        <w:rPr>
          <w:rFonts w:cs="Times New Roman"/>
        </w:rPr>
        <w:t>No wage or salary advances are allowed. Payroll is issued after the hours worked are completed and done.</w:t>
      </w:r>
      <w:r w:rsidR="006308EB" w:rsidRPr="00C17238">
        <w:rPr>
          <w:rFonts w:cs="Times New Roman"/>
        </w:rPr>
        <w:t xml:space="preserve"> </w:t>
      </w:r>
      <w:r w:rsidRPr="00C17238">
        <w:rPr>
          <w:rFonts w:cs="Times New Roman"/>
        </w:rPr>
        <w:t>Furthermore, no advance leave for vacation, sick, or other leave may be taken.</w:t>
      </w:r>
    </w:p>
    <w:p w14:paraId="76BE578E" w14:textId="1E605474" w:rsidR="00527FAB" w:rsidRPr="00C17238" w:rsidRDefault="00527FAB" w:rsidP="000E0C98">
      <w:pPr>
        <w:pStyle w:val="Heading2"/>
        <w:numPr>
          <w:ilvl w:val="1"/>
          <w:numId w:val="267"/>
        </w:numPr>
      </w:pPr>
      <w:bookmarkStart w:id="5921" w:name="_10.3_Timekeeping"/>
      <w:bookmarkStart w:id="5922" w:name="_Toc222754696"/>
      <w:bookmarkEnd w:id="5921"/>
      <w:r w:rsidRPr="00C17238">
        <w:t>Timekeeping</w:t>
      </w:r>
      <w:bookmarkEnd w:id="5922"/>
    </w:p>
    <w:p w14:paraId="1945476F" w14:textId="428EB970" w:rsidR="00C66D5A" w:rsidRDefault="00C66D5A" w:rsidP="00527FAB">
      <w:pPr>
        <w:spacing w:after="120" w:line="360" w:lineRule="auto"/>
        <w:jc w:val="both"/>
        <w:rPr>
          <w:rFonts w:cs="Times New Roman"/>
        </w:rPr>
      </w:pPr>
      <w:r w:rsidRPr="00C66D5A">
        <w:rPr>
          <w:rFonts w:cs="Times New Roman"/>
        </w:rPr>
        <w:t xml:space="preserve">As recipients of </w:t>
      </w:r>
      <w:r w:rsidR="00AA2430">
        <w:rPr>
          <w:rFonts w:cs="Times New Roman"/>
        </w:rPr>
        <w:t xml:space="preserve">US </w:t>
      </w:r>
      <w:r w:rsidRPr="00C66D5A">
        <w:rPr>
          <w:rFonts w:cs="Times New Roman"/>
        </w:rPr>
        <w:t>federal funds, Partners is required to maintain an accurate and timely system regarding labor charges. Employees shall enter their actual hours worked on a timesheet daily indicating labor charges and use of leave or holidays.</w:t>
      </w:r>
      <w:r w:rsidR="0098204E">
        <w:rPr>
          <w:rFonts w:cs="Times New Roman"/>
        </w:rPr>
        <w:t xml:space="preserve"> Timesheet hours must be coded to the appropriate grant/activity based on actual hours worked within the 40 hour work-week.</w:t>
      </w:r>
    </w:p>
    <w:p w14:paraId="037A9628" w14:textId="12C1A744" w:rsidR="00AC0A37" w:rsidRDefault="00AC0A37" w:rsidP="005F75F3">
      <w:pPr>
        <w:pStyle w:val="Heading3"/>
      </w:pPr>
      <w:bookmarkStart w:id="5923" w:name="_Toc222754697"/>
      <w:r>
        <w:t xml:space="preserve">10.3.1 </w:t>
      </w:r>
      <w:r w:rsidRPr="00AC0A37">
        <w:t>Completion and Submission of Timesheet</w:t>
      </w:r>
      <w:bookmarkEnd w:id="5923"/>
      <w:r w:rsidRPr="00AC0A37">
        <w:t xml:space="preserve"> </w:t>
      </w:r>
    </w:p>
    <w:p w14:paraId="1857D979" w14:textId="4E244FE2" w:rsidR="00AC0A37" w:rsidRDefault="1CECDA46" w:rsidP="00527FAB">
      <w:pPr>
        <w:spacing w:after="120" w:line="360" w:lineRule="auto"/>
        <w:jc w:val="both"/>
        <w:rPr>
          <w:rFonts w:cs="Times New Roman"/>
        </w:rPr>
      </w:pPr>
      <w:r w:rsidRPr="17D3FAEC">
        <w:rPr>
          <w:rFonts w:cs="Times New Roman"/>
        </w:rPr>
        <w:t xml:space="preserve">Timesheets must be completed by the employee, accurately indicating labor distribution </w:t>
      </w:r>
      <w:r w:rsidR="0E15FEFD" w:rsidRPr="17D3FAEC">
        <w:rPr>
          <w:rFonts w:cs="Times New Roman"/>
        </w:rPr>
        <w:t xml:space="preserve">based on project/activity </w:t>
      </w:r>
      <w:r w:rsidRPr="17D3FAEC">
        <w:rPr>
          <w:rFonts w:cs="Times New Roman"/>
        </w:rPr>
        <w:t>as well as use of leave. Partners uses an electronic timesheet software</w:t>
      </w:r>
      <w:r w:rsidR="5F713BEE" w:rsidRPr="17D3FAEC">
        <w:rPr>
          <w:rFonts w:cs="Times New Roman"/>
        </w:rPr>
        <w:t xml:space="preserve"> called </w:t>
      </w:r>
      <w:hyperlink r:id="rId96">
        <w:r w:rsidR="5F713BEE" w:rsidRPr="17D3FAEC">
          <w:rPr>
            <w:rStyle w:val="Hyperlink"/>
            <w:rFonts w:cs="Times New Roman"/>
          </w:rPr>
          <w:t>Replicon</w:t>
        </w:r>
      </w:hyperlink>
      <w:r w:rsidRPr="17D3FAEC">
        <w:rPr>
          <w:rFonts w:cs="Times New Roman"/>
        </w:rPr>
        <w:t>. You will be given a username and password, as well as instructions for use by HR.</w:t>
      </w:r>
    </w:p>
    <w:p w14:paraId="7F31DD51" w14:textId="358C24F4" w:rsidR="00527FAB" w:rsidRDefault="00527FAB" w:rsidP="00527FAB">
      <w:pPr>
        <w:spacing w:after="120" w:line="360" w:lineRule="auto"/>
        <w:jc w:val="both"/>
        <w:rPr>
          <w:rFonts w:cs="Times New Roman"/>
        </w:rPr>
      </w:pPr>
      <w:r w:rsidRPr="00C17238">
        <w:rPr>
          <w:rFonts w:cs="Times New Roman"/>
        </w:rPr>
        <w:t xml:space="preserve">In order to ensure accurate timekeeping in the field, </w:t>
      </w:r>
      <w:r w:rsidR="009416C1">
        <w:rPr>
          <w:rFonts w:cs="Times New Roman"/>
        </w:rPr>
        <w:t>e</w:t>
      </w:r>
      <w:r w:rsidRPr="00C17238">
        <w:rPr>
          <w:rFonts w:cs="Times New Roman"/>
        </w:rPr>
        <w:t xml:space="preserve">ach employee will be responsible for utilizing his/her account </w:t>
      </w:r>
      <w:r w:rsidR="009416C1">
        <w:rPr>
          <w:rFonts w:cs="Times New Roman"/>
        </w:rPr>
        <w:t>in</w:t>
      </w:r>
      <w:r w:rsidR="00377B35">
        <w:rPr>
          <w:rFonts w:cs="Times New Roman"/>
        </w:rPr>
        <w:t xml:space="preserve"> </w:t>
      </w:r>
      <w:hyperlink r:id="rId97" w:history="1">
        <w:r w:rsidR="009416C1" w:rsidRPr="00665B70">
          <w:t>Replic</w:t>
        </w:r>
        <w:r w:rsidR="009416C1">
          <w:rPr>
            <w:rFonts w:cs="Times New Roman"/>
          </w:rPr>
          <w:t>o</w:t>
        </w:r>
        <w:r w:rsidR="00084A73">
          <w:rPr>
            <w:rFonts w:cs="Times New Roman"/>
          </w:rPr>
          <w:t xml:space="preserve">n to accurately </w:t>
        </w:r>
      </w:hyperlink>
      <w:r w:rsidRPr="00C17238">
        <w:rPr>
          <w:rFonts w:cs="Times New Roman"/>
        </w:rPr>
        <w:t xml:space="preserve">record hours worked and request all types of leave. </w:t>
      </w:r>
      <w:del w:id="5924" w:author="Megan Ash" w:date="2026-02-10T15:02:00Z" w16du:dateUtc="2026-02-10T20:02:00Z">
        <w:r w:rsidR="00084A73" w:rsidDel="00851010">
          <w:rPr>
            <w:rFonts w:cs="Times New Roman"/>
          </w:rPr>
          <w:delText>Mo</w:delText>
        </w:r>
        <w:r w:rsidRPr="00C17238" w:rsidDel="00851010">
          <w:rPr>
            <w:rFonts w:cs="Times New Roman"/>
          </w:rPr>
          <w:delText>en</w:delText>
        </w:r>
        <w:r w:rsidR="009416C1" w:rsidDel="00851010">
          <w:rPr>
            <w:rFonts w:cs="Times New Roman"/>
          </w:rPr>
          <w:delText>hly</w:delText>
        </w:r>
      </w:del>
      <w:ins w:id="5925" w:author="Megan Ash" w:date="2026-02-10T15:02:00Z" w16du:dateUtc="2026-02-10T20:02:00Z">
        <w:r w:rsidR="00851010">
          <w:rPr>
            <w:rFonts w:cs="Times New Roman"/>
          </w:rPr>
          <w:t>Mo</w:t>
        </w:r>
        <w:r w:rsidR="00851010" w:rsidRPr="00C17238" w:rsidDel="009416C1">
          <w:rPr>
            <w:rFonts w:cs="Times New Roman"/>
          </w:rPr>
          <w:t>nt</w:t>
        </w:r>
        <w:r w:rsidR="00851010">
          <w:rPr>
            <w:rFonts w:cs="Times New Roman"/>
          </w:rPr>
          <w:t>hly</w:t>
        </w:r>
      </w:ins>
      <w:r w:rsidRPr="00C17238">
        <w:rPr>
          <w:rFonts w:cs="Times New Roman"/>
        </w:rPr>
        <w:t>, employee</w:t>
      </w:r>
      <w:r w:rsidR="009416C1">
        <w:rPr>
          <w:rFonts w:cs="Times New Roman"/>
        </w:rPr>
        <w:t>s</w:t>
      </w:r>
      <w:r w:rsidRPr="00C17238">
        <w:rPr>
          <w:rFonts w:cs="Times New Roman"/>
        </w:rPr>
        <w:t xml:space="preserve"> will be responsible for reviewing and certifying their hours worked by clicking “submit” timesheet in Replicon. Subsequently, the respective employee’s supervisor will need to log in and review and approve</w:t>
      </w:r>
      <w:del w:id="5926" w:author="Megan Ash" w:date="2026-02-10T15:02:00Z" w16du:dateUtc="2026-02-10T20:02:00Z">
        <w:r w:rsidRPr="00C17238" w:rsidDel="00851010">
          <w:rPr>
            <w:rFonts w:cs="Times New Roman"/>
          </w:rPr>
          <w:delText xml:space="preserve"> of</w:delText>
        </w:r>
      </w:del>
      <w:r w:rsidRPr="00C17238">
        <w:rPr>
          <w:rFonts w:cs="Times New Roman"/>
        </w:rPr>
        <w:t xml:space="preserve"> the hours worked and click “submit.” </w:t>
      </w:r>
      <w:del w:id="5927" w:author="Megan Ash" w:date="2026-02-10T15:02:00Z" w16du:dateUtc="2026-02-10T20:02:00Z">
        <w:r w:rsidRPr="00C17238" w:rsidDel="00851010">
          <w:rPr>
            <w:rFonts w:cs="Times New Roman"/>
          </w:rPr>
          <w:delText>All t</w:delText>
        </w:r>
      </w:del>
      <w:ins w:id="5928" w:author="Megan Ash" w:date="2026-02-10T15:02:00Z" w16du:dateUtc="2026-02-10T20:02:00Z">
        <w:r w:rsidR="00851010">
          <w:rPr>
            <w:rFonts w:cs="Times New Roman"/>
          </w:rPr>
          <w:t>T</w:t>
        </w:r>
      </w:ins>
      <w:r w:rsidRPr="00C17238">
        <w:rPr>
          <w:rFonts w:cs="Times New Roman"/>
        </w:rPr>
        <w:t xml:space="preserve">imesheets will not be considered completed until both the employee and the supervisor have certified the timesheet. Monthly, all timesheets should be </w:t>
      </w:r>
      <w:commentRangeStart w:id="5929"/>
      <w:r w:rsidRPr="00C17238" w:rsidDel="00EE5B15">
        <w:rPr>
          <w:rFonts w:cs="Times New Roman"/>
        </w:rPr>
        <w:t xml:space="preserve">printed </w:t>
      </w:r>
      <w:del w:id="5930" w:author="Megan Ash" w:date="2026-02-10T15:02:00Z" w16du:dateUtc="2026-02-10T20:02:00Z">
        <w:r w:rsidRPr="00C17238" w:rsidDel="00851010">
          <w:rPr>
            <w:rFonts w:cs="Times New Roman"/>
          </w:rPr>
          <w:delText>anccordance</w:delText>
        </w:r>
      </w:del>
      <w:ins w:id="5931" w:author="Megan Ash" w:date="2026-02-10T15:02:00Z" w16du:dateUtc="2026-02-10T20:02:00Z">
        <w:r w:rsidR="00851010" w:rsidRPr="00C17238" w:rsidDel="00EE5B15">
          <w:rPr>
            <w:rFonts w:cs="Times New Roman"/>
          </w:rPr>
          <w:t>ac</w:t>
        </w:r>
        <w:r w:rsidR="00851010" w:rsidRPr="00C17238">
          <w:rPr>
            <w:rFonts w:cs="Times New Roman"/>
          </w:rPr>
          <w:t>cordance</w:t>
        </w:r>
      </w:ins>
      <w:r w:rsidRPr="00C17238">
        <w:rPr>
          <w:rFonts w:cs="Times New Roman"/>
        </w:rPr>
        <w:t xml:space="preserve"> with </w:t>
      </w:r>
      <w:hyperlink w:anchor="_4.2_Filing_&amp;" w:history="1">
        <w:r w:rsidRPr="00C17238">
          <w:rPr>
            <w:rStyle w:val="Hyperlink"/>
            <w:rFonts w:cs="Times New Roman"/>
          </w:rPr>
          <w:t>4.2 Filing and Records</w:t>
        </w:r>
      </w:hyperlink>
      <w:r w:rsidRPr="00C17238">
        <w:rPr>
          <w:rFonts w:cs="Times New Roman"/>
        </w:rPr>
        <w:t xml:space="preserve">. </w:t>
      </w:r>
      <w:commentRangeEnd w:id="5929"/>
      <w:r w:rsidR="00851010">
        <w:rPr>
          <w:rStyle w:val="CommentReference"/>
          <w:rFonts w:cs="Times New Roman"/>
          <w:sz w:val="24"/>
          <w:szCs w:val="24"/>
        </w:rPr>
        <w:commentReference w:id="5929"/>
      </w:r>
    </w:p>
    <w:p w14:paraId="35DBBF43" w14:textId="4A4A1ED1" w:rsidR="0019431A" w:rsidRDefault="0019431A" w:rsidP="0019431A">
      <w:pPr>
        <w:spacing w:after="120" w:line="360" w:lineRule="auto"/>
        <w:jc w:val="both"/>
        <w:rPr>
          <w:rFonts w:cs="Times New Roman"/>
        </w:rPr>
      </w:pPr>
      <w:r w:rsidRPr="00C17238">
        <w:rPr>
          <w:rFonts w:cs="Times New Roman"/>
          <w:b/>
          <w:bCs/>
          <w:u w:val="single"/>
        </w:rPr>
        <w:t>Any leave that is not requested and recorded in Replicon correctly will be disallowed and not approved.</w:t>
      </w:r>
      <w:r w:rsidRPr="00C17238">
        <w:rPr>
          <w:rFonts w:cs="Times New Roman"/>
        </w:rPr>
        <w:t xml:space="preserve"> Failure to accurately report time and/or leave requests</w:t>
      </w:r>
      <w:r>
        <w:rPr>
          <w:rFonts w:cs="Times New Roman"/>
        </w:rPr>
        <w:t>, r</w:t>
      </w:r>
      <w:r w:rsidRPr="00062F00">
        <w:rPr>
          <w:rFonts w:cs="Times New Roman"/>
        </w:rPr>
        <w:t>epeated tardiness with timesheets and/or approvals may result in disciplinary action</w:t>
      </w:r>
      <w:ins w:id="5932" w:author="Megan Ash" w:date="2026-02-10T15:04:00Z" w16du:dateUtc="2026-02-10T20:04:00Z">
        <w:r w:rsidR="0091274F">
          <w:rPr>
            <w:rFonts w:cs="Times New Roman"/>
          </w:rPr>
          <w:t xml:space="preserve">, </w:t>
        </w:r>
      </w:ins>
      <w:del w:id="5933" w:author="Megan Ash" w:date="2026-02-10T15:04:00Z" w16du:dateUtc="2026-02-10T20:04:00Z">
        <w:r w:rsidRPr="00062F00" w:rsidDel="0091274F">
          <w:rPr>
            <w:rFonts w:cs="Times New Roman"/>
          </w:rPr>
          <w:delText>.</w:delText>
        </w:r>
        <w:r w:rsidRPr="00C17238" w:rsidDel="0091274F">
          <w:rPr>
            <w:rFonts w:cs="Times New Roman"/>
          </w:rPr>
          <w:delText xml:space="preserve"> can result in disciplinary action, </w:delText>
        </w:r>
      </w:del>
      <w:r w:rsidRPr="00C17238">
        <w:rPr>
          <w:rFonts w:cs="Times New Roman"/>
        </w:rPr>
        <w:t>up to and including termination.</w:t>
      </w:r>
    </w:p>
    <w:p w14:paraId="763917FF" w14:textId="6ACE1B59" w:rsidR="0019431A" w:rsidRDefault="0019431A" w:rsidP="0019431A">
      <w:pPr>
        <w:pStyle w:val="Heading3"/>
      </w:pPr>
      <w:bookmarkStart w:id="5934" w:name="_Toc222754698"/>
      <w:commentRangeStart w:id="5935"/>
      <w:r>
        <w:t>10.3.</w:t>
      </w:r>
      <w:r w:rsidR="00E66AE6">
        <w:t>2</w:t>
      </w:r>
      <w:r>
        <w:t xml:space="preserve"> Due Dates for</w:t>
      </w:r>
      <w:r w:rsidRPr="00AC0A37">
        <w:t xml:space="preserve"> Timesheet</w:t>
      </w:r>
      <w:r>
        <w:t>s</w:t>
      </w:r>
      <w:bookmarkEnd w:id="5934"/>
      <w:r w:rsidRPr="00AC0A37">
        <w:t xml:space="preserve"> </w:t>
      </w:r>
      <w:commentRangeEnd w:id="5935"/>
      <w:r w:rsidR="005F5D44">
        <w:rPr>
          <w:rStyle w:val="CommentReference"/>
          <w:sz w:val="28"/>
          <w:szCs w:val="24"/>
        </w:rPr>
        <w:commentReference w:id="5935"/>
      </w:r>
    </w:p>
    <w:p w14:paraId="2D389C8A" w14:textId="3AC8F5B5" w:rsidR="00272A41" w:rsidRDefault="00834499" w:rsidP="00527FAB">
      <w:pPr>
        <w:spacing w:after="120" w:line="360" w:lineRule="auto"/>
        <w:jc w:val="both"/>
        <w:rPr>
          <w:rFonts w:cs="Times New Roman"/>
        </w:rPr>
      </w:pPr>
      <w:r>
        <w:rPr>
          <w:rFonts w:cs="Times New Roman"/>
        </w:rPr>
        <w:t xml:space="preserve">Timesheets </w:t>
      </w:r>
      <w:r w:rsidR="00272A41">
        <w:rPr>
          <w:rFonts w:cs="Times New Roman"/>
        </w:rPr>
        <w:t>are semi-monthly with one timesheet covering the 1-15</w:t>
      </w:r>
      <w:r w:rsidR="00272A41" w:rsidRPr="005F75F3">
        <w:rPr>
          <w:rFonts w:cs="Times New Roman"/>
          <w:vertAlign w:val="superscript"/>
        </w:rPr>
        <w:t>th</w:t>
      </w:r>
      <w:r w:rsidR="00272A41">
        <w:rPr>
          <w:rFonts w:cs="Times New Roman"/>
        </w:rPr>
        <w:t>, and a second covering the 16</w:t>
      </w:r>
      <w:r w:rsidR="00272A41" w:rsidRPr="005F75F3">
        <w:rPr>
          <w:rFonts w:cs="Times New Roman"/>
          <w:vertAlign w:val="superscript"/>
        </w:rPr>
        <w:t>th</w:t>
      </w:r>
      <w:r w:rsidR="00272A41">
        <w:rPr>
          <w:rFonts w:cs="Times New Roman"/>
        </w:rPr>
        <w:t xml:space="preserve"> – end of month. </w:t>
      </w:r>
      <w:r w:rsidR="00272A41" w:rsidRPr="00272A41">
        <w:rPr>
          <w:rFonts w:cs="Times New Roman"/>
        </w:rPr>
        <w:t xml:space="preserve">Employees </w:t>
      </w:r>
      <w:r w:rsidR="00272A41">
        <w:rPr>
          <w:rFonts w:cs="Times New Roman"/>
        </w:rPr>
        <w:t xml:space="preserve">must </w:t>
      </w:r>
      <w:r w:rsidR="00272A41" w:rsidRPr="00272A41">
        <w:rPr>
          <w:rFonts w:cs="Times New Roman"/>
        </w:rPr>
        <w:t xml:space="preserve">submit </w:t>
      </w:r>
      <w:r w:rsidR="00272A41">
        <w:rPr>
          <w:rFonts w:cs="Times New Roman"/>
        </w:rPr>
        <w:t xml:space="preserve">timesheets </w:t>
      </w:r>
      <w:r w:rsidR="00272A41" w:rsidRPr="00272A41">
        <w:rPr>
          <w:rFonts w:cs="Times New Roman"/>
        </w:rPr>
        <w:t>within 1 day of the end of the reporting period (i.e. timesheet for 1-15th, will be submitted by COB the 16th)</w:t>
      </w:r>
      <w:r w:rsidR="00272A41">
        <w:rPr>
          <w:rFonts w:cs="Times New Roman"/>
        </w:rPr>
        <w:t>. I</w:t>
      </w:r>
      <w:r w:rsidR="00272A41" w:rsidRPr="00272A41">
        <w:rPr>
          <w:rFonts w:cs="Times New Roman"/>
        </w:rPr>
        <w:t>f the submission day fails on a holiday, weekend, or other paid leave, the timesheet must be submitted the last business day prior.</w:t>
      </w:r>
      <w:r w:rsidR="00272A41">
        <w:rPr>
          <w:rFonts w:cs="Times New Roman"/>
        </w:rPr>
        <w:t xml:space="preserve"> </w:t>
      </w:r>
      <w:r w:rsidR="00351B02" w:rsidRPr="00272A41">
        <w:rPr>
          <w:rFonts w:cs="Times New Roman"/>
        </w:rPr>
        <w:t>Supervisors’</w:t>
      </w:r>
      <w:r w:rsidR="00272A41" w:rsidRPr="00272A41">
        <w:rPr>
          <w:rFonts w:cs="Times New Roman"/>
        </w:rPr>
        <w:t xml:space="preserve"> approval is due within 2 days of the end of reporting period (i.e. timesheet for 1-15th, will be approved by COB the 17th)</w:t>
      </w:r>
      <w:r w:rsidR="00351B02">
        <w:rPr>
          <w:rFonts w:cs="Times New Roman"/>
        </w:rPr>
        <w:t>.</w:t>
      </w:r>
    </w:p>
    <w:p w14:paraId="6B6B4D06" w14:textId="1EC2C715" w:rsidR="002F3295" w:rsidRDefault="00127C83" w:rsidP="005F75F3">
      <w:pPr>
        <w:pStyle w:val="Heading3"/>
      </w:pPr>
      <w:bookmarkStart w:id="5936" w:name="_Toc222754699"/>
      <w:r>
        <w:t>10.3.</w:t>
      </w:r>
      <w:r w:rsidR="00E66AE6">
        <w:t>3</w:t>
      </w:r>
      <w:r>
        <w:t xml:space="preserve"> </w:t>
      </w:r>
      <w:r w:rsidR="00E66AE6">
        <w:t xml:space="preserve">Timesheet </w:t>
      </w:r>
      <w:r w:rsidR="002F3295" w:rsidRPr="002F3295">
        <w:t>Responsibilit</w:t>
      </w:r>
      <w:r w:rsidR="00B80E00">
        <w:t>ies</w:t>
      </w:r>
      <w:bookmarkEnd w:id="5936"/>
      <w:r w:rsidR="00B80E00">
        <w:t xml:space="preserve"> </w:t>
      </w:r>
      <w:r w:rsidR="002F3295" w:rsidRPr="002F3295">
        <w:t xml:space="preserve"> </w:t>
      </w:r>
    </w:p>
    <w:p w14:paraId="1BD59B44" w14:textId="2159069C" w:rsidR="0003708E" w:rsidRPr="00C17238" w:rsidRDefault="002F3295" w:rsidP="00527FAB">
      <w:pPr>
        <w:spacing w:after="120" w:line="360" w:lineRule="auto"/>
        <w:jc w:val="both"/>
        <w:rPr>
          <w:rFonts w:cs="Times New Roman"/>
        </w:rPr>
      </w:pPr>
      <w:r w:rsidRPr="002F3295">
        <w:rPr>
          <w:rFonts w:cs="Times New Roman"/>
        </w:rPr>
        <w:t xml:space="preserve">Payroll is a critical process since it involves </w:t>
      </w:r>
      <w:ins w:id="5937" w:author="Megan Ash" w:date="2026-02-10T15:07:00Z" w16du:dateUtc="2026-02-10T20:07:00Z">
        <w:r w:rsidR="005F5D44">
          <w:rPr>
            <w:rFonts w:cs="Times New Roman"/>
          </w:rPr>
          <w:t xml:space="preserve">the </w:t>
        </w:r>
      </w:ins>
      <w:r w:rsidRPr="002F3295">
        <w:rPr>
          <w:rFonts w:cs="Times New Roman"/>
        </w:rPr>
        <w:t>personal finances of our staff. Employees are responsible for honest representation of how their time is allocated among programs and for accurate disclosure of use of leave. Supervisors are responsible for ensuring accuracy of the timesheet before approving it for pay. The Finance office is responsible for ensuring the soundness of the system and for processing payroll. Compliance Auditors check timesheets to ensure compliance with the time reporting policy and federal requirements. If an employee does not comply with Partners’ time reporting policy or procedures, Partners management may take disciplinary action.</w:t>
      </w:r>
    </w:p>
    <w:p w14:paraId="3D164D46" w14:textId="315C44D9" w:rsidR="00527FAB" w:rsidRPr="00C17238" w:rsidRDefault="00527FAB" w:rsidP="000E0C98">
      <w:pPr>
        <w:pStyle w:val="Heading2"/>
        <w:numPr>
          <w:ilvl w:val="1"/>
          <w:numId w:val="267"/>
        </w:numPr>
      </w:pPr>
      <w:bookmarkStart w:id="5938" w:name="_Toc222754700"/>
      <w:r w:rsidRPr="00C17238">
        <w:t>Pay Slips (Paystubs)</w:t>
      </w:r>
      <w:bookmarkEnd w:id="5938"/>
    </w:p>
    <w:p w14:paraId="1B9F4E66" w14:textId="000EF495" w:rsidR="00527FAB" w:rsidRPr="00C17238" w:rsidRDefault="001E402A" w:rsidP="00527FAB">
      <w:pPr>
        <w:spacing w:after="120" w:line="360" w:lineRule="auto"/>
        <w:jc w:val="both"/>
        <w:rPr>
          <w:rFonts w:cs="Times New Roman"/>
        </w:rPr>
      </w:pPr>
      <w:r>
        <w:rPr>
          <w:rFonts w:cs="Times New Roman"/>
        </w:rPr>
        <w:t xml:space="preserve">In accordance with Article 221 of the </w:t>
      </w:r>
      <w:del w:id="5939" w:author="Megan Ash" w:date="2026-02-10T15:08:00Z" w16du:dateUtc="2026-02-10T20:08:00Z">
        <w:r w:rsidR="00B8238B" w:rsidDel="005F5D44">
          <w:rPr>
            <w:rFonts w:cs="Times New Roman"/>
          </w:rPr>
          <w:delText>Honduras</w:delText>
        </w:r>
        <w:r w:rsidDel="005F5D44">
          <w:rPr>
            <w:rFonts w:cs="Times New Roman"/>
          </w:rPr>
          <w:delText>n</w:delText>
        </w:r>
      </w:del>
      <w:ins w:id="5940" w:author="Megan Ash" w:date="2026-02-10T15:08:00Z" w16du:dateUtc="2026-02-10T20:08:00Z">
        <w:r w:rsidR="005F5D44">
          <w:rPr>
            <w:rFonts w:cs="Times New Roman"/>
          </w:rPr>
          <w:t>Honduran</w:t>
        </w:r>
      </w:ins>
      <w:r>
        <w:rPr>
          <w:rFonts w:cs="Times New Roman"/>
        </w:rPr>
        <w:t xml:space="preserve"> Labor Code, a</w:t>
      </w:r>
      <w:r w:rsidR="00527FAB" w:rsidRPr="00C17238">
        <w:rPr>
          <w:rFonts w:cs="Times New Roman"/>
        </w:rPr>
        <w:t xml:space="preserve">ll employees should receive a pay slip with their salary payment (regardless of method of payment) that documents the details of the payment. Pay slips should include the following information: </w:t>
      </w:r>
    </w:p>
    <w:p w14:paraId="498F5BF9" w14:textId="77777777" w:rsidR="00527FAB" w:rsidRPr="00C17238" w:rsidRDefault="00527FAB" w:rsidP="00527FAB">
      <w:pPr>
        <w:pStyle w:val="ListParagraph"/>
        <w:numPr>
          <w:ilvl w:val="0"/>
          <w:numId w:val="42"/>
        </w:numPr>
        <w:spacing w:after="120" w:line="360" w:lineRule="auto"/>
        <w:jc w:val="both"/>
        <w:rPr>
          <w:rFonts w:cs="Times New Roman"/>
        </w:rPr>
      </w:pPr>
      <w:r w:rsidRPr="00C17238">
        <w:rPr>
          <w:rFonts w:cs="Times New Roman"/>
        </w:rPr>
        <w:t xml:space="preserve">Name of employee </w:t>
      </w:r>
    </w:p>
    <w:p w14:paraId="1BC82CC9" w14:textId="77777777" w:rsidR="00527FAB" w:rsidRPr="00C17238" w:rsidRDefault="00527FAB" w:rsidP="00527FAB">
      <w:pPr>
        <w:pStyle w:val="ListParagraph"/>
        <w:numPr>
          <w:ilvl w:val="0"/>
          <w:numId w:val="42"/>
        </w:numPr>
        <w:spacing w:after="120" w:line="360" w:lineRule="auto"/>
        <w:jc w:val="both"/>
        <w:rPr>
          <w:rFonts w:cs="Times New Roman"/>
        </w:rPr>
      </w:pPr>
      <w:r w:rsidRPr="00C17238">
        <w:rPr>
          <w:rFonts w:cs="Times New Roman"/>
        </w:rPr>
        <w:t xml:space="preserve">Period to which the payment applies </w:t>
      </w:r>
    </w:p>
    <w:p w14:paraId="696ADFE0" w14:textId="77777777" w:rsidR="00527FAB" w:rsidRPr="00C17238" w:rsidRDefault="00527FAB" w:rsidP="00527FAB">
      <w:pPr>
        <w:pStyle w:val="ListParagraph"/>
        <w:numPr>
          <w:ilvl w:val="0"/>
          <w:numId w:val="42"/>
        </w:numPr>
        <w:spacing w:after="120" w:line="360" w:lineRule="auto"/>
        <w:jc w:val="both"/>
        <w:rPr>
          <w:rFonts w:cs="Times New Roman"/>
        </w:rPr>
      </w:pPr>
      <w:r w:rsidRPr="00C17238">
        <w:rPr>
          <w:rFonts w:cs="Times New Roman"/>
        </w:rPr>
        <w:t xml:space="preserve">Units, rate, and extended amount of gross salary or wage payments </w:t>
      </w:r>
    </w:p>
    <w:p w14:paraId="441B91CE" w14:textId="462E4206" w:rsidR="00527FAB" w:rsidRPr="00C17238" w:rsidRDefault="00527FAB" w:rsidP="00527FAB">
      <w:pPr>
        <w:pStyle w:val="ListParagraph"/>
        <w:numPr>
          <w:ilvl w:val="0"/>
          <w:numId w:val="42"/>
        </w:numPr>
        <w:spacing w:after="120" w:line="360" w:lineRule="auto"/>
        <w:jc w:val="both"/>
        <w:rPr>
          <w:rFonts w:cs="Times New Roman"/>
        </w:rPr>
      </w:pPr>
      <w:r w:rsidRPr="00C17238">
        <w:rPr>
          <w:rFonts w:cs="Times New Roman"/>
        </w:rPr>
        <w:t xml:space="preserve">Units, rate, extended </w:t>
      </w:r>
      <w:r w:rsidR="002C154B" w:rsidRPr="00C17238">
        <w:rPr>
          <w:rFonts w:cs="Times New Roman"/>
        </w:rPr>
        <w:t>amount,</w:t>
      </w:r>
      <w:r w:rsidRPr="00C17238">
        <w:rPr>
          <w:rFonts w:cs="Times New Roman"/>
        </w:rPr>
        <w:t xml:space="preserve"> and description for each additional category of pay</w:t>
      </w:r>
    </w:p>
    <w:p w14:paraId="70B56838" w14:textId="6602EB4B" w:rsidR="00527FAB" w:rsidRPr="00C17238" w:rsidRDefault="00527FAB" w:rsidP="00527FAB">
      <w:pPr>
        <w:pStyle w:val="ListParagraph"/>
        <w:numPr>
          <w:ilvl w:val="0"/>
          <w:numId w:val="42"/>
        </w:numPr>
        <w:spacing w:after="120" w:line="360" w:lineRule="auto"/>
        <w:jc w:val="both"/>
        <w:rPr>
          <w:rFonts w:cs="Times New Roman"/>
        </w:rPr>
      </w:pPr>
      <w:r w:rsidRPr="00C17238">
        <w:rPr>
          <w:rFonts w:cs="Times New Roman"/>
        </w:rPr>
        <w:t xml:space="preserve">Units, rate, extended </w:t>
      </w:r>
      <w:r w:rsidR="002C154B" w:rsidRPr="00C17238">
        <w:rPr>
          <w:rFonts w:cs="Times New Roman"/>
        </w:rPr>
        <w:t>amount,</w:t>
      </w:r>
      <w:r w:rsidRPr="00C17238">
        <w:rPr>
          <w:rFonts w:cs="Times New Roman"/>
        </w:rPr>
        <w:t xml:space="preserve"> and description for each deduction </w:t>
      </w:r>
    </w:p>
    <w:p w14:paraId="7A6C2B1F" w14:textId="201ABCB6" w:rsidR="00527FAB" w:rsidRPr="00C17238" w:rsidRDefault="00527FAB" w:rsidP="00527FAB">
      <w:pPr>
        <w:pStyle w:val="ListParagraph"/>
        <w:numPr>
          <w:ilvl w:val="0"/>
          <w:numId w:val="42"/>
        </w:numPr>
        <w:spacing w:after="120" w:line="360" w:lineRule="auto"/>
        <w:jc w:val="both"/>
        <w:rPr>
          <w:rFonts w:cs="Times New Roman"/>
        </w:rPr>
      </w:pPr>
      <w:r w:rsidRPr="00C17238">
        <w:rPr>
          <w:rFonts w:cs="Times New Roman"/>
        </w:rPr>
        <w:t xml:space="preserve">Taxes withheld on behalf of the government or other taxation authority </w:t>
      </w:r>
      <w:r w:rsidR="00936344" w:rsidRPr="00C17238">
        <w:rPr>
          <w:rFonts w:cs="Times New Roman"/>
        </w:rPr>
        <w:t>(as applicable)</w:t>
      </w:r>
    </w:p>
    <w:p w14:paraId="22BF2AFE" w14:textId="77777777" w:rsidR="00527FAB" w:rsidRPr="00C17238" w:rsidRDefault="00527FAB" w:rsidP="00527FAB">
      <w:pPr>
        <w:pStyle w:val="ListParagraph"/>
        <w:numPr>
          <w:ilvl w:val="0"/>
          <w:numId w:val="42"/>
        </w:numPr>
        <w:spacing w:after="120" w:line="360" w:lineRule="auto"/>
        <w:jc w:val="both"/>
        <w:rPr>
          <w:rFonts w:cs="Times New Roman"/>
        </w:rPr>
      </w:pPr>
      <w:r w:rsidRPr="00C17238">
        <w:rPr>
          <w:rFonts w:cs="Times New Roman"/>
        </w:rPr>
        <w:t>Subtotaled net pay amount</w:t>
      </w:r>
    </w:p>
    <w:p w14:paraId="1AE106F3" w14:textId="516F3095" w:rsidR="00527FAB" w:rsidRDefault="00527FAB" w:rsidP="00527FAB">
      <w:pPr>
        <w:spacing w:after="120" w:line="360" w:lineRule="auto"/>
        <w:jc w:val="both"/>
        <w:rPr>
          <w:rFonts w:cs="Times New Roman"/>
        </w:rPr>
      </w:pPr>
      <w:commentRangeStart w:id="5941"/>
      <w:commentRangeStart w:id="5942"/>
      <w:r w:rsidRPr="00C17238">
        <w:rPr>
          <w:rFonts w:cs="Times New Roman"/>
        </w:rPr>
        <w:t xml:space="preserve">The pay slips are completed using information from the reviewed and approved </w:t>
      </w:r>
      <w:r w:rsidR="00BA777E" w:rsidRPr="00C17238">
        <w:rPr>
          <w:rFonts w:cs="Times New Roman"/>
        </w:rPr>
        <w:t>bi-</w:t>
      </w:r>
      <w:r w:rsidRPr="00C17238">
        <w:rPr>
          <w:rFonts w:cs="Times New Roman"/>
        </w:rPr>
        <w:t>monthly payroll timesheets.</w:t>
      </w:r>
      <w:commentRangeEnd w:id="5941"/>
      <w:r w:rsidR="005F5D44">
        <w:rPr>
          <w:rStyle w:val="CommentReference"/>
          <w:rFonts w:cs="Times New Roman"/>
          <w:sz w:val="24"/>
          <w:szCs w:val="24"/>
        </w:rPr>
        <w:commentReference w:id="5941"/>
      </w:r>
      <w:commentRangeEnd w:id="5942"/>
      <w:r>
        <w:rPr>
          <w:rStyle w:val="CommentReference"/>
          <w:rFonts w:cs="Times New Roman"/>
          <w:sz w:val="24"/>
          <w:szCs w:val="24"/>
        </w:rPr>
        <w:commentReference w:id="5942"/>
      </w:r>
    </w:p>
    <w:p w14:paraId="60BE3E9E" w14:textId="3B9B8261" w:rsidR="00CD2514" w:rsidRPr="003B307C" w:rsidRDefault="00CD2514" w:rsidP="000E0C98">
      <w:pPr>
        <w:pStyle w:val="Heading2"/>
        <w:numPr>
          <w:ilvl w:val="1"/>
          <w:numId w:val="267"/>
        </w:numPr>
      </w:pPr>
      <w:bookmarkStart w:id="5943" w:name="_Toc222754701"/>
      <w:r w:rsidRPr="003B307C">
        <w:t>Wage Deductions</w:t>
      </w:r>
      <w:bookmarkEnd w:id="5943"/>
    </w:p>
    <w:p w14:paraId="7D752CC7" w14:textId="119F14FD" w:rsidR="00CD2514" w:rsidRPr="00C17238" w:rsidRDefault="00CD2514" w:rsidP="00CD2514">
      <w:pPr>
        <w:spacing w:after="120" w:line="360" w:lineRule="auto"/>
        <w:jc w:val="both"/>
        <w:rPr>
          <w:rFonts w:cs="Times New Roman"/>
        </w:rPr>
      </w:pPr>
      <w:r w:rsidRPr="00C17238">
        <w:rPr>
          <w:rFonts w:cs="Times New Roman"/>
        </w:rPr>
        <w:t xml:space="preserve">A deduction is any withholding from an employee’s salary payment made by Partners </w:t>
      </w:r>
      <w:r w:rsidR="00B8238B">
        <w:rPr>
          <w:rFonts w:cs="Times New Roman"/>
        </w:rPr>
        <w:t>Honduras</w:t>
      </w:r>
      <w:r w:rsidRPr="00C17238">
        <w:rPr>
          <w:rFonts w:cs="Times New Roman"/>
        </w:rPr>
        <w:t>.</w:t>
      </w:r>
    </w:p>
    <w:p w14:paraId="1343D864" w14:textId="358242AE" w:rsidR="00CD2514" w:rsidRPr="00C17238" w:rsidRDefault="00CD2514" w:rsidP="00CD2514">
      <w:pPr>
        <w:spacing w:after="120" w:line="360" w:lineRule="auto"/>
        <w:jc w:val="both"/>
        <w:rPr>
          <w:rFonts w:cs="Times New Roman"/>
        </w:rPr>
      </w:pPr>
      <w:r w:rsidRPr="00C17238">
        <w:rPr>
          <w:rFonts w:cs="Times New Roman"/>
        </w:rPr>
        <w:t xml:space="preserve">Health insurance premiums for </w:t>
      </w:r>
      <w:del w:id="5944" w:author="Megan Ash" w:date="2026-02-10T15:09:00Z" w16du:dateUtc="2026-02-10T20:09:00Z">
        <w:r w:rsidRPr="00C17238" w:rsidDel="00406A58">
          <w:rPr>
            <w:rFonts w:cs="Times New Roman"/>
          </w:rPr>
          <w:delText>employee’s</w:delText>
        </w:r>
      </w:del>
      <w:ins w:id="5945" w:author="Megan Ash" w:date="2026-02-10T15:09:00Z" w16du:dateUtc="2026-02-10T20:09:00Z">
        <w:r w:rsidR="00406A58" w:rsidRPr="00C17238">
          <w:rPr>
            <w:rFonts w:cs="Times New Roman"/>
          </w:rPr>
          <w:t>employees’</w:t>
        </w:r>
      </w:ins>
      <w:r w:rsidRPr="00C17238">
        <w:rPr>
          <w:rFonts w:cs="Times New Roman"/>
        </w:rPr>
        <w:t xml:space="preserve"> dependents will be withheld from the employee (as applicable).</w:t>
      </w:r>
    </w:p>
    <w:p w14:paraId="2CD11ED0" w14:textId="696EC33D" w:rsidR="00CD2514" w:rsidRPr="003B307C" w:rsidRDefault="00CD2514" w:rsidP="00CD2514">
      <w:pPr>
        <w:pStyle w:val="Heading3"/>
      </w:pPr>
      <w:bookmarkStart w:id="5946" w:name="_Toc222754702"/>
      <w:r w:rsidRPr="003B307C">
        <w:rPr>
          <w:rStyle w:val="Heading3Char"/>
          <w:b/>
          <w:bCs/>
        </w:rPr>
        <w:t>10.</w:t>
      </w:r>
      <w:r>
        <w:rPr>
          <w:rStyle w:val="Heading3Char"/>
          <w:b/>
          <w:bCs/>
        </w:rPr>
        <w:t>5</w:t>
      </w:r>
      <w:r w:rsidRPr="003B307C">
        <w:rPr>
          <w:rStyle w:val="Heading3Char"/>
          <w:b/>
          <w:bCs/>
        </w:rPr>
        <w:t>.1 Statutory Deductions</w:t>
      </w:r>
      <w:bookmarkEnd w:id="5946"/>
    </w:p>
    <w:p w14:paraId="6D97EB06" w14:textId="7DE3F4CD" w:rsidR="00CD2514" w:rsidRPr="00C17238" w:rsidRDefault="00CD2514" w:rsidP="00CD2514">
      <w:pPr>
        <w:spacing w:after="120" w:line="360" w:lineRule="auto"/>
        <w:jc w:val="both"/>
        <w:rPr>
          <w:rFonts w:cs="Times New Roman"/>
          <w:highlight w:val="yellow"/>
        </w:rPr>
      </w:pPr>
      <w:r w:rsidRPr="00C17238">
        <w:rPr>
          <w:rFonts w:cs="Times New Roman"/>
        </w:rPr>
        <w:t>The fo</w:t>
      </w:r>
      <w:r w:rsidRPr="009975BC">
        <w:rPr>
          <w:rFonts w:cs="Times New Roman"/>
        </w:rPr>
        <w:t>llowing deduction</w:t>
      </w:r>
      <w:r>
        <w:rPr>
          <w:rFonts w:cs="Times New Roman"/>
        </w:rPr>
        <w:t xml:space="preserve"> is</w:t>
      </w:r>
      <w:r w:rsidRPr="009975BC">
        <w:rPr>
          <w:rFonts w:cs="Times New Roman"/>
        </w:rPr>
        <w:t xml:space="preserve"> mandated by </w:t>
      </w:r>
      <w:del w:id="5947" w:author="Megan Ash" w:date="2026-02-10T15:10:00Z" w16du:dateUtc="2026-02-10T20:10:00Z">
        <w:r w:rsidR="00B8238B" w:rsidDel="00406A58">
          <w:rPr>
            <w:rFonts w:cs="Times New Roman"/>
          </w:rPr>
          <w:delText>Honduras</w:delText>
        </w:r>
        <w:r w:rsidDel="00406A58">
          <w:rPr>
            <w:rFonts w:cs="Times New Roman"/>
          </w:rPr>
          <w:delText>n</w:delText>
        </w:r>
      </w:del>
      <w:ins w:id="5948" w:author="Megan Ash" w:date="2026-02-10T15:10:00Z" w16du:dateUtc="2026-02-10T20:10:00Z">
        <w:r w:rsidR="00406A58">
          <w:rPr>
            <w:rFonts w:cs="Times New Roman"/>
          </w:rPr>
          <w:t>Honduran</w:t>
        </w:r>
      </w:ins>
      <w:r w:rsidRPr="009975BC">
        <w:rPr>
          <w:rFonts w:cs="Times New Roman"/>
        </w:rPr>
        <w:t xml:space="preserve"> law to be withheld from all remuneration payments</w:t>
      </w:r>
      <w:r>
        <w:rPr>
          <w:rFonts w:cs="Times New Roman"/>
        </w:rPr>
        <w:t>:</w:t>
      </w:r>
      <w:r w:rsidRPr="009975BC">
        <w:rPr>
          <w:rFonts w:cs="Times New Roman"/>
        </w:rPr>
        <w:t xml:space="preserve"> </w:t>
      </w:r>
      <w:del w:id="5949" w:author="Megan Ash" w:date="2026-02-10T15:10:00Z" w16du:dateUtc="2026-02-10T20:10:00Z">
        <w:r w:rsidR="00B8238B" w:rsidDel="00406A58">
          <w:rPr>
            <w:rFonts w:cs="Times New Roman"/>
          </w:rPr>
          <w:delText>Honduras</w:delText>
        </w:r>
        <w:r w:rsidDel="00406A58">
          <w:rPr>
            <w:rFonts w:cs="Times New Roman"/>
          </w:rPr>
          <w:delText>n</w:delText>
        </w:r>
      </w:del>
      <w:ins w:id="5950" w:author="Megan Ash" w:date="2026-02-10T15:10:00Z" w16du:dateUtc="2026-02-10T20:10:00Z">
        <w:r w:rsidR="00406A58">
          <w:rPr>
            <w:rFonts w:cs="Times New Roman"/>
          </w:rPr>
          <w:t>Honduran</w:t>
        </w:r>
      </w:ins>
      <w:r w:rsidRPr="009975BC">
        <w:rPr>
          <w:rFonts w:cs="Times New Roman"/>
        </w:rPr>
        <w:t xml:space="preserve"> Institute of Social Security (IMSS).</w:t>
      </w:r>
    </w:p>
    <w:p w14:paraId="782040BC" w14:textId="45D3DF16" w:rsidR="00CD2514" w:rsidRPr="00C17238" w:rsidRDefault="00CD2514" w:rsidP="00CD2514">
      <w:pPr>
        <w:spacing w:after="120" w:line="360" w:lineRule="auto"/>
        <w:jc w:val="both"/>
        <w:rPr>
          <w:rFonts w:cs="Times New Roman"/>
        </w:rPr>
      </w:pPr>
      <w:commentRangeStart w:id="5951"/>
      <w:commentRangeStart w:id="5952"/>
      <w:r w:rsidRPr="00956EC0">
        <w:rPr>
          <w:rFonts w:cs="Times New Roman"/>
          <w:highlight w:val="yellow"/>
          <w:rPrChange w:id="5953" w:author="Megan Ash" w:date="2026-02-26T11:21:00Z" w16du:dateUtc="2026-02-26T16:21:00Z">
            <w:rPr>
              <w:rFonts w:cs="Times New Roman"/>
            </w:rPr>
          </w:rPrChange>
        </w:rPr>
        <w:t xml:space="preserve">Note that except for the social security contributions payable by the employees, Partners </w:t>
      </w:r>
      <w:r w:rsidR="00B8238B" w:rsidRPr="00956EC0">
        <w:rPr>
          <w:rFonts w:cs="Times New Roman"/>
          <w:highlight w:val="yellow"/>
          <w:rPrChange w:id="5954" w:author="Megan Ash" w:date="2026-02-26T11:21:00Z" w16du:dateUtc="2026-02-26T16:21:00Z">
            <w:rPr>
              <w:rFonts w:cs="Times New Roman"/>
            </w:rPr>
          </w:rPrChange>
        </w:rPr>
        <w:t>Honduras</w:t>
      </w:r>
      <w:r w:rsidRPr="00956EC0">
        <w:rPr>
          <w:rFonts w:cs="Times New Roman"/>
          <w:highlight w:val="yellow"/>
          <w:rPrChange w:id="5955" w:author="Megan Ash" w:date="2026-02-26T11:21:00Z" w16du:dateUtc="2026-02-26T16:21:00Z">
            <w:rPr>
              <w:rFonts w:cs="Times New Roman"/>
            </w:rPr>
          </w:rPrChange>
        </w:rPr>
        <w:t xml:space="preserve"> will not make withholding on the salaries paid to its employees in </w:t>
      </w:r>
      <w:r w:rsidR="00B8238B" w:rsidRPr="00956EC0">
        <w:rPr>
          <w:rFonts w:cs="Times New Roman"/>
          <w:highlight w:val="yellow"/>
          <w:rPrChange w:id="5956" w:author="Megan Ash" w:date="2026-02-26T11:21:00Z" w16du:dateUtc="2026-02-26T16:21:00Z">
            <w:rPr>
              <w:rFonts w:cs="Times New Roman"/>
            </w:rPr>
          </w:rPrChange>
        </w:rPr>
        <w:t>Honduras</w:t>
      </w:r>
      <w:r w:rsidRPr="00956EC0">
        <w:rPr>
          <w:rFonts w:cs="Times New Roman"/>
          <w:highlight w:val="yellow"/>
          <w:rPrChange w:id="5957" w:author="Megan Ash" w:date="2026-02-26T11:21:00Z" w16du:dateUtc="2026-02-26T16:21:00Z">
            <w:rPr>
              <w:rFonts w:cs="Times New Roman"/>
            </w:rPr>
          </w:rPrChange>
        </w:rPr>
        <w:t xml:space="preserve">. It will be the responsibility of each employee to calculate his/her income tax, to file the monthly tax returns and to pay the same to the </w:t>
      </w:r>
      <w:del w:id="5958" w:author="Megan Ash" w:date="2026-02-10T15:10:00Z" w16du:dateUtc="2026-02-10T20:10:00Z">
        <w:r w:rsidR="00B8238B" w:rsidRPr="00956EC0" w:rsidDel="00406A58">
          <w:rPr>
            <w:rFonts w:cs="Times New Roman"/>
            <w:highlight w:val="yellow"/>
            <w:rPrChange w:id="5959" w:author="Megan Ash" w:date="2026-02-26T11:21:00Z" w16du:dateUtc="2026-02-26T16:21:00Z">
              <w:rPr>
                <w:rFonts w:cs="Times New Roman"/>
              </w:rPr>
            </w:rPrChange>
          </w:rPr>
          <w:delText>Honduras</w:delText>
        </w:r>
        <w:r w:rsidRPr="00956EC0" w:rsidDel="00406A58">
          <w:rPr>
            <w:rFonts w:cs="Times New Roman"/>
            <w:highlight w:val="yellow"/>
            <w:rPrChange w:id="5960" w:author="Megan Ash" w:date="2026-02-26T11:21:00Z" w16du:dateUtc="2026-02-26T16:21:00Z">
              <w:rPr>
                <w:rFonts w:cs="Times New Roman"/>
              </w:rPr>
            </w:rPrChange>
          </w:rPr>
          <w:delText>n</w:delText>
        </w:r>
      </w:del>
      <w:ins w:id="5961" w:author="Megan Ash" w:date="2026-02-10T15:10:00Z" w16du:dateUtc="2026-02-10T20:10:00Z">
        <w:r w:rsidR="00406A58" w:rsidRPr="00956EC0">
          <w:rPr>
            <w:rFonts w:cs="Times New Roman"/>
            <w:highlight w:val="yellow"/>
            <w:rPrChange w:id="5962" w:author="Megan Ash" w:date="2026-02-26T11:21:00Z" w16du:dateUtc="2026-02-26T16:21:00Z">
              <w:rPr>
                <w:rFonts w:cs="Times New Roman"/>
              </w:rPr>
            </w:rPrChange>
          </w:rPr>
          <w:t>Honduran</w:t>
        </w:r>
      </w:ins>
      <w:r w:rsidRPr="00956EC0">
        <w:rPr>
          <w:rFonts w:cs="Times New Roman"/>
          <w:highlight w:val="yellow"/>
          <w:rPrChange w:id="5963" w:author="Megan Ash" w:date="2026-02-26T11:21:00Z" w16du:dateUtc="2026-02-26T16:21:00Z">
            <w:rPr>
              <w:rFonts w:cs="Times New Roman"/>
            </w:rPr>
          </w:rPrChange>
        </w:rPr>
        <w:t xml:space="preserve"> tax authorities. Since Partners </w:t>
      </w:r>
      <w:r w:rsidR="00B8238B" w:rsidRPr="00956EC0">
        <w:rPr>
          <w:rFonts w:cs="Times New Roman"/>
          <w:highlight w:val="yellow"/>
          <w:rPrChange w:id="5964" w:author="Megan Ash" w:date="2026-02-26T11:21:00Z" w16du:dateUtc="2026-02-26T16:21:00Z">
            <w:rPr>
              <w:rFonts w:cs="Times New Roman"/>
            </w:rPr>
          </w:rPrChange>
        </w:rPr>
        <w:t>Honduras</w:t>
      </w:r>
      <w:ins w:id="5965" w:author="Megan Ash" w:date="2026-02-10T15:11:00Z" w16du:dateUtc="2026-02-10T20:11:00Z">
        <w:r w:rsidR="00406A58" w:rsidRPr="00956EC0">
          <w:rPr>
            <w:rFonts w:cs="Times New Roman"/>
            <w:highlight w:val="yellow"/>
            <w:rPrChange w:id="5966" w:author="Megan Ash" w:date="2026-02-26T11:21:00Z" w16du:dateUtc="2026-02-26T16:21:00Z">
              <w:rPr>
                <w:rFonts w:cs="Times New Roman"/>
              </w:rPr>
            </w:rPrChange>
          </w:rPr>
          <w:t>’</w:t>
        </w:r>
      </w:ins>
      <w:r w:rsidRPr="00956EC0">
        <w:rPr>
          <w:rFonts w:cs="Times New Roman"/>
          <w:highlight w:val="yellow"/>
          <w:rPrChange w:id="5967" w:author="Megan Ash" w:date="2026-02-26T11:21:00Z" w16du:dateUtc="2026-02-26T16:21:00Z">
            <w:rPr>
              <w:rFonts w:cs="Times New Roman"/>
            </w:rPr>
          </w:rPrChange>
        </w:rPr>
        <w:t xml:space="preserve"> tax regime is a non-obligated entity, it </w:t>
      </w:r>
      <w:del w:id="5968" w:author="Megan Ash" w:date="2026-02-10T15:11:00Z" w16du:dateUtc="2026-02-10T20:11:00Z">
        <w:r w:rsidRPr="00956EC0" w:rsidDel="00406A58">
          <w:rPr>
            <w:rFonts w:cs="Times New Roman"/>
            <w:highlight w:val="yellow"/>
            <w:rPrChange w:id="5969" w:author="Megan Ash" w:date="2026-02-26T11:21:00Z" w16du:dateUtc="2026-02-26T16:21:00Z">
              <w:rPr>
                <w:rFonts w:cs="Times New Roman"/>
              </w:rPr>
            </w:rPrChange>
          </w:rPr>
          <w:delText xml:space="preserve">does not allow Partners </w:delText>
        </w:r>
        <w:r w:rsidR="00B8238B" w:rsidRPr="00956EC0" w:rsidDel="00406A58">
          <w:rPr>
            <w:rFonts w:cs="Times New Roman"/>
            <w:highlight w:val="yellow"/>
            <w:rPrChange w:id="5970" w:author="Megan Ash" w:date="2026-02-26T11:21:00Z" w16du:dateUtc="2026-02-26T16:21:00Z">
              <w:rPr>
                <w:rFonts w:cs="Times New Roman"/>
              </w:rPr>
            </w:rPrChange>
          </w:rPr>
          <w:delText>Honduras</w:delText>
        </w:r>
        <w:r w:rsidRPr="00956EC0" w:rsidDel="00406A58">
          <w:rPr>
            <w:rFonts w:cs="Times New Roman"/>
            <w:highlight w:val="yellow"/>
            <w:rPrChange w:id="5971" w:author="Megan Ash" w:date="2026-02-26T11:21:00Z" w16du:dateUtc="2026-02-26T16:21:00Z">
              <w:rPr>
                <w:rFonts w:cs="Times New Roman"/>
              </w:rPr>
            </w:rPrChange>
          </w:rPr>
          <w:delText xml:space="preserve"> to</w:delText>
        </w:r>
      </w:del>
      <w:ins w:id="5972" w:author="Megan Ash" w:date="2026-02-10T15:11:00Z" w16du:dateUtc="2026-02-10T20:11:00Z">
        <w:r w:rsidR="00406A58" w:rsidRPr="00956EC0">
          <w:rPr>
            <w:rFonts w:cs="Times New Roman"/>
            <w:highlight w:val="yellow"/>
            <w:rPrChange w:id="5973" w:author="Megan Ash" w:date="2026-02-26T11:21:00Z" w16du:dateUtc="2026-02-26T16:21:00Z">
              <w:rPr>
                <w:rFonts w:cs="Times New Roman"/>
              </w:rPr>
            </w:rPrChange>
          </w:rPr>
          <w:t>cannot</w:t>
        </w:r>
      </w:ins>
      <w:r w:rsidRPr="00956EC0">
        <w:rPr>
          <w:rFonts w:cs="Times New Roman"/>
          <w:highlight w:val="yellow"/>
          <w:rPrChange w:id="5974" w:author="Megan Ash" w:date="2026-02-26T11:21:00Z" w16du:dateUtc="2026-02-26T16:21:00Z">
            <w:rPr>
              <w:rFonts w:cs="Times New Roman"/>
            </w:rPr>
          </w:rPrChange>
        </w:rPr>
        <w:t xml:space="preserve"> make any tax withholding, pursuant </w:t>
      </w:r>
      <w:ins w:id="5975" w:author="Megan Ash" w:date="2026-02-10T15:10:00Z" w16du:dateUtc="2026-02-10T20:10:00Z">
        <w:r w:rsidR="00406A58" w:rsidRPr="00956EC0">
          <w:rPr>
            <w:rFonts w:cs="Times New Roman"/>
            <w:highlight w:val="yellow"/>
            <w:rPrChange w:id="5976" w:author="Megan Ash" w:date="2026-02-26T11:21:00Z" w16du:dateUtc="2026-02-26T16:21:00Z">
              <w:rPr>
                <w:rFonts w:cs="Times New Roman"/>
              </w:rPr>
            </w:rPrChange>
          </w:rPr>
          <w:t xml:space="preserve">the </w:t>
        </w:r>
      </w:ins>
      <w:r w:rsidRPr="00956EC0">
        <w:rPr>
          <w:rFonts w:cs="Times New Roman"/>
          <w:highlight w:val="yellow"/>
          <w:rPrChange w:id="5977" w:author="Megan Ash" w:date="2026-02-26T11:21:00Z" w16du:dateUtc="2026-02-26T16:21:00Z">
            <w:rPr>
              <w:rFonts w:cs="Times New Roman"/>
            </w:rPr>
          </w:rPrChange>
        </w:rPr>
        <w:t xml:space="preserve">last paragraph of </w:t>
      </w:r>
      <w:del w:id="5978" w:author="Megan Ash" w:date="2026-02-10T15:10:00Z" w16du:dateUtc="2026-02-10T20:10:00Z">
        <w:r w:rsidRPr="00956EC0" w:rsidDel="00406A58">
          <w:rPr>
            <w:rFonts w:cs="Times New Roman"/>
            <w:highlight w:val="yellow"/>
            <w:rPrChange w:id="5979" w:author="Megan Ash" w:date="2026-02-26T11:21:00Z" w16du:dateUtc="2026-02-26T16:21:00Z">
              <w:rPr>
                <w:rFonts w:cs="Times New Roman"/>
              </w:rPr>
            </w:rPrChange>
          </w:rPr>
          <w:delText xml:space="preserve">article </w:delText>
        </w:r>
      </w:del>
      <w:ins w:id="5980" w:author="Megan Ash" w:date="2026-02-10T15:10:00Z" w16du:dateUtc="2026-02-10T20:10:00Z">
        <w:r w:rsidR="00406A58" w:rsidRPr="00956EC0">
          <w:rPr>
            <w:rFonts w:cs="Times New Roman"/>
            <w:highlight w:val="yellow"/>
            <w:rPrChange w:id="5981" w:author="Megan Ash" w:date="2026-02-26T11:21:00Z" w16du:dateUtc="2026-02-26T16:21:00Z">
              <w:rPr>
                <w:rFonts w:cs="Times New Roman"/>
              </w:rPr>
            </w:rPrChange>
          </w:rPr>
          <w:t xml:space="preserve">Article </w:t>
        </w:r>
      </w:ins>
      <w:r w:rsidRPr="00956EC0">
        <w:rPr>
          <w:rFonts w:cs="Times New Roman"/>
          <w:highlight w:val="yellow"/>
          <w:rPrChange w:id="5982" w:author="Megan Ash" w:date="2026-02-26T11:21:00Z" w16du:dateUtc="2026-02-26T16:21:00Z">
            <w:rPr>
              <w:rFonts w:cs="Times New Roman"/>
            </w:rPr>
          </w:rPrChange>
        </w:rPr>
        <w:t xml:space="preserve">96 of the Income Tax Law applicable in </w:t>
      </w:r>
      <w:r w:rsidR="00B8238B" w:rsidRPr="00956EC0">
        <w:rPr>
          <w:rFonts w:cs="Times New Roman"/>
          <w:highlight w:val="yellow"/>
          <w:rPrChange w:id="5983" w:author="Megan Ash" w:date="2026-02-26T11:21:00Z" w16du:dateUtc="2026-02-26T16:21:00Z">
            <w:rPr>
              <w:rFonts w:cs="Times New Roman"/>
            </w:rPr>
          </w:rPrChange>
        </w:rPr>
        <w:t>Honduras</w:t>
      </w:r>
      <w:r w:rsidRPr="00956EC0">
        <w:rPr>
          <w:rFonts w:cs="Times New Roman"/>
          <w:highlight w:val="yellow"/>
          <w:rPrChange w:id="5984" w:author="Megan Ash" w:date="2026-02-26T11:21:00Z" w16du:dateUtc="2026-02-26T16:21:00Z">
            <w:rPr>
              <w:rFonts w:cs="Times New Roman"/>
            </w:rPr>
          </w:rPrChange>
        </w:rPr>
        <w:t>.</w:t>
      </w:r>
      <w:commentRangeEnd w:id="5951"/>
      <w:r w:rsidR="00B3139A" w:rsidRPr="00C17238">
        <w:rPr>
          <w:rStyle w:val="CommentReference"/>
          <w:rFonts w:cs="Times New Roman"/>
          <w:sz w:val="24"/>
          <w:szCs w:val="24"/>
        </w:rPr>
        <w:commentReference w:id="5951"/>
      </w:r>
      <w:commentRangeEnd w:id="5952"/>
      <w:r w:rsidRPr="00C17238">
        <w:rPr>
          <w:rStyle w:val="CommentReference"/>
          <w:rFonts w:cs="Times New Roman"/>
          <w:sz w:val="24"/>
          <w:szCs w:val="24"/>
        </w:rPr>
        <w:commentReference w:id="5952"/>
      </w:r>
    </w:p>
    <w:p w14:paraId="08605A5F" w14:textId="72B14684" w:rsidR="00CD2514" w:rsidRPr="003B307C" w:rsidRDefault="00CD2514" w:rsidP="00CD2514">
      <w:pPr>
        <w:pStyle w:val="Heading3"/>
      </w:pPr>
      <w:bookmarkStart w:id="5985" w:name="_Toc222754703"/>
      <w:r w:rsidRPr="003B307C">
        <w:rPr>
          <w:rStyle w:val="Heading3Char"/>
          <w:b/>
          <w:bCs/>
        </w:rPr>
        <w:t>10.</w:t>
      </w:r>
      <w:r>
        <w:rPr>
          <w:rStyle w:val="Heading3Char"/>
          <w:b/>
          <w:bCs/>
        </w:rPr>
        <w:t>5</w:t>
      </w:r>
      <w:r w:rsidRPr="003B307C">
        <w:rPr>
          <w:rStyle w:val="Heading3Char"/>
          <w:b/>
          <w:bCs/>
        </w:rPr>
        <w:t>.2 Other Deductions</w:t>
      </w:r>
      <w:bookmarkEnd w:id="5985"/>
    </w:p>
    <w:p w14:paraId="73779B8A" w14:textId="226F4FD0" w:rsidR="00CD2514" w:rsidRPr="00C17238" w:rsidRDefault="00CD2514" w:rsidP="00CD2514">
      <w:pPr>
        <w:spacing w:after="120" w:line="360" w:lineRule="auto"/>
        <w:jc w:val="both"/>
        <w:rPr>
          <w:rFonts w:cs="Times New Roman"/>
        </w:rPr>
      </w:pPr>
      <w:r w:rsidRPr="00C17238">
        <w:rPr>
          <w:rFonts w:cs="Times New Roman"/>
        </w:rPr>
        <w:t>The following deduction</w:t>
      </w:r>
      <w:ins w:id="5986" w:author="Megan Ash" w:date="2026-02-10T15:11:00Z" w16du:dateUtc="2026-02-10T20:11:00Z">
        <w:r w:rsidR="00406A58">
          <w:rPr>
            <w:rFonts w:cs="Times New Roman"/>
          </w:rPr>
          <w:t>s</w:t>
        </w:r>
      </w:ins>
      <w:r w:rsidRPr="00C17238">
        <w:rPr>
          <w:rFonts w:cs="Times New Roman"/>
        </w:rPr>
        <w:t xml:space="preserve"> may only be made when there is a prior written agreement between the employee and Partners </w:t>
      </w:r>
      <w:r w:rsidR="00B8238B">
        <w:rPr>
          <w:rFonts w:cs="Times New Roman"/>
        </w:rPr>
        <w:t>Honduras</w:t>
      </w:r>
      <w:r w:rsidRPr="00C17238">
        <w:rPr>
          <w:rFonts w:cs="Times New Roman"/>
        </w:rPr>
        <w:t>:</w:t>
      </w:r>
    </w:p>
    <w:p w14:paraId="4E9703B4" w14:textId="77777777" w:rsidR="00CD2514" w:rsidRPr="00C17238" w:rsidRDefault="00CD2514" w:rsidP="00CD2514">
      <w:pPr>
        <w:pStyle w:val="ListParagraph"/>
        <w:numPr>
          <w:ilvl w:val="0"/>
          <w:numId w:val="54"/>
        </w:numPr>
        <w:spacing w:after="120" w:line="360" w:lineRule="auto"/>
        <w:jc w:val="both"/>
        <w:rPr>
          <w:rFonts w:cs="Times New Roman"/>
        </w:rPr>
      </w:pPr>
      <w:commentRangeStart w:id="5987"/>
      <w:r w:rsidRPr="00C17238">
        <w:rPr>
          <w:rFonts w:cs="Times New Roman"/>
        </w:rPr>
        <w:t>Deduction to reduce a salary advance</w:t>
      </w:r>
      <w:commentRangeEnd w:id="5987"/>
      <w:r w:rsidR="00FE07E1" w:rsidRPr="00C17238">
        <w:rPr>
          <w:rStyle w:val="CommentReference"/>
          <w:rFonts w:cs="Times New Roman"/>
          <w:sz w:val="24"/>
          <w:szCs w:val="24"/>
        </w:rPr>
        <w:commentReference w:id="5987"/>
      </w:r>
    </w:p>
    <w:p w14:paraId="1275F2ED" w14:textId="77777777" w:rsidR="00CD2514" w:rsidRPr="00C17238" w:rsidRDefault="00CD2514" w:rsidP="00CD2514">
      <w:pPr>
        <w:pStyle w:val="ListParagraph"/>
        <w:numPr>
          <w:ilvl w:val="0"/>
          <w:numId w:val="54"/>
        </w:numPr>
        <w:spacing w:after="120" w:line="360" w:lineRule="auto"/>
        <w:jc w:val="both"/>
        <w:rPr>
          <w:rFonts w:cs="Times New Roman"/>
        </w:rPr>
      </w:pPr>
      <w:r w:rsidRPr="00C17238">
        <w:rPr>
          <w:rFonts w:cs="Times New Roman"/>
        </w:rPr>
        <w:t>Garnishment for alimony payments to a spouse or other family members</w:t>
      </w:r>
    </w:p>
    <w:p w14:paraId="51F51C1A" w14:textId="77777777" w:rsidR="00CD2514" w:rsidRPr="00C17238" w:rsidRDefault="00CD2514" w:rsidP="00CD2514">
      <w:pPr>
        <w:pStyle w:val="ListParagraph"/>
        <w:numPr>
          <w:ilvl w:val="0"/>
          <w:numId w:val="54"/>
        </w:numPr>
        <w:spacing w:after="120" w:line="360" w:lineRule="auto"/>
        <w:jc w:val="both"/>
        <w:rPr>
          <w:rFonts w:cs="Times New Roman"/>
        </w:rPr>
      </w:pPr>
      <w:r w:rsidRPr="00C17238">
        <w:rPr>
          <w:rFonts w:cs="Times New Roman"/>
        </w:rPr>
        <w:t>Reimbursement for damages to office, products, etc.</w:t>
      </w:r>
    </w:p>
    <w:p w14:paraId="31A7B7BF" w14:textId="7EE57244" w:rsidR="00CD2514" w:rsidRPr="00CD2514" w:rsidRDefault="00CD2514" w:rsidP="00527FAB">
      <w:pPr>
        <w:spacing w:after="120" w:line="360" w:lineRule="auto"/>
        <w:jc w:val="both"/>
        <w:rPr>
          <w:rFonts w:cs="Times New Roman"/>
          <w:highlight w:val="yellow"/>
        </w:rPr>
      </w:pPr>
      <w:commentRangeStart w:id="5988"/>
      <w:r w:rsidRPr="00C17238">
        <w:rPr>
          <w:rFonts w:cs="Times New Roman"/>
        </w:rPr>
        <w:t xml:space="preserve">The </w:t>
      </w:r>
      <w:commentRangeStart w:id="5989"/>
      <w:r w:rsidRPr="00C17238">
        <w:rPr>
          <w:rFonts w:cs="Times New Roman"/>
        </w:rPr>
        <w:t xml:space="preserve">amount payable may </w:t>
      </w:r>
      <w:commentRangeEnd w:id="5989"/>
      <w:r w:rsidR="001D7108" w:rsidRPr="00C17238">
        <w:rPr>
          <w:rStyle w:val="CommentReference"/>
          <w:rFonts w:cs="Times New Roman"/>
          <w:sz w:val="24"/>
          <w:szCs w:val="24"/>
        </w:rPr>
        <w:commentReference w:id="5989"/>
      </w:r>
      <w:r w:rsidRPr="00C17238">
        <w:rPr>
          <w:rFonts w:cs="Times New Roman"/>
        </w:rPr>
        <w:t xml:space="preserve">in no case exceed the amount of one month's wages and the </w:t>
      </w:r>
      <w:del w:id="5990" w:author="Megan Ash" w:date="2026-02-10T15:23:00Z" w16du:dateUtc="2026-02-10T20:23:00Z">
        <w:r w:rsidRPr="00C17238" w:rsidDel="00051451">
          <w:rPr>
            <w:rFonts w:cs="Times New Roman"/>
          </w:rPr>
          <w:delText xml:space="preserve">discount </w:delText>
        </w:r>
      </w:del>
      <w:ins w:id="5991" w:author="Megan Ash" w:date="2026-02-10T15:23:00Z" w16du:dateUtc="2026-02-10T20:23:00Z">
        <w:r w:rsidR="00051451">
          <w:rPr>
            <w:rFonts w:cs="Times New Roman"/>
          </w:rPr>
          <w:t xml:space="preserve">deduction </w:t>
        </w:r>
      </w:ins>
      <w:r w:rsidRPr="00C17238">
        <w:rPr>
          <w:rFonts w:cs="Times New Roman"/>
        </w:rPr>
        <w:t xml:space="preserve">will be as agreed upon by the worker and the employer, but may not exceed thirty percent of the </w:t>
      </w:r>
      <w:del w:id="5992" w:author="Megan Ash" w:date="2026-02-10T15:24:00Z" w16du:dateUtc="2026-02-10T20:24:00Z">
        <w:r w:rsidRPr="00C17238" w:rsidDel="006E130A">
          <w:rPr>
            <w:rFonts w:cs="Times New Roman"/>
          </w:rPr>
          <w:delText>excess of</w:delText>
        </w:r>
      </w:del>
      <w:ins w:id="5993" w:author="Megan Ash" w:date="2026-02-10T15:24:00Z" w16du:dateUtc="2026-02-10T20:24:00Z">
        <w:r w:rsidR="006E130A">
          <w:rPr>
            <w:rFonts w:cs="Times New Roman"/>
          </w:rPr>
          <w:t>amount exceeding</w:t>
        </w:r>
      </w:ins>
      <w:r w:rsidRPr="00C17238">
        <w:rPr>
          <w:rFonts w:cs="Times New Roman"/>
        </w:rPr>
        <w:t xml:space="preserve"> the minimum wage; except in the case of termination of the employment contract</w:t>
      </w:r>
      <w:ins w:id="5994" w:author="Megan Ash" w:date="2026-02-10T15:26:00Z" w16du:dateUtc="2026-02-10T20:26:00Z">
        <w:r w:rsidR="001D7108">
          <w:rPr>
            <w:rFonts w:cs="Times New Roman"/>
          </w:rPr>
          <w:t>,</w:t>
        </w:r>
      </w:ins>
      <w:r w:rsidRPr="00C17238">
        <w:rPr>
          <w:rFonts w:cs="Times New Roman"/>
        </w:rPr>
        <w:t xml:space="preserve"> when the reimbursement guarantees given by the worker are insufficient.</w:t>
      </w:r>
      <w:commentRangeEnd w:id="5988"/>
      <w:r w:rsidR="003B106A" w:rsidRPr="00CD2514">
        <w:rPr>
          <w:rStyle w:val="CommentReference"/>
          <w:rFonts w:cs="Times New Roman"/>
          <w:sz w:val="24"/>
          <w:szCs w:val="24"/>
          <w:highlight w:val="yellow"/>
        </w:rPr>
        <w:commentReference w:id="5988"/>
      </w:r>
    </w:p>
    <w:p w14:paraId="45D4665A" w14:textId="19376BE7" w:rsidR="00527FAB" w:rsidRPr="00C17238" w:rsidRDefault="00527FAB" w:rsidP="000E0C98">
      <w:pPr>
        <w:pStyle w:val="Heading2"/>
        <w:numPr>
          <w:ilvl w:val="1"/>
          <w:numId w:val="267"/>
        </w:numPr>
      </w:pPr>
      <w:bookmarkStart w:id="5995" w:name="_Toc222754704"/>
      <w:r w:rsidRPr="00C17238">
        <w:t>Bonuses &amp; Benefits</w:t>
      </w:r>
      <w:bookmarkEnd w:id="5995"/>
    </w:p>
    <w:p w14:paraId="00676EE1" w14:textId="11FE06C8" w:rsidR="00527FAB" w:rsidRPr="003B307C" w:rsidRDefault="00527FAB" w:rsidP="00870AE1">
      <w:pPr>
        <w:pStyle w:val="Heading3"/>
      </w:pPr>
      <w:bookmarkStart w:id="5996" w:name="_Toc27661322"/>
      <w:bookmarkStart w:id="5997" w:name="_Toc32842790"/>
      <w:bookmarkStart w:id="5998" w:name="_Toc222754705"/>
      <w:commentRangeStart w:id="5999"/>
      <w:r w:rsidRPr="00050E70">
        <w:rPr>
          <w:rStyle w:val="Heading3Char"/>
          <w:b/>
          <w:bCs/>
        </w:rPr>
        <w:t>10.</w:t>
      </w:r>
      <w:r w:rsidR="00CD2514">
        <w:rPr>
          <w:rStyle w:val="Heading3Char"/>
          <w:b/>
          <w:bCs/>
        </w:rPr>
        <w:t>6</w:t>
      </w:r>
      <w:r w:rsidRPr="00050E70">
        <w:rPr>
          <w:rStyle w:val="Heading3Char"/>
          <w:b/>
          <w:bCs/>
        </w:rPr>
        <w:t>.1 13th Month Bonus</w:t>
      </w:r>
      <w:bookmarkEnd w:id="5996"/>
      <w:bookmarkEnd w:id="5997"/>
      <w:bookmarkEnd w:id="5998"/>
      <w:commentRangeEnd w:id="5999"/>
      <w:r w:rsidR="000C2319" w:rsidRPr="003B307C">
        <w:rPr>
          <w:rStyle w:val="CommentReference"/>
          <w:sz w:val="28"/>
          <w:szCs w:val="24"/>
        </w:rPr>
        <w:commentReference w:id="5999"/>
      </w:r>
    </w:p>
    <w:p w14:paraId="3572EBC6" w14:textId="26E647B4" w:rsidR="00D3074E" w:rsidRDefault="00D3074E" w:rsidP="00527FAB">
      <w:pPr>
        <w:spacing w:after="120" w:line="360" w:lineRule="auto"/>
        <w:jc w:val="both"/>
        <w:rPr>
          <w:ins w:id="6001" w:author="Megan Ash" w:date="2026-02-11T16:19:00Z" w16du:dateUtc="2026-02-11T21:19:00Z"/>
          <w:rFonts w:cs="Times New Roman"/>
        </w:rPr>
      </w:pPr>
      <w:r w:rsidRPr="00D3074E">
        <w:rPr>
          <w:rFonts w:cs="Times New Roman"/>
        </w:rPr>
        <w:t xml:space="preserve">Partners </w:t>
      </w:r>
      <w:r w:rsidR="00B8238B">
        <w:rPr>
          <w:rFonts w:cs="Times New Roman"/>
        </w:rPr>
        <w:t>Honduras</w:t>
      </w:r>
      <w:r w:rsidRPr="00D3074E">
        <w:rPr>
          <w:rFonts w:cs="Times New Roman"/>
        </w:rPr>
        <w:t xml:space="preserve"> pays </w:t>
      </w:r>
      <w:del w:id="6002" w:author="Megan Ash" w:date="2026-02-11T16:19:00Z" w16du:dateUtc="2026-02-11T21:19:00Z">
        <w:r w:rsidRPr="00D3074E" w:rsidDel="00C11F98">
          <w:rPr>
            <w:rFonts w:cs="Times New Roman"/>
          </w:rPr>
          <w:delText xml:space="preserve">their </w:delText>
        </w:r>
      </w:del>
      <w:ins w:id="6003" w:author="Megan Ash" w:date="2026-02-11T16:19:00Z" w16du:dateUtc="2026-02-11T21:19:00Z">
        <w:r w:rsidR="00C11F98">
          <w:rPr>
            <w:rFonts w:cs="Times New Roman"/>
          </w:rPr>
          <w:t>its</w:t>
        </w:r>
        <w:r w:rsidR="00C11F98" w:rsidRPr="00D3074E">
          <w:rPr>
            <w:rFonts w:cs="Times New Roman"/>
          </w:rPr>
          <w:t xml:space="preserve"> </w:t>
        </w:r>
      </w:ins>
      <w:r w:rsidRPr="00D3074E">
        <w:rPr>
          <w:rFonts w:cs="Times New Roman"/>
        </w:rPr>
        <w:t>employees a 13</w:t>
      </w:r>
      <w:r w:rsidRPr="005F75F3">
        <w:rPr>
          <w:rFonts w:cs="Times New Roman"/>
          <w:vertAlign w:val="superscript"/>
        </w:rPr>
        <w:t>th</w:t>
      </w:r>
      <w:r w:rsidR="00E63A24">
        <w:rPr>
          <w:rFonts w:cs="Times New Roman"/>
        </w:rPr>
        <w:t xml:space="preserve"> </w:t>
      </w:r>
      <w:r w:rsidRPr="00D3074E">
        <w:rPr>
          <w:rFonts w:cs="Times New Roman"/>
        </w:rPr>
        <w:t xml:space="preserve">Month </w:t>
      </w:r>
      <w:r w:rsidR="00E63A24">
        <w:rPr>
          <w:rFonts w:cs="Times New Roman"/>
        </w:rPr>
        <w:t xml:space="preserve">Bonus </w:t>
      </w:r>
      <w:r w:rsidRPr="00D3074E">
        <w:rPr>
          <w:rFonts w:cs="Times New Roman"/>
        </w:rPr>
        <w:t>before</w:t>
      </w:r>
      <w:r w:rsidR="00E63A24">
        <w:rPr>
          <w:rFonts w:cs="Times New Roman"/>
        </w:rPr>
        <w:t xml:space="preserve"> the end of</w:t>
      </w:r>
      <w:r w:rsidRPr="00D3074E">
        <w:rPr>
          <w:rFonts w:cs="Times New Roman"/>
        </w:rPr>
        <w:t xml:space="preserve"> December each year, equal to one-twelfth (1/12) of the total regular salary earned during the year. For the calculation of the bonus, regular salary excludes tips, overtime and benefits received from profit sharing (if applicable). If the employee did not work for the entire period, the bonus must be paid proportionately to the time worked.</w:t>
      </w:r>
      <w:r w:rsidR="00377B35">
        <w:rPr>
          <w:rFonts w:cs="Times New Roman"/>
        </w:rPr>
        <w:t xml:space="preserve"> </w:t>
      </w:r>
    </w:p>
    <w:p w14:paraId="5DF1F745" w14:textId="5B0E53CE" w:rsidR="00C11F98" w:rsidRDefault="00C11F98" w:rsidP="00C11F98">
      <w:pPr>
        <w:pStyle w:val="Heading3"/>
        <w:rPr>
          <w:ins w:id="6004" w:author="Megan Ash" w:date="2026-02-11T16:19:00Z" w16du:dateUtc="2026-02-11T21:19:00Z"/>
          <w:rStyle w:val="Heading3Char"/>
          <w:b/>
          <w:bCs/>
        </w:rPr>
      </w:pPr>
      <w:bookmarkStart w:id="6005" w:name="_Toc222754706"/>
      <w:commentRangeStart w:id="6006"/>
      <w:r w:rsidRPr="00050E70">
        <w:rPr>
          <w:rStyle w:val="Heading3Char"/>
          <w:b/>
          <w:bCs/>
        </w:rPr>
        <w:t>10.</w:t>
      </w:r>
      <w:r>
        <w:rPr>
          <w:rStyle w:val="Heading3Char"/>
          <w:b/>
          <w:bCs/>
        </w:rPr>
        <w:t>6</w:t>
      </w:r>
      <w:r w:rsidRPr="00050E70">
        <w:rPr>
          <w:rStyle w:val="Heading3Char"/>
          <w:b/>
          <w:bCs/>
        </w:rPr>
        <w:t>.</w:t>
      </w:r>
      <w:r>
        <w:rPr>
          <w:rStyle w:val="Heading3Char"/>
          <w:b/>
          <w:bCs/>
        </w:rPr>
        <w:t>2</w:t>
      </w:r>
      <w:r w:rsidRPr="00050E70">
        <w:rPr>
          <w:rStyle w:val="Heading3Char"/>
          <w:b/>
          <w:bCs/>
        </w:rPr>
        <w:t xml:space="preserve"> </w:t>
      </w:r>
      <w:del w:id="6007" w:author="Megan Ash" w:date="2026-02-11T16:20:00Z" w16du:dateUtc="2026-02-11T21:20:00Z">
        <w:r w:rsidRPr="00050E70" w:rsidDel="00C11F98">
          <w:rPr>
            <w:rStyle w:val="Heading3Char"/>
            <w:b/>
            <w:bCs/>
          </w:rPr>
          <w:delText xml:space="preserve">13th </w:delText>
        </w:r>
      </w:del>
      <w:ins w:id="6008" w:author="Megan Ash" w:date="2026-02-11T16:20:00Z" w16du:dateUtc="2026-02-11T21:20:00Z">
        <w:r w:rsidRPr="00050E70">
          <w:rPr>
            <w:rStyle w:val="Heading3Char"/>
            <w:b/>
            <w:bCs/>
          </w:rPr>
          <w:t>1</w:t>
        </w:r>
        <w:r>
          <w:rPr>
            <w:rStyle w:val="Heading3Char"/>
            <w:b/>
            <w:bCs/>
          </w:rPr>
          <w:t>4</w:t>
        </w:r>
        <w:r w:rsidRPr="00050E70">
          <w:rPr>
            <w:rStyle w:val="Heading3Char"/>
            <w:b/>
            <w:bCs/>
          </w:rPr>
          <w:t xml:space="preserve">th </w:t>
        </w:r>
      </w:ins>
      <w:r w:rsidRPr="00050E70">
        <w:rPr>
          <w:rStyle w:val="Heading3Char"/>
          <w:b/>
          <w:bCs/>
        </w:rPr>
        <w:t>Month Bonus</w:t>
      </w:r>
      <w:bookmarkEnd w:id="6005"/>
      <w:commentRangeEnd w:id="6006"/>
      <w:r>
        <w:rPr>
          <w:rStyle w:val="CommentReference"/>
          <w:sz w:val="28"/>
          <w:szCs w:val="24"/>
        </w:rPr>
        <w:commentReference w:id="6006"/>
      </w:r>
    </w:p>
    <w:p w14:paraId="166CAF02" w14:textId="0D465152" w:rsidR="00C11F98" w:rsidRPr="00C11F98" w:rsidDel="00C11F98" w:rsidRDefault="00C11F98">
      <w:pPr>
        <w:spacing w:line="360" w:lineRule="auto"/>
        <w:jc w:val="both"/>
        <w:rPr>
          <w:del w:id="6010" w:author="Megan Ash" w:date="2026-02-11T16:20:00Z" w16du:dateUtc="2026-02-11T21:20:00Z"/>
        </w:rPr>
        <w:pPrChange w:id="6011" w:author="Megan Ash" w:date="2026-02-11T16:20:00Z" w16du:dateUtc="2026-02-11T21:20:00Z">
          <w:pPr>
            <w:pStyle w:val="Heading3"/>
          </w:pPr>
        </w:pPrChange>
      </w:pPr>
      <w:ins w:id="6012" w:author="Megan Ash" w:date="2026-02-11T16:19:00Z" w16du:dateUtc="2026-02-11T21:19:00Z">
        <w:r>
          <w:t>In addition to the 13</w:t>
        </w:r>
        <w:r w:rsidRPr="00C11F98">
          <w:rPr>
            <w:vertAlign w:val="superscript"/>
            <w:rPrChange w:id="6013" w:author="Megan Ash" w:date="2026-02-11T16:19:00Z" w16du:dateUtc="2026-02-11T21:19:00Z">
              <w:rPr>
                <w:b w:val="0"/>
                <w:bCs w:val="0"/>
              </w:rPr>
            </w:rPrChange>
          </w:rPr>
          <w:t>th</w:t>
        </w:r>
        <w:r>
          <w:t xml:space="preserve"> Month Bonus, Partners Honduras also pays its employees </w:t>
        </w:r>
      </w:ins>
      <w:ins w:id="6014" w:author="Megan Ash" w:date="2026-02-11T16:20:00Z" w16du:dateUtc="2026-02-11T21:20:00Z">
        <w:r>
          <w:t>a 14</w:t>
        </w:r>
        <w:r w:rsidRPr="00C11F98">
          <w:rPr>
            <w:vertAlign w:val="superscript"/>
            <w:rPrChange w:id="6015" w:author="Megan Ash" w:date="2026-02-11T16:20:00Z" w16du:dateUtc="2026-02-11T21:20:00Z">
              <w:rPr>
                <w:b w:val="0"/>
                <w:bCs w:val="0"/>
              </w:rPr>
            </w:rPrChange>
          </w:rPr>
          <w:t>th</w:t>
        </w:r>
        <w:r>
          <w:t xml:space="preserve"> Month Bonus before the end of December each year, </w:t>
        </w:r>
        <w:r w:rsidRPr="00D3074E">
          <w:rPr>
            <w:rFonts w:cs="Times New Roman"/>
          </w:rPr>
          <w:t>equal to one-twelfth (1/12) of the total regular salary earned during the year. For the calculation of the bonus, regular salary excludes tips, overtime and benefits received from profit sharing (if applicable). If the employee did not work for the entire period, the bonus must be paid proportionately to the time worked.</w:t>
        </w:r>
      </w:ins>
    </w:p>
    <w:p w14:paraId="44EC7F71" w14:textId="77777777" w:rsidR="00C11F98" w:rsidRPr="00C17238" w:rsidRDefault="00C11F98">
      <w:pPr>
        <w:spacing w:line="360" w:lineRule="auto"/>
        <w:jc w:val="both"/>
        <w:rPr>
          <w:rFonts w:cs="Times New Roman"/>
        </w:rPr>
        <w:pPrChange w:id="6016" w:author="Megan Ash" w:date="2026-02-11T16:20:00Z" w16du:dateUtc="2026-02-11T21:20:00Z">
          <w:pPr>
            <w:spacing w:after="120" w:line="360" w:lineRule="auto"/>
            <w:jc w:val="both"/>
          </w:pPr>
        </w:pPrChange>
      </w:pPr>
    </w:p>
    <w:p w14:paraId="571DA9C7" w14:textId="1C817E31" w:rsidR="006D7A30" w:rsidRPr="002E2B24" w:rsidRDefault="006D7A30" w:rsidP="005F75F3">
      <w:pPr>
        <w:pStyle w:val="Heading3"/>
        <w:rPr>
          <w:rStyle w:val="Heading3Char"/>
        </w:rPr>
      </w:pPr>
      <w:bookmarkStart w:id="6017" w:name="_Toc222754707"/>
      <w:bookmarkStart w:id="6018" w:name="_Toc27661323"/>
      <w:bookmarkStart w:id="6019" w:name="_Toc32842791"/>
      <w:r w:rsidRPr="002E2B24">
        <w:rPr>
          <w:rStyle w:val="Heading3Char"/>
          <w:b/>
          <w:bCs/>
        </w:rPr>
        <w:t>10.</w:t>
      </w:r>
      <w:r w:rsidR="00CD2514">
        <w:rPr>
          <w:rStyle w:val="Heading3Char"/>
          <w:b/>
          <w:bCs/>
        </w:rPr>
        <w:t>6</w:t>
      </w:r>
      <w:r w:rsidR="002E2B24" w:rsidRPr="002E2B24">
        <w:rPr>
          <w:rStyle w:val="Heading3Char"/>
          <w:b/>
          <w:bCs/>
        </w:rPr>
        <w:t>.</w:t>
      </w:r>
      <w:r w:rsidR="00C11F98">
        <w:rPr>
          <w:rStyle w:val="Heading3Char"/>
          <w:b/>
          <w:bCs/>
        </w:rPr>
        <w:t>3</w:t>
      </w:r>
      <w:r w:rsidRPr="002E2B24">
        <w:rPr>
          <w:rStyle w:val="Heading3Char"/>
          <w:b/>
          <w:bCs/>
        </w:rPr>
        <w:t xml:space="preserve"> Life Insurance</w:t>
      </w:r>
      <w:bookmarkEnd w:id="6017"/>
      <w:r w:rsidRPr="002E2B24">
        <w:rPr>
          <w:rStyle w:val="Heading3Char"/>
          <w:b/>
          <w:bCs/>
        </w:rPr>
        <w:t xml:space="preserve"> </w:t>
      </w:r>
    </w:p>
    <w:p w14:paraId="28072570" w14:textId="03BEBF94" w:rsidR="006D7A30" w:rsidRPr="003C1393" w:rsidRDefault="006D7A30" w:rsidP="006D7A30">
      <w:pPr>
        <w:spacing w:after="120" w:line="360" w:lineRule="auto"/>
        <w:jc w:val="both"/>
        <w:rPr>
          <w:rFonts w:cs="Times New Roman"/>
        </w:rPr>
      </w:pPr>
      <w:r w:rsidRPr="003C1393">
        <w:rPr>
          <w:rFonts w:cs="Times New Roman"/>
        </w:rPr>
        <w:t xml:space="preserve">Private life insurance is provided to all Partners </w:t>
      </w:r>
      <w:r w:rsidR="00B8238B">
        <w:rPr>
          <w:rFonts w:cs="Times New Roman"/>
        </w:rPr>
        <w:t>Honduras</w:t>
      </w:r>
      <w:r w:rsidRPr="003C1393">
        <w:rPr>
          <w:rFonts w:cs="Times New Roman"/>
        </w:rPr>
        <w:t xml:space="preserve"> staff and 100% paid by Partners </w:t>
      </w:r>
      <w:r w:rsidR="00B8238B">
        <w:rPr>
          <w:rFonts w:cs="Times New Roman"/>
        </w:rPr>
        <w:t>Honduras</w:t>
      </w:r>
      <w:r w:rsidRPr="003C1393">
        <w:rPr>
          <w:rFonts w:cs="Times New Roman"/>
        </w:rPr>
        <w:t xml:space="preserve">. Coverage will be in local </w:t>
      </w:r>
      <w:del w:id="6020" w:author="Megan Ash" w:date="2026-02-11T16:22:00Z" w16du:dateUtc="2026-02-11T21:22:00Z">
        <w:r w:rsidRPr="003C1393" w:rsidDel="00E56F49">
          <w:rPr>
            <w:rFonts w:cs="Times New Roman"/>
          </w:rPr>
          <w:delText>MRU</w:delText>
        </w:r>
      </w:del>
      <w:ins w:id="6021" w:author="Megan Ash" w:date="2026-02-11T16:22:00Z" w16du:dateUtc="2026-02-11T21:22:00Z">
        <w:r w:rsidR="00E56F49">
          <w:rPr>
            <w:rFonts w:cs="Times New Roman"/>
          </w:rPr>
          <w:t>HNL</w:t>
        </w:r>
      </w:ins>
      <w:r w:rsidRPr="003C1393">
        <w:rPr>
          <w:rFonts w:cs="Times New Roman"/>
        </w:rPr>
        <w:t>, but equivalent to $25,000 - $30,000 USD. This coverage typically offers a death benefit equivalent to a multiple of the employee's annual salary, providing financial support to beneficiaries in the unfortunate event of the employee's death.</w:t>
      </w:r>
    </w:p>
    <w:p w14:paraId="0244E0A5" w14:textId="53E3E543" w:rsidR="000C115F" w:rsidRDefault="000C115F" w:rsidP="00640F59">
      <w:pPr>
        <w:pStyle w:val="Heading3"/>
      </w:pPr>
      <w:bookmarkStart w:id="6022" w:name="_Toc222754708"/>
      <w:bookmarkEnd w:id="6018"/>
      <w:bookmarkEnd w:id="6019"/>
      <w:r w:rsidRPr="000C115F">
        <w:t>10.</w:t>
      </w:r>
      <w:r w:rsidR="00CD2514">
        <w:t>6</w:t>
      </w:r>
      <w:r w:rsidRPr="000C115F">
        <w:t>.</w:t>
      </w:r>
      <w:r w:rsidR="00C11F98">
        <w:t>4</w:t>
      </w:r>
      <w:r w:rsidRPr="000C115F">
        <w:t xml:space="preserve"> Health Insurance</w:t>
      </w:r>
      <w:bookmarkEnd w:id="6022"/>
      <w:r w:rsidRPr="000C115F">
        <w:t xml:space="preserve"> </w:t>
      </w:r>
    </w:p>
    <w:p w14:paraId="5836F995" w14:textId="29DF4B72" w:rsidR="000C115F" w:rsidRDefault="000C115F" w:rsidP="00527FAB">
      <w:pPr>
        <w:spacing w:after="120" w:line="360" w:lineRule="auto"/>
        <w:jc w:val="both"/>
        <w:rPr>
          <w:rFonts w:cs="Times New Roman"/>
        </w:rPr>
      </w:pPr>
      <w:r w:rsidRPr="000C115F">
        <w:rPr>
          <w:rFonts w:cs="Times New Roman"/>
        </w:rPr>
        <w:t xml:space="preserve">Health insurance is </w:t>
      </w:r>
      <w:r w:rsidR="001643F0">
        <w:rPr>
          <w:rFonts w:cs="Times New Roman"/>
        </w:rPr>
        <w:t>offered</w:t>
      </w:r>
      <w:r w:rsidRPr="000C115F">
        <w:rPr>
          <w:rFonts w:cs="Times New Roman"/>
        </w:rPr>
        <w:t xml:space="preserve"> to all Partners </w:t>
      </w:r>
      <w:r w:rsidR="00B8238B">
        <w:rPr>
          <w:rFonts w:cs="Times New Roman"/>
        </w:rPr>
        <w:t>Honduras</w:t>
      </w:r>
      <w:r w:rsidRPr="000C115F">
        <w:rPr>
          <w:rFonts w:cs="Times New Roman"/>
        </w:rPr>
        <w:t xml:space="preserve"> staff</w:t>
      </w:r>
      <w:r w:rsidR="00460D35">
        <w:rPr>
          <w:rFonts w:cs="Times New Roman"/>
        </w:rPr>
        <w:t xml:space="preserve">. Partners </w:t>
      </w:r>
      <w:r w:rsidR="00B8238B">
        <w:rPr>
          <w:rFonts w:cs="Times New Roman"/>
        </w:rPr>
        <w:t>Honduras</w:t>
      </w:r>
      <w:r w:rsidR="00460D35">
        <w:rPr>
          <w:rFonts w:cs="Times New Roman"/>
        </w:rPr>
        <w:t xml:space="preserve"> will cover </w:t>
      </w:r>
      <w:r w:rsidR="001643F0">
        <w:rPr>
          <w:rFonts w:cs="Times New Roman"/>
        </w:rPr>
        <w:t>8</w:t>
      </w:r>
      <w:r w:rsidRPr="000C115F">
        <w:rPr>
          <w:rFonts w:cs="Times New Roman"/>
        </w:rPr>
        <w:t xml:space="preserve">0% </w:t>
      </w:r>
      <w:r w:rsidR="00460D35">
        <w:rPr>
          <w:rFonts w:cs="Times New Roman"/>
        </w:rPr>
        <w:t>of the premium for the employee</w:t>
      </w:r>
      <w:r w:rsidR="00BE20EC">
        <w:rPr>
          <w:rFonts w:cs="Times New Roman"/>
        </w:rPr>
        <w:t>s</w:t>
      </w:r>
      <w:r w:rsidR="00460D35">
        <w:rPr>
          <w:rFonts w:cs="Times New Roman"/>
        </w:rPr>
        <w:t>, spouse</w:t>
      </w:r>
      <w:r w:rsidR="00BE20EC">
        <w:rPr>
          <w:rFonts w:cs="Times New Roman"/>
        </w:rPr>
        <w:t>s</w:t>
      </w:r>
      <w:r w:rsidR="00460D35">
        <w:rPr>
          <w:rFonts w:cs="Times New Roman"/>
        </w:rPr>
        <w:t>, and dependents</w:t>
      </w:r>
      <w:r w:rsidRPr="000C115F">
        <w:rPr>
          <w:rFonts w:cs="Times New Roman"/>
        </w:rPr>
        <w:t xml:space="preserve">. </w:t>
      </w:r>
      <w:r w:rsidR="00460D35" w:rsidRPr="00460D35">
        <w:rPr>
          <w:rFonts w:cs="Times New Roman"/>
        </w:rPr>
        <w:t>The remaining 2</w:t>
      </w:r>
      <w:r w:rsidR="00460D35">
        <w:rPr>
          <w:rFonts w:cs="Times New Roman"/>
        </w:rPr>
        <w:t>0</w:t>
      </w:r>
      <w:r w:rsidR="00460D35" w:rsidRPr="00460D35">
        <w:rPr>
          <w:rFonts w:cs="Times New Roman"/>
        </w:rPr>
        <w:t>% is deducted from the employee’s paycheck after receipt of an employee’s enrollment form</w:t>
      </w:r>
      <w:r w:rsidR="00460D35">
        <w:rPr>
          <w:rFonts w:cs="Times New Roman"/>
        </w:rPr>
        <w:t xml:space="preserve">. </w:t>
      </w:r>
      <w:r w:rsidR="00460D35" w:rsidRPr="00460D35">
        <w:rPr>
          <w:rFonts w:cs="Times New Roman"/>
        </w:rPr>
        <w:t>Upon termination, employee’s health coverage will continue through the last day of the termination month.</w:t>
      </w:r>
    </w:p>
    <w:p w14:paraId="45F33653" w14:textId="003361A4" w:rsidR="00A411D2" w:rsidRDefault="00A411D2" w:rsidP="00A411D2">
      <w:pPr>
        <w:pStyle w:val="Heading3"/>
      </w:pPr>
      <w:bookmarkStart w:id="6023" w:name="_Toc222754709"/>
      <w:r w:rsidRPr="000C115F">
        <w:t>10.</w:t>
      </w:r>
      <w:r w:rsidR="00CD2514">
        <w:t>6</w:t>
      </w:r>
      <w:r w:rsidRPr="000C115F">
        <w:t>.</w:t>
      </w:r>
      <w:r w:rsidR="00C11F98">
        <w:t>5</w:t>
      </w:r>
      <w:r w:rsidRPr="000C115F">
        <w:t xml:space="preserve"> </w:t>
      </w:r>
      <w:r>
        <w:t>Workers’ Compensation</w:t>
      </w:r>
      <w:bookmarkEnd w:id="6023"/>
      <w:r w:rsidRPr="000C115F">
        <w:t xml:space="preserve"> </w:t>
      </w:r>
    </w:p>
    <w:p w14:paraId="1C74BD2B" w14:textId="6DE6069B" w:rsidR="00A411D2" w:rsidRPr="00731B35" w:rsidRDefault="00A411D2" w:rsidP="00A411D2">
      <w:pPr>
        <w:spacing w:after="120" w:line="360" w:lineRule="auto"/>
        <w:jc w:val="both"/>
        <w:rPr>
          <w:rFonts w:cs="Times New Roman"/>
        </w:rPr>
      </w:pPr>
      <w:del w:id="6024" w:author="Megan Ash" w:date="2026-02-11T16:23:00Z" w16du:dateUtc="2026-02-11T21:23:00Z">
        <w:r w:rsidRPr="00731B35" w:rsidDel="001D75A8">
          <w:rPr>
            <w:rFonts w:cs="Times New Roman"/>
          </w:rPr>
          <w:delText xml:space="preserve">Health </w:delText>
        </w:r>
      </w:del>
      <w:r w:rsidR="00FC1B43" w:rsidRPr="00B04363">
        <w:rPr>
          <w:rFonts w:cs="Times New Roman"/>
        </w:rPr>
        <w:t xml:space="preserve">Work-related injuries, illnesses, or disabilities are covered through a Workers’ Compensation insurance program for all employees. The entire cost of the insurance program is paid by Partners. Information on the Workers’ Compensation policy is on </w:t>
      </w:r>
      <w:hyperlink r:id="rId98" w:history="1">
        <w:r w:rsidR="00FC1B43" w:rsidRPr="00B04363">
          <w:rPr>
            <w:rStyle w:val="Hyperlink"/>
            <w:rFonts w:cs="Times New Roman"/>
          </w:rPr>
          <w:t>SharePoint</w:t>
        </w:r>
      </w:hyperlink>
      <w:r w:rsidR="00FC1B43" w:rsidRPr="00B04363">
        <w:rPr>
          <w:rFonts w:cs="Times New Roman"/>
        </w:rPr>
        <w:t>. Please be aware that there are waiting periods before wage replacement benefits go into effect.</w:t>
      </w:r>
    </w:p>
    <w:p w14:paraId="5640062F" w14:textId="38DD194F" w:rsidR="00C81ED5" w:rsidRDefault="00C81ED5" w:rsidP="00640F59">
      <w:pPr>
        <w:pStyle w:val="Heading3"/>
      </w:pPr>
      <w:bookmarkStart w:id="6025" w:name="_Toc222754710"/>
      <w:r>
        <w:t>10.</w:t>
      </w:r>
      <w:r w:rsidR="006A03A3">
        <w:t>6</w:t>
      </w:r>
      <w:r>
        <w:t>.</w:t>
      </w:r>
      <w:r w:rsidR="00C11F98">
        <w:t>6</w:t>
      </w:r>
      <w:r>
        <w:t xml:space="preserve"> </w:t>
      </w:r>
      <w:r w:rsidRPr="00C81ED5">
        <w:t>Professional Development Policy</w:t>
      </w:r>
      <w:bookmarkEnd w:id="6025"/>
      <w:r w:rsidRPr="00C81ED5">
        <w:t xml:space="preserve"> </w:t>
      </w:r>
    </w:p>
    <w:p w14:paraId="65B54BBA" w14:textId="65C51661" w:rsidR="00C81ED5" w:rsidRDefault="00C81ED5" w:rsidP="00527FAB">
      <w:pPr>
        <w:spacing w:after="120" w:line="360" w:lineRule="auto"/>
        <w:jc w:val="both"/>
        <w:rPr>
          <w:rFonts w:cs="Times New Roman"/>
        </w:rPr>
      </w:pPr>
      <w:r w:rsidRPr="00C81ED5">
        <w:rPr>
          <w:rFonts w:cs="Times New Roman"/>
        </w:rPr>
        <w:t xml:space="preserve">Partners supports the professional development of its employees. </w:t>
      </w:r>
      <w:commentRangeStart w:id="6026"/>
      <w:r w:rsidRPr="00C81ED5">
        <w:rPr>
          <w:rFonts w:cs="Times New Roman"/>
        </w:rPr>
        <w:t xml:space="preserve">Eligible staff may request reimbursement from the Professional Development fund for up to $750 USD </w:t>
      </w:r>
      <w:commentRangeEnd w:id="6026"/>
      <w:r w:rsidR="004C2AFC" w:rsidRPr="00C81ED5">
        <w:rPr>
          <w:rStyle w:val="CommentReference"/>
          <w:rFonts w:cs="Times New Roman"/>
          <w:sz w:val="24"/>
          <w:szCs w:val="24"/>
        </w:rPr>
        <w:commentReference w:id="6026"/>
      </w:r>
      <w:r w:rsidRPr="00C81ED5">
        <w:rPr>
          <w:rFonts w:cs="Times New Roman"/>
        </w:rPr>
        <w:t xml:space="preserve">per calendar year for training, conferences, coursework, and other forms of capacity-building that require a paid fee. Professional development will be considered on an individual basis, in consultation with the employee’s supervisor and HR. There is a strong bias for short-term, practical training that bears on current or prospective responsibilities. Once a Professional Development program has been identified by the employee, they must complete the </w:t>
      </w:r>
      <w:hyperlink r:id="rId99" w:anchor="/templates/WGkEqvSgnRLw2rNo3x2guD" w:history="1">
        <w:r w:rsidRPr="00C05FE1">
          <w:rPr>
            <w:rStyle w:val="Hyperlink"/>
            <w:rFonts w:cs="Times New Roman"/>
          </w:rPr>
          <w:t>Professional Development Application Form</w:t>
        </w:r>
      </w:hyperlink>
      <w:r w:rsidRPr="00C81ED5">
        <w:rPr>
          <w:rFonts w:cs="Times New Roman"/>
        </w:rPr>
        <w:t xml:space="preserve"> in PandaDoc to request approval. Further details can be found in </w:t>
      </w:r>
      <w:hyperlink w:anchor="_Annex_N:_Professional" w:history="1">
        <w:r w:rsidRPr="00AE63C2">
          <w:rPr>
            <w:rStyle w:val="Hyperlink"/>
            <w:rFonts w:cs="Times New Roman"/>
          </w:rPr>
          <w:t xml:space="preserve">Annex </w:t>
        </w:r>
        <w:r w:rsidR="00C82514">
          <w:rPr>
            <w:rStyle w:val="Hyperlink"/>
            <w:rFonts w:cs="Times New Roman"/>
          </w:rPr>
          <w:t>N</w:t>
        </w:r>
        <w:r w:rsidRPr="00AE63C2">
          <w:rPr>
            <w:rStyle w:val="Hyperlink"/>
            <w:rFonts w:cs="Times New Roman"/>
          </w:rPr>
          <w:t>.</w:t>
        </w:r>
      </w:hyperlink>
    </w:p>
    <w:p w14:paraId="4EC11203" w14:textId="77777777" w:rsidR="00487B08" w:rsidRPr="00487B08" w:rsidRDefault="00487B08" w:rsidP="00640F59">
      <w:pPr>
        <w:spacing w:after="240" w:line="360" w:lineRule="auto"/>
        <w:jc w:val="both"/>
        <w:rPr>
          <w:rFonts w:cs="Times New Roman"/>
        </w:rPr>
      </w:pPr>
      <w:r w:rsidRPr="00487B08">
        <w:rPr>
          <w:rFonts w:cs="Times New Roman"/>
        </w:rPr>
        <w:t>The designated budget outlined in this policy is contingent upon the availability of funding. The allocation of funds is subject to review and adjustment based on the financial resources available at the time. This means that while the policy provides a framework for budgeting, the actual funding may vary depending on the financial situation and resources of the organization. Any changes to the budget due to funding availability will be communicated accordingly.</w:t>
      </w:r>
    </w:p>
    <w:p w14:paraId="19F1293B" w14:textId="061A926A" w:rsidR="00527FAB" w:rsidRPr="00C17238" w:rsidRDefault="00F042EB" w:rsidP="000E0C98">
      <w:pPr>
        <w:pStyle w:val="Heading2"/>
        <w:numPr>
          <w:ilvl w:val="1"/>
          <w:numId w:val="267"/>
        </w:numPr>
      </w:pPr>
      <w:ins w:id="6027" w:author="Megan Ash" w:date="2026-02-09T16:07:00Z" w16du:dateUtc="2026-02-09T21:07:00Z">
        <w:r>
          <w:t xml:space="preserve"> </w:t>
        </w:r>
      </w:ins>
      <w:bookmarkStart w:id="6028" w:name="_Toc222754711"/>
      <w:r w:rsidR="00527FAB" w:rsidRPr="00C17238">
        <w:t>Paid Leave</w:t>
      </w:r>
      <w:bookmarkEnd w:id="6028"/>
    </w:p>
    <w:p w14:paraId="53C78C3B" w14:textId="77777777" w:rsidR="00527FAB" w:rsidRDefault="00527FAB" w:rsidP="00527FAB">
      <w:pPr>
        <w:spacing w:after="120" w:line="360" w:lineRule="auto"/>
        <w:jc w:val="both"/>
        <w:rPr>
          <w:rFonts w:cs="Times New Roman"/>
        </w:rPr>
      </w:pPr>
      <w:r w:rsidRPr="00C17238">
        <w:rPr>
          <w:rFonts w:cs="Times New Roman"/>
        </w:rPr>
        <w:t>All employees will be entitled to the following paid leave, in addition to all the holidays mentioned above.</w:t>
      </w:r>
    </w:p>
    <w:p w14:paraId="6ABD0D5B" w14:textId="77777777" w:rsidR="00D31CC6" w:rsidRPr="00D31CC6" w:rsidRDefault="00D31CC6" w:rsidP="00D31CC6">
      <w:pPr>
        <w:spacing w:after="120" w:line="360" w:lineRule="auto"/>
        <w:jc w:val="both"/>
        <w:rPr>
          <w:rFonts w:cs="Times New Roman"/>
          <w:b/>
          <w:bCs/>
        </w:rPr>
      </w:pPr>
      <w:r w:rsidRPr="00D31CC6">
        <w:rPr>
          <w:rFonts w:cs="Times New Roman"/>
          <w:b/>
          <w:bCs/>
        </w:rPr>
        <w:t>Protocol for Planned Leave</w:t>
      </w:r>
    </w:p>
    <w:p w14:paraId="57827B3E" w14:textId="15F1DA88" w:rsidR="00D31CC6" w:rsidRPr="00C17238" w:rsidRDefault="00D31CC6" w:rsidP="00D31CC6">
      <w:pPr>
        <w:spacing w:after="120" w:line="360" w:lineRule="auto"/>
        <w:jc w:val="both"/>
        <w:rPr>
          <w:rFonts w:cs="Times New Roman"/>
        </w:rPr>
      </w:pPr>
      <w:r w:rsidRPr="00D31CC6">
        <w:rPr>
          <w:rFonts w:cs="Times New Roman"/>
        </w:rPr>
        <w:t xml:space="preserve">Submit </w:t>
      </w:r>
      <w:r>
        <w:rPr>
          <w:rFonts w:cs="Times New Roman"/>
        </w:rPr>
        <w:t>l</w:t>
      </w:r>
      <w:r w:rsidRPr="00D31CC6">
        <w:rPr>
          <w:rFonts w:cs="Times New Roman"/>
        </w:rPr>
        <w:t xml:space="preserve">eave </w:t>
      </w:r>
      <w:r>
        <w:rPr>
          <w:rFonts w:cs="Times New Roman"/>
        </w:rPr>
        <w:t xml:space="preserve">requests </w:t>
      </w:r>
      <w:r w:rsidRPr="00D31CC6">
        <w:rPr>
          <w:rFonts w:cs="Times New Roman"/>
        </w:rPr>
        <w:t xml:space="preserve">via </w:t>
      </w:r>
      <w:r>
        <w:rPr>
          <w:rFonts w:cs="Times New Roman"/>
        </w:rPr>
        <w:t>Replicon</w:t>
      </w:r>
      <w:r w:rsidRPr="00D31CC6">
        <w:rPr>
          <w:rFonts w:cs="Times New Roman"/>
        </w:rPr>
        <w:t xml:space="preserve"> under </w:t>
      </w:r>
      <w:r w:rsidRPr="005F7D29">
        <w:rPr>
          <w:rFonts w:cs="Times New Roman"/>
        </w:rPr>
        <w:t>Time Off Requests &gt; Request Time Off wit</w:t>
      </w:r>
      <w:r w:rsidRPr="00D31CC6">
        <w:rPr>
          <w:rFonts w:cs="Times New Roman"/>
        </w:rPr>
        <w:t>h as much advance notice</w:t>
      </w:r>
      <w:r>
        <w:rPr>
          <w:rFonts w:cs="Times New Roman"/>
        </w:rPr>
        <w:t xml:space="preserve"> </w:t>
      </w:r>
      <w:r w:rsidRPr="00D31CC6">
        <w:rPr>
          <w:rFonts w:cs="Times New Roman"/>
        </w:rPr>
        <w:t xml:space="preserve">as possible. </w:t>
      </w:r>
      <w:r w:rsidRPr="00D31CC6">
        <w:rPr>
          <w:rFonts w:cs="Times New Roman"/>
          <w:b/>
          <w:bCs/>
        </w:rPr>
        <w:t xml:space="preserve">For all planned leave, employees must receive approval in </w:t>
      </w:r>
      <w:ins w:id="6029" w:author="Megan Ash" w:date="2026-02-11T16:30:00Z" w16du:dateUtc="2026-02-11T21:30:00Z">
        <w:r w:rsidR="006B3746">
          <w:rPr>
            <w:rFonts w:cs="Times New Roman"/>
            <w:b/>
            <w:bCs/>
          </w:rPr>
          <w:t xml:space="preserve">the </w:t>
        </w:r>
      </w:ins>
      <w:r w:rsidRPr="00D31CC6">
        <w:rPr>
          <w:rFonts w:cs="Times New Roman"/>
          <w:b/>
          <w:bCs/>
        </w:rPr>
        <w:t>system prior to taking</w:t>
      </w:r>
      <w:r>
        <w:rPr>
          <w:rFonts w:cs="Times New Roman"/>
          <w:b/>
          <w:bCs/>
        </w:rPr>
        <w:t xml:space="preserve"> </w:t>
      </w:r>
      <w:r w:rsidRPr="00D31CC6">
        <w:rPr>
          <w:rFonts w:cs="Times New Roman"/>
          <w:b/>
          <w:bCs/>
        </w:rPr>
        <w:t xml:space="preserve">the paid leave. </w:t>
      </w:r>
      <w:r w:rsidRPr="00D31CC6">
        <w:rPr>
          <w:rFonts w:cs="Times New Roman"/>
        </w:rPr>
        <w:t>Email approval is not sufficient and the time off must be requested and approved in</w:t>
      </w:r>
      <w:r>
        <w:rPr>
          <w:rFonts w:cs="Times New Roman"/>
        </w:rPr>
        <w:t xml:space="preserve"> </w:t>
      </w:r>
      <w:r w:rsidR="00B027AC">
        <w:rPr>
          <w:rFonts w:cs="Times New Roman"/>
        </w:rPr>
        <w:t>Replicon</w:t>
      </w:r>
      <w:r w:rsidRPr="00D31CC6">
        <w:rPr>
          <w:rFonts w:cs="Times New Roman"/>
        </w:rPr>
        <w:t xml:space="preserve"> prior to the leave start date.</w:t>
      </w:r>
    </w:p>
    <w:p w14:paraId="295B9E6F" w14:textId="08BBC2DD" w:rsidR="00527FAB" w:rsidRPr="003B307C" w:rsidRDefault="004716A3" w:rsidP="5EED732B">
      <w:pPr>
        <w:pStyle w:val="Heading3"/>
        <w:rPr>
          <w:rStyle w:val="Heading3Char"/>
          <w:b/>
          <w:bCs/>
        </w:rPr>
      </w:pPr>
      <w:bookmarkStart w:id="6030" w:name="_Toc222754712"/>
      <w:r>
        <w:t xml:space="preserve">10.7.1 </w:t>
      </w:r>
      <w:commentRangeStart w:id="6031"/>
      <w:commentRangeStart w:id="6032"/>
      <w:commentRangeStart w:id="6033"/>
      <w:commentRangeStart w:id="6034"/>
      <w:r>
        <w:t>Annual</w:t>
      </w:r>
      <w:r w:rsidRPr="5EED732B">
        <w:rPr>
          <w:rStyle w:val="Heading3Char"/>
          <w:b/>
          <w:bCs/>
        </w:rPr>
        <w:t xml:space="preserve"> Leave (Vacation)</w:t>
      </w:r>
      <w:bookmarkEnd w:id="6030"/>
      <w:commentRangeEnd w:id="6031"/>
      <w:r w:rsidRPr="003B307C">
        <w:rPr>
          <w:rStyle w:val="CommentReference"/>
          <w:sz w:val="28"/>
          <w:szCs w:val="24"/>
        </w:rPr>
        <w:commentReference w:id="6031"/>
      </w:r>
      <w:commentRangeEnd w:id="6032"/>
      <w:r w:rsidRPr="003B307C">
        <w:rPr>
          <w:rStyle w:val="CommentReference"/>
          <w:sz w:val="28"/>
          <w:szCs w:val="24"/>
        </w:rPr>
        <w:commentReference w:id="6032"/>
      </w:r>
      <w:commentRangeEnd w:id="6033"/>
      <w:r w:rsidRPr="003B307C">
        <w:rPr>
          <w:rStyle w:val="CommentReference"/>
          <w:sz w:val="28"/>
          <w:szCs w:val="24"/>
        </w:rPr>
        <w:commentReference w:id="6033"/>
      </w:r>
      <w:commentRangeEnd w:id="6034"/>
      <w:r w:rsidRPr="003B307C">
        <w:rPr>
          <w:rStyle w:val="CommentReference"/>
          <w:sz w:val="28"/>
          <w:szCs w:val="24"/>
        </w:rPr>
        <w:commentReference w:id="6034"/>
      </w:r>
    </w:p>
    <w:p w14:paraId="44C5E551" w14:textId="5BE2347E" w:rsidR="00CC4E7E" w:rsidDel="00BD4017" w:rsidRDefault="00202DBE" w:rsidP="00BD4017">
      <w:pPr>
        <w:numPr>
          <w:ilvl w:val="0"/>
          <w:numId w:val="266"/>
        </w:numPr>
        <w:spacing w:after="120" w:line="360" w:lineRule="auto"/>
        <w:rPr>
          <w:del w:id="6035" w:author="Megan Ash" w:date="2026-02-23T10:56:00Z" w16du:dateUtc="2026-02-23T15:56:00Z"/>
          <w:rFonts w:eastAsia="Times New Roman" w:cs="Times New Roman"/>
        </w:rPr>
      </w:pPr>
      <w:ins w:id="6036" w:author="Megan Ash" w:date="2026-02-23T10:56:00Z">
        <w:r w:rsidRPr="00202DBE">
          <w:rPr>
            <w:rFonts w:cs="Times New Roman"/>
          </w:rPr>
          <w:t xml:space="preserve">Vacation time is accrued by full-time </w:t>
        </w:r>
      </w:ins>
      <w:ins w:id="6037" w:author="Megan Ash" w:date="2026-02-23T10:56:00Z" w16du:dateUtc="2026-02-23T15:56:00Z">
        <w:r>
          <w:rPr>
            <w:rFonts w:cs="Times New Roman"/>
          </w:rPr>
          <w:t xml:space="preserve">Partners Honduras </w:t>
        </w:r>
      </w:ins>
      <w:ins w:id="6038" w:author="Megan Ash" w:date="2026-02-23T10:56:00Z">
        <w:r w:rsidRPr="00202DBE">
          <w:rPr>
            <w:rFonts w:cs="Times New Roman"/>
          </w:rPr>
          <w:t>employees from the outset of their employment at the rates shown below:</w:t>
        </w:r>
      </w:ins>
      <w:commentRangeStart w:id="6039"/>
      <w:commentRangeStart w:id="6040"/>
      <w:commentRangeStart w:id="6041"/>
      <w:del w:id="6042" w:author="Megan Ash" w:date="2026-02-23T10:56:00Z" w16du:dateUtc="2026-02-23T15:56:00Z">
        <w:r w:rsidR="00CC4E7E" w:rsidRPr="5EED732B" w:rsidDel="00E013A5">
          <w:rPr>
            <w:rFonts w:cs="Times New Roman"/>
          </w:rPr>
          <w:delText xml:space="preserve">In accordance with Article 181 </w:delText>
        </w:r>
      </w:del>
      <w:ins w:id="6043" w:author="Catalina Ipas" w:date="2025-09-17T13:42:00Z">
        <w:del w:id="6044" w:author="Megan Ash" w:date="2026-02-23T10:56:00Z" w16du:dateUtc="2026-02-23T15:56:00Z">
          <w:r w:rsidR="2CA84365" w:rsidRPr="5EED732B" w:rsidDel="00E013A5">
            <w:rPr>
              <w:rFonts w:cs="Times New Roman"/>
            </w:rPr>
            <w:delText xml:space="preserve">346 </w:delText>
          </w:r>
        </w:del>
      </w:ins>
      <w:del w:id="6045" w:author="Megan Ash" w:date="2026-02-23T10:56:00Z" w16du:dateUtc="2026-02-23T15:56:00Z">
        <w:r w:rsidR="00CC4E7E" w:rsidRPr="5EED732B" w:rsidDel="00E013A5">
          <w:rPr>
            <w:rFonts w:cs="Times New Roman"/>
          </w:rPr>
          <w:delText xml:space="preserve">of </w:delText>
        </w:r>
        <w:r w:rsidR="00B8238B" w:rsidRPr="5EED732B" w:rsidDel="00E013A5">
          <w:rPr>
            <w:rFonts w:cs="Times New Roman"/>
          </w:rPr>
          <w:delText>Hondura</w:delText>
        </w:r>
      </w:del>
      <w:del w:id="6046" w:author="Megan Ash" w:date="2026-02-11T16:31:00Z" w16du:dateUtc="2026-02-11T21:31:00Z">
        <w:r w:rsidR="00B8238B" w:rsidRPr="5EED732B" w:rsidDel="006B3746">
          <w:rPr>
            <w:rFonts w:cs="Times New Roman"/>
          </w:rPr>
          <w:delText>s</w:delText>
        </w:r>
        <w:r w:rsidR="00CC4E7E" w:rsidRPr="5EED732B" w:rsidDel="006B3746">
          <w:rPr>
            <w:rFonts w:cs="Times New Roman"/>
          </w:rPr>
          <w:delText>’s</w:delText>
        </w:r>
      </w:del>
      <w:del w:id="6047" w:author="Megan Ash" w:date="2026-02-23T10:56:00Z" w16du:dateUtc="2026-02-23T15:56:00Z">
        <w:r w:rsidR="00CC4E7E" w:rsidRPr="5EED732B" w:rsidDel="00E013A5">
          <w:rPr>
            <w:rFonts w:cs="Times New Roman"/>
          </w:rPr>
          <w:delText xml:space="preserve"> Labor Code, v</w:delText>
        </w:r>
        <w:r w:rsidR="008C19BC" w:rsidRPr="5EED732B" w:rsidDel="00E013A5">
          <w:rPr>
            <w:rFonts w:cs="Times New Roman"/>
          </w:rPr>
          <w:delText xml:space="preserve">acation time is accrued by full-time employees </w:delText>
        </w:r>
        <w:r w:rsidR="00CC4E7E" w:rsidRPr="5EED732B" w:rsidDel="00E013A5">
          <w:rPr>
            <w:rFonts w:cs="Times New Roman"/>
          </w:rPr>
          <w:delText>from the outset of their employment at the rates shown below:</w:delText>
        </w:r>
      </w:del>
      <w:ins w:id="6048" w:author="Catalina Ipas" w:date="2025-09-17T14:05:00Z">
        <w:del w:id="6049" w:author="Megan Ash" w:date="2026-02-23T10:56:00Z" w16du:dateUtc="2026-02-23T15:56:00Z">
          <w:r w:rsidR="66A6C5CF" w:rsidRPr="5EED732B" w:rsidDel="00E013A5">
            <w:rPr>
              <w:rFonts w:eastAsia="Times New Roman" w:cs="Times New Roman"/>
            </w:rPr>
            <w:delText xml:space="preserve">after each year of continuous work in the service of the same employer </w:delText>
          </w:r>
        </w:del>
      </w:ins>
      <w:ins w:id="6050" w:author="Catalina Ipas" w:date="2025-09-17T14:06:00Z">
        <w:del w:id="6051" w:author="Megan Ash" w:date="2026-02-23T10:56:00Z" w16du:dateUtc="2026-02-23T15:56:00Z">
          <w:r w:rsidR="3CD3A6FC" w:rsidRPr="5EED732B" w:rsidDel="00E013A5">
            <w:rPr>
              <w:rFonts w:eastAsia="Times New Roman" w:cs="Times New Roman"/>
            </w:rPr>
            <w:delText>at the rates shown below</w:delText>
          </w:r>
        </w:del>
      </w:ins>
      <w:ins w:id="6052" w:author="Catalina Ipas" w:date="2025-09-17T14:05:00Z">
        <w:del w:id="6053" w:author="Megan Ash" w:date="2026-02-23T10:56:00Z" w16du:dateUtc="2026-02-23T15:56:00Z">
          <w:r w:rsidR="66A6C5CF" w:rsidRPr="5EED732B" w:rsidDel="00E013A5">
            <w:rPr>
              <w:rFonts w:eastAsia="Times New Roman" w:cs="Times New Roman"/>
            </w:rPr>
            <w:delText>:</w:delText>
          </w:r>
          <w:r w:rsidR="00CC4E7E" w:rsidDel="00E013A5">
            <w:br/>
          </w:r>
          <w:r w:rsidR="66A6C5CF" w:rsidRPr="5EED732B" w:rsidDel="00E013A5">
            <w:rPr>
              <w:rFonts w:eastAsia="Times New Roman" w:cs="Times New Roman"/>
            </w:rPr>
            <w:delText>a)</w:delText>
          </w:r>
        </w:del>
      </w:ins>
      <w:ins w:id="6054" w:author="Catalina Ipas" w:date="2025-09-17T14:07:00Z">
        <w:del w:id="6055" w:author="Megan Ash" w:date="2026-02-23T10:56:00Z" w16du:dateUtc="2026-02-23T15:56:00Z">
          <w:r w:rsidR="15878915" w:rsidRPr="5EED732B" w:rsidDel="00E013A5">
            <w:rPr>
              <w:rFonts w:eastAsia="Times New Roman" w:cs="Times New Roman"/>
            </w:rPr>
            <w:delText xml:space="preserve"> </w:delText>
          </w:r>
        </w:del>
      </w:ins>
      <w:ins w:id="6056" w:author="Catalina Ipas" w:date="2025-09-17T14:05:00Z">
        <w:del w:id="6057" w:author="Megan Ash" w:date="2026-02-23T10:56:00Z" w16du:dateUtc="2026-02-23T15:56:00Z">
          <w:r w:rsidR="66A6C5CF" w:rsidRPr="5EED732B" w:rsidDel="00E013A5">
            <w:rPr>
              <w:rFonts w:eastAsia="Times New Roman" w:cs="Times New Roman"/>
            </w:rPr>
            <w:delText>After one (1) year of continuous service, ten (10) consecutive working days;</w:delText>
          </w:r>
          <w:r w:rsidR="00CC4E7E" w:rsidDel="00E013A5">
            <w:br/>
          </w:r>
          <w:r w:rsidR="66A6C5CF" w:rsidRPr="5EED732B" w:rsidDel="00E013A5">
            <w:rPr>
              <w:rFonts w:eastAsia="Times New Roman" w:cs="Times New Roman"/>
            </w:rPr>
            <w:delText>b)</w:delText>
          </w:r>
        </w:del>
      </w:ins>
      <w:ins w:id="6058" w:author="Catalina Ipas" w:date="2025-09-17T14:07:00Z">
        <w:del w:id="6059" w:author="Megan Ash" w:date="2026-02-23T10:56:00Z" w16du:dateUtc="2026-02-23T15:56:00Z">
          <w:r w:rsidR="12D800CF" w:rsidRPr="5EED732B" w:rsidDel="00E013A5">
            <w:rPr>
              <w:rFonts w:eastAsia="Times New Roman" w:cs="Times New Roman"/>
            </w:rPr>
            <w:delText xml:space="preserve"> </w:delText>
          </w:r>
        </w:del>
      </w:ins>
      <w:ins w:id="6060" w:author="Catalina Ipas" w:date="2025-09-17T14:05:00Z">
        <w:del w:id="6061" w:author="Megan Ash" w:date="2026-02-23T10:56:00Z" w16du:dateUtc="2026-02-23T15:56:00Z">
          <w:r w:rsidR="66A6C5CF" w:rsidRPr="5EED732B" w:rsidDel="00E013A5">
            <w:rPr>
              <w:rFonts w:eastAsia="Times New Roman" w:cs="Times New Roman"/>
            </w:rPr>
            <w:delText>After two (2) years of continuous service, twelve (12) consecutive working days;</w:delText>
          </w:r>
          <w:r w:rsidR="00CC4E7E" w:rsidDel="00E013A5">
            <w:br/>
          </w:r>
          <w:r w:rsidR="66A6C5CF" w:rsidRPr="5EED732B" w:rsidDel="00E013A5">
            <w:rPr>
              <w:rFonts w:eastAsia="Times New Roman" w:cs="Times New Roman"/>
            </w:rPr>
            <w:delText>c) After three (3) years of continuous service, fifteen (15) consecutive working days; and</w:delText>
          </w:r>
          <w:r w:rsidR="00CC4E7E" w:rsidDel="00E013A5">
            <w:br/>
          </w:r>
          <w:r w:rsidR="66A6C5CF" w:rsidRPr="5EED732B" w:rsidDel="00E013A5">
            <w:rPr>
              <w:rFonts w:eastAsia="Times New Roman" w:cs="Times New Roman"/>
            </w:rPr>
            <w:delText>d) After four (4) years of continuous service, twenty (20) consecutive working days.</w:delText>
          </w:r>
        </w:del>
      </w:ins>
    </w:p>
    <w:p w14:paraId="70B6FC55" w14:textId="77777777" w:rsidR="00BD4017" w:rsidRDefault="00BD4017" w:rsidP="5EED732B">
      <w:pPr>
        <w:spacing w:after="120" w:line="360" w:lineRule="auto"/>
        <w:jc w:val="both"/>
        <w:rPr>
          <w:ins w:id="6062" w:author="Megan Ash" w:date="2026-02-23T10:56:00Z" w16du:dateUtc="2026-02-23T15:56:00Z"/>
          <w:rFonts w:cs="Times New Roman"/>
        </w:rPr>
      </w:pPr>
    </w:p>
    <w:p w14:paraId="6AFB43C1" w14:textId="77777777" w:rsidR="00BD4017" w:rsidRPr="00BD4017" w:rsidRDefault="00BD4017">
      <w:pPr>
        <w:numPr>
          <w:ilvl w:val="0"/>
          <w:numId w:val="266"/>
        </w:numPr>
        <w:spacing w:after="120"/>
        <w:rPr>
          <w:ins w:id="6063" w:author="Megan Ash" w:date="2026-02-23T10:56:00Z"/>
          <w:rFonts w:eastAsia="Times New Roman" w:cs="Times New Roman"/>
        </w:rPr>
        <w:pPrChange w:id="6064" w:author="Megan Ash" w:date="2026-02-23T10:57:00Z" w16du:dateUtc="2026-02-23T15:57:00Z">
          <w:pPr>
            <w:numPr>
              <w:numId w:val="266"/>
            </w:numPr>
            <w:tabs>
              <w:tab w:val="num" w:pos="720"/>
            </w:tabs>
            <w:spacing w:after="120" w:line="360" w:lineRule="auto"/>
            <w:ind w:left="720" w:hanging="360"/>
          </w:pPr>
        </w:pPrChange>
      </w:pPr>
      <w:ins w:id="6065" w:author="Megan Ash" w:date="2026-02-23T10:56:00Z">
        <w:r w:rsidRPr="00BD4017">
          <w:rPr>
            <w:rFonts w:eastAsia="Times New Roman" w:cs="Times New Roman"/>
          </w:rPr>
          <w:t>Employees with 0 to 3 year of service: 15 workdays per year ​</w:t>
        </w:r>
      </w:ins>
    </w:p>
    <w:p w14:paraId="446337DA" w14:textId="77777777" w:rsidR="00BD4017" w:rsidRPr="00BD4017" w:rsidRDefault="00BD4017">
      <w:pPr>
        <w:numPr>
          <w:ilvl w:val="0"/>
          <w:numId w:val="266"/>
        </w:numPr>
        <w:spacing w:after="120"/>
        <w:rPr>
          <w:ins w:id="6066" w:author="Megan Ash" w:date="2026-02-23T10:56:00Z"/>
          <w:rFonts w:eastAsia="Times New Roman" w:cs="Times New Roman"/>
        </w:rPr>
        <w:pPrChange w:id="6067" w:author="Megan Ash" w:date="2026-02-23T10:57:00Z" w16du:dateUtc="2026-02-23T15:57:00Z">
          <w:pPr>
            <w:numPr>
              <w:numId w:val="266"/>
            </w:numPr>
            <w:tabs>
              <w:tab w:val="num" w:pos="720"/>
            </w:tabs>
            <w:spacing w:after="120" w:line="360" w:lineRule="auto"/>
            <w:ind w:left="720" w:hanging="360"/>
          </w:pPr>
        </w:pPrChange>
      </w:pPr>
      <w:ins w:id="6068" w:author="Megan Ash" w:date="2026-02-23T10:56:00Z">
        <w:r w:rsidRPr="00BD4017">
          <w:rPr>
            <w:rFonts w:eastAsia="Times New Roman" w:cs="Times New Roman"/>
          </w:rPr>
          <w:t>Employees with 3 to 10 year of service: 20 workdays per year​</w:t>
        </w:r>
      </w:ins>
    </w:p>
    <w:p w14:paraId="2D628009" w14:textId="77777777" w:rsidR="00BD4017" w:rsidRDefault="00BD4017" w:rsidP="00BD4017">
      <w:pPr>
        <w:numPr>
          <w:ilvl w:val="0"/>
          <w:numId w:val="266"/>
        </w:numPr>
        <w:spacing w:after="120"/>
        <w:rPr>
          <w:ins w:id="6069" w:author="Megan Ash" w:date="2026-02-23T10:57:00Z" w16du:dateUtc="2026-02-23T15:57:00Z"/>
          <w:rFonts w:eastAsia="Times New Roman" w:cs="Times New Roman"/>
        </w:rPr>
      </w:pPr>
      <w:ins w:id="6070" w:author="Megan Ash" w:date="2026-02-23T10:56:00Z">
        <w:r w:rsidRPr="00BD4017">
          <w:rPr>
            <w:rFonts w:eastAsia="Times New Roman" w:cs="Times New Roman"/>
          </w:rPr>
          <w:t>Employees with 10 or more years of service: 25 workdays per year</w:t>
        </w:r>
      </w:ins>
    </w:p>
    <w:p w14:paraId="78E155CD" w14:textId="0E0B255D" w:rsidR="33C74E09" w:rsidDel="00E013A5" w:rsidRDefault="00BD4017" w:rsidP="5EED732B">
      <w:pPr>
        <w:spacing w:after="120" w:line="360" w:lineRule="auto"/>
        <w:jc w:val="both"/>
        <w:rPr>
          <w:ins w:id="6071" w:author="Catalina Ipas" w:date="2025-09-17T14:07:00Z" w16du:dateUtc="2025-09-17T14:07:32Z"/>
          <w:del w:id="6072" w:author="Megan Ash" w:date="2026-02-23T10:56:00Z" w16du:dateUtc="2026-02-23T15:56:00Z"/>
          <w:rFonts w:eastAsia="Times New Roman" w:cs="Times New Roman"/>
        </w:rPr>
      </w:pPr>
      <w:ins w:id="6073" w:author="Megan Ash" w:date="2026-02-23T10:57:00Z">
        <w:r w:rsidRPr="00BD4017">
          <w:rPr>
            <w:rFonts w:eastAsia="Times New Roman" w:cs="Times New Roman"/>
          </w:rPr>
          <w:t>Vacation time is accrued by part-time employees at the rate of 2.5 hours per pay period, 7.5 workdays per year and does not increase over time unless employment is changed to full time status.​</w:t>
        </w:r>
      </w:ins>
      <w:ins w:id="6074" w:author="Catalina Ipas" w:date="2025-09-17T14:06:00Z">
        <w:del w:id="6075" w:author="Megan Ash" w:date="2026-02-23T10:56:00Z" w16du:dateUtc="2026-02-23T15:56:00Z">
          <w:r w:rsidR="33C74E09" w:rsidRPr="5EED732B" w:rsidDel="00E013A5">
            <w:rPr>
              <w:rFonts w:eastAsia="Times New Roman" w:cs="Times New Roman"/>
            </w:rPr>
            <w:delText xml:space="preserve">In addition, and </w:delText>
          </w:r>
        </w:del>
      </w:ins>
      <w:ins w:id="6076" w:author="Catalina Ipas" w:date="2025-09-17T14:09:00Z">
        <w:del w:id="6077" w:author="Megan Ash" w:date="2026-02-23T10:56:00Z" w16du:dateUtc="2026-02-23T15:56:00Z">
          <w:r w:rsidR="21ABCF55" w:rsidRPr="5EED732B" w:rsidDel="00E013A5">
            <w:rPr>
              <w:rFonts w:eastAsia="Times New Roman" w:cs="Times New Roman"/>
            </w:rPr>
            <w:delText>According</w:delText>
          </w:r>
        </w:del>
      </w:ins>
      <w:ins w:id="6078" w:author="Catalina Ipas" w:date="2025-09-17T14:06:00Z">
        <w:del w:id="6079" w:author="Megan Ash" w:date="2026-02-23T10:56:00Z" w16du:dateUtc="2026-02-23T15:56:00Z">
          <w:r w:rsidR="33C74E09" w:rsidRPr="5EED732B" w:rsidDel="00E013A5">
            <w:rPr>
              <w:rFonts w:eastAsia="Times New Roman" w:cs="Times New Roman"/>
            </w:rPr>
            <w:delText xml:space="preserve"> to article 352</w:delText>
          </w:r>
        </w:del>
      </w:ins>
      <w:ins w:id="6080" w:author="Catalina Ipas" w:date="2025-09-17T14:10:00Z">
        <w:del w:id="6081" w:author="Megan Ash" w:date="2026-02-23T10:56:00Z" w16du:dateUtc="2026-02-23T15:56:00Z">
          <w:r w:rsidR="5A567781" w:rsidRPr="5EED732B" w:rsidDel="00E013A5">
            <w:rPr>
              <w:rFonts w:eastAsia="Times New Roman" w:cs="Times New Roman"/>
            </w:rPr>
            <w:delText xml:space="preserve"> </w:delText>
          </w:r>
          <w:r w:rsidR="5A567781" w:rsidRPr="5EED732B" w:rsidDel="00E013A5">
            <w:rPr>
              <w:rFonts w:cs="Times New Roman"/>
            </w:rPr>
            <w:delText>of Honduras’s Labor Code</w:delText>
          </w:r>
        </w:del>
      </w:ins>
      <w:ins w:id="6082" w:author="Catalina Ipas" w:date="2025-09-17T14:06:00Z">
        <w:del w:id="6083" w:author="Megan Ash" w:date="2026-02-23T10:56:00Z" w16du:dateUtc="2026-02-23T15:56:00Z">
          <w:r w:rsidR="33C74E09" w:rsidRPr="5EED732B" w:rsidDel="00E013A5">
            <w:rPr>
              <w:rFonts w:eastAsia="Times New Roman" w:cs="Times New Roman"/>
            </w:rPr>
            <w:delText>, t</w:delText>
          </w:r>
        </w:del>
      </w:ins>
      <w:ins w:id="6084" w:author="Catalina Ipas" w:date="2025-09-17T14:05:00Z">
        <w:del w:id="6085" w:author="Megan Ash" w:date="2026-02-23T10:56:00Z" w16du:dateUtc="2026-02-23T15:56:00Z">
          <w:r w:rsidR="66A6C5CF" w:rsidRPr="5EED732B" w:rsidDel="00E013A5">
            <w:rPr>
              <w:rFonts w:eastAsia="Times New Roman" w:cs="Times New Roman"/>
            </w:rPr>
            <w:delText>o calculate the salary that the worker must receive for vacation, the basis shall be the average of the ordinary remuneration earned by the worker during the last six (6) months, or a shorter period if the contract has not lasted that long, increased by the equivalent value of remuneration in kind, if any.</w:delText>
          </w:r>
        </w:del>
      </w:ins>
    </w:p>
    <w:p w14:paraId="21A3335A" w14:textId="2E449C3B" w:rsidR="66A6C5CF" w:rsidDel="00E013A5" w:rsidRDefault="66A6C5CF" w:rsidP="5EED732B">
      <w:pPr>
        <w:spacing w:after="120" w:line="360" w:lineRule="auto"/>
        <w:jc w:val="both"/>
        <w:rPr>
          <w:ins w:id="6086" w:author="Catalina Ipas" w:date="2025-09-17T14:05:00Z" w16du:dateUtc="2025-09-17T14:05:05Z"/>
          <w:del w:id="6087" w:author="Megan Ash" w:date="2026-02-23T10:56:00Z" w16du:dateUtc="2026-02-23T15:56:00Z"/>
          <w:rFonts w:eastAsia="Times New Roman" w:cs="Times New Roman"/>
        </w:rPr>
      </w:pPr>
      <w:ins w:id="6088" w:author="Catalina Ipas" w:date="2025-09-17T14:05:00Z">
        <w:del w:id="6089" w:author="Megan Ash" w:date="2026-02-23T10:56:00Z" w16du:dateUtc="2026-02-23T15:56:00Z">
          <w:r w:rsidRPr="5EED732B" w:rsidDel="00E013A5">
            <w:rPr>
              <w:rFonts w:eastAsia="Times New Roman" w:cs="Times New Roman"/>
            </w:rPr>
            <w:delText>To obtain the aforementioned average, the total sum of the amounts received by the worker as ordinary salary shall be divided by the number of days worked by the worker during the period used as the basis for the calculation.</w:delText>
          </w:r>
        </w:del>
      </w:ins>
      <w:commentRangeEnd w:id="6039"/>
      <w:del w:id="6090" w:author="Megan Ash" w:date="2026-02-23T10:56:00Z" w16du:dateUtc="2026-02-23T15:56:00Z">
        <w:r w:rsidR="00482A8A" w:rsidDel="00E013A5">
          <w:rPr>
            <w:rStyle w:val="CommentReference"/>
            <w:rFonts w:eastAsia="Times New Roman" w:cs="Times New Roman"/>
            <w:sz w:val="24"/>
            <w:szCs w:val="24"/>
          </w:rPr>
          <w:commentReference w:id="6039"/>
        </w:r>
        <w:commentRangeEnd w:id="6040"/>
        <w:r>
          <w:rPr>
            <w:rStyle w:val="CommentReference"/>
            <w:rFonts w:eastAsia="Times New Roman" w:cs="Times New Roman"/>
            <w:sz w:val="24"/>
            <w:szCs w:val="24"/>
          </w:rPr>
          <w:commentReference w:id="6040"/>
        </w:r>
        <w:commentRangeEnd w:id="6041"/>
        <w:r>
          <w:rPr>
            <w:rStyle w:val="CommentReference"/>
            <w:rFonts w:eastAsia="Times New Roman" w:cs="Times New Roman"/>
            <w:sz w:val="24"/>
            <w:szCs w:val="24"/>
          </w:rPr>
          <w:commentReference w:id="6041"/>
        </w:r>
      </w:del>
    </w:p>
    <w:p w14:paraId="13822CA2" w14:textId="2A00130D" w:rsidR="5EED732B" w:rsidRDefault="5EED732B" w:rsidP="5EED732B">
      <w:pPr>
        <w:spacing w:after="120" w:line="360" w:lineRule="auto"/>
        <w:jc w:val="both"/>
        <w:rPr>
          <w:rFonts w:cs="Times New Roman"/>
        </w:rPr>
      </w:pPr>
    </w:p>
    <w:p w14:paraId="09437F6A" w14:textId="279DF2A2" w:rsidR="004365EA" w:rsidRDefault="008C19BC">
      <w:pPr>
        <w:pStyle w:val="ListParagraph"/>
        <w:numPr>
          <w:ilvl w:val="0"/>
          <w:numId w:val="173"/>
        </w:numPr>
        <w:spacing w:after="120" w:line="360" w:lineRule="auto"/>
        <w:ind w:left="360" w:firstLine="0"/>
        <w:jc w:val="both"/>
        <w:rPr>
          <w:del w:id="6091" w:author="Catalina Ipas" w:date="2025-09-17T14:11:00Z" w16du:dateUtc="2025-09-17T14:11:45Z"/>
          <w:rFonts w:cs="Times New Roman"/>
        </w:rPr>
        <w:pPrChange w:id="6092" w:author="Catalina Ipas" w:date="2025-09-17T14:11:00Z">
          <w:pPr>
            <w:pStyle w:val="ListParagraph"/>
            <w:numPr>
              <w:numId w:val="173"/>
            </w:numPr>
            <w:spacing w:after="120" w:line="360" w:lineRule="auto"/>
            <w:ind w:hanging="360"/>
            <w:jc w:val="both"/>
          </w:pPr>
        </w:pPrChange>
      </w:pPr>
      <w:del w:id="6093" w:author="Catalina Ipas" w:date="2025-09-17T14:11:00Z">
        <w:r w:rsidRPr="5EED732B" w:rsidDel="008C19BC">
          <w:rPr>
            <w:rFonts w:cs="Times New Roman"/>
            <w:b/>
            <w:bCs/>
            <w:u w:val="single"/>
          </w:rPr>
          <w:delText xml:space="preserve">Employees with </w:delText>
        </w:r>
        <w:r w:rsidRPr="5EED732B" w:rsidDel="004365EA">
          <w:rPr>
            <w:rFonts w:cs="Times New Roman"/>
            <w:b/>
            <w:bCs/>
            <w:u w:val="single"/>
          </w:rPr>
          <w:delText>0</w:delText>
        </w:r>
        <w:r w:rsidRPr="5EED732B" w:rsidDel="008C19BC">
          <w:rPr>
            <w:rFonts w:cs="Times New Roman"/>
            <w:b/>
            <w:bCs/>
            <w:u w:val="single"/>
          </w:rPr>
          <w:delText xml:space="preserve"> to </w:delText>
        </w:r>
        <w:r w:rsidRPr="5EED732B" w:rsidDel="004365EA">
          <w:rPr>
            <w:rFonts w:cs="Times New Roman"/>
            <w:b/>
            <w:bCs/>
            <w:u w:val="single"/>
          </w:rPr>
          <w:delText>3</w:delText>
        </w:r>
        <w:r w:rsidRPr="5EED732B" w:rsidDel="008C19BC">
          <w:rPr>
            <w:rFonts w:cs="Times New Roman"/>
            <w:b/>
            <w:bCs/>
            <w:u w:val="single"/>
          </w:rPr>
          <w:delText xml:space="preserve"> year</w:delText>
        </w:r>
        <w:r w:rsidRPr="5EED732B" w:rsidDel="004365EA">
          <w:rPr>
            <w:rFonts w:cs="Times New Roman"/>
            <w:b/>
            <w:bCs/>
            <w:u w:val="single"/>
          </w:rPr>
          <w:delText>s</w:delText>
        </w:r>
        <w:r w:rsidRPr="5EED732B" w:rsidDel="008C19BC">
          <w:rPr>
            <w:rFonts w:cs="Times New Roman"/>
            <w:b/>
            <w:bCs/>
            <w:u w:val="single"/>
          </w:rPr>
          <w:delText xml:space="preserve"> of service:</w:delText>
        </w:r>
        <w:r w:rsidRPr="5EED732B" w:rsidDel="008C19BC">
          <w:rPr>
            <w:rFonts w:cs="Times New Roman"/>
          </w:rPr>
          <w:delText xml:space="preserve"> 20 workdays per year (accrued at the rate of </w:delText>
        </w:r>
        <w:r w:rsidRPr="5EED732B" w:rsidDel="00DE0E24">
          <w:rPr>
            <w:rFonts w:cs="Times New Roman"/>
          </w:rPr>
          <w:delText>1</w:delText>
        </w:r>
        <w:r w:rsidRPr="5EED732B" w:rsidDel="008C19BC">
          <w:rPr>
            <w:rFonts w:cs="Times New Roman"/>
          </w:rPr>
          <w:delText>.67</w:delText>
        </w:r>
        <w:r w:rsidRPr="5EED732B" w:rsidDel="004365EA">
          <w:rPr>
            <w:rFonts w:cs="Times New Roman"/>
          </w:rPr>
          <w:delText xml:space="preserve"> </w:delText>
        </w:r>
        <w:r w:rsidRPr="5EED732B" w:rsidDel="00DE0E24">
          <w:rPr>
            <w:rFonts w:cs="Times New Roman"/>
          </w:rPr>
          <w:delText>days</w:delText>
        </w:r>
        <w:r w:rsidRPr="5EED732B" w:rsidDel="008C19BC">
          <w:rPr>
            <w:rFonts w:cs="Times New Roman"/>
          </w:rPr>
          <w:delText xml:space="preserve"> per pay period)</w:delText>
        </w:r>
      </w:del>
    </w:p>
    <w:p w14:paraId="587BB430" w14:textId="71DFDC27" w:rsidR="0026296F" w:rsidRDefault="008C19BC" w:rsidP="008C19BC">
      <w:pPr>
        <w:pStyle w:val="ListParagraph"/>
        <w:numPr>
          <w:ilvl w:val="0"/>
          <w:numId w:val="173"/>
        </w:numPr>
        <w:spacing w:after="120" w:line="360" w:lineRule="auto"/>
        <w:jc w:val="both"/>
        <w:rPr>
          <w:del w:id="6094" w:author="Catalina Ipas" w:date="2025-09-17T14:11:00Z" w16du:dateUtc="2025-09-17T14:11:45Z"/>
          <w:rFonts w:cs="Times New Roman"/>
        </w:rPr>
      </w:pPr>
      <w:del w:id="6095" w:author="Catalina Ipas" w:date="2025-09-17T14:11:00Z">
        <w:r w:rsidRPr="5EED732B" w:rsidDel="008C19BC">
          <w:rPr>
            <w:rFonts w:cs="Times New Roman"/>
            <w:b/>
            <w:bCs/>
            <w:u w:val="single"/>
          </w:rPr>
          <w:delText xml:space="preserve">Employees with </w:delText>
        </w:r>
        <w:r w:rsidRPr="5EED732B" w:rsidDel="0026296F">
          <w:rPr>
            <w:rFonts w:cs="Times New Roman"/>
            <w:b/>
            <w:bCs/>
            <w:u w:val="single"/>
          </w:rPr>
          <w:delText>3</w:delText>
        </w:r>
        <w:r w:rsidRPr="5EED732B" w:rsidDel="008C19BC">
          <w:rPr>
            <w:rFonts w:cs="Times New Roman"/>
            <w:b/>
            <w:bCs/>
            <w:u w:val="single"/>
          </w:rPr>
          <w:delText xml:space="preserve"> </w:delText>
        </w:r>
        <w:r w:rsidRPr="5EED732B" w:rsidDel="00F67B2B">
          <w:rPr>
            <w:rFonts w:cs="Times New Roman"/>
            <w:b/>
            <w:bCs/>
            <w:u w:val="single"/>
          </w:rPr>
          <w:delText xml:space="preserve">to </w:delText>
        </w:r>
        <w:r w:rsidRPr="5EED732B" w:rsidDel="00AE4F0C">
          <w:rPr>
            <w:rFonts w:cs="Times New Roman"/>
            <w:b/>
            <w:bCs/>
            <w:u w:val="single"/>
          </w:rPr>
          <w:delText xml:space="preserve">10 </w:delText>
        </w:r>
        <w:r w:rsidRPr="5EED732B" w:rsidDel="008C19BC">
          <w:rPr>
            <w:rFonts w:cs="Times New Roman"/>
            <w:b/>
            <w:bCs/>
            <w:u w:val="single"/>
          </w:rPr>
          <w:delText>years of service:</w:delText>
        </w:r>
        <w:r w:rsidRPr="5EED732B" w:rsidDel="00622AF6">
          <w:rPr>
            <w:rFonts w:cs="Times New Roman"/>
          </w:rPr>
          <w:delText xml:space="preserve"> 2</w:delText>
        </w:r>
        <w:r w:rsidRPr="5EED732B" w:rsidDel="008C19BC">
          <w:rPr>
            <w:rFonts w:cs="Times New Roman"/>
          </w:rPr>
          <w:delText xml:space="preserve">5 workdays per year (accrued at the rate of </w:delText>
        </w:r>
        <w:r w:rsidRPr="5EED732B" w:rsidDel="00DE0E24">
          <w:rPr>
            <w:rFonts w:cs="Times New Roman"/>
          </w:rPr>
          <w:delText>2.08 days</w:delText>
        </w:r>
        <w:r w:rsidRPr="5EED732B" w:rsidDel="008C19BC">
          <w:rPr>
            <w:rFonts w:cs="Times New Roman"/>
          </w:rPr>
          <w:delText xml:space="preserve"> per pay period) </w:delText>
        </w:r>
      </w:del>
    </w:p>
    <w:p w14:paraId="17A61D8A" w14:textId="0B39B00B" w:rsidR="00AE4F0C" w:rsidRDefault="00AE4F0C" w:rsidP="00AE4F0C">
      <w:pPr>
        <w:pStyle w:val="ListParagraph"/>
        <w:numPr>
          <w:ilvl w:val="0"/>
          <w:numId w:val="173"/>
        </w:numPr>
        <w:spacing w:after="120" w:line="360" w:lineRule="auto"/>
        <w:jc w:val="both"/>
        <w:rPr>
          <w:del w:id="6096" w:author="Catalina Ipas" w:date="2025-09-17T14:11:00Z" w16du:dateUtc="2025-09-17T14:11:45Z"/>
          <w:rFonts w:cs="Times New Roman"/>
        </w:rPr>
      </w:pPr>
      <w:bookmarkStart w:id="6097" w:name="_Hlk182402193"/>
      <w:del w:id="6098" w:author="Catalina Ipas" w:date="2025-09-17T14:11:00Z">
        <w:r w:rsidRPr="5EED732B" w:rsidDel="00AE4F0C">
          <w:rPr>
            <w:rFonts w:cs="Times New Roman"/>
            <w:b/>
            <w:bCs/>
            <w:u w:val="single"/>
          </w:rPr>
          <w:delText>Employees with 10 to 1</w:delText>
        </w:r>
        <w:r w:rsidRPr="5EED732B" w:rsidDel="00E81436">
          <w:rPr>
            <w:rFonts w:cs="Times New Roman"/>
            <w:b/>
            <w:bCs/>
            <w:u w:val="single"/>
          </w:rPr>
          <w:delText>5</w:delText>
        </w:r>
        <w:r w:rsidRPr="5EED732B" w:rsidDel="00AE4F0C">
          <w:rPr>
            <w:rFonts w:cs="Times New Roman"/>
            <w:b/>
            <w:bCs/>
            <w:u w:val="single"/>
          </w:rPr>
          <w:delText xml:space="preserve"> years of service:</w:delText>
        </w:r>
        <w:r w:rsidRPr="5EED732B" w:rsidDel="00AE4F0C">
          <w:rPr>
            <w:rFonts w:cs="Times New Roman"/>
          </w:rPr>
          <w:delText xml:space="preserve"> </w:delText>
        </w:r>
        <w:r w:rsidRPr="5EED732B" w:rsidDel="005A1F11">
          <w:rPr>
            <w:rFonts w:cs="Times New Roman"/>
          </w:rPr>
          <w:delText>30</w:delText>
        </w:r>
        <w:r w:rsidRPr="5EED732B" w:rsidDel="00AE4F0C">
          <w:rPr>
            <w:rFonts w:cs="Times New Roman"/>
          </w:rPr>
          <w:delText xml:space="preserve"> workdays per year (accrued at the rate of </w:delText>
        </w:r>
        <w:r w:rsidRPr="5EED732B" w:rsidDel="0007015A">
          <w:rPr>
            <w:rFonts w:cs="Times New Roman"/>
          </w:rPr>
          <w:delText>2.5 days</w:delText>
        </w:r>
        <w:r w:rsidRPr="5EED732B" w:rsidDel="00AE4F0C">
          <w:rPr>
            <w:rFonts w:cs="Times New Roman"/>
          </w:rPr>
          <w:delText xml:space="preserve"> per pay period) </w:delText>
        </w:r>
      </w:del>
    </w:p>
    <w:p w14:paraId="41EBA8A4" w14:textId="48E8CB91" w:rsidR="00675D95" w:rsidRDefault="00AE4F0C" w:rsidP="00AE4F0C">
      <w:pPr>
        <w:pStyle w:val="ListParagraph"/>
        <w:numPr>
          <w:ilvl w:val="0"/>
          <w:numId w:val="173"/>
        </w:numPr>
        <w:spacing w:after="120" w:line="360" w:lineRule="auto"/>
        <w:jc w:val="both"/>
        <w:rPr>
          <w:del w:id="6099" w:author="Catalina Ipas" w:date="2025-09-17T14:11:00Z" w16du:dateUtc="2025-09-17T14:11:45Z"/>
          <w:rFonts w:cs="Times New Roman"/>
        </w:rPr>
      </w:pPr>
      <w:del w:id="6100" w:author="Catalina Ipas" w:date="2025-09-17T14:11:00Z">
        <w:r w:rsidRPr="5EED732B" w:rsidDel="00AE4F0C">
          <w:rPr>
            <w:rFonts w:cs="Times New Roman"/>
            <w:b/>
            <w:bCs/>
            <w:u w:val="single"/>
          </w:rPr>
          <w:delText xml:space="preserve">Employees with </w:delText>
        </w:r>
        <w:r w:rsidRPr="5EED732B" w:rsidDel="0044228C">
          <w:rPr>
            <w:rFonts w:cs="Times New Roman"/>
            <w:b/>
            <w:bCs/>
            <w:u w:val="single"/>
          </w:rPr>
          <w:delText>15</w:delText>
        </w:r>
        <w:r w:rsidRPr="5EED732B" w:rsidDel="00AE4F0C">
          <w:rPr>
            <w:rFonts w:cs="Times New Roman"/>
            <w:b/>
            <w:bCs/>
            <w:u w:val="single"/>
          </w:rPr>
          <w:delText xml:space="preserve"> to </w:delText>
        </w:r>
        <w:r w:rsidRPr="5EED732B" w:rsidDel="0044228C">
          <w:rPr>
            <w:rFonts w:cs="Times New Roman"/>
            <w:b/>
            <w:bCs/>
            <w:u w:val="single"/>
          </w:rPr>
          <w:delText>2</w:delText>
        </w:r>
        <w:r w:rsidRPr="5EED732B" w:rsidDel="00AE4F0C">
          <w:rPr>
            <w:rFonts w:cs="Times New Roman"/>
            <w:b/>
            <w:bCs/>
            <w:u w:val="single"/>
          </w:rPr>
          <w:delText>0 years of service:</w:delText>
        </w:r>
        <w:r w:rsidRPr="5EED732B" w:rsidDel="00AE4F0C">
          <w:rPr>
            <w:rFonts w:cs="Times New Roman"/>
          </w:rPr>
          <w:delText xml:space="preserve"> </w:delText>
        </w:r>
        <w:r w:rsidRPr="5EED732B" w:rsidDel="0044228C">
          <w:rPr>
            <w:rFonts w:cs="Times New Roman"/>
          </w:rPr>
          <w:delText>42</w:delText>
        </w:r>
        <w:r w:rsidRPr="5EED732B" w:rsidDel="00AE4F0C">
          <w:rPr>
            <w:rFonts w:cs="Times New Roman"/>
          </w:rPr>
          <w:delText xml:space="preserve"> workdays per year (accrued at the rate of </w:delText>
        </w:r>
        <w:r w:rsidRPr="5EED732B" w:rsidDel="002C5075">
          <w:rPr>
            <w:rFonts w:cs="Times New Roman"/>
          </w:rPr>
          <w:delText>3.5</w:delText>
        </w:r>
        <w:r w:rsidRPr="5EED732B" w:rsidDel="00AE4F0C">
          <w:rPr>
            <w:rFonts w:cs="Times New Roman"/>
          </w:rPr>
          <w:delText xml:space="preserve"> </w:delText>
        </w:r>
        <w:r w:rsidRPr="5EED732B" w:rsidDel="002C5075">
          <w:rPr>
            <w:rFonts w:cs="Times New Roman"/>
          </w:rPr>
          <w:delText>days</w:delText>
        </w:r>
        <w:r w:rsidRPr="5EED732B" w:rsidDel="00AE4F0C">
          <w:rPr>
            <w:rFonts w:cs="Times New Roman"/>
          </w:rPr>
          <w:delText xml:space="preserve"> per pay period) </w:delText>
        </w:r>
      </w:del>
    </w:p>
    <w:p w14:paraId="7831B860" w14:textId="2630C4B8" w:rsidR="00D20F15" w:rsidRPr="00B04363" w:rsidRDefault="00D20F15" w:rsidP="00D20F15">
      <w:pPr>
        <w:pStyle w:val="ListParagraph"/>
        <w:numPr>
          <w:ilvl w:val="0"/>
          <w:numId w:val="173"/>
        </w:numPr>
        <w:spacing w:after="120" w:line="360" w:lineRule="auto"/>
        <w:jc w:val="both"/>
        <w:rPr>
          <w:del w:id="6101" w:author="Catalina Ipas" w:date="2025-09-17T14:11:00Z" w16du:dateUtc="2025-09-17T14:11:45Z"/>
          <w:rFonts w:cs="Times New Roman"/>
        </w:rPr>
      </w:pPr>
      <w:del w:id="6102" w:author="Catalina Ipas" w:date="2025-09-17T14:11:00Z">
        <w:r w:rsidRPr="5EED732B" w:rsidDel="00D20F15">
          <w:rPr>
            <w:rFonts w:cs="Times New Roman"/>
            <w:b/>
            <w:bCs/>
            <w:u w:val="single"/>
          </w:rPr>
          <w:delText xml:space="preserve">Employees with </w:delText>
        </w:r>
        <w:r w:rsidRPr="5EED732B" w:rsidDel="005606DD">
          <w:rPr>
            <w:rFonts w:cs="Times New Roman"/>
            <w:b/>
            <w:bCs/>
            <w:u w:val="single"/>
          </w:rPr>
          <w:delText xml:space="preserve">more than </w:delText>
        </w:r>
        <w:r w:rsidRPr="5EED732B" w:rsidDel="00D20F15">
          <w:rPr>
            <w:rFonts w:cs="Times New Roman"/>
            <w:b/>
            <w:bCs/>
            <w:u w:val="single"/>
          </w:rPr>
          <w:delText>20 years of service:</w:delText>
        </w:r>
        <w:r w:rsidRPr="5EED732B" w:rsidDel="00D20F15">
          <w:rPr>
            <w:rFonts w:cs="Times New Roman"/>
          </w:rPr>
          <w:delText xml:space="preserve"> </w:delText>
        </w:r>
        <w:r w:rsidRPr="5EED732B" w:rsidDel="005606DD">
          <w:rPr>
            <w:rFonts w:cs="Times New Roman"/>
          </w:rPr>
          <w:delText>54</w:delText>
        </w:r>
        <w:r w:rsidRPr="5EED732B" w:rsidDel="00D20F15">
          <w:rPr>
            <w:rFonts w:cs="Times New Roman"/>
          </w:rPr>
          <w:delText xml:space="preserve"> workdays </w:delText>
        </w:r>
        <w:bookmarkEnd w:id="6097"/>
        <w:r w:rsidRPr="5EED732B" w:rsidDel="00D20F15">
          <w:rPr>
            <w:rFonts w:cs="Times New Roman"/>
          </w:rPr>
          <w:delText xml:space="preserve">per year (accrued at the rate of </w:delText>
        </w:r>
        <w:r w:rsidRPr="5EED732B" w:rsidDel="00E62DAD">
          <w:rPr>
            <w:rFonts w:cs="Times New Roman"/>
          </w:rPr>
          <w:delText>4.5 days</w:delText>
        </w:r>
        <w:r w:rsidRPr="5EED732B" w:rsidDel="00D20F15">
          <w:rPr>
            <w:rFonts w:cs="Times New Roman"/>
          </w:rPr>
          <w:delText xml:space="preserve"> per pay period)</w:delText>
        </w:r>
      </w:del>
    </w:p>
    <w:p w14:paraId="5EA3C197" w14:textId="230E127A" w:rsidR="00105ABE" w:rsidRDefault="00C54718" w:rsidP="00E00D11">
      <w:pPr>
        <w:spacing w:after="120" w:line="360" w:lineRule="auto"/>
        <w:jc w:val="both"/>
        <w:rPr>
          <w:del w:id="6103" w:author="Catalina Ipas" w:date="2025-09-17T14:11:00Z" w16du:dateUtc="2025-09-17T14:11:45Z"/>
          <w:rFonts w:cs="Times New Roman"/>
        </w:rPr>
      </w:pPr>
      <w:del w:id="6104" w:author="Catalina Ipas" w:date="2025-09-17T14:11:00Z">
        <w:r w:rsidRPr="5EED732B" w:rsidDel="00C54718">
          <w:rPr>
            <w:rFonts w:cs="Times New Roman"/>
          </w:rPr>
          <w:delText>Accrued unused annual leave will be paid upon termination of employment.</w:delText>
        </w:r>
      </w:del>
    </w:p>
    <w:p w14:paraId="5C12DE77" w14:textId="092AEB38" w:rsidR="009377D5" w:rsidRPr="00B04A6A" w:rsidRDefault="00C77848" w:rsidP="5EED732B">
      <w:pPr>
        <w:pStyle w:val="Heading4"/>
        <w:jc w:val="both"/>
        <w:rPr>
          <w:rStyle w:val="Heading3Char"/>
          <w:sz w:val="24"/>
        </w:rPr>
      </w:pPr>
      <w:bookmarkStart w:id="6105" w:name="_Toc222754713"/>
      <w:r w:rsidRPr="5EED732B">
        <w:rPr>
          <w:rStyle w:val="Heading3Char"/>
          <w:b/>
          <w:bCs/>
          <w:sz w:val="24"/>
        </w:rPr>
        <w:t>10.7.1.</w:t>
      </w:r>
      <w:commentRangeStart w:id="6106"/>
      <w:commentRangeStart w:id="6107"/>
      <w:commentRangeStart w:id="6108"/>
      <w:r w:rsidRPr="5EED732B">
        <w:rPr>
          <w:rStyle w:val="Heading3Char"/>
          <w:b/>
          <w:bCs/>
          <w:sz w:val="24"/>
        </w:rPr>
        <w:t xml:space="preserve">1 </w:t>
      </w:r>
      <w:r w:rsidR="009377D5" w:rsidRPr="5EED732B">
        <w:rPr>
          <w:rStyle w:val="Heading3Char"/>
          <w:sz w:val="24"/>
        </w:rPr>
        <w:t>Use of Annual Leave</w:t>
      </w:r>
      <w:bookmarkEnd w:id="6105"/>
      <w:commentRangeEnd w:id="6106"/>
      <w:r w:rsidRPr="00B04A6A">
        <w:rPr>
          <w:rStyle w:val="CommentReference"/>
          <w:rFonts w:ascii="Times New Roman" w:hAnsi="Times New Roman" w:cs="Times New Roman"/>
          <w:b w:val="0"/>
          <w:bCs w:val="0"/>
          <w:sz w:val="24"/>
          <w:szCs w:val="24"/>
        </w:rPr>
        <w:commentReference w:id="6106"/>
      </w:r>
      <w:commentRangeEnd w:id="6107"/>
      <w:r w:rsidRPr="00B04A6A">
        <w:rPr>
          <w:rStyle w:val="CommentReference"/>
          <w:rFonts w:ascii="Times New Roman" w:hAnsi="Times New Roman" w:cs="Times New Roman"/>
          <w:b w:val="0"/>
          <w:bCs w:val="0"/>
          <w:sz w:val="24"/>
          <w:szCs w:val="24"/>
        </w:rPr>
        <w:commentReference w:id="6107"/>
      </w:r>
      <w:commentRangeEnd w:id="6108"/>
      <w:r w:rsidRPr="00B04A6A">
        <w:rPr>
          <w:rStyle w:val="CommentReference"/>
          <w:rFonts w:ascii="Times New Roman" w:hAnsi="Times New Roman" w:cs="Times New Roman"/>
          <w:b w:val="0"/>
          <w:bCs w:val="0"/>
          <w:sz w:val="24"/>
          <w:szCs w:val="24"/>
        </w:rPr>
        <w:commentReference w:id="6108"/>
      </w:r>
    </w:p>
    <w:p w14:paraId="76CD1B20" w14:textId="1D4D66CA" w:rsidR="009377D5" w:rsidRPr="009377D5" w:rsidRDefault="004716A3" w:rsidP="009377D5">
      <w:pPr>
        <w:spacing w:after="120" w:line="360" w:lineRule="auto"/>
        <w:jc w:val="both"/>
        <w:rPr>
          <w:rFonts w:cs="Times New Roman"/>
        </w:rPr>
      </w:pPr>
      <w:r>
        <w:rPr>
          <w:rFonts w:cs="Times New Roman"/>
        </w:rPr>
        <w:t>E</w:t>
      </w:r>
      <w:r w:rsidR="009377D5" w:rsidRPr="009377D5">
        <w:rPr>
          <w:rFonts w:cs="Times New Roman"/>
        </w:rPr>
        <w:t>mployees are eligible to take vacation (annual leave) with pay as soon as it is accrued. Employees may use annual leave in three-hour increments. Any leave necessary for under three hours should be done in coordination with the employee’s supervisor and the hours made up accordingly.</w:t>
      </w:r>
    </w:p>
    <w:p w14:paraId="5F2CED8E" w14:textId="1B013DA1" w:rsidR="009377D5" w:rsidRPr="007C56C0" w:rsidRDefault="78D1246C" w:rsidP="5EED732B">
      <w:pPr>
        <w:spacing w:after="120" w:line="360" w:lineRule="auto"/>
        <w:jc w:val="both"/>
        <w:rPr>
          <w:ins w:id="6109" w:author="Catalina Ipas" w:date="2025-10-07T15:24:00Z" w16du:dateUtc="2025-10-07T15:24:53Z"/>
          <w:rFonts w:eastAsia="Times New Roman" w:cs="Times New Roman"/>
          <w:rPrChange w:id="6110" w:author="Megan Ash" w:date="2026-02-11T16:39:00Z" w16du:dateUtc="2026-02-11T21:39:00Z">
            <w:rPr>
              <w:ins w:id="6111" w:author="Catalina Ipas" w:date="2025-10-07T15:24:00Z" w16du:dateUtc="2025-10-07T15:24:53Z"/>
              <w:rFonts w:ascii="Aptos" w:eastAsia="Aptos" w:hAnsi="Aptos" w:cs="Aptos"/>
            </w:rPr>
          </w:rPrChange>
        </w:rPr>
      </w:pPr>
      <w:r w:rsidRPr="17D3FAEC">
        <w:rPr>
          <w:rFonts w:cs="Times New Roman"/>
        </w:rPr>
        <w:t xml:space="preserve">Vacation (annual leave) must be coordinated with working associates to ensure adequate coverage in the office. All vacation leave must be requested in </w:t>
      </w:r>
      <w:r w:rsidR="47C1BA63" w:rsidRPr="17D3FAEC">
        <w:rPr>
          <w:rFonts w:cs="Times New Roman"/>
        </w:rPr>
        <w:t>Replicon</w:t>
      </w:r>
      <w:r w:rsidRPr="17D3FAEC">
        <w:rPr>
          <w:rFonts w:cs="Times New Roman"/>
        </w:rPr>
        <w:t xml:space="preserve"> and approved by the employee’s supervisor in the system prior to the leave being taken. </w:t>
      </w:r>
      <w:ins w:id="6112" w:author="Megan Ash" w:date="2026-02-11T16:39:00Z" w16du:dateUtc="2026-02-11T21:39:00Z">
        <w:r w:rsidR="007C56C0">
          <w:rPr>
            <w:rFonts w:cs="Times New Roman"/>
          </w:rPr>
          <w:t xml:space="preserve">Employees must also inform the FO Director and Partners HQ of the planned leave. </w:t>
        </w:r>
        <w:r w:rsidR="007C56C0" w:rsidRPr="00F03879">
          <w:rPr>
            <w:rFonts w:eastAsia="Times New Roman" w:cs="Times New Roman"/>
          </w:rPr>
          <w:t>All annual leave requests must be tracked and recorded properly on the employees</w:t>
        </w:r>
        <w:r w:rsidR="007C56C0">
          <w:rPr>
            <w:rFonts w:eastAsia="Times New Roman" w:cs="Times New Roman"/>
          </w:rPr>
          <w:t>’</w:t>
        </w:r>
        <w:r w:rsidR="007C56C0" w:rsidRPr="00F03879">
          <w:rPr>
            <w:rFonts w:eastAsia="Times New Roman" w:cs="Times New Roman"/>
          </w:rPr>
          <w:t xml:space="preserve"> timesheets.</w:t>
        </w:r>
        <w:r w:rsidR="007C56C0">
          <w:rPr>
            <w:rFonts w:eastAsia="Times New Roman" w:cs="Times New Roman"/>
          </w:rPr>
          <w:t xml:space="preserve"> </w:t>
        </w:r>
      </w:ins>
      <w:r w:rsidRPr="17D3FAEC">
        <w:rPr>
          <w:rFonts w:cs="Times New Roman"/>
        </w:rPr>
        <w:t>Requests must be made at least one (1)</w:t>
      </w:r>
      <w:r w:rsidR="47C1BA63" w:rsidRPr="17D3FAEC">
        <w:rPr>
          <w:rFonts w:cs="Times New Roman"/>
        </w:rPr>
        <w:t xml:space="preserve"> </w:t>
      </w:r>
      <w:r w:rsidRPr="17D3FAEC">
        <w:rPr>
          <w:rFonts w:cs="Times New Roman"/>
        </w:rPr>
        <w:t xml:space="preserve">week prior to the start date of annual leave. </w:t>
      </w:r>
    </w:p>
    <w:p w14:paraId="73258081" w14:textId="37F1C809" w:rsidR="4A15822D" w:rsidRDefault="20323E4E">
      <w:pPr>
        <w:spacing w:after="120" w:line="360" w:lineRule="auto"/>
        <w:jc w:val="both"/>
        <w:rPr>
          <w:ins w:id="6113" w:author="Catalina Ipas" w:date="2025-09-17T14:49:00Z" w16du:dateUtc="2025-09-17T14:49:57Z"/>
          <w:rFonts w:eastAsia="Times New Roman" w:cs="Times New Roman"/>
          <w:color w:val="000000" w:themeColor="text1"/>
          <w:rPrChange w:id="6114" w:author="Catalina Ipas" w:date="2025-10-07T15:19:00Z">
            <w:rPr>
              <w:ins w:id="6115" w:author="Catalina Ipas" w:date="2025-09-17T14:49:00Z" w16du:dateUtc="2025-09-17T14:49:57Z"/>
              <w:rFonts w:eastAsia="Times New Roman" w:cs="Times New Roman"/>
              <w:color w:val="000000" w:themeColor="text1"/>
              <w:sz w:val="23"/>
              <w:szCs w:val="23"/>
            </w:rPr>
          </w:rPrChange>
        </w:rPr>
        <w:pPrChange w:id="6116" w:author="Catalina Ipas" w:date="2025-10-07T15:25:00Z">
          <w:pPr/>
        </w:pPrChange>
      </w:pPr>
      <w:commentRangeStart w:id="6117"/>
      <w:ins w:id="6118" w:author="Catalina Ipas" w:date="2025-10-07T15:27:00Z">
        <w:r w:rsidRPr="17D3FAEC">
          <w:rPr>
            <w:rFonts w:eastAsia="Times New Roman" w:cs="Times New Roman"/>
          </w:rPr>
          <w:t>It is prohibited to accumulate vacation days,</w:t>
        </w:r>
      </w:ins>
      <w:ins w:id="6119" w:author="Catalina Ipas" w:date="2025-09-17T14:48:00Z">
        <w:r w:rsidR="31CC5970" w:rsidRPr="17D3FAEC">
          <w:rPr>
            <w:rFonts w:eastAsia="Times New Roman" w:cs="Times New Roman"/>
            <w:rPrChange w:id="6120" w:author="Catalina Ipas" w:date="2025-09-17T14:48:00Z">
              <w:rPr>
                <w:rFonts w:ascii="Aptos" w:eastAsia="Aptos" w:hAnsi="Aptos" w:cs="Aptos"/>
              </w:rPr>
            </w:rPrChange>
          </w:rPr>
          <w:t xml:space="preserve"> except that it may be allowed once when the worker performs technical, managerial, confidential, or other similar duties that make replacement particularly difficult. In such cases, accumulation may be permitted for up to two (2) years</w:t>
        </w:r>
      </w:ins>
      <w:ins w:id="6121" w:author="Catalina Ipas" w:date="2025-10-07T15:27:00Z">
        <w:r w:rsidR="66AC5E77" w:rsidRPr="17D3FAEC">
          <w:rPr>
            <w:rFonts w:eastAsia="Times New Roman" w:cs="Times New Roman"/>
          </w:rPr>
          <w:t xml:space="preserve"> (Article 350, Código del Trabajo de Honduras)</w:t>
        </w:r>
      </w:ins>
      <w:ins w:id="6122" w:author="Catalina Ipas" w:date="2025-09-17T14:48:00Z">
        <w:r w:rsidR="31CC5970" w:rsidRPr="17D3FAEC">
          <w:rPr>
            <w:rFonts w:eastAsia="Times New Roman" w:cs="Times New Roman"/>
            <w:rPrChange w:id="6123" w:author="Catalina Ipas" w:date="2025-09-17T14:48:00Z">
              <w:rPr>
                <w:rFonts w:ascii="Aptos" w:eastAsia="Aptos" w:hAnsi="Aptos" w:cs="Aptos"/>
              </w:rPr>
            </w:rPrChange>
          </w:rPr>
          <w:t>.</w:t>
        </w:r>
      </w:ins>
      <w:ins w:id="6124" w:author="Catalina Ipas" w:date="2025-09-17T14:49:00Z">
        <w:r w:rsidR="31CC5970" w:rsidRPr="17D3FAEC">
          <w:rPr>
            <w:rFonts w:eastAsia="Times New Roman" w:cs="Times New Roman"/>
          </w:rPr>
          <w:t xml:space="preserve"> </w:t>
        </w:r>
        <w:r w:rsidR="31CC5970" w:rsidRPr="17D3FAEC">
          <w:rPr>
            <w:rFonts w:eastAsia="Times New Roman" w:cs="Times New Roman"/>
            <w:color w:val="000000" w:themeColor="text1"/>
            <w:rPrChange w:id="6125" w:author="Catalina Ipas" w:date="2025-10-07T15:19:00Z">
              <w:rPr>
                <w:rFonts w:eastAsia="Times New Roman" w:cs="Times New Roman"/>
                <w:color w:val="000000" w:themeColor="text1"/>
                <w:sz w:val="23"/>
                <w:szCs w:val="23"/>
              </w:rPr>
            </w:rPrChange>
          </w:rPr>
          <w:t>Each employee must send their annual leave plan to the PD.</w:t>
        </w:r>
      </w:ins>
    </w:p>
    <w:p w14:paraId="6DD739E6" w14:textId="0497D800" w:rsidR="02906DF3" w:rsidRDefault="00B1D7B9">
      <w:pPr>
        <w:spacing w:after="120" w:line="360" w:lineRule="auto"/>
        <w:jc w:val="both"/>
        <w:rPr>
          <w:ins w:id="6126" w:author="Catalina Ipas" w:date="2025-09-17T14:55:00Z" w16du:dateUtc="2025-09-17T14:55:08Z"/>
          <w:rFonts w:eastAsia="Times New Roman" w:cs="Times New Roman"/>
          <w:rPrChange w:id="6127" w:author="Catalina Ipas" w:date="2025-10-07T15:19:00Z">
            <w:rPr>
              <w:ins w:id="6128" w:author="Catalina Ipas" w:date="2025-09-17T14:55:00Z" w16du:dateUtc="2025-09-17T14:55:08Z"/>
              <w:rFonts w:ascii="Aptos" w:eastAsia="Aptos" w:hAnsi="Aptos" w:cs="Aptos"/>
            </w:rPr>
          </w:rPrChange>
        </w:rPr>
        <w:pPrChange w:id="6129" w:author="Catalina Ipas" w:date="2025-09-17T14:49:00Z">
          <w:pPr/>
        </w:pPrChange>
      </w:pPr>
      <w:ins w:id="6130" w:author="Catalina Ipas" w:date="2025-09-17T14:49:00Z">
        <w:r w:rsidRPr="17D3FAEC">
          <w:rPr>
            <w:rFonts w:eastAsia="Times New Roman" w:cs="Times New Roman"/>
            <w:color w:val="000000" w:themeColor="text1"/>
            <w:rPrChange w:id="6131" w:author="Catalina Ipas" w:date="2025-10-07T15:19:00Z">
              <w:rPr>
                <w:rFonts w:eastAsia="Times New Roman" w:cs="Times New Roman"/>
                <w:color w:val="000000" w:themeColor="text1"/>
                <w:sz w:val="22"/>
                <w:szCs w:val="22"/>
              </w:rPr>
            </w:rPrChange>
          </w:rPr>
          <w:t xml:space="preserve">Partners </w:t>
        </w:r>
      </w:ins>
      <w:ins w:id="6132" w:author="Catalina Ipas" w:date="2025-09-17T14:50:00Z">
        <w:r w:rsidRPr="17D3FAEC">
          <w:rPr>
            <w:rFonts w:eastAsia="Times New Roman" w:cs="Times New Roman"/>
            <w:color w:val="000000" w:themeColor="text1"/>
            <w:rPrChange w:id="6133" w:author="Catalina Ipas" w:date="2025-10-07T15:19:00Z">
              <w:rPr>
                <w:rFonts w:eastAsia="Times New Roman" w:cs="Times New Roman"/>
                <w:color w:val="000000" w:themeColor="text1"/>
                <w:sz w:val="22"/>
                <w:szCs w:val="22"/>
              </w:rPr>
            </w:rPrChange>
          </w:rPr>
          <w:t xml:space="preserve">Honduras </w:t>
        </w:r>
      </w:ins>
      <w:ins w:id="6134" w:author="Catalina Ipas" w:date="2025-09-17T14:49:00Z">
        <w:r w:rsidRPr="17D3FAEC">
          <w:rPr>
            <w:rFonts w:eastAsia="Times New Roman" w:cs="Times New Roman"/>
            <w:color w:val="000000" w:themeColor="text1"/>
            <w:rPrChange w:id="6135" w:author="Catalina Ipas" w:date="2025-10-07T15:19:00Z">
              <w:rPr>
                <w:rFonts w:eastAsia="Times New Roman" w:cs="Times New Roman"/>
                <w:color w:val="000000" w:themeColor="text1"/>
                <w:sz w:val="22"/>
                <w:szCs w:val="22"/>
              </w:rPr>
            </w:rPrChange>
          </w:rPr>
          <w:t xml:space="preserve">has </w:t>
        </w:r>
      </w:ins>
      <w:ins w:id="6136" w:author="Catalina Ipas" w:date="2025-09-17T14:50:00Z">
        <w:r w:rsidRPr="17D3FAEC">
          <w:rPr>
            <w:rFonts w:eastAsia="Times New Roman" w:cs="Times New Roman"/>
            <w:color w:val="000000" w:themeColor="text1"/>
            <w:rPrChange w:id="6137" w:author="Catalina Ipas" w:date="2025-10-07T15:19:00Z">
              <w:rPr>
                <w:rFonts w:eastAsia="Times New Roman" w:cs="Times New Roman"/>
                <w:color w:val="000000" w:themeColor="text1"/>
                <w:sz w:val="22"/>
                <w:szCs w:val="22"/>
              </w:rPr>
            </w:rPrChange>
          </w:rPr>
          <w:t>3</w:t>
        </w:r>
      </w:ins>
      <w:ins w:id="6138" w:author="Catalina Ipas" w:date="2025-09-17T14:49:00Z">
        <w:r w:rsidRPr="17D3FAEC">
          <w:rPr>
            <w:rFonts w:eastAsia="Times New Roman" w:cs="Times New Roman"/>
            <w:color w:val="000000" w:themeColor="text1"/>
            <w:rPrChange w:id="6139" w:author="Catalina Ipas" w:date="2025-10-07T15:19:00Z">
              <w:rPr>
                <w:rFonts w:eastAsia="Times New Roman" w:cs="Times New Roman"/>
                <w:color w:val="000000" w:themeColor="text1"/>
                <w:sz w:val="22"/>
                <w:szCs w:val="22"/>
              </w:rPr>
            </w:rPrChange>
          </w:rPr>
          <w:t xml:space="preserve"> months, after the completion of a year of work, in order to determine the date during which the employee’s leave for vacations will occur.</w:t>
        </w:r>
      </w:ins>
      <w:ins w:id="6140" w:author="Catalina Ipas" w:date="2025-09-17T14:50:00Z">
        <w:r w:rsidRPr="17D3FAEC">
          <w:rPr>
            <w:rFonts w:eastAsia="Times New Roman" w:cs="Times New Roman"/>
            <w:color w:val="000000" w:themeColor="text1"/>
            <w:rPrChange w:id="6141" w:author="Catalina Ipas" w:date="2025-10-07T15:19:00Z">
              <w:rPr>
                <w:rFonts w:eastAsia="Times New Roman" w:cs="Times New Roman"/>
                <w:color w:val="000000" w:themeColor="text1"/>
                <w:sz w:val="22"/>
                <w:szCs w:val="22"/>
              </w:rPr>
            </w:rPrChange>
          </w:rPr>
          <w:t xml:space="preserve"> </w:t>
        </w:r>
        <w:r w:rsidRPr="17D3FAEC">
          <w:rPr>
            <w:rFonts w:eastAsia="Times New Roman" w:cs="Times New Roman"/>
            <w:color w:val="000000" w:themeColor="text1"/>
            <w:rPrChange w:id="6142" w:author="Catalina Ipas" w:date="2025-09-17T14:51:00Z">
              <w:rPr>
                <w:rFonts w:eastAsia="Times New Roman" w:cs="Times New Roman"/>
                <w:color w:val="000000" w:themeColor="text1"/>
                <w:sz w:val="22"/>
                <w:szCs w:val="22"/>
              </w:rPr>
            </w:rPrChange>
          </w:rPr>
          <w:t>V</w:t>
        </w:r>
        <w:r w:rsidRPr="17D3FAEC">
          <w:rPr>
            <w:rFonts w:eastAsia="Times New Roman" w:cs="Times New Roman"/>
            <w:rPrChange w:id="6143" w:author="Catalina Ipas" w:date="2025-09-17T14:51:00Z">
              <w:rPr>
                <w:rFonts w:ascii="Aptos" w:eastAsia="Aptos" w:hAnsi="Aptos" w:cs="Aptos"/>
              </w:rPr>
            </w:rPrChange>
          </w:rPr>
          <w:t>acations must be granted either ex officio or at the request of the worker, without affecting the service or the effectiveness of the rest period</w:t>
        </w:r>
      </w:ins>
      <w:ins w:id="6144" w:author="Catalina Ipas" w:date="2025-09-17T14:49:00Z">
        <w:r w:rsidRPr="17D3FAEC">
          <w:rPr>
            <w:rFonts w:eastAsia="Times New Roman" w:cs="Times New Roman"/>
            <w:color w:val="000000" w:themeColor="text1"/>
            <w:rPrChange w:id="6145" w:author="Catalina Ipas" w:date="2025-09-17T14:51:00Z">
              <w:rPr>
                <w:rFonts w:eastAsia="Times New Roman" w:cs="Times New Roman"/>
                <w:color w:val="000000" w:themeColor="text1"/>
                <w:sz w:val="22"/>
                <w:szCs w:val="22"/>
              </w:rPr>
            </w:rPrChange>
          </w:rPr>
          <w:t xml:space="preserve"> (Article </w:t>
        </w:r>
      </w:ins>
      <w:ins w:id="6146" w:author="Catalina Ipas" w:date="2025-09-17T14:51:00Z">
        <w:r w:rsidR="288AA73D" w:rsidRPr="17D3FAEC">
          <w:rPr>
            <w:rFonts w:eastAsia="Times New Roman" w:cs="Times New Roman"/>
            <w:color w:val="000000" w:themeColor="text1"/>
          </w:rPr>
          <w:t>348</w:t>
        </w:r>
      </w:ins>
      <w:ins w:id="6147" w:author="Catalina Ipas" w:date="2025-09-17T14:49:00Z">
        <w:r w:rsidRPr="17D3FAEC">
          <w:rPr>
            <w:rFonts w:eastAsia="Times New Roman" w:cs="Times New Roman"/>
            <w:color w:val="000000" w:themeColor="text1"/>
            <w:rPrChange w:id="6148" w:author="Catalina Ipas" w:date="2025-09-17T14:51:00Z">
              <w:rPr>
                <w:rFonts w:eastAsia="Times New Roman" w:cs="Times New Roman"/>
                <w:color w:val="000000" w:themeColor="text1"/>
                <w:sz w:val="22"/>
                <w:szCs w:val="22"/>
              </w:rPr>
            </w:rPrChange>
          </w:rPr>
          <w:t xml:space="preserve"> Código </w:t>
        </w:r>
      </w:ins>
      <w:ins w:id="6149" w:author="Catalina Ipas" w:date="2025-09-17T14:51:00Z">
        <w:r w:rsidR="448AE858" w:rsidRPr="17D3FAEC">
          <w:rPr>
            <w:rFonts w:eastAsia="Times New Roman" w:cs="Times New Roman"/>
            <w:color w:val="000000" w:themeColor="text1"/>
          </w:rPr>
          <w:t>del Trabajo de Honduras</w:t>
        </w:r>
      </w:ins>
      <w:ins w:id="6150" w:author="Catalina Ipas" w:date="2025-09-17T14:49:00Z">
        <w:r w:rsidRPr="17D3FAEC">
          <w:rPr>
            <w:rFonts w:eastAsia="Times New Roman" w:cs="Times New Roman"/>
            <w:color w:val="000000" w:themeColor="text1"/>
            <w:rPrChange w:id="6151" w:author="Catalina Ipas" w:date="2025-09-17T14:51:00Z">
              <w:rPr>
                <w:rFonts w:eastAsia="Times New Roman" w:cs="Times New Roman"/>
                <w:color w:val="000000" w:themeColor="text1"/>
                <w:sz w:val="22"/>
                <w:szCs w:val="22"/>
              </w:rPr>
            </w:rPrChange>
          </w:rPr>
          <w:t>).</w:t>
        </w:r>
      </w:ins>
    </w:p>
    <w:p w14:paraId="36EB99E6" w14:textId="16E6C400" w:rsidR="1D8152D8" w:rsidRDefault="007623A1" w:rsidP="17D3FAEC">
      <w:pPr>
        <w:spacing w:after="120" w:line="360" w:lineRule="auto"/>
        <w:jc w:val="both"/>
        <w:rPr>
          <w:ins w:id="6152" w:author="Catalina Ipas" w:date="2025-09-17T14:55:00Z" w16du:dateUtc="2025-09-17T14:55:54Z"/>
          <w:rFonts w:eastAsia="Times New Roman" w:cs="Times New Roman"/>
        </w:rPr>
      </w:pPr>
      <w:ins w:id="6153" w:author="Catalina Ipas" w:date="2025-09-17T14:55:00Z">
        <w:r w:rsidRPr="17D3FAEC">
          <w:rPr>
            <w:rFonts w:eastAsia="Times New Roman" w:cs="Times New Roman"/>
            <w:rPrChange w:id="6154" w:author="Catalina Ipas" w:date="2025-10-07T15:19:00Z">
              <w:rPr>
                <w:rFonts w:ascii="Aptos" w:eastAsia="Aptos" w:hAnsi="Aptos" w:cs="Aptos"/>
              </w:rPr>
            </w:rPrChange>
          </w:rPr>
          <w:t>The employer shall notify the worker at least ten (10) days in advance of the date on which the vacation will be granted. The amounts the worker is entitled to receive as vacation pay shall be settled and paid three (3) days prior to the date on which the vacation begins.</w:t>
        </w:r>
      </w:ins>
    </w:p>
    <w:p w14:paraId="7C933E26" w14:textId="406919C6" w:rsidR="1D8152D8" w:rsidRDefault="007623A1">
      <w:pPr>
        <w:spacing w:after="120" w:line="360" w:lineRule="auto"/>
        <w:jc w:val="both"/>
        <w:rPr>
          <w:ins w:id="6155" w:author="Catalina Ipas" w:date="2025-09-17T14:58:00Z" w16du:dateUtc="2025-09-17T14:58:37Z"/>
          <w:rFonts w:eastAsia="Times New Roman" w:cs="Times New Roman"/>
          <w:rPrChange w:id="6156" w:author="Catalina Ipas" w:date="2025-10-07T15:19:00Z">
            <w:rPr>
              <w:ins w:id="6157" w:author="Catalina Ipas" w:date="2025-09-17T14:58:00Z" w16du:dateUtc="2025-09-17T14:58:37Z"/>
              <w:rFonts w:ascii="Aptos" w:eastAsia="Aptos" w:hAnsi="Aptos" w:cs="Aptos"/>
            </w:rPr>
          </w:rPrChange>
        </w:rPr>
        <w:pPrChange w:id="6158" w:author="Catalina Ipas" w:date="2025-09-17T14:55:00Z">
          <w:pPr/>
        </w:pPrChange>
      </w:pPr>
      <w:ins w:id="6159" w:author="Catalina Ipas" w:date="2025-09-17T14:55:00Z">
        <w:r w:rsidRPr="17D3FAEC">
          <w:rPr>
            <w:rFonts w:eastAsia="Times New Roman" w:cs="Times New Roman"/>
            <w:color w:val="000000" w:themeColor="text1"/>
          </w:rPr>
          <w:t xml:space="preserve">Partners </w:t>
        </w:r>
      </w:ins>
      <w:ins w:id="6160" w:author="Catalina Ipas" w:date="2025-09-17T14:56:00Z">
        <w:r w:rsidRPr="17D3FAEC">
          <w:rPr>
            <w:rFonts w:eastAsia="Times New Roman" w:cs="Times New Roman"/>
            <w:color w:val="000000" w:themeColor="text1"/>
          </w:rPr>
          <w:t xml:space="preserve">Honduras </w:t>
        </w:r>
      </w:ins>
      <w:ins w:id="6161" w:author="Catalina Ipas" w:date="2025-09-17T14:55:00Z">
        <w:r w:rsidRPr="17D3FAEC">
          <w:rPr>
            <w:rFonts w:eastAsia="Times New Roman" w:cs="Times New Roman"/>
            <w:color w:val="000000" w:themeColor="text1"/>
          </w:rPr>
          <w:t>may, reasonably based on the service’s necessity, interrupt employee’s vacation, but once the causes for the interruption cease to exist, employee must continue with his vacation leave</w:t>
        </w:r>
      </w:ins>
      <w:ins w:id="6162" w:author="Catalina Ipas" w:date="2025-09-17T14:56:00Z">
        <w:r w:rsidRPr="17D3FAEC">
          <w:rPr>
            <w:rFonts w:eastAsia="Times New Roman" w:cs="Times New Roman"/>
            <w:color w:val="000000" w:themeColor="text1"/>
          </w:rPr>
          <w:t xml:space="preserve"> (Article 351 Código del Trabajo de Honduras).</w:t>
        </w:r>
      </w:ins>
    </w:p>
    <w:p w14:paraId="4C21C9A2" w14:textId="0B25A66C" w:rsidR="64FC8251" w:rsidRDefault="64FC8251" w:rsidP="5EED732B">
      <w:pPr>
        <w:spacing w:after="120" w:line="360" w:lineRule="auto"/>
        <w:jc w:val="both"/>
        <w:rPr>
          <w:ins w:id="6163" w:author="Catalina Ipas" w:date="2025-09-17T14:59:00Z" w16du:dateUtc="2025-09-17T14:59:01Z"/>
          <w:rFonts w:eastAsia="Times New Roman" w:cs="Times New Roman"/>
          <w:color w:val="000000" w:themeColor="text1"/>
        </w:rPr>
      </w:pPr>
      <w:ins w:id="6164" w:author="Catalina Ipas" w:date="2025-09-17T14:58:00Z">
        <w:r w:rsidRPr="5EED732B">
          <w:rPr>
            <w:rFonts w:eastAsia="Times New Roman" w:cs="Times New Roman"/>
            <w:rPrChange w:id="6165" w:author="Catalina Ipas" w:date="2025-09-17T14:59:00Z">
              <w:rPr>
                <w:rFonts w:ascii="Aptos" w:eastAsia="Aptos" w:hAnsi="Aptos" w:cs="Aptos"/>
              </w:rPr>
            </w:rPrChange>
          </w:rPr>
          <w:t>Unjustified absences from work shall not be deducted from the vacation period, unless they have been paid to the worker. If the worker’s salary has been established on a biweekly or monthly basis, the employer shall not deduct the unjustified absences that have been paid to the worker insofar as they exceed a number of days equivalent to one third of the corresponding vacation period (</w:t>
        </w:r>
        <w:r w:rsidRPr="5EED732B">
          <w:rPr>
            <w:rFonts w:eastAsia="Times New Roman" w:cs="Times New Roman"/>
            <w:color w:val="000000" w:themeColor="text1"/>
          </w:rPr>
          <w:t>Article 353 Código del Trabajo de Honduras)</w:t>
        </w:r>
      </w:ins>
      <w:commentRangeEnd w:id="6117"/>
      <w:r w:rsidR="00C4307D">
        <w:rPr>
          <w:rStyle w:val="CommentReference"/>
          <w:rFonts w:eastAsia="Times New Roman" w:cs="Times New Roman"/>
          <w:color w:val="000000" w:themeColor="text1"/>
          <w:sz w:val="24"/>
          <w:szCs w:val="24"/>
        </w:rPr>
        <w:commentReference w:id="6117"/>
      </w:r>
    </w:p>
    <w:p w14:paraId="5E69EDE9" w14:textId="127B9C2C" w:rsidR="5EED732B" w:rsidDel="007C56C0" w:rsidRDefault="64FC8251" w:rsidP="0E916A6A">
      <w:pPr>
        <w:spacing w:after="120" w:line="360" w:lineRule="auto"/>
        <w:jc w:val="both"/>
        <w:rPr>
          <w:del w:id="6166" w:author="Megan Ash" w:date="2026-02-11T16:39:00Z" w16du:dateUtc="2026-02-11T21:39:00Z"/>
          <w:rFonts w:eastAsia="Times New Roman" w:cs="Times New Roman"/>
        </w:rPr>
      </w:pPr>
      <w:ins w:id="6167" w:author="Catalina Ipas" w:date="2025-09-17T14:58:00Z">
        <w:del w:id="6168" w:author="Megan Ash" w:date="2026-02-11T16:39:00Z" w16du:dateUtc="2026-02-11T21:39:00Z">
          <w:r w:rsidRPr="0E916A6A" w:rsidDel="007C56C0">
            <w:rPr>
              <w:rFonts w:eastAsia="Times New Roman" w:cs="Times New Roman"/>
              <w:rPrChange w:id="6169" w:author="Catalina Ipas" w:date="2025-09-17T14:59:00Z">
                <w:rPr>
                  <w:rFonts w:ascii="Aptos" w:eastAsia="Aptos" w:hAnsi="Aptos" w:cs="Aptos"/>
                </w:rPr>
              </w:rPrChange>
            </w:rPr>
            <w:delText xml:space="preserve">Annual leave must be coordinated with working associates to ensure adequate coverage in the office. All vacation leave must be requested in </w:delText>
          </w:r>
          <w:r w:rsidR="5EED732B" w:rsidDel="007C56C0">
            <w:fldChar w:fldCharType="begin"/>
          </w:r>
          <w:r w:rsidR="5EED732B" w:rsidDel="007C56C0">
            <w:delInstrText xml:space="preserve">HYPERLINK "https://login.replicon.com/" </w:delInstrText>
          </w:r>
          <w:r w:rsidR="5EED732B" w:rsidDel="007C56C0">
            <w:fldChar w:fldCharType="separate"/>
          </w:r>
          <w:r w:rsidRPr="0E916A6A" w:rsidDel="007C56C0">
            <w:rPr>
              <w:rStyle w:val="Hyperlink"/>
              <w:rFonts w:ascii="Aptos" w:eastAsia="Aptos" w:hAnsi="Aptos" w:cs="Aptos"/>
              <w:color w:val="467886"/>
            </w:rPr>
            <w:delText>Replicon</w:delText>
          </w:r>
          <w:r w:rsidR="5EED732B" w:rsidDel="007C56C0">
            <w:fldChar w:fldCharType="end"/>
          </w:r>
          <w:r w:rsidRPr="0E916A6A" w:rsidDel="007C56C0">
            <w:rPr>
              <w:rFonts w:eastAsia="Times New Roman" w:cs="Times New Roman"/>
              <w:rPrChange w:id="6170" w:author="Catalina Ipas" w:date="2025-09-17T14:59:00Z">
                <w:rPr>
                  <w:rFonts w:ascii="Aptos" w:eastAsia="Aptos" w:hAnsi="Aptos" w:cs="Aptos"/>
                </w:rPr>
              </w:rPrChange>
            </w:rPr>
            <w:delText xml:space="preserve"> and approved by the employee’s supervisor and inform both the FO Director </w:delText>
          </w:r>
          <w:r w:rsidRPr="0E916A6A" w:rsidDel="007C56C0">
            <w:rPr>
              <w:rFonts w:eastAsia="Times New Roman" w:cs="Times New Roman"/>
              <w:u w:val="single"/>
              <w:rPrChange w:id="6171" w:author="Catalina Ipas" w:date="2025-09-17T14:59:00Z">
                <w:rPr>
                  <w:rFonts w:ascii="Aptos" w:eastAsia="Aptos" w:hAnsi="Aptos" w:cs="Aptos"/>
                  <w:u w:val="single"/>
                </w:rPr>
              </w:rPrChange>
            </w:rPr>
            <w:delText xml:space="preserve">PD </w:delText>
          </w:r>
          <w:r w:rsidRPr="0E916A6A" w:rsidDel="007C56C0">
            <w:rPr>
              <w:rFonts w:eastAsia="Times New Roman" w:cs="Times New Roman"/>
              <w:rPrChange w:id="6172" w:author="Catalina Ipas" w:date="2025-09-17T14:59:00Z">
                <w:rPr>
                  <w:rFonts w:ascii="Aptos" w:eastAsia="Aptos" w:hAnsi="Aptos" w:cs="Aptos"/>
                </w:rPr>
              </w:rPrChange>
            </w:rPr>
            <w:delText>and Partners HQ. All annual leave requests must be tracked and recorded properly on the employee’s timesheets.</w:delText>
          </w:r>
        </w:del>
      </w:ins>
    </w:p>
    <w:p w14:paraId="2781D904" w14:textId="1EB04BAD" w:rsidR="006B0C81" w:rsidRPr="00B04A6A" w:rsidRDefault="003A675C" w:rsidP="00640F59">
      <w:pPr>
        <w:pStyle w:val="Heading4"/>
        <w:jc w:val="both"/>
        <w:rPr>
          <w:rStyle w:val="Heading3Char"/>
          <w:sz w:val="24"/>
        </w:rPr>
      </w:pPr>
      <w:bookmarkStart w:id="6173" w:name="_Toc222754714"/>
      <w:r w:rsidRPr="00B04A6A">
        <w:rPr>
          <w:rStyle w:val="Heading3Char"/>
          <w:b/>
          <w:bCs/>
          <w:sz w:val="24"/>
        </w:rPr>
        <w:t xml:space="preserve">10.7.1.2 </w:t>
      </w:r>
      <w:r w:rsidR="009377D5" w:rsidRPr="00640F59">
        <w:rPr>
          <w:rStyle w:val="Heading3Char"/>
          <w:sz w:val="24"/>
        </w:rPr>
        <w:t>Advance Leave</w:t>
      </w:r>
      <w:bookmarkEnd w:id="6173"/>
    </w:p>
    <w:p w14:paraId="3894B45F" w14:textId="1F513B58" w:rsidR="005C03C0" w:rsidRPr="005C03C0" w:rsidRDefault="005C03C0" w:rsidP="005C03C0">
      <w:pPr>
        <w:spacing w:after="120" w:line="360" w:lineRule="auto"/>
        <w:jc w:val="both"/>
        <w:rPr>
          <w:rFonts w:cs="Times New Roman"/>
        </w:rPr>
      </w:pPr>
      <w:r w:rsidRPr="005C03C0">
        <w:rPr>
          <w:rFonts w:cs="Times New Roman"/>
        </w:rPr>
        <w:t>Paid leave is limited to the number of hours which have been accrued. Advance leave is not allowed. Partners cannot pay an employee for time not worked.</w:t>
      </w:r>
      <w:r w:rsidR="00E24A75">
        <w:rPr>
          <w:rFonts w:cs="Times New Roman"/>
        </w:rPr>
        <w:t xml:space="preserve"> </w:t>
      </w:r>
      <w:r w:rsidRPr="005C03C0">
        <w:rPr>
          <w:rFonts w:cs="Times New Roman"/>
        </w:rPr>
        <w:t>With supervisor approval, employees may opt for leave without pay if they have exhausted all paid leave.</w:t>
      </w:r>
    </w:p>
    <w:p w14:paraId="3BD86B71" w14:textId="239C5399" w:rsidR="005C03C0" w:rsidRPr="00B04A6A" w:rsidRDefault="003A675C" w:rsidP="00640F59">
      <w:pPr>
        <w:pStyle w:val="Heading4"/>
        <w:jc w:val="both"/>
        <w:rPr>
          <w:rStyle w:val="Heading3Char"/>
          <w:sz w:val="24"/>
        </w:rPr>
      </w:pPr>
      <w:bookmarkStart w:id="6174" w:name="_Toc222754715"/>
      <w:r w:rsidRPr="00B04A6A">
        <w:rPr>
          <w:rStyle w:val="Heading3Char"/>
          <w:b/>
          <w:bCs/>
          <w:sz w:val="24"/>
        </w:rPr>
        <w:t xml:space="preserve">10.7.1.3 </w:t>
      </w:r>
      <w:r w:rsidR="005C03C0" w:rsidRPr="00640F59">
        <w:rPr>
          <w:rStyle w:val="Heading3Char"/>
          <w:sz w:val="24"/>
        </w:rPr>
        <w:t>Vacation Carryover</w:t>
      </w:r>
      <w:bookmarkEnd w:id="6174"/>
    </w:p>
    <w:p w14:paraId="5688BD8F" w14:textId="2C08B585" w:rsidR="005C03C0" w:rsidDel="006A1C1F" w:rsidRDefault="005C03C0" w:rsidP="006956CB">
      <w:pPr>
        <w:spacing w:after="120" w:line="360" w:lineRule="auto"/>
        <w:jc w:val="both"/>
        <w:rPr>
          <w:del w:id="6175" w:author="Megan Ash" w:date="2026-02-23T11:59:00Z" w16du:dateUtc="2026-02-23T16:59:00Z"/>
          <w:rFonts w:cs="Times New Roman"/>
        </w:rPr>
      </w:pPr>
      <w:r w:rsidRPr="005C03C0">
        <w:rPr>
          <w:rFonts w:cs="Times New Roman"/>
        </w:rPr>
        <w:t xml:space="preserve">Employees are encouraged and expected to take their annual leave. Partners will try to accommodate employee vacation plans and will fully be able to do this if the employee and the supervisor agree on vacation plans with ample lead time. As of December </w:t>
      </w:r>
      <w:r w:rsidR="009435BF">
        <w:rPr>
          <w:rFonts w:cs="Times New Roman"/>
        </w:rPr>
        <w:t>31</w:t>
      </w:r>
      <w:r w:rsidR="009435BF" w:rsidRPr="00640F59">
        <w:rPr>
          <w:rFonts w:cs="Times New Roman"/>
          <w:vertAlign w:val="superscript"/>
        </w:rPr>
        <w:t>st</w:t>
      </w:r>
      <w:r w:rsidR="009435BF">
        <w:rPr>
          <w:rFonts w:cs="Times New Roman"/>
        </w:rPr>
        <w:t xml:space="preserve"> </w:t>
      </w:r>
      <w:r w:rsidRPr="005C03C0">
        <w:rPr>
          <w:rFonts w:cs="Times New Roman"/>
        </w:rPr>
        <w:t xml:space="preserve">each year, employees </w:t>
      </w:r>
      <w:ins w:id="6176" w:author="Megan Ash" w:date="2026-02-23T11:00:00Z">
        <w:r w:rsidR="0065442C" w:rsidRPr="0065442C">
          <w:rPr>
            <w:rFonts w:cs="Times New Roman"/>
          </w:rPr>
          <w:t xml:space="preserve">will be able to carry over a maximum of 10 </w:t>
        </w:r>
      </w:ins>
      <w:ins w:id="6177" w:author="Megan Ash" w:date="2026-02-23T11:00:00Z" w16du:dateUtc="2026-02-23T16:00:00Z">
        <w:r w:rsidR="0065442C" w:rsidRPr="0065442C">
          <w:rPr>
            <w:rFonts w:cs="Times New Roman"/>
          </w:rPr>
          <w:t>days’ worth</w:t>
        </w:r>
      </w:ins>
      <w:ins w:id="6178" w:author="Megan Ash" w:date="2026-02-23T11:00:00Z">
        <w:r w:rsidR="0065442C" w:rsidRPr="0065442C">
          <w:rPr>
            <w:rFonts w:cs="Times New Roman"/>
          </w:rPr>
          <w:t xml:space="preserve"> of accruals. </w:t>
        </w:r>
      </w:ins>
      <w:del w:id="6179" w:author="Megan Ash" w:date="2026-02-23T11:00:00Z" w16du:dateUtc="2026-02-23T16:00:00Z">
        <w:r w:rsidRPr="005C03C0" w:rsidDel="0065442C">
          <w:rPr>
            <w:rFonts w:cs="Times New Roman"/>
          </w:rPr>
          <w:delText>will be able to carry over a maximum of:</w:delText>
        </w:r>
      </w:del>
    </w:p>
    <w:p w14:paraId="6B392481" w14:textId="77777777" w:rsidR="006A1C1F" w:rsidRPr="005C03C0" w:rsidRDefault="006A1C1F" w:rsidP="005C03C0">
      <w:pPr>
        <w:spacing w:after="120" w:line="360" w:lineRule="auto"/>
        <w:jc w:val="both"/>
        <w:rPr>
          <w:ins w:id="6180" w:author="Megan Ash" w:date="2026-02-23T11:59:00Z" w16du:dateUtc="2026-02-23T16:59:00Z"/>
          <w:rFonts w:cs="Times New Roman"/>
        </w:rPr>
      </w:pPr>
    </w:p>
    <w:p w14:paraId="56DD0398" w14:textId="65C7BE51" w:rsidR="005C03C0" w:rsidRPr="00B04363" w:rsidDel="0065442C" w:rsidRDefault="005C03C0" w:rsidP="00640F59">
      <w:pPr>
        <w:pStyle w:val="ListParagraph"/>
        <w:numPr>
          <w:ilvl w:val="0"/>
          <w:numId w:val="174"/>
        </w:numPr>
        <w:spacing w:after="120" w:line="360" w:lineRule="auto"/>
        <w:jc w:val="both"/>
        <w:rPr>
          <w:del w:id="6181" w:author="Megan Ash" w:date="2026-02-23T11:00:00Z" w16du:dateUtc="2026-02-23T16:00:00Z"/>
          <w:rFonts w:cs="Times New Roman"/>
        </w:rPr>
      </w:pPr>
      <w:del w:id="6182" w:author="Megan Ash" w:date="2026-02-23T11:00:00Z" w16du:dateUtc="2026-02-23T16:00:00Z">
        <w:r w:rsidRPr="00B04363" w:rsidDel="0065442C">
          <w:rPr>
            <w:rFonts w:cs="Times New Roman"/>
          </w:rPr>
          <w:delText xml:space="preserve">Employees with 0 to 3 </w:delText>
        </w:r>
        <w:r w:rsidR="009F71AB" w:rsidRPr="009F71AB" w:rsidDel="0065442C">
          <w:rPr>
            <w:rFonts w:cs="Times New Roman"/>
          </w:rPr>
          <w:delText>years</w:delText>
        </w:r>
        <w:r w:rsidRPr="00B04363" w:rsidDel="0065442C">
          <w:rPr>
            <w:rFonts w:cs="Times New Roman"/>
          </w:rPr>
          <w:delText xml:space="preserve"> of service: </w:delText>
        </w:r>
      </w:del>
      <w:del w:id="6183" w:author="Megan Ash" w:date="2026-02-23T10:59:00Z" w16du:dateUtc="2026-02-23T15:59:00Z">
        <w:r w:rsidR="00C13DFD" w:rsidDel="00744DDD">
          <w:rPr>
            <w:rFonts w:cs="Times New Roman"/>
          </w:rPr>
          <w:delText>20</w:delText>
        </w:r>
        <w:r w:rsidRPr="00B04363" w:rsidDel="00744DDD">
          <w:rPr>
            <w:rFonts w:cs="Times New Roman"/>
          </w:rPr>
          <w:delText xml:space="preserve"> </w:delText>
        </w:r>
      </w:del>
      <w:del w:id="6184" w:author="Megan Ash" w:date="2026-02-23T11:00:00Z" w16du:dateUtc="2026-02-23T16:00:00Z">
        <w:r w:rsidRPr="00B04363" w:rsidDel="0065442C">
          <w:rPr>
            <w:rFonts w:cs="Times New Roman"/>
          </w:rPr>
          <w:delText xml:space="preserve">workdays per year </w:delText>
        </w:r>
      </w:del>
    </w:p>
    <w:p w14:paraId="77DFC697" w14:textId="2FF3C315" w:rsidR="005C03C0" w:rsidRPr="00B04363" w:rsidDel="0065442C" w:rsidRDefault="005C03C0" w:rsidP="00640F59">
      <w:pPr>
        <w:pStyle w:val="ListParagraph"/>
        <w:numPr>
          <w:ilvl w:val="0"/>
          <w:numId w:val="174"/>
        </w:numPr>
        <w:spacing w:after="120" w:line="360" w:lineRule="auto"/>
        <w:jc w:val="both"/>
        <w:rPr>
          <w:del w:id="6185" w:author="Megan Ash" w:date="2026-02-23T11:00:00Z" w16du:dateUtc="2026-02-23T16:00:00Z"/>
          <w:rFonts w:cs="Times New Roman"/>
        </w:rPr>
      </w:pPr>
      <w:del w:id="6186" w:author="Megan Ash" w:date="2026-02-23T11:00:00Z" w16du:dateUtc="2026-02-23T16:00:00Z">
        <w:r w:rsidRPr="00B04363" w:rsidDel="0065442C">
          <w:rPr>
            <w:rFonts w:cs="Times New Roman"/>
          </w:rPr>
          <w:delText xml:space="preserve">Employees with 3 to 10 </w:delText>
        </w:r>
        <w:r w:rsidR="009F71AB" w:rsidRPr="009F71AB" w:rsidDel="0065442C">
          <w:rPr>
            <w:rFonts w:cs="Times New Roman"/>
          </w:rPr>
          <w:delText>years</w:delText>
        </w:r>
        <w:r w:rsidRPr="00B04363" w:rsidDel="0065442C">
          <w:rPr>
            <w:rFonts w:cs="Times New Roman"/>
          </w:rPr>
          <w:delText xml:space="preserve"> of service: </w:delText>
        </w:r>
      </w:del>
      <w:del w:id="6187" w:author="Megan Ash" w:date="2026-02-23T10:59:00Z" w16du:dateUtc="2026-02-23T15:59:00Z">
        <w:r w:rsidRPr="00B04363" w:rsidDel="00744DDD">
          <w:rPr>
            <w:rFonts w:cs="Times New Roman"/>
          </w:rPr>
          <w:delText>2</w:delText>
        </w:r>
        <w:r w:rsidR="00C13DFD" w:rsidDel="00744DDD">
          <w:rPr>
            <w:rFonts w:cs="Times New Roman"/>
          </w:rPr>
          <w:delText>5</w:delText>
        </w:r>
        <w:r w:rsidRPr="00B04363" w:rsidDel="00744DDD">
          <w:rPr>
            <w:rFonts w:cs="Times New Roman"/>
          </w:rPr>
          <w:delText xml:space="preserve"> </w:delText>
        </w:r>
      </w:del>
      <w:del w:id="6188" w:author="Megan Ash" w:date="2026-02-23T11:00:00Z" w16du:dateUtc="2026-02-23T16:00:00Z">
        <w:r w:rsidRPr="00B04363" w:rsidDel="0065442C">
          <w:rPr>
            <w:rFonts w:cs="Times New Roman"/>
          </w:rPr>
          <w:delText xml:space="preserve">workdays per year </w:delText>
        </w:r>
      </w:del>
    </w:p>
    <w:p w14:paraId="5B089AD2" w14:textId="2979631B" w:rsidR="00C13DFD" w:rsidRPr="00C13DFD" w:rsidDel="0065442C" w:rsidRDefault="00C13DFD" w:rsidP="00C13DFD">
      <w:pPr>
        <w:pStyle w:val="ListParagraph"/>
        <w:numPr>
          <w:ilvl w:val="0"/>
          <w:numId w:val="174"/>
        </w:numPr>
        <w:spacing w:after="120" w:line="360" w:lineRule="auto"/>
        <w:jc w:val="both"/>
        <w:rPr>
          <w:del w:id="6189" w:author="Megan Ash" w:date="2026-02-23T11:00:00Z" w16du:dateUtc="2026-02-23T16:00:00Z"/>
          <w:rFonts w:cs="Times New Roman"/>
        </w:rPr>
      </w:pPr>
      <w:del w:id="6190" w:author="Megan Ash" w:date="2026-02-23T11:00:00Z" w16du:dateUtc="2026-02-23T16:00:00Z">
        <w:r w:rsidRPr="00C13DFD" w:rsidDel="0065442C">
          <w:rPr>
            <w:rFonts w:cs="Times New Roman"/>
          </w:rPr>
          <w:delText xml:space="preserve">Employees with 10 </w:delText>
        </w:r>
      </w:del>
      <w:del w:id="6191" w:author="Megan Ash" w:date="2026-02-23T10:59:00Z" w16du:dateUtc="2026-02-23T15:59:00Z">
        <w:r w:rsidRPr="00C13DFD" w:rsidDel="00B93606">
          <w:rPr>
            <w:rFonts w:cs="Times New Roman"/>
          </w:rPr>
          <w:delText>to 15</w:delText>
        </w:r>
      </w:del>
      <w:del w:id="6192" w:author="Megan Ash" w:date="2026-02-23T11:00:00Z" w16du:dateUtc="2026-02-23T16:00:00Z">
        <w:r w:rsidRPr="00C13DFD" w:rsidDel="0065442C">
          <w:rPr>
            <w:rFonts w:cs="Times New Roman"/>
          </w:rPr>
          <w:delText xml:space="preserve"> years of service: </w:delText>
        </w:r>
      </w:del>
      <w:del w:id="6193" w:author="Megan Ash" w:date="2026-02-23T10:59:00Z" w16du:dateUtc="2026-02-23T15:59:00Z">
        <w:r w:rsidRPr="00C13DFD" w:rsidDel="00B93606">
          <w:rPr>
            <w:rFonts w:cs="Times New Roman"/>
          </w:rPr>
          <w:delText xml:space="preserve">30 </w:delText>
        </w:r>
      </w:del>
      <w:del w:id="6194" w:author="Megan Ash" w:date="2026-02-23T11:00:00Z" w16du:dateUtc="2026-02-23T16:00:00Z">
        <w:r w:rsidRPr="00C13DFD" w:rsidDel="0065442C">
          <w:rPr>
            <w:rFonts w:cs="Times New Roman"/>
          </w:rPr>
          <w:delText xml:space="preserve">workdays per year </w:delText>
        </w:r>
      </w:del>
    </w:p>
    <w:p w14:paraId="74283FDB" w14:textId="32F82776" w:rsidR="00C13DFD" w:rsidRPr="00C13DFD" w:rsidDel="00B93606" w:rsidRDefault="00C13DFD" w:rsidP="00C13DFD">
      <w:pPr>
        <w:pStyle w:val="ListParagraph"/>
        <w:numPr>
          <w:ilvl w:val="0"/>
          <w:numId w:val="174"/>
        </w:numPr>
        <w:spacing w:after="120" w:line="360" w:lineRule="auto"/>
        <w:jc w:val="both"/>
        <w:rPr>
          <w:del w:id="6195" w:author="Megan Ash" w:date="2026-02-23T10:59:00Z" w16du:dateUtc="2026-02-23T15:59:00Z"/>
          <w:rFonts w:cs="Times New Roman"/>
        </w:rPr>
      </w:pPr>
      <w:del w:id="6196" w:author="Megan Ash" w:date="2026-02-23T10:59:00Z" w16du:dateUtc="2026-02-23T15:59:00Z">
        <w:r w:rsidRPr="00C13DFD" w:rsidDel="00B93606">
          <w:rPr>
            <w:rFonts w:cs="Times New Roman"/>
          </w:rPr>
          <w:delText>Employees with 15 to 20 years of service: 42 workdays per yea</w:delText>
        </w:r>
        <w:r w:rsidDel="00B93606">
          <w:rPr>
            <w:rFonts w:cs="Times New Roman"/>
          </w:rPr>
          <w:delText>r</w:delText>
        </w:r>
      </w:del>
    </w:p>
    <w:p w14:paraId="33260435" w14:textId="3705E027" w:rsidR="00C13DFD" w:rsidDel="00B93606" w:rsidRDefault="00C13DFD" w:rsidP="00C13DFD">
      <w:pPr>
        <w:pStyle w:val="ListParagraph"/>
        <w:numPr>
          <w:ilvl w:val="0"/>
          <w:numId w:val="174"/>
        </w:numPr>
        <w:spacing w:after="120" w:line="360" w:lineRule="auto"/>
        <w:jc w:val="both"/>
        <w:rPr>
          <w:del w:id="6197" w:author="Megan Ash" w:date="2026-02-23T10:59:00Z" w16du:dateUtc="2026-02-23T15:59:00Z"/>
          <w:rFonts w:cs="Times New Roman"/>
        </w:rPr>
      </w:pPr>
      <w:del w:id="6198" w:author="Megan Ash" w:date="2026-02-23T10:59:00Z" w16du:dateUtc="2026-02-23T15:59:00Z">
        <w:r w:rsidRPr="00C13DFD" w:rsidDel="00B93606">
          <w:rPr>
            <w:rFonts w:cs="Times New Roman"/>
          </w:rPr>
          <w:delText>Employees with more than 20 years of service: 54 workdays</w:delText>
        </w:r>
      </w:del>
    </w:p>
    <w:p w14:paraId="7774F708" w14:textId="1B7091E6" w:rsidR="006956CB" w:rsidRPr="00B04363" w:rsidRDefault="006956CB" w:rsidP="006956CB">
      <w:pPr>
        <w:spacing w:after="120" w:line="360" w:lineRule="auto"/>
        <w:jc w:val="both"/>
        <w:rPr>
          <w:rFonts w:cs="Times New Roman"/>
        </w:rPr>
      </w:pPr>
      <w:r w:rsidRPr="00C24EC4">
        <w:rPr>
          <w:rFonts w:cs="Times New Roman"/>
        </w:rPr>
        <w:t xml:space="preserve">Any days above </w:t>
      </w:r>
      <w:r w:rsidR="005F6C81" w:rsidRPr="00C24EC4">
        <w:rPr>
          <w:rFonts w:cs="Times New Roman"/>
        </w:rPr>
        <w:t xml:space="preserve">the number listed above </w:t>
      </w:r>
      <w:r w:rsidRPr="00C24EC4">
        <w:rPr>
          <w:rFonts w:cs="Times New Roman"/>
        </w:rPr>
        <w:t xml:space="preserve">will be </w:t>
      </w:r>
      <w:del w:id="6199" w:author="Megan Ash" w:date="2026-02-11T16:41:00Z" w16du:dateUtc="2026-02-11T21:41:00Z">
        <w:r w:rsidRPr="00C24EC4" w:rsidDel="004A6C29">
          <w:rPr>
            <w:rFonts w:cs="Times New Roman"/>
          </w:rPr>
          <w:delText>fortified.</w:delText>
        </w:r>
      </w:del>
      <w:ins w:id="6200" w:author="Megan Ash" w:date="2026-02-11T16:41:00Z" w16du:dateUtc="2026-02-11T21:41:00Z">
        <w:r w:rsidR="004A6C29">
          <w:rPr>
            <w:rFonts w:cs="Times New Roman"/>
          </w:rPr>
          <w:t>forfeited</w:t>
        </w:r>
        <w:r w:rsidR="004D6877">
          <w:rPr>
            <w:rFonts w:cs="Times New Roman"/>
          </w:rPr>
          <w:t>.</w:t>
        </w:r>
      </w:ins>
    </w:p>
    <w:p w14:paraId="71EB0062" w14:textId="1C710F95" w:rsidR="00527FAB" w:rsidRPr="00640F59" w:rsidRDefault="003A675C" w:rsidP="00640F59">
      <w:pPr>
        <w:pStyle w:val="Heading4"/>
        <w:jc w:val="both"/>
      </w:pPr>
      <w:bookmarkStart w:id="6201" w:name="_Toc222754716"/>
      <w:r w:rsidRPr="00B04A6A">
        <w:rPr>
          <w:rStyle w:val="Heading3Char"/>
          <w:b/>
          <w:bCs/>
          <w:sz w:val="24"/>
        </w:rPr>
        <w:t xml:space="preserve">10.7.1.4 </w:t>
      </w:r>
      <w:r w:rsidR="00527FAB" w:rsidRPr="00D06409">
        <w:rPr>
          <w:rStyle w:val="Heading3Char"/>
          <w:b/>
          <w:bCs/>
          <w:sz w:val="24"/>
        </w:rPr>
        <w:t>Annual Leave Payout upon Termination</w:t>
      </w:r>
      <w:bookmarkEnd w:id="6201"/>
      <w:r w:rsidR="00527FAB" w:rsidRPr="00D06409">
        <w:rPr>
          <w:rStyle w:val="Heading3Char"/>
          <w:b/>
          <w:bCs/>
          <w:sz w:val="24"/>
        </w:rPr>
        <w:t xml:space="preserve"> </w:t>
      </w:r>
    </w:p>
    <w:p w14:paraId="5F7A9773" w14:textId="67B7D4FA" w:rsidR="00527FAB" w:rsidRPr="006D72C2" w:rsidRDefault="216F07CE" w:rsidP="00527FAB">
      <w:pPr>
        <w:spacing w:line="360" w:lineRule="auto"/>
        <w:jc w:val="both"/>
        <w:rPr>
          <w:rFonts w:cs="Times New Roman"/>
        </w:rPr>
      </w:pPr>
      <w:r w:rsidRPr="17D3FAEC">
        <w:rPr>
          <w:rFonts w:cs="Times New Roman"/>
        </w:rPr>
        <w:t xml:space="preserve">In case of suspension, dismissal, or resignation of the employee for any reason before the expiration of </w:t>
      </w:r>
      <w:ins w:id="6202" w:author="Megan Ash" w:date="2026-02-11T16:42:00Z" w16du:dateUtc="2026-02-11T21:42:00Z">
        <w:r w:rsidR="00A70EC3">
          <w:rPr>
            <w:rFonts w:cs="Times New Roman"/>
          </w:rPr>
          <w:t>their</w:t>
        </w:r>
      </w:ins>
      <w:del w:id="6203" w:author="Megan Ash" w:date="2026-02-11T16:42:00Z" w16du:dateUtc="2026-02-11T21:42:00Z">
        <w:r w:rsidRPr="17D3FAEC" w:rsidDel="00A70EC3">
          <w:rPr>
            <w:rFonts w:cs="Times New Roman"/>
          </w:rPr>
          <w:delText>his</w:delText>
        </w:r>
      </w:del>
      <w:r w:rsidRPr="17D3FAEC">
        <w:rPr>
          <w:rFonts w:cs="Times New Roman"/>
        </w:rPr>
        <w:t xml:space="preserve"> </w:t>
      </w:r>
      <w:commentRangeStart w:id="6204"/>
      <w:r w:rsidRPr="17D3FAEC">
        <w:rPr>
          <w:rFonts w:cs="Times New Roman"/>
        </w:rPr>
        <w:t>year of service</w:t>
      </w:r>
      <w:commentRangeEnd w:id="6204"/>
      <w:r w:rsidR="00A70EC3" w:rsidRPr="17D3FAEC">
        <w:rPr>
          <w:rStyle w:val="CommentReference"/>
          <w:rFonts w:cs="Times New Roman"/>
          <w:sz w:val="24"/>
          <w:szCs w:val="24"/>
        </w:rPr>
        <w:commentReference w:id="6204"/>
      </w:r>
      <w:r w:rsidRPr="17D3FAEC">
        <w:rPr>
          <w:rFonts w:cs="Times New Roman"/>
        </w:rPr>
        <w:t>, and whatever the duration of employment, the worker is entitled to payment of his/her portion of annual leave based on the accruals indicated in Replicon. Employees are entitled to the number of days of regular annual leave accumulated up to the date of termination. The payment is based on the salary earned at the time of termination</w:t>
      </w:r>
      <w:ins w:id="6205" w:author="Catalina Ipas" w:date="2025-10-07T15:31:00Z">
        <w:r w:rsidR="507F1EF8" w:rsidRPr="17D3FAEC">
          <w:rPr>
            <w:rFonts w:cs="Times New Roman"/>
          </w:rPr>
          <w:t xml:space="preserve"> (Article 349 Honduras’s Labor Code)</w:t>
        </w:r>
      </w:ins>
      <w:r w:rsidRPr="17D3FAEC">
        <w:rPr>
          <w:rFonts w:cs="Times New Roman"/>
        </w:rPr>
        <w:t>.</w:t>
      </w:r>
    </w:p>
    <w:p w14:paraId="7D110DAF" w14:textId="77777777" w:rsidR="00527FAB" w:rsidRPr="006D72C2" w:rsidRDefault="00527FAB" w:rsidP="00527FAB">
      <w:pPr>
        <w:spacing w:line="360" w:lineRule="auto"/>
        <w:jc w:val="both"/>
        <w:rPr>
          <w:rFonts w:cs="Times New Roman"/>
        </w:rPr>
      </w:pPr>
    </w:p>
    <w:p w14:paraId="1246FCE5" w14:textId="39E40A4A" w:rsidR="00527FAB" w:rsidRPr="00C17238" w:rsidRDefault="00527FAB" w:rsidP="00527FAB">
      <w:pPr>
        <w:spacing w:line="360" w:lineRule="auto"/>
        <w:jc w:val="both"/>
        <w:rPr>
          <w:rFonts w:cs="Times New Roman"/>
        </w:rPr>
      </w:pPr>
      <w:r w:rsidRPr="006D72C2">
        <w:rPr>
          <w:rFonts w:cs="Times New Roman"/>
        </w:rPr>
        <w:t xml:space="preserve">The payout of vacation must match the days accrued in Replicon. Vacation is prorated on </w:t>
      </w:r>
      <w:r w:rsidR="007C6B53">
        <w:rPr>
          <w:rFonts w:cs="Times New Roman"/>
        </w:rPr>
        <w:t xml:space="preserve">the initial and last month of service </w:t>
      </w:r>
      <w:r w:rsidRPr="006D72C2">
        <w:rPr>
          <w:rFonts w:cs="Times New Roman"/>
        </w:rPr>
        <w:t>for the purposes of the termination payout.</w:t>
      </w:r>
    </w:p>
    <w:p w14:paraId="48609CA8" w14:textId="77777777" w:rsidR="00527FAB" w:rsidRPr="003B307C" w:rsidRDefault="00527FAB" w:rsidP="003B307C">
      <w:pPr>
        <w:pStyle w:val="Heading3"/>
      </w:pPr>
      <w:bookmarkStart w:id="6206" w:name="_10.7.2_Sick_Leave"/>
      <w:bookmarkStart w:id="6207" w:name="_Toc222754717"/>
      <w:bookmarkEnd w:id="6206"/>
      <w:r w:rsidRPr="003B307C">
        <w:rPr>
          <w:rStyle w:val="Heading3Char"/>
          <w:b/>
          <w:bCs/>
        </w:rPr>
        <w:t>10.7.2 Sick Leave</w:t>
      </w:r>
      <w:bookmarkEnd w:id="6207"/>
    </w:p>
    <w:p w14:paraId="67318BA1" w14:textId="13020EF7" w:rsidR="00D40EEE" w:rsidRDefault="00D40EEE" w:rsidP="00D40EEE">
      <w:pPr>
        <w:spacing w:after="120" w:line="360" w:lineRule="auto"/>
        <w:jc w:val="both"/>
        <w:rPr>
          <w:rFonts w:cs="Times New Roman"/>
        </w:rPr>
      </w:pPr>
      <w:r w:rsidRPr="00777F91">
        <w:rPr>
          <w:rFonts w:cs="Times New Roman"/>
        </w:rPr>
        <w:t>All employees are entitled to a total of 1</w:t>
      </w:r>
      <w:r>
        <w:rPr>
          <w:rFonts w:cs="Times New Roman"/>
        </w:rPr>
        <w:t>2</w:t>
      </w:r>
      <w:r w:rsidRPr="00777F91">
        <w:rPr>
          <w:rFonts w:cs="Times New Roman"/>
        </w:rPr>
        <w:t xml:space="preserve"> working days of sick leave per year without a reduction in salary, paid by Partners </w:t>
      </w:r>
      <w:r w:rsidR="00B8238B">
        <w:rPr>
          <w:rFonts w:cs="Times New Roman"/>
        </w:rPr>
        <w:t>Honduras</w:t>
      </w:r>
      <w:r w:rsidRPr="00777F91">
        <w:rPr>
          <w:rFonts w:cs="Times New Roman"/>
        </w:rPr>
        <w:t xml:space="preserve">. This is accrued at the rate of </w:t>
      </w:r>
      <w:r>
        <w:rPr>
          <w:rFonts w:cs="Times New Roman"/>
        </w:rPr>
        <w:t>1</w:t>
      </w:r>
      <w:r w:rsidRPr="00777F91">
        <w:rPr>
          <w:rFonts w:cs="Times New Roman"/>
        </w:rPr>
        <w:t xml:space="preserve"> day per month. If the employee does not have one year of service, sick leave will be calculated in proportion to the length of service already provided. </w:t>
      </w:r>
    </w:p>
    <w:p w14:paraId="72C690DA" w14:textId="7935463F" w:rsidR="00D40EEE" w:rsidRDefault="06FAF6E8" w:rsidP="00D40EEE">
      <w:pPr>
        <w:spacing w:after="120" w:line="360" w:lineRule="auto"/>
        <w:jc w:val="both"/>
        <w:rPr>
          <w:ins w:id="6208" w:author="Catalina Ipas" w:date="2025-10-27T18:24:00Z" w16du:dateUtc="2025-10-27T18:24:18Z"/>
          <w:rFonts w:cs="Times New Roman"/>
        </w:rPr>
      </w:pPr>
      <w:r w:rsidRPr="27E0B3DB">
        <w:rPr>
          <w:rFonts w:cs="Times New Roman"/>
        </w:rPr>
        <w:t xml:space="preserve">Sick leave is not cumulative nor paid out upon termination or resignation of the employee for any </w:t>
      </w:r>
      <w:commentRangeStart w:id="6209"/>
      <w:r w:rsidRPr="27E0B3DB">
        <w:rPr>
          <w:rFonts w:cs="Times New Roman"/>
        </w:rPr>
        <w:t xml:space="preserve">reason before the expiration of </w:t>
      </w:r>
      <w:ins w:id="6210" w:author="Megan Ash" w:date="2026-02-11T16:45:00Z" w16du:dateUtc="2026-02-11T21:45:00Z">
        <w:r w:rsidR="00AD3CC6">
          <w:rPr>
            <w:rFonts w:cs="Times New Roman"/>
          </w:rPr>
          <w:t>their</w:t>
        </w:r>
      </w:ins>
      <w:del w:id="6211" w:author="Megan Ash" w:date="2026-02-11T16:45:00Z" w16du:dateUtc="2026-02-11T21:45:00Z">
        <w:r w:rsidRPr="27E0B3DB" w:rsidDel="00AD3CC6">
          <w:rPr>
            <w:rFonts w:cs="Times New Roman"/>
          </w:rPr>
          <w:delText>his</w:delText>
        </w:r>
      </w:del>
      <w:r w:rsidRPr="27E0B3DB">
        <w:rPr>
          <w:rFonts w:cs="Times New Roman"/>
        </w:rPr>
        <w:t xml:space="preserve"> year of service.</w:t>
      </w:r>
    </w:p>
    <w:p w14:paraId="35BAB762" w14:textId="327F2C89" w:rsidR="2D062C23" w:rsidRDefault="2D062C23">
      <w:pPr>
        <w:spacing w:after="120" w:line="360" w:lineRule="auto"/>
        <w:jc w:val="both"/>
        <w:rPr>
          <w:ins w:id="6212" w:author="Catalina Ipas" w:date="2025-10-27T18:46:00Z" w16du:dateUtc="2025-10-27T18:46:49Z"/>
          <w:rFonts w:eastAsia="Times New Roman" w:cs="Times New Roman"/>
        </w:rPr>
        <w:pPrChange w:id="6213" w:author="Catalina Ipas" w:date="2025-10-27T18:47:00Z">
          <w:pPr/>
        </w:pPrChange>
      </w:pPr>
      <w:ins w:id="6214" w:author="Catalina Ipas" w:date="2025-10-27T18:24:00Z">
        <w:r w:rsidRPr="27E0B3DB">
          <w:rPr>
            <w:rFonts w:eastAsia="Times New Roman" w:cs="Times New Roman"/>
          </w:rPr>
          <w:t>In addition, under Article</w:t>
        </w:r>
      </w:ins>
      <w:ins w:id="6215" w:author="Catalina Ipas" w:date="2025-10-27T18:48:00Z">
        <w:r w:rsidR="5B32BA57" w:rsidRPr="27E0B3DB">
          <w:rPr>
            <w:rFonts w:eastAsia="Times New Roman" w:cs="Times New Roman"/>
          </w:rPr>
          <w:t>s</w:t>
        </w:r>
      </w:ins>
      <w:ins w:id="6216" w:author="Catalina Ipas" w:date="2025-10-27T18:24:00Z">
        <w:r w:rsidRPr="27E0B3DB">
          <w:rPr>
            <w:rFonts w:eastAsia="Times New Roman" w:cs="Times New Roman"/>
          </w:rPr>
          <w:t xml:space="preserve"> </w:t>
        </w:r>
      </w:ins>
      <w:ins w:id="6217" w:author="Catalina Ipas" w:date="2025-10-27T18:46:00Z">
        <w:r w:rsidR="26E22129" w:rsidRPr="27E0B3DB">
          <w:rPr>
            <w:rFonts w:eastAsia="Times New Roman" w:cs="Times New Roman"/>
          </w:rPr>
          <w:t>104</w:t>
        </w:r>
      </w:ins>
      <w:ins w:id="6218" w:author="Catalina Ipas" w:date="2025-10-27T18:48:00Z">
        <w:r w:rsidR="3029CB92" w:rsidRPr="27E0B3DB">
          <w:rPr>
            <w:rFonts w:eastAsia="Times New Roman" w:cs="Times New Roman"/>
          </w:rPr>
          <w:t xml:space="preserve"> and 105</w:t>
        </w:r>
      </w:ins>
      <w:ins w:id="6219" w:author="Catalina Ipas" w:date="2025-10-27T18:46:00Z">
        <w:r w:rsidR="26E22129" w:rsidRPr="27E0B3DB">
          <w:rPr>
            <w:rFonts w:eastAsia="Times New Roman" w:cs="Times New Roman"/>
          </w:rPr>
          <w:t xml:space="preserve"> of </w:t>
        </w:r>
      </w:ins>
      <w:ins w:id="6220" w:author="Catalina Ipas" w:date="2025-10-27T18:24:00Z">
        <w:r w:rsidRPr="27E0B3DB">
          <w:rPr>
            <w:rFonts w:eastAsia="Times New Roman" w:cs="Times New Roman"/>
          </w:rPr>
          <w:t xml:space="preserve">the Honduran Labor Code, </w:t>
        </w:r>
      </w:ins>
      <w:ins w:id="6221" w:author="Catalina Ipas" w:date="2025-10-27T18:47:00Z">
        <w:r w:rsidR="204DF2C4" w:rsidRPr="27E0B3DB">
          <w:rPr>
            <w:rFonts w:eastAsia="Times New Roman" w:cs="Times New Roman"/>
          </w:rPr>
          <w:t>if an employee suffers from a non-occupational illness that prevents them from working, the employer is required to grant a suspension of the employment contract for up to six (6) months. During this period, the employer must pay partial wages according to the employee’s continuous service:</w:t>
        </w:r>
      </w:ins>
    </w:p>
    <w:p w14:paraId="5849E8EA" w14:textId="1D1E9D60" w:rsidR="204DF2C4" w:rsidRDefault="204DF2C4">
      <w:pPr>
        <w:pStyle w:val="ListParagraph"/>
        <w:numPr>
          <w:ilvl w:val="0"/>
          <w:numId w:val="2"/>
        </w:numPr>
        <w:spacing w:after="120" w:line="360" w:lineRule="auto"/>
        <w:jc w:val="both"/>
        <w:rPr>
          <w:ins w:id="6222" w:author="Catalina Ipas" w:date="2025-10-27T18:47:00Z" w16du:dateUtc="2025-10-27T18:47:54Z"/>
          <w:rFonts w:eastAsia="Times New Roman" w:cs="Times New Roman"/>
        </w:rPr>
        <w:pPrChange w:id="6223" w:author="Catalina Ipas" w:date="2025-10-27T18:46:00Z">
          <w:pPr>
            <w:spacing w:after="120" w:line="360" w:lineRule="auto"/>
            <w:jc w:val="both"/>
          </w:pPr>
        </w:pPrChange>
      </w:pPr>
      <w:ins w:id="6224" w:author="Catalina Ipas" w:date="2025-10-27T18:46:00Z">
        <w:r w:rsidRPr="27E0B3DB">
          <w:rPr>
            <w:rFonts w:eastAsia="Times New Roman" w:cs="Times New Roman"/>
          </w:rPr>
          <w:t>T</w:t>
        </w:r>
      </w:ins>
      <w:ins w:id="6225" w:author="Catalina Ipas" w:date="2025-10-27T18:24:00Z">
        <w:r w:rsidR="2D062C23" w:rsidRPr="27E0B3DB">
          <w:rPr>
            <w:rFonts w:eastAsia="Times New Roman" w:cs="Times New Roman"/>
          </w:rPr>
          <w:t>he first three (3) days of illness are paid at 100% by the employer; from the fourth day onward, 50% is paid by the employer and 50% by Social Security. If the illness continues beyond six (6) months, Social Security pays between 23% and 75% of the base salary, depending on the employee’s contributions.</w:t>
        </w:r>
      </w:ins>
      <w:commentRangeEnd w:id="6209"/>
      <w:r w:rsidR="00463172">
        <w:rPr>
          <w:rStyle w:val="CommentReference"/>
          <w:rFonts w:eastAsia="Times New Roman" w:cs="Times New Roman"/>
          <w:sz w:val="24"/>
          <w:szCs w:val="24"/>
        </w:rPr>
        <w:commentReference w:id="6209"/>
      </w:r>
    </w:p>
    <w:p w14:paraId="0C9D23DC" w14:textId="5DF95042" w:rsidR="2B49E65D" w:rsidRDefault="2B49E65D">
      <w:pPr>
        <w:spacing w:before="240" w:after="240" w:line="360" w:lineRule="auto"/>
        <w:jc w:val="both"/>
        <w:rPr>
          <w:rFonts w:eastAsia="Times New Roman" w:cs="Times New Roman"/>
        </w:rPr>
        <w:pPrChange w:id="6226" w:author="Catalina Ipas" w:date="2025-10-27T18:49:00Z">
          <w:pPr/>
        </w:pPrChange>
      </w:pPr>
      <w:ins w:id="6227" w:author="Catalina Ipas" w:date="2025-10-27T18:47:00Z">
        <w:r w:rsidRPr="27E0B3DB">
          <w:rPr>
            <w:rFonts w:eastAsia="Times New Roman" w:cs="Times New Roman"/>
          </w:rPr>
          <w:t>During the suspension, the employer may temporarily hire another worker and dismiss them without liability when the original employee returns. If the illness extends beyond six months, the employer may terminate the contract, paying the worker notice, severance, and other legally mandated benefits, unless the employee does not express a willingness to permanently resume work when requested through the Ministry of Labor and Social Security. Exceptions exist under special regulations or protections granted by Social Security Law.</w:t>
        </w:r>
      </w:ins>
    </w:p>
    <w:p w14:paraId="13EDD539" w14:textId="1DD865AE" w:rsidR="00AD6403" w:rsidRPr="00B04A6A" w:rsidRDefault="003A675C" w:rsidP="00640F59">
      <w:pPr>
        <w:pStyle w:val="Heading4"/>
        <w:jc w:val="both"/>
        <w:rPr>
          <w:rStyle w:val="Heading3Char"/>
          <w:sz w:val="24"/>
        </w:rPr>
      </w:pPr>
      <w:bookmarkStart w:id="6228" w:name="_Toc222754718"/>
      <w:r w:rsidRPr="00B04A6A">
        <w:rPr>
          <w:rStyle w:val="Heading3Char"/>
          <w:b/>
          <w:bCs/>
          <w:sz w:val="24"/>
        </w:rPr>
        <w:t xml:space="preserve">10.7.2.1 </w:t>
      </w:r>
      <w:r w:rsidR="00AD6403" w:rsidRPr="00640F59">
        <w:rPr>
          <w:rStyle w:val="Heading3Char"/>
          <w:sz w:val="24"/>
        </w:rPr>
        <w:t>Use of Sick Leave</w:t>
      </w:r>
      <w:bookmarkEnd w:id="6228"/>
    </w:p>
    <w:p w14:paraId="7F5B6709" w14:textId="7817D0BF" w:rsidR="00AD6403" w:rsidRDefault="00AD6403" w:rsidP="00AD6403">
      <w:pPr>
        <w:spacing w:after="120" w:line="360" w:lineRule="auto"/>
        <w:jc w:val="both"/>
        <w:rPr>
          <w:rFonts w:cs="Times New Roman"/>
        </w:rPr>
      </w:pPr>
      <w:r w:rsidRPr="00AD6403">
        <w:rPr>
          <w:rFonts w:cs="Times New Roman"/>
        </w:rPr>
        <w:t xml:space="preserve">All employees </w:t>
      </w:r>
      <w:r w:rsidR="003C769A">
        <w:rPr>
          <w:rFonts w:cs="Times New Roman"/>
        </w:rPr>
        <w:t>receive</w:t>
      </w:r>
      <w:r w:rsidRPr="00AD6403">
        <w:rPr>
          <w:rFonts w:cs="Times New Roman"/>
        </w:rPr>
        <w:t xml:space="preserve"> paid sick and safe leave for use under certain circumstances. Employees may use sick leave in three-hour increments. Any leave necessary for under three hours should be </w:t>
      </w:r>
      <w:del w:id="6229" w:author="Megan Ash" w:date="2026-02-11T16:57:00Z" w16du:dateUtc="2026-02-11T21:57:00Z">
        <w:r w:rsidRPr="00AD6403" w:rsidDel="00AF65EF">
          <w:rPr>
            <w:rFonts w:cs="Times New Roman"/>
          </w:rPr>
          <w:delText xml:space="preserve">done </w:delText>
        </w:r>
      </w:del>
      <w:ins w:id="6230" w:author="Megan Ash" w:date="2026-02-11T16:57:00Z" w16du:dateUtc="2026-02-11T21:57:00Z">
        <w:r w:rsidR="00AF65EF">
          <w:rPr>
            <w:rFonts w:cs="Times New Roman"/>
          </w:rPr>
          <w:t xml:space="preserve">taken </w:t>
        </w:r>
      </w:ins>
      <w:r w:rsidRPr="00AD6403">
        <w:rPr>
          <w:rFonts w:cs="Times New Roman"/>
        </w:rPr>
        <w:t>in coordination with the employee’s supervisor and the hours made up accordingly.</w:t>
      </w:r>
    </w:p>
    <w:p w14:paraId="2748889A" w14:textId="331F8019" w:rsidR="008F0B64" w:rsidRDefault="00171372" w:rsidP="00171372">
      <w:pPr>
        <w:spacing w:after="120" w:line="360" w:lineRule="auto"/>
        <w:jc w:val="both"/>
        <w:rPr>
          <w:rFonts w:cs="Times New Roman"/>
        </w:rPr>
      </w:pPr>
      <w:r w:rsidRPr="00777F91">
        <w:rPr>
          <w:rFonts w:cs="Times New Roman"/>
        </w:rPr>
        <w:t xml:space="preserve">Sick leave </w:t>
      </w:r>
      <w:r>
        <w:rPr>
          <w:rFonts w:cs="Times New Roman"/>
        </w:rPr>
        <w:t xml:space="preserve">exceeding </w:t>
      </w:r>
      <w:r w:rsidR="00AA2152">
        <w:rPr>
          <w:rFonts w:cs="Times New Roman"/>
        </w:rPr>
        <w:t>three</w:t>
      </w:r>
      <w:r>
        <w:rPr>
          <w:rFonts w:cs="Times New Roman"/>
        </w:rPr>
        <w:t xml:space="preserve"> (</w:t>
      </w:r>
      <w:r w:rsidR="00AA2152">
        <w:rPr>
          <w:rFonts w:cs="Times New Roman"/>
        </w:rPr>
        <w:t>3</w:t>
      </w:r>
      <w:r>
        <w:rPr>
          <w:rFonts w:cs="Times New Roman"/>
        </w:rPr>
        <w:t xml:space="preserve">) days </w:t>
      </w:r>
      <w:r w:rsidR="00C82081">
        <w:rPr>
          <w:rFonts w:cs="Times New Roman"/>
        </w:rPr>
        <w:t xml:space="preserve">in one regular work week </w:t>
      </w:r>
      <w:r w:rsidRPr="00777F91">
        <w:rPr>
          <w:rFonts w:cs="Times New Roman"/>
        </w:rPr>
        <w:t xml:space="preserve">will only be granted upon presentation of a medical certificate issued by the attending physician. </w:t>
      </w:r>
    </w:p>
    <w:p w14:paraId="77103388" w14:textId="1242C9E8" w:rsidR="00171372" w:rsidRDefault="00171372" w:rsidP="00171372">
      <w:pPr>
        <w:spacing w:after="120" w:line="360" w:lineRule="auto"/>
        <w:jc w:val="both"/>
        <w:rPr>
          <w:rFonts w:cs="Times New Roman"/>
        </w:rPr>
      </w:pPr>
      <w:r w:rsidRPr="00777F91">
        <w:rPr>
          <w:rFonts w:cs="Times New Roman"/>
        </w:rPr>
        <w:t>All sick leave requests must be tracked and recorded properly on the employee’s timesheets.</w:t>
      </w:r>
    </w:p>
    <w:p w14:paraId="708CC3DF" w14:textId="7CA25C79" w:rsidR="00AD6403" w:rsidRPr="00B04A6A" w:rsidRDefault="003A675C" w:rsidP="00640F59">
      <w:pPr>
        <w:pStyle w:val="Heading4"/>
        <w:jc w:val="both"/>
        <w:rPr>
          <w:rStyle w:val="Heading3Char"/>
          <w:sz w:val="24"/>
        </w:rPr>
      </w:pPr>
      <w:bookmarkStart w:id="6231" w:name="_Toc222754719"/>
      <w:r w:rsidRPr="00B04A6A">
        <w:rPr>
          <w:rStyle w:val="Heading3Char"/>
          <w:b/>
          <w:bCs/>
          <w:sz w:val="24"/>
        </w:rPr>
        <w:t xml:space="preserve">10.7.2.2 </w:t>
      </w:r>
      <w:r w:rsidR="00AD6403" w:rsidRPr="00640F59">
        <w:rPr>
          <w:rStyle w:val="Heading3Char"/>
          <w:sz w:val="24"/>
        </w:rPr>
        <w:t>Reasons for Leave</w:t>
      </w:r>
      <w:bookmarkEnd w:id="6231"/>
    </w:p>
    <w:p w14:paraId="227EB5B3" w14:textId="214A8AC4" w:rsidR="00AD6403" w:rsidRPr="00AD6403" w:rsidRDefault="00AD6403" w:rsidP="00AD6403">
      <w:pPr>
        <w:spacing w:after="120" w:line="360" w:lineRule="auto"/>
        <w:jc w:val="both"/>
        <w:rPr>
          <w:rFonts w:cs="Times New Roman"/>
        </w:rPr>
      </w:pPr>
      <w:r w:rsidRPr="00AD6403">
        <w:rPr>
          <w:rFonts w:cs="Times New Roman"/>
        </w:rPr>
        <w:t>Paid</w:t>
      </w:r>
      <w:r w:rsidR="000C64D2">
        <w:rPr>
          <w:rFonts w:cs="Times New Roman"/>
        </w:rPr>
        <w:t xml:space="preserve"> sick</w:t>
      </w:r>
      <w:r w:rsidRPr="00AD6403">
        <w:rPr>
          <w:rFonts w:cs="Times New Roman"/>
        </w:rPr>
        <w:t xml:space="preserve"> leave accrued may be used by an employee for any of the following reasons: </w:t>
      </w:r>
    </w:p>
    <w:p w14:paraId="79EFC56B" w14:textId="2E6130AF" w:rsidR="00AD6403" w:rsidRPr="00B04363" w:rsidRDefault="00AD6403" w:rsidP="00640F59">
      <w:pPr>
        <w:pStyle w:val="ListParagraph"/>
        <w:numPr>
          <w:ilvl w:val="0"/>
          <w:numId w:val="175"/>
        </w:numPr>
        <w:spacing w:after="120" w:line="360" w:lineRule="auto"/>
        <w:jc w:val="both"/>
        <w:rPr>
          <w:rFonts w:cs="Times New Roman"/>
        </w:rPr>
      </w:pPr>
      <w:r w:rsidRPr="00640F59">
        <w:rPr>
          <w:rFonts w:cs="Times New Roman"/>
          <w:b/>
          <w:bCs/>
        </w:rPr>
        <w:t xml:space="preserve">Personal Illness or Injury: </w:t>
      </w:r>
      <w:r w:rsidRPr="00B04363">
        <w:rPr>
          <w:rFonts w:cs="Times New Roman"/>
        </w:rPr>
        <w:t>Employees can use sick and safe leave when they need to address their own physical or mental health conditions, including medical appointments, menstruation, recovery from illness or injury, or preventive care.</w:t>
      </w:r>
    </w:p>
    <w:p w14:paraId="7CE1A7E5" w14:textId="460D68A9" w:rsidR="00AD6403" w:rsidRPr="00B04363" w:rsidRDefault="00AD6403" w:rsidP="00640F59">
      <w:pPr>
        <w:pStyle w:val="ListParagraph"/>
        <w:numPr>
          <w:ilvl w:val="0"/>
          <w:numId w:val="175"/>
        </w:numPr>
        <w:spacing w:after="120" w:line="360" w:lineRule="auto"/>
        <w:jc w:val="both"/>
        <w:rPr>
          <w:rFonts w:cs="Times New Roman"/>
        </w:rPr>
      </w:pPr>
      <w:r w:rsidRPr="00640F59">
        <w:rPr>
          <w:rFonts w:cs="Times New Roman"/>
          <w:b/>
          <w:bCs/>
        </w:rPr>
        <w:t xml:space="preserve">Family Member's Illness: </w:t>
      </w:r>
      <w:r w:rsidRPr="00B04363">
        <w:rPr>
          <w:rFonts w:cs="Times New Roman"/>
        </w:rPr>
        <w:t>Sick and safe leave can be used to care for a family member who</w:t>
      </w:r>
      <w:r w:rsidR="00886EAE" w:rsidRPr="00886EAE">
        <w:rPr>
          <w:rFonts w:cs="Times New Roman"/>
        </w:rPr>
        <w:t xml:space="preserve"> </w:t>
      </w:r>
      <w:r w:rsidRPr="00B04363">
        <w:rPr>
          <w:rFonts w:cs="Times New Roman"/>
        </w:rPr>
        <w:t>is</w:t>
      </w:r>
      <w:r w:rsidR="00886EAE">
        <w:rPr>
          <w:rFonts w:cs="Times New Roman"/>
        </w:rPr>
        <w:t xml:space="preserve"> </w:t>
      </w:r>
      <w:r w:rsidRPr="00B04363">
        <w:rPr>
          <w:rFonts w:cs="Times New Roman"/>
        </w:rPr>
        <w:t>ill or injured, and whose health condition requires care.</w:t>
      </w:r>
    </w:p>
    <w:p w14:paraId="3FA701FE" w14:textId="0A5368C5" w:rsidR="00AD6403" w:rsidRPr="00B04363" w:rsidRDefault="00AD6403" w:rsidP="00640F59">
      <w:pPr>
        <w:pStyle w:val="ListParagraph"/>
        <w:numPr>
          <w:ilvl w:val="0"/>
          <w:numId w:val="175"/>
        </w:numPr>
        <w:spacing w:after="120" w:line="360" w:lineRule="auto"/>
        <w:jc w:val="both"/>
        <w:rPr>
          <w:rFonts w:cs="Times New Roman"/>
        </w:rPr>
      </w:pPr>
      <w:r w:rsidRPr="00640F59">
        <w:rPr>
          <w:rFonts w:cs="Times New Roman"/>
          <w:b/>
          <w:bCs/>
        </w:rPr>
        <w:t xml:space="preserve">Medical Appointments: </w:t>
      </w:r>
      <w:r w:rsidRPr="00B04363">
        <w:rPr>
          <w:rFonts w:cs="Times New Roman"/>
        </w:rPr>
        <w:t>Sick and safe leave can be used for medical, dental, or optical appointments for the employee or their family members.</w:t>
      </w:r>
    </w:p>
    <w:p w14:paraId="3141D98F" w14:textId="1D76715F" w:rsidR="00AD6403" w:rsidRDefault="00AD6403" w:rsidP="00EF240F">
      <w:pPr>
        <w:pStyle w:val="ListParagraph"/>
        <w:numPr>
          <w:ilvl w:val="0"/>
          <w:numId w:val="175"/>
        </w:numPr>
        <w:spacing w:after="120" w:line="360" w:lineRule="auto"/>
        <w:jc w:val="both"/>
        <w:rPr>
          <w:rFonts w:cs="Times New Roman"/>
        </w:rPr>
      </w:pPr>
      <w:r w:rsidRPr="00640F59">
        <w:rPr>
          <w:rFonts w:cs="Times New Roman"/>
          <w:b/>
          <w:bCs/>
        </w:rPr>
        <w:t>Domestic Violence or Sexual Abuse:</w:t>
      </w:r>
      <w:r w:rsidRPr="00B04363">
        <w:rPr>
          <w:rFonts w:cs="Times New Roman"/>
        </w:rPr>
        <w:t xml:space="preserve"> Employees can use sick and safe leave to seek medical attention, legal assistance, or counseling related to domestic violence, sexual abuse, or stalking for themselves or the employee’s family member.</w:t>
      </w:r>
    </w:p>
    <w:p w14:paraId="4F5B25C5" w14:textId="6B3D9B23" w:rsidR="00734C9A" w:rsidRDefault="00734C9A" w:rsidP="00734C9A">
      <w:pPr>
        <w:pStyle w:val="ListParagraph"/>
        <w:numPr>
          <w:ilvl w:val="0"/>
          <w:numId w:val="175"/>
        </w:numPr>
        <w:spacing w:after="120" w:line="360" w:lineRule="auto"/>
        <w:jc w:val="both"/>
        <w:rPr>
          <w:rFonts w:cs="Times New Roman"/>
        </w:rPr>
      </w:pPr>
      <w:r w:rsidRPr="00640F59">
        <w:rPr>
          <w:rFonts w:cs="Times New Roman"/>
          <w:b/>
          <w:bCs/>
        </w:rPr>
        <w:t>Mental or Physical Health:</w:t>
      </w:r>
      <w:r w:rsidRPr="00734C9A">
        <w:rPr>
          <w:rFonts w:cs="Times New Roman"/>
        </w:rPr>
        <w:t xml:space="preserve"> Employee</w:t>
      </w:r>
      <w:ins w:id="6232" w:author="Megan Ash" w:date="2026-02-11T16:58:00Z" w16du:dateUtc="2026-02-11T21:58:00Z">
        <w:r w:rsidR="00AF65EF">
          <w:rPr>
            <w:rFonts w:cs="Times New Roman"/>
          </w:rPr>
          <w:t>s</w:t>
        </w:r>
      </w:ins>
      <w:r w:rsidRPr="00734C9A">
        <w:rPr>
          <w:rFonts w:cs="Times New Roman"/>
        </w:rPr>
        <w:t xml:space="preserve"> can use leave for mental health days, counseling, and </w:t>
      </w:r>
      <w:r w:rsidRPr="00B04363">
        <w:rPr>
          <w:rFonts w:cs="Times New Roman"/>
        </w:rPr>
        <w:t>other health-related reasons.</w:t>
      </w:r>
    </w:p>
    <w:p w14:paraId="3FA96BA3" w14:textId="29E1091E" w:rsidR="00734C9A" w:rsidRPr="00734C9A" w:rsidRDefault="00734C9A" w:rsidP="00734C9A">
      <w:pPr>
        <w:pStyle w:val="ListParagraph"/>
        <w:numPr>
          <w:ilvl w:val="0"/>
          <w:numId w:val="175"/>
        </w:numPr>
        <w:spacing w:after="120" w:line="360" w:lineRule="auto"/>
        <w:jc w:val="both"/>
        <w:rPr>
          <w:rFonts w:cs="Times New Roman"/>
        </w:rPr>
      </w:pPr>
      <w:r w:rsidRPr="00640F59">
        <w:rPr>
          <w:rFonts w:cs="Times New Roman"/>
          <w:b/>
          <w:bCs/>
        </w:rPr>
        <w:t>Grieving</w:t>
      </w:r>
      <w:r w:rsidRPr="00734C9A">
        <w:rPr>
          <w:rFonts w:cs="Times New Roman"/>
        </w:rPr>
        <w:t>: Employee</w:t>
      </w:r>
      <w:ins w:id="6233" w:author="Megan Ash" w:date="2026-02-11T16:58:00Z" w16du:dateUtc="2026-02-11T21:58:00Z">
        <w:r w:rsidR="00AF65EF">
          <w:rPr>
            <w:rFonts w:cs="Times New Roman"/>
          </w:rPr>
          <w:t>s</w:t>
        </w:r>
      </w:ins>
      <w:r w:rsidRPr="00734C9A">
        <w:rPr>
          <w:rFonts w:cs="Times New Roman"/>
        </w:rPr>
        <w:t xml:space="preserve"> can use leave for mental health day</w:t>
      </w:r>
      <w:ins w:id="6234" w:author="Megan Ash" w:date="2026-02-11T16:58:00Z" w16du:dateUtc="2026-02-11T21:58:00Z">
        <w:r w:rsidR="00AF65EF">
          <w:rPr>
            <w:rFonts w:cs="Times New Roman"/>
          </w:rPr>
          <w:t>s</w:t>
        </w:r>
      </w:ins>
      <w:r w:rsidRPr="00734C9A">
        <w:rPr>
          <w:rFonts w:cs="Times New Roman"/>
        </w:rPr>
        <w:t xml:space="preserve"> for grieving the loss of friends/family.</w:t>
      </w:r>
    </w:p>
    <w:p w14:paraId="6594F3D7" w14:textId="15706954" w:rsidR="00734C9A" w:rsidRPr="00B04363" w:rsidRDefault="00734C9A" w:rsidP="00734C9A">
      <w:pPr>
        <w:pStyle w:val="ListParagraph"/>
        <w:numPr>
          <w:ilvl w:val="0"/>
          <w:numId w:val="175"/>
        </w:numPr>
        <w:spacing w:after="120" w:line="360" w:lineRule="auto"/>
        <w:jc w:val="both"/>
        <w:rPr>
          <w:rFonts w:cs="Times New Roman"/>
        </w:rPr>
      </w:pPr>
      <w:r w:rsidRPr="00640F59">
        <w:rPr>
          <w:rFonts w:cs="Times New Roman"/>
          <w:b/>
          <w:bCs/>
        </w:rPr>
        <w:t xml:space="preserve">Child's Immunization: </w:t>
      </w:r>
      <w:r w:rsidRPr="00734C9A">
        <w:rPr>
          <w:rFonts w:cs="Times New Roman"/>
        </w:rPr>
        <w:t xml:space="preserve">Employees can use sick and safe leave to take their child to receive </w:t>
      </w:r>
      <w:r w:rsidRPr="00B04363">
        <w:rPr>
          <w:rFonts w:cs="Times New Roman"/>
        </w:rPr>
        <w:t>immunization shots.</w:t>
      </w:r>
    </w:p>
    <w:p w14:paraId="4C00432B" w14:textId="0E0E7B88" w:rsidR="00734C9A" w:rsidRPr="00B04363" w:rsidRDefault="00734C9A" w:rsidP="00640F59">
      <w:pPr>
        <w:pStyle w:val="ListParagraph"/>
        <w:numPr>
          <w:ilvl w:val="0"/>
          <w:numId w:val="175"/>
        </w:numPr>
        <w:spacing w:after="120" w:line="360" w:lineRule="auto"/>
        <w:jc w:val="both"/>
        <w:rPr>
          <w:rFonts w:cs="Times New Roman"/>
        </w:rPr>
      </w:pPr>
      <w:r w:rsidRPr="00640F59">
        <w:rPr>
          <w:rFonts w:cs="Times New Roman"/>
          <w:b/>
          <w:bCs/>
        </w:rPr>
        <w:t>Pregnancy and Postpartum Recovery:</w:t>
      </w:r>
      <w:r w:rsidRPr="00734C9A">
        <w:rPr>
          <w:rFonts w:cs="Times New Roman"/>
        </w:rPr>
        <w:t xml:space="preserve"> Sick and safe leave can be used for pregnancy-related medical appointments and recovery from childbirth.</w:t>
      </w:r>
    </w:p>
    <w:p w14:paraId="6E44084E" w14:textId="6B0B8BEB" w:rsidR="004B16E0" w:rsidRPr="004B16E0" w:rsidRDefault="004B16E0" w:rsidP="004B16E0">
      <w:pPr>
        <w:spacing w:after="120" w:line="360" w:lineRule="auto"/>
        <w:jc w:val="both"/>
        <w:rPr>
          <w:rFonts w:cs="Times New Roman"/>
        </w:rPr>
      </w:pPr>
      <w:r w:rsidRPr="004B16E0">
        <w:rPr>
          <w:rFonts w:cs="Times New Roman"/>
        </w:rPr>
        <w:t xml:space="preserve">Covered family members include spouse, domestic partner, children (including foster children), grandchildren, parents and grandparents, siblings, and spouses of siblings. Also included are a child who lives with an employee and for whom the employee permanently assumes and discharges parental responsibility and a person with whom the employee shares or has shared for at least the preceding 12 months a mutual residence, and with whom the employee maintains a committed relationship. </w:t>
      </w:r>
    </w:p>
    <w:p w14:paraId="42FF8F19" w14:textId="690799E3" w:rsidR="004B16E0" w:rsidRPr="00B04A6A" w:rsidRDefault="003A675C" w:rsidP="00640F59">
      <w:pPr>
        <w:pStyle w:val="Heading4"/>
        <w:jc w:val="both"/>
        <w:rPr>
          <w:rStyle w:val="Heading3Char"/>
          <w:sz w:val="24"/>
        </w:rPr>
      </w:pPr>
      <w:bookmarkStart w:id="6235" w:name="_Toc222754720"/>
      <w:r w:rsidRPr="00B04A6A">
        <w:rPr>
          <w:rStyle w:val="Heading3Char"/>
          <w:b/>
          <w:bCs/>
          <w:sz w:val="24"/>
        </w:rPr>
        <w:t xml:space="preserve">10.7.2.3 </w:t>
      </w:r>
      <w:r w:rsidR="004B16E0" w:rsidRPr="00640F59">
        <w:rPr>
          <w:rStyle w:val="Heading3Char"/>
          <w:sz w:val="24"/>
        </w:rPr>
        <w:t>Sick Leave Carryover</w:t>
      </w:r>
      <w:bookmarkEnd w:id="6235"/>
    </w:p>
    <w:p w14:paraId="43CC6B68" w14:textId="73799653" w:rsidR="00E95B2A" w:rsidRDefault="00E95B2A" w:rsidP="00E95B2A">
      <w:pPr>
        <w:spacing w:after="120" w:line="360" w:lineRule="auto"/>
        <w:jc w:val="both"/>
        <w:rPr>
          <w:rFonts w:cs="Times New Roman"/>
        </w:rPr>
      </w:pPr>
      <w:r w:rsidRPr="00777F91">
        <w:rPr>
          <w:rFonts w:cs="Times New Roman"/>
        </w:rPr>
        <w:t xml:space="preserve">On January 1st of each year, the sick leave accrual balance will reset. The maximum carry over value is up to </w:t>
      </w:r>
      <w:r w:rsidRPr="004B16E0">
        <w:rPr>
          <w:rFonts w:cs="Times New Roman"/>
        </w:rPr>
        <w:t>12 days (96 hours)</w:t>
      </w:r>
      <w:r w:rsidRPr="00777F91">
        <w:rPr>
          <w:rFonts w:cs="Times New Roman"/>
        </w:rPr>
        <w:t xml:space="preserve">. Any days above 12 days will be </w:t>
      </w:r>
      <w:del w:id="6236" w:author="Megan Ash" w:date="2026-02-11T17:00:00Z" w16du:dateUtc="2026-02-11T22:00:00Z">
        <w:r w:rsidRPr="00777F91" w:rsidDel="00847D33">
          <w:rPr>
            <w:rFonts w:cs="Times New Roman"/>
          </w:rPr>
          <w:delText>fortified.</w:delText>
        </w:r>
      </w:del>
      <w:ins w:id="6237" w:author="Megan Ash" w:date="2026-02-11T17:00:00Z" w16du:dateUtc="2026-02-11T22:00:00Z">
        <w:r w:rsidR="00847D33">
          <w:rPr>
            <w:rFonts w:cs="Times New Roman"/>
          </w:rPr>
          <w:t>forfeited.</w:t>
        </w:r>
      </w:ins>
    </w:p>
    <w:p w14:paraId="12BA71C0" w14:textId="5DB2CC92" w:rsidR="002B588C" w:rsidRPr="00312B7A" w:rsidRDefault="002B588C" w:rsidP="002B588C">
      <w:pPr>
        <w:pStyle w:val="Heading3"/>
        <w:rPr>
          <w:rStyle w:val="Heading3Char"/>
          <w:b/>
          <w:bCs/>
        </w:rPr>
      </w:pPr>
      <w:bookmarkStart w:id="6238" w:name="_Toc222754721"/>
      <w:r>
        <w:rPr>
          <w:rStyle w:val="Heading3Char"/>
          <w:b/>
          <w:bCs/>
        </w:rPr>
        <w:t xml:space="preserve">10.7.3 </w:t>
      </w:r>
      <w:r w:rsidRPr="00312B7A">
        <w:rPr>
          <w:rStyle w:val="Heading3Char"/>
          <w:b/>
          <w:bCs/>
        </w:rPr>
        <w:t>Pregnancy Accommodation</w:t>
      </w:r>
      <w:bookmarkEnd w:id="6238"/>
    </w:p>
    <w:p w14:paraId="15AA9CA2" w14:textId="07B4DDD4" w:rsidR="002B588C" w:rsidRPr="00BF2FF2" w:rsidRDefault="002B588C" w:rsidP="002B588C">
      <w:pPr>
        <w:spacing w:after="120" w:line="360" w:lineRule="auto"/>
        <w:jc w:val="both"/>
        <w:rPr>
          <w:rFonts w:cs="Times New Roman"/>
        </w:rPr>
      </w:pPr>
      <w:r w:rsidRPr="00BF2FF2">
        <w:rPr>
          <w:rFonts w:cs="Times New Roman"/>
        </w:rPr>
        <w:t>Partners will provide reasonable workplace accommodations for employees whose ability to perform job duties is limited because of pregnancy, childbirth, breastfeeding, or a related medical condition</w:t>
      </w:r>
      <w:del w:id="6239" w:author="Megan Ash" w:date="2026-02-11T17:05:00Z" w16du:dateUtc="2026-02-11T22:05:00Z">
        <w:r w:rsidRPr="00BF2FF2" w:rsidDel="00C56001">
          <w:rPr>
            <w:rFonts w:cs="Times New Roman"/>
          </w:rPr>
          <w:delText>. The employee with a pregnancy-related disability is</w:delText>
        </w:r>
      </w:del>
      <w:ins w:id="6240" w:author="Megan Ash" w:date="2026-02-11T17:05:00Z" w16du:dateUtc="2026-02-11T22:05:00Z">
        <w:r w:rsidR="00C56001">
          <w:rPr>
            <w:rFonts w:cs="Times New Roman"/>
          </w:rPr>
          <w:t>. Employees requesting an accommodation are</w:t>
        </w:r>
      </w:ins>
      <w:r w:rsidRPr="00BF2FF2">
        <w:rPr>
          <w:rFonts w:cs="Times New Roman"/>
        </w:rPr>
        <w:t xml:space="preserve"> responsible </w:t>
      </w:r>
      <w:ins w:id="6241" w:author="Megan Ash" w:date="2026-02-11T17:01:00Z" w16du:dateUtc="2026-02-11T22:01:00Z">
        <w:r w:rsidR="00847D33">
          <w:rPr>
            <w:rFonts w:cs="Times New Roman"/>
          </w:rPr>
          <w:t>for</w:t>
        </w:r>
      </w:ins>
      <w:del w:id="6242" w:author="Megan Ash" w:date="2026-02-11T17:01:00Z" w16du:dateUtc="2026-02-11T22:01:00Z">
        <w:r w:rsidRPr="00BF2FF2" w:rsidDel="00847D33">
          <w:rPr>
            <w:rFonts w:cs="Times New Roman"/>
          </w:rPr>
          <w:delText>to</w:delText>
        </w:r>
      </w:del>
      <w:r w:rsidRPr="00BF2FF2">
        <w:rPr>
          <w:rFonts w:cs="Times New Roman"/>
        </w:rPr>
        <w:t xml:space="preserve"> </w:t>
      </w:r>
      <w:del w:id="6243" w:author="Megan Ash" w:date="2026-02-11T17:06:00Z" w16du:dateUtc="2026-02-11T22:06:00Z">
        <w:r w:rsidRPr="00BF2FF2" w:rsidDel="00C56001">
          <w:rPr>
            <w:rFonts w:cs="Times New Roman"/>
          </w:rPr>
          <w:delText>notify</w:delText>
        </w:r>
      </w:del>
      <w:ins w:id="6244" w:author="Megan Ash" w:date="2026-02-11T17:06:00Z" w16du:dateUtc="2026-02-11T22:06:00Z">
        <w:r w:rsidR="00C56001">
          <w:rPr>
            <w:rFonts w:cs="Times New Roman"/>
          </w:rPr>
          <w:t>notifying Partners</w:t>
        </w:r>
      </w:ins>
      <w:r w:rsidRPr="00BF2FF2">
        <w:rPr>
          <w:rFonts w:cs="Times New Roman"/>
        </w:rPr>
        <w:t xml:space="preserve"> </w:t>
      </w:r>
      <w:del w:id="6245" w:author="Megan Ash" w:date="2026-02-11T17:05:00Z" w16du:dateUtc="2026-02-11T22:05:00Z">
        <w:r w:rsidRPr="00BF2FF2" w:rsidDel="00C56001">
          <w:rPr>
            <w:rFonts w:cs="Times New Roman"/>
          </w:rPr>
          <w:delText xml:space="preserve">Partners of the need for accommodation </w:delText>
        </w:r>
      </w:del>
      <w:r w:rsidRPr="00BF2FF2">
        <w:rPr>
          <w:rFonts w:cs="Times New Roman"/>
        </w:rPr>
        <w:t xml:space="preserve">and </w:t>
      </w:r>
      <w:del w:id="6246" w:author="Megan Ash" w:date="2026-02-11T17:02:00Z" w16du:dateUtc="2026-02-11T22:02:00Z">
        <w:r w:rsidRPr="00BF2FF2" w:rsidDel="00847D33">
          <w:rPr>
            <w:rFonts w:cs="Times New Roman"/>
          </w:rPr>
          <w:delText xml:space="preserve">to </w:delText>
        </w:r>
      </w:del>
      <w:r w:rsidRPr="00BF2FF2">
        <w:rPr>
          <w:rFonts w:cs="Times New Roman"/>
        </w:rPr>
        <w:t>work</w:t>
      </w:r>
      <w:ins w:id="6247" w:author="Megan Ash" w:date="2026-02-11T17:02:00Z" w16du:dateUtc="2026-02-11T22:02:00Z">
        <w:r w:rsidR="00847D33">
          <w:rPr>
            <w:rFonts w:cs="Times New Roman"/>
          </w:rPr>
          <w:t>ing</w:t>
        </w:r>
      </w:ins>
      <w:r w:rsidRPr="00BF2FF2">
        <w:rPr>
          <w:rFonts w:cs="Times New Roman"/>
        </w:rPr>
        <w:t xml:space="preserve"> with management </w:t>
      </w:r>
      <w:del w:id="6248" w:author="Megan Ash" w:date="2026-02-11T17:05:00Z" w16du:dateUtc="2026-02-11T22:05:00Z">
        <w:r w:rsidRPr="00BF2FF2" w:rsidDel="00C56001">
          <w:rPr>
            <w:rFonts w:cs="Times New Roman"/>
          </w:rPr>
          <w:delText>concerning the need for</w:delText>
        </w:r>
      </w:del>
      <w:ins w:id="6249" w:author="Megan Ash" w:date="2026-02-11T17:05:00Z" w16du:dateUtc="2026-02-11T22:05:00Z">
        <w:r w:rsidR="00C56001">
          <w:rPr>
            <w:rFonts w:cs="Times New Roman"/>
          </w:rPr>
          <w:t>to identify appropriate</w:t>
        </w:r>
      </w:ins>
      <w:ins w:id="6250" w:author="Megan Ash" w:date="2026-02-11T17:06:00Z" w16du:dateUtc="2026-02-11T22:06:00Z">
        <w:r w:rsidR="00C56001">
          <w:rPr>
            <w:rFonts w:cs="Times New Roman"/>
          </w:rPr>
          <w:t xml:space="preserve"> </w:t>
        </w:r>
      </w:ins>
      <w:del w:id="6251" w:author="Megan Ash" w:date="2026-02-11T17:06:00Z" w16du:dateUtc="2026-02-11T22:06:00Z">
        <w:r w:rsidRPr="00BF2FF2" w:rsidDel="00C56001">
          <w:rPr>
            <w:rFonts w:cs="Times New Roman"/>
          </w:rPr>
          <w:delText xml:space="preserve"> </w:delText>
        </w:r>
      </w:del>
      <w:r w:rsidRPr="00BF2FF2">
        <w:rPr>
          <w:rFonts w:cs="Times New Roman"/>
        </w:rPr>
        <w:t>accommodation</w:t>
      </w:r>
      <w:ins w:id="6252" w:author="Megan Ash" w:date="2026-02-11T17:06:00Z" w16du:dateUtc="2026-02-11T22:06:00Z">
        <w:r w:rsidR="00C56001">
          <w:rPr>
            <w:rFonts w:cs="Times New Roman"/>
          </w:rPr>
          <w:t>s</w:t>
        </w:r>
      </w:ins>
      <w:r w:rsidRPr="00BF2FF2">
        <w:rPr>
          <w:rFonts w:cs="Times New Roman"/>
        </w:rPr>
        <w:t>.</w:t>
      </w:r>
      <w:r>
        <w:rPr>
          <w:rFonts w:cs="Times New Roman"/>
        </w:rPr>
        <w:t xml:space="preserve"> </w:t>
      </w:r>
      <w:r w:rsidRPr="00BF2FF2">
        <w:rPr>
          <w:rFonts w:cs="Times New Roman"/>
        </w:rPr>
        <w:t>Partners will make all reasonable accommodations that are advisable as determined by a healthcare provider.</w:t>
      </w:r>
    </w:p>
    <w:p w14:paraId="08C19EB1" w14:textId="25AE821A" w:rsidR="002B588C" w:rsidRPr="00640F59" w:rsidRDefault="002B588C" w:rsidP="0E916A6A">
      <w:pPr>
        <w:spacing w:after="120" w:line="360" w:lineRule="auto"/>
        <w:jc w:val="both"/>
        <w:rPr>
          <w:ins w:id="6253" w:author="Catalina Ipas" w:date="2025-09-23T12:44:00Z" w16du:dateUtc="2025-09-23T12:44:53Z"/>
          <w:rStyle w:val="Heading3Char"/>
          <w:rFonts w:eastAsiaTheme="minorEastAsia"/>
          <w:b w:val="0"/>
          <w:bCs w:val="0"/>
          <w:color w:val="auto"/>
          <w:sz w:val="24"/>
        </w:rPr>
      </w:pPr>
      <w:r w:rsidRPr="0E916A6A">
        <w:rPr>
          <w:rFonts w:cs="Times New Roman"/>
        </w:rPr>
        <w:t>Pregnant employees who wish to request an accommodation must submit a medical certification. The certification must include: (1) the date the accommodation became or will become medically advisable; (2) an explanation of the medical condition and need for a reasonable accommodation; and (3) the probable length of time the accommodation should be provided. The accommodations may vary dependent on the medical advisability and could include changing the employee’s job duties, changing the employee’s work hours, transferring the employee to a less strenuous or less hazardous position, or providing leave. A transfer may be considered as long as the transfer does not require Partners to create additional employment that Partners would not otherwise create, add an undue burden on other employees, discharge any employee, transfer any employee with more seniority than the pregnant employee requesting the transfer, or promote any employee who is not qualified to perform the job.</w:t>
      </w:r>
    </w:p>
    <w:p w14:paraId="151B1E8A" w14:textId="51A5A432" w:rsidR="758703D8" w:rsidRDefault="758703D8" w:rsidP="0E916A6A">
      <w:pPr>
        <w:spacing w:after="120" w:line="360" w:lineRule="auto"/>
        <w:jc w:val="both"/>
        <w:rPr>
          <w:rFonts w:eastAsia="Times New Roman" w:cs="Times New Roman"/>
        </w:rPr>
      </w:pPr>
      <w:ins w:id="6254" w:author="Catalina Ipas" w:date="2025-09-23T12:44:00Z">
        <w:r w:rsidRPr="0E916A6A">
          <w:rPr>
            <w:rFonts w:cs="Times New Roman"/>
          </w:rPr>
          <w:t>In addition, Article 1</w:t>
        </w:r>
      </w:ins>
      <w:ins w:id="6255" w:author="Catalina Ipas" w:date="2025-09-23T12:45:00Z">
        <w:r w:rsidRPr="0E916A6A">
          <w:rPr>
            <w:rFonts w:cs="Times New Roman"/>
          </w:rPr>
          <w:t>42 of Hond</w:t>
        </w:r>
      </w:ins>
      <w:ins w:id="6256" w:author="Catalina Ipas" w:date="2025-09-23T12:46:00Z">
        <w:r w:rsidR="6B08D226" w:rsidRPr="0E916A6A">
          <w:rPr>
            <w:rFonts w:cs="Times New Roman"/>
          </w:rPr>
          <w:t>uran</w:t>
        </w:r>
      </w:ins>
      <w:ins w:id="6257" w:author="Catalina Ipas" w:date="2025-09-23T12:45:00Z">
        <w:r w:rsidRPr="0E916A6A">
          <w:rPr>
            <w:rFonts w:cs="Times New Roman"/>
          </w:rPr>
          <w:t xml:space="preserve"> Labor Code states that e</w:t>
        </w:r>
        <w:r w:rsidRPr="0E916A6A">
          <w:rPr>
            <w:rFonts w:eastAsia="Times New Roman" w:cs="Times New Roman"/>
          </w:rPr>
          <w:t xml:space="preserve">very employer who has more than twenty (20) workers in their service is required to provide a suitable facility where mothers may safely feed their children under three (3) years of age and where they may leave them during working hours, under the care of a qualified person designated and paid </w:t>
        </w:r>
      </w:ins>
      <w:ins w:id="6258" w:author="Megan Ash" w:date="2026-02-11T17:07:00Z" w16du:dateUtc="2026-02-11T22:07:00Z">
        <w:r w:rsidR="00965A6F">
          <w:rPr>
            <w:rFonts w:eastAsia="Times New Roman" w:cs="Times New Roman"/>
          </w:rPr>
          <w:t xml:space="preserve">for </w:t>
        </w:r>
      </w:ins>
      <w:ins w:id="6259" w:author="Catalina Ipas" w:date="2025-09-23T12:45:00Z">
        <w:r w:rsidRPr="0E916A6A">
          <w:rPr>
            <w:rFonts w:eastAsia="Times New Roman" w:cs="Times New Roman"/>
          </w:rPr>
          <w:t>by the employer. Such facility shall be arranged</w:t>
        </w:r>
        <w:del w:id="6260" w:author="Megan Ash" w:date="2026-02-11T17:08:00Z" w16du:dateUtc="2026-02-11T22:08:00Z">
          <w:r w:rsidRPr="0E916A6A" w:rsidDel="00965A6F">
            <w:rPr>
              <w:rFonts w:eastAsia="Times New Roman" w:cs="Times New Roman"/>
            </w:rPr>
            <w:delText xml:space="preserve"> in a simple manner,</w:delText>
          </w:r>
        </w:del>
        <w:r w:rsidRPr="0E916A6A">
          <w:rPr>
            <w:rFonts w:eastAsia="Times New Roman" w:cs="Times New Roman"/>
          </w:rPr>
          <w:t xml:space="preserve"> within the employer’s economic means, subject to the judgment and approval of the General Labor Inspectorate.</w:t>
        </w:r>
      </w:ins>
    </w:p>
    <w:p w14:paraId="70FF69C0" w14:textId="7C028BFF" w:rsidR="009212E2" w:rsidRPr="007E2236" w:rsidRDefault="009212E2" w:rsidP="009212E2">
      <w:pPr>
        <w:pStyle w:val="Heading3"/>
      </w:pPr>
      <w:bookmarkStart w:id="6261" w:name="_Toc222754722"/>
      <w:r w:rsidRPr="007E2236">
        <w:rPr>
          <w:rStyle w:val="Heading3Char"/>
          <w:b/>
          <w:bCs/>
        </w:rPr>
        <w:t>10.7.</w:t>
      </w:r>
      <w:r w:rsidR="002B588C">
        <w:rPr>
          <w:rStyle w:val="Heading3Char"/>
          <w:b/>
          <w:bCs/>
        </w:rPr>
        <w:t>4</w:t>
      </w:r>
      <w:r w:rsidRPr="007E2236">
        <w:rPr>
          <w:rStyle w:val="Heading3Char"/>
          <w:b/>
          <w:bCs/>
        </w:rPr>
        <w:t xml:space="preserve"> Maternity Leave</w:t>
      </w:r>
      <w:bookmarkEnd w:id="6261"/>
    </w:p>
    <w:p w14:paraId="1188D826" w14:textId="69C20FA1" w:rsidR="009212E2" w:rsidRDefault="009212E2">
      <w:pPr>
        <w:spacing w:line="360" w:lineRule="auto"/>
        <w:jc w:val="both"/>
        <w:rPr>
          <w:del w:id="6262" w:author="Catalina Ipas" w:date="2025-09-23T13:29:00Z" w16du:dateUtc="2025-09-23T13:29:41Z"/>
          <w:rFonts w:cs="Times New Roman"/>
        </w:rPr>
        <w:pPrChange w:id="6263" w:author="Megan Ash" w:date="2026-02-11T17:00:00Z" w16du:dateUtc="2026-02-11T22:00:00Z">
          <w:pPr>
            <w:spacing w:line="360" w:lineRule="auto"/>
          </w:pPr>
        </w:pPrChange>
      </w:pPr>
      <w:r w:rsidRPr="0E916A6A">
        <w:rPr>
          <w:rFonts w:cs="Times New Roman"/>
        </w:rPr>
        <w:t xml:space="preserve">In accordance with Article </w:t>
      </w:r>
      <w:ins w:id="6264" w:author="Catalina Ipas" w:date="2025-09-23T13:23:00Z">
        <w:r w:rsidR="257904F3" w:rsidRPr="0E916A6A">
          <w:rPr>
            <w:rFonts w:cs="Times New Roman"/>
          </w:rPr>
          <w:t>135</w:t>
        </w:r>
      </w:ins>
      <w:del w:id="6265" w:author="Catalina Ipas" w:date="2025-09-23T13:23:00Z">
        <w:r w:rsidRPr="0E916A6A" w:rsidDel="009212E2">
          <w:rPr>
            <w:rFonts w:cs="Times New Roman"/>
          </w:rPr>
          <w:delText>39</w:delText>
        </w:r>
      </w:del>
      <w:r w:rsidRPr="0E916A6A">
        <w:rPr>
          <w:rFonts w:cs="Times New Roman"/>
        </w:rPr>
        <w:t xml:space="preserve"> of </w:t>
      </w:r>
      <w:ins w:id="6266" w:author="Megan Ash" w:date="2026-02-11T17:08:00Z" w16du:dateUtc="2026-02-11T22:08:00Z">
        <w:r w:rsidR="00965A6F">
          <w:rPr>
            <w:rFonts w:cs="Times New Roman"/>
          </w:rPr>
          <w:t xml:space="preserve">the </w:t>
        </w:r>
      </w:ins>
      <w:r w:rsidR="00B8238B" w:rsidRPr="0E916A6A">
        <w:rPr>
          <w:rFonts w:cs="Times New Roman"/>
        </w:rPr>
        <w:t>Hondura</w:t>
      </w:r>
      <w:ins w:id="6267" w:author="Megan Ash" w:date="2026-02-11T17:08:00Z" w16du:dateUtc="2026-02-11T22:08:00Z">
        <w:r w:rsidR="00965A6F">
          <w:rPr>
            <w:rFonts w:cs="Times New Roman"/>
          </w:rPr>
          <w:t>n</w:t>
        </w:r>
      </w:ins>
      <w:del w:id="6268" w:author="Megan Ash" w:date="2026-02-11T17:08:00Z" w16du:dateUtc="2026-02-11T22:08:00Z">
        <w:r w:rsidR="00B8238B" w:rsidRPr="0E916A6A" w:rsidDel="00965A6F">
          <w:rPr>
            <w:rFonts w:cs="Times New Roman"/>
          </w:rPr>
          <w:delText>s</w:delText>
        </w:r>
        <w:r w:rsidRPr="0E916A6A" w:rsidDel="00965A6F">
          <w:rPr>
            <w:rFonts w:cs="Times New Roman"/>
          </w:rPr>
          <w:delText>’s</w:delText>
        </w:r>
      </w:del>
      <w:r w:rsidRPr="0E916A6A">
        <w:rPr>
          <w:rFonts w:cs="Times New Roman"/>
        </w:rPr>
        <w:t xml:space="preserve"> Labor Code, </w:t>
      </w:r>
      <w:del w:id="6269" w:author="Catalina Ipas" w:date="2025-09-23T13:29:00Z">
        <w:r w:rsidRPr="0E916A6A" w:rsidDel="009212E2">
          <w:rPr>
            <w:rFonts w:cs="Times New Roman"/>
          </w:rPr>
          <w:delText xml:space="preserve">in the event of childbirth, a full-time affected </w:delText>
        </w:r>
        <w:r w:rsidRPr="0E916A6A" w:rsidDel="00162DE8">
          <w:rPr>
            <w:rFonts w:cs="Times New Roman"/>
          </w:rPr>
          <w:delText xml:space="preserve">female </w:delText>
        </w:r>
        <w:r w:rsidRPr="0E916A6A" w:rsidDel="009212E2">
          <w:rPr>
            <w:rFonts w:cs="Times New Roman"/>
          </w:rPr>
          <w:delText xml:space="preserve">employee planning to return to Partners will be provided with: </w:delText>
        </w:r>
      </w:del>
    </w:p>
    <w:p w14:paraId="42D0C578" w14:textId="77777777" w:rsidR="005A4F67" w:rsidRDefault="009212E2">
      <w:pPr>
        <w:numPr>
          <w:ilvl w:val="0"/>
          <w:numId w:val="175"/>
        </w:numPr>
        <w:spacing w:after="120" w:line="360" w:lineRule="auto"/>
        <w:ind w:left="0" w:firstLine="0"/>
        <w:jc w:val="both"/>
        <w:rPr>
          <w:del w:id="6270" w:author="Catalina Ipas" w:date="2025-09-23T13:29:00Z" w16du:dateUtc="2025-09-23T13:29:41Z"/>
          <w:rFonts w:cs="Times New Roman"/>
        </w:rPr>
        <w:pPrChange w:id="6271" w:author="Megan Ash" w:date="2026-02-11T17:00:00Z" w16du:dateUtc="2026-02-11T22:00:00Z">
          <w:pPr>
            <w:pStyle w:val="ListParagraph"/>
            <w:numPr>
              <w:numId w:val="175"/>
            </w:numPr>
            <w:spacing w:after="120" w:line="360" w:lineRule="auto"/>
            <w:ind w:left="0" w:hanging="360"/>
            <w:jc w:val="both"/>
          </w:pPr>
        </w:pPrChange>
      </w:pPr>
      <w:del w:id="6272" w:author="Catalina Ipas" w:date="2025-09-23T13:29:00Z">
        <w:r w:rsidRPr="0E916A6A" w:rsidDel="009212E2">
          <w:rPr>
            <w:rFonts w:cs="Times New Roman"/>
          </w:rPr>
          <w:delText xml:space="preserve">Maternity Leave: 14 consecutive weeks (70 workdays) of paid maternity leave, including eight (8) weeks post-partum per pregnancy if they carry the child to birth. The period of eight (8) weeks post-partum is irreducible, regardless of the date of delivery. </w:delText>
        </w:r>
      </w:del>
    </w:p>
    <w:p w14:paraId="5B77DDF5" w14:textId="72583D34" w:rsidR="58557E35" w:rsidRDefault="58557E35">
      <w:pPr>
        <w:spacing w:after="120" w:line="360" w:lineRule="auto"/>
        <w:jc w:val="both"/>
        <w:rPr>
          <w:del w:id="6273" w:author="Catalina Ipas" w:date="2025-10-06T13:49:00Z" w16du:dateUtc="2025-10-06T13:49:13Z"/>
          <w:rFonts w:eastAsia="Times New Roman" w:cs="Times New Roman"/>
        </w:rPr>
        <w:pPrChange w:id="6274" w:author="Megan Ash" w:date="2026-02-11T17:00:00Z" w16du:dateUtc="2026-02-11T22:00:00Z">
          <w:pPr>
            <w:pStyle w:val="ListParagraph"/>
            <w:numPr>
              <w:numId w:val="175"/>
            </w:numPr>
            <w:spacing w:after="120" w:line="360" w:lineRule="auto"/>
            <w:ind w:hanging="360"/>
            <w:jc w:val="both"/>
          </w:pPr>
        </w:pPrChange>
      </w:pPr>
      <w:del w:id="6275" w:author="Catalina Ipas" w:date="2025-09-23T13:29:00Z">
        <w:r w:rsidRPr="17D3FAEC" w:rsidDel="58557E35">
          <w:rPr>
            <w:rFonts w:cs="Times New Roman"/>
          </w:rPr>
          <w:delText xml:space="preserve">Maternity leave may be extended by three (3) weeks in the event of a duly certified illness resulting from pregnancy or childbirth. </w:delText>
        </w:r>
      </w:del>
      <w:ins w:id="6276" w:author="Catalina Ipas" w:date="2025-09-23T13:29:00Z">
        <w:del w:id="6277" w:author="Megan Ash" w:date="2026-02-11T17:08:00Z" w16du:dateUtc="2026-02-11T22:08:00Z">
          <w:r w:rsidR="2A587CC2" w:rsidRPr="17D3FAEC" w:rsidDel="00965A6F">
            <w:delText>E</w:delText>
          </w:r>
        </w:del>
      </w:ins>
      <w:ins w:id="6278" w:author="Megan Ash" w:date="2026-02-11T17:08:00Z" w16du:dateUtc="2026-02-11T22:08:00Z">
        <w:r w:rsidR="00965A6F">
          <w:t xml:space="preserve">all pregnant employees </w:t>
        </w:r>
      </w:ins>
      <w:ins w:id="6279" w:author="Catalina Ipas" w:date="2025-09-23T13:29:00Z">
        <w:del w:id="6280" w:author="Megan Ash" w:date="2026-02-11T17:08:00Z" w16du:dateUtc="2026-02-11T22:08:00Z">
          <w:r w:rsidR="2A587CC2" w:rsidRPr="17D3FAEC" w:rsidDel="00965A6F">
            <w:delText xml:space="preserve">very female worker in a state of pregnancy </w:delText>
          </w:r>
        </w:del>
        <w:del w:id="6281" w:author="Megan Ash" w:date="2026-02-11T17:23:00Z" w16du:dateUtc="2026-02-11T22:23:00Z">
          <w:r w:rsidR="2A587CC2" w:rsidRPr="17D3FAEC" w:rsidDel="00F122B9">
            <w:delText xml:space="preserve">shall be </w:delText>
          </w:r>
        </w:del>
      </w:ins>
      <w:ins w:id="6282" w:author="Megan Ash" w:date="2026-02-11T17:23:00Z" w16du:dateUtc="2026-02-11T22:23:00Z">
        <w:r w:rsidR="00F122B9">
          <w:t xml:space="preserve">are </w:t>
        </w:r>
      </w:ins>
      <w:ins w:id="6283" w:author="Catalina Ipas" w:date="2025-09-23T13:29:00Z">
        <w:r w:rsidR="2A587CC2" w:rsidRPr="17D3FAEC">
          <w:t>entitled to mandatory</w:t>
        </w:r>
      </w:ins>
      <w:ins w:id="6284" w:author="Megan Ash" w:date="2026-02-11T17:23:00Z" w16du:dateUtc="2026-02-11T22:23:00Z">
        <w:r w:rsidR="00F122B9">
          <w:t>, fully-paid</w:t>
        </w:r>
      </w:ins>
      <w:ins w:id="6285" w:author="Catalina Ipas" w:date="2025-09-23T13:29:00Z">
        <w:r w:rsidR="2A587CC2" w:rsidRPr="17D3FAEC">
          <w:t xml:space="preserve"> leave</w:t>
        </w:r>
        <w:del w:id="6286" w:author="Megan Ash" w:date="2026-02-11T17:23:00Z" w16du:dateUtc="2026-02-11T22:23:00Z">
          <w:r w:rsidR="2A587CC2" w:rsidRPr="17D3FAEC" w:rsidDel="00BC7910">
            <w:delText>,</w:delText>
          </w:r>
          <w:r w:rsidR="2A587CC2" w:rsidRPr="17D3FAEC" w:rsidDel="00F122B9">
            <w:delText xml:space="preserve"> remunerated in the same manner as her work,</w:delText>
          </w:r>
          <w:r w:rsidR="2A587CC2" w:rsidRPr="17D3FAEC" w:rsidDel="00BC7910">
            <w:delText xml:space="preserve"> during the </w:delText>
          </w:r>
        </w:del>
      </w:ins>
      <w:ins w:id="6287" w:author="Megan Ash" w:date="2026-02-11T17:23:00Z" w16du:dateUtc="2026-02-11T22:23:00Z">
        <w:r w:rsidR="00BC7910">
          <w:t xml:space="preserve"> for </w:t>
        </w:r>
      </w:ins>
      <w:ins w:id="6288" w:author="Catalina Ipas" w:date="2025-09-23T13:29:00Z">
        <w:r w:rsidR="2A587CC2" w:rsidRPr="17D3FAEC">
          <w:t xml:space="preserve">four (4) weeks preceding childbirth and </w:t>
        </w:r>
        <w:del w:id="6289" w:author="Megan Ash" w:date="2026-02-11T17:23:00Z" w16du:dateUtc="2026-02-11T22:23:00Z">
          <w:r w:rsidR="2A587CC2" w:rsidRPr="17D3FAEC" w:rsidDel="00BC7910">
            <w:delText xml:space="preserve">the </w:delText>
          </w:r>
        </w:del>
        <w:r w:rsidR="2A587CC2" w:rsidRPr="17D3FAEC">
          <w:t xml:space="preserve">six (6) weeks following </w:t>
        </w:r>
      </w:ins>
      <w:ins w:id="6290" w:author="Megan Ash" w:date="2026-02-11T17:23:00Z" w16du:dateUtc="2026-02-11T22:23:00Z">
        <w:r w:rsidR="00BC7910">
          <w:t>childbirth</w:t>
        </w:r>
      </w:ins>
      <w:ins w:id="6291" w:author="Catalina Ipas" w:date="2025-09-23T13:29:00Z">
        <w:del w:id="6292" w:author="Megan Ash" w:date="2026-02-11T17:23:00Z" w16du:dateUtc="2026-02-11T22:23:00Z">
          <w:r w:rsidR="2A587CC2" w:rsidRPr="17D3FAEC" w:rsidDel="00BC7910">
            <w:delText>it</w:delText>
          </w:r>
        </w:del>
        <w:r w:rsidR="2A587CC2" w:rsidRPr="17D3FAEC">
          <w:t xml:space="preserve">, </w:t>
        </w:r>
        <w:del w:id="6293" w:author="Megan Ash" w:date="2026-02-11T17:24:00Z" w16du:dateUtc="2026-02-11T22:24:00Z">
          <w:r w:rsidR="2A587CC2" w:rsidRPr="17D3FAEC" w:rsidDel="00BC7910">
            <w:delText>and shall</w:delText>
          </w:r>
        </w:del>
      </w:ins>
      <w:ins w:id="6294" w:author="Megan Ash" w:date="2026-02-11T17:24:00Z" w16du:dateUtc="2026-02-11T22:24:00Z">
        <w:r w:rsidR="00BC7910">
          <w:t>during which they</w:t>
        </w:r>
      </w:ins>
      <w:ins w:id="6295" w:author="Catalina Ipas" w:date="2025-09-23T13:29:00Z">
        <w:r w:rsidR="2A587CC2" w:rsidRPr="17D3FAEC">
          <w:t xml:space="preserve"> retain </w:t>
        </w:r>
        <w:del w:id="6296" w:author="Megan Ash" w:date="2026-02-11T17:24:00Z" w16du:dateUtc="2026-02-11T22:24:00Z">
          <w:r w:rsidR="2A587CC2" w:rsidRPr="17D3FAEC" w:rsidDel="00BC7910">
            <w:delText>her</w:delText>
          </w:r>
        </w:del>
      </w:ins>
      <w:ins w:id="6297" w:author="Megan Ash" w:date="2026-02-11T17:24:00Z" w16du:dateUtc="2026-02-11T22:24:00Z">
        <w:r w:rsidR="00BC7910">
          <w:t>their</w:t>
        </w:r>
      </w:ins>
      <w:ins w:id="6298" w:author="Catalina Ipas" w:date="2025-09-23T13:29:00Z">
        <w:r w:rsidR="2A587CC2" w:rsidRPr="17D3FAEC">
          <w:t xml:space="preserve"> employment and all rights </w:t>
        </w:r>
        <w:del w:id="6299" w:author="Megan Ash" w:date="2026-02-11T17:24:00Z" w16du:dateUtc="2026-02-11T22:24:00Z">
          <w:r w:rsidR="2A587CC2" w:rsidRPr="17D3FAEC" w:rsidDel="00BC7910">
            <w:delText>corresponding to her</w:delText>
          </w:r>
        </w:del>
      </w:ins>
      <w:ins w:id="6300" w:author="Megan Ash" w:date="2026-02-11T17:24:00Z" w16du:dateUtc="2026-02-11T22:24:00Z">
        <w:r w:rsidR="00BC7910">
          <w:t>arising from their</w:t>
        </w:r>
      </w:ins>
      <w:ins w:id="6301" w:author="Catalina Ipas" w:date="2025-09-23T13:29:00Z">
        <w:r w:rsidR="2A587CC2" w:rsidRPr="17D3FAEC">
          <w:t xml:space="preserve"> employment contract</w:t>
        </w:r>
      </w:ins>
      <w:ins w:id="6302" w:author="Catalina Ipas" w:date="2025-09-23T13:37:00Z">
        <w:r w:rsidR="6B619C2E" w:rsidRPr="17D3FAEC">
          <w:t>.</w:t>
        </w:r>
      </w:ins>
      <w:ins w:id="6303" w:author="Catalina Ipas" w:date="2025-10-06T13:49:00Z">
        <w:r w:rsidR="5CEDE875" w:rsidRPr="17D3FAEC">
          <w:t xml:space="preserve"> </w:t>
        </w:r>
        <w:del w:id="6304" w:author="Megan Ash" w:date="2026-02-11T17:24:00Z" w16du:dateUtc="2026-02-11T22:24:00Z">
          <w:r w:rsidR="5CEDE875" w:rsidRPr="17D3FAEC" w:rsidDel="00BC7910">
            <w:rPr>
              <w:rFonts w:eastAsia="Times New Roman" w:cs="Times New Roman"/>
            </w:rPr>
            <w:delText>If the</w:delText>
          </w:r>
        </w:del>
      </w:ins>
      <w:ins w:id="6305" w:author="Megan Ash" w:date="2026-02-11T17:24:00Z" w16du:dateUtc="2026-02-11T22:24:00Z">
        <w:r w:rsidR="00BC7910">
          <w:rPr>
            <w:rFonts w:eastAsia="Times New Roman" w:cs="Times New Roman"/>
          </w:rPr>
          <w:t>Where an employee’s</w:t>
        </w:r>
      </w:ins>
      <w:ins w:id="6306" w:author="Catalina Ipas" w:date="2025-10-06T13:49:00Z">
        <w:r w:rsidR="5CEDE875" w:rsidRPr="17D3FAEC">
          <w:rPr>
            <w:rFonts w:eastAsia="Times New Roman" w:cs="Times New Roman"/>
          </w:rPr>
          <w:t xml:space="preserve"> wage is not fixed, </w:t>
        </w:r>
      </w:ins>
      <w:ins w:id="6307" w:author="Megan Ash" w:date="2026-02-11T17:24:00Z" w16du:dateUtc="2026-02-11T22:24:00Z">
        <w:r w:rsidR="00BC7910">
          <w:rPr>
            <w:rFonts w:eastAsia="Times New Roman" w:cs="Times New Roman"/>
          </w:rPr>
          <w:t xml:space="preserve">such </w:t>
        </w:r>
      </w:ins>
      <w:ins w:id="6308" w:author="Catalina Ipas" w:date="2025-10-06T13:49:00Z">
        <w:r w:rsidR="5CEDE875" w:rsidRPr="17D3FAEC">
          <w:rPr>
            <w:rFonts w:eastAsia="Times New Roman" w:cs="Times New Roman"/>
          </w:rPr>
          <w:t xml:space="preserve">as in </w:t>
        </w:r>
        <w:del w:id="6309" w:author="Megan Ash" w:date="2026-02-11T17:24:00Z" w16du:dateUtc="2026-02-11T22:24:00Z">
          <w:r w:rsidR="5CEDE875" w:rsidRPr="17D3FAEC" w:rsidDel="00BC7910">
            <w:rPr>
              <w:rFonts w:eastAsia="Times New Roman" w:cs="Times New Roman"/>
            </w:rPr>
            <w:delText xml:space="preserve">the </w:delText>
          </w:r>
        </w:del>
        <w:r w:rsidR="5CEDE875" w:rsidRPr="17D3FAEC">
          <w:rPr>
            <w:rFonts w:eastAsia="Times New Roman" w:cs="Times New Roman"/>
          </w:rPr>
          <w:t>case</w:t>
        </w:r>
      </w:ins>
      <w:ins w:id="6310" w:author="Megan Ash" w:date="2026-02-11T17:24:00Z" w16du:dateUtc="2026-02-11T22:24:00Z">
        <w:r w:rsidR="00BC7910">
          <w:rPr>
            <w:rFonts w:eastAsia="Times New Roman" w:cs="Times New Roman"/>
          </w:rPr>
          <w:t>s</w:t>
        </w:r>
      </w:ins>
      <w:ins w:id="6311" w:author="Catalina Ipas" w:date="2025-10-06T13:49:00Z">
        <w:r w:rsidR="5CEDE875" w:rsidRPr="17D3FAEC">
          <w:rPr>
            <w:rFonts w:eastAsia="Times New Roman" w:cs="Times New Roman"/>
          </w:rPr>
          <w:t xml:space="preserve"> of piecework or task-based work, the </w:t>
        </w:r>
      </w:ins>
      <w:ins w:id="6312" w:author="Megan Ash" w:date="2026-02-11T17:25:00Z" w16du:dateUtc="2026-02-11T22:25:00Z">
        <w:r w:rsidR="00BC7910">
          <w:rPr>
            <w:rFonts w:eastAsia="Times New Roman" w:cs="Times New Roman"/>
          </w:rPr>
          <w:t xml:space="preserve">benefit shall be calculated based on the employee’s </w:t>
        </w:r>
      </w:ins>
      <w:ins w:id="6313" w:author="Catalina Ipas" w:date="2025-10-06T13:49:00Z">
        <w:r w:rsidR="5CEDE875" w:rsidRPr="17D3FAEC">
          <w:rPr>
            <w:rFonts w:eastAsia="Times New Roman" w:cs="Times New Roman"/>
          </w:rPr>
          <w:t xml:space="preserve">average </w:t>
        </w:r>
        <w:del w:id="6314" w:author="Megan Ash" w:date="2026-02-11T17:25:00Z" w16du:dateUtc="2026-02-11T22:25:00Z">
          <w:r w:rsidR="5CEDE875" w:rsidRPr="17D3FAEC" w:rsidDel="00BC7910">
            <w:rPr>
              <w:rFonts w:eastAsia="Times New Roman" w:cs="Times New Roman"/>
            </w:rPr>
            <w:delText>wage</w:delText>
          </w:r>
        </w:del>
      </w:ins>
      <w:ins w:id="6315" w:author="Megan Ash" w:date="2026-02-11T17:25:00Z" w16du:dateUtc="2026-02-11T22:25:00Z">
        <w:r w:rsidR="00BC7910">
          <w:rPr>
            <w:rFonts w:eastAsia="Times New Roman" w:cs="Times New Roman"/>
          </w:rPr>
          <w:t>earnings</w:t>
        </w:r>
      </w:ins>
      <w:ins w:id="6316" w:author="Catalina Ipas" w:date="2025-10-06T13:49:00Z">
        <w:r w:rsidR="5CEDE875" w:rsidRPr="17D3FAEC">
          <w:rPr>
            <w:rFonts w:eastAsia="Times New Roman" w:cs="Times New Roman"/>
          </w:rPr>
          <w:t xml:space="preserve"> </w:t>
        </w:r>
        <w:del w:id="6317" w:author="Megan Ash" w:date="2026-02-11T17:25:00Z" w16du:dateUtc="2026-02-11T22:25:00Z">
          <w:r w:rsidR="5CEDE875" w:rsidRPr="17D3FAEC" w:rsidDel="00BC7910">
            <w:rPr>
              <w:rFonts w:eastAsia="Times New Roman" w:cs="Times New Roman"/>
            </w:rPr>
            <w:delText xml:space="preserve">earned by the worker </w:delText>
          </w:r>
        </w:del>
        <w:r w:rsidR="5CEDE875" w:rsidRPr="17D3FAEC">
          <w:rPr>
            <w:rFonts w:eastAsia="Times New Roman" w:cs="Times New Roman"/>
          </w:rPr>
          <w:t xml:space="preserve">during the </w:t>
        </w:r>
      </w:ins>
      <w:ins w:id="6318" w:author="Megan Ash" w:date="2026-02-11T17:25:00Z" w16du:dateUtc="2026-02-11T22:25:00Z">
        <w:r w:rsidR="00BC7910">
          <w:rPr>
            <w:rFonts w:eastAsia="Times New Roman" w:cs="Times New Roman"/>
          </w:rPr>
          <w:t>preceding</w:t>
        </w:r>
      </w:ins>
      <w:ins w:id="6319" w:author="Catalina Ipas" w:date="2025-10-06T13:49:00Z">
        <w:del w:id="6320" w:author="Megan Ash" w:date="2026-02-11T17:25:00Z" w16du:dateUtc="2026-02-11T22:25:00Z">
          <w:r w:rsidR="5CEDE875" w:rsidRPr="17D3FAEC" w:rsidDel="00BC7910">
            <w:rPr>
              <w:rFonts w:eastAsia="Times New Roman" w:cs="Times New Roman"/>
            </w:rPr>
            <w:delText>last</w:delText>
          </w:r>
        </w:del>
        <w:r w:rsidR="5CEDE875" w:rsidRPr="17D3FAEC">
          <w:rPr>
            <w:rFonts w:eastAsia="Times New Roman" w:cs="Times New Roman"/>
          </w:rPr>
          <w:t xml:space="preserve"> year of service, or for the entire period worked if </w:t>
        </w:r>
        <w:del w:id="6321" w:author="Megan Ash" w:date="2026-02-11T17:25:00Z" w16du:dateUtc="2026-02-11T22:25:00Z">
          <w:r w:rsidR="5CEDE875" w:rsidRPr="17D3FAEC" w:rsidDel="00BC7910">
            <w:rPr>
              <w:rFonts w:eastAsia="Times New Roman" w:cs="Times New Roman"/>
            </w:rPr>
            <w:delText>shorter, shall be taken into account</w:delText>
          </w:r>
        </w:del>
      </w:ins>
      <w:ins w:id="6322" w:author="Megan Ash" w:date="2026-02-11T17:25:00Z" w16du:dateUtc="2026-02-11T22:25:00Z">
        <w:r w:rsidR="00BC7910">
          <w:rPr>
            <w:rFonts w:eastAsia="Times New Roman" w:cs="Times New Roman"/>
          </w:rPr>
          <w:t>less than one year</w:t>
        </w:r>
      </w:ins>
      <w:ins w:id="6323" w:author="Catalina Ipas" w:date="2025-10-06T13:49:00Z">
        <w:r w:rsidR="5CEDE875" w:rsidRPr="17D3FAEC">
          <w:rPr>
            <w:rFonts w:eastAsia="Times New Roman" w:cs="Times New Roman"/>
          </w:rPr>
          <w:t>.</w:t>
        </w:r>
      </w:ins>
      <w:ins w:id="6324" w:author="Megan Ash" w:date="2026-02-11T17:25:00Z" w16du:dateUtc="2026-02-11T22:25:00Z">
        <w:r w:rsidR="00BC7910">
          <w:rPr>
            <w:rFonts w:eastAsia="Times New Roman" w:cs="Times New Roman"/>
          </w:rPr>
          <w:t xml:space="preserve"> </w:t>
        </w:r>
      </w:ins>
    </w:p>
    <w:p w14:paraId="41F5A43C" w14:textId="54CCDD3E" w:rsidR="00847D33" w:rsidRDefault="5D4A2BF7">
      <w:pPr>
        <w:spacing w:line="360" w:lineRule="auto"/>
        <w:jc w:val="both"/>
        <w:rPr>
          <w:ins w:id="6325" w:author="Megan Ash" w:date="2026-02-11T17:00:00Z" w16du:dateUtc="2026-02-11T22:00:00Z"/>
          <w:rFonts w:eastAsia="Times New Roman" w:cs="Times New Roman"/>
        </w:rPr>
        <w:pPrChange w:id="6326" w:author="Megan Ash" w:date="2026-02-11T17:01:00Z" w16du:dateUtc="2026-02-11T22:01:00Z">
          <w:pPr>
            <w:spacing w:after="120" w:line="360" w:lineRule="auto"/>
          </w:pPr>
        </w:pPrChange>
      </w:pPr>
      <w:ins w:id="6327" w:author="Catalina Ipas" w:date="2025-09-23T13:37:00Z">
        <w:r w:rsidRPr="0E916A6A">
          <w:rPr>
            <w:rFonts w:eastAsia="Times New Roman" w:cs="Times New Roman"/>
          </w:rPr>
          <w:t xml:space="preserve">For the purposes of </w:t>
        </w:r>
        <w:del w:id="6328" w:author="Megan Ash" w:date="2026-02-11T17:26:00Z" w16du:dateUtc="2026-02-11T22:26:00Z">
          <w:r w:rsidRPr="0E916A6A" w:rsidDel="00BC7910">
            <w:rPr>
              <w:rFonts w:eastAsia="Times New Roman" w:cs="Times New Roman"/>
            </w:rPr>
            <w:delText>the leave referred to in this article,</w:delText>
          </w:r>
        </w:del>
      </w:ins>
      <w:ins w:id="6329" w:author="Megan Ash" w:date="2026-02-11T17:26:00Z" w16du:dateUtc="2026-02-11T22:26:00Z">
        <w:r w:rsidR="00BC7910">
          <w:rPr>
            <w:rFonts w:eastAsia="Times New Roman" w:cs="Times New Roman"/>
          </w:rPr>
          <w:t>taking this leave,</w:t>
        </w:r>
      </w:ins>
      <w:ins w:id="6330" w:author="Catalina Ipas" w:date="2025-09-23T13:37:00Z">
        <w:r w:rsidRPr="0E916A6A">
          <w:rPr>
            <w:rFonts w:eastAsia="Times New Roman" w:cs="Times New Roman"/>
          </w:rPr>
          <w:t xml:space="preserve"> the worker must present to the employer a medical certificate, which must state</w:t>
        </w:r>
      </w:ins>
      <w:ins w:id="6331" w:author="Megan Ash" w:date="2026-02-11T17:26:00Z" w16du:dateUtc="2026-02-11T22:26:00Z">
        <w:r w:rsidR="00BC7910">
          <w:rPr>
            <w:rFonts w:eastAsia="Times New Roman" w:cs="Times New Roman"/>
          </w:rPr>
          <w:t xml:space="preserve"> the following</w:t>
        </w:r>
      </w:ins>
      <w:ins w:id="6332" w:author="Catalina Ipas" w:date="2025-09-23T13:37:00Z">
        <w:r w:rsidRPr="0E916A6A">
          <w:rPr>
            <w:rFonts w:eastAsia="Times New Roman" w:cs="Times New Roman"/>
          </w:rPr>
          <w:t>:</w:t>
        </w:r>
      </w:ins>
    </w:p>
    <w:p w14:paraId="185FDC88" w14:textId="16186C0B" w:rsidR="5D4A2BF7" w:rsidRDefault="5D4A2BF7" w:rsidP="00847D33">
      <w:pPr>
        <w:spacing w:line="360" w:lineRule="auto"/>
        <w:rPr>
          <w:ins w:id="6333" w:author="Megan Ash" w:date="2026-02-11T17:01:00Z" w16du:dateUtc="2026-02-11T22:01:00Z"/>
          <w:rFonts w:eastAsia="Times New Roman" w:cs="Times New Roman"/>
        </w:rPr>
      </w:pPr>
      <w:ins w:id="6334" w:author="Catalina Ipas" w:date="2025-09-23T13:37:00Z">
        <w:r>
          <w:br/>
        </w:r>
        <w:r w:rsidRPr="0E916A6A">
          <w:rPr>
            <w:rFonts w:eastAsia="Times New Roman" w:cs="Times New Roman"/>
          </w:rPr>
          <w:t xml:space="preserve"> a) The pregnancy of the worker;</w:t>
        </w:r>
        <w:r>
          <w:br/>
        </w:r>
        <w:r w:rsidRPr="0E916A6A">
          <w:rPr>
            <w:rFonts w:eastAsia="Times New Roman" w:cs="Times New Roman"/>
          </w:rPr>
          <w:t xml:space="preserve"> b) The probable date of childbirth; and</w:t>
        </w:r>
        <w:r>
          <w:br/>
        </w:r>
        <w:r w:rsidRPr="0E916A6A">
          <w:rPr>
            <w:rFonts w:eastAsia="Times New Roman" w:cs="Times New Roman"/>
          </w:rPr>
          <w:t xml:space="preserve"> c) The date on which the leave must commence, taking into account that it shall begin at least four (4) weeks prior to childbirth.</w:t>
        </w:r>
      </w:ins>
    </w:p>
    <w:p w14:paraId="667B1F78" w14:textId="77777777" w:rsidR="00847D33" w:rsidRDefault="00847D33">
      <w:pPr>
        <w:spacing w:line="360" w:lineRule="auto"/>
        <w:rPr>
          <w:ins w:id="6335" w:author="Catalina Ipas" w:date="2025-09-23T13:39:00Z" w16du:dateUtc="2025-09-23T13:39:45Z"/>
          <w:rFonts w:eastAsia="Times New Roman" w:cs="Times New Roman"/>
        </w:rPr>
        <w:pPrChange w:id="6336" w:author="Megan Ash" w:date="2026-02-11T17:01:00Z" w16du:dateUtc="2026-02-11T22:01:00Z">
          <w:pPr/>
        </w:pPrChange>
      </w:pPr>
    </w:p>
    <w:p w14:paraId="549D42F8" w14:textId="7D038540" w:rsidR="5D4A2BF7" w:rsidRDefault="5D4A2BF7">
      <w:pPr>
        <w:spacing w:after="120" w:line="360" w:lineRule="auto"/>
        <w:rPr>
          <w:ins w:id="6337" w:author="Catalina Ipas" w:date="2025-09-23T13:41:00Z" w16du:dateUtc="2025-09-23T13:41:44Z"/>
          <w:rFonts w:eastAsia="Times New Roman" w:cs="Times New Roman"/>
        </w:rPr>
        <w:pPrChange w:id="6338" w:author="Catalina Ipas" w:date="2025-09-23T13:41:00Z">
          <w:pPr>
            <w:spacing w:after="120" w:line="360" w:lineRule="auto"/>
            <w:jc w:val="both"/>
          </w:pPr>
        </w:pPrChange>
      </w:pPr>
      <w:ins w:id="6339" w:author="Catalina Ipas" w:date="2025-09-23T13:37:00Z">
        <w:r w:rsidRPr="0E916A6A">
          <w:rPr>
            <w:rFonts w:eastAsia="Times New Roman" w:cs="Times New Roman"/>
          </w:rPr>
          <w:t>A</w:t>
        </w:r>
      </w:ins>
      <w:ins w:id="6340" w:author="Catalina Ipas" w:date="2025-09-23T13:39:00Z">
        <w:r w:rsidR="38333FFE" w:rsidRPr="0E916A6A">
          <w:rPr>
            <w:rFonts w:eastAsia="Times New Roman" w:cs="Times New Roman"/>
          </w:rPr>
          <w:t xml:space="preserve">ccording to </w:t>
        </w:r>
      </w:ins>
      <w:r w:rsidR="0E916A6A" w:rsidRPr="0E916A6A">
        <w:rPr>
          <w:rFonts w:cs="Times New Roman"/>
        </w:rPr>
        <w:t>Article 13</w:t>
      </w:r>
      <w:ins w:id="6341" w:author="Catalina Ipas" w:date="2025-09-23T13:39:00Z">
        <w:r w:rsidR="441AD00E" w:rsidRPr="0E916A6A">
          <w:rPr>
            <w:rFonts w:cs="Times New Roman"/>
          </w:rPr>
          <w:t>7</w:t>
        </w:r>
      </w:ins>
      <w:del w:id="6342" w:author="Catalina Ipas" w:date="2025-09-23T13:39:00Z">
        <w:r w:rsidRPr="0E916A6A" w:rsidDel="0E916A6A">
          <w:rPr>
            <w:rFonts w:cs="Times New Roman"/>
          </w:rPr>
          <w:delText>5</w:delText>
        </w:r>
      </w:del>
      <w:r w:rsidR="0E916A6A" w:rsidRPr="0E916A6A">
        <w:rPr>
          <w:rFonts w:cs="Times New Roman"/>
        </w:rPr>
        <w:t xml:space="preserve"> of </w:t>
      </w:r>
      <w:ins w:id="6343" w:author="Megan Ash" w:date="2026-02-11T17:26:00Z" w16du:dateUtc="2026-02-11T22:26:00Z">
        <w:r w:rsidR="003A120C">
          <w:rPr>
            <w:rFonts w:cs="Times New Roman"/>
          </w:rPr>
          <w:t xml:space="preserve">the </w:t>
        </w:r>
      </w:ins>
      <w:r w:rsidR="0E916A6A" w:rsidRPr="0E916A6A">
        <w:rPr>
          <w:rFonts w:cs="Times New Roman"/>
        </w:rPr>
        <w:t>Hondura</w:t>
      </w:r>
      <w:ins w:id="6344" w:author="Megan Ash" w:date="2026-02-11T17:26:00Z" w16du:dateUtc="2026-02-11T22:26:00Z">
        <w:r w:rsidR="003A120C">
          <w:rPr>
            <w:rFonts w:cs="Times New Roman"/>
          </w:rPr>
          <w:t>n</w:t>
        </w:r>
      </w:ins>
      <w:del w:id="6345" w:author="Megan Ash" w:date="2026-02-11T17:26:00Z" w16du:dateUtc="2026-02-11T22:26:00Z">
        <w:r w:rsidR="0E916A6A" w:rsidRPr="0E916A6A" w:rsidDel="003A120C">
          <w:rPr>
            <w:rFonts w:cs="Times New Roman"/>
          </w:rPr>
          <w:delText>s’s</w:delText>
        </w:r>
      </w:del>
      <w:r w:rsidR="0E916A6A" w:rsidRPr="0E916A6A">
        <w:rPr>
          <w:rFonts w:cs="Times New Roman"/>
        </w:rPr>
        <w:t xml:space="preserve"> Labor Code</w:t>
      </w:r>
      <w:ins w:id="6346" w:author="Catalina Ipas" w:date="2025-09-23T13:39:00Z">
        <w:r w:rsidR="61DEF2F0" w:rsidRPr="0E916A6A">
          <w:rPr>
            <w:rFonts w:cs="Times New Roman"/>
          </w:rPr>
          <w:t>, a</w:t>
        </w:r>
      </w:ins>
      <w:ins w:id="6347" w:author="Catalina Ipas" w:date="2025-09-23T13:38:00Z">
        <w:r w:rsidR="0E916A6A" w:rsidRPr="0E916A6A">
          <w:rPr>
            <w:rFonts w:eastAsia="Times New Roman" w:cs="Times New Roman"/>
          </w:rPr>
          <w:t xml:space="preserve"> female worker who, during pregnancy, suffers a miscarriage or a nonviable premature birth shall be entitled to leave of two (2) to four (4) weeks, remunerated </w:t>
        </w:r>
        <w:del w:id="6348" w:author="Megan Ash" w:date="2026-02-12T13:18:00Z" w16du:dateUtc="2026-02-12T18:18:00Z">
          <w:r w:rsidR="0E916A6A" w:rsidRPr="0E916A6A" w:rsidDel="009C7A97">
            <w:rPr>
              <w:rFonts w:eastAsia="Times New Roman" w:cs="Times New Roman"/>
            </w:rPr>
            <w:delText>with</w:delText>
          </w:r>
        </w:del>
      </w:ins>
      <w:ins w:id="6349" w:author="Megan Ash" w:date="2026-02-12T13:18:00Z" w16du:dateUtc="2026-02-12T18:18:00Z">
        <w:r w:rsidR="009C7A97">
          <w:rPr>
            <w:rFonts w:eastAsia="Times New Roman" w:cs="Times New Roman"/>
          </w:rPr>
          <w:t>at</w:t>
        </w:r>
      </w:ins>
      <w:ins w:id="6350" w:author="Catalina Ipas" w:date="2025-09-23T13:38:00Z">
        <w:r w:rsidR="0E916A6A" w:rsidRPr="0E916A6A">
          <w:rPr>
            <w:rFonts w:eastAsia="Times New Roman" w:cs="Times New Roman"/>
          </w:rPr>
          <w:t xml:space="preserve"> the wage </w:t>
        </w:r>
        <w:del w:id="6351" w:author="Megan Ash" w:date="2026-02-12T13:18:00Z" w16du:dateUtc="2026-02-12T18:18:00Z">
          <w:r w:rsidR="0E916A6A" w:rsidRPr="0E916A6A" w:rsidDel="009C7A97">
            <w:rPr>
              <w:rFonts w:eastAsia="Times New Roman" w:cs="Times New Roman"/>
            </w:rPr>
            <w:delText>she</w:delText>
          </w:r>
        </w:del>
      </w:ins>
      <w:ins w:id="6352" w:author="Megan Ash" w:date="2026-02-12T13:18:00Z" w16du:dateUtc="2026-02-12T18:18:00Z">
        <w:r w:rsidR="009C7A97">
          <w:rPr>
            <w:rFonts w:eastAsia="Times New Roman" w:cs="Times New Roman"/>
          </w:rPr>
          <w:t>they</w:t>
        </w:r>
      </w:ins>
      <w:ins w:id="6353" w:author="Catalina Ipas" w:date="2025-09-23T13:38:00Z">
        <w:r w:rsidR="0E916A6A" w:rsidRPr="0E916A6A">
          <w:rPr>
            <w:rFonts w:eastAsia="Times New Roman" w:cs="Times New Roman"/>
          </w:rPr>
          <w:t xml:space="preserve"> w</w:t>
        </w:r>
        <w:del w:id="6354" w:author="Megan Ash" w:date="2026-02-12T13:18:00Z" w16du:dateUtc="2026-02-12T18:18:00Z">
          <w:r w:rsidR="0E916A6A" w:rsidRPr="0E916A6A" w:rsidDel="009C7A97">
            <w:rPr>
              <w:rFonts w:eastAsia="Times New Roman" w:cs="Times New Roman"/>
            </w:rPr>
            <w:delText>as</w:delText>
          </w:r>
        </w:del>
      </w:ins>
      <w:ins w:id="6355" w:author="Megan Ash" w:date="2026-02-12T13:18:00Z" w16du:dateUtc="2026-02-12T18:18:00Z">
        <w:r w:rsidR="009C7A97">
          <w:rPr>
            <w:rFonts w:eastAsia="Times New Roman" w:cs="Times New Roman"/>
          </w:rPr>
          <w:t>e</w:t>
        </w:r>
      </w:ins>
      <w:ins w:id="6356" w:author="Megan Ash" w:date="2026-02-12T13:19:00Z" w16du:dateUtc="2026-02-12T18:19:00Z">
        <w:r w:rsidR="009C7A97">
          <w:rPr>
            <w:rFonts w:eastAsia="Times New Roman" w:cs="Times New Roman"/>
          </w:rPr>
          <w:t>re</w:t>
        </w:r>
      </w:ins>
      <w:ins w:id="6357" w:author="Catalina Ipas" w:date="2025-09-23T13:38:00Z">
        <w:r w:rsidR="0E916A6A" w:rsidRPr="0E916A6A">
          <w:rPr>
            <w:rFonts w:eastAsia="Times New Roman" w:cs="Times New Roman"/>
          </w:rPr>
          <w:t xml:space="preserve"> earning at the time the leave commenced. If the birth is viable, the provisions of Article 135 shall apply.</w:t>
        </w:r>
      </w:ins>
      <w:ins w:id="6358" w:author="Catalina Ipas" w:date="2025-09-23T13:41:00Z">
        <w:r w:rsidR="4BC3330B" w:rsidRPr="0E916A6A">
          <w:rPr>
            <w:rFonts w:eastAsia="Times New Roman" w:cs="Times New Roman"/>
          </w:rPr>
          <w:t xml:space="preserve"> </w:t>
        </w:r>
      </w:ins>
      <w:ins w:id="6359" w:author="Catalina Ipas" w:date="2025-09-23T13:38:00Z">
        <w:r w:rsidR="38333FFE" w:rsidRPr="0E916A6A">
          <w:rPr>
            <w:rFonts w:eastAsia="Times New Roman" w:cs="Times New Roman"/>
          </w:rPr>
          <w:t xml:space="preserve">To </w:t>
        </w:r>
      </w:ins>
      <w:ins w:id="6360" w:author="Megan Ash" w:date="2026-02-12T13:19:00Z" w16du:dateUtc="2026-02-12T18:19:00Z">
        <w:r w:rsidR="009C7A97">
          <w:rPr>
            <w:rFonts w:eastAsia="Times New Roman" w:cs="Times New Roman"/>
          </w:rPr>
          <w:t>qualify for this leav</w:t>
        </w:r>
        <w:r w:rsidR="00D80579">
          <w:rPr>
            <w:rFonts w:eastAsia="Times New Roman" w:cs="Times New Roman"/>
          </w:rPr>
          <w:t>e</w:t>
        </w:r>
      </w:ins>
      <w:ins w:id="6361" w:author="Catalina Ipas" w:date="2025-09-23T13:38:00Z">
        <w:del w:id="6362" w:author="Megan Ash" w:date="2026-02-12T13:19:00Z" w16du:dateUtc="2026-02-12T18:19:00Z">
          <w:r w:rsidR="38333FFE" w:rsidRPr="0E916A6A" w:rsidDel="009C7A97">
            <w:rPr>
              <w:rFonts w:eastAsia="Times New Roman" w:cs="Times New Roman"/>
            </w:rPr>
            <w:delText xml:space="preserve">benefit from </w:delText>
          </w:r>
        </w:del>
      </w:ins>
      <w:ins w:id="6363" w:author="Catalina Ipas" w:date="2025-09-23T13:41:00Z">
        <w:del w:id="6364" w:author="Megan Ash" w:date="2026-02-12T13:19:00Z" w16du:dateUtc="2026-02-12T18:19:00Z">
          <w:r w:rsidR="4F0DEEC3" w:rsidRPr="0E916A6A" w:rsidDel="009C7A97">
            <w:rPr>
              <w:rFonts w:eastAsia="Times New Roman" w:cs="Times New Roman"/>
            </w:rPr>
            <w:delText>it</w:delText>
          </w:r>
        </w:del>
      </w:ins>
      <w:ins w:id="6365" w:author="Catalina Ipas" w:date="2025-09-23T13:38:00Z">
        <w:r w:rsidR="38333FFE" w:rsidRPr="0E916A6A">
          <w:rPr>
            <w:rFonts w:eastAsia="Times New Roman" w:cs="Times New Roman"/>
          </w:rPr>
          <w:t xml:space="preserve">, the worker must </w:t>
        </w:r>
        <w:del w:id="6366" w:author="Megan Ash" w:date="2026-02-12T13:19:00Z" w16du:dateUtc="2026-02-12T18:19:00Z">
          <w:r w:rsidR="38333FFE" w:rsidRPr="0E916A6A" w:rsidDel="00D80579">
            <w:rPr>
              <w:rFonts w:eastAsia="Times New Roman" w:cs="Times New Roman"/>
            </w:rPr>
            <w:delText>present to</w:delText>
          </w:r>
        </w:del>
      </w:ins>
      <w:ins w:id="6367" w:author="Megan Ash" w:date="2026-02-12T13:19:00Z" w16du:dateUtc="2026-02-12T18:19:00Z">
        <w:r w:rsidR="00D80579">
          <w:rPr>
            <w:rFonts w:eastAsia="Times New Roman" w:cs="Times New Roman"/>
          </w:rPr>
          <w:t>provide</w:t>
        </w:r>
      </w:ins>
      <w:ins w:id="6368" w:author="Catalina Ipas" w:date="2025-09-23T13:38:00Z">
        <w:r w:rsidR="38333FFE" w:rsidRPr="0E916A6A">
          <w:rPr>
            <w:rFonts w:eastAsia="Times New Roman" w:cs="Times New Roman"/>
          </w:rPr>
          <w:t xml:space="preserve"> the employer </w:t>
        </w:r>
      </w:ins>
      <w:ins w:id="6369" w:author="Megan Ash" w:date="2026-02-12T13:19:00Z" w16du:dateUtc="2026-02-12T18:19:00Z">
        <w:r w:rsidR="00D80579">
          <w:rPr>
            <w:rFonts w:eastAsia="Times New Roman" w:cs="Times New Roman"/>
          </w:rPr>
          <w:t xml:space="preserve">with </w:t>
        </w:r>
      </w:ins>
      <w:ins w:id="6370" w:author="Catalina Ipas" w:date="2025-09-23T13:38:00Z">
        <w:r w:rsidR="38333FFE" w:rsidRPr="0E916A6A">
          <w:rPr>
            <w:rFonts w:eastAsia="Times New Roman" w:cs="Times New Roman"/>
          </w:rPr>
          <w:t xml:space="preserve">a medical certificate </w:t>
        </w:r>
        <w:del w:id="6371" w:author="Megan Ash" w:date="2026-02-12T13:20:00Z" w16du:dateUtc="2026-02-12T18:20:00Z">
          <w:r w:rsidR="38333FFE" w:rsidRPr="0E916A6A" w:rsidDel="00D80579">
            <w:rPr>
              <w:rFonts w:eastAsia="Times New Roman" w:cs="Times New Roman"/>
            </w:rPr>
            <w:delText>stating</w:delText>
          </w:r>
        </w:del>
      </w:ins>
      <w:ins w:id="6372" w:author="Megan Ash" w:date="2026-02-12T13:20:00Z" w16du:dateUtc="2026-02-12T18:20:00Z">
        <w:r w:rsidR="00D80579">
          <w:rPr>
            <w:rFonts w:eastAsia="Times New Roman" w:cs="Times New Roman"/>
          </w:rPr>
          <w:t>specifying</w:t>
        </w:r>
      </w:ins>
      <w:ins w:id="6373" w:author="Catalina Ipas" w:date="2025-09-23T13:38:00Z">
        <w:r w:rsidR="38333FFE" w:rsidRPr="0E916A6A">
          <w:rPr>
            <w:rFonts w:eastAsia="Times New Roman" w:cs="Times New Roman"/>
          </w:rPr>
          <w:t>:</w:t>
        </w:r>
        <w:r>
          <w:br/>
        </w:r>
        <w:r w:rsidR="38333FFE" w:rsidRPr="0E916A6A">
          <w:rPr>
            <w:rFonts w:eastAsia="Times New Roman" w:cs="Times New Roman"/>
          </w:rPr>
          <w:t xml:space="preserve"> a) Confirmation that the worker</w:t>
        </w:r>
        <w:del w:id="6374" w:author="Megan Ash" w:date="2026-02-12T13:26:00Z" w16du:dateUtc="2026-02-12T18:26:00Z">
          <w:r w:rsidR="38333FFE" w:rsidRPr="0E916A6A" w:rsidDel="00D96E12">
            <w:rPr>
              <w:rFonts w:eastAsia="Times New Roman" w:cs="Times New Roman"/>
            </w:rPr>
            <w:delText xml:space="preserve"> has</w:delText>
          </w:r>
        </w:del>
        <w:r w:rsidR="38333FFE" w:rsidRPr="0E916A6A">
          <w:rPr>
            <w:rFonts w:eastAsia="Times New Roman" w:cs="Times New Roman"/>
          </w:rPr>
          <w:t xml:space="preserve"> suffered a miscarriage or a premature birth, indicating the date on which it occurred; and</w:t>
        </w:r>
        <w:r>
          <w:br/>
        </w:r>
        <w:r w:rsidR="38333FFE" w:rsidRPr="0E916A6A">
          <w:rPr>
            <w:rFonts w:eastAsia="Times New Roman" w:cs="Times New Roman"/>
          </w:rPr>
          <w:t xml:space="preserve"> b) The duration of </w:t>
        </w:r>
      </w:ins>
      <w:ins w:id="6375" w:author="Megan Ash" w:date="2026-02-12T13:27:00Z" w16du:dateUtc="2026-02-12T18:27:00Z">
        <w:r w:rsidR="00D96E12">
          <w:rPr>
            <w:rFonts w:eastAsia="Times New Roman" w:cs="Times New Roman"/>
          </w:rPr>
          <w:t xml:space="preserve">leave </w:t>
        </w:r>
      </w:ins>
      <w:ins w:id="6376" w:author="Catalina Ipas" w:date="2025-09-23T13:38:00Z">
        <w:del w:id="6377" w:author="Megan Ash" w:date="2026-02-12T13:27:00Z" w16du:dateUtc="2026-02-12T18:27:00Z">
          <w:r w:rsidR="38333FFE" w:rsidRPr="0E916A6A" w:rsidDel="00D96E12">
            <w:rPr>
              <w:rFonts w:eastAsia="Times New Roman" w:cs="Times New Roman"/>
            </w:rPr>
            <w:delText xml:space="preserve">rest </w:delText>
          </w:r>
        </w:del>
        <w:r w:rsidR="38333FFE" w:rsidRPr="0E916A6A">
          <w:rPr>
            <w:rFonts w:eastAsia="Times New Roman" w:cs="Times New Roman"/>
          </w:rPr>
          <w:t>required by the worker.</w:t>
        </w:r>
      </w:ins>
    </w:p>
    <w:p w14:paraId="3A1B4807" w14:textId="790EB3D5" w:rsidR="38333FFE" w:rsidRDefault="4801EF18">
      <w:pPr>
        <w:spacing w:after="120" w:line="360" w:lineRule="auto"/>
        <w:jc w:val="both"/>
        <w:rPr>
          <w:ins w:id="6378" w:author="Catalina Ipas" w:date="2025-10-07T14:48:00Z" w16du:dateUtc="2025-10-07T14:48:28Z"/>
          <w:rFonts w:eastAsia="Times New Roman" w:cs="Times New Roman"/>
        </w:rPr>
        <w:pPrChange w:id="6379" w:author="Catalina Ipas" w:date="2025-09-23T13:50:00Z">
          <w:pPr>
            <w:spacing w:after="120" w:line="360" w:lineRule="auto"/>
          </w:pPr>
        </w:pPrChange>
      </w:pPr>
      <w:ins w:id="6380" w:author="Catalina Ipas" w:date="2025-09-23T13:38:00Z">
        <w:del w:id="6381" w:author="Megan Ash" w:date="2026-02-12T13:29:00Z" w16du:dateUtc="2026-02-12T18:29:00Z">
          <w:r w:rsidRPr="17D3FAEC" w:rsidDel="00C065D5">
            <w:rPr>
              <w:rFonts w:eastAsia="Times New Roman" w:cs="Times New Roman"/>
            </w:rPr>
            <w:delText>In this case, and if the</w:delText>
          </w:r>
        </w:del>
      </w:ins>
      <w:ins w:id="6382" w:author="Megan Ash" w:date="2026-02-12T13:29:00Z" w16du:dateUtc="2026-02-12T18:29:00Z">
        <w:r w:rsidR="00C065D5">
          <w:rPr>
            <w:rFonts w:eastAsia="Times New Roman" w:cs="Times New Roman"/>
          </w:rPr>
          <w:t>If the</w:t>
        </w:r>
      </w:ins>
      <w:ins w:id="6383" w:author="Catalina Ipas" w:date="2025-09-23T13:38:00Z">
        <w:r w:rsidRPr="17D3FAEC">
          <w:rPr>
            <w:rFonts w:eastAsia="Times New Roman" w:cs="Times New Roman"/>
          </w:rPr>
          <w:t xml:space="preserve"> </w:t>
        </w:r>
        <w:del w:id="6384" w:author="Megan Ash" w:date="2026-02-12T13:29:00Z" w16du:dateUtc="2026-02-12T18:29:00Z">
          <w:r w:rsidRPr="17D3FAEC" w:rsidDel="00C065D5">
            <w:rPr>
              <w:rFonts w:eastAsia="Times New Roman" w:cs="Times New Roman"/>
            </w:rPr>
            <w:delText>worker</w:delText>
          </w:r>
        </w:del>
      </w:ins>
      <w:ins w:id="6385" w:author="Megan Ash" w:date="2026-02-12T13:29:00Z" w16du:dateUtc="2026-02-12T18:29:00Z">
        <w:r w:rsidR="00C065D5">
          <w:rPr>
            <w:rFonts w:eastAsia="Times New Roman" w:cs="Times New Roman"/>
          </w:rPr>
          <w:t>employee</w:t>
        </w:r>
      </w:ins>
      <w:ins w:id="6386" w:author="Catalina Ipas" w:date="2025-09-23T13:38:00Z">
        <w:r w:rsidRPr="17D3FAEC">
          <w:rPr>
            <w:rFonts w:eastAsia="Times New Roman" w:cs="Times New Roman"/>
          </w:rPr>
          <w:t xml:space="preserve"> remains absent from work </w:t>
        </w:r>
      </w:ins>
      <w:ins w:id="6387" w:author="Megan Ash" w:date="2026-02-12T13:29:00Z" w16du:dateUtc="2026-02-12T18:29:00Z">
        <w:r w:rsidR="00C065D5">
          <w:rPr>
            <w:rFonts w:eastAsia="Times New Roman" w:cs="Times New Roman"/>
          </w:rPr>
          <w:t xml:space="preserve">beyond </w:t>
        </w:r>
      </w:ins>
      <w:ins w:id="6388" w:author="Catalina Ipas" w:date="2025-09-23T13:38:00Z">
        <w:del w:id="6389" w:author="Megan Ash" w:date="2026-02-12T13:29:00Z" w16du:dateUtc="2026-02-12T18:29:00Z">
          <w:r w:rsidRPr="17D3FAEC" w:rsidDel="00C065D5">
            <w:rPr>
              <w:rFonts w:eastAsia="Times New Roman" w:cs="Times New Roman"/>
            </w:rPr>
            <w:delText xml:space="preserve">for a period longer than </w:delText>
          </w:r>
        </w:del>
        <w:r w:rsidRPr="17D3FAEC">
          <w:rPr>
            <w:rFonts w:eastAsia="Times New Roman" w:cs="Times New Roman"/>
          </w:rPr>
          <w:t xml:space="preserve">the </w:t>
        </w:r>
      </w:ins>
      <w:ins w:id="6390" w:author="Megan Ash" w:date="2026-02-12T13:29:00Z" w16du:dateUtc="2026-02-12T18:29:00Z">
        <w:r w:rsidR="00C065D5">
          <w:rPr>
            <w:rFonts w:eastAsia="Times New Roman" w:cs="Times New Roman"/>
          </w:rPr>
          <w:t xml:space="preserve">initially granted </w:t>
        </w:r>
      </w:ins>
      <w:ins w:id="6391" w:author="Catalina Ipas" w:date="2025-09-23T13:38:00Z">
        <w:r w:rsidRPr="17D3FAEC">
          <w:rPr>
            <w:rFonts w:eastAsia="Times New Roman" w:cs="Times New Roman"/>
          </w:rPr>
          <w:t>leave</w:t>
        </w:r>
        <w:del w:id="6392" w:author="Megan Ash" w:date="2026-02-12T13:29:00Z" w16du:dateUtc="2026-02-12T18:29:00Z">
          <w:r w:rsidRPr="17D3FAEC" w:rsidDel="00C065D5">
            <w:rPr>
              <w:rFonts w:eastAsia="Times New Roman" w:cs="Times New Roman"/>
            </w:rPr>
            <w:delText xml:space="preserve"> granted, as a result of </w:delText>
          </w:r>
        </w:del>
      </w:ins>
      <w:ins w:id="6393" w:author="Megan Ash" w:date="2026-02-12T13:29:00Z" w16du:dateUtc="2026-02-12T18:29:00Z">
        <w:r w:rsidR="00C065D5">
          <w:rPr>
            <w:rFonts w:eastAsia="Times New Roman" w:cs="Times New Roman"/>
          </w:rPr>
          <w:t xml:space="preserve"> due to </w:t>
        </w:r>
      </w:ins>
      <w:ins w:id="6394" w:author="Catalina Ipas" w:date="2025-09-23T13:38:00Z">
        <w:r w:rsidRPr="17D3FAEC">
          <w:rPr>
            <w:rFonts w:eastAsia="Times New Roman" w:cs="Times New Roman"/>
          </w:rPr>
          <w:t xml:space="preserve">an illness </w:t>
        </w:r>
        <w:del w:id="6395" w:author="Megan Ash" w:date="2026-02-12T13:29:00Z" w16du:dateUtc="2026-02-12T18:29:00Z">
          <w:r w:rsidRPr="17D3FAEC" w:rsidDel="00C065D5">
            <w:rPr>
              <w:rFonts w:eastAsia="Times New Roman" w:cs="Times New Roman"/>
            </w:rPr>
            <w:delText>which</w:delText>
          </w:r>
        </w:del>
      </w:ins>
      <w:ins w:id="6396" w:author="Megan Ash" w:date="2026-02-12T13:29:00Z" w16du:dateUtc="2026-02-12T18:29:00Z">
        <w:r w:rsidR="00C065D5">
          <w:rPr>
            <w:rFonts w:eastAsia="Times New Roman" w:cs="Times New Roman"/>
          </w:rPr>
          <w:t>that</w:t>
        </w:r>
      </w:ins>
      <w:ins w:id="6397" w:author="Catalina Ipas" w:date="2025-09-23T13:38:00Z">
        <w:r w:rsidRPr="17D3FAEC">
          <w:rPr>
            <w:rFonts w:eastAsia="Times New Roman" w:cs="Times New Roman"/>
          </w:rPr>
          <w:t xml:space="preserve">, according to a medical certificate, </w:t>
        </w:r>
        <w:del w:id="6398" w:author="Megan Ash" w:date="2026-02-12T13:29:00Z" w16du:dateUtc="2026-02-12T18:29:00Z">
          <w:r w:rsidRPr="17D3FAEC" w:rsidDel="00414B91">
            <w:rPr>
              <w:rFonts w:eastAsia="Times New Roman" w:cs="Times New Roman"/>
            </w:rPr>
            <w:delText>originates from</w:delText>
          </w:r>
        </w:del>
      </w:ins>
      <w:ins w:id="6399" w:author="Megan Ash" w:date="2026-02-12T13:29:00Z" w16du:dateUtc="2026-02-12T18:29:00Z">
        <w:r w:rsidR="00414B91">
          <w:rPr>
            <w:rFonts w:eastAsia="Times New Roman" w:cs="Times New Roman"/>
          </w:rPr>
          <w:t>is related to</w:t>
        </w:r>
      </w:ins>
      <w:ins w:id="6400" w:author="Catalina Ipas" w:date="2025-09-23T13:38:00Z">
        <w:r w:rsidRPr="17D3FAEC">
          <w:rPr>
            <w:rFonts w:eastAsia="Times New Roman" w:cs="Times New Roman"/>
          </w:rPr>
          <w:t xml:space="preserve"> pregnancy or childbirth and </w:t>
        </w:r>
        <w:del w:id="6401" w:author="Megan Ash" w:date="2026-02-12T13:30:00Z" w16du:dateUtc="2026-02-12T18:30:00Z">
          <w:r w:rsidRPr="17D3FAEC" w:rsidDel="00414B91">
            <w:rPr>
              <w:rFonts w:eastAsia="Times New Roman" w:cs="Times New Roman"/>
            </w:rPr>
            <w:delText>renders her</w:delText>
          </w:r>
        </w:del>
      </w:ins>
      <w:ins w:id="6402" w:author="Megan Ash" w:date="2026-02-12T13:30:00Z" w16du:dateUtc="2026-02-12T18:30:00Z">
        <w:r w:rsidR="00414B91">
          <w:rPr>
            <w:rFonts w:eastAsia="Times New Roman" w:cs="Times New Roman"/>
          </w:rPr>
          <w:t>prevents them from performing their duties,</w:t>
        </w:r>
      </w:ins>
      <w:ins w:id="6403" w:author="Catalina Ipas" w:date="2025-09-23T13:38:00Z">
        <w:r w:rsidRPr="17D3FAEC">
          <w:rPr>
            <w:rFonts w:eastAsia="Times New Roman" w:cs="Times New Roman"/>
          </w:rPr>
          <w:t xml:space="preserve"> </w:t>
        </w:r>
        <w:del w:id="6404" w:author="Megan Ash" w:date="2026-02-12T13:30:00Z" w16du:dateUtc="2026-02-12T18:30:00Z">
          <w:r w:rsidRPr="17D3FAEC" w:rsidDel="00414B91">
            <w:rPr>
              <w:rFonts w:eastAsia="Times New Roman" w:cs="Times New Roman"/>
            </w:rPr>
            <w:delText>unable to work, she</w:delText>
          </w:r>
        </w:del>
      </w:ins>
      <w:ins w:id="6405" w:author="Megan Ash" w:date="2026-02-12T13:30:00Z" w16du:dateUtc="2026-02-12T18:30:00Z">
        <w:r w:rsidR="00414B91">
          <w:rPr>
            <w:rFonts w:eastAsia="Times New Roman" w:cs="Times New Roman"/>
          </w:rPr>
          <w:t>they</w:t>
        </w:r>
      </w:ins>
      <w:ins w:id="6406" w:author="Catalina Ipas" w:date="2025-09-23T13:38:00Z">
        <w:r w:rsidRPr="17D3FAEC">
          <w:rPr>
            <w:rFonts w:eastAsia="Times New Roman" w:cs="Times New Roman"/>
          </w:rPr>
          <w:t xml:space="preserve"> shall also be entitled to the benefits established for pre- and postnatal mandatory leave during the period required for </w:t>
        </w:r>
      </w:ins>
      <w:ins w:id="6407" w:author="Megan Ash" w:date="2026-02-12T13:30:00Z" w16du:dateUtc="2026-02-12T18:30:00Z">
        <w:r w:rsidR="00414B91">
          <w:rPr>
            <w:rFonts w:eastAsia="Times New Roman" w:cs="Times New Roman"/>
          </w:rPr>
          <w:t>their</w:t>
        </w:r>
      </w:ins>
      <w:ins w:id="6408" w:author="Catalina Ipas" w:date="2025-09-23T13:38:00Z">
        <w:del w:id="6409" w:author="Megan Ash" w:date="2026-02-12T13:30:00Z" w16du:dateUtc="2026-02-12T18:30:00Z">
          <w:r w:rsidRPr="17D3FAEC" w:rsidDel="00414B91">
            <w:rPr>
              <w:rFonts w:eastAsia="Times New Roman" w:cs="Times New Roman"/>
            </w:rPr>
            <w:delText>her</w:delText>
          </w:r>
        </w:del>
        <w:r w:rsidRPr="17D3FAEC">
          <w:rPr>
            <w:rFonts w:eastAsia="Times New Roman" w:cs="Times New Roman"/>
          </w:rPr>
          <w:t xml:space="preserve"> recovery, provided that such period does not exceed three (3) months.</w:t>
        </w:r>
      </w:ins>
      <w:ins w:id="6410" w:author="Catalina Ipas" w:date="2025-09-23T13:48:00Z">
        <w:r w:rsidR="7729A94E" w:rsidRPr="17D3FAEC">
          <w:rPr>
            <w:rFonts w:eastAsia="Times New Roman" w:cs="Times New Roman"/>
          </w:rPr>
          <w:t xml:space="preserve"> </w:t>
        </w:r>
      </w:ins>
      <w:ins w:id="6411" w:author="Catalina Ipas" w:date="2025-09-23T13:49:00Z">
        <w:r w:rsidR="472ED210" w:rsidRPr="17D3FAEC">
          <w:rPr>
            <w:rFonts w:eastAsia="Times New Roman" w:cs="Times New Roman"/>
          </w:rPr>
          <w:t xml:space="preserve">However, </w:t>
        </w:r>
      </w:ins>
      <w:ins w:id="6412" w:author="Megan Ash" w:date="2026-02-12T13:30:00Z" w16du:dateUtc="2026-02-12T18:30:00Z">
        <w:r w:rsidR="00414B91">
          <w:rPr>
            <w:rFonts w:eastAsia="Times New Roman" w:cs="Times New Roman"/>
          </w:rPr>
          <w:t xml:space="preserve">pursuant to </w:t>
        </w:r>
      </w:ins>
      <w:ins w:id="6413" w:author="Catalina Ipas" w:date="2025-09-23T13:49:00Z">
        <w:r w:rsidR="472ED210" w:rsidRPr="17D3FAEC">
          <w:rPr>
            <w:rFonts w:eastAsia="Times New Roman" w:cs="Times New Roman"/>
          </w:rPr>
          <w:t>Article 138</w:t>
        </w:r>
      </w:ins>
      <w:ins w:id="6414" w:author="Megan Ash" w:date="2026-02-12T13:30:00Z" w16du:dateUtc="2026-02-12T18:30:00Z">
        <w:r w:rsidR="00414B91">
          <w:rPr>
            <w:rFonts w:eastAsia="Times New Roman" w:cs="Times New Roman"/>
          </w:rPr>
          <w:t>,</w:t>
        </w:r>
      </w:ins>
      <w:ins w:id="6415" w:author="Catalina Ipas" w:date="2025-09-23T13:49:00Z">
        <w:r w:rsidR="472ED210" w:rsidRPr="17D3FAEC">
          <w:rPr>
            <w:rFonts w:eastAsia="Times New Roman" w:cs="Times New Roman"/>
          </w:rPr>
          <w:t xml:space="preserve"> </w:t>
        </w:r>
        <w:del w:id="6416" w:author="Megan Ash" w:date="2026-02-12T13:30:00Z" w16du:dateUtc="2026-02-12T18:30:00Z">
          <w:r w:rsidR="472ED210" w:rsidRPr="17D3FAEC" w:rsidDel="00414B91">
            <w:rPr>
              <w:rFonts w:eastAsia="Times New Roman" w:cs="Times New Roman"/>
            </w:rPr>
            <w:delText xml:space="preserve">provides that </w:delText>
          </w:r>
        </w:del>
        <w:r w:rsidR="472ED210" w:rsidRPr="17D3FAEC">
          <w:rPr>
            <w:rFonts w:eastAsia="Times New Roman" w:cs="Times New Roman"/>
          </w:rPr>
          <w:t xml:space="preserve">if </w:t>
        </w:r>
      </w:ins>
      <w:ins w:id="6417" w:author="Megan Ash" w:date="2026-02-12T13:30:00Z" w16du:dateUtc="2026-02-12T18:30:00Z">
        <w:r w:rsidR="00414B91">
          <w:rPr>
            <w:rFonts w:eastAsia="Times New Roman" w:cs="Times New Roman"/>
          </w:rPr>
          <w:t>the</w:t>
        </w:r>
      </w:ins>
      <w:ins w:id="6418" w:author="Catalina Ipas" w:date="2025-09-23T13:49:00Z">
        <w:del w:id="6419" w:author="Megan Ash" w:date="2026-02-12T13:30:00Z" w16du:dateUtc="2026-02-12T18:30:00Z">
          <w:r w:rsidR="472ED210" w:rsidRPr="17D3FAEC" w:rsidDel="00414B91">
            <w:rPr>
              <w:rFonts w:eastAsia="Times New Roman" w:cs="Times New Roman"/>
            </w:rPr>
            <w:delText>such</w:delText>
          </w:r>
        </w:del>
        <w:r w:rsidR="472ED210" w:rsidRPr="17D3FAEC">
          <w:rPr>
            <w:rFonts w:eastAsia="Times New Roman" w:cs="Times New Roman"/>
          </w:rPr>
          <w:t xml:space="preserve"> absence extends beyond three (3) months, the </w:t>
        </w:r>
        <w:del w:id="6420" w:author="Megan Ash" w:date="2026-02-12T13:30:00Z" w16du:dateUtc="2026-02-12T18:30:00Z">
          <w:r w:rsidR="472ED210" w:rsidRPr="17D3FAEC" w:rsidDel="00414B91">
            <w:rPr>
              <w:rFonts w:eastAsia="Times New Roman" w:cs="Times New Roman"/>
            </w:rPr>
            <w:delText>worker</w:delText>
          </w:r>
        </w:del>
      </w:ins>
      <w:ins w:id="6421" w:author="Megan Ash" w:date="2026-02-12T13:30:00Z" w16du:dateUtc="2026-02-12T18:30:00Z">
        <w:r w:rsidR="00414B91">
          <w:rPr>
            <w:rFonts w:eastAsia="Times New Roman" w:cs="Times New Roman"/>
          </w:rPr>
          <w:t>employee</w:t>
        </w:r>
      </w:ins>
      <w:ins w:id="6422" w:author="Catalina Ipas" w:date="2025-09-23T13:49:00Z">
        <w:r w:rsidR="472ED210" w:rsidRPr="17D3FAEC">
          <w:rPr>
            <w:rFonts w:eastAsia="Times New Roman" w:cs="Times New Roman"/>
          </w:rPr>
          <w:t xml:space="preserve"> shall be entitled to a leave of absence which, unless otherwise agreed, </w:t>
        </w:r>
        <w:del w:id="6423" w:author="Megan Ash" w:date="2026-02-12T13:31:00Z" w16du:dateUtc="2026-02-12T18:31:00Z">
          <w:r w:rsidR="472ED210" w:rsidRPr="17D3FAEC" w:rsidDel="009D5E73">
            <w:rPr>
              <w:rFonts w:eastAsia="Times New Roman" w:cs="Times New Roman"/>
            </w:rPr>
            <w:delText>shall be without pay</w:delText>
          </w:r>
        </w:del>
      </w:ins>
      <w:ins w:id="6424" w:author="Megan Ash" w:date="2026-02-12T13:31:00Z" w16du:dateUtc="2026-02-12T18:31:00Z">
        <w:r w:rsidR="009D5E73">
          <w:rPr>
            <w:rFonts w:eastAsia="Times New Roman" w:cs="Times New Roman"/>
          </w:rPr>
          <w:t>will be unpaid</w:t>
        </w:r>
      </w:ins>
      <w:ins w:id="6425" w:author="Catalina Ipas" w:date="2025-09-23T13:49:00Z">
        <w:r w:rsidR="472ED210" w:rsidRPr="17D3FAEC">
          <w:rPr>
            <w:rFonts w:eastAsia="Times New Roman" w:cs="Times New Roman"/>
          </w:rPr>
          <w:t xml:space="preserve"> for the entire </w:t>
        </w:r>
        <w:del w:id="6426" w:author="Megan Ash" w:date="2026-02-12T13:31:00Z" w16du:dateUtc="2026-02-12T18:31:00Z">
          <w:r w:rsidR="472ED210" w:rsidRPr="17D3FAEC" w:rsidDel="009D5E73">
            <w:rPr>
              <w:rFonts w:eastAsia="Times New Roman" w:cs="Times New Roman"/>
            </w:rPr>
            <w:delText>period necessary for her</w:delText>
          </w:r>
        </w:del>
      </w:ins>
      <w:ins w:id="6427" w:author="Megan Ash" w:date="2026-02-12T13:31:00Z" w16du:dateUtc="2026-02-12T18:31:00Z">
        <w:r w:rsidR="009D5E73">
          <w:rPr>
            <w:rFonts w:eastAsia="Times New Roman" w:cs="Times New Roman"/>
          </w:rPr>
          <w:t>duration of their</w:t>
        </w:r>
      </w:ins>
      <w:ins w:id="6428" w:author="Catalina Ipas" w:date="2025-09-23T13:49:00Z">
        <w:r w:rsidR="472ED210" w:rsidRPr="17D3FAEC">
          <w:rPr>
            <w:rFonts w:eastAsia="Times New Roman" w:cs="Times New Roman"/>
          </w:rPr>
          <w:t xml:space="preserve"> recovery, while retaining </w:t>
        </w:r>
        <w:del w:id="6429" w:author="Megan Ash" w:date="2026-02-12T13:31:00Z" w16du:dateUtc="2026-02-12T18:31:00Z">
          <w:r w:rsidR="472ED210" w:rsidRPr="17D3FAEC" w:rsidDel="009D5E73">
            <w:rPr>
              <w:rFonts w:eastAsia="Times New Roman" w:cs="Times New Roman"/>
            </w:rPr>
            <w:delText>her</w:delText>
          </w:r>
        </w:del>
      </w:ins>
      <w:ins w:id="6430" w:author="Megan Ash" w:date="2026-02-12T13:31:00Z" w16du:dateUtc="2026-02-12T18:31:00Z">
        <w:r w:rsidR="009D5E73">
          <w:rPr>
            <w:rFonts w:eastAsia="Times New Roman" w:cs="Times New Roman"/>
          </w:rPr>
          <w:t>their</w:t>
        </w:r>
      </w:ins>
      <w:ins w:id="6431" w:author="Catalina Ipas" w:date="2025-09-23T13:49:00Z">
        <w:r w:rsidR="472ED210" w:rsidRPr="17D3FAEC">
          <w:rPr>
            <w:rFonts w:eastAsia="Times New Roman" w:cs="Times New Roman"/>
          </w:rPr>
          <w:t xml:space="preserve"> employment and all rights acquired under </w:t>
        </w:r>
      </w:ins>
      <w:ins w:id="6432" w:author="Megan Ash" w:date="2026-02-12T13:31:00Z" w16du:dateUtc="2026-02-12T18:31:00Z">
        <w:r w:rsidR="009D5E73">
          <w:rPr>
            <w:rFonts w:eastAsia="Times New Roman" w:cs="Times New Roman"/>
          </w:rPr>
          <w:t>their</w:t>
        </w:r>
      </w:ins>
      <w:ins w:id="6433" w:author="Catalina Ipas" w:date="2025-09-23T13:49:00Z">
        <w:del w:id="6434" w:author="Megan Ash" w:date="2026-02-12T13:31:00Z" w16du:dateUtc="2026-02-12T18:31:00Z">
          <w:r w:rsidR="472ED210" w:rsidRPr="17D3FAEC" w:rsidDel="009D5E73">
            <w:rPr>
              <w:rFonts w:eastAsia="Times New Roman" w:cs="Times New Roman"/>
            </w:rPr>
            <w:delText>her</w:delText>
          </w:r>
        </w:del>
        <w:r w:rsidR="472ED210" w:rsidRPr="17D3FAEC">
          <w:rPr>
            <w:rFonts w:eastAsia="Times New Roman" w:cs="Times New Roman"/>
          </w:rPr>
          <w:t xml:space="preserve"> contract.</w:t>
        </w:r>
      </w:ins>
    </w:p>
    <w:p w14:paraId="7A2064EB" w14:textId="5AAD8A8D" w:rsidR="6DF306DB" w:rsidRDefault="6DF306DB" w:rsidP="17D3FAEC">
      <w:pPr>
        <w:spacing w:after="120" w:line="360" w:lineRule="auto"/>
        <w:jc w:val="both"/>
        <w:rPr>
          <w:del w:id="6435" w:author="Catalina Ipas" w:date="2025-09-23T13:41:00Z" w16du:dateUtc="2025-09-23T13:41:57Z"/>
          <w:rFonts w:eastAsia="Times New Roman" w:cs="Times New Roman"/>
        </w:rPr>
      </w:pPr>
      <w:ins w:id="6436" w:author="Catalina Ipas" w:date="2025-10-07T14:48:00Z">
        <w:r w:rsidRPr="17D3FAEC">
          <w:rPr>
            <w:rFonts w:eastAsia="Times New Roman" w:cs="Times New Roman"/>
          </w:rPr>
          <w:t xml:space="preserve">If the employer fails to comply with the obligation to grant rest periods, </w:t>
        </w:r>
      </w:ins>
      <w:ins w:id="6437" w:author="Megan Ash" w:date="2026-02-12T13:32:00Z" w16du:dateUtc="2026-02-12T18:32:00Z">
        <w:r w:rsidR="00BA5D5C">
          <w:rPr>
            <w:rFonts w:eastAsia="Times New Roman" w:cs="Times New Roman"/>
          </w:rPr>
          <w:t>t</w:t>
        </w:r>
      </w:ins>
      <w:ins w:id="6438" w:author="Catalina Ipas" w:date="2025-10-07T14:48:00Z">
        <w:r w:rsidRPr="17D3FAEC">
          <w:rPr>
            <w:rFonts w:eastAsia="Times New Roman" w:cs="Times New Roman"/>
          </w:rPr>
          <w:t xml:space="preserve">he worker shall be entitled, as compensation, to twice the </w:t>
        </w:r>
        <w:del w:id="6439" w:author="Megan Ash" w:date="2026-02-12T13:32:00Z" w16du:dateUtc="2026-02-12T18:32:00Z">
          <w:r w:rsidRPr="17D3FAEC" w:rsidDel="00184178">
            <w:rPr>
              <w:rFonts w:eastAsia="Times New Roman" w:cs="Times New Roman"/>
            </w:rPr>
            <w:delText>amount of</w:delText>
          </w:r>
          <w:r w:rsidRPr="17D3FAEC" w:rsidDel="00BA5D5C">
            <w:rPr>
              <w:rFonts w:eastAsia="Times New Roman" w:cs="Times New Roman"/>
            </w:rPr>
            <w:delText xml:space="preserve"> the</w:delText>
          </w:r>
          <w:r w:rsidRPr="17D3FAEC" w:rsidDel="00184178">
            <w:rPr>
              <w:rFonts w:eastAsia="Times New Roman" w:cs="Times New Roman"/>
            </w:rPr>
            <w:delText xml:space="preserve"> </w:delText>
          </w:r>
        </w:del>
        <w:r w:rsidRPr="17D3FAEC">
          <w:rPr>
            <w:rFonts w:eastAsia="Times New Roman" w:cs="Times New Roman"/>
          </w:rPr>
          <w:t xml:space="preserve">remuneration corresponding to the rest periods </w:t>
        </w:r>
      </w:ins>
      <w:ins w:id="6440" w:author="Megan Ash" w:date="2026-02-12T13:32:00Z" w16du:dateUtc="2026-02-12T18:32:00Z">
        <w:r w:rsidR="00184178">
          <w:rPr>
            <w:rFonts w:eastAsia="Times New Roman" w:cs="Times New Roman"/>
          </w:rPr>
          <w:t xml:space="preserve">that were </w:t>
        </w:r>
      </w:ins>
      <w:ins w:id="6441" w:author="Catalina Ipas" w:date="2025-10-07T14:48:00Z">
        <w:r w:rsidRPr="17D3FAEC">
          <w:rPr>
            <w:rFonts w:eastAsia="Times New Roman" w:cs="Times New Roman"/>
          </w:rPr>
          <w:t>not granted (Article 146).</w:t>
        </w:r>
      </w:ins>
    </w:p>
    <w:p w14:paraId="73DF656A" w14:textId="328F3C4F" w:rsidR="00E912AD" w:rsidRDefault="009212E2" w:rsidP="009212E2">
      <w:pPr>
        <w:spacing w:after="120" w:line="360" w:lineRule="auto"/>
        <w:jc w:val="both"/>
        <w:rPr>
          <w:del w:id="6442" w:author="Catalina Ipas" w:date="2025-09-23T13:42:00Z" w16du:dateUtc="2025-09-23T13:42:00Z"/>
          <w:rFonts w:cs="Times New Roman"/>
        </w:rPr>
      </w:pPr>
      <w:del w:id="6443" w:author="Catalina Ipas" w:date="2025-09-23T13:42:00Z">
        <w:r w:rsidRPr="0E916A6A" w:rsidDel="009212E2">
          <w:rPr>
            <w:rFonts w:cs="Times New Roman"/>
          </w:rPr>
          <w:delText xml:space="preserve">Maternity leave may also be preceded by an unpaid rest period, the duration of which is set by a medical certificate stating the absolute need for rest. In accordance with Article 41 of </w:delText>
        </w:r>
        <w:r w:rsidRPr="0E916A6A" w:rsidDel="00B8238B">
          <w:rPr>
            <w:rFonts w:cs="Times New Roman"/>
          </w:rPr>
          <w:delText>Honduras</w:delText>
        </w:r>
        <w:r w:rsidRPr="0E916A6A" w:rsidDel="009212E2">
          <w:rPr>
            <w:rFonts w:cs="Times New Roman"/>
          </w:rPr>
          <w:delText xml:space="preserve">’s Labor Code, during maternity leave, the employee is entitled to special assistance to ensure both her support and the care required by her condition, under the conditions laid down by social security legislation on family benefits. </w:delText>
        </w:r>
      </w:del>
    </w:p>
    <w:p w14:paraId="5982181F" w14:textId="64E89975" w:rsidR="009212E2" w:rsidRDefault="009212E2" w:rsidP="17D3FAEC">
      <w:pPr>
        <w:spacing w:after="120" w:line="360" w:lineRule="auto"/>
        <w:jc w:val="both"/>
        <w:rPr>
          <w:rFonts w:cs="Times New Roman"/>
        </w:rPr>
      </w:pPr>
      <w:del w:id="6444" w:author="Catalina Ipas" w:date="2025-09-23T13:42:00Z">
        <w:r w:rsidRPr="17D3FAEC" w:rsidDel="58557E35">
          <w:rPr>
            <w:rFonts w:cs="Times New Roman"/>
          </w:rPr>
          <w:delText>In addition to the above and in accordance with Honduras’s Labor Code, affected employees may also take accrued annual and sick leave, and leave without pay once accrued leave is exhausted, but in no event may the total absence period exceed 25 weeks, without a medical certification.</w:delText>
        </w:r>
      </w:del>
    </w:p>
    <w:p w14:paraId="570E1CF1" w14:textId="39A040A3" w:rsidR="009212E2" w:rsidRDefault="765B0DBE" w:rsidP="17D3FAEC">
      <w:pPr>
        <w:spacing w:after="120" w:line="360" w:lineRule="auto"/>
        <w:jc w:val="both"/>
        <w:rPr>
          <w:ins w:id="6445" w:author="Catalina Ipas" w:date="2025-10-07T14:48:00Z" w16du:dateUtc="2025-10-07T14:48:02Z"/>
          <w:rFonts w:cs="Times New Roman"/>
        </w:rPr>
      </w:pPr>
      <w:r w:rsidRPr="17D3FAEC">
        <w:rPr>
          <w:rFonts w:eastAsia="Times New Roman" w:cs="Times New Roman"/>
        </w:rPr>
        <w:t>Ac</w:t>
      </w:r>
      <w:ins w:id="6446" w:author="Catalina Ipas" w:date="2025-10-06T13:53:00Z">
        <w:r w:rsidR="6FB686CA" w:rsidRPr="17D3FAEC">
          <w:rPr>
            <w:rFonts w:eastAsia="Times New Roman" w:cs="Times New Roman"/>
          </w:rPr>
          <w:t xml:space="preserve">cording to Article 139, </w:t>
        </w:r>
      </w:ins>
      <w:del w:id="6447" w:author="Catalina Ipas" w:date="2025-10-06T13:53:00Z">
        <w:r w:rsidR="009212E2" w:rsidRPr="17D3FAEC" w:rsidDel="297DF4D3">
          <w:rPr>
            <w:rFonts w:eastAsia="Times New Roman" w:cs="Times New Roman"/>
          </w:rPr>
          <w:delText>T</w:delText>
        </w:r>
      </w:del>
      <w:ins w:id="6448" w:author="Catalina Ipas" w:date="2025-10-06T13:53:00Z">
        <w:r w:rsidR="47C53B9A" w:rsidRPr="17D3FAEC">
          <w:rPr>
            <w:rFonts w:eastAsia="Times New Roman" w:cs="Times New Roman"/>
          </w:rPr>
          <w:t>t</w:t>
        </w:r>
      </w:ins>
      <w:r w:rsidR="297DF4D3" w:rsidRPr="17D3FAEC">
        <w:rPr>
          <w:rFonts w:eastAsia="Times New Roman" w:cs="Times New Roman"/>
        </w:rPr>
        <w:t xml:space="preserve">he subsidy </w:t>
      </w:r>
      <w:del w:id="6449" w:author="Megan Ash" w:date="2026-02-12T13:34:00Z" w16du:dateUtc="2026-02-12T18:34:00Z">
        <w:r w:rsidR="297DF4D3" w:rsidRPr="17D3FAEC" w:rsidDel="00E04692">
          <w:rPr>
            <w:rFonts w:eastAsia="Times New Roman" w:cs="Times New Roman"/>
          </w:rPr>
          <w:delText xml:space="preserve">during </w:delText>
        </w:r>
      </w:del>
      <w:ins w:id="6450" w:author="Megan Ash" w:date="2026-02-12T13:34:00Z" w16du:dateUtc="2026-02-12T18:34:00Z">
        <w:r w:rsidR="00E04692">
          <w:rPr>
            <w:rFonts w:eastAsia="Times New Roman" w:cs="Times New Roman"/>
          </w:rPr>
          <w:t xml:space="preserve">for </w:t>
        </w:r>
      </w:ins>
      <w:r w:rsidR="297DF4D3" w:rsidRPr="17D3FAEC">
        <w:rPr>
          <w:rFonts w:eastAsia="Times New Roman" w:cs="Times New Roman"/>
        </w:rPr>
        <w:t xml:space="preserve">the periods immediately before and after childbirth is </w:t>
      </w:r>
      <w:del w:id="6451" w:author="Megan Ash" w:date="2026-02-12T13:34:00Z" w16du:dateUtc="2026-02-12T18:34:00Z">
        <w:r w:rsidR="297DF4D3" w:rsidRPr="17D3FAEC" w:rsidDel="00E04692">
          <w:rPr>
            <w:rFonts w:eastAsia="Times New Roman" w:cs="Times New Roman"/>
          </w:rPr>
          <w:delText>subject to the worker’s</w:delText>
        </w:r>
      </w:del>
      <w:ins w:id="6452" w:author="Megan Ash" w:date="2026-02-12T13:34:00Z" w16du:dateUtc="2026-02-12T18:34:00Z">
        <w:r w:rsidR="00E04692">
          <w:rPr>
            <w:rFonts w:eastAsia="Times New Roman" w:cs="Times New Roman"/>
          </w:rPr>
          <w:t>linked to the employee’s</w:t>
        </w:r>
      </w:ins>
      <w:r w:rsidR="297DF4D3" w:rsidRPr="17D3FAEC">
        <w:rPr>
          <w:rFonts w:eastAsia="Times New Roman" w:cs="Times New Roman"/>
        </w:rPr>
        <w:t xml:space="preserve"> rest and may be suspended if the General Labor Inspectorate</w:t>
      </w:r>
      <w:ins w:id="6453" w:author="Megan Ash" w:date="2026-02-12T13:35:00Z" w16du:dateUtc="2026-02-12T18:35:00Z">
        <w:r w:rsidR="00E04692">
          <w:rPr>
            <w:rFonts w:eastAsia="Times New Roman" w:cs="Times New Roman"/>
          </w:rPr>
          <w:t>,</w:t>
        </w:r>
      </w:ins>
      <w:r w:rsidR="297DF4D3" w:rsidRPr="17D3FAEC">
        <w:rPr>
          <w:rFonts w:eastAsia="Times New Roman" w:cs="Times New Roman"/>
        </w:rPr>
        <w:t xml:space="preserve"> or its representatives</w:t>
      </w:r>
      <w:ins w:id="6454" w:author="Megan Ash" w:date="2026-02-12T13:35:00Z" w16du:dateUtc="2026-02-12T18:35:00Z">
        <w:r w:rsidR="00E04692">
          <w:rPr>
            <w:rFonts w:eastAsia="Times New Roman" w:cs="Times New Roman"/>
          </w:rPr>
          <w:t>,</w:t>
        </w:r>
      </w:ins>
      <w:r w:rsidR="297DF4D3" w:rsidRPr="17D3FAEC">
        <w:rPr>
          <w:rFonts w:eastAsia="Times New Roman" w:cs="Times New Roman"/>
        </w:rPr>
        <w:t xml:space="preserve"> verify, at the employer’s request, that the </w:t>
      </w:r>
      <w:del w:id="6455" w:author="Megan Ash" w:date="2026-02-12T13:35:00Z" w16du:dateUtc="2026-02-12T18:35:00Z">
        <w:r w:rsidR="297DF4D3" w:rsidRPr="17D3FAEC" w:rsidDel="0027083D">
          <w:rPr>
            <w:rFonts w:eastAsia="Times New Roman" w:cs="Times New Roman"/>
          </w:rPr>
          <w:delText>worker</w:delText>
        </w:r>
      </w:del>
      <w:ins w:id="6456" w:author="Megan Ash" w:date="2026-02-12T13:35:00Z" w16du:dateUtc="2026-02-12T18:35:00Z">
        <w:r w:rsidR="0027083D">
          <w:rPr>
            <w:rFonts w:eastAsia="Times New Roman" w:cs="Times New Roman"/>
          </w:rPr>
          <w:t>employee</w:t>
        </w:r>
      </w:ins>
      <w:r w:rsidR="297DF4D3" w:rsidRPr="17D3FAEC">
        <w:rPr>
          <w:rFonts w:eastAsia="Times New Roman" w:cs="Times New Roman"/>
        </w:rPr>
        <w:t xml:space="preserve">, aside from </w:t>
      </w:r>
      <w:ins w:id="6457" w:author="Megan Ash" w:date="2026-02-12T13:35:00Z" w16du:dateUtc="2026-02-12T18:35:00Z">
        <w:r w:rsidR="0027083D">
          <w:rPr>
            <w:rFonts w:eastAsia="Times New Roman" w:cs="Times New Roman"/>
          </w:rPr>
          <w:t xml:space="preserve">performing </w:t>
        </w:r>
      </w:ins>
      <w:r w:rsidR="297DF4D3" w:rsidRPr="17D3FAEC">
        <w:rPr>
          <w:rFonts w:eastAsia="Times New Roman" w:cs="Times New Roman"/>
        </w:rPr>
        <w:t xml:space="preserve">domestic tasks compatible with </w:t>
      </w:r>
      <w:del w:id="6458" w:author="Megan Ash" w:date="2026-02-12T13:35:00Z" w16du:dateUtc="2026-02-12T18:35:00Z">
        <w:r w:rsidR="297DF4D3" w:rsidRPr="17D3FAEC" w:rsidDel="0027083D">
          <w:rPr>
            <w:rFonts w:eastAsia="Times New Roman" w:cs="Times New Roman"/>
          </w:rPr>
          <w:delText xml:space="preserve">her </w:delText>
        </w:r>
      </w:del>
      <w:ins w:id="6459" w:author="Megan Ash" w:date="2026-02-12T13:35:00Z" w16du:dateUtc="2026-02-12T18:35:00Z">
        <w:r w:rsidR="0027083D">
          <w:rPr>
            <w:rFonts w:eastAsia="Times New Roman" w:cs="Times New Roman"/>
          </w:rPr>
          <w:t>their</w:t>
        </w:r>
        <w:r w:rsidR="0027083D" w:rsidRPr="17D3FAEC">
          <w:rPr>
            <w:rFonts w:eastAsia="Times New Roman" w:cs="Times New Roman"/>
          </w:rPr>
          <w:t xml:space="preserve"> </w:t>
        </w:r>
      </w:ins>
      <w:r w:rsidR="297DF4D3" w:rsidRPr="17D3FAEC">
        <w:rPr>
          <w:rFonts w:eastAsia="Times New Roman" w:cs="Times New Roman"/>
        </w:rPr>
        <w:t>condition, is engaged in other remunerated work.</w:t>
      </w:r>
      <w:r w:rsidR="67ED86F5" w:rsidRPr="17D3FAEC">
        <w:rPr>
          <w:rFonts w:eastAsia="Times New Roman" w:cs="Times New Roman"/>
        </w:rPr>
        <w:t xml:space="preserve"> Additionally</w:t>
      </w:r>
      <w:ins w:id="6460" w:author="Megan Ash" w:date="2026-02-12T13:36:00Z" w16du:dateUtc="2026-02-12T18:36:00Z">
        <w:r w:rsidR="0027083D">
          <w:rPr>
            <w:rFonts w:eastAsia="Times New Roman" w:cs="Times New Roman"/>
          </w:rPr>
          <w:t>,</w:t>
        </w:r>
      </w:ins>
      <w:del w:id="6461" w:author="Catalina Ipas" w:date="2025-10-07T14:45:00Z">
        <w:r w:rsidR="009212E2" w:rsidRPr="17D3FAEC" w:rsidDel="67ED86F5">
          <w:rPr>
            <w:rFonts w:eastAsia="Times New Roman" w:cs="Times New Roman"/>
          </w:rPr>
          <w:delText xml:space="preserve">, </w:delText>
        </w:r>
      </w:del>
      <w:ins w:id="6462" w:author="Catalina Ipas" w:date="2025-10-07T14:45:00Z">
        <w:r w:rsidR="67ED86F5" w:rsidRPr="17D3FAEC">
          <w:rPr>
            <w:rFonts w:cs="Times New Roman"/>
          </w:rPr>
          <w:t xml:space="preserve"> Article 141 states that t</w:t>
        </w:r>
        <w:r w:rsidR="67ED86F5" w:rsidRPr="17D3FAEC">
          <w:rPr>
            <w:rFonts w:eastAsia="Times New Roman" w:cs="Times New Roman"/>
          </w:rPr>
          <w:t xml:space="preserve">he compensation for the mandatory rest period shall be </w:t>
        </w:r>
        <w:del w:id="6463" w:author="Megan Ash" w:date="2026-02-12T13:36:00Z" w16du:dateUtc="2026-02-12T18:36:00Z">
          <w:r w:rsidR="67ED86F5" w:rsidRPr="17D3FAEC" w:rsidDel="00635DFB">
            <w:rPr>
              <w:rFonts w:eastAsia="Times New Roman" w:cs="Times New Roman"/>
            </w:rPr>
            <w:delText xml:space="preserve">determined by calculating </w:delText>
          </w:r>
        </w:del>
      </w:ins>
      <w:ins w:id="6464" w:author="Megan Ash" w:date="2026-02-12T13:36:00Z" w16du:dateUtc="2026-02-12T18:36:00Z">
        <w:r w:rsidR="00635DFB">
          <w:rPr>
            <w:rFonts w:eastAsia="Times New Roman" w:cs="Times New Roman"/>
          </w:rPr>
          <w:t xml:space="preserve">calculated based on </w:t>
        </w:r>
      </w:ins>
      <w:ins w:id="6465" w:author="Catalina Ipas" w:date="2025-10-07T14:45:00Z">
        <w:r w:rsidR="67ED86F5" w:rsidRPr="17D3FAEC">
          <w:rPr>
            <w:rFonts w:eastAsia="Times New Roman" w:cs="Times New Roman"/>
          </w:rPr>
          <w:t xml:space="preserve">the </w:t>
        </w:r>
      </w:ins>
      <w:ins w:id="6466" w:author="Megan Ash" w:date="2026-02-12T13:36:00Z" w16du:dateUtc="2026-02-12T18:36:00Z">
        <w:r w:rsidR="00635DFB">
          <w:rPr>
            <w:rFonts w:eastAsia="Times New Roman" w:cs="Times New Roman"/>
          </w:rPr>
          <w:t xml:space="preserve">employee’s </w:t>
        </w:r>
      </w:ins>
      <w:ins w:id="6467" w:author="Catalina Ipas" w:date="2025-10-07T14:45:00Z">
        <w:r w:rsidR="67ED86F5" w:rsidRPr="17D3FAEC">
          <w:rPr>
            <w:rFonts w:eastAsia="Times New Roman" w:cs="Times New Roman"/>
          </w:rPr>
          <w:t xml:space="preserve">average wages earned during the last one hundred eighty (180) days, or a shorter period if that time has not been completed, counted from the moment the </w:t>
        </w:r>
        <w:del w:id="6468" w:author="Megan Ash" w:date="2026-02-12T13:37:00Z" w16du:dateUtc="2026-02-12T18:37:00Z">
          <w:r w:rsidR="67ED86F5" w:rsidRPr="17D3FAEC" w:rsidDel="005C659D">
            <w:rPr>
              <w:rFonts w:eastAsia="Times New Roman" w:cs="Times New Roman"/>
            </w:rPr>
            <w:delText xml:space="preserve">worker </w:delText>
          </w:r>
        </w:del>
      </w:ins>
      <w:ins w:id="6469" w:author="Megan Ash" w:date="2026-02-12T13:37:00Z" w16du:dateUtc="2026-02-12T18:37:00Z">
        <w:r w:rsidR="005C659D">
          <w:rPr>
            <w:rFonts w:eastAsia="Times New Roman" w:cs="Times New Roman"/>
          </w:rPr>
          <w:t xml:space="preserve">employee </w:t>
        </w:r>
      </w:ins>
      <w:ins w:id="6470" w:author="Catalina Ipas" w:date="2025-10-07T14:45:00Z">
        <w:r w:rsidR="67ED86F5" w:rsidRPr="17D3FAEC">
          <w:rPr>
            <w:rFonts w:eastAsia="Times New Roman" w:cs="Times New Roman"/>
          </w:rPr>
          <w:t xml:space="preserve">ceased </w:t>
        </w:r>
        <w:del w:id="6471" w:author="Megan Ash" w:date="2026-02-12T13:37:00Z" w16du:dateUtc="2026-02-12T18:37:00Z">
          <w:r w:rsidR="67ED86F5" w:rsidRPr="17D3FAEC" w:rsidDel="005C659D">
            <w:rPr>
              <w:rFonts w:eastAsia="Times New Roman" w:cs="Times New Roman"/>
            </w:rPr>
            <w:delText>her</w:delText>
          </w:r>
        </w:del>
      </w:ins>
      <w:ins w:id="6472" w:author="Megan Ash" w:date="2026-02-12T13:37:00Z" w16du:dateUtc="2026-02-12T18:37:00Z">
        <w:r w:rsidR="005C659D">
          <w:rPr>
            <w:rFonts w:eastAsia="Times New Roman" w:cs="Times New Roman"/>
          </w:rPr>
          <w:t>their</w:t>
        </w:r>
      </w:ins>
      <w:ins w:id="6473" w:author="Catalina Ipas" w:date="2025-10-07T14:45:00Z">
        <w:r w:rsidR="67ED86F5" w:rsidRPr="17D3FAEC">
          <w:rPr>
            <w:rFonts w:eastAsia="Times New Roman" w:cs="Times New Roman"/>
          </w:rPr>
          <w:t xml:space="preserve"> duties.</w:t>
        </w:r>
      </w:ins>
      <w:ins w:id="6474" w:author="Catalina Ipas" w:date="2025-10-07T14:47:00Z">
        <w:r w:rsidR="120A40C2" w:rsidRPr="17D3FAEC">
          <w:rPr>
            <w:rFonts w:eastAsia="Times New Roman" w:cs="Times New Roman"/>
          </w:rPr>
          <w:t xml:space="preserve"> </w:t>
        </w:r>
      </w:ins>
    </w:p>
    <w:p w14:paraId="7A911EC8" w14:textId="49EC0958" w:rsidR="009212E2" w:rsidRDefault="58557E35" w:rsidP="009212E2">
      <w:pPr>
        <w:spacing w:after="120" w:line="360" w:lineRule="auto"/>
        <w:jc w:val="both"/>
        <w:rPr>
          <w:ins w:id="6475" w:author="Catalina Ipas" w:date="2025-10-07T14:38:00Z" w16du:dateUtc="2025-10-07T14:38:13Z"/>
          <w:rFonts w:cs="Times New Roman"/>
        </w:rPr>
      </w:pPr>
      <w:r w:rsidRPr="17D3FAEC">
        <w:rPr>
          <w:rFonts w:cs="Times New Roman"/>
        </w:rPr>
        <w:t>Annual and sick leave hours will continue to accrue, and normal benefits will be maintained while the employee is on paid maternity leave. Unpaid leave will be treated as an unpaid leave of absence.</w:t>
      </w:r>
    </w:p>
    <w:p w14:paraId="440E84B7" w14:textId="14177501" w:rsidR="00B2782A" w:rsidRDefault="00B2782A" w:rsidP="009212E2">
      <w:pPr>
        <w:spacing w:after="120" w:line="360" w:lineRule="auto"/>
        <w:jc w:val="both"/>
        <w:rPr>
          <w:rFonts w:cs="Times New Roman"/>
        </w:rPr>
      </w:pPr>
      <w:r>
        <w:rPr>
          <w:rFonts w:cs="Times New Roman"/>
        </w:rPr>
        <w:t>Maternity l</w:t>
      </w:r>
      <w:r w:rsidRPr="00EA7E93">
        <w:rPr>
          <w:rFonts w:cs="Times New Roman"/>
        </w:rPr>
        <w:t xml:space="preserve">eave must be recorded </w:t>
      </w:r>
      <w:r>
        <w:rPr>
          <w:rFonts w:cs="Times New Roman"/>
        </w:rPr>
        <w:t>correctly in the Replicon timesheets.</w:t>
      </w:r>
    </w:p>
    <w:p w14:paraId="2A676594" w14:textId="28A28FD0" w:rsidR="009F6158" w:rsidRPr="007E2236" w:rsidRDefault="007E2236" w:rsidP="2EBCD743">
      <w:pPr>
        <w:pStyle w:val="Heading3"/>
        <w:rPr>
          <w:rStyle w:val="Heading3Char"/>
          <w:b/>
          <w:bCs/>
        </w:rPr>
      </w:pPr>
      <w:bookmarkStart w:id="6476" w:name="_Toc222754723"/>
      <w:r w:rsidRPr="2EBCD743">
        <w:rPr>
          <w:rStyle w:val="Heading3Char"/>
          <w:b/>
          <w:bCs/>
        </w:rPr>
        <w:t>10.7.</w:t>
      </w:r>
      <w:r w:rsidR="002B588C" w:rsidRPr="2EBCD743">
        <w:rPr>
          <w:rStyle w:val="Heading3Char"/>
          <w:b/>
          <w:bCs/>
        </w:rPr>
        <w:t>5</w:t>
      </w:r>
      <w:r w:rsidRPr="2EBCD743">
        <w:rPr>
          <w:rStyle w:val="Heading3Char"/>
          <w:b/>
          <w:bCs/>
        </w:rPr>
        <w:t xml:space="preserve"> </w:t>
      </w:r>
      <w:commentRangeStart w:id="6477"/>
      <w:r w:rsidRPr="2EBCD743">
        <w:rPr>
          <w:rStyle w:val="Heading3Char"/>
          <w:b/>
          <w:bCs/>
        </w:rPr>
        <w:t>Paternity</w:t>
      </w:r>
      <w:r w:rsidR="00585032" w:rsidRPr="2EBCD743">
        <w:rPr>
          <w:rStyle w:val="Heading3Char"/>
          <w:b/>
          <w:bCs/>
        </w:rPr>
        <w:t>/Adoption</w:t>
      </w:r>
      <w:r w:rsidRPr="2EBCD743">
        <w:rPr>
          <w:rStyle w:val="Heading3Char"/>
          <w:b/>
          <w:bCs/>
        </w:rPr>
        <w:t xml:space="preserve"> Leave</w:t>
      </w:r>
      <w:bookmarkEnd w:id="6476"/>
      <w:commentRangeEnd w:id="6477"/>
      <w:r w:rsidRPr="007E2236">
        <w:rPr>
          <w:rStyle w:val="CommentReference"/>
          <w:sz w:val="28"/>
          <w:szCs w:val="24"/>
        </w:rPr>
        <w:commentReference w:id="6477"/>
      </w:r>
    </w:p>
    <w:p w14:paraId="687DAFBD" w14:textId="5A3FEF1B" w:rsidR="00E00F33" w:rsidRDefault="56EEEF91" w:rsidP="00E53863">
      <w:pPr>
        <w:spacing w:after="120" w:line="360" w:lineRule="auto"/>
        <w:jc w:val="both"/>
        <w:rPr>
          <w:rFonts w:cs="Times New Roman"/>
        </w:rPr>
      </w:pPr>
      <w:r w:rsidRPr="17D3FAEC">
        <w:rPr>
          <w:rFonts w:cs="Times New Roman"/>
        </w:rPr>
        <w:t xml:space="preserve">In the event of childbirth or adoption, a full-time affected employee planning to return to </w:t>
      </w:r>
      <w:commentRangeStart w:id="6478"/>
      <w:r w:rsidRPr="17D3FAEC">
        <w:rPr>
          <w:rFonts w:cs="Times New Roman"/>
        </w:rPr>
        <w:t>Partners will be provided with four weeks (20 workdays) of paid adoption</w:t>
      </w:r>
      <w:r w:rsidR="540612F2" w:rsidRPr="17D3FAEC">
        <w:rPr>
          <w:rFonts w:cs="Times New Roman"/>
        </w:rPr>
        <w:t>/</w:t>
      </w:r>
      <w:r w:rsidRPr="17D3FAEC">
        <w:rPr>
          <w:rFonts w:cs="Times New Roman"/>
        </w:rPr>
        <w:t>paternity leave.</w:t>
      </w:r>
      <w:commentRangeEnd w:id="6478"/>
      <w:r w:rsidR="00E53863" w:rsidRPr="17D3FAEC">
        <w:rPr>
          <w:rStyle w:val="CommentReference"/>
          <w:rFonts w:cs="Times New Roman"/>
          <w:sz w:val="24"/>
          <w:szCs w:val="24"/>
        </w:rPr>
        <w:commentReference w:id="6478"/>
      </w:r>
      <w:r w:rsidRPr="17D3FAEC">
        <w:rPr>
          <w:rFonts w:cs="Times New Roman"/>
        </w:rPr>
        <w:t xml:space="preserve"> It will be left to the discretion of the employee regarding precisely when the leave period will begin, except that it is intended that the leave begin shortly before or immediately after the birth or adoption and that the leave be taken in a single block of time. In addition to the above, affected employees may also take accrued annual and sick leave, and leave without pay once accrued leave is exhausted, but in no event may the total absence period exceed 16 weeks.</w:t>
      </w:r>
    </w:p>
    <w:p w14:paraId="7A1FAB94" w14:textId="54485A54" w:rsidR="008A364B" w:rsidRDefault="008A364B" w:rsidP="00E53863">
      <w:pPr>
        <w:spacing w:after="120" w:line="360" w:lineRule="auto"/>
        <w:jc w:val="both"/>
        <w:rPr>
          <w:rFonts w:cs="Times New Roman"/>
        </w:rPr>
      </w:pPr>
      <w:r w:rsidRPr="008A364B">
        <w:rPr>
          <w:rFonts w:cs="Times New Roman"/>
        </w:rPr>
        <w:t xml:space="preserve">Annual and sick leave hours will continue to accrue, and normal benefits will be maintained while the employee is on paid </w:t>
      </w:r>
      <w:r w:rsidR="00050CE9">
        <w:rPr>
          <w:rFonts w:cs="Times New Roman"/>
        </w:rPr>
        <w:t>paternity/adoption leave</w:t>
      </w:r>
      <w:r w:rsidRPr="008A364B">
        <w:rPr>
          <w:rFonts w:cs="Times New Roman"/>
        </w:rPr>
        <w:t>. Unpaid leave will be treated as an unpaid leave of absence.</w:t>
      </w:r>
    </w:p>
    <w:p w14:paraId="1B5787DD" w14:textId="64F3022F" w:rsidR="00B85AA7" w:rsidRDefault="0076368B" w:rsidP="00E53863">
      <w:pPr>
        <w:spacing w:after="120" w:line="360" w:lineRule="auto"/>
        <w:jc w:val="both"/>
        <w:rPr>
          <w:rFonts w:cs="Times New Roman"/>
        </w:rPr>
      </w:pPr>
      <w:r>
        <w:rPr>
          <w:rFonts w:cs="Times New Roman"/>
        </w:rPr>
        <w:t>P</w:t>
      </w:r>
      <w:r w:rsidR="00A96116">
        <w:rPr>
          <w:rFonts w:cs="Times New Roman"/>
        </w:rPr>
        <w:t>aternity</w:t>
      </w:r>
      <w:r w:rsidR="0071560F">
        <w:rPr>
          <w:rFonts w:cs="Times New Roman"/>
        </w:rPr>
        <w:t>/</w:t>
      </w:r>
      <w:r w:rsidR="00A96116">
        <w:rPr>
          <w:rFonts w:cs="Times New Roman"/>
        </w:rPr>
        <w:t>adoption l</w:t>
      </w:r>
      <w:r w:rsidR="00EA7E93" w:rsidRPr="00EA7E93">
        <w:rPr>
          <w:rFonts w:cs="Times New Roman"/>
        </w:rPr>
        <w:t xml:space="preserve">eave must be recorded </w:t>
      </w:r>
      <w:r>
        <w:rPr>
          <w:rFonts w:cs="Times New Roman"/>
        </w:rPr>
        <w:t>correctly in the Replicon timesheets.</w:t>
      </w:r>
    </w:p>
    <w:p w14:paraId="02D105AF" w14:textId="3878C82D" w:rsidR="002B588C" w:rsidRPr="007E2236" w:rsidRDefault="002B588C" w:rsidP="002B588C">
      <w:pPr>
        <w:pStyle w:val="Heading3"/>
      </w:pPr>
      <w:bookmarkStart w:id="6479" w:name="_Toc222754724"/>
      <w:r w:rsidRPr="007E2236">
        <w:rPr>
          <w:rStyle w:val="Heading3Char"/>
          <w:b/>
          <w:bCs/>
        </w:rPr>
        <w:t>10.7.</w:t>
      </w:r>
      <w:r>
        <w:rPr>
          <w:rStyle w:val="Heading3Char"/>
          <w:b/>
          <w:bCs/>
        </w:rPr>
        <w:t>6</w:t>
      </w:r>
      <w:r w:rsidRPr="007E2236">
        <w:rPr>
          <w:rStyle w:val="Heading3Char"/>
          <w:b/>
          <w:bCs/>
        </w:rPr>
        <w:t xml:space="preserve"> </w:t>
      </w:r>
      <w:r>
        <w:rPr>
          <w:rStyle w:val="Heading3Char"/>
          <w:b/>
          <w:bCs/>
        </w:rPr>
        <w:t>Family</w:t>
      </w:r>
      <w:r w:rsidRPr="007E2236">
        <w:rPr>
          <w:rStyle w:val="Heading3Char"/>
          <w:b/>
          <w:bCs/>
        </w:rPr>
        <w:t xml:space="preserve"> Leave</w:t>
      </w:r>
      <w:bookmarkEnd w:id="6479"/>
    </w:p>
    <w:p w14:paraId="0AC2436A" w14:textId="6C67C08A" w:rsidR="0017597B" w:rsidRDefault="002B588C" w:rsidP="00605FC8">
      <w:pPr>
        <w:spacing w:after="120" w:line="360" w:lineRule="auto"/>
        <w:jc w:val="both"/>
        <w:rPr>
          <w:rFonts w:cs="Times New Roman"/>
        </w:rPr>
      </w:pPr>
      <w:commentRangeStart w:id="6480"/>
      <w:commentRangeStart w:id="6481"/>
      <w:del w:id="6482" w:author="Catalina Ipas" w:date="2025-10-14T15:57:00Z">
        <w:r w:rsidRPr="2EBCD743" w:rsidDel="075F0333">
          <w:rPr>
            <w:rFonts w:cs="Times New Roman"/>
          </w:rPr>
          <w:delText xml:space="preserve">In </w:delText>
        </w:r>
        <w:r w:rsidRPr="2EBCD743" w:rsidDel="740F4775">
          <w:rPr>
            <w:rFonts w:cs="Times New Roman"/>
          </w:rPr>
          <w:delText xml:space="preserve">accordance with Article </w:delText>
        </w:r>
        <w:r w:rsidRPr="2EBCD743" w:rsidDel="04CB0DF1">
          <w:rPr>
            <w:rFonts w:cs="Times New Roman"/>
          </w:rPr>
          <w:delText xml:space="preserve">184 of the </w:delText>
        </w:r>
        <w:r w:rsidRPr="2EBCD743" w:rsidDel="562E63EF">
          <w:rPr>
            <w:rFonts w:cs="Times New Roman"/>
          </w:rPr>
          <w:delText>Honduras</w:delText>
        </w:r>
        <w:r w:rsidRPr="2EBCD743" w:rsidDel="04CB0DF1">
          <w:rPr>
            <w:rFonts w:cs="Times New Roman"/>
          </w:rPr>
          <w:delText xml:space="preserve"> Labor Cod</w:delText>
        </w:r>
      </w:del>
      <w:commentRangeEnd w:id="6480"/>
      <w:r w:rsidRPr="2EBCD743">
        <w:rPr>
          <w:rStyle w:val="CommentReference"/>
          <w:rFonts w:cs="Times New Roman"/>
          <w:sz w:val="24"/>
          <w:szCs w:val="24"/>
        </w:rPr>
        <w:commentReference w:id="6480"/>
      </w:r>
      <w:commentRangeEnd w:id="6481"/>
      <w:r w:rsidRPr="2EBCD743">
        <w:rPr>
          <w:rStyle w:val="CommentReference"/>
          <w:rFonts w:cs="Times New Roman"/>
          <w:sz w:val="24"/>
          <w:szCs w:val="24"/>
        </w:rPr>
        <w:commentReference w:id="6481"/>
      </w:r>
      <w:del w:id="6483" w:author="Catalina Ipas" w:date="2025-10-14T15:57:00Z">
        <w:r w:rsidRPr="2EBCD743" w:rsidDel="04CB0DF1">
          <w:rPr>
            <w:rFonts w:cs="Times New Roman"/>
          </w:rPr>
          <w:delText>e, e</w:delText>
        </w:r>
      </w:del>
      <w:ins w:id="6484" w:author="Catalina Ipas" w:date="2025-10-14T15:57:00Z">
        <w:r w:rsidR="1F86BB5C" w:rsidRPr="2EBCD743">
          <w:rPr>
            <w:rFonts w:cs="Times New Roman"/>
          </w:rPr>
          <w:t>E</w:t>
        </w:r>
      </w:ins>
      <w:r w:rsidR="23D9211A">
        <w:t xml:space="preserve">mployees are entitled to </w:t>
      </w:r>
      <w:r w:rsidR="67157404" w:rsidRPr="2EBCD743">
        <w:rPr>
          <w:rFonts w:cs="Times New Roman"/>
        </w:rPr>
        <w:t xml:space="preserve">up to </w:t>
      </w:r>
      <w:r w:rsidR="23D9211A">
        <w:t xml:space="preserve">ten (10) days of </w:t>
      </w:r>
      <w:r w:rsidR="04CB0DF1" w:rsidRPr="2EBCD743">
        <w:rPr>
          <w:rFonts w:cs="Times New Roman"/>
        </w:rPr>
        <w:t xml:space="preserve">exceptional </w:t>
      </w:r>
      <w:r w:rsidR="23D9211A">
        <w:t>paid family leave</w:t>
      </w:r>
      <w:r w:rsidR="67157404" w:rsidRPr="2EBCD743">
        <w:rPr>
          <w:rFonts w:cs="Times New Roman"/>
        </w:rPr>
        <w:t xml:space="preserve"> </w:t>
      </w:r>
      <w:del w:id="6485" w:author="Megan Ash" w:date="2026-02-12T13:43:00Z" w16du:dateUtc="2026-02-12T18:43:00Z">
        <w:r w:rsidR="67157404" w:rsidRPr="2EBCD743" w:rsidDel="00E316E6">
          <w:rPr>
            <w:rFonts w:cs="Times New Roman"/>
          </w:rPr>
          <w:delText>on the occasion of</w:delText>
        </w:r>
      </w:del>
      <w:ins w:id="6486" w:author="Megan Ash" w:date="2026-02-12T13:43:00Z" w16du:dateUtc="2026-02-12T18:43:00Z">
        <w:r w:rsidR="00E316E6">
          <w:rPr>
            <w:rFonts w:cs="Times New Roman"/>
          </w:rPr>
          <w:t>for</w:t>
        </w:r>
      </w:ins>
      <w:r w:rsidR="67157404" w:rsidRPr="2EBCD743">
        <w:rPr>
          <w:rFonts w:cs="Times New Roman"/>
        </w:rPr>
        <w:t xml:space="preserve"> family events.</w:t>
      </w:r>
      <w:r w:rsidR="360D00F3" w:rsidRPr="2EBCD743">
        <w:rPr>
          <w:rFonts w:cs="Times New Roman"/>
        </w:rPr>
        <w:t xml:space="preserve"> </w:t>
      </w:r>
      <w:r w:rsidR="6D85607C" w:rsidRPr="2EBCD743">
        <w:rPr>
          <w:rFonts w:cs="Times New Roman"/>
        </w:rPr>
        <w:t xml:space="preserve">Such leave authorizations may be taken in one or two periods, </w:t>
      </w:r>
      <w:del w:id="6487" w:author="Megan Ash" w:date="2026-02-12T13:43:00Z" w16du:dateUtc="2026-02-12T18:43:00Z">
        <w:r w:rsidR="6D85607C" w:rsidRPr="2EBCD743" w:rsidDel="005534C0">
          <w:rPr>
            <w:rFonts w:cs="Times New Roman"/>
          </w:rPr>
          <w:delText xml:space="preserve">such </w:delText>
        </w:r>
      </w:del>
      <w:ins w:id="6488" w:author="Megan Ash" w:date="2026-02-12T13:43:00Z" w16du:dateUtc="2026-02-12T18:43:00Z">
        <w:r w:rsidR="005534C0">
          <w:rPr>
            <w:rFonts w:cs="Times New Roman"/>
          </w:rPr>
          <w:t>pr</w:t>
        </w:r>
      </w:ins>
      <w:ins w:id="6489" w:author="Megan Ash" w:date="2026-02-12T13:44:00Z" w16du:dateUtc="2026-02-12T18:44:00Z">
        <w:r w:rsidR="005534C0">
          <w:rPr>
            <w:rFonts w:cs="Times New Roman"/>
          </w:rPr>
          <w:t>ovided</w:t>
        </w:r>
      </w:ins>
      <w:ins w:id="6490" w:author="Megan Ash" w:date="2026-02-12T13:43:00Z" w16du:dateUtc="2026-02-12T18:43:00Z">
        <w:r w:rsidR="005534C0" w:rsidRPr="2EBCD743">
          <w:rPr>
            <w:rFonts w:cs="Times New Roman"/>
          </w:rPr>
          <w:t xml:space="preserve"> </w:t>
        </w:r>
      </w:ins>
      <w:r w:rsidR="6D85607C" w:rsidRPr="2EBCD743">
        <w:rPr>
          <w:rFonts w:cs="Times New Roman"/>
        </w:rPr>
        <w:t xml:space="preserve">that the </w:t>
      </w:r>
      <w:ins w:id="6491" w:author="Megan Ash" w:date="2026-02-12T13:44:00Z" w16du:dateUtc="2026-02-12T18:44:00Z">
        <w:r w:rsidR="005534C0">
          <w:rPr>
            <w:rFonts w:cs="Times New Roman"/>
          </w:rPr>
          <w:t xml:space="preserve">total </w:t>
        </w:r>
      </w:ins>
      <w:r w:rsidR="6D85607C" w:rsidRPr="2EBCD743">
        <w:rPr>
          <w:rFonts w:cs="Times New Roman"/>
        </w:rPr>
        <w:t>number of contract</w:t>
      </w:r>
      <w:r w:rsidR="13D0ED99" w:rsidRPr="2EBCD743">
        <w:rPr>
          <w:rFonts w:cs="Times New Roman"/>
        </w:rPr>
        <w:t xml:space="preserve"> </w:t>
      </w:r>
      <w:r w:rsidR="6D85607C" w:rsidRPr="2EBCD743">
        <w:rPr>
          <w:rFonts w:cs="Times New Roman"/>
        </w:rPr>
        <w:t>suspensions resulting from the annual leave and the application of these provisions do</w:t>
      </w:r>
      <w:ins w:id="6492" w:author="Megan Ash" w:date="2026-02-12T13:44:00Z" w16du:dateUtc="2026-02-12T18:44:00Z">
        <w:r w:rsidR="005534C0">
          <w:rPr>
            <w:rFonts w:cs="Times New Roman"/>
          </w:rPr>
          <w:t>es</w:t>
        </w:r>
      </w:ins>
      <w:r w:rsidR="6D85607C" w:rsidRPr="2EBCD743">
        <w:rPr>
          <w:rFonts w:cs="Times New Roman"/>
        </w:rPr>
        <w:t xml:space="preserve"> not exceed three </w:t>
      </w:r>
      <w:ins w:id="6493" w:author="Megan Ash" w:date="2026-02-12T13:44:00Z" w16du:dateUtc="2026-02-12T18:44:00Z">
        <w:r w:rsidR="005534C0">
          <w:rPr>
            <w:rFonts w:cs="Times New Roman"/>
          </w:rPr>
          <w:t xml:space="preserve">(3) </w:t>
        </w:r>
      </w:ins>
      <w:r w:rsidR="6D85607C" w:rsidRPr="2EBCD743">
        <w:rPr>
          <w:rFonts w:cs="Times New Roman"/>
        </w:rPr>
        <w:t>in the same calendar year.</w:t>
      </w:r>
    </w:p>
    <w:p w14:paraId="06EDAA82" w14:textId="2D3A779F" w:rsidR="00527FAB" w:rsidRPr="002857CA" w:rsidRDefault="00527FAB" w:rsidP="003B307C">
      <w:pPr>
        <w:pStyle w:val="Heading3"/>
        <w:rPr>
          <w:rStyle w:val="Heading3Char"/>
          <w:b/>
          <w:bCs/>
        </w:rPr>
      </w:pPr>
      <w:bookmarkStart w:id="6494" w:name="_Toc222754725"/>
      <w:r w:rsidRPr="002857CA">
        <w:rPr>
          <w:rStyle w:val="Heading3Char"/>
          <w:b/>
          <w:bCs/>
        </w:rPr>
        <w:t>10.7.</w:t>
      </w:r>
      <w:r w:rsidR="00A427C1">
        <w:rPr>
          <w:rStyle w:val="Heading3Char"/>
          <w:b/>
          <w:bCs/>
        </w:rPr>
        <w:t>7</w:t>
      </w:r>
      <w:r w:rsidRPr="002857CA">
        <w:rPr>
          <w:rStyle w:val="Heading3Char"/>
          <w:b/>
          <w:bCs/>
        </w:rPr>
        <w:t xml:space="preserve"> </w:t>
      </w:r>
      <w:r w:rsidR="000F07D0">
        <w:rPr>
          <w:rStyle w:val="Heading3Char"/>
          <w:b/>
          <w:bCs/>
        </w:rPr>
        <w:t>Compassionate (</w:t>
      </w:r>
      <w:r w:rsidRPr="002857CA">
        <w:rPr>
          <w:rStyle w:val="Heading3Char"/>
          <w:b/>
          <w:bCs/>
        </w:rPr>
        <w:t>Bereavement</w:t>
      </w:r>
      <w:r w:rsidR="000F07D0">
        <w:rPr>
          <w:rStyle w:val="Heading3Char"/>
          <w:b/>
          <w:bCs/>
        </w:rPr>
        <w:t>)</w:t>
      </w:r>
      <w:r w:rsidRPr="002857CA">
        <w:rPr>
          <w:rStyle w:val="Heading3Char"/>
          <w:b/>
          <w:bCs/>
        </w:rPr>
        <w:t xml:space="preserve"> Leave</w:t>
      </w:r>
      <w:bookmarkEnd w:id="6494"/>
    </w:p>
    <w:p w14:paraId="5F7EEF35" w14:textId="0D9EA998" w:rsidR="00985868" w:rsidRDefault="00985868" w:rsidP="00527FAB">
      <w:pPr>
        <w:spacing w:after="120" w:line="360" w:lineRule="auto"/>
        <w:jc w:val="both"/>
        <w:rPr>
          <w:rFonts w:cs="Times New Roman"/>
        </w:rPr>
      </w:pPr>
      <w:r w:rsidRPr="00985868">
        <w:rPr>
          <w:rFonts w:cs="Times New Roman"/>
        </w:rPr>
        <w:t xml:space="preserve">Employees are provided up to three (3) days of paid compassionate (bereavement) leave in the event of </w:t>
      </w:r>
      <w:r w:rsidR="00EE771C">
        <w:rPr>
          <w:rFonts w:cs="Times New Roman"/>
        </w:rPr>
        <w:t>a</w:t>
      </w:r>
      <w:r w:rsidRPr="00985868">
        <w:rPr>
          <w:rFonts w:cs="Times New Roman"/>
        </w:rPr>
        <w:t xml:space="preserve"> death. This leave should be requested in writing and approved by the employee’s supervisor. Employees may be required to </w:t>
      </w:r>
      <w:r w:rsidR="00EE771C">
        <w:rPr>
          <w:rFonts w:cs="Times New Roman"/>
        </w:rPr>
        <w:t xml:space="preserve">submit </w:t>
      </w:r>
      <w:r w:rsidRPr="00985868">
        <w:rPr>
          <w:rFonts w:cs="Times New Roman"/>
        </w:rPr>
        <w:t>a copy of the obituary or other proof of death as documentation. Compassionate (bereavement) leave cannot be accumulated or carried over to the following year and resets on December 31</w:t>
      </w:r>
      <w:r w:rsidRPr="00605FC8">
        <w:rPr>
          <w:rFonts w:cs="Times New Roman"/>
          <w:vertAlign w:val="superscript"/>
        </w:rPr>
        <w:t>st</w:t>
      </w:r>
      <w:r w:rsidRPr="00985868">
        <w:rPr>
          <w:rFonts w:cs="Times New Roman"/>
        </w:rPr>
        <w:t>.</w:t>
      </w:r>
      <w:r w:rsidR="00E9718C">
        <w:rPr>
          <w:rFonts w:cs="Times New Roman"/>
        </w:rPr>
        <w:t xml:space="preserve"> </w:t>
      </w:r>
    </w:p>
    <w:p w14:paraId="7455C92F" w14:textId="263F442F" w:rsidR="00E9718C" w:rsidRPr="00A427C1" w:rsidRDefault="00E9718C" w:rsidP="00527FAB">
      <w:pPr>
        <w:spacing w:after="120" w:line="360" w:lineRule="auto"/>
        <w:jc w:val="both"/>
        <w:rPr>
          <w:rFonts w:cs="Times New Roman"/>
        </w:rPr>
      </w:pPr>
      <w:r w:rsidRPr="00E9718C">
        <w:rPr>
          <w:rFonts w:cs="Times New Roman"/>
        </w:rPr>
        <w:t>In addition to the three (3) days of pai</w:t>
      </w:r>
      <w:r w:rsidRPr="000638B3">
        <w:rPr>
          <w:rFonts w:cs="Times New Roman"/>
        </w:rPr>
        <w:t xml:space="preserve">d </w:t>
      </w:r>
      <w:r w:rsidR="00754E54" w:rsidRPr="000638B3">
        <w:rPr>
          <w:rFonts w:cs="Times New Roman"/>
        </w:rPr>
        <w:t>compassionate (</w:t>
      </w:r>
      <w:r w:rsidRPr="000638B3">
        <w:rPr>
          <w:rFonts w:cs="Times New Roman"/>
        </w:rPr>
        <w:t>bereavement</w:t>
      </w:r>
      <w:r w:rsidR="00754E54" w:rsidRPr="000638B3">
        <w:rPr>
          <w:rFonts w:cs="Times New Roman"/>
        </w:rPr>
        <w:t>)</w:t>
      </w:r>
      <w:r w:rsidRPr="000638B3">
        <w:rPr>
          <w:rFonts w:cs="Times New Roman"/>
        </w:rPr>
        <w:t xml:space="preserve"> leave, the employee can use th</w:t>
      </w:r>
      <w:r w:rsidRPr="00A427C1">
        <w:rPr>
          <w:rFonts w:cs="Times New Roman"/>
        </w:rPr>
        <w:t xml:space="preserve">eir sick leave for grieving. Reference section </w:t>
      </w:r>
      <w:hyperlink w:anchor="_10.7.2_Sick_Leave" w:history="1">
        <w:r w:rsidR="00442102" w:rsidRPr="00605FC8">
          <w:rPr>
            <w:rStyle w:val="Hyperlink"/>
            <w:rFonts w:cs="Times New Roman"/>
          </w:rPr>
          <w:t>10.7</w:t>
        </w:r>
        <w:r w:rsidR="004705F4" w:rsidRPr="00605FC8">
          <w:rPr>
            <w:rStyle w:val="Hyperlink"/>
            <w:rFonts w:cs="Times New Roman"/>
          </w:rPr>
          <w:t>.2</w:t>
        </w:r>
        <w:r w:rsidRPr="00A427C1">
          <w:rPr>
            <w:rStyle w:val="Hyperlink"/>
            <w:rFonts w:cs="Times New Roman"/>
          </w:rPr>
          <w:t xml:space="preserve"> Sick Leave.</w:t>
        </w:r>
      </w:hyperlink>
    </w:p>
    <w:p w14:paraId="02D9DC53" w14:textId="64278009" w:rsidR="00847298" w:rsidRPr="00A427C1" w:rsidRDefault="00847298" w:rsidP="00847298">
      <w:pPr>
        <w:pStyle w:val="Heading3"/>
        <w:rPr>
          <w:rStyle w:val="Heading3Char"/>
          <w:b/>
          <w:bCs/>
        </w:rPr>
      </w:pPr>
      <w:bookmarkStart w:id="6495" w:name="_Toc222754726"/>
      <w:r w:rsidRPr="00A427C1">
        <w:rPr>
          <w:rStyle w:val="Heading3Char"/>
          <w:b/>
          <w:bCs/>
        </w:rPr>
        <w:t>10.7.</w:t>
      </w:r>
      <w:r w:rsidR="003D0E15">
        <w:rPr>
          <w:rStyle w:val="Heading3Char"/>
          <w:b/>
          <w:bCs/>
        </w:rPr>
        <w:t>8</w:t>
      </w:r>
      <w:r w:rsidRPr="00A427C1">
        <w:rPr>
          <w:rStyle w:val="Heading3Char"/>
          <w:b/>
          <w:bCs/>
        </w:rPr>
        <w:t xml:space="preserve"> Marriage Leave</w:t>
      </w:r>
      <w:bookmarkEnd w:id="6495"/>
    </w:p>
    <w:p w14:paraId="7C084E07" w14:textId="0567C696" w:rsidR="00FF5EF2" w:rsidRDefault="003E5941" w:rsidP="00847298">
      <w:pPr>
        <w:spacing w:after="120" w:line="360" w:lineRule="auto"/>
        <w:jc w:val="both"/>
        <w:rPr>
          <w:rFonts w:cs="Times New Roman"/>
        </w:rPr>
      </w:pPr>
      <w:ins w:id="6496" w:author="Megan Ash" w:date="2026-02-12T13:46:00Z" w16du:dateUtc="2026-02-12T18:46:00Z">
        <w:r>
          <w:rPr>
            <w:rFonts w:cs="Times New Roman"/>
          </w:rPr>
          <w:t>M</w:t>
        </w:r>
      </w:ins>
      <w:del w:id="6497" w:author="Megan Ash" w:date="2026-02-12T13:46:00Z" w16du:dateUtc="2026-02-12T18:46:00Z">
        <w:r w:rsidR="00847298" w:rsidRPr="00A427C1" w:rsidDel="003E5941">
          <w:rPr>
            <w:rFonts w:cs="Times New Roman"/>
          </w:rPr>
          <w:delText>The m</w:delText>
        </w:r>
      </w:del>
      <w:r w:rsidR="00847298" w:rsidRPr="00A427C1">
        <w:rPr>
          <w:rFonts w:cs="Times New Roman"/>
        </w:rPr>
        <w:t>arriage</w:t>
      </w:r>
      <w:r w:rsidR="00847298" w:rsidRPr="00847298">
        <w:rPr>
          <w:rFonts w:cs="Times New Roman"/>
        </w:rPr>
        <w:t xml:space="preserve"> leave recognizes the significance of an employee's marriage and supports their</w:t>
      </w:r>
      <w:r w:rsidR="00FF5EF2">
        <w:rPr>
          <w:rFonts w:cs="Times New Roman"/>
        </w:rPr>
        <w:t xml:space="preserve"> </w:t>
      </w:r>
      <w:r w:rsidR="00847298" w:rsidRPr="00847298">
        <w:rPr>
          <w:rFonts w:cs="Times New Roman"/>
        </w:rPr>
        <w:t>transition into married life. This policy provides employees with paid time off to celebrate their</w:t>
      </w:r>
      <w:r w:rsidR="00FF5EF2">
        <w:rPr>
          <w:rFonts w:cs="Times New Roman"/>
        </w:rPr>
        <w:t xml:space="preserve"> </w:t>
      </w:r>
      <w:r w:rsidR="00847298" w:rsidRPr="00847298">
        <w:rPr>
          <w:rFonts w:cs="Times New Roman"/>
        </w:rPr>
        <w:t>marriage and attend related events including honeymoon. Employees are provided up to five (5) days</w:t>
      </w:r>
      <w:r w:rsidR="00FF5EF2">
        <w:rPr>
          <w:rFonts w:cs="Times New Roman"/>
        </w:rPr>
        <w:t xml:space="preserve"> </w:t>
      </w:r>
      <w:r w:rsidR="00847298" w:rsidRPr="00847298">
        <w:rPr>
          <w:rFonts w:cs="Times New Roman"/>
        </w:rPr>
        <w:t>of paid marriage leave. This leave allows employees to take paid time off for the following</w:t>
      </w:r>
      <w:r w:rsidR="00AA3C7C">
        <w:rPr>
          <w:rFonts w:cs="Times New Roman"/>
        </w:rPr>
        <w:t xml:space="preserve"> </w:t>
      </w:r>
      <w:r w:rsidR="00847298" w:rsidRPr="00847298">
        <w:rPr>
          <w:rFonts w:cs="Times New Roman"/>
        </w:rPr>
        <w:t>circumstances:</w:t>
      </w:r>
      <w:r w:rsidR="00FF5EF2">
        <w:rPr>
          <w:rFonts w:cs="Times New Roman"/>
        </w:rPr>
        <w:t xml:space="preserve"> </w:t>
      </w:r>
    </w:p>
    <w:p w14:paraId="351377CF" w14:textId="77777777" w:rsidR="008464B1" w:rsidRDefault="00847298" w:rsidP="00847298">
      <w:pPr>
        <w:pStyle w:val="ListParagraph"/>
        <w:numPr>
          <w:ilvl w:val="0"/>
          <w:numId w:val="175"/>
        </w:numPr>
        <w:spacing w:after="120" w:line="360" w:lineRule="auto"/>
        <w:jc w:val="both"/>
        <w:rPr>
          <w:rFonts w:cs="Times New Roman"/>
        </w:rPr>
      </w:pPr>
      <w:r w:rsidRPr="00847298">
        <w:rPr>
          <w:rFonts w:cs="Times New Roman"/>
        </w:rPr>
        <w:t>Employee's wedding ceremony</w:t>
      </w:r>
    </w:p>
    <w:p w14:paraId="38B4A0BD" w14:textId="77777777" w:rsidR="008464B1" w:rsidRDefault="00847298" w:rsidP="00847298">
      <w:pPr>
        <w:pStyle w:val="ListParagraph"/>
        <w:numPr>
          <w:ilvl w:val="0"/>
          <w:numId w:val="175"/>
        </w:numPr>
        <w:spacing w:after="120" w:line="360" w:lineRule="auto"/>
        <w:jc w:val="both"/>
        <w:rPr>
          <w:rFonts w:cs="Times New Roman"/>
        </w:rPr>
      </w:pPr>
      <w:r w:rsidRPr="00B04363">
        <w:rPr>
          <w:rFonts w:cs="Times New Roman"/>
        </w:rPr>
        <w:t>Marriage registration</w:t>
      </w:r>
    </w:p>
    <w:p w14:paraId="5A9F3462" w14:textId="77777777" w:rsidR="008464B1" w:rsidRDefault="00847298" w:rsidP="00847298">
      <w:pPr>
        <w:pStyle w:val="ListParagraph"/>
        <w:numPr>
          <w:ilvl w:val="0"/>
          <w:numId w:val="175"/>
        </w:numPr>
        <w:spacing w:after="120" w:line="360" w:lineRule="auto"/>
        <w:jc w:val="both"/>
        <w:rPr>
          <w:rFonts w:cs="Times New Roman"/>
        </w:rPr>
      </w:pPr>
      <w:r w:rsidRPr="00B04363">
        <w:rPr>
          <w:rFonts w:cs="Times New Roman"/>
        </w:rPr>
        <w:t>Honeymoon</w:t>
      </w:r>
    </w:p>
    <w:p w14:paraId="3689C4AA" w14:textId="7D12F072" w:rsidR="00847298" w:rsidRPr="00B04363" w:rsidRDefault="00847298" w:rsidP="00605FC8">
      <w:pPr>
        <w:pStyle w:val="ListParagraph"/>
        <w:numPr>
          <w:ilvl w:val="0"/>
          <w:numId w:val="175"/>
        </w:numPr>
        <w:spacing w:after="120" w:line="360" w:lineRule="auto"/>
        <w:jc w:val="both"/>
        <w:rPr>
          <w:rFonts w:cs="Times New Roman"/>
        </w:rPr>
      </w:pPr>
      <w:r w:rsidRPr="00B04363">
        <w:rPr>
          <w:rFonts w:cs="Times New Roman"/>
        </w:rPr>
        <w:t>Other significant marriage-related events (e.g., religious ceremonies, family gatherings)</w:t>
      </w:r>
    </w:p>
    <w:p w14:paraId="2F5ACBD4" w14:textId="5E4A8725" w:rsidR="00D32626" w:rsidRDefault="00847298" w:rsidP="00847298">
      <w:pPr>
        <w:spacing w:after="120" w:line="360" w:lineRule="auto"/>
        <w:jc w:val="both"/>
        <w:rPr>
          <w:rFonts w:cs="Times New Roman"/>
        </w:rPr>
      </w:pPr>
      <w:r w:rsidRPr="00847298">
        <w:rPr>
          <w:rFonts w:cs="Times New Roman"/>
        </w:rPr>
        <w:t>Employees will be required to provide proof of marriage certificate or other acceptable documents.</w:t>
      </w:r>
    </w:p>
    <w:p w14:paraId="0BA3C40F" w14:textId="5B32E2FB" w:rsidR="00913C6F" w:rsidRPr="00312B7A" w:rsidRDefault="00913C6F" w:rsidP="00913C6F">
      <w:pPr>
        <w:pStyle w:val="Heading3"/>
        <w:rPr>
          <w:rStyle w:val="Heading3Char"/>
          <w:b/>
          <w:bCs/>
        </w:rPr>
      </w:pPr>
      <w:bookmarkStart w:id="6498" w:name="_Toc222754727"/>
      <w:r w:rsidRPr="00312B7A">
        <w:rPr>
          <w:rStyle w:val="Heading3Char"/>
          <w:b/>
          <w:bCs/>
        </w:rPr>
        <w:t>10.7.</w:t>
      </w:r>
      <w:r>
        <w:rPr>
          <w:rStyle w:val="Heading3Char"/>
          <w:b/>
          <w:bCs/>
        </w:rPr>
        <w:t>9</w:t>
      </w:r>
      <w:r w:rsidRPr="00312B7A">
        <w:rPr>
          <w:rStyle w:val="Heading3Char"/>
          <w:b/>
          <w:bCs/>
        </w:rPr>
        <w:t xml:space="preserve"> Voting Leave</w:t>
      </w:r>
      <w:bookmarkEnd w:id="6498"/>
    </w:p>
    <w:p w14:paraId="24A51F95" w14:textId="1A372ED6" w:rsidR="00913C6F" w:rsidRDefault="12B7C7CE" w:rsidP="00913C6F">
      <w:pPr>
        <w:spacing w:after="120" w:line="360" w:lineRule="auto"/>
        <w:jc w:val="both"/>
        <w:rPr>
          <w:rFonts w:cs="Times New Roman"/>
        </w:rPr>
      </w:pPr>
      <w:r w:rsidRPr="27E0B3DB">
        <w:rPr>
          <w:rFonts w:cs="Times New Roman"/>
        </w:rPr>
        <w:t xml:space="preserve">Employees will be provided </w:t>
      </w:r>
      <w:del w:id="6499" w:author="Catalina Ipas" w:date="2025-10-29T18:44:00Z">
        <w:r w:rsidR="00913C6F" w:rsidRPr="27E0B3DB" w:rsidDel="12B7C7CE">
          <w:rPr>
            <w:rFonts w:cs="Times New Roman"/>
          </w:rPr>
          <w:delText xml:space="preserve">two (2) hours </w:delText>
        </w:r>
      </w:del>
      <w:ins w:id="6500" w:author="Catalina Ipas" w:date="2025-10-29T18:44:00Z">
        <w:r w:rsidR="26A0C6E6" w:rsidRPr="27E0B3DB">
          <w:rPr>
            <w:rFonts w:cs="Times New Roman"/>
          </w:rPr>
          <w:t xml:space="preserve">one (1) day </w:t>
        </w:r>
      </w:ins>
      <w:r w:rsidRPr="27E0B3DB">
        <w:rPr>
          <w:rFonts w:cs="Times New Roman"/>
        </w:rPr>
        <w:t xml:space="preserve">of paid leave to vote in elections. The time must be recorded </w:t>
      </w:r>
      <w:del w:id="6501" w:author="Megan Ash" w:date="2026-02-12T13:47:00Z" w16du:dateUtc="2026-02-12T18:47:00Z">
        <w:r w:rsidRPr="27E0B3DB" w:rsidDel="003E5941">
          <w:rPr>
            <w:rFonts w:cs="Times New Roman"/>
          </w:rPr>
          <w:delText>as</w:delText>
        </w:r>
        <w:r w:rsidR="2B6FA823" w:rsidRPr="27E0B3DB" w:rsidDel="003E5941">
          <w:rPr>
            <w:rFonts w:cs="Times New Roman"/>
          </w:rPr>
          <w:delText xml:space="preserve"> </w:delText>
        </w:r>
      </w:del>
      <w:r w:rsidR="2B6FA823" w:rsidRPr="27E0B3DB">
        <w:rPr>
          <w:rFonts w:cs="Times New Roman"/>
        </w:rPr>
        <w:t>under voting leave</w:t>
      </w:r>
      <w:r w:rsidRPr="27E0B3DB">
        <w:rPr>
          <w:rFonts w:cs="Times New Roman"/>
        </w:rPr>
        <w:t xml:space="preserve"> on timesheets.</w:t>
      </w:r>
    </w:p>
    <w:p w14:paraId="7B7CFEA3" w14:textId="5CDBBAFD" w:rsidR="008F5EDF" w:rsidRPr="007E2236" w:rsidRDefault="008F5EDF" w:rsidP="008F5EDF">
      <w:pPr>
        <w:pStyle w:val="Heading3"/>
      </w:pPr>
      <w:bookmarkStart w:id="6502" w:name="_Toc222754728"/>
      <w:r w:rsidRPr="007E2236">
        <w:rPr>
          <w:rStyle w:val="Heading3Char"/>
          <w:b/>
          <w:bCs/>
        </w:rPr>
        <w:t>10.7.</w:t>
      </w:r>
      <w:r w:rsidR="00D40EB7">
        <w:rPr>
          <w:rStyle w:val="Heading3Char"/>
          <w:b/>
          <w:bCs/>
        </w:rPr>
        <w:t>10</w:t>
      </w:r>
      <w:r w:rsidRPr="007E2236">
        <w:rPr>
          <w:rStyle w:val="Heading3Char"/>
          <w:b/>
          <w:bCs/>
        </w:rPr>
        <w:t xml:space="preserve"> </w:t>
      </w:r>
      <w:r>
        <w:rPr>
          <w:rStyle w:val="Heading3Char"/>
          <w:b/>
          <w:bCs/>
        </w:rPr>
        <w:t xml:space="preserve">Statutory Congresses/Seminars Unpaid </w:t>
      </w:r>
      <w:r w:rsidRPr="007E2236">
        <w:rPr>
          <w:rStyle w:val="Heading3Char"/>
          <w:b/>
          <w:bCs/>
        </w:rPr>
        <w:t>Leave</w:t>
      </w:r>
      <w:bookmarkEnd w:id="6502"/>
    </w:p>
    <w:p w14:paraId="0541A988" w14:textId="716E525B" w:rsidR="008F5EDF" w:rsidRPr="00F27091" w:rsidRDefault="008F5EDF" w:rsidP="008F5EDF">
      <w:pPr>
        <w:spacing w:line="360" w:lineRule="auto"/>
        <w:jc w:val="both"/>
        <w:rPr>
          <w:rFonts w:cs="Times New Roman"/>
        </w:rPr>
      </w:pPr>
      <w:del w:id="6503" w:author="Catalina Ipas" w:date="2025-10-15T14:15:00Z">
        <w:r w:rsidRPr="2EBCD743" w:rsidDel="008F5EDF">
          <w:rPr>
            <w:rFonts w:cs="Times New Roman"/>
          </w:rPr>
          <w:delText xml:space="preserve">In accordance with Article 184 of the </w:delText>
        </w:r>
        <w:r w:rsidRPr="2EBCD743" w:rsidDel="00B8238B">
          <w:rPr>
            <w:rFonts w:cs="Times New Roman"/>
          </w:rPr>
          <w:delText>Honduras</w:delText>
        </w:r>
        <w:r w:rsidRPr="2EBCD743" w:rsidDel="008F5EDF">
          <w:rPr>
            <w:rFonts w:cs="Times New Roman"/>
          </w:rPr>
          <w:delText xml:space="preserve"> Labor Code,</w:delText>
        </w:r>
      </w:del>
      <w:del w:id="6504" w:author="Megan Ash" w:date="2026-02-12T13:47:00Z" w16du:dateUtc="2026-02-12T18:47:00Z">
        <w:r w:rsidRPr="2EBCD743" w:rsidDel="00C363F6">
          <w:rPr>
            <w:rFonts w:cs="Times New Roman"/>
          </w:rPr>
          <w:delText xml:space="preserve"> e</w:delText>
        </w:r>
      </w:del>
      <w:ins w:id="6505" w:author="Megan Ash" w:date="2026-02-12T13:47:00Z" w16du:dateUtc="2026-02-12T18:47:00Z">
        <w:r w:rsidR="00C363F6">
          <w:rPr>
            <w:rFonts w:cs="Times New Roman"/>
          </w:rPr>
          <w:t>E</w:t>
        </w:r>
      </w:ins>
      <w:r w:rsidRPr="2EBCD743">
        <w:rPr>
          <w:rFonts w:cs="Times New Roman"/>
        </w:rPr>
        <w:t xml:space="preserve">mployees are entitled to up </w:t>
      </w:r>
      <w:del w:id="6506" w:author="Megan Ash" w:date="2026-02-12T13:54:00Z" w16du:dateUtc="2026-02-12T18:54:00Z">
        <w:r w:rsidRPr="2EBCD743" w:rsidDel="00A763CE">
          <w:rPr>
            <w:rFonts w:cs="Times New Roman"/>
          </w:rPr>
          <w:delText xml:space="preserve">to an annual limit of </w:delText>
        </w:r>
      </w:del>
      <w:r w:rsidRPr="2EBCD743">
        <w:rPr>
          <w:rFonts w:cs="Times New Roman"/>
        </w:rPr>
        <w:t>fifteen (15) working days of</w:t>
      </w:r>
      <w:ins w:id="6507" w:author="Megan Ash" w:date="2026-02-12T13:54:00Z" w16du:dateUtc="2026-02-12T18:54:00Z">
        <w:r w:rsidR="00A763CE">
          <w:rPr>
            <w:rFonts w:cs="Times New Roman"/>
          </w:rPr>
          <w:t xml:space="preserve"> unpaid</w:t>
        </w:r>
      </w:ins>
      <w:r w:rsidRPr="2EBCD743">
        <w:rPr>
          <w:rFonts w:cs="Times New Roman"/>
        </w:rPr>
        <w:t xml:space="preserve"> leave</w:t>
      </w:r>
      <w:ins w:id="6508" w:author="Megan Ash" w:date="2026-02-12T13:54:00Z" w16du:dateUtc="2026-02-12T18:54:00Z">
        <w:r w:rsidR="00A763CE">
          <w:rPr>
            <w:rFonts w:cs="Times New Roman"/>
          </w:rPr>
          <w:t xml:space="preserve"> per year</w:t>
        </w:r>
      </w:ins>
      <w:r w:rsidRPr="2EBCD743">
        <w:rPr>
          <w:rFonts w:cs="Times New Roman"/>
        </w:rPr>
        <w:t xml:space="preserve"> </w:t>
      </w:r>
      <w:del w:id="6509" w:author="Megan Ash" w:date="2026-02-12T13:54:00Z" w16du:dateUtc="2026-02-12T18:54:00Z">
        <w:r w:rsidRPr="2EBCD743" w:rsidDel="00A763CE">
          <w:rPr>
            <w:rFonts w:cs="Times New Roman"/>
          </w:rPr>
          <w:delText xml:space="preserve">without pay to enable the employee </w:delText>
        </w:r>
      </w:del>
      <w:r w:rsidRPr="2EBCD743">
        <w:rPr>
          <w:rFonts w:cs="Times New Roman"/>
        </w:rPr>
        <w:t>to attend the statutory congresses and</w:t>
      </w:r>
      <w:del w:id="6510" w:author="Megan Ash" w:date="2026-02-12T13:55:00Z" w16du:dateUtc="2026-02-12T18:55:00Z">
        <w:r w:rsidRPr="2EBCD743" w:rsidDel="00A763CE">
          <w:rPr>
            <w:rFonts w:cs="Times New Roman"/>
          </w:rPr>
          <w:delText xml:space="preserve"> </w:delText>
        </w:r>
      </w:del>
      <w:del w:id="6511" w:author="Megan Ash" w:date="2026-02-12T13:54:00Z" w16du:dateUtc="2026-02-12T18:54:00Z">
        <w:r w:rsidRPr="2EBCD743" w:rsidDel="00A763CE">
          <w:rPr>
            <w:rFonts w:cs="Times New Roman"/>
          </w:rPr>
          <w:delText>to</w:delText>
        </w:r>
      </w:del>
      <w:r w:rsidRPr="2EBCD743">
        <w:rPr>
          <w:rFonts w:cs="Times New Roman"/>
        </w:rPr>
        <w:t xml:space="preserve"> seminars of</w:t>
      </w:r>
      <w:del w:id="6512" w:author="Megan Ash" w:date="2026-02-12T13:55:00Z" w16du:dateUtc="2026-02-12T18:55:00Z">
        <w:r w:rsidRPr="2EBCD743" w:rsidDel="003E4A5F">
          <w:rPr>
            <w:rFonts w:cs="Times New Roman"/>
          </w:rPr>
          <w:delText xml:space="preserve"> the</w:delText>
        </w:r>
      </w:del>
      <w:r w:rsidRPr="2EBCD743">
        <w:rPr>
          <w:rFonts w:cs="Times New Roman"/>
        </w:rPr>
        <w:t xml:space="preserve"> </w:t>
      </w:r>
      <w:del w:id="6513" w:author="Megan Ash" w:date="2026-02-12T13:55:00Z" w16du:dateUtc="2026-02-12T18:55:00Z">
        <w:r w:rsidRPr="2EBCD743" w:rsidDel="00A763CE">
          <w:rPr>
            <w:rFonts w:cs="Times New Roman"/>
          </w:rPr>
          <w:delText>union organizations of workers.</w:delText>
        </w:r>
      </w:del>
      <w:ins w:id="6514" w:author="Megan Ash" w:date="2026-02-12T13:55:00Z" w16du:dateUtc="2026-02-12T18:55:00Z">
        <w:r w:rsidR="00A763CE">
          <w:rPr>
            <w:rFonts w:cs="Times New Roman"/>
          </w:rPr>
          <w:t>labor unions or workers’ organizations.</w:t>
        </w:r>
      </w:ins>
    </w:p>
    <w:p w14:paraId="78112ED9" w14:textId="2EF8CBA9" w:rsidR="00527FAB" w:rsidRPr="00955DD3" w:rsidRDefault="00527FAB" w:rsidP="003B307C">
      <w:pPr>
        <w:pStyle w:val="Heading3"/>
        <w:rPr>
          <w:rStyle w:val="Heading3Char"/>
          <w:b/>
          <w:bCs/>
        </w:rPr>
      </w:pPr>
      <w:bookmarkStart w:id="6515" w:name="_Toc222754729"/>
      <w:r w:rsidRPr="2EBCD743">
        <w:rPr>
          <w:rStyle w:val="Heading3Char"/>
          <w:b/>
          <w:bCs/>
        </w:rPr>
        <w:t>10.7.</w:t>
      </w:r>
      <w:r w:rsidR="00D40EB7" w:rsidRPr="2EBCD743">
        <w:rPr>
          <w:rStyle w:val="Heading3Char"/>
          <w:b/>
          <w:bCs/>
        </w:rPr>
        <w:t xml:space="preserve">11 </w:t>
      </w:r>
      <w:r w:rsidRPr="2EBCD743">
        <w:rPr>
          <w:rStyle w:val="Heading3Char"/>
          <w:b/>
          <w:bCs/>
        </w:rPr>
        <w:t>Temporary Office Closure/</w:t>
      </w:r>
      <w:commentRangeStart w:id="6516"/>
      <w:r w:rsidRPr="2EBCD743">
        <w:rPr>
          <w:rStyle w:val="Heading3Char"/>
          <w:b/>
          <w:bCs/>
        </w:rPr>
        <w:t xml:space="preserve">Emergency </w:t>
      </w:r>
      <w:commentRangeEnd w:id="6516"/>
      <w:r w:rsidRPr="2EBCD743">
        <w:rPr>
          <w:rStyle w:val="CommentReference"/>
          <w:sz w:val="28"/>
          <w:szCs w:val="24"/>
        </w:rPr>
        <w:commentReference w:id="6516"/>
      </w:r>
      <w:r w:rsidRPr="2EBCD743">
        <w:rPr>
          <w:rStyle w:val="Heading3Char"/>
          <w:b/>
          <w:bCs/>
        </w:rPr>
        <w:t>Leave</w:t>
      </w:r>
      <w:bookmarkEnd w:id="6515"/>
    </w:p>
    <w:p w14:paraId="463F24EE" w14:textId="609DFE6A" w:rsidR="00527FAB" w:rsidRPr="00C17238" w:rsidRDefault="00EF1C3E" w:rsidP="00527FAB">
      <w:pPr>
        <w:spacing w:after="120" w:line="360" w:lineRule="auto"/>
        <w:jc w:val="both"/>
        <w:rPr>
          <w:rFonts w:cs="Times New Roman"/>
        </w:rPr>
      </w:pPr>
      <w:r>
        <w:rPr>
          <w:rFonts w:cs="Times New Roman"/>
        </w:rPr>
        <w:t>S</w:t>
      </w:r>
      <w:r w:rsidR="00527FAB" w:rsidRPr="00955DD3">
        <w:rPr>
          <w:rFonts w:cs="Times New Roman"/>
        </w:rPr>
        <w:t xml:space="preserve">pecial paid leave may be granted to the employee in the case of temporary office closure, </w:t>
      </w:r>
      <w:r w:rsidR="002C154B" w:rsidRPr="00955DD3">
        <w:rPr>
          <w:rFonts w:cs="Times New Roman"/>
        </w:rPr>
        <w:t>force majeure,</w:t>
      </w:r>
      <w:r w:rsidR="00527FAB" w:rsidRPr="00955DD3">
        <w:rPr>
          <w:rFonts w:cs="Times New Roman"/>
        </w:rPr>
        <w:t xml:space="preserve"> or </w:t>
      </w:r>
      <w:r w:rsidR="00B6604C" w:rsidRPr="00955DD3">
        <w:rPr>
          <w:rFonts w:cs="Times New Roman"/>
        </w:rPr>
        <w:t>another</w:t>
      </w:r>
      <w:r w:rsidR="00527FAB" w:rsidRPr="00955DD3">
        <w:rPr>
          <w:rFonts w:cs="Times New Roman"/>
        </w:rPr>
        <w:t xml:space="preserve"> emergency. Temporary office closure, force majeure and/or emergency leave will be announced in writing (via email) by the FO Director, and available to all employees for the time period indicated by the FO Director. This type of leave will be paid for a period not to exceed 30 consecutive days. This leave will be available for political/civil unrest, natural disasters, infectious disease, or other emergency situation which would not permit employees to safely return to Partners </w:t>
      </w:r>
      <w:r w:rsidR="00B8238B">
        <w:rPr>
          <w:rFonts w:cs="Times New Roman"/>
        </w:rPr>
        <w:t>Honduras</w:t>
      </w:r>
      <w:r w:rsidR="00527FAB" w:rsidRPr="00955DD3">
        <w:rPr>
          <w:rFonts w:cs="Times New Roman"/>
        </w:rPr>
        <w:t>’s office. The FO Director will notify Partners HQ in the event that this leave will be used, along with the expected timeline for the return to the office.</w:t>
      </w:r>
    </w:p>
    <w:p w14:paraId="7F78A017" w14:textId="5598B0D5" w:rsidR="00527FAB" w:rsidRPr="00C17238" w:rsidRDefault="00527FAB" w:rsidP="000E0C98">
      <w:pPr>
        <w:pStyle w:val="Heading2"/>
        <w:numPr>
          <w:ilvl w:val="1"/>
          <w:numId w:val="267"/>
        </w:numPr>
      </w:pPr>
      <w:bookmarkStart w:id="6517" w:name="_Toc222754730"/>
      <w:r w:rsidRPr="00C17238">
        <w:t>Benefits Accruals</w:t>
      </w:r>
      <w:bookmarkEnd w:id="6517"/>
    </w:p>
    <w:p w14:paraId="51A28632" w14:textId="57F40FA0" w:rsidR="00527FAB" w:rsidRPr="00C17238" w:rsidRDefault="00527FAB" w:rsidP="00527FAB">
      <w:pPr>
        <w:spacing w:after="120" w:line="360" w:lineRule="auto"/>
        <w:jc w:val="both"/>
        <w:rPr>
          <w:rFonts w:cs="Times New Roman"/>
        </w:rPr>
      </w:pPr>
      <w:r w:rsidRPr="00C17238">
        <w:rPr>
          <w:rFonts w:cs="Times New Roman"/>
        </w:rPr>
        <w:t>Some types of benefits may be paid out directly when they are earned, such as health benefits</w:t>
      </w:r>
      <w:ins w:id="6518" w:author="Megan Ash" w:date="2026-02-12T14:00:00Z" w16du:dateUtc="2026-02-12T19:00:00Z">
        <w:r w:rsidR="00C511C0">
          <w:rPr>
            <w:rFonts w:cs="Times New Roman"/>
          </w:rPr>
          <w:t>.</w:t>
        </w:r>
      </w:ins>
      <w:r w:rsidRPr="00C17238">
        <w:rPr>
          <w:rFonts w:cs="Times New Roman"/>
        </w:rPr>
        <w:t xml:space="preserve"> </w:t>
      </w:r>
      <w:del w:id="6519" w:author="Megan Ash" w:date="2026-02-12T14:01:00Z" w16du:dateUtc="2026-02-12T19:01:00Z">
        <w:r w:rsidRPr="00C17238" w:rsidDel="00C511C0">
          <w:rPr>
            <w:rFonts w:cs="Times New Roman"/>
          </w:rPr>
          <w:delText>and therefore t</w:delText>
        </w:r>
      </w:del>
      <w:ins w:id="6520" w:author="Megan Ash" w:date="2026-02-12T14:01:00Z" w16du:dateUtc="2026-02-12T19:01:00Z">
        <w:r w:rsidR="00C511C0">
          <w:rPr>
            <w:rFonts w:cs="Times New Roman"/>
          </w:rPr>
          <w:t>T</w:t>
        </w:r>
      </w:ins>
      <w:r w:rsidRPr="00C17238">
        <w:rPr>
          <w:rFonts w:cs="Times New Roman"/>
        </w:rPr>
        <w:t xml:space="preserve">hese types of benefits should be recorded as an expense directly in the period in which they are earned and paid. </w:t>
      </w:r>
    </w:p>
    <w:p w14:paraId="6302FF1C" w14:textId="1EB69C2A" w:rsidR="00527FAB" w:rsidRDefault="00527FAB" w:rsidP="00527FAB">
      <w:pPr>
        <w:spacing w:after="120" w:line="360" w:lineRule="auto"/>
        <w:jc w:val="both"/>
        <w:rPr>
          <w:rFonts w:cs="Times New Roman"/>
        </w:rPr>
      </w:pPr>
      <w:r w:rsidRPr="00C17238">
        <w:rPr>
          <w:rFonts w:cs="Times New Roman"/>
        </w:rPr>
        <w:t xml:space="preserve">Other benefits, such as annual leave, bonuses, severance pay, etc. are earned over time and will only be paid out at a later date as defined by the policy above. In order to reflect the future commitment to pay as well as the proper allocation of the expense to projects, these types of benefits </w:t>
      </w:r>
      <w:r w:rsidR="00D06409">
        <w:rPr>
          <w:rFonts w:cs="Times New Roman"/>
        </w:rPr>
        <w:t>will</w:t>
      </w:r>
      <w:r w:rsidR="00D06409" w:rsidRPr="00C17238">
        <w:rPr>
          <w:rFonts w:cs="Times New Roman"/>
        </w:rPr>
        <w:t xml:space="preserve"> </w:t>
      </w:r>
      <w:r w:rsidRPr="00C17238">
        <w:rPr>
          <w:rFonts w:cs="Times New Roman"/>
        </w:rPr>
        <w:t xml:space="preserve">be accrued </w:t>
      </w:r>
      <w:r w:rsidR="00D06409">
        <w:rPr>
          <w:rFonts w:cs="Times New Roman"/>
        </w:rPr>
        <w:t>quarterly</w:t>
      </w:r>
      <w:r w:rsidR="00D06409" w:rsidRPr="00C17238">
        <w:rPr>
          <w:rFonts w:cs="Times New Roman"/>
        </w:rPr>
        <w:t xml:space="preserve"> </w:t>
      </w:r>
      <w:r w:rsidRPr="00C17238">
        <w:rPr>
          <w:rFonts w:cs="Times New Roman"/>
        </w:rPr>
        <w:t>on the books.</w:t>
      </w:r>
      <w:r w:rsidR="006308EB" w:rsidRPr="00C17238">
        <w:rPr>
          <w:rFonts w:cs="Times New Roman"/>
        </w:rPr>
        <w:t xml:space="preserve"> </w:t>
      </w:r>
      <w:r w:rsidRPr="00C17238">
        <w:rPr>
          <w:rFonts w:cs="Times New Roman"/>
        </w:rPr>
        <w:t xml:space="preserve">The amount that is earned each </w:t>
      </w:r>
      <w:del w:id="6521" w:author="Megan Ash" w:date="2026-02-12T14:01:00Z" w16du:dateUtc="2026-02-12T19:01:00Z">
        <w:r w:rsidR="00D06409" w:rsidDel="00C511C0">
          <w:rPr>
            <w:rFonts w:cs="Times New Roman"/>
          </w:rPr>
          <w:delText>quarterl</w:delText>
        </w:r>
      </w:del>
      <w:ins w:id="6522" w:author="Megan Ash" w:date="2026-02-12T14:01:00Z" w16du:dateUtc="2026-02-12T19:01:00Z">
        <w:r w:rsidR="00C511C0">
          <w:rPr>
            <w:rFonts w:cs="Times New Roman"/>
          </w:rPr>
          <w:t>quarter</w:t>
        </w:r>
      </w:ins>
      <w:del w:id="6523" w:author="Megan Ash" w:date="2026-02-12T14:01:00Z" w16du:dateUtc="2026-02-12T19:01:00Z">
        <w:r w:rsidR="00D06409" w:rsidDel="00C511C0">
          <w:rPr>
            <w:rFonts w:cs="Times New Roman"/>
          </w:rPr>
          <w:delText>y</w:delText>
        </w:r>
      </w:del>
      <w:r w:rsidR="00D06409">
        <w:rPr>
          <w:rFonts w:cs="Times New Roman"/>
        </w:rPr>
        <w:t xml:space="preserve"> will</w:t>
      </w:r>
      <w:r w:rsidRPr="00C17238">
        <w:rPr>
          <w:rFonts w:cs="Times New Roman"/>
        </w:rPr>
        <w:t xml:space="preserve"> be calculated and recorded as an expense and, since no funds will actually be disbursed until the benefit is paid out in the future, an offsetting liability should be set up on the balance sheet. When the benefit is eventually paid, the payment will clear the liability account. </w:t>
      </w:r>
    </w:p>
    <w:p w14:paraId="0501B1F0" w14:textId="3072CC3A" w:rsidR="00527FAB" w:rsidRDefault="00527FAB" w:rsidP="00527FAB">
      <w:pPr>
        <w:spacing w:after="120" w:line="360" w:lineRule="auto"/>
        <w:jc w:val="both"/>
        <w:rPr>
          <w:rFonts w:cs="Times New Roman"/>
        </w:rPr>
      </w:pPr>
      <w:r w:rsidRPr="00C17238">
        <w:rPr>
          <w:rFonts w:cs="Times New Roman"/>
        </w:rPr>
        <w:t xml:space="preserve">The FO Finance Manager must ensure that benefits accruals are well documented, as these accruals can carry over for an extended period of time. The leave accruals </w:t>
      </w:r>
      <w:r w:rsidR="005A2646">
        <w:rPr>
          <w:rFonts w:cs="Times New Roman"/>
        </w:rPr>
        <w:t>must</w:t>
      </w:r>
      <w:r w:rsidR="005A2646" w:rsidRPr="00C17238">
        <w:rPr>
          <w:rFonts w:cs="Times New Roman"/>
        </w:rPr>
        <w:t xml:space="preserve"> </w:t>
      </w:r>
      <w:r w:rsidRPr="00C17238">
        <w:rPr>
          <w:rFonts w:cs="Times New Roman"/>
        </w:rPr>
        <w:t>match the Replicon timekeeping system totals for each employee.</w:t>
      </w:r>
    </w:p>
    <w:p w14:paraId="3A46B7FF" w14:textId="77777777" w:rsidR="005A2646" w:rsidRPr="00955DD3" w:rsidRDefault="005A2646" w:rsidP="005A2646">
      <w:pPr>
        <w:pStyle w:val="Heading3"/>
        <w:rPr>
          <w:rStyle w:val="Heading3Char"/>
          <w:b/>
          <w:bCs/>
        </w:rPr>
      </w:pPr>
      <w:bookmarkStart w:id="6524" w:name="_Toc222754731"/>
      <w:r w:rsidRPr="00955DD3">
        <w:rPr>
          <w:rStyle w:val="Heading3Char"/>
          <w:b/>
          <w:bCs/>
        </w:rPr>
        <w:t>10.</w:t>
      </w:r>
      <w:r>
        <w:rPr>
          <w:rStyle w:val="Heading3Char"/>
          <w:b/>
          <w:bCs/>
        </w:rPr>
        <w:t>8</w:t>
      </w:r>
      <w:r w:rsidRPr="00955DD3">
        <w:rPr>
          <w:rStyle w:val="Heading3Char"/>
          <w:b/>
          <w:bCs/>
        </w:rPr>
        <w:t>.</w:t>
      </w:r>
      <w:r>
        <w:rPr>
          <w:rStyle w:val="Heading3Char"/>
          <w:b/>
          <w:bCs/>
        </w:rPr>
        <w:t>1</w:t>
      </w:r>
      <w:r w:rsidRPr="00955DD3">
        <w:rPr>
          <w:rStyle w:val="Heading3Char"/>
          <w:b/>
          <w:bCs/>
        </w:rPr>
        <w:t xml:space="preserve"> </w:t>
      </w:r>
      <w:r>
        <w:rPr>
          <w:rStyle w:val="Heading3Char"/>
          <w:b/>
          <w:bCs/>
        </w:rPr>
        <w:t>Submission of Quarterly Benefit Accruals</w:t>
      </w:r>
      <w:bookmarkEnd w:id="6524"/>
    </w:p>
    <w:p w14:paraId="3204DAEF" w14:textId="52C6BB68" w:rsidR="00A966E8" w:rsidRDefault="005A2646" w:rsidP="005A2646">
      <w:pPr>
        <w:spacing w:after="120" w:line="360" w:lineRule="auto"/>
        <w:jc w:val="both"/>
        <w:rPr>
          <w:rFonts w:cs="Times New Roman"/>
        </w:rPr>
      </w:pPr>
      <w:r>
        <w:rPr>
          <w:rFonts w:cs="Times New Roman"/>
        </w:rPr>
        <w:t>Each quarter</w:t>
      </w:r>
      <w:ins w:id="6525" w:author="Megan Ash" w:date="2026-02-12T14:02:00Z" w16du:dateUtc="2026-02-12T19:02:00Z">
        <w:r w:rsidR="00C511C0">
          <w:rPr>
            <w:rFonts w:cs="Times New Roman"/>
          </w:rPr>
          <w:t>,</w:t>
        </w:r>
      </w:ins>
      <w:del w:id="6526" w:author="Megan Ash" w:date="2026-02-12T14:02:00Z" w16du:dateUtc="2026-02-12T19:02:00Z">
        <w:r w:rsidDel="00C511C0">
          <w:rPr>
            <w:rFonts w:cs="Times New Roman"/>
          </w:rPr>
          <w:delText>ly</w:delText>
        </w:r>
      </w:del>
      <w:r>
        <w:rPr>
          <w:rFonts w:cs="Times New Roman"/>
        </w:rPr>
        <w:t xml:space="preserve"> the FO </w:t>
      </w:r>
      <w:ins w:id="6527" w:author="Megan Ash" w:date="2026-02-12T14:02:00Z" w16du:dateUtc="2026-02-12T19:02:00Z">
        <w:r w:rsidR="00C511C0">
          <w:rPr>
            <w:rFonts w:cs="Times New Roman"/>
          </w:rPr>
          <w:t xml:space="preserve">Finance </w:t>
        </w:r>
      </w:ins>
      <w:r>
        <w:rPr>
          <w:rFonts w:cs="Times New Roman"/>
        </w:rPr>
        <w:t xml:space="preserve">Manger is responsible for emailing </w:t>
      </w:r>
      <w:hyperlink r:id="rId100" w:history="1">
        <w:r w:rsidR="00FF39B4" w:rsidRPr="00376195">
          <w:rPr>
            <w:rStyle w:val="Hyperlink"/>
            <w:rFonts w:cs="Times New Roman"/>
          </w:rPr>
          <w:t>FOandSubReport@partners.net</w:t>
        </w:r>
      </w:hyperlink>
      <w:r w:rsidR="0052615D">
        <w:rPr>
          <w:rFonts w:cs="Times New Roman"/>
        </w:rPr>
        <w:t xml:space="preserve"> the</w:t>
      </w:r>
      <w:r w:rsidR="00A966E8">
        <w:rPr>
          <w:rFonts w:cs="Times New Roman"/>
        </w:rPr>
        <w:t xml:space="preserve"> new accrual amounts</w:t>
      </w:r>
      <w:r w:rsidR="00DD23FD">
        <w:rPr>
          <w:rFonts w:cs="Times New Roman"/>
        </w:rPr>
        <w:t>.</w:t>
      </w:r>
      <w:r w:rsidR="00A966E8">
        <w:rPr>
          <w:rFonts w:cs="Times New Roman"/>
        </w:rPr>
        <w:t xml:space="preserve"> Below are the due dates for quarterly submission, along with the required documentation:</w:t>
      </w:r>
    </w:p>
    <w:p w14:paraId="681BC210" w14:textId="021CE5D3" w:rsidR="00984A4E" w:rsidRDefault="00984A4E" w:rsidP="00984A4E">
      <w:pPr>
        <w:pStyle w:val="ListParagraph"/>
        <w:numPr>
          <w:ilvl w:val="0"/>
          <w:numId w:val="251"/>
        </w:numPr>
        <w:spacing w:after="120" w:line="360" w:lineRule="auto"/>
        <w:jc w:val="both"/>
        <w:rPr>
          <w:rFonts w:cs="Times New Roman"/>
        </w:rPr>
      </w:pPr>
      <w:r>
        <w:rPr>
          <w:rFonts w:cs="Times New Roman"/>
        </w:rPr>
        <w:t xml:space="preserve">January to March </w:t>
      </w:r>
      <w:r w:rsidR="0075040C" w:rsidRPr="0072414A">
        <w:rPr>
          <w:rFonts w:cs="Times New Roman"/>
          <w:i/>
          <w:iCs/>
        </w:rPr>
        <w:t>Estimated</w:t>
      </w:r>
      <w:r w:rsidR="0075040C">
        <w:rPr>
          <w:rFonts w:cs="Times New Roman"/>
        </w:rPr>
        <w:t xml:space="preserve"> </w:t>
      </w:r>
      <w:r>
        <w:rPr>
          <w:rFonts w:cs="Times New Roman"/>
        </w:rPr>
        <w:t>Accruals:</w:t>
      </w:r>
    </w:p>
    <w:p w14:paraId="3F68FFAD" w14:textId="47D48EC4" w:rsidR="00984A4E" w:rsidRDefault="00984A4E" w:rsidP="00984A4E">
      <w:pPr>
        <w:pStyle w:val="ListParagraph"/>
        <w:numPr>
          <w:ilvl w:val="1"/>
          <w:numId w:val="251"/>
        </w:numPr>
        <w:spacing w:after="120" w:line="360" w:lineRule="auto"/>
        <w:jc w:val="both"/>
        <w:rPr>
          <w:rFonts w:cs="Times New Roman"/>
        </w:rPr>
      </w:pPr>
      <w:r w:rsidRPr="00605FC8">
        <w:rPr>
          <w:rFonts w:cs="Times New Roman"/>
          <w:u w:val="single"/>
        </w:rPr>
        <w:t xml:space="preserve">Due </w:t>
      </w:r>
      <w:r w:rsidR="00E370EB" w:rsidRPr="00605FC8">
        <w:rPr>
          <w:rFonts w:cs="Times New Roman"/>
          <w:u w:val="single"/>
        </w:rPr>
        <w:t>Date:</w:t>
      </w:r>
      <w:r w:rsidR="00E370EB">
        <w:rPr>
          <w:rFonts w:cs="Times New Roman"/>
        </w:rPr>
        <w:t xml:space="preserve"> </w:t>
      </w:r>
      <w:r w:rsidRPr="00B04363">
        <w:rPr>
          <w:rFonts w:cs="Times New Roman"/>
        </w:rPr>
        <w:t>April 15</w:t>
      </w:r>
    </w:p>
    <w:p w14:paraId="2DC64E6F" w14:textId="1ED123B3" w:rsidR="00984A4E" w:rsidRDefault="00E370EB" w:rsidP="00984A4E">
      <w:pPr>
        <w:pStyle w:val="ListParagraph"/>
        <w:numPr>
          <w:ilvl w:val="1"/>
          <w:numId w:val="251"/>
        </w:numPr>
        <w:spacing w:after="120" w:line="360" w:lineRule="auto"/>
        <w:jc w:val="both"/>
        <w:rPr>
          <w:rFonts w:cs="Times New Roman"/>
        </w:rPr>
      </w:pPr>
      <w:r w:rsidRPr="00605FC8">
        <w:rPr>
          <w:rFonts w:cs="Times New Roman"/>
          <w:u w:val="single"/>
        </w:rPr>
        <w:t>Documentation:</w:t>
      </w:r>
      <w:r>
        <w:rPr>
          <w:rFonts w:cs="Times New Roman"/>
        </w:rPr>
        <w:t xml:space="preserve"> </w:t>
      </w:r>
      <w:r w:rsidR="00984A4E">
        <w:rPr>
          <w:rFonts w:cs="Times New Roman"/>
        </w:rPr>
        <w:t xml:space="preserve">Email </w:t>
      </w:r>
      <w:r>
        <w:rPr>
          <w:rFonts w:cs="Times New Roman"/>
        </w:rPr>
        <w:t xml:space="preserve">with estimates, no formal supporting documentation required (but recommend using the benefit accrual template to obtain estimates) </w:t>
      </w:r>
    </w:p>
    <w:p w14:paraId="641B6655" w14:textId="3899BD3F" w:rsidR="00E370EB" w:rsidRDefault="00E370EB" w:rsidP="00E370EB">
      <w:pPr>
        <w:pStyle w:val="ListParagraph"/>
        <w:numPr>
          <w:ilvl w:val="0"/>
          <w:numId w:val="251"/>
        </w:numPr>
        <w:spacing w:after="120" w:line="360" w:lineRule="auto"/>
        <w:jc w:val="both"/>
        <w:rPr>
          <w:rFonts w:cs="Times New Roman"/>
        </w:rPr>
      </w:pPr>
      <w:r>
        <w:rPr>
          <w:rFonts w:cs="Times New Roman"/>
        </w:rPr>
        <w:t xml:space="preserve">April to June </w:t>
      </w:r>
      <w:r w:rsidR="0075040C" w:rsidRPr="0072414A">
        <w:rPr>
          <w:rFonts w:cs="Times New Roman"/>
          <w:i/>
          <w:iCs/>
        </w:rPr>
        <w:t>Estimated</w:t>
      </w:r>
      <w:r w:rsidR="0075040C">
        <w:rPr>
          <w:rFonts w:cs="Times New Roman"/>
        </w:rPr>
        <w:t xml:space="preserve"> </w:t>
      </w:r>
      <w:r>
        <w:rPr>
          <w:rFonts w:cs="Times New Roman"/>
        </w:rPr>
        <w:t>Accruals:</w:t>
      </w:r>
    </w:p>
    <w:p w14:paraId="0A31AB04" w14:textId="126B4373" w:rsidR="00E370EB" w:rsidRDefault="00E370EB" w:rsidP="00E370EB">
      <w:pPr>
        <w:pStyle w:val="ListParagraph"/>
        <w:numPr>
          <w:ilvl w:val="1"/>
          <w:numId w:val="251"/>
        </w:numPr>
        <w:spacing w:after="120" w:line="360" w:lineRule="auto"/>
        <w:jc w:val="both"/>
        <w:rPr>
          <w:rFonts w:cs="Times New Roman"/>
        </w:rPr>
      </w:pPr>
      <w:r w:rsidRPr="00605FC8">
        <w:rPr>
          <w:rFonts w:cs="Times New Roman"/>
          <w:u w:val="single"/>
        </w:rPr>
        <w:t>Due Date:</w:t>
      </w:r>
      <w:r>
        <w:rPr>
          <w:rFonts w:cs="Times New Roman"/>
        </w:rPr>
        <w:t xml:space="preserve"> July</w:t>
      </w:r>
      <w:r w:rsidRPr="0072414A">
        <w:rPr>
          <w:rFonts w:cs="Times New Roman"/>
        </w:rPr>
        <w:t xml:space="preserve"> 15</w:t>
      </w:r>
    </w:p>
    <w:p w14:paraId="2E7A6DA7" w14:textId="77777777" w:rsidR="00E370EB" w:rsidRDefault="00E370EB" w:rsidP="00E370EB">
      <w:pPr>
        <w:pStyle w:val="ListParagraph"/>
        <w:numPr>
          <w:ilvl w:val="1"/>
          <w:numId w:val="251"/>
        </w:numPr>
        <w:spacing w:after="120" w:line="360" w:lineRule="auto"/>
        <w:jc w:val="both"/>
        <w:rPr>
          <w:rFonts w:cs="Times New Roman"/>
        </w:rPr>
      </w:pPr>
      <w:r w:rsidRPr="00605FC8">
        <w:rPr>
          <w:rFonts w:cs="Times New Roman"/>
          <w:u w:val="single"/>
        </w:rPr>
        <w:t>Documentation:</w:t>
      </w:r>
      <w:r>
        <w:rPr>
          <w:rFonts w:cs="Times New Roman"/>
        </w:rPr>
        <w:t xml:space="preserve"> Email with estimates, no formal supporting documentation required (but recommend using the benefit accrual template to obtain estimates) </w:t>
      </w:r>
    </w:p>
    <w:p w14:paraId="69336071" w14:textId="3F624CFC" w:rsidR="00E370EB" w:rsidRDefault="00E370EB" w:rsidP="00E370EB">
      <w:pPr>
        <w:pStyle w:val="ListParagraph"/>
        <w:numPr>
          <w:ilvl w:val="0"/>
          <w:numId w:val="251"/>
        </w:numPr>
        <w:spacing w:after="120" w:line="360" w:lineRule="auto"/>
        <w:jc w:val="both"/>
        <w:rPr>
          <w:rFonts w:cs="Times New Roman"/>
        </w:rPr>
      </w:pPr>
      <w:r>
        <w:rPr>
          <w:rFonts w:cs="Times New Roman"/>
        </w:rPr>
        <w:t xml:space="preserve">July to September </w:t>
      </w:r>
      <w:r w:rsidR="0075040C" w:rsidRPr="00605FC8">
        <w:rPr>
          <w:rFonts w:cs="Times New Roman"/>
          <w:i/>
          <w:iCs/>
        </w:rPr>
        <w:t>Estimated</w:t>
      </w:r>
      <w:r w:rsidR="0075040C">
        <w:rPr>
          <w:rFonts w:cs="Times New Roman"/>
        </w:rPr>
        <w:t xml:space="preserve"> </w:t>
      </w:r>
      <w:r>
        <w:rPr>
          <w:rFonts w:cs="Times New Roman"/>
        </w:rPr>
        <w:t>Accruals:</w:t>
      </w:r>
    </w:p>
    <w:p w14:paraId="7307BE9E" w14:textId="2B4BF9C1" w:rsidR="00E370EB" w:rsidRDefault="00E370EB" w:rsidP="00E370EB">
      <w:pPr>
        <w:pStyle w:val="ListParagraph"/>
        <w:numPr>
          <w:ilvl w:val="1"/>
          <w:numId w:val="251"/>
        </w:numPr>
        <w:spacing w:after="120" w:line="360" w:lineRule="auto"/>
        <w:jc w:val="both"/>
        <w:rPr>
          <w:rFonts w:cs="Times New Roman"/>
        </w:rPr>
      </w:pPr>
      <w:r w:rsidRPr="00605FC8">
        <w:rPr>
          <w:rFonts w:cs="Times New Roman"/>
          <w:u w:val="single"/>
        </w:rPr>
        <w:t>Due Date:</w:t>
      </w:r>
      <w:r>
        <w:rPr>
          <w:rFonts w:cs="Times New Roman"/>
        </w:rPr>
        <w:t xml:space="preserve"> October</w:t>
      </w:r>
      <w:r w:rsidRPr="0072414A">
        <w:rPr>
          <w:rFonts w:cs="Times New Roman"/>
        </w:rPr>
        <w:t xml:space="preserve"> 15</w:t>
      </w:r>
    </w:p>
    <w:p w14:paraId="0B289F00" w14:textId="77777777" w:rsidR="00E370EB" w:rsidRDefault="00E370EB" w:rsidP="00E370EB">
      <w:pPr>
        <w:pStyle w:val="ListParagraph"/>
        <w:numPr>
          <w:ilvl w:val="1"/>
          <w:numId w:val="251"/>
        </w:numPr>
        <w:spacing w:after="120" w:line="360" w:lineRule="auto"/>
        <w:jc w:val="both"/>
        <w:rPr>
          <w:rFonts w:cs="Times New Roman"/>
        </w:rPr>
      </w:pPr>
      <w:r w:rsidRPr="00605FC8">
        <w:rPr>
          <w:rFonts w:cs="Times New Roman"/>
          <w:u w:val="single"/>
        </w:rPr>
        <w:t>Documentation:</w:t>
      </w:r>
      <w:r>
        <w:rPr>
          <w:rFonts w:cs="Times New Roman"/>
        </w:rPr>
        <w:t xml:space="preserve"> Email with estimates, no formal supporting documentation required (but recommend using the benefit accrual template to obtain estimates) </w:t>
      </w:r>
    </w:p>
    <w:p w14:paraId="0983302E" w14:textId="1994052B" w:rsidR="00E370EB" w:rsidRDefault="00E370EB" w:rsidP="00E370EB">
      <w:pPr>
        <w:pStyle w:val="ListParagraph"/>
        <w:numPr>
          <w:ilvl w:val="0"/>
          <w:numId w:val="251"/>
        </w:numPr>
        <w:spacing w:after="120" w:line="360" w:lineRule="auto"/>
        <w:jc w:val="both"/>
        <w:rPr>
          <w:rFonts w:cs="Times New Roman"/>
        </w:rPr>
      </w:pPr>
      <w:r>
        <w:rPr>
          <w:rFonts w:cs="Times New Roman"/>
        </w:rPr>
        <w:t xml:space="preserve">January to </w:t>
      </w:r>
      <w:r w:rsidR="0075040C">
        <w:rPr>
          <w:rFonts w:cs="Times New Roman"/>
        </w:rPr>
        <w:t xml:space="preserve">December </w:t>
      </w:r>
      <w:r w:rsidR="0075040C" w:rsidRPr="00605FC8">
        <w:rPr>
          <w:rFonts w:cs="Times New Roman"/>
          <w:i/>
          <w:iCs/>
        </w:rPr>
        <w:t>Actual</w:t>
      </w:r>
      <w:r>
        <w:rPr>
          <w:rFonts w:cs="Times New Roman"/>
        </w:rPr>
        <w:t xml:space="preserve"> Accruals:</w:t>
      </w:r>
    </w:p>
    <w:p w14:paraId="08DC0472" w14:textId="3D5FF5BD" w:rsidR="00E370EB" w:rsidRDefault="00E370EB" w:rsidP="00E370EB">
      <w:pPr>
        <w:pStyle w:val="ListParagraph"/>
        <w:numPr>
          <w:ilvl w:val="1"/>
          <w:numId w:val="251"/>
        </w:numPr>
        <w:spacing w:after="120" w:line="360" w:lineRule="auto"/>
        <w:jc w:val="both"/>
        <w:rPr>
          <w:rFonts w:cs="Times New Roman"/>
        </w:rPr>
      </w:pPr>
      <w:r w:rsidRPr="00605FC8">
        <w:rPr>
          <w:rFonts w:cs="Times New Roman"/>
          <w:u w:val="single"/>
        </w:rPr>
        <w:t>Due Date:</w:t>
      </w:r>
      <w:r>
        <w:rPr>
          <w:rFonts w:cs="Times New Roman"/>
        </w:rPr>
        <w:t xml:space="preserve"> </w:t>
      </w:r>
      <w:r w:rsidR="0075040C">
        <w:rPr>
          <w:rFonts w:cs="Times New Roman"/>
        </w:rPr>
        <w:t>January</w:t>
      </w:r>
      <w:r w:rsidRPr="0072414A">
        <w:rPr>
          <w:rFonts w:cs="Times New Roman"/>
        </w:rPr>
        <w:t xml:space="preserve"> 15</w:t>
      </w:r>
    </w:p>
    <w:p w14:paraId="711507BC" w14:textId="68A5B930" w:rsidR="005A2646" w:rsidRPr="00B04363" w:rsidRDefault="00E370EB" w:rsidP="00605FC8">
      <w:pPr>
        <w:pStyle w:val="ListParagraph"/>
        <w:numPr>
          <w:ilvl w:val="1"/>
          <w:numId w:val="251"/>
        </w:numPr>
        <w:spacing w:after="120" w:line="360" w:lineRule="auto"/>
        <w:jc w:val="both"/>
        <w:rPr>
          <w:rFonts w:cs="Times New Roman"/>
        </w:rPr>
      </w:pPr>
      <w:r w:rsidRPr="00605FC8">
        <w:rPr>
          <w:rFonts w:cs="Times New Roman"/>
          <w:u w:val="single"/>
        </w:rPr>
        <w:t>Documentation:</w:t>
      </w:r>
      <w:r>
        <w:rPr>
          <w:rFonts w:cs="Times New Roman"/>
        </w:rPr>
        <w:t xml:space="preserve"> </w:t>
      </w:r>
      <w:r w:rsidR="003E0FF2">
        <w:rPr>
          <w:rFonts w:cs="Times New Roman"/>
        </w:rPr>
        <w:t>Complete</w:t>
      </w:r>
      <w:r>
        <w:rPr>
          <w:rFonts w:cs="Times New Roman"/>
        </w:rPr>
        <w:t xml:space="preserve"> benefit accrual template </w:t>
      </w:r>
      <w:r w:rsidR="00B0384D">
        <w:rPr>
          <w:rFonts w:cs="Times New Roman"/>
        </w:rPr>
        <w:t>roll forward</w:t>
      </w:r>
      <w:r w:rsidR="003E0FF2">
        <w:rPr>
          <w:rFonts w:cs="Times New Roman"/>
        </w:rPr>
        <w:t xml:space="preserve"> schedule for entire year, based on actual final numbers. Hours for annual leave accruals</w:t>
      </w:r>
      <w:r w:rsidR="00AB6E26">
        <w:rPr>
          <w:rFonts w:cs="Times New Roman"/>
        </w:rPr>
        <w:t xml:space="preserve"> must match</w:t>
      </w:r>
      <w:del w:id="6528" w:author="Megan Ash" w:date="2026-02-12T14:03:00Z" w16du:dateUtc="2026-02-12T19:03:00Z">
        <w:r w:rsidR="00AB6E26" w:rsidDel="00C511C0">
          <w:rPr>
            <w:rFonts w:cs="Times New Roman"/>
          </w:rPr>
          <w:delText xml:space="preserve"> to</w:delText>
        </w:r>
      </w:del>
      <w:r w:rsidR="00AB6E26">
        <w:rPr>
          <w:rFonts w:cs="Times New Roman"/>
        </w:rPr>
        <w:t xml:space="preserve"> Replicon ending annual leave balances. </w:t>
      </w:r>
      <w:r w:rsidR="00492F09">
        <w:rPr>
          <w:rFonts w:cs="Times New Roman"/>
        </w:rPr>
        <w:t>Benefit accrual templates will be provided by HO Finance Team.</w:t>
      </w:r>
    </w:p>
    <w:p w14:paraId="1F4FCCCD" w14:textId="37AD76E0" w:rsidR="00527FAB" w:rsidRPr="00C17238" w:rsidRDefault="00527FAB" w:rsidP="00CA1E03">
      <w:pPr>
        <w:pStyle w:val="Heading1"/>
      </w:pPr>
      <w:bookmarkStart w:id="6529" w:name="_Toc222754732"/>
      <w:r w:rsidRPr="00C17238">
        <w:t>11. Employees</w:t>
      </w:r>
      <w:bookmarkEnd w:id="6529"/>
    </w:p>
    <w:p w14:paraId="1C9834F3" w14:textId="77777777" w:rsidR="00C751B9" w:rsidRPr="00C751B9" w:rsidRDefault="00C751B9" w:rsidP="000E0C98">
      <w:pPr>
        <w:pStyle w:val="ListParagraph"/>
        <w:keepNext/>
        <w:keepLines/>
        <w:numPr>
          <w:ilvl w:val="0"/>
          <w:numId w:val="267"/>
        </w:numPr>
        <w:spacing w:before="200"/>
        <w:contextualSpacing w:val="0"/>
        <w:outlineLvl w:val="1"/>
        <w:rPr>
          <w:rFonts w:eastAsiaTheme="majorEastAsia" w:cstheme="majorBidi"/>
          <w:b/>
          <w:bCs/>
          <w:vanish/>
          <w:color w:val="E66800"/>
          <w:sz w:val="32"/>
          <w:szCs w:val="26"/>
        </w:rPr>
      </w:pPr>
      <w:bookmarkStart w:id="6530" w:name="_Toc180139448"/>
      <w:bookmarkStart w:id="6531" w:name="_Toc180456701"/>
      <w:bookmarkStart w:id="6532" w:name="_Toc182400685"/>
      <w:bookmarkStart w:id="6533" w:name="_Toc182401354"/>
      <w:bookmarkStart w:id="6534" w:name="_Toc184693795"/>
      <w:bookmarkStart w:id="6535" w:name="_Toc184694241"/>
      <w:bookmarkStart w:id="6536" w:name="_Toc184694687"/>
      <w:bookmarkStart w:id="6537" w:name="_Toc184727567"/>
      <w:bookmarkStart w:id="6538" w:name="_Toc184728712"/>
      <w:bookmarkStart w:id="6539" w:name="_Toc184729167"/>
      <w:bookmarkStart w:id="6540" w:name="_Toc184729780"/>
      <w:bookmarkStart w:id="6541" w:name="_Toc184734798"/>
      <w:bookmarkStart w:id="6542" w:name="_Toc184735249"/>
      <w:bookmarkStart w:id="6543" w:name="_Toc184735700"/>
      <w:bookmarkStart w:id="6544" w:name="_Toc184736149"/>
      <w:bookmarkStart w:id="6545" w:name="_Toc184736591"/>
      <w:bookmarkStart w:id="6546" w:name="_Toc184742019"/>
      <w:bookmarkStart w:id="6547" w:name="_Toc184783573"/>
      <w:bookmarkStart w:id="6548" w:name="_Toc184783950"/>
      <w:bookmarkStart w:id="6549" w:name="_Toc184784327"/>
      <w:bookmarkStart w:id="6550" w:name="_Toc184805985"/>
      <w:bookmarkStart w:id="6551" w:name="_Toc184806370"/>
      <w:bookmarkStart w:id="6552" w:name="_Toc184806908"/>
      <w:bookmarkStart w:id="6553" w:name="_Toc219276227"/>
      <w:bookmarkStart w:id="6554" w:name="_Toc222754733"/>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p>
    <w:p w14:paraId="53708F71" w14:textId="493D23CB" w:rsidR="00527FAB" w:rsidRPr="00C17238" w:rsidRDefault="00527FAB" w:rsidP="000E0C98">
      <w:pPr>
        <w:pStyle w:val="Heading2"/>
        <w:numPr>
          <w:ilvl w:val="1"/>
          <w:numId w:val="267"/>
        </w:numPr>
      </w:pPr>
      <w:bookmarkStart w:id="6555" w:name="_Toc222754734"/>
      <w:r w:rsidRPr="00C17238">
        <w:t>Job Descriptions</w:t>
      </w:r>
      <w:bookmarkEnd w:id="6555"/>
    </w:p>
    <w:p w14:paraId="203BBA05" w14:textId="69924518" w:rsidR="00527FAB" w:rsidRPr="00C17238" w:rsidRDefault="00527FAB" w:rsidP="00527FAB">
      <w:pPr>
        <w:spacing w:after="120" w:line="360" w:lineRule="auto"/>
        <w:jc w:val="both"/>
        <w:rPr>
          <w:rFonts w:cs="Times New Roman"/>
        </w:rPr>
      </w:pPr>
      <w:r w:rsidRPr="00C17238">
        <w:rPr>
          <w:rFonts w:cs="Times New Roman"/>
        </w:rPr>
        <w:t xml:space="preserve">All permanent field staff positions should have job descriptions that are established, accurate and up to date. Job descriptions should reflect the actual work undertaken and should clearly outline the expectations of the worker employed in that position. A copy of the </w:t>
      </w:r>
      <w:hyperlink r:id="rId101" w:history="1">
        <w:r w:rsidRPr="0030179B">
          <w:rPr>
            <w:rStyle w:val="Hyperlink"/>
            <w:rFonts w:cs="Times New Roman"/>
          </w:rPr>
          <w:t>job description</w:t>
        </w:r>
      </w:hyperlink>
      <w:r w:rsidRPr="00C17238">
        <w:rPr>
          <w:rFonts w:cs="Times New Roman"/>
        </w:rPr>
        <w:t xml:space="preserve"> should be provided to each staff member when they commence work. </w:t>
      </w:r>
    </w:p>
    <w:p w14:paraId="2E5C0EBC" w14:textId="2666664B" w:rsidR="00527FAB" w:rsidRPr="00C17238" w:rsidRDefault="00527FAB" w:rsidP="00527FAB">
      <w:pPr>
        <w:spacing w:after="120" w:line="360" w:lineRule="auto"/>
        <w:jc w:val="both"/>
        <w:rPr>
          <w:rFonts w:cs="Times New Roman"/>
        </w:rPr>
      </w:pPr>
      <w:del w:id="6556" w:author="Megan Ash" w:date="2026-02-12T14:15:00Z" w16du:dateUtc="2026-02-12T19:15:00Z">
        <w:r w:rsidRPr="00C17238" w:rsidDel="00E53B09">
          <w:rPr>
            <w:rFonts w:cs="Times New Roman"/>
          </w:rPr>
          <w:delText xml:space="preserve">At </w:delText>
        </w:r>
        <w:r w:rsidR="000066CF" w:rsidRPr="00C17238" w:rsidDel="00E53B09">
          <w:rPr>
            <w:rFonts w:cs="Times New Roman"/>
          </w:rPr>
          <w:delText>times,</w:delText>
        </w:r>
        <w:r w:rsidRPr="00C17238" w:rsidDel="00E53B09">
          <w:rPr>
            <w:rFonts w:cs="Times New Roman"/>
          </w:rPr>
          <w:delText xml:space="preserve"> the</w:delText>
        </w:r>
      </w:del>
      <w:ins w:id="6557" w:author="Megan Ash" w:date="2026-02-12T14:15:00Z" w16du:dateUtc="2026-02-12T19:15:00Z">
        <w:r w:rsidR="00E53B09">
          <w:rPr>
            <w:rFonts w:cs="Times New Roman"/>
          </w:rPr>
          <w:t>The</w:t>
        </w:r>
      </w:ins>
      <w:r w:rsidRPr="00C17238">
        <w:rPr>
          <w:rFonts w:cs="Times New Roman"/>
        </w:rPr>
        <w:t xml:space="preserve"> employee</w:t>
      </w:r>
      <w:ins w:id="6558" w:author="Megan Ash" w:date="2026-02-12T14:15:00Z" w16du:dateUtc="2026-02-12T19:15:00Z">
        <w:r w:rsidR="00E53B09">
          <w:rPr>
            <w:rFonts w:cs="Times New Roman"/>
          </w:rPr>
          <w:t>’s</w:t>
        </w:r>
      </w:ins>
      <w:r w:rsidRPr="00C17238">
        <w:rPr>
          <w:rFonts w:cs="Times New Roman"/>
        </w:rPr>
        <w:t xml:space="preserve"> supervisor should </w:t>
      </w:r>
      <w:ins w:id="6559" w:author="Megan Ash" w:date="2026-02-12T14:15:00Z" w16du:dateUtc="2026-02-12T19:15:00Z">
        <w:r w:rsidR="00E53B09">
          <w:rPr>
            <w:rFonts w:cs="Times New Roman"/>
          </w:rPr>
          <w:t>provide periodic</w:t>
        </w:r>
      </w:ins>
      <w:del w:id="6560" w:author="Megan Ash" w:date="2026-02-12T14:15:00Z" w16du:dateUtc="2026-02-12T19:15:00Z">
        <w:r w:rsidRPr="00C17238" w:rsidDel="00E53B09">
          <w:rPr>
            <w:rFonts w:cs="Times New Roman"/>
          </w:rPr>
          <w:delText>give</w:delText>
        </w:r>
      </w:del>
      <w:r w:rsidRPr="00C17238">
        <w:rPr>
          <w:rFonts w:cs="Times New Roman"/>
        </w:rPr>
        <w:t xml:space="preserve"> feedback </w:t>
      </w:r>
      <w:del w:id="6561" w:author="Megan Ash" w:date="2026-02-12T14:15:00Z" w16du:dateUtc="2026-02-12T19:15:00Z">
        <w:r w:rsidRPr="00C17238" w:rsidDel="00E53B09">
          <w:rPr>
            <w:rFonts w:cs="Times New Roman"/>
          </w:rPr>
          <w:delText xml:space="preserve">to their staff member </w:delText>
        </w:r>
      </w:del>
      <w:r w:rsidRPr="00C17238">
        <w:rPr>
          <w:rFonts w:cs="Times New Roman"/>
        </w:rPr>
        <w:t xml:space="preserve">based on </w:t>
      </w:r>
      <w:ins w:id="6562" w:author="Megan Ash" w:date="2026-02-12T14:15:00Z" w16du:dateUtc="2026-02-12T19:15:00Z">
        <w:r w:rsidR="00205ED9">
          <w:rPr>
            <w:rFonts w:cs="Times New Roman"/>
          </w:rPr>
          <w:t xml:space="preserve">how the employee’s </w:t>
        </w:r>
      </w:ins>
      <w:del w:id="6563" w:author="Megan Ash" w:date="2026-02-12T14:15:00Z" w16du:dateUtc="2026-02-12T19:15:00Z">
        <w:r w:rsidRPr="00C17238" w:rsidDel="00205ED9">
          <w:rPr>
            <w:rFonts w:cs="Times New Roman"/>
          </w:rPr>
          <w:delText>a comparison of their work</w:delText>
        </w:r>
      </w:del>
      <w:r w:rsidRPr="00C17238">
        <w:rPr>
          <w:rFonts w:cs="Times New Roman"/>
        </w:rPr>
        <w:t xml:space="preserve"> performance </w:t>
      </w:r>
      <w:del w:id="6564" w:author="Megan Ash" w:date="2026-02-12T14:16:00Z" w16du:dateUtc="2026-02-12T19:16:00Z">
        <w:r w:rsidRPr="00C17238" w:rsidDel="00205ED9">
          <w:rPr>
            <w:rFonts w:cs="Times New Roman"/>
          </w:rPr>
          <w:delText xml:space="preserve">and </w:delText>
        </w:r>
      </w:del>
      <w:ins w:id="6565" w:author="Megan Ash" w:date="2026-02-12T14:16:00Z" w16du:dateUtc="2026-02-12T19:16:00Z">
        <w:r w:rsidR="00205ED9">
          <w:rPr>
            <w:rFonts w:cs="Times New Roman"/>
          </w:rPr>
          <w:t xml:space="preserve">compares with </w:t>
        </w:r>
      </w:ins>
      <w:r w:rsidRPr="00C17238">
        <w:rPr>
          <w:rFonts w:cs="Times New Roman"/>
        </w:rPr>
        <w:t xml:space="preserve">the expectations </w:t>
      </w:r>
      <w:ins w:id="6566" w:author="Megan Ash" w:date="2026-02-12T14:16:00Z" w16du:dateUtc="2026-02-12T19:16:00Z">
        <w:r w:rsidR="00205ED9">
          <w:rPr>
            <w:rFonts w:cs="Times New Roman"/>
          </w:rPr>
          <w:t xml:space="preserve">set out </w:t>
        </w:r>
      </w:ins>
      <w:r w:rsidRPr="00C17238">
        <w:rPr>
          <w:rFonts w:cs="Times New Roman"/>
        </w:rPr>
        <w:t xml:space="preserve">in the job description. Partners recommends that this be </w:t>
      </w:r>
      <w:del w:id="6567" w:author="Megan Ash" w:date="2026-02-12T14:16:00Z" w16du:dateUtc="2026-02-12T19:16:00Z">
        <w:r w:rsidRPr="00C17238" w:rsidDel="00981173">
          <w:rPr>
            <w:rFonts w:cs="Times New Roman"/>
          </w:rPr>
          <w:delText>in correlation</w:delText>
        </w:r>
      </w:del>
      <w:ins w:id="6568" w:author="Megan Ash" w:date="2026-02-12T14:16:00Z" w16du:dateUtc="2026-02-12T19:16:00Z">
        <w:r w:rsidR="00981173">
          <w:rPr>
            <w:rFonts w:cs="Times New Roman"/>
          </w:rPr>
          <w:t>aligned</w:t>
        </w:r>
      </w:ins>
      <w:r w:rsidRPr="00C17238">
        <w:rPr>
          <w:rFonts w:cs="Times New Roman"/>
        </w:rPr>
        <w:t xml:space="preserve"> with midterm or </w:t>
      </w:r>
      <w:ins w:id="6569" w:author="Megan Ash" w:date="2026-02-12T14:16:00Z" w16du:dateUtc="2026-02-12T19:16:00Z">
        <w:r w:rsidR="00981173">
          <w:rPr>
            <w:rFonts w:cs="Times New Roman"/>
          </w:rPr>
          <w:t>annual</w:t>
        </w:r>
      </w:ins>
      <w:del w:id="6570" w:author="Megan Ash" w:date="2026-02-12T14:16:00Z" w16du:dateUtc="2026-02-12T19:16:00Z">
        <w:r w:rsidRPr="00C17238" w:rsidDel="00981173">
          <w:rPr>
            <w:rFonts w:cs="Times New Roman"/>
          </w:rPr>
          <w:delText>yearly</w:delText>
        </w:r>
      </w:del>
      <w:r w:rsidRPr="00C17238">
        <w:rPr>
          <w:rFonts w:cs="Times New Roman"/>
        </w:rPr>
        <w:t xml:space="preserve"> performance reviews. Job descriptions should be used in the performance </w:t>
      </w:r>
      <w:del w:id="6571" w:author="Megan Ash" w:date="2026-02-12T14:17:00Z" w16du:dateUtc="2026-02-12T19:17:00Z">
        <w:r w:rsidRPr="00C17238" w:rsidDel="00240C6E">
          <w:rPr>
            <w:rFonts w:cs="Times New Roman"/>
          </w:rPr>
          <w:delText xml:space="preserve">appraisal </w:delText>
        </w:r>
      </w:del>
      <w:ins w:id="6572" w:author="Megan Ash" w:date="2026-02-12T14:17:00Z" w16du:dateUtc="2026-02-12T19:17:00Z">
        <w:r w:rsidR="00240C6E">
          <w:rPr>
            <w:rFonts w:cs="Times New Roman"/>
          </w:rPr>
          <w:t>review</w:t>
        </w:r>
        <w:r w:rsidR="00240C6E" w:rsidRPr="00C17238">
          <w:rPr>
            <w:rFonts w:cs="Times New Roman"/>
          </w:rPr>
          <w:t xml:space="preserve"> </w:t>
        </w:r>
      </w:ins>
      <w:r w:rsidRPr="00C17238">
        <w:rPr>
          <w:rFonts w:cs="Times New Roman"/>
        </w:rPr>
        <w:t>process to assess the employee’s achievements and performance</w:t>
      </w:r>
      <w:ins w:id="6573" w:author="Megan Ash" w:date="2026-02-12T14:17:00Z" w16du:dateUtc="2026-02-12T19:17:00Z">
        <w:r w:rsidR="00A45A0D">
          <w:rPr>
            <w:rFonts w:cs="Times New Roman"/>
          </w:rPr>
          <w:t>,</w:t>
        </w:r>
      </w:ins>
      <w:r w:rsidRPr="00C17238">
        <w:rPr>
          <w:rFonts w:cs="Times New Roman"/>
        </w:rPr>
        <w:t xml:space="preserve"> in accordance with the </w:t>
      </w:r>
      <w:del w:id="6574" w:author="Megan Ash" w:date="2026-02-12T14:17:00Z" w16du:dateUtc="2026-02-12T19:17:00Z">
        <w:r w:rsidRPr="00C17238" w:rsidDel="00A45A0D">
          <w:rPr>
            <w:rFonts w:cs="Times New Roman"/>
          </w:rPr>
          <w:delText xml:space="preserve">process </w:delText>
        </w:r>
      </w:del>
      <w:ins w:id="6575" w:author="Megan Ash" w:date="2026-02-12T14:17:00Z" w16du:dateUtc="2026-02-12T19:17:00Z">
        <w:r w:rsidR="00A45A0D">
          <w:rPr>
            <w:rFonts w:cs="Times New Roman"/>
          </w:rPr>
          <w:t xml:space="preserve">procedures </w:t>
        </w:r>
      </w:ins>
      <w:r w:rsidRPr="00C17238">
        <w:rPr>
          <w:rFonts w:cs="Times New Roman"/>
        </w:rPr>
        <w:t xml:space="preserve">established by the FO Director. </w:t>
      </w:r>
    </w:p>
    <w:p w14:paraId="1CAE0FA0" w14:textId="3E96F8E1" w:rsidR="00527FAB" w:rsidRPr="00C17238" w:rsidRDefault="00527FAB" w:rsidP="00527FAB">
      <w:pPr>
        <w:spacing w:after="120" w:line="360" w:lineRule="auto"/>
        <w:jc w:val="both"/>
        <w:rPr>
          <w:rFonts w:cs="Times New Roman"/>
        </w:rPr>
      </w:pPr>
      <w:r w:rsidRPr="00C17238">
        <w:rPr>
          <w:rFonts w:cs="Times New Roman"/>
        </w:rPr>
        <w:t xml:space="preserve">Should Partners </w:t>
      </w:r>
      <w:r w:rsidR="00B8238B">
        <w:rPr>
          <w:rFonts w:cs="Times New Roman"/>
        </w:rPr>
        <w:t>Honduras</w:t>
      </w:r>
      <w:r w:rsidRPr="00C17238">
        <w:rPr>
          <w:rFonts w:cs="Times New Roman"/>
        </w:rPr>
        <w:t xml:space="preserve"> choose to alter the duties and responsibilities for a particular position, the job description should be subsequently altered. The decision to alter a job description must be made by the FO Director and employee’s supervisor. If the resulting decision has budget implications, approval is also required from Partners HQ.</w:t>
      </w:r>
    </w:p>
    <w:p w14:paraId="5C9A31FC" w14:textId="5124FB15" w:rsidR="00527FAB" w:rsidRPr="00C17238" w:rsidRDefault="00527FAB" w:rsidP="000E0C98">
      <w:pPr>
        <w:pStyle w:val="Heading2"/>
        <w:numPr>
          <w:ilvl w:val="1"/>
          <w:numId w:val="267"/>
        </w:numPr>
      </w:pPr>
      <w:bookmarkStart w:id="6576" w:name="_Toc222754735"/>
      <w:r w:rsidRPr="00C17238">
        <w:t>Performance Evaluations</w:t>
      </w:r>
      <w:r w:rsidR="00A51C8B">
        <w:t xml:space="preserve"> &amp; Salary</w:t>
      </w:r>
      <w:bookmarkEnd w:id="6576"/>
    </w:p>
    <w:p w14:paraId="7A40E3E8" w14:textId="3AB4D390" w:rsidR="0080328F" w:rsidRDefault="00527FAB" w:rsidP="00527FAB">
      <w:pPr>
        <w:spacing w:after="120" w:line="360" w:lineRule="auto"/>
        <w:jc w:val="both"/>
        <w:rPr>
          <w:rFonts w:cs="Times New Roman"/>
        </w:rPr>
      </w:pPr>
      <w:r w:rsidRPr="00C17238">
        <w:rPr>
          <w:rFonts w:cs="Times New Roman"/>
        </w:rPr>
        <w:t xml:space="preserve">The employee’s supervisor will conduct a written performance evaluation on an annual basis. </w:t>
      </w:r>
      <w:r w:rsidR="00B56424" w:rsidRPr="00B56424">
        <w:rPr>
          <w:rFonts w:cs="Times New Roman"/>
        </w:rPr>
        <w:t>Annual performance evaluations will be conducted using fair and transparent criteria, which will be communicated to employees. Pay decisions will be influenced by these performance evaluations, ensuring that compensation is tied to individual contributions.</w:t>
      </w:r>
    </w:p>
    <w:p w14:paraId="65CF7AAD" w14:textId="0163A9D5" w:rsidR="001968C8" w:rsidRDefault="00527FAB" w:rsidP="00527FAB">
      <w:pPr>
        <w:spacing w:after="120" w:line="360" w:lineRule="auto"/>
        <w:jc w:val="both"/>
        <w:rPr>
          <w:rFonts w:cs="Times New Roman"/>
        </w:rPr>
      </w:pPr>
      <w:commentRangeStart w:id="6577"/>
      <w:r w:rsidRPr="00C17238">
        <w:rPr>
          <w:rFonts w:cs="Times New Roman"/>
        </w:rPr>
        <w:t xml:space="preserve">Initial performance evaluations will generally be performed after </w:t>
      </w:r>
      <w:del w:id="6578" w:author="Megan Ash" w:date="2026-02-26T15:57:00Z" w16du:dateUtc="2026-02-26T20:57:00Z">
        <w:r w:rsidRPr="00C17238" w:rsidDel="002C61F8">
          <w:rPr>
            <w:rFonts w:cs="Times New Roman"/>
          </w:rPr>
          <w:delText xml:space="preserve">three </w:delText>
        </w:r>
        <w:r w:rsidR="00E12A93" w:rsidDel="002C61F8">
          <w:rPr>
            <w:rFonts w:cs="Times New Roman"/>
          </w:rPr>
          <w:delText xml:space="preserve">(3) </w:delText>
        </w:r>
        <w:r w:rsidRPr="00C17238" w:rsidDel="002C61F8">
          <w:rPr>
            <w:rFonts w:cs="Times New Roman"/>
          </w:rPr>
          <w:delText>months</w:delText>
        </w:r>
      </w:del>
      <w:ins w:id="6579" w:author="Megan Ash" w:date="2026-02-26T15:57:00Z" w16du:dateUtc="2026-02-26T20:57:00Z">
        <w:r w:rsidR="002C61F8">
          <w:rPr>
            <w:rFonts w:cs="Times New Roman"/>
          </w:rPr>
          <w:t>60 days</w:t>
        </w:r>
      </w:ins>
      <w:r w:rsidRPr="00C17238">
        <w:rPr>
          <w:rFonts w:cs="Times New Roman"/>
        </w:rPr>
        <w:t xml:space="preserve"> of employment upon the end of the probationary period</w:t>
      </w:r>
      <w:commentRangeEnd w:id="6577"/>
      <w:r w:rsidR="00534DA3" w:rsidRPr="00C17238">
        <w:rPr>
          <w:rStyle w:val="CommentReference"/>
          <w:rFonts w:cs="Times New Roman"/>
          <w:sz w:val="24"/>
          <w:szCs w:val="24"/>
        </w:rPr>
        <w:commentReference w:id="6577"/>
      </w:r>
      <w:r w:rsidRPr="00C17238">
        <w:rPr>
          <w:rFonts w:cs="Times New Roman"/>
        </w:rPr>
        <w:t>. This evaluation will not be used as basis for salary increases.</w:t>
      </w:r>
      <w:r w:rsidR="006308EB" w:rsidRPr="00C17238">
        <w:rPr>
          <w:rFonts w:cs="Times New Roman"/>
        </w:rPr>
        <w:t xml:space="preserve"> </w:t>
      </w:r>
      <w:r w:rsidRPr="00C17238">
        <w:rPr>
          <w:rFonts w:cs="Times New Roman"/>
        </w:rPr>
        <w:t xml:space="preserve">The evaluation will be written and will be based on available job descriptions, standards of performance, and such other factors which Partners </w:t>
      </w:r>
      <w:r w:rsidR="00B8238B">
        <w:rPr>
          <w:rFonts w:cs="Times New Roman"/>
        </w:rPr>
        <w:t>Honduras</w:t>
      </w:r>
      <w:r w:rsidRPr="00C17238">
        <w:rPr>
          <w:rFonts w:cs="Times New Roman"/>
        </w:rPr>
        <w:t xml:space="preserve"> determines to be appropriate. Employees will have the opportunity to review, evaluate and discuss their performance as well as obtain feedback from Partners </w:t>
      </w:r>
      <w:r w:rsidR="00B8238B">
        <w:rPr>
          <w:rFonts w:cs="Times New Roman"/>
        </w:rPr>
        <w:t>Honduras</w:t>
      </w:r>
      <w:r w:rsidRPr="00C17238">
        <w:rPr>
          <w:rFonts w:cs="Times New Roman"/>
        </w:rPr>
        <w:t xml:space="preserve">. </w:t>
      </w:r>
    </w:p>
    <w:p w14:paraId="227C679E" w14:textId="1B9E5BCD" w:rsidR="00527FAB" w:rsidRDefault="00527FAB" w:rsidP="00527FAB">
      <w:pPr>
        <w:spacing w:after="120" w:line="360" w:lineRule="auto"/>
        <w:jc w:val="both"/>
        <w:rPr>
          <w:rFonts w:cs="Times New Roman"/>
        </w:rPr>
      </w:pPr>
      <w:r w:rsidRPr="00C17238">
        <w:rPr>
          <w:rFonts w:cs="Times New Roman"/>
        </w:rPr>
        <w:t xml:space="preserve">Standards for evaluation templates will be provided by Partners HQ and </w:t>
      </w:r>
      <w:ins w:id="6580" w:author="Megan Ash" w:date="2026-02-12T14:20:00Z" w16du:dateUtc="2026-02-12T19:20:00Z">
        <w:r w:rsidR="00193D92">
          <w:rPr>
            <w:rFonts w:cs="Times New Roman"/>
          </w:rPr>
          <w:t xml:space="preserve">are </w:t>
        </w:r>
      </w:ins>
      <w:r w:rsidRPr="00C17238">
        <w:rPr>
          <w:rFonts w:cs="Times New Roman"/>
        </w:rPr>
        <w:t xml:space="preserve">also found in </w:t>
      </w:r>
      <w:r w:rsidRPr="00AA0BD0">
        <w:rPr>
          <w:color w:val="0563C1"/>
          <w:u w:val="single"/>
          <w:rPrChange w:id="6581" w:author="Megan Ash" w:date="2026-02-12T14:22:00Z" w16du:dateUtc="2026-02-12T19:22:00Z">
            <w:rPr/>
          </w:rPrChange>
        </w:rPr>
        <w:fldChar w:fldCharType="begin"/>
      </w:r>
      <w:ins w:id="6582" w:author="Megan Ash" w:date="2026-02-12T14:21:00Z" w16du:dateUtc="2026-02-12T19:21:00Z">
        <w:r w:rsidR="00AA0BD0" w:rsidRPr="00AA0BD0">
          <w:rPr>
            <w:color w:val="0563C1"/>
            <w:u w:val="single"/>
            <w:rPrChange w:id="6583" w:author="Megan Ash" w:date="2026-02-12T14:22:00Z" w16du:dateUtc="2026-02-12T19:22:00Z">
              <w:rPr/>
            </w:rPrChange>
          </w:rPr>
          <w:instrText>HYPERLINK  \l "_Annex_O:_Performance"</w:instrText>
        </w:r>
      </w:ins>
      <w:del w:id="6584" w:author="Megan Ash" w:date="2026-02-12T14:21:00Z" w16du:dateUtc="2026-02-12T19:21:00Z">
        <w:r w:rsidRPr="00AA0BD0" w:rsidDel="00AA0BD0">
          <w:rPr>
            <w:color w:val="0563C1"/>
            <w:u w:val="single"/>
            <w:rPrChange w:id="6585" w:author="Megan Ash" w:date="2026-02-12T14:22:00Z" w16du:dateUtc="2026-02-12T19:22:00Z">
              <w:rPr/>
            </w:rPrChange>
          </w:rPr>
          <w:delInstrText>HYPERLINK \l "_Annex_O:_"</w:delInstrText>
        </w:r>
      </w:del>
      <w:r w:rsidRPr="00AA0BD0">
        <w:rPr>
          <w:color w:val="0563C1"/>
          <w:u w:val="single"/>
          <w:rPrChange w:id="6586" w:author="Megan Ash" w:date="2026-02-12T14:22:00Z" w16du:dateUtc="2026-02-12T19:22:00Z">
            <w:rPr>
              <w:color w:val="0563C1"/>
              <w:u w:val="single"/>
            </w:rPr>
          </w:rPrChange>
        </w:rPr>
      </w:r>
      <w:r w:rsidRPr="00AA0BD0">
        <w:rPr>
          <w:color w:val="0563C1"/>
          <w:u w:val="single"/>
          <w:rPrChange w:id="6587" w:author="Megan Ash" w:date="2026-02-12T14:22:00Z" w16du:dateUtc="2026-02-12T19:22:00Z">
            <w:rPr/>
          </w:rPrChange>
        </w:rPr>
        <w:fldChar w:fldCharType="separate"/>
      </w:r>
      <w:r w:rsidRPr="00AA0BD0">
        <w:rPr>
          <w:color w:val="0563C1"/>
          <w:u w:val="single"/>
          <w:rPrChange w:id="6588" w:author="Megan Ash" w:date="2026-02-12T14:22:00Z" w16du:dateUtc="2026-02-12T19:22:00Z">
            <w:rPr/>
          </w:rPrChange>
        </w:rPr>
        <w:t>Annex</w:t>
      </w:r>
      <w:r w:rsidR="00032492" w:rsidRPr="00AA0BD0">
        <w:rPr>
          <w:color w:val="0563C1"/>
          <w:u w:val="single"/>
          <w:rPrChange w:id="6589" w:author="Megan Ash" w:date="2026-02-12T14:22:00Z" w16du:dateUtc="2026-02-12T19:22:00Z">
            <w:rPr/>
          </w:rPrChange>
        </w:rPr>
        <w:t xml:space="preserve"> O</w:t>
      </w:r>
      <w:r w:rsidRPr="00AA0BD0">
        <w:rPr>
          <w:color w:val="0563C1"/>
          <w:u w:val="single"/>
          <w:rPrChange w:id="6590" w:author="Megan Ash" w:date="2026-02-12T14:22:00Z" w16du:dateUtc="2026-02-12T19:22:00Z">
            <w:rPr/>
          </w:rPrChange>
        </w:rPr>
        <w:fldChar w:fldCharType="end"/>
      </w:r>
      <w:r w:rsidR="00B058E7" w:rsidRPr="00AA0BD0">
        <w:rPr>
          <w:color w:val="0563C1"/>
          <w:u w:val="single"/>
          <w:rPrChange w:id="6591" w:author="Megan Ash" w:date="2026-02-12T14:22:00Z" w16du:dateUtc="2026-02-12T19:22:00Z">
            <w:rPr/>
          </w:rPrChange>
        </w:rPr>
        <w:t xml:space="preserve"> </w:t>
      </w:r>
      <w:r w:rsidR="00B058E7">
        <w:t>a</w:t>
      </w:r>
      <w:r w:rsidR="00B058E7" w:rsidRPr="00AA0BD0">
        <w:rPr>
          <w:rStyle w:val="Hyperlink"/>
          <w:rFonts w:cs="Times New Roman"/>
          <w:rPrChange w:id="6592" w:author="Megan Ash" w:date="2026-02-12T14:20:00Z" w16du:dateUtc="2026-02-12T19:20:00Z">
            <w:rPr>
              <w:rStyle w:val="Hyperlink"/>
              <w:rFonts w:cs="Times New Roman"/>
            </w:rPr>
          </w:rPrChange>
        </w:rPr>
        <w:t>nd the</w:t>
      </w:r>
      <w:r w:rsidR="00377B35" w:rsidRPr="00AA0BD0">
        <w:rPr>
          <w:rStyle w:val="Hyperlink"/>
          <w:rFonts w:cs="Times New Roman"/>
          <w:rPrChange w:id="6593" w:author="Megan Ash" w:date="2026-02-12T14:20:00Z" w16du:dateUtc="2026-02-12T19:20:00Z">
            <w:rPr>
              <w:rStyle w:val="Hyperlink"/>
              <w:rFonts w:cs="Times New Roman"/>
            </w:rPr>
          </w:rPrChange>
        </w:rPr>
        <w:t xml:space="preserve"> </w:t>
      </w:r>
      <w:hyperlink r:id="rId102" w:history="1">
        <w:r w:rsidR="005D0572" w:rsidRPr="005D0572">
          <w:rPr>
            <w:rStyle w:val="Hyperlink"/>
            <w:rFonts w:cs="Times New Roman"/>
          </w:rPr>
          <w:t xml:space="preserve">template in </w:t>
        </w:r>
        <w:r w:rsidR="00B15D3E">
          <w:rPr>
            <w:rStyle w:val="Hyperlink"/>
            <w:rFonts w:cs="Times New Roman"/>
          </w:rPr>
          <w:t>S</w:t>
        </w:r>
        <w:r w:rsidR="00B15D3E" w:rsidRPr="005D0572">
          <w:rPr>
            <w:rStyle w:val="Hyperlink"/>
            <w:rFonts w:cs="Times New Roman"/>
          </w:rPr>
          <w:t>harePoint</w:t>
        </w:r>
        <w:r w:rsidRPr="005D0572">
          <w:rPr>
            <w:rStyle w:val="Hyperlink"/>
            <w:rFonts w:cs="Times New Roman"/>
          </w:rPr>
          <w:t>.</w:t>
        </w:r>
      </w:hyperlink>
      <w:r w:rsidR="006308EB" w:rsidRPr="00C17238">
        <w:rPr>
          <w:rFonts w:cs="Times New Roman"/>
        </w:rPr>
        <w:t xml:space="preserve"> </w:t>
      </w:r>
    </w:p>
    <w:p w14:paraId="451B5317" w14:textId="5F7D9FFF" w:rsidR="00BB5DF0" w:rsidRDefault="00A02625" w:rsidP="00605FC8">
      <w:pPr>
        <w:pStyle w:val="Heading3"/>
      </w:pPr>
      <w:bookmarkStart w:id="6594" w:name="_Toc222754736"/>
      <w:commentRangeStart w:id="6595"/>
      <w:r>
        <w:t xml:space="preserve">11.2.1 </w:t>
      </w:r>
      <w:r w:rsidR="00BB5DF0" w:rsidRPr="00BB5DF0">
        <w:t>360-degree Reviews</w:t>
      </w:r>
      <w:bookmarkEnd w:id="6594"/>
      <w:r w:rsidR="00BB5DF0" w:rsidRPr="00BB5DF0">
        <w:t xml:space="preserve"> </w:t>
      </w:r>
    </w:p>
    <w:p w14:paraId="6EA349A0" w14:textId="54E65E7F" w:rsidR="0039798C" w:rsidRDefault="00BB5DF0" w:rsidP="00527FAB">
      <w:pPr>
        <w:spacing w:after="120" w:line="360" w:lineRule="auto"/>
        <w:jc w:val="both"/>
        <w:rPr>
          <w:rFonts w:cs="Times New Roman"/>
        </w:rPr>
      </w:pPr>
      <w:r w:rsidRPr="00BB5DF0">
        <w:rPr>
          <w:rFonts w:cs="Times New Roman"/>
        </w:rPr>
        <w:t xml:space="preserve">The </w:t>
      </w:r>
      <w:hyperlink r:id="rId103" w:history="1">
        <w:r w:rsidRPr="00784CCD">
          <w:rPr>
            <w:rStyle w:val="Hyperlink"/>
            <w:rFonts w:cs="Times New Roman"/>
          </w:rPr>
          <w:t>360-degree review</w:t>
        </w:r>
      </w:hyperlink>
      <w:r w:rsidRPr="00BB5DF0">
        <w:rPr>
          <w:rFonts w:cs="Times New Roman"/>
        </w:rPr>
        <w:t xml:space="preserve"> aims to foster a culture of open communication and professional development within Partners. This feedback mechanism is designed to provide individuals with comprehensive insights into their strengths, areas for improvement, and potential blind spots from multiple perspectives, including peers, subordinates, and supervisors. Reviews are encouraged to focus on constructive criticism and honest observations. This process is </w:t>
      </w:r>
      <w:r w:rsidRPr="00605FC8">
        <w:rPr>
          <w:rFonts w:cs="Times New Roman"/>
          <w:u w:val="single"/>
        </w:rPr>
        <w:t>not tied to performance evaluations</w:t>
      </w:r>
      <w:r w:rsidRPr="00BB5DF0">
        <w:rPr>
          <w:rFonts w:cs="Times New Roman"/>
        </w:rPr>
        <w:t xml:space="preserve"> but rather serves as a tool for personal and professional growth. </w:t>
      </w:r>
    </w:p>
    <w:p w14:paraId="2DE71A84" w14:textId="094C7C69" w:rsidR="00BB5DF0" w:rsidRPr="0023730B" w:rsidRDefault="00BB5DF0" w:rsidP="00527FAB">
      <w:pPr>
        <w:spacing w:after="120" w:line="360" w:lineRule="auto"/>
        <w:jc w:val="both"/>
        <w:rPr>
          <w:rFonts w:cs="Times New Roman"/>
        </w:rPr>
      </w:pPr>
      <w:r w:rsidRPr="00BB5DF0">
        <w:rPr>
          <w:rFonts w:cs="Times New Roman"/>
        </w:rPr>
        <w:t>Feedback recipients are encouraged to reflect on received insights, identify actionable steps for improvement, and leverage support resources as needed. Throughout the 360-degreee revie</w:t>
      </w:r>
      <w:r w:rsidRPr="0023730B">
        <w:rPr>
          <w:rFonts w:cs="Times New Roman"/>
        </w:rPr>
        <w:t>w process, confidentiality is required to ensure that feedback is shared in a secure and respectful manner</w:t>
      </w:r>
      <w:r w:rsidR="006958DB" w:rsidRPr="0023730B">
        <w:rPr>
          <w:rFonts w:cs="Times New Roman"/>
        </w:rPr>
        <w:t xml:space="preserve">. </w:t>
      </w:r>
      <w:r w:rsidR="006958DB" w:rsidRPr="00B04363">
        <w:rPr>
          <w:rFonts w:cs="Times New Roman"/>
        </w:rPr>
        <w:t xml:space="preserve">360-degree review templates are available on </w:t>
      </w:r>
      <w:hyperlink r:id="rId104" w:history="1">
        <w:r w:rsidR="006958DB" w:rsidRPr="00B04363">
          <w:rPr>
            <w:rStyle w:val="Hyperlink"/>
            <w:rFonts w:cs="Times New Roman"/>
          </w:rPr>
          <w:t>SharePoint</w:t>
        </w:r>
      </w:hyperlink>
      <w:commentRangeEnd w:id="6595"/>
      <w:r w:rsidR="00CD4D47" w:rsidRPr="00B04363">
        <w:rPr>
          <w:rStyle w:val="CommentReference"/>
          <w:rFonts w:cs="Times New Roman"/>
          <w:sz w:val="24"/>
          <w:szCs w:val="24"/>
        </w:rPr>
        <w:commentReference w:id="6595"/>
      </w:r>
      <w:r w:rsidR="006958DB" w:rsidRPr="00B04363">
        <w:rPr>
          <w:rFonts w:cs="Times New Roman"/>
        </w:rPr>
        <w:t>.</w:t>
      </w:r>
    </w:p>
    <w:p w14:paraId="718936B7" w14:textId="63D31B03" w:rsidR="00424B67" w:rsidRDefault="008A6553" w:rsidP="008A6553">
      <w:pPr>
        <w:pStyle w:val="Heading3"/>
      </w:pPr>
      <w:bookmarkStart w:id="6596" w:name="_11.2.1_90-day_performance"/>
      <w:bookmarkStart w:id="6597" w:name="_Toc222754737"/>
      <w:bookmarkEnd w:id="6596"/>
      <w:r>
        <w:t>11.2.</w:t>
      </w:r>
      <w:r w:rsidR="00A02625">
        <w:t>2</w:t>
      </w:r>
      <w:r>
        <w:t xml:space="preserve"> </w:t>
      </w:r>
      <w:del w:id="6598" w:author="Megan Ash" w:date="2026-02-26T15:58:00Z" w16du:dateUtc="2026-02-26T20:58:00Z">
        <w:r w:rsidRPr="008A6553" w:rsidDel="00653437">
          <w:delText>90</w:delText>
        </w:r>
      </w:del>
      <w:ins w:id="6599" w:author="Megan Ash" w:date="2026-02-26T15:58:00Z" w16du:dateUtc="2026-02-26T20:58:00Z">
        <w:r w:rsidR="00653437">
          <w:t>60</w:t>
        </w:r>
      </w:ins>
      <w:r w:rsidRPr="008A6553">
        <w:t>-day performance review</w:t>
      </w:r>
      <w:bookmarkEnd w:id="6597"/>
    </w:p>
    <w:p w14:paraId="0351DC4C" w14:textId="3086C1C9" w:rsidR="00A02625" w:rsidRPr="00B04363" w:rsidRDefault="00641ACA" w:rsidP="00E4783D">
      <w:pPr>
        <w:spacing w:line="360" w:lineRule="auto"/>
        <w:jc w:val="both"/>
        <w:rPr>
          <w:rFonts w:cs="Times New Roman"/>
        </w:rPr>
      </w:pPr>
      <w:ins w:id="6600" w:author="Megan Ash" w:date="2026-02-12T14:25:00Z" w16du:dateUtc="2026-02-12T19:25:00Z">
        <w:r>
          <w:rPr>
            <w:rFonts w:cs="Times New Roman"/>
          </w:rPr>
          <w:t xml:space="preserve">The purpose of </w:t>
        </w:r>
        <w:commentRangeStart w:id="6601"/>
        <w:r>
          <w:rPr>
            <w:rFonts w:cs="Times New Roman"/>
          </w:rPr>
          <w:t>the</w:t>
        </w:r>
      </w:ins>
      <w:del w:id="6602" w:author="Megan Ash" w:date="2026-02-12T14:25:00Z" w16du:dateUtc="2026-02-12T19:25:00Z">
        <w:r w:rsidR="0025488B" w:rsidRPr="00E4783D" w:rsidDel="00641ACA">
          <w:rPr>
            <w:rFonts w:cs="Times New Roman"/>
          </w:rPr>
          <w:delText>Partners</w:delText>
        </w:r>
      </w:del>
      <w:r w:rsidR="0025488B" w:rsidRPr="00E4783D">
        <w:rPr>
          <w:rFonts w:cs="Times New Roman"/>
        </w:rPr>
        <w:t xml:space="preserve"> </w:t>
      </w:r>
      <w:del w:id="6603" w:author="Megan Ash" w:date="2026-02-26T15:58:00Z" w16du:dateUtc="2026-02-26T20:58:00Z">
        <w:r w:rsidR="0025488B" w:rsidRPr="00E4783D" w:rsidDel="00653437">
          <w:rPr>
            <w:rFonts w:cs="Times New Roman"/>
          </w:rPr>
          <w:delText>90</w:delText>
        </w:r>
      </w:del>
      <w:ins w:id="6604" w:author="Megan Ash" w:date="2026-02-26T15:58:00Z" w16du:dateUtc="2026-02-26T20:58:00Z">
        <w:r w:rsidR="00653437">
          <w:rPr>
            <w:rFonts w:cs="Times New Roman"/>
          </w:rPr>
          <w:t>6</w:t>
        </w:r>
        <w:r w:rsidR="00653437" w:rsidRPr="00E4783D">
          <w:rPr>
            <w:rFonts w:cs="Times New Roman"/>
          </w:rPr>
          <w:t>0</w:t>
        </w:r>
      </w:ins>
      <w:r w:rsidR="0025488B" w:rsidRPr="00E4783D">
        <w:rPr>
          <w:rFonts w:cs="Times New Roman"/>
        </w:rPr>
        <w:t xml:space="preserve">-day </w:t>
      </w:r>
      <w:commentRangeEnd w:id="6601"/>
      <w:r w:rsidR="00653437" w:rsidRPr="00E4783D">
        <w:rPr>
          <w:rStyle w:val="CommentReference"/>
          <w:rFonts w:cs="Times New Roman"/>
          <w:sz w:val="24"/>
          <w:szCs w:val="24"/>
        </w:rPr>
        <w:commentReference w:id="6601"/>
      </w:r>
      <w:r w:rsidR="0025488B" w:rsidRPr="00E4783D">
        <w:rPr>
          <w:rFonts w:cs="Times New Roman"/>
        </w:rPr>
        <w:t>performance review is to ensure a smooth onboarding process</w:t>
      </w:r>
      <w:ins w:id="6605" w:author="Megan Ash" w:date="2026-02-12T14:25:00Z" w16du:dateUtc="2026-02-12T19:25:00Z">
        <w:r>
          <w:rPr>
            <w:rFonts w:cs="Times New Roman"/>
          </w:rPr>
          <w:t>,</w:t>
        </w:r>
      </w:ins>
      <w:del w:id="6606" w:author="Megan Ash" w:date="2026-02-12T14:25:00Z" w16du:dateUtc="2026-02-12T19:25:00Z">
        <w:r w:rsidR="0025488B" w:rsidRPr="00E4783D" w:rsidDel="00641ACA">
          <w:rPr>
            <w:rFonts w:cs="Times New Roman"/>
          </w:rPr>
          <w:delText xml:space="preserve"> and</w:delText>
        </w:r>
      </w:del>
      <w:r w:rsidR="0025488B" w:rsidRPr="00E4783D">
        <w:rPr>
          <w:rFonts w:cs="Times New Roman"/>
        </w:rPr>
        <w:t xml:space="preserve"> setting the stage for long-term success. During the first </w:t>
      </w:r>
      <w:del w:id="6607" w:author="Megan Ash" w:date="2026-02-26T15:58:00Z" w16du:dateUtc="2026-02-26T20:58:00Z">
        <w:r w:rsidR="0025488B" w:rsidRPr="00E4783D" w:rsidDel="00653437">
          <w:rPr>
            <w:rFonts w:cs="Times New Roman"/>
          </w:rPr>
          <w:delText>90</w:delText>
        </w:r>
      </w:del>
      <w:ins w:id="6608" w:author="Megan Ash" w:date="2026-02-26T15:58:00Z" w16du:dateUtc="2026-02-26T20:58:00Z">
        <w:r w:rsidR="00653437">
          <w:rPr>
            <w:rFonts w:cs="Times New Roman"/>
          </w:rPr>
          <w:t>6</w:t>
        </w:r>
        <w:r w:rsidR="00653437" w:rsidRPr="00E4783D">
          <w:rPr>
            <w:rFonts w:cs="Times New Roman"/>
          </w:rPr>
          <w:t>0</w:t>
        </w:r>
        <w:r w:rsidR="00653437">
          <w:rPr>
            <w:rFonts w:cs="Times New Roman"/>
          </w:rPr>
          <w:t xml:space="preserve"> </w:t>
        </w:r>
      </w:ins>
      <w:del w:id="6609" w:author="Megan Ash" w:date="2026-02-12T14:25:00Z" w16du:dateUtc="2026-02-12T19:25:00Z">
        <w:r w:rsidR="0025488B" w:rsidRPr="00E4783D" w:rsidDel="00641ACA">
          <w:rPr>
            <w:rFonts w:cs="Times New Roman"/>
          </w:rPr>
          <w:delText>-</w:delText>
        </w:r>
      </w:del>
      <w:r w:rsidR="0025488B" w:rsidRPr="00E4783D">
        <w:rPr>
          <w:rFonts w:cs="Times New Roman"/>
        </w:rPr>
        <w:t xml:space="preserve">days of a new hire </w:t>
      </w:r>
      <w:ins w:id="6610" w:author="Megan Ash" w:date="2026-02-12T14:25:00Z" w16du:dateUtc="2026-02-12T19:25:00Z">
        <w:r w:rsidR="00005FBC">
          <w:rPr>
            <w:rFonts w:cs="Times New Roman"/>
          </w:rPr>
          <w:t>(</w:t>
        </w:r>
      </w:ins>
      <w:r w:rsidR="0025488B" w:rsidRPr="00E4783D">
        <w:rPr>
          <w:rFonts w:cs="Times New Roman"/>
        </w:rPr>
        <w:t xml:space="preserve">or </w:t>
      </w:r>
      <w:ins w:id="6611" w:author="Megan Ash" w:date="2026-02-12T14:26:00Z" w16du:dateUtc="2026-02-12T19:26:00Z">
        <w:r w:rsidR="00E602DA">
          <w:rPr>
            <w:rFonts w:cs="Times New Roman"/>
          </w:rPr>
          <w:t xml:space="preserve">an </w:t>
        </w:r>
      </w:ins>
      <w:r w:rsidR="0025488B" w:rsidRPr="00E4783D">
        <w:rPr>
          <w:rFonts w:cs="Times New Roman"/>
        </w:rPr>
        <w:t>employee who moved to a new position</w:t>
      </w:r>
      <w:ins w:id="6612" w:author="Megan Ash" w:date="2026-02-12T14:25:00Z" w16du:dateUtc="2026-02-12T19:25:00Z">
        <w:r w:rsidR="00005FBC">
          <w:rPr>
            <w:rFonts w:cs="Times New Roman"/>
          </w:rPr>
          <w:t xml:space="preserve">, </w:t>
        </w:r>
      </w:ins>
      <w:del w:id="6613" w:author="Megan Ash" w:date="2026-02-12T14:25:00Z" w16du:dateUtc="2026-02-12T19:25:00Z">
        <w:r w:rsidR="0025488B" w:rsidRPr="00E4783D" w:rsidDel="00005FBC">
          <w:rPr>
            <w:rFonts w:cs="Times New Roman"/>
          </w:rPr>
          <w:delText xml:space="preserve"> (</w:delText>
        </w:r>
      </w:del>
      <w:r w:rsidR="0025488B" w:rsidRPr="00E4783D">
        <w:rPr>
          <w:rFonts w:cs="Times New Roman"/>
        </w:rPr>
        <w:t>whether as a transfer to another position or promotion), the employee’s supervisor is</w:t>
      </w:r>
      <w:r w:rsidR="0025488B">
        <w:rPr>
          <w:rFonts w:cs="Times New Roman"/>
        </w:rPr>
        <w:t xml:space="preserve"> </w:t>
      </w:r>
      <w:r w:rsidR="0025488B" w:rsidRPr="00B04363">
        <w:rPr>
          <w:rFonts w:cs="Times New Roman"/>
        </w:rPr>
        <w:t>tasked with providing comprehensive feedback. The review will assess their understanding of job</w:t>
      </w:r>
      <w:r w:rsidR="0025488B">
        <w:rPr>
          <w:rFonts w:cs="Times New Roman"/>
        </w:rPr>
        <w:t xml:space="preserve"> </w:t>
      </w:r>
      <w:r w:rsidR="0025488B" w:rsidRPr="00B04363">
        <w:rPr>
          <w:rFonts w:cs="Times New Roman"/>
        </w:rPr>
        <w:t>responsibilities, serve as an opportunity to address any early challenges, and identify any need for additional trainings. Moreover, it allows for open dialogue between the employee and their supervisor</w:t>
      </w:r>
      <w:commentRangeStart w:id="6614"/>
      <w:r w:rsidR="0025488B" w:rsidRPr="00B04363">
        <w:rPr>
          <w:rFonts w:cs="Times New Roman"/>
        </w:rPr>
        <w:t xml:space="preserve">. All supervisors must complete the template for the </w:t>
      </w:r>
      <w:hyperlink r:id="rId105" w:history="1">
        <w:r w:rsidR="0089364D" w:rsidRPr="00B04363">
          <w:rPr>
            <w:rStyle w:val="Hyperlink"/>
            <w:rFonts w:cs="Times New Roman"/>
          </w:rPr>
          <w:t>90-day performance review</w:t>
        </w:r>
      </w:hyperlink>
      <w:r w:rsidR="0089364D" w:rsidRPr="00B04363">
        <w:rPr>
          <w:rFonts w:cs="Times New Roman"/>
        </w:rPr>
        <w:t xml:space="preserve">. </w:t>
      </w:r>
      <w:commentRangeEnd w:id="6614"/>
      <w:r w:rsidR="00611059" w:rsidRPr="00B04363">
        <w:rPr>
          <w:rStyle w:val="CommentReference"/>
          <w:rFonts w:cs="Times New Roman"/>
          <w:sz w:val="24"/>
          <w:szCs w:val="24"/>
        </w:rPr>
        <w:commentReference w:id="6614"/>
      </w:r>
    </w:p>
    <w:p w14:paraId="5D501AA8" w14:textId="107B4799" w:rsidR="00D31A04" w:rsidRDefault="00D31A04" w:rsidP="000E0C98">
      <w:pPr>
        <w:pStyle w:val="Heading2"/>
        <w:numPr>
          <w:ilvl w:val="1"/>
          <w:numId w:val="267"/>
        </w:numPr>
      </w:pPr>
      <w:bookmarkStart w:id="6615" w:name="_Toc222754738"/>
      <w:r>
        <w:t>Salary Adjustments for Merit</w:t>
      </w:r>
      <w:bookmarkEnd w:id="6615"/>
    </w:p>
    <w:p w14:paraId="651B8395" w14:textId="77777777" w:rsidR="00D31A04" w:rsidRPr="00266732" w:rsidRDefault="52E4C136" w:rsidP="00605FC8">
      <w:pPr>
        <w:spacing w:line="360" w:lineRule="auto"/>
        <w:jc w:val="both"/>
        <w:rPr>
          <w:del w:id="6616" w:author="Catalina Ipas" w:date="2025-10-13T14:30:00Z" w16du:dateUtc="2025-10-13T14:30:53Z"/>
          <w:rFonts w:cs="Times New Roman"/>
        </w:rPr>
      </w:pPr>
      <w:r w:rsidRPr="17D3FAEC">
        <w:rPr>
          <w:rFonts w:cs="Times New Roman"/>
        </w:rPr>
        <w:t xml:space="preserve">Salaries for all employees are reviewed annually. Merit based adjustments to salaries may reflect </w:t>
      </w:r>
    </w:p>
    <w:p w14:paraId="23593D55" w14:textId="3986860B" w:rsidR="00D31A04" w:rsidRPr="00266732" w:rsidRDefault="00D31A04" w:rsidP="00605FC8">
      <w:pPr>
        <w:spacing w:line="360" w:lineRule="auto"/>
        <w:jc w:val="both"/>
        <w:rPr>
          <w:rFonts w:cs="Times New Roman"/>
        </w:rPr>
      </w:pPr>
      <w:r w:rsidRPr="00B04363">
        <w:rPr>
          <w:rFonts w:cs="Times New Roman"/>
        </w:rPr>
        <w:t>general changes applicable to many positions and may also reflect merit changes based on the</w:t>
      </w:r>
      <w:r w:rsidR="003308E7">
        <w:rPr>
          <w:rFonts w:cs="Times New Roman"/>
        </w:rPr>
        <w:t xml:space="preserve"> </w:t>
      </w:r>
      <w:r w:rsidRPr="00B04363">
        <w:rPr>
          <w:rFonts w:cs="Times New Roman"/>
        </w:rPr>
        <w:t>performance of an individual. The range for salary increases are usually within a 0%-3% range;</w:t>
      </w:r>
    </w:p>
    <w:p w14:paraId="31929CF4" w14:textId="77777777" w:rsidR="00D31A04" w:rsidRDefault="00D31A04" w:rsidP="00605FC8">
      <w:pPr>
        <w:spacing w:line="360" w:lineRule="auto"/>
        <w:jc w:val="both"/>
        <w:rPr>
          <w:rFonts w:cs="Times New Roman"/>
        </w:rPr>
      </w:pPr>
      <w:r w:rsidRPr="00B04363">
        <w:rPr>
          <w:rFonts w:cs="Times New Roman"/>
        </w:rPr>
        <w:t>although, rate increases outside this range may be authorized by the President &amp; CEO.</w:t>
      </w:r>
    </w:p>
    <w:p w14:paraId="699D8C3F" w14:textId="77777777" w:rsidR="002D2F1E" w:rsidRPr="00266732" w:rsidRDefault="002D2F1E" w:rsidP="00605FC8">
      <w:pPr>
        <w:spacing w:line="360" w:lineRule="auto"/>
        <w:jc w:val="both"/>
        <w:rPr>
          <w:rFonts w:cs="Times New Roman"/>
        </w:rPr>
      </w:pPr>
    </w:p>
    <w:p w14:paraId="5C3FFF13" w14:textId="0786B82B" w:rsidR="00D31A04" w:rsidRPr="00266732" w:rsidRDefault="00D31A04" w:rsidP="00605FC8">
      <w:pPr>
        <w:spacing w:line="360" w:lineRule="auto"/>
        <w:jc w:val="both"/>
        <w:rPr>
          <w:rFonts w:cs="Times New Roman"/>
        </w:rPr>
      </w:pPr>
      <w:r w:rsidRPr="00B04363">
        <w:rPr>
          <w:rFonts w:cs="Times New Roman"/>
        </w:rPr>
        <w:t xml:space="preserve">The percentage increase will be based on the annual performance review score and proportional to time worked within the year and/or or since the date of the last increase or promotion received </w:t>
      </w:r>
    </w:p>
    <w:p w14:paraId="54B94DC2" w14:textId="7C24E3AC" w:rsidR="00D31A04" w:rsidRDefault="00D31A04" w:rsidP="006D6BC9">
      <w:pPr>
        <w:spacing w:line="360" w:lineRule="auto"/>
        <w:jc w:val="both"/>
        <w:rPr>
          <w:rFonts w:cs="Times New Roman"/>
        </w:rPr>
      </w:pPr>
      <w:r w:rsidRPr="00B04363">
        <w:rPr>
          <w:rFonts w:cs="Times New Roman"/>
        </w:rPr>
        <w:t xml:space="preserve">during the year. In all instances, increases are dependent on the </w:t>
      </w:r>
      <w:ins w:id="6617" w:author="Leonardo Torres" w:date="2025-11-12T16:13:00Z" w16du:dateUtc="2025-11-12T21:13:00Z">
        <w:r w:rsidR="0059759E" w:rsidRPr="00D145A2">
          <w:rPr>
            <w:rFonts w:cs="Times New Roman"/>
          </w:rPr>
          <w:t xml:space="preserve">budget approved and </w:t>
        </w:r>
      </w:ins>
      <w:r w:rsidRPr="00B04363">
        <w:rPr>
          <w:rFonts w:cs="Times New Roman"/>
        </w:rPr>
        <w:t>overall financial health of the organization, reflect recommendations of an employee’s supervisor(s) and are based on the approval by Partners’ President &amp; CEO.</w:t>
      </w:r>
    </w:p>
    <w:p w14:paraId="3377FDCD" w14:textId="77777777" w:rsidR="00A25D24" w:rsidRPr="00266732" w:rsidRDefault="00A25D24" w:rsidP="00605FC8">
      <w:pPr>
        <w:spacing w:line="360" w:lineRule="auto"/>
        <w:jc w:val="both"/>
        <w:rPr>
          <w:rFonts w:cs="Times New Roman"/>
        </w:rPr>
      </w:pPr>
    </w:p>
    <w:p w14:paraId="5EBBA9CF" w14:textId="415B4E0D" w:rsidR="00A25D24" w:rsidRPr="00266732" w:rsidRDefault="00D31A04" w:rsidP="00605FC8">
      <w:pPr>
        <w:spacing w:line="360" w:lineRule="auto"/>
        <w:jc w:val="both"/>
        <w:rPr>
          <w:rFonts w:cs="Times New Roman"/>
        </w:rPr>
      </w:pPr>
      <w:r w:rsidRPr="00B04363">
        <w:rPr>
          <w:rFonts w:cs="Times New Roman"/>
        </w:rPr>
        <w:t>*Note this policy is currently under review and will be updated.</w:t>
      </w:r>
    </w:p>
    <w:p w14:paraId="7BBA432D" w14:textId="35B017AE" w:rsidR="00D31A04" w:rsidRPr="00A25D24" w:rsidRDefault="002A6CF0" w:rsidP="000E0C98">
      <w:pPr>
        <w:pStyle w:val="Heading2"/>
        <w:numPr>
          <w:ilvl w:val="1"/>
          <w:numId w:val="267"/>
        </w:numPr>
      </w:pPr>
      <w:bookmarkStart w:id="6618" w:name="_Toc222754739"/>
      <w:r>
        <w:t xml:space="preserve">One-Time Payments for </w:t>
      </w:r>
      <w:r w:rsidR="00EA4B43">
        <w:t>Inflation</w:t>
      </w:r>
      <w:r w:rsidR="00D31A04" w:rsidRPr="00A25D24">
        <w:t xml:space="preserve"> Adjustments</w:t>
      </w:r>
      <w:bookmarkEnd w:id="6618"/>
      <w:r w:rsidR="00D31A04" w:rsidRPr="00A25D24">
        <w:t xml:space="preserve"> </w:t>
      </w:r>
    </w:p>
    <w:p w14:paraId="5B32B50E" w14:textId="2F8B1C3C" w:rsidR="00D31A04" w:rsidRPr="00D145A2" w:rsidRDefault="00FC5375" w:rsidP="00605FC8">
      <w:pPr>
        <w:spacing w:line="360" w:lineRule="auto"/>
        <w:jc w:val="both"/>
        <w:rPr>
          <w:rFonts w:cs="Times New Roman"/>
          <w:b/>
          <w:bCs/>
        </w:rPr>
      </w:pPr>
      <w:r w:rsidRPr="00FC5375">
        <w:rPr>
          <w:rFonts w:cs="Times New Roman"/>
        </w:rPr>
        <w:t xml:space="preserve">Partners recognizes the impact inflation can have on staff. Therefore, if inflation in the country exceeds 10%, Partners HR will conduct an analysis of the inflation trends to determine if a one-time inflation adjustment payment will be made to staff. HR, in collaboration with relevant stakeholders, will assess cost of living factors and economic indicators and use this assessment to determine if a one-time payment is appropriate and the amount. If </w:t>
      </w:r>
      <w:r w:rsidR="000066CF" w:rsidRPr="00FC5375">
        <w:rPr>
          <w:rFonts w:cs="Times New Roman"/>
        </w:rPr>
        <w:t>an</w:t>
      </w:r>
      <w:r w:rsidRPr="00FC5375">
        <w:rPr>
          <w:rFonts w:cs="Times New Roman"/>
        </w:rPr>
        <w:t xml:space="preserve"> inflation adjustment is deemed necessary, and approved by the President &amp; CEO, the payment will apply to all staff within the country and proportional to time worked within the year of analysis. Inflation adjustment payments are </w:t>
      </w:r>
      <w:del w:id="6619" w:author="Megan Ash" w:date="2026-02-12T15:09:00Z" w16du:dateUtc="2026-02-12T20:09:00Z">
        <w:r w:rsidRPr="00FC5375" w:rsidDel="00024424">
          <w:rPr>
            <w:rFonts w:cs="Times New Roman"/>
          </w:rPr>
          <w:delText xml:space="preserve">a </w:delText>
        </w:r>
      </w:del>
      <w:r w:rsidRPr="00FC5375">
        <w:rPr>
          <w:rFonts w:cs="Times New Roman"/>
        </w:rPr>
        <w:t xml:space="preserve">one-time, and do not increase the base salary of an employee. In all instances, inflation adjustments are dependent on the </w:t>
      </w:r>
      <w:ins w:id="6620" w:author="Leonardo Torres" w:date="2025-11-12T16:09:00Z">
        <w:r w:rsidR="00DE0642" w:rsidRPr="00D145A2">
          <w:rPr>
            <w:rFonts w:cs="Times New Roman"/>
          </w:rPr>
          <w:t>budget approved</w:t>
        </w:r>
      </w:ins>
      <w:ins w:id="6621" w:author="Leonardo Torres" w:date="2025-11-12T16:09:00Z" w16du:dateUtc="2025-11-12T21:09:00Z">
        <w:r w:rsidR="007E71A9" w:rsidRPr="00D145A2">
          <w:rPr>
            <w:rFonts w:cs="Times New Roman"/>
          </w:rPr>
          <w:t xml:space="preserve"> and </w:t>
        </w:r>
      </w:ins>
      <w:r w:rsidRPr="00FC5375">
        <w:rPr>
          <w:rFonts w:cs="Times New Roman"/>
        </w:rPr>
        <w:t>overall financial health of the organization</w:t>
      </w:r>
      <w:r w:rsidR="00D31A04" w:rsidRPr="00B04363">
        <w:rPr>
          <w:rFonts w:cs="Times New Roman"/>
        </w:rPr>
        <w:t>.</w:t>
      </w:r>
    </w:p>
    <w:p w14:paraId="0F4A1009" w14:textId="31A03C1C" w:rsidR="00527FAB" w:rsidRPr="00C17238" w:rsidRDefault="00527FAB" w:rsidP="000E0C98">
      <w:pPr>
        <w:pStyle w:val="Heading2"/>
        <w:numPr>
          <w:ilvl w:val="1"/>
          <w:numId w:val="267"/>
        </w:numPr>
      </w:pPr>
      <w:bookmarkStart w:id="6622" w:name="_Toc180139455"/>
      <w:bookmarkStart w:id="6623" w:name="_Toc180456708"/>
      <w:bookmarkStart w:id="6624" w:name="_Toc182400692"/>
      <w:bookmarkStart w:id="6625" w:name="_Toc182401361"/>
      <w:bookmarkStart w:id="6626" w:name="_Toc184693802"/>
      <w:bookmarkStart w:id="6627" w:name="_Toc184694248"/>
      <w:bookmarkStart w:id="6628" w:name="_Toc184694694"/>
      <w:bookmarkStart w:id="6629" w:name="_Toc184727574"/>
      <w:bookmarkStart w:id="6630" w:name="_Toc184805992"/>
      <w:bookmarkStart w:id="6631" w:name="_Toc184806377"/>
      <w:bookmarkStart w:id="6632" w:name="_Toc184728719"/>
      <w:bookmarkStart w:id="6633" w:name="_Toc184729174"/>
      <w:bookmarkStart w:id="6634" w:name="_Toc184729787"/>
      <w:bookmarkStart w:id="6635" w:name="_Toc184734805"/>
      <w:bookmarkStart w:id="6636" w:name="_Toc184735256"/>
      <w:bookmarkStart w:id="6637" w:name="_Toc184735707"/>
      <w:bookmarkStart w:id="6638" w:name="_Toc184736156"/>
      <w:bookmarkStart w:id="6639" w:name="_Toc184736598"/>
      <w:bookmarkStart w:id="6640" w:name="_Toc184742026"/>
      <w:bookmarkStart w:id="6641" w:name="_Toc184783580"/>
      <w:bookmarkStart w:id="6642" w:name="_Toc184783957"/>
      <w:bookmarkStart w:id="6643" w:name="_Toc184784334"/>
      <w:bookmarkStart w:id="6644" w:name="_Toc184806915"/>
      <w:bookmarkStart w:id="6645" w:name="_Toc222754740"/>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r w:rsidRPr="00C17238">
        <w:t>Salary Advances</w:t>
      </w:r>
      <w:bookmarkEnd w:id="6645"/>
    </w:p>
    <w:p w14:paraId="2755DDDF" w14:textId="113C7D9B" w:rsidR="00527FAB" w:rsidRPr="00C17238" w:rsidRDefault="00527FAB" w:rsidP="00527FAB">
      <w:pPr>
        <w:spacing w:after="120" w:line="360" w:lineRule="auto"/>
        <w:jc w:val="both"/>
        <w:rPr>
          <w:rFonts w:cs="Times New Roman"/>
        </w:rPr>
      </w:pPr>
      <w:r w:rsidRPr="00C17238">
        <w:rPr>
          <w:rFonts w:cs="Times New Roman"/>
        </w:rPr>
        <w:t>Salary advance</w:t>
      </w:r>
      <w:ins w:id="6646" w:author="Megan Ash" w:date="2026-02-12T15:09:00Z" w16du:dateUtc="2026-02-12T20:09:00Z">
        <w:r w:rsidR="00024424">
          <w:rPr>
            <w:rFonts w:cs="Times New Roman"/>
          </w:rPr>
          <w:t>s</w:t>
        </w:r>
      </w:ins>
      <w:r w:rsidRPr="00C17238">
        <w:rPr>
          <w:rFonts w:cs="Times New Roman"/>
        </w:rPr>
        <w:t xml:space="preserve"> are not provided under any circumstances.</w:t>
      </w:r>
    </w:p>
    <w:p w14:paraId="242D7B1F" w14:textId="1E51D667" w:rsidR="00527FAB" w:rsidRPr="00C17238" w:rsidRDefault="19A679E1" w:rsidP="000E0C98">
      <w:pPr>
        <w:pStyle w:val="Heading2"/>
        <w:numPr>
          <w:ilvl w:val="1"/>
          <w:numId w:val="267"/>
        </w:numPr>
      </w:pPr>
      <w:bookmarkStart w:id="6647" w:name="_Toc222754741"/>
      <w:commentRangeStart w:id="6648"/>
      <w:r>
        <w:t>Dress Code for Personnel</w:t>
      </w:r>
      <w:bookmarkEnd w:id="6647"/>
      <w:commentRangeEnd w:id="6648"/>
      <w:r w:rsidR="00527FAB" w:rsidRPr="00C17238">
        <w:rPr>
          <w:rStyle w:val="CommentReference"/>
          <w:sz w:val="32"/>
          <w:szCs w:val="26"/>
        </w:rPr>
        <w:commentReference w:id="6648"/>
      </w:r>
    </w:p>
    <w:p w14:paraId="7FD91632" w14:textId="5A216DFF" w:rsidR="00527FAB" w:rsidRPr="00C17238" w:rsidRDefault="00527FAB" w:rsidP="00527FAB">
      <w:pPr>
        <w:spacing w:after="120" w:line="360" w:lineRule="auto"/>
        <w:jc w:val="both"/>
        <w:rPr>
          <w:rFonts w:cs="Times New Roman"/>
        </w:rPr>
      </w:pPr>
      <w:r w:rsidRPr="00C17238">
        <w:rPr>
          <w:rFonts w:cs="Times New Roman"/>
        </w:rPr>
        <w:t xml:space="preserve">The image of Partners </w:t>
      </w:r>
      <w:r w:rsidR="00B8238B">
        <w:rPr>
          <w:rFonts w:cs="Times New Roman"/>
        </w:rPr>
        <w:t>Honduras</w:t>
      </w:r>
      <w:r w:rsidRPr="00C17238">
        <w:rPr>
          <w:rFonts w:cs="Times New Roman"/>
        </w:rPr>
        <w:t xml:space="preserve"> is reflected in the presentation of each of its employees. Partners </w:t>
      </w:r>
      <w:r w:rsidR="00B8238B">
        <w:rPr>
          <w:rFonts w:cs="Times New Roman"/>
        </w:rPr>
        <w:t>Honduras</w:t>
      </w:r>
      <w:ins w:id="6649" w:author="Megan Ash" w:date="2026-02-12T15:09:00Z" w16du:dateUtc="2026-02-12T20:09:00Z">
        <w:r w:rsidR="00024424">
          <w:rPr>
            <w:rFonts w:cs="Times New Roman"/>
          </w:rPr>
          <w:t>’</w:t>
        </w:r>
      </w:ins>
      <w:r w:rsidRPr="00C17238">
        <w:rPr>
          <w:rFonts w:cs="Times New Roman"/>
        </w:rPr>
        <w:t xml:space="preserve"> dress code is business professional </w:t>
      </w:r>
      <w:del w:id="6650" w:author="Megan Ash" w:date="2026-02-12T15:10:00Z" w16du:dateUtc="2026-02-12T20:10:00Z">
        <w:r w:rsidRPr="00C17238" w:rsidDel="00024424">
          <w:rPr>
            <w:rFonts w:cs="Times New Roman"/>
          </w:rPr>
          <w:delText xml:space="preserve">clothes </w:delText>
        </w:r>
      </w:del>
      <w:r w:rsidRPr="00C17238">
        <w:rPr>
          <w:rFonts w:cs="Times New Roman"/>
        </w:rPr>
        <w:t xml:space="preserve">from Monday to Thursday. </w:t>
      </w:r>
      <w:ins w:id="6651" w:author="Megan Ash" w:date="2026-02-12T15:10:00Z" w16du:dateUtc="2026-02-12T20:10:00Z">
        <w:r w:rsidR="00024424">
          <w:rPr>
            <w:rFonts w:cs="Times New Roman"/>
          </w:rPr>
          <w:t xml:space="preserve">On </w:t>
        </w:r>
      </w:ins>
      <w:r w:rsidRPr="00C17238">
        <w:rPr>
          <w:rFonts w:cs="Times New Roman"/>
        </w:rPr>
        <w:t>Friday</w:t>
      </w:r>
      <w:ins w:id="6652" w:author="Megan Ash" w:date="2026-02-12T15:10:00Z" w16du:dateUtc="2026-02-12T20:10:00Z">
        <w:r w:rsidR="00024424">
          <w:rPr>
            <w:rFonts w:cs="Times New Roman"/>
          </w:rPr>
          <w:t>s,</w:t>
        </w:r>
      </w:ins>
      <w:r w:rsidRPr="00C17238">
        <w:rPr>
          <w:rFonts w:cs="Times New Roman"/>
        </w:rPr>
        <w:t xml:space="preserve"> </w:t>
      </w:r>
      <w:del w:id="6653" w:author="Megan Ash" w:date="2026-02-12T15:10:00Z" w16du:dateUtc="2026-02-12T20:10:00Z">
        <w:r w:rsidRPr="00C17238" w:rsidDel="00024424">
          <w:rPr>
            <w:rFonts w:cs="Times New Roman"/>
          </w:rPr>
          <w:delText xml:space="preserve">is </w:delText>
        </w:r>
      </w:del>
      <w:r w:rsidRPr="00C17238">
        <w:rPr>
          <w:rFonts w:cs="Times New Roman"/>
        </w:rPr>
        <w:t xml:space="preserve">informal and casual clothes may be worn. </w:t>
      </w:r>
      <w:del w:id="6654" w:author="Megan Ash" w:date="2026-02-12T15:11:00Z" w16du:dateUtc="2026-02-12T20:11:00Z">
        <w:r w:rsidRPr="00C17238" w:rsidDel="00FE4011">
          <w:rPr>
            <w:rFonts w:cs="Times New Roman"/>
          </w:rPr>
          <w:delText>In the event that</w:delText>
        </w:r>
      </w:del>
      <w:del w:id="6655" w:author="Megan Ash" w:date="2026-02-12T15:10:00Z" w16du:dateUtc="2026-02-12T20:10:00Z">
        <w:r w:rsidRPr="00C17238" w:rsidDel="00024424">
          <w:rPr>
            <w:rFonts w:cs="Times New Roman"/>
          </w:rPr>
          <w:delText xml:space="preserve"> the</w:delText>
        </w:r>
      </w:del>
      <w:del w:id="6656" w:author="Megan Ash" w:date="2026-02-12T15:11:00Z" w16du:dateUtc="2026-02-12T20:11:00Z">
        <w:r w:rsidRPr="00C17238" w:rsidDel="00FE4011">
          <w:rPr>
            <w:rFonts w:cs="Times New Roman"/>
          </w:rPr>
          <w:delText xml:space="preserve"> employees have a</w:delText>
        </w:r>
      </w:del>
      <w:ins w:id="6657" w:author="Megan Ash" w:date="2026-02-12T15:11:00Z" w16du:dateUtc="2026-02-12T20:11:00Z">
        <w:r w:rsidR="00FE4011">
          <w:rPr>
            <w:rFonts w:cs="Times New Roman"/>
          </w:rPr>
          <w:t>Employees undertaking</w:t>
        </w:r>
      </w:ins>
      <w:r w:rsidRPr="00C17238">
        <w:rPr>
          <w:rFonts w:cs="Times New Roman"/>
        </w:rPr>
        <w:t xml:space="preserve"> field visit</w:t>
      </w:r>
      <w:ins w:id="6658" w:author="Megan Ash" w:date="2026-02-12T15:11:00Z" w16du:dateUtc="2026-02-12T20:11:00Z">
        <w:r w:rsidR="00FE4011">
          <w:rPr>
            <w:rFonts w:cs="Times New Roman"/>
          </w:rPr>
          <w:t>s</w:t>
        </w:r>
      </w:ins>
      <w:del w:id="6659" w:author="Megan Ash" w:date="2026-02-12T15:11:00Z" w16du:dateUtc="2026-02-12T20:11:00Z">
        <w:r w:rsidRPr="00C17238" w:rsidDel="00D247B4">
          <w:rPr>
            <w:rFonts w:cs="Times New Roman"/>
          </w:rPr>
          <w:delText>,</w:delText>
        </w:r>
      </w:del>
      <w:r w:rsidRPr="00C17238">
        <w:rPr>
          <w:rFonts w:cs="Times New Roman"/>
        </w:rPr>
        <w:t xml:space="preserve"> </w:t>
      </w:r>
      <w:del w:id="6660" w:author="Megan Ash" w:date="2026-02-12T15:11:00Z" w16du:dateUtc="2026-02-12T20:11:00Z">
        <w:r w:rsidRPr="00C17238" w:rsidDel="00FE4011">
          <w:rPr>
            <w:rFonts w:cs="Times New Roman"/>
          </w:rPr>
          <w:delText>it is</w:delText>
        </w:r>
      </w:del>
      <w:ins w:id="6661" w:author="Megan Ash" w:date="2026-02-12T15:12:00Z" w16du:dateUtc="2026-02-12T20:12:00Z">
        <w:r w:rsidR="00D247B4">
          <w:rPr>
            <w:rFonts w:cs="Times New Roman"/>
          </w:rPr>
          <w:t>should</w:t>
        </w:r>
      </w:ins>
      <w:del w:id="6662" w:author="Megan Ash" w:date="2026-02-12T15:12:00Z" w16du:dateUtc="2026-02-12T20:12:00Z">
        <w:r w:rsidRPr="00C17238" w:rsidDel="00D247B4">
          <w:rPr>
            <w:rFonts w:cs="Times New Roman"/>
          </w:rPr>
          <w:delText xml:space="preserve"> recommended </w:delText>
        </w:r>
      </w:del>
      <w:del w:id="6663" w:author="Megan Ash" w:date="2026-02-12T15:11:00Z" w16du:dateUtc="2026-02-12T20:11:00Z">
        <w:r w:rsidRPr="00C17238" w:rsidDel="00FE4011">
          <w:rPr>
            <w:rFonts w:cs="Times New Roman"/>
          </w:rPr>
          <w:delText>that they</w:delText>
        </w:r>
      </w:del>
      <w:r w:rsidRPr="00C17238">
        <w:rPr>
          <w:rFonts w:cs="Times New Roman"/>
        </w:rPr>
        <w:t xml:space="preserve"> take</w:t>
      </w:r>
      <w:ins w:id="6664" w:author="Megan Ash" w:date="2026-02-12T15:11:00Z" w16du:dateUtc="2026-02-12T20:11:00Z">
        <w:r w:rsidR="00D247B4">
          <w:rPr>
            <w:rFonts w:cs="Times New Roman"/>
          </w:rPr>
          <w:t xml:space="preserve"> the location</w:t>
        </w:r>
      </w:ins>
      <w:r w:rsidRPr="00C17238">
        <w:rPr>
          <w:rFonts w:cs="Times New Roman"/>
        </w:rPr>
        <w:t xml:space="preserve"> into account</w:t>
      </w:r>
      <w:del w:id="6665" w:author="Megan Ash" w:date="2026-02-12T15:11:00Z" w16du:dateUtc="2026-02-12T20:11:00Z">
        <w:r w:rsidRPr="00C17238" w:rsidDel="00D247B4">
          <w:rPr>
            <w:rFonts w:cs="Times New Roman"/>
          </w:rPr>
          <w:delText xml:space="preserve"> the location</w:delText>
        </w:r>
      </w:del>
      <w:r w:rsidRPr="00C17238">
        <w:rPr>
          <w:rFonts w:cs="Times New Roman"/>
        </w:rPr>
        <w:t xml:space="preserve"> and</w:t>
      </w:r>
      <w:ins w:id="6666" w:author="Megan Ash" w:date="2026-02-12T15:11:00Z" w16du:dateUtc="2026-02-12T20:11:00Z">
        <w:r w:rsidR="00D247B4">
          <w:rPr>
            <w:rFonts w:cs="Times New Roman"/>
          </w:rPr>
          <w:t xml:space="preserve"> </w:t>
        </w:r>
      </w:ins>
      <w:del w:id="6667" w:author="Megan Ash" w:date="2026-02-12T15:11:00Z" w16du:dateUtc="2026-02-12T20:11:00Z">
        <w:r w:rsidRPr="00C17238" w:rsidDel="00D247B4">
          <w:rPr>
            <w:rFonts w:cs="Times New Roman"/>
          </w:rPr>
          <w:delText xml:space="preserve"> to </w:delText>
        </w:r>
      </w:del>
      <w:r w:rsidRPr="00C17238">
        <w:rPr>
          <w:rFonts w:cs="Times New Roman"/>
        </w:rPr>
        <w:t>dress accordingly. All visits to the US Embassy require formal dress.</w:t>
      </w:r>
    </w:p>
    <w:p w14:paraId="4635765F" w14:textId="1844F0B4" w:rsidR="00527FAB" w:rsidRPr="00C17238" w:rsidRDefault="00527FAB" w:rsidP="00527FAB">
      <w:pPr>
        <w:spacing w:after="120" w:line="360" w:lineRule="auto"/>
        <w:jc w:val="both"/>
        <w:rPr>
          <w:rFonts w:cs="Times New Roman"/>
        </w:rPr>
      </w:pPr>
      <w:r w:rsidRPr="00C17238">
        <w:rPr>
          <w:rFonts w:cs="Times New Roman"/>
        </w:rPr>
        <w:t>Each employee is expected to dress and groom appropriately for the job, presenting a clean and neat appearance.</w:t>
      </w:r>
      <w:r w:rsidR="006308EB" w:rsidRPr="00C17238">
        <w:rPr>
          <w:rFonts w:cs="Times New Roman"/>
        </w:rPr>
        <w:t xml:space="preserve"> </w:t>
      </w:r>
      <w:r w:rsidRPr="00C17238">
        <w:rPr>
          <w:rFonts w:cs="Times New Roman"/>
        </w:rPr>
        <w:t>Attire should promote a businesslike, professional attitude and image in keeping with the employee’s job and overall work environment. Any employee unsure about appropriate attire or grooming should consult with his or her supervisor.</w:t>
      </w:r>
      <w:r w:rsidR="006308EB" w:rsidRPr="00C17238">
        <w:rPr>
          <w:rFonts w:cs="Times New Roman"/>
        </w:rPr>
        <w:t xml:space="preserve"> </w:t>
      </w:r>
      <w:r w:rsidRPr="00C17238">
        <w:rPr>
          <w:rFonts w:cs="Times New Roman"/>
        </w:rPr>
        <w:t>In setting standards for dress and grooming, supervisors will consider exceptions for any religious or similar considerations that are requested.</w:t>
      </w:r>
    </w:p>
    <w:p w14:paraId="0C0AFE3F" w14:textId="66066A40" w:rsidR="00527FAB" w:rsidRDefault="00527FAB" w:rsidP="00527FAB">
      <w:pPr>
        <w:spacing w:after="120" w:line="360" w:lineRule="auto"/>
        <w:jc w:val="both"/>
        <w:rPr>
          <w:rFonts w:cs="Times New Roman"/>
        </w:rPr>
      </w:pPr>
      <w:r w:rsidRPr="00C17238">
        <w:rPr>
          <w:rFonts w:cs="Times New Roman"/>
        </w:rPr>
        <w:t>If an employee’s dress or grooming does not comply with established standards, it will be discussed with the employee and the employee may be sent home for the remainder of the day (without pay) or to change clothes and return to work.</w:t>
      </w:r>
      <w:r w:rsidR="006308EB" w:rsidRPr="00C17238">
        <w:rPr>
          <w:rFonts w:cs="Times New Roman"/>
        </w:rPr>
        <w:t xml:space="preserve"> </w:t>
      </w:r>
      <w:r w:rsidRPr="00C17238">
        <w:rPr>
          <w:rFonts w:cs="Times New Roman"/>
        </w:rPr>
        <w:t>If discussions fail to bring the desired result, the supervisor may initiate disciplinary action.</w:t>
      </w:r>
    </w:p>
    <w:p w14:paraId="110DEC10" w14:textId="6DFD2D1C" w:rsidR="002B1310" w:rsidRPr="00C17238" w:rsidRDefault="00E35AFB" w:rsidP="00605FC8">
      <w:pPr>
        <w:pStyle w:val="Heading3"/>
      </w:pPr>
      <w:bookmarkStart w:id="6668" w:name="_Toc222754742"/>
      <w:commentRangeStart w:id="6669"/>
      <w:r>
        <w:t>11.</w:t>
      </w:r>
      <w:r w:rsidR="001F27F5">
        <w:t>6.1</w:t>
      </w:r>
      <w:r>
        <w:t xml:space="preserve"> </w:t>
      </w:r>
      <w:r w:rsidR="0001541E">
        <w:t>Appearance</w:t>
      </w:r>
      <w:r w:rsidR="002B1310">
        <w:t xml:space="preserve"> and Attire</w:t>
      </w:r>
      <w:bookmarkEnd w:id="6668"/>
      <w:r w:rsidR="002B1310" w:rsidRPr="00C17238">
        <w:t xml:space="preserve"> </w:t>
      </w:r>
      <w:commentRangeEnd w:id="6669"/>
      <w:r w:rsidR="00651F66" w:rsidRPr="00C17238">
        <w:rPr>
          <w:rStyle w:val="CommentReference"/>
          <w:sz w:val="28"/>
          <w:szCs w:val="24"/>
        </w:rPr>
        <w:commentReference w:id="6669"/>
      </w:r>
    </w:p>
    <w:p w14:paraId="5E25EB51" w14:textId="22DDB48A" w:rsidR="002B1310" w:rsidRPr="007E3BF1" w:rsidRDefault="002B1310" w:rsidP="002B1310">
      <w:pPr>
        <w:spacing w:line="360" w:lineRule="auto"/>
        <w:jc w:val="both"/>
        <w:rPr>
          <w:rFonts w:cs="Times New Roman"/>
        </w:rPr>
      </w:pPr>
      <w:r w:rsidRPr="00C17238">
        <w:rPr>
          <w:rFonts w:cs="Times New Roman"/>
        </w:rPr>
        <w:t>Part</w:t>
      </w:r>
      <w:r w:rsidRPr="00AE2838">
        <w:rPr>
          <w:rFonts w:cs="Times New Roman"/>
        </w:rPr>
        <w:t xml:space="preserve">ners </w:t>
      </w:r>
      <w:r w:rsidR="00B8238B">
        <w:rPr>
          <w:rFonts w:cs="Times New Roman"/>
        </w:rPr>
        <w:t>Honduras</w:t>
      </w:r>
      <w:r w:rsidRPr="007E3BF1">
        <w:rPr>
          <w:rFonts w:cs="Times New Roman"/>
        </w:rPr>
        <w:t xml:space="preserve"> strives to maintain a workplace environment that functions well and is free from unnecessary distractions and annoyances. Partners staff members are expected to present a professional, businesslike image to clients, visitors, customers, and the public. Each employee is expected to dress and groom appropriately for the job, presenting a clean and neat appearance and be mindful of natural or artificial scents that could be distracting or irritating to others. Any employee unsure about appropriate attire or grooming should consult with his or her supervisor. In setting standards for dress and grooming, supervisors will consider exceptions for any religious or similar considerations that are requested.</w:t>
      </w:r>
    </w:p>
    <w:p w14:paraId="6FC16388" w14:textId="77777777" w:rsidR="002B1310" w:rsidRPr="007E3BF1" w:rsidRDefault="002B1310" w:rsidP="002B1310">
      <w:pPr>
        <w:spacing w:line="360" w:lineRule="auto"/>
        <w:jc w:val="both"/>
        <w:rPr>
          <w:rFonts w:cs="Times New Roman"/>
        </w:rPr>
      </w:pPr>
      <w:r w:rsidRPr="007E3BF1">
        <w:rPr>
          <w:rFonts w:cs="Times New Roman"/>
        </w:rPr>
        <w:t>Below are a few guidelines for professional appearance:</w:t>
      </w:r>
    </w:p>
    <w:p w14:paraId="691441D4" w14:textId="77777777" w:rsidR="002B1310" w:rsidRPr="007E3BF1" w:rsidRDefault="002B1310" w:rsidP="002B1310">
      <w:pPr>
        <w:pStyle w:val="ListParagraph"/>
        <w:numPr>
          <w:ilvl w:val="0"/>
          <w:numId w:val="230"/>
        </w:numPr>
        <w:spacing w:after="200" w:line="360" w:lineRule="auto"/>
        <w:jc w:val="both"/>
        <w:rPr>
          <w:rFonts w:cs="Times New Roman"/>
        </w:rPr>
      </w:pPr>
      <w:r w:rsidRPr="007E3BF1">
        <w:rPr>
          <w:rFonts w:cs="Times New Roman"/>
        </w:rPr>
        <w:t>All employees should practice common sense rules of neatness, good taste, and comfort.</w:t>
      </w:r>
    </w:p>
    <w:p w14:paraId="492E51BC" w14:textId="77777777" w:rsidR="002B1310" w:rsidRPr="007E3BF1" w:rsidRDefault="002B1310" w:rsidP="002B1310">
      <w:pPr>
        <w:pStyle w:val="ListParagraph"/>
        <w:numPr>
          <w:ilvl w:val="0"/>
          <w:numId w:val="230"/>
        </w:numPr>
        <w:spacing w:after="200" w:line="360" w:lineRule="auto"/>
        <w:jc w:val="both"/>
        <w:rPr>
          <w:rFonts w:cs="Times New Roman"/>
        </w:rPr>
      </w:pPr>
      <w:r w:rsidRPr="007E3BF1">
        <w:rPr>
          <w:rFonts w:cs="Times New Roman"/>
        </w:rPr>
        <w:t xml:space="preserve">The following items are considered inappropriate and generally </w:t>
      </w:r>
      <w:r w:rsidRPr="007E3BF1">
        <w:rPr>
          <w:rFonts w:cs="Times New Roman"/>
          <w:b/>
        </w:rPr>
        <w:t>not permitted at any time</w:t>
      </w:r>
      <w:r w:rsidRPr="007E3BF1">
        <w:rPr>
          <w:rFonts w:cs="Times New Roman"/>
        </w:rPr>
        <w:t>:</w:t>
      </w:r>
    </w:p>
    <w:p w14:paraId="11026C78" w14:textId="77777777" w:rsidR="002B1310" w:rsidRPr="007E3BF1" w:rsidRDefault="002B1310" w:rsidP="002B1310">
      <w:pPr>
        <w:pStyle w:val="ListParagraph"/>
        <w:numPr>
          <w:ilvl w:val="1"/>
          <w:numId w:val="230"/>
        </w:numPr>
        <w:spacing w:after="200" w:line="360" w:lineRule="auto"/>
        <w:rPr>
          <w:rFonts w:cs="Times New Roman"/>
        </w:rPr>
      </w:pPr>
      <w:r w:rsidRPr="007E3BF1">
        <w:rPr>
          <w:rFonts w:cs="Times New Roman"/>
        </w:rPr>
        <w:t>Crop tops or clothing showing midriffs, spaghetti straps</w:t>
      </w:r>
    </w:p>
    <w:p w14:paraId="250802E6"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Shorts</w:t>
      </w:r>
    </w:p>
    <w:p w14:paraId="3F63FA16"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Athletic/exercise attire</w:t>
      </w:r>
    </w:p>
    <w:p w14:paraId="797DF13C"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 xml:space="preserve">Beachwear </w:t>
      </w:r>
    </w:p>
    <w:p w14:paraId="6F9C836E"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Sweatpants</w:t>
      </w:r>
    </w:p>
    <w:p w14:paraId="626AFDE2"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Flip flops</w:t>
      </w:r>
    </w:p>
    <w:p w14:paraId="3D9AA8BC"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Slippers</w:t>
      </w:r>
    </w:p>
    <w:p w14:paraId="714801C5"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 xml:space="preserve">Ripped, frayed, or disheveled clothing, </w:t>
      </w:r>
    </w:p>
    <w:p w14:paraId="7278DBB9" w14:textId="77777777" w:rsidR="002B1310" w:rsidRPr="007E3BF1" w:rsidRDefault="002B1310" w:rsidP="002B1310">
      <w:pPr>
        <w:pStyle w:val="ListParagraph"/>
        <w:numPr>
          <w:ilvl w:val="1"/>
          <w:numId w:val="230"/>
        </w:numPr>
        <w:spacing w:after="200" w:line="360" w:lineRule="auto"/>
        <w:jc w:val="both"/>
        <w:rPr>
          <w:rFonts w:cs="Times New Roman"/>
        </w:rPr>
      </w:pPr>
      <w:r w:rsidRPr="007E3BF1">
        <w:rPr>
          <w:rFonts w:cs="Times New Roman"/>
        </w:rPr>
        <w:t>Garments that are unnecessarily tight or revealing</w:t>
      </w:r>
    </w:p>
    <w:p w14:paraId="21923D79" w14:textId="77777777" w:rsidR="002B1310" w:rsidRPr="007E3BF1" w:rsidRDefault="002B1310" w:rsidP="002B1310">
      <w:pPr>
        <w:pStyle w:val="ListParagraph"/>
        <w:numPr>
          <w:ilvl w:val="0"/>
          <w:numId w:val="230"/>
        </w:numPr>
        <w:spacing w:after="200" w:line="360" w:lineRule="auto"/>
        <w:jc w:val="both"/>
        <w:rPr>
          <w:rFonts w:cs="Times New Roman"/>
        </w:rPr>
      </w:pPr>
      <w:r w:rsidRPr="007E3BF1">
        <w:rPr>
          <w:rFonts w:cs="Times New Roman"/>
          <w:b/>
          <w:bCs/>
        </w:rPr>
        <w:t>Personal appearance</w:t>
      </w:r>
      <w:r w:rsidRPr="007E3BF1">
        <w:rPr>
          <w:rFonts w:cs="Times New Roman"/>
        </w:rPr>
        <w:t xml:space="preserve">: This should include good personal hygiene, including clean, well-groomed hair and facial hair. If wearing perfumes or cologne, please keep it light. Partners reminds employees that they are protected under </w:t>
      </w:r>
      <w:hyperlink w:anchor="_Nondiscrimination/Anti-Harassment_P" w:history="1">
        <w:r w:rsidRPr="007E3BF1">
          <w:rPr>
            <w:rStyle w:val="Hyperlink"/>
            <w:rFonts w:cs="Times New Roman"/>
          </w:rPr>
          <w:t>the CROWN Act</w:t>
        </w:r>
      </w:hyperlink>
      <w:r w:rsidRPr="007E3BF1">
        <w:rPr>
          <w:rFonts w:cs="Times New Roman"/>
        </w:rPr>
        <w:t>, which prohibits race-based hair discrimination. Employees may wear their hair in its natural state or in a manner reflective of their cultural or racial identity.</w:t>
      </w:r>
    </w:p>
    <w:p w14:paraId="024D08C7" w14:textId="77777777" w:rsidR="002B1310" w:rsidRPr="007E3BF1" w:rsidRDefault="002B1310" w:rsidP="002B1310">
      <w:pPr>
        <w:pStyle w:val="ListParagraph"/>
        <w:numPr>
          <w:ilvl w:val="0"/>
          <w:numId w:val="230"/>
        </w:numPr>
        <w:spacing w:after="200" w:line="360" w:lineRule="auto"/>
        <w:jc w:val="both"/>
        <w:rPr>
          <w:rFonts w:cs="Times New Roman"/>
        </w:rPr>
      </w:pPr>
      <w:r w:rsidRPr="007E3BF1">
        <w:rPr>
          <w:rFonts w:cs="Times New Roman"/>
          <w:b/>
          <w:bCs/>
        </w:rPr>
        <w:t>Jeans:</w:t>
      </w:r>
      <w:r w:rsidRPr="007E3BF1">
        <w:rPr>
          <w:rFonts w:cs="Times New Roman"/>
        </w:rPr>
        <w:t xml:space="preserve"> Jeans are allowable on all days (except for external meetings) but must be in good condition. </w:t>
      </w:r>
    </w:p>
    <w:p w14:paraId="60566826" w14:textId="77777777" w:rsidR="002B1310" w:rsidRPr="007E3BF1" w:rsidRDefault="002B1310" w:rsidP="002B1310">
      <w:pPr>
        <w:pStyle w:val="ListParagraph"/>
        <w:numPr>
          <w:ilvl w:val="0"/>
          <w:numId w:val="230"/>
        </w:numPr>
        <w:spacing w:after="200" w:line="360" w:lineRule="auto"/>
        <w:jc w:val="both"/>
        <w:rPr>
          <w:rFonts w:cs="Times New Roman"/>
        </w:rPr>
      </w:pPr>
      <w:r w:rsidRPr="007E3BF1">
        <w:rPr>
          <w:rFonts w:cs="Times New Roman"/>
          <w:b/>
        </w:rPr>
        <w:t>Shoes/Footwear:</w:t>
      </w:r>
      <w:r w:rsidRPr="007E3BF1">
        <w:rPr>
          <w:rFonts w:cs="Times New Roman"/>
        </w:rPr>
        <w:t xml:space="preserve"> Please do not walk with bare feet or socks throughout the office, this does not demonstrate a common sense of neatness. Note that tennis shoes, converse or similar, are allowable on all days (except for external meetings).</w:t>
      </w:r>
    </w:p>
    <w:p w14:paraId="6DE659F0" w14:textId="5890C9A3" w:rsidR="002B1310" w:rsidRPr="007E3BF1" w:rsidRDefault="002B1310" w:rsidP="002B1310">
      <w:pPr>
        <w:pStyle w:val="ListParagraph"/>
        <w:numPr>
          <w:ilvl w:val="0"/>
          <w:numId w:val="230"/>
        </w:numPr>
        <w:spacing w:after="200" w:line="360" w:lineRule="auto"/>
        <w:jc w:val="both"/>
        <w:rPr>
          <w:rFonts w:cs="Times New Roman"/>
        </w:rPr>
      </w:pPr>
      <w:r w:rsidRPr="007E3BF1">
        <w:rPr>
          <w:rFonts w:cs="Times New Roman"/>
          <w:b/>
        </w:rPr>
        <w:t>Business attire:</w:t>
      </w:r>
      <w:r w:rsidRPr="007E3BF1">
        <w:rPr>
          <w:rFonts w:cs="Times New Roman"/>
        </w:rPr>
        <w:t xml:space="preserve"> This includes the following</w:t>
      </w:r>
      <w:ins w:id="6670" w:author="Megan Ash" w:date="2026-02-12T15:14:00Z" w16du:dateUtc="2026-02-12T20:14:00Z">
        <w:r w:rsidR="00D247B4">
          <w:rPr>
            <w:rFonts w:cs="Times New Roman"/>
          </w:rPr>
          <w:t>:</w:t>
        </w:r>
      </w:ins>
      <w:r w:rsidRPr="007E3BF1">
        <w:rPr>
          <w:rFonts w:cs="Times New Roman"/>
        </w:rPr>
        <w:t xml:space="preserve"> dress shirts, ties, tailored sport coats or blazers worn with dress pants, tailored pantsuits, or dress suits, coordinated separates and dress shoes.</w:t>
      </w:r>
    </w:p>
    <w:p w14:paraId="39153EC1" w14:textId="77777777" w:rsidR="002B1310" w:rsidRDefault="002B1310" w:rsidP="002B1310">
      <w:pPr>
        <w:spacing w:line="360" w:lineRule="auto"/>
        <w:jc w:val="both"/>
        <w:rPr>
          <w:rFonts w:cs="Times New Roman"/>
        </w:rPr>
      </w:pPr>
      <w:r w:rsidRPr="007E3BF1">
        <w:rPr>
          <w:rFonts w:cs="Times New Roman"/>
        </w:rPr>
        <w:t xml:space="preserve">All days will be </w:t>
      </w:r>
      <w:commentRangeStart w:id="6671"/>
      <w:r w:rsidRPr="007E3BF1">
        <w:rPr>
          <w:rFonts w:cs="Times New Roman"/>
        </w:rPr>
        <w:t xml:space="preserve">considered casual dress days, </w:t>
      </w:r>
      <w:commentRangeEnd w:id="6671"/>
      <w:r w:rsidR="004963D6" w:rsidRPr="007E3BF1">
        <w:rPr>
          <w:rStyle w:val="CommentReference"/>
          <w:rFonts w:cs="Times New Roman"/>
          <w:sz w:val="24"/>
          <w:szCs w:val="24"/>
        </w:rPr>
        <w:commentReference w:id="6671"/>
      </w:r>
      <w:r w:rsidRPr="007E3BF1">
        <w:rPr>
          <w:rFonts w:cs="Times New Roman"/>
        </w:rPr>
        <w:t xml:space="preserve">unless there is an external meeting, in which case you must wear business casual. In all cases, attire must still meet the above standards. </w:t>
      </w:r>
    </w:p>
    <w:p w14:paraId="7F15419C" w14:textId="77777777" w:rsidR="002B1310" w:rsidRPr="007E3BF1" w:rsidRDefault="002B1310" w:rsidP="002B1310">
      <w:pPr>
        <w:spacing w:line="360" w:lineRule="auto"/>
        <w:jc w:val="both"/>
        <w:rPr>
          <w:rFonts w:cs="Times New Roman"/>
        </w:rPr>
      </w:pPr>
    </w:p>
    <w:p w14:paraId="6D82F328" w14:textId="77777777" w:rsidR="002B1310" w:rsidRPr="007E3BF1" w:rsidRDefault="002B1310" w:rsidP="002B1310">
      <w:pPr>
        <w:spacing w:line="360" w:lineRule="auto"/>
        <w:rPr>
          <w:rFonts w:cs="Times New Roman"/>
        </w:rPr>
      </w:pPr>
      <w:r w:rsidRPr="007E3BF1">
        <w:rPr>
          <w:rFonts w:cs="Times New Roman"/>
          <w:b/>
          <w:bCs/>
          <w:i/>
          <w:iCs/>
        </w:rPr>
        <w:t>Reasonable accommodation of religious beliefs</w:t>
      </w:r>
    </w:p>
    <w:p w14:paraId="53B73E8A" w14:textId="77777777" w:rsidR="002B1310" w:rsidRDefault="002B1310" w:rsidP="002B1310">
      <w:pPr>
        <w:spacing w:line="360" w:lineRule="auto"/>
        <w:jc w:val="both"/>
        <w:rPr>
          <w:rFonts w:cs="Times New Roman"/>
        </w:rPr>
      </w:pPr>
      <w:r w:rsidRPr="007E3BF1">
        <w:rPr>
          <w:rFonts w:cs="Times New Roman"/>
        </w:rPr>
        <w:t>Partners recognizes the importance of individually held religious beliefs to persons within its workforce. Partners will reasonably accommodate a staff member’s religious beliefs in terms of workplace attire unless the accommodation creates an undue hardship. Accommodation of religious beliefs in terms of attire may be difficult in light of safety issues for staff members. Those requesting a workplace attire accommodation based on religious beliefs should be referred to the HR department.</w:t>
      </w:r>
    </w:p>
    <w:p w14:paraId="37E71B76" w14:textId="77777777" w:rsidR="002B1310" w:rsidRPr="007E3BF1" w:rsidRDefault="002B1310" w:rsidP="002B1310">
      <w:pPr>
        <w:spacing w:line="360" w:lineRule="auto"/>
        <w:jc w:val="both"/>
        <w:rPr>
          <w:rFonts w:cs="Times New Roman"/>
        </w:rPr>
      </w:pPr>
    </w:p>
    <w:p w14:paraId="381543DA" w14:textId="77777777" w:rsidR="002B1310" w:rsidRPr="007E3BF1" w:rsidRDefault="002B1310" w:rsidP="002B1310">
      <w:pPr>
        <w:spacing w:line="360" w:lineRule="auto"/>
        <w:rPr>
          <w:rFonts w:cs="Times New Roman"/>
        </w:rPr>
      </w:pPr>
      <w:del w:id="6672" w:author="Megan Ash" w:date="2026-02-12T15:15:00Z" w16du:dateUtc="2026-02-12T20:15:00Z">
        <w:r w:rsidRPr="007E3BF1" w:rsidDel="004963D6">
          <w:rPr>
            <w:rFonts w:cs="Times New Roman"/>
          </w:rPr>
          <w:delText> </w:delText>
        </w:r>
      </w:del>
      <w:r w:rsidRPr="007E3BF1">
        <w:rPr>
          <w:rFonts w:cs="Times New Roman"/>
          <w:b/>
          <w:bCs/>
          <w:i/>
          <w:iCs/>
        </w:rPr>
        <w:t>Addressing workplace attire and hygiene problems</w:t>
      </w:r>
    </w:p>
    <w:p w14:paraId="22D8CEB3" w14:textId="77777777" w:rsidR="002B1310" w:rsidRDefault="002B1310" w:rsidP="002B1310">
      <w:pPr>
        <w:spacing w:line="360" w:lineRule="auto"/>
        <w:jc w:val="both"/>
        <w:rPr>
          <w:rFonts w:cs="Times New Roman"/>
        </w:rPr>
      </w:pPr>
      <w:r w:rsidRPr="007E3BF1">
        <w:rPr>
          <w:rFonts w:cs="Times New Roman"/>
        </w:rPr>
        <w:t xml:space="preserve">Violations of this policy can range from inappropriate clothing items to offensive perfumes and body odor. If an employee’s dress or grooming does not comply with established standards, the supervisor will discuss with the employee, and the employee may be sent home for the remainder of the day (without pay for hourly employees) or to change clothes and return to work. The supervisor may initiate disciplinary action if discussions fail to bring the desired result. </w:t>
      </w:r>
    </w:p>
    <w:p w14:paraId="727E6DF5" w14:textId="77777777" w:rsidR="002B1310" w:rsidRPr="007E3BF1" w:rsidRDefault="002B1310" w:rsidP="002B1310">
      <w:pPr>
        <w:spacing w:line="360" w:lineRule="auto"/>
        <w:jc w:val="both"/>
        <w:rPr>
          <w:rFonts w:cs="Times New Roman"/>
        </w:rPr>
      </w:pPr>
    </w:p>
    <w:p w14:paraId="1F270B25" w14:textId="6E1A4060" w:rsidR="002B1310" w:rsidRPr="00605FC8" w:rsidRDefault="002B1310" w:rsidP="00605FC8">
      <w:pPr>
        <w:spacing w:line="360" w:lineRule="auto"/>
        <w:jc w:val="both"/>
        <w:rPr>
          <w:rFonts w:cs="Times New Roman"/>
          <w:b/>
          <w:bCs/>
        </w:rPr>
      </w:pPr>
      <w:r w:rsidRPr="007E3BF1">
        <w:rPr>
          <w:rFonts w:cs="Times New Roman"/>
          <w:b/>
          <w:bCs/>
        </w:rPr>
        <w:t>If you have any questions regarding this appearance and attire policy, please consult with your supervisor or HR.</w:t>
      </w:r>
    </w:p>
    <w:p w14:paraId="1CC8614C" w14:textId="5B0C9E44" w:rsidR="00527FAB" w:rsidRPr="00C17238" w:rsidRDefault="00651F66" w:rsidP="000E0C98">
      <w:pPr>
        <w:pStyle w:val="Heading2"/>
        <w:numPr>
          <w:ilvl w:val="1"/>
          <w:numId w:val="267"/>
        </w:numPr>
      </w:pPr>
      <w:ins w:id="6673" w:author="Megan Ash" w:date="2026-02-12T15:17:00Z" w16du:dateUtc="2026-02-12T20:17:00Z">
        <w:r>
          <w:t xml:space="preserve"> </w:t>
        </w:r>
      </w:ins>
      <w:bookmarkStart w:id="6674" w:name="_Toc222754743"/>
      <w:r w:rsidR="00527FAB" w:rsidRPr="00C17238">
        <w:t>Communicating Delays</w:t>
      </w:r>
      <w:bookmarkEnd w:id="6674"/>
    </w:p>
    <w:p w14:paraId="4E49731B" w14:textId="793272C8" w:rsidR="00527FAB" w:rsidRPr="00C17238" w:rsidRDefault="00527FAB" w:rsidP="00527FAB">
      <w:pPr>
        <w:spacing w:after="120" w:line="360" w:lineRule="auto"/>
        <w:jc w:val="both"/>
        <w:rPr>
          <w:rFonts w:cs="Times New Roman"/>
          <w:lang w:val="en"/>
        </w:rPr>
      </w:pPr>
      <w:r w:rsidRPr="00C17238">
        <w:rPr>
          <w:rFonts w:cs="Times New Roman"/>
        </w:rPr>
        <w:t xml:space="preserve">If an employee is delayed arriving to work, he/she must notify his/her supervisor with as much advanced notice as possible. </w:t>
      </w:r>
      <w:r w:rsidRPr="00C17238">
        <w:rPr>
          <w:rFonts w:cs="Times New Roman"/>
          <w:lang w:val="en"/>
        </w:rPr>
        <w:t>If the delays become too frequent or occur without notification, the supervisor must address a memo to the FO Director documenting such incidents. If the cumulative delays in work are consecutive or unjustified</w:t>
      </w:r>
      <w:ins w:id="6675" w:author="Megan Ash" w:date="2026-02-12T15:17:00Z" w16du:dateUtc="2026-02-12T20:17:00Z">
        <w:r w:rsidR="00FD0D91">
          <w:rPr>
            <w:rFonts w:cs="Times New Roman"/>
            <w:lang w:val="en"/>
          </w:rPr>
          <w:t>,</w:t>
        </w:r>
      </w:ins>
      <w:r w:rsidRPr="00C17238">
        <w:rPr>
          <w:rFonts w:cs="Times New Roman"/>
          <w:lang w:val="en"/>
        </w:rPr>
        <w:t xml:space="preserve"> Partners </w:t>
      </w:r>
      <w:r w:rsidR="00B8238B">
        <w:rPr>
          <w:rFonts w:cs="Times New Roman"/>
          <w:lang w:val="en"/>
        </w:rPr>
        <w:t>Honduras</w:t>
      </w:r>
      <w:r w:rsidRPr="00C17238">
        <w:rPr>
          <w:rFonts w:cs="Times New Roman"/>
          <w:lang w:val="en"/>
        </w:rPr>
        <w:t xml:space="preserve"> reserves the right to take disciplinary action, up to and including termination..</w:t>
      </w:r>
    </w:p>
    <w:p w14:paraId="647836EE" w14:textId="30E11756" w:rsidR="000F4B3F" w:rsidRPr="003A6D05" w:rsidRDefault="00FD0D91" w:rsidP="000E0C98">
      <w:pPr>
        <w:pStyle w:val="Heading2"/>
        <w:numPr>
          <w:ilvl w:val="1"/>
          <w:numId w:val="267"/>
        </w:numPr>
      </w:pPr>
      <w:bookmarkStart w:id="6676" w:name="_Toc180139460"/>
      <w:bookmarkStart w:id="6677" w:name="_Toc180456713"/>
      <w:bookmarkStart w:id="6678" w:name="_Toc182400697"/>
      <w:bookmarkStart w:id="6679" w:name="_Toc182401366"/>
      <w:bookmarkStart w:id="6680" w:name="_Toc184693807"/>
      <w:bookmarkStart w:id="6681" w:name="_Toc184694253"/>
      <w:bookmarkStart w:id="6682" w:name="_Toc184694699"/>
      <w:bookmarkStart w:id="6683" w:name="_Toc184727579"/>
      <w:bookmarkStart w:id="6684" w:name="_Toc184728724"/>
      <w:bookmarkStart w:id="6685" w:name="_Toc184729179"/>
      <w:bookmarkStart w:id="6686" w:name="_Toc184729792"/>
      <w:bookmarkStart w:id="6687" w:name="_Toc184734810"/>
      <w:bookmarkStart w:id="6688" w:name="_Toc184735261"/>
      <w:bookmarkStart w:id="6689" w:name="_Toc184735712"/>
      <w:bookmarkStart w:id="6690" w:name="_Toc184736161"/>
      <w:bookmarkStart w:id="6691" w:name="_Toc184736603"/>
      <w:bookmarkStart w:id="6692" w:name="_Toc184742031"/>
      <w:bookmarkStart w:id="6693" w:name="_Toc184783585"/>
      <w:bookmarkStart w:id="6694" w:name="_Toc184783962"/>
      <w:bookmarkStart w:id="6695" w:name="_Toc184784339"/>
      <w:bookmarkStart w:id="6696" w:name="_Toc184805997"/>
      <w:bookmarkStart w:id="6697" w:name="_Toc184806382"/>
      <w:bookmarkStart w:id="6698" w:name="_Toc184806920"/>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ins w:id="6699" w:author="Megan Ash" w:date="2026-02-12T15:17:00Z" w16du:dateUtc="2026-02-12T20:17:00Z">
        <w:r>
          <w:t xml:space="preserve"> </w:t>
        </w:r>
      </w:ins>
      <w:bookmarkStart w:id="6700" w:name="_Toc222754744"/>
      <w:r w:rsidR="000F4B3F" w:rsidRPr="003A6D05">
        <w:t>Communicating Absences</w:t>
      </w:r>
      <w:bookmarkEnd w:id="6700"/>
    </w:p>
    <w:p w14:paraId="72E02DB0" w14:textId="77777777" w:rsidR="000F4B3F" w:rsidRPr="00C17238" w:rsidRDefault="000F4B3F" w:rsidP="000F4B3F">
      <w:pPr>
        <w:spacing w:after="120" w:line="360" w:lineRule="auto"/>
        <w:jc w:val="both"/>
        <w:rPr>
          <w:rFonts w:cs="Times New Roman"/>
        </w:rPr>
      </w:pPr>
      <w:r w:rsidRPr="003A6D05">
        <w:rPr>
          <w:rFonts w:cs="Times New Roman"/>
        </w:rPr>
        <w:t>Staff members are required to request approval from their supervisors regarding use of leave or</w:t>
      </w:r>
      <w:r>
        <w:rPr>
          <w:rFonts w:cs="Times New Roman"/>
        </w:rPr>
        <w:t xml:space="preserve"> </w:t>
      </w:r>
      <w:r w:rsidRPr="003A6D05">
        <w:rPr>
          <w:rFonts w:cs="Times New Roman"/>
        </w:rPr>
        <w:t>other absences with as much notice as possible, following the protocols below. Simply alerting your</w:t>
      </w:r>
      <w:r>
        <w:rPr>
          <w:rFonts w:cs="Times New Roman"/>
        </w:rPr>
        <w:t xml:space="preserve"> </w:t>
      </w:r>
      <w:r w:rsidRPr="003A6D05">
        <w:rPr>
          <w:rFonts w:cs="Times New Roman"/>
        </w:rPr>
        <w:t>supervisor that you will be “out of the office” is not sufficient.</w:t>
      </w:r>
    </w:p>
    <w:p w14:paraId="1D45A1FD" w14:textId="2723B3F3" w:rsidR="000F4B3F" w:rsidRPr="0078237E" w:rsidRDefault="000F4B3F" w:rsidP="000F4B3F">
      <w:pPr>
        <w:spacing w:after="120" w:line="360" w:lineRule="auto"/>
        <w:jc w:val="both"/>
        <w:rPr>
          <w:rFonts w:cs="Times New Roman"/>
        </w:rPr>
      </w:pPr>
      <w:r w:rsidRPr="0078237E">
        <w:rPr>
          <w:rFonts w:cs="Times New Roman"/>
        </w:rPr>
        <w:t xml:space="preserve">If employees will be out of the office for two (2) days or longer, they must notify all </w:t>
      </w:r>
      <w:r w:rsidR="00AF55ED">
        <w:rPr>
          <w:rFonts w:cs="Times New Roman"/>
        </w:rPr>
        <w:t xml:space="preserve">office </w:t>
      </w:r>
      <w:r w:rsidR="00BB7EBE">
        <w:rPr>
          <w:rFonts w:cs="Times New Roman"/>
        </w:rPr>
        <w:t xml:space="preserve">field </w:t>
      </w:r>
      <w:r w:rsidRPr="0078237E">
        <w:rPr>
          <w:rFonts w:cs="Times New Roman"/>
        </w:rPr>
        <w:t>staff via email at</w:t>
      </w:r>
      <w:r>
        <w:rPr>
          <w:rFonts w:cs="Times New Roman"/>
        </w:rPr>
        <w:t xml:space="preserve"> </w:t>
      </w:r>
      <w:r w:rsidRPr="0078237E">
        <w:rPr>
          <w:rFonts w:cs="Times New Roman"/>
        </w:rPr>
        <w:t>last three (3) business day prior. The email must contain the following:</w:t>
      </w:r>
    </w:p>
    <w:p w14:paraId="136433DD" w14:textId="77777777" w:rsidR="000F4B3F" w:rsidRPr="0078237E" w:rsidRDefault="000F4B3F" w:rsidP="000F4B3F">
      <w:pPr>
        <w:pStyle w:val="ListParagraph"/>
        <w:numPr>
          <w:ilvl w:val="0"/>
          <w:numId w:val="53"/>
        </w:numPr>
        <w:spacing w:after="120" w:line="360" w:lineRule="auto"/>
        <w:jc w:val="both"/>
        <w:rPr>
          <w:rFonts w:cs="Times New Roman"/>
        </w:rPr>
      </w:pPr>
      <w:r w:rsidRPr="0078237E">
        <w:rPr>
          <w:rFonts w:cs="Times New Roman"/>
        </w:rPr>
        <w:t>Dates the employee will be out of office</w:t>
      </w:r>
    </w:p>
    <w:p w14:paraId="06266DAB" w14:textId="77777777" w:rsidR="000F4B3F" w:rsidRPr="0078237E" w:rsidRDefault="000F4B3F" w:rsidP="000F4B3F">
      <w:pPr>
        <w:pStyle w:val="ListParagraph"/>
        <w:numPr>
          <w:ilvl w:val="0"/>
          <w:numId w:val="53"/>
        </w:numPr>
        <w:spacing w:after="120" w:line="360" w:lineRule="auto"/>
        <w:jc w:val="both"/>
        <w:rPr>
          <w:rFonts w:cs="Times New Roman"/>
        </w:rPr>
      </w:pPr>
      <w:r w:rsidRPr="0078237E">
        <w:rPr>
          <w:rFonts w:cs="Times New Roman"/>
        </w:rPr>
        <w:t>Date they will be back to the office</w:t>
      </w:r>
    </w:p>
    <w:p w14:paraId="0B49FE6F" w14:textId="77777777" w:rsidR="000F4B3F" w:rsidRPr="0078237E" w:rsidRDefault="000F4B3F" w:rsidP="000F4B3F">
      <w:pPr>
        <w:pStyle w:val="ListParagraph"/>
        <w:numPr>
          <w:ilvl w:val="0"/>
          <w:numId w:val="53"/>
        </w:numPr>
        <w:spacing w:after="120" w:line="360" w:lineRule="auto"/>
        <w:jc w:val="both"/>
        <w:rPr>
          <w:rFonts w:cs="Times New Roman"/>
        </w:rPr>
      </w:pPr>
      <w:r w:rsidRPr="0078237E">
        <w:rPr>
          <w:rFonts w:cs="Times New Roman"/>
        </w:rPr>
        <w:t>Provide alternative points of contacts for urgent matters</w:t>
      </w:r>
    </w:p>
    <w:p w14:paraId="30B29C7A" w14:textId="77777777" w:rsidR="000F4B3F" w:rsidRDefault="000F4B3F" w:rsidP="000F4B3F">
      <w:pPr>
        <w:pStyle w:val="ListParagraph"/>
        <w:numPr>
          <w:ilvl w:val="0"/>
          <w:numId w:val="53"/>
        </w:numPr>
        <w:spacing w:after="120" w:line="360" w:lineRule="auto"/>
        <w:jc w:val="both"/>
        <w:rPr>
          <w:rFonts w:cs="Times New Roman"/>
        </w:rPr>
      </w:pPr>
      <w:r w:rsidRPr="0078237E">
        <w:rPr>
          <w:rFonts w:cs="Times New Roman"/>
        </w:rPr>
        <w:t>For positions of management, delegation responsibility and signature authority</w:t>
      </w:r>
    </w:p>
    <w:p w14:paraId="5B2D169F" w14:textId="2CDB2ACD" w:rsidR="00A46B4B" w:rsidRPr="00C17238" w:rsidRDefault="00A46B4B" w:rsidP="00A46B4B">
      <w:pPr>
        <w:spacing w:after="120" w:line="360" w:lineRule="auto"/>
        <w:jc w:val="both"/>
        <w:rPr>
          <w:rFonts w:cs="Times New Roman"/>
        </w:rPr>
      </w:pPr>
      <w:r w:rsidRPr="350FBAC0">
        <w:rPr>
          <w:rFonts w:cs="Times New Roman"/>
        </w:rPr>
        <w:t xml:space="preserve">The FO Director of Partners </w:t>
      </w:r>
      <w:r w:rsidR="00B8238B">
        <w:rPr>
          <w:rFonts w:cs="Times New Roman"/>
        </w:rPr>
        <w:t>Honduras</w:t>
      </w:r>
      <w:r w:rsidRPr="350FBAC0">
        <w:rPr>
          <w:rFonts w:cs="Times New Roman"/>
        </w:rPr>
        <w:t xml:space="preserve"> may terminate the employment agreement of any employee who is absent from his/her workstation five (5) consecutive days without authorization and without just cause. </w:t>
      </w:r>
      <w:r w:rsidR="002D5A7A">
        <w:rPr>
          <w:rFonts w:cs="Times New Roman"/>
        </w:rPr>
        <w:t>A</w:t>
      </w:r>
      <w:r w:rsidRPr="350FBAC0">
        <w:rPr>
          <w:rFonts w:cs="Times New Roman"/>
        </w:rPr>
        <w:t>ny employee who is absent from work for five (5) consecutive days without notice or justification is automatically considered as resigning from his/her position.</w:t>
      </w:r>
    </w:p>
    <w:p w14:paraId="07802908" w14:textId="5E2AB388" w:rsidR="00A46B4B" w:rsidRDefault="00A46B4B" w:rsidP="00527FAB">
      <w:pPr>
        <w:spacing w:after="120" w:line="360" w:lineRule="auto"/>
        <w:jc w:val="both"/>
        <w:rPr>
          <w:rFonts w:cs="Times New Roman"/>
        </w:rPr>
      </w:pPr>
      <w:r w:rsidRPr="350FBAC0">
        <w:rPr>
          <w:rFonts w:cs="Times New Roman"/>
        </w:rPr>
        <w:t>An employee who wishes to be delayed or absent for a valid personal or professional reason during working hours</w:t>
      </w:r>
      <w:del w:id="6701" w:author="Megan Ash" w:date="2026-02-12T15:18:00Z" w16du:dateUtc="2026-02-12T20:18:00Z">
        <w:r w:rsidRPr="350FBAC0" w:rsidDel="00FD0D91">
          <w:rPr>
            <w:rFonts w:cs="Times New Roman"/>
          </w:rPr>
          <w:delText>,</w:delText>
        </w:r>
      </w:del>
      <w:r w:rsidRPr="350FBAC0">
        <w:rPr>
          <w:rFonts w:cs="Times New Roman"/>
        </w:rPr>
        <w:t xml:space="preserve"> must first seek and obtain the authorization of his/her immediate supervisor.</w:t>
      </w:r>
    </w:p>
    <w:p w14:paraId="0797C0AB" w14:textId="42DCCE66" w:rsidR="004C3A48" w:rsidRPr="00C17238" w:rsidRDefault="004C3A48" w:rsidP="000E0C98">
      <w:pPr>
        <w:pStyle w:val="Heading2"/>
        <w:numPr>
          <w:ilvl w:val="1"/>
          <w:numId w:val="267"/>
        </w:numPr>
      </w:pPr>
      <w:bookmarkStart w:id="6702" w:name="_Toc222754745"/>
      <w:r>
        <w:t>Personal Relationships</w:t>
      </w:r>
      <w:bookmarkEnd w:id="6702"/>
    </w:p>
    <w:p w14:paraId="605A2827" w14:textId="747A0436" w:rsidR="00E253EF" w:rsidRPr="00E253EF" w:rsidRDefault="00E253EF" w:rsidP="00E253EF">
      <w:pPr>
        <w:spacing w:after="120" w:line="360" w:lineRule="auto"/>
        <w:jc w:val="both"/>
        <w:rPr>
          <w:rFonts w:cs="Times New Roman"/>
        </w:rPr>
      </w:pPr>
      <w:r w:rsidRPr="00E253EF">
        <w:rPr>
          <w:rFonts w:cs="Times New Roman"/>
          <w:lang w:val="en"/>
        </w:rPr>
        <w:t xml:space="preserve">An employee who is involved in a personal relationship with another employee may not occupy a position in the same department as, work directly for, or supervise the employee with whom he or she is involved. Partners reserves the right to take prompt action if an actual or potential conflict of interest arises concerning individuals who occupy positions at any level (higher or lower) in the same line of authority that may affect business or employment decisions. Supervisors are strictly prohibited from dating subordinates and may be disciplined for such actions, up to and including termination. </w:t>
      </w:r>
    </w:p>
    <w:p w14:paraId="7DC338CE" w14:textId="07766847" w:rsidR="00E253EF" w:rsidRPr="00E253EF" w:rsidRDefault="00E253EF" w:rsidP="00E253EF">
      <w:pPr>
        <w:spacing w:after="120" w:line="360" w:lineRule="auto"/>
        <w:jc w:val="both"/>
        <w:rPr>
          <w:rFonts w:cs="Times New Roman"/>
        </w:rPr>
      </w:pPr>
      <w:r w:rsidRPr="00E253EF">
        <w:rPr>
          <w:rFonts w:cs="Times New Roman"/>
          <w:lang w:val="en"/>
        </w:rPr>
        <w:t xml:space="preserve">When a conflict or the potential for conflict arises due to a personal relationship between employees, even if there is no line of authority or reporting involved, the employees may be separated by reassignment or terminated from employment. If such personal relationship is established after employment, it is the responsibility and obligation of the employees involved to disclose the existence of the relationship to their supervisor or management. Any employees concerned about others’ possibly inappropriate relationships should report it to their supervisor. </w:t>
      </w:r>
    </w:p>
    <w:p w14:paraId="120BF1BB" w14:textId="7F5F84FA" w:rsidR="004C3A48" w:rsidRPr="00C17238" w:rsidRDefault="00E253EF" w:rsidP="00E253EF">
      <w:pPr>
        <w:spacing w:after="120" w:line="360" w:lineRule="auto"/>
        <w:jc w:val="both"/>
        <w:rPr>
          <w:rFonts w:cs="Times New Roman"/>
        </w:rPr>
      </w:pPr>
      <w:r w:rsidRPr="00E253EF">
        <w:rPr>
          <w:rFonts w:cs="Times New Roman"/>
          <w:lang w:val="en"/>
        </w:rPr>
        <w:t>When a conflict or a potential for conflict arises because of a relationship, the individuals concerned may be given the opportunity to decide who is to be transferred to another position or terminated if no position is available. Ultimately, management will decide who is to be transferred or, if necessary, terminated from employment based on a neutral factor such as seniority</w:t>
      </w:r>
      <w:ins w:id="6703" w:author="Megan Ash" w:date="2026-02-12T15:20:00Z" w16du:dateUtc="2026-02-12T20:20:00Z">
        <w:r w:rsidR="000A333C">
          <w:rPr>
            <w:rFonts w:cs="Times New Roman"/>
            <w:lang w:val="en"/>
          </w:rPr>
          <w:t xml:space="preserve">. </w:t>
        </w:r>
      </w:ins>
    </w:p>
    <w:p w14:paraId="255301CC" w14:textId="1331B9A1" w:rsidR="006E113C" w:rsidRPr="00C17238" w:rsidRDefault="007A46C8" w:rsidP="000E0C98">
      <w:pPr>
        <w:pStyle w:val="Heading2"/>
        <w:numPr>
          <w:ilvl w:val="1"/>
          <w:numId w:val="267"/>
        </w:numPr>
      </w:pPr>
      <w:r>
        <w:t xml:space="preserve"> </w:t>
      </w:r>
      <w:bookmarkStart w:id="6704" w:name="_Toc222754746"/>
      <w:commentRangeStart w:id="6705"/>
      <w:r w:rsidR="009A7884">
        <w:t>Conflict Workplace Resolution Procedure</w:t>
      </w:r>
      <w:bookmarkEnd w:id="6704"/>
      <w:commentRangeEnd w:id="6705"/>
      <w:r w:rsidRPr="00C17238">
        <w:rPr>
          <w:rStyle w:val="CommentReference"/>
          <w:sz w:val="32"/>
          <w:szCs w:val="26"/>
        </w:rPr>
        <w:commentReference w:id="6705"/>
      </w:r>
    </w:p>
    <w:p w14:paraId="1080791A" w14:textId="1D0EB679" w:rsidR="00874DD4" w:rsidRPr="00C17238" w:rsidRDefault="00B82EAA" w:rsidP="00B82EAA">
      <w:pPr>
        <w:spacing w:line="360" w:lineRule="auto"/>
        <w:jc w:val="both"/>
        <w:rPr>
          <w:rFonts w:cs="Times New Roman"/>
          <w:lang w:val="en"/>
        </w:rPr>
      </w:pPr>
      <w:r w:rsidRPr="00C17238">
        <w:rPr>
          <w:rFonts w:cs="Times New Roman"/>
          <w:lang w:val="en"/>
        </w:rPr>
        <w:t xml:space="preserve">Partners </w:t>
      </w:r>
      <w:r w:rsidR="00B8238B">
        <w:rPr>
          <w:rFonts w:cs="Times New Roman"/>
          <w:lang w:val="en"/>
        </w:rPr>
        <w:t>Honduras</w:t>
      </w:r>
      <w:r w:rsidR="00874DD4" w:rsidRPr="00C17238">
        <w:rPr>
          <w:rFonts w:cs="Times New Roman"/>
          <w:lang w:val="en"/>
        </w:rPr>
        <w:t xml:space="preserve"> makes a good faith effort in providing a pleasant and a satisfying work</w:t>
      </w:r>
      <w:r w:rsidRPr="00C17238">
        <w:rPr>
          <w:rFonts w:cs="Times New Roman"/>
          <w:lang w:val="en"/>
        </w:rPr>
        <w:t xml:space="preserve"> </w:t>
      </w:r>
      <w:r w:rsidR="00874DD4" w:rsidRPr="00C17238">
        <w:rPr>
          <w:rFonts w:cs="Times New Roman"/>
          <w:lang w:val="en"/>
        </w:rPr>
        <w:t xml:space="preserve">environment. </w:t>
      </w:r>
      <w:r w:rsidRPr="00C17238">
        <w:rPr>
          <w:rFonts w:cs="Times New Roman"/>
          <w:lang w:val="en"/>
        </w:rPr>
        <w:t xml:space="preserve">Partners </w:t>
      </w:r>
      <w:r w:rsidR="00B8238B">
        <w:rPr>
          <w:rFonts w:cs="Times New Roman"/>
          <w:lang w:val="en"/>
        </w:rPr>
        <w:t>Honduras</w:t>
      </w:r>
      <w:r w:rsidRPr="00C17238">
        <w:rPr>
          <w:rFonts w:cs="Times New Roman"/>
          <w:lang w:val="en"/>
        </w:rPr>
        <w:t xml:space="preserve"> </w:t>
      </w:r>
      <w:r w:rsidR="00874DD4" w:rsidRPr="00C17238">
        <w:rPr>
          <w:rFonts w:cs="Times New Roman"/>
          <w:lang w:val="en"/>
        </w:rPr>
        <w:t xml:space="preserve">supports an “open door policy” which encourages open, two-way communication, </w:t>
      </w:r>
      <w:r w:rsidR="00B35036" w:rsidRPr="00C17238">
        <w:rPr>
          <w:rFonts w:cs="Times New Roman"/>
          <w:lang w:val="en"/>
        </w:rPr>
        <w:t>feedback,</w:t>
      </w:r>
      <w:r w:rsidR="00874DD4" w:rsidRPr="00C17238">
        <w:rPr>
          <w:rFonts w:cs="Times New Roman"/>
          <w:lang w:val="en"/>
        </w:rPr>
        <w:t xml:space="preserve"> and discussion about any matter of importance to an employee and resolving the matter promptly and responsibly.</w:t>
      </w:r>
    </w:p>
    <w:p w14:paraId="090D00E3" w14:textId="77777777" w:rsidR="00B35036" w:rsidRPr="00C17238" w:rsidRDefault="00B35036" w:rsidP="00B82EAA">
      <w:pPr>
        <w:spacing w:line="360" w:lineRule="auto"/>
        <w:jc w:val="both"/>
        <w:rPr>
          <w:rFonts w:cs="Times New Roman"/>
          <w:lang w:val="en"/>
        </w:rPr>
      </w:pPr>
    </w:p>
    <w:p w14:paraId="2BB2939E" w14:textId="3033AC9F" w:rsidR="00874DD4" w:rsidRPr="00C17238" w:rsidRDefault="00874DD4" w:rsidP="00B82EAA">
      <w:pPr>
        <w:spacing w:line="360" w:lineRule="auto"/>
        <w:jc w:val="both"/>
        <w:rPr>
          <w:rFonts w:cs="Times New Roman"/>
        </w:rPr>
      </w:pPr>
      <w:r w:rsidRPr="350FBAC0">
        <w:rPr>
          <w:rFonts w:cs="Times New Roman"/>
        </w:rPr>
        <w:t xml:space="preserve">The initial step is for the employee to discuss any concerns or challenges with his/her immediate supervisor. The matter should be brought to the supervisor within five (5) business days of the incident, and employee should give the supervisor reasonable </w:t>
      </w:r>
      <w:del w:id="6706" w:author="Megan Ash" w:date="2026-02-12T15:21:00Z" w16du:dateUtc="2026-02-12T20:21:00Z">
        <w:r w:rsidRPr="350FBAC0" w:rsidDel="000A333C">
          <w:rPr>
            <w:rFonts w:cs="Times New Roman"/>
          </w:rPr>
          <w:delText xml:space="preserve">enough </w:delText>
        </w:r>
      </w:del>
      <w:r w:rsidRPr="350FBAC0">
        <w:rPr>
          <w:rFonts w:cs="Times New Roman"/>
        </w:rPr>
        <w:t xml:space="preserve">time to get back with them. After considering the supervisor's response, should the employee not feel that the problem is satisfactorily resolved, or if the nature of the problem has precluded a discussion with the supervisor, the employee may refer the problem to the FO Director or his/her designee. The FO Director will meet with the employee promptly. Except in cases requiring further inquiry, the FO Director will reply to the staff member within two weeks of the meeting. The FO Director will save a copy of the reply in the personnel file. An employee who deems the FO Director’s response unsatisfactory may refer the matter to </w:t>
      </w:r>
      <w:del w:id="6707" w:author="Megan Ash" w:date="2026-02-12T15:21:00Z" w16du:dateUtc="2026-02-12T20:21:00Z">
        <w:r w:rsidRPr="350FBAC0" w:rsidDel="000A333C">
          <w:rPr>
            <w:rFonts w:cs="Times New Roman"/>
          </w:rPr>
          <w:delText xml:space="preserve">the </w:delText>
        </w:r>
      </w:del>
      <w:r w:rsidR="0088660E" w:rsidRPr="350FBAC0">
        <w:rPr>
          <w:rFonts w:cs="Times New Roman"/>
        </w:rPr>
        <w:t>Partner</w:t>
      </w:r>
      <w:ins w:id="6708" w:author="Megan Ash" w:date="2026-02-12T15:21:00Z" w16du:dateUtc="2026-02-12T20:21:00Z">
        <w:r w:rsidR="000A333C">
          <w:rPr>
            <w:rFonts w:cs="Times New Roman"/>
          </w:rPr>
          <w:t>s</w:t>
        </w:r>
      </w:ins>
      <w:r w:rsidR="0088660E" w:rsidRPr="350FBAC0">
        <w:rPr>
          <w:rFonts w:cs="Times New Roman"/>
        </w:rPr>
        <w:t xml:space="preserve"> HQ</w:t>
      </w:r>
      <w:r w:rsidRPr="350FBAC0">
        <w:rPr>
          <w:rFonts w:cs="Times New Roman"/>
        </w:rPr>
        <w:t xml:space="preserve"> staff as a final resort. In the interests of amicable working relations, however, </w:t>
      </w:r>
      <w:r w:rsidR="0088660E" w:rsidRPr="350FBAC0">
        <w:rPr>
          <w:rFonts w:cs="Times New Roman"/>
        </w:rPr>
        <w:t xml:space="preserve">Partners </w:t>
      </w:r>
      <w:r w:rsidR="00B8238B">
        <w:rPr>
          <w:rFonts w:cs="Times New Roman"/>
        </w:rPr>
        <w:t>Honduras</w:t>
      </w:r>
      <w:r w:rsidR="0088660E" w:rsidRPr="350FBAC0">
        <w:rPr>
          <w:rFonts w:cs="Times New Roman"/>
        </w:rPr>
        <w:t xml:space="preserve"> </w:t>
      </w:r>
      <w:r w:rsidRPr="350FBAC0">
        <w:rPr>
          <w:rFonts w:cs="Times New Roman"/>
        </w:rPr>
        <w:t xml:space="preserve">prefers that employees keep problems internal to the project and suppress under any circumstance, the possibility to express personal or professional concerns to the </w:t>
      </w:r>
      <w:r w:rsidR="0088660E" w:rsidRPr="350FBAC0">
        <w:rPr>
          <w:rFonts w:cs="Times New Roman"/>
        </w:rPr>
        <w:t>project’s donor</w:t>
      </w:r>
      <w:r w:rsidRPr="350FBAC0">
        <w:rPr>
          <w:rFonts w:cs="Times New Roman"/>
        </w:rPr>
        <w:t>.</w:t>
      </w:r>
    </w:p>
    <w:p w14:paraId="7EEF17A0" w14:textId="77777777" w:rsidR="0088660E" w:rsidRPr="00C17238" w:rsidRDefault="0088660E" w:rsidP="00B82EAA">
      <w:pPr>
        <w:spacing w:line="360" w:lineRule="auto"/>
        <w:jc w:val="both"/>
        <w:rPr>
          <w:rFonts w:cs="Times New Roman"/>
          <w:lang w:val="en"/>
        </w:rPr>
      </w:pPr>
    </w:p>
    <w:p w14:paraId="0606D023" w14:textId="34564AD0" w:rsidR="00AE198D" w:rsidRPr="00C17238" w:rsidRDefault="00874DD4" w:rsidP="00B82EAA">
      <w:pPr>
        <w:spacing w:line="360" w:lineRule="auto"/>
        <w:jc w:val="both"/>
        <w:rPr>
          <w:rFonts w:cs="Times New Roman"/>
        </w:rPr>
      </w:pPr>
      <w:r w:rsidRPr="350FBAC0">
        <w:rPr>
          <w:rFonts w:cs="Times New Roman"/>
        </w:rPr>
        <w:t>The employee should request a meeting with the Vice</w:t>
      </w:r>
      <w:r w:rsidR="0088660E" w:rsidRPr="350FBAC0">
        <w:rPr>
          <w:rFonts w:cs="Times New Roman"/>
        </w:rPr>
        <w:t xml:space="preserve"> P</w:t>
      </w:r>
      <w:r w:rsidRPr="350FBAC0">
        <w:rPr>
          <w:rFonts w:cs="Times New Roman"/>
        </w:rPr>
        <w:t xml:space="preserve">resident or designee in writing and clearly state the reason for the meeting. Unless the employee specifically requests confidentiality, his/her supervisor/FO Director is expected to attend any meeting with higher management. The employee may choose to communicate verbally, especially if access to a computer is not available. The </w:t>
      </w:r>
      <w:r w:rsidR="00B82EAA" w:rsidRPr="350FBAC0">
        <w:rPr>
          <w:rFonts w:cs="Times New Roman"/>
        </w:rPr>
        <w:t>Vice President</w:t>
      </w:r>
      <w:r w:rsidRPr="350FBAC0">
        <w:rPr>
          <w:rFonts w:cs="Times New Roman"/>
        </w:rPr>
        <w:t xml:space="preserve"> or designee will clearly describe the action taken to address the employee's concerns.</w:t>
      </w:r>
    </w:p>
    <w:p w14:paraId="3E04900D" w14:textId="4904FE8E" w:rsidR="009A190C" w:rsidDel="008212F9" w:rsidRDefault="009A190C">
      <w:pPr>
        <w:spacing w:line="360" w:lineRule="auto"/>
        <w:jc w:val="both"/>
        <w:rPr>
          <w:del w:id="6709" w:author="Megan Ash" w:date="2026-02-26T11:29:00Z" w16du:dateUtc="2026-02-26T16:29:00Z"/>
        </w:rPr>
      </w:pPr>
      <w:commentRangeStart w:id="6710"/>
    </w:p>
    <w:p w14:paraId="4FC384D4" w14:textId="0EC7DF7C" w:rsidR="002B1310" w:rsidDel="008212F9" w:rsidRDefault="009A190C" w:rsidP="00605FC8">
      <w:pPr>
        <w:spacing w:line="360" w:lineRule="auto"/>
        <w:jc w:val="both"/>
        <w:rPr>
          <w:del w:id="6711" w:author="Megan Ash" w:date="2026-02-26T11:29:00Z" w16du:dateUtc="2026-02-26T16:29:00Z"/>
          <w:rFonts w:cs="Times New Roman"/>
        </w:rPr>
      </w:pPr>
      <w:del w:id="6712" w:author="Megan Ash" w:date="2026-02-26T11:29:00Z" w16du:dateUtc="2026-02-26T16:29:00Z">
        <w:r w:rsidDel="008212F9">
          <w:delText xml:space="preserve">In accordance with </w:delText>
        </w:r>
      </w:del>
      <w:del w:id="6713" w:author="Megan Ash" w:date="2026-02-12T15:22:00Z" w16du:dateUtc="2026-02-12T20:22:00Z">
        <w:r w:rsidDel="000A333C">
          <w:delText>a</w:delText>
        </w:r>
        <w:r w:rsidR="00AE198D" w:rsidRPr="00AE198D" w:rsidDel="000A333C">
          <w:delText xml:space="preserve">rticle </w:delText>
        </w:r>
      </w:del>
      <w:del w:id="6714" w:author="Megan Ash" w:date="2026-02-26T11:29:00Z" w16du:dateUtc="2026-02-26T16:29:00Z">
        <w:r w:rsidR="00AE198D" w:rsidRPr="00AE198D" w:rsidDel="008212F9">
          <w:delText>339</w:delText>
        </w:r>
        <w:r w:rsidDel="008212F9">
          <w:delText>, the d</w:delText>
        </w:r>
        <w:r w:rsidR="00AE198D" w:rsidRPr="00AE198D" w:rsidDel="008212F9">
          <w:delText xml:space="preserve">uration of </w:delText>
        </w:r>
      </w:del>
      <w:del w:id="6715" w:author="Megan Ash" w:date="2026-02-12T15:23:00Z" w16du:dateUtc="2026-02-12T20:23:00Z">
        <w:r w:rsidR="00AE198D" w:rsidRPr="00AE198D" w:rsidDel="000A333C">
          <w:delText>the</w:delText>
        </w:r>
      </w:del>
      <w:del w:id="6716" w:author="Megan Ash" w:date="2026-02-26T11:29:00Z" w16du:dateUtc="2026-02-26T16:29:00Z">
        <w:r w:rsidR="00AE198D" w:rsidRPr="00AE198D" w:rsidDel="008212F9">
          <w:delText xml:space="preserve"> conciliation attempt </w:delText>
        </w:r>
      </w:del>
      <w:del w:id="6717" w:author="Megan Ash" w:date="2026-02-12T15:23:00Z" w16du:dateUtc="2026-02-12T20:23:00Z">
        <w:r w:rsidDel="000A333C">
          <w:delText>in any</w:delText>
        </w:r>
        <w:r w:rsidR="00AE198D" w:rsidRPr="00AE198D" w:rsidDel="000A333C">
          <w:delText xml:space="preserve"> case </w:delText>
        </w:r>
      </w:del>
      <w:del w:id="6718" w:author="Megan Ash" w:date="2026-02-26T11:29:00Z" w16du:dateUtc="2026-02-26T16:29:00Z">
        <w:r w:rsidR="00AE198D" w:rsidRPr="00AE198D" w:rsidDel="008212F9">
          <w:delText>may</w:delText>
        </w:r>
        <w:r w:rsidDel="008212F9">
          <w:delText xml:space="preserve"> not</w:delText>
        </w:r>
        <w:r w:rsidR="00AE198D" w:rsidRPr="00AE198D" w:rsidDel="008212F9">
          <w:delText xml:space="preserve"> exceed thirty </w:delText>
        </w:r>
        <w:r w:rsidDel="008212F9">
          <w:delText xml:space="preserve">(30) </w:delText>
        </w:r>
        <w:r w:rsidR="00AE198D" w:rsidRPr="00AE198D" w:rsidDel="008212F9">
          <w:delText xml:space="preserve">days from the date of the parties' meeting. </w:delText>
        </w:r>
        <w:r w:rsidR="00A77DBB" w:rsidDel="008212F9">
          <w:delText>If the parties do not reach an agreement within this period, the conciliator must draw up the minutes of non-conciliation</w:delText>
        </w:r>
        <w:r w:rsidDel="008212F9">
          <w:delText>.</w:delText>
        </w:r>
        <w:commentRangeEnd w:id="6710"/>
        <w:r w:rsidR="00DF1CEA" w:rsidDel="008212F9">
          <w:rPr>
            <w:rStyle w:val="CommentReference"/>
            <w:rFonts w:cs="Times New Roman"/>
            <w:sz w:val="24"/>
            <w:szCs w:val="24"/>
          </w:rPr>
          <w:commentReference w:id="6710"/>
        </w:r>
      </w:del>
    </w:p>
    <w:p w14:paraId="1ACB9B19" w14:textId="24D55856" w:rsidR="002B1310" w:rsidRPr="00C17238" w:rsidRDefault="00CB1A44" w:rsidP="000E0C98">
      <w:pPr>
        <w:pStyle w:val="Heading2"/>
        <w:numPr>
          <w:ilvl w:val="1"/>
          <w:numId w:val="267"/>
        </w:numPr>
      </w:pPr>
      <w:del w:id="6719" w:author="Megan Ash" w:date="2026-02-26T11:29:00Z" w16du:dateUtc="2026-02-26T16:29:00Z">
        <w:r w:rsidDel="008212F9">
          <w:delText xml:space="preserve"> </w:delText>
        </w:r>
      </w:del>
      <w:bookmarkStart w:id="6720" w:name="_Toc222754747"/>
      <w:r w:rsidR="002B1310">
        <w:t>Dispute Resolution</w:t>
      </w:r>
      <w:bookmarkEnd w:id="6720"/>
      <w:r w:rsidR="002B1310" w:rsidRPr="00C17238">
        <w:t xml:space="preserve"> </w:t>
      </w:r>
    </w:p>
    <w:p w14:paraId="1009DF02" w14:textId="77777777" w:rsidR="002B1310" w:rsidRPr="007E3BF1" w:rsidRDefault="002B1310" w:rsidP="002B1310">
      <w:pPr>
        <w:spacing w:line="360" w:lineRule="auto"/>
        <w:jc w:val="both"/>
        <w:rPr>
          <w:rFonts w:cs="Times New Roman"/>
        </w:rPr>
      </w:pPr>
      <w:r w:rsidRPr="007E3BF1">
        <w:rPr>
          <w:rFonts w:cs="Times New Roman"/>
        </w:rPr>
        <w:t xml:space="preserve">Regrettably, conflict can occur in any work environment. To resolve the conflict in an expedient, yet fair manner, Partners recommends the following process for conflict or dispute resolution. </w:t>
      </w:r>
    </w:p>
    <w:p w14:paraId="65BD09CB" w14:textId="77777777" w:rsidR="002B1310" w:rsidRPr="007E3BF1" w:rsidRDefault="002B1310" w:rsidP="002B1310">
      <w:pPr>
        <w:pStyle w:val="ListParagraph"/>
        <w:numPr>
          <w:ilvl w:val="0"/>
          <w:numId w:val="60"/>
        </w:numPr>
        <w:spacing w:after="200" w:line="360" w:lineRule="auto"/>
        <w:jc w:val="both"/>
        <w:rPr>
          <w:rFonts w:cs="Times New Roman"/>
        </w:rPr>
      </w:pPr>
      <w:r w:rsidRPr="007E3BF1">
        <w:rPr>
          <w:rFonts w:cs="Times New Roman"/>
        </w:rPr>
        <w:t>Speak directly to the person you are having the dispute with. Many times, conflicts arise due to misunderstandings and miscommunications.</w:t>
      </w:r>
    </w:p>
    <w:p w14:paraId="202DA82F" w14:textId="4B6EA77C" w:rsidR="002B1310" w:rsidRPr="007E3BF1" w:rsidRDefault="002B1310" w:rsidP="002B1310">
      <w:pPr>
        <w:pStyle w:val="ListParagraph"/>
        <w:numPr>
          <w:ilvl w:val="0"/>
          <w:numId w:val="60"/>
        </w:numPr>
        <w:spacing w:after="200" w:line="360" w:lineRule="auto"/>
        <w:jc w:val="both"/>
        <w:rPr>
          <w:rFonts w:cs="Times New Roman"/>
        </w:rPr>
      </w:pPr>
      <w:r w:rsidRPr="007E3BF1">
        <w:rPr>
          <w:rFonts w:cs="Times New Roman"/>
        </w:rPr>
        <w:t xml:space="preserve">If speaking to the individual does not work, please talk to your supervisor, HR, or any other member of the Executive Leadership Team. Then a meeting will be arranged </w:t>
      </w:r>
      <w:ins w:id="6721" w:author="Megan Ash" w:date="2026-02-12T15:26:00Z" w16du:dateUtc="2026-02-12T20:26:00Z">
        <w:r w:rsidR="00DA31C4">
          <w:rPr>
            <w:rFonts w:cs="Times New Roman"/>
          </w:rPr>
          <w:t xml:space="preserve">with </w:t>
        </w:r>
      </w:ins>
      <w:r w:rsidRPr="007E3BF1">
        <w:rPr>
          <w:rFonts w:cs="Times New Roman"/>
        </w:rPr>
        <w:t>those involved in the dispute to determine a resolution.</w:t>
      </w:r>
    </w:p>
    <w:p w14:paraId="1299DB15" w14:textId="77777777" w:rsidR="002B1310" w:rsidRPr="007E3BF1" w:rsidRDefault="002B1310" w:rsidP="002B1310">
      <w:pPr>
        <w:pStyle w:val="ListParagraph"/>
        <w:numPr>
          <w:ilvl w:val="0"/>
          <w:numId w:val="60"/>
        </w:numPr>
        <w:spacing w:after="200" w:line="360" w:lineRule="auto"/>
        <w:jc w:val="both"/>
        <w:rPr>
          <w:rFonts w:cs="Times New Roman"/>
        </w:rPr>
      </w:pPr>
      <w:r w:rsidRPr="007E3BF1">
        <w:rPr>
          <w:rFonts w:cs="Times New Roman"/>
        </w:rPr>
        <w:t>If the above options cannot resolve a workplace dispute, the parties may be referred to mediation by an outside third party. The resolution of the third-party mediator is binding on both parties of the conflict.</w:t>
      </w:r>
    </w:p>
    <w:p w14:paraId="33767D76" w14:textId="3BB2CFAA" w:rsidR="002B1310" w:rsidRPr="007E3BF1" w:rsidRDefault="002B1310" w:rsidP="002B1310">
      <w:pPr>
        <w:spacing w:line="360" w:lineRule="auto"/>
        <w:jc w:val="both"/>
        <w:rPr>
          <w:rFonts w:cs="Times New Roman"/>
        </w:rPr>
      </w:pPr>
      <w:r w:rsidRPr="007E3BF1">
        <w:rPr>
          <w:rFonts w:eastAsia="Arial" w:cs="Times New Roman"/>
        </w:rPr>
        <w:t>For Partners’ full policy on Managing Conflicts</w:t>
      </w:r>
      <w:r w:rsidRPr="007E3BF1">
        <w:rPr>
          <w:rFonts w:cs="Times New Roman"/>
        </w:rPr>
        <w:t xml:space="preserve">, please reference </w:t>
      </w:r>
      <w:hyperlink w:anchor="_Annex_P:_Managing" w:history="1">
        <w:r w:rsidRPr="007E3BF1">
          <w:rPr>
            <w:rStyle w:val="Hyperlink"/>
            <w:rFonts w:cs="Times New Roman"/>
          </w:rPr>
          <w:t>Annex</w:t>
        </w:r>
        <w:r w:rsidR="00032492">
          <w:rPr>
            <w:rStyle w:val="Hyperlink"/>
            <w:rFonts w:cs="Times New Roman"/>
          </w:rPr>
          <w:t xml:space="preserve"> P</w:t>
        </w:r>
      </w:hyperlink>
      <w:r w:rsidRPr="007E3BF1">
        <w:rPr>
          <w:rFonts w:cs="Times New Roman"/>
        </w:rPr>
        <w:t>.</w:t>
      </w:r>
    </w:p>
    <w:p w14:paraId="63B7E09F" w14:textId="1C245A49" w:rsidR="002B1310" w:rsidRPr="00C17238" w:rsidRDefault="00CB1A44" w:rsidP="000E0C98">
      <w:pPr>
        <w:pStyle w:val="Heading2"/>
        <w:numPr>
          <w:ilvl w:val="1"/>
          <w:numId w:val="267"/>
        </w:numPr>
      </w:pPr>
      <w:r>
        <w:t xml:space="preserve"> </w:t>
      </w:r>
      <w:bookmarkStart w:id="6722" w:name="_Toc222754748"/>
      <w:r w:rsidR="002B1310" w:rsidRPr="00C17238">
        <w:t>Labor Disputes</w:t>
      </w:r>
      <w:bookmarkEnd w:id="6722"/>
      <w:r w:rsidR="002B1310" w:rsidRPr="00C17238">
        <w:t xml:space="preserve"> </w:t>
      </w:r>
    </w:p>
    <w:p w14:paraId="5B9B2747" w14:textId="4BC89223" w:rsidR="002B1310" w:rsidRPr="00B04363" w:rsidRDefault="002B1310" w:rsidP="00605FC8">
      <w:pPr>
        <w:tabs>
          <w:tab w:val="left" w:pos="960"/>
        </w:tabs>
        <w:spacing w:after="120" w:line="360" w:lineRule="auto"/>
        <w:ind w:right="-20"/>
        <w:jc w:val="both"/>
        <w:rPr>
          <w:rFonts w:cs="Times New Roman"/>
        </w:rPr>
      </w:pPr>
      <w:r w:rsidRPr="00C17238">
        <w:rPr>
          <w:rFonts w:cs="Times New Roman"/>
        </w:rPr>
        <w:t xml:space="preserve">In the event of </w:t>
      </w:r>
      <w:ins w:id="6723" w:author="Megan Ash" w:date="2026-02-12T15:27:00Z" w16du:dateUtc="2026-02-12T20:27:00Z">
        <w:r w:rsidR="00DA31C4">
          <w:rPr>
            <w:rFonts w:cs="Times New Roman"/>
          </w:rPr>
          <w:t xml:space="preserve">a </w:t>
        </w:r>
      </w:ins>
      <w:r w:rsidRPr="00C17238">
        <w:rPr>
          <w:rFonts w:cs="Times New Roman"/>
        </w:rPr>
        <w:t xml:space="preserve">labor dispute, the employee and Partners </w:t>
      </w:r>
      <w:r w:rsidR="00B8238B">
        <w:rPr>
          <w:rFonts w:cs="Times New Roman"/>
        </w:rPr>
        <w:t>Honduras</w:t>
      </w:r>
      <w:r w:rsidRPr="00C17238">
        <w:rPr>
          <w:rFonts w:cs="Times New Roman"/>
        </w:rPr>
        <w:t xml:space="preserve"> will work to rectify the dispute immediately.</w:t>
      </w:r>
      <w:r w:rsidR="005A65F9">
        <w:rPr>
          <w:rFonts w:cs="Times New Roman"/>
        </w:rPr>
        <w:t xml:space="preserve"> </w:t>
      </w:r>
      <w:r w:rsidR="005A65F9" w:rsidRPr="005A65F9">
        <w:rPr>
          <w:rFonts w:cs="Times New Roman"/>
        </w:rPr>
        <w:t xml:space="preserve">In the case that the labor dispute cannot be resolved between the two parties, disputes </w:t>
      </w:r>
      <w:r w:rsidR="00CA7A66">
        <w:rPr>
          <w:rFonts w:cs="Times New Roman"/>
        </w:rPr>
        <w:t>wil</w:t>
      </w:r>
      <w:r w:rsidR="005A65F9" w:rsidRPr="005A65F9">
        <w:rPr>
          <w:rFonts w:cs="Times New Roman"/>
        </w:rPr>
        <w:t>l</w:t>
      </w:r>
      <w:r w:rsidR="00CA7A66">
        <w:rPr>
          <w:rFonts w:cs="Times New Roman"/>
        </w:rPr>
        <w:t xml:space="preserve"> go to the courts to be</w:t>
      </w:r>
      <w:r w:rsidR="005A65F9" w:rsidRPr="005A65F9">
        <w:rPr>
          <w:rFonts w:cs="Times New Roman"/>
        </w:rPr>
        <w:t xml:space="preserve"> resolved.</w:t>
      </w:r>
      <w:r w:rsidRPr="00C17238">
        <w:rPr>
          <w:rFonts w:cs="Times New Roman"/>
        </w:rPr>
        <w:t xml:space="preserve"> </w:t>
      </w:r>
    </w:p>
    <w:p w14:paraId="199A2D82" w14:textId="5C5FCEEC" w:rsidR="00527FAB" w:rsidRPr="00C17238" w:rsidRDefault="00527FAB" w:rsidP="000E0C98">
      <w:pPr>
        <w:pStyle w:val="Heading2"/>
        <w:numPr>
          <w:ilvl w:val="1"/>
          <w:numId w:val="267"/>
        </w:numPr>
      </w:pPr>
      <w:bookmarkStart w:id="6724" w:name="_Toc180139466"/>
      <w:bookmarkStart w:id="6725" w:name="_Toc180456719"/>
      <w:bookmarkStart w:id="6726" w:name="_Toc182400703"/>
      <w:bookmarkStart w:id="6727" w:name="_Toc182401372"/>
      <w:bookmarkStart w:id="6728" w:name="_Toc184693813"/>
      <w:bookmarkStart w:id="6729" w:name="_Toc184694259"/>
      <w:bookmarkStart w:id="6730" w:name="_Toc184694705"/>
      <w:bookmarkStart w:id="6731" w:name="_Toc184727585"/>
      <w:bookmarkStart w:id="6732" w:name="_Toc184728730"/>
      <w:bookmarkStart w:id="6733" w:name="_Toc184729185"/>
      <w:bookmarkStart w:id="6734" w:name="_Toc184729798"/>
      <w:bookmarkStart w:id="6735" w:name="_Toc184734816"/>
      <w:bookmarkStart w:id="6736" w:name="_Toc184735267"/>
      <w:bookmarkStart w:id="6737" w:name="_Toc184735718"/>
      <w:bookmarkStart w:id="6738" w:name="_Toc184736167"/>
      <w:bookmarkStart w:id="6739" w:name="_Toc184736609"/>
      <w:bookmarkStart w:id="6740" w:name="_Toc184742037"/>
      <w:bookmarkStart w:id="6741" w:name="_Toc184783591"/>
      <w:bookmarkStart w:id="6742" w:name="_Toc184783968"/>
      <w:bookmarkStart w:id="6743" w:name="_Toc184784345"/>
      <w:bookmarkStart w:id="6744" w:name="_Toc184806003"/>
      <w:bookmarkStart w:id="6745" w:name="_Toc184806388"/>
      <w:bookmarkStart w:id="6746" w:name="_Toc184806926"/>
      <w:bookmarkStart w:id="6747" w:name="_Toc180139467"/>
      <w:bookmarkStart w:id="6748" w:name="_Toc180456720"/>
      <w:bookmarkStart w:id="6749" w:name="_Toc182400704"/>
      <w:bookmarkStart w:id="6750" w:name="_Toc182401373"/>
      <w:bookmarkStart w:id="6751" w:name="_Toc184693814"/>
      <w:bookmarkStart w:id="6752" w:name="_Toc184694260"/>
      <w:bookmarkStart w:id="6753" w:name="_Toc184694706"/>
      <w:bookmarkStart w:id="6754" w:name="_Toc184727586"/>
      <w:bookmarkStart w:id="6755" w:name="_Toc184728731"/>
      <w:bookmarkStart w:id="6756" w:name="_Toc184729186"/>
      <w:bookmarkStart w:id="6757" w:name="_Toc184729799"/>
      <w:bookmarkStart w:id="6758" w:name="_Toc184734817"/>
      <w:bookmarkStart w:id="6759" w:name="_Toc184735268"/>
      <w:bookmarkStart w:id="6760" w:name="_Toc184735719"/>
      <w:bookmarkStart w:id="6761" w:name="_Toc184736168"/>
      <w:bookmarkStart w:id="6762" w:name="_Toc184736610"/>
      <w:bookmarkStart w:id="6763" w:name="_Toc184742038"/>
      <w:bookmarkStart w:id="6764" w:name="_Toc184783592"/>
      <w:bookmarkStart w:id="6765" w:name="_Toc184783969"/>
      <w:bookmarkStart w:id="6766" w:name="_Toc184784346"/>
      <w:bookmarkStart w:id="6767" w:name="_Toc184806004"/>
      <w:bookmarkStart w:id="6768" w:name="_Toc184806389"/>
      <w:bookmarkStart w:id="6769" w:name="_Toc184806927"/>
      <w:bookmarkStart w:id="6770" w:name="_Toc180139468"/>
      <w:bookmarkStart w:id="6771" w:name="_Toc180456721"/>
      <w:bookmarkStart w:id="6772" w:name="_Toc182400705"/>
      <w:bookmarkStart w:id="6773" w:name="_Toc182401374"/>
      <w:bookmarkStart w:id="6774" w:name="_Toc184693815"/>
      <w:bookmarkStart w:id="6775" w:name="_Toc184694261"/>
      <w:bookmarkStart w:id="6776" w:name="_Toc184694707"/>
      <w:bookmarkStart w:id="6777" w:name="_Toc184727587"/>
      <w:bookmarkStart w:id="6778" w:name="_Toc184728732"/>
      <w:bookmarkStart w:id="6779" w:name="_Toc184729187"/>
      <w:bookmarkStart w:id="6780" w:name="_Toc184729800"/>
      <w:bookmarkStart w:id="6781" w:name="_Toc184734818"/>
      <w:bookmarkStart w:id="6782" w:name="_Toc184735269"/>
      <w:bookmarkStart w:id="6783" w:name="_Toc184735720"/>
      <w:bookmarkStart w:id="6784" w:name="_Toc184736169"/>
      <w:bookmarkStart w:id="6785" w:name="_Toc184736611"/>
      <w:bookmarkStart w:id="6786" w:name="_Toc184742039"/>
      <w:bookmarkStart w:id="6787" w:name="_Toc184783593"/>
      <w:bookmarkStart w:id="6788" w:name="_Toc184783970"/>
      <w:bookmarkStart w:id="6789" w:name="_Toc184784347"/>
      <w:bookmarkStart w:id="6790" w:name="_Toc184806005"/>
      <w:bookmarkStart w:id="6791" w:name="_Toc184806390"/>
      <w:bookmarkStart w:id="6792" w:name="_Toc184806928"/>
      <w:bookmarkStart w:id="6793" w:name="_Toc180139469"/>
      <w:bookmarkStart w:id="6794" w:name="_Toc180456722"/>
      <w:bookmarkStart w:id="6795" w:name="_Toc182400706"/>
      <w:bookmarkStart w:id="6796" w:name="_Toc182401375"/>
      <w:bookmarkStart w:id="6797" w:name="_Toc184693816"/>
      <w:bookmarkStart w:id="6798" w:name="_Toc184694262"/>
      <w:bookmarkStart w:id="6799" w:name="_Toc184694708"/>
      <w:bookmarkStart w:id="6800" w:name="_Toc184727588"/>
      <w:bookmarkStart w:id="6801" w:name="_Toc184728733"/>
      <w:bookmarkStart w:id="6802" w:name="_Toc184729188"/>
      <w:bookmarkStart w:id="6803" w:name="_Toc184729801"/>
      <w:bookmarkStart w:id="6804" w:name="_Toc184734819"/>
      <w:bookmarkStart w:id="6805" w:name="_Toc184735270"/>
      <w:bookmarkStart w:id="6806" w:name="_Toc184735721"/>
      <w:bookmarkStart w:id="6807" w:name="_Toc184736170"/>
      <w:bookmarkStart w:id="6808" w:name="_Toc184736612"/>
      <w:bookmarkStart w:id="6809" w:name="_Toc184742040"/>
      <w:bookmarkStart w:id="6810" w:name="_Toc184783594"/>
      <w:bookmarkStart w:id="6811" w:name="_Toc184783971"/>
      <w:bookmarkStart w:id="6812" w:name="_Toc184784348"/>
      <w:bookmarkStart w:id="6813" w:name="_Toc184806006"/>
      <w:bookmarkStart w:id="6814" w:name="_Toc184806391"/>
      <w:bookmarkStart w:id="6815" w:name="_Toc184806929"/>
      <w:bookmarkStart w:id="6816" w:name="_Toc180139470"/>
      <w:bookmarkStart w:id="6817" w:name="_Toc180456723"/>
      <w:bookmarkStart w:id="6818" w:name="_Toc182400707"/>
      <w:bookmarkStart w:id="6819" w:name="_Toc182401376"/>
      <w:bookmarkStart w:id="6820" w:name="_Toc184693817"/>
      <w:bookmarkStart w:id="6821" w:name="_Toc184694263"/>
      <w:bookmarkStart w:id="6822" w:name="_Toc184694709"/>
      <w:bookmarkStart w:id="6823" w:name="_Toc184727589"/>
      <w:bookmarkStart w:id="6824" w:name="_Toc184728734"/>
      <w:bookmarkStart w:id="6825" w:name="_Toc184729189"/>
      <w:bookmarkStart w:id="6826" w:name="_Toc184729802"/>
      <w:bookmarkStart w:id="6827" w:name="_Toc184734820"/>
      <w:bookmarkStart w:id="6828" w:name="_Toc184735271"/>
      <w:bookmarkStart w:id="6829" w:name="_Toc184735722"/>
      <w:bookmarkStart w:id="6830" w:name="_Toc184736171"/>
      <w:bookmarkStart w:id="6831" w:name="_Toc184736613"/>
      <w:bookmarkStart w:id="6832" w:name="_Toc184742041"/>
      <w:bookmarkStart w:id="6833" w:name="_Toc184783595"/>
      <w:bookmarkStart w:id="6834" w:name="_Toc184783972"/>
      <w:bookmarkStart w:id="6835" w:name="_Toc184784349"/>
      <w:bookmarkStart w:id="6836" w:name="_Toc184806007"/>
      <w:bookmarkStart w:id="6837" w:name="_Toc184806392"/>
      <w:bookmarkStart w:id="6838" w:name="_Toc184806930"/>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r w:rsidRPr="00C17238">
        <w:t xml:space="preserve"> </w:t>
      </w:r>
      <w:bookmarkStart w:id="6839" w:name="_Toc222754749"/>
      <w:r w:rsidRPr="00C17238">
        <w:t>Reasons for Disciplinary Action</w:t>
      </w:r>
      <w:bookmarkEnd w:id="6839"/>
    </w:p>
    <w:p w14:paraId="4AD0823B" w14:textId="2F6E113A" w:rsidR="00527FAB" w:rsidRPr="00C17238" w:rsidRDefault="00527FAB" w:rsidP="00527FAB">
      <w:pPr>
        <w:spacing w:line="360" w:lineRule="auto"/>
        <w:rPr>
          <w:rFonts w:cs="Times New Roman"/>
        </w:rPr>
      </w:pPr>
      <w:r w:rsidRPr="00C17238">
        <w:rPr>
          <w:rFonts w:cs="Times New Roman"/>
        </w:rPr>
        <w:t xml:space="preserve">In establishing rules of conduct, Partners </w:t>
      </w:r>
      <w:r w:rsidR="00B8238B">
        <w:rPr>
          <w:rFonts w:cs="Times New Roman"/>
        </w:rPr>
        <w:t>Honduras</w:t>
      </w:r>
      <w:r w:rsidRPr="00C17238">
        <w:rPr>
          <w:rFonts w:cs="Times New Roman"/>
        </w:rPr>
        <w:t xml:space="preserve"> has no intention of restricting the personal rights of any individual. Rather, we wish to define the guidelines that protect the rights of all employees and to ensure maximum understanding and cooperation. The following list of work rules is an illustration of the type of behavior that will not be tolerated by Partners </w:t>
      </w:r>
      <w:r w:rsidR="00B8238B">
        <w:rPr>
          <w:rFonts w:cs="Times New Roman"/>
        </w:rPr>
        <w:t>Honduras</w:t>
      </w:r>
      <w:r w:rsidRPr="00C17238">
        <w:rPr>
          <w:rFonts w:cs="Times New Roman"/>
        </w:rPr>
        <w:t>. This list is not all-inclusive. Any employee who violates any of the work rules listed below may be subject to disciplinary action, up to and including termination of employment.</w:t>
      </w:r>
      <w:r w:rsidR="006308EB" w:rsidRPr="00C17238">
        <w:rPr>
          <w:rFonts w:cs="Times New Roman"/>
        </w:rPr>
        <w:t xml:space="preserve"> </w:t>
      </w:r>
      <w:r w:rsidRPr="00C17238">
        <w:rPr>
          <w:rFonts w:cs="Times New Roman"/>
        </w:rPr>
        <w:t>The level of disciplinary action taken will be determined at management’s discretion and judged by the severity of the violation:</w:t>
      </w:r>
    </w:p>
    <w:p w14:paraId="3C20FF81" w14:textId="520747DF"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 xml:space="preserve">Failure to comply with Partners’ </w:t>
      </w:r>
      <w:r w:rsidR="00B8238B">
        <w:rPr>
          <w:rFonts w:cs="Times New Roman"/>
        </w:rPr>
        <w:t>Honduras</w:t>
      </w:r>
      <w:r w:rsidRPr="00C17238">
        <w:rPr>
          <w:rFonts w:cs="Times New Roman"/>
        </w:rPr>
        <w:t xml:space="preserve"> procedures, </w:t>
      </w:r>
      <w:r w:rsidR="002C154B" w:rsidRPr="00C17238">
        <w:rPr>
          <w:rFonts w:cs="Times New Roman"/>
        </w:rPr>
        <w:t>policies,</w:t>
      </w:r>
      <w:r w:rsidRPr="00C17238">
        <w:rPr>
          <w:rFonts w:cs="Times New Roman"/>
        </w:rPr>
        <w:t xml:space="preserve"> or practices.</w:t>
      </w:r>
    </w:p>
    <w:p w14:paraId="58F6CB2F" w14:textId="49F76CB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 xml:space="preserve">Submission of false, </w:t>
      </w:r>
      <w:r w:rsidR="002C154B" w:rsidRPr="00C17238">
        <w:rPr>
          <w:rFonts w:cs="Times New Roman"/>
        </w:rPr>
        <w:t>misleading,</w:t>
      </w:r>
      <w:r w:rsidRPr="00C17238">
        <w:rPr>
          <w:rFonts w:cs="Times New Roman"/>
        </w:rPr>
        <w:t xml:space="preserve"> or incomplete information to obtain employment.</w:t>
      </w:r>
    </w:p>
    <w:p w14:paraId="0EDDA351" w14:textId="17B4C133"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 xml:space="preserve">Failure to comply with Partners’ </w:t>
      </w:r>
      <w:r w:rsidR="00B8238B">
        <w:rPr>
          <w:rFonts w:cs="Times New Roman"/>
        </w:rPr>
        <w:t>Honduras</w:t>
      </w:r>
      <w:r w:rsidRPr="00C17238">
        <w:rPr>
          <w:rFonts w:cs="Times New Roman"/>
        </w:rPr>
        <w:t xml:space="preserve"> Proprietary Information and Confidentiality Policy.</w:t>
      </w:r>
    </w:p>
    <w:p w14:paraId="67CF1AB6" w14:textId="071CDFB1"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 xml:space="preserve">Theft or inappropriate removal or possession of Partners’ </w:t>
      </w:r>
      <w:r w:rsidR="00B8238B">
        <w:rPr>
          <w:rFonts w:cs="Times New Roman"/>
        </w:rPr>
        <w:t>Honduras</w:t>
      </w:r>
      <w:r w:rsidRPr="00C17238">
        <w:rPr>
          <w:rFonts w:cs="Times New Roman"/>
        </w:rPr>
        <w:t xml:space="preserve"> property.</w:t>
      </w:r>
    </w:p>
    <w:p w14:paraId="0F40B27A"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Falsification of timekeeping records.</w:t>
      </w:r>
    </w:p>
    <w:p w14:paraId="400BBD8C"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Negligence or improper conduct leading to damage of employer-owned or client-owned property.</w:t>
      </w:r>
    </w:p>
    <w:p w14:paraId="1D738BCA" w14:textId="3618BF68"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 xml:space="preserve">The use, influence, </w:t>
      </w:r>
      <w:r w:rsidR="002C154B" w:rsidRPr="00C17238">
        <w:rPr>
          <w:rFonts w:cs="Times New Roman"/>
        </w:rPr>
        <w:t>purchase,</w:t>
      </w:r>
      <w:r w:rsidRPr="00C17238">
        <w:rPr>
          <w:rFonts w:cs="Times New Roman"/>
        </w:rPr>
        <w:t xml:space="preserve"> or sale of illicit drugs, controlled dangerous substances (excluding lawful use of prescribed medication) or alcohol on Partners property or at a work site during working hours.</w:t>
      </w:r>
      <w:r w:rsidR="006308EB" w:rsidRPr="00C17238">
        <w:rPr>
          <w:rFonts w:cs="Times New Roman"/>
        </w:rPr>
        <w:t xml:space="preserve"> </w:t>
      </w:r>
    </w:p>
    <w:p w14:paraId="74C67562" w14:textId="1D9F708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 xml:space="preserve">Possession of weapons, </w:t>
      </w:r>
      <w:r w:rsidR="002C154B" w:rsidRPr="00C17238">
        <w:rPr>
          <w:rFonts w:cs="Times New Roman"/>
        </w:rPr>
        <w:t>explosives,</w:t>
      </w:r>
      <w:r w:rsidRPr="00C17238">
        <w:rPr>
          <w:rFonts w:cs="Times New Roman"/>
        </w:rPr>
        <w:t xml:space="preserve"> or firearms on company property.</w:t>
      </w:r>
    </w:p>
    <w:p w14:paraId="7C9228DC"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Committing violent acts or threats of violence.</w:t>
      </w:r>
    </w:p>
    <w:p w14:paraId="0E366E4B"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 xml:space="preserve">Committing acts of illegal discrimination or harassment. </w:t>
      </w:r>
    </w:p>
    <w:p w14:paraId="5931FC26"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Insubordination, including refusal to perform assigned tasks or the performance of assigned tasks in an inappropriate manner.</w:t>
      </w:r>
    </w:p>
    <w:p w14:paraId="6DA333E4"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Violation of safety or health rules.</w:t>
      </w:r>
    </w:p>
    <w:p w14:paraId="290A95DC"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Excessive absenteeism and/or tardiness without a proper excuse.</w:t>
      </w:r>
    </w:p>
    <w:p w14:paraId="1623DF48"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Failure to meet performance standards.</w:t>
      </w:r>
    </w:p>
    <w:p w14:paraId="79399622" w14:textId="77777777" w:rsidR="00527FAB" w:rsidRPr="00C17238" w:rsidRDefault="00527FAB" w:rsidP="00F05B60">
      <w:pPr>
        <w:pStyle w:val="ListParagraph"/>
        <w:numPr>
          <w:ilvl w:val="0"/>
          <w:numId w:val="61"/>
        </w:numPr>
        <w:spacing w:after="200" w:line="360" w:lineRule="auto"/>
        <w:rPr>
          <w:rFonts w:cs="Times New Roman"/>
        </w:rPr>
      </w:pPr>
      <w:r w:rsidRPr="00C17238">
        <w:rPr>
          <w:rFonts w:cs="Times New Roman"/>
        </w:rPr>
        <w:t>Failure to communicate and work well with others.</w:t>
      </w:r>
    </w:p>
    <w:p w14:paraId="005FDC10" w14:textId="7B262777" w:rsidR="00A34E59" w:rsidRDefault="00A34E59" w:rsidP="00F05B60">
      <w:pPr>
        <w:pStyle w:val="ListParagraph"/>
        <w:numPr>
          <w:ilvl w:val="0"/>
          <w:numId w:val="61"/>
        </w:numPr>
        <w:rPr>
          <w:rFonts w:cs="Times New Roman"/>
        </w:rPr>
      </w:pPr>
      <w:r w:rsidRPr="00C17238">
        <w:rPr>
          <w:rFonts w:cs="Times New Roman"/>
        </w:rPr>
        <w:t xml:space="preserve">All the reasons described </w:t>
      </w:r>
      <w:ins w:id="6840" w:author="Megan Ash" w:date="2026-02-12T15:29:00Z" w16du:dateUtc="2026-02-12T20:29:00Z">
        <w:r w:rsidR="0001377E">
          <w:rPr>
            <w:rFonts w:cs="Times New Roman"/>
          </w:rPr>
          <w:t xml:space="preserve">in </w:t>
        </w:r>
      </w:ins>
      <w:del w:id="6841" w:author="Megan Ash" w:date="2026-02-12T15:29:00Z" w16du:dateUtc="2026-02-12T20:29:00Z">
        <w:r w:rsidRPr="00C17238" w:rsidDel="0001377E">
          <w:rPr>
            <w:rFonts w:cs="Times New Roman"/>
          </w:rPr>
          <w:delText xml:space="preserve">at </w:delText>
        </w:r>
      </w:del>
      <w:r w:rsidRPr="00C17238">
        <w:rPr>
          <w:rFonts w:cs="Times New Roman"/>
        </w:rPr>
        <w:t xml:space="preserve">Article 47 of the </w:t>
      </w:r>
      <w:r w:rsidR="00B8238B">
        <w:rPr>
          <w:rFonts w:cs="Times New Roman"/>
        </w:rPr>
        <w:t>Hondura</w:t>
      </w:r>
      <w:del w:id="6842" w:author="Megan Ash" w:date="2026-02-12T15:29:00Z" w16du:dateUtc="2026-02-12T20:29:00Z">
        <w:r w:rsidR="00B8238B" w:rsidDel="0001377E">
          <w:rPr>
            <w:rFonts w:cs="Times New Roman"/>
          </w:rPr>
          <w:delText>s</w:delText>
        </w:r>
      </w:del>
      <w:r w:rsidR="007261A2">
        <w:rPr>
          <w:rFonts w:cs="Times New Roman"/>
        </w:rPr>
        <w:t>n</w:t>
      </w:r>
      <w:r w:rsidRPr="00C17238">
        <w:rPr>
          <w:rFonts w:cs="Times New Roman"/>
        </w:rPr>
        <w:t xml:space="preserve"> Federal Labor Law.</w:t>
      </w:r>
    </w:p>
    <w:p w14:paraId="74D3E22B" w14:textId="63629318" w:rsidR="00E82BF3" w:rsidRDefault="00E82BF3" w:rsidP="00E82BF3">
      <w:pPr>
        <w:rPr>
          <w:rFonts w:cs="Times New Roman"/>
        </w:rPr>
      </w:pPr>
    </w:p>
    <w:p w14:paraId="0B5CDE6C" w14:textId="1D06035B" w:rsidR="00E82BF3" w:rsidRPr="00C17238" w:rsidRDefault="00E82BF3" w:rsidP="000E0C98">
      <w:pPr>
        <w:pStyle w:val="Heading2"/>
        <w:numPr>
          <w:ilvl w:val="1"/>
          <w:numId w:val="267"/>
        </w:numPr>
      </w:pPr>
      <w:r>
        <w:t xml:space="preserve"> </w:t>
      </w:r>
      <w:bookmarkStart w:id="6843" w:name="_Toc222754750"/>
      <w:r w:rsidR="00DB0A5E">
        <w:t>Progressive</w:t>
      </w:r>
      <w:r>
        <w:t xml:space="preserve"> Discipline</w:t>
      </w:r>
      <w:bookmarkEnd w:id="6843"/>
    </w:p>
    <w:p w14:paraId="044C8735" w14:textId="01ABC89C" w:rsidR="00CB0734" w:rsidRPr="00CB0734" w:rsidRDefault="00E82BF3" w:rsidP="00CB0734">
      <w:pPr>
        <w:spacing w:after="120" w:line="360" w:lineRule="auto"/>
        <w:jc w:val="both"/>
        <w:rPr>
          <w:rFonts w:cs="Times New Roman"/>
        </w:rPr>
      </w:pPr>
      <w:r w:rsidRPr="0023730B">
        <w:rPr>
          <w:rFonts w:cs="Times New Roman"/>
        </w:rPr>
        <w:t xml:space="preserve">Partners </w:t>
      </w:r>
      <w:r w:rsidR="00CB0734" w:rsidRPr="00CB0734">
        <w:rPr>
          <w:rFonts w:cs="Times New Roman"/>
        </w:rPr>
        <w:t xml:space="preserve">reserves the right to address employee performance or conduct issues with appropriate disciplinary actions, including warnings, suspension, or termination. Decisions will be based on the severity of the issue, the employee’s past performance, and business needs. HR and the employee’s supervisor will document by completing a </w:t>
      </w:r>
      <w:commentRangeStart w:id="6844"/>
      <w:r w:rsidR="00CB0734">
        <w:fldChar w:fldCharType="begin"/>
      </w:r>
      <w:r w:rsidR="00CB0734">
        <w:instrText>HYPERLINK "https://partnersnet107.sharepoint.com/:f:/s/FA/EjZfGiyzQdVAkhxg8nyNDy0BoO4tuuBWfssfRe-e547Pjw?e=QR7mjW"</w:instrText>
      </w:r>
      <w:r w:rsidR="00CB0734">
        <w:fldChar w:fldCharType="separate"/>
      </w:r>
      <w:r w:rsidR="00CB0734" w:rsidRPr="00ED1CD8">
        <w:rPr>
          <w:rStyle w:val="Hyperlink"/>
          <w:rFonts w:cs="Times New Roman"/>
        </w:rPr>
        <w:t>disciplinary process report</w:t>
      </w:r>
      <w:r w:rsidR="00CB0734">
        <w:fldChar w:fldCharType="end"/>
      </w:r>
      <w:commentRangeEnd w:id="6844"/>
      <w:r w:rsidR="00063DA3" w:rsidRPr="00CB0734">
        <w:rPr>
          <w:rStyle w:val="CommentReference"/>
          <w:rFonts w:cs="Times New Roman"/>
          <w:sz w:val="24"/>
          <w:szCs w:val="24"/>
        </w:rPr>
        <w:commentReference w:id="6844"/>
      </w:r>
      <w:r w:rsidR="00CB0734" w:rsidRPr="00CB0734">
        <w:rPr>
          <w:rFonts w:cs="Times New Roman"/>
        </w:rPr>
        <w:t xml:space="preserve"> on the template in </w:t>
      </w:r>
      <w:hyperlink r:id="rId106" w:history="1">
        <w:r w:rsidR="00CB0734" w:rsidRPr="00ED1CD8">
          <w:rPr>
            <w:rStyle w:val="Hyperlink"/>
            <w:rFonts w:cs="Times New Roman"/>
          </w:rPr>
          <w:t>SharePoint</w:t>
        </w:r>
      </w:hyperlink>
      <w:r w:rsidR="00CB0734" w:rsidRPr="00CB0734">
        <w:rPr>
          <w:rFonts w:cs="Times New Roman"/>
        </w:rPr>
        <w:t xml:space="preserve">. This approach aims to resolve issues early, supporting both employees and Partners. Employees should reference </w:t>
      </w:r>
      <w:hyperlink w:anchor="_7._Partners_Mauritania" w:history="1">
        <w:r w:rsidR="00CB0734" w:rsidRPr="00176760">
          <w:rPr>
            <w:rStyle w:val="Hyperlink"/>
            <w:rFonts w:cs="Times New Roman"/>
          </w:rPr>
          <w:t>Partners of Code of Conduct</w:t>
        </w:r>
      </w:hyperlink>
      <w:r w:rsidR="00CB0734" w:rsidRPr="00CB0734">
        <w:rPr>
          <w:rFonts w:cs="Times New Roman"/>
        </w:rPr>
        <w:t>, which lists examples of unacceptable conduct that might result in immediate suspension or termination of employment. By using progressive discipline, Partners hopes that most employee problems can be corrected at an early stage, benefiting both the employee and Partners.</w:t>
      </w:r>
    </w:p>
    <w:p w14:paraId="06EB9FB3" w14:textId="77777777" w:rsidR="00CB0734" w:rsidRPr="00CB0734" w:rsidRDefault="00CB0734" w:rsidP="00CB0734">
      <w:pPr>
        <w:spacing w:after="120" w:line="360" w:lineRule="auto"/>
        <w:jc w:val="both"/>
        <w:rPr>
          <w:rFonts w:cs="Times New Roman"/>
        </w:rPr>
      </w:pPr>
      <w:r w:rsidRPr="00605FC8">
        <w:rPr>
          <w:rFonts w:cs="Times New Roman"/>
          <w:b/>
          <w:bCs/>
        </w:rPr>
        <w:t>Disciplinary Steps:</w:t>
      </w:r>
      <w:r w:rsidRPr="00CB0734">
        <w:rPr>
          <w:rFonts w:cs="Times New Roman"/>
        </w:rPr>
        <w:t xml:space="preserve"> Partners may use progressive discipline, typically following these steps:</w:t>
      </w:r>
    </w:p>
    <w:p w14:paraId="2FBC7C70" w14:textId="77777777" w:rsidR="00CB0734" w:rsidRDefault="00CB0734" w:rsidP="00CB0734">
      <w:pPr>
        <w:pStyle w:val="ListParagraph"/>
        <w:numPr>
          <w:ilvl w:val="0"/>
          <w:numId w:val="238"/>
        </w:numPr>
        <w:spacing w:after="120" w:line="360" w:lineRule="auto"/>
        <w:jc w:val="both"/>
        <w:rPr>
          <w:rFonts w:cs="Times New Roman"/>
        </w:rPr>
      </w:pPr>
      <w:r w:rsidRPr="00B04363">
        <w:rPr>
          <w:rFonts w:cs="Times New Roman"/>
        </w:rPr>
        <w:t>Verbal warning</w:t>
      </w:r>
    </w:p>
    <w:p w14:paraId="781E9142" w14:textId="77777777" w:rsidR="00CB0734" w:rsidRDefault="00CB0734" w:rsidP="00CB0734">
      <w:pPr>
        <w:pStyle w:val="ListParagraph"/>
        <w:numPr>
          <w:ilvl w:val="0"/>
          <w:numId w:val="238"/>
        </w:numPr>
        <w:spacing w:after="120" w:line="360" w:lineRule="auto"/>
        <w:jc w:val="both"/>
        <w:rPr>
          <w:rFonts w:cs="Times New Roman"/>
        </w:rPr>
      </w:pPr>
      <w:r w:rsidRPr="00B04363">
        <w:rPr>
          <w:rFonts w:cs="Times New Roman"/>
        </w:rPr>
        <w:t>Written warning</w:t>
      </w:r>
    </w:p>
    <w:p w14:paraId="7F6D62EC" w14:textId="77777777" w:rsidR="00CB0734" w:rsidRDefault="00CB0734" w:rsidP="00CB0734">
      <w:pPr>
        <w:pStyle w:val="ListParagraph"/>
        <w:numPr>
          <w:ilvl w:val="0"/>
          <w:numId w:val="238"/>
        </w:numPr>
        <w:spacing w:after="120" w:line="360" w:lineRule="auto"/>
        <w:jc w:val="both"/>
        <w:rPr>
          <w:rFonts w:cs="Times New Roman"/>
        </w:rPr>
      </w:pPr>
      <w:r w:rsidRPr="00B04363">
        <w:rPr>
          <w:rFonts w:cs="Times New Roman"/>
        </w:rPr>
        <w:t>Performance Improvement Plan or Suspension (with or without pay)</w:t>
      </w:r>
    </w:p>
    <w:p w14:paraId="6CDEFA66" w14:textId="366C9A6F" w:rsidR="00CB0734" w:rsidRPr="00B04363" w:rsidRDefault="00CB0734" w:rsidP="00605FC8">
      <w:pPr>
        <w:pStyle w:val="ListParagraph"/>
        <w:numPr>
          <w:ilvl w:val="0"/>
          <w:numId w:val="238"/>
        </w:numPr>
        <w:spacing w:after="120" w:line="360" w:lineRule="auto"/>
        <w:jc w:val="both"/>
        <w:rPr>
          <w:rFonts w:cs="Times New Roman"/>
        </w:rPr>
      </w:pPr>
      <w:r w:rsidRPr="00B04363">
        <w:rPr>
          <w:rFonts w:cs="Times New Roman"/>
        </w:rPr>
        <w:t>Termination of employment</w:t>
      </w:r>
    </w:p>
    <w:p w14:paraId="41390B39" w14:textId="77777777" w:rsidR="00CB0734" w:rsidRPr="00605FC8" w:rsidRDefault="00CB0734" w:rsidP="00CB0734">
      <w:pPr>
        <w:spacing w:after="120" w:line="360" w:lineRule="auto"/>
        <w:jc w:val="both"/>
        <w:rPr>
          <w:rFonts w:cs="Times New Roman"/>
          <w:b/>
          <w:bCs/>
        </w:rPr>
      </w:pPr>
      <w:r w:rsidRPr="00605FC8">
        <w:rPr>
          <w:rFonts w:cs="Times New Roman"/>
          <w:b/>
          <w:bCs/>
        </w:rPr>
        <w:t>Disciplinary Process:</w:t>
      </w:r>
    </w:p>
    <w:p w14:paraId="54A1C9C4" w14:textId="77777777" w:rsidR="00CB0734" w:rsidRDefault="00CB0734" w:rsidP="00CB0734">
      <w:pPr>
        <w:pStyle w:val="ListParagraph"/>
        <w:numPr>
          <w:ilvl w:val="0"/>
          <w:numId w:val="239"/>
        </w:numPr>
        <w:spacing w:after="120" w:line="360" w:lineRule="auto"/>
        <w:jc w:val="both"/>
        <w:rPr>
          <w:rFonts w:cs="Times New Roman"/>
        </w:rPr>
      </w:pPr>
      <w:r w:rsidRPr="00B04363">
        <w:rPr>
          <w:rFonts w:cs="Times New Roman"/>
        </w:rPr>
        <w:t xml:space="preserve">For minor issues, a verbal or written warning will be issued, detailing reasons and any evidence. </w:t>
      </w:r>
    </w:p>
    <w:p w14:paraId="051E2A12" w14:textId="77777777" w:rsidR="00CB0734" w:rsidRDefault="00CB0734" w:rsidP="00CB0734">
      <w:pPr>
        <w:pStyle w:val="ListParagraph"/>
        <w:numPr>
          <w:ilvl w:val="0"/>
          <w:numId w:val="239"/>
        </w:numPr>
        <w:spacing w:after="120" w:line="360" w:lineRule="auto"/>
        <w:jc w:val="both"/>
        <w:rPr>
          <w:rFonts w:cs="Times New Roman"/>
        </w:rPr>
      </w:pPr>
      <w:r w:rsidRPr="00B04363">
        <w:rPr>
          <w:rFonts w:cs="Times New Roman"/>
        </w:rPr>
        <w:t>Decisions will account for the issue’s severity and frequency. Based on these factors, steps may be skipped.</w:t>
      </w:r>
    </w:p>
    <w:p w14:paraId="7577B263" w14:textId="30609AC4" w:rsidR="00CB0734" w:rsidRPr="00B04363" w:rsidRDefault="00CB0734" w:rsidP="00605FC8">
      <w:pPr>
        <w:pStyle w:val="ListParagraph"/>
        <w:numPr>
          <w:ilvl w:val="0"/>
          <w:numId w:val="239"/>
        </w:numPr>
        <w:spacing w:after="120" w:line="360" w:lineRule="auto"/>
        <w:jc w:val="both"/>
        <w:rPr>
          <w:rFonts w:cs="Times New Roman"/>
        </w:rPr>
      </w:pPr>
      <w:r w:rsidRPr="00B04363">
        <w:rPr>
          <w:rFonts w:cs="Times New Roman"/>
        </w:rPr>
        <w:t>A second review by the President &amp; CEO or another Executive Leader is required before any dismissal.</w:t>
      </w:r>
    </w:p>
    <w:p w14:paraId="7E1940D9" w14:textId="23E9D78C" w:rsidR="00AA7C56" w:rsidRPr="00B04363" w:rsidRDefault="00CB0734" w:rsidP="00605FC8">
      <w:pPr>
        <w:spacing w:after="120" w:line="360" w:lineRule="auto"/>
        <w:jc w:val="both"/>
        <w:rPr>
          <w:rFonts w:cs="Times New Roman"/>
        </w:rPr>
      </w:pPr>
      <w:r w:rsidRPr="00B04363">
        <w:rPr>
          <w:rFonts w:cs="Times New Roman"/>
        </w:rPr>
        <w:t>If more than one year has passed since the last action, the process typically restarts. In severe cases, Partners may decide on suspension or termination without progressive steps.</w:t>
      </w:r>
    </w:p>
    <w:p w14:paraId="06E90AD6" w14:textId="30D255D0" w:rsidR="000D22E0" w:rsidRPr="00C17238" w:rsidRDefault="000D22E0" w:rsidP="000D22E0">
      <w:pPr>
        <w:pStyle w:val="Heading3"/>
      </w:pPr>
      <w:bookmarkStart w:id="6845" w:name="_Toc222754751"/>
      <w:r>
        <w:t>11.1</w:t>
      </w:r>
      <w:r w:rsidR="00AF7062">
        <w:t>4</w:t>
      </w:r>
      <w:r>
        <w:t>.1 Performance Improvement Plan (PIP)</w:t>
      </w:r>
      <w:bookmarkEnd w:id="6845"/>
    </w:p>
    <w:p w14:paraId="12A10137" w14:textId="52423C98" w:rsidR="009E079B" w:rsidRDefault="004233CD" w:rsidP="00605FC8">
      <w:pPr>
        <w:spacing w:line="360" w:lineRule="auto"/>
        <w:jc w:val="both"/>
        <w:rPr>
          <w:rFonts w:cs="Times New Roman"/>
        </w:rPr>
      </w:pPr>
      <w:r>
        <w:rPr>
          <w:rFonts w:cs="Times New Roman"/>
        </w:rPr>
        <w:t xml:space="preserve">As part of progressive discipline, </w:t>
      </w:r>
      <w:r w:rsidR="000D22E0" w:rsidRPr="00C17238">
        <w:rPr>
          <w:rFonts w:cs="Times New Roman"/>
        </w:rPr>
        <w:t>Part</w:t>
      </w:r>
      <w:r w:rsidR="000D22E0" w:rsidRPr="00AE2838">
        <w:rPr>
          <w:rFonts w:cs="Times New Roman"/>
        </w:rPr>
        <w:t xml:space="preserve">ners </w:t>
      </w:r>
      <w:r w:rsidR="00B8238B">
        <w:rPr>
          <w:rFonts w:cs="Times New Roman"/>
        </w:rPr>
        <w:t>Honduras</w:t>
      </w:r>
      <w:r w:rsidR="000D22E0" w:rsidRPr="007E3BF1">
        <w:rPr>
          <w:rFonts w:cs="Times New Roman"/>
        </w:rPr>
        <w:t xml:space="preserve"> </w:t>
      </w:r>
      <w:r>
        <w:rPr>
          <w:rFonts w:cs="Times New Roman"/>
        </w:rPr>
        <w:t xml:space="preserve">may issue a </w:t>
      </w:r>
      <w:hyperlink r:id="rId107" w:history="1">
        <w:r w:rsidR="003060E8" w:rsidRPr="004233CD">
          <w:rPr>
            <w:rStyle w:val="Hyperlink"/>
            <w:rFonts w:cs="Times New Roman"/>
          </w:rPr>
          <w:t>Performance Improvement Plan (PIP)</w:t>
        </w:r>
      </w:hyperlink>
      <w:r>
        <w:rPr>
          <w:rFonts w:cs="Times New Roman"/>
        </w:rPr>
        <w:t>. A PIP</w:t>
      </w:r>
      <w:r w:rsidR="003060E8" w:rsidRPr="003060E8">
        <w:rPr>
          <w:rFonts w:cs="Times New Roman"/>
        </w:rPr>
        <w:t xml:space="preserve"> is typically initiated when an employee's performance consistently falls below established expectations despite prior feedback or support. </w:t>
      </w:r>
      <w:r>
        <w:rPr>
          <w:rFonts w:cs="Times New Roman"/>
        </w:rPr>
        <w:t xml:space="preserve">The PIP is a </w:t>
      </w:r>
      <w:r w:rsidR="00E846BF" w:rsidRPr="00E846BF">
        <w:rPr>
          <w:rFonts w:cs="Times New Roman"/>
        </w:rPr>
        <w:t>process designed to support employees in enhancing their performance and achieving specific job-related goals. The PIP outlines clear expectations, identifies areas for improvement, and establishes measurable objectives to be met within a designated timeframe. It serves as a collaborative framework between the employee and their supervisor, fostering open communication and providing the necessary resources and support to facilitate improvement. Employees on a PIP will receive regular feedback and have opportunities to discuss their progress. The ultimate aim of the PIP is to help employees succeed in their roles, contributing to both their personal growth and the overall success of the organization.</w:t>
      </w:r>
      <w:r w:rsidR="00A71FD5">
        <w:rPr>
          <w:rFonts w:cs="Times New Roman"/>
        </w:rPr>
        <w:t xml:space="preserve"> PIP must be issued using the template on </w:t>
      </w:r>
      <w:hyperlink r:id="rId108" w:history="1">
        <w:r w:rsidR="00A71FD5" w:rsidRPr="00A71FD5">
          <w:rPr>
            <w:rStyle w:val="Hyperlink"/>
            <w:rFonts w:cs="Times New Roman"/>
          </w:rPr>
          <w:t>SharePoint</w:t>
        </w:r>
      </w:hyperlink>
      <w:r w:rsidR="00A71FD5">
        <w:rPr>
          <w:rFonts w:cs="Times New Roman"/>
        </w:rPr>
        <w:t xml:space="preserve">. </w:t>
      </w:r>
    </w:p>
    <w:p w14:paraId="5F519E33" w14:textId="157EDAF9" w:rsidR="003230C4" w:rsidRDefault="005A4F86" w:rsidP="000E0C98">
      <w:pPr>
        <w:pStyle w:val="Heading2"/>
        <w:numPr>
          <w:ilvl w:val="1"/>
          <w:numId w:val="267"/>
        </w:numPr>
      </w:pPr>
      <w:r>
        <w:t xml:space="preserve"> </w:t>
      </w:r>
      <w:bookmarkStart w:id="6846" w:name="_Toc222754752"/>
      <w:r w:rsidR="003230C4" w:rsidRPr="003230C4">
        <w:t>Office Equipment and Resources</w:t>
      </w:r>
      <w:bookmarkEnd w:id="6846"/>
      <w:r w:rsidR="003230C4" w:rsidRPr="003230C4">
        <w:t xml:space="preserve"> </w:t>
      </w:r>
    </w:p>
    <w:p w14:paraId="74B31C8D" w14:textId="77777777" w:rsidR="005A4F86" w:rsidRDefault="003230C4" w:rsidP="00605FC8">
      <w:pPr>
        <w:spacing w:after="240" w:line="360" w:lineRule="auto"/>
        <w:jc w:val="both"/>
        <w:rPr>
          <w:rFonts w:cs="Times New Roman"/>
        </w:rPr>
      </w:pPr>
      <w:r w:rsidRPr="00B04363">
        <w:rPr>
          <w:rFonts w:cs="Times New Roman"/>
        </w:rPr>
        <w:t xml:space="preserve">All equipment that Partners owns is furnished to conduct company business. Company equipment includes, but is not limited to, computers (including all files, e-mail, SharePoint, and Internet data), telephones, filing cabinets, desks, vehicles, and work or office space. Partners treats all company equipment as its property and reserves the right to search, access, review, copy, or modify this property. Partners may also disclose such information or property to other parties (inside or outside the company) as appropriate. </w:t>
      </w:r>
    </w:p>
    <w:p w14:paraId="63700BEE" w14:textId="77777777" w:rsidR="005A4F86" w:rsidRPr="006C5980" w:rsidRDefault="003230C4" w:rsidP="00605FC8">
      <w:pPr>
        <w:spacing w:after="240" w:line="360" w:lineRule="auto"/>
        <w:jc w:val="both"/>
        <w:rPr>
          <w:rFonts w:cs="Times New Roman"/>
        </w:rPr>
      </w:pPr>
      <w:r w:rsidRPr="00B04363">
        <w:rPr>
          <w:rFonts w:cs="Times New Roman"/>
        </w:rPr>
        <w:t xml:space="preserve">Partners purchases and licenses the use of computer software for business purposes. Unless authorized by the software developer, Partners does not have the right to reproduce such software for computer use or for which they are not licensed. Employees may only use the software on local area networks or multiple machines according to the software license agreement. Partners prohibits the illegal duplication of software and its related documentation. No employee may access, or attempt to obtain access to, another employee's computer systems without appropriate authorization. </w:t>
      </w:r>
    </w:p>
    <w:p w14:paraId="3EAC0E95" w14:textId="7CD90CFF" w:rsidR="003230C4" w:rsidRPr="006C5980" w:rsidRDefault="003230C4" w:rsidP="006C5980">
      <w:pPr>
        <w:spacing w:after="240" w:line="360" w:lineRule="auto"/>
        <w:jc w:val="both"/>
        <w:rPr>
          <w:rFonts w:cs="Times New Roman"/>
        </w:rPr>
      </w:pPr>
      <w:r w:rsidRPr="00B04363">
        <w:rPr>
          <w:rFonts w:cs="Times New Roman"/>
        </w:rPr>
        <w:t xml:space="preserve">Upon receiving Partners equipment, employees will need to sign the </w:t>
      </w:r>
      <w:hyperlink r:id="rId109">
        <w:r w:rsidRPr="00376662">
          <w:rPr>
            <w:rStyle w:val="Hyperlink"/>
            <w:rFonts w:cs="Times New Roman"/>
          </w:rPr>
          <w:t>Receipt of Equipment</w:t>
        </w:r>
      </w:hyperlink>
      <w:r w:rsidRPr="00B04363">
        <w:rPr>
          <w:rFonts w:cs="Times New Roman"/>
        </w:rPr>
        <w:t xml:space="preserve"> to ensure they understand the proper use and responsibility while using Partners provided equipment.</w:t>
      </w:r>
    </w:p>
    <w:p w14:paraId="30911E5F" w14:textId="40816C03" w:rsidR="00F77C13" w:rsidRPr="00605FC8" w:rsidRDefault="00CD3053" w:rsidP="00605FC8">
      <w:pPr>
        <w:pStyle w:val="Heading3"/>
        <w:rPr>
          <w:b w:val="0"/>
          <w:bCs w:val="0"/>
          <w:color w:val="4472C4" w:themeColor="accent1"/>
        </w:rPr>
      </w:pPr>
      <w:bookmarkStart w:id="6847" w:name="_Toc222754753"/>
      <w:r>
        <w:t>11.1</w:t>
      </w:r>
      <w:r w:rsidR="00626D35">
        <w:t>5</w:t>
      </w:r>
      <w:r>
        <w:t xml:space="preserve">.1 </w:t>
      </w:r>
      <w:r w:rsidR="00F77C13" w:rsidRPr="00605FC8">
        <w:t>Personal and Company-Provided Portable Communication Devices</w:t>
      </w:r>
      <w:bookmarkEnd w:id="6847"/>
      <w:r w:rsidR="00F77C13" w:rsidRPr="00605FC8">
        <w:t xml:space="preserve"> </w:t>
      </w:r>
    </w:p>
    <w:p w14:paraId="4A46F36F" w14:textId="6E277979" w:rsidR="00F77C13" w:rsidRPr="00B04363" w:rsidRDefault="00F77C13" w:rsidP="00605FC8">
      <w:pPr>
        <w:spacing w:line="360" w:lineRule="auto"/>
        <w:jc w:val="both"/>
        <w:rPr>
          <w:rFonts w:cs="Times New Roman"/>
        </w:rPr>
      </w:pPr>
      <w:r w:rsidRPr="00B04363">
        <w:rPr>
          <w:rFonts w:cs="Times New Roman"/>
        </w:rPr>
        <w:t xml:space="preserve">Partners may provide portable communication devices (PCDs), including cell phones and personal digital assistants, </w:t>
      </w:r>
      <w:ins w:id="6848" w:author="Megan Ash" w:date="2026-02-12T15:34:00Z" w16du:dateUtc="2026-02-12T20:34:00Z">
        <w:r w:rsidR="00376662">
          <w:rPr>
            <w:rFonts w:cs="Times New Roman"/>
          </w:rPr>
          <w:t xml:space="preserve">which </w:t>
        </w:r>
      </w:ins>
      <w:r w:rsidRPr="00B04363">
        <w:rPr>
          <w:rFonts w:cs="Times New Roman"/>
        </w:rPr>
        <w:t xml:space="preserve">should be used primarily for business purposes. If provided, employees have no reasonable expectation of privacy in regard to the use of such devices, and all use is subject to monitoring, to the extent permitted by applicable law. Some employees may be authorized to use their own PCD for business purposes. These employees should work with the </w:t>
      </w:r>
      <w:hyperlink r:id="rId110" w:history="1">
        <w:r w:rsidRPr="00B04363">
          <w:rPr>
            <w:rStyle w:val="Hyperlink"/>
            <w:rFonts w:cs="Times New Roman"/>
          </w:rPr>
          <w:t>FSI Strategies</w:t>
        </w:r>
      </w:hyperlink>
      <w:r w:rsidRPr="00B04363">
        <w:rPr>
          <w:rFonts w:cs="Times New Roman"/>
        </w:rPr>
        <w:t xml:space="preserve"> to configure their PCD for business use. </w:t>
      </w:r>
    </w:p>
    <w:p w14:paraId="1EF5C9C2" w14:textId="77777777" w:rsidR="00F77C13" w:rsidRPr="00B04363" w:rsidRDefault="00F77C13" w:rsidP="00605FC8">
      <w:pPr>
        <w:spacing w:line="360" w:lineRule="auto"/>
        <w:jc w:val="both"/>
        <w:rPr>
          <w:rFonts w:cs="Times New Roman"/>
        </w:rPr>
      </w:pPr>
    </w:p>
    <w:p w14:paraId="5649E88C" w14:textId="3407B6FF" w:rsidR="00F77C13" w:rsidRPr="00B04363" w:rsidRDefault="00F77C13" w:rsidP="00605FC8">
      <w:pPr>
        <w:spacing w:line="360" w:lineRule="auto"/>
        <w:jc w:val="both"/>
        <w:rPr>
          <w:rFonts w:cs="Times New Roman"/>
        </w:rPr>
      </w:pPr>
      <w:r w:rsidRPr="00B04363">
        <w:rPr>
          <w:rFonts w:cs="Times New Roman"/>
        </w:rPr>
        <w:t xml:space="preserve">Communications sent via a personal PCD also may </w:t>
      </w:r>
      <w:ins w:id="6849" w:author="Megan Ash" w:date="2026-02-12T15:34:00Z" w16du:dateUtc="2026-02-12T20:34:00Z">
        <w:r w:rsidR="00357A3C">
          <w:rPr>
            <w:rFonts w:cs="Times New Roman"/>
          </w:rPr>
          <w:t xml:space="preserve">be </w:t>
        </w:r>
      </w:ins>
      <w:r w:rsidRPr="00B04363">
        <w:rPr>
          <w:rFonts w:cs="Times New Roman"/>
        </w:rPr>
        <w:t>subject to monitoring if sent through Partners’ networks. All conversations, text messages, and e-mails must be professional. When sending a text message or using a PCD for business purposes, whether it is a Partners-provided or personal device, employees must comply with applicable Partners guidelines, including policies on sexual harassment, discrimination, conduct, confidentiality, equipment use, and operation of vehicles.</w:t>
      </w:r>
    </w:p>
    <w:p w14:paraId="6C6B313A" w14:textId="77777777" w:rsidR="00F77C13" w:rsidRPr="00B04363" w:rsidRDefault="00F77C13" w:rsidP="00605FC8">
      <w:pPr>
        <w:spacing w:line="360" w:lineRule="auto"/>
        <w:jc w:val="both"/>
        <w:rPr>
          <w:rFonts w:cs="Times New Roman"/>
        </w:rPr>
      </w:pPr>
    </w:p>
    <w:p w14:paraId="674C6D43" w14:textId="77777777" w:rsidR="00F77C13" w:rsidRPr="00B04363" w:rsidRDefault="00F77C13" w:rsidP="00605FC8">
      <w:pPr>
        <w:spacing w:line="360" w:lineRule="auto"/>
        <w:jc w:val="both"/>
        <w:rPr>
          <w:rFonts w:cs="Times New Roman"/>
        </w:rPr>
      </w:pPr>
      <w:r w:rsidRPr="00B04363">
        <w:rPr>
          <w:rFonts w:cs="Times New Roman"/>
        </w:rPr>
        <w:t xml:space="preserve">If employees who use a personal PCD and resign or are discharged, they will be required to submit the device to </w:t>
      </w:r>
      <w:del w:id="6850" w:author="Megan Ash" w:date="2026-02-12T15:35:00Z" w16du:dateUtc="2026-02-12T20:35:00Z">
        <w:r w:rsidRPr="00B04363" w:rsidDel="00357A3C">
          <w:rPr>
            <w:rFonts w:cs="Times New Roman"/>
          </w:rPr>
          <w:delText xml:space="preserve">the </w:delText>
        </w:r>
      </w:del>
      <w:r w:rsidRPr="00B04363">
        <w:rPr>
          <w:rFonts w:cs="Times New Roman"/>
        </w:rPr>
        <w:t xml:space="preserve">HR on or before their last day of work. </w:t>
      </w:r>
    </w:p>
    <w:p w14:paraId="7A089275" w14:textId="77777777" w:rsidR="00F77C13" w:rsidRPr="00B04363" w:rsidRDefault="00F77C13" w:rsidP="00605FC8">
      <w:pPr>
        <w:spacing w:line="360" w:lineRule="auto"/>
        <w:jc w:val="both"/>
        <w:rPr>
          <w:rFonts w:cs="Times New Roman"/>
        </w:rPr>
      </w:pPr>
    </w:p>
    <w:p w14:paraId="0C594518" w14:textId="45472761" w:rsidR="00F77C13" w:rsidRPr="00605FC8" w:rsidRDefault="00F77C13" w:rsidP="00605FC8">
      <w:pPr>
        <w:spacing w:line="360" w:lineRule="auto"/>
        <w:jc w:val="both"/>
        <w:rPr>
          <w:rFonts w:cs="Times New Roman"/>
        </w:rPr>
      </w:pPr>
      <w:r w:rsidRPr="00B04363">
        <w:rPr>
          <w:rFonts w:cs="Times New Roman"/>
        </w:rPr>
        <w:t>Please note that whether an employee uses their personal PCD or a Partners-issued device, Partners’ electronic communications policies, including but not limited to, proper use of communications and computer systems, remain in effect, including no texting and e-mailing while driving.</w:t>
      </w:r>
    </w:p>
    <w:p w14:paraId="57BC56D3" w14:textId="154AAD59" w:rsidR="00F77C13" w:rsidRPr="00605FC8" w:rsidRDefault="00CD3053" w:rsidP="00605FC8">
      <w:pPr>
        <w:pStyle w:val="Heading3"/>
        <w:rPr>
          <w:b w:val="0"/>
          <w:bCs w:val="0"/>
        </w:rPr>
      </w:pPr>
      <w:bookmarkStart w:id="6851" w:name="_Toc222754754"/>
      <w:r>
        <w:t>11.1</w:t>
      </w:r>
      <w:r w:rsidR="00F74AF0">
        <w:t>5</w:t>
      </w:r>
      <w:r>
        <w:t xml:space="preserve">.2 </w:t>
      </w:r>
      <w:r w:rsidR="00F77C13" w:rsidRPr="00605FC8">
        <w:t>Use of Internet, Communication, and Computer Systems</w:t>
      </w:r>
      <w:bookmarkEnd w:id="6851"/>
      <w:r w:rsidR="00F77C13" w:rsidRPr="00605FC8">
        <w:t xml:space="preserve"> </w:t>
      </w:r>
    </w:p>
    <w:p w14:paraId="6F5BC3D3" w14:textId="77777777" w:rsidR="00F77C13" w:rsidRPr="00B04363" w:rsidRDefault="00F77C13" w:rsidP="00605FC8">
      <w:pPr>
        <w:spacing w:line="360" w:lineRule="auto"/>
        <w:jc w:val="both"/>
        <w:rPr>
          <w:rFonts w:cs="Times New Roman"/>
        </w:rPr>
      </w:pPr>
      <w:r w:rsidRPr="00B04363">
        <w:rPr>
          <w:rFonts w:cs="Times New Roman"/>
        </w:rPr>
        <w:t xml:space="preserve">Partners’ communication and computer systems are intended primarily for business purposes; however, limited personal usage is permitted if it does not hinder performance of job duties or violate any other Partners policy. This includes the voice mail, e-mail, and Internet systems. Users have no legitimate expectation of privacy in regard to their use of Partners systems. Partners policies prohibiting harassment apply to the use of Partners’ communication and computer systems. </w:t>
      </w:r>
    </w:p>
    <w:p w14:paraId="2E747A6D" w14:textId="75B2BA22" w:rsidR="00F77C13" w:rsidRPr="00B04363" w:rsidRDefault="00F77C13" w:rsidP="00605FC8">
      <w:pPr>
        <w:spacing w:line="360" w:lineRule="auto"/>
        <w:jc w:val="both"/>
        <w:rPr>
          <w:rFonts w:cs="Times New Roman"/>
        </w:rPr>
      </w:pPr>
    </w:p>
    <w:p w14:paraId="02945E55" w14:textId="77777777" w:rsidR="00F77C13" w:rsidRPr="00B04363" w:rsidRDefault="00F77C13" w:rsidP="00605FC8">
      <w:pPr>
        <w:spacing w:line="360" w:lineRule="auto"/>
        <w:jc w:val="both"/>
        <w:rPr>
          <w:rFonts w:cs="Times New Roman"/>
        </w:rPr>
      </w:pPr>
      <w:r w:rsidRPr="00B04363">
        <w:rPr>
          <w:rFonts w:cs="Times New Roman"/>
        </w:rPr>
        <w:t>In the ordinary course of business when Partners deems appropriate, Partners may access employee’s communications systems, without notice. This includes review of employee’s voicemail, e-mail, Teams and other messaging platforms, and internet history. The reason Partners may obtain such access include, but are not limited to maintaining the system; preventing or investigating allegations of system abuse or misuse; assuring compliance with software copyright laws; complying with legal and regulatory requests for information; and ensuring that Partners operations continue appropriately during the employee's absence.</w:t>
      </w:r>
    </w:p>
    <w:p w14:paraId="46740027" w14:textId="77777777" w:rsidR="00F77C13" w:rsidRPr="00B04363" w:rsidRDefault="00F77C13" w:rsidP="00605FC8">
      <w:pPr>
        <w:spacing w:line="360" w:lineRule="auto"/>
        <w:jc w:val="both"/>
        <w:rPr>
          <w:rFonts w:cs="Times New Roman"/>
        </w:rPr>
      </w:pPr>
    </w:p>
    <w:p w14:paraId="2E06F500" w14:textId="74A1F0C7" w:rsidR="00F77C13" w:rsidRPr="00B04363" w:rsidRDefault="00F77C13" w:rsidP="00605FC8">
      <w:pPr>
        <w:spacing w:line="360" w:lineRule="auto"/>
        <w:jc w:val="both"/>
        <w:rPr>
          <w:rFonts w:cs="Times New Roman"/>
        </w:rPr>
      </w:pPr>
      <w:r w:rsidRPr="00B04363">
        <w:rPr>
          <w:rFonts w:cs="Times New Roman"/>
        </w:rPr>
        <w:t xml:space="preserve">Please reference Partners </w:t>
      </w:r>
      <w:hyperlink r:id="rId111" w:history="1">
        <w:r w:rsidRPr="00B04363">
          <w:rPr>
            <w:rStyle w:val="Hyperlink"/>
            <w:rFonts w:cs="Times New Roman"/>
          </w:rPr>
          <w:t>IT Policies</w:t>
        </w:r>
      </w:hyperlink>
      <w:r w:rsidRPr="00B04363">
        <w:rPr>
          <w:rFonts w:cs="Times New Roman"/>
        </w:rPr>
        <w:t>. Violators of this policy may be subject to disciplinary action, up to and including termination.</w:t>
      </w:r>
    </w:p>
    <w:p w14:paraId="5BF1D60B" w14:textId="6C69AD1E" w:rsidR="00F77C13" w:rsidRPr="006C5980" w:rsidRDefault="00CD3053" w:rsidP="00605FC8">
      <w:pPr>
        <w:pStyle w:val="Heading3"/>
      </w:pPr>
      <w:bookmarkStart w:id="6852" w:name="_Toc222754755"/>
      <w:r>
        <w:t>11.1</w:t>
      </w:r>
      <w:r w:rsidR="00F74AF0">
        <w:t>5</w:t>
      </w:r>
      <w:r>
        <w:t xml:space="preserve">.3 </w:t>
      </w:r>
      <w:r w:rsidR="00F77C13" w:rsidRPr="00605FC8">
        <w:t>SharePoint and Bulletin Boards</w:t>
      </w:r>
      <w:bookmarkEnd w:id="6852"/>
    </w:p>
    <w:p w14:paraId="753EFE9D" w14:textId="11DA98AF" w:rsidR="00F77C13" w:rsidRDefault="00F77C13" w:rsidP="00CD3053">
      <w:pPr>
        <w:spacing w:line="360" w:lineRule="auto"/>
        <w:jc w:val="both"/>
        <w:rPr>
          <w:rFonts w:cs="Times New Roman"/>
        </w:rPr>
      </w:pPr>
      <w:r w:rsidRPr="00B04363">
        <w:rPr>
          <w:rFonts w:cs="Times New Roman"/>
        </w:rPr>
        <w:t>Important notices, policies, procedures, forms, and items of general interest are continually posted on SharePoint. Employees must make it a practice to review SharePoint frequently. This will assist employees in keeping up with what is current. Any major policy and procedures changes will be communicated to staff via email and during an All Staff Meeting.</w:t>
      </w:r>
    </w:p>
    <w:p w14:paraId="265818FA" w14:textId="5D3C526C" w:rsidR="00A828CD" w:rsidRDefault="00A828CD" w:rsidP="000E0C98">
      <w:pPr>
        <w:pStyle w:val="Heading2"/>
        <w:numPr>
          <w:ilvl w:val="1"/>
          <w:numId w:val="267"/>
        </w:numPr>
      </w:pPr>
      <w:r>
        <w:t xml:space="preserve"> </w:t>
      </w:r>
      <w:bookmarkStart w:id="6853" w:name="_Toc222754756"/>
      <w:r>
        <w:t>Personal Items</w:t>
      </w:r>
      <w:bookmarkEnd w:id="6853"/>
    </w:p>
    <w:p w14:paraId="0F46FBC5" w14:textId="09FBE8BC" w:rsidR="00A828CD" w:rsidRPr="00B04363" w:rsidRDefault="00791C7A" w:rsidP="00605FC8">
      <w:pPr>
        <w:spacing w:line="360" w:lineRule="auto"/>
        <w:jc w:val="both"/>
        <w:rPr>
          <w:rFonts w:cs="Times New Roman"/>
        </w:rPr>
      </w:pPr>
      <w:r w:rsidRPr="00791C7A">
        <w:rPr>
          <w:rFonts w:cs="Times New Roman"/>
        </w:rPr>
        <w:t>Partners is not responsible for employees’ personal property at any time, domestically or abroad, and cannot be held liable for loss of personal items, whether by theft or other means. Homeowners or renter’s insurance usually covers an individual’s personal property while away from the home or rental site, and we encourage our employees to carry such insurance. Different companies provide different coverage forms, so employees should ask their personal insurance agent how their policy will respond.</w:t>
      </w:r>
    </w:p>
    <w:p w14:paraId="31419368" w14:textId="5286B407" w:rsidR="00527FAB" w:rsidRPr="00C17238" w:rsidRDefault="00527FAB" w:rsidP="00605FC8">
      <w:pPr>
        <w:pStyle w:val="Heading1"/>
        <w:spacing w:after="240" w:line="360" w:lineRule="auto"/>
      </w:pPr>
      <w:bookmarkStart w:id="6854" w:name="_Toc222754757"/>
      <w:r w:rsidRPr="00C17238">
        <w:t>12. Risk Assessments &amp; Sub-recipient Monitoring</w:t>
      </w:r>
      <w:bookmarkEnd w:id="6854"/>
    </w:p>
    <w:p w14:paraId="3BC0DCC4" w14:textId="77777777" w:rsidR="00527FAB" w:rsidRPr="00C17238" w:rsidRDefault="00527FAB" w:rsidP="003B307C">
      <w:pPr>
        <w:pStyle w:val="Heading2"/>
      </w:pPr>
      <w:bookmarkStart w:id="6855" w:name="_Toc222754758"/>
      <w:r w:rsidRPr="00C17238">
        <w:t>12.1 Risk Assessment Guidelines &amp; Process</w:t>
      </w:r>
      <w:bookmarkEnd w:id="6855"/>
    </w:p>
    <w:p w14:paraId="70E218D4" w14:textId="7FCF3A27" w:rsidR="00527FAB" w:rsidRPr="00C17238" w:rsidRDefault="00527FAB" w:rsidP="00527FAB">
      <w:pPr>
        <w:spacing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risk assessment validates that potential sub-recipients are viable, legitimate businesses and confirms that they have the financial capability and organizational resources to provide the required services. At the same time, it makes sure that contractor/ sub-recipients are not engaged in questionable ethical or legal activities.</w:t>
      </w:r>
      <w:r w:rsidR="00377B35">
        <w:rPr>
          <w:rFonts w:cs="Times New Roman"/>
        </w:rPr>
        <w:t xml:space="preserve"> </w:t>
      </w:r>
      <w:r w:rsidR="009511B4">
        <w:rPr>
          <w:rFonts w:cs="Times New Roman"/>
        </w:rPr>
        <w:t xml:space="preserve">Please refer to the </w:t>
      </w:r>
      <w:hyperlink r:id="rId112" w:history="1">
        <w:r w:rsidR="009511B4" w:rsidRPr="00E9743D">
          <w:rPr>
            <w:rStyle w:val="Hyperlink"/>
            <w:rFonts w:cs="Times New Roman"/>
          </w:rPr>
          <w:t>risk assessment folder</w:t>
        </w:r>
      </w:hyperlink>
      <w:r w:rsidR="009511B4">
        <w:rPr>
          <w:rFonts w:cs="Times New Roman"/>
        </w:rPr>
        <w:t xml:space="preserve"> for </w:t>
      </w:r>
      <w:r w:rsidR="009511B4" w:rsidRPr="009511B4">
        <w:rPr>
          <w:rFonts w:cs="Times New Roman"/>
        </w:rPr>
        <w:t xml:space="preserve">complete detailed policy and procedure, along with the appropriate tools and templates. </w:t>
      </w:r>
    </w:p>
    <w:p w14:paraId="2CDF5DC0" w14:textId="77777777" w:rsidR="00527FAB" w:rsidRPr="00C17238" w:rsidRDefault="00527FAB" w:rsidP="00527FAB">
      <w:pPr>
        <w:spacing w:line="360" w:lineRule="auto"/>
        <w:jc w:val="both"/>
        <w:rPr>
          <w:rFonts w:cs="Times New Roman"/>
        </w:rPr>
      </w:pPr>
    </w:p>
    <w:p w14:paraId="101C5569" w14:textId="5C503BD3" w:rsidR="00527FAB" w:rsidRPr="00C17238" w:rsidRDefault="00527FAB" w:rsidP="00527FAB">
      <w:pPr>
        <w:spacing w:after="120" w:line="360" w:lineRule="auto"/>
        <w:jc w:val="both"/>
        <w:rPr>
          <w:rFonts w:cs="Times New Roman"/>
        </w:rPr>
      </w:pPr>
      <w:r w:rsidRPr="00C17238">
        <w:rPr>
          <w:rFonts w:cs="Times New Roman"/>
        </w:rPr>
        <w:t xml:space="preserve">Each time a new contract/agreement valued at </w:t>
      </w:r>
      <w:commentRangeStart w:id="6856"/>
      <w:r w:rsidRPr="00C17238">
        <w:rPr>
          <w:rFonts w:cs="Times New Roman"/>
        </w:rPr>
        <w:t>USD $</w:t>
      </w:r>
      <w:r w:rsidR="001805B5">
        <w:rPr>
          <w:rFonts w:cs="Times New Roman"/>
        </w:rPr>
        <w:t>10</w:t>
      </w:r>
      <w:r w:rsidRPr="00C17238">
        <w:rPr>
          <w:rFonts w:cs="Times New Roman"/>
        </w:rPr>
        <w:t>,00</w:t>
      </w:r>
      <w:r w:rsidR="001805B5">
        <w:rPr>
          <w:rFonts w:cs="Times New Roman"/>
        </w:rPr>
        <w:t>0</w:t>
      </w:r>
      <w:r w:rsidRPr="00C17238">
        <w:rPr>
          <w:rFonts w:cs="Times New Roman"/>
        </w:rPr>
        <w:t xml:space="preserve"> </w:t>
      </w:r>
      <w:commentRangeEnd w:id="6856"/>
      <w:r w:rsidR="006765E9" w:rsidRPr="00C17238">
        <w:rPr>
          <w:rStyle w:val="CommentReference"/>
          <w:rFonts w:cs="Times New Roman"/>
          <w:sz w:val="24"/>
          <w:szCs w:val="24"/>
        </w:rPr>
        <w:commentReference w:id="6856"/>
      </w:r>
      <w:r w:rsidRPr="00C17238">
        <w:rPr>
          <w:rFonts w:cs="Times New Roman"/>
        </w:rPr>
        <w:t>or more is signed</w:t>
      </w:r>
      <w:r w:rsidR="00D9133E">
        <w:rPr>
          <w:rFonts w:cs="Times New Roman"/>
        </w:rPr>
        <w:t xml:space="preserve"> for a sub-</w:t>
      </w:r>
      <w:r w:rsidR="00B6604C">
        <w:rPr>
          <w:rFonts w:cs="Times New Roman"/>
        </w:rPr>
        <w:t>recipient</w:t>
      </w:r>
      <w:r w:rsidRPr="00C17238">
        <w:rPr>
          <w:rFonts w:cs="Times New Roman"/>
        </w:rPr>
        <w:t xml:space="preserve">, Partners </w:t>
      </w:r>
      <w:r w:rsidR="00B8238B">
        <w:rPr>
          <w:rFonts w:cs="Times New Roman"/>
        </w:rPr>
        <w:t>Honduras</w:t>
      </w:r>
      <w:r w:rsidRPr="00C17238">
        <w:rPr>
          <w:rFonts w:cs="Times New Roman"/>
        </w:rPr>
        <w:t xml:space="preserve"> will be required to send Partners HQ a completed Risk Assessment. The Risk Assessment template is found in </w:t>
      </w:r>
      <w:hyperlink w:anchor="_Annex_Q:_Risk" w:history="1">
        <w:r w:rsidRPr="00EA49C6">
          <w:rPr>
            <w:rStyle w:val="Hyperlink"/>
            <w:rFonts w:cs="Times New Roman"/>
          </w:rPr>
          <w:t xml:space="preserve">Annex </w:t>
        </w:r>
        <w:r w:rsidR="003F6E1C">
          <w:rPr>
            <w:rStyle w:val="Hyperlink"/>
            <w:rFonts w:cs="Times New Roman"/>
          </w:rPr>
          <w:t>Q</w:t>
        </w:r>
      </w:hyperlink>
      <w:r w:rsidRPr="00C17238">
        <w:rPr>
          <w:rFonts w:cs="Times New Roman"/>
        </w:rPr>
        <w:t xml:space="preserve">. </w:t>
      </w:r>
    </w:p>
    <w:p w14:paraId="2A055BA3" w14:textId="77777777" w:rsidR="00527FAB" w:rsidRPr="00C17238" w:rsidRDefault="00527FAB" w:rsidP="003B307C">
      <w:pPr>
        <w:pStyle w:val="Heading2"/>
      </w:pPr>
      <w:bookmarkStart w:id="6857" w:name="_Toc222754759"/>
      <w:r w:rsidRPr="00C17238">
        <w:t>12.2 Frequency of Risk Assessment</w:t>
      </w:r>
      <w:bookmarkEnd w:id="6857"/>
    </w:p>
    <w:p w14:paraId="2A99426D" w14:textId="260D6FA0" w:rsidR="00527FAB" w:rsidRPr="00C17238" w:rsidRDefault="00527FAB" w:rsidP="00527FAB">
      <w:pPr>
        <w:spacing w:line="360" w:lineRule="auto"/>
        <w:jc w:val="both"/>
        <w:rPr>
          <w:rFonts w:cs="Times New Roman"/>
        </w:rPr>
      </w:pPr>
      <w:r w:rsidRPr="00C17238">
        <w:rPr>
          <w:rFonts w:cs="Times New Roman"/>
        </w:rPr>
        <w:t xml:space="preserve">For ongoing sub-recipient monitoring activities, a follow up Risk Assessment should be completed annually </w:t>
      </w:r>
      <w:r w:rsidR="00D9133E">
        <w:rPr>
          <w:rFonts w:cs="Times New Roman"/>
        </w:rPr>
        <w:t>upon renewal of the contract</w:t>
      </w:r>
      <w:commentRangeStart w:id="6858"/>
      <w:r w:rsidRPr="00C17238">
        <w:rPr>
          <w:rFonts w:cs="Times New Roman"/>
        </w:rPr>
        <w:t>. The completed and updated annual Risk Assessments for all contract/agreements</w:t>
      </w:r>
      <w:r w:rsidR="00D9133E">
        <w:rPr>
          <w:rFonts w:cs="Times New Roman"/>
        </w:rPr>
        <w:t xml:space="preserve"> for sub-recipients</w:t>
      </w:r>
      <w:r w:rsidRPr="00C17238">
        <w:rPr>
          <w:rFonts w:cs="Times New Roman"/>
        </w:rPr>
        <w:t xml:space="preserve"> over USD $</w:t>
      </w:r>
      <w:r w:rsidR="00201A50">
        <w:rPr>
          <w:rFonts w:cs="Times New Roman"/>
        </w:rPr>
        <w:t>10</w:t>
      </w:r>
      <w:r w:rsidRPr="00C17238">
        <w:rPr>
          <w:rFonts w:cs="Times New Roman"/>
        </w:rPr>
        <w:t>,000 must be sent to Partners HQ.</w:t>
      </w:r>
      <w:commentRangeEnd w:id="6858"/>
      <w:r w:rsidR="009D7C43" w:rsidRPr="00C17238">
        <w:rPr>
          <w:rStyle w:val="CommentReference"/>
          <w:rFonts w:cs="Times New Roman"/>
          <w:sz w:val="24"/>
          <w:szCs w:val="24"/>
        </w:rPr>
        <w:commentReference w:id="6858"/>
      </w:r>
    </w:p>
    <w:p w14:paraId="54960AA4" w14:textId="77777777" w:rsidR="00527FAB" w:rsidRPr="00C17238" w:rsidRDefault="00527FAB" w:rsidP="00CA1E03">
      <w:pPr>
        <w:pStyle w:val="Heading1"/>
      </w:pPr>
      <w:bookmarkStart w:id="6859" w:name="_13._Procurement"/>
      <w:bookmarkStart w:id="6860" w:name="_Toc82539595"/>
      <w:bookmarkStart w:id="6861" w:name="_Toc222754760"/>
      <w:bookmarkEnd w:id="6859"/>
      <w:r w:rsidRPr="00C17238">
        <w:t>13. Procurement</w:t>
      </w:r>
      <w:bookmarkEnd w:id="6860"/>
      <w:bookmarkEnd w:id="6861"/>
    </w:p>
    <w:p w14:paraId="1B231484" w14:textId="77777777" w:rsidR="00527FAB" w:rsidRPr="00C17238" w:rsidRDefault="00527FAB" w:rsidP="00E9743D">
      <w:pPr>
        <w:pStyle w:val="Heading2"/>
      </w:pPr>
      <w:bookmarkStart w:id="6862" w:name="_Toc82539596"/>
      <w:bookmarkStart w:id="6863" w:name="_Toc222754761"/>
      <w:r w:rsidRPr="00C17238">
        <w:t>13.1 Procurement Overview</w:t>
      </w:r>
      <w:bookmarkEnd w:id="6862"/>
      <w:bookmarkEnd w:id="6863"/>
    </w:p>
    <w:p w14:paraId="2BD6C4C0" w14:textId="2DE39DD0" w:rsidR="00527FAB" w:rsidRPr="00C17238" w:rsidRDefault="00527FAB" w:rsidP="00527FAB">
      <w:pPr>
        <w:spacing w:line="360" w:lineRule="auto"/>
        <w:jc w:val="both"/>
        <w:rPr>
          <w:rFonts w:cs="Times New Roman"/>
        </w:rPr>
      </w:pPr>
      <w:r w:rsidRPr="00C17238">
        <w:rPr>
          <w:rFonts w:cs="Times New Roman"/>
        </w:rPr>
        <w:t xml:space="preserve">The purpose of this policy is to ensure the highest level of procurement integrity is consistently observed throughout the field office while acquiring goods, supplies and services. </w:t>
      </w:r>
      <w:r w:rsidR="00502146">
        <w:rPr>
          <w:rFonts w:cs="Times New Roman"/>
        </w:rPr>
        <w:t xml:space="preserve">Please refer to the </w:t>
      </w:r>
      <w:hyperlink r:id="rId113" w:history="1">
        <w:r w:rsidR="00617A72" w:rsidRPr="00617A72">
          <w:rPr>
            <w:rStyle w:val="Hyperlink"/>
            <w:rFonts w:cs="Times New Roman"/>
          </w:rPr>
          <w:t>p</w:t>
        </w:r>
        <w:r w:rsidR="00502146" w:rsidRPr="00617A72">
          <w:rPr>
            <w:rStyle w:val="Hyperlink"/>
            <w:rFonts w:cs="Times New Roman"/>
          </w:rPr>
          <w:t>rocurement folder</w:t>
        </w:r>
      </w:hyperlink>
      <w:r w:rsidR="00502146">
        <w:rPr>
          <w:rFonts w:cs="Times New Roman"/>
        </w:rPr>
        <w:t xml:space="preserve"> for the complete detailed policy and procedure, along with the </w:t>
      </w:r>
      <w:r w:rsidR="00617A72">
        <w:rPr>
          <w:rFonts w:cs="Times New Roman"/>
        </w:rPr>
        <w:t>appropriate</w:t>
      </w:r>
      <w:r w:rsidR="00502146">
        <w:rPr>
          <w:rFonts w:cs="Times New Roman"/>
        </w:rPr>
        <w:t xml:space="preserve"> procurement tools and templates. </w:t>
      </w:r>
      <w:r w:rsidRPr="00C17238">
        <w:rPr>
          <w:rFonts w:cs="Times New Roman"/>
        </w:rPr>
        <w:t>The</w:t>
      </w:r>
      <w:r w:rsidR="00617A72">
        <w:rPr>
          <w:rFonts w:cs="Times New Roman"/>
        </w:rPr>
        <w:t xml:space="preserve"> overall</w:t>
      </w:r>
      <w:r w:rsidRPr="00C17238">
        <w:rPr>
          <w:rFonts w:cs="Times New Roman"/>
        </w:rPr>
        <w:t xml:space="preserve"> procurement policy is to prevent conflict of interest, facilitate open and free competition, ensure that cost analysis is conducted and that all contracts include clauses that protect the organization contractually, and provide for legal remedies where it is applicable.</w:t>
      </w:r>
    </w:p>
    <w:p w14:paraId="6946C773" w14:textId="77777777" w:rsidR="00527FAB" w:rsidRPr="00C17238" w:rsidRDefault="00527FAB" w:rsidP="00527FAB">
      <w:pPr>
        <w:spacing w:line="360" w:lineRule="auto"/>
        <w:jc w:val="both"/>
        <w:rPr>
          <w:rFonts w:cs="Times New Roman"/>
        </w:rPr>
      </w:pPr>
    </w:p>
    <w:p w14:paraId="5B5E6E7A" w14:textId="2660D58B" w:rsidR="00527FAB" w:rsidRPr="00C17238" w:rsidRDefault="00527FAB" w:rsidP="00527FAB">
      <w:pPr>
        <w:spacing w:line="360" w:lineRule="auto"/>
        <w:jc w:val="both"/>
        <w:rPr>
          <w:rFonts w:cs="Times New Roman"/>
        </w:rPr>
      </w:pPr>
      <w:r w:rsidRPr="00C17238">
        <w:rPr>
          <w:rFonts w:cs="Times New Roman"/>
        </w:rPr>
        <w:t xml:space="preserve">All procurements must comply with the Procurement Standards in 2 CFR 200 Uniform Guidance Section 200.318, which can be summarized generally as follows: (1) the purchase complies with Partners’ documented procedures, (2) purchases are necessary, (3) open competition (to the extent required by each method), (4) conflict of interest policy applies and (5) proper documentation for the purchases. Consideration should be given to consolidating or breaking out procurements to obtain a more economical purchase. Where appropriate, an analysis must be made of lease versus purchase alternatives, and any other appropriate analysis to determine the most economical approach. When possible, Partners </w:t>
      </w:r>
      <w:r w:rsidR="00B8238B">
        <w:rPr>
          <w:rFonts w:cs="Times New Roman"/>
        </w:rPr>
        <w:t>Honduras</w:t>
      </w:r>
      <w:r w:rsidRPr="00C17238">
        <w:rPr>
          <w:rFonts w:cs="Times New Roman"/>
        </w:rPr>
        <w:t xml:space="preserve"> should use federal excess and surplus property in lieu of purchasing new equipment and property to reduce project costs. </w:t>
      </w:r>
      <w:commentRangeStart w:id="6864"/>
      <w:r w:rsidRPr="00C17238">
        <w:rPr>
          <w:rFonts w:cs="Times New Roman"/>
        </w:rPr>
        <w:t xml:space="preserve">Additionally, to the extent possible, Partners </w:t>
      </w:r>
      <w:r w:rsidR="00B8238B">
        <w:rPr>
          <w:rFonts w:cs="Times New Roman"/>
        </w:rPr>
        <w:t>Honduras</w:t>
      </w:r>
      <w:r w:rsidRPr="00C17238">
        <w:rPr>
          <w:rFonts w:cs="Times New Roman"/>
        </w:rPr>
        <w:t xml:space="preserve"> will engage in affirmative efforts to utilize small businesses, minority owned firms, and women's business enterprises.</w:t>
      </w:r>
      <w:r w:rsidR="00266732">
        <w:rPr>
          <w:rFonts w:cs="Times New Roman"/>
        </w:rPr>
        <w:t xml:space="preserve"> </w:t>
      </w:r>
      <w:commentRangeEnd w:id="6864"/>
      <w:r w:rsidR="00382129" w:rsidRPr="00266732">
        <w:rPr>
          <w:rStyle w:val="CommentReference"/>
          <w:rFonts w:cs="Times New Roman"/>
          <w:sz w:val="24"/>
          <w:szCs w:val="24"/>
        </w:rPr>
        <w:commentReference w:id="6864"/>
      </w:r>
      <w:r w:rsidR="00266732" w:rsidRPr="00266732">
        <w:rPr>
          <w:rFonts w:cs="Times New Roman"/>
        </w:rPr>
        <w:t xml:space="preserve">Pursuant to the </w:t>
      </w:r>
      <w:hyperlink r:id="rId114" w:history="1">
        <w:r w:rsidR="00266732" w:rsidRPr="00894B3E">
          <w:rPr>
            <w:rStyle w:val="Hyperlink"/>
            <w:rFonts w:cs="Times New Roman"/>
          </w:rPr>
          <w:t>Federal Acquisition Regulations (FAR)</w:t>
        </w:r>
      </w:hyperlink>
      <w:r w:rsidR="00266732" w:rsidRPr="00266732">
        <w:rPr>
          <w:rFonts w:cs="Times New Roman"/>
        </w:rPr>
        <w:t>, POA is required to promote and provide for competition to the maximum extent practical. Therefore, POA, and its clients, benefit from fair and reasonable prices.</w:t>
      </w:r>
    </w:p>
    <w:p w14:paraId="50C12725" w14:textId="77777777" w:rsidR="00527FAB" w:rsidRPr="00C17238" w:rsidRDefault="00527FAB" w:rsidP="00527FAB">
      <w:pPr>
        <w:spacing w:line="360" w:lineRule="auto"/>
        <w:jc w:val="both"/>
        <w:rPr>
          <w:rFonts w:cs="Times New Roman"/>
        </w:rPr>
      </w:pPr>
    </w:p>
    <w:p w14:paraId="1D0794B4" w14:textId="7CC91212" w:rsidR="00527FAB" w:rsidRPr="00C17238" w:rsidRDefault="00527FAB" w:rsidP="00527FAB">
      <w:pPr>
        <w:spacing w:line="360" w:lineRule="auto"/>
        <w:jc w:val="both"/>
        <w:rPr>
          <w:rFonts w:cs="Times New Roman"/>
        </w:rPr>
      </w:pPr>
      <w:r w:rsidRPr="00C17238">
        <w:rPr>
          <w:rFonts w:cs="Times New Roman"/>
        </w:rPr>
        <w:t xml:space="preserve">All procurements made by Partners </w:t>
      </w:r>
      <w:r w:rsidR="00B8238B">
        <w:rPr>
          <w:rFonts w:cs="Times New Roman"/>
        </w:rPr>
        <w:t>Honduras</w:t>
      </w:r>
      <w:r w:rsidRPr="00C17238">
        <w:rPr>
          <w:rFonts w:cs="Times New Roman"/>
        </w:rPr>
        <w:t xml:space="preserve"> must:</w:t>
      </w:r>
    </w:p>
    <w:p w14:paraId="46E08433" w14:textId="77777777" w:rsidR="00527FAB" w:rsidRPr="00C17238" w:rsidRDefault="00527FAB" w:rsidP="00F05B60">
      <w:pPr>
        <w:pStyle w:val="ListParagraph"/>
        <w:numPr>
          <w:ilvl w:val="0"/>
          <w:numId w:val="93"/>
        </w:numPr>
        <w:spacing w:line="360" w:lineRule="auto"/>
        <w:jc w:val="both"/>
        <w:rPr>
          <w:rFonts w:cs="Times New Roman"/>
        </w:rPr>
      </w:pPr>
      <w:r w:rsidRPr="00C17238">
        <w:rPr>
          <w:rFonts w:cs="Times New Roman"/>
        </w:rPr>
        <w:t>Be necessary, at a reasonable cost, documented, not prohibited by law or the applicable funding source, and made in accordance with this Policy.</w:t>
      </w:r>
    </w:p>
    <w:p w14:paraId="2E3C64F5" w14:textId="77777777" w:rsidR="00527FAB" w:rsidRPr="00C17238" w:rsidRDefault="00527FAB" w:rsidP="00F05B60">
      <w:pPr>
        <w:pStyle w:val="ListParagraph"/>
        <w:numPr>
          <w:ilvl w:val="0"/>
          <w:numId w:val="93"/>
        </w:numPr>
        <w:spacing w:line="360" w:lineRule="auto"/>
        <w:jc w:val="both"/>
        <w:rPr>
          <w:rFonts w:cs="Times New Roman"/>
        </w:rPr>
      </w:pPr>
      <w:r w:rsidRPr="00C17238">
        <w:rPr>
          <w:rFonts w:cs="Times New Roman"/>
        </w:rPr>
        <w:t>Avoid acquiring unnecessary or duplicative items.</w:t>
      </w:r>
    </w:p>
    <w:p w14:paraId="5DF9C8F8" w14:textId="1E7D9641" w:rsidR="00527FAB" w:rsidRPr="00C17238" w:rsidRDefault="00527FAB" w:rsidP="00F05B60">
      <w:pPr>
        <w:pStyle w:val="ListParagraph"/>
        <w:numPr>
          <w:ilvl w:val="0"/>
          <w:numId w:val="93"/>
        </w:numPr>
        <w:spacing w:line="360" w:lineRule="auto"/>
        <w:jc w:val="both"/>
        <w:rPr>
          <w:rFonts w:cs="Times New Roman"/>
        </w:rPr>
      </w:pPr>
      <w:r w:rsidRPr="00C17238">
        <w:rPr>
          <w:rFonts w:cs="Times New Roman"/>
        </w:rPr>
        <w:t xml:space="preserve">Engage responsible vendors who possess the ability to perform successfully under the terms and conditions of a proposed procurement. Partners </w:t>
      </w:r>
      <w:r w:rsidR="00B8238B">
        <w:rPr>
          <w:rFonts w:cs="Times New Roman"/>
        </w:rPr>
        <w:t>Honduras</w:t>
      </w:r>
      <w:r w:rsidRPr="00C17238">
        <w:rPr>
          <w:rFonts w:cs="Times New Roman"/>
        </w:rPr>
        <w:t xml:space="preserve"> shall consider vendor integrity, policy compliance, past performance record and financial and technical resources.</w:t>
      </w:r>
    </w:p>
    <w:p w14:paraId="529FB440" w14:textId="77777777" w:rsidR="00527FAB" w:rsidRPr="00C17238" w:rsidRDefault="00527FAB" w:rsidP="00F47D85">
      <w:pPr>
        <w:pStyle w:val="Heading2"/>
      </w:pPr>
      <w:bookmarkStart w:id="6865" w:name="_Toc82539597"/>
      <w:bookmarkStart w:id="6866" w:name="_Toc222754762"/>
      <w:r w:rsidRPr="00C17238">
        <w:t>13.2 Ethical Conduct for Procurement</w:t>
      </w:r>
      <w:bookmarkEnd w:id="6865"/>
      <w:bookmarkEnd w:id="6866"/>
    </w:p>
    <w:p w14:paraId="53D2D324" w14:textId="3DC89BE6" w:rsidR="00527FAB" w:rsidRPr="00C17238" w:rsidRDefault="00527FAB" w:rsidP="00527FAB">
      <w:pPr>
        <w:spacing w:line="360" w:lineRule="auto"/>
        <w:jc w:val="both"/>
        <w:rPr>
          <w:rFonts w:cs="Times New Roman"/>
        </w:rPr>
      </w:pPr>
      <w:r w:rsidRPr="00C17238">
        <w:rPr>
          <w:rFonts w:cs="Times New Roman"/>
        </w:rPr>
        <w:t xml:space="preserve">Care must be taken to avoid the intent and appearance of unethical practice in relationships, actions, and communications. All procurement activities conducted on behalf of Partners </w:t>
      </w:r>
      <w:r w:rsidR="00B8238B">
        <w:rPr>
          <w:rFonts w:cs="Times New Roman"/>
        </w:rPr>
        <w:t>Honduras</w:t>
      </w:r>
      <w:r w:rsidRPr="00C17238">
        <w:rPr>
          <w:rFonts w:cs="Times New Roman"/>
        </w:rPr>
        <w:t xml:space="preserve"> must be in compliance with the standards outlined in federal, state, local laws, and Partners’ policies. When conducting procurement including but not limited to purchasing goods and services, awarding contracts and grants, or the administration and supervision of contracts, Partners </w:t>
      </w:r>
      <w:r w:rsidR="00B8238B">
        <w:rPr>
          <w:rFonts w:cs="Times New Roman"/>
        </w:rPr>
        <w:t>Honduras</w:t>
      </w:r>
      <w:r w:rsidRPr="00C17238">
        <w:rPr>
          <w:rFonts w:cs="Times New Roman"/>
        </w:rPr>
        <w:t xml:space="preserve"> must adhere to the following:</w:t>
      </w:r>
    </w:p>
    <w:p w14:paraId="59FAE863" w14:textId="77777777" w:rsidR="00527FAB" w:rsidRPr="00C17238" w:rsidRDefault="00527FAB" w:rsidP="00527FAB">
      <w:pPr>
        <w:spacing w:line="360" w:lineRule="auto"/>
        <w:jc w:val="both"/>
        <w:rPr>
          <w:rFonts w:cs="Times New Roman"/>
        </w:rPr>
      </w:pPr>
    </w:p>
    <w:p w14:paraId="09B215C7" w14:textId="77777777" w:rsidR="00527FAB" w:rsidRPr="00C17238" w:rsidRDefault="00527FAB" w:rsidP="00F05B60">
      <w:pPr>
        <w:pStyle w:val="ListParagraph"/>
        <w:numPr>
          <w:ilvl w:val="0"/>
          <w:numId w:val="92"/>
        </w:numPr>
        <w:spacing w:line="360" w:lineRule="auto"/>
        <w:jc w:val="both"/>
        <w:rPr>
          <w:rFonts w:cs="Times New Roman"/>
          <w:b/>
          <w:bCs/>
        </w:rPr>
      </w:pPr>
      <w:r w:rsidRPr="00C17238">
        <w:rPr>
          <w:rFonts w:cs="Times New Roman"/>
          <w:b/>
          <w:bCs/>
        </w:rPr>
        <w:t>Checks and Balances</w:t>
      </w:r>
    </w:p>
    <w:p w14:paraId="0FFA37C8" w14:textId="0AFC7EA3" w:rsidR="00527FAB" w:rsidRPr="00C17238" w:rsidRDefault="00527FAB" w:rsidP="00527FAB">
      <w:pPr>
        <w:pStyle w:val="ListParagraph"/>
        <w:spacing w:line="360" w:lineRule="auto"/>
        <w:jc w:val="both"/>
        <w:rPr>
          <w:rFonts w:cs="Times New Roman"/>
        </w:rPr>
      </w:pPr>
      <w:r w:rsidRPr="00C17238">
        <w:rPr>
          <w:rFonts w:cs="Times New Roman"/>
        </w:rPr>
        <w:t>Separation of duties throughout the procurement process must be strictly enforced.</w:t>
      </w:r>
      <w:r w:rsidR="006308EB" w:rsidRPr="00C17238">
        <w:rPr>
          <w:rFonts w:cs="Times New Roman"/>
        </w:rPr>
        <w:t xml:space="preserve"> </w:t>
      </w:r>
      <w:r w:rsidRPr="00C17238">
        <w:rPr>
          <w:rFonts w:cs="Times New Roman"/>
        </w:rPr>
        <w:t>At the minimum, for any one procurement action, the person initiating the procurement request and managing the invitation for quotation, bids, or tenders, must be different from the person approving the procurement and signing the contract. It is advisable to have people from outside of the team on the Evaluation Committee.</w:t>
      </w:r>
    </w:p>
    <w:p w14:paraId="0D3AA7E2" w14:textId="77777777" w:rsidR="00527FAB" w:rsidRPr="00C17238" w:rsidRDefault="00527FAB" w:rsidP="00527FAB">
      <w:pPr>
        <w:pStyle w:val="ListParagraph"/>
        <w:spacing w:line="360" w:lineRule="auto"/>
        <w:jc w:val="both"/>
        <w:rPr>
          <w:rFonts w:cs="Times New Roman"/>
        </w:rPr>
      </w:pPr>
    </w:p>
    <w:p w14:paraId="1E4753BC" w14:textId="77777777" w:rsidR="00527FAB" w:rsidRPr="00C17238" w:rsidRDefault="00527FAB" w:rsidP="00F05B60">
      <w:pPr>
        <w:pStyle w:val="ListParagraph"/>
        <w:numPr>
          <w:ilvl w:val="0"/>
          <w:numId w:val="92"/>
        </w:numPr>
        <w:spacing w:line="360" w:lineRule="auto"/>
        <w:jc w:val="both"/>
        <w:rPr>
          <w:rFonts w:cs="Times New Roman"/>
          <w:b/>
          <w:bCs/>
        </w:rPr>
      </w:pPr>
      <w:r w:rsidRPr="00C17238">
        <w:rPr>
          <w:rFonts w:cs="Times New Roman"/>
          <w:b/>
          <w:bCs/>
        </w:rPr>
        <w:t>Confidentiality</w:t>
      </w:r>
    </w:p>
    <w:p w14:paraId="3164037A" w14:textId="425A3ED7" w:rsidR="00527FAB" w:rsidRPr="00C17238" w:rsidRDefault="00527FAB" w:rsidP="00527FAB">
      <w:pPr>
        <w:pStyle w:val="ListParagraph"/>
        <w:spacing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staff participating in a procurement process must not disclose information related to provider quotes, bids/proposals, or other sensitive information to any co-worker without a specific and articulable need to know.</w:t>
      </w:r>
      <w:r w:rsidR="006308EB" w:rsidRPr="00C17238">
        <w:rPr>
          <w:rFonts w:cs="Times New Roman"/>
        </w:rPr>
        <w:t xml:space="preserve"> </w:t>
      </w:r>
      <w:r w:rsidRPr="00C17238">
        <w:rPr>
          <w:rFonts w:cs="Times New Roman"/>
        </w:rPr>
        <w:t xml:space="preserve">Disclosing any non-public information related to procurement to any third party is strictly prohibited. </w:t>
      </w:r>
    </w:p>
    <w:p w14:paraId="64E6314A" w14:textId="77777777" w:rsidR="00527FAB" w:rsidRPr="00C17238" w:rsidRDefault="00527FAB" w:rsidP="00527FAB">
      <w:pPr>
        <w:pStyle w:val="ListParagraph"/>
        <w:spacing w:line="360" w:lineRule="auto"/>
        <w:jc w:val="both"/>
        <w:rPr>
          <w:rFonts w:cs="Times New Roman"/>
        </w:rPr>
      </w:pPr>
    </w:p>
    <w:p w14:paraId="6DFDD925" w14:textId="77777777" w:rsidR="00527FAB" w:rsidRPr="00C17238" w:rsidRDefault="00527FAB" w:rsidP="00F05B60">
      <w:pPr>
        <w:pStyle w:val="ListParagraph"/>
        <w:numPr>
          <w:ilvl w:val="0"/>
          <w:numId w:val="92"/>
        </w:numPr>
        <w:spacing w:line="360" w:lineRule="auto"/>
        <w:jc w:val="both"/>
        <w:rPr>
          <w:rFonts w:cs="Times New Roman"/>
          <w:b/>
          <w:bCs/>
        </w:rPr>
      </w:pPr>
      <w:r w:rsidRPr="00C17238">
        <w:rPr>
          <w:rFonts w:cs="Times New Roman"/>
          <w:b/>
          <w:bCs/>
        </w:rPr>
        <w:t>Conflicts of Interest</w:t>
      </w:r>
    </w:p>
    <w:p w14:paraId="4C814737" w14:textId="4F6EA9CA" w:rsidR="00386794" w:rsidRDefault="00527FAB" w:rsidP="00386794">
      <w:pPr>
        <w:pStyle w:val="ListParagraph"/>
        <w:spacing w:line="360" w:lineRule="auto"/>
        <w:jc w:val="both"/>
        <w:rPr>
          <w:rFonts w:cs="Times New Roman"/>
        </w:rPr>
      </w:pPr>
      <w:r w:rsidRPr="00C17238">
        <w:rPr>
          <w:rFonts w:cs="Times New Roman"/>
        </w:rPr>
        <w:t xml:space="preserve">Partners </w:t>
      </w:r>
      <w:r w:rsidR="00B8238B">
        <w:rPr>
          <w:rFonts w:cs="Times New Roman"/>
        </w:rPr>
        <w:t>Honduras</w:t>
      </w:r>
      <w:r w:rsidR="006308EB" w:rsidRPr="00C17238">
        <w:rPr>
          <w:rFonts w:cs="Times New Roman"/>
        </w:rPr>
        <w:t xml:space="preserve"> </w:t>
      </w:r>
      <w:r w:rsidRPr="00C17238">
        <w:rPr>
          <w:rFonts w:cs="Times New Roman"/>
        </w:rPr>
        <w:t xml:space="preserve">defines a procurement conflict of interest as any situation where a provider may be perceived to be shown unfair favoritism due to a relationship or other connection to an employee, representative or affiliate. Partners </w:t>
      </w:r>
      <w:r w:rsidR="00B8238B">
        <w:rPr>
          <w:rFonts w:cs="Times New Roman"/>
        </w:rPr>
        <w:t>Honduras</w:t>
      </w:r>
      <w:r w:rsidRPr="00C17238">
        <w:rPr>
          <w:rFonts w:cs="Times New Roman"/>
        </w:rPr>
        <w:t xml:space="preserve"> takes a rigorous, transparent, and forceful approach to identifying and preventing such conflicts. It is the individual and non-delegable responsibility of every employee, representative and affiliate to disclose potential conflicts of interest to their supervisor or another appropriate member of management. Where possible, potential, and actual conflicts of interest will be mitigated with an appropriate and effective mechanism without disqualifying any bidders, but where the integrity of the process demands otherwise, </w:t>
      </w:r>
      <w:del w:id="6867" w:author="Megan Ash" w:date="2026-02-13T16:27:00Z" w16du:dateUtc="2026-02-13T21:27:00Z">
        <w:r w:rsidRPr="00C17238" w:rsidDel="00E5544D">
          <w:rPr>
            <w:rFonts w:cs="Times New Roman"/>
          </w:rPr>
          <w:delText xml:space="preserve">the </w:delText>
        </w:r>
      </w:del>
      <w:r w:rsidRPr="00C17238">
        <w:rPr>
          <w:rFonts w:cs="Times New Roman"/>
        </w:rPr>
        <w:t xml:space="preserve">Partners </w:t>
      </w:r>
      <w:r w:rsidR="00B8238B">
        <w:rPr>
          <w:rFonts w:cs="Times New Roman"/>
        </w:rPr>
        <w:t>Honduras</w:t>
      </w:r>
      <w:r w:rsidRPr="00C17238">
        <w:rPr>
          <w:rFonts w:cs="Times New Roman"/>
        </w:rPr>
        <w:t xml:space="preserve"> will not hesitate to disqualify problematic bidders or re-compete procurements.</w:t>
      </w:r>
      <w:r w:rsidR="00386794">
        <w:rPr>
          <w:rFonts w:cs="Times New Roman"/>
        </w:rPr>
        <w:t xml:space="preserve"> </w:t>
      </w:r>
    </w:p>
    <w:p w14:paraId="3AAA7A22" w14:textId="77777777" w:rsidR="00386794" w:rsidRDefault="00386794" w:rsidP="00386794">
      <w:pPr>
        <w:pStyle w:val="ListParagraph"/>
        <w:spacing w:line="360" w:lineRule="auto"/>
        <w:jc w:val="both"/>
        <w:rPr>
          <w:rFonts w:cs="Times New Roman"/>
        </w:rPr>
      </w:pPr>
    </w:p>
    <w:p w14:paraId="51C7F48F" w14:textId="26E1ACAF" w:rsidR="00386794" w:rsidRPr="00386794" w:rsidRDefault="00386794" w:rsidP="00386794">
      <w:pPr>
        <w:pStyle w:val="ListParagraph"/>
        <w:spacing w:line="360" w:lineRule="auto"/>
        <w:jc w:val="both"/>
        <w:rPr>
          <w:rFonts w:cs="Times New Roman"/>
        </w:rPr>
      </w:pPr>
      <w:r w:rsidRPr="00386794">
        <w:rPr>
          <w:rFonts w:cs="Times New Roman"/>
        </w:rPr>
        <w:t xml:space="preserve">There are three types of conflict of interest that could occur in the procurement environment. </w:t>
      </w:r>
    </w:p>
    <w:p w14:paraId="2E6FE14E" w14:textId="77777777" w:rsidR="00386794" w:rsidRDefault="00386794" w:rsidP="00F05B60">
      <w:pPr>
        <w:pStyle w:val="ListParagraph"/>
        <w:numPr>
          <w:ilvl w:val="0"/>
          <w:numId w:val="108"/>
        </w:numPr>
        <w:spacing w:line="360" w:lineRule="auto"/>
        <w:jc w:val="both"/>
        <w:rPr>
          <w:rFonts w:cs="Times New Roman"/>
        </w:rPr>
      </w:pPr>
      <w:r w:rsidRPr="00386794">
        <w:rPr>
          <w:rFonts w:cs="Times New Roman"/>
          <w:b/>
          <w:bCs/>
          <w:i/>
          <w:iCs/>
        </w:rPr>
        <w:t>Actual conflict of interest</w:t>
      </w:r>
      <w:r w:rsidRPr="00386794">
        <w:rPr>
          <w:rFonts w:cs="Times New Roman"/>
        </w:rPr>
        <w:t xml:space="preserve"> - when an individual member is in a position to be influenced by their private interests when doing their job. </w:t>
      </w:r>
    </w:p>
    <w:p w14:paraId="7F9A229D" w14:textId="77777777" w:rsidR="00386794" w:rsidRDefault="00386794" w:rsidP="00F05B60">
      <w:pPr>
        <w:pStyle w:val="ListParagraph"/>
        <w:numPr>
          <w:ilvl w:val="0"/>
          <w:numId w:val="108"/>
        </w:numPr>
        <w:spacing w:line="360" w:lineRule="auto"/>
        <w:jc w:val="both"/>
        <w:rPr>
          <w:rFonts w:cs="Times New Roman"/>
        </w:rPr>
      </w:pPr>
      <w:r w:rsidRPr="00386794">
        <w:rPr>
          <w:rFonts w:cs="Times New Roman"/>
          <w:b/>
          <w:bCs/>
          <w:i/>
          <w:iCs/>
        </w:rPr>
        <w:t xml:space="preserve">Perceived conflict of interest </w:t>
      </w:r>
      <w:r w:rsidRPr="00386794">
        <w:rPr>
          <w:rFonts w:cs="Times New Roman"/>
        </w:rPr>
        <w:t xml:space="preserve">- when an individual member is in a position to appear to be influenced by their interests when doing their job. </w:t>
      </w:r>
    </w:p>
    <w:p w14:paraId="1342AED1" w14:textId="157333E2" w:rsidR="00386794" w:rsidRPr="00386794" w:rsidRDefault="00386794" w:rsidP="00F05B60">
      <w:pPr>
        <w:pStyle w:val="ListParagraph"/>
        <w:numPr>
          <w:ilvl w:val="0"/>
          <w:numId w:val="108"/>
        </w:numPr>
        <w:spacing w:line="360" w:lineRule="auto"/>
        <w:jc w:val="both"/>
        <w:rPr>
          <w:rFonts w:cs="Times New Roman"/>
        </w:rPr>
      </w:pPr>
      <w:r w:rsidRPr="00386794">
        <w:rPr>
          <w:rFonts w:cs="Times New Roman"/>
          <w:b/>
          <w:bCs/>
          <w:i/>
          <w:iCs/>
        </w:rPr>
        <w:t xml:space="preserve">Potential conflict of interest </w:t>
      </w:r>
      <w:r w:rsidRPr="00386794">
        <w:rPr>
          <w:rFonts w:cs="Times New Roman"/>
        </w:rPr>
        <w:t xml:space="preserve">- when an individual member is in a position where they may be influenced in the future by their private interest when doing their job. </w:t>
      </w:r>
    </w:p>
    <w:p w14:paraId="5ADE8D5A" w14:textId="77777777" w:rsidR="00386794" w:rsidRDefault="00386794" w:rsidP="00386794">
      <w:pPr>
        <w:pStyle w:val="ListParagraph"/>
        <w:spacing w:line="360" w:lineRule="auto"/>
        <w:jc w:val="both"/>
        <w:rPr>
          <w:rFonts w:cs="Times New Roman"/>
        </w:rPr>
      </w:pPr>
    </w:p>
    <w:p w14:paraId="00394E96" w14:textId="42629442" w:rsidR="00386794" w:rsidRPr="00386794" w:rsidRDefault="00386794" w:rsidP="00386794">
      <w:pPr>
        <w:pStyle w:val="ListParagraph"/>
        <w:spacing w:line="360" w:lineRule="auto"/>
        <w:jc w:val="both"/>
        <w:rPr>
          <w:rFonts w:cs="Times New Roman"/>
        </w:rPr>
      </w:pPr>
      <w:r w:rsidRPr="00386794">
        <w:rPr>
          <w:rFonts w:cs="Times New Roman"/>
        </w:rPr>
        <w:t xml:space="preserve">In the context of procurement, a procurement member should: </w:t>
      </w:r>
    </w:p>
    <w:p w14:paraId="332AD08E" w14:textId="77777777" w:rsidR="00386794" w:rsidRDefault="00386794" w:rsidP="00F05B60">
      <w:pPr>
        <w:pStyle w:val="ListParagraph"/>
        <w:numPr>
          <w:ilvl w:val="0"/>
          <w:numId w:val="109"/>
        </w:numPr>
        <w:spacing w:line="360" w:lineRule="auto"/>
        <w:jc w:val="both"/>
        <w:rPr>
          <w:rFonts w:cs="Times New Roman"/>
        </w:rPr>
      </w:pPr>
      <w:r w:rsidRPr="00386794">
        <w:rPr>
          <w:rFonts w:cs="Times New Roman"/>
        </w:rPr>
        <w:t>Declare potential conflict of interest.</w:t>
      </w:r>
    </w:p>
    <w:p w14:paraId="6574318B" w14:textId="77777777" w:rsidR="00386794" w:rsidRDefault="00386794" w:rsidP="00F05B60">
      <w:pPr>
        <w:pStyle w:val="ListParagraph"/>
        <w:numPr>
          <w:ilvl w:val="0"/>
          <w:numId w:val="109"/>
        </w:numPr>
        <w:spacing w:line="360" w:lineRule="auto"/>
        <w:jc w:val="both"/>
        <w:rPr>
          <w:rFonts w:cs="Times New Roman"/>
        </w:rPr>
      </w:pPr>
      <w:r w:rsidRPr="00386794">
        <w:rPr>
          <w:rFonts w:cs="Times New Roman"/>
        </w:rPr>
        <w:t xml:space="preserve">Not use information obtained during their professional duty for personal profit. </w:t>
      </w:r>
    </w:p>
    <w:p w14:paraId="501B4CEA" w14:textId="77777777" w:rsidR="00386794" w:rsidRDefault="00386794" w:rsidP="00F05B60">
      <w:pPr>
        <w:pStyle w:val="ListParagraph"/>
        <w:numPr>
          <w:ilvl w:val="0"/>
          <w:numId w:val="109"/>
        </w:numPr>
        <w:spacing w:line="360" w:lineRule="auto"/>
        <w:jc w:val="both"/>
        <w:rPr>
          <w:rFonts w:cs="Times New Roman"/>
        </w:rPr>
      </w:pPr>
      <w:r w:rsidRPr="00386794">
        <w:rPr>
          <w:rFonts w:cs="Times New Roman"/>
        </w:rPr>
        <w:t>Disclose and dispose the financial interest involved.</w:t>
      </w:r>
    </w:p>
    <w:p w14:paraId="4153846C" w14:textId="1C0D9509" w:rsidR="00386794" w:rsidRPr="00386794" w:rsidRDefault="00386794" w:rsidP="00F05B60">
      <w:pPr>
        <w:pStyle w:val="ListParagraph"/>
        <w:numPr>
          <w:ilvl w:val="0"/>
          <w:numId w:val="109"/>
        </w:numPr>
        <w:spacing w:line="360" w:lineRule="auto"/>
        <w:jc w:val="both"/>
        <w:rPr>
          <w:rFonts w:cs="Times New Roman"/>
        </w:rPr>
      </w:pPr>
      <w:r w:rsidRPr="00386794">
        <w:rPr>
          <w:rFonts w:cs="Times New Roman"/>
        </w:rPr>
        <w:t xml:space="preserve">Withdraw from any procurement process where he/she may have a conflicting interest. </w:t>
      </w:r>
    </w:p>
    <w:p w14:paraId="3C0BEA6B" w14:textId="009A4ECB" w:rsidR="00386794" w:rsidRPr="00386794" w:rsidRDefault="00386794" w:rsidP="00386794">
      <w:pPr>
        <w:pStyle w:val="ListParagraph"/>
        <w:spacing w:line="360" w:lineRule="auto"/>
        <w:jc w:val="both"/>
        <w:rPr>
          <w:rFonts w:cs="Times New Roman"/>
        </w:rPr>
      </w:pPr>
      <w:r w:rsidRPr="00386794">
        <w:rPr>
          <w:rFonts w:cs="Times New Roman"/>
        </w:rPr>
        <w:t xml:space="preserve">POA takes a rigorous, transparent, and forceful approach to identifying and preventing such conflicts. It is the individual and non-delegable responsibility of every employee, representative and affiliate to disclose potential conflicts of interest to their supervisor or another appropriate member of management. Where possible, potential, and actual conflicts of interest will be mitigated with an appropriate and effective mechanism without disqualifying any bidders, but where the integrity of the process demands otherwise, </w:t>
      </w:r>
      <w:del w:id="6868" w:author="Megan Ash" w:date="2026-02-13T16:29:00Z" w16du:dateUtc="2026-02-13T21:29:00Z">
        <w:r w:rsidRPr="00386794" w:rsidDel="00E5544D">
          <w:rPr>
            <w:rFonts w:cs="Times New Roman"/>
          </w:rPr>
          <w:delText xml:space="preserve">the </w:delText>
        </w:r>
      </w:del>
      <w:r w:rsidRPr="00386794">
        <w:rPr>
          <w:rFonts w:cs="Times New Roman"/>
        </w:rPr>
        <w:t>POA will not hesitate to disqualify problematic bidders or re-compete procurements.</w:t>
      </w:r>
    </w:p>
    <w:p w14:paraId="31302175" w14:textId="77777777" w:rsidR="00EA6F6F" w:rsidRDefault="00EA6F6F" w:rsidP="00527FAB">
      <w:pPr>
        <w:pStyle w:val="ListParagraph"/>
        <w:spacing w:line="360" w:lineRule="auto"/>
        <w:jc w:val="both"/>
        <w:rPr>
          <w:rFonts w:cs="Times New Roman"/>
        </w:rPr>
      </w:pPr>
    </w:p>
    <w:p w14:paraId="59D27C1C" w14:textId="0B64B2E8" w:rsidR="00527FAB" w:rsidRPr="00C17238" w:rsidRDefault="00527FAB" w:rsidP="00527FAB">
      <w:pPr>
        <w:pStyle w:val="ListParagraph"/>
        <w:spacing w:line="360" w:lineRule="auto"/>
        <w:jc w:val="both"/>
        <w:rPr>
          <w:rFonts w:cs="Times New Roman"/>
        </w:rPr>
      </w:pPr>
      <w:r w:rsidRPr="00C17238">
        <w:rPr>
          <w:rFonts w:cs="Times New Roman"/>
        </w:rPr>
        <w:t>Examples of conflicts of interest may include, but are not limited to:</w:t>
      </w:r>
    </w:p>
    <w:p w14:paraId="7AF0226C" w14:textId="09CD3BB1" w:rsidR="00527FAB" w:rsidRPr="00C17238" w:rsidRDefault="00527FAB" w:rsidP="00F05B60">
      <w:pPr>
        <w:pStyle w:val="ListParagraph"/>
        <w:numPr>
          <w:ilvl w:val="1"/>
          <w:numId w:val="92"/>
        </w:numPr>
        <w:spacing w:line="360" w:lineRule="auto"/>
        <w:jc w:val="both"/>
        <w:rPr>
          <w:rFonts w:cs="Times New Roman"/>
        </w:rPr>
      </w:pPr>
      <w:r w:rsidRPr="00EA6F6F">
        <w:rPr>
          <w:rFonts w:cs="Times New Roman"/>
          <w:b/>
          <w:bCs/>
          <w:i/>
          <w:iCs/>
        </w:rPr>
        <w:t>Financial conflicts</w:t>
      </w:r>
      <w:r w:rsidRPr="00EA6F6F">
        <w:rPr>
          <w:rFonts w:cs="Times New Roman"/>
          <w:b/>
          <w:bCs/>
        </w:rPr>
        <w:t xml:space="preserve">: </w:t>
      </w:r>
      <w:r w:rsidRPr="00C17238">
        <w:rPr>
          <w:rFonts w:cs="Times New Roman"/>
        </w:rPr>
        <w:t xml:space="preserve">A conflict where a Partners </w:t>
      </w:r>
      <w:r w:rsidR="00B8238B">
        <w:rPr>
          <w:rFonts w:cs="Times New Roman"/>
        </w:rPr>
        <w:t>Honduras</w:t>
      </w:r>
      <w:r w:rsidRPr="00C17238">
        <w:rPr>
          <w:rFonts w:cs="Times New Roman"/>
        </w:rPr>
        <w:t xml:space="preserve"> employee, representative or affiliate involved in a procurement has a financial interest in a potential provider/bidder.</w:t>
      </w:r>
    </w:p>
    <w:p w14:paraId="69658AC8" w14:textId="056D7929" w:rsidR="00527FAB" w:rsidRPr="00C17238" w:rsidRDefault="00527FAB" w:rsidP="00F05B60">
      <w:pPr>
        <w:pStyle w:val="ListParagraph"/>
        <w:numPr>
          <w:ilvl w:val="1"/>
          <w:numId w:val="92"/>
        </w:numPr>
        <w:spacing w:line="360" w:lineRule="auto"/>
        <w:jc w:val="both"/>
        <w:rPr>
          <w:rFonts w:cs="Times New Roman"/>
        </w:rPr>
      </w:pPr>
      <w:r w:rsidRPr="00EA6F6F">
        <w:rPr>
          <w:rFonts w:cs="Times New Roman"/>
          <w:b/>
          <w:bCs/>
          <w:i/>
          <w:iCs/>
        </w:rPr>
        <w:t>Personal conflicts</w:t>
      </w:r>
      <w:r w:rsidRPr="00EA6F6F">
        <w:rPr>
          <w:rFonts w:cs="Times New Roman"/>
          <w:b/>
          <w:bCs/>
        </w:rPr>
        <w:t>:</w:t>
      </w:r>
      <w:r w:rsidRPr="00C17238">
        <w:rPr>
          <w:rFonts w:cs="Times New Roman"/>
        </w:rPr>
        <w:t xml:space="preserve"> A conflict where a Partners </w:t>
      </w:r>
      <w:r w:rsidR="00B8238B">
        <w:rPr>
          <w:rFonts w:cs="Times New Roman"/>
        </w:rPr>
        <w:t>Honduras</w:t>
      </w:r>
      <w:r w:rsidRPr="00C17238">
        <w:rPr>
          <w:rFonts w:cs="Times New Roman"/>
        </w:rPr>
        <w:t xml:space="preserve"> employee, representative or affiliate involved in a procurement has a friend or family member who works for, or otherwise has an interest in, a potential provider. Family member includes spouse, children, parents, grandparents, grandchildren, siblings, and siblings’ immediate families including their spouses and children.</w:t>
      </w:r>
    </w:p>
    <w:p w14:paraId="778A1D1A" w14:textId="18FC0ACF" w:rsidR="00527FAB" w:rsidRPr="00C17238" w:rsidRDefault="00527FAB" w:rsidP="00F05B60">
      <w:pPr>
        <w:pStyle w:val="ListParagraph"/>
        <w:numPr>
          <w:ilvl w:val="1"/>
          <w:numId w:val="92"/>
        </w:numPr>
        <w:spacing w:line="360" w:lineRule="auto"/>
        <w:jc w:val="both"/>
        <w:rPr>
          <w:rFonts w:cs="Times New Roman"/>
        </w:rPr>
      </w:pPr>
      <w:r w:rsidRPr="00EA6F6F">
        <w:rPr>
          <w:rFonts w:cs="Times New Roman"/>
          <w:b/>
          <w:bCs/>
          <w:i/>
          <w:iCs/>
        </w:rPr>
        <w:t>Employment offers</w:t>
      </w:r>
      <w:r w:rsidRPr="00EA6F6F">
        <w:rPr>
          <w:rFonts w:cs="Times New Roman"/>
          <w:b/>
          <w:bCs/>
        </w:rPr>
        <w:t>:</w:t>
      </w:r>
      <w:r w:rsidR="006308EB" w:rsidRPr="00C17238">
        <w:rPr>
          <w:rFonts w:cs="Times New Roman"/>
        </w:rPr>
        <w:t xml:space="preserve"> </w:t>
      </w:r>
      <w:r w:rsidRPr="00C17238">
        <w:rPr>
          <w:rFonts w:cs="Times New Roman"/>
        </w:rPr>
        <w:t xml:space="preserve">A conflict where a Partners </w:t>
      </w:r>
      <w:r w:rsidR="00B8238B">
        <w:rPr>
          <w:rFonts w:cs="Times New Roman"/>
        </w:rPr>
        <w:t>Honduras</w:t>
      </w:r>
      <w:r w:rsidRPr="00C17238">
        <w:rPr>
          <w:rFonts w:cs="Times New Roman"/>
        </w:rPr>
        <w:t xml:space="preserve"> employee, representative or affiliate involved in a procurement has a job offer, or was a former employee of a potential provider.</w:t>
      </w:r>
    </w:p>
    <w:p w14:paraId="088B77B8" w14:textId="1E98B0C8" w:rsidR="00527FAB" w:rsidRPr="00C17238" w:rsidRDefault="00527FAB" w:rsidP="00F05B60">
      <w:pPr>
        <w:pStyle w:val="ListParagraph"/>
        <w:numPr>
          <w:ilvl w:val="1"/>
          <w:numId w:val="92"/>
        </w:numPr>
        <w:spacing w:line="360" w:lineRule="auto"/>
        <w:jc w:val="both"/>
        <w:rPr>
          <w:rFonts w:cs="Times New Roman"/>
        </w:rPr>
      </w:pPr>
      <w:r w:rsidRPr="00C17238">
        <w:rPr>
          <w:rFonts w:cs="Times New Roman"/>
        </w:rPr>
        <w:t xml:space="preserve">Any other fact or situation where there is a division of loyalty on the part of the employee, representative or affiliate between Partners </w:t>
      </w:r>
      <w:r w:rsidR="00B8238B">
        <w:rPr>
          <w:rFonts w:cs="Times New Roman"/>
        </w:rPr>
        <w:t>Honduras</w:t>
      </w:r>
      <w:r w:rsidRPr="00C17238">
        <w:rPr>
          <w:rFonts w:cs="Times New Roman"/>
        </w:rPr>
        <w:t xml:space="preserve"> and a potential provider.</w:t>
      </w:r>
    </w:p>
    <w:p w14:paraId="697C7853" w14:textId="2C95CCBB" w:rsidR="00527FAB" w:rsidRPr="00C17238" w:rsidRDefault="00527FAB" w:rsidP="00527FAB">
      <w:pPr>
        <w:spacing w:line="360" w:lineRule="auto"/>
        <w:ind w:left="720"/>
        <w:jc w:val="both"/>
        <w:rPr>
          <w:rFonts w:cs="Times New Roman"/>
        </w:rPr>
      </w:pPr>
      <w:r w:rsidRPr="00C17238">
        <w:rPr>
          <w:rFonts w:cs="Times New Roman"/>
        </w:rPr>
        <w:t>Employees, representatives, and affiliates are responsible for disclosing known or suspected conflicts of interest. If an actual or perceived conflict of interest is identified, the provider is not necessarily or automatically excluded from competing for the procurement. But appropriate mitigating actions need to be in place before the potential bidder can be considered as qualified. The conflict must be clearly documented in writing and the employees, representatives, and affiliates with the actual or perceived conflict must recuse himself/herself from any process related to the procurement, including source selection, contract execution or payment approval/process.</w:t>
      </w:r>
      <w:r w:rsidR="006308EB" w:rsidRPr="00C17238">
        <w:rPr>
          <w:rFonts w:cs="Times New Roman"/>
        </w:rPr>
        <w:t xml:space="preserve"> </w:t>
      </w:r>
      <w:r w:rsidRPr="00C17238">
        <w:rPr>
          <w:rFonts w:cs="Times New Roman"/>
        </w:rPr>
        <w:t>Perceived or actual conflicts must be disclosed to the FO Director or his designee, who will make the final decision on appropriate mitigating actions</w:t>
      </w:r>
      <w:del w:id="6869" w:author="Megan Ash" w:date="2026-02-13T16:31:00Z" w16du:dateUtc="2026-02-13T21:31:00Z">
        <w:r w:rsidRPr="00C17238" w:rsidDel="008C0DA0">
          <w:rPr>
            <w:rFonts w:cs="Times New Roman"/>
          </w:rPr>
          <w:delText>,</w:delText>
        </w:r>
      </w:del>
      <w:r w:rsidRPr="00C17238">
        <w:rPr>
          <w:rFonts w:cs="Times New Roman"/>
        </w:rPr>
        <w:t xml:space="preserve"> required</w:t>
      </w:r>
      <w:ins w:id="6870" w:author="Megan Ash" w:date="2026-02-13T16:31:00Z" w16du:dateUtc="2026-02-13T21:31:00Z">
        <w:r w:rsidR="008C0DA0">
          <w:rPr>
            <w:rFonts w:cs="Times New Roman"/>
          </w:rPr>
          <w:t>,</w:t>
        </w:r>
      </w:ins>
      <w:r w:rsidRPr="00C17238">
        <w:rPr>
          <w:rFonts w:cs="Times New Roman"/>
        </w:rPr>
        <w:t xml:space="preserve"> which could include exclusion of the potential bidder.</w:t>
      </w:r>
    </w:p>
    <w:p w14:paraId="672107FA" w14:textId="77777777" w:rsidR="00527FAB" w:rsidRPr="00C17238" w:rsidRDefault="00527FAB" w:rsidP="00527FAB">
      <w:pPr>
        <w:spacing w:line="360" w:lineRule="auto"/>
        <w:ind w:left="720"/>
        <w:jc w:val="both"/>
        <w:rPr>
          <w:rFonts w:cs="Times New Roman"/>
        </w:rPr>
      </w:pPr>
    </w:p>
    <w:p w14:paraId="793BFD60" w14:textId="77777777" w:rsidR="00527FAB" w:rsidRPr="00C17238" w:rsidRDefault="00527FAB" w:rsidP="00F05B60">
      <w:pPr>
        <w:pStyle w:val="ListParagraph"/>
        <w:numPr>
          <w:ilvl w:val="0"/>
          <w:numId w:val="92"/>
        </w:numPr>
        <w:spacing w:line="360" w:lineRule="auto"/>
        <w:jc w:val="both"/>
        <w:rPr>
          <w:rFonts w:cs="Times New Roman"/>
          <w:b/>
          <w:bCs/>
        </w:rPr>
      </w:pPr>
      <w:r w:rsidRPr="00C17238">
        <w:rPr>
          <w:rFonts w:cs="Times New Roman"/>
          <w:b/>
          <w:bCs/>
        </w:rPr>
        <w:t>Gratuities from Suppliers</w:t>
      </w:r>
    </w:p>
    <w:p w14:paraId="0D7439E0" w14:textId="6CFB6D59" w:rsidR="00527FAB" w:rsidRPr="00C17238" w:rsidRDefault="00527FAB" w:rsidP="00527FAB">
      <w:pPr>
        <w:spacing w:line="360" w:lineRule="auto"/>
        <w:ind w:left="720"/>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employees, representatives and affiliates are prohibited from soliciting or accepting money, loans, credits, entertainment, favors, services, or gifts from current or prospective suppliers. Such gratuities, even if of seemingly low value, can give rise to a conflict of interest or the appearance of a conflict of interest. In particular, employees, representatives and affiliates should never accept gratuities from a current or prospective supplier that has submitted or may submit a bid for a Partners </w:t>
      </w:r>
      <w:r w:rsidR="00B8238B">
        <w:rPr>
          <w:rFonts w:cs="Times New Roman"/>
        </w:rPr>
        <w:t>Honduras</w:t>
      </w:r>
      <w:r w:rsidRPr="00C17238">
        <w:rPr>
          <w:rFonts w:cs="Times New Roman"/>
        </w:rPr>
        <w:t xml:space="preserve"> contract for which a bid solicitation is being contemplated, developed, or is actively accepting bids.</w:t>
      </w:r>
    </w:p>
    <w:p w14:paraId="3EDCEC5D" w14:textId="77777777" w:rsidR="00527FAB" w:rsidRPr="00C17238" w:rsidRDefault="00527FAB" w:rsidP="00527FAB">
      <w:pPr>
        <w:spacing w:line="360" w:lineRule="auto"/>
        <w:ind w:left="720"/>
        <w:jc w:val="both"/>
        <w:rPr>
          <w:rFonts w:cs="Times New Roman"/>
        </w:rPr>
      </w:pPr>
    </w:p>
    <w:p w14:paraId="3C648925" w14:textId="77777777" w:rsidR="00527FAB" w:rsidRPr="00C17238" w:rsidRDefault="00527FAB" w:rsidP="00F05B60">
      <w:pPr>
        <w:pStyle w:val="ListParagraph"/>
        <w:numPr>
          <w:ilvl w:val="0"/>
          <w:numId w:val="92"/>
        </w:numPr>
        <w:spacing w:line="360" w:lineRule="auto"/>
        <w:jc w:val="both"/>
        <w:rPr>
          <w:rFonts w:cs="Times New Roman"/>
          <w:b/>
          <w:bCs/>
        </w:rPr>
      </w:pPr>
      <w:r w:rsidRPr="00C17238">
        <w:rPr>
          <w:rFonts w:cs="Times New Roman"/>
          <w:b/>
          <w:bCs/>
        </w:rPr>
        <w:t>Free and Open Competition</w:t>
      </w:r>
    </w:p>
    <w:p w14:paraId="77EE36B7" w14:textId="60D6BDC1" w:rsidR="00527FAB" w:rsidRPr="00C17238" w:rsidRDefault="00527FAB" w:rsidP="00527FAB">
      <w:pPr>
        <w:pStyle w:val="ListParagraph"/>
        <w:spacing w:line="360" w:lineRule="auto"/>
        <w:jc w:val="both"/>
        <w:rPr>
          <w:rFonts w:cs="Times New Roman"/>
          <w:b/>
          <w:bCs/>
        </w:rPr>
      </w:pPr>
      <w:r w:rsidRPr="00C17238">
        <w:rPr>
          <w:rFonts w:cs="Times New Roman"/>
        </w:rPr>
        <w:t xml:space="preserve">In all procurement processes Partners </w:t>
      </w:r>
      <w:r w:rsidR="00B8238B">
        <w:rPr>
          <w:rFonts w:cs="Times New Roman"/>
        </w:rPr>
        <w:t>Honduras</w:t>
      </w:r>
      <w:r w:rsidRPr="00C17238">
        <w:rPr>
          <w:rFonts w:cs="Times New Roman"/>
        </w:rPr>
        <w:t xml:space="preserve"> encourages free and open competition to maximum extent possible. To ensure procurements are free and open, Partners requires the following:</w:t>
      </w:r>
    </w:p>
    <w:p w14:paraId="08B6085D" w14:textId="77777777" w:rsidR="00527FAB" w:rsidRPr="00C17238" w:rsidRDefault="00527FAB" w:rsidP="00F05B60">
      <w:pPr>
        <w:pStyle w:val="ListParagraph"/>
        <w:numPr>
          <w:ilvl w:val="0"/>
          <w:numId w:val="94"/>
        </w:numPr>
        <w:spacing w:line="360" w:lineRule="auto"/>
        <w:jc w:val="both"/>
        <w:rPr>
          <w:rFonts w:cs="Times New Roman"/>
        </w:rPr>
      </w:pPr>
      <w:r w:rsidRPr="00C17238">
        <w:rPr>
          <w:rFonts w:cs="Times New Roman"/>
        </w:rPr>
        <w:t>Reduce unfair competitive advantage – which means vendors who help develop statements of work are barred from bidding on that work.</w:t>
      </w:r>
    </w:p>
    <w:p w14:paraId="4A6B9141" w14:textId="41E4B6A2" w:rsidR="00527FAB" w:rsidRPr="00C17238" w:rsidRDefault="00527FAB" w:rsidP="00F05B60">
      <w:pPr>
        <w:pStyle w:val="ListParagraph"/>
        <w:numPr>
          <w:ilvl w:val="0"/>
          <w:numId w:val="94"/>
        </w:numPr>
        <w:spacing w:line="360" w:lineRule="auto"/>
        <w:jc w:val="both"/>
        <w:rPr>
          <w:rFonts w:cs="Times New Roman"/>
        </w:rPr>
      </w:pPr>
      <w:r w:rsidRPr="00C17238">
        <w:rPr>
          <w:rFonts w:cs="Times New Roman"/>
        </w:rPr>
        <w:t xml:space="preserve">Create clear evaluation criteria – which means solicitations should clarify the criteria Partners </w:t>
      </w:r>
      <w:r w:rsidR="00B8238B">
        <w:rPr>
          <w:rFonts w:cs="Times New Roman"/>
        </w:rPr>
        <w:t>Honduras</w:t>
      </w:r>
      <w:r w:rsidRPr="00C17238">
        <w:rPr>
          <w:rFonts w:cs="Times New Roman"/>
        </w:rPr>
        <w:t xml:space="preserve"> will use to evaluate bids.</w:t>
      </w:r>
    </w:p>
    <w:p w14:paraId="1BB050AB" w14:textId="77777777" w:rsidR="00527FAB" w:rsidRPr="00C17238" w:rsidRDefault="00527FAB" w:rsidP="00527FAB">
      <w:pPr>
        <w:spacing w:line="360" w:lineRule="auto"/>
        <w:jc w:val="both"/>
        <w:rPr>
          <w:rFonts w:cs="Times New Roman"/>
        </w:rPr>
      </w:pPr>
    </w:p>
    <w:p w14:paraId="561372BB" w14:textId="58FC1900" w:rsidR="00527FAB" w:rsidRPr="00C17238" w:rsidRDefault="00527FAB" w:rsidP="00527FAB">
      <w:pPr>
        <w:spacing w:line="360" w:lineRule="auto"/>
        <w:jc w:val="both"/>
        <w:rPr>
          <w:rFonts w:cs="Times New Roman"/>
        </w:rPr>
      </w:pPr>
      <w:r w:rsidRPr="00C17238">
        <w:rPr>
          <w:rFonts w:cs="Times New Roman"/>
        </w:rPr>
        <w:t xml:space="preserve">As permitted by law, policy, or regulation, Partners </w:t>
      </w:r>
      <w:r w:rsidR="00B8238B">
        <w:rPr>
          <w:rFonts w:cs="Times New Roman"/>
        </w:rPr>
        <w:t>Honduras</w:t>
      </w:r>
      <w:r w:rsidRPr="00C17238">
        <w:rPr>
          <w:rFonts w:cs="Times New Roman"/>
        </w:rPr>
        <w:t xml:space="preserve"> may pursue appropriate legal, administrative, or disciplinary action against an employee, officer, director, volunteer, vendor, or vendor’s agent who is alleged to have committed, has been convicted of or pled no contest to a procurement related offenses. If said person has been convicted, disciplined, or pled no contest to a procurement violation, said person shall be removed from any further responsibility or involvement with grants management, procurement actions or bids.</w:t>
      </w:r>
    </w:p>
    <w:p w14:paraId="43255C21" w14:textId="77777777" w:rsidR="00527FAB" w:rsidRPr="00C17238" w:rsidRDefault="00527FAB" w:rsidP="00F47D85">
      <w:pPr>
        <w:pStyle w:val="Heading2"/>
      </w:pPr>
      <w:bookmarkStart w:id="6871" w:name="_Toc82539598"/>
      <w:bookmarkStart w:id="6872" w:name="_Toc222754763"/>
      <w:r w:rsidRPr="00C17238">
        <w:t>13.3 Procurement Process</w:t>
      </w:r>
      <w:bookmarkEnd w:id="6871"/>
      <w:bookmarkEnd w:id="6872"/>
    </w:p>
    <w:p w14:paraId="0B4C42EC" w14:textId="7CFC228C" w:rsidR="00527FAB" w:rsidRDefault="00527FAB" w:rsidP="00527FAB">
      <w:pPr>
        <w:spacing w:line="360" w:lineRule="auto"/>
        <w:jc w:val="both"/>
        <w:rPr>
          <w:rFonts w:cs="Times New Roman"/>
        </w:rPr>
      </w:pPr>
      <w:r w:rsidRPr="00C17238">
        <w:rPr>
          <w:rFonts w:cs="Times New Roman"/>
        </w:rPr>
        <w:t xml:space="preserve">In </w:t>
      </w:r>
      <w:r w:rsidR="00B8238B">
        <w:rPr>
          <w:rFonts w:cs="Times New Roman"/>
        </w:rPr>
        <w:t>Honduras</w:t>
      </w:r>
      <w:r w:rsidRPr="00C17238">
        <w:rPr>
          <w:rFonts w:cs="Times New Roman"/>
        </w:rPr>
        <w:t>, the following matrix must be used to determine the method of procurement required.</w:t>
      </w:r>
    </w:p>
    <w:tbl>
      <w:tblPr>
        <w:tblW w:w="9355" w:type="dxa"/>
        <w:tblLook w:val="04A0" w:firstRow="1" w:lastRow="0" w:firstColumn="1" w:lastColumn="0" w:noHBand="0" w:noVBand="1"/>
      </w:tblPr>
      <w:tblGrid>
        <w:gridCol w:w="1763"/>
        <w:gridCol w:w="1432"/>
        <w:gridCol w:w="1909"/>
        <w:gridCol w:w="1187"/>
        <w:gridCol w:w="1674"/>
        <w:gridCol w:w="1390"/>
      </w:tblGrid>
      <w:tr w:rsidR="00DB18BF" w:rsidRPr="00DB18BF" w14:paraId="60B317A9" w14:textId="77777777" w:rsidTr="00492507">
        <w:trPr>
          <w:trHeight w:val="301"/>
        </w:trPr>
        <w:tc>
          <w:tcPr>
            <w:tcW w:w="9355" w:type="dxa"/>
            <w:gridSpan w:val="6"/>
            <w:tcBorders>
              <w:top w:val="single" w:sz="4" w:space="0" w:color="auto"/>
              <w:left w:val="single" w:sz="4" w:space="0" w:color="auto"/>
              <w:bottom w:val="single" w:sz="4" w:space="0" w:color="auto"/>
              <w:right w:val="nil"/>
            </w:tcBorders>
            <w:shd w:val="clear" w:color="000000" w:fill="F4B084"/>
            <w:noWrap/>
            <w:vAlign w:val="bottom"/>
            <w:hideMark/>
          </w:tcPr>
          <w:p w14:paraId="2905DB19" w14:textId="77777777" w:rsidR="00DB18BF" w:rsidRPr="00DB18BF" w:rsidRDefault="00DB18BF" w:rsidP="00DB18BF">
            <w:pPr>
              <w:jc w:val="center"/>
              <w:rPr>
                <w:rFonts w:eastAsia="Times New Roman" w:cs="Times New Roman"/>
                <w:b/>
                <w:bCs/>
                <w:color w:val="000000"/>
              </w:rPr>
            </w:pPr>
            <w:r w:rsidRPr="00DB18BF">
              <w:rPr>
                <w:rFonts w:eastAsia="Times New Roman" w:cs="Times New Roman"/>
                <w:b/>
                <w:bCs/>
                <w:color w:val="000000"/>
              </w:rPr>
              <w:t>Field Office Threshold</w:t>
            </w:r>
          </w:p>
        </w:tc>
      </w:tr>
      <w:tr w:rsidR="003466A0" w:rsidRPr="00DB18BF" w14:paraId="1661C6B6" w14:textId="77777777" w:rsidTr="003466A0">
        <w:trPr>
          <w:trHeight w:val="597"/>
        </w:trPr>
        <w:tc>
          <w:tcPr>
            <w:tcW w:w="1714" w:type="dxa"/>
            <w:tcBorders>
              <w:top w:val="nil"/>
              <w:left w:val="single" w:sz="4" w:space="0" w:color="auto"/>
              <w:bottom w:val="single" w:sz="4" w:space="0" w:color="auto"/>
              <w:right w:val="single" w:sz="4" w:space="0" w:color="auto"/>
            </w:tcBorders>
            <w:shd w:val="clear" w:color="000000" w:fill="F8CBAD"/>
            <w:vAlign w:val="bottom"/>
            <w:hideMark/>
          </w:tcPr>
          <w:p w14:paraId="519FA1F8"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Procurement Type</w:t>
            </w:r>
          </w:p>
        </w:tc>
        <w:tc>
          <w:tcPr>
            <w:tcW w:w="1394" w:type="dxa"/>
            <w:tcBorders>
              <w:top w:val="nil"/>
              <w:left w:val="nil"/>
              <w:bottom w:val="single" w:sz="4" w:space="0" w:color="auto"/>
              <w:right w:val="single" w:sz="4" w:space="0" w:color="auto"/>
            </w:tcBorders>
            <w:shd w:val="clear" w:color="000000" w:fill="F8CBAD"/>
            <w:vAlign w:val="bottom"/>
            <w:hideMark/>
          </w:tcPr>
          <w:p w14:paraId="74159B14"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Amount in USD</w:t>
            </w:r>
          </w:p>
        </w:tc>
        <w:tc>
          <w:tcPr>
            <w:tcW w:w="1856" w:type="dxa"/>
            <w:tcBorders>
              <w:top w:val="nil"/>
              <w:left w:val="nil"/>
              <w:bottom w:val="single" w:sz="4" w:space="0" w:color="auto"/>
              <w:right w:val="single" w:sz="4" w:space="0" w:color="auto"/>
            </w:tcBorders>
            <w:shd w:val="clear" w:color="000000" w:fill="F8CBAD"/>
            <w:vAlign w:val="bottom"/>
            <w:hideMark/>
          </w:tcPr>
          <w:p w14:paraId="7BEB555C"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Procurement Method</w:t>
            </w:r>
          </w:p>
        </w:tc>
        <w:tc>
          <w:tcPr>
            <w:tcW w:w="1187" w:type="dxa"/>
            <w:tcBorders>
              <w:top w:val="nil"/>
              <w:left w:val="nil"/>
              <w:bottom w:val="single" w:sz="4" w:space="0" w:color="auto"/>
              <w:right w:val="single" w:sz="4" w:space="0" w:color="auto"/>
            </w:tcBorders>
            <w:shd w:val="clear" w:color="000000" w:fill="F8CBAD"/>
            <w:vAlign w:val="bottom"/>
            <w:hideMark/>
          </w:tcPr>
          <w:p w14:paraId="0E369772"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Contract Required</w:t>
            </w:r>
          </w:p>
        </w:tc>
        <w:tc>
          <w:tcPr>
            <w:tcW w:w="1674" w:type="dxa"/>
            <w:tcBorders>
              <w:top w:val="nil"/>
              <w:left w:val="nil"/>
              <w:bottom w:val="single" w:sz="4" w:space="0" w:color="auto"/>
              <w:right w:val="single" w:sz="4" w:space="0" w:color="auto"/>
            </w:tcBorders>
            <w:shd w:val="clear" w:color="000000" w:fill="F8CBAD"/>
            <w:vAlign w:val="bottom"/>
            <w:hideMark/>
          </w:tcPr>
          <w:p w14:paraId="5F5CAEFA"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Source Selection Method </w:t>
            </w:r>
          </w:p>
        </w:tc>
        <w:tc>
          <w:tcPr>
            <w:tcW w:w="1530" w:type="dxa"/>
            <w:tcBorders>
              <w:top w:val="nil"/>
              <w:left w:val="nil"/>
              <w:bottom w:val="single" w:sz="4" w:space="0" w:color="auto"/>
              <w:right w:val="single" w:sz="4" w:space="0" w:color="auto"/>
            </w:tcBorders>
            <w:shd w:val="clear" w:color="000000" w:fill="F8CBAD"/>
            <w:vAlign w:val="bottom"/>
            <w:hideMark/>
          </w:tcPr>
          <w:p w14:paraId="01B1A05D"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Solicitation Type</w:t>
            </w:r>
          </w:p>
        </w:tc>
      </w:tr>
      <w:tr w:rsidR="00DB18BF" w:rsidRPr="00DB18BF" w14:paraId="072D0D84" w14:textId="77777777" w:rsidTr="00492507">
        <w:trPr>
          <w:trHeight w:val="1259"/>
        </w:trPr>
        <w:tc>
          <w:tcPr>
            <w:tcW w:w="1714" w:type="dxa"/>
            <w:tcBorders>
              <w:top w:val="nil"/>
              <w:left w:val="single" w:sz="4" w:space="0" w:color="auto"/>
              <w:bottom w:val="single" w:sz="4" w:space="0" w:color="auto"/>
              <w:right w:val="single" w:sz="4" w:space="0" w:color="auto"/>
            </w:tcBorders>
            <w:noWrap/>
            <w:hideMark/>
          </w:tcPr>
          <w:p w14:paraId="4010ED11"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Micro-Purchases</w:t>
            </w:r>
          </w:p>
        </w:tc>
        <w:tc>
          <w:tcPr>
            <w:tcW w:w="1394" w:type="dxa"/>
            <w:tcBorders>
              <w:top w:val="nil"/>
              <w:left w:val="nil"/>
              <w:bottom w:val="single" w:sz="4" w:space="0" w:color="auto"/>
              <w:right w:val="single" w:sz="4" w:space="0" w:color="auto"/>
            </w:tcBorders>
            <w:hideMark/>
          </w:tcPr>
          <w:p w14:paraId="64637173"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$0 - $2,500.00</w:t>
            </w:r>
          </w:p>
        </w:tc>
        <w:tc>
          <w:tcPr>
            <w:tcW w:w="1856" w:type="dxa"/>
            <w:tcBorders>
              <w:top w:val="nil"/>
              <w:left w:val="nil"/>
              <w:bottom w:val="single" w:sz="4" w:space="0" w:color="auto"/>
              <w:right w:val="single" w:sz="4" w:space="0" w:color="auto"/>
            </w:tcBorders>
            <w:hideMark/>
          </w:tcPr>
          <w:p w14:paraId="56044588"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No formal procurement needed</w:t>
            </w:r>
          </w:p>
        </w:tc>
        <w:tc>
          <w:tcPr>
            <w:tcW w:w="1187" w:type="dxa"/>
            <w:tcBorders>
              <w:top w:val="nil"/>
              <w:left w:val="nil"/>
              <w:bottom w:val="single" w:sz="4" w:space="0" w:color="auto"/>
              <w:right w:val="single" w:sz="4" w:space="0" w:color="auto"/>
            </w:tcBorders>
            <w:noWrap/>
            <w:hideMark/>
          </w:tcPr>
          <w:p w14:paraId="7CEC5CCD"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No</w:t>
            </w:r>
          </w:p>
        </w:tc>
        <w:tc>
          <w:tcPr>
            <w:tcW w:w="1674" w:type="dxa"/>
            <w:tcBorders>
              <w:top w:val="nil"/>
              <w:left w:val="nil"/>
              <w:bottom w:val="single" w:sz="4" w:space="0" w:color="auto"/>
              <w:right w:val="single" w:sz="4" w:space="0" w:color="auto"/>
            </w:tcBorders>
            <w:noWrap/>
            <w:hideMark/>
          </w:tcPr>
          <w:p w14:paraId="12B121FB"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Lowest Price</w:t>
            </w:r>
          </w:p>
        </w:tc>
        <w:tc>
          <w:tcPr>
            <w:tcW w:w="1530" w:type="dxa"/>
            <w:tcBorders>
              <w:top w:val="nil"/>
              <w:left w:val="nil"/>
              <w:bottom w:val="single" w:sz="4" w:space="0" w:color="auto"/>
              <w:right w:val="single" w:sz="4" w:space="0" w:color="auto"/>
            </w:tcBorders>
            <w:hideMark/>
          </w:tcPr>
          <w:p w14:paraId="30715740"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None</w:t>
            </w:r>
          </w:p>
        </w:tc>
      </w:tr>
      <w:tr w:rsidR="00DB18BF" w:rsidRPr="00DB18BF" w14:paraId="0093ED9E" w14:textId="77777777" w:rsidTr="00492507">
        <w:trPr>
          <w:trHeight w:val="1495"/>
        </w:trPr>
        <w:tc>
          <w:tcPr>
            <w:tcW w:w="1714" w:type="dxa"/>
            <w:tcBorders>
              <w:top w:val="nil"/>
              <w:left w:val="single" w:sz="4" w:space="0" w:color="auto"/>
              <w:bottom w:val="single" w:sz="4" w:space="0" w:color="auto"/>
              <w:right w:val="single" w:sz="4" w:space="0" w:color="auto"/>
            </w:tcBorders>
            <w:noWrap/>
            <w:hideMark/>
          </w:tcPr>
          <w:p w14:paraId="666C3D91"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Small Purchases</w:t>
            </w:r>
          </w:p>
        </w:tc>
        <w:tc>
          <w:tcPr>
            <w:tcW w:w="1394" w:type="dxa"/>
            <w:tcBorders>
              <w:top w:val="nil"/>
              <w:left w:val="nil"/>
              <w:bottom w:val="single" w:sz="4" w:space="0" w:color="auto"/>
              <w:right w:val="single" w:sz="4" w:space="0" w:color="auto"/>
            </w:tcBorders>
            <w:hideMark/>
          </w:tcPr>
          <w:p w14:paraId="6182E1DA"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$2,500.01 - $9,999.99</w:t>
            </w:r>
          </w:p>
        </w:tc>
        <w:tc>
          <w:tcPr>
            <w:tcW w:w="1856" w:type="dxa"/>
            <w:tcBorders>
              <w:top w:val="nil"/>
              <w:left w:val="nil"/>
              <w:bottom w:val="single" w:sz="4" w:space="0" w:color="auto"/>
              <w:right w:val="single" w:sz="4" w:space="0" w:color="auto"/>
            </w:tcBorders>
            <w:hideMark/>
          </w:tcPr>
          <w:p w14:paraId="751F63E6"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Purchase Requisition Form, 3 quotes, matrix/evaluation of quotes, &amp; source selection memo</w:t>
            </w:r>
          </w:p>
        </w:tc>
        <w:tc>
          <w:tcPr>
            <w:tcW w:w="1187" w:type="dxa"/>
            <w:tcBorders>
              <w:top w:val="nil"/>
              <w:left w:val="nil"/>
              <w:bottom w:val="single" w:sz="4" w:space="0" w:color="auto"/>
              <w:right w:val="single" w:sz="4" w:space="0" w:color="auto"/>
            </w:tcBorders>
            <w:noWrap/>
            <w:hideMark/>
          </w:tcPr>
          <w:p w14:paraId="50486A7C"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Yes</w:t>
            </w:r>
          </w:p>
        </w:tc>
        <w:tc>
          <w:tcPr>
            <w:tcW w:w="1674" w:type="dxa"/>
            <w:tcBorders>
              <w:top w:val="nil"/>
              <w:left w:val="nil"/>
              <w:bottom w:val="single" w:sz="4" w:space="0" w:color="auto"/>
              <w:right w:val="single" w:sz="4" w:space="0" w:color="auto"/>
            </w:tcBorders>
            <w:hideMark/>
          </w:tcPr>
          <w:p w14:paraId="052A01AC"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Simplified (means most important factor is price) </w:t>
            </w:r>
            <w:r w:rsidRPr="00DB18BF">
              <w:rPr>
                <w:rFonts w:eastAsia="Times New Roman" w:cs="Times New Roman"/>
                <w:i/>
                <w:iCs/>
                <w:color w:val="000000"/>
                <w:u w:val="single"/>
              </w:rPr>
              <w:t>or</w:t>
            </w:r>
            <w:r w:rsidRPr="00DB18BF">
              <w:rPr>
                <w:rFonts w:eastAsia="Times New Roman" w:cs="Times New Roman"/>
                <w:color w:val="000000"/>
              </w:rPr>
              <w:t xml:space="preserve"> Lowest Price Technically Acceptable </w:t>
            </w:r>
            <w:r w:rsidRPr="00DB18BF">
              <w:rPr>
                <w:rFonts w:eastAsia="Times New Roman" w:cs="Times New Roman"/>
                <w:i/>
                <w:iCs/>
                <w:color w:val="000000"/>
                <w:u w:val="single"/>
              </w:rPr>
              <w:t>or</w:t>
            </w:r>
            <w:r w:rsidRPr="00DB18BF">
              <w:rPr>
                <w:rFonts w:eastAsia="Times New Roman" w:cs="Times New Roman"/>
                <w:color w:val="000000"/>
              </w:rPr>
              <w:t xml:space="preserve"> Trade Off (Best Value) </w:t>
            </w:r>
          </w:p>
        </w:tc>
        <w:tc>
          <w:tcPr>
            <w:tcW w:w="1530" w:type="dxa"/>
            <w:tcBorders>
              <w:top w:val="nil"/>
              <w:left w:val="nil"/>
              <w:bottom w:val="single" w:sz="4" w:space="0" w:color="auto"/>
              <w:right w:val="single" w:sz="4" w:space="0" w:color="auto"/>
            </w:tcBorders>
            <w:hideMark/>
          </w:tcPr>
          <w:p w14:paraId="378EE92B" w14:textId="42C7D228" w:rsidR="00DB18BF" w:rsidRPr="00DB18BF" w:rsidRDefault="00407012" w:rsidP="00DB18BF">
            <w:pPr>
              <w:rPr>
                <w:rFonts w:eastAsia="Times New Roman" w:cs="Times New Roman"/>
                <w:color w:val="000000"/>
              </w:rPr>
            </w:pPr>
            <w:r w:rsidRPr="00492507">
              <w:rPr>
                <w:rFonts w:eastAsia="Times New Roman" w:cs="Times New Roman"/>
                <w:b/>
                <w:bCs/>
                <w:color w:val="000000"/>
              </w:rPr>
              <w:t>O</w:t>
            </w:r>
            <w:r w:rsidRPr="00492507">
              <w:rPr>
                <w:rFonts w:eastAsia="Times New Roman"/>
                <w:b/>
                <w:bCs/>
                <w:color w:val="000000"/>
              </w:rPr>
              <w:t>ptional</w:t>
            </w:r>
            <w:r>
              <w:rPr>
                <w:rFonts w:eastAsia="Times New Roman"/>
                <w:color w:val="000000"/>
              </w:rPr>
              <w:t xml:space="preserve"> </w:t>
            </w:r>
            <w:r w:rsidR="00DB18BF" w:rsidRPr="00DB18BF">
              <w:rPr>
                <w:rFonts w:eastAsia="Times New Roman" w:cs="Times New Roman"/>
                <w:color w:val="000000"/>
              </w:rPr>
              <w:t xml:space="preserve">Request for Quotation (RFQ) </w:t>
            </w:r>
            <w:r w:rsidR="00DB18BF" w:rsidRPr="00DB18BF">
              <w:rPr>
                <w:rFonts w:eastAsia="Times New Roman" w:cs="Times New Roman"/>
                <w:i/>
                <w:iCs/>
                <w:color w:val="000000"/>
                <w:u w:val="single"/>
              </w:rPr>
              <w:t>or</w:t>
            </w:r>
            <w:r w:rsidR="00DB18BF" w:rsidRPr="00DB18BF">
              <w:rPr>
                <w:rFonts w:eastAsia="Times New Roman" w:cs="Times New Roman"/>
                <w:color w:val="000000"/>
              </w:rPr>
              <w:t xml:space="preserve"> Request for Proposal (RFP)</w:t>
            </w:r>
          </w:p>
        </w:tc>
      </w:tr>
      <w:tr w:rsidR="00DB18BF" w:rsidRPr="00DB18BF" w14:paraId="00173D57" w14:textId="77777777" w:rsidTr="00492507">
        <w:trPr>
          <w:trHeight w:val="1259"/>
        </w:trPr>
        <w:tc>
          <w:tcPr>
            <w:tcW w:w="1714" w:type="dxa"/>
            <w:tcBorders>
              <w:top w:val="nil"/>
              <w:left w:val="single" w:sz="4" w:space="0" w:color="auto"/>
              <w:bottom w:val="single" w:sz="4" w:space="0" w:color="auto"/>
              <w:right w:val="single" w:sz="4" w:space="0" w:color="auto"/>
            </w:tcBorders>
            <w:noWrap/>
            <w:hideMark/>
          </w:tcPr>
          <w:p w14:paraId="460F7574"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Proposals</w:t>
            </w:r>
          </w:p>
        </w:tc>
        <w:tc>
          <w:tcPr>
            <w:tcW w:w="1394" w:type="dxa"/>
            <w:tcBorders>
              <w:top w:val="nil"/>
              <w:left w:val="nil"/>
              <w:bottom w:val="single" w:sz="4" w:space="0" w:color="auto"/>
              <w:right w:val="single" w:sz="4" w:space="0" w:color="auto"/>
            </w:tcBorders>
            <w:hideMark/>
          </w:tcPr>
          <w:p w14:paraId="5A19BFAD"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$10,000.00+</w:t>
            </w:r>
          </w:p>
        </w:tc>
        <w:tc>
          <w:tcPr>
            <w:tcW w:w="1856" w:type="dxa"/>
            <w:tcBorders>
              <w:top w:val="nil"/>
              <w:left w:val="nil"/>
              <w:bottom w:val="single" w:sz="4" w:space="0" w:color="auto"/>
              <w:right w:val="single" w:sz="4" w:space="0" w:color="auto"/>
            </w:tcBorders>
            <w:hideMark/>
          </w:tcPr>
          <w:p w14:paraId="28DB41AA"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Full and open procurement reference guidelines</w:t>
            </w:r>
          </w:p>
        </w:tc>
        <w:tc>
          <w:tcPr>
            <w:tcW w:w="1187" w:type="dxa"/>
            <w:tcBorders>
              <w:top w:val="nil"/>
              <w:left w:val="nil"/>
              <w:bottom w:val="single" w:sz="4" w:space="0" w:color="auto"/>
              <w:right w:val="single" w:sz="4" w:space="0" w:color="auto"/>
            </w:tcBorders>
            <w:noWrap/>
            <w:hideMark/>
          </w:tcPr>
          <w:p w14:paraId="7E72ED39"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Yes</w:t>
            </w:r>
          </w:p>
        </w:tc>
        <w:tc>
          <w:tcPr>
            <w:tcW w:w="1674" w:type="dxa"/>
            <w:tcBorders>
              <w:top w:val="nil"/>
              <w:left w:val="nil"/>
              <w:bottom w:val="single" w:sz="4" w:space="0" w:color="auto"/>
              <w:right w:val="single" w:sz="4" w:space="0" w:color="auto"/>
            </w:tcBorders>
            <w:hideMark/>
          </w:tcPr>
          <w:p w14:paraId="1A039514"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Lowest Price Technically Acceptable </w:t>
            </w:r>
            <w:r w:rsidRPr="00DB18BF">
              <w:rPr>
                <w:rFonts w:eastAsia="Times New Roman" w:cs="Times New Roman"/>
                <w:i/>
                <w:iCs/>
                <w:color w:val="000000"/>
                <w:u w:val="single"/>
              </w:rPr>
              <w:t>or</w:t>
            </w:r>
            <w:r w:rsidRPr="00DB18BF">
              <w:rPr>
                <w:rFonts w:eastAsia="Times New Roman" w:cs="Times New Roman"/>
                <w:color w:val="000000"/>
              </w:rPr>
              <w:t xml:space="preserve"> Trade Off (Best Value) </w:t>
            </w:r>
          </w:p>
        </w:tc>
        <w:tc>
          <w:tcPr>
            <w:tcW w:w="1530" w:type="dxa"/>
            <w:tcBorders>
              <w:top w:val="nil"/>
              <w:left w:val="nil"/>
              <w:bottom w:val="single" w:sz="4" w:space="0" w:color="auto"/>
              <w:right w:val="single" w:sz="4" w:space="0" w:color="auto"/>
            </w:tcBorders>
            <w:hideMark/>
          </w:tcPr>
          <w:p w14:paraId="167ACD00"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 xml:space="preserve">Request for Quotation (RFQ) </w:t>
            </w:r>
            <w:r w:rsidRPr="00DB18BF">
              <w:rPr>
                <w:rFonts w:eastAsia="Times New Roman" w:cs="Times New Roman"/>
                <w:i/>
                <w:iCs/>
                <w:color w:val="000000"/>
                <w:u w:val="single"/>
              </w:rPr>
              <w:t>or</w:t>
            </w:r>
            <w:r w:rsidRPr="00DB18BF">
              <w:rPr>
                <w:rFonts w:eastAsia="Times New Roman" w:cs="Times New Roman"/>
                <w:color w:val="000000"/>
              </w:rPr>
              <w:t xml:space="preserve"> Request for Proposal (RFP)</w:t>
            </w:r>
          </w:p>
        </w:tc>
      </w:tr>
      <w:tr w:rsidR="00DB18BF" w:rsidRPr="00DB18BF" w14:paraId="7522E0CC" w14:textId="77777777" w:rsidTr="00492507">
        <w:trPr>
          <w:trHeight w:val="1259"/>
        </w:trPr>
        <w:tc>
          <w:tcPr>
            <w:tcW w:w="1714" w:type="dxa"/>
            <w:tcBorders>
              <w:top w:val="nil"/>
              <w:left w:val="single" w:sz="4" w:space="0" w:color="auto"/>
              <w:bottom w:val="single" w:sz="4" w:space="0" w:color="auto"/>
              <w:right w:val="single" w:sz="4" w:space="0" w:color="auto"/>
            </w:tcBorders>
            <w:hideMark/>
          </w:tcPr>
          <w:p w14:paraId="1698D8E6" w14:textId="77777777" w:rsidR="00DB18BF" w:rsidRPr="00DB18BF" w:rsidRDefault="00DB18BF" w:rsidP="00DB18BF">
            <w:pPr>
              <w:rPr>
                <w:rFonts w:eastAsia="Times New Roman" w:cs="Times New Roman"/>
                <w:b/>
                <w:bCs/>
                <w:i/>
                <w:iCs/>
                <w:color w:val="000000"/>
              </w:rPr>
            </w:pPr>
            <w:r w:rsidRPr="00DB18BF">
              <w:rPr>
                <w:rFonts w:eastAsia="Times New Roman" w:cs="Times New Roman"/>
                <w:b/>
                <w:bCs/>
                <w:i/>
                <w:iCs/>
                <w:color w:val="000000"/>
              </w:rPr>
              <w:t>Noncompetitive Proposals</w:t>
            </w:r>
          </w:p>
        </w:tc>
        <w:tc>
          <w:tcPr>
            <w:tcW w:w="1394" w:type="dxa"/>
            <w:tcBorders>
              <w:top w:val="nil"/>
              <w:left w:val="nil"/>
              <w:bottom w:val="single" w:sz="4" w:space="0" w:color="auto"/>
              <w:right w:val="single" w:sz="4" w:space="0" w:color="auto"/>
            </w:tcBorders>
            <w:hideMark/>
          </w:tcPr>
          <w:p w14:paraId="00C59C11"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No Limit</w:t>
            </w:r>
          </w:p>
        </w:tc>
        <w:tc>
          <w:tcPr>
            <w:tcW w:w="1856" w:type="dxa"/>
            <w:tcBorders>
              <w:top w:val="nil"/>
              <w:left w:val="nil"/>
              <w:bottom w:val="single" w:sz="4" w:space="0" w:color="auto"/>
              <w:right w:val="single" w:sz="4" w:space="0" w:color="auto"/>
            </w:tcBorders>
            <w:hideMark/>
          </w:tcPr>
          <w:p w14:paraId="3800F543"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Memo justification on the reason for sole source</w:t>
            </w:r>
          </w:p>
        </w:tc>
        <w:tc>
          <w:tcPr>
            <w:tcW w:w="1187" w:type="dxa"/>
            <w:tcBorders>
              <w:top w:val="nil"/>
              <w:left w:val="nil"/>
              <w:bottom w:val="single" w:sz="4" w:space="0" w:color="auto"/>
              <w:right w:val="single" w:sz="4" w:space="0" w:color="auto"/>
            </w:tcBorders>
            <w:noWrap/>
            <w:hideMark/>
          </w:tcPr>
          <w:p w14:paraId="17CDDEC2"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Only if USD $2,500+</w:t>
            </w:r>
          </w:p>
        </w:tc>
        <w:tc>
          <w:tcPr>
            <w:tcW w:w="1674" w:type="dxa"/>
            <w:tcBorders>
              <w:top w:val="nil"/>
              <w:left w:val="nil"/>
              <w:bottom w:val="single" w:sz="4" w:space="0" w:color="auto"/>
              <w:right w:val="single" w:sz="4" w:space="0" w:color="auto"/>
            </w:tcBorders>
            <w:noWrap/>
            <w:hideMark/>
          </w:tcPr>
          <w:p w14:paraId="4FE775FE"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Sole Source</w:t>
            </w:r>
          </w:p>
        </w:tc>
        <w:tc>
          <w:tcPr>
            <w:tcW w:w="1530" w:type="dxa"/>
            <w:tcBorders>
              <w:top w:val="nil"/>
              <w:left w:val="nil"/>
              <w:bottom w:val="single" w:sz="4" w:space="0" w:color="auto"/>
              <w:right w:val="single" w:sz="4" w:space="0" w:color="auto"/>
            </w:tcBorders>
            <w:hideMark/>
          </w:tcPr>
          <w:p w14:paraId="7DA66FFB" w14:textId="77777777" w:rsidR="00DB18BF" w:rsidRPr="00DB18BF" w:rsidRDefault="00DB18BF" w:rsidP="00DB18BF">
            <w:pPr>
              <w:rPr>
                <w:rFonts w:eastAsia="Times New Roman" w:cs="Times New Roman"/>
                <w:color w:val="000000"/>
              </w:rPr>
            </w:pPr>
            <w:r w:rsidRPr="00DB18BF">
              <w:rPr>
                <w:rFonts w:eastAsia="Times New Roman" w:cs="Times New Roman"/>
                <w:color w:val="000000"/>
              </w:rPr>
              <w:t>None</w:t>
            </w:r>
          </w:p>
        </w:tc>
      </w:tr>
    </w:tbl>
    <w:p w14:paraId="2AE5CF68" w14:textId="77777777" w:rsidR="00F10D06" w:rsidRPr="00DB18BF" w:rsidRDefault="00F10D06" w:rsidP="00DB18BF">
      <w:pPr>
        <w:spacing w:line="360" w:lineRule="auto"/>
        <w:jc w:val="both"/>
        <w:rPr>
          <w:rFonts w:cs="Times New Roman"/>
          <w:b/>
          <w:bCs/>
        </w:rPr>
      </w:pPr>
    </w:p>
    <w:p w14:paraId="07AFFE8D" w14:textId="64B3A63E" w:rsidR="00527FAB" w:rsidRPr="00C17238" w:rsidRDefault="00527FAB" w:rsidP="00F05B60">
      <w:pPr>
        <w:pStyle w:val="ListParagraph"/>
        <w:numPr>
          <w:ilvl w:val="0"/>
          <w:numId w:val="89"/>
        </w:numPr>
        <w:spacing w:line="360" w:lineRule="auto"/>
        <w:jc w:val="both"/>
        <w:rPr>
          <w:rFonts w:cs="Times New Roman"/>
          <w:b/>
          <w:bCs/>
        </w:rPr>
      </w:pPr>
      <w:r w:rsidRPr="00C17238">
        <w:rPr>
          <w:rFonts w:cs="Times New Roman"/>
          <w:b/>
          <w:bCs/>
        </w:rPr>
        <w:t>Micro-Purchase Threshold: Less than $</w:t>
      </w:r>
      <w:r w:rsidR="00DB18BF">
        <w:rPr>
          <w:rFonts w:cs="Times New Roman"/>
          <w:b/>
          <w:bCs/>
        </w:rPr>
        <w:t>2</w:t>
      </w:r>
      <w:r w:rsidRPr="00C17238">
        <w:rPr>
          <w:rFonts w:cs="Times New Roman"/>
          <w:b/>
          <w:bCs/>
        </w:rPr>
        <w:t>,</w:t>
      </w:r>
      <w:r w:rsidR="00DB18BF">
        <w:rPr>
          <w:rFonts w:cs="Times New Roman"/>
          <w:b/>
          <w:bCs/>
        </w:rPr>
        <w:t>5</w:t>
      </w:r>
      <w:r w:rsidRPr="00C17238">
        <w:rPr>
          <w:rFonts w:cs="Times New Roman"/>
          <w:b/>
          <w:bCs/>
        </w:rPr>
        <w:t xml:space="preserve">00.00 USD or </w:t>
      </w:r>
      <w:del w:id="6873" w:author="Megan Ash" w:date="2026-01-23T14:33:00Z" w16du:dateUtc="2026-01-23T19:33:00Z">
        <w:r w:rsidR="007261A2" w:rsidDel="00B65450">
          <w:rPr>
            <w:rFonts w:cs="Times New Roman"/>
            <w:b/>
            <w:bCs/>
          </w:rPr>
          <w:delText>MRU</w:delText>
        </w:r>
        <w:r w:rsidRPr="00C17238" w:rsidDel="00B65450">
          <w:rPr>
            <w:rFonts w:cs="Times New Roman"/>
            <w:b/>
            <w:bCs/>
          </w:rPr>
          <w:delText xml:space="preserve"> </w:delText>
        </w:r>
      </w:del>
      <w:ins w:id="6874" w:author="Megan Ash" w:date="2026-01-23T14:33:00Z" w16du:dateUtc="2026-01-23T19:33:00Z">
        <w:r w:rsidR="00B65450">
          <w:rPr>
            <w:rFonts w:cs="Times New Roman"/>
            <w:b/>
            <w:bCs/>
          </w:rPr>
          <w:t>HNL</w:t>
        </w:r>
        <w:r w:rsidR="00B65450" w:rsidRPr="00C17238">
          <w:rPr>
            <w:rFonts w:cs="Times New Roman"/>
            <w:b/>
            <w:bCs/>
          </w:rPr>
          <w:t xml:space="preserve"> </w:t>
        </w:r>
      </w:ins>
      <w:r w:rsidRPr="00C17238">
        <w:rPr>
          <w:rFonts w:cs="Times New Roman"/>
          <w:b/>
          <w:bCs/>
        </w:rPr>
        <w:t xml:space="preserve">equivalent </w:t>
      </w:r>
    </w:p>
    <w:p w14:paraId="05C51E26" w14:textId="7BD0277B" w:rsidR="00527FAB" w:rsidRPr="00C17238" w:rsidRDefault="004E3CCE" w:rsidP="00527FAB">
      <w:pPr>
        <w:spacing w:line="360" w:lineRule="auto"/>
        <w:ind w:left="360"/>
        <w:jc w:val="both"/>
        <w:rPr>
          <w:rFonts w:cs="Times New Roman"/>
        </w:rPr>
      </w:pPr>
      <w:r w:rsidRPr="004E3CCE">
        <w:rPr>
          <w:rFonts w:cs="Times New Roman"/>
        </w:rPr>
        <w:t xml:space="preserve">In accordance with </w:t>
      </w:r>
      <w:hyperlink r:id="rId115" w:history="1">
        <w:r w:rsidRPr="004E3CCE">
          <w:rPr>
            <w:rStyle w:val="Hyperlink"/>
            <w:rFonts w:cs="Times New Roman"/>
          </w:rPr>
          <w:t>2 CFR 200.67</w:t>
        </w:r>
      </w:hyperlink>
      <w:r w:rsidR="00527FAB" w:rsidRPr="004E3CCE">
        <w:rPr>
          <w:rFonts w:cs="Times New Roman"/>
        </w:rPr>
        <w:t>, micro-purchase means a purchase of supplies or services using simplified acquisition procedures, fo</w:t>
      </w:r>
      <w:r w:rsidR="00527FAB" w:rsidRPr="00C17238">
        <w:rPr>
          <w:rFonts w:cs="Times New Roman"/>
        </w:rPr>
        <w:t xml:space="preserve">r an aggregate amount which does not exceed the micro-purchase threshold. The micro-purchase procedure is used in order to expedite the completion of lowest-dollar small purchase transactions and minimize the associated administrative burden and cost. For Partners </w:t>
      </w:r>
      <w:r w:rsidR="00B8238B">
        <w:rPr>
          <w:rFonts w:cs="Times New Roman"/>
        </w:rPr>
        <w:t>Honduras</w:t>
      </w:r>
      <w:r w:rsidR="00527FAB" w:rsidRPr="00C17238">
        <w:rPr>
          <w:rFonts w:cs="Times New Roman"/>
        </w:rPr>
        <w:t xml:space="preserve"> items procured at or below $</w:t>
      </w:r>
      <w:r w:rsidR="0085387E">
        <w:rPr>
          <w:rFonts w:cs="Times New Roman"/>
        </w:rPr>
        <w:t>2</w:t>
      </w:r>
      <w:r w:rsidR="00527FAB" w:rsidRPr="00C17238">
        <w:rPr>
          <w:rFonts w:cs="Times New Roman"/>
        </w:rPr>
        <w:t>,</w:t>
      </w:r>
      <w:r w:rsidR="0085387E">
        <w:rPr>
          <w:rFonts w:cs="Times New Roman"/>
        </w:rPr>
        <w:t>5</w:t>
      </w:r>
      <w:r w:rsidR="00527FAB" w:rsidRPr="00C17238">
        <w:rPr>
          <w:rFonts w:cs="Times New Roman"/>
        </w:rPr>
        <w:t xml:space="preserve">00 USD or the </w:t>
      </w:r>
      <w:ins w:id="6875" w:author="Megan Ash" w:date="2026-02-13T16:55:00Z" w16du:dateUtc="2026-02-13T21:55:00Z">
        <w:r w:rsidR="00204C11">
          <w:rPr>
            <w:rFonts w:cs="Times New Roman"/>
          </w:rPr>
          <w:t>HNL</w:t>
        </w:r>
      </w:ins>
      <w:del w:id="6876" w:author="Megan Ash" w:date="2026-02-13T16:55:00Z" w16du:dateUtc="2026-02-13T21:55:00Z">
        <w:r w:rsidR="007261A2" w:rsidDel="00204C11">
          <w:rPr>
            <w:rFonts w:cs="Times New Roman"/>
          </w:rPr>
          <w:delText>MRU</w:delText>
        </w:r>
      </w:del>
      <w:r w:rsidR="00527FAB" w:rsidRPr="00C17238">
        <w:rPr>
          <w:rFonts w:cs="Times New Roman"/>
        </w:rPr>
        <w:t xml:space="preserve"> equivalent, the organization will allow a simplified procurement process. Micro-purchases may be awarded without soliciting competitive quotations if Partners </w:t>
      </w:r>
      <w:r w:rsidR="00B8238B">
        <w:rPr>
          <w:rFonts w:cs="Times New Roman"/>
        </w:rPr>
        <w:t>Honduras</w:t>
      </w:r>
      <w:r w:rsidR="00527FAB" w:rsidRPr="00C17238">
        <w:rPr>
          <w:rFonts w:cs="Times New Roman"/>
        </w:rPr>
        <w:t xml:space="preserve"> considers the price to be "fair and reasonable" and is documented. Splitting procurements to keep within the micro-purchase threshold to avoid competition requirements is not allowed. Micro-purchases should be distributed equitably among qualified vendors to the extent practicable. Micro-purchases should follow normal review process in FO finance department (i.e. FO accountant or designed FO officer prepares and FO Finance Manger reviews and approves). For all micro-purchases there must be proof of clear due diligence conducted on the contractor to ensure that they are not suspended or debarred from doing business with the US Government or on a blocked persons list. (</w:t>
      </w:r>
      <w:hyperlink w:anchor="_3.2_Visual_Compliance" w:history="1">
        <w:r w:rsidR="00527FAB" w:rsidRPr="00C17238">
          <w:rPr>
            <w:rStyle w:val="Hyperlink"/>
            <w:rFonts w:cs="Times New Roman"/>
          </w:rPr>
          <w:t>Reference 3.2 Visual Compliance</w:t>
        </w:r>
      </w:hyperlink>
      <w:r w:rsidR="008B6705">
        <w:rPr>
          <w:rStyle w:val="Hyperlink"/>
          <w:rFonts w:cs="Times New Roman"/>
        </w:rPr>
        <w:t xml:space="preserve"> Check</w:t>
      </w:r>
      <w:r w:rsidR="00527FAB" w:rsidRPr="00C17238">
        <w:rPr>
          <w:rFonts w:cs="Times New Roman"/>
        </w:rPr>
        <w:t>).</w:t>
      </w:r>
      <w:r w:rsidR="006308EB" w:rsidRPr="00C17238">
        <w:rPr>
          <w:rFonts w:cs="Times New Roman"/>
        </w:rPr>
        <w:t xml:space="preserve"> </w:t>
      </w:r>
      <w:r w:rsidR="00527FAB" w:rsidRPr="00C17238">
        <w:rPr>
          <w:rFonts w:cs="Times New Roman"/>
        </w:rPr>
        <w:t>Micro-purchase do not require a formal contract or agreement.</w:t>
      </w:r>
    </w:p>
    <w:p w14:paraId="762250BF" w14:textId="77777777" w:rsidR="00527FAB" w:rsidRPr="00C17238" w:rsidRDefault="00527FAB" w:rsidP="00527FAB">
      <w:pPr>
        <w:spacing w:line="360" w:lineRule="auto"/>
        <w:jc w:val="both"/>
        <w:rPr>
          <w:rFonts w:cs="Times New Roman"/>
        </w:rPr>
      </w:pPr>
    </w:p>
    <w:p w14:paraId="1D80B164" w14:textId="5A10B633" w:rsidR="00527FAB" w:rsidRPr="00C17238" w:rsidRDefault="00527FAB" w:rsidP="00F05B60">
      <w:pPr>
        <w:pStyle w:val="ListParagraph"/>
        <w:numPr>
          <w:ilvl w:val="0"/>
          <w:numId w:val="89"/>
        </w:numPr>
        <w:spacing w:line="360" w:lineRule="auto"/>
        <w:jc w:val="both"/>
        <w:rPr>
          <w:rFonts w:cs="Times New Roman"/>
          <w:b/>
          <w:bCs/>
        </w:rPr>
      </w:pPr>
      <w:r w:rsidRPr="00C17238">
        <w:rPr>
          <w:rFonts w:cs="Times New Roman"/>
          <w:b/>
          <w:bCs/>
        </w:rPr>
        <w:t>Small Purchases Threshold: $</w:t>
      </w:r>
      <w:r w:rsidR="00DB18BF">
        <w:rPr>
          <w:rFonts w:cs="Times New Roman"/>
          <w:b/>
          <w:bCs/>
        </w:rPr>
        <w:t>2</w:t>
      </w:r>
      <w:r w:rsidRPr="00C17238">
        <w:rPr>
          <w:rFonts w:cs="Times New Roman"/>
          <w:b/>
          <w:bCs/>
        </w:rPr>
        <w:t>,</w:t>
      </w:r>
      <w:r w:rsidR="00DB18BF">
        <w:rPr>
          <w:rFonts w:cs="Times New Roman"/>
          <w:b/>
          <w:bCs/>
        </w:rPr>
        <w:t>5</w:t>
      </w:r>
      <w:r w:rsidRPr="00C17238">
        <w:rPr>
          <w:rFonts w:cs="Times New Roman"/>
          <w:b/>
          <w:bCs/>
        </w:rPr>
        <w:t xml:space="preserve">00.01 to $9,999.99 USD or </w:t>
      </w:r>
      <w:del w:id="6877" w:author="Megan Ash" w:date="2026-01-23T14:33:00Z" w16du:dateUtc="2026-01-23T19:33:00Z">
        <w:r w:rsidR="007261A2" w:rsidDel="00B65450">
          <w:rPr>
            <w:rFonts w:cs="Times New Roman"/>
            <w:b/>
            <w:bCs/>
          </w:rPr>
          <w:delText>MRU</w:delText>
        </w:r>
        <w:r w:rsidRPr="00C17238" w:rsidDel="00B65450">
          <w:rPr>
            <w:rFonts w:cs="Times New Roman"/>
            <w:b/>
            <w:bCs/>
          </w:rPr>
          <w:delText xml:space="preserve"> </w:delText>
        </w:r>
      </w:del>
      <w:ins w:id="6878" w:author="Megan Ash" w:date="2026-01-23T14:33:00Z" w16du:dateUtc="2026-01-23T19:33:00Z">
        <w:r w:rsidR="00B65450">
          <w:rPr>
            <w:rFonts w:cs="Times New Roman"/>
            <w:b/>
            <w:bCs/>
          </w:rPr>
          <w:t>HNL</w:t>
        </w:r>
        <w:r w:rsidR="00B65450" w:rsidRPr="00C17238">
          <w:rPr>
            <w:rFonts w:cs="Times New Roman"/>
            <w:b/>
            <w:bCs/>
          </w:rPr>
          <w:t xml:space="preserve"> </w:t>
        </w:r>
      </w:ins>
      <w:r w:rsidRPr="00C17238">
        <w:rPr>
          <w:rFonts w:cs="Times New Roman"/>
          <w:b/>
          <w:bCs/>
        </w:rPr>
        <w:t>equivalent</w:t>
      </w:r>
    </w:p>
    <w:p w14:paraId="09E2C828" w14:textId="46ABAA8E" w:rsidR="008C3FD0" w:rsidRDefault="00527FAB" w:rsidP="00A3490C">
      <w:pPr>
        <w:spacing w:line="360" w:lineRule="auto"/>
        <w:ind w:left="360"/>
        <w:jc w:val="both"/>
        <w:rPr>
          <w:rFonts w:cs="Times New Roman"/>
        </w:rPr>
      </w:pPr>
      <w:r w:rsidRPr="00C17238">
        <w:rPr>
          <w:rFonts w:cs="Times New Roman"/>
        </w:rPr>
        <w:t xml:space="preserve">Small purchases are those valued above the micro-purchase threshold but below Partners competition proposals threshold. Procurement by small purchase procedures are those relatively simple and informal procurement methods for securing services, supplies, or other property. </w:t>
      </w:r>
      <w:r w:rsidR="008C3FD0" w:rsidRPr="008C3FD0">
        <w:rPr>
          <w:rFonts w:cs="Times New Roman"/>
        </w:rPr>
        <w:t xml:space="preserve">For a small purchase procurement, a </w:t>
      </w:r>
      <w:r w:rsidR="008C3FD0">
        <w:rPr>
          <w:rFonts w:cs="Times New Roman"/>
        </w:rPr>
        <w:t>purchase requisition form (PRF)</w:t>
      </w:r>
      <w:r w:rsidR="008C3FD0" w:rsidRPr="008C3FD0">
        <w:rPr>
          <w:rFonts w:cs="Times New Roman"/>
        </w:rPr>
        <w:t>, a minimum of three (3) price/rate quotes</w:t>
      </w:r>
      <w:r w:rsidR="00227179">
        <w:rPr>
          <w:rFonts w:cs="Times New Roman"/>
        </w:rPr>
        <w:t xml:space="preserve">, </w:t>
      </w:r>
      <w:r w:rsidR="00432F67" w:rsidRPr="00432F67">
        <w:rPr>
          <w:rFonts w:cs="Times New Roman"/>
        </w:rPr>
        <w:t xml:space="preserve">an </w:t>
      </w:r>
      <w:r w:rsidR="00432F67">
        <w:fldChar w:fldCharType="begin"/>
      </w:r>
      <w:ins w:id="6879" w:author="Megan Ash" w:date="2026-02-13T16:58:00Z" w16du:dateUtc="2026-02-13T21:58:00Z">
        <w:r w:rsidR="006F7BF2">
          <w:instrText>HYPERLINK "https://partnersnet107.sharepoint.com/:f:/s/FA/IgASDO-YpYwRSorwQD1xwM8tAcximveWEBDn220vYPmCnvw?e=MNgknv"</w:instrText>
        </w:r>
      </w:ins>
      <w:del w:id="6880" w:author="Megan Ash" w:date="2026-02-13T16:58:00Z" w16du:dateUtc="2026-02-13T21:58:00Z">
        <w:r w:rsidR="00432F67" w:rsidDel="006F7BF2">
          <w:delInstrText>HYPERLINK "https://partnersnet107.sharepoint.com/:f:/s/FA/EpdtYRrgzXZYiQlnwGjnndcBBo9G1FoNGdfQ0jZAby0bSw?e=GbSRBc"</w:delInstrText>
        </w:r>
      </w:del>
      <w:r w:rsidR="00432F67">
        <w:fldChar w:fldCharType="separate"/>
      </w:r>
      <w:r w:rsidR="00432F67" w:rsidRPr="005B55E8">
        <w:rPr>
          <w:rStyle w:val="Hyperlink"/>
          <w:rFonts w:cs="Times New Roman"/>
        </w:rPr>
        <w:t>evaluation matrix comparison</w:t>
      </w:r>
      <w:r w:rsidR="00432F67">
        <w:fldChar w:fldCharType="end"/>
      </w:r>
      <w:r w:rsidR="005B55E8">
        <w:rPr>
          <w:rFonts w:cs="Times New Roman"/>
        </w:rPr>
        <w:t xml:space="preserve">, </w:t>
      </w:r>
      <w:r w:rsidR="000247E2">
        <w:rPr>
          <w:rFonts w:cs="Times New Roman"/>
        </w:rPr>
        <w:t>and</w:t>
      </w:r>
      <w:r w:rsidR="000247E2" w:rsidRPr="000247E2">
        <w:rPr>
          <w:rFonts w:cs="Times New Roman"/>
        </w:rPr>
        <w:t xml:space="preserve"> a </w:t>
      </w:r>
      <w:hyperlink r:id="rId116" w:history="1">
        <w:r w:rsidR="000247E2" w:rsidRPr="00A876CB">
          <w:rPr>
            <w:rStyle w:val="Hyperlink"/>
            <w:rFonts w:cs="Times New Roman"/>
          </w:rPr>
          <w:t>source selection memo</w:t>
        </w:r>
      </w:hyperlink>
      <w:r w:rsidR="000247E2" w:rsidRPr="000247E2">
        <w:rPr>
          <w:rFonts w:cs="Times New Roman"/>
        </w:rPr>
        <w:t xml:space="preserve"> which includes overview of vendors reviewed, provides the reasons for selecting the vendor, and lists final price</w:t>
      </w:r>
      <w:r w:rsidR="00A3490C">
        <w:rPr>
          <w:rFonts w:cs="Times New Roman"/>
        </w:rPr>
        <w:t xml:space="preserve"> is required documentation. </w:t>
      </w:r>
      <w:r w:rsidR="008C3FD0" w:rsidRPr="008C3FD0">
        <w:rPr>
          <w:rFonts w:cs="Times New Roman"/>
        </w:rPr>
        <w:t>If the Procurement Team attempts to obtain three quotations, but less than three quotations are received, the Procurement Team must document the efforts made to obtain three quotations and reason why others were not received.</w:t>
      </w:r>
    </w:p>
    <w:p w14:paraId="20E0C60E" w14:textId="77777777" w:rsidR="008C3FD0" w:rsidRDefault="008C3FD0" w:rsidP="00527FAB">
      <w:pPr>
        <w:spacing w:line="360" w:lineRule="auto"/>
        <w:ind w:left="360"/>
        <w:jc w:val="both"/>
        <w:rPr>
          <w:rFonts w:cs="Times New Roman"/>
        </w:rPr>
      </w:pPr>
    </w:p>
    <w:p w14:paraId="6D22027F" w14:textId="6894F191" w:rsidR="00527FAB" w:rsidRPr="00C17238" w:rsidRDefault="00527FAB" w:rsidP="00527FAB">
      <w:pPr>
        <w:spacing w:line="360" w:lineRule="auto"/>
        <w:ind w:left="360"/>
        <w:jc w:val="both"/>
        <w:rPr>
          <w:rFonts w:cs="Times New Roman"/>
        </w:rPr>
      </w:pPr>
      <w:r w:rsidRPr="00C17238">
        <w:rPr>
          <w:rFonts w:cs="Times New Roman"/>
        </w:rPr>
        <w:t xml:space="preserve">Documentation needs to be in writing from the suppliers and can include written quotes, quotes via email, screen shots from websites, copies of published price lists, advertised pricing in established magazines or journals, etc. Partners </w:t>
      </w:r>
      <w:r w:rsidR="00B8238B">
        <w:rPr>
          <w:rFonts w:cs="Times New Roman"/>
        </w:rPr>
        <w:t>Honduras</w:t>
      </w:r>
      <w:r w:rsidRPr="00C17238">
        <w:rPr>
          <w:rFonts w:cs="Times New Roman"/>
        </w:rPr>
        <w:t xml:space="preserve"> must select the provider that offers the product or service for the lowest price and meets the required specifications (as opposed to desired specifications). Splitting procurements to keep within the small purchase threshold to avoid further competition requirements is not allowed. Small</w:t>
      </w:r>
      <w:r w:rsidR="006308EB" w:rsidRPr="00C17238">
        <w:rPr>
          <w:rFonts w:cs="Times New Roman"/>
        </w:rPr>
        <w:t xml:space="preserve"> </w:t>
      </w:r>
      <w:r w:rsidRPr="00C17238">
        <w:rPr>
          <w:rFonts w:cs="Times New Roman"/>
        </w:rPr>
        <w:t>purchases should follow normal review process in FO finance department (i.e. FO accountant or desig</w:t>
      </w:r>
      <w:ins w:id="6881" w:author="Megan Ash" w:date="2026-02-17T09:54:00Z" w16du:dateUtc="2026-02-17T14:54:00Z">
        <w:r w:rsidR="00CC0FCE">
          <w:rPr>
            <w:rFonts w:cs="Times New Roman"/>
          </w:rPr>
          <w:t>nated</w:t>
        </w:r>
      </w:ins>
      <w:del w:id="6882" w:author="Megan Ash" w:date="2026-02-17T09:54:00Z" w16du:dateUtc="2026-02-17T14:54:00Z">
        <w:r w:rsidRPr="00C17238" w:rsidDel="00CC0FCE">
          <w:rPr>
            <w:rFonts w:cs="Times New Roman"/>
          </w:rPr>
          <w:delText>ned</w:delText>
        </w:r>
      </w:del>
      <w:r w:rsidRPr="00C17238">
        <w:rPr>
          <w:rFonts w:cs="Times New Roman"/>
        </w:rPr>
        <w:t xml:space="preserve"> FO officer prepares and FO Finance Manger reviews and approves). For all small purchases there must be proof of clear due diligence conducted on the contractor to ensure that they are not suspended or debarred from doing business with the US Government or on a blocked persons list. (</w:t>
      </w:r>
      <w:r w:rsidR="008B6705">
        <w:fldChar w:fldCharType="begin"/>
      </w:r>
      <w:ins w:id="6883" w:author="Megan Ash" w:date="2026-02-17T09:56:00Z" w16du:dateUtc="2026-02-17T14:56:00Z">
        <w:r w:rsidR="00636086">
          <w:instrText>HYPERLINK  \l "_3.2_Visual_Compliance"</w:instrText>
        </w:r>
      </w:ins>
      <w:del w:id="6884" w:author="Megan Ash" w:date="2026-02-17T09:56:00Z" w16du:dateUtc="2026-02-17T14:56:00Z">
        <w:r w:rsidR="008B6705" w:rsidDel="00636086">
          <w:delInstrText>HYPERLINK \l "_3.2_Visual_Compliance"</w:delInstrText>
        </w:r>
      </w:del>
      <w:r w:rsidR="008B6705">
        <w:fldChar w:fldCharType="separate"/>
      </w:r>
      <w:del w:id="6885" w:author="Megan Ash" w:date="2026-02-17T09:56:00Z" w16du:dateUtc="2026-02-17T14:56:00Z">
        <w:r w:rsidR="008B6705" w:rsidRPr="00C17238" w:rsidDel="00636086">
          <w:rPr>
            <w:rStyle w:val="Hyperlink"/>
            <w:rFonts w:cs="Times New Roman"/>
          </w:rPr>
          <w:delText>Reference 3.2 Visual Compliance</w:delText>
        </w:r>
      </w:del>
      <w:ins w:id="6886" w:author="Megan Ash" w:date="2026-02-17T09:56:00Z" w16du:dateUtc="2026-02-17T14:56:00Z">
        <w:r w:rsidR="00636086">
          <w:rPr>
            <w:rStyle w:val="Hyperlink"/>
            <w:rFonts w:cs="Times New Roman"/>
          </w:rPr>
          <w:t>Reference 3.2 Visual Compliance Check</w:t>
        </w:r>
      </w:ins>
      <w:r w:rsidR="008B6705">
        <w:fldChar w:fldCharType="end"/>
      </w:r>
      <w:del w:id="6887" w:author="Megan Ash" w:date="2026-02-17T09:56:00Z" w16du:dateUtc="2026-02-17T14:56:00Z">
        <w:r w:rsidR="008B6705" w:rsidDel="00636086">
          <w:rPr>
            <w:rStyle w:val="Hyperlink"/>
            <w:rFonts w:cs="Times New Roman"/>
          </w:rPr>
          <w:delText xml:space="preserve"> Check</w:delText>
        </w:r>
      </w:del>
      <w:r w:rsidRPr="00C17238">
        <w:rPr>
          <w:rFonts w:cs="Times New Roman"/>
        </w:rPr>
        <w:t xml:space="preserve">). </w:t>
      </w:r>
      <w:commentRangeStart w:id="6888"/>
      <w:r w:rsidRPr="00C17238">
        <w:rPr>
          <w:rFonts w:cs="Times New Roman"/>
        </w:rPr>
        <w:t>Small purchases require a formal contract or agreement with the provider.</w:t>
      </w:r>
      <w:commentRangeEnd w:id="6888"/>
      <w:r w:rsidR="0052457F" w:rsidRPr="00C17238">
        <w:rPr>
          <w:rStyle w:val="CommentReference"/>
          <w:rFonts w:cs="Times New Roman"/>
          <w:sz w:val="24"/>
          <w:szCs w:val="24"/>
        </w:rPr>
        <w:commentReference w:id="6888"/>
      </w:r>
    </w:p>
    <w:p w14:paraId="4CC6B2AE" w14:textId="77777777" w:rsidR="00527FAB" w:rsidRPr="00C17238" w:rsidRDefault="00527FAB" w:rsidP="00527FAB">
      <w:pPr>
        <w:spacing w:line="360" w:lineRule="auto"/>
        <w:jc w:val="both"/>
        <w:rPr>
          <w:rFonts w:cs="Times New Roman"/>
        </w:rPr>
      </w:pPr>
    </w:p>
    <w:p w14:paraId="7DC19074" w14:textId="7DB7BCF9" w:rsidR="00527FAB" w:rsidRPr="00C17238" w:rsidRDefault="00527FAB" w:rsidP="00F05B60">
      <w:pPr>
        <w:pStyle w:val="ListParagraph"/>
        <w:numPr>
          <w:ilvl w:val="0"/>
          <w:numId w:val="89"/>
        </w:numPr>
        <w:spacing w:line="360" w:lineRule="auto"/>
        <w:jc w:val="both"/>
        <w:rPr>
          <w:rFonts w:cs="Times New Roman"/>
          <w:b/>
          <w:bCs/>
        </w:rPr>
      </w:pPr>
      <w:r w:rsidRPr="00C17238">
        <w:rPr>
          <w:rFonts w:cs="Times New Roman"/>
          <w:b/>
          <w:bCs/>
        </w:rPr>
        <w:t>Competi</w:t>
      </w:r>
      <w:ins w:id="6889" w:author="Megan Ash" w:date="2026-02-17T09:57:00Z" w16du:dateUtc="2026-02-17T14:57:00Z">
        <w:r w:rsidR="0052457F">
          <w:rPr>
            <w:rFonts w:cs="Times New Roman"/>
            <w:b/>
            <w:bCs/>
          </w:rPr>
          <w:t>tive</w:t>
        </w:r>
      </w:ins>
      <w:del w:id="6890" w:author="Megan Ash" w:date="2026-02-17T09:57:00Z" w16du:dateUtc="2026-02-17T14:57:00Z">
        <w:r w:rsidRPr="00C17238" w:rsidDel="0052457F">
          <w:rPr>
            <w:rFonts w:cs="Times New Roman"/>
            <w:b/>
            <w:bCs/>
          </w:rPr>
          <w:delText>tion</w:delText>
        </w:r>
      </w:del>
      <w:r w:rsidRPr="00C17238">
        <w:rPr>
          <w:rFonts w:cs="Times New Roman"/>
          <w:b/>
          <w:bCs/>
        </w:rPr>
        <w:t xml:space="preserve"> Proposals Threshold: $10,000.00+ USD or </w:t>
      </w:r>
      <w:del w:id="6891" w:author="Megan Ash" w:date="2026-01-23T14:33:00Z" w16du:dateUtc="2026-01-23T19:33:00Z">
        <w:r w:rsidR="007261A2" w:rsidDel="00B65450">
          <w:rPr>
            <w:rFonts w:cs="Times New Roman"/>
            <w:b/>
            <w:bCs/>
          </w:rPr>
          <w:delText>MRU</w:delText>
        </w:r>
        <w:r w:rsidRPr="00C17238" w:rsidDel="00B65450">
          <w:rPr>
            <w:rFonts w:cs="Times New Roman"/>
            <w:b/>
            <w:bCs/>
          </w:rPr>
          <w:delText xml:space="preserve"> </w:delText>
        </w:r>
      </w:del>
      <w:ins w:id="6892" w:author="Megan Ash" w:date="2026-01-23T14:33:00Z" w16du:dateUtc="2026-01-23T19:33:00Z">
        <w:r w:rsidR="00B65450">
          <w:rPr>
            <w:rFonts w:cs="Times New Roman"/>
            <w:b/>
            <w:bCs/>
          </w:rPr>
          <w:t>HNL</w:t>
        </w:r>
        <w:r w:rsidR="00B65450" w:rsidRPr="00C17238">
          <w:rPr>
            <w:rFonts w:cs="Times New Roman"/>
            <w:b/>
            <w:bCs/>
          </w:rPr>
          <w:t xml:space="preserve"> </w:t>
        </w:r>
      </w:ins>
      <w:r w:rsidRPr="00C17238">
        <w:rPr>
          <w:rFonts w:cs="Times New Roman"/>
          <w:b/>
          <w:bCs/>
        </w:rPr>
        <w:t>equivalent</w:t>
      </w:r>
    </w:p>
    <w:p w14:paraId="7554FFC1" w14:textId="52198212" w:rsidR="00934B67" w:rsidRDefault="00527FAB" w:rsidP="00527FAB">
      <w:pPr>
        <w:spacing w:line="360" w:lineRule="auto"/>
        <w:ind w:left="360"/>
        <w:jc w:val="both"/>
        <w:rPr>
          <w:rFonts w:cs="Times New Roman"/>
        </w:rPr>
      </w:pPr>
      <w:r w:rsidRPr="006B4655">
        <w:rPr>
          <w:rFonts w:cs="Times New Roman"/>
        </w:rPr>
        <w:t xml:space="preserve">All </w:t>
      </w:r>
      <w:r w:rsidR="001E5C7B" w:rsidRPr="006B4655">
        <w:rPr>
          <w:rFonts w:cs="Times New Roman"/>
        </w:rPr>
        <w:t>competitive proposals</w:t>
      </w:r>
      <w:r w:rsidRPr="006B4655">
        <w:rPr>
          <w:rFonts w:cs="Times New Roman"/>
        </w:rPr>
        <w:t xml:space="preserve"> must be conducted in a manner providing full and open competition co</w:t>
      </w:r>
      <w:r w:rsidRPr="00FB565D">
        <w:rPr>
          <w:rFonts w:cs="Times New Roman"/>
        </w:rPr>
        <w:t xml:space="preserve">nsistent with the standards of </w:t>
      </w:r>
      <w:hyperlink r:id="rId117" w:history="1">
        <w:r w:rsidR="00081E9A" w:rsidRPr="00FB565D">
          <w:rPr>
            <w:rStyle w:val="Hyperlink"/>
            <w:rFonts w:cs="Times New Roman"/>
          </w:rPr>
          <w:t>2 CFR 200.319</w:t>
        </w:r>
      </w:hyperlink>
      <w:r w:rsidR="0098554A">
        <w:rPr>
          <w:rStyle w:val="Hyperlink"/>
          <w:rFonts w:cs="Times New Roman"/>
        </w:rPr>
        <w:t>c</w:t>
      </w:r>
      <w:r w:rsidRPr="00FB565D">
        <w:rPr>
          <w:rFonts w:cs="Times New Roman"/>
        </w:rPr>
        <w:t>.</w:t>
      </w:r>
      <w:r w:rsidR="006308EB" w:rsidRPr="00FB565D">
        <w:rPr>
          <w:rFonts w:cs="Times New Roman"/>
        </w:rPr>
        <w:t xml:space="preserve"> </w:t>
      </w:r>
      <w:r w:rsidRPr="00FB565D">
        <w:rPr>
          <w:rFonts w:cs="Times New Roman"/>
        </w:rPr>
        <w:t>This method is conducted with more than one source submitting an offer, and either a fixed price or cost reimbursement type contract is awarded.</w:t>
      </w:r>
      <w:r w:rsidR="004B42AE" w:rsidRPr="00FB565D">
        <w:rPr>
          <w:rFonts w:cs="Times New Roman"/>
        </w:rPr>
        <w:t xml:space="preserve"> </w:t>
      </w:r>
      <w:r w:rsidR="00934B67">
        <w:rPr>
          <w:rFonts w:cs="Times New Roman"/>
        </w:rPr>
        <w:t xml:space="preserve">Please see </w:t>
      </w:r>
      <w:hyperlink r:id="rId118" w:history="1">
        <w:r w:rsidR="00934B67" w:rsidRPr="00820DD2">
          <w:rPr>
            <w:rStyle w:val="Hyperlink"/>
            <w:rFonts w:cs="Times New Roman"/>
          </w:rPr>
          <w:t>full procurement policy</w:t>
        </w:r>
      </w:hyperlink>
      <w:r w:rsidR="00934B67">
        <w:rPr>
          <w:rFonts w:cs="Times New Roman"/>
        </w:rPr>
        <w:t xml:space="preserve"> for additional details on competitive proposal requirements. A summary is as</w:t>
      </w:r>
      <w:r w:rsidR="00377B35">
        <w:rPr>
          <w:rFonts w:cs="Times New Roman"/>
        </w:rPr>
        <w:t xml:space="preserve"> </w:t>
      </w:r>
      <w:r w:rsidR="00934B67">
        <w:rPr>
          <w:rFonts w:cs="Times New Roman"/>
        </w:rPr>
        <w:t>follows:</w:t>
      </w:r>
    </w:p>
    <w:p w14:paraId="21B95CC4" w14:textId="77777777" w:rsidR="00934B67" w:rsidRDefault="00934B67" w:rsidP="00F05B60">
      <w:pPr>
        <w:spacing w:line="360" w:lineRule="auto"/>
        <w:ind w:firstLine="360"/>
        <w:jc w:val="both"/>
        <w:rPr>
          <w:rFonts w:cs="Times New Roman"/>
        </w:rPr>
      </w:pPr>
    </w:p>
    <w:p w14:paraId="5DD33BC6" w14:textId="44A24EE4" w:rsidR="006B4655" w:rsidRPr="00FB565D" w:rsidRDefault="006B4655" w:rsidP="00F05B60">
      <w:pPr>
        <w:spacing w:line="360" w:lineRule="auto"/>
        <w:ind w:firstLine="360"/>
        <w:jc w:val="both"/>
        <w:rPr>
          <w:rFonts w:cs="Times New Roman"/>
          <w:b/>
          <w:bCs/>
          <w:u w:val="single"/>
        </w:rPr>
      </w:pPr>
      <w:r w:rsidRPr="00FB565D">
        <w:rPr>
          <w:rFonts w:cs="Times New Roman"/>
          <w:b/>
          <w:bCs/>
          <w:u w:val="single"/>
        </w:rPr>
        <w:t>Solicitation:</w:t>
      </w:r>
    </w:p>
    <w:p w14:paraId="0BA902DC" w14:textId="561E6703" w:rsidR="006B4655" w:rsidRPr="00FB565D" w:rsidRDefault="006B4655" w:rsidP="00726683">
      <w:pPr>
        <w:pStyle w:val="ListParagraph"/>
        <w:numPr>
          <w:ilvl w:val="0"/>
          <w:numId w:val="119"/>
        </w:numPr>
        <w:spacing w:after="200" w:line="360" w:lineRule="auto"/>
        <w:jc w:val="both"/>
        <w:rPr>
          <w:rFonts w:cs="Times New Roman"/>
        </w:rPr>
      </w:pPr>
      <w:r w:rsidRPr="00FB565D">
        <w:rPr>
          <w:rFonts w:cs="Times New Roman"/>
        </w:rPr>
        <w:t xml:space="preserve">Complete a </w:t>
      </w:r>
      <w:r w:rsidR="00726683">
        <w:rPr>
          <w:rFonts w:cs="Times New Roman"/>
        </w:rPr>
        <w:t>purchase requisition form</w:t>
      </w:r>
    </w:p>
    <w:p w14:paraId="48A49015" w14:textId="265E7473" w:rsidR="006B4655" w:rsidRPr="00FB565D" w:rsidRDefault="009B7F49" w:rsidP="00726683">
      <w:pPr>
        <w:pStyle w:val="ListParagraph"/>
        <w:numPr>
          <w:ilvl w:val="0"/>
          <w:numId w:val="119"/>
        </w:numPr>
        <w:spacing w:after="200" w:line="360" w:lineRule="auto"/>
        <w:jc w:val="both"/>
        <w:rPr>
          <w:rFonts w:cs="Times New Roman"/>
        </w:rPr>
      </w:pPr>
      <w:r w:rsidRPr="009B7F49">
        <w:rPr>
          <w:rFonts w:cs="Times New Roman"/>
        </w:rPr>
        <w:t>Market research - Review the approved requisition and determine whether sufficient market research has been conducted, or needs to be conducted, to determine how the solicitation will be competed. Market research is only required for FO procurements valued at $50,000 USD or more. Market research is required for all HO procurements above the simplified acquisition threshold</w:t>
      </w:r>
      <w:r w:rsidR="006B4655" w:rsidRPr="00FB565D">
        <w:rPr>
          <w:rFonts w:cs="Times New Roman"/>
        </w:rPr>
        <w:t xml:space="preserve">. </w:t>
      </w:r>
    </w:p>
    <w:p w14:paraId="6C38633F" w14:textId="77777777" w:rsidR="006B4655" w:rsidRPr="00FB565D" w:rsidRDefault="006B4655" w:rsidP="00726683">
      <w:pPr>
        <w:pStyle w:val="ListParagraph"/>
        <w:numPr>
          <w:ilvl w:val="0"/>
          <w:numId w:val="119"/>
        </w:numPr>
        <w:spacing w:after="200" w:line="360" w:lineRule="auto"/>
        <w:jc w:val="both"/>
        <w:rPr>
          <w:rFonts w:cs="Times New Roman"/>
        </w:rPr>
      </w:pPr>
      <w:r w:rsidRPr="00FB565D">
        <w:rPr>
          <w:rFonts w:cs="Times New Roman"/>
        </w:rPr>
        <w:t>Determine how the solicitation will be distributed. There are effectively only three options as follows:</w:t>
      </w:r>
    </w:p>
    <w:p w14:paraId="485F7125" w14:textId="6E443474" w:rsidR="006B4655" w:rsidRPr="00FB565D" w:rsidRDefault="006B4655" w:rsidP="003936BA">
      <w:pPr>
        <w:pStyle w:val="ListParagraph"/>
        <w:numPr>
          <w:ilvl w:val="1"/>
          <w:numId w:val="119"/>
        </w:numPr>
        <w:spacing w:after="200" w:line="360" w:lineRule="auto"/>
        <w:jc w:val="both"/>
        <w:rPr>
          <w:rFonts w:cs="Times New Roman"/>
        </w:rPr>
      </w:pPr>
      <w:r w:rsidRPr="00FB565D">
        <w:rPr>
          <w:rFonts w:cs="Times New Roman"/>
          <w:b/>
          <w:bCs/>
          <w:i/>
          <w:iCs/>
        </w:rPr>
        <w:t>Public Advertising</w:t>
      </w:r>
      <w:r w:rsidRPr="00FB565D">
        <w:rPr>
          <w:rFonts w:cs="Times New Roman"/>
        </w:rPr>
        <w:t xml:space="preserve"> </w:t>
      </w:r>
    </w:p>
    <w:p w14:paraId="108462EC" w14:textId="77777777" w:rsidR="006B4655" w:rsidRPr="00FB565D" w:rsidRDefault="006B4655" w:rsidP="00726683">
      <w:pPr>
        <w:pStyle w:val="ListParagraph"/>
        <w:numPr>
          <w:ilvl w:val="1"/>
          <w:numId w:val="119"/>
        </w:numPr>
        <w:spacing w:after="200" w:line="360" w:lineRule="auto"/>
        <w:jc w:val="both"/>
        <w:rPr>
          <w:rFonts w:cs="Times New Roman"/>
        </w:rPr>
      </w:pPr>
      <w:r w:rsidRPr="00FB565D">
        <w:rPr>
          <w:rFonts w:cs="Times New Roman"/>
          <w:b/>
          <w:bCs/>
          <w:i/>
          <w:iCs/>
        </w:rPr>
        <w:t>Vendor Distribution List (minimum of 6)</w:t>
      </w:r>
    </w:p>
    <w:p w14:paraId="1B206748" w14:textId="69F3CE6B" w:rsidR="006B4655" w:rsidRPr="003936BA" w:rsidRDefault="006B4655" w:rsidP="003936BA">
      <w:pPr>
        <w:pStyle w:val="ListParagraph"/>
        <w:numPr>
          <w:ilvl w:val="1"/>
          <w:numId w:val="119"/>
        </w:numPr>
        <w:spacing w:after="200" w:line="360" w:lineRule="auto"/>
        <w:jc w:val="both"/>
        <w:rPr>
          <w:rFonts w:cs="Times New Roman"/>
          <w:b/>
          <w:bCs/>
          <w:i/>
          <w:iCs/>
        </w:rPr>
      </w:pPr>
      <w:r w:rsidRPr="00FB565D">
        <w:rPr>
          <w:rFonts w:cs="Times New Roman"/>
          <w:b/>
          <w:bCs/>
          <w:i/>
          <w:iCs/>
        </w:rPr>
        <w:t>Sole Source</w:t>
      </w:r>
    </w:p>
    <w:p w14:paraId="1A8DD3C9" w14:textId="59EB487C" w:rsidR="006B4655" w:rsidRPr="00FB565D" w:rsidRDefault="006B4655" w:rsidP="00DC448C">
      <w:pPr>
        <w:pStyle w:val="ListParagraph"/>
        <w:numPr>
          <w:ilvl w:val="0"/>
          <w:numId w:val="119"/>
        </w:numPr>
        <w:spacing w:after="200" w:line="360" w:lineRule="auto"/>
        <w:jc w:val="both"/>
        <w:rPr>
          <w:rFonts w:cs="Times New Roman"/>
        </w:rPr>
      </w:pPr>
      <w:r w:rsidRPr="00FB565D">
        <w:rPr>
          <w:rFonts w:cs="Times New Roman"/>
        </w:rPr>
        <w:t>Determine the type of solicitation (</w:t>
      </w:r>
      <w:hyperlink r:id="rId119" w:history="1">
        <w:r w:rsidRPr="006C2B3A">
          <w:rPr>
            <w:rStyle w:val="Hyperlink"/>
            <w:rFonts w:cs="Times New Roman"/>
          </w:rPr>
          <w:t>request for quotation</w:t>
        </w:r>
      </w:hyperlink>
      <w:r w:rsidRPr="00FB565D">
        <w:rPr>
          <w:rFonts w:cs="Times New Roman"/>
        </w:rPr>
        <w:t xml:space="preserve"> or </w:t>
      </w:r>
      <w:hyperlink r:id="rId120" w:history="1">
        <w:r w:rsidRPr="00BB3CFE">
          <w:rPr>
            <w:rStyle w:val="Hyperlink"/>
            <w:rFonts w:cs="Times New Roman"/>
          </w:rPr>
          <w:t>request for proposal</w:t>
        </w:r>
      </w:hyperlink>
      <w:r w:rsidRPr="00FB565D">
        <w:rPr>
          <w:rFonts w:cs="Times New Roman"/>
        </w:rPr>
        <w:t xml:space="preserve">) that is most appropriate for the </w:t>
      </w:r>
      <w:r w:rsidR="00DC448C" w:rsidRPr="00FB565D">
        <w:rPr>
          <w:rFonts w:cs="Times New Roman"/>
        </w:rPr>
        <w:t>procurement</w:t>
      </w:r>
      <w:r w:rsidR="00DC448C">
        <w:rPr>
          <w:rFonts w:cs="Times New Roman"/>
        </w:rPr>
        <w:t>.</w:t>
      </w:r>
    </w:p>
    <w:p w14:paraId="4E028436" w14:textId="77777777" w:rsidR="006B4655" w:rsidRPr="00FB565D" w:rsidRDefault="006B4655" w:rsidP="00726683">
      <w:pPr>
        <w:pStyle w:val="ListParagraph"/>
        <w:numPr>
          <w:ilvl w:val="0"/>
          <w:numId w:val="119"/>
        </w:numPr>
        <w:spacing w:line="360" w:lineRule="auto"/>
        <w:jc w:val="both"/>
        <w:rPr>
          <w:rFonts w:cs="Times New Roman"/>
        </w:rPr>
      </w:pPr>
      <w:r w:rsidRPr="00FB565D">
        <w:rPr>
          <w:rFonts w:cs="Times New Roman"/>
        </w:rPr>
        <w:t>Determine the type of award that is most appropriate for the procurement. This is best done by defining objectives and how the technical teams expect to manage the vendor ’s delivery post-award.</w:t>
      </w:r>
    </w:p>
    <w:p w14:paraId="2B511334" w14:textId="5B724B5B" w:rsidR="006B4655" w:rsidRPr="00FB565D" w:rsidRDefault="006B4655" w:rsidP="00726683">
      <w:pPr>
        <w:pStyle w:val="ListParagraph"/>
        <w:numPr>
          <w:ilvl w:val="0"/>
          <w:numId w:val="119"/>
        </w:numPr>
        <w:spacing w:after="200" w:line="360" w:lineRule="auto"/>
        <w:jc w:val="both"/>
        <w:rPr>
          <w:rFonts w:cs="Times New Roman"/>
        </w:rPr>
      </w:pPr>
      <w:r w:rsidRPr="00FB565D">
        <w:rPr>
          <w:rFonts w:cs="Times New Roman"/>
        </w:rPr>
        <w:t xml:space="preserve">Issue a formal written solicitation: </w:t>
      </w:r>
      <w:hyperlink r:id="rId121" w:history="1">
        <w:r w:rsidRPr="00ED69DA">
          <w:rPr>
            <w:rStyle w:val="Hyperlink"/>
            <w:rFonts w:cs="Times New Roman"/>
          </w:rPr>
          <w:t>request for quotation (RFQ)</w:t>
        </w:r>
      </w:hyperlink>
      <w:r w:rsidRPr="00FB565D">
        <w:rPr>
          <w:rFonts w:cs="Times New Roman"/>
        </w:rPr>
        <w:t xml:space="preserve">, </w:t>
      </w:r>
      <w:hyperlink r:id="rId122" w:history="1">
        <w:r w:rsidRPr="00BB3CFE">
          <w:rPr>
            <w:rStyle w:val="Hyperlink"/>
            <w:rFonts w:cs="Times New Roman"/>
          </w:rPr>
          <w:t>request for proposal (RFP)</w:t>
        </w:r>
      </w:hyperlink>
      <w:r w:rsidRPr="00FB565D">
        <w:rPr>
          <w:rFonts w:cs="Times New Roman"/>
        </w:rPr>
        <w:t xml:space="preserve">. </w:t>
      </w:r>
      <w:del w:id="6893" w:author="Megan Ash" w:date="2026-02-17T10:02:00Z" w16du:dateUtc="2026-02-17T15:02:00Z">
        <w:r w:rsidRPr="00FB565D" w:rsidDel="001A4FB7">
          <w:rPr>
            <w:rFonts w:cs="Times New Roman"/>
          </w:rPr>
          <w:delText xml:space="preserve">This includes the following (as applicable): </w:delText>
        </w:r>
      </w:del>
    </w:p>
    <w:p w14:paraId="76BD1B8D" w14:textId="3578ED67" w:rsidR="006B4655" w:rsidRPr="00FB565D" w:rsidRDefault="006B4655" w:rsidP="00726683">
      <w:pPr>
        <w:pStyle w:val="ListParagraph"/>
        <w:numPr>
          <w:ilvl w:val="0"/>
          <w:numId w:val="119"/>
        </w:numPr>
        <w:spacing w:line="360" w:lineRule="auto"/>
        <w:jc w:val="both"/>
        <w:rPr>
          <w:rFonts w:cs="Times New Roman"/>
        </w:rPr>
      </w:pPr>
      <w:r w:rsidRPr="00FB565D">
        <w:rPr>
          <w:rFonts w:cs="Times New Roman"/>
        </w:rPr>
        <w:t xml:space="preserve">Requests for proposals or quotes must be publicized and identify all evaluation factors and their relative importance. </w:t>
      </w:r>
    </w:p>
    <w:p w14:paraId="4FD6EA94" w14:textId="77777777" w:rsidR="006B4655" w:rsidRPr="00FB565D" w:rsidRDefault="006B4655" w:rsidP="00726683">
      <w:pPr>
        <w:pStyle w:val="ListParagraph"/>
        <w:numPr>
          <w:ilvl w:val="1"/>
          <w:numId w:val="119"/>
        </w:numPr>
        <w:spacing w:line="360" w:lineRule="auto"/>
        <w:jc w:val="both"/>
        <w:rPr>
          <w:rFonts w:cs="Times New Roman"/>
        </w:rPr>
      </w:pPr>
      <w:r w:rsidRPr="00FB565D">
        <w:rPr>
          <w:rFonts w:cs="Times New Roman"/>
        </w:rPr>
        <w:t>Any response to publicized requests for proposals must be considered to the maximum extent practical. The required timeline for publicization is as follows:</w:t>
      </w:r>
    </w:p>
    <w:tbl>
      <w:tblPr>
        <w:tblW w:w="7176" w:type="dxa"/>
        <w:jc w:val="center"/>
        <w:tblLook w:val="04A0" w:firstRow="1" w:lastRow="0" w:firstColumn="1" w:lastColumn="0" w:noHBand="0" w:noVBand="1"/>
      </w:tblPr>
      <w:tblGrid>
        <w:gridCol w:w="3080"/>
        <w:gridCol w:w="4096"/>
      </w:tblGrid>
      <w:tr w:rsidR="006B4655" w:rsidRPr="00FB565D" w14:paraId="154F4B2C" w14:textId="77777777" w:rsidTr="00351220">
        <w:trPr>
          <w:trHeight w:val="299"/>
          <w:jc w:val="center"/>
        </w:trPr>
        <w:tc>
          <w:tcPr>
            <w:tcW w:w="7176" w:type="dxa"/>
            <w:gridSpan w:val="2"/>
            <w:tcBorders>
              <w:top w:val="single" w:sz="4" w:space="0" w:color="auto"/>
              <w:left w:val="single" w:sz="4" w:space="0" w:color="auto"/>
              <w:bottom w:val="single" w:sz="4" w:space="0" w:color="auto"/>
              <w:right w:val="single" w:sz="4" w:space="0" w:color="000000"/>
            </w:tcBorders>
            <w:noWrap/>
            <w:vAlign w:val="bottom"/>
            <w:hideMark/>
          </w:tcPr>
          <w:p w14:paraId="0FA3ADCD" w14:textId="77777777" w:rsidR="006B4655" w:rsidRPr="00FB565D" w:rsidRDefault="006B4655" w:rsidP="00E63CD6">
            <w:pPr>
              <w:jc w:val="center"/>
              <w:rPr>
                <w:rFonts w:eastAsia="Times New Roman" w:cs="Times New Roman"/>
                <w:b/>
                <w:bCs/>
                <w:color w:val="000000"/>
              </w:rPr>
            </w:pPr>
            <w:r w:rsidRPr="00FB565D">
              <w:rPr>
                <w:rFonts w:eastAsia="Times New Roman" w:cs="Times New Roman"/>
                <w:b/>
                <w:bCs/>
                <w:color w:val="000000"/>
              </w:rPr>
              <w:t>Field Office</w:t>
            </w:r>
          </w:p>
        </w:tc>
      </w:tr>
      <w:tr w:rsidR="006B4655" w:rsidRPr="00FB565D" w14:paraId="789E6D2C" w14:textId="77777777" w:rsidTr="00351220">
        <w:trPr>
          <w:trHeight w:val="299"/>
          <w:jc w:val="center"/>
        </w:trPr>
        <w:tc>
          <w:tcPr>
            <w:tcW w:w="3080" w:type="dxa"/>
            <w:tcBorders>
              <w:top w:val="nil"/>
              <w:left w:val="single" w:sz="4" w:space="0" w:color="auto"/>
              <w:bottom w:val="single" w:sz="4" w:space="0" w:color="auto"/>
              <w:right w:val="single" w:sz="4" w:space="0" w:color="auto"/>
            </w:tcBorders>
            <w:noWrap/>
            <w:vAlign w:val="bottom"/>
            <w:hideMark/>
          </w:tcPr>
          <w:p w14:paraId="1E038538" w14:textId="77777777" w:rsidR="006B4655" w:rsidRPr="00FB565D" w:rsidRDefault="006B4655" w:rsidP="00E63CD6">
            <w:pPr>
              <w:rPr>
                <w:rFonts w:eastAsia="Times New Roman" w:cs="Times New Roman"/>
                <w:b/>
                <w:bCs/>
                <w:color w:val="000000"/>
              </w:rPr>
            </w:pPr>
            <w:r w:rsidRPr="00FB565D">
              <w:rPr>
                <w:rFonts w:eastAsia="Times New Roman" w:cs="Times New Roman"/>
                <w:b/>
                <w:bCs/>
                <w:color w:val="000000"/>
              </w:rPr>
              <w:t>Estimated Contract Value</w:t>
            </w:r>
          </w:p>
        </w:tc>
        <w:tc>
          <w:tcPr>
            <w:tcW w:w="4096" w:type="dxa"/>
            <w:tcBorders>
              <w:top w:val="nil"/>
              <w:left w:val="nil"/>
              <w:bottom w:val="single" w:sz="4" w:space="0" w:color="auto"/>
              <w:right w:val="single" w:sz="4" w:space="0" w:color="auto"/>
            </w:tcBorders>
            <w:noWrap/>
            <w:vAlign w:val="bottom"/>
            <w:hideMark/>
          </w:tcPr>
          <w:p w14:paraId="081A6B98" w14:textId="77777777" w:rsidR="006B4655" w:rsidRPr="00FB565D" w:rsidRDefault="006B4655" w:rsidP="00E63CD6">
            <w:pPr>
              <w:rPr>
                <w:rFonts w:eastAsia="Times New Roman" w:cs="Times New Roman"/>
                <w:b/>
                <w:bCs/>
                <w:color w:val="000000"/>
              </w:rPr>
            </w:pPr>
            <w:r w:rsidRPr="00FB565D">
              <w:rPr>
                <w:rFonts w:eastAsia="Times New Roman" w:cs="Times New Roman"/>
                <w:b/>
                <w:bCs/>
                <w:color w:val="000000"/>
              </w:rPr>
              <w:t>Posting Period Required</w:t>
            </w:r>
          </w:p>
        </w:tc>
      </w:tr>
      <w:tr w:rsidR="006B4655" w:rsidRPr="00FB565D" w14:paraId="0695409E" w14:textId="77777777" w:rsidTr="00351220">
        <w:trPr>
          <w:trHeight w:val="299"/>
          <w:jc w:val="center"/>
        </w:trPr>
        <w:tc>
          <w:tcPr>
            <w:tcW w:w="3080" w:type="dxa"/>
            <w:tcBorders>
              <w:top w:val="nil"/>
              <w:left w:val="single" w:sz="4" w:space="0" w:color="auto"/>
              <w:bottom w:val="single" w:sz="4" w:space="0" w:color="auto"/>
              <w:right w:val="single" w:sz="4" w:space="0" w:color="auto"/>
            </w:tcBorders>
            <w:noWrap/>
            <w:vAlign w:val="bottom"/>
            <w:hideMark/>
          </w:tcPr>
          <w:p w14:paraId="70CF31B5" w14:textId="447F92C0" w:rsidR="006B4655" w:rsidRPr="00FB565D" w:rsidRDefault="006B4655" w:rsidP="00E63CD6">
            <w:pPr>
              <w:rPr>
                <w:rFonts w:eastAsia="Times New Roman" w:cs="Times New Roman"/>
                <w:color w:val="000000"/>
              </w:rPr>
            </w:pPr>
            <w:r w:rsidRPr="00FB565D">
              <w:rPr>
                <w:rFonts w:eastAsia="Times New Roman" w:cs="Times New Roman"/>
                <w:color w:val="000000"/>
              </w:rPr>
              <w:t>$</w:t>
            </w:r>
            <w:r w:rsidR="00351220">
              <w:rPr>
                <w:rFonts w:eastAsia="Times New Roman" w:cs="Times New Roman"/>
                <w:color w:val="000000"/>
              </w:rPr>
              <w:t>10</w:t>
            </w:r>
            <w:r w:rsidRPr="00FB565D">
              <w:rPr>
                <w:rFonts w:eastAsia="Times New Roman" w:cs="Times New Roman"/>
                <w:color w:val="000000"/>
              </w:rPr>
              <w:t>,000.00 - $50,000.00</w:t>
            </w:r>
          </w:p>
        </w:tc>
        <w:tc>
          <w:tcPr>
            <w:tcW w:w="4096" w:type="dxa"/>
            <w:tcBorders>
              <w:top w:val="nil"/>
              <w:left w:val="nil"/>
              <w:bottom w:val="single" w:sz="4" w:space="0" w:color="auto"/>
              <w:right w:val="single" w:sz="4" w:space="0" w:color="auto"/>
            </w:tcBorders>
            <w:noWrap/>
            <w:vAlign w:val="bottom"/>
            <w:hideMark/>
          </w:tcPr>
          <w:p w14:paraId="57B2EF5A" w14:textId="77777777" w:rsidR="006B4655" w:rsidRPr="00FB565D" w:rsidRDefault="006B4655" w:rsidP="00E63CD6">
            <w:pPr>
              <w:rPr>
                <w:rFonts w:eastAsia="Times New Roman" w:cs="Times New Roman"/>
                <w:color w:val="000000"/>
              </w:rPr>
            </w:pPr>
            <w:r w:rsidRPr="00FB565D">
              <w:rPr>
                <w:rFonts w:eastAsia="Times New Roman" w:cs="Times New Roman"/>
                <w:color w:val="000000"/>
              </w:rPr>
              <w:t>Minimum five (5) Business Days</w:t>
            </w:r>
          </w:p>
        </w:tc>
      </w:tr>
      <w:tr w:rsidR="006B4655" w:rsidRPr="00FB565D" w14:paraId="1F4591BB" w14:textId="77777777" w:rsidTr="00351220">
        <w:trPr>
          <w:trHeight w:val="299"/>
          <w:jc w:val="center"/>
        </w:trPr>
        <w:tc>
          <w:tcPr>
            <w:tcW w:w="3080" w:type="dxa"/>
            <w:tcBorders>
              <w:top w:val="nil"/>
              <w:left w:val="single" w:sz="4" w:space="0" w:color="auto"/>
              <w:bottom w:val="single" w:sz="4" w:space="0" w:color="auto"/>
              <w:right w:val="single" w:sz="4" w:space="0" w:color="auto"/>
            </w:tcBorders>
            <w:noWrap/>
            <w:vAlign w:val="bottom"/>
            <w:hideMark/>
          </w:tcPr>
          <w:p w14:paraId="26DC969C" w14:textId="77777777" w:rsidR="006B4655" w:rsidRPr="00FB565D" w:rsidRDefault="006B4655" w:rsidP="00E63CD6">
            <w:pPr>
              <w:rPr>
                <w:rFonts w:eastAsia="Times New Roman" w:cs="Times New Roman"/>
                <w:color w:val="000000"/>
              </w:rPr>
            </w:pPr>
            <w:r w:rsidRPr="00FB565D">
              <w:rPr>
                <w:rFonts w:eastAsia="Times New Roman" w:cs="Times New Roman"/>
                <w:color w:val="000000"/>
              </w:rPr>
              <w:t>$50,0000+</w:t>
            </w:r>
          </w:p>
        </w:tc>
        <w:tc>
          <w:tcPr>
            <w:tcW w:w="4096" w:type="dxa"/>
            <w:tcBorders>
              <w:top w:val="nil"/>
              <w:left w:val="nil"/>
              <w:bottom w:val="single" w:sz="4" w:space="0" w:color="auto"/>
              <w:right w:val="single" w:sz="4" w:space="0" w:color="auto"/>
            </w:tcBorders>
            <w:noWrap/>
            <w:vAlign w:val="bottom"/>
            <w:hideMark/>
          </w:tcPr>
          <w:p w14:paraId="778AB4C3" w14:textId="77777777" w:rsidR="006B4655" w:rsidRPr="00FB565D" w:rsidRDefault="006B4655" w:rsidP="00E63CD6">
            <w:pPr>
              <w:rPr>
                <w:rFonts w:eastAsia="Times New Roman" w:cs="Times New Roman"/>
                <w:color w:val="000000"/>
              </w:rPr>
            </w:pPr>
            <w:r w:rsidRPr="00FB565D">
              <w:rPr>
                <w:rFonts w:eastAsia="Times New Roman" w:cs="Times New Roman"/>
                <w:color w:val="000000"/>
              </w:rPr>
              <w:t>Minimum fifteen (15) Business Days</w:t>
            </w:r>
          </w:p>
        </w:tc>
      </w:tr>
    </w:tbl>
    <w:p w14:paraId="77699710" w14:textId="77777777" w:rsidR="000104DC" w:rsidRPr="00F06699" w:rsidRDefault="000104DC" w:rsidP="00F06699">
      <w:pPr>
        <w:spacing w:line="360" w:lineRule="auto"/>
        <w:jc w:val="both"/>
        <w:rPr>
          <w:rFonts w:cs="Times New Roman"/>
        </w:rPr>
      </w:pPr>
    </w:p>
    <w:p w14:paraId="444AF551" w14:textId="77777777" w:rsidR="006B4655" w:rsidRPr="00FB565D" w:rsidRDefault="006B4655" w:rsidP="000104DC">
      <w:pPr>
        <w:spacing w:line="360" w:lineRule="auto"/>
        <w:ind w:firstLine="360"/>
        <w:jc w:val="both"/>
        <w:rPr>
          <w:rFonts w:cs="Times New Roman"/>
          <w:b/>
          <w:bCs/>
          <w:u w:val="single"/>
        </w:rPr>
      </w:pPr>
      <w:r w:rsidRPr="00FB565D">
        <w:rPr>
          <w:rFonts w:cs="Times New Roman"/>
          <w:b/>
          <w:bCs/>
          <w:u w:val="single"/>
        </w:rPr>
        <w:t>Receiving Bids:</w:t>
      </w:r>
    </w:p>
    <w:p w14:paraId="54445815" w14:textId="77777777" w:rsidR="00F06699" w:rsidRDefault="00F06699" w:rsidP="00F06699">
      <w:pPr>
        <w:pStyle w:val="ListParagraph"/>
        <w:numPr>
          <w:ilvl w:val="0"/>
          <w:numId w:val="119"/>
        </w:numPr>
        <w:spacing w:line="360" w:lineRule="auto"/>
        <w:jc w:val="both"/>
        <w:rPr>
          <w:rFonts w:cs="Times New Roman"/>
        </w:rPr>
      </w:pPr>
      <w:r w:rsidRPr="000104DC">
        <w:rPr>
          <w:rFonts w:cs="Times New Roman"/>
        </w:rPr>
        <w:t xml:space="preserve">Provide question and answer period. All questions posed to POA, and the answers must be distributed to </w:t>
      </w:r>
      <w:r w:rsidRPr="000104DC">
        <w:rPr>
          <w:rFonts w:cs="Times New Roman"/>
          <w:b/>
          <w:bCs/>
          <w:u w:val="single"/>
        </w:rPr>
        <w:t>all</w:t>
      </w:r>
      <w:r w:rsidRPr="000104DC">
        <w:rPr>
          <w:rFonts w:cs="Times New Roman"/>
        </w:rPr>
        <w:t xml:space="preserve"> bidders. </w:t>
      </w:r>
    </w:p>
    <w:p w14:paraId="0AB1F713" w14:textId="53C69661" w:rsidR="006B4655" w:rsidRPr="00FB565D" w:rsidRDefault="006B4655" w:rsidP="00726683">
      <w:pPr>
        <w:pStyle w:val="ListParagraph"/>
        <w:numPr>
          <w:ilvl w:val="0"/>
          <w:numId w:val="119"/>
        </w:numPr>
        <w:spacing w:line="360" w:lineRule="auto"/>
        <w:jc w:val="both"/>
        <w:rPr>
          <w:rFonts w:cs="Times New Roman"/>
        </w:rPr>
      </w:pPr>
      <w:r w:rsidRPr="00FB565D">
        <w:rPr>
          <w:rFonts w:cs="Times New Roman"/>
        </w:rPr>
        <w:t>Proposals must be solicited from a minimum three (3) qualified providers, verbal solicitations and proposals /quotes are not acceptable.</w:t>
      </w:r>
    </w:p>
    <w:p w14:paraId="686054CA" w14:textId="28D52704" w:rsidR="006B4655" w:rsidRPr="00FB565D" w:rsidRDefault="006B4655" w:rsidP="00726683">
      <w:pPr>
        <w:pStyle w:val="ListParagraph"/>
        <w:numPr>
          <w:ilvl w:val="1"/>
          <w:numId w:val="119"/>
        </w:numPr>
        <w:spacing w:after="200" w:line="360" w:lineRule="auto"/>
        <w:jc w:val="both"/>
        <w:rPr>
          <w:rFonts w:cs="Times New Roman"/>
        </w:rPr>
      </w:pPr>
      <w:r w:rsidRPr="00FB565D">
        <w:rPr>
          <w:rFonts w:cs="Times New Roman"/>
        </w:rPr>
        <w:t>In the absence of three submitted quotes or proposals, then a clearly documented in the source selection memo for justification demonstrating that efforts were taken to obtain three quotes or proposals.</w:t>
      </w:r>
    </w:p>
    <w:p w14:paraId="68659B34" w14:textId="77777777" w:rsidR="006B4655" w:rsidRPr="00FB565D" w:rsidRDefault="006B4655" w:rsidP="000104DC">
      <w:pPr>
        <w:ind w:firstLine="360"/>
        <w:jc w:val="both"/>
        <w:rPr>
          <w:rFonts w:cs="Times New Roman"/>
          <w:b/>
          <w:bCs/>
          <w:u w:val="single"/>
        </w:rPr>
      </w:pPr>
      <w:r w:rsidRPr="00FB565D">
        <w:rPr>
          <w:rFonts w:cs="Times New Roman"/>
          <w:b/>
          <w:bCs/>
          <w:u w:val="single"/>
        </w:rPr>
        <w:t>Proposal Review/Selection:</w:t>
      </w:r>
    </w:p>
    <w:p w14:paraId="1CFFFEF9" w14:textId="7BD65B5A" w:rsidR="006B4655" w:rsidRPr="00EB1AFC" w:rsidRDefault="006B4655" w:rsidP="00726683">
      <w:pPr>
        <w:pStyle w:val="ListParagraph"/>
        <w:numPr>
          <w:ilvl w:val="0"/>
          <w:numId w:val="119"/>
        </w:numPr>
        <w:spacing w:before="120" w:line="360" w:lineRule="auto"/>
        <w:jc w:val="both"/>
        <w:rPr>
          <w:rFonts w:cs="Times New Roman"/>
        </w:rPr>
      </w:pPr>
      <w:r w:rsidRPr="00FB565D">
        <w:rPr>
          <w:rFonts w:cs="Times New Roman"/>
        </w:rPr>
        <w:t>Fo</w:t>
      </w:r>
      <w:r w:rsidRPr="00EB1AFC">
        <w:rPr>
          <w:rFonts w:cs="Times New Roman"/>
        </w:rPr>
        <w:t>r all procurements, including contract modifications, in excess of the Simplified Acquisition Threshold (currently $</w:t>
      </w:r>
      <w:del w:id="6894" w:author="Megan Ash" w:date="2026-02-17T10:04:00Z" w16du:dateUtc="2026-02-17T15:04:00Z">
        <w:r w:rsidRPr="00EB1AFC" w:rsidDel="00C241D2">
          <w:rPr>
            <w:rFonts w:cs="Times New Roman"/>
          </w:rPr>
          <w:delText>250,000</w:delText>
        </w:r>
      </w:del>
      <w:ins w:id="6895" w:author="Megan Ash" w:date="2026-02-17T10:04:00Z" w16du:dateUtc="2026-02-17T15:04:00Z">
        <w:r w:rsidR="00C241D2">
          <w:rPr>
            <w:rFonts w:cs="Times New Roman"/>
          </w:rPr>
          <w:t>350,000</w:t>
        </w:r>
      </w:ins>
      <w:r w:rsidRPr="00EB1AFC">
        <w:rPr>
          <w:rFonts w:cs="Times New Roman"/>
        </w:rPr>
        <w:t xml:space="preserve"> USD), POA must perform a cost or price analysis and document budget negotiations in a </w:t>
      </w:r>
      <w:hyperlink r:id="rId123" w:history="1">
        <w:r w:rsidRPr="00CA0ADC">
          <w:rPr>
            <w:rStyle w:val="Hyperlink"/>
            <w:rFonts w:cs="Times New Roman"/>
          </w:rPr>
          <w:t>Negotiation Memo</w:t>
        </w:r>
      </w:hyperlink>
      <w:r w:rsidRPr="00EB1AFC">
        <w:rPr>
          <w:rFonts w:cs="Times New Roman"/>
        </w:rPr>
        <w:t xml:space="preserve">. </w:t>
      </w:r>
    </w:p>
    <w:p w14:paraId="5A82ED1A" w14:textId="3DC024F0" w:rsidR="006B4655" w:rsidRPr="00EB1AFC" w:rsidRDefault="006B4655" w:rsidP="00EB1AFC">
      <w:pPr>
        <w:pStyle w:val="ListParagraph"/>
        <w:numPr>
          <w:ilvl w:val="0"/>
          <w:numId w:val="119"/>
        </w:numPr>
        <w:spacing w:line="360" w:lineRule="auto"/>
        <w:jc w:val="both"/>
        <w:rPr>
          <w:rFonts w:cs="Times New Roman"/>
        </w:rPr>
      </w:pPr>
      <w:commentRangeStart w:id="6896"/>
      <w:r w:rsidRPr="00EB1AFC">
        <w:rPr>
          <w:rFonts w:cs="Times New Roman"/>
        </w:rPr>
        <w:t xml:space="preserve">Determine if a full evaluation committee is needed, or just technical reviewers. </w:t>
      </w:r>
      <w:commentRangeEnd w:id="6896"/>
      <w:r w:rsidR="00B36776" w:rsidRPr="00EB1AFC">
        <w:rPr>
          <w:rStyle w:val="CommentReference"/>
          <w:rFonts w:cs="Times New Roman"/>
          <w:sz w:val="24"/>
          <w:szCs w:val="24"/>
        </w:rPr>
        <w:commentReference w:id="6896"/>
      </w:r>
    </w:p>
    <w:p w14:paraId="6320FA34" w14:textId="77777777" w:rsidR="006B4655" w:rsidRPr="00EB1AFC" w:rsidRDefault="006B4655" w:rsidP="00726683">
      <w:pPr>
        <w:pStyle w:val="ListParagraph"/>
        <w:numPr>
          <w:ilvl w:val="0"/>
          <w:numId w:val="119"/>
        </w:numPr>
        <w:spacing w:after="200" w:line="360" w:lineRule="auto"/>
        <w:jc w:val="both"/>
        <w:rPr>
          <w:rFonts w:cs="Times New Roman"/>
        </w:rPr>
      </w:pPr>
      <w:r w:rsidRPr="00EB1AFC">
        <w:rPr>
          <w:rFonts w:cs="Times New Roman"/>
        </w:rPr>
        <w:t xml:space="preserve">After the bid opening has been completed, then Bid Committee shall convene and review the submissions. </w:t>
      </w:r>
    </w:p>
    <w:p w14:paraId="2ED1E334" w14:textId="5B1566D6" w:rsidR="006B4655" w:rsidRPr="00EB1AFC" w:rsidRDefault="006B4655" w:rsidP="00693580">
      <w:pPr>
        <w:pStyle w:val="ListParagraph"/>
        <w:numPr>
          <w:ilvl w:val="0"/>
          <w:numId w:val="119"/>
        </w:numPr>
        <w:spacing w:line="360" w:lineRule="auto"/>
        <w:jc w:val="both"/>
        <w:rPr>
          <w:rFonts w:cs="Times New Roman"/>
          <w:b/>
          <w:bCs/>
          <w:u w:val="single"/>
        </w:rPr>
      </w:pPr>
      <w:r w:rsidRPr="00EB1AFC">
        <w:rPr>
          <w:rFonts w:cs="Times New Roman"/>
        </w:rPr>
        <w:t xml:space="preserve">There </w:t>
      </w:r>
      <w:r w:rsidRPr="00EB1AFC">
        <w:rPr>
          <w:rFonts w:cs="Times New Roman"/>
        </w:rPr>
        <w:tab/>
        <w:t xml:space="preserve">must be a </w:t>
      </w:r>
      <w:hyperlink r:id="rId124" w:history="1">
        <w:r w:rsidRPr="00417804">
          <w:rPr>
            <w:rStyle w:val="Hyperlink"/>
            <w:rFonts w:cs="Times New Roman"/>
          </w:rPr>
          <w:t>written matrix</w:t>
        </w:r>
      </w:hyperlink>
      <w:r w:rsidRPr="00EB1AFC">
        <w:rPr>
          <w:rFonts w:cs="Times New Roman"/>
        </w:rPr>
        <w:t xml:space="preserve"> or method for conducting technical evaluations in accordance with the source selection method of the proposals received and for selecting recipients.</w:t>
      </w:r>
      <w:r w:rsidR="00693580">
        <w:rPr>
          <w:rFonts w:cs="Times New Roman"/>
        </w:rPr>
        <w:t xml:space="preserve"> </w:t>
      </w:r>
      <w:r w:rsidRPr="00EB1AFC">
        <w:rPr>
          <w:rFonts w:cs="Times New Roman"/>
          <w:b/>
          <w:bCs/>
          <w:u w:val="single"/>
        </w:rPr>
        <w:t>Additional evaluation factors introduced during the evaluation must not be considered. All evaluation criteria must be clearly indicated on the RFP/RFQ.</w:t>
      </w:r>
    </w:p>
    <w:p w14:paraId="11945DF6" w14:textId="69CF5485" w:rsidR="006B4655" w:rsidRPr="00EB1AFC" w:rsidRDefault="006B4655" w:rsidP="00726683">
      <w:pPr>
        <w:pStyle w:val="ListParagraph"/>
        <w:numPr>
          <w:ilvl w:val="0"/>
          <w:numId w:val="119"/>
        </w:numPr>
        <w:spacing w:before="120" w:line="360" w:lineRule="auto"/>
        <w:jc w:val="both"/>
        <w:rPr>
          <w:rFonts w:cs="Times New Roman"/>
          <w:b/>
          <w:bCs/>
        </w:rPr>
      </w:pPr>
      <w:r w:rsidRPr="00EB1AFC">
        <w:rPr>
          <w:rFonts w:cs="Times New Roman"/>
        </w:rPr>
        <w:t xml:space="preserve">Final </w:t>
      </w:r>
      <w:hyperlink r:id="rId125" w:history="1">
        <w:r w:rsidRPr="000F2341">
          <w:rPr>
            <w:rStyle w:val="Hyperlink"/>
            <w:rFonts w:cs="Times New Roman"/>
          </w:rPr>
          <w:t>evaluation matrix</w:t>
        </w:r>
      </w:hyperlink>
      <w:r w:rsidRPr="00EB1AFC">
        <w:rPr>
          <w:rFonts w:cs="Times New Roman"/>
        </w:rPr>
        <w:t xml:space="preserve"> must be prepared and signed by all committee members and approved by the </w:t>
      </w:r>
      <w:r w:rsidRPr="00EB1AFC">
        <w:rPr>
          <w:rFonts w:cs="Times New Roman"/>
          <w:color w:val="000000" w:themeColor="text1"/>
        </w:rPr>
        <w:t>VP/HO Director/COP/PD.</w:t>
      </w:r>
    </w:p>
    <w:p w14:paraId="03E55880" w14:textId="076D8A35" w:rsidR="006B4655" w:rsidRPr="00EB1AFC" w:rsidRDefault="006B4655" w:rsidP="00726683">
      <w:pPr>
        <w:pStyle w:val="ListParagraph"/>
        <w:numPr>
          <w:ilvl w:val="0"/>
          <w:numId w:val="119"/>
        </w:numPr>
        <w:spacing w:after="200" w:line="360" w:lineRule="auto"/>
        <w:jc w:val="both"/>
        <w:rPr>
          <w:rFonts w:cs="Times New Roman"/>
        </w:rPr>
      </w:pPr>
      <w:r w:rsidRPr="00EB1AFC">
        <w:rPr>
          <w:rFonts w:cs="Times New Roman"/>
        </w:rPr>
        <w:t xml:space="preserve">Prepare a </w:t>
      </w:r>
      <w:hyperlink r:id="rId126" w:history="1">
        <w:r w:rsidRPr="000F2341">
          <w:rPr>
            <w:rStyle w:val="Hyperlink"/>
            <w:rFonts w:cs="Times New Roman"/>
          </w:rPr>
          <w:t>source selection memo</w:t>
        </w:r>
      </w:hyperlink>
      <w:r w:rsidRPr="00EB1AFC">
        <w:rPr>
          <w:rFonts w:cs="Times New Roman"/>
        </w:rPr>
        <w:t xml:space="preserve"> which includes overview of vendors reviewed, provides the reasons for selecting the vendor, and lists final price. If less than three quotes were obtained, reasons why should also be included in this memo.</w:t>
      </w:r>
      <w:r w:rsidR="00377B35">
        <w:rPr>
          <w:rFonts w:cs="Times New Roman"/>
        </w:rPr>
        <w:t xml:space="preserve"> </w:t>
      </w:r>
    </w:p>
    <w:p w14:paraId="1080C779" w14:textId="5F4980B3" w:rsidR="006B4655" w:rsidRPr="00EB1AFC" w:rsidRDefault="006B4655" w:rsidP="00726683">
      <w:pPr>
        <w:pStyle w:val="ListParagraph"/>
        <w:numPr>
          <w:ilvl w:val="0"/>
          <w:numId w:val="119"/>
        </w:numPr>
        <w:spacing w:before="120" w:line="360" w:lineRule="auto"/>
        <w:jc w:val="both"/>
        <w:rPr>
          <w:rFonts w:cs="Times New Roman"/>
          <w:b/>
          <w:bCs/>
        </w:rPr>
      </w:pPr>
      <w:r w:rsidRPr="00EB1AFC">
        <w:rPr>
          <w:rFonts w:cs="Times New Roman"/>
        </w:rPr>
        <w:t xml:space="preserve">Clear due diligence conducted </w:t>
      </w:r>
      <w:r w:rsidR="00356F7C">
        <w:rPr>
          <w:rFonts w:cs="Times New Roman"/>
        </w:rPr>
        <w:t>to ensure vendor is not suspended or debarred from</w:t>
      </w:r>
      <w:r w:rsidRPr="00EB1AFC">
        <w:rPr>
          <w:rFonts w:cs="Times New Roman"/>
        </w:rPr>
        <w:t xml:space="preserve"> </w:t>
      </w:r>
      <w:r w:rsidR="00356F7C" w:rsidRPr="00C17238">
        <w:rPr>
          <w:rFonts w:cs="Times New Roman"/>
        </w:rPr>
        <w:t>US Government or on a blocked persons list. (</w:t>
      </w:r>
      <w:r w:rsidR="008B6705">
        <w:fldChar w:fldCharType="begin"/>
      </w:r>
      <w:r w:rsidR="008B6705">
        <w:instrText>HYPERLINK \l "_3.2_System_of"</w:instrText>
      </w:r>
      <w:r w:rsidR="008B6705">
        <w:fldChar w:fldCharType="separate"/>
      </w:r>
      <w:r w:rsidR="008B6705">
        <w:fldChar w:fldCharType="begin"/>
      </w:r>
      <w:ins w:id="6897" w:author="Megan Ash" w:date="2026-02-17T10:07:00Z" w16du:dateUtc="2026-02-17T15:07:00Z">
        <w:r w:rsidR="00257DF1">
          <w:instrText>HYPERLINK  \l "_3.2_Visual_Compliance"</w:instrText>
        </w:r>
      </w:ins>
      <w:del w:id="6898" w:author="Megan Ash" w:date="2026-02-17T10:07:00Z" w16du:dateUtc="2026-02-17T15:07:00Z">
        <w:r w:rsidR="008B6705" w:rsidDel="00257DF1">
          <w:delInstrText>HYPERLINK \l "_3.2_Visual_Compliance"</w:delInstrText>
        </w:r>
      </w:del>
      <w:r w:rsidR="008B6705">
        <w:fldChar w:fldCharType="separate"/>
      </w:r>
      <w:del w:id="6899" w:author="Megan Ash" w:date="2026-02-17T10:07:00Z" w16du:dateUtc="2026-02-17T15:07:00Z">
        <w:r w:rsidR="008B6705" w:rsidRPr="00C17238" w:rsidDel="00257DF1">
          <w:rPr>
            <w:rStyle w:val="Hyperlink"/>
            <w:rFonts w:cs="Times New Roman"/>
          </w:rPr>
          <w:delText>Reference 3.2 Visual Compliance</w:delText>
        </w:r>
      </w:del>
      <w:ins w:id="6900" w:author="Megan Ash" w:date="2026-02-17T10:07:00Z" w16du:dateUtc="2026-02-17T15:07:00Z">
        <w:r w:rsidR="00257DF1">
          <w:rPr>
            <w:rStyle w:val="Hyperlink"/>
            <w:rFonts w:cs="Times New Roman"/>
          </w:rPr>
          <w:t>Reference 3.2 Visual Compliance Check</w:t>
        </w:r>
      </w:ins>
      <w:r w:rsidR="008B6705">
        <w:fldChar w:fldCharType="end"/>
      </w:r>
      <w:del w:id="6901" w:author="Megan Ash" w:date="2026-02-17T10:07:00Z" w16du:dateUtc="2026-02-17T15:07:00Z">
        <w:r w:rsidR="008B6705" w:rsidDel="00257DF1">
          <w:rPr>
            <w:rStyle w:val="Hyperlink"/>
            <w:rFonts w:cs="Times New Roman"/>
          </w:rPr>
          <w:delText xml:space="preserve"> Check </w:delText>
        </w:r>
      </w:del>
      <w:r w:rsidR="008B6705">
        <w:fldChar w:fldCharType="end"/>
      </w:r>
      <w:r w:rsidR="00356F7C" w:rsidRPr="00C17238">
        <w:rPr>
          <w:rFonts w:cs="Times New Roman"/>
        </w:rPr>
        <w:t>)</w:t>
      </w:r>
      <w:r w:rsidRPr="00EB1AFC">
        <w:rPr>
          <w:rFonts w:cs="Times New Roman"/>
        </w:rPr>
        <w:t>.</w:t>
      </w:r>
    </w:p>
    <w:p w14:paraId="05696B67" w14:textId="209E3721" w:rsidR="006B4655" w:rsidRPr="00FB565D" w:rsidRDefault="006B4655" w:rsidP="00356F7C">
      <w:pPr>
        <w:pStyle w:val="ListParagraph"/>
        <w:numPr>
          <w:ilvl w:val="0"/>
          <w:numId w:val="119"/>
        </w:numPr>
        <w:spacing w:before="120" w:line="360" w:lineRule="auto"/>
        <w:jc w:val="both"/>
        <w:rPr>
          <w:rFonts w:cs="Times New Roman"/>
        </w:rPr>
      </w:pPr>
      <w:r w:rsidRPr="00EB1AFC">
        <w:rPr>
          <w:rFonts w:cs="Times New Roman"/>
        </w:rPr>
        <w:t>Procurement lead will contact winning bidder and negotiate a contract.</w:t>
      </w:r>
    </w:p>
    <w:p w14:paraId="384A0DA9" w14:textId="344DAEA7" w:rsidR="006B4655" w:rsidRPr="00FB565D" w:rsidRDefault="006B4655" w:rsidP="00726683">
      <w:pPr>
        <w:pStyle w:val="ListParagraph"/>
        <w:numPr>
          <w:ilvl w:val="0"/>
          <w:numId w:val="119"/>
        </w:numPr>
        <w:spacing w:before="120" w:line="360" w:lineRule="auto"/>
        <w:jc w:val="both"/>
        <w:rPr>
          <w:rFonts w:cs="Times New Roman"/>
          <w:b/>
          <w:bCs/>
        </w:rPr>
      </w:pPr>
      <w:r w:rsidRPr="00FB565D">
        <w:rPr>
          <w:rFonts w:cs="Times New Roman"/>
        </w:rPr>
        <w:t xml:space="preserve">Competitive proposals require a formal contract or agreement with the provider. </w:t>
      </w:r>
    </w:p>
    <w:p w14:paraId="0BFACB90" w14:textId="77777777" w:rsidR="006B4655" w:rsidRPr="00FB565D" w:rsidRDefault="006B4655" w:rsidP="00726683">
      <w:pPr>
        <w:pStyle w:val="ListParagraph"/>
        <w:numPr>
          <w:ilvl w:val="0"/>
          <w:numId w:val="119"/>
        </w:numPr>
        <w:spacing w:before="120" w:line="360" w:lineRule="auto"/>
        <w:jc w:val="both"/>
        <w:rPr>
          <w:rFonts w:cs="Times New Roman"/>
        </w:rPr>
      </w:pPr>
      <w:r w:rsidRPr="00FB565D">
        <w:rPr>
          <w:rFonts w:cs="Times New Roman"/>
        </w:rPr>
        <w:t xml:space="preserve">Once the agreement is concluded with the winning bidder, the other bidders should be contacted and told that their submission met RFQ/RFP terms but was not the best offer per the procurement ranking process. </w:t>
      </w:r>
    </w:p>
    <w:p w14:paraId="77AF454A" w14:textId="77777777" w:rsidR="00356F7C" w:rsidRDefault="00356F7C" w:rsidP="00527FAB">
      <w:pPr>
        <w:spacing w:line="360" w:lineRule="auto"/>
        <w:jc w:val="both"/>
        <w:rPr>
          <w:rFonts w:cs="Times New Roman"/>
        </w:rPr>
      </w:pPr>
    </w:p>
    <w:p w14:paraId="34D04FB3" w14:textId="2FE02229" w:rsidR="00527FAB" w:rsidRPr="00FB565D" w:rsidRDefault="00527FAB" w:rsidP="00527FAB">
      <w:pPr>
        <w:spacing w:line="360" w:lineRule="auto"/>
        <w:jc w:val="both"/>
        <w:rPr>
          <w:rFonts w:cs="Times New Roman"/>
        </w:rPr>
      </w:pPr>
      <w:r w:rsidRPr="00FB565D">
        <w:rPr>
          <w:rFonts w:cs="Times New Roman"/>
        </w:rPr>
        <w:t xml:space="preserve">Partners </w:t>
      </w:r>
      <w:r w:rsidR="00B8238B">
        <w:rPr>
          <w:rFonts w:cs="Times New Roman"/>
        </w:rPr>
        <w:t>Honduras</w:t>
      </w:r>
      <w:r w:rsidRPr="00FB565D">
        <w:rPr>
          <w:rFonts w:cs="Times New Roman"/>
        </w:rPr>
        <w:t xml:space="preserve"> staff should not put undue restrictions on the competitive process including but not limited to:</w:t>
      </w:r>
    </w:p>
    <w:p w14:paraId="368E5C58" w14:textId="77777777" w:rsidR="00527FAB" w:rsidRPr="00FB565D" w:rsidRDefault="00527FAB" w:rsidP="00F05B60">
      <w:pPr>
        <w:pStyle w:val="ListParagraph"/>
        <w:numPr>
          <w:ilvl w:val="0"/>
          <w:numId w:val="91"/>
        </w:numPr>
        <w:spacing w:line="360" w:lineRule="auto"/>
        <w:jc w:val="both"/>
        <w:rPr>
          <w:rFonts w:cs="Times New Roman"/>
        </w:rPr>
      </w:pPr>
      <w:r w:rsidRPr="00FB565D">
        <w:rPr>
          <w:rFonts w:cs="Times New Roman"/>
        </w:rPr>
        <w:t>Placing unreasonable qualification requirements on firms;</w:t>
      </w:r>
    </w:p>
    <w:p w14:paraId="0E797F67" w14:textId="77777777" w:rsidR="00527FAB" w:rsidRPr="00FB565D" w:rsidRDefault="00527FAB" w:rsidP="00F05B60">
      <w:pPr>
        <w:pStyle w:val="ListParagraph"/>
        <w:numPr>
          <w:ilvl w:val="0"/>
          <w:numId w:val="91"/>
        </w:numPr>
        <w:spacing w:line="360" w:lineRule="auto"/>
        <w:jc w:val="both"/>
        <w:rPr>
          <w:rFonts w:cs="Times New Roman"/>
        </w:rPr>
      </w:pPr>
      <w:r w:rsidRPr="00FB565D">
        <w:rPr>
          <w:rFonts w:cs="Times New Roman"/>
        </w:rPr>
        <w:t>Requiring unnecessary experience and excessive bonding;</w:t>
      </w:r>
    </w:p>
    <w:p w14:paraId="66194751" w14:textId="77777777" w:rsidR="00527FAB" w:rsidRPr="00FB565D" w:rsidRDefault="00527FAB" w:rsidP="00F05B60">
      <w:pPr>
        <w:pStyle w:val="ListParagraph"/>
        <w:numPr>
          <w:ilvl w:val="0"/>
          <w:numId w:val="91"/>
        </w:numPr>
        <w:spacing w:line="360" w:lineRule="auto"/>
        <w:jc w:val="both"/>
        <w:rPr>
          <w:rFonts w:cs="Times New Roman"/>
        </w:rPr>
      </w:pPr>
      <w:r w:rsidRPr="00FB565D">
        <w:rPr>
          <w:rFonts w:cs="Times New Roman"/>
        </w:rPr>
        <w:t>Noncompetitive pricing practices between firms or affiliated companies;</w:t>
      </w:r>
    </w:p>
    <w:p w14:paraId="72D1D167" w14:textId="77777777" w:rsidR="00527FAB" w:rsidRPr="00FB565D" w:rsidRDefault="00527FAB" w:rsidP="00F05B60">
      <w:pPr>
        <w:pStyle w:val="ListParagraph"/>
        <w:numPr>
          <w:ilvl w:val="0"/>
          <w:numId w:val="91"/>
        </w:numPr>
        <w:spacing w:line="360" w:lineRule="auto"/>
        <w:jc w:val="both"/>
        <w:rPr>
          <w:rFonts w:cs="Times New Roman"/>
        </w:rPr>
      </w:pPr>
      <w:r w:rsidRPr="00FB565D">
        <w:rPr>
          <w:rFonts w:cs="Times New Roman"/>
        </w:rPr>
        <w:t>Noncompetitive contracts to consultants on retainer contracts;</w:t>
      </w:r>
    </w:p>
    <w:p w14:paraId="765B5A98" w14:textId="77777777" w:rsidR="00527FAB" w:rsidRPr="00FB565D" w:rsidRDefault="00527FAB" w:rsidP="00F05B60">
      <w:pPr>
        <w:pStyle w:val="ListParagraph"/>
        <w:numPr>
          <w:ilvl w:val="0"/>
          <w:numId w:val="91"/>
        </w:numPr>
        <w:spacing w:line="360" w:lineRule="auto"/>
        <w:jc w:val="both"/>
        <w:rPr>
          <w:rFonts w:cs="Times New Roman"/>
        </w:rPr>
      </w:pPr>
      <w:r w:rsidRPr="00FB565D">
        <w:rPr>
          <w:rFonts w:cs="Times New Roman"/>
        </w:rPr>
        <w:t>Organizational conflicts of interest;</w:t>
      </w:r>
    </w:p>
    <w:p w14:paraId="29AF74ED" w14:textId="7CFD421F" w:rsidR="00527FAB" w:rsidRPr="00FB565D" w:rsidRDefault="00527FAB" w:rsidP="00F05B60">
      <w:pPr>
        <w:pStyle w:val="ListParagraph"/>
        <w:numPr>
          <w:ilvl w:val="0"/>
          <w:numId w:val="91"/>
        </w:numPr>
        <w:spacing w:line="360" w:lineRule="auto"/>
        <w:jc w:val="both"/>
        <w:rPr>
          <w:rFonts w:cs="Times New Roman"/>
        </w:rPr>
      </w:pPr>
      <w:r w:rsidRPr="00FB565D">
        <w:rPr>
          <w:rFonts w:cs="Times New Roman"/>
        </w:rPr>
        <w:t xml:space="preserve">Specifying only a ‘‘brand name’’ product instead of allowing ‘‘an equal’’ product to be offered and describing the performance or other relevant requirements of the procurement; </w:t>
      </w:r>
    </w:p>
    <w:p w14:paraId="4B257DBE" w14:textId="580302B7" w:rsidR="00527FAB" w:rsidRDefault="00527FAB" w:rsidP="007554B2">
      <w:pPr>
        <w:pStyle w:val="ListParagraph"/>
        <w:numPr>
          <w:ilvl w:val="0"/>
          <w:numId w:val="91"/>
        </w:numPr>
        <w:spacing w:line="360" w:lineRule="auto"/>
        <w:jc w:val="both"/>
        <w:rPr>
          <w:rFonts w:cs="Times New Roman"/>
        </w:rPr>
      </w:pPr>
      <w:r w:rsidRPr="00FB565D">
        <w:rPr>
          <w:rFonts w:cs="Times New Roman"/>
        </w:rPr>
        <w:t>Any arbitrary action in the procurement process</w:t>
      </w:r>
      <w:r w:rsidR="007554B2">
        <w:rPr>
          <w:rFonts w:cs="Times New Roman"/>
        </w:rPr>
        <w:t>: and</w:t>
      </w:r>
    </w:p>
    <w:p w14:paraId="472296DD" w14:textId="255A7374" w:rsidR="007554B2" w:rsidRPr="007554B2" w:rsidRDefault="007554B2" w:rsidP="007554B2">
      <w:pPr>
        <w:pStyle w:val="ListParagraph"/>
        <w:numPr>
          <w:ilvl w:val="0"/>
          <w:numId w:val="91"/>
        </w:numPr>
        <w:spacing w:line="360" w:lineRule="auto"/>
        <w:jc w:val="both"/>
        <w:rPr>
          <w:rFonts w:cs="Times New Roman"/>
        </w:rPr>
      </w:pPr>
      <w:r w:rsidRPr="007554B2">
        <w:rPr>
          <w:rFonts w:cs="Times New Roman"/>
        </w:rPr>
        <w:t>Use of statutorily or administratively imposed state or local geographical preferences in the evaluation of bids or proposals (except in those cases where the federal awarding agency expressly mandates or encourages geographic restriction or preference).</w:t>
      </w:r>
    </w:p>
    <w:p w14:paraId="4EA8B946" w14:textId="5BAEC02F" w:rsidR="004A62BC" w:rsidRPr="0034313B" w:rsidRDefault="00DF1DB6" w:rsidP="0034313B">
      <w:pPr>
        <w:spacing w:line="360" w:lineRule="auto"/>
        <w:jc w:val="both"/>
        <w:rPr>
          <w:rFonts w:cs="Times New Roman"/>
        </w:rPr>
      </w:pPr>
      <w:r w:rsidRPr="00DF1DB6">
        <w:rPr>
          <w:rFonts w:cs="Times New Roman"/>
        </w:rPr>
        <w:t>All competitive proposals must be prepared/documented by the procurement lead or designed staff member and reviewed by the F</w:t>
      </w:r>
      <w:r w:rsidR="00B056C7">
        <w:rPr>
          <w:rFonts w:cs="Times New Roman"/>
        </w:rPr>
        <w:t>O Finance Manager</w:t>
      </w:r>
      <w:r w:rsidRPr="00DF1DB6">
        <w:rPr>
          <w:rFonts w:cs="Times New Roman"/>
        </w:rPr>
        <w:t>, and then approved by VP/HO Director/COP/PD.</w:t>
      </w:r>
      <w:r>
        <w:rPr>
          <w:rFonts w:cs="Times New Roman"/>
        </w:rPr>
        <w:t xml:space="preserve"> </w:t>
      </w:r>
      <w:r w:rsidR="00527FAB" w:rsidRPr="00FB565D">
        <w:rPr>
          <w:rFonts w:cs="Times New Roman"/>
        </w:rPr>
        <w:t xml:space="preserve">It is required that an appropriate competitive process be utilized and fully documented. </w:t>
      </w:r>
      <w:del w:id="6902" w:author="Megan Ash" w:date="2026-02-17T10:13:00Z" w16du:dateUtc="2026-02-17T15:13:00Z">
        <w:r w:rsidR="00527FAB" w:rsidRPr="00FB565D" w:rsidDel="00BB4B20">
          <w:rPr>
            <w:rFonts w:cs="Times New Roman"/>
          </w:rPr>
          <w:delText>At minimum, a proper procurement process requires:</w:delText>
        </w:r>
      </w:del>
    </w:p>
    <w:p w14:paraId="5CD2B9CF" w14:textId="5CD4114E" w:rsidR="00527FAB" w:rsidRPr="00AA1786" w:rsidRDefault="00527FAB" w:rsidP="00AA1786">
      <w:pPr>
        <w:pStyle w:val="ListParagraph"/>
        <w:numPr>
          <w:ilvl w:val="0"/>
          <w:numId w:val="89"/>
        </w:numPr>
        <w:spacing w:before="120" w:line="360" w:lineRule="auto"/>
        <w:jc w:val="both"/>
        <w:rPr>
          <w:rFonts w:cs="Times New Roman"/>
          <w:b/>
          <w:bCs/>
        </w:rPr>
      </w:pPr>
      <w:r w:rsidRPr="00AA1786">
        <w:rPr>
          <w:rFonts w:cs="Times New Roman"/>
          <w:b/>
          <w:bCs/>
        </w:rPr>
        <w:t>Noncompetitive Proposals - Sole Source Procurements</w:t>
      </w:r>
    </w:p>
    <w:p w14:paraId="446F2FC1" w14:textId="63DEB79C" w:rsidR="0056377A" w:rsidRPr="001A31BD" w:rsidRDefault="0056377A" w:rsidP="0056377A">
      <w:pPr>
        <w:spacing w:line="360" w:lineRule="auto"/>
        <w:jc w:val="both"/>
        <w:rPr>
          <w:rFonts w:cs="Times New Roman"/>
        </w:rPr>
      </w:pPr>
      <w:r w:rsidRPr="0056377A">
        <w:rPr>
          <w:rFonts w:cs="Times New Roman"/>
        </w:rPr>
        <w:t xml:space="preserve">In rare circumstances a sole source transaction may be permitted. A sole source procurement can be defined as any contract entered without a competitive process, based on a justification that only one known source exists or that only one supplier can fulfill the requirements. Failing to anticipate needs resulting from poor planning is not an exception to competitive requirements. A faster procurement process is not justification. </w:t>
      </w:r>
    </w:p>
    <w:p w14:paraId="6131745B" w14:textId="77777777" w:rsidR="001A31BD" w:rsidRPr="001A31BD" w:rsidRDefault="001A31BD" w:rsidP="0056377A">
      <w:pPr>
        <w:spacing w:line="360" w:lineRule="auto"/>
        <w:jc w:val="both"/>
        <w:rPr>
          <w:rFonts w:cs="Times New Roman"/>
        </w:rPr>
      </w:pPr>
    </w:p>
    <w:p w14:paraId="17CA38E4" w14:textId="34202116" w:rsidR="00052124" w:rsidRPr="00052124" w:rsidRDefault="001A31BD" w:rsidP="0056377A">
      <w:pPr>
        <w:spacing w:line="360" w:lineRule="auto"/>
        <w:jc w:val="both"/>
        <w:rPr>
          <w:rFonts w:cs="Times New Roman"/>
        </w:rPr>
      </w:pPr>
      <w:commentRangeStart w:id="6903"/>
      <w:r w:rsidRPr="001A31BD">
        <w:rPr>
          <w:rFonts w:cs="Times New Roman"/>
        </w:rPr>
        <w:t xml:space="preserve">All sole source procurements must </w:t>
      </w:r>
      <w:r w:rsidRPr="001A31BD">
        <w:rPr>
          <w:rFonts w:cs="Times New Roman"/>
          <w:b/>
          <w:bCs/>
          <w:u w:val="single"/>
        </w:rPr>
        <w:t>be approved in writing by HO Compliance Team, regardless of the amount</w:t>
      </w:r>
      <w:commentRangeEnd w:id="6903"/>
      <w:r w:rsidR="00BB4B20" w:rsidRPr="001A31BD">
        <w:rPr>
          <w:rStyle w:val="CommentReference"/>
          <w:rFonts w:cs="Times New Roman"/>
          <w:b/>
          <w:bCs/>
          <w:sz w:val="24"/>
          <w:szCs w:val="24"/>
        </w:rPr>
        <w:commentReference w:id="6903"/>
      </w:r>
      <w:r w:rsidRPr="001A31BD">
        <w:rPr>
          <w:rFonts w:cs="Times New Roman"/>
          <w:b/>
          <w:bCs/>
        </w:rPr>
        <w:t>.</w:t>
      </w:r>
      <w:r w:rsidRPr="001A31BD">
        <w:rPr>
          <w:rFonts w:cs="Times New Roman"/>
        </w:rPr>
        <w:t xml:space="preserve"> All sole source procurement must comply with the circumstances listed in </w:t>
      </w:r>
      <w:hyperlink r:id="rId127" w:history="1">
        <w:r w:rsidRPr="001A31BD">
          <w:rPr>
            <w:rStyle w:val="Hyperlink"/>
            <w:rFonts w:cs="Times New Roman"/>
          </w:rPr>
          <w:t>2 CFR 200.320(c)(1)</w:t>
        </w:r>
      </w:hyperlink>
      <w:r w:rsidRPr="001A31BD">
        <w:rPr>
          <w:rFonts w:cs="Times New Roman"/>
        </w:rPr>
        <w:t xml:space="preserve">. When an employee, representative or affiliate proposes sole source procurement, he/she must provide clear written justification documenting the process and efforts used for determining that there are no other qualified providers. For an exception to be valid, a clear statement of justification for waiving the competitive bidding process must be submitted in writing. </w:t>
      </w:r>
      <w:r w:rsidRPr="00052124">
        <w:rPr>
          <w:rFonts w:cs="Times New Roman"/>
        </w:rPr>
        <w:t>The justification must include:</w:t>
      </w:r>
    </w:p>
    <w:p w14:paraId="666F36D0" w14:textId="77777777" w:rsidR="000368C7" w:rsidRPr="000368C7" w:rsidRDefault="000368C7" w:rsidP="000368C7">
      <w:pPr>
        <w:autoSpaceDE w:val="0"/>
        <w:autoSpaceDN w:val="0"/>
        <w:adjustRightInd w:val="0"/>
        <w:rPr>
          <w:rFonts w:eastAsiaTheme="minorHAnsi" w:cs="Times New Roman"/>
          <w:color w:val="000000"/>
        </w:rPr>
      </w:pPr>
    </w:p>
    <w:p w14:paraId="5396C7E4" w14:textId="50EAF599" w:rsidR="000368C7" w:rsidRPr="000368C7" w:rsidRDefault="000368C7" w:rsidP="000368C7">
      <w:pPr>
        <w:pStyle w:val="ListParagraph"/>
        <w:numPr>
          <w:ilvl w:val="0"/>
          <w:numId w:val="124"/>
        </w:numPr>
        <w:autoSpaceDE w:val="0"/>
        <w:autoSpaceDN w:val="0"/>
        <w:adjustRightInd w:val="0"/>
        <w:spacing w:after="164" w:line="360" w:lineRule="auto"/>
        <w:rPr>
          <w:rFonts w:eastAsiaTheme="minorHAnsi" w:cs="Times New Roman"/>
          <w:color w:val="000000"/>
          <w:sz w:val="23"/>
          <w:szCs w:val="23"/>
        </w:rPr>
      </w:pPr>
      <w:r w:rsidRPr="000368C7">
        <w:rPr>
          <w:rFonts w:eastAsiaTheme="minorHAnsi" w:cs="Times New Roman"/>
          <w:color w:val="000000"/>
          <w:sz w:val="23"/>
          <w:szCs w:val="23"/>
        </w:rPr>
        <w:t xml:space="preserve">Reason to justify exemption from open competition in accordance with </w:t>
      </w:r>
      <w:hyperlink r:id="rId128" w:history="1">
        <w:r w:rsidRPr="007E414F">
          <w:rPr>
            <w:rStyle w:val="Hyperlink"/>
            <w:rFonts w:eastAsiaTheme="minorHAnsi" w:cs="Times New Roman"/>
            <w:sz w:val="23"/>
            <w:szCs w:val="23"/>
          </w:rPr>
          <w:t>2 CFR 200.320(c)(1)</w:t>
        </w:r>
      </w:hyperlink>
      <w:r w:rsidRPr="000368C7">
        <w:rPr>
          <w:rFonts w:eastAsiaTheme="minorHAnsi" w:cs="Times New Roman"/>
          <w:color w:val="000000"/>
          <w:sz w:val="23"/>
          <w:szCs w:val="23"/>
        </w:rPr>
        <w:t xml:space="preserve">. </w:t>
      </w:r>
    </w:p>
    <w:p w14:paraId="5A7F591B" w14:textId="2DBC1BA7" w:rsidR="000368C7" w:rsidRPr="000368C7" w:rsidRDefault="000368C7" w:rsidP="000368C7">
      <w:pPr>
        <w:pStyle w:val="ListParagraph"/>
        <w:numPr>
          <w:ilvl w:val="0"/>
          <w:numId w:val="124"/>
        </w:numPr>
        <w:autoSpaceDE w:val="0"/>
        <w:autoSpaceDN w:val="0"/>
        <w:adjustRightInd w:val="0"/>
        <w:spacing w:after="164" w:line="360" w:lineRule="auto"/>
        <w:rPr>
          <w:rFonts w:eastAsiaTheme="minorHAnsi" w:cs="Times New Roman"/>
          <w:color w:val="000000"/>
          <w:sz w:val="23"/>
          <w:szCs w:val="23"/>
        </w:rPr>
      </w:pPr>
      <w:r w:rsidRPr="000368C7">
        <w:rPr>
          <w:rFonts w:eastAsiaTheme="minorHAnsi" w:cs="Times New Roman"/>
          <w:color w:val="000000"/>
          <w:sz w:val="23"/>
          <w:szCs w:val="23"/>
        </w:rPr>
        <w:t xml:space="preserve">Explanation/justification about why only one known source that can provide the commodity or service, or unique source (commodity/service is unique/special in nature); or compatibility (e.g., a public safety agency requiring a specific piece of equipment to be compatible with an existing equipment system). </w:t>
      </w:r>
    </w:p>
    <w:p w14:paraId="628A547F" w14:textId="6DAEE100" w:rsidR="000368C7" w:rsidRPr="000368C7" w:rsidRDefault="000368C7" w:rsidP="000368C7">
      <w:pPr>
        <w:pStyle w:val="ListParagraph"/>
        <w:numPr>
          <w:ilvl w:val="0"/>
          <w:numId w:val="124"/>
        </w:numPr>
        <w:autoSpaceDE w:val="0"/>
        <w:autoSpaceDN w:val="0"/>
        <w:adjustRightInd w:val="0"/>
        <w:spacing w:after="164" w:line="360" w:lineRule="auto"/>
        <w:rPr>
          <w:rFonts w:eastAsiaTheme="minorHAnsi" w:cs="Times New Roman"/>
          <w:color w:val="000000"/>
          <w:sz w:val="23"/>
          <w:szCs w:val="23"/>
        </w:rPr>
      </w:pPr>
      <w:r w:rsidRPr="000368C7">
        <w:rPr>
          <w:rFonts w:eastAsiaTheme="minorHAnsi" w:cs="Times New Roman"/>
          <w:color w:val="000000"/>
          <w:sz w:val="23"/>
          <w:szCs w:val="23"/>
        </w:rPr>
        <w:t xml:space="preserve">Nature and/or description of good or service being approved, and which are required to meet program needs (including the estimated value). </w:t>
      </w:r>
    </w:p>
    <w:p w14:paraId="6FD8775B" w14:textId="03AC4E6E" w:rsidR="000368C7" w:rsidRPr="000368C7" w:rsidRDefault="000368C7" w:rsidP="000368C7">
      <w:pPr>
        <w:pStyle w:val="ListParagraph"/>
        <w:numPr>
          <w:ilvl w:val="0"/>
          <w:numId w:val="124"/>
        </w:numPr>
        <w:autoSpaceDE w:val="0"/>
        <w:autoSpaceDN w:val="0"/>
        <w:adjustRightInd w:val="0"/>
        <w:spacing w:after="164" w:line="360" w:lineRule="auto"/>
        <w:rPr>
          <w:rFonts w:eastAsiaTheme="minorHAnsi" w:cs="Times New Roman"/>
          <w:color w:val="000000"/>
          <w:sz w:val="23"/>
          <w:szCs w:val="23"/>
        </w:rPr>
      </w:pPr>
      <w:r w:rsidRPr="000368C7">
        <w:rPr>
          <w:rFonts w:eastAsiaTheme="minorHAnsi" w:cs="Times New Roman"/>
          <w:color w:val="000000"/>
          <w:sz w:val="23"/>
          <w:szCs w:val="23"/>
        </w:rPr>
        <w:t xml:space="preserve">A determination that the anticipated cost to the government will be fair and reasonable. </w:t>
      </w:r>
    </w:p>
    <w:p w14:paraId="5E67DB7D" w14:textId="6F60B66F" w:rsidR="000368C7" w:rsidRPr="000368C7" w:rsidRDefault="000368C7" w:rsidP="000368C7">
      <w:pPr>
        <w:pStyle w:val="ListParagraph"/>
        <w:numPr>
          <w:ilvl w:val="0"/>
          <w:numId w:val="124"/>
        </w:numPr>
        <w:autoSpaceDE w:val="0"/>
        <w:autoSpaceDN w:val="0"/>
        <w:adjustRightInd w:val="0"/>
        <w:spacing w:line="360" w:lineRule="auto"/>
        <w:rPr>
          <w:rFonts w:eastAsiaTheme="minorHAnsi" w:cs="Times New Roman"/>
          <w:color w:val="000000"/>
          <w:sz w:val="23"/>
          <w:szCs w:val="23"/>
        </w:rPr>
      </w:pPr>
      <w:r w:rsidRPr="000368C7">
        <w:rPr>
          <w:rFonts w:eastAsiaTheme="minorHAnsi" w:cs="Times New Roman"/>
          <w:color w:val="000000"/>
          <w:sz w:val="23"/>
          <w:szCs w:val="23"/>
        </w:rPr>
        <w:t xml:space="preserve">Brief statement about how the project determined that the vendor is responsible. </w:t>
      </w:r>
    </w:p>
    <w:p w14:paraId="2602AB52" w14:textId="77777777" w:rsidR="007E414F" w:rsidRDefault="007E414F" w:rsidP="007E414F">
      <w:pPr>
        <w:spacing w:line="360" w:lineRule="auto"/>
        <w:jc w:val="both"/>
        <w:rPr>
          <w:rFonts w:cs="Times New Roman"/>
        </w:rPr>
      </w:pPr>
    </w:p>
    <w:p w14:paraId="5D812B36" w14:textId="77777777" w:rsidR="00C33B4B" w:rsidRDefault="00052124" w:rsidP="008B1951">
      <w:pPr>
        <w:spacing w:line="360" w:lineRule="auto"/>
        <w:jc w:val="both"/>
        <w:rPr>
          <w:rFonts w:cs="Times New Roman"/>
        </w:rPr>
      </w:pPr>
      <w:r w:rsidRPr="007E414F">
        <w:rPr>
          <w:rFonts w:cs="Times New Roman"/>
        </w:rPr>
        <w:t>The following are possible scenarios of when sole source procurement may be justified:</w:t>
      </w:r>
    </w:p>
    <w:p w14:paraId="57796B86" w14:textId="19C7D139" w:rsidR="0020225F" w:rsidRPr="00C33B4B" w:rsidRDefault="005F14D2" w:rsidP="00492507">
      <w:pPr>
        <w:pStyle w:val="ListParagraph"/>
        <w:numPr>
          <w:ilvl w:val="0"/>
          <w:numId w:val="253"/>
        </w:numPr>
        <w:spacing w:line="360" w:lineRule="auto"/>
        <w:jc w:val="both"/>
        <w:rPr>
          <w:rFonts w:cs="Times New Roman"/>
        </w:rPr>
      </w:pPr>
      <w:r w:rsidRPr="00C33B4B">
        <w:rPr>
          <w:rFonts w:cs="Times New Roman"/>
        </w:rPr>
        <w:t>T</w:t>
      </w:r>
      <w:r w:rsidR="0020225F" w:rsidRPr="00C33B4B">
        <w:rPr>
          <w:rFonts w:cs="Times New Roman"/>
        </w:rPr>
        <w:t>he acquisition of property or services, the aggregate dollar amount of which does not exceed the micro-purchase threshold.</w:t>
      </w:r>
    </w:p>
    <w:p w14:paraId="75A580D8" w14:textId="624059C6" w:rsidR="00527FAB" w:rsidRPr="008B1951" w:rsidRDefault="00570673" w:rsidP="00492507">
      <w:pPr>
        <w:pStyle w:val="ListParagraph"/>
        <w:numPr>
          <w:ilvl w:val="0"/>
          <w:numId w:val="253"/>
        </w:numPr>
        <w:spacing w:line="360" w:lineRule="auto"/>
        <w:rPr>
          <w:rFonts w:cs="Times New Roman"/>
        </w:rPr>
      </w:pPr>
      <w:r>
        <w:t>The procurement transaction can only be fulfilled by a single source, such as:</w:t>
      </w:r>
    </w:p>
    <w:p w14:paraId="3CB7AE2F" w14:textId="77777777" w:rsidR="00607B83" w:rsidRDefault="00527FAB" w:rsidP="00492507">
      <w:pPr>
        <w:pStyle w:val="ListParagraph"/>
        <w:numPr>
          <w:ilvl w:val="1"/>
          <w:numId w:val="119"/>
        </w:numPr>
        <w:spacing w:line="360" w:lineRule="auto"/>
      </w:pPr>
      <w:r w:rsidRPr="00C17238">
        <w:t>When only one source possesses the patent(s) or exclusive right(s) to manufacture or to furnish the item or service.</w:t>
      </w:r>
    </w:p>
    <w:p w14:paraId="597B3C1A" w14:textId="02DB0B97" w:rsidR="00527FAB" w:rsidRPr="00C17238" w:rsidRDefault="00527FAB" w:rsidP="008B1951">
      <w:pPr>
        <w:pStyle w:val="ListParagraph"/>
        <w:numPr>
          <w:ilvl w:val="1"/>
          <w:numId w:val="90"/>
        </w:numPr>
        <w:spacing w:line="360" w:lineRule="auto"/>
        <w:jc w:val="both"/>
        <w:rPr>
          <w:rFonts w:cs="Times New Roman"/>
        </w:rPr>
      </w:pPr>
      <w:r w:rsidRPr="00C17238">
        <w:rPr>
          <w:rFonts w:cs="Times New Roman"/>
        </w:rPr>
        <w:t>Artwork</w:t>
      </w:r>
      <w:r w:rsidR="008B1951">
        <w:rPr>
          <w:rFonts w:cs="Times New Roman"/>
        </w:rPr>
        <w:t>;</w:t>
      </w:r>
    </w:p>
    <w:p w14:paraId="67BDA475" w14:textId="645FF036" w:rsidR="00527FAB" w:rsidRPr="00C17238" w:rsidRDefault="00527FAB" w:rsidP="008B1951">
      <w:pPr>
        <w:pStyle w:val="ListParagraph"/>
        <w:numPr>
          <w:ilvl w:val="1"/>
          <w:numId w:val="90"/>
        </w:numPr>
        <w:spacing w:line="360" w:lineRule="auto"/>
        <w:jc w:val="both"/>
        <w:rPr>
          <w:rFonts w:cs="Times New Roman"/>
        </w:rPr>
      </w:pPr>
      <w:r w:rsidRPr="00C17238">
        <w:rPr>
          <w:rFonts w:cs="Times New Roman"/>
        </w:rPr>
        <w:t>Unusual and generally unavailable used equipment</w:t>
      </w:r>
      <w:r w:rsidR="008B1951">
        <w:rPr>
          <w:rFonts w:cs="Times New Roman"/>
        </w:rPr>
        <w:t>; and</w:t>
      </w:r>
    </w:p>
    <w:p w14:paraId="715B15BC" w14:textId="07D72A84" w:rsidR="00527FAB" w:rsidRPr="00C17238" w:rsidRDefault="00527FAB" w:rsidP="008B1951">
      <w:pPr>
        <w:pStyle w:val="ListParagraph"/>
        <w:numPr>
          <w:ilvl w:val="1"/>
          <w:numId w:val="90"/>
        </w:numPr>
        <w:spacing w:line="360" w:lineRule="auto"/>
        <w:jc w:val="both"/>
        <w:rPr>
          <w:rFonts w:cs="Times New Roman"/>
        </w:rPr>
      </w:pPr>
      <w:r w:rsidRPr="00C17238">
        <w:rPr>
          <w:rFonts w:cs="Times New Roman"/>
        </w:rPr>
        <w:t>Specialized scientific equipment and instruments</w:t>
      </w:r>
      <w:r w:rsidR="008B1951">
        <w:rPr>
          <w:rFonts w:cs="Times New Roman"/>
        </w:rPr>
        <w:t>.</w:t>
      </w:r>
    </w:p>
    <w:p w14:paraId="53B3B5F9" w14:textId="41C6CE62" w:rsidR="006D326C" w:rsidRPr="00607B83" w:rsidRDefault="00570673" w:rsidP="008B1951">
      <w:pPr>
        <w:pStyle w:val="ListParagraph"/>
        <w:numPr>
          <w:ilvl w:val="0"/>
          <w:numId w:val="253"/>
        </w:numPr>
        <w:spacing w:line="360" w:lineRule="auto"/>
        <w:jc w:val="both"/>
        <w:rPr>
          <w:rFonts w:cs="Times New Roman"/>
        </w:rPr>
      </w:pPr>
      <w:r w:rsidRPr="00607B83">
        <w:rPr>
          <w:rFonts w:cs="Times New Roman"/>
        </w:rPr>
        <w:t xml:space="preserve">The public exigency or emergency for the requirement will not permit a delay resulting from providing public notice of a competitive solicitation </w:t>
      </w:r>
      <w:r w:rsidR="006D326C" w:rsidRPr="00607B83">
        <w:rPr>
          <w:rFonts w:cs="Times New Roman"/>
        </w:rPr>
        <w:t>such as:</w:t>
      </w:r>
    </w:p>
    <w:p w14:paraId="3058F1BE" w14:textId="77777777" w:rsidR="006D326C" w:rsidRPr="00C17238" w:rsidRDefault="006D326C" w:rsidP="008B1951">
      <w:pPr>
        <w:pStyle w:val="ListParagraph"/>
        <w:numPr>
          <w:ilvl w:val="1"/>
          <w:numId w:val="253"/>
        </w:numPr>
        <w:spacing w:line="360" w:lineRule="auto"/>
        <w:jc w:val="both"/>
        <w:rPr>
          <w:rFonts w:cs="Times New Roman"/>
        </w:rPr>
      </w:pPr>
      <w:r w:rsidRPr="00C17238">
        <w:rPr>
          <w:rFonts w:cs="Times New Roman"/>
        </w:rPr>
        <w:t>Human life, health or Partners’ property is in jeopardy</w:t>
      </w:r>
    </w:p>
    <w:p w14:paraId="667FE181" w14:textId="0D56C030" w:rsidR="006D326C" w:rsidRPr="006D326C" w:rsidRDefault="006D326C" w:rsidP="008B1951">
      <w:pPr>
        <w:pStyle w:val="ListParagraph"/>
        <w:numPr>
          <w:ilvl w:val="1"/>
          <w:numId w:val="253"/>
        </w:numPr>
        <w:spacing w:line="360" w:lineRule="auto"/>
        <w:jc w:val="both"/>
      </w:pPr>
      <w:r w:rsidRPr="00C17238">
        <w:rPr>
          <w:rFonts w:cs="Times New Roman"/>
        </w:rPr>
        <w:t>Repairs are immediately needed for equipment where delay would lead to higher expense.</w:t>
      </w:r>
    </w:p>
    <w:p w14:paraId="2DDAF026" w14:textId="3081B9DA" w:rsidR="00527FAB" w:rsidRPr="00C17238" w:rsidRDefault="006D326C" w:rsidP="008B1951">
      <w:pPr>
        <w:pStyle w:val="ListParagraph"/>
        <w:numPr>
          <w:ilvl w:val="0"/>
          <w:numId w:val="253"/>
        </w:numPr>
        <w:spacing w:line="360" w:lineRule="auto"/>
        <w:jc w:val="both"/>
        <w:rPr>
          <w:rFonts w:cs="Times New Roman"/>
        </w:rPr>
      </w:pPr>
      <w:r>
        <w:rPr>
          <w:rFonts w:cs="Times New Roman"/>
        </w:rPr>
        <w:t>T</w:t>
      </w:r>
      <w:r w:rsidRPr="006D326C">
        <w:rPr>
          <w:rFonts w:cs="Times New Roman"/>
        </w:rPr>
        <w:t xml:space="preserve">he recipient or subrecipient requests in writing to use a noncompetitive procurement method, and the Federal agency or pass-through entity provides written approval </w:t>
      </w:r>
      <w:r>
        <w:rPr>
          <w:rFonts w:cs="Times New Roman"/>
        </w:rPr>
        <w:t xml:space="preserve">to </w:t>
      </w:r>
      <w:r w:rsidR="00527FAB" w:rsidRPr="00C17238">
        <w:rPr>
          <w:rFonts w:cs="Times New Roman"/>
        </w:rPr>
        <w:t xml:space="preserve">Partners </w:t>
      </w:r>
      <w:r w:rsidR="00B8238B">
        <w:rPr>
          <w:rFonts w:cs="Times New Roman"/>
        </w:rPr>
        <w:t>Honduras</w:t>
      </w:r>
      <w:r w:rsidR="00527FAB" w:rsidRPr="00C17238">
        <w:rPr>
          <w:rFonts w:cs="Times New Roman"/>
        </w:rPr>
        <w:t>.</w:t>
      </w:r>
    </w:p>
    <w:p w14:paraId="433BBE0B" w14:textId="77777777" w:rsidR="00527FAB" w:rsidRDefault="00527FAB" w:rsidP="008B1951">
      <w:pPr>
        <w:pStyle w:val="ListParagraph"/>
        <w:numPr>
          <w:ilvl w:val="0"/>
          <w:numId w:val="253"/>
        </w:numPr>
        <w:spacing w:line="360" w:lineRule="auto"/>
        <w:jc w:val="both"/>
        <w:rPr>
          <w:rFonts w:cs="Times New Roman"/>
        </w:rPr>
      </w:pPr>
      <w:r w:rsidRPr="00C17238">
        <w:rPr>
          <w:rFonts w:cs="Times New Roman"/>
        </w:rPr>
        <w:t>When after solicitation of a number of sources, competition is determined inadequate.</w:t>
      </w:r>
    </w:p>
    <w:p w14:paraId="28C4ACCE" w14:textId="77777777" w:rsidR="00607B83" w:rsidRPr="00C17238" w:rsidRDefault="00607B83" w:rsidP="00607B83">
      <w:pPr>
        <w:pStyle w:val="ListParagraph"/>
        <w:spacing w:line="360" w:lineRule="auto"/>
        <w:jc w:val="both"/>
        <w:rPr>
          <w:rFonts w:cs="Times New Roman"/>
        </w:rPr>
      </w:pPr>
    </w:p>
    <w:p w14:paraId="206F704E" w14:textId="1890C56E" w:rsidR="00527FAB" w:rsidRPr="00C17238" w:rsidRDefault="00527FAB" w:rsidP="00527FAB">
      <w:pPr>
        <w:spacing w:line="360" w:lineRule="auto"/>
        <w:jc w:val="both"/>
        <w:rPr>
          <w:rFonts w:cs="Times New Roman"/>
        </w:rPr>
      </w:pPr>
      <w:r w:rsidRPr="00C17238">
        <w:rPr>
          <w:rFonts w:cs="Times New Roman"/>
        </w:rPr>
        <w:t xml:space="preserve">All noncompetitive proposals must be prepared/documented by the FO accountant or designed FO officer, reviewed by the FO Finance </w:t>
      </w:r>
      <w:commentRangeStart w:id="6904"/>
      <w:r w:rsidRPr="00C17238">
        <w:rPr>
          <w:rFonts w:cs="Times New Roman"/>
        </w:rPr>
        <w:t>Manager, and then approved by Partners HQ</w:t>
      </w:r>
      <w:r w:rsidR="001F2791">
        <w:rPr>
          <w:rFonts w:cs="Times New Roman"/>
        </w:rPr>
        <w:t xml:space="preserve"> Compliance Team at </w:t>
      </w:r>
      <w:hyperlink r:id="rId129" w:history="1">
        <w:r w:rsidR="001F2791" w:rsidRPr="00853635">
          <w:rPr>
            <w:rStyle w:val="Hyperlink"/>
            <w:rFonts w:cs="Times New Roman"/>
          </w:rPr>
          <w:t>compliance@partners.net</w:t>
        </w:r>
      </w:hyperlink>
      <w:commentRangeEnd w:id="6904"/>
      <w:r w:rsidR="005B7DCE" w:rsidRPr="00C17238">
        <w:rPr>
          <w:rStyle w:val="CommentReference"/>
          <w:rFonts w:cs="Times New Roman"/>
          <w:sz w:val="24"/>
          <w:szCs w:val="24"/>
        </w:rPr>
        <w:commentReference w:id="6904"/>
      </w:r>
      <w:r w:rsidRPr="00C17238">
        <w:rPr>
          <w:rFonts w:cs="Times New Roman"/>
        </w:rPr>
        <w:t>. For all noncompetitive proposals there must be proof of clear due diligence conducted on the contractor to ensure that they are not suspended or debarred from doing business with the US Government or on a blocked persons list. (</w:t>
      </w:r>
      <w:r w:rsidR="008B6705">
        <w:fldChar w:fldCharType="begin"/>
      </w:r>
      <w:ins w:id="6905" w:author="Megan Ash" w:date="2026-02-17T10:17:00Z" w16du:dateUtc="2026-02-17T15:17:00Z">
        <w:r w:rsidR="005B7DCE">
          <w:instrText>HYPERLINK  \l "_3.2_Visual_Compliance"</w:instrText>
        </w:r>
      </w:ins>
      <w:del w:id="6906" w:author="Megan Ash" w:date="2026-02-17T10:17:00Z" w16du:dateUtc="2026-02-17T15:17:00Z">
        <w:r w:rsidR="008B6705" w:rsidDel="005B7DCE">
          <w:delInstrText>HYPERLINK \l "_3.2_Visual_Compliance"</w:delInstrText>
        </w:r>
      </w:del>
      <w:r w:rsidR="008B6705">
        <w:fldChar w:fldCharType="separate"/>
      </w:r>
      <w:del w:id="6907" w:author="Megan Ash" w:date="2026-02-17T10:17:00Z" w16du:dateUtc="2026-02-17T15:17:00Z">
        <w:r w:rsidR="008B6705" w:rsidRPr="00C17238" w:rsidDel="005B7DCE">
          <w:rPr>
            <w:rStyle w:val="Hyperlink"/>
            <w:rFonts w:cs="Times New Roman"/>
          </w:rPr>
          <w:delText>Reference 3.2 Visual Compliance</w:delText>
        </w:r>
      </w:del>
      <w:ins w:id="6908" w:author="Megan Ash" w:date="2026-02-17T10:17:00Z" w16du:dateUtc="2026-02-17T15:17:00Z">
        <w:r w:rsidR="005B7DCE">
          <w:rPr>
            <w:rStyle w:val="Hyperlink"/>
            <w:rFonts w:cs="Times New Roman"/>
          </w:rPr>
          <w:t>Reference 3.2 Visual Compliance Check</w:t>
        </w:r>
      </w:ins>
      <w:r w:rsidR="008B6705">
        <w:fldChar w:fldCharType="end"/>
      </w:r>
      <w:del w:id="6909" w:author="Megan Ash" w:date="2026-02-17T10:17:00Z" w16du:dateUtc="2026-02-17T15:17:00Z">
        <w:r w:rsidR="008B6705" w:rsidDel="005B7DCE">
          <w:rPr>
            <w:rStyle w:val="Hyperlink"/>
            <w:rFonts w:cs="Times New Roman"/>
          </w:rPr>
          <w:delText xml:space="preserve"> Check</w:delText>
        </w:r>
      </w:del>
      <w:r w:rsidRPr="00C17238">
        <w:rPr>
          <w:rFonts w:cs="Times New Roman"/>
        </w:rPr>
        <w:t>). Formal contract or agreement is required</w:t>
      </w:r>
      <w:r w:rsidR="00EF47AC">
        <w:rPr>
          <w:rFonts w:cs="Times New Roman"/>
        </w:rPr>
        <w:t xml:space="preserve"> for procurements over $</w:t>
      </w:r>
      <w:r w:rsidR="00C0693C">
        <w:rPr>
          <w:rFonts w:cs="Times New Roman"/>
        </w:rPr>
        <w:t>2</w:t>
      </w:r>
      <w:r w:rsidR="00EF47AC">
        <w:rPr>
          <w:rFonts w:cs="Times New Roman"/>
        </w:rPr>
        <w:t>,</w:t>
      </w:r>
      <w:r w:rsidR="00C0693C">
        <w:rPr>
          <w:rFonts w:cs="Times New Roman"/>
        </w:rPr>
        <w:t>5</w:t>
      </w:r>
      <w:r w:rsidR="00EF47AC">
        <w:rPr>
          <w:rFonts w:cs="Times New Roman"/>
        </w:rPr>
        <w:t xml:space="preserve">00 USD or the local </w:t>
      </w:r>
      <w:del w:id="6910" w:author="Megan Ash" w:date="2026-02-17T10:17:00Z" w16du:dateUtc="2026-02-17T15:17:00Z">
        <w:r w:rsidR="007261A2" w:rsidDel="005B7DCE">
          <w:rPr>
            <w:rFonts w:cs="Times New Roman"/>
          </w:rPr>
          <w:delText>MRU</w:delText>
        </w:r>
        <w:r w:rsidR="00EF47AC" w:rsidDel="005B7DCE">
          <w:rPr>
            <w:rFonts w:cs="Times New Roman"/>
          </w:rPr>
          <w:delText xml:space="preserve"> </w:delText>
        </w:r>
      </w:del>
      <w:ins w:id="6911" w:author="Megan Ash" w:date="2026-02-17T10:17:00Z" w16du:dateUtc="2026-02-17T15:17:00Z">
        <w:r w:rsidR="005B7DCE">
          <w:rPr>
            <w:rFonts w:cs="Times New Roman"/>
          </w:rPr>
          <w:t xml:space="preserve">HNL </w:t>
        </w:r>
      </w:ins>
      <w:r w:rsidR="00EF47AC">
        <w:rPr>
          <w:rFonts w:cs="Times New Roman"/>
        </w:rPr>
        <w:t>equivalent.</w:t>
      </w:r>
    </w:p>
    <w:p w14:paraId="6E341A8D" w14:textId="1A3B7131" w:rsidR="00527FAB" w:rsidRPr="00CA1E03" w:rsidRDefault="00527FAB" w:rsidP="00CA1E03">
      <w:pPr>
        <w:pStyle w:val="Heading1"/>
      </w:pPr>
      <w:bookmarkStart w:id="6912" w:name="_Toc82539599"/>
      <w:bookmarkStart w:id="6913" w:name="_Toc222754764"/>
      <w:r w:rsidRPr="00CA1E03">
        <w:t xml:space="preserve">14. </w:t>
      </w:r>
      <w:r w:rsidR="00B8238B">
        <w:t>Honduras</w:t>
      </w:r>
      <w:r w:rsidRPr="00CA1E03">
        <w:t xml:space="preserve"> Travel </w:t>
      </w:r>
      <w:r w:rsidR="00C65A8D" w:rsidRPr="00CA1E03">
        <w:t>Polic</w:t>
      </w:r>
      <w:r w:rsidR="00C65A8D">
        <w:t>y</w:t>
      </w:r>
      <w:r w:rsidR="00C65A8D" w:rsidRPr="00CA1E03">
        <w:t xml:space="preserve"> </w:t>
      </w:r>
      <w:r w:rsidRPr="00CA1E03">
        <w:t>and Procedure</w:t>
      </w:r>
      <w:bookmarkEnd w:id="6912"/>
      <w:bookmarkEnd w:id="6913"/>
    </w:p>
    <w:p w14:paraId="5FEB9898" w14:textId="77777777" w:rsidR="00527FAB" w:rsidRPr="00C17238" w:rsidRDefault="00527FAB" w:rsidP="00F47D85">
      <w:pPr>
        <w:pStyle w:val="Heading2"/>
      </w:pPr>
      <w:bookmarkStart w:id="6914" w:name="_Expense_Reports_for"/>
      <w:bookmarkStart w:id="6915" w:name="_Toc29250566"/>
      <w:bookmarkStart w:id="6916" w:name="_Toc82539600"/>
      <w:bookmarkStart w:id="6917" w:name="_Toc222754765"/>
      <w:bookmarkEnd w:id="6914"/>
      <w:r w:rsidRPr="00C17238">
        <w:t>14.1 Policy Overview and Applicability</w:t>
      </w:r>
      <w:bookmarkEnd w:id="6915"/>
      <w:bookmarkEnd w:id="6916"/>
      <w:bookmarkEnd w:id="6917"/>
      <w:r w:rsidRPr="00C17238">
        <w:t xml:space="preserve"> </w:t>
      </w:r>
    </w:p>
    <w:p w14:paraId="6C49E558" w14:textId="24F88790" w:rsidR="00527FAB" w:rsidRDefault="00527FAB" w:rsidP="00527FAB">
      <w:pPr>
        <w:spacing w:line="360" w:lineRule="auto"/>
        <w:jc w:val="both"/>
        <w:rPr>
          <w:rFonts w:cs="Times New Roman"/>
        </w:rPr>
      </w:pPr>
      <w:r w:rsidRPr="00C17238">
        <w:rPr>
          <w:rFonts w:cs="Times New Roman"/>
        </w:rPr>
        <w:t xml:space="preserve">The objective of this policy is to manage a travel process fully compliant with the 2 CFR 200 and Partners </w:t>
      </w:r>
      <w:r w:rsidR="00B8238B">
        <w:rPr>
          <w:rFonts w:cs="Times New Roman"/>
        </w:rPr>
        <w:t>Honduras</w:t>
      </w:r>
      <w:r w:rsidRPr="00C17238">
        <w:rPr>
          <w:rFonts w:cs="Times New Roman"/>
        </w:rPr>
        <w:t xml:space="preserve">’s rules and regulations with guidance from U.S. Government procedures and </w:t>
      </w:r>
      <w:r w:rsidR="00B8238B">
        <w:rPr>
          <w:rFonts w:cs="Times New Roman"/>
        </w:rPr>
        <w:t>Hondura</w:t>
      </w:r>
      <w:del w:id="6918" w:author="Megan Ash" w:date="2026-02-17T10:23:00Z" w16du:dateUtc="2026-02-17T15:23:00Z">
        <w:r w:rsidR="00B8238B" w:rsidDel="00DE3736">
          <w:rPr>
            <w:rFonts w:cs="Times New Roman"/>
          </w:rPr>
          <w:delText>s</w:delText>
        </w:r>
      </w:del>
      <w:r w:rsidR="007261A2">
        <w:rPr>
          <w:rFonts w:cs="Times New Roman"/>
        </w:rPr>
        <w:t>n</w:t>
      </w:r>
      <w:r w:rsidRPr="00C17238">
        <w:rPr>
          <w:rFonts w:cs="Times New Roman"/>
        </w:rPr>
        <w:t xml:space="preserve"> Law.</w:t>
      </w:r>
    </w:p>
    <w:p w14:paraId="2A5303D1" w14:textId="77777777" w:rsidR="00F52AE0" w:rsidRPr="00C17238" w:rsidRDefault="00F52AE0" w:rsidP="00527FAB">
      <w:pPr>
        <w:spacing w:line="360" w:lineRule="auto"/>
        <w:jc w:val="both"/>
        <w:rPr>
          <w:rFonts w:cs="Times New Roman"/>
          <w:b/>
          <w:bCs/>
        </w:rPr>
      </w:pPr>
    </w:p>
    <w:p w14:paraId="69F050E9" w14:textId="77777777" w:rsidR="00527FAB" w:rsidRDefault="00527FAB" w:rsidP="00527FAB">
      <w:pPr>
        <w:spacing w:line="360" w:lineRule="auto"/>
        <w:jc w:val="both"/>
        <w:rPr>
          <w:rFonts w:cs="Times New Roman"/>
        </w:rPr>
      </w:pPr>
      <w:r w:rsidRPr="00C17238">
        <w:rPr>
          <w:rFonts w:cs="Times New Roman"/>
        </w:rPr>
        <w:t>The financial goal of this policy is to increase accountability and efficiency of travel expenditures and to ensure compliance throughout the full process of USG regulations, 2 CFR 200, and other applicable laws, including timely clearance of all travel reports (expense reports and per diem payments).</w:t>
      </w:r>
    </w:p>
    <w:p w14:paraId="3CEBA5C9" w14:textId="77777777" w:rsidR="00F52AE0" w:rsidRPr="00C17238" w:rsidRDefault="00F52AE0" w:rsidP="00527FAB">
      <w:pPr>
        <w:spacing w:line="360" w:lineRule="auto"/>
        <w:jc w:val="both"/>
        <w:rPr>
          <w:rFonts w:cs="Times New Roman"/>
          <w:b/>
          <w:bCs/>
        </w:rPr>
      </w:pPr>
    </w:p>
    <w:p w14:paraId="435CE2DF" w14:textId="4AEFCA4B" w:rsidR="00527FAB" w:rsidRPr="00C17238" w:rsidRDefault="00527FAB" w:rsidP="00527FAB">
      <w:pPr>
        <w:spacing w:line="360" w:lineRule="auto"/>
        <w:jc w:val="both"/>
        <w:rPr>
          <w:rFonts w:cs="Times New Roman"/>
        </w:rPr>
      </w:pPr>
      <w:r w:rsidRPr="00C17238">
        <w:rPr>
          <w:rFonts w:cs="Times New Roman"/>
        </w:rPr>
        <w:t xml:space="preserve">This policy applies to all Partners </w:t>
      </w:r>
      <w:r w:rsidR="00B8238B">
        <w:rPr>
          <w:rFonts w:cs="Times New Roman"/>
        </w:rPr>
        <w:t>Honduras</w:t>
      </w:r>
      <w:r w:rsidRPr="00C17238">
        <w:rPr>
          <w:rFonts w:cs="Times New Roman"/>
        </w:rPr>
        <w:t xml:space="preserve"> travelers unless otherwise indicated below. Specific guidance at a country and project level may be prepared on a case-by-case basis and approved by the CFO or CEO. In no event, shall these country or project-specific policies be out of compliance with the procedures and cost/time values identified herein.</w:t>
      </w:r>
    </w:p>
    <w:p w14:paraId="5D7851E3" w14:textId="77777777" w:rsidR="00527FAB" w:rsidRPr="00C17238" w:rsidRDefault="00527FAB" w:rsidP="00F47D85">
      <w:pPr>
        <w:pStyle w:val="Heading2"/>
      </w:pPr>
      <w:bookmarkStart w:id="6919" w:name="_Toc29250567"/>
      <w:bookmarkStart w:id="6920" w:name="_Toc82539601"/>
      <w:bookmarkStart w:id="6921" w:name="_Toc222754766"/>
      <w:r w:rsidRPr="00C17238">
        <w:t>14.2 Requesting Travel Authorization</w:t>
      </w:r>
      <w:bookmarkEnd w:id="6919"/>
      <w:bookmarkEnd w:id="6920"/>
      <w:bookmarkEnd w:id="6921"/>
    </w:p>
    <w:p w14:paraId="3451ECB5" w14:textId="72C1CD5D" w:rsidR="00DD2D53" w:rsidRPr="00161219" w:rsidRDefault="00DD2D53" w:rsidP="00820A98">
      <w:pPr>
        <w:spacing w:line="360" w:lineRule="auto"/>
        <w:jc w:val="both"/>
        <w:rPr>
          <w:rFonts w:cs="Times New Roman"/>
          <w:b/>
          <w:bCs/>
          <w:i/>
          <w:iCs/>
        </w:rPr>
      </w:pPr>
      <w:r>
        <w:rPr>
          <w:rFonts w:cs="Times New Roman"/>
        </w:rPr>
        <w:t>A</w:t>
      </w:r>
      <w:r w:rsidRPr="003C01A6">
        <w:rPr>
          <w:rFonts w:cs="Times New Roman"/>
        </w:rPr>
        <w:t xml:space="preserve">ll </w:t>
      </w:r>
      <w:r>
        <w:rPr>
          <w:rFonts w:cs="Times New Roman"/>
        </w:rPr>
        <w:t xml:space="preserve">field staff and local consultants are required to complete a travel authorization and receive approval from their respective supervisors. </w:t>
      </w:r>
      <w:r w:rsidRPr="00161219">
        <w:rPr>
          <w:rFonts w:cs="Times New Roman"/>
        </w:rPr>
        <w:t>Effective January 1</w:t>
      </w:r>
      <w:r w:rsidRPr="00161219">
        <w:rPr>
          <w:rFonts w:cs="Times New Roman"/>
          <w:vertAlign w:val="superscript"/>
        </w:rPr>
        <w:t>st</w:t>
      </w:r>
      <w:r w:rsidRPr="00161219">
        <w:rPr>
          <w:rFonts w:cs="Times New Roman"/>
        </w:rPr>
        <w:t>, 2022, all staff will complete travel authorizations using the standard template for Replicon. Prior to travel</w:t>
      </w:r>
      <w:ins w:id="6922" w:author="Megan Ash" w:date="2026-02-17T10:25:00Z" w16du:dateUtc="2026-02-17T15:25:00Z">
        <w:r w:rsidR="00C74554">
          <w:rPr>
            <w:rFonts w:cs="Times New Roman"/>
          </w:rPr>
          <w:t>,</w:t>
        </w:r>
      </w:ins>
      <w:r w:rsidRPr="00161219">
        <w:rPr>
          <w:rFonts w:cs="Times New Roman"/>
        </w:rPr>
        <w:t xml:space="preserve"> all staff will complete the </w:t>
      </w:r>
      <w:commentRangeStart w:id="6923"/>
      <w:r w:rsidRPr="00161219">
        <w:rPr>
          <w:rFonts w:cs="Times New Roman"/>
        </w:rPr>
        <w:t>“</w:t>
      </w:r>
      <w:hyperlink r:id="rId130" w:history="1">
        <w:r w:rsidRPr="00100832">
          <w:rPr>
            <w:rStyle w:val="Hyperlink"/>
            <w:rFonts w:cs="Times New Roman"/>
          </w:rPr>
          <w:t>Travel Authorization Form</w:t>
        </w:r>
      </w:hyperlink>
      <w:r w:rsidRPr="00161219">
        <w:rPr>
          <w:rFonts w:cs="Times New Roman"/>
        </w:rPr>
        <w:t xml:space="preserve">” </w:t>
      </w:r>
      <w:commentRangeEnd w:id="6923"/>
      <w:r w:rsidR="00734000" w:rsidRPr="00161219">
        <w:rPr>
          <w:rStyle w:val="CommentReference"/>
          <w:rFonts w:cs="Times New Roman"/>
          <w:sz w:val="24"/>
          <w:szCs w:val="24"/>
        </w:rPr>
        <w:commentReference w:id="6923"/>
      </w:r>
      <w:r w:rsidRPr="00161219">
        <w:rPr>
          <w:rFonts w:cs="Times New Roman"/>
        </w:rPr>
        <w:t>found on SharePoint. This form will collect the following information:</w:t>
      </w:r>
    </w:p>
    <w:p w14:paraId="45F2BE6F" w14:textId="77777777" w:rsidR="00DD2D53" w:rsidRPr="00161219" w:rsidRDefault="00DD2D53" w:rsidP="00820A98">
      <w:pPr>
        <w:pStyle w:val="ListParagraph"/>
        <w:numPr>
          <w:ilvl w:val="0"/>
          <w:numId w:val="76"/>
        </w:numPr>
        <w:spacing w:line="360" w:lineRule="auto"/>
        <w:jc w:val="both"/>
        <w:rPr>
          <w:rFonts w:cs="Times New Roman"/>
        </w:rPr>
      </w:pPr>
      <w:r w:rsidRPr="00161219">
        <w:rPr>
          <w:rFonts w:cs="Times New Roman"/>
        </w:rPr>
        <w:t>Traveler’s Full Name on official government ID (e.g., Cedula, Passport)</w:t>
      </w:r>
    </w:p>
    <w:p w14:paraId="0C808AA2" w14:textId="77777777" w:rsidR="00DD2D53" w:rsidRPr="00161219" w:rsidRDefault="00DD2D53" w:rsidP="00820A98">
      <w:pPr>
        <w:pStyle w:val="ListParagraph"/>
        <w:numPr>
          <w:ilvl w:val="0"/>
          <w:numId w:val="76"/>
        </w:numPr>
        <w:spacing w:line="360" w:lineRule="auto"/>
        <w:jc w:val="both"/>
        <w:rPr>
          <w:rFonts w:cs="Times New Roman"/>
        </w:rPr>
      </w:pPr>
      <w:r w:rsidRPr="00161219">
        <w:rPr>
          <w:rFonts w:cs="Times New Roman"/>
        </w:rPr>
        <w:t>Date Requested</w:t>
      </w:r>
    </w:p>
    <w:p w14:paraId="3A532851" w14:textId="77777777" w:rsidR="00DD2D53" w:rsidRPr="00161219" w:rsidRDefault="00DD2D53" w:rsidP="00820A98">
      <w:pPr>
        <w:pStyle w:val="ListParagraph"/>
        <w:numPr>
          <w:ilvl w:val="0"/>
          <w:numId w:val="76"/>
        </w:numPr>
        <w:spacing w:line="360" w:lineRule="auto"/>
        <w:jc w:val="both"/>
        <w:rPr>
          <w:rFonts w:cs="Times New Roman"/>
        </w:rPr>
      </w:pPr>
      <w:r w:rsidRPr="00161219">
        <w:rPr>
          <w:rFonts w:cs="Times New Roman"/>
        </w:rPr>
        <w:t>Purpose of the Trip/ Scope of Work to be Performed</w:t>
      </w:r>
    </w:p>
    <w:p w14:paraId="233E7F7F" w14:textId="77777777" w:rsidR="00DD2D53" w:rsidRPr="00161219" w:rsidRDefault="00DD2D53" w:rsidP="00820A98">
      <w:pPr>
        <w:pStyle w:val="ListParagraph"/>
        <w:numPr>
          <w:ilvl w:val="0"/>
          <w:numId w:val="76"/>
        </w:numPr>
        <w:spacing w:line="360" w:lineRule="auto"/>
        <w:jc w:val="both"/>
        <w:rPr>
          <w:rFonts w:cs="Times New Roman"/>
        </w:rPr>
      </w:pPr>
      <w:r w:rsidRPr="00161219">
        <w:rPr>
          <w:rFonts w:cs="Times New Roman"/>
        </w:rPr>
        <w:t>Dates of Travel</w:t>
      </w:r>
    </w:p>
    <w:p w14:paraId="2FADFD56" w14:textId="77777777" w:rsidR="00DD2D53" w:rsidRPr="00161219" w:rsidRDefault="00DD2D53" w:rsidP="00820A98">
      <w:pPr>
        <w:pStyle w:val="ListParagraph"/>
        <w:numPr>
          <w:ilvl w:val="0"/>
          <w:numId w:val="76"/>
        </w:numPr>
        <w:spacing w:line="360" w:lineRule="auto"/>
        <w:jc w:val="both"/>
        <w:rPr>
          <w:rFonts w:cs="Times New Roman"/>
        </w:rPr>
      </w:pPr>
      <w:r w:rsidRPr="00161219">
        <w:rPr>
          <w:rFonts w:cs="Times New Roman"/>
        </w:rPr>
        <w:t>Proposed Itinerary</w:t>
      </w:r>
    </w:p>
    <w:p w14:paraId="40DC89AF" w14:textId="77777777" w:rsidR="00DD2D53" w:rsidRDefault="00DD2D53" w:rsidP="00820A98">
      <w:pPr>
        <w:spacing w:line="360" w:lineRule="auto"/>
        <w:jc w:val="both"/>
        <w:rPr>
          <w:rFonts w:cs="Times New Roman"/>
        </w:rPr>
      </w:pPr>
    </w:p>
    <w:p w14:paraId="10F38786" w14:textId="2B1024CA" w:rsidR="00527FAB" w:rsidRPr="00B04363" w:rsidRDefault="00DD2D53" w:rsidP="00820A98">
      <w:pPr>
        <w:spacing w:line="360" w:lineRule="auto"/>
        <w:jc w:val="both"/>
        <w:rPr>
          <w:rFonts w:cs="Times New Roman"/>
        </w:rPr>
      </w:pPr>
      <w:r w:rsidRPr="00975C14">
        <w:rPr>
          <w:rFonts w:cs="Times New Roman"/>
        </w:rPr>
        <w:t xml:space="preserve">Once the form is completed, it will be uploaded into the Replicon platform at: </w:t>
      </w:r>
      <w:hyperlink r:id="rId131">
        <w:r w:rsidRPr="00975C14">
          <w:rPr>
            <w:rStyle w:val="Hyperlink"/>
            <w:rFonts w:cs="Times New Roman"/>
          </w:rPr>
          <w:t>https://login.replicon.com/</w:t>
        </w:r>
      </w:hyperlink>
      <w:r w:rsidRPr="00975C14">
        <w:rPr>
          <w:rFonts w:cs="Times New Roman"/>
        </w:rPr>
        <w:t xml:space="preserve">. Employees will create a new expense report in Replicon to request approval for the travel authorization. The form will be uploaded into the Replicon database as supporting documentation for the travel. The employee will electronically submit the request for approval. The respective supervisor will then review the proposed travel itinerary, and either approve or reject for modification electronically. Once a fully approved travel itinerary is in Replicon, the employee can proceed with remaining travel plans and bookings. </w:t>
      </w:r>
    </w:p>
    <w:p w14:paraId="727E756B" w14:textId="77777777" w:rsidR="00527FAB" w:rsidRPr="00F47D85" w:rsidRDefault="00527FAB" w:rsidP="00F47D85">
      <w:pPr>
        <w:pStyle w:val="Heading3"/>
      </w:pPr>
      <w:bookmarkStart w:id="6924" w:name="_Toc29250568"/>
      <w:bookmarkStart w:id="6925" w:name="_Toc82539602"/>
      <w:bookmarkStart w:id="6926" w:name="_Toc222754767"/>
      <w:r w:rsidRPr="00F47D85">
        <w:rPr>
          <w:rStyle w:val="Heading3Char"/>
          <w:b/>
          <w:bCs/>
        </w:rPr>
        <w:t>14.2.1 Itinerary Changes</w:t>
      </w:r>
      <w:bookmarkEnd w:id="6924"/>
      <w:bookmarkEnd w:id="6925"/>
      <w:bookmarkEnd w:id="6926"/>
    </w:p>
    <w:p w14:paraId="786B8D84" w14:textId="77777777" w:rsidR="00527FAB" w:rsidRPr="00C17238" w:rsidRDefault="00527FAB" w:rsidP="00527FAB">
      <w:pPr>
        <w:spacing w:line="360" w:lineRule="auto"/>
        <w:jc w:val="both"/>
        <w:rPr>
          <w:rFonts w:cs="Times New Roman"/>
        </w:rPr>
      </w:pPr>
      <w:r w:rsidRPr="00C17238">
        <w:rPr>
          <w:rFonts w:cs="Times New Roman"/>
        </w:rPr>
        <w:t xml:space="preserve">The appropriate supervisor should approve the traveler’s itinerary changes. After receiving approval from the supervisor, travelers can contact the appropriate agency to make the necessary changes. Most importantly, it is critical that the supervisor notifies the FO Finance Department, to ensure that the per diem amount or other changes can be made, as necessary. In emergency circumstances, when a supervisor is not available or after hour changes must be made immediately, it is left to the discretion of the travelers. However, they are required to notify their supervisor once the change(s) have been made. Note that the supervisor reserves the right to not approve the change. In such instance, the traveler will be responsible for any difference in cost associated with the change. Disagreements will be resolved by the </w:t>
      </w:r>
      <w:commentRangeStart w:id="6927"/>
      <w:r w:rsidRPr="00C17238">
        <w:rPr>
          <w:rFonts w:cs="Times New Roman"/>
        </w:rPr>
        <w:t>CFO at Partners HQ.</w:t>
      </w:r>
      <w:commentRangeEnd w:id="6927"/>
      <w:r w:rsidR="00C63468" w:rsidRPr="00C17238">
        <w:rPr>
          <w:rStyle w:val="CommentReference"/>
          <w:rFonts w:cs="Times New Roman"/>
          <w:sz w:val="24"/>
          <w:szCs w:val="24"/>
        </w:rPr>
        <w:commentReference w:id="6927"/>
      </w:r>
    </w:p>
    <w:p w14:paraId="512106B3" w14:textId="77777777" w:rsidR="00527FAB" w:rsidRPr="00F47D85" w:rsidRDefault="00527FAB" w:rsidP="00F47D85">
      <w:pPr>
        <w:pStyle w:val="Heading2"/>
      </w:pPr>
      <w:bookmarkStart w:id="6928" w:name="_14.3_Traveler_Definitions"/>
      <w:bookmarkStart w:id="6929" w:name="_Toc43221828"/>
      <w:bookmarkStart w:id="6930" w:name="_Toc82539603"/>
      <w:bookmarkStart w:id="6931" w:name="_Toc222754768"/>
      <w:bookmarkEnd w:id="6928"/>
      <w:r w:rsidRPr="00F47D85">
        <w:t>14.3 Traveler Definitions</w:t>
      </w:r>
      <w:bookmarkEnd w:id="6929"/>
      <w:bookmarkEnd w:id="6930"/>
      <w:bookmarkEnd w:id="6931"/>
    </w:p>
    <w:p w14:paraId="7B0AE3B4" w14:textId="77777777" w:rsidR="00527FAB" w:rsidRPr="00C17238" w:rsidRDefault="00527FAB" w:rsidP="00527FAB">
      <w:pPr>
        <w:spacing w:line="360" w:lineRule="auto"/>
        <w:jc w:val="both"/>
        <w:rPr>
          <w:rFonts w:cs="Times New Roman"/>
        </w:rPr>
      </w:pPr>
      <w:r w:rsidRPr="00C17238">
        <w:rPr>
          <w:rFonts w:cs="Times New Roman"/>
        </w:rPr>
        <w:t>Partners’ travel policy is broken out based on three traveler types. All travelers are expected to comply with and follow the provisions in their respective categories as follows:</w:t>
      </w:r>
    </w:p>
    <w:p w14:paraId="6BCE790F" w14:textId="77777777" w:rsidR="00527FAB" w:rsidRPr="00C17238" w:rsidRDefault="00527FAB" w:rsidP="00F05B60">
      <w:pPr>
        <w:pStyle w:val="ListParagraph"/>
        <w:numPr>
          <w:ilvl w:val="0"/>
          <w:numId w:val="86"/>
        </w:numPr>
        <w:spacing w:after="200" w:line="360" w:lineRule="auto"/>
        <w:rPr>
          <w:rFonts w:cs="Times New Roman"/>
        </w:rPr>
      </w:pPr>
      <w:r w:rsidRPr="00C17238">
        <w:rPr>
          <w:rFonts w:cs="Times New Roman"/>
        </w:rPr>
        <w:t>US based/HQ</w:t>
      </w:r>
    </w:p>
    <w:p w14:paraId="6B071A46" w14:textId="77777777" w:rsidR="00527FAB" w:rsidRPr="00C17238" w:rsidRDefault="00527FAB" w:rsidP="00F05B60">
      <w:pPr>
        <w:pStyle w:val="ListParagraph"/>
        <w:numPr>
          <w:ilvl w:val="1"/>
          <w:numId w:val="86"/>
        </w:numPr>
        <w:spacing w:after="200" w:line="360" w:lineRule="auto"/>
        <w:rPr>
          <w:rFonts w:cs="Times New Roman"/>
        </w:rPr>
      </w:pPr>
      <w:r w:rsidRPr="00C17238">
        <w:rPr>
          <w:rFonts w:cs="Times New Roman"/>
        </w:rPr>
        <w:t xml:space="preserve">US based/HQ are all individuals with their principal desk location at HQ. </w:t>
      </w:r>
    </w:p>
    <w:p w14:paraId="0A87E9F1" w14:textId="77777777" w:rsidR="00527FAB" w:rsidRPr="00C17238" w:rsidRDefault="00527FAB" w:rsidP="00F05B60">
      <w:pPr>
        <w:pStyle w:val="ListParagraph"/>
        <w:numPr>
          <w:ilvl w:val="1"/>
          <w:numId w:val="86"/>
        </w:numPr>
        <w:spacing w:after="200" w:line="360" w:lineRule="auto"/>
        <w:rPr>
          <w:rFonts w:cs="Times New Roman"/>
        </w:rPr>
      </w:pPr>
      <w:r w:rsidRPr="00C17238">
        <w:rPr>
          <w:rFonts w:cs="Times New Roman"/>
        </w:rPr>
        <w:t>This includes but is not limited to:</w:t>
      </w:r>
    </w:p>
    <w:p w14:paraId="1B26756E" w14:textId="77777777" w:rsidR="00527FAB" w:rsidRPr="00C17238" w:rsidRDefault="00527FAB" w:rsidP="00F05B60">
      <w:pPr>
        <w:pStyle w:val="ListParagraph"/>
        <w:numPr>
          <w:ilvl w:val="2"/>
          <w:numId w:val="86"/>
        </w:numPr>
        <w:spacing w:after="200" w:line="360" w:lineRule="auto"/>
        <w:rPr>
          <w:rFonts w:cs="Times New Roman"/>
        </w:rPr>
      </w:pPr>
      <w:r w:rsidRPr="00C17238">
        <w:rPr>
          <w:rFonts w:cs="Times New Roman"/>
        </w:rPr>
        <w:t>HQ Staff</w:t>
      </w:r>
    </w:p>
    <w:p w14:paraId="2D73BD40" w14:textId="77777777" w:rsidR="00527FAB" w:rsidRPr="00C17238" w:rsidRDefault="00527FAB" w:rsidP="00F05B60">
      <w:pPr>
        <w:pStyle w:val="ListParagraph"/>
        <w:numPr>
          <w:ilvl w:val="2"/>
          <w:numId w:val="86"/>
        </w:numPr>
        <w:spacing w:after="200" w:line="360" w:lineRule="auto"/>
        <w:rPr>
          <w:rFonts w:cs="Times New Roman"/>
        </w:rPr>
      </w:pPr>
      <w:r w:rsidRPr="00C17238">
        <w:rPr>
          <w:rFonts w:cs="Times New Roman"/>
        </w:rPr>
        <w:t>Consultants</w:t>
      </w:r>
    </w:p>
    <w:p w14:paraId="4C30143F" w14:textId="77777777" w:rsidR="00527FAB" w:rsidRPr="00C17238" w:rsidRDefault="00527FAB" w:rsidP="00F05B60">
      <w:pPr>
        <w:pStyle w:val="ListParagraph"/>
        <w:numPr>
          <w:ilvl w:val="2"/>
          <w:numId w:val="86"/>
        </w:numPr>
        <w:spacing w:after="200" w:line="360" w:lineRule="auto"/>
        <w:rPr>
          <w:rFonts w:cs="Times New Roman"/>
        </w:rPr>
      </w:pPr>
      <w:r w:rsidRPr="00C17238">
        <w:rPr>
          <w:rFonts w:cs="Times New Roman"/>
        </w:rPr>
        <w:t xml:space="preserve">Interns </w:t>
      </w:r>
    </w:p>
    <w:p w14:paraId="6B85801D" w14:textId="77777777" w:rsidR="00527FAB" w:rsidRPr="00C17238" w:rsidRDefault="00527FAB" w:rsidP="00F05B60">
      <w:pPr>
        <w:pStyle w:val="ListParagraph"/>
        <w:numPr>
          <w:ilvl w:val="2"/>
          <w:numId w:val="86"/>
        </w:numPr>
        <w:spacing w:after="200" w:line="360" w:lineRule="auto"/>
        <w:rPr>
          <w:rFonts w:cs="Times New Roman"/>
        </w:rPr>
      </w:pPr>
      <w:r w:rsidRPr="00C17238">
        <w:rPr>
          <w:rFonts w:cs="Times New Roman"/>
        </w:rPr>
        <w:t>Telecommuting employees, etc.</w:t>
      </w:r>
    </w:p>
    <w:p w14:paraId="7B90C075" w14:textId="77777777" w:rsidR="00527FAB" w:rsidRPr="00C17238" w:rsidRDefault="00527FAB" w:rsidP="00F05B60">
      <w:pPr>
        <w:pStyle w:val="ListParagraph"/>
        <w:numPr>
          <w:ilvl w:val="0"/>
          <w:numId w:val="86"/>
        </w:numPr>
        <w:spacing w:after="200" w:line="360" w:lineRule="auto"/>
        <w:rPr>
          <w:rFonts w:cs="Times New Roman"/>
        </w:rPr>
      </w:pPr>
      <w:r w:rsidRPr="00C17238">
        <w:rPr>
          <w:rFonts w:cs="Times New Roman"/>
        </w:rPr>
        <w:t>Local Field Office staff</w:t>
      </w:r>
    </w:p>
    <w:p w14:paraId="7B34464E" w14:textId="77777777" w:rsidR="00527FAB" w:rsidRPr="00C17238" w:rsidRDefault="00527FAB" w:rsidP="00F05B60">
      <w:pPr>
        <w:pStyle w:val="ListParagraph"/>
        <w:numPr>
          <w:ilvl w:val="1"/>
          <w:numId w:val="86"/>
        </w:numPr>
        <w:spacing w:after="200" w:line="360" w:lineRule="auto"/>
        <w:rPr>
          <w:rFonts w:cs="Times New Roman"/>
        </w:rPr>
      </w:pPr>
      <w:r w:rsidRPr="00C17238">
        <w:rPr>
          <w:rFonts w:cs="Times New Roman"/>
        </w:rPr>
        <w:t>Local field staff are those on payroll at Partners field offices, including the Country Director</w:t>
      </w:r>
    </w:p>
    <w:p w14:paraId="1F7A1DA4" w14:textId="2A362492" w:rsidR="00527FAB" w:rsidRPr="00C17238" w:rsidRDefault="00527FAB" w:rsidP="00F05B60">
      <w:pPr>
        <w:pStyle w:val="ListParagraph"/>
        <w:numPr>
          <w:ilvl w:val="1"/>
          <w:numId w:val="86"/>
        </w:numPr>
        <w:spacing w:after="200" w:line="360" w:lineRule="auto"/>
        <w:rPr>
          <w:rFonts w:cs="Times New Roman"/>
        </w:rPr>
      </w:pPr>
      <w:r w:rsidRPr="00C17238">
        <w:rPr>
          <w:rFonts w:cs="Times New Roman"/>
        </w:rPr>
        <w:t>Local consultant</w:t>
      </w:r>
      <w:ins w:id="6932" w:author="Megan Ash" w:date="2026-02-17T14:47:00Z" w16du:dateUtc="2026-02-17T19:47:00Z">
        <w:r w:rsidR="009B34C8">
          <w:rPr>
            <w:rFonts w:cs="Times New Roman"/>
          </w:rPr>
          <w:t>s</w:t>
        </w:r>
      </w:ins>
      <w:r w:rsidRPr="00C17238">
        <w:rPr>
          <w:rFonts w:cs="Times New Roman"/>
        </w:rPr>
        <w:t xml:space="preserve"> based </w:t>
      </w:r>
      <w:del w:id="6933" w:author="Megan Ash" w:date="2026-02-23T15:12:00Z" w16du:dateUtc="2026-02-23T20:12:00Z">
        <w:r w:rsidRPr="00C17238" w:rsidDel="002A00C5">
          <w:rPr>
            <w:rFonts w:cs="Times New Roman"/>
          </w:rPr>
          <w:delText>abroad are consultants paid directly by the field office</w:delText>
        </w:r>
      </w:del>
      <w:ins w:id="6934" w:author="Megan Ash" w:date="2026-02-23T15:12:00Z" w16du:dateUtc="2026-02-23T20:12:00Z">
        <w:r w:rsidR="002A00C5">
          <w:rPr>
            <w:rFonts w:cs="Times New Roman"/>
          </w:rPr>
          <w:t>in Honduras</w:t>
        </w:r>
      </w:ins>
    </w:p>
    <w:p w14:paraId="2ACFE76F" w14:textId="77777777" w:rsidR="00527FAB" w:rsidRPr="00C17238" w:rsidRDefault="00527FAB" w:rsidP="00F05B60">
      <w:pPr>
        <w:pStyle w:val="ListParagraph"/>
        <w:numPr>
          <w:ilvl w:val="1"/>
          <w:numId w:val="86"/>
        </w:numPr>
        <w:spacing w:after="200" w:line="360" w:lineRule="auto"/>
        <w:rPr>
          <w:rFonts w:cs="Times New Roman"/>
        </w:rPr>
      </w:pPr>
      <w:r w:rsidRPr="00C17238">
        <w:rPr>
          <w:rFonts w:cs="Times New Roman"/>
        </w:rPr>
        <w:t>All other local travelers</w:t>
      </w:r>
    </w:p>
    <w:p w14:paraId="04EE5269" w14:textId="77777777" w:rsidR="00527FAB" w:rsidRPr="00C17238" w:rsidRDefault="00527FAB" w:rsidP="00F05B60">
      <w:pPr>
        <w:pStyle w:val="ListParagraph"/>
        <w:numPr>
          <w:ilvl w:val="0"/>
          <w:numId w:val="86"/>
        </w:numPr>
        <w:spacing w:after="200" w:line="360" w:lineRule="auto"/>
        <w:rPr>
          <w:rFonts w:cs="Times New Roman"/>
        </w:rPr>
      </w:pPr>
      <w:r w:rsidRPr="00C17238">
        <w:rPr>
          <w:rFonts w:cs="Times New Roman"/>
        </w:rPr>
        <w:t xml:space="preserve">US based/Other </w:t>
      </w:r>
    </w:p>
    <w:p w14:paraId="45DC4BC1" w14:textId="77777777" w:rsidR="00527FAB" w:rsidRPr="00C17238" w:rsidRDefault="00527FAB" w:rsidP="00F05B60">
      <w:pPr>
        <w:pStyle w:val="ListParagraph"/>
        <w:numPr>
          <w:ilvl w:val="1"/>
          <w:numId w:val="86"/>
        </w:numPr>
        <w:spacing w:after="200" w:line="360" w:lineRule="auto"/>
        <w:rPr>
          <w:rFonts w:cs="Times New Roman"/>
        </w:rPr>
      </w:pPr>
      <w:r w:rsidRPr="00C17238">
        <w:rPr>
          <w:rFonts w:cs="Times New Roman"/>
        </w:rPr>
        <w:t>Including but not limited to volunteers, board members, etc.</w:t>
      </w:r>
    </w:p>
    <w:p w14:paraId="5AFB87B8" w14:textId="5117E553" w:rsidR="00272733" w:rsidRPr="003C01A6" w:rsidRDefault="00527FAB" w:rsidP="00820A98">
      <w:pPr>
        <w:pStyle w:val="Heading2"/>
      </w:pPr>
      <w:bookmarkStart w:id="6935" w:name="_Toc156562568"/>
      <w:bookmarkStart w:id="6936" w:name="_Toc222754769"/>
      <w:bookmarkStart w:id="6937" w:name="_Toc29250569"/>
      <w:bookmarkStart w:id="6938" w:name="_Toc82539604"/>
      <w:r w:rsidRPr="00C17238">
        <w:t xml:space="preserve">14.4 </w:t>
      </w:r>
      <w:r w:rsidR="00272733">
        <w:t>Insurance Coverage and Security Protocols</w:t>
      </w:r>
      <w:bookmarkEnd w:id="6935"/>
      <w:bookmarkEnd w:id="6936"/>
    </w:p>
    <w:p w14:paraId="7E9285FE" w14:textId="77777777" w:rsidR="00272733" w:rsidRDefault="00272733" w:rsidP="00820A98">
      <w:pPr>
        <w:spacing w:line="360" w:lineRule="auto"/>
        <w:jc w:val="both"/>
        <w:rPr>
          <w:rFonts w:cs="Times New Roman"/>
        </w:rPr>
      </w:pPr>
      <w:r>
        <w:rPr>
          <w:rFonts w:cs="Times New Roman"/>
        </w:rPr>
        <w:t>For all Partners travelers, if a TA is completed, the below coverage for insurance and security applies as indicated below.</w:t>
      </w:r>
    </w:p>
    <w:p w14:paraId="562B4D8B" w14:textId="111E0B3B" w:rsidR="00272733" w:rsidRPr="008501FF" w:rsidRDefault="00822AED" w:rsidP="00820A98">
      <w:pPr>
        <w:pStyle w:val="Heading3"/>
        <w:rPr>
          <w:sz w:val="24"/>
        </w:rPr>
      </w:pPr>
      <w:bookmarkStart w:id="6939" w:name="_Toc156562569"/>
      <w:bookmarkStart w:id="6940" w:name="_Toc222754770"/>
      <w:r>
        <w:rPr>
          <w:rStyle w:val="Heading3Char"/>
          <w:b/>
          <w:bCs/>
        </w:rPr>
        <w:t xml:space="preserve">14.4.1 </w:t>
      </w:r>
      <w:r w:rsidR="00272733" w:rsidRPr="00820A98">
        <w:rPr>
          <w:rStyle w:val="Heading3Char"/>
          <w:b/>
          <w:bCs/>
        </w:rPr>
        <w:t>Travel Insurance</w:t>
      </w:r>
      <w:bookmarkEnd w:id="6939"/>
      <w:bookmarkEnd w:id="6940"/>
    </w:p>
    <w:p w14:paraId="564AB977" w14:textId="77777777" w:rsidR="00272733" w:rsidRDefault="00272733" w:rsidP="00822AED">
      <w:pPr>
        <w:spacing w:line="360" w:lineRule="auto"/>
        <w:jc w:val="both"/>
        <w:rPr>
          <w:rFonts w:cs="Times New Roman"/>
        </w:rPr>
      </w:pPr>
      <w:r>
        <w:rPr>
          <w:rFonts w:cs="Times New Roman"/>
        </w:rPr>
        <w:t>Partners</w:t>
      </w:r>
      <w:r w:rsidRPr="001F2382">
        <w:rPr>
          <w:rFonts w:cs="Times New Roman"/>
        </w:rPr>
        <w:t xml:space="preserve"> has procured a blanket business travel insurance through AIG. This means </w:t>
      </w:r>
      <w:r>
        <w:rPr>
          <w:rFonts w:cs="Times New Roman"/>
        </w:rPr>
        <w:t>Partners</w:t>
      </w:r>
      <w:r w:rsidRPr="001F2382">
        <w:rPr>
          <w:rFonts w:cs="Times New Roman"/>
        </w:rPr>
        <w:t xml:space="preserve"> travelers are </w:t>
      </w:r>
      <w:r w:rsidRPr="001F2382">
        <w:rPr>
          <w:rFonts w:cs="Times New Roman"/>
          <w:b/>
          <w:bCs/>
        </w:rPr>
        <w:t>automatically enrolled in coverage</w:t>
      </w:r>
      <w:r w:rsidRPr="001F2382">
        <w:rPr>
          <w:rFonts w:cs="Times New Roman"/>
        </w:rPr>
        <w:t xml:space="preserve"> </w:t>
      </w:r>
      <w:r w:rsidRPr="009C4B7D">
        <w:rPr>
          <w:rFonts w:cs="Times New Roman"/>
          <w:b/>
          <w:bCs/>
        </w:rPr>
        <w:t>if they are traveling outside of their home country.</w:t>
      </w:r>
      <w:r w:rsidRPr="001F2382">
        <w:rPr>
          <w:rFonts w:cs="Times New Roman"/>
        </w:rPr>
        <w:t xml:space="preserve"> Policy information is outlined below</w:t>
      </w:r>
      <w:r>
        <w:rPr>
          <w:rFonts w:cs="Times New Roman"/>
        </w:rPr>
        <w:t xml:space="preserve"> and available on </w:t>
      </w:r>
      <w:hyperlink r:id="rId132" w:history="1">
        <w:r w:rsidRPr="00256009">
          <w:rPr>
            <w:rStyle w:val="Hyperlink"/>
            <w:rFonts w:cs="Times New Roman"/>
          </w:rPr>
          <w:t>SharePoint</w:t>
        </w:r>
      </w:hyperlink>
      <w:r>
        <w:rPr>
          <w:rFonts w:cs="Times New Roman"/>
        </w:rPr>
        <w:t>.</w:t>
      </w:r>
    </w:p>
    <w:p w14:paraId="685C8CDC" w14:textId="77777777" w:rsidR="00822AED" w:rsidRPr="001F2382" w:rsidRDefault="00822AED" w:rsidP="00820A98">
      <w:pPr>
        <w:spacing w:line="360" w:lineRule="auto"/>
        <w:jc w:val="both"/>
        <w:rPr>
          <w:rFonts w:cs="Times New Roman"/>
        </w:rPr>
      </w:pPr>
    </w:p>
    <w:p w14:paraId="0BBA009F" w14:textId="77777777" w:rsidR="00272733" w:rsidRPr="001F2382" w:rsidRDefault="00272733" w:rsidP="00820A98">
      <w:pPr>
        <w:spacing w:line="360" w:lineRule="auto"/>
        <w:jc w:val="both"/>
        <w:rPr>
          <w:rFonts w:cs="Times New Roman"/>
          <w:b/>
          <w:bCs/>
          <w:u w:val="single"/>
        </w:rPr>
      </w:pPr>
      <w:r w:rsidRPr="001F2382">
        <w:rPr>
          <w:rFonts w:cs="Times New Roman"/>
          <w:b/>
          <w:bCs/>
          <w:u w:val="single"/>
        </w:rPr>
        <w:t>Who does it cover?</w:t>
      </w:r>
    </w:p>
    <w:p w14:paraId="79B686EF" w14:textId="77777777" w:rsidR="00272733" w:rsidRDefault="00272733" w:rsidP="00822AED">
      <w:pPr>
        <w:spacing w:line="360" w:lineRule="auto"/>
        <w:jc w:val="both"/>
        <w:rPr>
          <w:rFonts w:cs="Times New Roman"/>
        </w:rPr>
      </w:pPr>
      <w:r w:rsidRPr="001F2382">
        <w:rPr>
          <w:rFonts w:cs="Times New Roman"/>
        </w:rPr>
        <w:t xml:space="preserve">The policy covers all </w:t>
      </w:r>
      <w:r>
        <w:rPr>
          <w:rFonts w:cs="Times New Roman"/>
        </w:rPr>
        <w:t>Partners</w:t>
      </w:r>
      <w:r w:rsidRPr="001F2382">
        <w:rPr>
          <w:rFonts w:cs="Times New Roman"/>
        </w:rPr>
        <w:t xml:space="preserve"> travelers both at </w:t>
      </w:r>
      <w:r>
        <w:rPr>
          <w:rFonts w:cs="Times New Roman"/>
        </w:rPr>
        <w:t>HO</w:t>
      </w:r>
      <w:r w:rsidRPr="001F2382">
        <w:rPr>
          <w:rFonts w:cs="Times New Roman"/>
        </w:rPr>
        <w:t xml:space="preserve"> and in the field offices, including staff, consultants, volunteers, and board members. Note: medical, political, and security evacuation is covered for all expatriates and their families, regardless of travel.</w:t>
      </w:r>
      <w:r>
        <w:rPr>
          <w:rFonts w:cs="Times New Roman"/>
        </w:rPr>
        <w:t xml:space="preserve"> </w:t>
      </w:r>
    </w:p>
    <w:p w14:paraId="785F2779" w14:textId="77777777" w:rsidR="00822AED" w:rsidRPr="001F2382" w:rsidRDefault="00822AED" w:rsidP="00820A98">
      <w:pPr>
        <w:spacing w:line="360" w:lineRule="auto"/>
        <w:jc w:val="both"/>
        <w:rPr>
          <w:rFonts w:cs="Times New Roman"/>
        </w:rPr>
      </w:pPr>
    </w:p>
    <w:p w14:paraId="6A638159" w14:textId="77777777" w:rsidR="00272733" w:rsidRPr="001F2382" w:rsidRDefault="00272733" w:rsidP="00820A98">
      <w:pPr>
        <w:spacing w:line="360" w:lineRule="auto"/>
        <w:jc w:val="both"/>
        <w:rPr>
          <w:rFonts w:cs="Times New Roman"/>
          <w:b/>
          <w:bCs/>
          <w:u w:val="single"/>
        </w:rPr>
      </w:pPr>
      <w:r w:rsidRPr="001F2382">
        <w:rPr>
          <w:rFonts w:cs="Times New Roman"/>
          <w:b/>
          <w:bCs/>
          <w:u w:val="single"/>
        </w:rPr>
        <w:t>What does it cover?</w:t>
      </w:r>
    </w:p>
    <w:p w14:paraId="06661D5C"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Travel assistance services including hotel and rental vehicle re-booking, roadside assistance, emergency return travel arrangements, assistance with lost/stolen baggage, assistance with lost passport or travel documents, emergency telephone interpretation assistance and many other services</w:t>
      </w:r>
    </w:p>
    <w:p w14:paraId="168106BA"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 xml:space="preserve">Medical emergency evacuation </w:t>
      </w:r>
    </w:p>
    <w:p w14:paraId="6EEBB8CD"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Out-of-Country medical expense (does cover medical expenses related to COVID-19)</w:t>
      </w:r>
    </w:p>
    <w:p w14:paraId="641D8941"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Physician/hospital/dental/vision referrals while out of home country</w:t>
      </w:r>
    </w:p>
    <w:p w14:paraId="5C277B52"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Emergency prescription replacement (if medications are lost or stolen)</w:t>
      </w:r>
    </w:p>
    <w:p w14:paraId="71B2EA87"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Dispatch of doctor or specialist to bedside in country</w:t>
      </w:r>
    </w:p>
    <w:p w14:paraId="77DC32E7"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In-patient and out-patient medical case management</w:t>
      </w:r>
    </w:p>
    <w:p w14:paraId="5599BD7B"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 xml:space="preserve">Security and political evacuations </w:t>
      </w:r>
    </w:p>
    <w:p w14:paraId="0606F160"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Natural disaster coverage</w:t>
      </w:r>
    </w:p>
    <w:p w14:paraId="5366B39C"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 xml:space="preserve">Support for identity theft </w:t>
      </w:r>
    </w:p>
    <w:p w14:paraId="2605494E"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 xml:space="preserve">Accidental death, dismemberment and paralysis including home and vehicle alterations if needed </w:t>
      </w:r>
    </w:p>
    <w:p w14:paraId="33DA02D0"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 xml:space="preserve">Physical therapy, psychological or rehabilitation </w:t>
      </w:r>
    </w:p>
    <w:p w14:paraId="4DAAB85C"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 xml:space="preserve">Bereavement and trauma counseling </w:t>
      </w:r>
    </w:p>
    <w:p w14:paraId="296F7040" w14:textId="77777777" w:rsidR="00272733" w:rsidRPr="001F2382"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rPr>
        <w:t xml:space="preserve">Carjacking </w:t>
      </w:r>
    </w:p>
    <w:p w14:paraId="3331FE06" w14:textId="77777777" w:rsidR="00272733" w:rsidRDefault="00272733" w:rsidP="00820A98">
      <w:pPr>
        <w:pStyle w:val="ListParagraph"/>
        <w:numPr>
          <w:ilvl w:val="0"/>
          <w:numId w:val="256"/>
        </w:numPr>
        <w:spacing w:line="360" w:lineRule="auto"/>
        <w:contextualSpacing w:val="0"/>
        <w:jc w:val="both"/>
        <w:rPr>
          <w:rFonts w:eastAsia="Times New Roman" w:cs="Times New Roman"/>
        </w:rPr>
      </w:pPr>
      <w:r w:rsidRPr="001F2382">
        <w:rPr>
          <w:rFonts w:eastAsia="Times New Roman" w:cs="Times New Roman"/>
          <w:b/>
          <w:bCs/>
        </w:rPr>
        <w:t>And many more services</w:t>
      </w:r>
      <w:r w:rsidRPr="001F2382">
        <w:rPr>
          <w:rFonts w:eastAsia="Times New Roman" w:cs="Times New Roman"/>
        </w:rPr>
        <w:t xml:space="preserve">, please reference </w:t>
      </w:r>
      <w:hyperlink r:id="rId133" w:history="1">
        <w:r w:rsidRPr="00256009">
          <w:rPr>
            <w:rStyle w:val="Hyperlink"/>
            <w:rFonts w:eastAsia="Times New Roman" w:cs="Times New Roman"/>
          </w:rPr>
          <w:t>full policy</w:t>
        </w:r>
        <w:r w:rsidRPr="001F2382">
          <w:rPr>
            <w:rStyle w:val="Hyperlink"/>
            <w:rFonts w:eastAsia="Times New Roman" w:cs="Times New Roman"/>
          </w:rPr>
          <w:t xml:space="preserve"> for more information</w:t>
        </w:r>
      </w:hyperlink>
    </w:p>
    <w:p w14:paraId="1FEAFD8E" w14:textId="77777777" w:rsidR="00272733" w:rsidRPr="001F2382" w:rsidRDefault="00272733" w:rsidP="00820A98">
      <w:pPr>
        <w:pStyle w:val="ListParagraph"/>
        <w:spacing w:line="360" w:lineRule="auto"/>
        <w:contextualSpacing w:val="0"/>
        <w:jc w:val="both"/>
        <w:rPr>
          <w:rFonts w:eastAsia="Times New Roman" w:cs="Times New Roman"/>
        </w:rPr>
      </w:pPr>
    </w:p>
    <w:p w14:paraId="150DEE1B" w14:textId="77777777" w:rsidR="00272733" w:rsidRPr="001F2382" w:rsidRDefault="00272733" w:rsidP="00820A98">
      <w:pPr>
        <w:spacing w:line="360" w:lineRule="auto"/>
        <w:jc w:val="both"/>
        <w:rPr>
          <w:rFonts w:cs="Times New Roman"/>
          <w:b/>
          <w:bCs/>
          <w:u w:val="single"/>
        </w:rPr>
      </w:pPr>
      <w:r w:rsidRPr="001F2382">
        <w:rPr>
          <w:rFonts w:cs="Times New Roman"/>
          <w:b/>
          <w:bCs/>
          <w:u w:val="single"/>
        </w:rPr>
        <w:t>When does it cover costs?</w:t>
      </w:r>
    </w:p>
    <w:p w14:paraId="52743A27" w14:textId="77777777" w:rsidR="00272733" w:rsidRDefault="00272733" w:rsidP="00820A98">
      <w:pPr>
        <w:spacing w:line="360" w:lineRule="auto"/>
        <w:jc w:val="both"/>
        <w:rPr>
          <w:rFonts w:cs="Times New Roman"/>
        </w:rPr>
      </w:pPr>
      <w:r w:rsidRPr="001F2382">
        <w:rPr>
          <w:rFonts w:cs="Times New Roman"/>
        </w:rPr>
        <w:t xml:space="preserve">The policy provides the attached benefits when a </w:t>
      </w:r>
      <w:r>
        <w:rPr>
          <w:rFonts w:cs="Times New Roman"/>
        </w:rPr>
        <w:t>Partners</w:t>
      </w:r>
      <w:r w:rsidRPr="001F2382">
        <w:rPr>
          <w:rFonts w:cs="Times New Roman"/>
        </w:rPr>
        <w:t xml:space="preserve"> traveler leaves their </w:t>
      </w:r>
      <w:r w:rsidRPr="001F2382">
        <w:rPr>
          <w:rFonts w:cs="Times New Roman"/>
          <w:u w:val="single"/>
        </w:rPr>
        <w:t>home country</w:t>
      </w:r>
      <w:r w:rsidRPr="001F2382">
        <w:rPr>
          <w:rFonts w:cs="Times New Roman"/>
        </w:rPr>
        <w:t xml:space="preserve"> and travels to </w:t>
      </w:r>
      <w:r w:rsidRPr="001F2382">
        <w:rPr>
          <w:rFonts w:cs="Times New Roman"/>
          <w:u w:val="single"/>
        </w:rPr>
        <w:t>another country</w:t>
      </w:r>
      <w:r w:rsidRPr="001F2382">
        <w:rPr>
          <w:rFonts w:cs="Times New Roman"/>
        </w:rPr>
        <w:t>. This means it would cover a Colombian staff member traveling to Panama, as they are leaving their home country, however, it will not cover a Colombian staff member while traveling in Colombia. All medical claims for travelers within their home country will default to their primary insurance and not covered under this policy.</w:t>
      </w:r>
    </w:p>
    <w:p w14:paraId="4FE7DAC9" w14:textId="77777777" w:rsidR="00272733" w:rsidRPr="001F2382" w:rsidRDefault="00272733" w:rsidP="00820A98">
      <w:pPr>
        <w:spacing w:line="360" w:lineRule="auto"/>
        <w:jc w:val="both"/>
        <w:rPr>
          <w:rFonts w:cs="Times New Roman"/>
        </w:rPr>
      </w:pPr>
    </w:p>
    <w:p w14:paraId="0CC12B16" w14:textId="77777777" w:rsidR="00272733" w:rsidRPr="001F2382" w:rsidRDefault="00272733" w:rsidP="00820A98">
      <w:pPr>
        <w:spacing w:line="360" w:lineRule="auto"/>
        <w:jc w:val="both"/>
        <w:rPr>
          <w:rFonts w:cs="Times New Roman"/>
          <w:b/>
          <w:bCs/>
          <w:u w:val="single"/>
        </w:rPr>
      </w:pPr>
      <w:r w:rsidRPr="001F2382">
        <w:rPr>
          <w:rFonts w:cs="Times New Roman"/>
          <w:b/>
          <w:bCs/>
          <w:u w:val="single"/>
        </w:rPr>
        <w:t>How to access information and ID cards?</w:t>
      </w:r>
    </w:p>
    <w:p w14:paraId="699EAB34" w14:textId="77777777" w:rsidR="00272733" w:rsidRDefault="00272733" w:rsidP="00820A98">
      <w:pPr>
        <w:spacing w:line="360" w:lineRule="auto"/>
        <w:jc w:val="both"/>
        <w:rPr>
          <w:rFonts w:cs="Times New Roman"/>
        </w:rPr>
      </w:pPr>
      <w:r w:rsidRPr="001F2382">
        <w:rPr>
          <w:rFonts w:cs="Times New Roman"/>
        </w:rPr>
        <w:t xml:space="preserve">To review coverage, ID cards, access security and travel alerts &amp; information, and more, </w:t>
      </w:r>
      <w:r>
        <w:rPr>
          <w:rFonts w:cs="Times New Roman"/>
        </w:rPr>
        <w:t>Partners</w:t>
      </w:r>
      <w:r w:rsidRPr="001F2382">
        <w:rPr>
          <w:rFonts w:cs="Times New Roman"/>
        </w:rPr>
        <w:t xml:space="preserve"> travelers need to </w:t>
      </w:r>
      <w:hyperlink r:id="rId134" w:history="1">
        <w:r w:rsidRPr="001F2382">
          <w:rPr>
            <w:rStyle w:val="Hyperlink"/>
            <w:rFonts w:cs="Times New Roman"/>
            <w:b/>
            <w:bCs/>
          </w:rPr>
          <w:t>create an account</w:t>
        </w:r>
      </w:hyperlink>
      <w:r w:rsidRPr="001F2382">
        <w:rPr>
          <w:rFonts w:cs="Times New Roman"/>
        </w:rPr>
        <w:t xml:space="preserve"> and enter policy number: </w:t>
      </w:r>
      <w:r w:rsidRPr="001F2382">
        <w:rPr>
          <w:rFonts w:cs="Times New Roman"/>
          <w:b/>
          <w:bCs/>
        </w:rPr>
        <w:t>9158541</w:t>
      </w:r>
      <w:r w:rsidRPr="001F2382">
        <w:rPr>
          <w:rFonts w:cs="Times New Roman"/>
        </w:rPr>
        <w:t xml:space="preserve">. All POA travelers should create a separate account as ID cards are issued based on the registration information. </w:t>
      </w:r>
    </w:p>
    <w:p w14:paraId="071ADD49" w14:textId="77777777" w:rsidR="00272733" w:rsidRDefault="00272733" w:rsidP="00820A98">
      <w:pPr>
        <w:spacing w:line="360" w:lineRule="auto"/>
        <w:jc w:val="both"/>
        <w:rPr>
          <w:rFonts w:cs="Times New Roman"/>
        </w:rPr>
      </w:pPr>
    </w:p>
    <w:p w14:paraId="2CA7E282" w14:textId="77777777" w:rsidR="00272733" w:rsidRPr="00A62734" w:rsidRDefault="00272733" w:rsidP="00820A98">
      <w:pPr>
        <w:spacing w:line="360" w:lineRule="auto"/>
        <w:jc w:val="both"/>
        <w:rPr>
          <w:rFonts w:cs="Times New Roman"/>
          <w:b/>
          <w:bCs/>
          <w:u w:val="single"/>
        </w:rPr>
      </w:pPr>
      <w:r w:rsidRPr="00A62734">
        <w:rPr>
          <w:rFonts w:cs="Times New Roman"/>
          <w:b/>
          <w:bCs/>
          <w:u w:val="single"/>
        </w:rPr>
        <w:t>Security Alerts Enrollment</w:t>
      </w:r>
    </w:p>
    <w:p w14:paraId="3FA9566A" w14:textId="77777777" w:rsidR="00272733" w:rsidRDefault="00272733" w:rsidP="00820A98">
      <w:pPr>
        <w:spacing w:line="360" w:lineRule="auto"/>
        <w:jc w:val="both"/>
        <w:rPr>
          <w:rFonts w:cs="Times New Roman"/>
          <w:b/>
          <w:bCs/>
        </w:rPr>
      </w:pPr>
      <w:r w:rsidRPr="001F2382">
        <w:rPr>
          <w:rFonts w:cs="Times New Roman"/>
        </w:rPr>
        <w:t>The traveler can also elect to receive</w:t>
      </w:r>
      <w:del w:id="6941" w:author="Megan Ash" w:date="2026-02-17T14:53:00Z" w16du:dateUtc="2026-02-17T19:53:00Z">
        <w:r w:rsidRPr="001F2382" w:rsidDel="006D21B2">
          <w:rPr>
            <w:rFonts w:cs="Times New Roman"/>
          </w:rPr>
          <w:delText>d</w:delText>
        </w:r>
      </w:del>
      <w:r w:rsidRPr="001F2382">
        <w:rPr>
          <w:rFonts w:cs="Times New Roman"/>
        </w:rPr>
        <w:t xml:space="preserve"> security and travel alerts for the expected travel plans down to the country and city level</w:t>
      </w:r>
      <w:r>
        <w:rPr>
          <w:rFonts w:cs="Times New Roman"/>
        </w:rPr>
        <w:t xml:space="preserve"> when logged into their </w:t>
      </w:r>
      <w:hyperlink r:id="rId135" w:history="1">
        <w:r>
          <w:rPr>
            <w:rStyle w:val="Hyperlink"/>
            <w:rFonts w:cs="Times New Roman"/>
            <w:b/>
            <w:bCs/>
          </w:rPr>
          <w:t>AIG</w:t>
        </w:r>
        <w:r w:rsidRPr="001F2382">
          <w:rPr>
            <w:rStyle w:val="Hyperlink"/>
            <w:rFonts w:cs="Times New Roman"/>
            <w:b/>
            <w:bCs/>
          </w:rPr>
          <w:t xml:space="preserve"> account</w:t>
        </w:r>
      </w:hyperlink>
      <w:r>
        <w:rPr>
          <w:rFonts w:cs="Times New Roman"/>
          <w:b/>
          <w:bCs/>
        </w:rPr>
        <w:t>.</w:t>
      </w:r>
    </w:p>
    <w:p w14:paraId="5E64FB65" w14:textId="77777777" w:rsidR="00272733" w:rsidRDefault="00272733" w:rsidP="00820A98">
      <w:pPr>
        <w:spacing w:line="360" w:lineRule="auto"/>
        <w:jc w:val="both"/>
        <w:rPr>
          <w:rFonts w:cs="Times New Roman"/>
          <w:b/>
          <w:bCs/>
        </w:rPr>
      </w:pPr>
    </w:p>
    <w:p w14:paraId="630D3831" w14:textId="77777777" w:rsidR="00272733" w:rsidRPr="00A62734" w:rsidRDefault="00272733" w:rsidP="00820A98">
      <w:pPr>
        <w:spacing w:line="360" w:lineRule="auto"/>
        <w:jc w:val="both"/>
        <w:rPr>
          <w:rFonts w:cs="Times New Roman"/>
          <w:b/>
          <w:bCs/>
          <w:u w:val="single"/>
        </w:rPr>
      </w:pPr>
      <w:r w:rsidRPr="00A62734">
        <w:rPr>
          <w:rFonts w:cs="Times New Roman"/>
          <w:b/>
          <w:bCs/>
          <w:u w:val="single"/>
        </w:rPr>
        <w:t>Contact Information for AIG Insurance</w:t>
      </w:r>
    </w:p>
    <w:p w14:paraId="0D319C3A" w14:textId="77777777" w:rsidR="00272733" w:rsidRPr="00A62734" w:rsidRDefault="00272733" w:rsidP="00820A98">
      <w:pPr>
        <w:autoSpaceDE w:val="0"/>
        <w:autoSpaceDN w:val="0"/>
        <w:adjustRightInd w:val="0"/>
        <w:spacing w:line="360" w:lineRule="auto"/>
        <w:rPr>
          <w:rFonts w:cs="Times New Roman"/>
          <w:color w:val="000000"/>
        </w:rPr>
      </w:pPr>
      <w:r w:rsidRPr="00A62734">
        <w:rPr>
          <w:rFonts w:cs="Times New Roman"/>
          <w:color w:val="000000"/>
        </w:rPr>
        <w:t>Policyholder: Partners of the Americas, Inc.</w:t>
      </w:r>
    </w:p>
    <w:p w14:paraId="43430A2D" w14:textId="77777777" w:rsidR="00272733" w:rsidRPr="00A62734" w:rsidRDefault="00272733" w:rsidP="00820A98">
      <w:pPr>
        <w:autoSpaceDE w:val="0"/>
        <w:autoSpaceDN w:val="0"/>
        <w:adjustRightInd w:val="0"/>
        <w:spacing w:line="360" w:lineRule="auto"/>
        <w:rPr>
          <w:rFonts w:cs="Times New Roman"/>
          <w:color w:val="000000"/>
        </w:rPr>
      </w:pPr>
      <w:r w:rsidRPr="00A62734">
        <w:rPr>
          <w:rFonts w:cs="Times New Roman"/>
          <w:color w:val="000000"/>
        </w:rPr>
        <w:t>Policy Number: 9158541</w:t>
      </w:r>
    </w:p>
    <w:p w14:paraId="7DEA4785" w14:textId="77777777" w:rsidR="00272733" w:rsidRPr="00A62734" w:rsidRDefault="00272733" w:rsidP="00820A98">
      <w:pPr>
        <w:autoSpaceDE w:val="0"/>
        <w:autoSpaceDN w:val="0"/>
        <w:adjustRightInd w:val="0"/>
        <w:spacing w:line="360" w:lineRule="auto"/>
        <w:rPr>
          <w:rFonts w:cs="Times New Roman"/>
          <w:b/>
          <w:bCs/>
          <w:color w:val="00A5E5"/>
        </w:rPr>
      </w:pPr>
      <w:r w:rsidRPr="00A62734">
        <w:rPr>
          <w:rFonts w:cs="Times New Roman"/>
          <w:color w:val="000000"/>
        </w:rPr>
        <w:t xml:space="preserve">Toll-Free/Free Phone (within the U.S.): </w:t>
      </w:r>
      <w:r w:rsidRPr="00A62734">
        <w:rPr>
          <w:rFonts w:cs="Times New Roman"/>
          <w:b/>
          <w:bCs/>
          <w:color w:val="00A5E5"/>
        </w:rPr>
        <w:t>1-877-244-6871</w:t>
      </w:r>
    </w:p>
    <w:p w14:paraId="1FC6BE17" w14:textId="77777777" w:rsidR="00272733" w:rsidRPr="00A62734" w:rsidRDefault="00272733" w:rsidP="00820A98">
      <w:pPr>
        <w:autoSpaceDE w:val="0"/>
        <w:autoSpaceDN w:val="0"/>
        <w:adjustRightInd w:val="0"/>
        <w:spacing w:line="360" w:lineRule="auto"/>
        <w:rPr>
          <w:rFonts w:cs="Times New Roman"/>
          <w:b/>
          <w:bCs/>
          <w:color w:val="00A5E5"/>
        </w:rPr>
      </w:pPr>
      <w:r w:rsidRPr="00A62734">
        <w:rPr>
          <w:rFonts w:cs="Times New Roman"/>
          <w:color w:val="000000"/>
        </w:rPr>
        <w:t xml:space="preserve">Collect/Reverse Charge (outside the U.S.): </w:t>
      </w:r>
      <w:r w:rsidRPr="00A62734">
        <w:rPr>
          <w:rFonts w:cs="Times New Roman"/>
          <w:b/>
          <w:bCs/>
          <w:color w:val="00A5E5"/>
        </w:rPr>
        <w:t>+1-715-346-0859</w:t>
      </w:r>
    </w:p>
    <w:p w14:paraId="26774D1A" w14:textId="77777777" w:rsidR="00272733" w:rsidRPr="00820A98" w:rsidRDefault="00272733" w:rsidP="00820A98">
      <w:pPr>
        <w:autoSpaceDE w:val="0"/>
        <w:autoSpaceDN w:val="0"/>
        <w:adjustRightInd w:val="0"/>
        <w:spacing w:line="360" w:lineRule="auto"/>
        <w:rPr>
          <w:rFonts w:cs="Times New Roman"/>
          <w:b/>
          <w:bCs/>
          <w:color w:val="00A5E5"/>
        </w:rPr>
      </w:pPr>
      <w:r w:rsidRPr="00820A98">
        <w:rPr>
          <w:rFonts w:cs="Times New Roman"/>
          <w:color w:val="000000"/>
        </w:rPr>
        <w:t xml:space="preserve">Email: </w:t>
      </w:r>
      <w:r w:rsidRPr="00820A98">
        <w:rPr>
          <w:rFonts w:cs="Times New Roman"/>
          <w:b/>
          <w:bCs/>
          <w:color w:val="00A5E5"/>
        </w:rPr>
        <w:t>assistance@aig.com</w:t>
      </w:r>
    </w:p>
    <w:p w14:paraId="23CCDF92" w14:textId="7C5FFF46" w:rsidR="00272733" w:rsidRPr="00820A98" w:rsidRDefault="00272733" w:rsidP="00820A98">
      <w:pPr>
        <w:spacing w:line="360" w:lineRule="auto"/>
        <w:jc w:val="both"/>
        <w:rPr>
          <w:rFonts w:cs="Times New Roman"/>
        </w:rPr>
      </w:pPr>
      <w:r w:rsidRPr="00820A98">
        <w:rPr>
          <w:rFonts w:cs="Times New Roman"/>
          <w:b/>
          <w:bCs/>
          <w:color w:val="00A5E5"/>
        </w:rPr>
        <w:t>aig.com/us/travelguardassistance</w:t>
      </w:r>
    </w:p>
    <w:p w14:paraId="05A998CB" w14:textId="25473BFA" w:rsidR="00272733" w:rsidRPr="008501FF" w:rsidRDefault="00822AED" w:rsidP="00820A98">
      <w:pPr>
        <w:pStyle w:val="Heading3"/>
        <w:rPr>
          <w:sz w:val="24"/>
        </w:rPr>
      </w:pPr>
      <w:bookmarkStart w:id="6942" w:name="_Toc156562570"/>
      <w:bookmarkStart w:id="6943" w:name="_Toc222754771"/>
      <w:r>
        <w:rPr>
          <w:rStyle w:val="Heading3Char"/>
          <w:b/>
          <w:bCs/>
        </w:rPr>
        <w:t>14.4</w:t>
      </w:r>
      <w:r w:rsidR="0099112F">
        <w:rPr>
          <w:rStyle w:val="Heading3Char"/>
          <w:b/>
          <w:bCs/>
        </w:rPr>
        <w:t xml:space="preserve">.2 </w:t>
      </w:r>
      <w:r w:rsidR="00272733" w:rsidRPr="00820A98">
        <w:rPr>
          <w:rStyle w:val="Heading3Char"/>
          <w:b/>
          <w:bCs/>
        </w:rPr>
        <w:t>Security Provider</w:t>
      </w:r>
      <w:bookmarkEnd w:id="6942"/>
      <w:bookmarkEnd w:id="6943"/>
    </w:p>
    <w:p w14:paraId="5657526D" w14:textId="23DA9B70" w:rsidR="00272733" w:rsidRPr="00444C6C" w:rsidRDefault="00272733" w:rsidP="00820A98">
      <w:pPr>
        <w:spacing w:line="360" w:lineRule="auto"/>
        <w:jc w:val="both"/>
        <w:rPr>
          <w:rFonts w:cs="Times New Roman"/>
        </w:rPr>
      </w:pPr>
      <w:r>
        <w:rPr>
          <w:rFonts w:cs="Times New Roman"/>
        </w:rPr>
        <w:t>All travelers</w:t>
      </w:r>
      <w:ins w:id="6944" w:author="Megan Ash" w:date="2026-02-17T14:53:00Z" w16du:dateUtc="2026-02-17T19:53:00Z">
        <w:r w:rsidR="006D21B2">
          <w:rPr>
            <w:rFonts w:cs="Times New Roman"/>
          </w:rPr>
          <w:t>,</w:t>
        </w:r>
      </w:ins>
      <w:r>
        <w:rPr>
          <w:rFonts w:cs="Times New Roman"/>
        </w:rPr>
        <w:t xml:space="preserve"> both domestic and internationally</w:t>
      </w:r>
      <w:ins w:id="6945" w:author="Megan Ash" w:date="2026-02-17T14:53:00Z" w16du:dateUtc="2026-02-17T19:53:00Z">
        <w:r w:rsidR="006D21B2">
          <w:rPr>
            <w:rFonts w:cs="Times New Roman"/>
          </w:rPr>
          <w:t>,</w:t>
        </w:r>
      </w:ins>
      <w:r>
        <w:rPr>
          <w:rFonts w:cs="Times New Roman"/>
        </w:rPr>
        <w:t xml:space="preserve"> are covered by Partners security provider RSM. I</w:t>
      </w:r>
      <w:r w:rsidRPr="00444C6C">
        <w:rPr>
          <w:rFonts w:cs="Times New Roman"/>
        </w:rPr>
        <w:t xml:space="preserve">n event of an immediate life-threatening situation while </w:t>
      </w:r>
      <w:commentRangeStart w:id="6946"/>
      <w:r w:rsidRPr="00444C6C">
        <w:rPr>
          <w:rFonts w:cs="Times New Roman"/>
        </w:rPr>
        <w:t xml:space="preserve">travelling internationally </w:t>
      </w:r>
      <w:commentRangeEnd w:id="6946"/>
      <w:r w:rsidR="006D21B2" w:rsidRPr="00444C6C">
        <w:rPr>
          <w:rStyle w:val="CommentReference"/>
          <w:rFonts w:cs="Times New Roman"/>
          <w:sz w:val="24"/>
          <w:szCs w:val="24"/>
        </w:rPr>
        <w:commentReference w:id="6946"/>
      </w:r>
      <w:r w:rsidRPr="00444C6C">
        <w:rPr>
          <w:rFonts w:cs="Times New Roman"/>
        </w:rPr>
        <w:t>for work</w:t>
      </w:r>
      <w:ins w:id="6947" w:author="Megan Ash" w:date="2026-02-17T14:54:00Z" w16du:dateUtc="2026-02-17T19:54:00Z">
        <w:r w:rsidR="006D21B2">
          <w:rPr>
            <w:rFonts w:cs="Times New Roman"/>
          </w:rPr>
          <w:t>,</w:t>
        </w:r>
      </w:ins>
      <w:r>
        <w:rPr>
          <w:rFonts w:cs="Times New Roman"/>
        </w:rPr>
        <w:t xml:space="preserve"> Partners has contracted RSM to provide the following services:</w:t>
      </w:r>
    </w:p>
    <w:p w14:paraId="6F01FFA7" w14:textId="77777777" w:rsidR="00272733" w:rsidRPr="00444C6C" w:rsidRDefault="00272733" w:rsidP="00820A98">
      <w:pPr>
        <w:spacing w:line="360" w:lineRule="auto"/>
        <w:jc w:val="both"/>
        <w:rPr>
          <w:rFonts w:cs="Times New Roman"/>
        </w:rPr>
      </w:pPr>
    </w:p>
    <w:p w14:paraId="3AB9A4A0" w14:textId="77777777" w:rsidR="00272733" w:rsidRDefault="00272733" w:rsidP="00820A98">
      <w:pPr>
        <w:pStyle w:val="ListParagraph"/>
        <w:numPr>
          <w:ilvl w:val="0"/>
          <w:numId w:val="257"/>
        </w:numPr>
        <w:spacing w:line="360" w:lineRule="auto"/>
        <w:jc w:val="both"/>
        <w:rPr>
          <w:rFonts w:cs="Times New Roman"/>
        </w:rPr>
      </w:pPr>
      <w:r w:rsidRPr="001F2382">
        <w:rPr>
          <w:rFonts w:cs="Times New Roman"/>
        </w:rPr>
        <w:t>Emergency and crisis response</w:t>
      </w:r>
    </w:p>
    <w:p w14:paraId="7EED6ACF" w14:textId="77777777" w:rsidR="00272733" w:rsidRDefault="00272733" w:rsidP="00820A98">
      <w:pPr>
        <w:pStyle w:val="ListParagraph"/>
        <w:numPr>
          <w:ilvl w:val="0"/>
          <w:numId w:val="257"/>
        </w:numPr>
        <w:spacing w:line="360" w:lineRule="auto"/>
        <w:jc w:val="both"/>
        <w:rPr>
          <w:rFonts w:cs="Times New Roman"/>
        </w:rPr>
      </w:pPr>
      <w:r>
        <w:rPr>
          <w:rFonts w:cs="Times New Roman"/>
        </w:rPr>
        <w:t>A</w:t>
      </w:r>
      <w:r w:rsidRPr="001F2382">
        <w:rPr>
          <w:rFonts w:cs="Times New Roman"/>
        </w:rPr>
        <w:t xml:space="preserve">ssist with security, political, medical, natural disaster, and other evacuations </w:t>
      </w:r>
    </w:p>
    <w:p w14:paraId="75277B7C" w14:textId="77777777" w:rsidR="00272733" w:rsidRDefault="00272733" w:rsidP="00820A98">
      <w:pPr>
        <w:pStyle w:val="ListParagraph"/>
        <w:numPr>
          <w:ilvl w:val="0"/>
          <w:numId w:val="257"/>
        </w:numPr>
        <w:spacing w:line="360" w:lineRule="auto"/>
        <w:jc w:val="both"/>
        <w:rPr>
          <w:rFonts w:cs="Times New Roman"/>
        </w:rPr>
      </w:pPr>
      <w:r>
        <w:rPr>
          <w:rFonts w:cs="Times New Roman"/>
        </w:rPr>
        <w:t>S</w:t>
      </w:r>
      <w:r w:rsidRPr="001F2382">
        <w:rPr>
          <w:rFonts w:cs="Times New Roman"/>
        </w:rPr>
        <w:t>afe evacuation routes</w:t>
      </w:r>
    </w:p>
    <w:p w14:paraId="06B940A8" w14:textId="77777777" w:rsidR="00272733" w:rsidRDefault="00272733" w:rsidP="00820A98">
      <w:pPr>
        <w:pStyle w:val="ListParagraph"/>
        <w:numPr>
          <w:ilvl w:val="0"/>
          <w:numId w:val="257"/>
        </w:numPr>
        <w:spacing w:line="360" w:lineRule="auto"/>
        <w:jc w:val="both"/>
        <w:rPr>
          <w:rFonts w:cs="Times New Roman"/>
        </w:rPr>
      </w:pPr>
      <w:r>
        <w:rPr>
          <w:rFonts w:cs="Times New Roman"/>
        </w:rPr>
        <w:t>S</w:t>
      </w:r>
      <w:r w:rsidRPr="001F2382">
        <w:rPr>
          <w:rFonts w:cs="Times New Roman"/>
        </w:rPr>
        <w:t xml:space="preserve">afe houses </w:t>
      </w:r>
    </w:p>
    <w:p w14:paraId="0BF22335" w14:textId="77777777" w:rsidR="00272733" w:rsidRPr="001F2382" w:rsidRDefault="00272733" w:rsidP="00820A98">
      <w:pPr>
        <w:pStyle w:val="ListParagraph"/>
        <w:numPr>
          <w:ilvl w:val="0"/>
          <w:numId w:val="257"/>
        </w:numPr>
        <w:spacing w:line="360" w:lineRule="auto"/>
        <w:jc w:val="both"/>
        <w:rPr>
          <w:rFonts w:cs="Times New Roman"/>
        </w:rPr>
      </w:pPr>
      <w:r>
        <w:rPr>
          <w:rFonts w:cs="Times New Roman"/>
        </w:rPr>
        <w:t>Other security services as needed by the situation.</w:t>
      </w:r>
    </w:p>
    <w:p w14:paraId="633D683E" w14:textId="77777777" w:rsidR="00272733" w:rsidRPr="00444C6C" w:rsidRDefault="00272733" w:rsidP="00820A98">
      <w:pPr>
        <w:spacing w:line="360" w:lineRule="auto"/>
        <w:jc w:val="both"/>
        <w:rPr>
          <w:rFonts w:cs="Times New Roman"/>
        </w:rPr>
      </w:pPr>
    </w:p>
    <w:p w14:paraId="45D4F102" w14:textId="77777777" w:rsidR="00272733" w:rsidRDefault="00272733" w:rsidP="00820A98">
      <w:pPr>
        <w:spacing w:line="360" w:lineRule="auto"/>
        <w:jc w:val="both"/>
        <w:rPr>
          <w:rFonts w:cs="Times New Roman"/>
        </w:rPr>
      </w:pPr>
      <w:r>
        <w:rPr>
          <w:rFonts w:cs="Times New Roman"/>
        </w:rPr>
        <w:t>To report an emergency or security event call the h</w:t>
      </w:r>
      <w:r w:rsidRPr="00444C6C">
        <w:rPr>
          <w:rFonts w:cs="Times New Roman"/>
        </w:rPr>
        <w:t xml:space="preserve">otline: +1 </w:t>
      </w:r>
      <w:r w:rsidRPr="00621F49">
        <w:rPr>
          <w:rFonts w:cs="Times New Roman"/>
        </w:rPr>
        <w:t>209-330-8454</w:t>
      </w:r>
      <w:r>
        <w:rPr>
          <w:rFonts w:cs="Times New Roman"/>
        </w:rPr>
        <w:t xml:space="preserve">, which is available in multiple languages 24/7. More information on the services for RSM is available on </w:t>
      </w:r>
      <w:hyperlink r:id="rId136" w:history="1">
        <w:r w:rsidRPr="00557847">
          <w:rPr>
            <w:rStyle w:val="Hyperlink"/>
            <w:rFonts w:cs="Times New Roman"/>
          </w:rPr>
          <w:t>SharePoint</w:t>
        </w:r>
      </w:hyperlink>
      <w:r>
        <w:rPr>
          <w:rFonts w:cs="Times New Roman"/>
        </w:rPr>
        <w:t>.</w:t>
      </w:r>
    </w:p>
    <w:p w14:paraId="3BF3701D" w14:textId="70555032" w:rsidR="00272733" w:rsidRPr="00820A98" w:rsidRDefault="0099112F" w:rsidP="00820A98">
      <w:pPr>
        <w:pStyle w:val="Heading3"/>
        <w:rPr>
          <w:rStyle w:val="Heading3Char"/>
          <w:b/>
          <w:bCs/>
        </w:rPr>
      </w:pPr>
      <w:bookmarkStart w:id="6948" w:name="_Toc156562571"/>
      <w:bookmarkStart w:id="6949" w:name="_Toc222754772"/>
      <w:r>
        <w:rPr>
          <w:rStyle w:val="Heading3Char"/>
          <w:b/>
          <w:bCs/>
        </w:rPr>
        <w:t xml:space="preserve">14.4.3 </w:t>
      </w:r>
      <w:r w:rsidR="00272733" w:rsidRPr="00820A98">
        <w:rPr>
          <w:rStyle w:val="Heading3Char"/>
          <w:b/>
          <w:bCs/>
        </w:rPr>
        <w:t>Security Protocols</w:t>
      </w:r>
      <w:bookmarkEnd w:id="6948"/>
      <w:bookmarkEnd w:id="6949"/>
      <w:r w:rsidR="00272733" w:rsidRPr="00820A98">
        <w:rPr>
          <w:rStyle w:val="Heading3Char"/>
          <w:b/>
          <w:bCs/>
        </w:rPr>
        <w:t xml:space="preserve"> </w:t>
      </w:r>
    </w:p>
    <w:p w14:paraId="0520EDFE" w14:textId="27835D90" w:rsidR="00272733" w:rsidRDefault="00272733" w:rsidP="00820A98">
      <w:pPr>
        <w:spacing w:line="360" w:lineRule="auto"/>
        <w:jc w:val="both"/>
        <w:rPr>
          <w:rFonts w:cs="Times New Roman"/>
        </w:rPr>
      </w:pPr>
      <w:r w:rsidRPr="00A36BC6">
        <w:rPr>
          <w:rFonts w:cs="Times New Roman"/>
        </w:rPr>
        <w:t xml:space="preserve">Partners </w:t>
      </w:r>
      <w:r w:rsidRPr="009C4B7D">
        <w:rPr>
          <w:rFonts w:cs="Times New Roman"/>
        </w:rPr>
        <w:t xml:space="preserve">takes precautions to protect the health and well-being of its </w:t>
      </w:r>
      <w:r>
        <w:rPr>
          <w:rFonts w:cs="Times New Roman"/>
        </w:rPr>
        <w:t>travelers</w:t>
      </w:r>
      <w:r w:rsidRPr="009C4B7D">
        <w:rPr>
          <w:rFonts w:cs="Times New Roman"/>
        </w:rPr>
        <w:t xml:space="preserve"> while carrying out their duties and responsibilities on behalf of Partners. Partners adheres to </w:t>
      </w:r>
      <w:hyperlink r:id="rId137" w:history="1">
        <w:r w:rsidRPr="009C4B7D">
          <w:rPr>
            <w:rStyle w:val="Hyperlink"/>
            <w:rFonts w:cs="Times New Roman"/>
          </w:rPr>
          <w:t>Partners’ Global Safety and Security Policies</w:t>
        </w:r>
      </w:hyperlink>
      <w:r w:rsidRPr="009C4B7D">
        <w:rPr>
          <w:rFonts w:cs="Times New Roman"/>
        </w:rPr>
        <w:t xml:space="preserve">. </w:t>
      </w:r>
      <w:commentRangeStart w:id="6950"/>
      <w:r w:rsidRPr="009C4B7D">
        <w:rPr>
          <w:rFonts w:cs="Times New Roman"/>
        </w:rPr>
        <w:t xml:space="preserve">Partners policies </w:t>
      </w:r>
      <w:del w:id="6951" w:author="Megan Ash" w:date="2026-02-17T14:55:00Z" w16du:dateUtc="2026-02-17T19:55:00Z">
        <w:r w:rsidRPr="009C4B7D" w:rsidDel="006824E4">
          <w:rPr>
            <w:rFonts w:cs="Times New Roman"/>
          </w:rPr>
          <w:delText>consists</w:delText>
        </w:r>
      </w:del>
      <w:ins w:id="6952" w:author="Megan Ash" w:date="2026-02-17T14:55:00Z" w16du:dateUtc="2026-02-17T19:55:00Z">
        <w:r w:rsidR="006824E4" w:rsidRPr="009C4B7D">
          <w:rPr>
            <w:rFonts w:cs="Times New Roman"/>
          </w:rPr>
          <w:t>consist</w:t>
        </w:r>
      </w:ins>
      <w:r w:rsidRPr="009C4B7D">
        <w:rPr>
          <w:rFonts w:cs="Times New Roman"/>
        </w:rPr>
        <w:t xml:space="preserve"> of </w:t>
      </w:r>
      <w:del w:id="6953" w:author="Megan Ash" w:date="2026-02-17T14:55:00Z" w16du:dateUtc="2026-02-17T19:55:00Z">
        <w:r w:rsidRPr="009C4B7D" w:rsidDel="00C95CF0">
          <w:rPr>
            <w:rFonts w:cs="Times New Roman"/>
          </w:rPr>
          <w:delText xml:space="preserve">a </w:delText>
        </w:r>
      </w:del>
      <w:r w:rsidRPr="009C4B7D">
        <w:rPr>
          <w:rFonts w:cs="Times New Roman"/>
        </w:rPr>
        <w:t>risk assessment</w:t>
      </w:r>
      <w:r>
        <w:rPr>
          <w:rFonts w:cs="Times New Roman"/>
        </w:rPr>
        <w:t>s</w:t>
      </w:r>
      <w:del w:id="6954" w:author="Megan Ash" w:date="2026-02-17T14:55:00Z" w16du:dateUtc="2026-02-17T19:55:00Z">
        <w:r w:rsidDel="00C95CF0">
          <w:rPr>
            <w:rFonts w:cs="Times New Roman"/>
          </w:rPr>
          <w:delText>,</w:delText>
        </w:r>
      </w:del>
      <w:r w:rsidRPr="009C4B7D">
        <w:rPr>
          <w:rFonts w:cs="Times New Roman"/>
        </w:rPr>
        <w:t xml:space="preserve"> and standard security protocols for each country</w:t>
      </w:r>
      <w:ins w:id="6955" w:author="Megan Ash" w:date="2026-02-17T14:55:00Z" w16du:dateUtc="2026-02-17T19:55:00Z">
        <w:r w:rsidR="00C95CF0">
          <w:rPr>
            <w:rFonts w:cs="Times New Roman"/>
          </w:rPr>
          <w:t>,</w:t>
        </w:r>
      </w:ins>
      <w:r w:rsidRPr="009C4B7D">
        <w:rPr>
          <w:rFonts w:cs="Times New Roman"/>
        </w:rPr>
        <w:t xml:space="preserve"> designed to mitigate threats and maintain contingency planning. </w:t>
      </w:r>
      <w:commentRangeEnd w:id="6950"/>
      <w:r w:rsidR="008A303C">
        <w:rPr>
          <w:rStyle w:val="CommentReference"/>
          <w:rFonts w:cs="Times New Roman"/>
          <w:sz w:val="24"/>
          <w:szCs w:val="24"/>
        </w:rPr>
        <w:commentReference w:id="6950"/>
      </w:r>
    </w:p>
    <w:p w14:paraId="1BECACCD" w14:textId="113D120B" w:rsidR="00272733" w:rsidRPr="00272733" w:rsidRDefault="00272733" w:rsidP="00820A98">
      <w:pPr>
        <w:spacing w:line="360" w:lineRule="auto"/>
        <w:jc w:val="both"/>
        <w:rPr>
          <w:rFonts w:cs="Times New Roman"/>
        </w:rPr>
      </w:pPr>
      <w:commentRangeStart w:id="6956"/>
      <w:r>
        <w:rPr>
          <w:rFonts w:cs="Times New Roman"/>
        </w:rPr>
        <w:t>Prior to taking a trip, the traveler should review the respective co</w:t>
      </w:r>
      <w:r w:rsidRPr="00B43465">
        <w:rPr>
          <w:rFonts w:cs="Times New Roman"/>
        </w:rPr>
        <w:t xml:space="preserve">untries’ </w:t>
      </w:r>
      <w:hyperlink r:id="rId138" w:history="1">
        <w:r w:rsidRPr="009C4B7D">
          <w:rPr>
            <w:rStyle w:val="Hyperlink"/>
            <w:rFonts w:cs="Times New Roman"/>
          </w:rPr>
          <w:t>Pre-Travel Arrival Briefing</w:t>
        </w:r>
      </w:hyperlink>
      <w:r>
        <w:rPr>
          <w:rFonts w:cs="Times New Roman"/>
        </w:rPr>
        <w:t xml:space="preserve">. </w:t>
      </w:r>
      <w:commentRangeEnd w:id="6956"/>
      <w:r w:rsidR="008A303C" w:rsidRPr="00B43465">
        <w:rPr>
          <w:rStyle w:val="CommentReference"/>
          <w:rFonts w:cs="Times New Roman"/>
          <w:sz w:val="24"/>
          <w:szCs w:val="24"/>
        </w:rPr>
        <w:commentReference w:id="6956"/>
      </w:r>
      <w:r w:rsidRPr="00B43465">
        <w:rPr>
          <w:rFonts w:cs="Times New Roman"/>
        </w:rPr>
        <w:t>All travelers</w:t>
      </w:r>
      <w:r w:rsidRPr="009C4B7D">
        <w:rPr>
          <w:rFonts w:cs="Times New Roman"/>
        </w:rPr>
        <w:t xml:space="preserve"> are expected to report all security and safety incidents</w:t>
      </w:r>
      <w:r>
        <w:rPr>
          <w:rFonts w:cs="Times New Roman"/>
        </w:rPr>
        <w:t xml:space="preserve">. </w:t>
      </w:r>
      <w:r w:rsidRPr="009C4B7D">
        <w:rPr>
          <w:rFonts w:cs="Times New Roman"/>
        </w:rPr>
        <w:t xml:space="preserve">Please speak with your supervisor or </w:t>
      </w:r>
      <w:r>
        <w:rPr>
          <w:rFonts w:cs="Times New Roman"/>
        </w:rPr>
        <w:t xml:space="preserve">the </w:t>
      </w:r>
      <w:commentRangeStart w:id="6957"/>
      <w:r>
        <w:rPr>
          <w:rFonts w:cs="Times New Roman"/>
        </w:rPr>
        <w:t>COO</w:t>
      </w:r>
      <w:commentRangeEnd w:id="6957"/>
      <w:r w:rsidR="008A303C" w:rsidRPr="009C4B7D">
        <w:rPr>
          <w:rStyle w:val="CommentReference"/>
          <w:rFonts w:cs="Times New Roman"/>
          <w:sz w:val="24"/>
          <w:szCs w:val="24"/>
        </w:rPr>
        <w:commentReference w:id="6957"/>
      </w:r>
      <w:r w:rsidRPr="009C4B7D">
        <w:rPr>
          <w:rFonts w:cs="Times New Roman"/>
        </w:rPr>
        <w:t xml:space="preserve"> should you have any questions regarding Partners’ security and safety protocols.</w:t>
      </w:r>
    </w:p>
    <w:p w14:paraId="2F52FB23" w14:textId="14E1E95C" w:rsidR="00527FAB" w:rsidRPr="00C17238" w:rsidRDefault="00527FAB" w:rsidP="00F47D85">
      <w:pPr>
        <w:pStyle w:val="Heading2"/>
      </w:pPr>
      <w:bookmarkStart w:id="6958" w:name="_Toc222754773"/>
      <w:r w:rsidRPr="00C17238">
        <w:t>14.</w:t>
      </w:r>
      <w:r w:rsidR="005F34D2">
        <w:t>5</w:t>
      </w:r>
      <w:r w:rsidRPr="00C17238">
        <w:t xml:space="preserve"> Travel Advances</w:t>
      </w:r>
      <w:bookmarkEnd w:id="6937"/>
      <w:bookmarkEnd w:id="6938"/>
      <w:bookmarkEnd w:id="6958"/>
    </w:p>
    <w:p w14:paraId="2EBFF3C1" w14:textId="77777777" w:rsidR="005F34D2" w:rsidRDefault="005F34D2" w:rsidP="005F34D2">
      <w:pPr>
        <w:spacing w:line="360" w:lineRule="auto"/>
        <w:jc w:val="both"/>
        <w:rPr>
          <w:rFonts w:cs="Times New Roman"/>
        </w:rPr>
      </w:pPr>
      <w:r>
        <w:rPr>
          <w:rFonts w:cs="Times New Roman"/>
        </w:rPr>
        <w:t>Travel a</w:t>
      </w:r>
      <w:r w:rsidRPr="005B13D0">
        <w:rPr>
          <w:rFonts w:cs="Times New Roman"/>
        </w:rPr>
        <w:t>dvances for staff</w:t>
      </w:r>
      <w:r>
        <w:rPr>
          <w:rFonts w:cs="Times New Roman"/>
        </w:rPr>
        <w:t xml:space="preserve"> are generally not given, u</w:t>
      </w:r>
      <w:r w:rsidRPr="005B13D0">
        <w:rPr>
          <w:rFonts w:cs="Times New Roman"/>
        </w:rPr>
        <w:t xml:space="preserve">nless there is an exceptional circumstance </w:t>
      </w:r>
      <w:commentRangeStart w:id="6959"/>
      <w:r w:rsidRPr="005B13D0">
        <w:rPr>
          <w:rFonts w:cs="Times New Roman"/>
        </w:rPr>
        <w:t xml:space="preserve">authorized by </w:t>
      </w:r>
      <w:r>
        <w:rPr>
          <w:rFonts w:cs="Times New Roman"/>
        </w:rPr>
        <w:t>Partners</w:t>
      </w:r>
      <w:r w:rsidRPr="005B13D0">
        <w:rPr>
          <w:rFonts w:cs="Times New Roman"/>
        </w:rPr>
        <w:t xml:space="preserve"> H</w:t>
      </w:r>
      <w:r>
        <w:rPr>
          <w:rFonts w:cs="Times New Roman"/>
        </w:rPr>
        <w:t>O</w:t>
      </w:r>
      <w:commentRangeEnd w:id="6959"/>
      <w:r w:rsidR="008A303C">
        <w:rPr>
          <w:rStyle w:val="CommentReference"/>
          <w:rFonts w:cs="Times New Roman"/>
          <w:sz w:val="24"/>
          <w:szCs w:val="24"/>
        </w:rPr>
        <w:commentReference w:id="6959"/>
      </w:r>
      <w:r>
        <w:rPr>
          <w:rFonts w:cs="Times New Roman"/>
        </w:rPr>
        <w:t xml:space="preserve">. </w:t>
      </w:r>
      <w:r w:rsidRPr="005B13D0">
        <w:rPr>
          <w:rFonts w:cs="Times New Roman"/>
        </w:rPr>
        <w:t xml:space="preserve">Instead, </w:t>
      </w:r>
      <w:del w:id="6960" w:author="Megan Ash" w:date="2026-02-17T14:58:00Z" w16du:dateUtc="2026-02-17T19:58:00Z">
        <w:r w:rsidRPr="005B13D0" w:rsidDel="008A303C">
          <w:rPr>
            <w:rFonts w:cs="Times New Roman"/>
          </w:rPr>
          <w:delText xml:space="preserve">the </w:delText>
        </w:r>
      </w:del>
      <w:r w:rsidRPr="005B13D0">
        <w:rPr>
          <w:rFonts w:cs="Times New Roman"/>
        </w:rPr>
        <w:t>POA will pay in advance for lodging, transportation, airfare, and other travel costs to the extent possible</w:t>
      </w:r>
      <w:r>
        <w:rPr>
          <w:rFonts w:cs="Times New Roman"/>
        </w:rPr>
        <w:t>.</w:t>
      </w:r>
    </w:p>
    <w:p w14:paraId="7BC8CF2E" w14:textId="77777777" w:rsidR="005F34D2" w:rsidRDefault="005F34D2" w:rsidP="00820A98">
      <w:pPr>
        <w:spacing w:line="360" w:lineRule="auto"/>
        <w:jc w:val="both"/>
        <w:rPr>
          <w:rFonts w:cs="Times New Roman"/>
        </w:rPr>
      </w:pPr>
    </w:p>
    <w:p w14:paraId="1D794742" w14:textId="60F1F13E" w:rsidR="00527FAB" w:rsidRPr="00C17238" w:rsidRDefault="005F34D2" w:rsidP="00527FAB">
      <w:pPr>
        <w:spacing w:line="360" w:lineRule="auto"/>
        <w:jc w:val="both"/>
        <w:rPr>
          <w:rFonts w:cs="Times New Roman"/>
        </w:rPr>
      </w:pPr>
      <w:r>
        <w:rPr>
          <w:rFonts w:cs="Times New Roman"/>
        </w:rPr>
        <w:t>In certain circumstances with authori</w:t>
      </w:r>
      <w:ins w:id="6961" w:author="Megan Ash" w:date="2026-02-17T14:58:00Z" w16du:dateUtc="2026-02-17T19:58:00Z">
        <w:r w:rsidR="008A303C">
          <w:rPr>
            <w:rFonts w:cs="Times New Roman"/>
          </w:rPr>
          <w:t>zation</w:t>
        </w:r>
      </w:ins>
      <w:del w:id="6962" w:author="Megan Ash" w:date="2026-02-17T14:58:00Z" w16du:dateUtc="2026-02-17T19:58:00Z">
        <w:r w:rsidDel="008A303C">
          <w:rPr>
            <w:rFonts w:cs="Times New Roman"/>
          </w:rPr>
          <w:delText>zed</w:delText>
        </w:r>
      </w:del>
      <w:r>
        <w:rPr>
          <w:rFonts w:cs="Times New Roman"/>
        </w:rPr>
        <w:t xml:space="preserve">, </w:t>
      </w:r>
      <w:del w:id="6963" w:author="Megan Ash" w:date="2026-02-17T14:58:00Z" w16du:dateUtc="2026-02-17T19:58:00Z">
        <w:r w:rsidDel="008A303C">
          <w:rPr>
            <w:rFonts w:cs="Times New Roman"/>
          </w:rPr>
          <w:delText xml:space="preserve">only </w:delText>
        </w:r>
      </w:del>
      <w:r>
        <w:rPr>
          <w:rFonts w:cs="Times New Roman"/>
        </w:rPr>
        <w:t xml:space="preserve">staff can request a </w:t>
      </w:r>
      <w:r w:rsidRPr="003C01A6">
        <w:rPr>
          <w:rFonts w:cs="Times New Roman"/>
        </w:rPr>
        <w:t>travel advance</w:t>
      </w:r>
      <w:del w:id="6964" w:author="Megan Ash" w:date="2026-02-17T14:59:00Z" w16du:dateUtc="2026-02-17T19:59:00Z">
        <w:r w:rsidRPr="003C01A6" w:rsidDel="008A303C">
          <w:rPr>
            <w:rFonts w:cs="Times New Roman"/>
          </w:rPr>
          <w:delText>s</w:delText>
        </w:r>
      </w:del>
      <w:r w:rsidRPr="003C01A6">
        <w:rPr>
          <w:rFonts w:cs="Times New Roman"/>
        </w:rPr>
        <w:t xml:space="preserve"> </w:t>
      </w:r>
      <w:r>
        <w:rPr>
          <w:rFonts w:cs="Times New Roman"/>
        </w:rPr>
        <w:t>for additional, necessary cash. Any staff travel advance must be</w:t>
      </w:r>
      <w:r w:rsidRPr="003C01A6">
        <w:rPr>
          <w:rFonts w:cs="Times New Roman"/>
        </w:rPr>
        <w:t xml:space="preserve"> requested before a trip</w:t>
      </w:r>
      <w:r>
        <w:rPr>
          <w:rFonts w:cs="Times New Roman"/>
        </w:rPr>
        <w:t xml:space="preserve"> and in accordance with Partners</w:t>
      </w:r>
      <w:ins w:id="6965" w:author="Megan Ash" w:date="2026-02-17T14:59:00Z" w16du:dateUtc="2026-02-17T19:59:00Z">
        <w:r w:rsidR="008A303C">
          <w:rPr>
            <w:rFonts w:cs="Times New Roman"/>
          </w:rPr>
          <w:t>’</w:t>
        </w:r>
      </w:ins>
      <w:r>
        <w:rPr>
          <w:rFonts w:cs="Times New Roman"/>
        </w:rPr>
        <w:t xml:space="preserve"> payment processing cycle</w:t>
      </w:r>
      <w:r w:rsidRPr="003C01A6">
        <w:rPr>
          <w:rFonts w:cs="Times New Roman"/>
        </w:rPr>
        <w:t xml:space="preserve">. The request </w:t>
      </w:r>
      <w:r>
        <w:rPr>
          <w:rFonts w:cs="Times New Roman"/>
        </w:rPr>
        <w:t>must include justification and the amount requested</w:t>
      </w:r>
      <w:r w:rsidRPr="003C01A6">
        <w:rPr>
          <w:rFonts w:cs="Times New Roman"/>
        </w:rPr>
        <w:t>. The request must be accompanied by a</w:t>
      </w:r>
      <w:r>
        <w:rPr>
          <w:rFonts w:cs="Times New Roman"/>
        </w:rPr>
        <w:t>n</w:t>
      </w:r>
      <w:r w:rsidRPr="003C01A6">
        <w:rPr>
          <w:rFonts w:cs="Times New Roman"/>
        </w:rPr>
        <w:t xml:space="preserve"> </w:t>
      </w:r>
      <w:r>
        <w:rPr>
          <w:rFonts w:cs="Times New Roman"/>
        </w:rPr>
        <w:t>approved TA</w:t>
      </w:r>
      <w:r w:rsidRPr="003C01A6">
        <w:rPr>
          <w:rFonts w:cs="Times New Roman"/>
        </w:rPr>
        <w:t>.</w:t>
      </w:r>
      <w:r>
        <w:rPr>
          <w:rFonts w:cs="Times New Roman"/>
        </w:rPr>
        <w:t xml:space="preserve"> Advance will be limited to 75% of the total M&amp;IE estimated amount. </w:t>
      </w:r>
      <w:r w:rsidRPr="003C01A6">
        <w:rPr>
          <w:rFonts w:cs="Times New Roman"/>
        </w:rPr>
        <w:t xml:space="preserve">All advances should be cleared 30 </w:t>
      </w:r>
      <w:r>
        <w:rPr>
          <w:rFonts w:cs="Times New Roman"/>
        </w:rPr>
        <w:t>days from the issue date, unless the travel period extends beyond two weeks in which case, the staff member has 60 days to clear the advance</w:t>
      </w:r>
      <w:r w:rsidR="00527FAB" w:rsidRPr="00C17238">
        <w:rPr>
          <w:rFonts w:cs="Times New Roman"/>
        </w:rPr>
        <w:t>.</w:t>
      </w:r>
    </w:p>
    <w:p w14:paraId="50AF64C6" w14:textId="5CDE26B8" w:rsidR="00527FAB" w:rsidRPr="00C17238" w:rsidRDefault="00527FAB" w:rsidP="00F47D85">
      <w:pPr>
        <w:pStyle w:val="Heading2"/>
      </w:pPr>
      <w:bookmarkStart w:id="6966" w:name="_Toc29250570"/>
      <w:bookmarkStart w:id="6967" w:name="_Toc82539605"/>
      <w:bookmarkStart w:id="6968" w:name="_Toc222754774"/>
      <w:r w:rsidRPr="00C17238">
        <w:t>14.</w:t>
      </w:r>
      <w:r w:rsidR="00C8768C">
        <w:t>6</w:t>
      </w:r>
      <w:r w:rsidRPr="00C17238">
        <w:t xml:space="preserve"> Allowable and Unallowable Expenses (Applicable to All)</w:t>
      </w:r>
      <w:bookmarkEnd w:id="6966"/>
      <w:bookmarkEnd w:id="6967"/>
      <w:bookmarkEnd w:id="6968"/>
    </w:p>
    <w:p w14:paraId="73B9E9CD" w14:textId="1B208CFA" w:rsidR="00527FAB" w:rsidRDefault="00527FAB" w:rsidP="00527FAB">
      <w:pPr>
        <w:spacing w:line="360" w:lineRule="auto"/>
        <w:jc w:val="both"/>
        <w:rPr>
          <w:ins w:id="6969" w:author="Megan Ash" w:date="2026-02-17T14:59:00Z" w16du:dateUtc="2026-02-17T19:59:00Z"/>
          <w:rFonts w:cs="Times New Roman"/>
        </w:rPr>
      </w:pPr>
      <w:r w:rsidRPr="00C17238">
        <w:rPr>
          <w:rFonts w:cs="Times New Roman"/>
        </w:rPr>
        <w:t xml:space="preserve">The following allowable and unallowable expenses apply to all Partners </w:t>
      </w:r>
      <w:r w:rsidR="00B8238B">
        <w:rPr>
          <w:rFonts w:cs="Times New Roman"/>
        </w:rPr>
        <w:t>Honduras</w:t>
      </w:r>
      <w:r w:rsidRPr="00C17238">
        <w:rPr>
          <w:rFonts w:cs="Times New Roman"/>
        </w:rPr>
        <w:t xml:space="preserve"> travelers regardless of their relationship or the location of their base.</w:t>
      </w:r>
    </w:p>
    <w:p w14:paraId="060299A2" w14:textId="77777777" w:rsidR="00D57611" w:rsidRPr="00C17238" w:rsidRDefault="00D57611" w:rsidP="00527FAB">
      <w:pPr>
        <w:spacing w:line="360" w:lineRule="auto"/>
        <w:jc w:val="both"/>
        <w:rPr>
          <w:rFonts w:cs="Times New Roman"/>
        </w:rPr>
      </w:pPr>
    </w:p>
    <w:p w14:paraId="3E4B5090" w14:textId="37FE51B2" w:rsidR="00527FAB" w:rsidRPr="00C17238" w:rsidRDefault="00527FAB" w:rsidP="00527FAB">
      <w:pPr>
        <w:spacing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has a travel policy that provides a per diem for all Meals &amp; Incidental Expenses (M&amp;IE), while all other miscellaneous travel expenses, lodging, rental cars, personal vehicles, airfare, and train costs are reimbursed based upon actual expenses incurred. Allowable expenses are also limited to the conditions established on grants and agreements with funding agencies sponsoring the trip.</w:t>
      </w:r>
    </w:p>
    <w:p w14:paraId="6A5E7E26" w14:textId="77777777" w:rsidR="00527FAB" w:rsidRPr="00C17238" w:rsidRDefault="00527FAB" w:rsidP="00527FAB">
      <w:pPr>
        <w:spacing w:line="360" w:lineRule="auto"/>
        <w:jc w:val="both"/>
        <w:rPr>
          <w:rFonts w:cs="Times New Roman"/>
        </w:rPr>
      </w:pPr>
    </w:p>
    <w:p w14:paraId="461A6FD7" w14:textId="7A4856A8" w:rsidR="00527FAB" w:rsidRPr="00C17238" w:rsidRDefault="00527FAB" w:rsidP="00527FAB">
      <w:pPr>
        <w:spacing w:line="360" w:lineRule="auto"/>
        <w:jc w:val="both"/>
        <w:rPr>
          <w:rFonts w:cs="Times New Roman"/>
        </w:rPr>
      </w:pPr>
      <w:r w:rsidRPr="00C17238">
        <w:rPr>
          <w:rFonts w:cs="Times New Roman"/>
        </w:rPr>
        <w:t xml:space="preserve">Furthermore, only allowable expenses are reimbursable under the category other miscellaneous travel expenses, lodging, rental cars, personal vehicles, airfare, and trains. No later than 30 days following the final day of a trip, an Expense Reimbursement Report should be prepared and submitted to the traveler’s FO Finance Department. Partners </w:t>
      </w:r>
      <w:r w:rsidR="00B8238B">
        <w:rPr>
          <w:rFonts w:cs="Times New Roman"/>
        </w:rPr>
        <w:t>Honduras</w:t>
      </w:r>
      <w:r w:rsidRPr="00C17238">
        <w:rPr>
          <w:rFonts w:cs="Times New Roman"/>
        </w:rPr>
        <w:t xml:space="preserve"> will not accept reimbursement requests made after 60 days unless approved by Senior Management at HQ. All travelers requesting an exception must make their requests in writing with a valid reason for the delay.</w:t>
      </w:r>
    </w:p>
    <w:p w14:paraId="7F41647E" w14:textId="26AEAE18" w:rsidR="00527FAB" w:rsidRPr="00F47D85" w:rsidRDefault="00527FAB" w:rsidP="00F47D85">
      <w:pPr>
        <w:pStyle w:val="Heading3"/>
      </w:pPr>
      <w:bookmarkStart w:id="6970" w:name="_Toc29250571"/>
      <w:bookmarkStart w:id="6971" w:name="_Toc82539606"/>
      <w:bookmarkStart w:id="6972" w:name="_Toc222754775"/>
      <w:r w:rsidRPr="00F47D85">
        <w:rPr>
          <w:rStyle w:val="Heading3Char"/>
          <w:b/>
          <w:bCs/>
        </w:rPr>
        <w:t>14.</w:t>
      </w:r>
      <w:r w:rsidR="00C8768C">
        <w:rPr>
          <w:rStyle w:val="Heading3Char"/>
          <w:b/>
          <w:bCs/>
        </w:rPr>
        <w:t>6</w:t>
      </w:r>
      <w:r w:rsidRPr="00F47D85">
        <w:rPr>
          <w:rStyle w:val="Heading3Char"/>
          <w:b/>
          <w:bCs/>
        </w:rPr>
        <w:t>.1 Lodging – Reimbursable Based</w:t>
      </w:r>
      <w:bookmarkEnd w:id="6970"/>
      <w:bookmarkEnd w:id="6971"/>
      <w:bookmarkEnd w:id="6972"/>
    </w:p>
    <w:p w14:paraId="0AB92A5E" w14:textId="77777777" w:rsidR="00527FAB" w:rsidRDefault="00527FAB" w:rsidP="00527FAB">
      <w:pPr>
        <w:spacing w:line="360" w:lineRule="auto"/>
        <w:jc w:val="both"/>
        <w:rPr>
          <w:ins w:id="6973" w:author="Megan Ash" w:date="2026-02-17T15:01:00Z" w16du:dateUtc="2026-02-17T20:01:00Z"/>
          <w:rFonts w:cs="Times New Roman"/>
        </w:rPr>
      </w:pPr>
      <w:r w:rsidRPr="00C17238">
        <w:rPr>
          <w:rFonts w:cs="Times New Roman"/>
        </w:rPr>
        <w:t>Lodging is defined as room charges and taxes. For reimbursement purposes, a receipt must be provided. These charges cannot include room service fees, upgrade fees, mini bar tabs, entertainment fees, etc. All of these other expenditures must be paid by the traveler using their personal or per diem funds and excluded from their lodging bill.</w:t>
      </w:r>
    </w:p>
    <w:p w14:paraId="20D74FC3" w14:textId="77777777" w:rsidR="00793E98" w:rsidRPr="00C17238" w:rsidRDefault="00793E98" w:rsidP="00527FAB">
      <w:pPr>
        <w:spacing w:line="360" w:lineRule="auto"/>
        <w:jc w:val="both"/>
        <w:rPr>
          <w:rFonts w:cs="Times New Roman"/>
        </w:rPr>
      </w:pPr>
    </w:p>
    <w:p w14:paraId="7C9AFD89" w14:textId="37C624B7" w:rsidR="00527FAB" w:rsidRPr="00C17238" w:rsidRDefault="00527FAB" w:rsidP="00527FAB">
      <w:pPr>
        <w:spacing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will recognize and reimburse lodging costs based on actual expenses, but the USG ceiling rates shall be a guide to appropriate expenditures per country and must not be exceeded. Exceptions above the maximum rate can be approved by the </w:t>
      </w:r>
      <w:commentRangeStart w:id="6974"/>
      <w:r w:rsidRPr="00C17238">
        <w:rPr>
          <w:rFonts w:cs="Times New Roman"/>
        </w:rPr>
        <w:t>CFO</w:t>
      </w:r>
      <w:commentRangeEnd w:id="6974"/>
      <w:r w:rsidR="00793E98" w:rsidRPr="00C17238">
        <w:rPr>
          <w:rStyle w:val="CommentReference"/>
          <w:rFonts w:cs="Times New Roman"/>
          <w:sz w:val="24"/>
          <w:szCs w:val="24"/>
        </w:rPr>
        <w:commentReference w:id="6974"/>
      </w:r>
      <w:r w:rsidRPr="00C17238">
        <w:rPr>
          <w:rFonts w:cs="Times New Roman"/>
        </w:rPr>
        <w:t xml:space="preserve"> or CEO. A list of USG guidance is provided below:</w:t>
      </w:r>
    </w:p>
    <w:p w14:paraId="60FD631C" w14:textId="77777777" w:rsidR="00527FAB" w:rsidRPr="00C17238" w:rsidRDefault="00527FAB" w:rsidP="00F05B60">
      <w:pPr>
        <w:pStyle w:val="ListParagraph"/>
        <w:numPr>
          <w:ilvl w:val="0"/>
          <w:numId w:val="69"/>
        </w:numPr>
        <w:spacing w:line="360" w:lineRule="auto"/>
        <w:jc w:val="both"/>
        <w:rPr>
          <w:rFonts w:cs="Times New Roman"/>
        </w:rPr>
      </w:pPr>
      <w:hyperlink r:id="rId139" w:history="1">
        <w:r w:rsidRPr="00C17238">
          <w:rPr>
            <w:rStyle w:val="Hyperlink"/>
            <w:rFonts w:cs="Times New Roman"/>
          </w:rPr>
          <w:t>General Services Administration</w:t>
        </w:r>
      </w:hyperlink>
      <w:r w:rsidRPr="00C17238">
        <w:rPr>
          <w:rFonts w:cs="Times New Roman"/>
        </w:rPr>
        <w:t xml:space="preserve"> (GSA) establishes per diem rates for destinations within the lower 48 Continental United States (CONUS). </w:t>
      </w:r>
    </w:p>
    <w:p w14:paraId="73D00A34" w14:textId="77777777" w:rsidR="00527FAB" w:rsidRPr="00C17238" w:rsidRDefault="00527FAB" w:rsidP="00F05B60">
      <w:pPr>
        <w:pStyle w:val="ListParagraph"/>
        <w:numPr>
          <w:ilvl w:val="0"/>
          <w:numId w:val="69"/>
        </w:numPr>
        <w:spacing w:line="360" w:lineRule="auto"/>
        <w:jc w:val="both"/>
        <w:rPr>
          <w:rFonts w:cs="Times New Roman"/>
        </w:rPr>
      </w:pPr>
      <w:r w:rsidRPr="00C17238">
        <w:rPr>
          <w:rFonts w:cs="Times New Roman"/>
        </w:rPr>
        <w:t xml:space="preserve">The </w:t>
      </w:r>
      <w:hyperlink r:id="rId140" w:history="1">
        <w:r w:rsidRPr="00C17238">
          <w:rPr>
            <w:rStyle w:val="Hyperlink"/>
            <w:rFonts w:cs="Times New Roman"/>
          </w:rPr>
          <w:t>Department of Defense</w:t>
        </w:r>
      </w:hyperlink>
      <w:r w:rsidRPr="00C17238">
        <w:rPr>
          <w:rFonts w:cs="Times New Roman"/>
        </w:rPr>
        <w:t xml:space="preserve"> (DOD) establishes non-foreign rates which includes Alaska, Hawaii, and all U.S. Territories (Non-CONUS).</w:t>
      </w:r>
    </w:p>
    <w:p w14:paraId="0F244F5A" w14:textId="77777777" w:rsidR="00527FAB" w:rsidRPr="00C17238" w:rsidRDefault="00527FAB" w:rsidP="00F05B60">
      <w:pPr>
        <w:pStyle w:val="ListParagraph"/>
        <w:numPr>
          <w:ilvl w:val="0"/>
          <w:numId w:val="69"/>
        </w:numPr>
        <w:spacing w:line="360" w:lineRule="auto"/>
        <w:jc w:val="both"/>
        <w:rPr>
          <w:rFonts w:cs="Times New Roman"/>
        </w:rPr>
      </w:pPr>
      <w:r w:rsidRPr="00C17238">
        <w:rPr>
          <w:rFonts w:cs="Times New Roman"/>
        </w:rPr>
        <w:t xml:space="preserve">The </w:t>
      </w:r>
      <w:hyperlink r:id="rId141" w:history="1">
        <w:r w:rsidRPr="00C17238">
          <w:rPr>
            <w:rStyle w:val="Hyperlink"/>
            <w:rFonts w:cs="Times New Roman"/>
          </w:rPr>
          <w:t>State Department</w:t>
        </w:r>
      </w:hyperlink>
      <w:r w:rsidRPr="00C17238">
        <w:rPr>
          <w:rFonts w:cs="Times New Roman"/>
          <w:color w:val="0000FF"/>
        </w:rPr>
        <w:t xml:space="preserve"> </w:t>
      </w:r>
      <w:r w:rsidRPr="00C17238">
        <w:rPr>
          <w:rFonts w:cs="Times New Roman"/>
          <w:color w:val="000000"/>
        </w:rPr>
        <w:t>establishes all foreign rates which are specific to major cities.</w:t>
      </w:r>
    </w:p>
    <w:p w14:paraId="7F04D6E1" w14:textId="5B598BA3" w:rsidR="00527FAB" w:rsidRPr="00F47D85" w:rsidRDefault="00527FAB" w:rsidP="00F47D85">
      <w:pPr>
        <w:pStyle w:val="Heading3"/>
      </w:pPr>
      <w:bookmarkStart w:id="6975" w:name="_Toc29250572"/>
      <w:bookmarkStart w:id="6976" w:name="_Toc82539607"/>
      <w:bookmarkStart w:id="6977" w:name="_Toc222754776"/>
      <w:r w:rsidRPr="00F47D85">
        <w:rPr>
          <w:rStyle w:val="Heading3Char"/>
          <w:b/>
          <w:bCs/>
        </w:rPr>
        <w:t>14.</w:t>
      </w:r>
      <w:r w:rsidR="00C8768C">
        <w:rPr>
          <w:rStyle w:val="Heading3Char"/>
          <w:b/>
          <w:bCs/>
        </w:rPr>
        <w:t>6</w:t>
      </w:r>
      <w:r w:rsidRPr="00F47D85">
        <w:rPr>
          <w:rStyle w:val="Heading3Char"/>
          <w:b/>
          <w:bCs/>
        </w:rPr>
        <w:t>.2 Rental Cars – Reimbursable Based</w:t>
      </w:r>
      <w:bookmarkEnd w:id="6975"/>
      <w:bookmarkEnd w:id="6976"/>
      <w:bookmarkEnd w:id="6977"/>
    </w:p>
    <w:p w14:paraId="77B475DD" w14:textId="054BD769" w:rsidR="00527FAB" w:rsidRPr="00C17238" w:rsidRDefault="00527FAB" w:rsidP="00527FAB">
      <w:pPr>
        <w:spacing w:line="360" w:lineRule="auto"/>
        <w:jc w:val="both"/>
        <w:rPr>
          <w:rFonts w:cs="Times New Roman"/>
        </w:rPr>
      </w:pPr>
      <w:r w:rsidRPr="00C17238">
        <w:rPr>
          <w:rFonts w:cs="Times New Roman"/>
        </w:rPr>
        <w:t>The cost of rental cars</w:t>
      </w:r>
      <w:ins w:id="6978" w:author="Megan Ash" w:date="2026-02-17T15:02:00Z" w16du:dateUtc="2026-02-17T20:02:00Z">
        <w:r w:rsidR="00793E98">
          <w:rPr>
            <w:rFonts w:cs="Times New Roman"/>
          </w:rPr>
          <w:t>,</w:t>
        </w:r>
      </w:ins>
      <w:r w:rsidRPr="00C17238">
        <w:rPr>
          <w:rFonts w:cs="Times New Roman"/>
        </w:rPr>
        <w:t xml:space="preserve"> including rental car insurance</w:t>
      </w:r>
      <w:ins w:id="6979" w:author="Megan Ash" w:date="2026-02-17T15:02:00Z" w16du:dateUtc="2026-02-17T20:02:00Z">
        <w:r w:rsidR="00793E98">
          <w:rPr>
            <w:rFonts w:cs="Times New Roman"/>
          </w:rPr>
          <w:t>,</w:t>
        </w:r>
      </w:ins>
      <w:r w:rsidRPr="00C17238">
        <w:rPr>
          <w:rFonts w:cs="Times New Roman"/>
        </w:rPr>
        <w:t xml:space="preserve"> is allowed only if the nature of the trip or the location of business to be visited is such, that use of field transport or local transportation is unavailable, impractical, or unsafe, as determined by the traveler’s supervisor. If deemed necessary and approved as part of the TA process, Partners </w:t>
      </w:r>
      <w:r w:rsidR="00B8238B">
        <w:rPr>
          <w:rFonts w:cs="Times New Roman"/>
        </w:rPr>
        <w:t>Honduras</w:t>
      </w:r>
      <w:r w:rsidRPr="00C17238">
        <w:rPr>
          <w:rFonts w:cs="Times New Roman"/>
        </w:rPr>
        <w:t xml:space="preserve"> will recognize and reimburse rental car costs based on actual expenses. Prior to reimbursement, the FO Finance Department will need to check that the TA includes an explanation (specific uses) as to why a car rental was necessary. </w:t>
      </w:r>
    </w:p>
    <w:p w14:paraId="611A9080" w14:textId="2FD193CA" w:rsidR="00527FAB" w:rsidRPr="00C17238" w:rsidRDefault="00527FAB" w:rsidP="00527FAB">
      <w:pPr>
        <w:spacing w:line="360" w:lineRule="auto"/>
        <w:jc w:val="both"/>
        <w:rPr>
          <w:rFonts w:cs="Times New Roman"/>
        </w:rPr>
      </w:pPr>
      <w:r w:rsidRPr="00C17238">
        <w:rPr>
          <w:rFonts w:cs="Times New Roman"/>
        </w:rPr>
        <w:t xml:space="preserve">Note, Partners </w:t>
      </w:r>
      <w:r w:rsidR="00B8238B">
        <w:rPr>
          <w:rFonts w:cs="Times New Roman"/>
        </w:rPr>
        <w:t>Honduras</w:t>
      </w:r>
      <w:r w:rsidRPr="00C17238">
        <w:rPr>
          <w:rFonts w:cs="Times New Roman"/>
        </w:rPr>
        <w:t xml:space="preserve"> does not carry a blanket collision damage waiver policy nor is the traveler covered with liability insurance if collision with the rental vehicle were to occur. Partners </w:t>
      </w:r>
      <w:r w:rsidR="00B8238B">
        <w:rPr>
          <w:rFonts w:cs="Times New Roman"/>
        </w:rPr>
        <w:t>Honduras</w:t>
      </w:r>
      <w:r w:rsidRPr="00C17238">
        <w:rPr>
          <w:rFonts w:cs="Times New Roman"/>
        </w:rPr>
        <w:t xml:space="preserve"> recommends the purchase of collision and liability insurance each time a car is rented.</w:t>
      </w:r>
    </w:p>
    <w:p w14:paraId="53266A05" w14:textId="63388673" w:rsidR="00527FAB" w:rsidRPr="00F47D85" w:rsidRDefault="00527FAB" w:rsidP="00F47D85">
      <w:pPr>
        <w:pStyle w:val="Heading3"/>
      </w:pPr>
      <w:bookmarkStart w:id="6980" w:name="_Toc29250573"/>
      <w:bookmarkStart w:id="6981" w:name="_Toc82539608"/>
      <w:bookmarkStart w:id="6982" w:name="_Toc222754777"/>
      <w:r w:rsidRPr="00F47D85">
        <w:rPr>
          <w:rStyle w:val="Heading3Char"/>
          <w:b/>
          <w:bCs/>
        </w:rPr>
        <w:t>14.</w:t>
      </w:r>
      <w:r w:rsidR="00C8768C">
        <w:rPr>
          <w:rStyle w:val="Heading3Char"/>
          <w:b/>
          <w:bCs/>
        </w:rPr>
        <w:t>6</w:t>
      </w:r>
      <w:r w:rsidRPr="00F47D85">
        <w:rPr>
          <w:rStyle w:val="Heading3Char"/>
          <w:b/>
          <w:bCs/>
        </w:rPr>
        <w:t>.3 Use of Personal Vehicle – Reimbursable Based</w:t>
      </w:r>
      <w:bookmarkEnd w:id="6980"/>
      <w:bookmarkEnd w:id="6981"/>
      <w:bookmarkEnd w:id="6982"/>
    </w:p>
    <w:p w14:paraId="03BE34C3" w14:textId="0A352234" w:rsidR="00527FAB" w:rsidRPr="00C17238" w:rsidRDefault="00F761A1" w:rsidP="00527FAB">
      <w:pPr>
        <w:spacing w:line="360" w:lineRule="auto"/>
        <w:jc w:val="both"/>
        <w:rPr>
          <w:rFonts w:cs="Times New Roman"/>
        </w:rPr>
      </w:pPr>
      <w:r w:rsidRPr="00C17238">
        <w:rPr>
          <w:rFonts w:cs="Times New Roman"/>
        </w:rPr>
        <w:t xml:space="preserve">Due to the liability and risk, the use of personal vehicles for project use should be used only under very rare circumstances </w:t>
      </w:r>
      <w:commentRangeStart w:id="6983"/>
      <w:r w:rsidRPr="00C17238">
        <w:rPr>
          <w:rFonts w:cs="Times New Roman"/>
        </w:rPr>
        <w:t>and require prior approval of Partners HQ.</w:t>
      </w:r>
      <w:r w:rsidR="00527FAB" w:rsidRPr="00C17238">
        <w:rPr>
          <w:rFonts w:cs="Times New Roman"/>
        </w:rPr>
        <w:t xml:space="preserve"> </w:t>
      </w:r>
      <w:commentRangeEnd w:id="6983"/>
      <w:r w:rsidR="00923AB5" w:rsidRPr="00C17238">
        <w:rPr>
          <w:rStyle w:val="CommentReference"/>
          <w:rFonts w:cs="Times New Roman"/>
          <w:sz w:val="24"/>
          <w:szCs w:val="24"/>
        </w:rPr>
        <w:commentReference w:id="6983"/>
      </w:r>
      <w:r w:rsidR="00527FAB" w:rsidRPr="00C17238">
        <w:rPr>
          <w:rFonts w:cs="Times New Roman"/>
        </w:rPr>
        <w:t xml:space="preserve">The traveler will be reimbursed for gas mileage in accordance with the IRS standard mileage rate. The current mileage reimbursement for business purposes </w:t>
      </w:r>
      <w:r w:rsidRPr="00C17238">
        <w:rPr>
          <w:rFonts w:cs="Times New Roman"/>
        </w:rPr>
        <w:t>can be found at</w:t>
      </w:r>
      <w:r w:rsidR="00A167F5" w:rsidRPr="00A167F5">
        <w:t xml:space="preserve"> </w:t>
      </w:r>
      <w:ins w:id="6984" w:author="Megan Ash" w:date="2026-02-17T15:05:00Z" w16du:dateUtc="2026-02-17T20:05:00Z">
        <w:r w:rsidR="007F0F88">
          <w:fldChar w:fldCharType="begin"/>
        </w:r>
        <w:r w:rsidR="007F0F88">
          <w:instrText>HYPERLINK "</w:instrText>
        </w:r>
        <w:r w:rsidR="007F0F88" w:rsidRPr="00550205">
          <w:instrText>https://www.irs.gov/newsroom/irs-sets-2026-business-standard-mileage-rate-at-725-cents-per-mile-up-25-cents</w:instrText>
        </w:r>
        <w:r w:rsidR="007F0F88">
          <w:instrText>"</w:instrText>
        </w:r>
        <w:r w:rsidR="007F0F88">
          <w:fldChar w:fldCharType="separate"/>
        </w:r>
        <w:r w:rsidR="007F0F88" w:rsidRPr="001E7F4B">
          <w:rPr>
            <w:rStyle w:val="Hyperlink"/>
          </w:rPr>
          <w:t>https://www.irs.gov/newsroom/irs-sets-2026-business-standard-mileage-rate-at-725-cents-per-mile-up-25-cents</w:t>
        </w:r>
        <w:r w:rsidR="007F0F88">
          <w:fldChar w:fldCharType="end"/>
        </w:r>
        <w:r w:rsidR="007F0F88">
          <w:t xml:space="preserve">. </w:t>
        </w:r>
      </w:ins>
      <w:del w:id="6985" w:author="Megan Ash" w:date="2026-02-17T15:05:00Z" w16du:dateUtc="2026-02-17T20:05:00Z">
        <w:r w:rsidR="00A167F5" w:rsidDel="00550205">
          <w:fldChar w:fldCharType="begin"/>
        </w:r>
        <w:r w:rsidR="00A167F5" w:rsidDel="00550205">
          <w:delInstrText>HYPERLINK "https://www.irs.gov/newsroom/irs-issues-standard-mileage-rates-for-2024-mileage-rate-increases-to-67-cents-a-mile-up-1-point-5-cents-from-2023"</w:delInstrText>
        </w:r>
        <w:r w:rsidR="00A167F5" w:rsidDel="00550205">
          <w:fldChar w:fldCharType="separate"/>
        </w:r>
        <w:r w:rsidR="00A167F5" w:rsidRPr="005838D5" w:rsidDel="00550205">
          <w:rPr>
            <w:rStyle w:val="Hyperlink"/>
            <w:rFonts w:cs="Times New Roman"/>
          </w:rPr>
          <w:delText>https://www.irs.gov/newsroom/irs-issues-standard-mileage-rates-for-2024-mileage-rate-increases-to-67-cents-a-mile-up-1-point-5-cents-from-2023</w:delText>
        </w:r>
        <w:r w:rsidR="00A167F5" w:rsidDel="00550205">
          <w:fldChar w:fldCharType="end"/>
        </w:r>
        <w:r w:rsidR="00527FAB" w:rsidRPr="00C17238" w:rsidDel="007F0F88">
          <w:rPr>
            <w:rStyle w:val="Hyperlink"/>
            <w:rFonts w:cs="Times New Roman"/>
          </w:rPr>
          <w:delText>.</w:delText>
        </w:r>
        <w:r w:rsidR="00527FAB" w:rsidRPr="00C17238" w:rsidDel="007F0F88">
          <w:rPr>
            <w:rFonts w:cs="Times New Roman"/>
          </w:rPr>
          <w:delText xml:space="preserve"> </w:delText>
        </w:r>
      </w:del>
      <w:r w:rsidR="00527FAB" w:rsidRPr="00C17238">
        <w:rPr>
          <w:rFonts w:cs="Times New Roman"/>
        </w:rPr>
        <w:t xml:space="preserve">A map from origin to destination must be included as documentation to receive mileage reimbursement. </w:t>
      </w:r>
    </w:p>
    <w:p w14:paraId="32FAC261" w14:textId="63949F60" w:rsidR="00527FAB" w:rsidRPr="00F47D85" w:rsidRDefault="00527FAB" w:rsidP="5879812B">
      <w:pPr>
        <w:pStyle w:val="Heading3"/>
        <w:rPr>
          <w:rStyle w:val="Heading3Char"/>
          <w:b/>
          <w:bCs/>
        </w:rPr>
      </w:pPr>
      <w:bookmarkStart w:id="6986" w:name="_Toc29250574"/>
      <w:bookmarkStart w:id="6987" w:name="_Toc82539609"/>
      <w:bookmarkStart w:id="6988" w:name="_Toc222754778"/>
      <w:commentRangeStart w:id="6989"/>
      <w:r w:rsidRPr="5879812B">
        <w:rPr>
          <w:rStyle w:val="Heading3Char"/>
          <w:b/>
          <w:bCs/>
        </w:rPr>
        <w:t>14.</w:t>
      </w:r>
      <w:r w:rsidR="00C8768C" w:rsidRPr="5879812B">
        <w:rPr>
          <w:rStyle w:val="Heading3Char"/>
          <w:b/>
          <w:bCs/>
        </w:rPr>
        <w:t>6</w:t>
      </w:r>
      <w:r w:rsidRPr="5879812B">
        <w:rPr>
          <w:rStyle w:val="Heading3Char"/>
          <w:b/>
          <w:bCs/>
        </w:rPr>
        <w:t>.4 Tolls, Parking, Etc. – Reimbursable Based</w:t>
      </w:r>
      <w:bookmarkEnd w:id="6986"/>
      <w:bookmarkEnd w:id="6987"/>
      <w:bookmarkEnd w:id="6988"/>
      <w:commentRangeEnd w:id="6989"/>
      <w:r w:rsidRPr="00F47D85">
        <w:rPr>
          <w:rStyle w:val="CommentReference"/>
          <w:sz w:val="28"/>
          <w:szCs w:val="24"/>
        </w:rPr>
        <w:commentReference w:id="6989"/>
      </w:r>
    </w:p>
    <w:p w14:paraId="58FFDD27" w14:textId="2CD532E1" w:rsidR="00527FAB" w:rsidRPr="00C17238" w:rsidRDefault="00527FAB" w:rsidP="00527FAB">
      <w:pPr>
        <w:spacing w:line="360" w:lineRule="auto"/>
        <w:jc w:val="both"/>
        <w:rPr>
          <w:rFonts w:cs="Times New Roman"/>
        </w:rPr>
      </w:pPr>
      <w:r w:rsidRPr="00C17238">
        <w:rPr>
          <w:rFonts w:cs="Times New Roman"/>
        </w:rPr>
        <w:t xml:space="preserve">For business travel, if renting a car, using a personal vehicle, or using a Partners </w:t>
      </w:r>
      <w:r w:rsidR="00B8238B">
        <w:rPr>
          <w:rFonts w:cs="Times New Roman"/>
        </w:rPr>
        <w:t>Honduras</w:t>
      </w:r>
      <w:r w:rsidRPr="00C17238">
        <w:rPr>
          <w:rFonts w:cs="Times New Roman"/>
        </w:rPr>
        <w:t xml:space="preserve">’s program vehicle, Partners </w:t>
      </w:r>
      <w:r w:rsidR="00B8238B">
        <w:rPr>
          <w:rFonts w:cs="Times New Roman"/>
        </w:rPr>
        <w:t>Honduras</w:t>
      </w:r>
      <w:r w:rsidRPr="00C17238">
        <w:rPr>
          <w:rFonts w:cs="Times New Roman"/>
        </w:rPr>
        <w:t xml:space="preserve"> will reimburse based on actual costs for all tolls, parking and other costs associated to the use of the vehicle. These types of expenditures are reimbursed based on actual charges incurred and a receipt must be provided for expenses over USD $25. </w:t>
      </w:r>
    </w:p>
    <w:p w14:paraId="6AD3F9CE" w14:textId="38B9B41A" w:rsidR="00527FAB" w:rsidRPr="00F47D85" w:rsidRDefault="00527FAB" w:rsidP="00F47D85">
      <w:pPr>
        <w:pStyle w:val="Heading3"/>
      </w:pPr>
      <w:bookmarkStart w:id="6990" w:name="_Toc29250575"/>
      <w:bookmarkStart w:id="6991" w:name="_Toc82539610"/>
      <w:bookmarkStart w:id="6992" w:name="_Toc222754779"/>
      <w:r w:rsidRPr="00F47D85">
        <w:rPr>
          <w:rStyle w:val="Heading3Char"/>
          <w:b/>
          <w:bCs/>
        </w:rPr>
        <w:t>14.</w:t>
      </w:r>
      <w:r w:rsidR="00C8768C">
        <w:rPr>
          <w:rStyle w:val="Heading3Char"/>
          <w:b/>
          <w:bCs/>
        </w:rPr>
        <w:t>6</w:t>
      </w:r>
      <w:r w:rsidRPr="00F47D85">
        <w:rPr>
          <w:rStyle w:val="Heading3Char"/>
          <w:b/>
          <w:bCs/>
        </w:rPr>
        <w:t>.5 Airfare and Trains – Reimbursable Based</w:t>
      </w:r>
      <w:bookmarkEnd w:id="6990"/>
      <w:bookmarkEnd w:id="6991"/>
      <w:bookmarkEnd w:id="6992"/>
    </w:p>
    <w:p w14:paraId="002F3CA4" w14:textId="4C240B76" w:rsidR="00332677" w:rsidRPr="00332677" w:rsidRDefault="00527FAB" w:rsidP="00332677">
      <w:pPr>
        <w:spacing w:line="360" w:lineRule="auto"/>
        <w:jc w:val="both"/>
        <w:rPr>
          <w:rFonts w:cs="Times New Roman"/>
        </w:rPr>
      </w:pPr>
      <w:commentRangeStart w:id="6993"/>
      <w:r w:rsidRPr="00C17238">
        <w:rPr>
          <w:rFonts w:cs="Times New Roman"/>
        </w:rPr>
        <w:t xml:space="preserve">Partners </w:t>
      </w:r>
      <w:r w:rsidR="00B8238B">
        <w:rPr>
          <w:rFonts w:cs="Times New Roman"/>
        </w:rPr>
        <w:t>Honduras</w:t>
      </w:r>
      <w:r w:rsidRPr="00C17238">
        <w:rPr>
          <w:rFonts w:cs="Times New Roman"/>
        </w:rPr>
        <w:t xml:space="preserve"> will reimburse or purchase on behalf of all approved travelers all necessary airfare and train tickets. </w:t>
      </w:r>
      <w:r w:rsidR="00332677" w:rsidRPr="00332677">
        <w:rPr>
          <w:rFonts w:cs="Times New Roman"/>
        </w:rPr>
        <w:t xml:space="preserve">For reimbursement purposes, a receipt must be provided for all airfare and train tickets. Note below the additional restrictions related to airfare purchases. Refundable tickets should only be purchased if the price difference between refundable and nonrefundable is 10% or less than the total ticket, otherwise nonrefundable should always be purchased. </w:t>
      </w:r>
      <w:commentRangeEnd w:id="6993"/>
      <w:r w:rsidR="0087573A" w:rsidRPr="00332677">
        <w:rPr>
          <w:rStyle w:val="CommentReference"/>
          <w:rFonts w:cs="Times New Roman"/>
          <w:sz w:val="24"/>
          <w:szCs w:val="24"/>
        </w:rPr>
        <w:commentReference w:id="6993"/>
      </w:r>
    </w:p>
    <w:p w14:paraId="61234F77" w14:textId="6ADD57B0" w:rsidR="00527FAB" w:rsidRPr="00C17238" w:rsidRDefault="00332677" w:rsidP="00527FAB">
      <w:pPr>
        <w:spacing w:line="360" w:lineRule="auto"/>
        <w:jc w:val="both"/>
        <w:rPr>
          <w:rFonts w:cs="Times New Roman"/>
        </w:rPr>
      </w:pPr>
      <w:r w:rsidRPr="00332677">
        <w:rPr>
          <w:rFonts w:cs="Times New Roman"/>
        </w:rPr>
        <w:t xml:space="preserve">There may be other circumstances in which refundable tickets are necessary and exceed 10% of the ticket value, such cases include but are not limited to project closeout, pending visas, illness, or other situation that may require a flight change. For these exceptional situations, prior approval in writing must be obtained from the </w:t>
      </w:r>
      <w:commentRangeStart w:id="6994"/>
      <w:r w:rsidRPr="00332677">
        <w:rPr>
          <w:rFonts w:cs="Times New Roman"/>
        </w:rPr>
        <w:t>C</w:t>
      </w:r>
      <w:r>
        <w:rPr>
          <w:rFonts w:cs="Times New Roman"/>
        </w:rPr>
        <w:t>F</w:t>
      </w:r>
      <w:r w:rsidRPr="00332677">
        <w:rPr>
          <w:rFonts w:cs="Times New Roman"/>
        </w:rPr>
        <w:t>O</w:t>
      </w:r>
      <w:commentRangeEnd w:id="6994"/>
      <w:r w:rsidR="0087573A" w:rsidRPr="00332677">
        <w:rPr>
          <w:rStyle w:val="CommentReference"/>
          <w:rFonts w:cs="Times New Roman"/>
          <w:sz w:val="24"/>
          <w:szCs w:val="24"/>
        </w:rPr>
        <w:commentReference w:id="6994"/>
      </w:r>
      <w:r w:rsidRPr="00332677">
        <w:rPr>
          <w:rFonts w:cs="Times New Roman"/>
        </w:rPr>
        <w:t xml:space="preserve"> </w:t>
      </w:r>
      <w:commentRangeStart w:id="6995"/>
      <w:r w:rsidRPr="00332677">
        <w:rPr>
          <w:rFonts w:cs="Times New Roman"/>
        </w:rPr>
        <w:t>or Director of Grants and Contracts</w:t>
      </w:r>
      <w:r w:rsidR="00527FAB" w:rsidRPr="00C17238">
        <w:rPr>
          <w:rFonts w:cs="Times New Roman"/>
        </w:rPr>
        <w:t>.</w:t>
      </w:r>
      <w:commentRangeEnd w:id="6995"/>
      <w:r w:rsidR="0087573A" w:rsidRPr="00C17238">
        <w:rPr>
          <w:rStyle w:val="CommentReference"/>
          <w:rFonts w:cs="Times New Roman"/>
          <w:sz w:val="24"/>
          <w:szCs w:val="24"/>
        </w:rPr>
        <w:commentReference w:id="6995"/>
      </w:r>
    </w:p>
    <w:p w14:paraId="3836BCD9" w14:textId="410C980F" w:rsidR="00C8768C" w:rsidRPr="00C17238" w:rsidRDefault="00527FAB" w:rsidP="00C8768C">
      <w:pPr>
        <w:pStyle w:val="Heading4"/>
        <w:jc w:val="both"/>
        <w:rPr>
          <w:rFonts w:ascii="Times New Roman" w:hAnsi="Times New Roman" w:cs="Times New Roman"/>
          <w:b w:val="0"/>
          <w:bCs w:val="0"/>
        </w:rPr>
      </w:pPr>
      <w:bookmarkStart w:id="6996" w:name="_Toc222754780"/>
      <w:bookmarkStart w:id="6997" w:name="_Toc29250576"/>
      <w:bookmarkStart w:id="6998" w:name="_Toc82539611"/>
      <w:r w:rsidRPr="00C17238">
        <w:rPr>
          <w:rStyle w:val="Heading3Char"/>
          <w:b/>
          <w:bCs/>
          <w:sz w:val="24"/>
        </w:rPr>
        <w:t>14.</w:t>
      </w:r>
      <w:r w:rsidR="00C8768C">
        <w:rPr>
          <w:rStyle w:val="Heading3Char"/>
          <w:b/>
          <w:bCs/>
          <w:sz w:val="24"/>
        </w:rPr>
        <w:t>6</w:t>
      </w:r>
      <w:r w:rsidRPr="00C17238">
        <w:rPr>
          <w:rStyle w:val="Heading3Char"/>
          <w:b/>
          <w:bCs/>
          <w:sz w:val="24"/>
        </w:rPr>
        <w:t xml:space="preserve">.5.1 Seat </w:t>
      </w:r>
      <w:r w:rsidR="00C8768C">
        <w:rPr>
          <w:rStyle w:val="Heading3Char"/>
          <w:b/>
          <w:bCs/>
          <w:sz w:val="24"/>
        </w:rPr>
        <w:t>Selection</w:t>
      </w:r>
      <w:bookmarkEnd w:id="6996"/>
      <w:r w:rsidR="00C8768C" w:rsidRPr="00C17238">
        <w:rPr>
          <w:rStyle w:val="Heading3Char"/>
          <w:b/>
          <w:bCs/>
          <w:sz w:val="24"/>
        </w:rPr>
        <w:t xml:space="preserve"> </w:t>
      </w:r>
    </w:p>
    <w:p w14:paraId="319F2F40" w14:textId="19D4BA28" w:rsidR="00C8768C" w:rsidRPr="00C17238" w:rsidRDefault="000A7EA4" w:rsidP="00C8768C">
      <w:pPr>
        <w:spacing w:line="360" w:lineRule="auto"/>
        <w:jc w:val="both"/>
        <w:rPr>
          <w:rFonts w:cs="Times New Roman"/>
        </w:rPr>
      </w:pPr>
      <w:r w:rsidRPr="000A7EA4">
        <w:rPr>
          <w:rFonts w:cs="Times New Roman"/>
        </w:rPr>
        <w:t xml:space="preserve">Partners </w:t>
      </w:r>
      <w:r w:rsidR="00B8238B">
        <w:rPr>
          <w:rFonts w:cs="Times New Roman"/>
        </w:rPr>
        <w:t>Honduras</w:t>
      </w:r>
      <w:r>
        <w:rPr>
          <w:rFonts w:cs="Times New Roman"/>
        </w:rPr>
        <w:t xml:space="preserve"> </w:t>
      </w:r>
      <w:r w:rsidRPr="000A7EA4">
        <w:rPr>
          <w:rFonts w:cs="Times New Roman"/>
        </w:rPr>
        <w:t>permits staff to select seats, including seats with extra leg room, or in an exit row, assuming the seat is still in the economy cabin</w:t>
      </w:r>
      <w:r>
        <w:rPr>
          <w:rFonts w:cs="Times New Roman"/>
        </w:rPr>
        <w:t>.</w:t>
      </w:r>
    </w:p>
    <w:p w14:paraId="22AC7D58" w14:textId="0F586647" w:rsidR="00527FAB" w:rsidRPr="00C17238" w:rsidRDefault="00527FAB" w:rsidP="00527FAB">
      <w:pPr>
        <w:pStyle w:val="Heading4"/>
        <w:jc w:val="both"/>
        <w:rPr>
          <w:rFonts w:ascii="Times New Roman" w:hAnsi="Times New Roman" w:cs="Times New Roman"/>
          <w:b w:val="0"/>
          <w:bCs w:val="0"/>
        </w:rPr>
      </w:pPr>
      <w:bookmarkStart w:id="6999" w:name="_Toc222754781"/>
      <w:r w:rsidRPr="00C17238">
        <w:rPr>
          <w:rStyle w:val="Heading3Char"/>
          <w:b/>
          <w:bCs/>
          <w:sz w:val="24"/>
        </w:rPr>
        <w:t>14.</w:t>
      </w:r>
      <w:r w:rsidR="000A7EA4">
        <w:rPr>
          <w:rStyle w:val="Heading3Char"/>
          <w:b/>
          <w:bCs/>
          <w:sz w:val="24"/>
        </w:rPr>
        <w:t>6</w:t>
      </w:r>
      <w:r w:rsidRPr="00C17238">
        <w:rPr>
          <w:rStyle w:val="Heading3Char"/>
          <w:b/>
          <w:bCs/>
          <w:sz w:val="24"/>
        </w:rPr>
        <w:t>.5.</w:t>
      </w:r>
      <w:r w:rsidR="000A7EA4">
        <w:rPr>
          <w:rStyle w:val="Heading3Char"/>
          <w:b/>
          <w:bCs/>
          <w:sz w:val="24"/>
        </w:rPr>
        <w:t>2</w:t>
      </w:r>
      <w:r w:rsidRPr="00C17238">
        <w:rPr>
          <w:rStyle w:val="Heading3Char"/>
          <w:b/>
          <w:bCs/>
          <w:sz w:val="24"/>
        </w:rPr>
        <w:t xml:space="preserve"> Seat</w:t>
      </w:r>
      <w:r w:rsidR="00C8768C">
        <w:rPr>
          <w:rStyle w:val="Heading3Char"/>
          <w:b/>
          <w:bCs/>
          <w:sz w:val="24"/>
        </w:rPr>
        <w:t xml:space="preserve">/Class </w:t>
      </w:r>
      <w:r w:rsidRPr="00C17238">
        <w:rPr>
          <w:rStyle w:val="Heading3Char"/>
          <w:b/>
          <w:bCs/>
          <w:sz w:val="24"/>
        </w:rPr>
        <w:t>Upgrades</w:t>
      </w:r>
      <w:bookmarkEnd w:id="6997"/>
      <w:bookmarkEnd w:id="6998"/>
      <w:bookmarkEnd w:id="6999"/>
      <w:r w:rsidRPr="00C17238">
        <w:rPr>
          <w:rStyle w:val="Heading3Char"/>
          <w:b/>
          <w:bCs/>
          <w:sz w:val="24"/>
        </w:rPr>
        <w:t xml:space="preserve"> </w:t>
      </w:r>
    </w:p>
    <w:p w14:paraId="4E516F23" w14:textId="15F7DADE" w:rsidR="00527FAB" w:rsidRPr="00C17238" w:rsidRDefault="00527FAB" w:rsidP="00527FAB">
      <w:pPr>
        <w:spacing w:line="360" w:lineRule="auto"/>
        <w:jc w:val="both"/>
        <w:rPr>
          <w:rFonts w:cs="Times New Roman"/>
        </w:rPr>
      </w:pPr>
      <w:r w:rsidRPr="00C17238">
        <w:rPr>
          <w:rFonts w:cs="Times New Roman"/>
        </w:rPr>
        <w:t xml:space="preserve">Only coach class or promotional fares will be paid </w:t>
      </w:r>
      <w:ins w:id="7000" w:author="Megan Ash" w:date="2026-02-17T15:10:00Z" w16du:dateUtc="2026-02-17T20:10:00Z">
        <w:r w:rsidR="0087573A">
          <w:rPr>
            <w:rFonts w:cs="Times New Roman"/>
          </w:rPr>
          <w:t xml:space="preserve">for </w:t>
        </w:r>
      </w:ins>
      <w:r w:rsidRPr="00C17238">
        <w:rPr>
          <w:rFonts w:cs="Times New Roman"/>
        </w:rPr>
        <w:t xml:space="preserve">by Partners </w:t>
      </w:r>
      <w:r w:rsidR="00B8238B">
        <w:rPr>
          <w:rFonts w:cs="Times New Roman"/>
        </w:rPr>
        <w:t>Honduras</w:t>
      </w:r>
      <w:r w:rsidRPr="00C17238">
        <w:rPr>
          <w:rFonts w:cs="Times New Roman"/>
        </w:rPr>
        <w:t xml:space="preserve">. Business and first class are considered seat upgrades and must follow the below protocol; otherwise, this will not be covered by Partners </w:t>
      </w:r>
      <w:r w:rsidR="00B8238B">
        <w:rPr>
          <w:rFonts w:cs="Times New Roman"/>
        </w:rPr>
        <w:t>Honduras</w:t>
      </w:r>
      <w:r w:rsidRPr="00C17238">
        <w:rPr>
          <w:rFonts w:cs="Times New Roman"/>
        </w:rPr>
        <w:t>. While seat upgrades are not to be expected, there are some circumstances when the traveler could be authorized to travel Business class:</w:t>
      </w:r>
    </w:p>
    <w:p w14:paraId="25216736" w14:textId="77777777" w:rsidR="00527FAB" w:rsidRPr="00C17238" w:rsidRDefault="00527FAB" w:rsidP="00F05B60">
      <w:pPr>
        <w:pStyle w:val="ListParagraph"/>
        <w:numPr>
          <w:ilvl w:val="0"/>
          <w:numId w:val="70"/>
        </w:numPr>
        <w:spacing w:line="360" w:lineRule="auto"/>
        <w:jc w:val="both"/>
        <w:rPr>
          <w:rFonts w:cs="Times New Roman"/>
        </w:rPr>
      </w:pPr>
      <w:r w:rsidRPr="00C17238">
        <w:rPr>
          <w:rFonts w:eastAsiaTheme="majorEastAsia" w:cs="Times New Roman"/>
          <w:bCs/>
        </w:rPr>
        <w:t>When no space is available in coach-class accommodation</w:t>
      </w:r>
      <w:r w:rsidRPr="00C17238">
        <w:rPr>
          <w:rFonts w:cs="Times New Roman"/>
        </w:rPr>
        <w:t xml:space="preserve"> and the flight must be taken;</w:t>
      </w:r>
    </w:p>
    <w:p w14:paraId="0D813FC3" w14:textId="77777777" w:rsidR="00527FAB" w:rsidRPr="00C17238" w:rsidRDefault="00527FAB" w:rsidP="00F05B60">
      <w:pPr>
        <w:pStyle w:val="ListParagraph"/>
        <w:numPr>
          <w:ilvl w:val="0"/>
          <w:numId w:val="70"/>
        </w:numPr>
        <w:spacing w:line="360" w:lineRule="auto"/>
        <w:jc w:val="both"/>
        <w:rPr>
          <w:rFonts w:cs="Times New Roman"/>
        </w:rPr>
      </w:pPr>
      <w:r w:rsidRPr="00C17238">
        <w:rPr>
          <w:rFonts w:cs="Times New Roman"/>
        </w:rPr>
        <w:t>When use of business class is necessary to accommodate traveler disability or a special need; or</w:t>
      </w:r>
    </w:p>
    <w:p w14:paraId="3277D7B5" w14:textId="77777777" w:rsidR="00527FAB" w:rsidRPr="00C17238" w:rsidRDefault="00527FAB" w:rsidP="00F05B60">
      <w:pPr>
        <w:pStyle w:val="ListParagraph"/>
        <w:numPr>
          <w:ilvl w:val="0"/>
          <w:numId w:val="70"/>
        </w:numPr>
        <w:spacing w:line="360" w:lineRule="auto"/>
        <w:jc w:val="both"/>
        <w:rPr>
          <w:rFonts w:cs="Times New Roman"/>
        </w:rPr>
      </w:pPr>
      <w:r w:rsidRPr="00C17238">
        <w:rPr>
          <w:rFonts w:cs="Times New Roman"/>
        </w:rPr>
        <w:t>When the cost is the same or the traveler pays for the difference in cost between coach and the upgrade.</w:t>
      </w:r>
    </w:p>
    <w:p w14:paraId="3A9B199D" w14:textId="6EC75511" w:rsidR="00527FAB" w:rsidRPr="00C17238" w:rsidRDefault="00527FAB" w:rsidP="00527FAB">
      <w:pPr>
        <w:spacing w:line="360" w:lineRule="auto"/>
        <w:jc w:val="both"/>
        <w:rPr>
          <w:rFonts w:cs="Times New Roman"/>
        </w:rPr>
      </w:pPr>
      <w:r w:rsidRPr="00C17238">
        <w:rPr>
          <w:rFonts w:cs="Times New Roman"/>
        </w:rPr>
        <w:t xml:space="preserve">With the exception of no-cost upgrades, or the traveler pays for the difference in cost without Partners </w:t>
      </w:r>
      <w:r w:rsidR="00B8238B">
        <w:rPr>
          <w:rFonts w:cs="Times New Roman"/>
        </w:rPr>
        <w:t>Honduras</w:t>
      </w:r>
      <w:r w:rsidRPr="00C17238">
        <w:rPr>
          <w:rFonts w:cs="Times New Roman"/>
        </w:rPr>
        <w:t xml:space="preserve">’s funding, all seat upgrades will need to be approved in advance </w:t>
      </w:r>
      <w:del w:id="7001" w:author="Megan Ash" w:date="2026-02-17T15:10:00Z" w16du:dateUtc="2026-02-17T20:10:00Z">
        <w:r w:rsidRPr="00C17238" w:rsidDel="0087573A">
          <w:rPr>
            <w:rFonts w:cs="Times New Roman"/>
          </w:rPr>
          <w:delText xml:space="preserve">with </w:delText>
        </w:r>
      </w:del>
      <w:ins w:id="7002" w:author="Megan Ash" w:date="2026-02-17T15:10:00Z" w16du:dateUtc="2026-02-17T20:10:00Z">
        <w:r w:rsidR="0087573A">
          <w:rPr>
            <w:rFonts w:cs="Times New Roman"/>
          </w:rPr>
          <w:t>by</w:t>
        </w:r>
        <w:r w:rsidR="0087573A" w:rsidRPr="00C17238">
          <w:rPr>
            <w:rFonts w:cs="Times New Roman"/>
          </w:rPr>
          <w:t xml:space="preserve"> </w:t>
        </w:r>
      </w:ins>
      <w:r w:rsidRPr="00C17238">
        <w:rPr>
          <w:rFonts w:cs="Times New Roman"/>
        </w:rPr>
        <w:t xml:space="preserve">the FO Director and must include a written justification as to why the upgrade is necessary. </w:t>
      </w:r>
    </w:p>
    <w:p w14:paraId="6B327439" w14:textId="09EA3240" w:rsidR="00527FAB" w:rsidRPr="00C17238" w:rsidRDefault="00527FAB" w:rsidP="00527FAB">
      <w:pPr>
        <w:pStyle w:val="Heading4"/>
        <w:jc w:val="both"/>
        <w:rPr>
          <w:rFonts w:ascii="Times New Roman" w:hAnsi="Times New Roman" w:cs="Times New Roman"/>
          <w:b w:val="0"/>
          <w:bCs w:val="0"/>
        </w:rPr>
      </w:pPr>
      <w:bookmarkStart w:id="7003" w:name="_Toc29250577"/>
      <w:bookmarkStart w:id="7004" w:name="_Toc82539612"/>
      <w:bookmarkStart w:id="7005" w:name="_Toc222754782"/>
      <w:r w:rsidRPr="00C17238">
        <w:rPr>
          <w:rStyle w:val="Heading3Char"/>
          <w:b/>
          <w:bCs/>
          <w:sz w:val="24"/>
        </w:rPr>
        <w:t>14.</w:t>
      </w:r>
      <w:r w:rsidR="00DC66DC">
        <w:rPr>
          <w:rStyle w:val="Heading3Char"/>
          <w:b/>
          <w:bCs/>
          <w:sz w:val="24"/>
        </w:rPr>
        <w:t>6</w:t>
      </w:r>
      <w:r w:rsidRPr="00C17238">
        <w:rPr>
          <w:rStyle w:val="Heading3Char"/>
          <w:b/>
          <w:bCs/>
          <w:sz w:val="24"/>
        </w:rPr>
        <w:t>.5.</w:t>
      </w:r>
      <w:r w:rsidR="00DC66DC">
        <w:rPr>
          <w:rStyle w:val="Heading3Char"/>
          <w:b/>
          <w:bCs/>
          <w:sz w:val="24"/>
        </w:rPr>
        <w:t>3</w:t>
      </w:r>
      <w:r w:rsidRPr="00C17238">
        <w:rPr>
          <w:rStyle w:val="Heading3Char"/>
          <w:b/>
          <w:bCs/>
          <w:sz w:val="24"/>
        </w:rPr>
        <w:t xml:space="preserve"> Fly America Act</w:t>
      </w:r>
      <w:bookmarkEnd w:id="7003"/>
      <w:bookmarkEnd w:id="7004"/>
      <w:bookmarkEnd w:id="7005"/>
    </w:p>
    <w:p w14:paraId="09A1A6E5" w14:textId="6663D192" w:rsidR="00527FAB" w:rsidRPr="00C17238" w:rsidRDefault="00527FAB" w:rsidP="00527FAB">
      <w:pPr>
        <w:spacing w:line="360" w:lineRule="auto"/>
        <w:jc w:val="both"/>
        <w:rPr>
          <w:rFonts w:cs="Times New Roman"/>
        </w:rPr>
      </w:pPr>
      <w:r w:rsidRPr="00C17238">
        <w:rPr>
          <w:rFonts w:cs="Times New Roman"/>
        </w:rPr>
        <w:t xml:space="preserve">All U.S. government-funded travel will comply with </w:t>
      </w:r>
      <w:hyperlink r:id="rId142" w:history="1">
        <w:r w:rsidRPr="00C17238">
          <w:rPr>
            <w:rStyle w:val="Hyperlink"/>
            <w:rFonts w:cs="Times New Roman"/>
          </w:rPr>
          <w:t>the Fly America Act</w:t>
        </w:r>
      </w:hyperlink>
      <w:r w:rsidRPr="00C17238">
        <w:rPr>
          <w:rFonts w:cs="Times New Roman"/>
        </w:rPr>
        <w:t>, which requires that all travel and shipments must be made on U.S. flag carriers to the extent services by such carriers is available. Use of a Fly America compliant carrier is required regardless of whether a foreign carrier can provide the service at a comparable or lower cost, or whether a foreign carrier is preferred due to convenience. The rules generally provide for a limited number of exceptions; however, a U.S. carrier must be used for any travel: 1) within the U.S., or 2) between the U.S. and the last destination point that is served by a U.S. carrier for that particular routing. Exceptions to the Fly America Act can only be approved by Partners</w:t>
      </w:r>
      <w:ins w:id="7006" w:author="Megan Ash" w:date="2026-02-23T14:07:00Z" w16du:dateUtc="2026-02-23T19:07:00Z">
        <w:r w:rsidR="00280826">
          <w:rPr>
            <w:rFonts w:cs="Times New Roman"/>
          </w:rPr>
          <w:t>’</w:t>
        </w:r>
      </w:ins>
      <w:commentRangeStart w:id="7007"/>
      <w:r w:rsidRPr="00C17238">
        <w:rPr>
          <w:rFonts w:cs="Times New Roman"/>
        </w:rPr>
        <w:t xml:space="preserve"> </w:t>
      </w:r>
      <w:del w:id="7008" w:author="Megan Ash" w:date="2026-02-23T14:07:00Z" w16du:dateUtc="2026-02-23T19:07:00Z">
        <w:r w:rsidRPr="00C17238" w:rsidDel="00280826">
          <w:rPr>
            <w:rFonts w:cs="Times New Roman"/>
          </w:rPr>
          <w:delText>CFO</w:delText>
        </w:r>
      </w:del>
      <w:ins w:id="7009" w:author="Megan Ash" w:date="2026-02-23T14:07:00Z" w16du:dateUtc="2026-02-23T19:07:00Z">
        <w:r w:rsidR="00280826">
          <w:rPr>
            <w:rFonts w:cs="Times New Roman"/>
          </w:rPr>
          <w:t>Vice President of Programs</w:t>
        </w:r>
      </w:ins>
      <w:r w:rsidRPr="00C17238">
        <w:rPr>
          <w:rFonts w:cs="Times New Roman"/>
        </w:rPr>
        <w:t xml:space="preserve"> </w:t>
      </w:r>
      <w:commentRangeEnd w:id="7007"/>
      <w:r w:rsidR="00C87941" w:rsidRPr="00C17238">
        <w:rPr>
          <w:rStyle w:val="CommentReference"/>
          <w:rFonts w:cs="Times New Roman"/>
          <w:sz w:val="24"/>
          <w:szCs w:val="24"/>
        </w:rPr>
        <w:commentReference w:id="7007"/>
      </w:r>
      <w:r w:rsidRPr="00C17238">
        <w:rPr>
          <w:rFonts w:cs="Times New Roman"/>
        </w:rPr>
        <w:t>at HQ. The exceptions are as listed below:</w:t>
      </w:r>
    </w:p>
    <w:p w14:paraId="198C6028" w14:textId="77777777" w:rsidR="00527FAB" w:rsidRPr="00C17238" w:rsidRDefault="00527FAB" w:rsidP="00F05B60">
      <w:pPr>
        <w:pStyle w:val="ListParagraph"/>
        <w:numPr>
          <w:ilvl w:val="0"/>
          <w:numId w:val="71"/>
        </w:numPr>
        <w:spacing w:line="360" w:lineRule="auto"/>
        <w:jc w:val="both"/>
        <w:rPr>
          <w:rFonts w:cs="Times New Roman"/>
        </w:rPr>
      </w:pPr>
      <w:r w:rsidRPr="00C17238">
        <w:rPr>
          <w:rFonts w:cs="Times New Roman"/>
        </w:rPr>
        <w:t>If a U.S. flag air carrier offers nonstop or direct service (no aircraft change) from your origin to your destination, you must use the U.S. flag air carrier service unless such use would extend your travel time, including delay at origin, by 24 hours or more.</w:t>
      </w:r>
    </w:p>
    <w:p w14:paraId="3951A484" w14:textId="77777777" w:rsidR="00527FAB" w:rsidRPr="00C17238" w:rsidRDefault="00527FAB" w:rsidP="00F05B60">
      <w:pPr>
        <w:pStyle w:val="ListParagraph"/>
        <w:numPr>
          <w:ilvl w:val="0"/>
          <w:numId w:val="71"/>
        </w:numPr>
        <w:spacing w:line="360" w:lineRule="auto"/>
        <w:jc w:val="both"/>
        <w:rPr>
          <w:rFonts w:cs="Times New Roman"/>
        </w:rPr>
      </w:pPr>
      <w:r w:rsidRPr="00C17238">
        <w:rPr>
          <w:rFonts w:cs="Times New Roman"/>
        </w:rPr>
        <w:t>If a U.S. flag air carrier does not offer nonstop or direct service (no aircraft change) between your origin and your destination, you must use a U.S. flag air carrier on every portion of the route where it provides service unless, when compared to using a foreign air carrier, such use would:</w:t>
      </w:r>
    </w:p>
    <w:p w14:paraId="0C212875" w14:textId="77777777" w:rsidR="00527FAB" w:rsidRPr="00C17238" w:rsidRDefault="00527FAB" w:rsidP="00F05B60">
      <w:pPr>
        <w:pStyle w:val="ListParagraph"/>
        <w:numPr>
          <w:ilvl w:val="0"/>
          <w:numId w:val="72"/>
        </w:numPr>
        <w:spacing w:line="360" w:lineRule="auto"/>
        <w:jc w:val="both"/>
        <w:rPr>
          <w:rFonts w:cs="Times New Roman"/>
        </w:rPr>
      </w:pPr>
      <w:r w:rsidRPr="00C17238">
        <w:rPr>
          <w:rFonts w:cs="Times New Roman"/>
        </w:rPr>
        <w:t>Increase the number of aircraft changes you must make outside of the U.S. by 2 or more; or</w:t>
      </w:r>
    </w:p>
    <w:p w14:paraId="6F19D56F" w14:textId="77777777" w:rsidR="00527FAB" w:rsidRPr="00C17238" w:rsidRDefault="00527FAB" w:rsidP="00F05B60">
      <w:pPr>
        <w:pStyle w:val="ListParagraph"/>
        <w:numPr>
          <w:ilvl w:val="0"/>
          <w:numId w:val="72"/>
        </w:numPr>
        <w:spacing w:line="360" w:lineRule="auto"/>
        <w:jc w:val="both"/>
        <w:rPr>
          <w:rFonts w:cs="Times New Roman"/>
        </w:rPr>
      </w:pPr>
      <w:r w:rsidRPr="00C17238">
        <w:rPr>
          <w:rFonts w:cs="Times New Roman"/>
        </w:rPr>
        <w:t>Extend your travel time by at least 6 hours or more; or</w:t>
      </w:r>
    </w:p>
    <w:p w14:paraId="4D1E07B9" w14:textId="77777777" w:rsidR="00527FAB" w:rsidRPr="00C17238" w:rsidRDefault="00527FAB" w:rsidP="00F05B60">
      <w:pPr>
        <w:pStyle w:val="ListParagraph"/>
        <w:numPr>
          <w:ilvl w:val="0"/>
          <w:numId w:val="72"/>
        </w:numPr>
        <w:spacing w:line="360" w:lineRule="auto"/>
        <w:jc w:val="both"/>
        <w:rPr>
          <w:rFonts w:cs="Times New Roman"/>
        </w:rPr>
      </w:pPr>
      <w:r w:rsidRPr="00C17238">
        <w:rPr>
          <w:rFonts w:cs="Times New Roman"/>
        </w:rPr>
        <w:t>Require a connecting time of 4 hours or more at an overseas interchange point.</w:t>
      </w:r>
    </w:p>
    <w:p w14:paraId="141B1C8D" w14:textId="77777777" w:rsidR="00527FAB" w:rsidRPr="00C17238" w:rsidRDefault="00527FAB" w:rsidP="00527FAB">
      <w:pPr>
        <w:pStyle w:val="ListParagraph"/>
        <w:spacing w:line="360" w:lineRule="auto"/>
        <w:ind w:left="1440"/>
        <w:jc w:val="both"/>
        <w:rPr>
          <w:rFonts w:cs="Times New Roman"/>
        </w:rPr>
      </w:pPr>
    </w:p>
    <w:p w14:paraId="6F23069D" w14:textId="77777777" w:rsidR="00527FAB" w:rsidRPr="00C17238" w:rsidRDefault="00527FAB" w:rsidP="00527FAB">
      <w:pPr>
        <w:spacing w:line="360" w:lineRule="auto"/>
        <w:jc w:val="both"/>
        <w:rPr>
          <w:rFonts w:cs="Times New Roman"/>
        </w:rPr>
      </w:pPr>
      <w:r w:rsidRPr="00C17238">
        <w:rPr>
          <w:rFonts w:cs="Times New Roman"/>
        </w:rPr>
        <w:t>For a flight to be in compliance with the Fly America Act, the code of a U.S. flag air carrier must be noted as part of the flight number on the airline ticket, flight coupon (boarding pass), or passenger receipt. Each airline has a two-letter alpha code. From this list, you will be able to compare airline codes on the ticket with those on the list and thereby be able to ascertain whether or not the flight is on a U.S. Flag air carrier. In order to ensure that the flight is Fly America Act compliant all travel should be booked through the designated travel agent/agency.</w:t>
      </w:r>
    </w:p>
    <w:tbl>
      <w:tblPr>
        <w:tblStyle w:val="Pa22"/>
        <w:tblpPr w:leftFromText="180" w:rightFromText="180" w:vertAnchor="text" w:horzAnchor="margin" w:tblpY="75"/>
        <w:tblW w:w="0" w:type="auto"/>
        <w:tblLook w:val="04A0" w:firstRow="1" w:lastRow="0" w:firstColumn="1" w:lastColumn="0" w:noHBand="0" w:noVBand="1"/>
      </w:tblPr>
      <w:tblGrid>
        <w:gridCol w:w="4675"/>
        <w:gridCol w:w="4675"/>
      </w:tblGrid>
      <w:tr w:rsidR="00527FAB" w:rsidRPr="00C17238" w14:paraId="7C1BEDDA" w14:textId="77777777" w:rsidTr="00E63CD6">
        <w:tc>
          <w:tcPr>
            <w:tcW w:w="9350" w:type="dxa"/>
            <w:gridSpan w:val="2"/>
          </w:tcPr>
          <w:p w14:paraId="2DC1BA7C" w14:textId="77777777" w:rsidR="00527FAB" w:rsidRPr="00C17238" w:rsidRDefault="00527FAB" w:rsidP="00E63CD6">
            <w:pPr>
              <w:spacing w:line="360" w:lineRule="auto"/>
              <w:jc w:val="both"/>
              <w:rPr>
                <w:rFonts w:cs="Times New Roman"/>
              </w:rPr>
            </w:pPr>
            <w:r w:rsidRPr="00C17238">
              <w:rPr>
                <w:rFonts w:cs="Times New Roman"/>
              </w:rPr>
              <w:t xml:space="preserve">Many of the U.S. flag air carriers are listed below: </w:t>
            </w:r>
          </w:p>
        </w:tc>
      </w:tr>
      <w:tr w:rsidR="00527FAB" w:rsidRPr="00C17238" w14:paraId="01A1316D" w14:textId="77777777" w:rsidTr="00E63CD6">
        <w:tc>
          <w:tcPr>
            <w:tcW w:w="4675" w:type="dxa"/>
          </w:tcPr>
          <w:p w14:paraId="5680B6FC"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AirTran Airways (FL) </w:t>
            </w:r>
          </w:p>
          <w:p w14:paraId="22F8C5E1"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Alaska Airlines (AS) </w:t>
            </w:r>
          </w:p>
          <w:p w14:paraId="3CCC0488"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American Airlines (AA) </w:t>
            </w:r>
          </w:p>
          <w:p w14:paraId="79D6AD4B"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Continental Airlines (CO)</w:t>
            </w:r>
          </w:p>
          <w:p w14:paraId="3BC318EC"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lang w:val="fr-FR"/>
              </w:rPr>
            </w:pPr>
            <w:r w:rsidRPr="00C17238">
              <w:rPr>
                <w:rFonts w:ascii="Times New Roman" w:hAnsi="Times New Roman" w:cs="Times New Roman"/>
                <w:color w:val="auto"/>
                <w:lang w:val="fr-FR"/>
              </w:rPr>
              <w:t xml:space="preserve">Delta Airlines (DL) </w:t>
            </w:r>
          </w:p>
          <w:p w14:paraId="469FE72E"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lang w:val="fr-FR"/>
              </w:rPr>
            </w:pPr>
            <w:r w:rsidRPr="00C17238">
              <w:rPr>
                <w:rFonts w:ascii="Times New Roman" w:hAnsi="Times New Roman" w:cs="Times New Roman"/>
                <w:color w:val="auto"/>
                <w:lang w:val="fr-FR"/>
              </w:rPr>
              <w:t xml:space="preserve">Frontier Airlines (F9) </w:t>
            </w:r>
          </w:p>
          <w:p w14:paraId="7F74BA8E"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Hawaiian Airlines (HA) </w:t>
            </w:r>
          </w:p>
        </w:tc>
        <w:tc>
          <w:tcPr>
            <w:tcW w:w="4675" w:type="dxa"/>
          </w:tcPr>
          <w:p w14:paraId="3C25DA8A"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JetBlue Airways (B6) </w:t>
            </w:r>
          </w:p>
          <w:p w14:paraId="133DAAD7"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Midwest Express (YX) </w:t>
            </w:r>
          </w:p>
          <w:p w14:paraId="3FCFB141"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Southwest Airlines (WN) </w:t>
            </w:r>
          </w:p>
          <w:p w14:paraId="1DCFD877"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Spirit Airlines (NK) </w:t>
            </w:r>
          </w:p>
          <w:p w14:paraId="49B01C81"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United Airlines (UA) </w:t>
            </w:r>
          </w:p>
          <w:p w14:paraId="04426173" w14:textId="77777777" w:rsidR="00527FAB" w:rsidRPr="00C17238" w:rsidRDefault="00527FAB" w:rsidP="00F05B60">
            <w:pPr>
              <w:pStyle w:val="Default"/>
              <w:numPr>
                <w:ilvl w:val="0"/>
                <w:numId w:val="66"/>
              </w:numPr>
              <w:spacing w:line="360" w:lineRule="auto"/>
              <w:jc w:val="both"/>
              <w:rPr>
                <w:rFonts w:ascii="Times New Roman" w:hAnsi="Times New Roman" w:cs="Times New Roman"/>
                <w:color w:val="auto"/>
              </w:rPr>
            </w:pPr>
            <w:r w:rsidRPr="00C17238">
              <w:rPr>
                <w:rFonts w:ascii="Times New Roman" w:hAnsi="Times New Roman" w:cs="Times New Roman"/>
                <w:color w:val="auto"/>
              </w:rPr>
              <w:t>US Airways (US)</w:t>
            </w:r>
          </w:p>
        </w:tc>
      </w:tr>
    </w:tbl>
    <w:p w14:paraId="1FF1E25D" w14:textId="7D21FF5F" w:rsidR="00527FAB" w:rsidRPr="00F47D85" w:rsidRDefault="00527FAB" w:rsidP="00F47D85">
      <w:pPr>
        <w:pStyle w:val="Heading3"/>
      </w:pPr>
      <w:bookmarkStart w:id="7010" w:name="_Toc29250578"/>
      <w:bookmarkStart w:id="7011" w:name="_Toc82539613"/>
      <w:bookmarkStart w:id="7012" w:name="_Toc222754783"/>
      <w:r w:rsidRPr="00F47D85">
        <w:rPr>
          <w:rStyle w:val="Heading3Char"/>
          <w:b/>
          <w:bCs/>
        </w:rPr>
        <w:t>14.</w:t>
      </w:r>
      <w:r w:rsidR="00DC66DC">
        <w:rPr>
          <w:rStyle w:val="Heading3Char"/>
          <w:b/>
          <w:bCs/>
        </w:rPr>
        <w:t>6</w:t>
      </w:r>
      <w:r w:rsidRPr="00F47D85">
        <w:rPr>
          <w:rStyle w:val="Heading3Char"/>
          <w:b/>
          <w:bCs/>
        </w:rPr>
        <w:t>.6 Meals &amp; Incidentals (M&amp;IE) – Per Diem Based</w:t>
      </w:r>
      <w:bookmarkEnd w:id="7010"/>
      <w:bookmarkEnd w:id="7011"/>
      <w:bookmarkEnd w:id="7012"/>
    </w:p>
    <w:p w14:paraId="1D85D35E" w14:textId="42ED8B2B" w:rsidR="00527FAB" w:rsidRPr="00C17238" w:rsidRDefault="00527FAB" w:rsidP="00527FAB">
      <w:pPr>
        <w:pStyle w:val="Default"/>
        <w:spacing w:line="360" w:lineRule="auto"/>
        <w:jc w:val="both"/>
        <w:rPr>
          <w:rFonts w:ascii="Times New Roman" w:hAnsi="Times New Roman" w:cs="Times New Roman"/>
          <w:color w:val="auto"/>
        </w:rPr>
      </w:pPr>
      <w:r w:rsidRPr="00C17238">
        <w:rPr>
          <w:rFonts w:ascii="Times New Roman" w:hAnsi="Times New Roman" w:cs="Times New Roman"/>
          <w:color w:val="auto"/>
        </w:rPr>
        <w:t xml:space="preserve">Per diem means the amount of money that Partners </w:t>
      </w:r>
      <w:r w:rsidR="00B8238B">
        <w:rPr>
          <w:rFonts w:ascii="Times New Roman" w:hAnsi="Times New Roman" w:cs="Times New Roman"/>
          <w:color w:val="auto"/>
        </w:rPr>
        <w:t>Honduras</w:t>
      </w:r>
      <w:r w:rsidRPr="00C17238">
        <w:rPr>
          <w:rFonts w:ascii="Times New Roman" w:hAnsi="Times New Roman" w:cs="Times New Roman"/>
          <w:color w:val="auto"/>
        </w:rPr>
        <w:t xml:space="preserve"> gives to the employee for an official trip out of his / her office to cover food and other expenses in accordance with current rates. Partners </w:t>
      </w:r>
      <w:r w:rsidR="00B8238B">
        <w:rPr>
          <w:rFonts w:ascii="Times New Roman" w:hAnsi="Times New Roman" w:cs="Times New Roman"/>
          <w:color w:val="auto"/>
        </w:rPr>
        <w:t>Honduras</w:t>
      </w:r>
      <w:r w:rsidRPr="00C17238">
        <w:rPr>
          <w:rFonts w:ascii="Times New Roman" w:hAnsi="Times New Roman" w:cs="Times New Roman"/>
          <w:color w:val="auto"/>
        </w:rPr>
        <w:t xml:space="preserve"> includes the cost of all meals and incidentals under a flat rate per diem provided to the traveler and will NOT reimburse based on actual expenditures. Partial per diem will be provided when one or more of the meals is provided by someone other than the traveler. </w:t>
      </w:r>
    </w:p>
    <w:p w14:paraId="320A8A5D" w14:textId="709AC4C8" w:rsidR="00527FAB" w:rsidRPr="00C17238" w:rsidRDefault="00527FAB" w:rsidP="00527FAB">
      <w:pPr>
        <w:pStyle w:val="Header"/>
        <w:spacing w:line="360" w:lineRule="auto"/>
        <w:jc w:val="both"/>
        <w:rPr>
          <w:rFonts w:cs="Times New Roman"/>
        </w:rPr>
      </w:pPr>
      <w:r w:rsidRPr="00C17238">
        <w:rPr>
          <w:rFonts w:cs="Times New Roman"/>
        </w:rPr>
        <w:t xml:space="preserve">For the appropriate amount of the per diem and exceptions, please reference </w:t>
      </w:r>
      <w:hyperlink w:anchor="_14.5_Per_Diem" w:history="1">
        <w:r w:rsidRPr="00C17238">
          <w:rPr>
            <w:rStyle w:val="Hyperlink"/>
            <w:rFonts w:cs="Times New Roman"/>
          </w:rPr>
          <w:t>Section 14.</w:t>
        </w:r>
        <w:r w:rsidR="00183FA9">
          <w:rPr>
            <w:rStyle w:val="Hyperlink"/>
            <w:rFonts w:cs="Times New Roman"/>
          </w:rPr>
          <w:t>7</w:t>
        </w:r>
        <w:r w:rsidRPr="00C17238">
          <w:rPr>
            <w:rStyle w:val="Hyperlink"/>
            <w:rFonts w:cs="Times New Roman"/>
          </w:rPr>
          <w:t xml:space="preserve"> Per Diem for M&amp;IE</w:t>
        </w:r>
      </w:hyperlink>
      <w:r w:rsidRPr="00C17238">
        <w:rPr>
          <w:rFonts w:cs="Times New Roman"/>
        </w:rPr>
        <w:t xml:space="preserve"> to determine correct per diem based on the traveler type. </w:t>
      </w:r>
    </w:p>
    <w:p w14:paraId="11B7F602" w14:textId="77777777" w:rsidR="00D45623" w:rsidRDefault="00D45623" w:rsidP="00527FAB">
      <w:pPr>
        <w:pStyle w:val="Header"/>
        <w:spacing w:line="360" w:lineRule="auto"/>
        <w:jc w:val="both"/>
        <w:rPr>
          <w:rFonts w:cs="Times New Roman"/>
        </w:rPr>
      </w:pPr>
    </w:p>
    <w:p w14:paraId="4D76E7EC" w14:textId="54828081" w:rsidR="00D45623" w:rsidRPr="00C17238" w:rsidRDefault="00D45623" w:rsidP="00527FAB">
      <w:pPr>
        <w:pStyle w:val="Header"/>
        <w:spacing w:line="360" w:lineRule="auto"/>
        <w:jc w:val="both"/>
        <w:rPr>
          <w:rFonts w:cs="Times New Roman"/>
        </w:rPr>
      </w:pPr>
      <w:commentRangeStart w:id="7013"/>
      <w:r w:rsidRPr="00D45623">
        <w:rPr>
          <w:rFonts w:cs="Times New Roman"/>
        </w:rPr>
        <w:t xml:space="preserve">All Partners’ M&amp;IE per diem rates are based on a percentage of the government per diems allowed per city and/or country. </w:t>
      </w:r>
      <w:commentRangeEnd w:id="7013"/>
      <w:r w:rsidR="00376B09" w:rsidRPr="00820A98">
        <w:rPr>
          <w:rStyle w:val="CommentReference"/>
          <w:rFonts w:cs="Times New Roman"/>
          <w:sz w:val="24"/>
          <w:szCs w:val="24"/>
          <w:u w:val="single"/>
        </w:rPr>
        <w:commentReference w:id="7013"/>
      </w:r>
      <w:r w:rsidRPr="00820A98">
        <w:rPr>
          <w:rFonts w:cs="Times New Roman"/>
          <w:u w:val="single"/>
        </w:rPr>
        <w:t>The per diem is always based on the city where the traveler will rest.</w:t>
      </w:r>
      <w:r w:rsidRPr="00D45623">
        <w:rPr>
          <w:rFonts w:cs="Times New Roman"/>
        </w:rPr>
        <w:t xml:space="preserve"> For example, if the traveler leaves Bogota, Colombia, and travels to San Diego on day one, and returns back home from San Diego on day three, the first two days the per diem should be calculated based on the San Diego rate and the last day on Bogota, Colombia.</w:t>
      </w:r>
    </w:p>
    <w:p w14:paraId="596ADF5F" w14:textId="7C7C2403" w:rsidR="00527FAB" w:rsidRPr="00F47D85" w:rsidRDefault="00527FAB" w:rsidP="5879812B">
      <w:pPr>
        <w:pStyle w:val="Heading3"/>
        <w:rPr>
          <w:rStyle w:val="Heading3Char"/>
          <w:b/>
          <w:bCs/>
        </w:rPr>
      </w:pPr>
      <w:bookmarkStart w:id="7014" w:name="_Toc29250579"/>
      <w:bookmarkStart w:id="7015" w:name="_Toc82539614"/>
      <w:bookmarkStart w:id="7016" w:name="_Toc222754784"/>
      <w:commentRangeStart w:id="7017"/>
      <w:r w:rsidRPr="5879812B">
        <w:rPr>
          <w:rStyle w:val="Heading3Char"/>
          <w:b/>
          <w:bCs/>
        </w:rPr>
        <w:t>14.</w:t>
      </w:r>
      <w:r w:rsidR="00E670A1" w:rsidRPr="5879812B">
        <w:rPr>
          <w:rStyle w:val="Heading3Char"/>
          <w:b/>
          <w:bCs/>
        </w:rPr>
        <w:t>6</w:t>
      </w:r>
      <w:r w:rsidRPr="5879812B">
        <w:rPr>
          <w:rStyle w:val="Heading3Char"/>
          <w:b/>
          <w:bCs/>
        </w:rPr>
        <w:t>.7 All Other Miscellaneous Travel Expenses (MTE) – Reimbursable Based</w:t>
      </w:r>
      <w:bookmarkEnd w:id="7014"/>
      <w:bookmarkEnd w:id="7015"/>
      <w:bookmarkEnd w:id="7016"/>
      <w:commentRangeEnd w:id="7017"/>
      <w:r w:rsidRPr="00F47D85">
        <w:rPr>
          <w:rStyle w:val="CommentReference"/>
          <w:sz w:val="28"/>
          <w:szCs w:val="24"/>
        </w:rPr>
        <w:commentReference w:id="7017"/>
      </w:r>
    </w:p>
    <w:p w14:paraId="74082FF0" w14:textId="77777777" w:rsidR="00527FAB" w:rsidRPr="00C17238" w:rsidRDefault="00527FAB" w:rsidP="00527FAB">
      <w:pPr>
        <w:pStyle w:val="Header"/>
        <w:spacing w:line="360" w:lineRule="auto"/>
        <w:jc w:val="both"/>
        <w:rPr>
          <w:rFonts w:cs="Times New Roman"/>
        </w:rPr>
      </w:pPr>
      <w:r w:rsidRPr="00C17238">
        <w:rPr>
          <w:rFonts w:cs="Times New Roman"/>
        </w:rPr>
        <w:t>All other miscellaneous travel expenses (MTE) are additional expenses and paid as necessary and charged to the POA credit card or reimbursed based on the actual costs incurred. All MTE expenses over USD $25 must be supported by receipts/stubs/invoices as part of the expense report in order to be reimbursed. MTE includes but is not limited to the following:</w:t>
      </w:r>
    </w:p>
    <w:p w14:paraId="79240C69" w14:textId="247F777B" w:rsidR="00527FAB" w:rsidRPr="00C17238" w:rsidRDefault="00527FAB" w:rsidP="00F05B60">
      <w:pPr>
        <w:pStyle w:val="Header"/>
        <w:numPr>
          <w:ilvl w:val="0"/>
          <w:numId w:val="73"/>
        </w:numPr>
        <w:spacing w:line="360" w:lineRule="auto"/>
        <w:jc w:val="both"/>
        <w:rPr>
          <w:rFonts w:cs="Times New Roman"/>
        </w:rPr>
      </w:pPr>
      <w:r w:rsidRPr="00C17238">
        <w:rPr>
          <w:rFonts w:cs="Times New Roman"/>
        </w:rPr>
        <w:t xml:space="preserve">All ground transportation fees (buses, taxis, etc.) between place of lodging or business and places off site to obtain meals, meetings, site visits, etc. </w:t>
      </w:r>
      <w:r w:rsidR="007A11EC" w:rsidRPr="007A11EC">
        <w:rPr>
          <w:rFonts w:cs="Times New Roman"/>
        </w:rPr>
        <w:t>Reasonable amount for tips on shuttles, taxis, or other similar transport is acceptable and reimbursable in addition to the fare cost. Maximum reimbursable tip percentage is 20%</w:t>
      </w:r>
      <w:r w:rsidRPr="00C17238">
        <w:rPr>
          <w:rFonts w:cs="Times New Roman"/>
        </w:rPr>
        <w:t>.</w:t>
      </w:r>
    </w:p>
    <w:p w14:paraId="76FD0CA8" w14:textId="77777777" w:rsidR="00527FAB" w:rsidRPr="00C17238" w:rsidRDefault="00527FAB" w:rsidP="00F05B60">
      <w:pPr>
        <w:pStyle w:val="Header"/>
        <w:numPr>
          <w:ilvl w:val="0"/>
          <w:numId w:val="73"/>
        </w:numPr>
        <w:spacing w:line="360" w:lineRule="auto"/>
        <w:jc w:val="both"/>
        <w:rPr>
          <w:rFonts w:cs="Times New Roman"/>
        </w:rPr>
      </w:pPr>
      <w:r w:rsidRPr="00C17238">
        <w:rPr>
          <w:rFonts w:cs="Times New Roman"/>
        </w:rPr>
        <w:t>Visas</w:t>
      </w:r>
    </w:p>
    <w:p w14:paraId="6C55C034" w14:textId="77777777" w:rsidR="00C222A4" w:rsidRPr="00C222A4" w:rsidRDefault="00C222A4" w:rsidP="00C222A4">
      <w:pPr>
        <w:pStyle w:val="Header"/>
        <w:numPr>
          <w:ilvl w:val="0"/>
          <w:numId w:val="73"/>
        </w:numPr>
        <w:spacing w:line="360" w:lineRule="auto"/>
        <w:jc w:val="both"/>
        <w:rPr>
          <w:rFonts w:cs="Times New Roman"/>
        </w:rPr>
      </w:pPr>
      <w:r w:rsidRPr="00C222A4">
        <w:rPr>
          <w:rFonts w:cs="Times New Roman"/>
        </w:rPr>
        <w:t>Passport or renewal if needed</w:t>
      </w:r>
    </w:p>
    <w:p w14:paraId="438DB248" w14:textId="30BB7CEF" w:rsidR="00857E3B" w:rsidRPr="00C17238" w:rsidRDefault="00C222A4" w:rsidP="00C222A4">
      <w:pPr>
        <w:pStyle w:val="Header"/>
        <w:numPr>
          <w:ilvl w:val="0"/>
          <w:numId w:val="73"/>
        </w:numPr>
        <w:spacing w:line="360" w:lineRule="auto"/>
        <w:jc w:val="both"/>
        <w:rPr>
          <w:rFonts w:cs="Times New Roman"/>
        </w:rPr>
      </w:pPr>
      <w:r w:rsidRPr="00C222A4">
        <w:rPr>
          <w:rFonts w:cs="Times New Roman"/>
        </w:rPr>
        <w:t>Cost for Global Entry including TSA Precheck</w:t>
      </w:r>
    </w:p>
    <w:p w14:paraId="64DB7440" w14:textId="77777777" w:rsidR="00527FAB" w:rsidRPr="00C17238" w:rsidRDefault="00527FAB" w:rsidP="00F05B60">
      <w:pPr>
        <w:pStyle w:val="Header"/>
        <w:numPr>
          <w:ilvl w:val="0"/>
          <w:numId w:val="73"/>
        </w:numPr>
        <w:spacing w:line="360" w:lineRule="auto"/>
        <w:jc w:val="both"/>
        <w:rPr>
          <w:rFonts w:cs="Times New Roman"/>
        </w:rPr>
      </w:pPr>
      <w:r w:rsidRPr="00C17238">
        <w:rPr>
          <w:rFonts w:cs="Times New Roman"/>
        </w:rPr>
        <w:t>Room cleaning cost: Where an apartment is taken in lieu of hotel accommodations, the traveler may contract, however this must come from the incidental travel expense part of the per diem</w:t>
      </w:r>
    </w:p>
    <w:p w14:paraId="5207B8C1" w14:textId="77777777" w:rsidR="00527FAB" w:rsidRPr="00C17238" w:rsidRDefault="00527FAB" w:rsidP="00F05B60">
      <w:pPr>
        <w:pStyle w:val="Header"/>
        <w:numPr>
          <w:ilvl w:val="0"/>
          <w:numId w:val="73"/>
        </w:numPr>
        <w:spacing w:line="360" w:lineRule="auto"/>
        <w:jc w:val="both"/>
        <w:rPr>
          <w:rFonts w:cs="Times New Roman"/>
        </w:rPr>
      </w:pPr>
      <w:r w:rsidRPr="00C17238">
        <w:rPr>
          <w:rFonts w:cs="Times New Roman"/>
        </w:rPr>
        <w:t>Immunizations and medications on travel</w:t>
      </w:r>
    </w:p>
    <w:p w14:paraId="0D47A779" w14:textId="77777777" w:rsidR="00527FAB" w:rsidRPr="00C17238" w:rsidRDefault="00527FAB" w:rsidP="00F05B60">
      <w:pPr>
        <w:pStyle w:val="Header"/>
        <w:numPr>
          <w:ilvl w:val="0"/>
          <w:numId w:val="73"/>
        </w:numPr>
        <w:spacing w:line="360" w:lineRule="auto"/>
        <w:jc w:val="both"/>
        <w:rPr>
          <w:rFonts w:cs="Times New Roman"/>
        </w:rPr>
      </w:pPr>
      <w:r w:rsidRPr="00C17238">
        <w:rPr>
          <w:rFonts w:cs="Times New Roman"/>
        </w:rPr>
        <w:t>Reproduction of materials</w:t>
      </w:r>
    </w:p>
    <w:p w14:paraId="764AD44D" w14:textId="77777777" w:rsidR="00947004" w:rsidRPr="00947004" w:rsidRDefault="00947004" w:rsidP="00947004">
      <w:pPr>
        <w:pStyle w:val="Header"/>
        <w:numPr>
          <w:ilvl w:val="0"/>
          <w:numId w:val="73"/>
        </w:numPr>
        <w:spacing w:line="360" w:lineRule="auto"/>
        <w:jc w:val="both"/>
        <w:rPr>
          <w:rFonts w:cs="Times New Roman"/>
        </w:rPr>
      </w:pPr>
      <w:r w:rsidRPr="00947004">
        <w:rPr>
          <w:rFonts w:cs="Times New Roman"/>
        </w:rPr>
        <w:t>Telephone calls and other communication costs that are reasonable and necessary for work-related communications, including SIM cards, data, and in-flight Wi-Fi charges.</w:t>
      </w:r>
    </w:p>
    <w:p w14:paraId="2FBF8A5B" w14:textId="77777777" w:rsidR="00947004" w:rsidRPr="00947004" w:rsidRDefault="00947004" w:rsidP="00947004">
      <w:pPr>
        <w:pStyle w:val="Header"/>
        <w:numPr>
          <w:ilvl w:val="0"/>
          <w:numId w:val="73"/>
        </w:numPr>
        <w:spacing w:line="360" w:lineRule="auto"/>
        <w:jc w:val="both"/>
        <w:rPr>
          <w:rFonts w:cs="Times New Roman"/>
        </w:rPr>
      </w:pPr>
      <w:r w:rsidRPr="00947004">
        <w:rPr>
          <w:rFonts w:cs="Times New Roman"/>
        </w:rPr>
        <w:t>Bank fees for ATM withdrawals or fees for currency exchange.</w:t>
      </w:r>
    </w:p>
    <w:p w14:paraId="4EF1BB1E" w14:textId="3614C962" w:rsidR="00527FAB" w:rsidRPr="00C17238" w:rsidRDefault="00947004" w:rsidP="00F05B60">
      <w:pPr>
        <w:pStyle w:val="Header"/>
        <w:numPr>
          <w:ilvl w:val="0"/>
          <w:numId w:val="73"/>
        </w:numPr>
        <w:spacing w:line="360" w:lineRule="auto"/>
        <w:jc w:val="both"/>
        <w:rPr>
          <w:rFonts w:cs="Times New Roman"/>
        </w:rPr>
      </w:pPr>
      <w:r w:rsidRPr="00947004">
        <w:rPr>
          <w:rFonts w:cs="Times New Roman"/>
        </w:rPr>
        <w:t>Reasonable cost for purchase of business attire in the event that baggage is lost/delayed is permitted</w:t>
      </w:r>
      <w:r w:rsidR="00527FAB" w:rsidRPr="00C17238">
        <w:rPr>
          <w:rFonts w:cs="Times New Roman"/>
        </w:rPr>
        <w:t xml:space="preserve"> (in the event that baggage is lost, and clothing must be purchased in order to keep with meeting schedules)</w:t>
      </w:r>
      <w:r w:rsidR="00EE56BB">
        <w:rPr>
          <w:rFonts w:cs="Times New Roman"/>
        </w:rPr>
        <w:t>.</w:t>
      </w:r>
    </w:p>
    <w:p w14:paraId="5FC4ADB0" w14:textId="1B4C9E83" w:rsidR="0006551C" w:rsidRPr="00F47D85" w:rsidRDefault="00527FAB" w:rsidP="0006551C">
      <w:pPr>
        <w:pStyle w:val="Heading3"/>
      </w:pPr>
      <w:bookmarkStart w:id="7018" w:name="_Toc222754785"/>
      <w:bookmarkStart w:id="7019" w:name="_Toc29250580"/>
      <w:bookmarkStart w:id="7020" w:name="_Toc82539615"/>
      <w:commentRangeStart w:id="7021"/>
      <w:r w:rsidRPr="00F47D85">
        <w:rPr>
          <w:rStyle w:val="Heading3Char"/>
          <w:b/>
          <w:bCs/>
        </w:rPr>
        <w:t>14.</w:t>
      </w:r>
      <w:r w:rsidR="0006551C">
        <w:rPr>
          <w:rStyle w:val="Heading3Char"/>
          <w:b/>
          <w:bCs/>
        </w:rPr>
        <w:t>6</w:t>
      </w:r>
      <w:r w:rsidR="0006551C" w:rsidRPr="00F47D85">
        <w:rPr>
          <w:rStyle w:val="Heading3Char"/>
          <w:b/>
          <w:bCs/>
        </w:rPr>
        <w:t>.</w:t>
      </w:r>
      <w:r w:rsidR="0006551C">
        <w:rPr>
          <w:rStyle w:val="Heading3Char"/>
          <w:b/>
          <w:bCs/>
        </w:rPr>
        <w:t>8</w:t>
      </w:r>
      <w:r w:rsidR="0006551C" w:rsidRPr="00F47D85">
        <w:rPr>
          <w:rStyle w:val="Heading3Char"/>
          <w:b/>
          <w:bCs/>
        </w:rPr>
        <w:t xml:space="preserve"> </w:t>
      </w:r>
      <w:r w:rsidR="003B65B8" w:rsidRPr="003B65B8">
        <w:rPr>
          <w:rStyle w:val="Heading3Char"/>
          <w:b/>
          <w:bCs/>
        </w:rPr>
        <w:t>Business Meals Meeting Expense (Non-Travel) – Reimbursable Based</w:t>
      </w:r>
      <w:bookmarkEnd w:id="7018"/>
    </w:p>
    <w:p w14:paraId="13A8D5A3" w14:textId="6CE2D58C" w:rsidR="0006551C" w:rsidRDefault="00406C0E" w:rsidP="003B65B8">
      <w:pPr>
        <w:pStyle w:val="Header"/>
        <w:spacing w:line="360" w:lineRule="auto"/>
        <w:jc w:val="both"/>
        <w:rPr>
          <w:rFonts w:cs="Times New Roman"/>
        </w:rPr>
      </w:pPr>
      <w:r w:rsidRPr="00406C0E">
        <w:rPr>
          <w:rFonts w:cs="Times New Roman"/>
        </w:rPr>
        <w:t>In certain circumstances business meals may be approved as a meeting expense. When dealing with food costs, always keep in mind that “entertainment” costs may not be charged to federal grant awards. The costs must clearly and directly benefit the grant project to which they are being charged. Under Partners policy on occasion a coffee, lunch or even breakfast may be considered a business meal assuming the work agenda is clear and it is not for entertainment purposes. Typically, the cost for dinner will always be unallowable. Expenses for business meals require names of people attending the meeting and the business purpose of the meal, regardless of the amount</w:t>
      </w:r>
      <w:r>
        <w:rPr>
          <w:rFonts w:cs="Times New Roman"/>
        </w:rPr>
        <w:t>.</w:t>
      </w:r>
    </w:p>
    <w:p w14:paraId="2AEC86DD" w14:textId="745B67FC" w:rsidR="00986BA3" w:rsidRPr="00F47D85" w:rsidRDefault="00986BA3" w:rsidP="00986BA3">
      <w:pPr>
        <w:pStyle w:val="Heading3"/>
      </w:pPr>
      <w:bookmarkStart w:id="7022" w:name="_Toc222754786"/>
      <w:r w:rsidRPr="00F47D85">
        <w:rPr>
          <w:rStyle w:val="Heading3Char"/>
          <w:b/>
          <w:bCs/>
        </w:rPr>
        <w:t>14.</w:t>
      </w:r>
      <w:r>
        <w:rPr>
          <w:rStyle w:val="Heading3Char"/>
          <w:b/>
          <w:bCs/>
        </w:rPr>
        <w:t>6</w:t>
      </w:r>
      <w:r w:rsidRPr="00F47D85">
        <w:rPr>
          <w:rStyle w:val="Heading3Char"/>
          <w:b/>
          <w:bCs/>
        </w:rPr>
        <w:t>.</w:t>
      </w:r>
      <w:r>
        <w:rPr>
          <w:rStyle w:val="Heading3Char"/>
          <w:b/>
          <w:bCs/>
        </w:rPr>
        <w:t>9</w:t>
      </w:r>
      <w:r w:rsidRPr="00F47D85">
        <w:rPr>
          <w:rStyle w:val="Heading3Char"/>
          <w:b/>
          <w:bCs/>
        </w:rPr>
        <w:t xml:space="preserve"> </w:t>
      </w:r>
      <w:r w:rsidRPr="003B65B8">
        <w:rPr>
          <w:rStyle w:val="Heading3Char"/>
          <w:b/>
          <w:bCs/>
        </w:rPr>
        <w:t>Business Meals Meeting Expense (Non-Travel) – Reimbursable Based</w:t>
      </w:r>
      <w:bookmarkEnd w:id="7022"/>
    </w:p>
    <w:p w14:paraId="455DF40A" w14:textId="3EC480A1" w:rsidR="00702387" w:rsidRPr="00666ED9" w:rsidRDefault="00702387" w:rsidP="00820A98">
      <w:pPr>
        <w:spacing w:line="360" w:lineRule="auto"/>
        <w:jc w:val="both"/>
        <w:rPr>
          <w:rFonts w:cs="Times New Roman"/>
        </w:rPr>
      </w:pPr>
      <w:r w:rsidRPr="00666ED9">
        <w:rPr>
          <w:rFonts w:cs="Times New Roman"/>
        </w:rPr>
        <w:t>The cost of meals and refreshments during a conference</w:t>
      </w:r>
      <w:r>
        <w:rPr>
          <w:rFonts w:cs="Times New Roman"/>
        </w:rPr>
        <w:t>, training,</w:t>
      </w:r>
      <w:r w:rsidRPr="00666ED9">
        <w:rPr>
          <w:rFonts w:cs="Times New Roman"/>
        </w:rPr>
        <w:t xml:space="preserve"> or meeting </w:t>
      </w:r>
      <w:r>
        <w:rPr>
          <w:rFonts w:cs="Times New Roman"/>
        </w:rPr>
        <w:t xml:space="preserve">is </w:t>
      </w:r>
      <w:r w:rsidRPr="00666ED9">
        <w:rPr>
          <w:rFonts w:cs="Times New Roman"/>
        </w:rPr>
        <w:t>allowable only under the following circumstances:</w:t>
      </w:r>
    </w:p>
    <w:p w14:paraId="406809E9" w14:textId="77777777" w:rsidR="00702387" w:rsidRDefault="00702387" w:rsidP="00820A98">
      <w:pPr>
        <w:pStyle w:val="ListParagraph"/>
        <w:numPr>
          <w:ilvl w:val="0"/>
          <w:numId w:val="258"/>
        </w:numPr>
        <w:spacing w:after="200" w:line="360" w:lineRule="auto"/>
        <w:jc w:val="both"/>
        <w:rPr>
          <w:rFonts w:cs="Times New Roman"/>
        </w:rPr>
      </w:pPr>
      <w:r w:rsidRPr="009C4B7D">
        <w:rPr>
          <w:rFonts w:cs="Times New Roman"/>
        </w:rPr>
        <w:t>The conference/</w:t>
      </w:r>
      <w:r>
        <w:rPr>
          <w:rFonts w:cs="Times New Roman"/>
        </w:rPr>
        <w:t>training/</w:t>
      </w:r>
      <w:r w:rsidRPr="009C4B7D">
        <w:rPr>
          <w:rFonts w:cs="Times New Roman"/>
        </w:rPr>
        <w:t>meeting is undertaken to further the goals of the project.</w:t>
      </w:r>
    </w:p>
    <w:p w14:paraId="72510728" w14:textId="77777777" w:rsidR="00702387" w:rsidRDefault="00702387" w:rsidP="00820A98">
      <w:pPr>
        <w:pStyle w:val="ListParagraph"/>
        <w:numPr>
          <w:ilvl w:val="0"/>
          <w:numId w:val="258"/>
        </w:numPr>
        <w:spacing w:after="200" w:line="360" w:lineRule="auto"/>
        <w:jc w:val="both"/>
        <w:rPr>
          <w:rFonts w:cs="Times New Roman"/>
        </w:rPr>
      </w:pPr>
      <w:r w:rsidRPr="009C4B7D">
        <w:rPr>
          <w:rFonts w:cs="Times New Roman"/>
        </w:rPr>
        <w:t>The associated food</w:t>
      </w:r>
      <w:r>
        <w:rPr>
          <w:rFonts w:cs="Times New Roman"/>
        </w:rPr>
        <w:t>/refreshment</w:t>
      </w:r>
      <w:r w:rsidRPr="009C4B7D">
        <w:rPr>
          <w:rFonts w:cs="Times New Roman"/>
        </w:rPr>
        <w:t xml:space="preserve"> costs appear in the approved project budget.</w:t>
      </w:r>
    </w:p>
    <w:p w14:paraId="298C8FBB" w14:textId="77777777" w:rsidR="00702387" w:rsidRDefault="00702387" w:rsidP="00820A98">
      <w:pPr>
        <w:pStyle w:val="ListParagraph"/>
        <w:numPr>
          <w:ilvl w:val="0"/>
          <w:numId w:val="258"/>
        </w:numPr>
        <w:spacing w:after="200" w:line="360" w:lineRule="auto"/>
        <w:jc w:val="both"/>
        <w:rPr>
          <w:rFonts w:cs="Times New Roman"/>
        </w:rPr>
      </w:pPr>
      <w:r w:rsidRPr="009C4B7D">
        <w:rPr>
          <w:rFonts w:cs="Times New Roman"/>
        </w:rPr>
        <w:t>There is a formal agenda for the conference/</w:t>
      </w:r>
      <w:r>
        <w:rPr>
          <w:rFonts w:cs="Times New Roman"/>
        </w:rPr>
        <w:t>training/</w:t>
      </w:r>
      <w:r w:rsidRPr="009C4B7D">
        <w:rPr>
          <w:rFonts w:cs="Times New Roman"/>
        </w:rPr>
        <w:t>meeting and an attendee roster.</w:t>
      </w:r>
    </w:p>
    <w:p w14:paraId="1072B8B3" w14:textId="77777777" w:rsidR="00702387" w:rsidRPr="009C4B7D" w:rsidRDefault="00702387" w:rsidP="00820A98">
      <w:pPr>
        <w:pStyle w:val="ListParagraph"/>
        <w:numPr>
          <w:ilvl w:val="0"/>
          <w:numId w:val="258"/>
        </w:numPr>
        <w:spacing w:after="200" w:line="360" w:lineRule="auto"/>
        <w:jc w:val="both"/>
        <w:rPr>
          <w:rFonts w:cs="Times New Roman"/>
        </w:rPr>
      </w:pPr>
      <w:r w:rsidRPr="009C4B7D">
        <w:rPr>
          <w:rFonts w:cs="Times New Roman"/>
        </w:rPr>
        <w:t>Meals/refreshments provided are necessary to accomplish legitimate meeting or conference business (e.g., a working lunch is provided so that those attending can conduct a planning session or hear a project-related presentation.)</w:t>
      </w:r>
      <w:r>
        <w:rPr>
          <w:rFonts w:cs="Times New Roman"/>
        </w:rPr>
        <w:t>. The rule of thumb is that conference of 4 hours or longer may include a lunch if attendees cannot leave to obtain their own. Refreshments may typically only be included after 2-3 hours of a conference.</w:t>
      </w:r>
    </w:p>
    <w:p w14:paraId="211396C2" w14:textId="7F199323" w:rsidR="00986BA3" w:rsidRPr="00C17238" w:rsidRDefault="00702387" w:rsidP="00820A98">
      <w:pPr>
        <w:pStyle w:val="Header"/>
        <w:spacing w:line="360" w:lineRule="auto"/>
        <w:jc w:val="both"/>
        <w:rPr>
          <w:rFonts w:cs="Times New Roman"/>
        </w:rPr>
      </w:pPr>
      <w:r>
        <w:rPr>
          <w:rFonts w:cs="Times New Roman"/>
        </w:rPr>
        <w:t>F</w:t>
      </w:r>
      <w:r w:rsidRPr="00666ED9">
        <w:rPr>
          <w:rFonts w:cs="Times New Roman"/>
        </w:rPr>
        <w:t xml:space="preserve">or example, </w:t>
      </w:r>
      <w:del w:id="7023" w:author="Megan Ash" w:date="2026-02-17T15:26:00Z" w16du:dateUtc="2026-02-17T20:26:00Z">
        <w:r w:rsidRPr="00666ED9" w:rsidDel="00685281">
          <w:rPr>
            <w:rFonts w:cs="Times New Roman"/>
          </w:rPr>
          <w:delText xml:space="preserve">that </w:delText>
        </w:r>
      </w:del>
      <w:r w:rsidRPr="00666ED9">
        <w:rPr>
          <w:rFonts w:cs="Times New Roman"/>
        </w:rPr>
        <w:t xml:space="preserve">the cost of a coffee break and a working lunch associated with holding a semi-annual project meeting with attendees from all over the </w:t>
      </w:r>
      <w:r>
        <w:rPr>
          <w:rFonts w:cs="Times New Roman"/>
        </w:rPr>
        <w:t>country</w:t>
      </w:r>
      <w:r w:rsidRPr="00666ED9">
        <w:rPr>
          <w:rFonts w:cs="Times New Roman"/>
        </w:rPr>
        <w:t xml:space="preserve"> would typically be allowable.</w:t>
      </w:r>
      <w:r>
        <w:rPr>
          <w:rFonts w:cs="Times New Roman"/>
        </w:rPr>
        <w:t xml:space="preserve"> However, in </w:t>
      </w:r>
      <w:r w:rsidRPr="00666ED9">
        <w:rPr>
          <w:rFonts w:cs="Times New Roman"/>
        </w:rPr>
        <w:t xml:space="preserve">contrast, </w:t>
      </w:r>
      <w:r>
        <w:rPr>
          <w:rFonts w:cs="Times New Roman"/>
        </w:rPr>
        <w:t>a welcome lunch or general regular team meetings would not be an allowable cost.</w:t>
      </w:r>
      <w:commentRangeEnd w:id="7021"/>
      <w:r w:rsidR="00685281" w:rsidRPr="00C17238">
        <w:rPr>
          <w:rStyle w:val="CommentReference"/>
          <w:rFonts w:cs="Times New Roman"/>
          <w:sz w:val="24"/>
          <w:szCs w:val="24"/>
        </w:rPr>
        <w:commentReference w:id="7021"/>
      </w:r>
    </w:p>
    <w:p w14:paraId="2AA446D7" w14:textId="4E81E9DD" w:rsidR="00527FAB" w:rsidRPr="00F47D85" w:rsidRDefault="00527FAB" w:rsidP="00F47D85">
      <w:pPr>
        <w:pStyle w:val="Heading3"/>
      </w:pPr>
      <w:bookmarkStart w:id="7024" w:name="_Toc222754787"/>
      <w:r w:rsidRPr="00F47D85">
        <w:rPr>
          <w:rStyle w:val="Heading3Char"/>
          <w:b/>
          <w:bCs/>
        </w:rPr>
        <w:t>14.</w:t>
      </w:r>
      <w:r w:rsidR="00074CEC">
        <w:rPr>
          <w:rStyle w:val="Heading3Char"/>
          <w:b/>
          <w:bCs/>
        </w:rPr>
        <w:t>6</w:t>
      </w:r>
      <w:r w:rsidRPr="00F47D85">
        <w:rPr>
          <w:rStyle w:val="Heading3Char"/>
          <w:b/>
          <w:bCs/>
        </w:rPr>
        <w:t>.</w:t>
      </w:r>
      <w:r w:rsidR="005D736A">
        <w:rPr>
          <w:rStyle w:val="Heading3Char"/>
          <w:b/>
          <w:bCs/>
        </w:rPr>
        <w:t>10</w:t>
      </w:r>
      <w:r w:rsidRPr="00F47D85">
        <w:rPr>
          <w:rStyle w:val="Heading3Char"/>
          <w:b/>
          <w:bCs/>
        </w:rPr>
        <w:t xml:space="preserve"> Unallowable Expenses and Reimbursement Limitations</w:t>
      </w:r>
      <w:bookmarkEnd w:id="7019"/>
      <w:bookmarkEnd w:id="7020"/>
      <w:bookmarkEnd w:id="7024"/>
    </w:p>
    <w:p w14:paraId="7B3E70E1" w14:textId="339FDD22" w:rsidR="00527FAB" w:rsidRPr="00C17238" w:rsidRDefault="00527FAB" w:rsidP="00527FAB">
      <w:pPr>
        <w:pStyle w:val="Header"/>
        <w:spacing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will not reimburse or cover charges for the below prohibited items. Please note these lists are not inclusive and Partners </w:t>
      </w:r>
      <w:r w:rsidR="00B8238B">
        <w:rPr>
          <w:rFonts w:cs="Times New Roman"/>
        </w:rPr>
        <w:t>Honduras</w:t>
      </w:r>
      <w:r w:rsidRPr="00C17238">
        <w:rPr>
          <w:rFonts w:cs="Times New Roman"/>
        </w:rPr>
        <w:t xml:space="preserve"> reserves the right to refuse payment of any </w:t>
      </w:r>
      <w:del w:id="7025" w:author="Megan Ash" w:date="2026-02-17T15:27:00Z" w16du:dateUtc="2026-02-17T20:27:00Z">
        <w:r w:rsidRPr="00C17238" w:rsidDel="00685281">
          <w:rPr>
            <w:rFonts w:cs="Times New Roman"/>
          </w:rPr>
          <w:delText xml:space="preserve">authorized or </w:delText>
        </w:r>
      </w:del>
      <w:r w:rsidRPr="00C17238">
        <w:rPr>
          <w:rFonts w:cs="Times New Roman"/>
        </w:rPr>
        <w:t>expense</w:t>
      </w:r>
      <w:ins w:id="7026" w:author="Megan Ash" w:date="2026-02-17T15:27:00Z" w16du:dateUtc="2026-02-17T20:27:00Z">
        <w:r w:rsidR="00685281">
          <w:rPr>
            <w:rFonts w:cs="Times New Roman"/>
          </w:rPr>
          <w:t>s</w:t>
        </w:r>
      </w:ins>
      <w:r w:rsidRPr="00C17238">
        <w:rPr>
          <w:rFonts w:cs="Times New Roman"/>
        </w:rPr>
        <w:t xml:space="preserve"> deemed unallowable.</w:t>
      </w:r>
    </w:p>
    <w:p w14:paraId="257D7295" w14:textId="6CBC82CC" w:rsidR="00527FAB" w:rsidRPr="00C17238" w:rsidRDefault="00527FAB" w:rsidP="00527FAB">
      <w:pPr>
        <w:pStyle w:val="Heading4"/>
        <w:jc w:val="both"/>
        <w:rPr>
          <w:rFonts w:ascii="Times New Roman" w:hAnsi="Times New Roman" w:cs="Times New Roman"/>
          <w:b w:val="0"/>
          <w:bCs w:val="0"/>
        </w:rPr>
      </w:pPr>
      <w:bookmarkStart w:id="7027" w:name="_Toc29250581"/>
      <w:bookmarkStart w:id="7028" w:name="_Toc82539616"/>
      <w:bookmarkStart w:id="7029" w:name="_Toc222754788"/>
      <w:r w:rsidRPr="00C17238">
        <w:rPr>
          <w:rStyle w:val="Heading3Char"/>
          <w:b/>
          <w:bCs/>
          <w:sz w:val="24"/>
        </w:rPr>
        <w:t>14.</w:t>
      </w:r>
      <w:r w:rsidR="005D736A">
        <w:rPr>
          <w:rStyle w:val="Heading3Char"/>
          <w:b/>
          <w:bCs/>
          <w:sz w:val="24"/>
        </w:rPr>
        <w:t>6</w:t>
      </w:r>
      <w:r w:rsidRPr="00C17238">
        <w:rPr>
          <w:rStyle w:val="Heading3Char"/>
          <w:b/>
          <w:bCs/>
          <w:sz w:val="24"/>
        </w:rPr>
        <w:t>.</w:t>
      </w:r>
      <w:r w:rsidR="005D736A">
        <w:rPr>
          <w:rStyle w:val="Heading3Char"/>
          <w:b/>
          <w:bCs/>
          <w:sz w:val="24"/>
        </w:rPr>
        <w:t>10</w:t>
      </w:r>
      <w:r w:rsidRPr="00C17238">
        <w:rPr>
          <w:rStyle w:val="Heading3Char"/>
          <w:b/>
          <w:bCs/>
          <w:sz w:val="24"/>
        </w:rPr>
        <w:t>.1 Alcohol Purchases</w:t>
      </w:r>
      <w:bookmarkEnd w:id="7027"/>
      <w:bookmarkEnd w:id="7028"/>
      <w:bookmarkEnd w:id="7029"/>
      <w:r w:rsidRPr="00C17238">
        <w:rPr>
          <w:rStyle w:val="Heading3Char"/>
          <w:b/>
          <w:bCs/>
          <w:sz w:val="24"/>
        </w:rPr>
        <w:t xml:space="preserve"> </w:t>
      </w:r>
    </w:p>
    <w:p w14:paraId="58A187EF" w14:textId="047A4A9C" w:rsidR="00527FAB" w:rsidRPr="00C17238" w:rsidRDefault="00527FAB" w:rsidP="00527FAB">
      <w:pPr>
        <w:pStyle w:val="Header"/>
        <w:spacing w:line="360" w:lineRule="auto"/>
        <w:jc w:val="both"/>
        <w:rPr>
          <w:rFonts w:cs="Times New Roman"/>
        </w:rPr>
      </w:pPr>
      <w:r w:rsidRPr="00C17238">
        <w:rPr>
          <w:rFonts w:cs="Times New Roman"/>
        </w:rPr>
        <w:t xml:space="preserve">Alcohol purchases may not be made with Partners </w:t>
      </w:r>
      <w:r w:rsidR="00B8238B">
        <w:rPr>
          <w:rFonts w:cs="Times New Roman"/>
        </w:rPr>
        <w:t>Honduras</w:t>
      </w:r>
      <w:r w:rsidRPr="00C17238">
        <w:rPr>
          <w:rFonts w:cs="Times New Roman"/>
        </w:rPr>
        <w:t xml:space="preserve">’s funds while on Partners </w:t>
      </w:r>
      <w:r w:rsidR="00B8238B">
        <w:rPr>
          <w:rFonts w:cs="Times New Roman"/>
        </w:rPr>
        <w:t>Honduras</w:t>
      </w:r>
      <w:r w:rsidRPr="00C17238">
        <w:rPr>
          <w:rFonts w:cs="Times New Roman"/>
        </w:rPr>
        <w:t xml:space="preserve"> travel.</w:t>
      </w:r>
    </w:p>
    <w:p w14:paraId="47E8B271" w14:textId="1E9F2DCB" w:rsidR="00527FAB" w:rsidRPr="00C17238" w:rsidRDefault="00527FAB" w:rsidP="00527FAB">
      <w:pPr>
        <w:pStyle w:val="Heading4"/>
        <w:jc w:val="both"/>
        <w:rPr>
          <w:rFonts w:ascii="Times New Roman" w:hAnsi="Times New Roman" w:cs="Times New Roman"/>
          <w:b w:val="0"/>
          <w:bCs w:val="0"/>
        </w:rPr>
      </w:pPr>
      <w:bookmarkStart w:id="7030" w:name="_Toc29250582"/>
      <w:bookmarkStart w:id="7031" w:name="_Toc82539617"/>
      <w:bookmarkStart w:id="7032" w:name="_Toc222754789"/>
      <w:r w:rsidRPr="00C17238">
        <w:rPr>
          <w:rStyle w:val="Heading3Char"/>
          <w:b/>
          <w:bCs/>
          <w:sz w:val="24"/>
        </w:rPr>
        <w:t>14.</w:t>
      </w:r>
      <w:r w:rsidR="005D736A">
        <w:rPr>
          <w:rStyle w:val="Heading3Char"/>
          <w:b/>
          <w:bCs/>
          <w:sz w:val="24"/>
        </w:rPr>
        <w:t>6</w:t>
      </w:r>
      <w:r w:rsidRPr="00C17238">
        <w:rPr>
          <w:rStyle w:val="Heading3Char"/>
          <w:b/>
          <w:bCs/>
          <w:sz w:val="24"/>
        </w:rPr>
        <w:t>.</w:t>
      </w:r>
      <w:r w:rsidR="005D736A">
        <w:rPr>
          <w:rStyle w:val="Heading3Char"/>
          <w:b/>
          <w:bCs/>
          <w:sz w:val="24"/>
        </w:rPr>
        <w:t>10</w:t>
      </w:r>
      <w:r w:rsidRPr="00C17238">
        <w:rPr>
          <w:rStyle w:val="Heading3Char"/>
          <w:b/>
          <w:bCs/>
          <w:sz w:val="24"/>
        </w:rPr>
        <w:t>.2 Other Unallowable Expenses</w:t>
      </w:r>
      <w:bookmarkEnd w:id="7030"/>
      <w:bookmarkEnd w:id="7031"/>
      <w:bookmarkEnd w:id="7032"/>
      <w:r w:rsidRPr="00C17238">
        <w:rPr>
          <w:rStyle w:val="Heading3Char"/>
          <w:b/>
          <w:bCs/>
          <w:sz w:val="24"/>
        </w:rPr>
        <w:t xml:space="preserve"> </w:t>
      </w:r>
    </w:p>
    <w:p w14:paraId="451271FE" w14:textId="5735E5AC" w:rsidR="00527FAB" w:rsidRPr="00C17238" w:rsidRDefault="00527FAB" w:rsidP="00527FAB">
      <w:pPr>
        <w:pStyle w:val="Header"/>
        <w:spacing w:line="360" w:lineRule="auto"/>
        <w:jc w:val="both"/>
        <w:rPr>
          <w:rFonts w:cs="Times New Roman"/>
        </w:rPr>
      </w:pPr>
      <w:r w:rsidRPr="00C17238">
        <w:rPr>
          <w:rFonts w:cs="Times New Roman"/>
        </w:rPr>
        <w:t xml:space="preserve">Partners </w:t>
      </w:r>
      <w:r w:rsidR="00B8238B">
        <w:rPr>
          <w:rFonts w:cs="Times New Roman"/>
        </w:rPr>
        <w:t>Honduras</w:t>
      </w:r>
      <w:del w:id="7033" w:author="Megan Ash" w:date="2026-02-17T15:27:00Z" w16du:dateUtc="2026-02-17T20:27:00Z">
        <w:r w:rsidRPr="00C17238" w:rsidDel="00685281">
          <w:rPr>
            <w:rFonts w:cs="Times New Roman"/>
          </w:rPr>
          <w:delText>’s</w:delText>
        </w:r>
      </w:del>
      <w:r w:rsidRPr="00C17238">
        <w:rPr>
          <w:rFonts w:cs="Times New Roman"/>
        </w:rPr>
        <w:t xml:space="preserve"> unallowable expenses include but are not limited to:</w:t>
      </w:r>
    </w:p>
    <w:p w14:paraId="6FABE80D"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Additional travel insurance, travel accident insurance or trip cancelation premiums</w:t>
      </w:r>
    </w:p>
    <w:p w14:paraId="30F21F34"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Non-essential upgrades or packages</w:t>
      </w:r>
    </w:p>
    <w:p w14:paraId="53A3D7B2"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Additional expenses associated with the cost of first or business class airfare, unless it falls into the exception categories listed above</w:t>
      </w:r>
    </w:p>
    <w:p w14:paraId="4F969E48"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 xml:space="preserve">Childcare and babysitting expenses </w:t>
      </w:r>
    </w:p>
    <w:p w14:paraId="60430918"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Costs incurred by your failure to cancel transportation or hotel reservations</w:t>
      </w:r>
    </w:p>
    <w:p w14:paraId="06C0CEDD" w14:textId="15641BC6"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 xml:space="preserve">Costs incurred by your spouse or other dependents traveling with you, unless spouse or dependents </w:t>
      </w:r>
      <w:ins w:id="7034" w:author="Megan Ash" w:date="2026-02-17T15:30:00Z" w16du:dateUtc="2026-02-17T20:30:00Z">
        <w:r w:rsidR="004477F0">
          <w:rPr>
            <w:rFonts w:cs="Times New Roman"/>
          </w:rPr>
          <w:t>are</w:t>
        </w:r>
      </w:ins>
      <w:del w:id="7035" w:author="Megan Ash" w:date="2026-02-17T15:30:00Z" w16du:dateUtc="2026-02-17T20:30:00Z">
        <w:r w:rsidRPr="00C17238" w:rsidDel="004477F0">
          <w:rPr>
            <w:rFonts w:cs="Times New Roman"/>
          </w:rPr>
          <w:delText>is</w:delText>
        </w:r>
      </w:del>
      <w:r w:rsidRPr="00C17238">
        <w:rPr>
          <w:rFonts w:cs="Times New Roman"/>
        </w:rPr>
        <w:t xml:space="preserve"> also on a Partners assignment</w:t>
      </w:r>
    </w:p>
    <w:p w14:paraId="2DCCB267"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Gasoline expenses when the automobile mileage reimbursement rate is claimed</w:t>
      </w:r>
    </w:p>
    <w:p w14:paraId="20E4E326"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Hair styling and haircut expenses</w:t>
      </w:r>
    </w:p>
    <w:p w14:paraId="07EAF875"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Spa, nails, or other treatments</w:t>
      </w:r>
    </w:p>
    <w:p w14:paraId="5C4A5733" w14:textId="51A515F0"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 xml:space="preserve">Entertainment or tour expenses, unless activity is required by Partners </w:t>
      </w:r>
      <w:r w:rsidR="00B8238B">
        <w:rPr>
          <w:rFonts w:cs="Times New Roman"/>
        </w:rPr>
        <w:t>Honduras</w:t>
      </w:r>
      <w:r w:rsidRPr="00C17238">
        <w:rPr>
          <w:rFonts w:cs="Times New Roman"/>
        </w:rPr>
        <w:t xml:space="preserve"> trip</w:t>
      </w:r>
    </w:p>
    <w:p w14:paraId="2B00304C"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Kennel/boarding expenses for pets</w:t>
      </w:r>
    </w:p>
    <w:p w14:paraId="4149953F" w14:textId="6055EF11"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 xml:space="preserve">Costs incurred for speeding tickets, etc. when renting or driving any vehicle for Partners </w:t>
      </w:r>
      <w:r w:rsidR="00B8238B">
        <w:rPr>
          <w:rFonts w:cs="Times New Roman"/>
        </w:rPr>
        <w:t>Honduras</w:t>
      </w:r>
      <w:r w:rsidRPr="00C17238">
        <w:rPr>
          <w:rFonts w:cs="Times New Roman"/>
        </w:rPr>
        <w:t xml:space="preserve"> use</w:t>
      </w:r>
    </w:p>
    <w:p w14:paraId="3EEF7039" w14:textId="77777777" w:rsidR="00527FAB" w:rsidRPr="00C17238" w:rsidRDefault="00527FAB" w:rsidP="00F05B60">
      <w:pPr>
        <w:pStyle w:val="ListParagraph"/>
        <w:numPr>
          <w:ilvl w:val="0"/>
          <w:numId w:val="67"/>
        </w:numPr>
        <w:spacing w:after="200" w:line="360" w:lineRule="auto"/>
        <w:jc w:val="both"/>
        <w:rPr>
          <w:rFonts w:cs="Times New Roman"/>
        </w:rPr>
      </w:pPr>
      <w:r w:rsidRPr="00C17238">
        <w:rPr>
          <w:rFonts w:cs="Times New Roman"/>
        </w:rPr>
        <w:t>Other expenses not directly related to the business purpose of the travel assignment</w:t>
      </w:r>
    </w:p>
    <w:p w14:paraId="02B1087D" w14:textId="200819C8" w:rsidR="00527FAB" w:rsidRPr="00C17238" w:rsidRDefault="00527FAB" w:rsidP="00527FAB">
      <w:pPr>
        <w:spacing w:line="360" w:lineRule="auto"/>
        <w:jc w:val="both"/>
        <w:rPr>
          <w:rFonts w:cs="Times New Roman"/>
        </w:rPr>
      </w:pPr>
      <w:r w:rsidRPr="00C17238">
        <w:rPr>
          <w:rFonts w:cs="Times New Roman"/>
        </w:rPr>
        <w:t xml:space="preserve">For a complete list of unallowable expenses for USG funds, please reference </w:t>
      </w:r>
      <w:hyperlink r:id="rId143" w:history="1">
        <w:r w:rsidR="00437178" w:rsidRPr="00FA4E3B">
          <w:rPr>
            <w:rStyle w:val="Hyperlink"/>
            <w:rFonts w:cs="Times New Roman"/>
          </w:rPr>
          <w:t>2 CFR Part 200: Unallowable Costs</w:t>
        </w:r>
      </w:hyperlink>
      <w:r w:rsidR="00437178">
        <w:rPr>
          <w:rFonts w:cs="Times New Roman"/>
        </w:rPr>
        <w:t>, which includes any potential exceptions to the above unallowable expenses</w:t>
      </w:r>
      <w:r w:rsidRPr="00C17238">
        <w:rPr>
          <w:rFonts w:cs="Times New Roman"/>
        </w:rPr>
        <w:t xml:space="preserve">. </w:t>
      </w:r>
    </w:p>
    <w:p w14:paraId="5C9F455A" w14:textId="71D1DE80" w:rsidR="00527FAB" w:rsidRPr="00C17238" w:rsidRDefault="00527FAB" w:rsidP="00F47D85">
      <w:pPr>
        <w:pStyle w:val="Heading2"/>
      </w:pPr>
      <w:bookmarkStart w:id="7036" w:name="_14.5_Per_Diem"/>
      <w:bookmarkStart w:id="7037" w:name="_Toc29250583"/>
      <w:bookmarkStart w:id="7038" w:name="_Toc82539618"/>
      <w:bookmarkStart w:id="7039" w:name="_Toc222754790"/>
      <w:bookmarkEnd w:id="7036"/>
      <w:commentRangeStart w:id="7040"/>
      <w:r w:rsidRPr="00C17238">
        <w:t>14.</w:t>
      </w:r>
      <w:r w:rsidR="00437178">
        <w:t>7</w:t>
      </w:r>
      <w:r w:rsidRPr="00C17238">
        <w:t xml:space="preserve"> Per Diem for M&amp;IE</w:t>
      </w:r>
      <w:bookmarkEnd w:id="7037"/>
      <w:bookmarkEnd w:id="7038"/>
      <w:bookmarkEnd w:id="7039"/>
      <w:commentRangeEnd w:id="7040"/>
      <w:r w:rsidR="003239C2" w:rsidRPr="00C17238">
        <w:rPr>
          <w:rStyle w:val="CommentReference"/>
          <w:sz w:val="32"/>
          <w:szCs w:val="26"/>
        </w:rPr>
        <w:commentReference w:id="7040"/>
      </w:r>
    </w:p>
    <w:p w14:paraId="65347266" w14:textId="22A052FE" w:rsidR="00527FAB" w:rsidRPr="00C17238" w:rsidRDefault="00527FAB" w:rsidP="00527FAB">
      <w:pPr>
        <w:spacing w:line="360" w:lineRule="auto"/>
        <w:jc w:val="both"/>
        <w:rPr>
          <w:rFonts w:cs="Times New Roman"/>
        </w:rPr>
      </w:pPr>
      <w:r w:rsidRPr="00C17238">
        <w:rPr>
          <w:rFonts w:cs="Times New Roman"/>
        </w:rPr>
        <w:t xml:space="preserve">Partners </w:t>
      </w:r>
      <w:r w:rsidR="00B8238B">
        <w:rPr>
          <w:rFonts w:cs="Times New Roman"/>
        </w:rPr>
        <w:t>Honduras</w:t>
      </w:r>
      <w:r w:rsidRPr="00C17238">
        <w:rPr>
          <w:rFonts w:cs="Times New Roman"/>
        </w:rPr>
        <w:t xml:space="preserve"> has a travel policy that provides a per diem for all expenses related to meals and incidental expenses (M&amp;IE). For the appropriate amount of per diem, please determine the traveler type. All travelers will fall into one of the three categories, as defined in </w:t>
      </w:r>
      <w:hyperlink w:anchor="_14.3_Traveler_Definitions" w:history="1">
        <w:r w:rsidRPr="00C17238">
          <w:rPr>
            <w:rStyle w:val="Hyperlink"/>
            <w:rFonts w:cs="Times New Roman"/>
          </w:rPr>
          <w:t>Section 14.3 Traveler Definitions</w:t>
        </w:r>
      </w:hyperlink>
      <w:r w:rsidRPr="00C17238">
        <w:rPr>
          <w:rFonts w:cs="Times New Roman"/>
        </w:rPr>
        <w:t>.</w:t>
      </w:r>
    </w:p>
    <w:p w14:paraId="2815A8B2" w14:textId="10ABCD37" w:rsidR="00527FAB" w:rsidRPr="00F47D85" w:rsidRDefault="00527FAB" w:rsidP="00F47D85">
      <w:pPr>
        <w:pStyle w:val="Heading3"/>
      </w:pPr>
      <w:bookmarkStart w:id="7041" w:name="_Toc29250584"/>
      <w:bookmarkStart w:id="7042" w:name="_Toc82539619"/>
      <w:bookmarkStart w:id="7043" w:name="_Toc222754791"/>
      <w:commentRangeStart w:id="7044"/>
      <w:r w:rsidRPr="00F47D85">
        <w:rPr>
          <w:rStyle w:val="Heading3Char"/>
          <w:b/>
          <w:bCs/>
        </w:rPr>
        <w:t>14.</w:t>
      </w:r>
      <w:r w:rsidR="00E66005">
        <w:rPr>
          <w:rStyle w:val="Heading3Char"/>
          <w:b/>
          <w:bCs/>
        </w:rPr>
        <w:t>7</w:t>
      </w:r>
      <w:r w:rsidRPr="00F47D85">
        <w:rPr>
          <w:rStyle w:val="Heading3Char"/>
          <w:b/>
          <w:bCs/>
        </w:rPr>
        <w:t>.1 M&amp;IE Rates</w:t>
      </w:r>
      <w:bookmarkEnd w:id="7041"/>
      <w:bookmarkEnd w:id="7042"/>
      <w:bookmarkEnd w:id="7043"/>
      <w:commentRangeEnd w:id="7044"/>
      <w:r w:rsidR="00761EE0" w:rsidRPr="00F47D85">
        <w:rPr>
          <w:rStyle w:val="CommentReference"/>
          <w:sz w:val="28"/>
          <w:szCs w:val="24"/>
        </w:rPr>
        <w:commentReference w:id="7044"/>
      </w:r>
    </w:p>
    <w:p w14:paraId="61F56EE2" w14:textId="42D3CF72" w:rsidR="00527FAB" w:rsidRPr="00C17238" w:rsidRDefault="00527FAB" w:rsidP="00527FAB">
      <w:pPr>
        <w:spacing w:line="360" w:lineRule="auto"/>
        <w:jc w:val="both"/>
        <w:rPr>
          <w:rFonts w:cs="Times New Roman"/>
        </w:rPr>
      </w:pPr>
      <w:r w:rsidRPr="00C17238">
        <w:rPr>
          <w:rFonts w:cs="Times New Roman"/>
        </w:rPr>
        <w:t xml:space="preserve">All Partners </w:t>
      </w:r>
      <w:r w:rsidR="00B8238B">
        <w:rPr>
          <w:rFonts w:cs="Times New Roman"/>
        </w:rPr>
        <w:t>Honduras</w:t>
      </w:r>
      <w:r w:rsidRPr="00C17238">
        <w:rPr>
          <w:rFonts w:cs="Times New Roman"/>
        </w:rPr>
        <w:t>’s M&amp;IE per diem rates are based on a percentage of the government per diems allowed per city and/or country, as defined herein and below. Depending on the destination, travelers should utilize the General Service Administration rates for travel within the continental US, the Department of Defense rates for travel to Alaska, Hawaii, and other US territories, and the State Department for all foreign travel. The websites to obtain the rates are listed below:</w:t>
      </w:r>
    </w:p>
    <w:p w14:paraId="1FABB31D" w14:textId="77777777" w:rsidR="00527FAB" w:rsidRPr="00C17238" w:rsidRDefault="00527FAB" w:rsidP="00F05B60">
      <w:pPr>
        <w:pStyle w:val="ListParagraph"/>
        <w:numPr>
          <w:ilvl w:val="0"/>
          <w:numId w:val="64"/>
        </w:numPr>
        <w:spacing w:after="200" w:line="360" w:lineRule="auto"/>
        <w:jc w:val="both"/>
        <w:rPr>
          <w:rFonts w:cs="Times New Roman"/>
        </w:rPr>
      </w:pPr>
      <w:hyperlink r:id="rId144" w:history="1">
        <w:r w:rsidRPr="00C17238">
          <w:rPr>
            <w:rStyle w:val="Hyperlink"/>
            <w:rFonts w:cs="Times New Roman"/>
          </w:rPr>
          <w:t>General Services Administration</w:t>
        </w:r>
      </w:hyperlink>
      <w:r w:rsidRPr="00C17238">
        <w:rPr>
          <w:rFonts w:cs="Times New Roman"/>
        </w:rPr>
        <w:t xml:space="preserve"> (GSA) establishes per diem rates for destinations within the lower 48 Continental United States (CONUS). </w:t>
      </w:r>
    </w:p>
    <w:p w14:paraId="19031F4D" w14:textId="77777777" w:rsidR="00527FAB" w:rsidRPr="00C17238" w:rsidRDefault="00527FAB" w:rsidP="00F05B60">
      <w:pPr>
        <w:pStyle w:val="ListParagraph"/>
        <w:numPr>
          <w:ilvl w:val="0"/>
          <w:numId w:val="64"/>
        </w:numPr>
        <w:spacing w:after="200" w:line="360" w:lineRule="auto"/>
        <w:jc w:val="both"/>
        <w:rPr>
          <w:rFonts w:cs="Times New Roman"/>
        </w:rPr>
      </w:pPr>
      <w:r w:rsidRPr="00C17238">
        <w:rPr>
          <w:rFonts w:cs="Times New Roman"/>
        </w:rPr>
        <w:t xml:space="preserve">The </w:t>
      </w:r>
      <w:hyperlink r:id="rId145" w:history="1">
        <w:r w:rsidRPr="00C17238">
          <w:rPr>
            <w:rStyle w:val="Hyperlink"/>
            <w:rFonts w:cs="Times New Roman"/>
          </w:rPr>
          <w:t>Department of Defense</w:t>
        </w:r>
      </w:hyperlink>
      <w:r w:rsidRPr="00C17238">
        <w:rPr>
          <w:rFonts w:cs="Times New Roman"/>
        </w:rPr>
        <w:t xml:space="preserve"> (DOD) establishes non-foreign rates which includes Alaska, Hawaii, and all U.S. Territories (Non-CONUS).</w:t>
      </w:r>
    </w:p>
    <w:p w14:paraId="27D4968E" w14:textId="77777777" w:rsidR="00527FAB" w:rsidRPr="00C17238" w:rsidRDefault="00527FAB" w:rsidP="00F05B60">
      <w:pPr>
        <w:pStyle w:val="ListParagraph"/>
        <w:numPr>
          <w:ilvl w:val="0"/>
          <w:numId w:val="64"/>
        </w:numPr>
        <w:spacing w:after="200" w:line="360" w:lineRule="auto"/>
        <w:jc w:val="both"/>
        <w:rPr>
          <w:rFonts w:cs="Times New Roman"/>
        </w:rPr>
      </w:pPr>
      <w:r w:rsidRPr="00C17238">
        <w:rPr>
          <w:rFonts w:cs="Times New Roman"/>
        </w:rPr>
        <w:t xml:space="preserve">The </w:t>
      </w:r>
      <w:hyperlink r:id="rId146" w:history="1">
        <w:r w:rsidRPr="00C17238">
          <w:rPr>
            <w:rStyle w:val="Hyperlink"/>
            <w:rFonts w:cs="Times New Roman"/>
          </w:rPr>
          <w:t>State Department</w:t>
        </w:r>
      </w:hyperlink>
      <w:r w:rsidRPr="00C17238">
        <w:rPr>
          <w:rFonts w:cs="Times New Roman"/>
          <w:color w:val="0000FF"/>
        </w:rPr>
        <w:t xml:space="preserve"> </w:t>
      </w:r>
      <w:r w:rsidRPr="00C17238">
        <w:rPr>
          <w:rFonts w:cs="Times New Roman"/>
          <w:color w:val="000000"/>
        </w:rPr>
        <w:t>establishes all foreign rates which are specific to major cities.</w:t>
      </w:r>
    </w:p>
    <w:p w14:paraId="21A0874D" w14:textId="77777777" w:rsidR="00527FAB" w:rsidRPr="00C17238" w:rsidRDefault="00527FAB" w:rsidP="00527FAB">
      <w:pPr>
        <w:spacing w:line="360" w:lineRule="auto"/>
        <w:jc w:val="both"/>
        <w:rPr>
          <w:rFonts w:cs="Times New Roman"/>
        </w:rPr>
      </w:pPr>
      <w:r w:rsidRPr="00C17238">
        <w:rPr>
          <w:rFonts w:cs="Times New Roman"/>
        </w:rPr>
        <w:t xml:space="preserve">Per diems are driven based on the approved TA and include any travel outside of HQ or the respective Country Field Office with travel duration of four (4) hours or longer, regardless of the destination or transportation mode. Exceptions to this must be approved by the </w:t>
      </w:r>
      <w:commentRangeStart w:id="7045"/>
      <w:r w:rsidRPr="00C17238">
        <w:rPr>
          <w:rFonts w:cs="Times New Roman"/>
        </w:rPr>
        <w:t>CEO or CFO.</w:t>
      </w:r>
      <w:commentRangeEnd w:id="7045"/>
      <w:r w:rsidR="00D67385" w:rsidRPr="00C17238">
        <w:rPr>
          <w:rStyle w:val="CommentReference"/>
          <w:rFonts w:cs="Times New Roman"/>
          <w:sz w:val="24"/>
          <w:szCs w:val="24"/>
        </w:rPr>
        <w:commentReference w:id="7045"/>
      </w:r>
    </w:p>
    <w:p w14:paraId="267353EA" w14:textId="578BBDA8" w:rsidR="00527FAB" w:rsidRPr="00F47D85" w:rsidRDefault="00527FAB" w:rsidP="00F47D85">
      <w:pPr>
        <w:pStyle w:val="Heading3"/>
      </w:pPr>
      <w:bookmarkStart w:id="7046" w:name="_14.5.2_M&amp;IE_Meal"/>
      <w:bookmarkStart w:id="7047" w:name="_Toc29250585"/>
      <w:bookmarkStart w:id="7048" w:name="_Toc82539620"/>
      <w:bookmarkStart w:id="7049" w:name="_Toc222754792"/>
      <w:bookmarkEnd w:id="7046"/>
      <w:r w:rsidRPr="00F47D85">
        <w:rPr>
          <w:rStyle w:val="Heading3Char"/>
          <w:b/>
          <w:bCs/>
        </w:rPr>
        <w:t>14.</w:t>
      </w:r>
      <w:r w:rsidR="00E66005">
        <w:rPr>
          <w:rStyle w:val="Heading3Char"/>
          <w:b/>
          <w:bCs/>
        </w:rPr>
        <w:t>7</w:t>
      </w:r>
      <w:r w:rsidRPr="00F47D85">
        <w:rPr>
          <w:rStyle w:val="Heading3Char"/>
          <w:b/>
          <w:bCs/>
        </w:rPr>
        <w:t>.2 M&amp;IE Meal Breakdown</w:t>
      </w:r>
      <w:bookmarkEnd w:id="7047"/>
      <w:bookmarkEnd w:id="7048"/>
      <w:bookmarkEnd w:id="7049"/>
    </w:p>
    <w:p w14:paraId="131392C2" w14:textId="3785C6A3" w:rsidR="00D13B96" w:rsidRDefault="00527FAB" w:rsidP="00820A98">
      <w:pPr>
        <w:spacing w:line="360" w:lineRule="auto"/>
        <w:jc w:val="both"/>
        <w:rPr>
          <w:rFonts w:cs="Times New Roman"/>
        </w:rPr>
      </w:pPr>
      <w:r w:rsidRPr="00C17238">
        <w:rPr>
          <w:rFonts w:cs="Times New Roman"/>
        </w:rPr>
        <w:t xml:space="preserve">M&amp;IE is intended to cover the costs of meals and incidentals during each day of work-related travel. </w:t>
      </w:r>
      <w:r w:rsidR="00D13B96" w:rsidRPr="41433791">
        <w:rPr>
          <w:rFonts w:cs="Times New Roman"/>
        </w:rPr>
        <w:t>If a per diem recipient has one or more meals paid for the percentage of that meal must be deducted from the per diem rate. If the traveler is unable to eat a provided meal due to allergies, dietary or religious reason, then they are not required to exclude the meal.</w:t>
      </w:r>
      <w:r w:rsidR="00CB68F5">
        <w:rPr>
          <w:rFonts w:cs="Times New Roman"/>
        </w:rPr>
        <w:t xml:space="preserve"> </w:t>
      </w:r>
      <w:r w:rsidR="00D13B96">
        <w:rPr>
          <w:rFonts w:cs="Times New Roman"/>
        </w:rPr>
        <w:t>Some common examples of Partners provided meals are:</w:t>
      </w:r>
    </w:p>
    <w:p w14:paraId="70F1CBAE" w14:textId="77777777" w:rsidR="00D13B96" w:rsidRDefault="00D13B96" w:rsidP="00820A98">
      <w:pPr>
        <w:pStyle w:val="ListParagraph"/>
        <w:numPr>
          <w:ilvl w:val="0"/>
          <w:numId w:val="259"/>
        </w:numPr>
        <w:spacing w:line="360" w:lineRule="auto"/>
        <w:jc w:val="both"/>
        <w:rPr>
          <w:rFonts w:cs="Times New Roman"/>
        </w:rPr>
      </w:pPr>
      <w:r>
        <w:rPr>
          <w:rFonts w:cs="Times New Roman"/>
        </w:rPr>
        <w:t>Co</w:t>
      </w:r>
      <w:r w:rsidRPr="009C4B7D">
        <w:rPr>
          <w:rFonts w:cs="Times New Roman"/>
        </w:rPr>
        <w:t>ntinental breakfast</w:t>
      </w:r>
      <w:r>
        <w:rPr>
          <w:rFonts w:cs="Times New Roman"/>
        </w:rPr>
        <w:t xml:space="preserve"> or other breakfast included in lodging*</w:t>
      </w:r>
    </w:p>
    <w:p w14:paraId="071FBCB0" w14:textId="77777777" w:rsidR="00D13B96" w:rsidRDefault="00D13B96" w:rsidP="00820A98">
      <w:pPr>
        <w:pStyle w:val="ListParagraph"/>
        <w:numPr>
          <w:ilvl w:val="0"/>
          <w:numId w:val="259"/>
        </w:numPr>
        <w:spacing w:line="360" w:lineRule="auto"/>
        <w:jc w:val="both"/>
        <w:rPr>
          <w:rFonts w:cs="Times New Roman"/>
        </w:rPr>
      </w:pPr>
      <w:r>
        <w:rPr>
          <w:rFonts w:cs="Times New Roman"/>
        </w:rPr>
        <w:t>W</w:t>
      </w:r>
      <w:r w:rsidRPr="009C4B7D">
        <w:rPr>
          <w:rFonts w:cs="Times New Roman"/>
        </w:rPr>
        <w:t>ork lunch/event</w:t>
      </w:r>
      <w:r>
        <w:rPr>
          <w:rFonts w:cs="Times New Roman"/>
        </w:rPr>
        <w:t xml:space="preserve"> paid for by Partners</w:t>
      </w:r>
    </w:p>
    <w:p w14:paraId="679663C2" w14:textId="77777777" w:rsidR="00D13B96" w:rsidRDefault="00D13B96" w:rsidP="00820A98">
      <w:pPr>
        <w:pStyle w:val="ListParagraph"/>
        <w:numPr>
          <w:ilvl w:val="0"/>
          <w:numId w:val="259"/>
        </w:numPr>
        <w:spacing w:line="360" w:lineRule="auto"/>
        <w:jc w:val="both"/>
        <w:rPr>
          <w:rFonts w:cs="Times New Roman"/>
        </w:rPr>
      </w:pPr>
      <w:r>
        <w:rPr>
          <w:rFonts w:cs="Times New Roman"/>
        </w:rPr>
        <w:t>Conference registration that includes lunch</w:t>
      </w:r>
    </w:p>
    <w:p w14:paraId="0F7DEFAF" w14:textId="77777777" w:rsidR="00D13B96" w:rsidRDefault="00D13B96" w:rsidP="00820A98">
      <w:pPr>
        <w:pStyle w:val="ListParagraph"/>
        <w:numPr>
          <w:ilvl w:val="0"/>
          <w:numId w:val="259"/>
        </w:numPr>
        <w:spacing w:line="360" w:lineRule="auto"/>
        <w:jc w:val="both"/>
        <w:rPr>
          <w:rFonts w:cs="Times New Roman"/>
        </w:rPr>
      </w:pPr>
      <w:r>
        <w:rPr>
          <w:rFonts w:cs="Times New Roman"/>
        </w:rPr>
        <w:t>Any other situation in which Partners covers the meal</w:t>
      </w:r>
    </w:p>
    <w:p w14:paraId="6D60B6C2" w14:textId="77777777" w:rsidR="00D13B96" w:rsidRDefault="00D13B96" w:rsidP="00820A98">
      <w:pPr>
        <w:spacing w:line="360" w:lineRule="auto"/>
        <w:jc w:val="both"/>
        <w:rPr>
          <w:rFonts w:cs="Times New Roman"/>
        </w:rPr>
      </w:pPr>
    </w:p>
    <w:p w14:paraId="316701AA" w14:textId="4257B634" w:rsidR="00527FAB" w:rsidRDefault="00D13B96" w:rsidP="00527FAB">
      <w:pPr>
        <w:spacing w:line="360" w:lineRule="auto"/>
        <w:jc w:val="both"/>
        <w:rPr>
          <w:rFonts w:cs="Times New Roman"/>
        </w:rPr>
      </w:pPr>
      <w:r>
        <w:rPr>
          <w:rFonts w:cs="Times New Roman"/>
        </w:rPr>
        <w:t>*If due to Partners approved itinerary the traveler is unable to have breakfast at the hotel, they do not have to exclude. I.e. Breakfast starts at 7AM, but traveler must leave by 6AM. Waking up late or personal preference against the breakfast options, are not sufficient reason to not exclude</w:t>
      </w:r>
      <w:r w:rsidR="00527FAB" w:rsidRPr="00C17238">
        <w:rPr>
          <w:rFonts w:cs="Times New Roman"/>
        </w:rPr>
        <w:t>.</w:t>
      </w:r>
    </w:p>
    <w:p w14:paraId="3878966E" w14:textId="77777777" w:rsidR="00A167F5" w:rsidRPr="00C17238" w:rsidRDefault="00A167F5" w:rsidP="00527FAB">
      <w:pPr>
        <w:spacing w:line="360" w:lineRule="auto"/>
        <w:jc w:val="both"/>
        <w:rPr>
          <w:rFonts w:cs="Times New Roman"/>
        </w:rPr>
      </w:pPr>
    </w:p>
    <w:p w14:paraId="6C99710A" w14:textId="77777777" w:rsidR="00527FAB" w:rsidRPr="00C17238" w:rsidRDefault="00527FAB" w:rsidP="00527FAB">
      <w:pPr>
        <w:spacing w:line="360" w:lineRule="auto"/>
        <w:jc w:val="both"/>
        <w:rPr>
          <w:rFonts w:cs="Times New Roman"/>
        </w:rPr>
      </w:pPr>
      <w:r w:rsidRPr="00C17238">
        <w:rPr>
          <w:rFonts w:cs="Times New Roman"/>
        </w:rPr>
        <w:t>If the daily M&amp;IE rate excludes one or more of the meals, these are to be reduced at the following rates:</w:t>
      </w:r>
    </w:p>
    <w:p w14:paraId="55927827" w14:textId="77777777" w:rsidR="00527FAB" w:rsidRPr="00C17238" w:rsidRDefault="00527FAB" w:rsidP="00F05B60">
      <w:pPr>
        <w:pStyle w:val="ListParagraph"/>
        <w:numPr>
          <w:ilvl w:val="1"/>
          <w:numId w:val="68"/>
        </w:numPr>
        <w:spacing w:line="360" w:lineRule="auto"/>
        <w:jc w:val="both"/>
        <w:rPr>
          <w:rFonts w:cs="Times New Roman"/>
        </w:rPr>
      </w:pPr>
      <w:commentRangeStart w:id="7050"/>
      <w:r w:rsidRPr="00C17238">
        <w:rPr>
          <w:rFonts w:cs="Times New Roman"/>
        </w:rPr>
        <w:t>Breakfast:</w:t>
      </w:r>
      <w:r w:rsidRPr="00C17238">
        <w:rPr>
          <w:rFonts w:cs="Times New Roman"/>
        </w:rPr>
        <w:tab/>
        <w:t>16% of daily calculated M&amp;IE rate</w:t>
      </w:r>
    </w:p>
    <w:p w14:paraId="6F18632E" w14:textId="77777777" w:rsidR="00527FAB" w:rsidRPr="00C17238" w:rsidRDefault="00527FAB" w:rsidP="00F05B60">
      <w:pPr>
        <w:pStyle w:val="ListParagraph"/>
        <w:numPr>
          <w:ilvl w:val="1"/>
          <w:numId w:val="68"/>
        </w:numPr>
        <w:spacing w:line="360" w:lineRule="auto"/>
        <w:jc w:val="both"/>
        <w:rPr>
          <w:rFonts w:cs="Times New Roman"/>
        </w:rPr>
      </w:pPr>
      <w:r w:rsidRPr="00C17238">
        <w:rPr>
          <w:rFonts w:cs="Times New Roman"/>
        </w:rPr>
        <w:t>Lunch:</w:t>
      </w:r>
      <w:r w:rsidRPr="00C17238">
        <w:rPr>
          <w:rFonts w:cs="Times New Roman"/>
        </w:rPr>
        <w:tab/>
      </w:r>
      <w:r w:rsidRPr="00C17238">
        <w:rPr>
          <w:rFonts w:cs="Times New Roman"/>
        </w:rPr>
        <w:tab/>
        <w:t>24% of daily calculated M&amp;IE rate</w:t>
      </w:r>
    </w:p>
    <w:p w14:paraId="15A1D4F3" w14:textId="77777777" w:rsidR="00527FAB" w:rsidRPr="00C17238" w:rsidRDefault="00527FAB" w:rsidP="00F05B60">
      <w:pPr>
        <w:pStyle w:val="ListParagraph"/>
        <w:numPr>
          <w:ilvl w:val="1"/>
          <w:numId w:val="68"/>
        </w:numPr>
        <w:spacing w:line="360" w:lineRule="auto"/>
        <w:jc w:val="both"/>
        <w:rPr>
          <w:rFonts w:cs="Times New Roman"/>
        </w:rPr>
      </w:pPr>
      <w:r w:rsidRPr="00C17238">
        <w:rPr>
          <w:rFonts w:cs="Times New Roman"/>
        </w:rPr>
        <w:t>Dinner:</w:t>
      </w:r>
      <w:r w:rsidRPr="00C17238">
        <w:rPr>
          <w:rFonts w:cs="Times New Roman"/>
        </w:rPr>
        <w:tab/>
        <w:t>40% of daily calculated M&amp;IE rate</w:t>
      </w:r>
      <w:commentRangeEnd w:id="7050"/>
      <w:r w:rsidR="00D05633" w:rsidRPr="00C17238">
        <w:rPr>
          <w:rStyle w:val="CommentReference"/>
          <w:rFonts w:cs="Times New Roman"/>
          <w:sz w:val="24"/>
          <w:szCs w:val="24"/>
        </w:rPr>
        <w:commentReference w:id="7050"/>
      </w:r>
    </w:p>
    <w:p w14:paraId="7C731DDA" w14:textId="77777777" w:rsidR="00527FAB" w:rsidRPr="00C17238" w:rsidRDefault="00527FAB" w:rsidP="00527FAB">
      <w:pPr>
        <w:spacing w:line="360" w:lineRule="auto"/>
        <w:jc w:val="both"/>
        <w:rPr>
          <w:rFonts w:cs="Times New Roman"/>
        </w:rPr>
      </w:pPr>
      <w:commentRangeStart w:id="7051"/>
      <w:r w:rsidRPr="00C17238">
        <w:rPr>
          <w:rFonts w:cs="Times New Roman"/>
        </w:rPr>
        <w:t>Note that incidentals are calculated at 20% of the total daily rate and excluded from these meal rates; i.e., the sum of incidentals and the three meals is equal to 100% of the daily M&amp;IE.</w:t>
      </w:r>
    </w:p>
    <w:p w14:paraId="674D4182" w14:textId="0DB8A2CA" w:rsidR="00527FAB" w:rsidRPr="00C17238" w:rsidRDefault="00527FAB" w:rsidP="00527FAB">
      <w:pPr>
        <w:spacing w:line="360" w:lineRule="auto"/>
        <w:jc w:val="both"/>
        <w:rPr>
          <w:rFonts w:cs="Times New Roman"/>
        </w:rPr>
      </w:pPr>
      <w:r w:rsidRPr="00C17238">
        <w:rPr>
          <w:rFonts w:cs="Times New Roman"/>
        </w:rPr>
        <w:t xml:space="preserve">See examples in </w:t>
      </w:r>
      <w:commentRangeStart w:id="7052"/>
      <w:r>
        <w:fldChar w:fldCharType="begin"/>
      </w:r>
      <w:r>
        <w:instrText>HYPERLINK \l "_Annex_R:"</w:instrText>
      </w:r>
      <w:r>
        <w:fldChar w:fldCharType="separate"/>
      </w:r>
      <w:r w:rsidRPr="00C17238">
        <w:rPr>
          <w:rStyle w:val="Hyperlink"/>
          <w:rFonts w:cs="Times New Roman"/>
        </w:rPr>
        <w:t xml:space="preserve">Annex </w:t>
      </w:r>
      <w:r w:rsidR="00A167F5">
        <w:rPr>
          <w:rStyle w:val="Hyperlink"/>
          <w:rFonts w:cs="Times New Roman"/>
        </w:rPr>
        <w:t>R</w:t>
      </w:r>
      <w:r>
        <w:fldChar w:fldCharType="end"/>
      </w:r>
      <w:r w:rsidRPr="00C17238">
        <w:rPr>
          <w:rFonts w:cs="Times New Roman"/>
        </w:rPr>
        <w:t>.</w:t>
      </w:r>
      <w:commentRangeEnd w:id="7051"/>
      <w:r w:rsidR="00D05633" w:rsidRPr="00C17238">
        <w:rPr>
          <w:rStyle w:val="CommentReference"/>
          <w:rFonts w:cs="Times New Roman"/>
          <w:sz w:val="24"/>
          <w:szCs w:val="24"/>
        </w:rPr>
        <w:commentReference w:id="7051"/>
      </w:r>
      <w:commentRangeEnd w:id="7052"/>
      <w:r w:rsidR="00626F44" w:rsidRPr="00C17238">
        <w:rPr>
          <w:rStyle w:val="CommentReference"/>
          <w:rFonts w:cs="Times New Roman"/>
          <w:sz w:val="24"/>
          <w:szCs w:val="24"/>
        </w:rPr>
        <w:commentReference w:id="7052"/>
      </w:r>
    </w:p>
    <w:p w14:paraId="196CC82F" w14:textId="12538396" w:rsidR="00DE26FB" w:rsidRPr="00F47D85" w:rsidRDefault="00527FAB" w:rsidP="00DE26FB">
      <w:pPr>
        <w:pStyle w:val="Heading3"/>
      </w:pPr>
      <w:bookmarkStart w:id="7053" w:name="_Toc222754793"/>
      <w:bookmarkStart w:id="7054" w:name="_Toc29250586"/>
      <w:bookmarkStart w:id="7055" w:name="_Toc82539621"/>
      <w:r w:rsidRPr="00F47D85">
        <w:rPr>
          <w:rStyle w:val="Heading3Char"/>
          <w:b/>
          <w:bCs/>
        </w:rPr>
        <w:t>14.</w:t>
      </w:r>
      <w:r w:rsidR="00DE26FB">
        <w:rPr>
          <w:rStyle w:val="Heading3Char"/>
          <w:b/>
          <w:bCs/>
        </w:rPr>
        <w:t>7</w:t>
      </w:r>
      <w:r w:rsidRPr="00F47D85">
        <w:rPr>
          <w:rStyle w:val="Heading3Char"/>
          <w:b/>
          <w:bCs/>
        </w:rPr>
        <w:t xml:space="preserve">.3 M&amp;IE </w:t>
      </w:r>
      <w:r w:rsidR="00D55C94">
        <w:rPr>
          <w:rStyle w:val="Heading3Char"/>
          <w:b/>
          <w:bCs/>
        </w:rPr>
        <w:t>First and Last Day</w:t>
      </w:r>
      <w:bookmarkEnd w:id="7053"/>
    </w:p>
    <w:p w14:paraId="48AE0B51" w14:textId="0DF562F4" w:rsidR="00A40622" w:rsidRDefault="00A40622" w:rsidP="00820A98">
      <w:pPr>
        <w:spacing w:line="360" w:lineRule="auto"/>
        <w:jc w:val="both"/>
        <w:rPr>
          <w:rFonts w:cs="Times New Roman"/>
        </w:rPr>
      </w:pPr>
      <w:r>
        <w:rPr>
          <w:rFonts w:cs="Times New Roman"/>
        </w:rPr>
        <w:t>On the first and last day of travel, partial per diem must be selected, unless a time exception applies. On the first day of travel, if a partial per diem is used, the traveler should not exclude</w:t>
      </w:r>
      <w:r w:rsidRPr="00746D46">
        <w:rPr>
          <w:rFonts w:cs="Times New Roman"/>
        </w:rPr>
        <w:t xml:space="preserve"> </w:t>
      </w:r>
      <w:r>
        <w:rPr>
          <w:rFonts w:cs="Times New Roman"/>
        </w:rPr>
        <w:t xml:space="preserve">breakfast from the per diem; Likewise, on the last day of travel, if a partial per diem is used, the traveler should not exclude dinner from the per diem. </w:t>
      </w:r>
    </w:p>
    <w:p w14:paraId="57F4F85E" w14:textId="77777777" w:rsidR="00A40622" w:rsidRDefault="00A40622" w:rsidP="00820A98">
      <w:pPr>
        <w:spacing w:line="360" w:lineRule="auto"/>
        <w:jc w:val="both"/>
        <w:rPr>
          <w:rFonts w:cs="Times New Roman"/>
        </w:rPr>
      </w:pPr>
    </w:p>
    <w:p w14:paraId="6BE91519" w14:textId="418C1339" w:rsidR="00A40622" w:rsidRPr="009C4B7D" w:rsidRDefault="00A40622" w:rsidP="00820A98">
      <w:pPr>
        <w:spacing w:line="360" w:lineRule="auto"/>
        <w:jc w:val="both"/>
        <w:rPr>
          <w:rFonts w:cs="Times New Roman"/>
          <w:b/>
          <w:bCs/>
        </w:rPr>
      </w:pPr>
      <w:r>
        <w:rPr>
          <w:rFonts w:cs="Times New Roman"/>
        </w:rPr>
        <w:t>On return day, if the traveler lands after 12AM but arrive</w:t>
      </w:r>
      <w:ins w:id="7056" w:author="Megan Ash" w:date="2026-02-17T15:39:00Z" w16du:dateUtc="2026-02-17T20:39:00Z">
        <w:r w:rsidR="00626F44">
          <w:rPr>
            <w:rFonts w:cs="Times New Roman"/>
          </w:rPr>
          <w:t>s</w:t>
        </w:r>
      </w:ins>
      <w:r>
        <w:rPr>
          <w:rFonts w:cs="Times New Roman"/>
        </w:rPr>
        <w:t xml:space="preserve"> back home before 6AM, no per diem is provided on that day.</w:t>
      </w:r>
    </w:p>
    <w:p w14:paraId="67DB4FF3" w14:textId="77777777" w:rsidR="00A40622" w:rsidRDefault="00A40622" w:rsidP="00820A98">
      <w:pPr>
        <w:spacing w:line="360" w:lineRule="auto"/>
        <w:jc w:val="both"/>
        <w:rPr>
          <w:rFonts w:cs="Times New Roman"/>
        </w:rPr>
      </w:pPr>
    </w:p>
    <w:p w14:paraId="6396FE75" w14:textId="77777777" w:rsidR="00A40622" w:rsidRDefault="00A40622" w:rsidP="00820A98">
      <w:pPr>
        <w:spacing w:line="360" w:lineRule="auto"/>
        <w:jc w:val="both"/>
        <w:rPr>
          <w:rFonts w:cs="Times New Roman"/>
        </w:rPr>
      </w:pPr>
      <w:r>
        <w:rPr>
          <w:rFonts w:cs="Times New Roman"/>
        </w:rPr>
        <w:t>For first and last days of travel (travel days), i</w:t>
      </w:r>
      <w:r w:rsidRPr="00746D46">
        <w:rPr>
          <w:rFonts w:cs="Times New Roman"/>
        </w:rPr>
        <w:t xml:space="preserve">f the itinerary requires the traveler to start their travel day from their home-of-record </w:t>
      </w:r>
      <w:r>
        <w:rPr>
          <w:rFonts w:cs="Times New Roman"/>
        </w:rPr>
        <w:t xml:space="preserve">(or work-related destination) </w:t>
      </w:r>
      <w:r w:rsidRPr="00746D46">
        <w:rPr>
          <w:rFonts w:cs="Times New Roman"/>
        </w:rPr>
        <w:t xml:space="preserve">before breakfast and return to their </w:t>
      </w:r>
      <w:r>
        <w:rPr>
          <w:rFonts w:cs="Times New Roman"/>
        </w:rPr>
        <w:t xml:space="preserve">work-related destination (or </w:t>
      </w:r>
      <w:r w:rsidRPr="00746D46">
        <w:rPr>
          <w:rFonts w:cs="Times New Roman"/>
        </w:rPr>
        <w:t>home-of-record</w:t>
      </w:r>
      <w:r>
        <w:rPr>
          <w:rFonts w:cs="Times New Roman"/>
        </w:rPr>
        <w:t>)</w:t>
      </w:r>
      <w:r w:rsidRPr="00746D46">
        <w:rPr>
          <w:rFonts w:cs="Times New Roman"/>
        </w:rPr>
        <w:t xml:space="preserve"> after dinner, then the full per diem can be recorded and documented in the expense report.</w:t>
      </w:r>
      <w:r>
        <w:rPr>
          <w:rFonts w:cs="Times New Roman"/>
        </w:rPr>
        <w:t xml:space="preserve"> </w:t>
      </w:r>
      <w:r w:rsidRPr="00746D46">
        <w:rPr>
          <w:rFonts w:cs="Times New Roman"/>
        </w:rPr>
        <w:t>Specifically,</w:t>
      </w:r>
      <w:r>
        <w:rPr>
          <w:rFonts w:cs="Times New Roman"/>
        </w:rPr>
        <w:t xml:space="preserve"> the following time exceptions apply and allow the traveler to claim full per diem:</w:t>
      </w:r>
    </w:p>
    <w:p w14:paraId="32ACBEE6" w14:textId="77777777" w:rsidR="00A40622" w:rsidRDefault="00A40622" w:rsidP="00820A98">
      <w:pPr>
        <w:spacing w:line="360" w:lineRule="auto"/>
        <w:jc w:val="both"/>
        <w:rPr>
          <w:rFonts w:cs="Times New Roman"/>
        </w:rPr>
      </w:pPr>
    </w:p>
    <w:p w14:paraId="282442B7" w14:textId="77777777" w:rsidR="00A40622" w:rsidRDefault="00A40622" w:rsidP="00820A98">
      <w:pPr>
        <w:pStyle w:val="ListParagraph"/>
        <w:numPr>
          <w:ilvl w:val="0"/>
          <w:numId w:val="260"/>
        </w:numPr>
        <w:spacing w:line="360" w:lineRule="auto"/>
        <w:jc w:val="both"/>
        <w:rPr>
          <w:rFonts w:cs="Times New Roman"/>
        </w:rPr>
      </w:pPr>
      <w:r>
        <w:rPr>
          <w:rFonts w:cs="Times New Roman"/>
        </w:rPr>
        <w:t>I</w:t>
      </w:r>
      <w:r w:rsidRPr="001F2382">
        <w:rPr>
          <w:rFonts w:cs="Times New Roman"/>
        </w:rPr>
        <w:t>f departure from home on first day of travel is before 6AM</w:t>
      </w:r>
      <w:r>
        <w:rPr>
          <w:rFonts w:cs="Times New Roman"/>
        </w:rPr>
        <w:t>;</w:t>
      </w:r>
    </w:p>
    <w:p w14:paraId="1220330F" w14:textId="77777777" w:rsidR="00A40622" w:rsidRDefault="00A40622" w:rsidP="00820A98">
      <w:pPr>
        <w:pStyle w:val="ListParagraph"/>
        <w:numPr>
          <w:ilvl w:val="0"/>
          <w:numId w:val="260"/>
        </w:numPr>
        <w:spacing w:line="360" w:lineRule="auto"/>
        <w:jc w:val="both"/>
        <w:rPr>
          <w:rFonts w:cs="Times New Roman"/>
        </w:rPr>
      </w:pPr>
      <w:r w:rsidRPr="00396435">
        <w:rPr>
          <w:rFonts w:cs="Times New Roman"/>
        </w:rPr>
        <w:t>If</w:t>
      </w:r>
      <w:r w:rsidRPr="001F2382">
        <w:rPr>
          <w:rFonts w:cs="Times New Roman"/>
        </w:rPr>
        <w:t xml:space="preserve"> arrival to home on last day of travel is after 7PM</w:t>
      </w:r>
      <w:r>
        <w:rPr>
          <w:rFonts w:cs="Times New Roman"/>
        </w:rPr>
        <w:t>; or</w:t>
      </w:r>
    </w:p>
    <w:p w14:paraId="3922609C" w14:textId="035ECD99" w:rsidR="00A40622" w:rsidRDefault="00A40622" w:rsidP="00CE50AC">
      <w:pPr>
        <w:pStyle w:val="ListParagraph"/>
        <w:numPr>
          <w:ilvl w:val="0"/>
          <w:numId w:val="260"/>
        </w:numPr>
        <w:spacing w:line="360" w:lineRule="auto"/>
        <w:jc w:val="both"/>
        <w:rPr>
          <w:rFonts w:cs="Times New Roman"/>
        </w:rPr>
      </w:pPr>
      <w:r>
        <w:rPr>
          <w:rFonts w:cs="Times New Roman"/>
        </w:rPr>
        <w:t>If travel is for only one day, and total travel time that day is 10 hours or longer, regardless of start and end times for the daytrip.</w:t>
      </w:r>
    </w:p>
    <w:p w14:paraId="76E1194F" w14:textId="3B966ABD" w:rsidR="00A40622" w:rsidRDefault="00A40622" w:rsidP="00820A98">
      <w:pPr>
        <w:spacing w:line="360" w:lineRule="auto"/>
        <w:jc w:val="both"/>
        <w:rPr>
          <w:rFonts w:cs="Times New Roman"/>
        </w:rPr>
      </w:pPr>
      <w:r w:rsidRPr="009C4B7D">
        <w:rPr>
          <w:rFonts w:cs="Times New Roman"/>
        </w:rPr>
        <w:t xml:space="preserve">Otherwise, travel day rates will be determined as defined in </w:t>
      </w:r>
      <w:r w:rsidR="00CE50AC">
        <w:rPr>
          <w:rFonts w:cs="Times New Roman"/>
        </w:rPr>
        <w:t>below.</w:t>
      </w:r>
    </w:p>
    <w:p w14:paraId="3494E755" w14:textId="77777777" w:rsidR="00A40622" w:rsidRDefault="00A40622" w:rsidP="00820A98">
      <w:pPr>
        <w:spacing w:line="360" w:lineRule="auto"/>
        <w:jc w:val="both"/>
        <w:rPr>
          <w:rFonts w:cs="Times New Roman"/>
        </w:rPr>
      </w:pPr>
    </w:p>
    <w:p w14:paraId="789E48FF" w14:textId="20F37278" w:rsidR="00DE26FB" w:rsidRPr="00C17238" w:rsidRDefault="00A40622" w:rsidP="00CE50AC">
      <w:pPr>
        <w:spacing w:line="360" w:lineRule="auto"/>
        <w:jc w:val="both"/>
        <w:rPr>
          <w:rFonts w:cs="Times New Roman"/>
        </w:rPr>
      </w:pPr>
      <w:r>
        <w:rPr>
          <w:rFonts w:cs="Times New Roman"/>
        </w:rPr>
        <w:t>If selecting full per diem on the first or last day of a multiple day trip, you must include a comment indicating the departure time for the first day or your return time on the last day</w:t>
      </w:r>
      <w:r w:rsidR="00CE50AC">
        <w:rPr>
          <w:rFonts w:cs="Times New Roman"/>
        </w:rPr>
        <w:t>.</w:t>
      </w:r>
    </w:p>
    <w:p w14:paraId="19D7083F" w14:textId="4D451DF0" w:rsidR="00527FAB" w:rsidRPr="00F47D85" w:rsidRDefault="00527FAB" w:rsidP="00F47D85">
      <w:pPr>
        <w:pStyle w:val="Heading3"/>
      </w:pPr>
      <w:bookmarkStart w:id="7057" w:name="_Toc222754794"/>
      <w:r w:rsidRPr="00F47D85">
        <w:rPr>
          <w:rStyle w:val="Heading3Char"/>
          <w:b/>
          <w:bCs/>
        </w:rPr>
        <w:t>14.</w:t>
      </w:r>
      <w:r w:rsidR="00876C92">
        <w:rPr>
          <w:rStyle w:val="Heading3Char"/>
          <w:b/>
          <w:bCs/>
        </w:rPr>
        <w:t>7</w:t>
      </w:r>
      <w:r w:rsidRPr="00F47D85">
        <w:rPr>
          <w:rStyle w:val="Heading3Char"/>
          <w:b/>
          <w:bCs/>
        </w:rPr>
        <w:t>.</w:t>
      </w:r>
      <w:r w:rsidR="0022288F">
        <w:rPr>
          <w:rStyle w:val="Heading3Char"/>
          <w:b/>
          <w:bCs/>
        </w:rPr>
        <w:t>4</w:t>
      </w:r>
      <w:r w:rsidRPr="00F47D85">
        <w:rPr>
          <w:rStyle w:val="Heading3Char"/>
          <w:b/>
          <w:bCs/>
        </w:rPr>
        <w:t xml:space="preserve"> M&amp;IE Allowable Costs</w:t>
      </w:r>
      <w:bookmarkEnd w:id="7054"/>
      <w:bookmarkEnd w:id="7055"/>
      <w:bookmarkEnd w:id="7057"/>
    </w:p>
    <w:p w14:paraId="69642191" w14:textId="77777777" w:rsidR="00527FAB" w:rsidRPr="00C17238" w:rsidRDefault="00527FAB" w:rsidP="00527FAB">
      <w:pPr>
        <w:spacing w:line="360" w:lineRule="auto"/>
        <w:jc w:val="both"/>
        <w:rPr>
          <w:rFonts w:cs="Times New Roman"/>
        </w:rPr>
      </w:pPr>
      <w:r w:rsidRPr="00C17238">
        <w:rPr>
          <w:rFonts w:cs="Times New Roman"/>
        </w:rPr>
        <w:t xml:space="preserve">The M&amp;IE portion is intended to substantially cover the costs as described below. </w:t>
      </w:r>
    </w:p>
    <w:p w14:paraId="416898DC" w14:textId="77777777" w:rsidR="00527FAB" w:rsidRPr="00C17238" w:rsidRDefault="00527FAB" w:rsidP="00F05B60">
      <w:pPr>
        <w:pStyle w:val="Header"/>
        <w:numPr>
          <w:ilvl w:val="0"/>
          <w:numId w:val="74"/>
        </w:numPr>
        <w:spacing w:line="360" w:lineRule="auto"/>
        <w:jc w:val="both"/>
        <w:rPr>
          <w:rFonts w:cs="Times New Roman"/>
        </w:rPr>
      </w:pPr>
      <w:r w:rsidRPr="00C17238">
        <w:rPr>
          <w:rFonts w:cs="Times New Roman"/>
        </w:rPr>
        <w:t xml:space="preserve">The meals allowance portion is intended to include the cost of breakfast, lunch, and dinner while on travel, and is incorporated as part of the per diem. </w:t>
      </w:r>
    </w:p>
    <w:p w14:paraId="64BCF9F3" w14:textId="77777777" w:rsidR="00527FAB" w:rsidRPr="00C17238" w:rsidRDefault="00527FAB" w:rsidP="00F05B60">
      <w:pPr>
        <w:pStyle w:val="Header"/>
        <w:numPr>
          <w:ilvl w:val="0"/>
          <w:numId w:val="74"/>
        </w:numPr>
        <w:spacing w:line="360" w:lineRule="auto"/>
        <w:jc w:val="both"/>
        <w:rPr>
          <w:rFonts w:cs="Times New Roman"/>
        </w:rPr>
      </w:pPr>
      <w:r w:rsidRPr="00C17238">
        <w:rPr>
          <w:rFonts w:cs="Times New Roman"/>
        </w:rPr>
        <w:t>Incidental travel expense portion is intended to include but are not limited to:</w:t>
      </w:r>
    </w:p>
    <w:p w14:paraId="40CDCACD" w14:textId="77777777" w:rsidR="00527FAB" w:rsidRPr="00C17238" w:rsidRDefault="00527FAB" w:rsidP="00F05B60">
      <w:pPr>
        <w:pStyle w:val="Header"/>
        <w:numPr>
          <w:ilvl w:val="1"/>
          <w:numId w:val="74"/>
        </w:numPr>
        <w:spacing w:line="360" w:lineRule="auto"/>
        <w:jc w:val="both"/>
        <w:rPr>
          <w:rFonts w:cs="Times New Roman"/>
        </w:rPr>
      </w:pPr>
      <w:r w:rsidRPr="00C17238">
        <w:rPr>
          <w:rFonts w:cs="Times New Roman"/>
        </w:rPr>
        <w:t>Fees and tips to waiters, porters, baggage handlers, bellhops, hotel servants, dining room stewards, and similar employees</w:t>
      </w:r>
    </w:p>
    <w:p w14:paraId="31E9E70D" w14:textId="77777777" w:rsidR="00527FAB" w:rsidRPr="00C17238" w:rsidRDefault="00527FAB" w:rsidP="00F05B60">
      <w:pPr>
        <w:pStyle w:val="Header"/>
        <w:numPr>
          <w:ilvl w:val="1"/>
          <w:numId w:val="74"/>
        </w:numPr>
        <w:spacing w:line="360" w:lineRule="auto"/>
        <w:jc w:val="both"/>
        <w:rPr>
          <w:rFonts w:cs="Times New Roman"/>
        </w:rPr>
      </w:pPr>
      <w:r w:rsidRPr="00C17238">
        <w:rPr>
          <w:rFonts w:cs="Times New Roman"/>
        </w:rPr>
        <w:t>Laundry, dry cleaning, and pressing of clothing</w:t>
      </w:r>
    </w:p>
    <w:p w14:paraId="7551A99F" w14:textId="77777777" w:rsidR="00527FAB" w:rsidRPr="00C17238" w:rsidRDefault="00527FAB" w:rsidP="00F05B60">
      <w:pPr>
        <w:pStyle w:val="Header"/>
        <w:numPr>
          <w:ilvl w:val="1"/>
          <w:numId w:val="74"/>
        </w:numPr>
        <w:spacing w:line="360" w:lineRule="auto"/>
        <w:jc w:val="both"/>
        <w:rPr>
          <w:rFonts w:cs="Times New Roman"/>
        </w:rPr>
      </w:pPr>
      <w:r w:rsidRPr="00C17238">
        <w:rPr>
          <w:rFonts w:cs="Times New Roman"/>
        </w:rPr>
        <w:t>Room cleaning tips</w:t>
      </w:r>
    </w:p>
    <w:p w14:paraId="58E5390A" w14:textId="77777777" w:rsidR="00527FAB" w:rsidRPr="00C17238" w:rsidRDefault="00527FAB" w:rsidP="00F05B60">
      <w:pPr>
        <w:pStyle w:val="Header"/>
        <w:numPr>
          <w:ilvl w:val="1"/>
          <w:numId w:val="74"/>
        </w:numPr>
        <w:spacing w:line="360" w:lineRule="auto"/>
        <w:jc w:val="both"/>
        <w:rPr>
          <w:rFonts w:cs="Times New Roman"/>
        </w:rPr>
      </w:pPr>
      <w:r w:rsidRPr="00C17238">
        <w:rPr>
          <w:rFonts w:cs="Times New Roman"/>
        </w:rPr>
        <w:t>All other incidental travel expenses as defined by Chapter 300, Part 300-3, in the Federal Travel Regulation (</w:t>
      </w:r>
      <w:hyperlink r:id="rId147" w:history="1">
        <w:r w:rsidRPr="00C17238">
          <w:rPr>
            <w:rStyle w:val="Hyperlink"/>
            <w:rFonts w:cs="Times New Roman"/>
          </w:rPr>
          <w:t>www.gsa.gov/ftr</w:t>
        </w:r>
      </w:hyperlink>
      <w:r w:rsidRPr="00C17238">
        <w:rPr>
          <w:rFonts w:cs="Times New Roman"/>
        </w:rPr>
        <w:t>), under Per Diem Allowance.</w:t>
      </w:r>
    </w:p>
    <w:p w14:paraId="6CCA0D45" w14:textId="77777777" w:rsidR="00527FAB" w:rsidRPr="00C17238" w:rsidRDefault="00527FAB" w:rsidP="00527FAB">
      <w:pPr>
        <w:spacing w:line="360" w:lineRule="auto"/>
        <w:jc w:val="both"/>
        <w:rPr>
          <w:rFonts w:cs="Times New Roman"/>
        </w:rPr>
      </w:pPr>
    </w:p>
    <w:p w14:paraId="1E6C0BB3" w14:textId="7A899086" w:rsidR="00527FAB" w:rsidRPr="00C17238" w:rsidRDefault="00B8238B" w:rsidP="00527FAB">
      <w:pPr>
        <w:spacing w:line="360" w:lineRule="auto"/>
        <w:jc w:val="both"/>
        <w:rPr>
          <w:rFonts w:cs="Times New Roman"/>
        </w:rPr>
      </w:pPr>
      <w:r>
        <w:rPr>
          <w:rFonts w:cs="Times New Roman"/>
        </w:rPr>
        <w:t>Honduras</w:t>
      </w:r>
      <w:r w:rsidR="00527FAB" w:rsidRPr="00C17238">
        <w:rPr>
          <w:rFonts w:cs="Times New Roman"/>
        </w:rPr>
        <w:t xml:space="preserve"> field office staff are not permitted to charge a corporate card for meals covered by their per diem, for themselves or any other individual receiving a Partners </w:t>
      </w:r>
      <w:r>
        <w:rPr>
          <w:rFonts w:cs="Times New Roman"/>
        </w:rPr>
        <w:t>Honduras</w:t>
      </w:r>
      <w:r w:rsidR="00527FAB" w:rsidRPr="00C17238">
        <w:rPr>
          <w:rFonts w:cs="Times New Roman"/>
        </w:rPr>
        <w:t xml:space="preserve">’s per diem. As all Partners </w:t>
      </w:r>
      <w:r>
        <w:rPr>
          <w:rFonts w:cs="Times New Roman"/>
        </w:rPr>
        <w:t>Honduras</w:t>
      </w:r>
      <w:r w:rsidR="00527FAB" w:rsidRPr="00C17238">
        <w:rPr>
          <w:rFonts w:cs="Times New Roman"/>
        </w:rPr>
        <w:t xml:space="preserve"> travelers receive some form of per diem, their costs should be paid for separately with per diem or personal funds. However, if the meal for the group is charged on a corporate card, this meal must be deducted from the daily per diem rate, at the rate defined above (in </w:t>
      </w:r>
      <w:hyperlink w:anchor="_14.5.2_M&amp;IE_Meal" w:history="1">
        <w:r w:rsidR="00527FAB" w:rsidRPr="00C17238">
          <w:rPr>
            <w:rStyle w:val="Hyperlink"/>
            <w:rFonts w:cs="Times New Roman"/>
          </w:rPr>
          <w:t>Section 14.</w:t>
        </w:r>
        <w:r w:rsidR="000F1AC0">
          <w:rPr>
            <w:rStyle w:val="Hyperlink"/>
            <w:rFonts w:cs="Times New Roman"/>
          </w:rPr>
          <w:t>7</w:t>
        </w:r>
        <w:r w:rsidR="00527FAB" w:rsidRPr="00C17238">
          <w:rPr>
            <w:rStyle w:val="Hyperlink"/>
            <w:rFonts w:cs="Times New Roman"/>
          </w:rPr>
          <w:t>.2 M&amp;IE Meal Breakdown</w:t>
        </w:r>
      </w:hyperlink>
      <w:r w:rsidR="00527FAB" w:rsidRPr="00C17238">
        <w:rPr>
          <w:rFonts w:cs="Times New Roman"/>
        </w:rPr>
        <w:t>) for the specified meal.</w:t>
      </w:r>
    </w:p>
    <w:p w14:paraId="3209A0C7" w14:textId="77777777" w:rsidR="00527FAB" w:rsidRPr="00C17238" w:rsidRDefault="00527FAB" w:rsidP="00527FAB">
      <w:pPr>
        <w:spacing w:line="360" w:lineRule="auto"/>
        <w:jc w:val="both"/>
        <w:rPr>
          <w:rFonts w:cs="Times New Roman"/>
        </w:rPr>
      </w:pPr>
    </w:p>
    <w:p w14:paraId="3669C876" w14:textId="387B0C5A" w:rsidR="00527FAB" w:rsidRPr="00C17238" w:rsidRDefault="00527FAB" w:rsidP="00527FAB">
      <w:pPr>
        <w:spacing w:line="360" w:lineRule="auto"/>
        <w:jc w:val="both"/>
        <w:rPr>
          <w:rFonts w:cs="Times New Roman"/>
        </w:rPr>
      </w:pPr>
      <w:r w:rsidRPr="00C17238">
        <w:rPr>
          <w:rFonts w:cs="Times New Roman"/>
        </w:rPr>
        <w:t xml:space="preserve">If </w:t>
      </w:r>
      <w:r w:rsidR="00B8238B">
        <w:rPr>
          <w:rFonts w:cs="Times New Roman"/>
        </w:rPr>
        <w:t>Honduras</w:t>
      </w:r>
      <w:r w:rsidRPr="00C17238">
        <w:rPr>
          <w:rFonts w:cs="Times New Roman"/>
        </w:rPr>
        <w:t xml:space="preserve"> field office staff need to cover the cost for meal invitees (e.g. donors, etc.), they may use a corporate card to pay for the bill; however, they should deduct their meal and the meals of any other Partners </w:t>
      </w:r>
      <w:r w:rsidR="00B8238B">
        <w:rPr>
          <w:rFonts w:cs="Times New Roman"/>
        </w:rPr>
        <w:t>Honduras</w:t>
      </w:r>
      <w:r w:rsidRPr="00C17238">
        <w:rPr>
          <w:rFonts w:cs="Times New Roman"/>
        </w:rPr>
        <w:t xml:space="preserve">’s per diem recipients from the bill and pay the remaining balance on the corporate card, if possible. Alternatively, they may choose to deduct the meal from the daily per diem rate received, as per the rate defined above for the specified meal. Similarly, when paying with personal credit card or cash (intending to be reimbursed), the </w:t>
      </w:r>
      <w:r w:rsidR="00B8238B">
        <w:rPr>
          <w:rFonts w:cs="Times New Roman"/>
        </w:rPr>
        <w:t>Honduras</w:t>
      </w:r>
      <w:r w:rsidRPr="00C17238">
        <w:rPr>
          <w:rFonts w:cs="Times New Roman"/>
        </w:rPr>
        <w:t xml:space="preserve"> field office staff will only receive reimbursement for the portion of the bill that does not include meals for Partners </w:t>
      </w:r>
      <w:r w:rsidR="00B8238B">
        <w:rPr>
          <w:rFonts w:cs="Times New Roman"/>
        </w:rPr>
        <w:t>Honduras</w:t>
      </w:r>
      <w:r w:rsidRPr="00C17238">
        <w:rPr>
          <w:rFonts w:cs="Times New Roman"/>
        </w:rPr>
        <w:t xml:space="preserve">’s per diem recipients. If for some reason the bill cannot be split, and there is no other option than to pay on a corporate card, the </w:t>
      </w:r>
      <w:r w:rsidR="00B8238B">
        <w:rPr>
          <w:rFonts w:cs="Times New Roman"/>
        </w:rPr>
        <w:t>Honduras</w:t>
      </w:r>
      <w:r w:rsidRPr="00C17238">
        <w:rPr>
          <w:rFonts w:cs="Times New Roman"/>
        </w:rPr>
        <w:t xml:space="preserve"> field office staff member must split out the portion of the bill when coding their credit card statement between personal charges and actual business expenses. The </w:t>
      </w:r>
      <w:r w:rsidR="00B8238B">
        <w:rPr>
          <w:rFonts w:cs="Times New Roman"/>
        </w:rPr>
        <w:t>Honduras</w:t>
      </w:r>
      <w:r w:rsidRPr="00C17238">
        <w:rPr>
          <w:rFonts w:cs="Times New Roman"/>
        </w:rPr>
        <w:t xml:space="preserve"> field office staff member will be liable to pay Partners </w:t>
      </w:r>
      <w:r w:rsidR="00B8238B">
        <w:rPr>
          <w:rFonts w:cs="Times New Roman"/>
        </w:rPr>
        <w:t>Honduras</w:t>
      </w:r>
      <w:r w:rsidRPr="00C17238">
        <w:rPr>
          <w:rFonts w:cs="Times New Roman"/>
        </w:rPr>
        <w:t xml:space="preserve"> back for their part of the meal and for the meals of any other Partners </w:t>
      </w:r>
      <w:r w:rsidR="00B8238B">
        <w:rPr>
          <w:rFonts w:cs="Times New Roman"/>
        </w:rPr>
        <w:t>Honduras</w:t>
      </w:r>
      <w:r w:rsidRPr="00C17238">
        <w:rPr>
          <w:rFonts w:cs="Times New Roman"/>
        </w:rPr>
        <w:t xml:space="preserve"> per diem recipient charged to their Partners </w:t>
      </w:r>
      <w:r w:rsidR="00B8238B">
        <w:rPr>
          <w:rFonts w:cs="Times New Roman"/>
        </w:rPr>
        <w:t>Honduras</w:t>
      </w:r>
      <w:r w:rsidRPr="00C17238">
        <w:rPr>
          <w:rFonts w:cs="Times New Roman"/>
        </w:rPr>
        <w:t>’s corporate credit card if they received an advance for per diem; otherwise, this should be deducted from the expense report when requesting travel per diem after the trip.</w:t>
      </w:r>
    </w:p>
    <w:p w14:paraId="133C2C5D" w14:textId="7AD113A7" w:rsidR="00527FAB" w:rsidRPr="00C17238" w:rsidRDefault="00527FAB" w:rsidP="00527FAB">
      <w:pPr>
        <w:pStyle w:val="Heading4"/>
        <w:jc w:val="both"/>
        <w:rPr>
          <w:rFonts w:ascii="Times New Roman" w:hAnsi="Times New Roman" w:cs="Times New Roman"/>
          <w:b w:val="0"/>
          <w:bCs w:val="0"/>
        </w:rPr>
      </w:pPr>
      <w:bookmarkStart w:id="7058" w:name="_Toc29250587"/>
      <w:bookmarkStart w:id="7059" w:name="_Toc82539622"/>
      <w:bookmarkStart w:id="7060" w:name="_Toc222754795"/>
      <w:r w:rsidRPr="00C17238">
        <w:rPr>
          <w:rStyle w:val="Heading3Char"/>
          <w:b/>
          <w:bCs/>
          <w:sz w:val="24"/>
        </w:rPr>
        <w:t>14.</w:t>
      </w:r>
      <w:r w:rsidR="00876C92">
        <w:rPr>
          <w:rStyle w:val="Heading3Char"/>
          <w:b/>
          <w:bCs/>
          <w:sz w:val="24"/>
        </w:rPr>
        <w:t>7</w:t>
      </w:r>
      <w:r w:rsidRPr="00C17238">
        <w:rPr>
          <w:rStyle w:val="Heading3Char"/>
          <w:b/>
          <w:bCs/>
          <w:sz w:val="24"/>
        </w:rPr>
        <w:t>.</w:t>
      </w:r>
      <w:r w:rsidR="0022288F">
        <w:rPr>
          <w:rStyle w:val="Heading3Char"/>
          <w:b/>
          <w:bCs/>
          <w:sz w:val="24"/>
        </w:rPr>
        <w:t>4</w:t>
      </w:r>
      <w:r w:rsidRPr="00C17238">
        <w:rPr>
          <w:rStyle w:val="Heading3Char"/>
          <w:b/>
          <w:bCs/>
          <w:sz w:val="24"/>
        </w:rPr>
        <w:t>.1 M&amp;IE Weekend Travel</w:t>
      </w:r>
      <w:bookmarkEnd w:id="7058"/>
      <w:bookmarkEnd w:id="7059"/>
      <w:bookmarkEnd w:id="7060"/>
    </w:p>
    <w:p w14:paraId="067EA8EE" w14:textId="77777777" w:rsidR="00527FAB" w:rsidRPr="00C17238" w:rsidRDefault="00527FAB" w:rsidP="00527FAB">
      <w:pPr>
        <w:spacing w:line="360" w:lineRule="auto"/>
        <w:jc w:val="both"/>
        <w:rPr>
          <w:rFonts w:cs="Times New Roman"/>
        </w:rPr>
      </w:pPr>
      <w:r w:rsidRPr="00C17238">
        <w:rPr>
          <w:rFonts w:cs="Times New Roman"/>
        </w:rPr>
        <w:t>Should a traveler remain away from home on business over a weekend, the per diem will be allowed, assuming that the traveler is required to be away from home over the weekend for business purposes.</w:t>
      </w:r>
    </w:p>
    <w:p w14:paraId="44236E54" w14:textId="7FAA320D" w:rsidR="00527FAB" w:rsidRPr="00F47D85" w:rsidRDefault="00527FAB" w:rsidP="00F47D85">
      <w:pPr>
        <w:pStyle w:val="Heading3"/>
      </w:pPr>
      <w:bookmarkStart w:id="7061" w:name="_14.5.4_Per_Diem"/>
      <w:bookmarkStart w:id="7062" w:name="_Toc29250588"/>
      <w:bookmarkStart w:id="7063" w:name="_Toc82539623"/>
      <w:bookmarkStart w:id="7064" w:name="_Toc222754796"/>
      <w:bookmarkEnd w:id="7061"/>
      <w:r w:rsidRPr="00F47D85">
        <w:rPr>
          <w:rStyle w:val="Heading3Char"/>
          <w:b/>
          <w:bCs/>
        </w:rPr>
        <w:t>14.</w:t>
      </w:r>
      <w:r w:rsidR="00876C92">
        <w:rPr>
          <w:rStyle w:val="Heading3Char"/>
          <w:b/>
          <w:bCs/>
        </w:rPr>
        <w:t>7</w:t>
      </w:r>
      <w:r w:rsidRPr="00F47D85">
        <w:rPr>
          <w:rStyle w:val="Heading3Char"/>
          <w:b/>
          <w:bCs/>
        </w:rPr>
        <w:t>.</w:t>
      </w:r>
      <w:r w:rsidR="0022288F">
        <w:rPr>
          <w:rStyle w:val="Heading3Char"/>
          <w:b/>
          <w:bCs/>
        </w:rPr>
        <w:t>5</w:t>
      </w:r>
      <w:r w:rsidRPr="00F47D85">
        <w:rPr>
          <w:rStyle w:val="Heading3Char"/>
          <w:b/>
          <w:bCs/>
        </w:rPr>
        <w:t xml:space="preserve"> Per Diem M&amp;IE – </w:t>
      </w:r>
      <w:r w:rsidR="00B8238B">
        <w:rPr>
          <w:rStyle w:val="Heading3Char"/>
          <w:b/>
          <w:bCs/>
        </w:rPr>
        <w:t>Honduras</w:t>
      </w:r>
      <w:r w:rsidRPr="00F47D85">
        <w:rPr>
          <w:rStyle w:val="Heading3Char"/>
          <w:b/>
          <w:bCs/>
        </w:rPr>
        <w:t xml:space="preserve"> Field Office Staff</w:t>
      </w:r>
      <w:bookmarkEnd w:id="7062"/>
      <w:bookmarkEnd w:id="7063"/>
      <w:bookmarkEnd w:id="7064"/>
      <w:r w:rsidRPr="00F47D85">
        <w:rPr>
          <w:rStyle w:val="Heading3Char"/>
          <w:b/>
          <w:bCs/>
        </w:rPr>
        <w:t xml:space="preserve"> </w:t>
      </w:r>
    </w:p>
    <w:p w14:paraId="1E4C6B61" w14:textId="4573356E" w:rsidR="00527FAB" w:rsidRPr="00C17238" w:rsidRDefault="00527FAB" w:rsidP="00527FAB">
      <w:pPr>
        <w:spacing w:line="360" w:lineRule="auto"/>
        <w:jc w:val="both"/>
        <w:rPr>
          <w:rFonts w:cs="Times New Roman"/>
        </w:rPr>
      </w:pPr>
      <w:r w:rsidRPr="00C17238">
        <w:rPr>
          <w:rFonts w:cs="Times New Roman"/>
        </w:rPr>
        <w:t xml:space="preserve">This portion of the per diem policy guidelines applies to all </w:t>
      </w:r>
      <w:r w:rsidR="00B8238B">
        <w:rPr>
          <w:rFonts w:cs="Times New Roman"/>
        </w:rPr>
        <w:t>Honduras</w:t>
      </w:r>
      <w:r w:rsidRPr="00C17238">
        <w:rPr>
          <w:rFonts w:cs="Times New Roman"/>
        </w:rPr>
        <w:t xml:space="preserve"> field office staff, local consultants and all other local travelers based outside of the US. This policy includes the FO Director, Chief of Party, etc. </w:t>
      </w:r>
    </w:p>
    <w:p w14:paraId="74C01A10" w14:textId="77777777" w:rsidR="00527FAB" w:rsidRPr="00C17238" w:rsidRDefault="00527FAB" w:rsidP="00527FAB">
      <w:pPr>
        <w:spacing w:line="360" w:lineRule="auto"/>
        <w:jc w:val="both"/>
        <w:rPr>
          <w:rFonts w:cs="Times New Roman"/>
        </w:rPr>
      </w:pPr>
      <w:r w:rsidRPr="00C17238">
        <w:rPr>
          <w:rFonts w:cs="Times New Roman"/>
        </w:rPr>
        <w:t>For all full days on travel, the per diem rates will vary based on type of travel as outlined below:</w:t>
      </w:r>
    </w:p>
    <w:p w14:paraId="08B4D000" w14:textId="702F4655" w:rsidR="00527FAB" w:rsidRPr="00C17238" w:rsidRDefault="00527FAB" w:rsidP="00F05B60">
      <w:pPr>
        <w:pStyle w:val="ListParagraph"/>
        <w:numPr>
          <w:ilvl w:val="0"/>
          <w:numId w:val="87"/>
        </w:numPr>
        <w:spacing w:line="360" w:lineRule="auto"/>
        <w:jc w:val="both"/>
        <w:rPr>
          <w:rFonts w:cs="Times New Roman"/>
        </w:rPr>
      </w:pPr>
      <w:commentRangeStart w:id="7065"/>
      <w:r w:rsidRPr="00C17238">
        <w:rPr>
          <w:rFonts w:cs="Times New Roman"/>
          <w:b/>
          <w:bCs/>
        </w:rPr>
        <w:t xml:space="preserve">Partners </w:t>
      </w:r>
      <w:r w:rsidR="00B8238B">
        <w:rPr>
          <w:rFonts w:cs="Times New Roman"/>
          <w:b/>
          <w:bCs/>
        </w:rPr>
        <w:t>Honduras</w:t>
      </w:r>
      <w:r w:rsidRPr="00C17238">
        <w:rPr>
          <w:rFonts w:cs="Times New Roman"/>
          <w:b/>
          <w:bCs/>
        </w:rPr>
        <w:t xml:space="preserve"> staff will receive 50% for all domestic travel and 90% for all international travel </w:t>
      </w:r>
      <w:r w:rsidRPr="00C17238">
        <w:rPr>
          <w:rFonts w:cs="Times New Roman"/>
        </w:rPr>
        <w:t>(unless an exception is on file) of the government per diem rate for the particular city (or region for travel where not all specific cities are listed).*</w:t>
      </w:r>
      <w:commentRangeEnd w:id="7065"/>
      <w:r w:rsidR="003239C2" w:rsidRPr="00C17238">
        <w:rPr>
          <w:rStyle w:val="CommentReference"/>
          <w:rFonts w:cs="Times New Roman"/>
          <w:sz w:val="24"/>
          <w:szCs w:val="24"/>
        </w:rPr>
        <w:commentReference w:id="7065"/>
      </w:r>
    </w:p>
    <w:p w14:paraId="1B9C50F7" w14:textId="77777777" w:rsidR="00527FAB" w:rsidRPr="00C17238" w:rsidRDefault="00527FAB" w:rsidP="00527FAB">
      <w:pPr>
        <w:pStyle w:val="ListParagraph"/>
        <w:spacing w:line="360" w:lineRule="auto"/>
        <w:jc w:val="both"/>
        <w:rPr>
          <w:rFonts w:cs="Times New Roman"/>
        </w:rPr>
      </w:pPr>
    </w:p>
    <w:p w14:paraId="56DAD9B6" w14:textId="77777777" w:rsidR="00527FAB" w:rsidRPr="00C17238" w:rsidRDefault="00527FAB" w:rsidP="00527FAB">
      <w:pPr>
        <w:spacing w:line="360" w:lineRule="auto"/>
        <w:jc w:val="both"/>
        <w:rPr>
          <w:rFonts w:cs="Times New Roman"/>
        </w:rPr>
      </w:pPr>
      <w:r w:rsidRPr="00C17238">
        <w:rPr>
          <w:rFonts w:cs="Times New Roman"/>
        </w:rPr>
        <w:t>On the first and last day of travel, in alignment with the USG guidelines, the maximum M&amp;IE per diem will be based on the type of travel as outlined below:</w:t>
      </w:r>
    </w:p>
    <w:p w14:paraId="24DF0DFC" w14:textId="784CB884" w:rsidR="00527FAB" w:rsidRPr="00C17238" w:rsidRDefault="00527FAB" w:rsidP="00F05B60">
      <w:pPr>
        <w:pStyle w:val="ListParagraph"/>
        <w:numPr>
          <w:ilvl w:val="0"/>
          <w:numId w:val="88"/>
        </w:numPr>
        <w:spacing w:line="360" w:lineRule="auto"/>
        <w:jc w:val="both"/>
        <w:rPr>
          <w:rFonts w:cs="Times New Roman"/>
        </w:rPr>
      </w:pPr>
      <w:commentRangeStart w:id="7066"/>
      <w:r w:rsidRPr="00C17238">
        <w:rPr>
          <w:rFonts w:cs="Times New Roman"/>
          <w:b/>
          <w:bCs/>
        </w:rPr>
        <w:t xml:space="preserve">Partners </w:t>
      </w:r>
      <w:r w:rsidR="00B8238B">
        <w:rPr>
          <w:rFonts w:cs="Times New Roman"/>
          <w:b/>
          <w:bCs/>
        </w:rPr>
        <w:t>Honduras</w:t>
      </w:r>
      <w:r w:rsidRPr="00C17238">
        <w:rPr>
          <w:rFonts w:cs="Times New Roman"/>
          <w:b/>
          <w:bCs/>
        </w:rPr>
        <w:t xml:space="preserve"> staff will receive 37.5% for all domestic travel and 67.5% for all international travel </w:t>
      </w:r>
      <w:r w:rsidRPr="00C17238">
        <w:rPr>
          <w:rFonts w:cs="Times New Roman"/>
        </w:rPr>
        <w:t>(unless an exception is on file)</w:t>
      </w:r>
      <w:r w:rsidRPr="00C17238">
        <w:rPr>
          <w:rFonts w:cs="Times New Roman"/>
          <w:b/>
          <w:bCs/>
        </w:rPr>
        <w:t xml:space="preserve"> </w:t>
      </w:r>
      <w:r w:rsidRPr="00C17238">
        <w:rPr>
          <w:rFonts w:cs="Times New Roman"/>
        </w:rPr>
        <w:t xml:space="preserve">of the government per diem rate for the particular city (or region for travel where not all specific cities are listed). See exceptions to this in </w:t>
      </w:r>
      <w:hyperlink w:anchor="_14.5.2_M&amp;IE_Meal">
        <w:r w:rsidRPr="00C17238">
          <w:rPr>
            <w:rStyle w:val="Hyperlink"/>
            <w:rFonts w:cs="Times New Roman"/>
          </w:rPr>
          <w:t>Section 14.</w:t>
        </w:r>
        <w:r w:rsidR="0015643B">
          <w:rPr>
            <w:rStyle w:val="Hyperlink"/>
            <w:rFonts w:cs="Times New Roman"/>
          </w:rPr>
          <w:t>7</w:t>
        </w:r>
        <w:r w:rsidRPr="00C17238">
          <w:rPr>
            <w:rStyle w:val="Hyperlink"/>
            <w:rFonts w:cs="Times New Roman"/>
          </w:rPr>
          <w:t>.2 M&amp;IE Meal Breakdown</w:t>
        </w:r>
      </w:hyperlink>
      <w:r w:rsidRPr="00C17238">
        <w:rPr>
          <w:rFonts w:cs="Times New Roman"/>
        </w:rPr>
        <w:t xml:space="preserve"> above.*</w:t>
      </w:r>
      <w:commentRangeEnd w:id="7066"/>
      <w:r w:rsidR="000F66D2" w:rsidRPr="00C17238">
        <w:rPr>
          <w:rStyle w:val="CommentReference"/>
          <w:rFonts w:cs="Times New Roman"/>
          <w:sz w:val="24"/>
          <w:szCs w:val="24"/>
        </w:rPr>
        <w:commentReference w:id="7066"/>
      </w:r>
    </w:p>
    <w:p w14:paraId="1C28417C" w14:textId="77777777" w:rsidR="00527FAB" w:rsidRPr="00C17238" w:rsidRDefault="00527FAB" w:rsidP="00527FAB">
      <w:pPr>
        <w:spacing w:line="360" w:lineRule="auto"/>
        <w:jc w:val="both"/>
        <w:rPr>
          <w:rFonts w:cs="Times New Roman"/>
        </w:rPr>
      </w:pPr>
    </w:p>
    <w:p w14:paraId="4F64E9B8" w14:textId="2987EF4C" w:rsidR="00527FAB" w:rsidRPr="00C17238" w:rsidRDefault="00527FAB" w:rsidP="00527FAB">
      <w:pPr>
        <w:spacing w:line="360" w:lineRule="auto"/>
        <w:jc w:val="both"/>
        <w:rPr>
          <w:rFonts w:cs="Times New Roman"/>
        </w:rPr>
      </w:pPr>
      <w:r w:rsidRPr="00C17238">
        <w:rPr>
          <w:rFonts w:cs="Times New Roman"/>
        </w:rPr>
        <w:t xml:space="preserve">*If local field office staff are taking personal vacation time either before or after the Partners </w:t>
      </w:r>
      <w:r w:rsidR="00B8238B">
        <w:rPr>
          <w:rFonts w:cs="Times New Roman"/>
        </w:rPr>
        <w:t>Honduras</w:t>
      </w:r>
      <w:r w:rsidRPr="00C17238">
        <w:rPr>
          <w:rFonts w:cs="Times New Roman"/>
        </w:rPr>
        <w:t xml:space="preserve"> business travel, they will not receive Partners </w:t>
      </w:r>
      <w:r w:rsidR="00B8238B">
        <w:rPr>
          <w:rFonts w:cs="Times New Roman"/>
        </w:rPr>
        <w:t>Honduras</w:t>
      </w:r>
      <w:r w:rsidRPr="00C17238">
        <w:rPr>
          <w:rFonts w:cs="Times New Roman"/>
        </w:rPr>
        <w:t xml:space="preserve"> per diem those days. The local field office staff will receive the first and last travel day in accordance with the guidelines listed above, as these </w:t>
      </w:r>
      <w:del w:id="7067" w:author="Megan Ash" w:date="2026-02-17T15:44:00Z" w16du:dateUtc="2026-02-17T20:44:00Z">
        <w:r w:rsidRPr="00C17238" w:rsidDel="007C5C61">
          <w:rPr>
            <w:rFonts w:cs="Times New Roman"/>
          </w:rPr>
          <w:delText xml:space="preserve">local field office staff </w:delText>
        </w:r>
      </w:del>
      <w:r w:rsidRPr="00C17238">
        <w:rPr>
          <w:rFonts w:cs="Times New Roman"/>
        </w:rPr>
        <w:t>local field office staff would have had to travel to or from the office or place of residency whether or not they were on personal travel after or prior to the trip.</w:t>
      </w:r>
    </w:p>
    <w:p w14:paraId="6D67101B" w14:textId="2F7A8E6A" w:rsidR="00527FAB" w:rsidRPr="00F47D85" w:rsidRDefault="00527FAB" w:rsidP="00F47D85">
      <w:pPr>
        <w:pStyle w:val="Heading3"/>
      </w:pPr>
      <w:bookmarkStart w:id="7068" w:name="_Toc29250589"/>
      <w:bookmarkStart w:id="7069" w:name="_Toc82539624"/>
      <w:bookmarkStart w:id="7070" w:name="_Toc222754797"/>
      <w:r w:rsidRPr="00F47D85">
        <w:rPr>
          <w:rStyle w:val="Heading3Char"/>
          <w:b/>
          <w:bCs/>
        </w:rPr>
        <w:t>14.</w:t>
      </w:r>
      <w:r w:rsidR="0015643B">
        <w:rPr>
          <w:rStyle w:val="Heading3Char"/>
          <w:b/>
          <w:bCs/>
        </w:rPr>
        <w:t>7</w:t>
      </w:r>
      <w:r w:rsidRPr="00F47D85">
        <w:rPr>
          <w:rStyle w:val="Heading3Char"/>
          <w:b/>
          <w:bCs/>
        </w:rPr>
        <w:t>.</w:t>
      </w:r>
      <w:r w:rsidR="0022288F">
        <w:rPr>
          <w:rStyle w:val="Heading3Char"/>
          <w:b/>
          <w:bCs/>
        </w:rPr>
        <w:t>6</w:t>
      </w:r>
      <w:r w:rsidRPr="00F47D85">
        <w:rPr>
          <w:rStyle w:val="Heading3Char"/>
          <w:b/>
          <w:bCs/>
        </w:rPr>
        <w:t xml:space="preserve"> Payment of Per Diems</w:t>
      </w:r>
      <w:bookmarkEnd w:id="7068"/>
      <w:bookmarkEnd w:id="7069"/>
      <w:bookmarkEnd w:id="7070"/>
    </w:p>
    <w:p w14:paraId="25E1DAF7" w14:textId="77777777" w:rsidR="00527FAB" w:rsidRPr="00C17238" w:rsidRDefault="00527FAB" w:rsidP="00527FAB">
      <w:pPr>
        <w:spacing w:line="360" w:lineRule="auto"/>
        <w:jc w:val="both"/>
        <w:rPr>
          <w:rFonts w:cs="Times New Roman"/>
        </w:rPr>
      </w:pPr>
      <w:r w:rsidRPr="00C17238">
        <w:rPr>
          <w:rFonts w:cs="Times New Roman"/>
        </w:rPr>
        <w:t>Regardless of the traveler, per diems will only be paid upon the Finance Office’s receipt of an approved TA and per diem form. The approved TA and per diem form will be the supporting documentation and authorization for the issuance of the per diem. No receipts will be required for per diem payment, except as defined in this policy.</w:t>
      </w:r>
    </w:p>
    <w:p w14:paraId="6499F2A5" w14:textId="77777777" w:rsidR="00527FAB" w:rsidRPr="00C17238" w:rsidRDefault="00527FAB" w:rsidP="00527FAB">
      <w:pPr>
        <w:spacing w:line="360" w:lineRule="auto"/>
        <w:jc w:val="both"/>
        <w:rPr>
          <w:rFonts w:cs="Times New Roman"/>
        </w:rPr>
      </w:pPr>
    </w:p>
    <w:p w14:paraId="00FE97A3" w14:textId="52DD4C52" w:rsidR="00527FAB" w:rsidRPr="00C17238" w:rsidRDefault="00527FAB" w:rsidP="00527FAB">
      <w:pPr>
        <w:spacing w:line="360" w:lineRule="auto"/>
        <w:jc w:val="both"/>
        <w:rPr>
          <w:rFonts w:cs="Times New Roman"/>
        </w:rPr>
      </w:pPr>
      <w:r w:rsidRPr="00C17238">
        <w:rPr>
          <w:rFonts w:cs="Times New Roman"/>
        </w:rPr>
        <w:t xml:space="preserve">All per diem payments should be made within 30 days from the end date of travel. Partners </w:t>
      </w:r>
      <w:r w:rsidR="00B8238B">
        <w:rPr>
          <w:rFonts w:cs="Times New Roman"/>
        </w:rPr>
        <w:t>Honduras</w:t>
      </w:r>
      <w:r w:rsidRPr="00C17238">
        <w:rPr>
          <w:rFonts w:cs="Times New Roman"/>
        </w:rPr>
        <w:t xml:space="preserve"> will not accept per diem payment requests made after 60 days unless approved by Partners HQ. All travelers requesting an exception must make their requests for exceptions in writing (e.g. memorandum addressed to the FO Finance Office) with a valid reason for the delay.</w:t>
      </w:r>
    </w:p>
    <w:p w14:paraId="420BE6B6" w14:textId="77777777" w:rsidR="00527FAB" w:rsidRPr="00C17238" w:rsidRDefault="00527FAB" w:rsidP="00527FAB">
      <w:pPr>
        <w:spacing w:line="360" w:lineRule="auto"/>
        <w:jc w:val="both"/>
        <w:rPr>
          <w:rFonts w:cs="Times New Roman"/>
        </w:rPr>
      </w:pPr>
    </w:p>
    <w:p w14:paraId="2B1A11ED" w14:textId="4A661CB7" w:rsidR="00527FAB" w:rsidRPr="00C17238" w:rsidRDefault="00527FAB" w:rsidP="00527FAB">
      <w:pPr>
        <w:spacing w:line="360" w:lineRule="auto"/>
        <w:jc w:val="both"/>
        <w:rPr>
          <w:rFonts w:cs="Times New Roman"/>
        </w:rPr>
      </w:pPr>
      <w:r w:rsidRPr="00C17238">
        <w:rPr>
          <w:rFonts w:cs="Times New Roman"/>
        </w:rPr>
        <w:t>It is the traveler’s responsibility to utilize their per diem to cover all their meals and incidentals. Unless approved by the CEO, no additional M&amp;IE will be provided. The traveler does not need to reimburse the organization if they do not spend all their daily M&amp;IE.</w:t>
      </w:r>
    </w:p>
    <w:p w14:paraId="222E817F" w14:textId="257D73E0" w:rsidR="00527FAB" w:rsidRPr="00C17238" w:rsidRDefault="00527FAB" w:rsidP="00527FAB">
      <w:pPr>
        <w:pStyle w:val="Heading4"/>
        <w:jc w:val="both"/>
        <w:rPr>
          <w:rFonts w:ascii="Times New Roman" w:hAnsi="Times New Roman" w:cs="Times New Roman"/>
          <w:b w:val="0"/>
          <w:bCs w:val="0"/>
        </w:rPr>
      </w:pPr>
      <w:bookmarkStart w:id="7071" w:name="_Toc29250590"/>
      <w:bookmarkStart w:id="7072" w:name="_Toc82539625"/>
      <w:bookmarkStart w:id="7073" w:name="_Toc222754798"/>
      <w:r w:rsidRPr="00C17238">
        <w:rPr>
          <w:rStyle w:val="Heading3Char"/>
          <w:b/>
          <w:bCs/>
          <w:sz w:val="24"/>
        </w:rPr>
        <w:t>14.</w:t>
      </w:r>
      <w:r w:rsidR="00074362">
        <w:rPr>
          <w:rStyle w:val="Heading3Char"/>
          <w:b/>
          <w:bCs/>
          <w:sz w:val="24"/>
        </w:rPr>
        <w:t>7</w:t>
      </w:r>
      <w:r w:rsidRPr="00C17238">
        <w:rPr>
          <w:rStyle w:val="Heading3Char"/>
          <w:b/>
          <w:bCs/>
          <w:sz w:val="24"/>
        </w:rPr>
        <w:t>.</w:t>
      </w:r>
      <w:r w:rsidR="0022288F">
        <w:rPr>
          <w:rStyle w:val="Heading3Char"/>
          <w:b/>
          <w:bCs/>
          <w:sz w:val="24"/>
        </w:rPr>
        <w:t>6</w:t>
      </w:r>
      <w:r w:rsidRPr="00C17238">
        <w:rPr>
          <w:rStyle w:val="Heading3Char"/>
          <w:b/>
          <w:bCs/>
          <w:sz w:val="24"/>
        </w:rPr>
        <w:t>.1 Per Diem Payment for Local Field Office Staff</w:t>
      </w:r>
      <w:bookmarkEnd w:id="7071"/>
      <w:bookmarkEnd w:id="7072"/>
      <w:bookmarkEnd w:id="7073"/>
      <w:r w:rsidRPr="00C17238">
        <w:rPr>
          <w:rStyle w:val="Heading3Char"/>
          <w:b/>
          <w:bCs/>
          <w:sz w:val="24"/>
        </w:rPr>
        <w:t xml:space="preserve"> </w:t>
      </w:r>
    </w:p>
    <w:p w14:paraId="6D2ABB27" w14:textId="0EE64220" w:rsidR="00527FAB" w:rsidRPr="00C17238" w:rsidRDefault="00527FAB" w:rsidP="00527FAB">
      <w:pPr>
        <w:spacing w:line="360" w:lineRule="auto"/>
        <w:jc w:val="both"/>
        <w:rPr>
          <w:rFonts w:cs="Times New Roman"/>
        </w:rPr>
      </w:pPr>
      <w:r w:rsidRPr="00C17238">
        <w:rPr>
          <w:rFonts w:cs="Times New Roman"/>
        </w:rPr>
        <w:t>Local field office staff including the FO Director and all other local travelers outside of the U.S. will be issued their per diem upon submission of the approved travel authorization via Replicon. The per diem request with the attached travel authorization as the supporting documentation will need to be submitted by each employee in Replicon, and then approved by the appropriate supervisor on Replicon. Once completed, this information will be submitted to the FO Finance Department for direct payment into the employee’s bank account within 30 days.</w:t>
      </w:r>
      <w:r w:rsidR="00074362">
        <w:rPr>
          <w:rFonts w:cs="Times New Roman"/>
        </w:rPr>
        <w:t xml:space="preserve"> The exchange </w:t>
      </w:r>
      <w:ins w:id="7074" w:author="Megan Ash" w:date="2026-02-17T15:46:00Z" w16du:dateUtc="2026-02-17T20:46:00Z">
        <w:r w:rsidR="007C5C61">
          <w:rPr>
            <w:rFonts w:cs="Times New Roman"/>
          </w:rPr>
          <w:t xml:space="preserve">rate </w:t>
        </w:r>
      </w:ins>
      <w:r w:rsidR="00074362">
        <w:rPr>
          <w:rFonts w:cs="Times New Roman"/>
        </w:rPr>
        <w:t>pre-populated in Replicon should be</w:t>
      </w:r>
      <w:r w:rsidR="00934CFD">
        <w:rPr>
          <w:rFonts w:cs="Times New Roman"/>
        </w:rPr>
        <w:t xml:space="preserve"> used to convert the USD per diem values to local currency.</w:t>
      </w:r>
    </w:p>
    <w:p w14:paraId="1B5AB517" w14:textId="6C88E742" w:rsidR="00527FAB" w:rsidRPr="00F47D85" w:rsidRDefault="00527FAB" w:rsidP="00F47D85">
      <w:pPr>
        <w:pStyle w:val="Heading2"/>
      </w:pPr>
      <w:bookmarkStart w:id="7075" w:name="_Toc29250591"/>
      <w:bookmarkStart w:id="7076" w:name="_Toc82539626"/>
      <w:bookmarkStart w:id="7077" w:name="_Toc222754799"/>
      <w:r w:rsidRPr="00F47D85">
        <w:t>14.</w:t>
      </w:r>
      <w:r w:rsidR="00B6229A">
        <w:t>8</w:t>
      </w:r>
      <w:r w:rsidRPr="00F47D85">
        <w:t xml:space="preserve"> Reimbursement Requests (Non-Per Diem Items)</w:t>
      </w:r>
      <w:bookmarkEnd w:id="7075"/>
      <w:bookmarkEnd w:id="7076"/>
      <w:bookmarkEnd w:id="7077"/>
    </w:p>
    <w:p w14:paraId="01E1F8D1" w14:textId="77777777" w:rsidR="00527FAB" w:rsidRPr="00C17238" w:rsidRDefault="00527FAB" w:rsidP="00527FAB">
      <w:pPr>
        <w:spacing w:line="360" w:lineRule="auto"/>
        <w:jc w:val="both"/>
        <w:rPr>
          <w:rFonts w:cs="Times New Roman"/>
        </w:rPr>
      </w:pPr>
      <w:r w:rsidRPr="00C17238">
        <w:rPr>
          <w:rFonts w:cs="Times New Roman"/>
        </w:rPr>
        <w:t xml:space="preserve">Allowable expenses that may be submitted for reimbursement as described above (lodging, rental cars, personal vehicles, airfare, and trains) are all reasonable costs which are essential and directly related to the objectives of the grant and/or the main purpose of the trip. </w:t>
      </w:r>
    </w:p>
    <w:p w14:paraId="55132C03" w14:textId="554C5E87" w:rsidR="00527FAB" w:rsidRPr="00F47D85" w:rsidRDefault="00527FAB" w:rsidP="5879812B">
      <w:pPr>
        <w:pStyle w:val="Heading3"/>
        <w:rPr>
          <w:rStyle w:val="Heading3Char"/>
          <w:b/>
          <w:bCs/>
        </w:rPr>
      </w:pPr>
      <w:bookmarkStart w:id="7078" w:name="_Toc29250592"/>
      <w:bookmarkStart w:id="7079" w:name="_Toc82539627"/>
      <w:bookmarkStart w:id="7080" w:name="_Toc222754800"/>
      <w:commentRangeStart w:id="7081"/>
      <w:r w:rsidRPr="5879812B">
        <w:rPr>
          <w:rStyle w:val="Heading3Char"/>
          <w:b/>
          <w:bCs/>
        </w:rPr>
        <w:t>14.</w:t>
      </w:r>
      <w:r w:rsidR="00B83868" w:rsidRPr="5879812B">
        <w:rPr>
          <w:rStyle w:val="Heading3Char"/>
          <w:b/>
          <w:bCs/>
        </w:rPr>
        <w:t>8</w:t>
      </w:r>
      <w:r w:rsidRPr="5879812B">
        <w:rPr>
          <w:rStyle w:val="Heading3Char"/>
          <w:b/>
          <w:bCs/>
        </w:rPr>
        <w:t xml:space="preserve">.1 Expense Reports for Reimbursement – </w:t>
      </w:r>
      <w:r w:rsidR="00B8238B" w:rsidRPr="5879812B">
        <w:rPr>
          <w:rStyle w:val="Heading3Char"/>
          <w:b/>
          <w:bCs/>
        </w:rPr>
        <w:t>Honduras</w:t>
      </w:r>
      <w:r w:rsidRPr="5879812B">
        <w:rPr>
          <w:rStyle w:val="Heading3Char"/>
          <w:b/>
          <w:bCs/>
        </w:rPr>
        <w:t xml:space="preserve"> Field Office Staff</w:t>
      </w:r>
      <w:bookmarkEnd w:id="7078"/>
      <w:bookmarkEnd w:id="7079"/>
      <w:bookmarkEnd w:id="7080"/>
      <w:r w:rsidRPr="5879812B">
        <w:rPr>
          <w:rStyle w:val="Heading3Char"/>
          <w:b/>
          <w:bCs/>
        </w:rPr>
        <w:t xml:space="preserve"> </w:t>
      </w:r>
      <w:commentRangeEnd w:id="7081"/>
      <w:r w:rsidRPr="00F47D85">
        <w:rPr>
          <w:rStyle w:val="CommentReference"/>
          <w:sz w:val="28"/>
          <w:szCs w:val="24"/>
        </w:rPr>
        <w:commentReference w:id="7081"/>
      </w:r>
    </w:p>
    <w:p w14:paraId="5B8C50DF" w14:textId="77777777" w:rsidR="00527FAB" w:rsidRPr="00C17238" w:rsidRDefault="00527FAB" w:rsidP="00527FAB">
      <w:pPr>
        <w:spacing w:line="360" w:lineRule="auto"/>
        <w:jc w:val="both"/>
        <w:rPr>
          <w:rFonts w:cs="Times New Roman"/>
        </w:rPr>
      </w:pPr>
      <w:r w:rsidRPr="00C17238">
        <w:rPr>
          <w:rFonts w:cs="Times New Roman"/>
        </w:rPr>
        <w:t>No later than 30 days following the final day of a trip as necessary (in which purchases are not made on behalf of the traveler in advance), a reimbursement request should be prepared in Replicon and submitted to the FO Finance Department. The method for requesting expense reimbursement will be done via the Replicon application. This report should include the following:</w:t>
      </w:r>
    </w:p>
    <w:p w14:paraId="31076D6E" w14:textId="77777777" w:rsidR="00527FAB" w:rsidRPr="00C17238" w:rsidRDefault="00527FAB" w:rsidP="00F05B60">
      <w:pPr>
        <w:pStyle w:val="ListParagraph"/>
        <w:numPr>
          <w:ilvl w:val="0"/>
          <w:numId w:val="65"/>
        </w:numPr>
        <w:spacing w:after="200" w:line="360" w:lineRule="auto"/>
        <w:jc w:val="both"/>
        <w:rPr>
          <w:rFonts w:cs="Times New Roman"/>
        </w:rPr>
      </w:pPr>
      <w:r w:rsidRPr="00C17238">
        <w:rPr>
          <w:rFonts w:cs="Times New Roman"/>
        </w:rPr>
        <w:t xml:space="preserve">A fully executed Travel Authorization </w:t>
      </w:r>
    </w:p>
    <w:p w14:paraId="04FDD674" w14:textId="6F6ED44A" w:rsidR="00527FAB" w:rsidRPr="00C17238" w:rsidRDefault="00527FAB" w:rsidP="00F05B60">
      <w:pPr>
        <w:pStyle w:val="ListParagraph"/>
        <w:numPr>
          <w:ilvl w:val="0"/>
          <w:numId w:val="65"/>
        </w:numPr>
        <w:spacing w:after="200" w:line="360" w:lineRule="auto"/>
        <w:jc w:val="both"/>
        <w:rPr>
          <w:rFonts w:cs="Times New Roman"/>
        </w:rPr>
      </w:pPr>
      <w:r w:rsidRPr="00C17238">
        <w:rPr>
          <w:rFonts w:cs="Times New Roman"/>
        </w:rPr>
        <w:t xml:space="preserve">Expense Report which includes all proper documentation and copies of receipts attached for all items over USD $25 or the local </w:t>
      </w:r>
      <w:del w:id="7082" w:author="Megan Ash" w:date="2026-02-17T16:13:00Z" w16du:dateUtc="2026-02-17T21:13:00Z">
        <w:r w:rsidR="007261A2" w:rsidDel="000B3BFC">
          <w:rPr>
            <w:rFonts w:cs="Times New Roman"/>
          </w:rPr>
          <w:delText>MRU</w:delText>
        </w:r>
        <w:r w:rsidRPr="00C17238" w:rsidDel="000B3BFC">
          <w:rPr>
            <w:rFonts w:cs="Times New Roman"/>
          </w:rPr>
          <w:delText xml:space="preserve"> </w:delText>
        </w:r>
      </w:del>
      <w:ins w:id="7083" w:author="Megan Ash" w:date="2026-02-17T16:13:00Z" w16du:dateUtc="2026-02-17T21:13:00Z">
        <w:r w:rsidR="000B3BFC">
          <w:rPr>
            <w:rFonts w:cs="Times New Roman"/>
          </w:rPr>
          <w:t>HNL</w:t>
        </w:r>
        <w:r w:rsidR="000B3BFC" w:rsidRPr="00C17238">
          <w:rPr>
            <w:rFonts w:cs="Times New Roman"/>
          </w:rPr>
          <w:t xml:space="preserve"> </w:t>
        </w:r>
      </w:ins>
      <w:r w:rsidRPr="00C17238">
        <w:rPr>
          <w:rFonts w:cs="Times New Roman"/>
        </w:rPr>
        <w:t xml:space="preserve">equivalent. </w:t>
      </w:r>
    </w:p>
    <w:p w14:paraId="1918CA2E" w14:textId="32E8AADA" w:rsidR="00527FAB" w:rsidRPr="00C17238" w:rsidRDefault="00527FAB" w:rsidP="00F05B60">
      <w:pPr>
        <w:pStyle w:val="ListParagraph"/>
        <w:numPr>
          <w:ilvl w:val="1"/>
          <w:numId w:val="65"/>
        </w:numPr>
        <w:spacing w:after="200" w:line="360" w:lineRule="auto"/>
        <w:jc w:val="both"/>
        <w:rPr>
          <w:rFonts w:cs="Times New Roman"/>
        </w:rPr>
      </w:pPr>
      <w:r w:rsidRPr="00C17238">
        <w:rPr>
          <w:rFonts w:cs="Times New Roman"/>
        </w:rPr>
        <w:t xml:space="preserve">Please note that a bank or credit card statement is not sufficient documentation for a receipt. Where sufficient documentation has not been obtained, an affidavit will need to be filled out confirming the expenses were for business purposes and that the expenses did not include any alcohol. A copy of an appropriate affidavit is found in </w:t>
      </w:r>
      <w:hyperlink w:anchor="_Annex_S:_Affidavit" w:history="1">
        <w:r w:rsidRPr="00C17238">
          <w:rPr>
            <w:rStyle w:val="Hyperlink"/>
            <w:rFonts w:cs="Times New Roman"/>
          </w:rPr>
          <w:t xml:space="preserve">Annex </w:t>
        </w:r>
        <w:r w:rsidR="00AD56D1">
          <w:rPr>
            <w:rStyle w:val="Hyperlink"/>
            <w:rFonts w:cs="Times New Roman"/>
          </w:rPr>
          <w:t>S</w:t>
        </w:r>
      </w:hyperlink>
      <w:r w:rsidRPr="00C17238">
        <w:rPr>
          <w:rFonts w:cs="Times New Roman"/>
        </w:rPr>
        <w:t>.</w:t>
      </w:r>
    </w:p>
    <w:p w14:paraId="2E117A32" w14:textId="6A7A762C" w:rsidR="00B83868" w:rsidRPr="00C17238" w:rsidRDefault="00B83868" w:rsidP="00820A98">
      <w:pPr>
        <w:pStyle w:val="ListParagraph"/>
        <w:numPr>
          <w:ilvl w:val="0"/>
          <w:numId w:val="65"/>
        </w:numPr>
        <w:spacing w:after="200" w:line="360" w:lineRule="auto"/>
        <w:jc w:val="both"/>
        <w:rPr>
          <w:rFonts w:cs="Times New Roman"/>
        </w:rPr>
      </w:pPr>
      <w:r>
        <w:rPr>
          <w:rFonts w:cs="Times New Roman"/>
        </w:rPr>
        <w:t>The exchange rate is automatically pre-populated in Replicon using the prior month</w:t>
      </w:r>
      <w:ins w:id="7084" w:author="Megan Ash" w:date="2026-02-17T16:14:00Z" w16du:dateUtc="2026-02-17T21:14:00Z">
        <w:r w:rsidR="00546EB4">
          <w:rPr>
            <w:rFonts w:cs="Times New Roman"/>
          </w:rPr>
          <w:t>’</w:t>
        </w:r>
      </w:ins>
      <w:r>
        <w:rPr>
          <w:rFonts w:cs="Times New Roman"/>
        </w:rPr>
        <w:t>s average exchange rate.</w:t>
      </w:r>
    </w:p>
    <w:p w14:paraId="6A53A432" w14:textId="71548A68" w:rsidR="00527FAB" w:rsidRPr="00C17238" w:rsidRDefault="00527FAB" w:rsidP="00F47D85">
      <w:pPr>
        <w:pStyle w:val="Heading2"/>
      </w:pPr>
      <w:bookmarkStart w:id="7085" w:name="_Toc29250593"/>
      <w:bookmarkStart w:id="7086" w:name="_Toc82539628"/>
      <w:bookmarkStart w:id="7087" w:name="_Toc222754801"/>
      <w:r w:rsidRPr="00C17238">
        <w:t>14.</w:t>
      </w:r>
      <w:r w:rsidR="00A53888">
        <w:t>9</w:t>
      </w:r>
      <w:r w:rsidRPr="00C17238">
        <w:t xml:space="preserve"> Personal Travel During Business Trips</w:t>
      </w:r>
      <w:bookmarkEnd w:id="7085"/>
      <w:bookmarkEnd w:id="7086"/>
      <w:bookmarkEnd w:id="7087"/>
    </w:p>
    <w:p w14:paraId="25CEF825" w14:textId="20940563" w:rsidR="00527FAB" w:rsidRDefault="00527FAB" w:rsidP="00527FAB">
      <w:pPr>
        <w:spacing w:before="120" w:line="360" w:lineRule="auto"/>
        <w:jc w:val="both"/>
        <w:rPr>
          <w:rFonts w:cs="Times New Roman"/>
        </w:rPr>
      </w:pPr>
      <w:r w:rsidRPr="00C17238">
        <w:rPr>
          <w:rFonts w:cs="Times New Roman"/>
        </w:rPr>
        <w:t xml:space="preserve">If, </w:t>
      </w:r>
      <w:r w:rsidR="00D574B8" w:rsidRPr="00D574B8">
        <w:rPr>
          <w:rFonts w:cs="Times New Roman"/>
        </w:rPr>
        <w:t>for personal reasons, the traveler wishes to go to places other than those on the authorized Partners itinerary, he/she may book and must pay for those reservations and additional costs. To document the price difference</w:t>
      </w:r>
      <w:ins w:id="7088" w:author="Megan Ash" w:date="2026-02-17T16:16:00Z" w16du:dateUtc="2026-02-17T21:16:00Z">
        <w:r w:rsidR="00284ABC">
          <w:rPr>
            <w:rFonts w:cs="Times New Roman"/>
          </w:rPr>
          <w:t xml:space="preserve"> of flights</w:t>
        </w:r>
      </w:ins>
      <w:ins w:id="7089" w:author="Megan Ash" w:date="2026-02-17T16:17:00Z" w16du:dateUtc="2026-02-17T21:17:00Z">
        <w:r w:rsidR="00803E67">
          <w:rPr>
            <w:rFonts w:cs="Times New Roman"/>
          </w:rPr>
          <w:t xml:space="preserve"> with personal travel dates included</w:t>
        </w:r>
      </w:ins>
      <w:r w:rsidR="00D574B8" w:rsidRPr="00D574B8">
        <w:rPr>
          <w:rFonts w:cs="Times New Roman"/>
        </w:rPr>
        <w:t>, the traveler must build a cost construct. To build the cost construct</w:t>
      </w:r>
      <w:ins w:id="7090" w:author="Megan Ash" w:date="2026-02-17T16:17:00Z" w16du:dateUtc="2026-02-17T21:17:00Z">
        <w:r w:rsidR="00803E67">
          <w:rPr>
            <w:rFonts w:cs="Times New Roman"/>
          </w:rPr>
          <w:t>,</w:t>
        </w:r>
      </w:ins>
      <w:r w:rsidR="00D574B8" w:rsidRPr="00D574B8">
        <w:rPr>
          <w:rFonts w:cs="Times New Roman"/>
        </w:rPr>
        <w:t xml:space="preserve"> the traveler must get two quotes from our travel agents</w:t>
      </w:r>
      <w:ins w:id="7091" w:author="Megan Ash" w:date="2026-02-17T16:17:00Z" w16du:dateUtc="2026-02-17T21:17:00Z">
        <w:r w:rsidR="005607B4">
          <w:rPr>
            <w:rFonts w:cs="Times New Roman"/>
          </w:rPr>
          <w:t xml:space="preserve">: </w:t>
        </w:r>
      </w:ins>
      <w:del w:id="7092" w:author="Megan Ash" w:date="2026-02-17T16:17:00Z" w16du:dateUtc="2026-02-17T21:17:00Z">
        <w:r w:rsidR="00D574B8" w:rsidRPr="00D574B8" w:rsidDel="005607B4">
          <w:rPr>
            <w:rFonts w:cs="Times New Roman"/>
          </w:rPr>
          <w:delText xml:space="preserve">, </w:delText>
        </w:r>
      </w:del>
      <w:r w:rsidR="00D574B8" w:rsidRPr="00D574B8">
        <w:rPr>
          <w:rFonts w:cs="Times New Roman"/>
        </w:rPr>
        <w:t xml:space="preserve">1) </w:t>
      </w:r>
      <w:ins w:id="7093" w:author="Megan Ash" w:date="2026-02-17T16:17:00Z" w16du:dateUtc="2026-02-17T21:17:00Z">
        <w:r w:rsidR="005607B4">
          <w:rPr>
            <w:rFonts w:cs="Times New Roman"/>
          </w:rPr>
          <w:t xml:space="preserve">flight cost </w:t>
        </w:r>
      </w:ins>
      <w:r w:rsidR="00D574B8" w:rsidRPr="00D574B8">
        <w:rPr>
          <w:rFonts w:cs="Times New Roman"/>
        </w:rPr>
        <w:t xml:space="preserve">for the POA approved dates and routes, and 2) </w:t>
      </w:r>
      <w:ins w:id="7094" w:author="Megan Ash" w:date="2026-02-17T16:17:00Z" w16du:dateUtc="2026-02-17T21:17:00Z">
        <w:r w:rsidR="005607B4">
          <w:rPr>
            <w:rFonts w:cs="Times New Roman"/>
          </w:rPr>
          <w:t xml:space="preserve">flight cost </w:t>
        </w:r>
      </w:ins>
      <w:r w:rsidR="00D574B8" w:rsidRPr="00D574B8">
        <w:rPr>
          <w:rFonts w:cs="Times New Roman"/>
        </w:rPr>
        <w:t xml:space="preserve">for the traveler’s preferred dates and/or routes. </w:t>
      </w:r>
      <w:commentRangeStart w:id="7095"/>
      <w:ins w:id="7096" w:author="Megan Ash" w:date="2026-02-17T16:18:00Z" w16du:dateUtc="2026-02-17T21:18:00Z">
        <w:r w:rsidR="005607B4">
          <w:rPr>
            <w:rFonts w:cs="Times New Roman"/>
          </w:rPr>
          <w:t xml:space="preserve">The traveler must copy the HO Vice President of Programs </w:t>
        </w:r>
        <w:r w:rsidR="00EB6CBA">
          <w:rPr>
            <w:rFonts w:cs="Times New Roman"/>
          </w:rPr>
          <w:t>in the email to the travel agency</w:t>
        </w:r>
      </w:ins>
      <w:ins w:id="7097" w:author="Megan Ash" w:date="2026-02-17T16:19:00Z" w16du:dateUtc="2026-02-17T21:19:00Z">
        <w:r w:rsidR="0021490F">
          <w:rPr>
            <w:rFonts w:cs="Times New Roman"/>
          </w:rPr>
          <w:t xml:space="preserve">, who will review and approve the cost </w:t>
        </w:r>
        <w:r w:rsidR="00B113BB">
          <w:rPr>
            <w:rFonts w:cs="Times New Roman"/>
          </w:rPr>
          <w:t>construct</w:t>
        </w:r>
        <w:r w:rsidR="0021490F">
          <w:rPr>
            <w:rFonts w:cs="Times New Roman"/>
          </w:rPr>
          <w:t xml:space="preserve">. </w:t>
        </w:r>
      </w:ins>
      <w:commentRangeEnd w:id="7095"/>
      <w:r w:rsidR="00B113BB" w:rsidRPr="00D574B8">
        <w:rPr>
          <w:rStyle w:val="CommentReference"/>
          <w:rFonts w:cs="Times New Roman"/>
          <w:sz w:val="24"/>
          <w:szCs w:val="24"/>
        </w:rPr>
        <w:commentReference w:id="7095"/>
      </w:r>
      <w:r w:rsidR="00D574B8" w:rsidRPr="00D574B8">
        <w:rPr>
          <w:rFonts w:cs="Times New Roman"/>
        </w:rPr>
        <w:t xml:space="preserve">The traveler must </w:t>
      </w:r>
      <w:ins w:id="7098" w:author="Megan Ash" w:date="2026-02-17T16:19:00Z" w16du:dateUtc="2026-02-17T21:19:00Z">
        <w:r w:rsidR="00B113BB">
          <w:rPr>
            <w:rFonts w:cs="Times New Roman"/>
          </w:rPr>
          <w:t xml:space="preserve">also </w:t>
        </w:r>
      </w:ins>
      <w:r w:rsidR="00D574B8" w:rsidRPr="00D574B8">
        <w:rPr>
          <w:rFonts w:cs="Times New Roman"/>
        </w:rPr>
        <w:t>provide a copy of the cost construct</w:t>
      </w:r>
      <w:ins w:id="7099" w:author="Megan Ash" w:date="2026-02-17T16:18:00Z" w16du:dateUtc="2026-02-17T21:18:00Z">
        <w:r w:rsidR="005607B4">
          <w:rPr>
            <w:rFonts w:cs="Times New Roman"/>
          </w:rPr>
          <w:t xml:space="preserve"> to</w:t>
        </w:r>
      </w:ins>
      <w:r w:rsidR="00D574B8" w:rsidRPr="00D574B8">
        <w:rPr>
          <w:rFonts w:cs="Times New Roman"/>
        </w:rPr>
        <w:t xml:space="preserve"> the Compliance Team</w:t>
      </w:r>
      <w:del w:id="7100" w:author="Megan Ash" w:date="2026-02-17T16:20:00Z" w16du:dateUtc="2026-02-17T21:20:00Z">
        <w:r w:rsidR="00D574B8" w:rsidRPr="00D574B8" w:rsidDel="00B113BB">
          <w:rPr>
            <w:rFonts w:cs="Times New Roman"/>
          </w:rPr>
          <w:delText xml:space="preserve"> if they are booking personal travel/personal portion of the trip. </w:delText>
        </w:r>
      </w:del>
      <w:ins w:id="7101" w:author="Megan Ash" w:date="2026-02-17T16:20:00Z" w16du:dateUtc="2026-02-17T21:20:00Z">
        <w:r w:rsidR="00B113BB">
          <w:rPr>
            <w:rFonts w:cs="Times New Roman"/>
          </w:rPr>
          <w:t xml:space="preserve">. </w:t>
        </w:r>
      </w:ins>
      <w:r w:rsidR="00D574B8" w:rsidRPr="00D574B8">
        <w:rPr>
          <w:rFonts w:cs="Times New Roman"/>
        </w:rPr>
        <w:t>If the flight cost is a cheaper ticket price including personal days on the beginning or end of the trip, the traveler does not need to reimburse any money. Travelers are only responsible for paying the difference of the ticket price. For example, travel dates for business ticket cost equals $500, travel dates including a personal portion of the trip equals $600, the staff must reimburse Partners the $100 difference between business ticket cost and personal portion of the trip. If the personal travel is booked on the same ticket as the Partners authorized trip, the traveler will be responsible for covering their personal travel within 10 days of the booking. Appropriate documentation showing the additional costs must be kept on file for audit purposes</w:t>
      </w:r>
      <w:r w:rsidRPr="00C17238">
        <w:rPr>
          <w:rFonts w:cs="Times New Roman"/>
        </w:rPr>
        <w:t xml:space="preserve">. </w:t>
      </w:r>
    </w:p>
    <w:p w14:paraId="31F54126" w14:textId="6CFEA987" w:rsidR="00AB7A5C" w:rsidRPr="00CA1E03" w:rsidRDefault="00AB7A5C" w:rsidP="00AB7A5C">
      <w:pPr>
        <w:pStyle w:val="Heading1"/>
      </w:pPr>
      <w:bookmarkStart w:id="7102" w:name="_Toc222754802"/>
      <w:r w:rsidRPr="00CA1E03">
        <w:t>1</w:t>
      </w:r>
      <w:r>
        <w:t>5</w:t>
      </w:r>
      <w:r w:rsidRPr="00CA1E03">
        <w:t>.</w:t>
      </w:r>
      <w:r>
        <w:t xml:space="preserve"> Vehicle P</w:t>
      </w:r>
      <w:r w:rsidRPr="00CA1E03">
        <w:t>olic</w:t>
      </w:r>
      <w:r>
        <w:t>y</w:t>
      </w:r>
      <w:r w:rsidRPr="00CA1E03">
        <w:t xml:space="preserve"> and Procedure</w:t>
      </w:r>
      <w:bookmarkEnd w:id="7102"/>
    </w:p>
    <w:p w14:paraId="10125F16" w14:textId="23AC8EAB" w:rsidR="00527FAB" w:rsidRPr="00C17238" w:rsidRDefault="00527FAB" w:rsidP="00F47D85">
      <w:pPr>
        <w:pStyle w:val="Heading2"/>
      </w:pPr>
      <w:bookmarkStart w:id="7103" w:name="_Toc29250594"/>
      <w:bookmarkStart w:id="7104" w:name="_Toc82539629"/>
      <w:bookmarkStart w:id="7105" w:name="_Toc222754803"/>
      <w:r w:rsidRPr="00C17238">
        <w:t>1</w:t>
      </w:r>
      <w:r w:rsidR="00E62C76">
        <w:t>5</w:t>
      </w:r>
      <w:r w:rsidRPr="00C17238">
        <w:t>.</w:t>
      </w:r>
      <w:r w:rsidR="00E62C76">
        <w:t xml:space="preserve">1 Overview of </w:t>
      </w:r>
      <w:r w:rsidRPr="00C17238">
        <w:t>Vehicle</w:t>
      </w:r>
      <w:r w:rsidR="00E62C76">
        <w:t xml:space="preserve"> Policy</w:t>
      </w:r>
      <w:bookmarkEnd w:id="7103"/>
      <w:bookmarkEnd w:id="7104"/>
      <w:bookmarkEnd w:id="7105"/>
    </w:p>
    <w:p w14:paraId="5F6BBF84" w14:textId="466B661B" w:rsidR="00E62C76" w:rsidRDefault="00DC1EEE" w:rsidP="00DC1EEE">
      <w:pPr>
        <w:spacing w:line="360" w:lineRule="auto"/>
        <w:jc w:val="both"/>
        <w:rPr>
          <w:rFonts w:cs="Times New Roman"/>
        </w:rPr>
      </w:pPr>
      <w:r w:rsidRPr="00DC1EEE">
        <w:rPr>
          <w:rFonts w:cs="Times New Roman"/>
        </w:rPr>
        <w:t xml:space="preserve">Partners </w:t>
      </w:r>
      <w:r w:rsidR="00B8238B">
        <w:rPr>
          <w:rFonts w:cs="Times New Roman"/>
        </w:rPr>
        <w:t>Honduras</w:t>
      </w:r>
      <w:r>
        <w:rPr>
          <w:rFonts w:cs="Times New Roman"/>
        </w:rPr>
        <w:t xml:space="preserve"> </w:t>
      </w:r>
      <w:r w:rsidRPr="00DC1EEE">
        <w:rPr>
          <w:rFonts w:cs="Times New Roman"/>
        </w:rPr>
        <w:t xml:space="preserve">has company/project vehicles that may be available for business purposes only. All employees must comply with the following policy which describes the processes to operate, fuel, maintain, keep records, and generally manage vehicles owned, rented, or leased by Partners. The policy is intended to reduce risks to Partners and its personnel by establishing reasonable restrictions on the use, maintenance and management of vehicles owned, rented, or leased directly by Partners. Each </w:t>
      </w:r>
      <w:r w:rsidR="00C32BCC">
        <w:rPr>
          <w:rFonts w:cs="Times New Roman"/>
        </w:rPr>
        <w:t>FO</w:t>
      </w:r>
      <w:r w:rsidRPr="00DC1EEE">
        <w:rPr>
          <w:rFonts w:cs="Times New Roman"/>
        </w:rPr>
        <w:t xml:space="preserve"> Director is responsible for compliance with the policy of any vehicle owned or leased by Partners under their project. For the purposes of this policy a </w:t>
      </w:r>
      <w:r w:rsidR="00687A24" w:rsidRPr="00C17238">
        <w:rPr>
          <w:rFonts w:cs="Times New Roman"/>
        </w:rPr>
        <w:t xml:space="preserve">“Vehicle” </w:t>
      </w:r>
      <w:r w:rsidR="00F36CC1">
        <w:rPr>
          <w:rFonts w:cs="Times New Roman"/>
        </w:rPr>
        <w:t>is</w:t>
      </w:r>
      <w:r w:rsidR="00687A24" w:rsidRPr="00C17238">
        <w:rPr>
          <w:rFonts w:cs="Times New Roman"/>
        </w:rPr>
        <w:t xml:space="preserve"> defined as cars, trucks, motorcycles, or any other motoriz</w:t>
      </w:r>
      <w:r w:rsidR="00687A24" w:rsidRPr="0037734C">
        <w:rPr>
          <w:rFonts w:cs="Times New Roman"/>
        </w:rPr>
        <w:t xml:space="preserve">ed vehicle owned by Partners </w:t>
      </w:r>
      <w:r w:rsidR="00B8238B">
        <w:rPr>
          <w:rFonts w:cs="Times New Roman"/>
        </w:rPr>
        <w:t>Honduras</w:t>
      </w:r>
      <w:r w:rsidR="00687A24" w:rsidRPr="0037734C">
        <w:rPr>
          <w:rFonts w:cs="Times New Roman"/>
        </w:rPr>
        <w:t>.</w:t>
      </w:r>
      <w:r w:rsidR="00687A24">
        <w:rPr>
          <w:rFonts w:cs="Times New Roman"/>
        </w:rPr>
        <w:t xml:space="preserve"> </w:t>
      </w:r>
      <w:r w:rsidRPr="00DC1EEE">
        <w:rPr>
          <w:rFonts w:cs="Times New Roman"/>
        </w:rPr>
        <w:t>Failure to comply with this policy will constitute a serious offense and will result in disciplinary action up to and including termination.</w:t>
      </w:r>
    </w:p>
    <w:p w14:paraId="5FBBE8DB" w14:textId="1E9D935D" w:rsidR="00E62C76" w:rsidRPr="00C17238" w:rsidRDefault="00E62C76" w:rsidP="00E62C76">
      <w:pPr>
        <w:pStyle w:val="Heading2"/>
      </w:pPr>
      <w:bookmarkStart w:id="7106" w:name="_Toc222754804"/>
      <w:r w:rsidRPr="00C17238">
        <w:t>1</w:t>
      </w:r>
      <w:r w:rsidR="00C32BCC">
        <w:t>5</w:t>
      </w:r>
      <w:r w:rsidRPr="00C17238">
        <w:t>.</w:t>
      </w:r>
      <w:r w:rsidR="00C32BCC">
        <w:t>2 Authorization for</w:t>
      </w:r>
      <w:r w:rsidRPr="00C17238">
        <w:t xml:space="preserve"> Use of Partners </w:t>
      </w:r>
      <w:r w:rsidR="00B8238B">
        <w:t>Honduras</w:t>
      </w:r>
      <w:r w:rsidRPr="00C17238">
        <w:t>’s Vehicles</w:t>
      </w:r>
      <w:bookmarkEnd w:id="7106"/>
    </w:p>
    <w:p w14:paraId="4383731D" w14:textId="11640217" w:rsidR="00974076" w:rsidRPr="00820A98" w:rsidRDefault="00974076" w:rsidP="00527FAB">
      <w:pPr>
        <w:spacing w:line="360" w:lineRule="auto"/>
        <w:jc w:val="both"/>
        <w:rPr>
          <w:rFonts w:cs="Times New Roman"/>
          <w:color w:val="000000" w:themeColor="text1"/>
        </w:rPr>
      </w:pPr>
      <w:r w:rsidRPr="00B04363">
        <w:rPr>
          <w:rFonts w:cs="Times New Roman"/>
          <w:color w:val="000000" w:themeColor="text1"/>
        </w:rPr>
        <w:t xml:space="preserve">Only authorized employees or approved external drivers are eligible to operate Partners vehicles. All authorized employees and approved outside drivers must be named/covered by local and/or international insurance policies. Authorization may be given for a short, one-time period or for longer periods of time up to the entire life of the project under which the vehicle will be used. Authorization may be revoked based on changes in the safety context, accidents or other misuse of the vehicles, operation of the vehicle by unauthorized drivers, failure to track mileage, or other non-compliance with this policy. To be an authorized driver of Partners vehicle, the </w:t>
      </w:r>
      <w:hyperlink w:anchor="_Attachment_1_–" w:history="1">
        <w:r w:rsidRPr="00B04363">
          <w:rPr>
            <w:rStyle w:val="Hyperlink"/>
            <w:rFonts w:cs="Times New Roman"/>
          </w:rPr>
          <w:t>authorization form in attachment 1</w:t>
        </w:r>
      </w:hyperlink>
      <w:r w:rsidRPr="00B04363">
        <w:rPr>
          <w:rFonts w:cs="Times New Roman"/>
          <w:color w:val="000000" w:themeColor="text1"/>
        </w:rPr>
        <w:t>, must be completed.</w:t>
      </w:r>
      <w:r w:rsidRPr="0037734C">
        <w:rPr>
          <w:rFonts w:cs="Times New Roman"/>
          <w:color w:val="000000" w:themeColor="text1"/>
        </w:rPr>
        <w:t xml:space="preserve"> </w:t>
      </w:r>
      <w:hyperlink r:id="rId148" w:anchor="/templates/NCEHY38AW72zuXG6BoosJo?sortBy=name&amp;direction=asc&amp;displayMode=folders_first&amp;mainFilter=all&amp;folderId=dmqGHPMdPTu9AyRjWcRrXM" w:history="1">
        <w:r w:rsidRPr="0037734C">
          <w:rPr>
            <w:rStyle w:val="Hyperlink"/>
            <w:rFonts w:cs="Times New Roman"/>
          </w:rPr>
          <w:t>Available in Pandadoc here</w:t>
        </w:r>
      </w:hyperlink>
      <w:r w:rsidRPr="0037734C">
        <w:rPr>
          <w:rFonts w:cs="Times New Roman"/>
          <w:color w:val="000000" w:themeColor="text1"/>
        </w:rPr>
        <w:t>.</w:t>
      </w:r>
    </w:p>
    <w:p w14:paraId="786D1F39" w14:textId="68D6C370" w:rsidR="00EB2612" w:rsidRPr="00C17238" w:rsidRDefault="00EB2612" w:rsidP="00EB2612">
      <w:pPr>
        <w:pStyle w:val="Heading2"/>
      </w:pPr>
      <w:bookmarkStart w:id="7107" w:name="_Toc222754805"/>
      <w:r w:rsidRPr="00C17238">
        <w:t>1</w:t>
      </w:r>
      <w:r>
        <w:t>5</w:t>
      </w:r>
      <w:r w:rsidRPr="00C17238">
        <w:t>.</w:t>
      </w:r>
      <w:r>
        <w:t>3 General Requirements on Use of Partners Vehicles</w:t>
      </w:r>
      <w:bookmarkEnd w:id="7107"/>
    </w:p>
    <w:p w14:paraId="2BD698F3" w14:textId="33AF92FC" w:rsidR="00527FAB" w:rsidRPr="006C5797" w:rsidRDefault="00527FAB" w:rsidP="006C5797">
      <w:pPr>
        <w:spacing w:line="360" w:lineRule="auto"/>
        <w:jc w:val="both"/>
        <w:rPr>
          <w:rFonts w:cs="Times New Roman"/>
        </w:rPr>
      </w:pPr>
      <w:r w:rsidRPr="00C17238">
        <w:rPr>
          <w:rFonts w:cs="Times New Roman"/>
        </w:rPr>
        <w:t>All</w:t>
      </w:r>
      <w:r w:rsidRPr="006C5797">
        <w:rPr>
          <w:rFonts w:cs="Times New Roman"/>
        </w:rPr>
        <w:t xml:space="preserve"> employees using company vehicles must follow</w:t>
      </w:r>
      <w:del w:id="7108" w:author="Megan Ash" w:date="2026-02-17T16:24:00Z" w16du:dateUtc="2026-02-17T21:24:00Z">
        <w:r w:rsidRPr="006C5797" w:rsidDel="002154A9">
          <w:rPr>
            <w:rFonts w:cs="Times New Roman"/>
          </w:rPr>
          <w:delText>ing</w:delText>
        </w:r>
      </w:del>
      <w:r w:rsidRPr="006C5797">
        <w:rPr>
          <w:rFonts w:cs="Times New Roman"/>
        </w:rPr>
        <w:t xml:space="preserve"> the below requirements:</w:t>
      </w:r>
    </w:p>
    <w:p w14:paraId="62B66077" w14:textId="77777777" w:rsidR="00527FAB" w:rsidRPr="006C5797" w:rsidRDefault="00527FAB" w:rsidP="006C5797">
      <w:pPr>
        <w:spacing w:line="360" w:lineRule="auto"/>
        <w:jc w:val="both"/>
        <w:rPr>
          <w:rFonts w:cs="Times New Roman"/>
        </w:rPr>
      </w:pPr>
    </w:p>
    <w:p w14:paraId="1F880E20" w14:textId="77777777"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O</w:t>
      </w:r>
      <w:r w:rsidRPr="00B04363">
        <w:rPr>
          <w:rFonts w:cs="Times New Roman"/>
        </w:rPr>
        <w:t>nly authorized employees of Partners are eligible to drive company vehicles.</w:t>
      </w:r>
    </w:p>
    <w:p w14:paraId="4192AC7B"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 xml:space="preserve">Partners provides vehicles for business use to allow employees to drive on designated business assignments. Company vehicles are </w:t>
      </w:r>
      <w:r w:rsidRPr="00B04363">
        <w:rPr>
          <w:rFonts w:cs="Times New Roman"/>
          <w:b/>
          <w:bCs/>
          <w:u w:val="single"/>
        </w:rPr>
        <w:t>only</w:t>
      </w:r>
      <w:r w:rsidRPr="00B04363">
        <w:rPr>
          <w:rFonts w:cs="Times New Roman"/>
        </w:rPr>
        <w:t xml:space="preserve"> to be used for business travel.</w:t>
      </w:r>
    </w:p>
    <w:p w14:paraId="32EFAFC5" w14:textId="77777777"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Vehicle drivers shall not take actions that contradict Partners policies and procedures unless there is a safety situation or an emergency that requires it.</w:t>
      </w:r>
    </w:p>
    <w:p w14:paraId="3036DE2D" w14:textId="07511CE2"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 xml:space="preserve">Only vehicles owned or titled by Partners may be used for official Partners business, unless authorization is given in writing by the </w:t>
      </w:r>
      <w:commentRangeStart w:id="7109"/>
      <w:r w:rsidR="00AE6CFC">
        <w:rPr>
          <w:rFonts w:cs="Times New Roman"/>
          <w:color w:val="000000" w:themeColor="text1"/>
        </w:rPr>
        <w:t>FO</w:t>
      </w:r>
      <w:r w:rsidRPr="00B04363">
        <w:rPr>
          <w:rFonts w:cs="Times New Roman"/>
          <w:color w:val="000000" w:themeColor="text1"/>
        </w:rPr>
        <w:t xml:space="preserve"> Director </w:t>
      </w:r>
      <w:commentRangeEnd w:id="7109"/>
      <w:r w:rsidR="002154A9" w:rsidRPr="00B04363">
        <w:rPr>
          <w:rStyle w:val="CommentReference"/>
          <w:rFonts w:cs="Times New Roman"/>
          <w:color w:val="000000" w:themeColor="text1"/>
          <w:sz w:val="24"/>
          <w:szCs w:val="24"/>
        </w:rPr>
        <w:commentReference w:id="7109"/>
      </w:r>
      <w:r w:rsidRPr="00B04363">
        <w:rPr>
          <w:rFonts w:cs="Times New Roman"/>
          <w:color w:val="000000" w:themeColor="text1"/>
        </w:rPr>
        <w:t xml:space="preserve">to use a personal vehicle for business use, see guidelines for personal vehicles below. </w:t>
      </w:r>
    </w:p>
    <w:p w14:paraId="43F6345F" w14:textId="77777777"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Persons who are not employees and passengers who are not directly linked to Partners projects may only travel in Partners vehicles when authorized.</w:t>
      </w:r>
    </w:p>
    <w:p w14:paraId="5743FA0D" w14:textId="27801B53" w:rsidR="0005765D" w:rsidRPr="00B04363" w:rsidRDefault="0005765D" w:rsidP="00820A98">
      <w:pPr>
        <w:pStyle w:val="ListParagraph"/>
        <w:numPr>
          <w:ilvl w:val="0"/>
          <w:numId w:val="77"/>
        </w:numPr>
        <w:autoSpaceDE w:val="0"/>
        <w:autoSpaceDN w:val="0"/>
        <w:adjustRightInd w:val="0"/>
        <w:spacing w:after="200" w:line="360" w:lineRule="auto"/>
        <w:jc w:val="both"/>
        <w:rPr>
          <w:rFonts w:cs="Times New Roman"/>
          <w:color w:val="000000" w:themeColor="text1"/>
        </w:rPr>
      </w:pPr>
      <w:r w:rsidRPr="00B04363">
        <w:rPr>
          <w:rFonts w:cs="Times New Roman"/>
          <w:color w:val="000000" w:themeColor="text1"/>
        </w:rPr>
        <w:t xml:space="preserve">All authorized employees or approved external drivers must be 25 years of age or older and must have a valid driver's license, and </w:t>
      </w:r>
      <w:commentRangeStart w:id="7110"/>
      <w:r w:rsidRPr="00B04363">
        <w:rPr>
          <w:rFonts w:cs="Times New Roman"/>
          <w:color w:val="000000" w:themeColor="text1"/>
        </w:rPr>
        <w:t xml:space="preserve">have proof of annual background check </w:t>
      </w:r>
      <w:commentRangeEnd w:id="7110"/>
      <w:r w:rsidR="004F3B0E" w:rsidRPr="00B04363">
        <w:rPr>
          <w:rStyle w:val="CommentReference"/>
          <w:rFonts w:cs="Times New Roman"/>
          <w:color w:val="000000" w:themeColor="text1"/>
          <w:sz w:val="24"/>
          <w:szCs w:val="24"/>
        </w:rPr>
        <w:commentReference w:id="7110"/>
      </w:r>
      <w:r w:rsidRPr="00B04363">
        <w:rPr>
          <w:rFonts w:cs="Times New Roman"/>
          <w:color w:val="000000" w:themeColor="text1"/>
        </w:rPr>
        <w:t xml:space="preserve">and </w:t>
      </w:r>
      <w:commentRangeStart w:id="7111"/>
      <w:r w:rsidRPr="00B04363">
        <w:rPr>
          <w:rFonts w:cs="Times New Roman"/>
          <w:color w:val="000000" w:themeColor="text1"/>
        </w:rPr>
        <w:t xml:space="preserve">vision screening. </w:t>
      </w:r>
      <w:commentRangeEnd w:id="7111"/>
      <w:r w:rsidR="00090A80">
        <w:rPr>
          <w:rStyle w:val="CommentReference"/>
          <w:rFonts w:cs="Times New Roman"/>
          <w:color w:val="000000" w:themeColor="text1"/>
          <w:sz w:val="24"/>
          <w:szCs w:val="24"/>
        </w:rPr>
        <w:commentReference w:id="7111"/>
      </w:r>
      <w:r w:rsidR="00AE6CFC">
        <w:rPr>
          <w:rFonts w:cs="Times New Roman"/>
          <w:color w:val="000000" w:themeColor="text1"/>
        </w:rPr>
        <w:t>FO</w:t>
      </w:r>
      <w:r w:rsidRPr="00B04363">
        <w:rPr>
          <w:rFonts w:cs="Times New Roman"/>
          <w:color w:val="000000" w:themeColor="text1"/>
        </w:rPr>
        <w:t xml:space="preserve"> Directors for each project must maintain copies of all documentation in the project files.</w:t>
      </w:r>
    </w:p>
    <w:p w14:paraId="65DCA0E2" w14:textId="33A683DD"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 xml:space="preserve">Authorized employees and external drivers approved to drive Partners vehicles must inform the </w:t>
      </w:r>
      <w:r w:rsidR="00AE6CFC">
        <w:rPr>
          <w:rFonts w:cs="Times New Roman"/>
          <w:color w:val="000000" w:themeColor="text1"/>
        </w:rPr>
        <w:t>FO</w:t>
      </w:r>
      <w:r w:rsidRPr="00B04363">
        <w:rPr>
          <w:rFonts w:cs="Times New Roman"/>
          <w:color w:val="000000" w:themeColor="text1"/>
        </w:rPr>
        <w:t xml:space="preserve"> Director of any changes that may affect their legal or physical ability to drive.</w:t>
      </w:r>
    </w:p>
    <w:p w14:paraId="5C14E7F9" w14:textId="23CD349F" w:rsidR="0005765D" w:rsidRPr="00B04363" w:rsidRDefault="0005765D" w:rsidP="00820A98">
      <w:pPr>
        <w:pStyle w:val="ListParagraph"/>
        <w:numPr>
          <w:ilvl w:val="0"/>
          <w:numId w:val="77"/>
        </w:numPr>
        <w:spacing w:line="360" w:lineRule="auto"/>
        <w:jc w:val="both"/>
        <w:rPr>
          <w:rFonts w:cs="Times New Roman"/>
        </w:rPr>
      </w:pPr>
      <w:commentRangeStart w:id="7112"/>
      <w:r w:rsidRPr="00B04363">
        <w:rPr>
          <w:rFonts w:cs="Times New Roman"/>
        </w:rPr>
        <w:t>On occasion</w:t>
      </w:r>
      <w:ins w:id="7113" w:author="Megan Ash" w:date="2026-02-17T16:28:00Z" w16du:dateUtc="2026-02-17T21:28:00Z">
        <w:r w:rsidR="00AB43E9">
          <w:rPr>
            <w:rFonts w:cs="Times New Roman"/>
          </w:rPr>
          <w:t>,</w:t>
        </w:r>
      </w:ins>
      <w:r w:rsidRPr="00B04363">
        <w:rPr>
          <w:rFonts w:cs="Times New Roman"/>
        </w:rPr>
        <w:t xml:space="preserve"> supervisors must check the employee's driving record to ensure that the employee’s record is clean and without motorized vehicle violations.</w:t>
      </w:r>
      <w:commentRangeEnd w:id="7112"/>
      <w:r w:rsidR="00AB43E9" w:rsidRPr="00B04363">
        <w:rPr>
          <w:rStyle w:val="CommentReference"/>
          <w:rFonts w:cs="Times New Roman"/>
          <w:sz w:val="24"/>
          <w:szCs w:val="24"/>
        </w:rPr>
        <w:commentReference w:id="7112"/>
      </w:r>
    </w:p>
    <w:p w14:paraId="29142E8C" w14:textId="77777777"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Copies of the vehicle insurance, registration and the emergency telephone numbers must remain in Partners vehicles at all times.</w:t>
      </w:r>
    </w:p>
    <w:p w14:paraId="064A8AB4" w14:textId="77777777"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Smoking or vaping is prohibited in all Partners vehicles.</w:t>
      </w:r>
    </w:p>
    <w:p w14:paraId="74B7C6B2" w14:textId="77777777"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Under no circumstances may weapons or illegal substances be transported in Partners vehicles.</w:t>
      </w:r>
    </w:p>
    <w:p w14:paraId="494E9A6B" w14:textId="78667A0A"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color w:val="000000" w:themeColor="text1"/>
        </w:rPr>
        <w:t>Keys must be ke</w:t>
      </w:r>
      <w:ins w:id="7114" w:author="Megan Ash" w:date="2026-02-17T16:39:00Z" w16du:dateUtc="2026-02-17T21:39:00Z">
        <w:r w:rsidR="001A4E7A">
          <w:rPr>
            <w:rFonts w:cs="Times New Roman"/>
            <w:color w:val="000000" w:themeColor="text1"/>
          </w:rPr>
          <w:t>pt</w:t>
        </w:r>
      </w:ins>
      <w:del w:id="7115" w:author="Megan Ash" w:date="2026-02-17T16:39:00Z" w16du:dateUtc="2026-02-17T21:39:00Z">
        <w:r w:rsidRPr="00B04363" w:rsidDel="001A4E7A">
          <w:rPr>
            <w:rFonts w:cs="Times New Roman"/>
            <w:color w:val="000000" w:themeColor="text1"/>
          </w:rPr>
          <w:delText>ep</w:delText>
        </w:r>
      </w:del>
      <w:r w:rsidRPr="00B04363">
        <w:rPr>
          <w:rFonts w:cs="Times New Roman"/>
          <w:color w:val="000000" w:themeColor="text1"/>
        </w:rPr>
        <w:t xml:space="preserve"> in a secure location or </w:t>
      </w:r>
      <w:r w:rsidRPr="00B04363">
        <w:rPr>
          <w:rFonts w:cs="Times New Roman"/>
        </w:rPr>
        <w:t xml:space="preserve">should be returned to the </w:t>
      </w:r>
      <w:r w:rsidR="00AE6CFC">
        <w:rPr>
          <w:rFonts w:cs="Times New Roman"/>
        </w:rPr>
        <w:t>FO</w:t>
      </w:r>
      <w:r w:rsidRPr="00B04363">
        <w:rPr>
          <w:rFonts w:cs="Times New Roman"/>
        </w:rPr>
        <w:t xml:space="preserve"> Director</w:t>
      </w:r>
      <w:r w:rsidRPr="00B04363">
        <w:rPr>
          <w:rFonts w:cs="Times New Roman"/>
          <w:color w:val="000000" w:themeColor="text1"/>
        </w:rPr>
        <w:t xml:space="preserve"> when the vehicle is not in use</w:t>
      </w:r>
      <w:r w:rsidRPr="00B04363">
        <w:rPr>
          <w:rFonts w:cs="Times New Roman"/>
        </w:rPr>
        <w:t xml:space="preserve"> or on business assignment.</w:t>
      </w:r>
    </w:p>
    <w:p w14:paraId="6786C92B" w14:textId="0E64C434" w:rsidR="0005765D" w:rsidRPr="00B04363" w:rsidRDefault="0005765D" w:rsidP="00820A98">
      <w:pPr>
        <w:pStyle w:val="ListParagraph"/>
        <w:numPr>
          <w:ilvl w:val="0"/>
          <w:numId w:val="77"/>
        </w:numPr>
        <w:autoSpaceDE w:val="0"/>
        <w:autoSpaceDN w:val="0"/>
        <w:adjustRightInd w:val="0"/>
        <w:spacing w:line="360" w:lineRule="auto"/>
        <w:jc w:val="both"/>
        <w:rPr>
          <w:rFonts w:cs="Times New Roman"/>
          <w:color w:val="000000" w:themeColor="text1"/>
        </w:rPr>
      </w:pPr>
      <w:r w:rsidRPr="00B04363">
        <w:rPr>
          <w:rFonts w:cs="Times New Roman"/>
          <w:color w:val="000000" w:themeColor="text1"/>
        </w:rPr>
        <w:t>Key</w:t>
      </w:r>
      <w:ins w:id="7116" w:author="Megan Ash" w:date="2026-02-17T16:39:00Z" w16du:dateUtc="2026-02-17T21:39:00Z">
        <w:r w:rsidR="001A4E7A">
          <w:rPr>
            <w:rFonts w:cs="Times New Roman"/>
            <w:color w:val="000000" w:themeColor="text1"/>
          </w:rPr>
          <w:t>s</w:t>
        </w:r>
      </w:ins>
      <w:r w:rsidRPr="00B04363">
        <w:rPr>
          <w:rFonts w:cs="Times New Roman"/>
          <w:color w:val="000000" w:themeColor="text1"/>
        </w:rPr>
        <w:t xml:space="preserve"> </w:t>
      </w:r>
      <w:r w:rsidRPr="00B04363">
        <w:rPr>
          <w:rFonts w:cs="Times New Roman"/>
        </w:rPr>
        <w:t xml:space="preserve">should only be held by authorized employees of Partners who are eligible to drive company vehicles. </w:t>
      </w:r>
    </w:p>
    <w:p w14:paraId="38E06FB5"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 xml:space="preserve">Any driver of Partners’ vehicles must ensure that the equipment does not experience any deterioration either by his/her direct negligence or by the fault of a third party. Therefore, the employee will personally ensure the proper physical maintenance of the vehicle he/she is responsible for by checking the daily cleanliness and routine parameters, which the employee will note before each use. </w:t>
      </w:r>
    </w:p>
    <w:p w14:paraId="69A2CC56" w14:textId="4AC7A80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All individuals driving Partners’ vehicles</w:t>
      </w:r>
      <w:del w:id="7117" w:author="Megan Ash" w:date="2026-02-17T16:40:00Z" w16du:dateUtc="2026-02-17T21:40:00Z">
        <w:r w:rsidRPr="00B04363" w:rsidDel="001A4E7A">
          <w:rPr>
            <w:rFonts w:cs="Times New Roman"/>
          </w:rPr>
          <w:delText>,</w:delText>
        </w:r>
      </w:del>
      <w:r w:rsidRPr="00B04363">
        <w:rPr>
          <w:rFonts w:cs="Times New Roman"/>
        </w:rPr>
        <w:t xml:space="preserve"> must always have a valid driver</w:t>
      </w:r>
      <w:ins w:id="7118" w:author="Megan Ash" w:date="2026-02-17T16:40:00Z" w16du:dateUtc="2026-02-17T21:40:00Z">
        <w:r w:rsidR="001A4E7A">
          <w:rPr>
            <w:rFonts w:cs="Times New Roman"/>
          </w:rPr>
          <w:t>s</w:t>
        </w:r>
      </w:ins>
      <w:r w:rsidRPr="00B04363">
        <w:rPr>
          <w:rFonts w:cs="Times New Roman"/>
        </w:rPr>
        <w:t xml:space="preserve"> license on them while utilizing the company vehicle. </w:t>
      </w:r>
    </w:p>
    <w:p w14:paraId="101753EF"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Employees holding jobs requiring regular driving for business as an essential job function must, as a condition of employment, be able to meet the driver approval standards of this policy at all times.</w:t>
      </w:r>
    </w:p>
    <w:p w14:paraId="69FBA275" w14:textId="6885E3AA"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Drivers must always drive safely and responsibly and follow all traffic regulations, including the speed limit</w:t>
      </w:r>
      <w:ins w:id="7119" w:author="Megan Ash" w:date="2026-02-17T16:40:00Z" w16du:dateUtc="2026-02-17T21:40:00Z">
        <w:r w:rsidR="001A4E7A">
          <w:rPr>
            <w:rFonts w:cs="Times New Roman"/>
          </w:rPr>
          <w:t>,</w:t>
        </w:r>
      </w:ins>
      <w:r w:rsidRPr="00B04363">
        <w:rPr>
          <w:rFonts w:cs="Times New Roman"/>
        </w:rPr>
        <w:t xml:space="preserve"> and pay special attention to pedestrians and cyclists.</w:t>
      </w:r>
    </w:p>
    <w:p w14:paraId="759449E7"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Drivers must be mindful of the weather, and avoid driving during severe weather conditions, when feasible.</w:t>
      </w:r>
    </w:p>
    <w:p w14:paraId="54E4163B"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 xml:space="preserve">Use of handheld cell phones (including texting) while behind the wheel of a moving vehicle being used on company business is strictly prohibited. </w:t>
      </w:r>
    </w:p>
    <w:p w14:paraId="4D35C441"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Employees are responsible for any driving infractions or fines as a result of their driving.</w:t>
      </w:r>
    </w:p>
    <w:p w14:paraId="22B6BDE4"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 xml:space="preserve">Nonbusiness passengers (i.e., family and friends) </w:t>
      </w:r>
      <w:del w:id="7120" w:author="Megan Ash" w:date="2026-02-17T16:40:00Z" w16du:dateUtc="2026-02-17T21:40:00Z">
        <w:r w:rsidRPr="00B04363" w:rsidDel="001A4E7A">
          <w:rPr>
            <w:rFonts w:cs="Times New Roman"/>
          </w:rPr>
          <w:delText xml:space="preserve">are </w:delText>
        </w:r>
      </w:del>
      <w:r w:rsidRPr="00B04363">
        <w:rPr>
          <w:rFonts w:cs="Times New Roman"/>
        </w:rPr>
        <w:t>should not ride in company vehicles.</w:t>
      </w:r>
    </w:p>
    <w:p w14:paraId="579FAA38"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Vehicle doors must be locked when in motion.</w:t>
      </w:r>
    </w:p>
    <w:p w14:paraId="235210BE"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Company vehicles shall always be secured when not in transit by being locked, keys removed, and alarms activated if so equipped.</w:t>
      </w:r>
    </w:p>
    <w:p w14:paraId="1E59202B" w14:textId="2D392639"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 xml:space="preserve">Employees must report any accident, theft or malicious damage involving a company vehicle to the </w:t>
      </w:r>
      <w:r w:rsidR="00282C2D">
        <w:rPr>
          <w:rFonts w:cs="Times New Roman"/>
        </w:rPr>
        <w:t>FO</w:t>
      </w:r>
      <w:r w:rsidRPr="00B04363">
        <w:rPr>
          <w:rFonts w:cs="Times New Roman"/>
        </w:rPr>
        <w:t xml:space="preserve"> Director</w:t>
      </w:r>
      <w:ins w:id="7121" w:author="Megan Ash" w:date="2026-02-17T16:41:00Z" w16du:dateUtc="2026-02-17T21:41:00Z">
        <w:r w:rsidR="001A4E7A">
          <w:rPr>
            <w:rFonts w:cs="Times New Roman"/>
          </w:rPr>
          <w:t xml:space="preserve">, </w:t>
        </w:r>
      </w:ins>
      <w:del w:id="7122" w:author="Megan Ash" w:date="2026-02-17T16:41:00Z" w16du:dateUtc="2026-02-17T21:41:00Z">
        <w:r w:rsidRPr="00B04363" w:rsidDel="001A4E7A">
          <w:rPr>
            <w:rFonts w:cs="Times New Roman"/>
          </w:rPr>
          <w:delText xml:space="preserve"> and </w:delText>
        </w:r>
      </w:del>
      <w:r w:rsidRPr="00B04363">
        <w:rPr>
          <w:rFonts w:cs="Times New Roman"/>
        </w:rPr>
        <w:t>HO project team</w:t>
      </w:r>
      <w:ins w:id="7123" w:author="Megan Ash" w:date="2026-02-17T16:41:00Z" w16du:dateUtc="2026-02-17T21:41:00Z">
        <w:r w:rsidR="001A4E7A">
          <w:rPr>
            <w:rFonts w:cs="Times New Roman"/>
          </w:rPr>
          <w:t xml:space="preserve">, </w:t>
        </w:r>
      </w:ins>
      <w:del w:id="7124" w:author="Megan Ash" w:date="2026-02-17T16:41:00Z" w16du:dateUtc="2026-02-17T21:41:00Z">
        <w:r w:rsidRPr="00B04363" w:rsidDel="001A4E7A">
          <w:rPr>
            <w:rFonts w:cs="Times New Roman"/>
          </w:rPr>
          <w:delText xml:space="preserve"> and the</w:delText>
        </w:r>
      </w:del>
      <w:ins w:id="7125" w:author="Megan Ash" w:date="2026-02-17T16:41:00Z" w16du:dateUtc="2026-02-17T21:41:00Z">
        <w:r w:rsidR="001A4E7A">
          <w:rPr>
            <w:rFonts w:cs="Times New Roman"/>
          </w:rPr>
          <w:t xml:space="preserve">and </w:t>
        </w:r>
      </w:ins>
      <w:del w:id="7126" w:author="Megan Ash" w:date="2026-02-17T16:41:00Z" w16du:dateUtc="2026-02-17T21:41:00Z">
        <w:r w:rsidRPr="00B04363" w:rsidDel="001A4E7A">
          <w:rPr>
            <w:rFonts w:cs="Times New Roman"/>
          </w:rPr>
          <w:delText xml:space="preserve"> </w:delText>
        </w:r>
      </w:del>
      <w:r w:rsidRPr="00B04363">
        <w:rPr>
          <w:rFonts w:cs="Times New Roman"/>
        </w:rPr>
        <w:t xml:space="preserve">Compliance Team at </w:t>
      </w:r>
      <w:hyperlink r:id="rId149" w:history="1">
        <w:r w:rsidRPr="00B04363">
          <w:rPr>
            <w:rStyle w:val="Hyperlink"/>
            <w:rFonts w:cs="Times New Roman"/>
          </w:rPr>
          <w:t>compliance@partners.net</w:t>
        </w:r>
      </w:hyperlink>
      <w:r w:rsidRPr="00B04363">
        <w:rPr>
          <w:rFonts w:cs="Times New Roman"/>
        </w:rPr>
        <w:t xml:space="preserve">, regardless of the extent of damage or lack of injuries. Such reports must be made as soon as possible but no later than 6 hours after the incident unless </w:t>
      </w:r>
      <w:ins w:id="7127" w:author="Megan Ash" w:date="2026-02-17T16:41:00Z" w16du:dateUtc="2026-02-17T21:41:00Z">
        <w:r w:rsidR="001A4E7A">
          <w:rPr>
            <w:rFonts w:cs="Times New Roman"/>
          </w:rPr>
          <w:t xml:space="preserve">the </w:t>
        </w:r>
      </w:ins>
      <w:r w:rsidRPr="00B04363">
        <w:rPr>
          <w:rFonts w:cs="Times New Roman"/>
        </w:rPr>
        <w:t xml:space="preserve">employee is medically incapable of reporting. </w:t>
      </w:r>
    </w:p>
    <w:p w14:paraId="5C33CE9D"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Employees are expected to cooperate fully with authorities in the event of an accident. However, employees should make no voluntary statement other than in reply to questions of investigating officers.</w:t>
      </w:r>
    </w:p>
    <w:p w14:paraId="4A8A3154"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Seatbelts must always be worn by all passengers in the vehicle.</w:t>
      </w:r>
    </w:p>
    <w:p w14:paraId="32934A9E"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 xml:space="preserve">Employees are not permitted, under any circumstances, to operate a company vehicle with any physical or mental impairment that causes the employee to be unable to drive safely. Furthermore, employees shall not operate any company vehicle while using or consuming alcohol, illegal drugs or prescription medications that may affect their ability to drive. </w:t>
      </w:r>
    </w:p>
    <w:p w14:paraId="2585F9FA" w14:textId="77777777" w:rsidR="0005765D" w:rsidRPr="00B04363" w:rsidRDefault="0005765D" w:rsidP="00820A98">
      <w:pPr>
        <w:pStyle w:val="ListParagraph"/>
        <w:numPr>
          <w:ilvl w:val="0"/>
          <w:numId w:val="77"/>
        </w:numPr>
        <w:spacing w:line="360" w:lineRule="auto"/>
        <w:jc w:val="both"/>
        <w:rPr>
          <w:rFonts w:cs="Times New Roman"/>
        </w:rPr>
      </w:pPr>
      <w:r w:rsidRPr="00B04363">
        <w:rPr>
          <w:rFonts w:cs="Times New Roman"/>
        </w:rPr>
        <w:t>The driver is responsible for ensuring all necessary precautions are always taken to prevent damage and theft of the company vehicle and/or its contents. Whenever an employee leaves a company vehicle, the following must be done:</w:t>
      </w:r>
    </w:p>
    <w:p w14:paraId="0C501EF9" w14:textId="77777777" w:rsidR="0005765D" w:rsidRPr="00B04363" w:rsidRDefault="0005765D" w:rsidP="00820A98">
      <w:pPr>
        <w:pStyle w:val="ListParagraph"/>
        <w:numPr>
          <w:ilvl w:val="1"/>
          <w:numId w:val="77"/>
        </w:numPr>
        <w:spacing w:line="360" w:lineRule="auto"/>
        <w:jc w:val="both"/>
        <w:rPr>
          <w:rFonts w:cs="Times New Roman"/>
        </w:rPr>
      </w:pPr>
      <w:r w:rsidRPr="00B04363">
        <w:rPr>
          <w:rFonts w:cs="Times New Roman"/>
        </w:rPr>
        <w:t>Roll up all windows</w:t>
      </w:r>
    </w:p>
    <w:p w14:paraId="78C0FA44" w14:textId="77777777" w:rsidR="0005765D" w:rsidRPr="00B04363" w:rsidRDefault="0005765D" w:rsidP="00820A98">
      <w:pPr>
        <w:pStyle w:val="ListParagraph"/>
        <w:numPr>
          <w:ilvl w:val="1"/>
          <w:numId w:val="77"/>
        </w:numPr>
        <w:spacing w:line="360" w:lineRule="auto"/>
        <w:jc w:val="both"/>
        <w:rPr>
          <w:rFonts w:cs="Times New Roman"/>
        </w:rPr>
      </w:pPr>
      <w:r w:rsidRPr="00B04363">
        <w:rPr>
          <w:rFonts w:cs="Times New Roman"/>
        </w:rPr>
        <w:t xml:space="preserve">Lock all doors </w:t>
      </w:r>
    </w:p>
    <w:p w14:paraId="1E4DEB4E" w14:textId="77777777" w:rsidR="0005765D" w:rsidRPr="00B04363" w:rsidRDefault="0005765D" w:rsidP="00820A98">
      <w:pPr>
        <w:pStyle w:val="ListParagraph"/>
        <w:numPr>
          <w:ilvl w:val="1"/>
          <w:numId w:val="77"/>
        </w:numPr>
        <w:spacing w:line="360" w:lineRule="auto"/>
        <w:jc w:val="both"/>
        <w:rPr>
          <w:rFonts w:cs="Times New Roman"/>
        </w:rPr>
      </w:pPr>
      <w:r w:rsidRPr="00B04363">
        <w:rPr>
          <w:rFonts w:cs="Times New Roman"/>
        </w:rPr>
        <w:t>Do not leave merchandise and equipment in open view inside a car, which may tempt a break-in. Remove all valuable items or lock them inside the trunk and out of sight when the vehicle is left unattended.</w:t>
      </w:r>
    </w:p>
    <w:p w14:paraId="1FD3B387" w14:textId="77777777" w:rsidR="0005765D" w:rsidRPr="00B04363" w:rsidRDefault="0005765D" w:rsidP="00820A98">
      <w:pPr>
        <w:pStyle w:val="ListParagraph"/>
        <w:numPr>
          <w:ilvl w:val="0"/>
          <w:numId w:val="77"/>
        </w:numPr>
        <w:autoSpaceDE w:val="0"/>
        <w:autoSpaceDN w:val="0"/>
        <w:adjustRightInd w:val="0"/>
        <w:spacing w:after="200" w:line="360" w:lineRule="auto"/>
        <w:jc w:val="both"/>
        <w:rPr>
          <w:rFonts w:cs="Times New Roman"/>
          <w:color w:val="000000" w:themeColor="text1"/>
        </w:rPr>
      </w:pPr>
      <w:r w:rsidRPr="00B04363">
        <w:rPr>
          <w:rFonts w:cs="Times New Roman"/>
          <w:color w:val="000000" w:themeColor="text1"/>
        </w:rPr>
        <w:t>Authorized employees and approved external drivers must never leave the vehicle unattended unless it is parked in a secure parking lot or garage. In the event that the authorized employee or approved external driver does not find a safe place to store the Partners vehicle overnight, he/she shall return and store it in the Partners office parking lot.</w:t>
      </w:r>
    </w:p>
    <w:p w14:paraId="3DA9E567" w14:textId="066D9F7C" w:rsidR="00986F0A" w:rsidRDefault="00527FAB" w:rsidP="00527FAB">
      <w:pPr>
        <w:spacing w:line="360" w:lineRule="auto"/>
        <w:jc w:val="both"/>
        <w:rPr>
          <w:rFonts w:cs="Times New Roman"/>
        </w:rPr>
      </w:pPr>
      <w:r w:rsidRPr="00C17238">
        <w:rPr>
          <w:rFonts w:cs="Times New Roman"/>
        </w:rPr>
        <w:t>Any violation of the above requirements will result in disciplinary action, up to and including termination.</w:t>
      </w:r>
    </w:p>
    <w:p w14:paraId="45CA2604" w14:textId="3BBD0C40" w:rsidR="00986F0A" w:rsidRPr="00C17238" w:rsidRDefault="00986F0A" w:rsidP="00986F0A">
      <w:pPr>
        <w:pStyle w:val="Heading2"/>
      </w:pPr>
      <w:bookmarkStart w:id="7128" w:name="_Toc222754806"/>
      <w:r w:rsidRPr="00C17238">
        <w:t>1</w:t>
      </w:r>
      <w:r>
        <w:t>5</w:t>
      </w:r>
      <w:r w:rsidRPr="00C17238">
        <w:t>.</w:t>
      </w:r>
      <w:r w:rsidR="00553694">
        <w:t>4</w:t>
      </w:r>
      <w:r>
        <w:t xml:space="preserve"> General </w:t>
      </w:r>
      <w:r w:rsidR="0037752B" w:rsidRPr="0037752B">
        <w:t>Requirements on Use of Personal Vehicles</w:t>
      </w:r>
      <w:bookmarkEnd w:id="7128"/>
    </w:p>
    <w:p w14:paraId="0E7AFFAF" w14:textId="6FAF8E82" w:rsidR="0038278C" w:rsidRDefault="006C5797">
      <w:pPr>
        <w:autoSpaceDE w:val="0"/>
        <w:autoSpaceDN w:val="0"/>
        <w:adjustRightInd w:val="0"/>
        <w:spacing w:line="360" w:lineRule="auto"/>
        <w:jc w:val="both"/>
        <w:rPr>
          <w:rFonts w:cs="Times New Roman"/>
          <w:color w:val="000000" w:themeColor="text1"/>
        </w:rPr>
      </w:pPr>
      <w:r w:rsidRPr="00B04363">
        <w:rPr>
          <w:rFonts w:cs="Times New Roman"/>
          <w:color w:val="000000" w:themeColor="text1"/>
        </w:rPr>
        <w:t xml:space="preserve">Personal vehicles may not be used for official business without express written permission of the </w:t>
      </w:r>
      <w:commentRangeStart w:id="7129"/>
      <w:r w:rsidR="00282C2D">
        <w:rPr>
          <w:rFonts w:cs="Times New Roman"/>
          <w:color w:val="000000" w:themeColor="text1"/>
        </w:rPr>
        <w:t>FO</w:t>
      </w:r>
      <w:r w:rsidRPr="00B04363">
        <w:rPr>
          <w:rFonts w:cs="Times New Roman"/>
          <w:color w:val="000000" w:themeColor="text1"/>
        </w:rPr>
        <w:t xml:space="preserve"> Director </w:t>
      </w:r>
      <w:commentRangeEnd w:id="7129"/>
      <w:r w:rsidR="006B597A" w:rsidRPr="00B04363">
        <w:rPr>
          <w:rStyle w:val="CommentReference"/>
          <w:rFonts w:cs="Times New Roman"/>
          <w:color w:val="000000" w:themeColor="text1"/>
          <w:sz w:val="24"/>
          <w:szCs w:val="24"/>
        </w:rPr>
        <w:commentReference w:id="7129"/>
      </w:r>
      <w:r w:rsidRPr="00B04363">
        <w:rPr>
          <w:rFonts w:cs="Times New Roman"/>
          <w:color w:val="000000" w:themeColor="text1"/>
        </w:rPr>
        <w:t xml:space="preserve">and acknowledgement that Partners is not responsible for loss, damage, injury, or death of passengers resulting from the use thereof. If an employee is authorized to use their vehicle, they must comply with all maintenance and technical and mechanical inspection requirements and other legal obligations. To request approval to use a personal vehicle for business purposes, the </w:t>
      </w:r>
      <w:hyperlink w:anchor="_Attachment_2_–" w:history="1">
        <w:r w:rsidRPr="00B04363">
          <w:rPr>
            <w:rStyle w:val="Hyperlink"/>
            <w:rFonts w:cs="Times New Roman"/>
          </w:rPr>
          <w:t>approval form in attachment 2</w:t>
        </w:r>
      </w:hyperlink>
      <w:r w:rsidRPr="00B04363">
        <w:rPr>
          <w:rFonts w:cs="Times New Roman"/>
          <w:color w:val="000000" w:themeColor="text1"/>
        </w:rPr>
        <w:t xml:space="preserve"> must be completed. Also </w:t>
      </w:r>
      <w:hyperlink r:id="rId150" w:anchor="/templates/bqWc2zSpMjy6B2VBUaSR3W?sortBy=name&amp;direction=asc&amp;displayMode=folders_first&amp;mainFilter=all&amp;folderId=dmqGHPMdPTu9AyRjWcRrXM" w:history="1">
        <w:r w:rsidR="00AD56D1">
          <w:rPr>
            <w:rStyle w:val="Hyperlink"/>
            <w:rFonts w:cs="Times New Roman"/>
          </w:rPr>
          <w:t>av</w:t>
        </w:r>
        <w:r w:rsidRPr="00B04363">
          <w:rPr>
            <w:rStyle w:val="Hyperlink"/>
            <w:rFonts w:cs="Times New Roman"/>
          </w:rPr>
          <w:t>ailable in PandaDoc here</w:t>
        </w:r>
      </w:hyperlink>
      <w:r w:rsidRPr="00B04363">
        <w:rPr>
          <w:rFonts w:cs="Times New Roman"/>
          <w:color w:val="000000" w:themeColor="text1"/>
        </w:rPr>
        <w:t xml:space="preserve">. </w:t>
      </w:r>
      <w:commentRangeStart w:id="7130"/>
      <w:r w:rsidRPr="00B04363">
        <w:rPr>
          <w:rFonts w:cs="Times New Roman"/>
          <w:color w:val="000000" w:themeColor="text1"/>
        </w:rPr>
        <w:t>To use a personal vehicle for business purposes, the vehicle must have the following minimum insurance coverage: $100,000 USD coverage with maximum deductible of $5,000 USD for third party liability.</w:t>
      </w:r>
      <w:commentRangeEnd w:id="7130"/>
      <w:r w:rsidR="006B597A">
        <w:rPr>
          <w:rStyle w:val="CommentReference"/>
          <w:rFonts w:cs="Times New Roman"/>
          <w:color w:val="000000" w:themeColor="text1"/>
          <w:sz w:val="24"/>
          <w:szCs w:val="24"/>
        </w:rPr>
        <w:commentReference w:id="7130"/>
      </w:r>
    </w:p>
    <w:p w14:paraId="7C3C9D7A" w14:textId="78C4BB0F" w:rsidR="0038278C" w:rsidRPr="00C17238" w:rsidRDefault="0038278C" w:rsidP="0038278C">
      <w:pPr>
        <w:pStyle w:val="Heading2"/>
      </w:pPr>
      <w:bookmarkStart w:id="7131" w:name="_Toc222754807"/>
      <w:r w:rsidRPr="00C17238">
        <w:t>1</w:t>
      </w:r>
      <w:r>
        <w:t>5</w:t>
      </w:r>
      <w:r w:rsidRPr="00C17238">
        <w:t>.</w:t>
      </w:r>
      <w:r>
        <w:t xml:space="preserve">5 </w:t>
      </w:r>
      <w:r w:rsidR="0075556E" w:rsidRPr="0075556E">
        <w:t>Waivers for Non-Business Related Passengers</w:t>
      </w:r>
      <w:bookmarkEnd w:id="7131"/>
    </w:p>
    <w:p w14:paraId="4446DF87" w14:textId="17FBEBEC" w:rsidR="00A333DE" w:rsidRPr="00B04363" w:rsidRDefault="00A333DE" w:rsidP="00820A98">
      <w:pPr>
        <w:autoSpaceDE w:val="0"/>
        <w:autoSpaceDN w:val="0"/>
        <w:adjustRightInd w:val="0"/>
        <w:spacing w:line="360" w:lineRule="auto"/>
        <w:jc w:val="both"/>
        <w:rPr>
          <w:rFonts w:cs="Times New Roman"/>
          <w:color w:val="000000" w:themeColor="text1"/>
        </w:rPr>
      </w:pPr>
      <w:r w:rsidRPr="00B04363">
        <w:rPr>
          <w:rFonts w:cs="Times New Roman"/>
          <w:color w:val="000000" w:themeColor="text1"/>
        </w:rPr>
        <w:t>Non-business related passengers (i.e. family or friends) seeking to accompany employees on company-sponsored travel must obtain a waiver prior to travel. This waiver process ensures that non-business related individual</w:t>
      </w:r>
      <w:ins w:id="7132" w:author="Megan Ash" w:date="2026-02-17T16:48:00Z" w16du:dateUtc="2026-02-17T21:48:00Z">
        <w:r w:rsidR="006B597A">
          <w:rPr>
            <w:rFonts w:cs="Times New Roman"/>
            <w:color w:val="000000" w:themeColor="text1"/>
          </w:rPr>
          <w:t>s</w:t>
        </w:r>
      </w:ins>
      <w:r w:rsidRPr="00B04363">
        <w:rPr>
          <w:rFonts w:cs="Times New Roman"/>
          <w:color w:val="000000" w:themeColor="text1"/>
        </w:rPr>
        <w:t xml:space="preserve"> acknowledge and assume any associated risks, liabilities, and responsibilities during the journey. Failure to secure a waiver may result in non-business related passengers being ineligible to join company-related travel activities. All non-business related passengers must sign indemnity waivers in </w:t>
      </w:r>
      <w:hyperlink w:anchor="_Attachment_3_-" w:history="1">
        <w:r w:rsidRPr="00B04363">
          <w:rPr>
            <w:rStyle w:val="Hyperlink"/>
            <w:rFonts w:cs="Times New Roman"/>
          </w:rPr>
          <w:t>attachment 3</w:t>
        </w:r>
      </w:hyperlink>
      <w:r w:rsidRPr="00B04363">
        <w:rPr>
          <w:rFonts w:cs="Times New Roman"/>
          <w:color w:val="000000" w:themeColor="text1"/>
        </w:rPr>
        <w:t xml:space="preserve"> and </w:t>
      </w:r>
      <w:hyperlink r:id="rId151" w:anchor="/templates/AC2JSU76TMWRaVuwHdby7W" w:history="1">
        <w:r w:rsidR="00B14702" w:rsidRPr="00B14702">
          <w:rPr>
            <w:rStyle w:val="Hyperlink"/>
          </w:rPr>
          <w:t>a</w:t>
        </w:r>
        <w:r w:rsidR="00B14702" w:rsidRPr="00B04363">
          <w:rPr>
            <w:rStyle w:val="Hyperlink"/>
            <w:rFonts w:cs="Times New Roman"/>
          </w:rPr>
          <w:t>vailable in PandaDoc here</w:t>
        </w:r>
      </w:hyperlink>
      <w:r w:rsidR="00B14702">
        <w:t>.</w:t>
      </w:r>
    </w:p>
    <w:p w14:paraId="4E5B42FE" w14:textId="0AFCC746" w:rsidR="00DA2E26" w:rsidRPr="00C17238" w:rsidRDefault="00DA2E26" w:rsidP="00DA2E26">
      <w:pPr>
        <w:pStyle w:val="Heading2"/>
      </w:pPr>
      <w:bookmarkStart w:id="7133" w:name="_Toc222754808"/>
      <w:r w:rsidRPr="00C17238">
        <w:t>1</w:t>
      </w:r>
      <w:r>
        <w:t>5</w:t>
      </w:r>
      <w:r w:rsidRPr="00C17238">
        <w:t>.</w:t>
      </w:r>
      <w:r>
        <w:t xml:space="preserve">6 </w:t>
      </w:r>
      <w:r w:rsidRPr="00DA2E26">
        <w:t>Vehicle Driving Restrictions</w:t>
      </w:r>
      <w:bookmarkEnd w:id="7133"/>
    </w:p>
    <w:p w14:paraId="133C6B5C" w14:textId="7F9022EA" w:rsidR="00527FAB" w:rsidRPr="00C17238" w:rsidRDefault="001807CA" w:rsidP="00820A98">
      <w:pPr>
        <w:autoSpaceDE w:val="0"/>
        <w:autoSpaceDN w:val="0"/>
        <w:adjustRightInd w:val="0"/>
        <w:spacing w:line="360" w:lineRule="auto"/>
        <w:jc w:val="both"/>
        <w:rPr>
          <w:rFonts w:cs="Times New Roman"/>
        </w:rPr>
      </w:pPr>
      <w:r w:rsidRPr="001807CA">
        <w:rPr>
          <w:rFonts w:cs="Times New Roman"/>
        </w:rPr>
        <w:t xml:space="preserve">Any employee who has a “major violation” in the last five years will not be eligible to drive company vehicles unless special authorization is given by the </w:t>
      </w:r>
      <w:commentRangeStart w:id="7134"/>
      <w:r w:rsidRPr="001807CA">
        <w:rPr>
          <w:rFonts w:cs="Times New Roman"/>
        </w:rPr>
        <w:t xml:space="preserve">COO. </w:t>
      </w:r>
      <w:commentRangeEnd w:id="7134"/>
      <w:r w:rsidR="004655B0" w:rsidRPr="001807CA">
        <w:rPr>
          <w:rStyle w:val="CommentReference"/>
          <w:rFonts w:cs="Times New Roman"/>
          <w:sz w:val="24"/>
          <w:szCs w:val="24"/>
        </w:rPr>
        <w:commentReference w:id="7134"/>
      </w:r>
      <w:r w:rsidRPr="001807CA">
        <w:rPr>
          <w:rFonts w:cs="Times New Roman"/>
        </w:rPr>
        <w:t>Major violations include but are not limited to</w:t>
      </w:r>
      <w:r w:rsidR="00527FAB" w:rsidRPr="00C17238">
        <w:rPr>
          <w:rFonts w:cs="Times New Roman"/>
        </w:rPr>
        <w:t>:</w:t>
      </w:r>
    </w:p>
    <w:p w14:paraId="0FEF76F3" w14:textId="77777777" w:rsidR="00527FAB" w:rsidRPr="00C17238" w:rsidRDefault="00527FAB" w:rsidP="00F05B60">
      <w:pPr>
        <w:pStyle w:val="ListParagraph"/>
        <w:numPr>
          <w:ilvl w:val="0"/>
          <w:numId w:val="78"/>
        </w:numPr>
        <w:spacing w:line="360" w:lineRule="auto"/>
        <w:jc w:val="both"/>
        <w:rPr>
          <w:rFonts w:cs="Times New Roman"/>
        </w:rPr>
      </w:pPr>
      <w:r w:rsidRPr="00C17238">
        <w:rPr>
          <w:rFonts w:cs="Times New Roman"/>
        </w:rPr>
        <w:t>Driving under the influence of drugs/alcohol;</w:t>
      </w:r>
    </w:p>
    <w:p w14:paraId="70B3098A" w14:textId="77777777" w:rsidR="00527FAB" w:rsidRPr="00C17238" w:rsidRDefault="00527FAB" w:rsidP="00F05B60">
      <w:pPr>
        <w:pStyle w:val="ListParagraph"/>
        <w:numPr>
          <w:ilvl w:val="0"/>
          <w:numId w:val="78"/>
        </w:numPr>
        <w:spacing w:line="360" w:lineRule="auto"/>
        <w:jc w:val="both"/>
        <w:rPr>
          <w:rFonts w:cs="Times New Roman"/>
        </w:rPr>
      </w:pPr>
      <w:r w:rsidRPr="00C17238">
        <w:rPr>
          <w:rFonts w:cs="Times New Roman"/>
        </w:rPr>
        <w:t>Failure to report an accident;</w:t>
      </w:r>
    </w:p>
    <w:p w14:paraId="1F81D4FE" w14:textId="77777777" w:rsidR="00527FAB" w:rsidRPr="00C17238" w:rsidRDefault="00527FAB" w:rsidP="00F05B60">
      <w:pPr>
        <w:pStyle w:val="ListParagraph"/>
        <w:numPr>
          <w:ilvl w:val="0"/>
          <w:numId w:val="78"/>
        </w:numPr>
        <w:spacing w:line="360" w:lineRule="auto"/>
        <w:jc w:val="both"/>
        <w:rPr>
          <w:rFonts w:cs="Times New Roman"/>
        </w:rPr>
      </w:pPr>
      <w:r w:rsidRPr="00C17238">
        <w:rPr>
          <w:rFonts w:cs="Times New Roman"/>
        </w:rPr>
        <w:t>Reckless driving;</w:t>
      </w:r>
    </w:p>
    <w:p w14:paraId="52D4D071" w14:textId="77777777" w:rsidR="00527FAB" w:rsidRPr="00C17238" w:rsidRDefault="00527FAB" w:rsidP="00F05B60">
      <w:pPr>
        <w:pStyle w:val="ListParagraph"/>
        <w:numPr>
          <w:ilvl w:val="0"/>
          <w:numId w:val="78"/>
        </w:numPr>
        <w:spacing w:line="360" w:lineRule="auto"/>
        <w:jc w:val="both"/>
        <w:rPr>
          <w:rFonts w:cs="Times New Roman"/>
        </w:rPr>
      </w:pPr>
      <w:r w:rsidRPr="00C17238">
        <w:rPr>
          <w:rFonts w:cs="Times New Roman"/>
        </w:rPr>
        <w:t>Making a false accident report;</w:t>
      </w:r>
    </w:p>
    <w:p w14:paraId="494D536B" w14:textId="77777777" w:rsidR="00527FAB" w:rsidRPr="00C17238" w:rsidRDefault="00527FAB" w:rsidP="00F05B60">
      <w:pPr>
        <w:pStyle w:val="ListParagraph"/>
        <w:numPr>
          <w:ilvl w:val="0"/>
          <w:numId w:val="78"/>
        </w:numPr>
        <w:spacing w:line="360" w:lineRule="auto"/>
        <w:jc w:val="both"/>
        <w:rPr>
          <w:rFonts w:cs="Times New Roman"/>
        </w:rPr>
      </w:pPr>
      <w:r w:rsidRPr="00C17238">
        <w:rPr>
          <w:rFonts w:cs="Times New Roman"/>
        </w:rPr>
        <w:t>Driving while license is suspended or revoked; or</w:t>
      </w:r>
    </w:p>
    <w:p w14:paraId="36861DF1" w14:textId="77777777" w:rsidR="00527FAB" w:rsidRPr="00C17238" w:rsidRDefault="00527FAB" w:rsidP="00F05B60">
      <w:pPr>
        <w:pStyle w:val="ListParagraph"/>
        <w:numPr>
          <w:ilvl w:val="0"/>
          <w:numId w:val="78"/>
        </w:numPr>
        <w:spacing w:line="360" w:lineRule="auto"/>
        <w:jc w:val="both"/>
        <w:rPr>
          <w:rFonts w:cs="Times New Roman"/>
        </w:rPr>
      </w:pPr>
      <w:r w:rsidRPr="00C17238">
        <w:rPr>
          <w:rFonts w:cs="Times New Roman"/>
        </w:rPr>
        <w:t>Attempting to evade a police officer.</w:t>
      </w:r>
    </w:p>
    <w:p w14:paraId="2F8BB0A6" w14:textId="51F5D209" w:rsidR="00DE015C" w:rsidRPr="00C17238" w:rsidRDefault="00DE015C" w:rsidP="00DE015C">
      <w:pPr>
        <w:pStyle w:val="Heading2"/>
      </w:pPr>
      <w:bookmarkStart w:id="7135" w:name="_Toc222754809"/>
      <w:r w:rsidRPr="00C17238">
        <w:t>1</w:t>
      </w:r>
      <w:r>
        <w:t>5</w:t>
      </w:r>
      <w:r w:rsidRPr="00C17238">
        <w:t>.</w:t>
      </w:r>
      <w:r>
        <w:t xml:space="preserve">7 </w:t>
      </w:r>
      <w:r w:rsidRPr="00DA2E26">
        <w:t xml:space="preserve">Vehicle </w:t>
      </w:r>
      <w:r>
        <w:t>Travel</w:t>
      </w:r>
      <w:r w:rsidRPr="00DA2E26">
        <w:t xml:space="preserve"> Restrictions</w:t>
      </w:r>
      <w:bookmarkEnd w:id="7135"/>
    </w:p>
    <w:p w14:paraId="354B3941" w14:textId="286D93A3" w:rsidR="00527FAB" w:rsidRDefault="00527FAB" w:rsidP="00DE015C">
      <w:pPr>
        <w:spacing w:line="360" w:lineRule="auto"/>
        <w:jc w:val="both"/>
        <w:rPr>
          <w:rFonts w:cs="Times New Roman"/>
        </w:rPr>
      </w:pPr>
      <w:r w:rsidRPr="00C17238">
        <w:rPr>
          <w:rFonts w:cs="Times New Roman"/>
        </w:rPr>
        <w:t>Vehicles within cities must take into account the current security situation in the country. It is recommended to check with the FO Finance Manager for the restrictions in place and adhere</w:t>
      </w:r>
      <w:del w:id="7136" w:author="Megan Ash" w:date="2026-02-17T16:50:00Z" w16du:dateUtc="2026-02-17T21:50:00Z">
        <w:r w:rsidRPr="00C17238" w:rsidDel="004655B0">
          <w:rPr>
            <w:rFonts w:cs="Times New Roman"/>
          </w:rPr>
          <w:delText>d</w:delText>
        </w:r>
      </w:del>
      <w:r w:rsidRPr="00C17238">
        <w:rPr>
          <w:rFonts w:cs="Times New Roman"/>
        </w:rPr>
        <w:t xml:space="preserve"> to U.S. Embassy restrictions for travel. </w:t>
      </w:r>
      <w:commentRangeStart w:id="7137"/>
      <w:commentRangeStart w:id="7138"/>
      <w:r w:rsidRPr="00C17238">
        <w:rPr>
          <w:rFonts w:cs="Times New Roman"/>
        </w:rPr>
        <w:t xml:space="preserve">For trips, the </w:t>
      </w:r>
      <w:ins w:id="7139" w:author="Megan Ash" w:date="2026-02-17T16:51:00Z" w16du:dateUtc="2026-02-17T21:51:00Z">
        <w:r w:rsidR="004655B0">
          <w:rPr>
            <w:rFonts w:cs="Times New Roman"/>
          </w:rPr>
          <w:t xml:space="preserve">earliest </w:t>
        </w:r>
      </w:ins>
      <w:del w:id="7140" w:author="Megan Ash" w:date="2026-02-17T16:51:00Z" w16du:dateUtc="2026-02-17T21:51:00Z">
        <w:r w:rsidRPr="00C17238" w:rsidDel="004655B0">
          <w:rPr>
            <w:rFonts w:cs="Times New Roman"/>
          </w:rPr>
          <w:delText xml:space="preserve">maximum </w:delText>
        </w:r>
      </w:del>
      <w:r w:rsidRPr="00C17238">
        <w:rPr>
          <w:rFonts w:cs="Times New Roman"/>
        </w:rPr>
        <w:t xml:space="preserve">time of departure is: 5:00am and the </w:t>
      </w:r>
      <w:del w:id="7141" w:author="Megan Ash" w:date="2026-02-17T16:51:00Z" w16du:dateUtc="2026-02-17T21:51:00Z">
        <w:r w:rsidRPr="00C17238" w:rsidDel="004655B0">
          <w:rPr>
            <w:rFonts w:cs="Times New Roman"/>
          </w:rPr>
          <w:delText xml:space="preserve">maximum </w:delText>
        </w:r>
      </w:del>
      <w:ins w:id="7142" w:author="Megan Ash" w:date="2026-02-17T16:51:00Z" w16du:dateUtc="2026-02-17T21:51:00Z">
        <w:r w:rsidR="004655B0">
          <w:rPr>
            <w:rFonts w:cs="Times New Roman"/>
          </w:rPr>
          <w:t>latest</w:t>
        </w:r>
        <w:r w:rsidR="004655B0" w:rsidRPr="00C17238">
          <w:rPr>
            <w:rFonts w:cs="Times New Roman"/>
          </w:rPr>
          <w:t xml:space="preserve"> </w:t>
        </w:r>
      </w:ins>
      <w:r w:rsidRPr="00C17238">
        <w:rPr>
          <w:rFonts w:cs="Times New Roman"/>
        </w:rPr>
        <w:t>time of return is 7:00pm</w:t>
      </w:r>
      <w:commentRangeEnd w:id="7137"/>
      <w:r w:rsidR="004655B0" w:rsidRPr="00C17238">
        <w:rPr>
          <w:rStyle w:val="CommentReference"/>
          <w:rFonts w:cs="Times New Roman"/>
          <w:sz w:val="24"/>
          <w:szCs w:val="24"/>
        </w:rPr>
        <w:commentReference w:id="7137"/>
      </w:r>
      <w:commentRangeEnd w:id="7138"/>
      <w:r w:rsidRPr="00C17238">
        <w:rPr>
          <w:rStyle w:val="CommentReference"/>
          <w:rFonts w:cs="Times New Roman"/>
          <w:sz w:val="24"/>
          <w:szCs w:val="24"/>
        </w:rPr>
        <w:commentReference w:id="7138"/>
      </w:r>
      <w:r w:rsidRPr="00C17238">
        <w:rPr>
          <w:rFonts w:cs="Times New Roman"/>
        </w:rPr>
        <w:t xml:space="preserve">. Exceptions may be requested by writing to </w:t>
      </w:r>
      <w:commentRangeStart w:id="7144"/>
      <w:r w:rsidRPr="00C17238">
        <w:rPr>
          <w:rFonts w:cs="Times New Roman"/>
        </w:rPr>
        <w:t xml:space="preserve">Partners HQ, </w:t>
      </w:r>
      <w:commentRangeEnd w:id="7144"/>
      <w:r w:rsidR="00ED1884" w:rsidRPr="00C17238">
        <w:rPr>
          <w:rStyle w:val="CommentReference"/>
          <w:rFonts w:cs="Times New Roman"/>
          <w:sz w:val="24"/>
          <w:szCs w:val="24"/>
        </w:rPr>
        <w:commentReference w:id="7144"/>
      </w:r>
      <w:r w:rsidRPr="00C17238">
        <w:rPr>
          <w:rFonts w:cs="Times New Roman"/>
        </w:rPr>
        <w:t xml:space="preserve">in consultation with Embassy Security and depending on the geographic area for travel. </w:t>
      </w:r>
    </w:p>
    <w:p w14:paraId="6D902F75" w14:textId="77777777" w:rsidR="00DE015C" w:rsidRPr="00C17238" w:rsidRDefault="00DE015C" w:rsidP="00DE015C">
      <w:pPr>
        <w:spacing w:line="360" w:lineRule="auto"/>
        <w:jc w:val="both"/>
        <w:rPr>
          <w:rFonts w:cs="Times New Roman"/>
        </w:rPr>
      </w:pPr>
    </w:p>
    <w:p w14:paraId="092C1E04" w14:textId="11EB40E6" w:rsidR="3D0A1F69" w:rsidRDefault="3D0A1F69" w:rsidP="103E1ACD">
      <w:pPr>
        <w:spacing w:before="240" w:after="240"/>
        <w:jc w:val="both"/>
        <w:rPr>
          <w:ins w:id="7145" w:author="Roger Sanchez" w:date="2026-02-27T13:55:00Z" w16du:dateUtc="2026-02-27T13:55:26Z"/>
          <w:rFonts w:asciiTheme="minorHAnsi" w:hAnsiTheme="minorHAnsi"/>
          <w:rPrChange w:id="7146" w:author="Roger Sanchez" w:date="2026-02-27T13:55:00Z">
            <w:rPr>
              <w:ins w:id="7147" w:author="Roger Sanchez" w:date="2026-02-27T13:55:00Z" w16du:dateUtc="2026-02-27T13:55:26Z"/>
              <w:rFonts w:eastAsia="Times New Roman" w:cs="Times New Roman"/>
            </w:rPr>
          </w:rPrChange>
        </w:rPr>
      </w:pPr>
      <w:del w:id="7148" w:author="Roger Sanchez" w:date="2026-02-27T13:55:00Z" w16du:dateUtc="2026-02-27T13:55:26Z">
        <w:r w:rsidRPr="103E1ACD" w:rsidDel="3D0A1F69">
          <w:rPr>
            <w:rFonts w:cs="Times New Roman"/>
          </w:rPr>
          <w:delText xml:space="preserve">A seat belt is required at all times and the speed must not exceed </w:delText>
        </w:r>
      </w:del>
      <w:commentRangeStart w:id="7149"/>
      <w:del w:id="7150" w:author="Roger Sanchez" w:date="2026-02-27T13:53:00Z" w16du:dateUtc="2026-02-27T13:53:53Z">
        <w:r w:rsidRPr="103E1ACD" w:rsidDel="3D0A1F69">
          <w:rPr>
            <w:rFonts w:cs="Times New Roman"/>
          </w:rPr>
          <w:delText>100</w:delText>
        </w:r>
      </w:del>
      <w:del w:id="7151" w:author="Roger Sanchez" w:date="2026-02-27T13:55:00Z" w16du:dateUtc="2026-02-27T13:55:26Z">
        <w:r w:rsidRPr="103E1ACD" w:rsidDel="3D0A1F69">
          <w:rPr>
            <w:rFonts w:cs="Times New Roman"/>
          </w:rPr>
          <w:delText xml:space="preserve"> km/h </w:delText>
        </w:r>
      </w:del>
      <w:ins w:id="7152" w:author="Megan Ash" w:date="2026-02-17T16:51:00Z" w16du:dateUtc="2026-02-17T16:51:00Z">
        <w:del w:id="7153" w:author="Roger Sanchez" w:date="2026-02-27T13:54:00Z" w16du:dateUtc="2026-02-27T13:54:09Z">
          <w:r w:rsidRPr="103E1ACD" w:rsidDel="42A44213">
            <w:rPr>
              <w:rFonts w:cs="Times New Roman"/>
            </w:rPr>
            <w:delText>(60 mph)</w:delText>
          </w:r>
        </w:del>
        <w:del w:id="7154" w:author="Roger Sanchez" w:date="2026-02-27T13:55:00Z" w16du:dateUtc="2026-02-27T13:55:26Z">
          <w:r w:rsidRPr="103E1ACD" w:rsidDel="42A44213">
            <w:rPr>
              <w:rFonts w:cs="Times New Roman"/>
            </w:rPr>
            <w:delText xml:space="preserve"> </w:delText>
          </w:r>
        </w:del>
      </w:ins>
      <w:del w:id="7155" w:author="Roger Sanchez" w:date="2026-02-27T13:55:00Z" w16du:dateUtc="2026-02-27T13:55:26Z">
        <w:r w:rsidRPr="103E1ACD" w:rsidDel="3D0A1F69">
          <w:rPr>
            <w:rFonts w:cs="Times New Roman"/>
          </w:rPr>
          <w:delText>or 60 miles on national roads and 40</w:delText>
        </w:r>
      </w:del>
      <w:del w:id="7156" w:author="Roger Sanchez" w:date="2026-02-27T13:54:00Z" w16du:dateUtc="2026-02-27T13:54:26Z">
        <w:r w:rsidRPr="103E1ACD" w:rsidDel="3D0A1F69">
          <w:rPr>
            <w:rFonts w:cs="Times New Roman"/>
          </w:rPr>
          <w:delText>-50</w:delText>
        </w:r>
      </w:del>
      <w:del w:id="7157" w:author="Roger Sanchez" w:date="2026-02-27T13:55:00Z" w16du:dateUtc="2026-02-27T13:55:26Z">
        <w:r w:rsidRPr="103E1ACD" w:rsidDel="3D0A1F69">
          <w:rPr>
            <w:rFonts w:cs="Times New Roman"/>
          </w:rPr>
          <w:delText xml:space="preserve"> km/h on dirt roads, depending on the state, or less based on the road signs and </w:delText>
        </w:r>
        <w:r w:rsidRPr="103E1ACD" w:rsidDel="3DF3592A">
          <w:rPr>
            <w:rFonts w:cs="Times New Roman"/>
          </w:rPr>
          <w:delText>Hondura</w:delText>
        </w:r>
      </w:del>
      <w:del w:id="7158" w:author="Megan Ash" w:date="2026-02-17T16:52:00Z" w16du:dateUtc="2026-02-17T21:52:00Z">
        <w:r w:rsidRPr="103E1ACD" w:rsidDel="3DF3592A">
          <w:rPr>
            <w:rFonts w:cs="Times New Roman"/>
          </w:rPr>
          <w:delText>s</w:delText>
        </w:r>
      </w:del>
      <w:del w:id="7159" w:author="Roger Sanchez" w:date="2026-02-27T13:55:00Z" w16du:dateUtc="2026-02-27T13:55:26Z">
        <w:r w:rsidRPr="103E1ACD" w:rsidDel="13886CA6">
          <w:rPr>
            <w:rFonts w:cs="Times New Roman"/>
          </w:rPr>
          <w:delText>n</w:delText>
        </w:r>
        <w:r w:rsidRPr="103E1ACD" w:rsidDel="3D0A1F69">
          <w:rPr>
            <w:rFonts w:cs="Times New Roman"/>
          </w:rPr>
          <w:delText xml:space="preserve"> traffic laws. </w:delText>
        </w:r>
      </w:del>
      <w:commentRangeEnd w:id="7149"/>
      <w:r w:rsidRPr="103E1ACD">
        <w:rPr>
          <w:rStyle w:val="CommentReference"/>
          <w:rFonts w:asciiTheme="minorHAnsi" w:hAnsiTheme="minorHAnsi"/>
          <w:sz w:val="24"/>
          <w:szCs w:val="24"/>
          <w:rPrChange w:id="7160" w:author="Roger Sanchez" w:date="2026-02-27T13:55:00Z" w16du:dateUtc="2026-02-27T13:55:39Z">
            <w:rPr>
              <w:rStyle w:val="CommentReference"/>
              <w:rFonts w:eastAsia="Times New Roman" w:cs="Times New Roman"/>
              <w:sz w:val="24"/>
              <w:szCs w:val="24"/>
            </w:rPr>
          </w:rPrChange>
        </w:rPr>
        <w:commentReference w:id="7149"/>
      </w:r>
      <w:ins w:id="7161" w:author="Roger Sanchez" w:date="2026-02-27T13:55:00Z" w16du:dateUtc="2026-02-27T13:55:26Z">
        <w:r w:rsidR="2BC112F2" w:rsidRPr="103E1ACD">
          <w:rPr>
            <w:rFonts w:asciiTheme="minorHAnsi" w:hAnsiTheme="minorHAnsi"/>
            <w:rPrChange w:id="7162" w:author="Roger Sanchez" w:date="2026-02-27T13:55:00Z" w16du:dateUtc="2026-02-27T13:55:39Z">
              <w:rPr>
                <w:rFonts w:eastAsia="Times New Roman" w:cs="Times New Roman"/>
              </w:rPr>
            </w:rPrChange>
          </w:rPr>
          <w:t xml:space="preserve">Drivers must comply with Honduran traffic laws and posted road signage at all times. Under no circumstances may speed exceed </w:t>
        </w:r>
        <w:r w:rsidR="2BC112F2" w:rsidRPr="103E1ACD">
          <w:rPr>
            <w:rFonts w:asciiTheme="minorHAnsi" w:hAnsiTheme="minorHAnsi"/>
            <w:rPrChange w:id="7163" w:author="Roger Sanchez" w:date="2026-02-27T13:55:00Z" w16du:dateUtc="2026-02-27T13:55:39Z">
              <w:rPr>
                <w:rFonts w:eastAsia="Times New Roman" w:cs="Times New Roman"/>
                <w:b/>
                <w:bCs/>
              </w:rPr>
            </w:rPrChange>
          </w:rPr>
          <w:t>80 km/h (approximately 50 mph) on national highways</w:t>
        </w:r>
      </w:ins>
      <w:ins w:id="7164" w:author="Roger Sanchez" w:date="2026-02-27T13:56:00Z" w16du:dateUtc="2026-02-27T13:56:07Z">
        <w:r w:rsidR="2BC112F2" w:rsidRPr="103E1ACD">
          <w:rPr>
            <w:rFonts w:asciiTheme="minorHAnsi" w:hAnsiTheme="minorHAnsi"/>
          </w:rPr>
          <w:t>.</w:t>
        </w:r>
      </w:ins>
    </w:p>
    <w:p w14:paraId="44B71BB7" w14:textId="22F61FC0" w:rsidR="2BC112F2" w:rsidRDefault="2BC112F2">
      <w:pPr>
        <w:spacing w:before="240" w:after="240"/>
        <w:jc w:val="both"/>
        <w:rPr>
          <w:ins w:id="7165" w:author="Roger Sanchez" w:date="2026-02-27T13:55:00Z" w16du:dateUtc="2026-02-27T13:55:26Z"/>
          <w:rFonts w:cs="Times New Roman"/>
          <w:rPrChange w:id="7166" w:author="Roger Sanchez" w:date="2026-02-27T13:55:00Z">
            <w:rPr>
              <w:ins w:id="7167" w:author="Roger Sanchez" w:date="2026-02-27T13:55:00Z" w16du:dateUtc="2026-02-27T13:55:26Z"/>
              <w:rFonts w:eastAsia="Times New Roman" w:cs="Times New Roman"/>
            </w:rPr>
          </w:rPrChange>
        </w:rPr>
        <w:pPrChange w:id="7168" w:author="Roger Sanchez" w:date="2026-02-27T13:55:00Z">
          <w:pPr/>
        </w:pPrChange>
      </w:pPr>
      <w:ins w:id="7169" w:author="Roger Sanchez" w:date="2026-02-27T13:55:00Z" w16du:dateUtc="2026-02-27T13:55:26Z">
        <w:r w:rsidRPr="103E1ACD">
          <w:rPr>
            <w:rFonts w:asciiTheme="minorHAnsi" w:hAnsiTheme="minorHAnsi"/>
            <w:rPrChange w:id="7170" w:author="Roger Sanchez" w:date="2026-02-27T13:55:00Z" w16du:dateUtc="2026-02-27T13:55:39Z">
              <w:rPr>
                <w:rFonts w:eastAsia="Times New Roman" w:cs="Times New Roman"/>
              </w:rPr>
            </w:rPrChange>
          </w:rPr>
          <w:t>Speed limits in Honduras are generally established as follows:</w:t>
        </w:r>
      </w:ins>
    </w:p>
    <w:p w14:paraId="7E145C34" w14:textId="147C41A2" w:rsidR="2BC112F2" w:rsidRDefault="2BC112F2">
      <w:pPr>
        <w:pStyle w:val="ListParagraph"/>
        <w:numPr>
          <w:ilvl w:val="0"/>
          <w:numId w:val="1"/>
        </w:numPr>
        <w:spacing w:before="240" w:after="240"/>
        <w:jc w:val="both"/>
        <w:rPr>
          <w:ins w:id="7171" w:author="Roger Sanchez" w:date="2026-02-27T13:55:00Z" w16du:dateUtc="2026-02-27T13:55:26Z"/>
          <w:rFonts w:cs="Times New Roman"/>
          <w:rPrChange w:id="7172" w:author="Roger Sanchez" w:date="2026-02-27T13:55:00Z">
            <w:rPr>
              <w:ins w:id="7173" w:author="Roger Sanchez" w:date="2026-02-27T13:55:00Z" w16du:dateUtc="2026-02-27T13:55:26Z"/>
              <w:rFonts w:eastAsia="Times New Roman" w:cs="Times New Roman"/>
            </w:rPr>
          </w:rPrChange>
        </w:rPr>
        <w:pPrChange w:id="7174" w:author="Roger Sanchez" w:date="2026-02-27T13:55:00Z">
          <w:pPr/>
        </w:pPrChange>
      </w:pPr>
      <w:ins w:id="7175" w:author="Roger Sanchez" w:date="2026-02-27T13:55:00Z" w16du:dateUtc="2026-02-27T13:55:26Z">
        <w:r w:rsidRPr="103E1ACD">
          <w:rPr>
            <w:rFonts w:asciiTheme="minorHAnsi" w:hAnsiTheme="minorHAnsi"/>
            <w:rPrChange w:id="7176" w:author="Roger Sanchez" w:date="2026-02-27T13:55:00Z" w16du:dateUtc="2026-02-27T13:55:39Z">
              <w:rPr>
                <w:rFonts w:eastAsia="Times New Roman" w:cs="Times New Roman"/>
                <w:b/>
                <w:bCs/>
              </w:rPr>
            </w:rPrChange>
          </w:rPr>
          <w:t>80 km/h</w:t>
        </w:r>
        <w:r w:rsidRPr="103E1ACD">
          <w:rPr>
            <w:rFonts w:asciiTheme="minorHAnsi" w:hAnsiTheme="minorHAnsi"/>
            <w:rPrChange w:id="7177" w:author="Roger Sanchez" w:date="2026-02-27T13:55:00Z" w16du:dateUtc="2026-02-27T13:55:39Z">
              <w:rPr>
                <w:rFonts w:eastAsia="Times New Roman" w:cs="Times New Roman"/>
              </w:rPr>
            </w:rPrChange>
          </w:rPr>
          <w:t xml:space="preserve"> on main highways and ring roads</w:t>
        </w:r>
      </w:ins>
    </w:p>
    <w:p w14:paraId="2AD96BA1" w14:textId="0871EA5D" w:rsidR="2BC112F2" w:rsidRDefault="2BC112F2">
      <w:pPr>
        <w:pStyle w:val="ListParagraph"/>
        <w:numPr>
          <w:ilvl w:val="0"/>
          <w:numId w:val="1"/>
        </w:numPr>
        <w:spacing w:before="240" w:after="240"/>
        <w:jc w:val="both"/>
        <w:rPr>
          <w:ins w:id="7178" w:author="Roger Sanchez" w:date="2026-02-27T13:55:00Z" w16du:dateUtc="2026-02-27T13:55:26Z"/>
          <w:rFonts w:cs="Times New Roman"/>
          <w:rPrChange w:id="7179" w:author="Roger Sanchez" w:date="2026-02-27T13:55:00Z">
            <w:rPr>
              <w:ins w:id="7180" w:author="Roger Sanchez" w:date="2026-02-27T13:55:00Z" w16du:dateUtc="2026-02-27T13:55:26Z"/>
              <w:rFonts w:eastAsia="Times New Roman" w:cs="Times New Roman"/>
            </w:rPr>
          </w:rPrChange>
        </w:rPr>
        <w:pPrChange w:id="7181" w:author="Roger Sanchez" w:date="2026-02-27T13:55:00Z">
          <w:pPr/>
        </w:pPrChange>
      </w:pPr>
      <w:ins w:id="7182" w:author="Roger Sanchez" w:date="2026-02-27T13:55:00Z" w16du:dateUtc="2026-02-27T13:55:26Z">
        <w:r w:rsidRPr="103E1ACD">
          <w:rPr>
            <w:rFonts w:asciiTheme="minorHAnsi" w:hAnsiTheme="minorHAnsi"/>
            <w:rPrChange w:id="7183" w:author="Roger Sanchez" w:date="2026-02-27T13:55:00Z" w16du:dateUtc="2026-02-27T13:55:39Z">
              <w:rPr>
                <w:rFonts w:eastAsia="Times New Roman" w:cs="Times New Roman"/>
                <w:b/>
                <w:bCs/>
              </w:rPr>
            </w:rPrChange>
          </w:rPr>
          <w:t>60 km/h</w:t>
        </w:r>
        <w:r w:rsidRPr="103E1ACD">
          <w:rPr>
            <w:rFonts w:asciiTheme="minorHAnsi" w:hAnsiTheme="minorHAnsi"/>
            <w:rPrChange w:id="7184" w:author="Roger Sanchez" w:date="2026-02-27T13:55:00Z" w16du:dateUtc="2026-02-27T13:55:39Z">
              <w:rPr>
                <w:rFonts w:eastAsia="Times New Roman" w:cs="Times New Roman"/>
              </w:rPr>
            </w:rPrChange>
          </w:rPr>
          <w:t xml:space="preserve"> on boulevards and major avenues</w:t>
        </w:r>
      </w:ins>
    </w:p>
    <w:p w14:paraId="425A5741" w14:textId="3FED3AB4" w:rsidR="2BC112F2" w:rsidRDefault="2BC112F2">
      <w:pPr>
        <w:pStyle w:val="ListParagraph"/>
        <w:numPr>
          <w:ilvl w:val="0"/>
          <w:numId w:val="1"/>
        </w:numPr>
        <w:spacing w:before="240" w:after="240"/>
        <w:jc w:val="both"/>
        <w:rPr>
          <w:ins w:id="7185" w:author="Roger Sanchez" w:date="2026-02-27T13:55:00Z" w16du:dateUtc="2026-02-27T13:55:26Z"/>
          <w:rFonts w:cs="Times New Roman"/>
          <w:rPrChange w:id="7186" w:author="Roger Sanchez" w:date="2026-02-27T13:55:00Z">
            <w:rPr>
              <w:ins w:id="7187" w:author="Roger Sanchez" w:date="2026-02-27T13:55:00Z" w16du:dateUtc="2026-02-27T13:55:26Z"/>
              <w:rFonts w:eastAsia="Times New Roman" w:cs="Times New Roman"/>
            </w:rPr>
          </w:rPrChange>
        </w:rPr>
        <w:pPrChange w:id="7188" w:author="Roger Sanchez" w:date="2026-02-27T13:55:00Z">
          <w:pPr/>
        </w:pPrChange>
      </w:pPr>
      <w:ins w:id="7189" w:author="Roger Sanchez" w:date="2026-02-27T13:55:00Z" w16du:dateUtc="2026-02-27T13:55:26Z">
        <w:r w:rsidRPr="103E1ACD">
          <w:rPr>
            <w:rFonts w:asciiTheme="minorHAnsi" w:hAnsiTheme="minorHAnsi"/>
            <w:rPrChange w:id="7190" w:author="Roger Sanchez" w:date="2026-02-27T13:55:00Z" w16du:dateUtc="2026-02-27T13:55:39Z">
              <w:rPr>
                <w:rFonts w:eastAsia="Times New Roman" w:cs="Times New Roman"/>
                <w:b/>
                <w:bCs/>
              </w:rPr>
            </w:rPrChange>
          </w:rPr>
          <w:t>40 km/h</w:t>
        </w:r>
        <w:r w:rsidRPr="103E1ACD">
          <w:rPr>
            <w:rFonts w:asciiTheme="minorHAnsi" w:hAnsiTheme="minorHAnsi"/>
            <w:rPrChange w:id="7191" w:author="Roger Sanchez" w:date="2026-02-27T13:55:00Z" w16du:dateUtc="2026-02-27T13:55:39Z">
              <w:rPr>
                <w:rFonts w:eastAsia="Times New Roman" w:cs="Times New Roman"/>
              </w:rPr>
            </w:rPrChange>
          </w:rPr>
          <w:t xml:space="preserve"> in urban, residential, and town center areas</w:t>
        </w:r>
      </w:ins>
    </w:p>
    <w:p w14:paraId="05BAE171" w14:textId="14E850F5" w:rsidR="2BC112F2" w:rsidRDefault="2BC112F2">
      <w:pPr>
        <w:spacing w:before="240" w:after="240"/>
        <w:jc w:val="both"/>
        <w:rPr>
          <w:ins w:id="7192" w:author="Roger Sanchez" w:date="2026-02-27T13:55:00Z" w16du:dateUtc="2026-02-27T13:55:26Z"/>
          <w:rFonts w:cs="Times New Roman"/>
          <w:rPrChange w:id="7193" w:author="Roger Sanchez" w:date="2026-02-27T13:55:00Z">
            <w:rPr>
              <w:ins w:id="7194" w:author="Roger Sanchez" w:date="2026-02-27T13:55:00Z" w16du:dateUtc="2026-02-27T13:55:26Z"/>
              <w:rFonts w:eastAsia="Times New Roman" w:cs="Times New Roman"/>
            </w:rPr>
          </w:rPrChange>
        </w:rPr>
        <w:pPrChange w:id="7195" w:author="Roger Sanchez" w:date="2026-02-27T13:55:00Z">
          <w:pPr>
            <w:numPr>
              <w:numId w:val="1"/>
            </w:numPr>
            <w:ind w:left="720" w:hanging="360"/>
          </w:pPr>
        </w:pPrChange>
      </w:pPr>
      <w:ins w:id="7196" w:author="Roger Sanchez" w:date="2026-02-27T13:55:00Z" w16du:dateUtc="2026-02-27T13:55:26Z">
        <w:r w:rsidRPr="103E1ACD">
          <w:rPr>
            <w:rFonts w:asciiTheme="minorHAnsi" w:hAnsiTheme="minorHAnsi"/>
            <w:rPrChange w:id="7197" w:author="Roger Sanchez" w:date="2026-02-27T13:55:00Z" w16du:dateUtc="2026-02-27T13:55:39Z">
              <w:rPr>
                <w:rFonts w:eastAsia="Times New Roman" w:cs="Times New Roman"/>
              </w:rPr>
            </w:rPrChange>
          </w:rPr>
          <w:t xml:space="preserve">On dirt or unpaved roads, speed should typically range between </w:t>
        </w:r>
        <w:r w:rsidRPr="103E1ACD">
          <w:rPr>
            <w:rFonts w:asciiTheme="minorHAnsi" w:hAnsiTheme="minorHAnsi"/>
            <w:rPrChange w:id="7198" w:author="Roger Sanchez" w:date="2026-02-27T13:55:00Z" w16du:dateUtc="2026-02-27T13:55:39Z">
              <w:rPr>
                <w:rFonts w:eastAsia="Times New Roman" w:cs="Times New Roman"/>
                <w:b/>
                <w:bCs/>
              </w:rPr>
            </w:rPrChange>
          </w:rPr>
          <w:t>40–50 km/h</w:t>
        </w:r>
        <w:r w:rsidRPr="103E1ACD">
          <w:rPr>
            <w:rFonts w:asciiTheme="minorHAnsi" w:hAnsiTheme="minorHAnsi"/>
            <w:rPrChange w:id="7199" w:author="Roger Sanchez" w:date="2026-02-27T13:55:00Z" w16du:dateUtc="2026-02-27T13:55:39Z">
              <w:rPr>
                <w:rFonts w:eastAsia="Times New Roman" w:cs="Times New Roman"/>
              </w:rPr>
            </w:rPrChange>
          </w:rPr>
          <w:t>, depending on road conditions. Drivers must reduce speed further when warranted by weather, visibility, traffic, or road conditions.</w:t>
        </w:r>
      </w:ins>
    </w:p>
    <w:p w14:paraId="3770C71D" w14:textId="36392B64" w:rsidR="2BC112F2" w:rsidRDefault="2BC112F2">
      <w:pPr>
        <w:spacing w:before="240" w:after="240"/>
        <w:jc w:val="both"/>
        <w:rPr>
          <w:ins w:id="7200" w:author="Roger Sanchez" w:date="2026-02-27T13:55:00Z" w16du:dateUtc="2026-02-27T13:55:26Z"/>
          <w:rFonts w:cs="Times New Roman"/>
          <w:rPrChange w:id="7201" w:author="Roger Sanchez" w:date="2026-02-27T13:55:00Z">
            <w:rPr>
              <w:ins w:id="7202" w:author="Roger Sanchez" w:date="2026-02-27T13:55:00Z" w16du:dateUtc="2026-02-27T13:55:26Z"/>
              <w:rFonts w:eastAsia="Times New Roman" w:cs="Times New Roman"/>
            </w:rPr>
          </w:rPrChange>
        </w:rPr>
        <w:pPrChange w:id="7203" w:author="Roger Sanchez" w:date="2026-02-27T13:55:00Z">
          <w:pPr/>
        </w:pPrChange>
      </w:pPr>
      <w:ins w:id="7204" w:author="Roger Sanchez" w:date="2026-02-27T13:55:00Z" w16du:dateUtc="2026-02-27T13:55:26Z">
        <w:r w:rsidRPr="103E1ACD">
          <w:rPr>
            <w:rFonts w:asciiTheme="minorHAnsi" w:hAnsiTheme="minorHAnsi"/>
            <w:rPrChange w:id="7205" w:author="Roger Sanchez" w:date="2026-02-27T13:55:00Z" w16du:dateUtc="2026-02-27T13:55:39Z">
              <w:rPr>
                <w:rFonts w:eastAsia="Times New Roman" w:cs="Times New Roman"/>
              </w:rPr>
            </w:rPrChange>
          </w:rPr>
          <w:t>At all times, drivers are expected to prioritize safety over speed.</w:t>
        </w:r>
      </w:ins>
    </w:p>
    <w:p w14:paraId="1C2BA661" w14:textId="24A61E95" w:rsidR="103E1ACD" w:rsidRDefault="103E1ACD" w:rsidP="103E1ACD">
      <w:pPr>
        <w:spacing w:line="360" w:lineRule="auto"/>
        <w:jc w:val="both"/>
        <w:rPr>
          <w:rFonts w:cs="Times New Roman"/>
        </w:rPr>
      </w:pPr>
    </w:p>
    <w:p w14:paraId="0A55F04B" w14:textId="532442DE" w:rsidR="00330199" w:rsidRPr="003B311A" w:rsidRDefault="00330199" w:rsidP="00330199">
      <w:pPr>
        <w:pStyle w:val="Heading2"/>
      </w:pPr>
      <w:bookmarkStart w:id="7206" w:name="_Toc222754810"/>
      <w:r w:rsidRPr="003B311A">
        <w:t>15.</w:t>
      </w:r>
      <w:r w:rsidR="00B07380" w:rsidRPr="003B311A">
        <w:t>8</w:t>
      </w:r>
      <w:r w:rsidRPr="003B311A">
        <w:t xml:space="preserve"> Vehicle </w:t>
      </w:r>
      <w:r w:rsidR="00B07380" w:rsidRPr="003B311A">
        <w:t>Inspections</w:t>
      </w:r>
      <w:bookmarkEnd w:id="7206"/>
    </w:p>
    <w:p w14:paraId="5B33D402" w14:textId="726BC7E5" w:rsidR="007C2176" w:rsidRPr="00B04363" w:rsidRDefault="007C2176" w:rsidP="00820A98">
      <w:pPr>
        <w:spacing w:line="360" w:lineRule="auto"/>
        <w:jc w:val="both"/>
        <w:rPr>
          <w:rFonts w:cs="Times New Roman"/>
        </w:rPr>
      </w:pPr>
      <w:r w:rsidRPr="00B04363">
        <w:rPr>
          <w:rFonts w:cs="Times New Roman"/>
        </w:rPr>
        <w:t xml:space="preserve">Before each use, employees must complete a basic vehicle and safety check </w:t>
      </w:r>
      <w:del w:id="7207" w:author="Megan Ash" w:date="2026-02-17T16:52:00Z" w16du:dateUtc="2026-02-17T21:52:00Z">
        <w:r w:rsidRPr="00B04363" w:rsidDel="004655B0">
          <w:rPr>
            <w:rFonts w:cs="Times New Roman"/>
          </w:rPr>
          <w:delText xml:space="preserve">before </w:delText>
        </w:r>
      </w:del>
      <w:r w:rsidRPr="00B04363">
        <w:rPr>
          <w:rFonts w:cs="Times New Roman"/>
        </w:rPr>
        <w:t xml:space="preserve">and update the </w:t>
      </w:r>
      <w:hyperlink r:id="rId152" w:history="1">
        <w:r w:rsidRPr="00B04363">
          <w:rPr>
            <w:rStyle w:val="Hyperlink"/>
            <w:rFonts w:cs="Times New Roman"/>
          </w:rPr>
          <w:t xml:space="preserve">TripLog </w:t>
        </w:r>
      </w:hyperlink>
      <w:r w:rsidRPr="00B04363">
        <w:rPr>
          <w:rFonts w:cs="Times New Roman"/>
        </w:rPr>
        <w:t>application. Vehicles found to be in an unsafe condition may not be operated until repaired. The basic check should include confirmation that the following parts and components are functioning properly:</w:t>
      </w:r>
    </w:p>
    <w:p w14:paraId="6E5941F1" w14:textId="77777777" w:rsidR="007C2176" w:rsidRPr="00B04363" w:rsidRDefault="007C2176" w:rsidP="00820A98">
      <w:pPr>
        <w:pStyle w:val="ListParagraph"/>
        <w:numPr>
          <w:ilvl w:val="0"/>
          <w:numId w:val="245"/>
        </w:numPr>
        <w:spacing w:after="200" w:line="360" w:lineRule="auto"/>
        <w:jc w:val="both"/>
        <w:rPr>
          <w:rFonts w:cs="Times New Roman"/>
        </w:rPr>
      </w:pPr>
      <w:del w:id="7208" w:author="Megan Ash" w:date="2026-02-17T16:53:00Z" w16du:dateUtc="2026-02-17T21:53:00Z">
        <w:r w:rsidRPr="00B04363" w:rsidDel="004655B0">
          <w:rPr>
            <w:rFonts w:cs="Times New Roman"/>
          </w:rPr>
          <w:delText xml:space="preserve">or </w:delText>
        </w:r>
      </w:del>
      <w:r w:rsidRPr="00B04363">
        <w:rPr>
          <w:rFonts w:cs="Times New Roman"/>
        </w:rPr>
        <w:t>brakes</w:t>
      </w:r>
    </w:p>
    <w:p w14:paraId="7143A5FF" w14:textId="00942C33" w:rsidR="007C2176" w:rsidRPr="00B04363" w:rsidRDefault="007C2176" w:rsidP="00820A98">
      <w:pPr>
        <w:pStyle w:val="ListParagraph"/>
        <w:numPr>
          <w:ilvl w:val="0"/>
          <w:numId w:val="245"/>
        </w:numPr>
        <w:spacing w:after="200" w:line="360" w:lineRule="auto"/>
        <w:jc w:val="both"/>
        <w:rPr>
          <w:rFonts w:cs="Times New Roman"/>
        </w:rPr>
      </w:pPr>
      <w:del w:id="7209" w:author="Megan Ash" w:date="2026-02-17T16:53:00Z" w16du:dateUtc="2026-02-17T21:53:00Z">
        <w:r w:rsidRPr="00B04363" w:rsidDel="004655B0">
          <w:rPr>
            <w:rFonts w:cs="Times New Roman"/>
          </w:rPr>
          <w:delText xml:space="preserve">or </w:delText>
        </w:r>
      </w:del>
      <w:r w:rsidRPr="00B04363">
        <w:rPr>
          <w:rFonts w:cs="Times New Roman"/>
        </w:rPr>
        <w:t xml:space="preserve">steering </w:t>
      </w:r>
      <w:del w:id="7210" w:author="Megan Ash" w:date="2026-02-17T16:53:00Z" w16du:dateUtc="2026-02-17T21:53:00Z">
        <w:r w:rsidRPr="00B04363" w:rsidDel="004655B0">
          <w:rPr>
            <w:rFonts w:cs="Times New Roman"/>
          </w:rPr>
          <w:delText>mechanism</w:delText>
        </w:r>
      </w:del>
      <w:ins w:id="7211" w:author="Megan Ash" w:date="2026-02-17T16:53:00Z" w16du:dateUtc="2026-02-17T21:53:00Z">
        <w:r w:rsidR="004655B0">
          <w:rPr>
            <w:rFonts w:cs="Times New Roman"/>
          </w:rPr>
          <w:t>wheel</w:t>
        </w:r>
      </w:ins>
    </w:p>
    <w:p w14:paraId="4B4413C2" w14:textId="2C5C269A" w:rsidR="007C2176" w:rsidRPr="00B04363" w:rsidRDefault="007C2176" w:rsidP="00820A98">
      <w:pPr>
        <w:pStyle w:val="ListParagraph"/>
        <w:numPr>
          <w:ilvl w:val="0"/>
          <w:numId w:val="245"/>
        </w:numPr>
        <w:spacing w:after="200" w:line="360" w:lineRule="auto"/>
        <w:jc w:val="both"/>
        <w:rPr>
          <w:rFonts w:cs="Times New Roman"/>
        </w:rPr>
      </w:pPr>
      <w:del w:id="7212" w:author="Megan Ash" w:date="2026-02-17T16:53:00Z" w16du:dateUtc="2026-02-17T21:53:00Z">
        <w:r w:rsidRPr="00B04363" w:rsidDel="004655B0">
          <w:rPr>
            <w:rFonts w:cs="Times New Roman"/>
          </w:rPr>
          <w:delText>or whistle</w:delText>
        </w:r>
      </w:del>
      <w:ins w:id="7213" w:author="Megan Ash" w:date="2026-02-17T16:53:00Z" w16du:dateUtc="2026-02-17T21:53:00Z">
        <w:r w:rsidR="004655B0">
          <w:rPr>
            <w:rFonts w:cs="Times New Roman"/>
          </w:rPr>
          <w:t>horn</w:t>
        </w:r>
      </w:ins>
    </w:p>
    <w:p w14:paraId="0DB6D784" w14:textId="77777777" w:rsidR="007C2176" w:rsidRPr="00B04363" w:rsidRDefault="007C2176" w:rsidP="00820A98">
      <w:pPr>
        <w:pStyle w:val="ListParagraph"/>
        <w:numPr>
          <w:ilvl w:val="0"/>
          <w:numId w:val="245"/>
        </w:numPr>
        <w:spacing w:after="200" w:line="360" w:lineRule="auto"/>
        <w:jc w:val="both"/>
        <w:rPr>
          <w:rFonts w:cs="Times New Roman"/>
        </w:rPr>
      </w:pPr>
      <w:del w:id="7214" w:author="Megan Ash" w:date="2026-02-17T16:53:00Z" w16du:dateUtc="2026-02-17T21:53:00Z">
        <w:r w:rsidRPr="00B04363" w:rsidDel="004655B0">
          <w:rPr>
            <w:rFonts w:cs="Times New Roman"/>
          </w:rPr>
          <w:delText xml:space="preserve">or </w:delText>
        </w:r>
      </w:del>
      <w:r w:rsidRPr="00B04363">
        <w:rPr>
          <w:rFonts w:cs="Times New Roman"/>
        </w:rPr>
        <w:t>windshield wipers</w:t>
      </w:r>
    </w:p>
    <w:p w14:paraId="3A7694DB" w14:textId="77777777" w:rsidR="007C2176" w:rsidRPr="00B04363" w:rsidRDefault="007C2176" w:rsidP="00820A98">
      <w:pPr>
        <w:pStyle w:val="ListParagraph"/>
        <w:numPr>
          <w:ilvl w:val="0"/>
          <w:numId w:val="245"/>
        </w:numPr>
        <w:spacing w:after="200" w:line="360" w:lineRule="auto"/>
        <w:jc w:val="both"/>
        <w:rPr>
          <w:rFonts w:cs="Times New Roman"/>
        </w:rPr>
      </w:pPr>
      <w:del w:id="7215" w:author="Megan Ash" w:date="2026-02-17T16:53:00Z" w16du:dateUtc="2026-02-17T21:53:00Z">
        <w:r w:rsidRPr="00B04363" w:rsidDel="004D33B1">
          <w:rPr>
            <w:rFonts w:cs="Times New Roman"/>
          </w:rPr>
          <w:delText xml:space="preserve">or </w:delText>
        </w:r>
      </w:del>
      <w:r w:rsidRPr="00B04363">
        <w:rPr>
          <w:rFonts w:cs="Times New Roman"/>
        </w:rPr>
        <w:t>mirrors</w:t>
      </w:r>
    </w:p>
    <w:p w14:paraId="72396E59" w14:textId="75DF7E96" w:rsidR="007C2176" w:rsidRPr="00B04363" w:rsidRDefault="007C2176" w:rsidP="00820A98">
      <w:pPr>
        <w:pStyle w:val="ListParagraph"/>
        <w:numPr>
          <w:ilvl w:val="0"/>
          <w:numId w:val="245"/>
        </w:numPr>
        <w:spacing w:after="200" w:line="360" w:lineRule="auto"/>
        <w:jc w:val="both"/>
        <w:rPr>
          <w:rFonts w:cs="Times New Roman"/>
        </w:rPr>
      </w:pPr>
      <w:del w:id="7216" w:author="Megan Ash" w:date="2026-02-17T16:53:00Z" w16du:dateUtc="2026-02-17T21:53:00Z">
        <w:r w:rsidRPr="00B04363" w:rsidDel="004D33B1">
          <w:rPr>
            <w:rFonts w:cs="Times New Roman"/>
          </w:rPr>
          <w:delText xml:space="preserve">or </w:delText>
        </w:r>
      </w:del>
      <w:ins w:id="7217" w:author="Megan Ash" w:date="2026-02-17T16:53:00Z" w16du:dateUtc="2026-02-17T21:53:00Z">
        <w:r w:rsidR="004D33B1">
          <w:rPr>
            <w:rFonts w:cs="Times New Roman"/>
          </w:rPr>
          <w:t>head</w:t>
        </w:r>
      </w:ins>
      <w:r w:rsidRPr="00B04363">
        <w:rPr>
          <w:rFonts w:cs="Times New Roman"/>
        </w:rPr>
        <w:t>lights</w:t>
      </w:r>
    </w:p>
    <w:p w14:paraId="204B2F8A" w14:textId="77777777" w:rsidR="007C2176" w:rsidRPr="00B04363" w:rsidRDefault="007C2176" w:rsidP="00820A98">
      <w:pPr>
        <w:pStyle w:val="ListParagraph"/>
        <w:numPr>
          <w:ilvl w:val="0"/>
          <w:numId w:val="245"/>
        </w:numPr>
        <w:spacing w:after="200" w:line="360" w:lineRule="auto"/>
        <w:jc w:val="both"/>
        <w:rPr>
          <w:rFonts w:cs="Times New Roman"/>
        </w:rPr>
      </w:pPr>
      <w:del w:id="7218" w:author="Megan Ash" w:date="2026-02-17T16:53:00Z" w16du:dateUtc="2026-02-17T21:53:00Z">
        <w:r w:rsidRPr="00B04363" w:rsidDel="004D33B1">
          <w:rPr>
            <w:rFonts w:cs="Times New Roman"/>
          </w:rPr>
          <w:delText xml:space="preserve">or </w:delText>
        </w:r>
      </w:del>
      <w:r w:rsidRPr="00B04363">
        <w:rPr>
          <w:rFonts w:cs="Times New Roman"/>
        </w:rPr>
        <w:t>tires</w:t>
      </w:r>
    </w:p>
    <w:p w14:paraId="7F6B877D" w14:textId="61CAB027" w:rsidR="007C2176" w:rsidRPr="00B04363" w:rsidRDefault="007C2176" w:rsidP="00820A98">
      <w:pPr>
        <w:spacing w:line="360" w:lineRule="auto"/>
        <w:jc w:val="both"/>
        <w:rPr>
          <w:rFonts w:cs="Times New Roman"/>
        </w:rPr>
      </w:pPr>
      <w:r w:rsidRPr="00B04363">
        <w:rPr>
          <w:rFonts w:cs="Times New Roman"/>
        </w:rPr>
        <w:t xml:space="preserve">Any damage identified during the basic verification should be recorded on </w:t>
      </w:r>
      <w:hyperlink r:id="rId153" w:history="1">
        <w:r w:rsidRPr="00B04363">
          <w:rPr>
            <w:rStyle w:val="Hyperlink"/>
            <w:rFonts w:cs="Times New Roman"/>
          </w:rPr>
          <w:t>TripLog</w:t>
        </w:r>
      </w:hyperlink>
      <w:r w:rsidRPr="00B04363">
        <w:rPr>
          <w:rFonts w:cs="Times New Roman"/>
        </w:rPr>
        <w:t xml:space="preserve"> and reported to the </w:t>
      </w:r>
      <w:r w:rsidR="00282C2D">
        <w:rPr>
          <w:rFonts w:cs="Times New Roman"/>
        </w:rPr>
        <w:t>FO</w:t>
      </w:r>
      <w:r w:rsidRPr="00B04363">
        <w:rPr>
          <w:rFonts w:cs="Times New Roman"/>
        </w:rPr>
        <w:t xml:space="preserve"> Director.</w:t>
      </w:r>
    </w:p>
    <w:p w14:paraId="15DA07F9" w14:textId="56AC67C3" w:rsidR="00567CE5" w:rsidRPr="00820A98" w:rsidRDefault="00567CE5" w:rsidP="00567CE5">
      <w:pPr>
        <w:pStyle w:val="Heading2"/>
      </w:pPr>
      <w:bookmarkStart w:id="7219" w:name="_Toc222754811"/>
      <w:r w:rsidRPr="00820A98">
        <w:t xml:space="preserve">15.9 Vehicle </w:t>
      </w:r>
      <w:r>
        <w:t>Logs</w:t>
      </w:r>
      <w:bookmarkEnd w:id="7219"/>
    </w:p>
    <w:p w14:paraId="1B9D7EC9" w14:textId="21713A4C" w:rsidR="003B311A" w:rsidRDefault="003B311A" w:rsidP="003B311A">
      <w:pPr>
        <w:autoSpaceDE w:val="0"/>
        <w:autoSpaceDN w:val="0"/>
        <w:adjustRightInd w:val="0"/>
        <w:spacing w:line="360" w:lineRule="auto"/>
        <w:jc w:val="both"/>
        <w:rPr>
          <w:rFonts w:cs="Times New Roman"/>
          <w:color w:val="000000" w:themeColor="text1"/>
        </w:rPr>
      </w:pPr>
      <w:r w:rsidRPr="00B04363">
        <w:rPr>
          <w:rFonts w:cs="Times New Roman"/>
        </w:rPr>
        <w:t xml:space="preserve">A mileage log must be maintained for each vehicle, identifying the date and purpose of each trip and the beginning, and ending odometer readings. </w:t>
      </w:r>
      <w:r w:rsidRPr="00B04363">
        <w:rPr>
          <w:rFonts w:cs="Times New Roman"/>
          <w:color w:val="000000" w:themeColor="text1"/>
        </w:rPr>
        <w:t xml:space="preserve">The mileage log must be maintained for each vehicle using the </w:t>
      </w:r>
      <w:hyperlink r:id="rId154" w:history="1">
        <w:r w:rsidRPr="00B04363">
          <w:rPr>
            <w:rStyle w:val="Hyperlink"/>
            <w:rFonts w:cs="Times New Roman"/>
          </w:rPr>
          <w:t>TripLog</w:t>
        </w:r>
      </w:hyperlink>
      <w:r w:rsidRPr="00B04363">
        <w:rPr>
          <w:rFonts w:cs="Times New Roman"/>
        </w:rPr>
        <w:t xml:space="preserve"> </w:t>
      </w:r>
      <w:r w:rsidRPr="00B04363">
        <w:rPr>
          <w:rFonts w:cs="Times New Roman"/>
          <w:color w:val="000000" w:themeColor="text1"/>
        </w:rPr>
        <w:t>application. Vehicle drivers are responsible for ensur</w:t>
      </w:r>
      <w:ins w:id="7220" w:author="Megan Ash" w:date="2026-02-17T16:54:00Z" w16du:dateUtc="2026-02-17T21:54:00Z">
        <w:r w:rsidR="004D33B1">
          <w:rPr>
            <w:rFonts w:cs="Times New Roman"/>
            <w:color w:val="000000" w:themeColor="text1"/>
          </w:rPr>
          <w:t>ing</w:t>
        </w:r>
      </w:ins>
      <w:del w:id="7221" w:author="Megan Ash" w:date="2026-02-17T16:54:00Z" w16du:dateUtc="2026-02-17T21:54:00Z">
        <w:r w:rsidRPr="00B04363" w:rsidDel="004D33B1">
          <w:rPr>
            <w:rFonts w:cs="Times New Roman"/>
            <w:color w:val="000000" w:themeColor="text1"/>
          </w:rPr>
          <w:delText>e</w:delText>
        </w:r>
      </w:del>
      <w:r w:rsidRPr="00B04363">
        <w:rPr>
          <w:rFonts w:cs="Times New Roman"/>
          <w:color w:val="000000" w:themeColor="text1"/>
        </w:rPr>
        <w:t xml:space="preserve"> the application is tracking for each trip. Mileage is tracked on the application, even when offline. If for someone reason the driver is having difficulty with the AutoStart of the application, they must manually start and stop the route for their trip on the application. </w:t>
      </w:r>
    </w:p>
    <w:p w14:paraId="2C903E0F" w14:textId="77777777" w:rsidR="003B311A" w:rsidRPr="00B04363" w:rsidRDefault="003B311A" w:rsidP="00820A98">
      <w:pPr>
        <w:autoSpaceDE w:val="0"/>
        <w:autoSpaceDN w:val="0"/>
        <w:adjustRightInd w:val="0"/>
        <w:spacing w:line="360" w:lineRule="auto"/>
        <w:jc w:val="both"/>
        <w:rPr>
          <w:rFonts w:cs="Times New Roman"/>
          <w:color w:val="000000" w:themeColor="text1"/>
        </w:rPr>
      </w:pPr>
    </w:p>
    <w:p w14:paraId="0415A6E3" w14:textId="247A7902" w:rsidR="003B311A" w:rsidRDefault="003B311A" w:rsidP="003B311A">
      <w:pPr>
        <w:spacing w:line="360" w:lineRule="auto"/>
        <w:jc w:val="both"/>
        <w:rPr>
          <w:rFonts w:cs="Times New Roman"/>
          <w:color w:val="000000" w:themeColor="text1"/>
        </w:rPr>
      </w:pPr>
      <w:r w:rsidRPr="00B04363">
        <w:rPr>
          <w:rFonts w:cs="Times New Roman"/>
        </w:rPr>
        <w:t xml:space="preserve">At the end of each day, the employee will need to ensure </w:t>
      </w:r>
      <w:hyperlink r:id="rId155" w:history="1">
        <w:r w:rsidRPr="00B04363">
          <w:rPr>
            <w:rStyle w:val="Hyperlink"/>
            <w:rFonts w:cs="Times New Roman"/>
          </w:rPr>
          <w:t>TripLog</w:t>
        </w:r>
      </w:hyperlink>
      <w:r w:rsidRPr="00B04363">
        <w:rPr>
          <w:rFonts w:cs="Times New Roman"/>
        </w:rPr>
        <w:t xml:space="preserve"> is updated and report any damages and/or issues with the vehicle on the application, including taking any photos of issues/damages. If an employee fails to update the mileage log, they will face disciplinary action. </w:t>
      </w:r>
      <w:r w:rsidRPr="00B04363">
        <w:rPr>
          <w:rFonts w:cs="Times New Roman"/>
          <w:color w:val="000000" w:themeColor="text1"/>
        </w:rPr>
        <w:t xml:space="preserve">The </w:t>
      </w:r>
      <w:r w:rsidR="00282C2D">
        <w:rPr>
          <w:rFonts w:cs="Times New Roman"/>
          <w:color w:val="000000" w:themeColor="text1"/>
        </w:rPr>
        <w:t>FO</w:t>
      </w:r>
      <w:r w:rsidRPr="00B04363">
        <w:rPr>
          <w:rFonts w:cs="Times New Roman"/>
          <w:color w:val="000000" w:themeColor="text1"/>
        </w:rPr>
        <w:t xml:space="preserve"> Director is responsible for ensuring that records are accurately maintained for project vehicles. </w:t>
      </w:r>
    </w:p>
    <w:p w14:paraId="76D40E33" w14:textId="77777777" w:rsidR="003B311A" w:rsidRPr="00B04363" w:rsidRDefault="003B311A" w:rsidP="00820A98">
      <w:pPr>
        <w:spacing w:line="360" w:lineRule="auto"/>
        <w:jc w:val="both"/>
        <w:rPr>
          <w:rFonts w:cs="Times New Roman"/>
          <w:color w:val="000000" w:themeColor="text1"/>
        </w:rPr>
      </w:pPr>
    </w:p>
    <w:p w14:paraId="4DAFF8FA" w14:textId="77777777" w:rsidR="003B311A" w:rsidRPr="00B04363" w:rsidRDefault="003B311A" w:rsidP="00820A98">
      <w:pPr>
        <w:spacing w:line="360" w:lineRule="auto"/>
        <w:jc w:val="both"/>
        <w:rPr>
          <w:rFonts w:cs="Times New Roman"/>
          <w:color w:val="000000" w:themeColor="text1"/>
        </w:rPr>
      </w:pPr>
      <w:r w:rsidRPr="00B04363">
        <w:rPr>
          <w:rFonts w:cs="Times New Roman"/>
          <w:color w:val="000000" w:themeColor="text1"/>
        </w:rPr>
        <w:t>At the end of each month by the 5</w:t>
      </w:r>
      <w:r w:rsidRPr="00B04363">
        <w:rPr>
          <w:rFonts w:cs="Times New Roman"/>
          <w:color w:val="000000" w:themeColor="text1"/>
          <w:vertAlign w:val="superscript"/>
        </w:rPr>
        <w:t>th</w:t>
      </w:r>
      <w:r w:rsidRPr="00B04363">
        <w:rPr>
          <w:rFonts w:cs="Times New Roman"/>
          <w:color w:val="000000" w:themeColor="text1"/>
        </w:rPr>
        <w:t xml:space="preserve"> of the following month (or business day prior if the 5</w:t>
      </w:r>
      <w:r w:rsidRPr="00B04363">
        <w:rPr>
          <w:rFonts w:cs="Times New Roman"/>
          <w:color w:val="000000" w:themeColor="text1"/>
          <w:vertAlign w:val="superscript"/>
        </w:rPr>
        <w:t>th</w:t>
      </w:r>
      <w:r w:rsidRPr="00B04363">
        <w:rPr>
          <w:rFonts w:cs="Times New Roman"/>
          <w:color w:val="000000" w:themeColor="text1"/>
        </w:rPr>
        <w:t xml:space="preserve"> falls on a weekend or holiday), employees will submit all the prior month’s trips on </w:t>
      </w:r>
      <w:hyperlink r:id="rId156" w:history="1">
        <w:r w:rsidRPr="00B04363">
          <w:rPr>
            <w:rStyle w:val="Hyperlink"/>
            <w:rFonts w:cs="Times New Roman"/>
          </w:rPr>
          <w:t>TripLog</w:t>
        </w:r>
      </w:hyperlink>
      <w:r w:rsidRPr="00B04363">
        <w:rPr>
          <w:rFonts w:cs="Times New Roman"/>
        </w:rPr>
        <w:t>. Supervisors will need to review and approve the prior month’s trips on the application by the 10</w:t>
      </w:r>
      <w:r w:rsidRPr="00B04363">
        <w:rPr>
          <w:rFonts w:cs="Times New Roman"/>
          <w:vertAlign w:val="superscript"/>
        </w:rPr>
        <w:t>th</w:t>
      </w:r>
      <w:r w:rsidRPr="00B04363">
        <w:rPr>
          <w:rFonts w:cs="Times New Roman"/>
        </w:rPr>
        <w:t xml:space="preserve"> of the month </w:t>
      </w:r>
      <w:r w:rsidRPr="00B04363">
        <w:rPr>
          <w:rFonts w:cs="Times New Roman"/>
          <w:color w:val="000000" w:themeColor="text1"/>
        </w:rPr>
        <w:t>(or business day prior if the 10</w:t>
      </w:r>
      <w:r w:rsidRPr="00B04363">
        <w:rPr>
          <w:rFonts w:cs="Times New Roman"/>
          <w:color w:val="000000" w:themeColor="text1"/>
          <w:vertAlign w:val="superscript"/>
        </w:rPr>
        <w:t>th</w:t>
      </w:r>
      <w:r w:rsidRPr="00B04363">
        <w:rPr>
          <w:rFonts w:cs="Times New Roman"/>
          <w:color w:val="000000" w:themeColor="text1"/>
        </w:rPr>
        <w:t xml:space="preserve"> falls on a weekend or holiday).</w:t>
      </w:r>
    </w:p>
    <w:p w14:paraId="43D29139" w14:textId="269C1CD1" w:rsidR="0068399D" w:rsidRPr="00916CA0" w:rsidRDefault="0068399D" w:rsidP="0068399D">
      <w:pPr>
        <w:pStyle w:val="Heading2"/>
      </w:pPr>
      <w:bookmarkStart w:id="7222" w:name="_Toc222754812"/>
      <w:r w:rsidRPr="00916CA0">
        <w:t>15.</w:t>
      </w:r>
      <w:r>
        <w:t>10</w:t>
      </w:r>
      <w:r w:rsidRPr="00916CA0">
        <w:t xml:space="preserve"> </w:t>
      </w:r>
      <w:r w:rsidRPr="0068399D">
        <w:t>Reporting Vehicle Accidents</w:t>
      </w:r>
      <w:bookmarkEnd w:id="7222"/>
      <w:r w:rsidRPr="0068399D">
        <w:t xml:space="preserve"> </w:t>
      </w:r>
    </w:p>
    <w:p w14:paraId="3A9DAECB" w14:textId="77777777" w:rsidR="00AC6666" w:rsidRPr="00B04363" w:rsidRDefault="00AC6666" w:rsidP="00820A98">
      <w:pPr>
        <w:spacing w:line="360" w:lineRule="auto"/>
        <w:jc w:val="both"/>
        <w:rPr>
          <w:rFonts w:cs="Times New Roman"/>
          <w:color w:val="000000" w:themeColor="text1"/>
        </w:rPr>
      </w:pPr>
      <w:r w:rsidRPr="00B04363">
        <w:rPr>
          <w:rFonts w:cs="Times New Roman"/>
          <w:color w:val="000000" w:themeColor="text1"/>
        </w:rPr>
        <w:t>In the event of an accident, drivers involved/responsible parties shall take the following measures:</w:t>
      </w:r>
    </w:p>
    <w:p w14:paraId="4E476841" w14:textId="77777777"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If anyone is hurt or injured, call for medical assistance;</w:t>
      </w:r>
    </w:p>
    <w:p w14:paraId="24775C88" w14:textId="35C7D0E5"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 xml:space="preserve">Contact the </w:t>
      </w:r>
      <w:r w:rsidR="00282C2D">
        <w:rPr>
          <w:rFonts w:cs="Times New Roman"/>
        </w:rPr>
        <w:t>FO</w:t>
      </w:r>
      <w:r w:rsidRPr="00B04363">
        <w:rPr>
          <w:rFonts w:cs="Times New Roman"/>
        </w:rPr>
        <w:t xml:space="preserve"> Director and HO Project Team immediately;</w:t>
      </w:r>
    </w:p>
    <w:p w14:paraId="12259BDC" w14:textId="77777777"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Report the incident immediately to the local police and obtain a copy of the police report;</w:t>
      </w:r>
    </w:p>
    <w:p w14:paraId="47D90137" w14:textId="77777777"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Get the below information if possible:</w:t>
      </w:r>
    </w:p>
    <w:p w14:paraId="6B1080F5"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Nature and extent of the damage to vehicles and other property;</w:t>
      </w:r>
    </w:p>
    <w:p w14:paraId="73301902"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Name and address of the legal owner of the other vehicle or vehicles, if any.</w:t>
      </w:r>
    </w:p>
    <w:p w14:paraId="173C520C"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Name, address, driver’s license number, and date of birth of the driver of the other vehicle or vehicles, if any;</w:t>
      </w:r>
    </w:p>
    <w:p w14:paraId="002454A1"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License number, make and model of the other vehicle or vehicles, if any;</w:t>
      </w:r>
    </w:p>
    <w:p w14:paraId="0CCF55CB"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Name of the insurance company of any other driver or drivers, policy number and expiration date, and policy holder’s name and address;</w:t>
      </w:r>
    </w:p>
    <w:p w14:paraId="091B1428"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Time, place, and date of the accident;</w:t>
      </w:r>
    </w:p>
    <w:p w14:paraId="6EE1085A"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Names and addresses of anyone injured and description of injuries; and</w:t>
      </w:r>
    </w:p>
    <w:p w14:paraId="4A0A60BB" w14:textId="77777777" w:rsidR="00AC6666" w:rsidRPr="00B04363" w:rsidRDefault="00AC6666" w:rsidP="00820A98">
      <w:pPr>
        <w:pStyle w:val="ListParagraph"/>
        <w:numPr>
          <w:ilvl w:val="1"/>
          <w:numId w:val="79"/>
        </w:numPr>
        <w:spacing w:line="360" w:lineRule="auto"/>
        <w:jc w:val="both"/>
        <w:rPr>
          <w:rFonts w:cs="Times New Roman"/>
        </w:rPr>
      </w:pPr>
      <w:r w:rsidRPr="00B04363">
        <w:rPr>
          <w:rFonts w:cs="Times New Roman"/>
        </w:rPr>
        <w:t>Names and addresses of any passengers and other witnesses.</w:t>
      </w:r>
    </w:p>
    <w:p w14:paraId="0B2DB86F" w14:textId="77777777"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Exchange vehicle identification, insurance company name and policy numbers with the other driver (if applicable);</w:t>
      </w:r>
    </w:p>
    <w:p w14:paraId="74092D46" w14:textId="77777777"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Do not admit negligence or liability. Give no information except as required by law enforcement officers;</w:t>
      </w:r>
    </w:p>
    <w:p w14:paraId="1F1AC40D" w14:textId="77777777"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Do not attempt settlement, regardless of how minor;</w:t>
      </w:r>
    </w:p>
    <w:p w14:paraId="60DFF6AB" w14:textId="77777777" w:rsidR="00AC6666" w:rsidRPr="00B04363" w:rsidRDefault="00AC6666" w:rsidP="00820A98">
      <w:pPr>
        <w:pStyle w:val="ListParagraph"/>
        <w:numPr>
          <w:ilvl w:val="0"/>
          <w:numId w:val="79"/>
        </w:numPr>
        <w:spacing w:line="360" w:lineRule="auto"/>
        <w:jc w:val="both"/>
        <w:rPr>
          <w:rFonts w:cs="Times New Roman"/>
        </w:rPr>
      </w:pPr>
      <w:r w:rsidRPr="00B04363">
        <w:rPr>
          <w:rFonts w:cs="Times New Roman"/>
        </w:rPr>
        <w:t>Take a photograph of the scene of accident;</w:t>
      </w:r>
    </w:p>
    <w:p w14:paraId="0B06F70F" w14:textId="77777777" w:rsidR="00AC6666" w:rsidRPr="00B04363" w:rsidRDefault="00AC6666" w:rsidP="00820A98">
      <w:pPr>
        <w:pStyle w:val="ListParagraph"/>
        <w:numPr>
          <w:ilvl w:val="0"/>
          <w:numId w:val="79"/>
        </w:numPr>
        <w:spacing w:line="360" w:lineRule="auto"/>
        <w:jc w:val="both"/>
        <w:rPr>
          <w:rFonts w:cs="Times New Roman"/>
        </w:rPr>
      </w:pPr>
      <w:commentRangeStart w:id="7223"/>
      <w:r w:rsidRPr="00B04363">
        <w:rPr>
          <w:rFonts w:cs="Times New Roman"/>
        </w:rPr>
        <w:t xml:space="preserve">Complete the employee accident report found in </w:t>
      </w:r>
      <w:hyperlink w:anchor="_Employee_Incident_Report" w:history="1">
        <w:r w:rsidRPr="00B04363">
          <w:rPr>
            <w:rStyle w:val="Hyperlink"/>
            <w:rFonts w:cs="Times New Roman"/>
          </w:rPr>
          <w:t>Annex F</w:t>
        </w:r>
      </w:hyperlink>
      <w:r w:rsidRPr="00B04363">
        <w:rPr>
          <w:rFonts w:cs="Times New Roman"/>
          <w:color w:val="000000" w:themeColor="text1"/>
        </w:rPr>
        <w:t>.</w:t>
      </w:r>
      <w:commentRangeEnd w:id="7223"/>
      <w:r w:rsidR="00AE4248" w:rsidRPr="00B04363">
        <w:rPr>
          <w:rStyle w:val="CommentReference"/>
          <w:rFonts w:cs="Times New Roman"/>
          <w:sz w:val="24"/>
          <w:szCs w:val="24"/>
        </w:rPr>
        <w:commentReference w:id="7223"/>
      </w:r>
    </w:p>
    <w:p w14:paraId="2540B45F" w14:textId="77777777" w:rsidR="00AC6666" w:rsidRPr="00B04363" w:rsidRDefault="00AC6666" w:rsidP="00820A98">
      <w:pPr>
        <w:spacing w:line="360" w:lineRule="auto"/>
        <w:jc w:val="both"/>
        <w:rPr>
          <w:rFonts w:cs="Times New Roman"/>
        </w:rPr>
      </w:pPr>
    </w:p>
    <w:p w14:paraId="36710B92" w14:textId="4DA5B124" w:rsidR="0068399D" w:rsidRDefault="00AC6666" w:rsidP="0068399D">
      <w:pPr>
        <w:spacing w:line="360" w:lineRule="auto"/>
        <w:jc w:val="both"/>
        <w:rPr>
          <w:rFonts w:cs="Times New Roman"/>
        </w:rPr>
      </w:pPr>
      <w:r w:rsidRPr="00B04363">
        <w:rPr>
          <w:rFonts w:cs="Times New Roman"/>
        </w:rPr>
        <w:t xml:space="preserve">After the accident, the employee should follow legal guidelines for exchanging information with other drivers and report the accident to local police. Employees cannot guarantee payment to other parties. The employee will be responsible for completing the Employee Accident Report Form found in </w:t>
      </w:r>
      <w:commentRangeStart w:id="7224"/>
      <w:r>
        <w:fldChar w:fldCharType="begin"/>
      </w:r>
      <w:r>
        <w:instrText>HYPERLINK \l "_Annex_C:_Employee"</w:instrText>
      </w:r>
      <w:r>
        <w:fldChar w:fldCharType="separate"/>
      </w:r>
      <w:r w:rsidRPr="00B04363">
        <w:rPr>
          <w:rStyle w:val="Hyperlink"/>
          <w:rFonts w:cs="Times New Roman"/>
        </w:rPr>
        <w:t>Annex F</w:t>
      </w:r>
      <w:r>
        <w:fldChar w:fldCharType="end"/>
      </w:r>
      <w:r w:rsidRPr="00B04363">
        <w:rPr>
          <w:rFonts w:cs="Times New Roman"/>
        </w:rPr>
        <w:t xml:space="preserve">. </w:t>
      </w:r>
      <w:commentRangeEnd w:id="7224"/>
      <w:r w:rsidR="00AE4248" w:rsidRPr="00B04363">
        <w:rPr>
          <w:rStyle w:val="CommentReference"/>
          <w:rFonts w:cs="Times New Roman"/>
          <w:sz w:val="24"/>
          <w:szCs w:val="24"/>
        </w:rPr>
        <w:commentReference w:id="7224"/>
      </w:r>
      <w:r w:rsidRPr="00B04363">
        <w:rPr>
          <w:rFonts w:cs="Times New Roman"/>
        </w:rPr>
        <w:t xml:space="preserve">Such reports must be made as soon as possible but no later than 6 hours after the incident unless employee is medically incapable of reporting. All photos, police reports, employee accident reports, and other information relating to the incident must be retained and a copy sent to the </w:t>
      </w:r>
      <w:r w:rsidR="00282C2D">
        <w:rPr>
          <w:rFonts w:cs="Times New Roman"/>
        </w:rPr>
        <w:t>FO</w:t>
      </w:r>
      <w:r w:rsidRPr="00B04363">
        <w:rPr>
          <w:rFonts w:cs="Times New Roman"/>
        </w:rPr>
        <w:t xml:space="preserve"> Director and HO Project Team. The HO Project Team will work with the Compliance Team &amp; HR to contact the insurance provider and file claim, as necessary.</w:t>
      </w:r>
    </w:p>
    <w:p w14:paraId="5345DCBB" w14:textId="55237B99" w:rsidR="00823E54" w:rsidRPr="00916CA0" w:rsidRDefault="00823E54" w:rsidP="00823E54">
      <w:pPr>
        <w:pStyle w:val="Heading2"/>
      </w:pPr>
      <w:bookmarkStart w:id="7225" w:name="_Toc222754813"/>
      <w:r w:rsidRPr="00916CA0">
        <w:t>15.</w:t>
      </w:r>
      <w:r>
        <w:t xml:space="preserve">11 </w:t>
      </w:r>
      <w:r w:rsidRPr="00916CA0">
        <w:t xml:space="preserve">Vehicle </w:t>
      </w:r>
      <w:r>
        <w:t>Repairs and Maintenance</w:t>
      </w:r>
      <w:bookmarkEnd w:id="7225"/>
    </w:p>
    <w:p w14:paraId="0A790F28" w14:textId="5F137663" w:rsidR="0068399D" w:rsidRPr="00B04363" w:rsidRDefault="00275A61" w:rsidP="00820A98">
      <w:pPr>
        <w:spacing w:line="360" w:lineRule="auto"/>
        <w:jc w:val="both"/>
        <w:rPr>
          <w:rFonts w:cs="Times New Roman"/>
        </w:rPr>
      </w:pPr>
      <w:r w:rsidRPr="00275A61">
        <w:rPr>
          <w:rFonts w:cs="Times New Roman"/>
        </w:rPr>
        <w:t>For all vehicle repairs, employees must review the warranty on the vehicle when applicable. The warranty must be reviewed to ensure that the repairs are not covered under the existing warranty and/or that the repairs are done at the necessary shop which are authorized outlets for service. Additionally, the driver must check that the original parts of the vehicle are not replaced used parts, a dishonest practice quite common for radiators, batteries, lamps etc. in some places</w:t>
      </w:r>
      <w:r>
        <w:rPr>
          <w:rFonts w:cs="Times New Roman"/>
        </w:rPr>
        <w:t>.</w:t>
      </w:r>
    </w:p>
    <w:p w14:paraId="087CA1DD" w14:textId="3734E04E" w:rsidR="00527FAB" w:rsidRPr="00F47D85" w:rsidRDefault="00527FAB" w:rsidP="00F47D85">
      <w:pPr>
        <w:pStyle w:val="Heading3"/>
      </w:pPr>
      <w:bookmarkStart w:id="7226" w:name="_Toc29250599"/>
      <w:bookmarkStart w:id="7227" w:name="_Toc82539634"/>
      <w:bookmarkStart w:id="7228" w:name="_Toc222754814"/>
      <w:r w:rsidRPr="00F47D85">
        <w:rPr>
          <w:rStyle w:val="Heading3Char"/>
          <w:b/>
          <w:bCs/>
        </w:rPr>
        <w:t>1</w:t>
      </w:r>
      <w:r w:rsidR="00DB46FA">
        <w:rPr>
          <w:rStyle w:val="Heading3Char"/>
          <w:b/>
          <w:bCs/>
        </w:rPr>
        <w:t>5</w:t>
      </w:r>
      <w:r w:rsidRPr="00F47D85">
        <w:rPr>
          <w:rStyle w:val="Heading3Char"/>
          <w:b/>
          <w:bCs/>
        </w:rPr>
        <w:t>.</w:t>
      </w:r>
      <w:r w:rsidR="00DB46FA">
        <w:rPr>
          <w:rStyle w:val="Heading3Char"/>
          <w:b/>
          <w:bCs/>
        </w:rPr>
        <w:t>11</w:t>
      </w:r>
      <w:r w:rsidRPr="00F47D85">
        <w:rPr>
          <w:rStyle w:val="Heading3Char"/>
          <w:b/>
          <w:bCs/>
        </w:rPr>
        <w:t>.</w:t>
      </w:r>
      <w:r w:rsidR="00DB46FA">
        <w:rPr>
          <w:rStyle w:val="Heading3Char"/>
          <w:b/>
          <w:bCs/>
        </w:rPr>
        <w:t>1</w:t>
      </w:r>
      <w:r w:rsidRPr="00F47D85">
        <w:rPr>
          <w:rStyle w:val="Heading3Char"/>
          <w:b/>
          <w:bCs/>
        </w:rPr>
        <w:t xml:space="preserve"> </w:t>
      </w:r>
      <w:r w:rsidR="00DB46FA">
        <w:rPr>
          <w:rStyle w:val="Heading3Char"/>
          <w:b/>
          <w:bCs/>
        </w:rPr>
        <w:t xml:space="preserve">Normal </w:t>
      </w:r>
      <w:r w:rsidRPr="00F47D85">
        <w:rPr>
          <w:rStyle w:val="Heading3Char"/>
          <w:b/>
          <w:bCs/>
        </w:rPr>
        <w:t xml:space="preserve">Vehicle </w:t>
      </w:r>
      <w:bookmarkEnd w:id="7226"/>
      <w:bookmarkEnd w:id="7227"/>
      <w:r w:rsidR="00DB46FA">
        <w:rPr>
          <w:rStyle w:val="Heading3Char"/>
          <w:b/>
          <w:bCs/>
        </w:rPr>
        <w:t>Maintenance</w:t>
      </w:r>
      <w:bookmarkEnd w:id="7228"/>
    </w:p>
    <w:p w14:paraId="4803D54F" w14:textId="3B15FC9E" w:rsidR="00860EDD" w:rsidRDefault="00860EDD" w:rsidP="00860EDD">
      <w:pPr>
        <w:spacing w:line="360" w:lineRule="auto"/>
        <w:jc w:val="both"/>
        <w:rPr>
          <w:rFonts w:cs="Times New Roman"/>
        </w:rPr>
      </w:pPr>
      <w:r>
        <w:rPr>
          <w:rFonts w:cs="Times New Roman"/>
        </w:rPr>
        <w:t>T</w:t>
      </w:r>
      <w:r w:rsidRPr="00860EDD">
        <w:rPr>
          <w:rFonts w:cs="Times New Roman"/>
        </w:rPr>
        <w:t xml:space="preserve">he driver will respect the normal maintenance schedule of the vehicle, usually based on the mileage of the car or the number of months of use if it occurs before. The objective is to maintain company vehicles in a safe and operating condition by using the most economical, reliable, and up-to-date procedures and technologies available, all in accordance with the original manufacturer’s recommendations. Employees who are having vehicles serviced for normal maintenance, should follow all necessary procurement standards and recommended maintenance timelines. </w:t>
      </w:r>
    </w:p>
    <w:p w14:paraId="20BD33D5" w14:textId="77777777" w:rsidR="00860EDD" w:rsidRPr="00860EDD" w:rsidRDefault="00860EDD" w:rsidP="00860EDD">
      <w:pPr>
        <w:spacing w:line="360" w:lineRule="auto"/>
        <w:jc w:val="both"/>
        <w:rPr>
          <w:rFonts w:cs="Times New Roman"/>
        </w:rPr>
      </w:pPr>
    </w:p>
    <w:p w14:paraId="305A4519" w14:textId="0865CFE8" w:rsidR="00527FAB" w:rsidRDefault="00860EDD" w:rsidP="00860EDD">
      <w:pPr>
        <w:spacing w:line="360" w:lineRule="auto"/>
        <w:jc w:val="both"/>
        <w:rPr>
          <w:rFonts w:cs="Times New Roman"/>
        </w:rPr>
      </w:pPr>
      <w:r w:rsidRPr="00860EDD">
        <w:rPr>
          <w:rFonts w:cs="Times New Roman"/>
        </w:rPr>
        <w:t xml:space="preserve">The </w:t>
      </w:r>
      <w:r w:rsidR="00282C2D">
        <w:rPr>
          <w:rFonts w:cs="Times New Roman"/>
        </w:rPr>
        <w:t>FO</w:t>
      </w:r>
      <w:r w:rsidRPr="00860EDD">
        <w:rPr>
          <w:rFonts w:cs="Times New Roman"/>
        </w:rPr>
        <w:t xml:space="preserve"> Director is responsible for ensuring that Partners vehicles receive normal maintenance according to the schedule (e.g., based on mileage or number of months of use)</w:t>
      </w:r>
      <w:r w:rsidR="00527FAB" w:rsidRPr="00C17238">
        <w:rPr>
          <w:rFonts w:cs="Times New Roman"/>
        </w:rPr>
        <w:t>.</w:t>
      </w:r>
    </w:p>
    <w:p w14:paraId="49F663E2" w14:textId="77777777" w:rsidR="001320E5" w:rsidRDefault="001320E5" w:rsidP="00860EDD">
      <w:pPr>
        <w:spacing w:line="360" w:lineRule="auto"/>
        <w:jc w:val="both"/>
        <w:rPr>
          <w:rFonts w:cs="Times New Roman"/>
        </w:rPr>
      </w:pPr>
    </w:p>
    <w:p w14:paraId="50D10563" w14:textId="6C34AA81" w:rsidR="001320E5" w:rsidRPr="00F47D85" w:rsidRDefault="001320E5" w:rsidP="001320E5">
      <w:pPr>
        <w:pStyle w:val="Heading3"/>
      </w:pPr>
      <w:bookmarkStart w:id="7229" w:name="_Toc222754815"/>
      <w:r w:rsidRPr="00F47D85">
        <w:rPr>
          <w:rStyle w:val="Heading3Char"/>
          <w:b/>
          <w:bCs/>
        </w:rPr>
        <w:t>1</w:t>
      </w:r>
      <w:r>
        <w:rPr>
          <w:rStyle w:val="Heading3Char"/>
          <w:b/>
          <w:bCs/>
        </w:rPr>
        <w:t>5</w:t>
      </w:r>
      <w:r w:rsidRPr="00F47D85">
        <w:rPr>
          <w:rStyle w:val="Heading3Char"/>
          <w:b/>
          <w:bCs/>
        </w:rPr>
        <w:t>.</w:t>
      </w:r>
      <w:r>
        <w:rPr>
          <w:rStyle w:val="Heading3Char"/>
          <w:b/>
          <w:bCs/>
        </w:rPr>
        <w:t>11</w:t>
      </w:r>
      <w:r w:rsidRPr="00F47D85">
        <w:rPr>
          <w:rStyle w:val="Heading3Char"/>
          <w:b/>
          <w:bCs/>
        </w:rPr>
        <w:t>.</w:t>
      </w:r>
      <w:r>
        <w:rPr>
          <w:rStyle w:val="Heading3Char"/>
          <w:b/>
          <w:bCs/>
        </w:rPr>
        <w:t>2</w:t>
      </w:r>
      <w:r w:rsidRPr="00F47D85">
        <w:rPr>
          <w:rStyle w:val="Heading3Char"/>
          <w:b/>
          <w:bCs/>
        </w:rPr>
        <w:t xml:space="preserve"> </w:t>
      </w:r>
      <w:r w:rsidR="007F5122">
        <w:rPr>
          <w:rStyle w:val="Heading3Char"/>
          <w:b/>
          <w:bCs/>
        </w:rPr>
        <w:t>Major</w:t>
      </w:r>
      <w:r>
        <w:rPr>
          <w:rStyle w:val="Heading3Char"/>
          <w:b/>
          <w:bCs/>
        </w:rPr>
        <w:t xml:space="preserve"> </w:t>
      </w:r>
      <w:r w:rsidRPr="00F47D85">
        <w:rPr>
          <w:rStyle w:val="Heading3Char"/>
          <w:b/>
          <w:bCs/>
        </w:rPr>
        <w:t xml:space="preserve">Vehicle </w:t>
      </w:r>
      <w:r w:rsidR="007F5122">
        <w:rPr>
          <w:rStyle w:val="Heading3Char"/>
          <w:b/>
          <w:bCs/>
        </w:rPr>
        <w:t>Repairs</w:t>
      </w:r>
      <w:bookmarkEnd w:id="7229"/>
    </w:p>
    <w:p w14:paraId="1A1BDD26" w14:textId="23164AF1" w:rsidR="001320E5" w:rsidRDefault="0072058F" w:rsidP="003809C5">
      <w:pPr>
        <w:spacing w:line="360" w:lineRule="auto"/>
        <w:jc w:val="both"/>
        <w:rPr>
          <w:rFonts w:cs="Times New Roman"/>
        </w:rPr>
      </w:pPr>
      <w:r w:rsidRPr="00B04363">
        <w:rPr>
          <w:rFonts w:cs="Times New Roman"/>
        </w:rPr>
        <w:t xml:space="preserve">For all major vehicle repairs the process and selection of the provider will be documented in accordance with the normal procurement standards set forth in Partners </w:t>
      </w:r>
      <w:hyperlink r:id="rId157" w:history="1">
        <w:r w:rsidRPr="00B04363">
          <w:rPr>
            <w:rStyle w:val="Hyperlink"/>
            <w:rFonts w:cs="Times New Roman"/>
          </w:rPr>
          <w:t>Procurement Policy</w:t>
        </w:r>
      </w:hyperlink>
      <w:r w:rsidRPr="00B04363">
        <w:rPr>
          <w:rFonts w:cs="Times New Roman"/>
        </w:rPr>
        <w:t>.</w:t>
      </w:r>
      <w:r>
        <w:rPr>
          <w:rFonts w:cs="Times New Roman"/>
        </w:rPr>
        <w:t xml:space="preserve"> </w:t>
      </w:r>
      <w:r w:rsidRPr="00B04363">
        <w:rPr>
          <w:rFonts w:cs="Times New Roman"/>
        </w:rPr>
        <w:t xml:space="preserve">If the major repair pertains to an accident report and an insurance claim is filed, then HO Compliance Team in coordination with the </w:t>
      </w:r>
      <w:r w:rsidR="00282C2D">
        <w:rPr>
          <w:rFonts w:cs="Times New Roman"/>
        </w:rPr>
        <w:t>FO</w:t>
      </w:r>
      <w:r w:rsidRPr="00B04363">
        <w:rPr>
          <w:rFonts w:cs="Times New Roman"/>
        </w:rPr>
        <w:t xml:space="preserve"> Director will work with the insurance agent to cover the cost less any deductible.</w:t>
      </w:r>
    </w:p>
    <w:p w14:paraId="3321CD8B" w14:textId="0F079B25" w:rsidR="003809C5" w:rsidRPr="00916CA0" w:rsidRDefault="003809C5" w:rsidP="003809C5">
      <w:pPr>
        <w:pStyle w:val="Heading2"/>
      </w:pPr>
      <w:bookmarkStart w:id="7230" w:name="_Toc222754816"/>
      <w:r w:rsidRPr="00916CA0">
        <w:t>15.</w:t>
      </w:r>
      <w:r>
        <w:t xml:space="preserve">12 </w:t>
      </w:r>
      <w:r w:rsidRPr="00916CA0">
        <w:t xml:space="preserve">Vehicle </w:t>
      </w:r>
      <w:r>
        <w:t>Insurance and Registration</w:t>
      </w:r>
      <w:bookmarkEnd w:id="7230"/>
      <w:r>
        <w:t xml:space="preserve"> </w:t>
      </w:r>
    </w:p>
    <w:p w14:paraId="6C62EED1" w14:textId="379443A2" w:rsidR="00FD68DE" w:rsidRDefault="00FD68DE" w:rsidP="006E4B7D">
      <w:pPr>
        <w:spacing w:line="360" w:lineRule="auto"/>
        <w:jc w:val="both"/>
        <w:rPr>
          <w:rFonts w:cs="Times New Roman"/>
        </w:rPr>
      </w:pPr>
      <w:r w:rsidRPr="00FD68DE">
        <w:rPr>
          <w:rFonts w:cs="Times New Roman"/>
        </w:rPr>
        <w:t>All Partners’ vehicle</w:t>
      </w:r>
      <w:ins w:id="7231" w:author="Megan Ash" w:date="2026-02-20T16:28:00Z" w16du:dateUtc="2026-02-20T21:28:00Z">
        <w:r w:rsidR="00BD65AC">
          <w:rPr>
            <w:rFonts w:cs="Times New Roman"/>
          </w:rPr>
          <w:t>s</w:t>
        </w:r>
      </w:ins>
      <w:r w:rsidRPr="00FD68DE">
        <w:rPr>
          <w:rFonts w:cs="Times New Roman"/>
        </w:rPr>
        <w:t xml:space="preserve"> must be registered in the respective country with the appropriate authorities. Any vehicle that is not properly registered cannot be used for business, until the registration is completed and/or updated. Copies of current vehicle registration information must always be retained in the glovebox of the vehicle, and a second copy filed with the </w:t>
      </w:r>
      <w:r w:rsidR="00282C2D">
        <w:rPr>
          <w:rFonts w:cs="Times New Roman"/>
        </w:rPr>
        <w:t>FO</w:t>
      </w:r>
      <w:r w:rsidRPr="00FD68DE">
        <w:rPr>
          <w:rFonts w:cs="Times New Roman"/>
        </w:rPr>
        <w:t xml:space="preserve"> Director and HO Project Team.</w:t>
      </w:r>
    </w:p>
    <w:p w14:paraId="0984FC8A" w14:textId="77777777" w:rsidR="00FD68DE" w:rsidRPr="00FD68DE" w:rsidRDefault="00FD68DE" w:rsidP="006E4B7D">
      <w:pPr>
        <w:spacing w:line="360" w:lineRule="auto"/>
        <w:jc w:val="both"/>
        <w:rPr>
          <w:rFonts w:cs="Times New Roman"/>
        </w:rPr>
      </w:pPr>
      <w:commentRangeStart w:id="7232"/>
    </w:p>
    <w:p w14:paraId="429CFAF1" w14:textId="005B1DDD" w:rsidR="005D28E0" w:rsidRDefault="00FD68DE" w:rsidP="00820A98">
      <w:pPr>
        <w:spacing w:after="160" w:line="360" w:lineRule="auto"/>
        <w:jc w:val="both"/>
        <w:rPr>
          <w:rFonts w:cs="Times New Roman"/>
        </w:rPr>
      </w:pPr>
      <w:del w:id="7233" w:author="Megan Ash" w:date="2026-02-20T16:28:00Z" w16du:dateUtc="2026-02-20T21:28:00Z">
        <w:r w:rsidRPr="00FD68DE" w:rsidDel="00BD65AC">
          <w:rPr>
            <w:rFonts w:cs="Times New Roman"/>
          </w:rPr>
          <w:delText xml:space="preserve">Under </w:delText>
        </w:r>
      </w:del>
      <w:r w:rsidRPr="00FD68DE">
        <w:rPr>
          <w:rFonts w:cs="Times New Roman"/>
        </w:rPr>
        <w:t>Partners</w:t>
      </w:r>
      <w:ins w:id="7234" w:author="Megan Ash" w:date="2026-02-20T16:28:00Z" w16du:dateUtc="2026-02-20T21:28:00Z">
        <w:r w:rsidR="00BD65AC">
          <w:rPr>
            <w:rFonts w:cs="Times New Roman"/>
          </w:rPr>
          <w:t>’</w:t>
        </w:r>
      </w:ins>
      <w:r w:rsidRPr="00FD68DE">
        <w:rPr>
          <w:rFonts w:cs="Times New Roman"/>
        </w:rPr>
        <w:t xml:space="preserve"> HO vehicle insurance policy</w:t>
      </w:r>
      <w:del w:id="7235" w:author="Megan Ash" w:date="2026-02-20T16:28:00Z" w16du:dateUtc="2026-02-20T21:28:00Z">
        <w:r w:rsidRPr="00FD68DE" w:rsidDel="00BD65AC">
          <w:rPr>
            <w:rFonts w:cs="Times New Roman"/>
          </w:rPr>
          <w:delText>,</w:delText>
        </w:r>
      </w:del>
      <w:del w:id="7236" w:author="Megan Ash" w:date="2026-02-20T16:29:00Z" w16du:dateUtc="2026-02-20T21:29:00Z">
        <w:r w:rsidRPr="00FD68DE" w:rsidDel="00BD65AC">
          <w:rPr>
            <w:rFonts w:cs="Times New Roman"/>
          </w:rPr>
          <w:delText xml:space="preserve"> it</w:delText>
        </w:r>
      </w:del>
      <w:r w:rsidRPr="00FD68DE">
        <w:rPr>
          <w:rFonts w:cs="Times New Roman"/>
        </w:rPr>
        <w:t xml:space="preserve"> provides protection to authorized drivers of company vehicles while on official business. The insurance policy covers collision, fire, theft, and liability and includes a deductible. If the accident is due to driver negligence, the insurance claim may be denied, and the employee may be responsible for all costs associated with the incident.</w:t>
      </w:r>
      <w:commentRangeEnd w:id="7232"/>
      <w:r w:rsidR="00AF7D1D">
        <w:rPr>
          <w:rStyle w:val="CommentReference"/>
          <w:rFonts w:cs="Times New Roman"/>
          <w:sz w:val="24"/>
          <w:szCs w:val="24"/>
        </w:rPr>
        <w:commentReference w:id="7232"/>
      </w:r>
      <w:r w:rsidR="005D28E0">
        <w:rPr>
          <w:rFonts w:cs="Times New Roman"/>
        </w:rPr>
        <w:br w:type="page"/>
      </w:r>
    </w:p>
    <w:p w14:paraId="3071748D" w14:textId="77777777" w:rsidR="00B05B9F" w:rsidRDefault="00B05B9F" w:rsidP="00C63F15">
      <w:pPr>
        <w:pStyle w:val="Heading2"/>
      </w:pPr>
      <w:bookmarkStart w:id="7237" w:name="_Attachment_1_–"/>
      <w:bookmarkStart w:id="7238" w:name="_Toc182397650"/>
      <w:bookmarkStart w:id="7239" w:name="_Toc222754817"/>
      <w:bookmarkEnd w:id="7237"/>
      <w:r w:rsidRPr="00CD5AC6">
        <w:t>Attachment 1 – Authorization Form: Employee Business Use of Vehicle</w:t>
      </w:r>
      <w:bookmarkEnd w:id="7238"/>
      <w:bookmarkEnd w:id="7239"/>
    </w:p>
    <w:p w14:paraId="0CFE2682" w14:textId="77777777" w:rsidR="00C63F15" w:rsidRPr="006E4B7D" w:rsidRDefault="00C63F15" w:rsidP="00820A98"/>
    <w:p w14:paraId="0B9110C1" w14:textId="77777777" w:rsidR="00B05B9F" w:rsidRDefault="00B05B9F" w:rsidP="00B05B9F">
      <w:pPr>
        <w:jc w:val="center"/>
        <w:rPr>
          <w:rFonts w:cs="Times New Roman"/>
          <w:b/>
          <w:bCs/>
          <w:color w:val="000000" w:themeColor="text1"/>
        </w:rPr>
      </w:pPr>
      <w:r w:rsidRPr="006E4B7D">
        <w:rPr>
          <w:rFonts w:cs="Times New Roman"/>
          <w:b/>
          <w:bCs/>
          <w:color w:val="000000" w:themeColor="text1"/>
        </w:rPr>
        <w:t>REQUEST FOR AUTHORIZATION TO OPERATE PARTNERS VEHICLE</w:t>
      </w:r>
    </w:p>
    <w:p w14:paraId="711C1A9C" w14:textId="77777777" w:rsidR="00C63F15" w:rsidRPr="006E4B7D" w:rsidRDefault="00C63F15" w:rsidP="00B05B9F">
      <w:pPr>
        <w:jc w:val="center"/>
        <w:rPr>
          <w:rFonts w:cs="Times New Roman"/>
          <w:b/>
          <w:bCs/>
          <w:color w:val="000000" w:themeColor="text1"/>
        </w:rPr>
      </w:pPr>
    </w:p>
    <w:p w14:paraId="573C732F" w14:textId="77777777" w:rsidR="00B05B9F" w:rsidRDefault="00B05B9F" w:rsidP="00B05B9F">
      <w:pPr>
        <w:jc w:val="both"/>
        <w:rPr>
          <w:rFonts w:cs="Times New Roman"/>
          <w:color w:val="000000" w:themeColor="text1"/>
        </w:rPr>
      </w:pPr>
      <w:hyperlink r:id="rId158" w:anchor="/templates/NCEHY38AW72zuXG6BoosJo?sortBy=name&amp;direction=asc&amp;displayMode=folders_first&amp;mainFilter=all&amp;folderId=dmqGHPMdPTu9AyRjWcRrXM" w:history="1">
        <w:r w:rsidRPr="006E4B7D">
          <w:rPr>
            <w:rStyle w:val="Hyperlink"/>
            <w:rFonts w:cs="Times New Roman"/>
          </w:rPr>
          <w:t>Available in Pandadoc here</w:t>
        </w:r>
      </w:hyperlink>
      <w:r w:rsidRPr="006E4B7D">
        <w:rPr>
          <w:rFonts w:cs="Times New Roman"/>
          <w:color w:val="000000" w:themeColor="text1"/>
        </w:rPr>
        <w:t>.</w:t>
      </w:r>
    </w:p>
    <w:p w14:paraId="30E1CBCC" w14:textId="77777777" w:rsidR="00C63F15" w:rsidRPr="006E4B7D" w:rsidRDefault="00C63F15" w:rsidP="00B05B9F">
      <w:pPr>
        <w:jc w:val="both"/>
        <w:rPr>
          <w:rFonts w:cs="Times New Roman"/>
          <w:color w:val="000000" w:themeColor="text1"/>
        </w:rPr>
      </w:pPr>
    </w:p>
    <w:p w14:paraId="451BBF52" w14:textId="5D98094F" w:rsidR="00B05B9F" w:rsidRDefault="00B05B9F" w:rsidP="00B05B9F">
      <w:pPr>
        <w:jc w:val="both"/>
        <w:rPr>
          <w:rFonts w:cs="Times New Roman"/>
          <w:color w:val="000000" w:themeColor="text1"/>
        </w:rPr>
      </w:pPr>
      <w:r w:rsidRPr="006E4B7D">
        <w:rPr>
          <w:rFonts w:cs="Times New Roman"/>
          <w:color w:val="000000" w:themeColor="text1"/>
        </w:rPr>
        <w:t xml:space="preserve">This form is the application to operate vehicles at Partners. You must have the approval of the </w:t>
      </w:r>
      <w:r w:rsidR="00246BF5">
        <w:rPr>
          <w:rFonts w:cs="Times New Roman"/>
          <w:color w:val="000000" w:themeColor="text1"/>
        </w:rPr>
        <w:t>FO</w:t>
      </w:r>
      <w:r w:rsidRPr="006E4B7D">
        <w:rPr>
          <w:rFonts w:cs="Times New Roman"/>
          <w:color w:val="000000" w:themeColor="text1"/>
        </w:rPr>
        <w:t xml:space="preserve"> Director to operate any vehicle at Partners.</w:t>
      </w:r>
    </w:p>
    <w:p w14:paraId="623D0673" w14:textId="77777777" w:rsidR="006E4B7D" w:rsidRPr="006E4B7D" w:rsidRDefault="006E4B7D" w:rsidP="00B05B9F">
      <w:pPr>
        <w:jc w:val="both"/>
        <w:rPr>
          <w:rFonts w:cs="Times New Roman"/>
          <w:color w:val="000000" w:themeColor="text1"/>
        </w:rPr>
      </w:pPr>
    </w:p>
    <w:tbl>
      <w:tblPr>
        <w:tblStyle w:val="Pa22"/>
        <w:tblW w:w="0" w:type="auto"/>
        <w:tblLook w:val="04A0" w:firstRow="1" w:lastRow="0" w:firstColumn="1" w:lastColumn="0" w:noHBand="0" w:noVBand="1"/>
      </w:tblPr>
      <w:tblGrid>
        <w:gridCol w:w="2049"/>
        <w:gridCol w:w="498"/>
        <w:gridCol w:w="1961"/>
        <w:gridCol w:w="2302"/>
        <w:gridCol w:w="2540"/>
      </w:tblGrid>
      <w:tr w:rsidR="00B05B9F" w:rsidRPr="00C63F15" w14:paraId="240BC3FF" w14:textId="77777777" w:rsidTr="00BA48FD">
        <w:tc>
          <w:tcPr>
            <w:tcW w:w="2049" w:type="dxa"/>
          </w:tcPr>
          <w:p w14:paraId="5487802F"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Country:</w:t>
            </w:r>
          </w:p>
        </w:tc>
        <w:tc>
          <w:tcPr>
            <w:tcW w:w="2459" w:type="dxa"/>
            <w:gridSpan w:val="2"/>
          </w:tcPr>
          <w:p w14:paraId="6D4D6B48" w14:textId="77777777" w:rsidR="00B05B9F" w:rsidRPr="00820A98" w:rsidRDefault="00B05B9F" w:rsidP="00BA48FD">
            <w:pPr>
              <w:pStyle w:val="BodyText"/>
              <w:spacing w:before="10" w:line="276" w:lineRule="auto"/>
              <w:rPr>
                <w:b/>
                <w:bCs/>
                <w:i/>
                <w:iCs/>
                <w:color w:val="000000" w:themeColor="text1"/>
                <w:sz w:val="24"/>
                <w:szCs w:val="24"/>
              </w:rPr>
            </w:pPr>
          </w:p>
        </w:tc>
        <w:tc>
          <w:tcPr>
            <w:tcW w:w="2302" w:type="dxa"/>
          </w:tcPr>
          <w:p w14:paraId="4E198BB0" w14:textId="77777777" w:rsidR="00B05B9F" w:rsidRPr="00820A98" w:rsidRDefault="00B05B9F" w:rsidP="00BA48FD">
            <w:pPr>
              <w:pStyle w:val="BodyText"/>
              <w:spacing w:before="10" w:line="276" w:lineRule="auto"/>
              <w:rPr>
                <w:b/>
                <w:bCs/>
                <w:color w:val="000000" w:themeColor="text1"/>
                <w:sz w:val="24"/>
                <w:szCs w:val="24"/>
              </w:rPr>
            </w:pPr>
            <w:r w:rsidRPr="00820A98">
              <w:rPr>
                <w:b/>
                <w:bCs/>
                <w:color w:val="000000" w:themeColor="text1"/>
                <w:sz w:val="24"/>
                <w:szCs w:val="24"/>
              </w:rPr>
              <w:t>Vehicle Description</w:t>
            </w:r>
          </w:p>
          <w:p w14:paraId="4510B362"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&amp; Plate Number:</w:t>
            </w:r>
          </w:p>
        </w:tc>
        <w:tc>
          <w:tcPr>
            <w:tcW w:w="2540" w:type="dxa"/>
          </w:tcPr>
          <w:p w14:paraId="2CBE8547" w14:textId="77777777" w:rsidR="00B05B9F" w:rsidRPr="00820A98" w:rsidRDefault="00B05B9F" w:rsidP="00BA48FD">
            <w:pPr>
              <w:pStyle w:val="BodyText"/>
              <w:spacing w:before="10" w:line="276" w:lineRule="auto"/>
              <w:rPr>
                <w:b/>
                <w:bCs/>
                <w:i/>
                <w:iCs/>
                <w:color w:val="000000" w:themeColor="text1"/>
                <w:sz w:val="24"/>
                <w:szCs w:val="24"/>
              </w:rPr>
            </w:pPr>
          </w:p>
        </w:tc>
      </w:tr>
      <w:tr w:rsidR="00B05B9F" w:rsidRPr="00C63F15" w14:paraId="41B28628" w14:textId="77777777" w:rsidTr="00BA48FD">
        <w:tc>
          <w:tcPr>
            <w:tcW w:w="2049" w:type="dxa"/>
          </w:tcPr>
          <w:p w14:paraId="726AC0E3"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Employee’s Full Name</w:t>
            </w:r>
          </w:p>
        </w:tc>
        <w:tc>
          <w:tcPr>
            <w:tcW w:w="2459" w:type="dxa"/>
            <w:gridSpan w:val="2"/>
          </w:tcPr>
          <w:p w14:paraId="0476A799" w14:textId="77777777" w:rsidR="00B05B9F" w:rsidRPr="00820A98" w:rsidRDefault="00B05B9F" w:rsidP="00BA48FD">
            <w:pPr>
              <w:pStyle w:val="BodyText"/>
              <w:spacing w:before="10" w:line="276" w:lineRule="auto"/>
              <w:rPr>
                <w:b/>
                <w:bCs/>
                <w:i/>
                <w:iCs/>
                <w:color w:val="000000" w:themeColor="text1"/>
                <w:sz w:val="24"/>
                <w:szCs w:val="24"/>
              </w:rPr>
            </w:pPr>
          </w:p>
        </w:tc>
        <w:tc>
          <w:tcPr>
            <w:tcW w:w="2302" w:type="dxa"/>
          </w:tcPr>
          <w:p w14:paraId="5708580C"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Position</w:t>
            </w:r>
          </w:p>
        </w:tc>
        <w:tc>
          <w:tcPr>
            <w:tcW w:w="2540" w:type="dxa"/>
          </w:tcPr>
          <w:p w14:paraId="7626986D" w14:textId="77777777" w:rsidR="00B05B9F" w:rsidRPr="00820A98" w:rsidRDefault="00B05B9F" w:rsidP="00BA48FD">
            <w:pPr>
              <w:pStyle w:val="BodyText"/>
              <w:spacing w:before="10" w:line="276" w:lineRule="auto"/>
              <w:rPr>
                <w:b/>
                <w:bCs/>
                <w:i/>
                <w:iCs/>
                <w:color w:val="000000" w:themeColor="text1"/>
                <w:sz w:val="24"/>
                <w:szCs w:val="24"/>
              </w:rPr>
            </w:pPr>
          </w:p>
        </w:tc>
      </w:tr>
      <w:tr w:rsidR="00B05B9F" w:rsidRPr="00C63F15" w14:paraId="37479DD0" w14:textId="77777777" w:rsidTr="00BA48FD">
        <w:tc>
          <w:tcPr>
            <w:tcW w:w="4508" w:type="dxa"/>
            <w:gridSpan w:val="3"/>
          </w:tcPr>
          <w:p w14:paraId="78D19068"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 xml:space="preserve">Date of vehicle request: </w:t>
            </w:r>
          </w:p>
        </w:tc>
        <w:tc>
          <w:tcPr>
            <w:tcW w:w="4842" w:type="dxa"/>
            <w:gridSpan w:val="2"/>
          </w:tcPr>
          <w:p w14:paraId="1A9DEADB"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 xml:space="preserve">Authorization period: </w:t>
            </w:r>
          </w:p>
        </w:tc>
      </w:tr>
      <w:tr w:rsidR="00B05B9F" w:rsidRPr="00C63F15" w14:paraId="1C4C07F9" w14:textId="77777777" w:rsidTr="00BA48FD">
        <w:tc>
          <w:tcPr>
            <w:tcW w:w="2049" w:type="dxa"/>
          </w:tcPr>
          <w:p w14:paraId="517E0EA0"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Vehicle location (Address)</w:t>
            </w:r>
          </w:p>
        </w:tc>
        <w:tc>
          <w:tcPr>
            <w:tcW w:w="2459" w:type="dxa"/>
            <w:gridSpan w:val="2"/>
          </w:tcPr>
          <w:p w14:paraId="6C03F6B3" w14:textId="77777777" w:rsidR="00B05B9F" w:rsidRPr="00820A98" w:rsidRDefault="00B05B9F" w:rsidP="00BA48FD">
            <w:pPr>
              <w:pStyle w:val="BodyText"/>
              <w:spacing w:before="10" w:line="276" w:lineRule="auto"/>
              <w:rPr>
                <w:b/>
                <w:bCs/>
                <w:i/>
                <w:iCs/>
                <w:color w:val="000000" w:themeColor="text1"/>
                <w:sz w:val="24"/>
                <w:szCs w:val="24"/>
              </w:rPr>
            </w:pPr>
          </w:p>
        </w:tc>
        <w:tc>
          <w:tcPr>
            <w:tcW w:w="2302" w:type="dxa"/>
          </w:tcPr>
          <w:p w14:paraId="6F1C246A"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Grant number for vehicle use reason:</w:t>
            </w:r>
          </w:p>
        </w:tc>
        <w:tc>
          <w:tcPr>
            <w:tcW w:w="2540" w:type="dxa"/>
          </w:tcPr>
          <w:p w14:paraId="25ADEC39" w14:textId="77777777" w:rsidR="00B05B9F" w:rsidRPr="00820A98" w:rsidRDefault="00B05B9F" w:rsidP="00BA48FD">
            <w:pPr>
              <w:pStyle w:val="BodyText"/>
              <w:spacing w:before="10" w:line="276" w:lineRule="auto"/>
              <w:rPr>
                <w:b/>
                <w:bCs/>
                <w:i/>
                <w:iCs/>
                <w:color w:val="000000" w:themeColor="text1"/>
                <w:sz w:val="24"/>
                <w:szCs w:val="24"/>
              </w:rPr>
            </w:pPr>
          </w:p>
        </w:tc>
      </w:tr>
      <w:tr w:rsidR="00B05B9F" w:rsidRPr="00C63F15" w14:paraId="54FF43F7" w14:textId="77777777" w:rsidTr="00BA48FD">
        <w:tc>
          <w:tcPr>
            <w:tcW w:w="2049" w:type="dxa"/>
          </w:tcPr>
          <w:p w14:paraId="2BDA96F4" w14:textId="77777777" w:rsidR="00B05B9F" w:rsidRPr="00820A98" w:rsidRDefault="00B05B9F" w:rsidP="00BA48FD">
            <w:pPr>
              <w:pStyle w:val="BodyText"/>
              <w:spacing w:before="10" w:line="276" w:lineRule="auto"/>
              <w:rPr>
                <w:b/>
                <w:bCs/>
                <w:i/>
                <w:iCs/>
                <w:color w:val="000000" w:themeColor="text1"/>
                <w:sz w:val="24"/>
                <w:szCs w:val="24"/>
              </w:rPr>
            </w:pPr>
            <w:r w:rsidRPr="00820A98">
              <w:rPr>
                <w:b/>
                <w:bCs/>
                <w:color w:val="000000" w:themeColor="text1"/>
                <w:sz w:val="24"/>
                <w:szCs w:val="24"/>
              </w:rPr>
              <w:t>Reason for use:</w:t>
            </w:r>
          </w:p>
        </w:tc>
        <w:tc>
          <w:tcPr>
            <w:tcW w:w="7301" w:type="dxa"/>
            <w:gridSpan w:val="4"/>
          </w:tcPr>
          <w:p w14:paraId="7BDDCAA8" w14:textId="77777777" w:rsidR="00B05B9F" w:rsidRPr="00820A98" w:rsidRDefault="00B05B9F" w:rsidP="00BA48FD">
            <w:pPr>
              <w:pStyle w:val="BodyText"/>
              <w:spacing w:before="10" w:line="276" w:lineRule="auto"/>
              <w:rPr>
                <w:b/>
                <w:bCs/>
                <w:i/>
                <w:iCs/>
                <w:color w:val="000000" w:themeColor="text1"/>
                <w:sz w:val="24"/>
                <w:szCs w:val="24"/>
              </w:rPr>
            </w:pPr>
          </w:p>
          <w:p w14:paraId="06B47BD5" w14:textId="77777777" w:rsidR="00B05B9F" w:rsidRPr="00820A98" w:rsidRDefault="00B05B9F" w:rsidP="00BA48FD">
            <w:pPr>
              <w:pStyle w:val="BodyText"/>
              <w:spacing w:before="10" w:line="276" w:lineRule="auto"/>
              <w:rPr>
                <w:b/>
                <w:bCs/>
                <w:i/>
                <w:iCs/>
                <w:color w:val="000000" w:themeColor="text1"/>
                <w:sz w:val="24"/>
                <w:szCs w:val="24"/>
              </w:rPr>
            </w:pPr>
          </w:p>
        </w:tc>
      </w:tr>
      <w:tr w:rsidR="00B05B9F" w:rsidRPr="00C63F15" w14:paraId="30247E1D" w14:textId="77777777" w:rsidTr="00BA48FD">
        <w:tc>
          <w:tcPr>
            <w:tcW w:w="2547" w:type="dxa"/>
            <w:gridSpan w:val="2"/>
          </w:tcPr>
          <w:p w14:paraId="5FDF2D4D" w14:textId="77777777" w:rsidR="00B05B9F" w:rsidRPr="00820A98" w:rsidRDefault="00B05B9F" w:rsidP="00BA48FD">
            <w:pPr>
              <w:pStyle w:val="BodyText"/>
              <w:spacing w:before="10" w:line="276" w:lineRule="auto"/>
              <w:jc w:val="both"/>
              <w:rPr>
                <w:b/>
                <w:bCs/>
                <w:i/>
                <w:iCs/>
                <w:color w:val="000000" w:themeColor="text1"/>
                <w:sz w:val="24"/>
                <w:szCs w:val="24"/>
              </w:rPr>
            </w:pPr>
            <w:r w:rsidRPr="00820A98">
              <w:rPr>
                <w:b/>
                <w:bCs/>
                <w:color w:val="000000" w:themeColor="text1"/>
                <w:sz w:val="24"/>
                <w:szCs w:val="24"/>
              </w:rPr>
              <w:t>Signature of key handover and vehicle condition check</w:t>
            </w:r>
          </w:p>
        </w:tc>
        <w:tc>
          <w:tcPr>
            <w:tcW w:w="6803" w:type="dxa"/>
            <w:gridSpan w:val="3"/>
          </w:tcPr>
          <w:p w14:paraId="0FD9C342" w14:textId="77777777" w:rsidR="00B05B9F" w:rsidRPr="00820A98" w:rsidRDefault="00B05B9F" w:rsidP="00BA48FD">
            <w:pPr>
              <w:pStyle w:val="BodyText"/>
              <w:spacing w:before="10" w:line="276" w:lineRule="auto"/>
              <w:jc w:val="both"/>
              <w:rPr>
                <w:i/>
                <w:iCs/>
                <w:color w:val="000000" w:themeColor="text1"/>
                <w:sz w:val="24"/>
                <w:szCs w:val="24"/>
              </w:rPr>
            </w:pPr>
          </w:p>
        </w:tc>
      </w:tr>
    </w:tbl>
    <w:p w14:paraId="0306EECA" w14:textId="77777777" w:rsidR="00B05B9F" w:rsidRPr="00820A98" w:rsidRDefault="00B05B9F" w:rsidP="00B05B9F">
      <w:pPr>
        <w:pStyle w:val="BodyText"/>
        <w:spacing w:before="9" w:line="276" w:lineRule="auto"/>
        <w:jc w:val="both"/>
        <w:rPr>
          <w:i/>
          <w:iCs/>
          <w:color w:val="000000" w:themeColor="text1"/>
          <w:sz w:val="24"/>
          <w:szCs w:val="24"/>
        </w:rPr>
      </w:pPr>
    </w:p>
    <w:p w14:paraId="3C035D1A" w14:textId="77777777" w:rsidR="00B05B9F" w:rsidRPr="006E4B7D" w:rsidRDefault="00B05B9F" w:rsidP="00B05B9F">
      <w:pPr>
        <w:spacing w:before="64"/>
        <w:ind w:left="120"/>
        <w:jc w:val="both"/>
        <w:rPr>
          <w:rFonts w:cs="Times New Roman"/>
          <w:b/>
          <w:color w:val="000000" w:themeColor="text1"/>
        </w:rPr>
      </w:pPr>
      <w:r w:rsidRPr="006E4B7D">
        <w:rPr>
          <w:rFonts w:cs="Times New Roman"/>
          <w:b/>
          <w:color w:val="000000" w:themeColor="text1"/>
        </w:rPr>
        <w:t xml:space="preserve">CERTIFICATION AND KNOWLEDGE </w:t>
      </w:r>
    </w:p>
    <w:p w14:paraId="68177E3F" w14:textId="77777777" w:rsidR="00B05B9F" w:rsidRPr="006E4B7D" w:rsidRDefault="00B05B9F" w:rsidP="00B05B9F">
      <w:pPr>
        <w:spacing w:before="64"/>
        <w:ind w:left="120"/>
        <w:jc w:val="both"/>
        <w:rPr>
          <w:rFonts w:cs="Times New Roman"/>
          <w:color w:val="000000" w:themeColor="text1"/>
        </w:rPr>
      </w:pPr>
      <w:r w:rsidRPr="006E4B7D">
        <w:rPr>
          <w:rFonts w:cs="Times New Roman"/>
          <w:bCs/>
          <w:color w:val="000000" w:themeColor="text1"/>
        </w:rPr>
        <w:t>I hereby certify that, whenever I operate a vehicle for company business I will comply with:</w:t>
      </w:r>
    </w:p>
    <w:p w14:paraId="68531286"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That I am an employee with a current contract with Partners.</w:t>
      </w:r>
    </w:p>
    <w:p w14:paraId="55FA7E23"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I have a valid driver’s license, and will not drive with a suspended or cancelled driver’s license.</w:t>
      </w:r>
    </w:p>
    <w:p w14:paraId="05C5EE4B"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That I am over 25 years old.</w:t>
      </w:r>
    </w:p>
    <w:p w14:paraId="1553641A"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I have not received more than one traffic ticket and I have not had any accidents in the last year.</w:t>
      </w:r>
    </w:p>
    <w:p w14:paraId="3B33FD68"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That the vehicle will be used for program activities and not for personal activities.</w:t>
      </w:r>
    </w:p>
    <w:p w14:paraId="548D4EF4"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Perform vehicle and safety inspection before the start of the trip.</w:t>
      </w:r>
    </w:p>
    <w:p w14:paraId="4C1ACE1E"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Will track mileage on TripLog application.</w:t>
      </w:r>
    </w:p>
    <w:p w14:paraId="3B6228D2"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I will not smoke or allow the use of cigarettes of any kind inside the vehicle.</w:t>
      </w:r>
    </w:p>
    <w:p w14:paraId="3FC4C48D"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I will maintain all security measures for the vehicle including parking in authorized and secure locations.</w:t>
      </w:r>
    </w:p>
    <w:p w14:paraId="7AB51AE7"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That I will comply with the speed and traffic regulations in force.</w:t>
      </w:r>
    </w:p>
    <w:p w14:paraId="10D60D47"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7EC80BEB"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Not to transport or allow the transport of weapons or illicit substances in vehicles.</w:t>
      </w:r>
    </w:p>
    <w:p w14:paraId="5B7E403D"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I will assume the payment of the traffic violations that have been imposed on the vehicle during the time the vehicle is assigned to me.</w:t>
      </w:r>
    </w:p>
    <w:p w14:paraId="15734665" w14:textId="59A31EC8"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 xml:space="preserve">I will immediately report to the </w:t>
      </w:r>
      <w:r w:rsidR="00FD7FB6">
        <w:rPr>
          <w:rFonts w:cs="Times New Roman"/>
          <w:color w:val="000000" w:themeColor="text1"/>
        </w:rPr>
        <w:t>FO</w:t>
      </w:r>
      <w:r w:rsidRPr="006E4B7D">
        <w:rPr>
          <w:rFonts w:cs="Times New Roman"/>
          <w:color w:val="000000" w:themeColor="text1"/>
        </w:rPr>
        <w:t xml:space="preserve"> Director any accident or damage to the vehicle that occurs.</w:t>
      </w:r>
    </w:p>
    <w:p w14:paraId="02604931" w14:textId="77777777" w:rsidR="00B05B9F" w:rsidRPr="006E4B7D"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b/>
          <w:bCs/>
          <w:color w:val="000000" w:themeColor="text1"/>
        </w:rPr>
      </w:pPr>
      <w:r w:rsidRPr="006E4B7D">
        <w:rPr>
          <w:rFonts w:cs="Times New Roman"/>
          <w:color w:val="000000" w:themeColor="text1"/>
        </w:rPr>
        <w:t>Any violation of the above requirements may result in disciplinary action for the person responsible for the vehicle including termination of employment with just cause.</w:t>
      </w:r>
    </w:p>
    <w:p w14:paraId="42E48EA1" w14:textId="77777777" w:rsidR="00B05B9F" w:rsidRPr="006E4B7D" w:rsidRDefault="00B05B9F" w:rsidP="00B05B9F">
      <w:pPr>
        <w:widowControl w:val="0"/>
        <w:tabs>
          <w:tab w:val="left" w:pos="840"/>
          <w:tab w:val="left" w:pos="841"/>
        </w:tabs>
        <w:autoSpaceDE w:val="0"/>
        <w:autoSpaceDN w:val="0"/>
        <w:spacing w:before="1"/>
        <w:jc w:val="both"/>
        <w:rPr>
          <w:rFonts w:cs="Times New Roman"/>
          <w:b/>
          <w:bCs/>
          <w:color w:val="000000" w:themeColor="text1"/>
        </w:rPr>
      </w:pPr>
    </w:p>
    <w:p w14:paraId="55408850" w14:textId="77777777" w:rsidR="00B05B9F" w:rsidRPr="00820A98" w:rsidRDefault="00B05B9F" w:rsidP="00B05B9F">
      <w:pPr>
        <w:pStyle w:val="BodyText"/>
        <w:spacing w:line="276" w:lineRule="auto"/>
        <w:jc w:val="both"/>
        <w:rPr>
          <w:b/>
          <w:bCs/>
          <w:color w:val="000000" w:themeColor="text1"/>
          <w:sz w:val="24"/>
          <w:szCs w:val="24"/>
        </w:rPr>
      </w:pPr>
      <w:r w:rsidRPr="00820A98">
        <w:rPr>
          <w:b/>
          <w:bCs/>
          <w:color w:val="000000" w:themeColor="text1"/>
          <w:sz w:val="24"/>
          <w:szCs w:val="24"/>
        </w:rPr>
        <w:t>By signing below you certify that you have read and understood the conditions of use of the Partners vehicle use policy and the condition set forth above.</w:t>
      </w:r>
    </w:p>
    <w:p w14:paraId="27BA3D08" w14:textId="77777777" w:rsidR="00B05B9F" w:rsidRPr="00B04363" w:rsidRDefault="00B05B9F" w:rsidP="00B05B9F">
      <w:pPr>
        <w:snapToGrid w:val="0"/>
        <w:jc w:val="both"/>
        <w:rPr>
          <w:rFonts w:cs="Times New Roman"/>
          <w:b/>
          <w:bCs/>
          <w:color w:val="000000" w:themeColor="text1"/>
        </w:rPr>
      </w:pPr>
    </w:p>
    <w:p w14:paraId="0949D859" w14:textId="77777777" w:rsidR="001F0716" w:rsidRDefault="00B05B9F" w:rsidP="001F0716">
      <w:pPr>
        <w:snapToGrid w:val="0"/>
        <w:rPr>
          <w:rFonts w:eastAsia="Times New Roman" w:cs="Times New Roman"/>
          <w:color w:val="000000" w:themeColor="text1"/>
        </w:rPr>
      </w:pPr>
      <w:r w:rsidRPr="00B04363">
        <w:rPr>
          <w:rFonts w:cs="Times New Roman"/>
          <w:color w:val="000000" w:themeColor="text1"/>
        </w:rPr>
        <w:t xml:space="preserve">Signature of employee: </w:t>
      </w:r>
      <w:r w:rsidRPr="00B04363">
        <w:rPr>
          <w:rFonts w:eastAsia="Times New Roman" w:cs="Times New Roman"/>
          <w:color w:val="000000" w:themeColor="text1"/>
        </w:rPr>
        <w:t>__________________________________________________</w:t>
      </w:r>
    </w:p>
    <w:p w14:paraId="6D181858" w14:textId="77777777" w:rsidR="001F0716" w:rsidRDefault="001F0716" w:rsidP="001F0716">
      <w:pPr>
        <w:snapToGrid w:val="0"/>
        <w:rPr>
          <w:rFonts w:eastAsia="Times New Roman" w:cs="Times New Roman"/>
          <w:color w:val="000000" w:themeColor="text1"/>
        </w:rPr>
      </w:pPr>
    </w:p>
    <w:p w14:paraId="2EC418D3" w14:textId="04CBAC6F" w:rsidR="00B05B9F" w:rsidRDefault="00B05B9F" w:rsidP="001F0716">
      <w:pPr>
        <w:snapToGrid w:val="0"/>
        <w:rPr>
          <w:rFonts w:eastAsia="Times New Roman" w:cs="Times New Roman"/>
          <w:color w:val="000000" w:themeColor="text1"/>
        </w:rPr>
      </w:pPr>
      <w:r w:rsidRPr="00B04363">
        <w:rPr>
          <w:rFonts w:eastAsia="Times New Roman" w:cs="Times New Roman"/>
          <w:color w:val="000000" w:themeColor="text1"/>
        </w:rPr>
        <w:t>Date:______________________</w:t>
      </w:r>
    </w:p>
    <w:p w14:paraId="05427588" w14:textId="77777777" w:rsidR="001F0716" w:rsidRPr="00B04363" w:rsidRDefault="001F0716" w:rsidP="00820A98">
      <w:pPr>
        <w:snapToGrid w:val="0"/>
        <w:rPr>
          <w:rFonts w:eastAsia="Times New Roman" w:cs="Times New Roman"/>
          <w:color w:val="000000" w:themeColor="text1"/>
        </w:rPr>
      </w:pPr>
    </w:p>
    <w:p w14:paraId="33F923FB" w14:textId="77777777" w:rsidR="00B05B9F" w:rsidRPr="006E4B7D" w:rsidRDefault="00B05B9F" w:rsidP="00B05B9F">
      <w:pPr>
        <w:snapToGrid w:val="0"/>
        <w:jc w:val="both"/>
        <w:rPr>
          <w:rFonts w:cs="Times New Roman"/>
          <w:b/>
          <w:bCs/>
          <w:color w:val="000000" w:themeColor="text1"/>
        </w:rPr>
      </w:pPr>
      <w:r w:rsidRPr="006E4B7D">
        <w:rPr>
          <w:rFonts w:cs="Times New Roman"/>
          <w:b/>
          <w:bCs/>
          <w:color w:val="000000" w:themeColor="text1"/>
        </w:rPr>
        <w:t>By signing below, I approve the employee’s authorization to use Partners vehicle.</w:t>
      </w:r>
    </w:p>
    <w:p w14:paraId="77E6190A" w14:textId="77777777" w:rsidR="00B05B9F" w:rsidRPr="006E4B7D" w:rsidRDefault="00B05B9F" w:rsidP="00B05B9F">
      <w:pPr>
        <w:snapToGrid w:val="0"/>
        <w:jc w:val="both"/>
        <w:rPr>
          <w:rFonts w:cs="Times New Roman"/>
          <w:b/>
          <w:bCs/>
          <w:color w:val="000000" w:themeColor="text1"/>
        </w:rPr>
      </w:pPr>
    </w:p>
    <w:p w14:paraId="13A9C0A8" w14:textId="543D84A0" w:rsidR="001F0716" w:rsidRDefault="00B05B9F" w:rsidP="001F0716">
      <w:pPr>
        <w:widowControl w:val="0"/>
        <w:tabs>
          <w:tab w:val="left" w:pos="840"/>
          <w:tab w:val="left" w:pos="841"/>
        </w:tabs>
        <w:autoSpaceDE w:val="0"/>
        <w:autoSpaceDN w:val="0"/>
        <w:spacing w:before="1"/>
        <w:rPr>
          <w:rFonts w:eastAsia="Times New Roman" w:cs="Times New Roman"/>
          <w:color w:val="000000" w:themeColor="text1"/>
        </w:rPr>
      </w:pPr>
      <w:r w:rsidRPr="00B04363">
        <w:rPr>
          <w:rFonts w:cs="Times New Roman"/>
          <w:color w:val="000000" w:themeColor="text1"/>
        </w:rPr>
        <w:t xml:space="preserve">Signature of </w:t>
      </w:r>
      <w:r w:rsidR="001F0716">
        <w:rPr>
          <w:rFonts w:cs="Times New Roman"/>
          <w:color w:val="000000" w:themeColor="text1"/>
        </w:rPr>
        <w:t>FO</w:t>
      </w:r>
      <w:r w:rsidRPr="00B04363">
        <w:rPr>
          <w:rFonts w:cs="Times New Roman"/>
          <w:color w:val="000000" w:themeColor="text1"/>
        </w:rPr>
        <w:t xml:space="preserve"> Director: </w:t>
      </w:r>
      <w:r w:rsidRPr="00B04363">
        <w:rPr>
          <w:rFonts w:eastAsia="Times New Roman" w:cs="Times New Roman"/>
          <w:color w:val="000000" w:themeColor="text1"/>
        </w:rPr>
        <w:t>____________________________________________</w:t>
      </w:r>
    </w:p>
    <w:p w14:paraId="43D6E9C1" w14:textId="77777777" w:rsidR="001F0716" w:rsidRDefault="001F0716" w:rsidP="001F0716">
      <w:pPr>
        <w:widowControl w:val="0"/>
        <w:tabs>
          <w:tab w:val="left" w:pos="840"/>
          <w:tab w:val="left" w:pos="841"/>
        </w:tabs>
        <w:autoSpaceDE w:val="0"/>
        <w:autoSpaceDN w:val="0"/>
        <w:spacing w:before="1"/>
        <w:rPr>
          <w:rFonts w:eastAsia="Times New Roman" w:cs="Times New Roman"/>
          <w:color w:val="000000" w:themeColor="text1"/>
        </w:rPr>
      </w:pPr>
    </w:p>
    <w:p w14:paraId="515B9210" w14:textId="77299225" w:rsidR="00B05B9F" w:rsidRPr="006E4B7D" w:rsidRDefault="00B05B9F" w:rsidP="00820A98">
      <w:pPr>
        <w:widowControl w:val="0"/>
        <w:tabs>
          <w:tab w:val="left" w:pos="840"/>
          <w:tab w:val="left" w:pos="841"/>
        </w:tabs>
        <w:autoSpaceDE w:val="0"/>
        <w:autoSpaceDN w:val="0"/>
        <w:spacing w:before="1"/>
        <w:rPr>
          <w:rFonts w:cs="Times New Roman"/>
          <w:b/>
          <w:bCs/>
          <w:color w:val="000000" w:themeColor="text1"/>
        </w:rPr>
      </w:pPr>
      <w:r w:rsidRPr="00B04363">
        <w:rPr>
          <w:rFonts w:eastAsia="Times New Roman" w:cs="Times New Roman"/>
          <w:color w:val="000000" w:themeColor="text1"/>
        </w:rPr>
        <w:t>Date:______________________</w:t>
      </w:r>
    </w:p>
    <w:p w14:paraId="40FF4C59" w14:textId="77777777" w:rsidR="00B05B9F" w:rsidRPr="006E4B7D" w:rsidRDefault="00B05B9F" w:rsidP="00B05B9F">
      <w:pPr>
        <w:jc w:val="both"/>
        <w:rPr>
          <w:rFonts w:cs="Times New Roman"/>
          <w:b/>
          <w:bCs/>
          <w:color w:val="000000" w:themeColor="text1"/>
        </w:rPr>
      </w:pPr>
      <w:r w:rsidRPr="006E4B7D">
        <w:rPr>
          <w:rFonts w:cs="Times New Roman"/>
          <w:b/>
          <w:bCs/>
          <w:color w:val="000000" w:themeColor="text1"/>
        </w:rPr>
        <w:br w:type="page"/>
      </w:r>
    </w:p>
    <w:p w14:paraId="1D20D8B0" w14:textId="77777777" w:rsidR="00B05B9F" w:rsidRDefault="00B05B9F" w:rsidP="001F0716">
      <w:pPr>
        <w:pStyle w:val="Heading2"/>
      </w:pPr>
      <w:bookmarkStart w:id="7240" w:name="_Attachment_2_–"/>
      <w:bookmarkStart w:id="7241" w:name="_Toc182397651"/>
      <w:bookmarkStart w:id="7242" w:name="_Toc222754818"/>
      <w:bookmarkEnd w:id="7240"/>
      <w:r w:rsidRPr="00CD5AC6">
        <w:t>Attachment 2 – Authorization for Use of Personnel Vehicles for Official Business</w:t>
      </w:r>
      <w:bookmarkEnd w:id="7241"/>
      <w:bookmarkEnd w:id="7242"/>
    </w:p>
    <w:p w14:paraId="7431F617" w14:textId="77777777" w:rsidR="001F0716" w:rsidRPr="00282C2D" w:rsidRDefault="001F0716" w:rsidP="00820A98"/>
    <w:p w14:paraId="10259010" w14:textId="77777777" w:rsidR="00B05B9F" w:rsidRPr="00B04363" w:rsidRDefault="00B05B9F" w:rsidP="00B05B9F">
      <w:pPr>
        <w:snapToGrid w:val="0"/>
        <w:jc w:val="both"/>
        <w:rPr>
          <w:rFonts w:cs="Times New Roman"/>
          <w:color w:val="000000" w:themeColor="text1"/>
        </w:rPr>
      </w:pPr>
      <w:hyperlink r:id="rId159" w:anchor="/templates/bqWc2zSpMjy6B2VBUaSR3W?sortBy=name&amp;direction=asc&amp;displayMode=folders_first&amp;mainFilter=all&amp;folderId=dmqGHPMdPTu9AyRjWcRrXM" w:history="1">
        <w:r w:rsidRPr="00B04363">
          <w:rPr>
            <w:rStyle w:val="Hyperlink"/>
            <w:rFonts w:cs="Times New Roman"/>
          </w:rPr>
          <w:t>Available in PandaDoc here</w:t>
        </w:r>
      </w:hyperlink>
      <w:r w:rsidRPr="00B04363">
        <w:rPr>
          <w:rFonts w:cs="Times New Roman"/>
          <w:color w:val="000000" w:themeColor="text1"/>
        </w:rPr>
        <w:t>.</w:t>
      </w:r>
    </w:p>
    <w:p w14:paraId="0C146B2A" w14:textId="77777777" w:rsidR="00B05B9F" w:rsidRDefault="00B05B9F" w:rsidP="001F0716">
      <w:pPr>
        <w:snapToGrid w:val="0"/>
        <w:rPr>
          <w:rFonts w:eastAsia="Times New Roman" w:cs="Times New Roman"/>
          <w:color w:val="000000" w:themeColor="text1"/>
        </w:rPr>
      </w:pPr>
      <w:r w:rsidRPr="00B04363">
        <w:rPr>
          <w:rFonts w:cs="Times New Roman"/>
          <w:color w:val="000000" w:themeColor="text1"/>
        </w:rPr>
        <w:t xml:space="preserve">Name and position of Employee: </w:t>
      </w:r>
      <w:r w:rsidRPr="00B04363">
        <w:rPr>
          <w:rFonts w:eastAsia="Times New Roman" w:cs="Times New Roman"/>
          <w:color w:val="000000" w:themeColor="text1"/>
        </w:rPr>
        <w:t>________________________________________________________</w:t>
      </w:r>
    </w:p>
    <w:p w14:paraId="14BCDCAC" w14:textId="77777777" w:rsidR="001F0716" w:rsidRPr="00B04363" w:rsidRDefault="001F0716" w:rsidP="00820A98">
      <w:pPr>
        <w:snapToGrid w:val="0"/>
        <w:rPr>
          <w:rFonts w:cs="Times New Roman"/>
          <w:color w:val="000000" w:themeColor="text1"/>
        </w:rPr>
      </w:pPr>
    </w:p>
    <w:p w14:paraId="065FEA53" w14:textId="77777777" w:rsidR="00B05B9F" w:rsidRDefault="00B05B9F" w:rsidP="001F0716">
      <w:pPr>
        <w:snapToGrid w:val="0"/>
        <w:rPr>
          <w:rFonts w:eastAsia="Times New Roman" w:cs="Times New Roman"/>
          <w:color w:val="000000" w:themeColor="text1"/>
        </w:rPr>
      </w:pPr>
      <w:r w:rsidRPr="00B04363">
        <w:rPr>
          <w:rFonts w:cs="Times New Roman"/>
          <w:color w:val="000000" w:themeColor="text1"/>
        </w:rPr>
        <w:t xml:space="preserve">Period of authorization: </w:t>
      </w:r>
      <w:r w:rsidRPr="00B04363">
        <w:rPr>
          <w:rFonts w:eastAsia="Times New Roman" w:cs="Times New Roman"/>
          <w:color w:val="000000" w:themeColor="text1"/>
        </w:rPr>
        <w:fldChar w:fldCharType="begin">
          <w:ffData>
            <w:name w:val="Check3"/>
            <w:enabled/>
            <w:calcOnExit w:val="0"/>
            <w:checkBox>
              <w:sizeAuto/>
              <w:default w:val="0"/>
            </w:checkBox>
          </w:ffData>
        </w:fldChar>
      </w:r>
      <w:r w:rsidRPr="00B04363">
        <w:rPr>
          <w:rFonts w:eastAsia="Times New Roman" w:cs="Times New Roman"/>
          <w:color w:val="000000" w:themeColor="text1"/>
        </w:rPr>
        <w:instrText xml:space="preserve"> FORMCHECKBOX </w:instrText>
      </w:r>
      <w:r w:rsidRPr="00B04363">
        <w:rPr>
          <w:rFonts w:eastAsia="Times New Roman" w:cs="Times New Roman"/>
          <w:color w:val="000000" w:themeColor="text1"/>
        </w:rPr>
      </w:r>
      <w:r w:rsidRPr="00B04363">
        <w:rPr>
          <w:rFonts w:eastAsia="Times New Roman" w:cs="Times New Roman"/>
          <w:color w:val="000000" w:themeColor="text1"/>
        </w:rPr>
        <w:fldChar w:fldCharType="separate"/>
      </w:r>
      <w:r w:rsidRPr="00B04363">
        <w:rPr>
          <w:rFonts w:eastAsia="Times New Roman" w:cs="Times New Roman"/>
          <w:color w:val="000000" w:themeColor="text1"/>
        </w:rPr>
        <w:fldChar w:fldCharType="end"/>
      </w:r>
      <w:r w:rsidRPr="00B04363">
        <w:rPr>
          <w:rFonts w:cs="Times New Roman"/>
          <w:color w:val="000000" w:themeColor="text1"/>
        </w:rPr>
        <w:t xml:space="preserve"> Life of Project </w:t>
      </w:r>
      <w:r w:rsidRPr="00B04363">
        <w:rPr>
          <w:rFonts w:eastAsia="Times New Roman" w:cs="Times New Roman"/>
          <w:color w:val="000000" w:themeColor="text1"/>
        </w:rPr>
        <w:fldChar w:fldCharType="begin">
          <w:ffData>
            <w:name w:val="Check3"/>
            <w:enabled/>
            <w:calcOnExit w:val="0"/>
            <w:checkBox>
              <w:sizeAuto/>
              <w:default w:val="0"/>
            </w:checkBox>
          </w:ffData>
        </w:fldChar>
      </w:r>
      <w:r w:rsidRPr="00B04363">
        <w:rPr>
          <w:rFonts w:eastAsia="Times New Roman" w:cs="Times New Roman"/>
          <w:color w:val="000000" w:themeColor="text1"/>
        </w:rPr>
        <w:instrText xml:space="preserve"> FORMCHECKBOX </w:instrText>
      </w:r>
      <w:r w:rsidRPr="00B04363">
        <w:rPr>
          <w:rFonts w:eastAsia="Times New Roman" w:cs="Times New Roman"/>
          <w:color w:val="000000" w:themeColor="text1"/>
        </w:rPr>
      </w:r>
      <w:r w:rsidRPr="00B04363">
        <w:rPr>
          <w:rFonts w:eastAsia="Times New Roman" w:cs="Times New Roman"/>
          <w:color w:val="000000" w:themeColor="text1"/>
        </w:rPr>
        <w:fldChar w:fldCharType="separate"/>
      </w:r>
      <w:r w:rsidRPr="00B04363">
        <w:rPr>
          <w:rFonts w:eastAsia="Times New Roman" w:cs="Times New Roman"/>
          <w:color w:val="000000" w:themeColor="text1"/>
        </w:rPr>
        <w:fldChar w:fldCharType="end"/>
      </w:r>
      <w:r w:rsidRPr="00B04363">
        <w:rPr>
          <w:rFonts w:eastAsia="Times New Roman" w:cs="Times New Roman"/>
          <w:color w:val="000000" w:themeColor="text1"/>
        </w:rPr>
        <w:t xml:space="preserve"> Other ________________ </w:t>
      </w:r>
    </w:p>
    <w:p w14:paraId="1C5761CE" w14:textId="77777777" w:rsidR="001F0716" w:rsidRPr="00B04363" w:rsidRDefault="001F0716" w:rsidP="00820A98">
      <w:pPr>
        <w:snapToGrid w:val="0"/>
        <w:rPr>
          <w:rFonts w:eastAsia="Times New Roman" w:cs="Times New Roman"/>
          <w:color w:val="000000" w:themeColor="text1"/>
        </w:rPr>
      </w:pPr>
    </w:p>
    <w:p w14:paraId="28AD313E" w14:textId="77777777" w:rsidR="00B05B9F" w:rsidRDefault="00B05B9F" w:rsidP="001F0716">
      <w:pPr>
        <w:snapToGrid w:val="0"/>
        <w:ind w:firstLine="720"/>
        <w:rPr>
          <w:rFonts w:eastAsia="Times New Roman" w:cs="Times New Roman"/>
          <w:color w:val="000000" w:themeColor="text1"/>
        </w:rPr>
      </w:pPr>
      <w:r w:rsidRPr="00B04363">
        <w:rPr>
          <w:rFonts w:eastAsia="Times New Roman" w:cs="Times New Roman"/>
          <w:color w:val="000000" w:themeColor="text1"/>
        </w:rPr>
        <w:t>If other, dates and purpose: ________________________________________________________</w:t>
      </w:r>
    </w:p>
    <w:p w14:paraId="78448ECE" w14:textId="77777777" w:rsidR="001F0716" w:rsidRPr="00B04363" w:rsidRDefault="001F0716" w:rsidP="00820A98">
      <w:pPr>
        <w:snapToGrid w:val="0"/>
        <w:ind w:firstLine="720"/>
        <w:rPr>
          <w:rFonts w:eastAsia="Times New Roman" w:cs="Times New Roman"/>
          <w:color w:val="000000" w:themeColor="text1"/>
        </w:rPr>
      </w:pPr>
    </w:p>
    <w:p w14:paraId="1746EF1E" w14:textId="77777777" w:rsidR="00B05B9F" w:rsidRPr="00B04363" w:rsidRDefault="00B05B9F" w:rsidP="00B05B9F">
      <w:pPr>
        <w:snapToGrid w:val="0"/>
        <w:jc w:val="both"/>
        <w:rPr>
          <w:rFonts w:eastAsia="Times New Roman" w:cs="Times New Roman"/>
          <w:color w:val="000000" w:themeColor="text1"/>
        </w:rPr>
      </w:pPr>
      <w:r w:rsidRPr="00B04363">
        <w:rPr>
          <w:rFonts w:eastAsia="Times New Roman" w:cs="Times New Roman"/>
          <w:color w:val="000000" w:themeColor="text1"/>
        </w:rPr>
        <w:t xml:space="preserve">Vehicle information: </w:t>
      </w:r>
    </w:p>
    <w:p w14:paraId="17501257" w14:textId="77777777" w:rsidR="00B05B9F" w:rsidRPr="00B04363" w:rsidRDefault="00B05B9F" w:rsidP="00B05B9F">
      <w:pPr>
        <w:snapToGrid w:val="0"/>
        <w:jc w:val="both"/>
        <w:rPr>
          <w:rFonts w:eastAsia="Times New Roman" w:cs="Times New Roman"/>
          <w:color w:val="000000" w:themeColor="text1"/>
        </w:rPr>
      </w:pPr>
      <w:r w:rsidRPr="00B04363">
        <w:rPr>
          <w:rFonts w:eastAsia="Times New Roman" w:cs="Times New Roman"/>
          <w:color w:val="000000" w:themeColor="text1"/>
        </w:rPr>
        <w:tab/>
        <w:t xml:space="preserve">Make/Model/Year: </w:t>
      </w:r>
    </w:p>
    <w:p w14:paraId="75DC4F2C" w14:textId="77777777" w:rsidR="00B05B9F" w:rsidRPr="00B04363" w:rsidRDefault="00B05B9F" w:rsidP="00B05B9F">
      <w:pPr>
        <w:snapToGrid w:val="0"/>
        <w:jc w:val="both"/>
        <w:rPr>
          <w:rFonts w:eastAsia="Times New Roman" w:cs="Times New Roman"/>
          <w:color w:val="000000" w:themeColor="text1"/>
        </w:rPr>
      </w:pPr>
      <w:r w:rsidRPr="00B04363">
        <w:rPr>
          <w:rFonts w:eastAsia="Times New Roman" w:cs="Times New Roman"/>
          <w:color w:val="000000" w:themeColor="text1"/>
        </w:rPr>
        <w:tab/>
        <w:t xml:space="preserve">VIN: </w:t>
      </w:r>
    </w:p>
    <w:p w14:paraId="1FD63456" w14:textId="77777777" w:rsidR="00B05B9F" w:rsidRPr="00B04363" w:rsidRDefault="00B05B9F" w:rsidP="00B05B9F">
      <w:pPr>
        <w:snapToGrid w:val="0"/>
        <w:ind w:firstLine="720"/>
        <w:jc w:val="both"/>
        <w:rPr>
          <w:rFonts w:eastAsia="Times New Roman" w:cs="Times New Roman"/>
          <w:color w:val="000000" w:themeColor="text1"/>
        </w:rPr>
      </w:pPr>
      <w:r w:rsidRPr="00B04363">
        <w:rPr>
          <w:rFonts w:eastAsia="Times New Roman" w:cs="Times New Roman"/>
          <w:color w:val="000000" w:themeColor="text1"/>
        </w:rPr>
        <w:t xml:space="preserve">License Plate: </w:t>
      </w:r>
    </w:p>
    <w:p w14:paraId="77A289B3" w14:textId="77777777" w:rsidR="00B05B9F" w:rsidRDefault="00B05B9F" w:rsidP="00B05B9F">
      <w:pPr>
        <w:snapToGrid w:val="0"/>
        <w:ind w:firstLine="720"/>
        <w:jc w:val="both"/>
        <w:rPr>
          <w:rFonts w:eastAsia="Times New Roman" w:cs="Times New Roman"/>
          <w:color w:val="000000" w:themeColor="text1"/>
        </w:rPr>
      </w:pPr>
      <w:r w:rsidRPr="00B04363">
        <w:rPr>
          <w:rFonts w:eastAsia="Times New Roman" w:cs="Times New Roman"/>
          <w:color w:val="000000" w:themeColor="text1"/>
        </w:rPr>
        <w:t>Insurance information (please attach copy of insurance card):</w:t>
      </w:r>
    </w:p>
    <w:p w14:paraId="3B96F829" w14:textId="77777777" w:rsidR="001F0716" w:rsidRPr="00B04363" w:rsidRDefault="001F0716" w:rsidP="00B05B9F">
      <w:pPr>
        <w:snapToGrid w:val="0"/>
        <w:ind w:firstLine="720"/>
        <w:jc w:val="both"/>
        <w:rPr>
          <w:rFonts w:eastAsia="Times New Roman" w:cs="Times New Roman"/>
          <w:color w:val="000000" w:themeColor="text1"/>
        </w:rPr>
      </w:pPr>
    </w:p>
    <w:p w14:paraId="31899CA7" w14:textId="77777777" w:rsidR="00B05B9F" w:rsidRDefault="00B05B9F" w:rsidP="00B05B9F">
      <w:pPr>
        <w:snapToGrid w:val="0"/>
        <w:jc w:val="both"/>
        <w:rPr>
          <w:rFonts w:eastAsia="Times New Roman" w:cs="Times New Roman"/>
          <w:color w:val="000000" w:themeColor="text1"/>
        </w:rPr>
      </w:pPr>
      <w:r w:rsidRPr="00B04363">
        <w:rPr>
          <w:rFonts w:eastAsia="Times New Roman" w:cs="Times New Roman"/>
          <w:color w:val="000000" w:themeColor="text1"/>
        </w:rPr>
        <w:t xml:space="preserve">Contact information in case of an emergency: Name: </w:t>
      </w:r>
      <w:r w:rsidRPr="00B04363">
        <w:rPr>
          <w:rFonts w:eastAsia="Times New Roman" w:cs="Times New Roman"/>
          <w:color w:val="000000" w:themeColor="text1"/>
        </w:rPr>
        <w:tab/>
      </w:r>
      <w:r w:rsidRPr="00B04363">
        <w:rPr>
          <w:rFonts w:eastAsia="Times New Roman" w:cs="Times New Roman"/>
          <w:color w:val="000000" w:themeColor="text1"/>
        </w:rPr>
        <w:tab/>
      </w:r>
      <w:r w:rsidRPr="00B04363">
        <w:rPr>
          <w:rFonts w:eastAsia="Times New Roman" w:cs="Times New Roman"/>
          <w:color w:val="000000" w:themeColor="text1"/>
        </w:rPr>
        <w:tab/>
        <w:t xml:space="preserve">Phone: </w:t>
      </w:r>
    </w:p>
    <w:p w14:paraId="44CD87AC" w14:textId="77777777" w:rsidR="001F0716" w:rsidRPr="00B04363" w:rsidRDefault="001F0716" w:rsidP="00B05B9F">
      <w:pPr>
        <w:snapToGrid w:val="0"/>
        <w:jc w:val="both"/>
        <w:rPr>
          <w:rFonts w:eastAsia="Times New Roman" w:cs="Times New Roman"/>
          <w:color w:val="000000" w:themeColor="text1"/>
        </w:rPr>
      </w:pPr>
    </w:p>
    <w:p w14:paraId="074B79A1" w14:textId="77777777" w:rsidR="00B05B9F" w:rsidRPr="00B04363" w:rsidRDefault="00B05B9F" w:rsidP="00B05B9F">
      <w:pPr>
        <w:spacing w:before="64"/>
        <w:jc w:val="both"/>
        <w:rPr>
          <w:rFonts w:cs="Times New Roman"/>
          <w:b/>
          <w:color w:val="000000" w:themeColor="text1"/>
        </w:rPr>
      </w:pPr>
      <w:r w:rsidRPr="00B04363">
        <w:rPr>
          <w:rFonts w:cs="Times New Roman"/>
          <w:b/>
          <w:color w:val="000000" w:themeColor="text1"/>
        </w:rPr>
        <w:t xml:space="preserve">Certification and Acknowledgement </w:t>
      </w:r>
    </w:p>
    <w:p w14:paraId="7585C97C" w14:textId="77777777" w:rsidR="00B05B9F" w:rsidRPr="00B04363" w:rsidRDefault="00B05B9F" w:rsidP="00B05B9F">
      <w:pPr>
        <w:spacing w:before="64"/>
        <w:jc w:val="both"/>
        <w:rPr>
          <w:rFonts w:cs="Times New Roman"/>
          <w:color w:val="000000" w:themeColor="text1"/>
        </w:rPr>
      </w:pPr>
      <w:r w:rsidRPr="00B04363">
        <w:rPr>
          <w:rFonts w:cs="Times New Roman"/>
          <w:bCs/>
          <w:color w:val="000000" w:themeColor="text1"/>
        </w:rPr>
        <w:t>I hereby certify that, whenever I operate my personal vehicle for company business I will comply with:</w:t>
      </w:r>
    </w:p>
    <w:p w14:paraId="288F9C80"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That I am an employee with a current contract with Partners.</w:t>
      </w:r>
    </w:p>
    <w:p w14:paraId="2873971E"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I have a valid driver’s license, and will not drive with a suspended or cancelled driver’s license.</w:t>
      </w:r>
    </w:p>
    <w:p w14:paraId="757931B6"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That I am over 25 years old.</w:t>
      </w:r>
    </w:p>
    <w:p w14:paraId="45750ED3"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I have not received more than one traffic ticket and I have not had any accidents in the last year.</w:t>
      </w:r>
    </w:p>
    <w:p w14:paraId="36C68A4C"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 xml:space="preserve">That the vehicle will </w:t>
      </w:r>
      <w:r w:rsidRPr="00B04363">
        <w:rPr>
          <w:rFonts w:cs="Times New Roman"/>
          <w:color w:val="000000" w:themeColor="text1"/>
          <w:u w:val="single"/>
        </w:rPr>
        <w:t>be used only for program activities</w:t>
      </w:r>
      <w:r w:rsidRPr="00B04363">
        <w:rPr>
          <w:rFonts w:cs="Times New Roman"/>
          <w:color w:val="000000" w:themeColor="text1"/>
        </w:rPr>
        <w:t>.</w:t>
      </w:r>
    </w:p>
    <w:p w14:paraId="79B450AF"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Check tire pressure, fuel level, brake fluid and oil level before the start of the trip.</w:t>
      </w:r>
    </w:p>
    <w:p w14:paraId="158849EE"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I will not smoke or allow the use of cigarettes of any kind inside the vehicle.</w:t>
      </w:r>
    </w:p>
    <w:p w14:paraId="2888E8C8"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I will maintain all security measures for the vehicle including parking in authorized and secure locations.</w:t>
      </w:r>
    </w:p>
    <w:p w14:paraId="275718C6"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That I will comply with the speed and traffic regulations in force.</w:t>
      </w:r>
    </w:p>
    <w:p w14:paraId="535E2EC8"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5F359A1A"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I will not transport or allow the transport of weapons or illicit substances in the vehicle.</w:t>
      </w:r>
    </w:p>
    <w:p w14:paraId="2665C36B" w14:textId="77777777"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I will assume the payment of the traffic violations that have been imposed on the vehicle during the time the vehicle is assigned to me.</w:t>
      </w:r>
    </w:p>
    <w:p w14:paraId="2906AFE5" w14:textId="2D54FDD3" w:rsidR="00B05B9F" w:rsidRPr="00B04363" w:rsidRDefault="00B05B9F" w:rsidP="00B05B9F">
      <w:pPr>
        <w:pStyle w:val="ListParagraph"/>
        <w:widowControl w:val="0"/>
        <w:numPr>
          <w:ilvl w:val="0"/>
          <w:numId w:val="246"/>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 xml:space="preserve">I will immediately report to the </w:t>
      </w:r>
      <w:r w:rsidR="00FD7FB6">
        <w:rPr>
          <w:rFonts w:cs="Times New Roman"/>
          <w:color w:val="000000" w:themeColor="text1"/>
        </w:rPr>
        <w:t>FO</w:t>
      </w:r>
      <w:r w:rsidRPr="00B04363">
        <w:rPr>
          <w:rFonts w:cs="Times New Roman"/>
          <w:color w:val="000000" w:themeColor="text1"/>
        </w:rPr>
        <w:t xml:space="preserve"> Director any accident or damage that occurs.</w:t>
      </w:r>
    </w:p>
    <w:p w14:paraId="0096BDBC" w14:textId="77777777" w:rsidR="00B05B9F" w:rsidRPr="00820A98" w:rsidRDefault="00B05B9F" w:rsidP="00B05B9F">
      <w:pPr>
        <w:pStyle w:val="ListParagraph"/>
        <w:widowControl w:val="0"/>
        <w:numPr>
          <w:ilvl w:val="0"/>
          <w:numId w:val="246"/>
        </w:numPr>
        <w:tabs>
          <w:tab w:val="left" w:pos="840"/>
          <w:tab w:val="left" w:pos="841"/>
        </w:tabs>
        <w:autoSpaceDE w:val="0"/>
        <w:autoSpaceDN w:val="0"/>
        <w:adjustRightInd w:val="0"/>
        <w:spacing w:before="1" w:line="276" w:lineRule="auto"/>
        <w:ind w:hanging="361"/>
        <w:contextualSpacing w:val="0"/>
        <w:jc w:val="both"/>
        <w:rPr>
          <w:rFonts w:cs="Times New Roman"/>
          <w:color w:val="000000" w:themeColor="text1"/>
        </w:rPr>
      </w:pPr>
      <w:r w:rsidRPr="00B04363">
        <w:rPr>
          <w:rFonts w:cs="Times New Roman"/>
          <w:color w:val="000000" w:themeColor="text1"/>
        </w:rPr>
        <w:t>Any violation of the above requirements may result in disciplinary action for the person responsible for the vehicle including termination of employment with just cause.</w:t>
      </w:r>
    </w:p>
    <w:p w14:paraId="31F98B19" w14:textId="77777777" w:rsidR="00B05B9F" w:rsidRPr="00B04363" w:rsidRDefault="00B05B9F" w:rsidP="00B05B9F">
      <w:pPr>
        <w:pStyle w:val="ListParagraph"/>
        <w:widowControl w:val="0"/>
        <w:numPr>
          <w:ilvl w:val="0"/>
          <w:numId w:val="246"/>
        </w:numPr>
        <w:tabs>
          <w:tab w:val="left" w:pos="840"/>
          <w:tab w:val="left" w:pos="841"/>
        </w:tabs>
        <w:autoSpaceDE w:val="0"/>
        <w:autoSpaceDN w:val="0"/>
        <w:adjustRightInd w:val="0"/>
        <w:spacing w:before="1" w:line="276" w:lineRule="auto"/>
        <w:ind w:hanging="361"/>
        <w:contextualSpacing w:val="0"/>
        <w:jc w:val="both"/>
        <w:rPr>
          <w:rFonts w:cs="Times New Roman"/>
          <w:color w:val="000000" w:themeColor="text1"/>
        </w:rPr>
      </w:pPr>
      <w:r w:rsidRPr="00B04363">
        <w:rPr>
          <w:rFonts w:cs="Times New Roman"/>
          <w:color w:val="000000" w:themeColor="text1"/>
        </w:rPr>
        <w:t xml:space="preserve">I understand that </w:t>
      </w:r>
      <w:r w:rsidRPr="00B04363">
        <w:rPr>
          <w:rFonts w:cs="Times New Roman"/>
          <w:b/>
          <w:bCs/>
          <w:color w:val="000000" w:themeColor="text1"/>
        </w:rPr>
        <w:t xml:space="preserve">(i) </w:t>
      </w:r>
      <w:r w:rsidRPr="00B04363">
        <w:rPr>
          <w:rFonts w:cs="Times New Roman"/>
          <w:color w:val="000000" w:themeColor="text1"/>
        </w:rPr>
        <w:t xml:space="preserve">Partners is not responsible for loss, damage, injury, or death of passengers resulting from the use of the same, and that </w:t>
      </w:r>
      <w:r w:rsidRPr="00B04363">
        <w:rPr>
          <w:rFonts w:cs="Times New Roman"/>
          <w:b/>
          <w:bCs/>
          <w:color w:val="000000" w:themeColor="text1"/>
        </w:rPr>
        <w:t xml:space="preserve">(ii) </w:t>
      </w:r>
      <w:r w:rsidRPr="00B04363">
        <w:rPr>
          <w:rFonts w:cs="Times New Roman"/>
          <w:color w:val="000000" w:themeColor="text1"/>
        </w:rPr>
        <w:t xml:space="preserve">the exceptional authorization to use personal vehicles may be revoked based on changes in the security context, accidents or other misuse of the vehicles, operation of the vehicle by unauthorized drivers, failure to monitor mileage or other non-compliance with this policy. </w:t>
      </w:r>
    </w:p>
    <w:p w14:paraId="4D5A0198" w14:textId="77777777" w:rsidR="00B05B9F" w:rsidRPr="00B04363" w:rsidRDefault="00B05B9F" w:rsidP="00B05B9F">
      <w:pPr>
        <w:pStyle w:val="ListParagraph"/>
        <w:widowControl w:val="0"/>
        <w:tabs>
          <w:tab w:val="left" w:pos="840"/>
          <w:tab w:val="left" w:pos="841"/>
        </w:tabs>
        <w:autoSpaceDE w:val="0"/>
        <w:autoSpaceDN w:val="0"/>
        <w:adjustRightInd w:val="0"/>
        <w:spacing w:before="1"/>
        <w:ind w:left="840"/>
        <w:contextualSpacing w:val="0"/>
        <w:jc w:val="both"/>
        <w:rPr>
          <w:rFonts w:cs="Times New Roman"/>
          <w:color w:val="000000" w:themeColor="text1"/>
        </w:rPr>
      </w:pPr>
    </w:p>
    <w:p w14:paraId="10FBFC73" w14:textId="77777777" w:rsidR="00B05B9F" w:rsidRPr="00B04363" w:rsidRDefault="00B05B9F" w:rsidP="00B05B9F">
      <w:pPr>
        <w:rPr>
          <w:rFonts w:cs="Times New Roman"/>
          <w:b/>
          <w:bCs/>
          <w:color w:val="000000" w:themeColor="text1"/>
        </w:rPr>
      </w:pPr>
      <w:r w:rsidRPr="00B04363">
        <w:rPr>
          <w:rFonts w:cs="Times New Roman"/>
          <w:b/>
          <w:bCs/>
          <w:color w:val="000000" w:themeColor="text1"/>
        </w:rPr>
        <w:t>Informed consent and indemnity waiver for non-employee passengers</w:t>
      </w:r>
    </w:p>
    <w:p w14:paraId="2E1089DE" w14:textId="77777777" w:rsidR="00B05B9F" w:rsidRPr="00B04363" w:rsidRDefault="00B05B9F" w:rsidP="00B05B9F">
      <w:pPr>
        <w:jc w:val="both"/>
        <w:rPr>
          <w:rFonts w:cs="Times New Roman"/>
          <w:color w:val="000000" w:themeColor="text1"/>
        </w:rPr>
      </w:pPr>
      <w:r w:rsidRPr="00B04363">
        <w:rPr>
          <w:rFonts w:cs="Times New Roman"/>
          <w:color w:val="000000" w:themeColor="text1"/>
        </w:rPr>
        <w:t>I, the undersigned, as the occupant of the vehicle with license plates above, voluntarily declare and accept the following:</w:t>
      </w:r>
    </w:p>
    <w:p w14:paraId="4B85C511" w14:textId="77777777" w:rsidR="00B05B9F" w:rsidRPr="00B04363" w:rsidRDefault="00B05B9F" w:rsidP="00B05B9F">
      <w:pPr>
        <w:pStyle w:val="ListParagraph"/>
        <w:numPr>
          <w:ilvl w:val="0"/>
          <w:numId w:val="247"/>
        </w:numPr>
        <w:spacing w:after="200" w:line="276" w:lineRule="auto"/>
        <w:jc w:val="both"/>
        <w:rPr>
          <w:rFonts w:cs="Times New Roman"/>
          <w:color w:val="000000" w:themeColor="text1"/>
        </w:rPr>
      </w:pPr>
      <w:r w:rsidRPr="00B04363">
        <w:rPr>
          <w:rFonts w:cs="Times New Roman"/>
          <w:color w:val="000000" w:themeColor="text1"/>
        </w:rPr>
        <w:t>That I understand and accept that Partners does not provide a transportation or rental service.</w:t>
      </w:r>
    </w:p>
    <w:p w14:paraId="65E5F896" w14:textId="77777777" w:rsidR="00B05B9F" w:rsidRPr="00B04363" w:rsidRDefault="00B05B9F" w:rsidP="00B05B9F">
      <w:pPr>
        <w:pStyle w:val="ListParagraph"/>
        <w:numPr>
          <w:ilvl w:val="0"/>
          <w:numId w:val="247"/>
        </w:numPr>
        <w:spacing w:after="200" w:line="276" w:lineRule="auto"/>
        <w:jc w:val="both"/>
        <w:rPr>
          <w:rFonts w:cs="Times New Roman"/>
          <w:color w:val="000000" w:themeColor="text1"/>
        </w:rPr>
      </w:pPr>
      <w:r w:rsidRPr="00B04363">
        <w:rPr>
          <w:rFonts w:cs="Times New Roman"/>
          <w:color w:val="000000" w:themeColor="text1"/>
        </w:rPr>
        <w:t>That I have decided to use the vehicle as an occupant, assuming full responsibility for the occurrence of any conduct that affects or endangers my life, health, integrity, and conduct.</w:t>
      </w:r>
    </w:p>
    <w:p w14:paraId="427E8369" w14:textId="77777777" w:rsidR="00B05B9F" w:rsidRPr="00B04363" w:rsidRDefault="00B05B9F" w:rsidP="00B05B9F">
      <w:pPr>
        <w:pStyle w:val="ListParagraph"/>
        <w:numPr>
          <w:ilvl w:val="0"/>
          <w:numId w:val="247"/>
        </w:numPr>
        <w:spacing w:after="200" w:line="276" w:lineRule="auto"/>
        <w:jc w:val="both"/>
        <w:rPr>
          <w:rFonts w:cs="Times New Roman"/>
          <w:color w:val="000000" w:themeColor="text1"/>
        </w:rPr>
      </w:pPr>
      <w:r w:rsidRPr="00B04363">
        <w:rPr>
          <w:rFonts w:cs="Times New Roman"/>
          <w:color w:val="000000" w:themeColor="text1"/>
        </w:rPr>
        <w:t>That by occupying the vehicle I understand that I have no contractual relationship with Partners regarding the use of the vehicle and therefore I waive to claim any indemnity, damage, or compensation of any nature, arising from a conduct or fact that affects or endangers my life, health, integrity, and conduct.</w:t>
      </w:r>
    </w:p>
    <w:p w14:paraId="179B155E" w14:textId="77777777" w:rsidR="00B05B9F" w:rsidRPr="00B04363" w:rsidRDefault="00B05B9F" w:rsidP="00B05B9F">
      <w:pPr>
        <w:pStyle w:val="ListParagraph"/>
        <w:numPr>
          <w:ilvl w:val="0"/>
          <w:numId w:val="247"/>
        </w:numPr>
        <w:spacing w:after="200" w:line="276" w:lineRule="auto"/>
        <w:jc w:val="both"/>
        <w:rPr>
          <w:rFonts w:cs="Times New Roman"/>
          <w:color w:val="000000" w:themeColor="text1"/>
        </w:rPr>
      </w:pPr>
      <w:r w:rsidRPr="00B04363">
        <w:rPr>
          <w:rFonts w:cs="Times New Roman"/>
          <w:color w:val="000000" w:themeColor="text1"/>
        </w:rPr>
        <w:t>That as a consequence of the above, I hold harmless Partners, its affiliates, directors, employees, partners, and representatives, against any conduct or fact that affects or endangers my life, health, integrity, and conduct.</w:t>
      </w:r>
    </w:p>
    <w:p w14:paraId="0A34C2F1" w14:textId="77777777" w:rsidR="00B05B9F" w:rsidRPr="00B04363" w:rsidRDefault="00B05B9F" w:rsidP="00B05B9F">
      <w:pPr>
        <w:pStyle w:val="ListParagraph"/>
        <w:numPr>
          <w:ilvl w:val="0"/>
          <w:numId w:val="247"/>
        </w:numPr>
        <w:spacing w:after="200" w:line="276" w:lineRule="auto"/>
        <w:jc w:val="both"/>
        <w:rPr>
          <w:rFonts w:cs="Times New Roman"/>
          <w:color w:val="000000" w:themeColor="text1"/>
        </w:rPr>
      </w:pPr>
      <w:r w:rsidRPr="00B04363">
        <w:rPr>
          <w:rFonts w:cs="Times New Roman"/>
          <w:color w:val="000000" w:themeColor="text1"/>
        </w:rPr>
        <w:t xml:space="preserve">That I conduct Partners, its employees, administrators, and contractors from all liability arising from the negligence or fault of Partners for personal injury or death, </w:t>
      </w:r>
      <w:r w:rsidRPr="00B04363">
        <w:rPr>
          <w:rFonts w:cs="Times New Roman"/>
          <w:color w:val="000000" w:themeColor="text1"/>
        </w:rPr>
        <w:pgNum/>
      </w:r>
      <w:r w:rsidRPr="00B04363">
        <w:rPr>
          <w:rFonts w:cs="Times New Roman"/>
          <w:color w:val="000000" w:themeColor="text1"/>
        </w:rPr>
        <w:t xml:space="preserve">on or damage to conduct or any other risk to which I may be exposed and that may occur to me during my transfers in the vehicles administered by Partners. </w:t>
      </w:r>
    </w:p>
    <w:p w14:paraId="25273FB7" w14:textId="77777777" w:rsidR="00B05B9F" w:rsidRPr="00B04363" w:rsidRDefault="00B05B9F" w:rsidP="00B05B9F">
      <w:pPr>
        <w:pStyle w:val="ListParagraph"/>
        <w:numPr>
          <w:ilvl w:val="0"/>
          <w:numId w:val="247"/>
        </w:numPr>
        <w:spacing w:after="200" w:line="276" w:lineRule="auto"/>
        <w:jc w:val="both"/>
        <w:rPr>
          <w:rFonts w:cs="Times New Roman"/>
          <w:color w:val="000000" w:themeColor="text1"/>
        </w:rPr>
      </w:pPr>
      <w:r w:rsidRPr="00B04363">
        <w:rPr>
          <w:rFonts w:cs="Times New Roman"/>
          <w:color w:val="000000" w:themeColor="text1"/>
        </w:rPr>
        <w:t>That I agree to hold Partners harmless from any claim, conduct action for any conduct or omission on my part, affecting Partners.</w:t>
      </w:r>
    </w:p>
    <w:p w14:paraId="6DC410BE" w14:textId="77777777" w:rsidR="00B05B9F" w:rsidRPr="00820A98" w:rsidRDefault="00B05B9F" w:rsidP="00B05B9F">
      <w:pPr>
        <w:pStyle w:val="BodyText"/>
        <w:spacing w:line="276" w:lineRule="auto"/>
        <w:jc w:val="both"/>
        <w:rPr>
          <w:b/>
          <w:bCs/>
          <w:color w:val="000000" w:themeColor="text1"/>
          <w:sz w:val="24"/>
          <w:szCs w:val="24"/>
        </w:rPr>
      </w:pPr>
      <w:r w:rsidRPr="00820A98">
        <w:rPr>
          <w:b/>
          <w:bCs/>
          <w:color w:val="000000" w:themeColor="text1"/>
          <w:sz w:val="24"/>
          <w:szCs w:val="24"/>
        </w:rPr>
        <w:t>By signing below you certify that you have read and understood the conditions of use of the Partners vehicle use policy and the condition set forth above.</w:t>
      </w:r>
    </w:p>
    <w:p w14:paraId="15C32AE2" w14:textId="77777777" w:rsidR="00B05B9F" w:rsidRPr="00B04363" w:rsidRDefault="00B05B9F" w:rsidP="00B05B9F">
      <w:pPr>
        <w:snapToGrid w:val="0"/>
        <w:jc w:val="both"/>
        <w:rPr>
          <w:rFonts w:cs="Times New Roman"/>
          <w:b/>
          <w:bCs/>
          <w:color w:val="000000" w:themeColor="text1"/>
        </w:rPr>
      </w:pPr>
    </w:p>
    <w:p w14:paraId="08F5D650" w14:textId="77777777" w:rsidR="001F0716" w:rsidRDefault="00B05B9F" w:rsidP="00B05B9F">
      <w:pPr>
        <w:snapToGrid w:val="0"/>
        <w:jc w:val="both"/>
        <w:rPr>
          <w:rFonts w:eastAsia="Times New Roman" w:cs="Times New Roman"/>
          <w:color w:val="000000" w:themeColor="text1"/>
        </w:rPr>
      </w:pPr>
      <w:r w:rsidRPr="00B04363">
        <w:rPr>
          <w:rFonts w:cs="Times New Roman"/>
          <w:color w:val="000000" w:themeColor="text1"/>
        </w:rPr>
        <w:t xml:space="preserve">Signature of employee: </w:t>
      </w:r>
      <w:r w:rsidRPr="00B04363">
        <w:rPr>
          <w:rFonts w:eastAsia="Times New Roman" w:cs="Times New Roman"/>
          <w:color w:val="000000" w:themeColor="text1"/>
        </w:rPr>
        <w:t>__________________________________________________</w:t>
      </w:r>
    </w:p>
    <w:p w14:paraId="5A312568" w14:textId="77777777" w:rsidR="001F0716" w:rsidRDefault="001F0716" w:rsidP="00B05B9F">
      <w:pPr>
        <w:snapToGrid w:val="0"/>
        <w:jc w:val="both"/>
        <w:rPr>
          <w:rFonts w:eastAsia="Times New Roman" w:cs="Times New Roman"/>
          <w:color w:val="000000" w:themeColor="text1"/>
        </w:rPr>
      </w:pPr>
    </w:p>
    <w:p w14:paraId="7B50DC44" w14:textId="69B830B3" w:rsidR="00B05B9F" w:rsidRDefault="00B05B9F" w:rsidP="00B05B9F">
      <w:pPr>
        <w:snapToGrid w:val="0"/>
        <w:jc w:val="both"/>
        <w:rPr>
          <w:rFonts w:eastAsia="Times New Roman" w:cs="Times New Roman"/>
          <w:color w:val="000000" w:themeColor="text1"/>
        </w:rPr>
      </w:pPr>
      <w:r w:rsidRPr="00B04363">
        <w:rPr>
          <w:rFonts w:eastAsia="Times New Roman" w:cs="Times New Roman"/>
          <w:color w:val="000000" w:themeColor="text1"/>
        </w:rPr>
        <w:t>Date:______________________</w:t>
      </w:r>
    </w:p>
    <w:p w14:paraId="600F832D" w14:textId="77777777" w:rsidR="001F0716" w:rsidRPr="00B04363" w:rsidRDefault="001F0716" w:rsidP="00B05B9F">
      <w:pPr>
        <w:snapToGrid w:val="0"/>
        <w:jc w:val="both"/>
        <w:rPr>
          <w:rFonts w:eastAsia="Times New Roman" w:cs="Times New Roman"/>
          <w:color w:val="000000" w:themeColor="text1"/>
        </w:rPr>
      </w:pPr>
    </w:p>
    <w:p w14:paraId="681F176F" w14:textId="77777777" w:rsidR="00B05B9F" w:rsidRPr="001F0716" w:rsidRDefault="00B05B9F" w:rsidP="00B05B9F">
      <w:pPr>
        <w:snapToGrid w:val="0"/>
        <w:jc w:val="both"/>
        <w:rPr>
          <w:rFonts w:cs="Times New Roman"/>
          <w:b/>
          <w:bCs/>
          <w:color w:val="000000" w:themeColor="text1"/>
        </w:rPr>
      </w:pPr>
      <w:r w:rsidRPr="001F0716">
        <w:rPr>
          <w:rFonts w:cs="Times New Roman"/>
          <w:b/>
          <w:bCs/>
          <w:color w:val="000000" w:themeColor="text1"/>
        </w:rPr>
        <w:t>By signing below, I approve the employee’s request to use their personal vehicle for business purposes.</w:t>
      </w:r>
    </w:p>
    <w:p w14:paraId="0BD2EB8C" w14:textId="77777777" w:rsidR="00B05B9F" w:rsidRPr="001F0716" w:rsidRDefault="00B05B9F" w:rsidP="00B05B9F">
      <w:pPr>
        <w:snapToGrid w:val="0"/>
        <w:jc w:val="both"/>
        <w:rPr>
          <w:rFonts w:cs="Times New Roman"/>
          <w:b/>
          <w:bCs/>
          <w:color w:val="000000" w:themeColor="text1"/>
        </w:rPr>
      </w:pPr>
    </w:p>
    <w:p w14:paraId="441FD807" w14:textId="3F574410" w:rsidR="001F0716" w:rsidRDefault="00B05B9F" w:rsidP="001F0716">
      <w:pPr>
        <w:snapToGrid w:val="0"/>
        <w:rPr>
          <w:rFonts w:eastAsia="Times New Roman" w:cs="Times New Roman"/>
          <w:color w:val="000000" w:themeColor="text1"/>
        </w:rPr>
      </w:pPr>
      <w:r w:rsidRPr="00B04363">
        <w:rPr>
          <w:rFonts w:cs="Times New Roman"/>
          <w:color w:val="000000" w:themeColor="text1"/>
        </w:rPr>
        <w:t xml:space="preserve">Signature of </w:t>
      </w:r>
      <w:r w:rsidR="001F0716">
        <w:rPr>
          <w:rFonts w:cs="Times New Roman"/>
          <w:color w:val="000000" w:themeColor="text1"/>
        </w:rPr>
        <w:t>FO</w:t>
      </w:r>
      <w:r w:rsidRPr="00B04363">
        <w:rPr>
          <w:rFonts w:cs="Times New Roman"/>
          <w:color w:val="000000" w:themeColor="text1"/>
        </w:rPr>
        <w:t xml:space="preserve"> Director: </w:t>
      </w:r>
      <w:r w:rsidRPr="00B04363">
        <w:rPr>
          <w:rFonts w:eastAsia="Times New Roman" w:cs="Times New Roman"/>
          <w:color w:val="000000" w:themeColor="text1"/>
        </w:rPr>
        <w:t>____________________________________________</w:t>
      </w:r>
      <w:r w:rsidRPr="00B04363">
        <w:rPr>
          <w:rFonts w:eastAsia="Times New Roman" w:cs="Times New Roman"/>
          <w:color w:val="000000" w:themeColor="text1"/>
        </w:rPr>
        <w:tab/>
      </w:r>
    </w:p>
    <w:p w14:paraId="75886CBD" w14:textId="77777777" w:rsidR="001F0716" w:rsidRDefault="001F0716" w:rsidP="001F0716">
      <w:pPr>
        <w:snapToGrid w:val="0"/>
        <w:rPr>
          <w:rFonts w:eastAsia="Times New Roman" w:cs="Times New Roman"/>
          <w:color w:val="000000" w:themeColor="text1"/>
        </w:rPr>
      </w:pPr>
    </w:p>
    <w:p w14:paraId="35A314C1" w14:textId="613CD370" w:rsidR="00B05B9F" w:rsidRPr="00B04363" w:rsidRDefault="00B05B9F" w:rsidP="00820A98">
      <w:pPr>
        <w:snapToGrid w:val="0"/>
        <w:rPr>
          <w:rFonts w:eastAsia="Times New Roman" w:cs="Times New Roman"/>
          <w:color w:val="000000" w:themeColor="text1"/>
        </w:rPr>
      </w:pPr>
      <w:r w:rsidRPr="00B04363">
        <w:rPr>
          <w:rFonts w:eastAsia="Times New Roman" w:cs="Times New Roman"/>
          <w:color w:val="000000" w:themeColor="text1"/>
        </w:rPr>
        <w:t>Date:______________________</w:t>
      </w:r>
      <w:r w:rsidRPr="001F0716">
        <w:rPr>
          <w:rFonts w:cs="Times New Roman"/>
          <w:b/>
          <w:bCs/>
          <w:color w:val="000000" w:themeColor="text1"/>
        </w:rPr>
        <w:br w:type="page"/>
      </w:r>
    </w:p>
    <w:p w14:paraId="4C60011C" w14:textId="77777777" w:rsidR="00B05B9F" w:rsidRPr="00CD5AC6" w:rsidRDefault="00B05B9F" w:rsidP="00820A98">
      <w:pPr>
        <w:pStyle w:val="Heading2"/>
      </w:pPr>
      <w:bookmarkStart w:id="7243" w:name="_Attachment_3_-"/>
      <w:bookmarkStart w:id="7244" w:name="_Toc182397652"/>
      <w:bookmarkStart w:id="7245" w:name="_Toc222754819"/>
      <w:bookmarkEnd w:id="7243"/>
      <w:r w:rsidRPr="00CD5AC6">
        <w:t>Attachment 3 - Authorization for Non-business Related Passengers</w:t>
      </w:r>
      <w:bookmarkEnd w:id="7244"/>
      <w:bookmarkEnd w:id="7245"/>
    </w:p>
    <w:p w14:paraId="096EB7EC" w14:textId="77777777" w:rsidR="001F0716" w:rsidRDefault="001F0716" w:rsidP="00B05B9F">
      <w:pPr>
        <w:rPr>
          <w:rFonts w:cs="Times New Roman"/>
        </w:rPr>
      </w:pPr>
    </w:p>
    <w:p w14:paraId="1A177693" w14:textId="25FD81F1" w:rsidR="00B05B9F" w:rsidRDefault="00B05B9F" w:rsidP="00B05B9F">
      <w:pPr>
        <w:rPr>
          <w:rFonts w:cs="Times New Roman"/>
        </w:rPr>
      </w:pPr>
      <w:hyperlink r:id="rId160" w:anchor="/templates/AC2JSU76TMWRaVuwHdby7W" w:history="1">
        <w:r w:rsidRPr="00B04363">
          <w:rPr>
            <w:rStyle w:val="Hyperlink"/>
            <w:rFonts w:cs="Times New Roman"/>
          </w:rPr>
          <w:t>Available in PandaDoc here</w:t>
        </w:r>
      </w:hyperlink>
      <w:r w:rsidRPr="00B04363">
        <w:rPr>
          <w:rFonts w:cs="Times New Roman"/>
        </w:rPr>
        <w:t>.</w:t>
      </w:r>
    </w:p>
    <w:p w14:paraId="1EF93CE6" w14:textId="77777777" w:rsidR="001F0716" w:rsidRPr="00B04363" w:rsidRDefault="001F0716" w:rsidP="00B05B9F">
      <w:pPr>
        <w:rPr>
          <w:rFonts w:cs="Times New Roman"/>
        </w:rPr>
      </w:pPr>
    </w:p>
    <w:p w14:paraId="112CB25B" w14:textId="77777777" w:rsidR="00B05B9F" w:rsidRDefault="00B05B9F" w:rsidP="001F0716">
      <w:pPr>
        <w:snapToGrid w:val="0"/>
        <w:rPr>
          <w:rFonts w:eastAsia="Times New Roman" w:cs="Times New Roman"/>
          <w:color w:val="000000" w:themeColor="text1"/>
        </w:rPr>
      </w:pPr>
      <w:r w:rsidRPr="00282C2D">
        <w:rPr>
          <w:rFonts w:cs="Times New Roman"/>
          <w:color w:val="000000" w:themeColor="text1"/>
        </w:rPr>
        <w:t xml:space="preserve">Name and position of Employee: </w:t>
      </w:r>
      <w:r w:rsidRPr="00282C2D">
        <w:rPr>
          <w:rFonts w:eastAsia="Times New Roman" w:cs="Times New Roman"/>
          <w:color w:val="000000" w:themeColor="text1"/>
        </w:rPr>
        <w:t>________________________________________________________</w:t>
      </w:r>
    </w:p>
    <w:p w14:paraId="1A5EECC4" w14:textId="77777777" w:rsidR="001F0716" w:rsidRPr="00282C2D" w:rsidRDefault="001F0716" w:rsidP="00820A98">
      <w:pPr>
        <w:snapToGrid w:val="0"/>
        <w:rPr>
          <w:rFonts w:cs="Times New Roman"/>
          <w:color w:val="000000" w:themeColor="text1"/>
        </w:rPr>
      </w:pPr>
    </w:p>
    <w:p w14:paraId="7AC31570" w14:textId="77777777" w:rsidR="00B05B9F" w:rsidRPr="00282C2D" w:rsidRDefault="00B05B9F" w:rsidP="00820A98">
      <w:pPr>
        <w:snapToGrid w:val="0"/>
        <w:rPr>
          <w:rFonts w:cs="Times New Roman"/>
          <w:color w:val="000000" w:themeColor="text1"/>
        </w:rPr>
      </w:pPr>
      <w:r w:rsidRPr="00282C2D">
        <w:rPr>
          <w:rFonts w:cs="Times New Roman"/>
          <w:color w:val="000000" w:themeColor="text1"/>
        </w:rPr>
        <w:t xml:space="preserve">Passenger name: </w:t>
      </w:r>
      <w:r w:rsidRPr="00282C2D">
        <w:rPr>
          <w:rFonts w:eastAsia="Times New Roman" w:cs="Times New Roman"/>
          <w:color w:val="000000" w:themeColor="text1"/>
        </w:rPr>
        <w:t>________________________________________________________</w:t>
      </w:r>
      <w:r w:rsidRPr="00282C2D">
        <w:rPr>
          <w:rFonts w:cs="Times New Roman"/>
          <w:color w:val="000000" w:themeColor="text1"/>
        </w:rPr>
        <w:tab/>
      </w:r>
      <w:r w:rsidRPr="00282C2D">
        <w:rPr>
          <w:rFonts w:cs="Times New Roman"/>
          <w:color w:val="000000" w:themeColor="text1"/>
        </w:rPr>
        <w:tab/>
      </w:r>
      <w:r w:rsidRPr="00282C2D">
        <w:rPr>
          <w:rFonts w:cs="Times New Roman"/>
          <w:color w:val="000000" w:themeColor="text1"/>
        </w:rPr>
        <w:tab/>
      </w:r>
    </w:p>
    <w:p w14:paraId="291A555C" w14:textId="77777777" w:rsidR="00B05B9F" w:rsidRPr="00282C2D" w:rsidRDefault="00B05B9F" w:rsidP="00820A98">
      <w:pPr>
        <w:snapToGrid w:val="0"/>
        <w:rPr>
          <w:rFonts w:cs="Times New Roman"/>
          <w:color w:val="000000" w:themeColor="text1"/>
        </w:rPr>
      </w:pPr>
      <w:r w:rsidRPr="00282C2D">
        <w:rPr>
          <w:rFonts w:cs="Times New Roman"/>
          <w:color w:val="000000" w:themeColor="text1"/>
        </w:rPr>
        <w:t xml:space="preserve">Passenger connection with Partners: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282C2D">
        <w:rPr>
          <w:rFonts w:eastAsia="Times New Roman" w:cs="Times New Roman"/>
          <w:color w:val="000000" w:themeColor="text1"/>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282C2D">
        <w:rPr>
          <w:rFonts w:eastAsia="Times New Roman" w:cs="Times New Roman"/>
          <w:color w:val="000000" w:themeColor="text1"/>
        </w:rPr>
        <w:t xml:space="preserve"> Friends</w:t>
      </w:r>
      <w:r w:rsidRPr="00282C2D">
        <w:rPr>
          <w:rFonts w:cs="Times New Roman"/>
          <w:color w:val="000000" w:themeColor="text1"/>
        </w:rPr>
        <w:t xml:space="preserve">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282C2D">
        <w:rPr>
          <w:rFonts w:eastAsia="Times New Roman" w:cs="Times New Roman"/>
          <w:color w:val="000000" w:themeColor="text1"/>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282C2D">
        <w:rPr>
          <w:rFonts w:eastAsia="Times New Roman" w:cs="Times New Roman"/>
          <w:color w:val="000000" w:themeColor="text1"/>
        </w:rPr>
        <w:t xml:space="preserve"> Family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282C2D">
        <w:rPr>
          <w:rFonts w:eastAsia="Times New Roman" w:cs="Times New Roman"/>
          <w:color w:val="000000" w:themeColor="text1"/>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282C2D">
        <w:rPr>
          <w:rFonts w:eastAsia="Times New Roman" w:cs="Times New Roman"/>
          <w:color w:val="000000" w:themeColor="text1"/>
        </w:rPr>
        <w:t xml:space="preserve"> Other ________________</w:t>
      </w:r>
    </w:p>
    <w:p w14:paraId="72498502" w14:textId="77777777" w:rsidR="00B05B9F" w:rsidRDefault="00B05B9F" w:rsidP="001F0716">
      <w:pPr>
        <w:snapToGrid w:val="0"/>
        <w:rPr>
          <w:rFonts w:eastAsia="Times New Roman" w:cs="Times New Roman"/>
          <w:color w:val="000000" w:themeColor="text1"/>
        </w:rPr>
      </w:pPr>
      <w:r w:rsidRPr="00282C2D">
        <w:rPr>
          <w:rFonts w:cs="Times New Roman"/>
          <w:color w:val="000000" w:themeColor="text1"/>
        </w:rPr>
        <w:t xml:space="preserve">Period of authorization: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282C2D">
        <w:rPr>
          <w:rFonts w:eastAsia="Times New Roman" w:cs="Times New Roman"/>
          <w:color w:val="000000" w:themeColor="text1"/>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282C2D">
        <w:rPr>
          <w:rFonts w:cs="Times New Roman"/>
          <w:color w:val="000000" w:themeColor="text1"/>
        </w:rPr>
        <w:t xml:space="preserve"> Life of Project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282C2D">
        <w:rPr>
          <w:rFonts w:eastAsia="Times New Roman" w:cs="Times New Roman"/>
          <w:color w:val="000000" w:themeColor="text1"/>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282C2D">
        <w:rPr>
          <w:rFonts w:eastAsia="Times New Roman" w:cs="Times New Roman"/>
          <w:color w:val="000000" w:themeColor="text1"/>
        </w:rPr>
        <w:t xml:space="preserve"> Other </w:t>
      </w:r>
    </w:p>
    <w:p w14:paraId="4F18B809" w14:textId="77777777" w:rsidR="001F0716" w:rsidRPr="00282C2D" w:rsidRDefault="001F0716" w:rsidP="00820A98">
      <w:pPr>
        <w:snapToGrid w:val="0"/>
        <w:rPr>
          <w:rFonts w:eastAsia="Times New Roman" w:cs="Times New Roman"/>
          <w:color w:val="000000" w:themeColor="text1"/>
        </w:rPr>
      </w:pPr>
    </w:p>
    <w:p w14:paraId="09808EB9" w14:textId="77777777" w:rsidR="00B05B9F" w:rsidRDefault="00B05B9F" w:rsidP="001F0716">
      <w:pPr>
        <w:snapToGrid w:val="0"/>
        <w:ind w:firstLine="720"/>
        <w:rPr>
          <w:rFonts w:eastAsia="Times New Roman" w:cs="Times New Roman"/>
          <w:color w:val="000000" w:themeColor="text1"/>
        </w:rPr>
      </w:pPr>
      <w:r w:rsidRPr="00282C2D">
        <w:rPr>
          <w:rFonts w:eastAsia="Times New Roman" w:cs="Times New Roman"/>
          <w:color w:val="000000" w:themeColor="text1"/>
        </w:rPr>
        <w:t>If other, dates and purpose: ________________________________________________________</w:t>
      </w:r>
    </w:p>
    <w:p w14:paraId="77498E9F" w14:textId="77777777" w:rsidR="001F0716" w:rsidRPr="00282C2D" w:rsidRDefault="001F0716" w:rsidP="00820A98">
      <w:pPr>
        <w:snapToGrid w:val="0"/>
        <w:ind w:firstLine="720"/>
        <w:rPr>
          <w:rFonts w:eastAsia="Times New Roman" w:cs="Times New Roman"/>
          <w:color w:val="000000" w:themeColor="text1"/>
        </w:rPr>
      </w:pPr>
    </w:p>
    <w:p w14:paraId="23EFFF63" w14:textId="77777777" w:rsidR="00B05B9F" w:rsidRPr="00282C2D" w:rsidRDefault="00B05B9F" w:rsidP="00B05B9F">
      <w:pPr>
        <w:snapToGrid w:val="0"/>
        <w:jc w:val="both"/>
        <w:rPr>
          <w:rFonts w:eastAsia="Times New Roman" w:cs="Times New Roman"/>
          <w:color w:val="000000" w:themeColor="text1"/>
        </w:rPr>
      </w:pPr>
      <w:r w:rsidRPr="00282C2D">
        <w:rPr>
          <w:rFonts w:eastAsia="Times New Roman" w:cs="Times New Roman"/>
          <w:color w:val="000000" w:themeColor="text1"/>
        </w:rPr>
        <w:t xml:space="preserve">Vehicle information: </w:t>
      </w:r>
    </w:p>
    <w:p w14:paraId="49254AF0" w14:textId="77777777" w:rsidR="00B05B9F" w:rsidRPr="00282C2D" w:rsidRDefault="00B05B9F" w:rsidP="00B05B9F">
      <w:pPr>
        <w:snapToGrid w:val="0"/>
        <w:jc w:val="both"/>
        <w:rPr>
          <w:rFonts w:eastAsia="Times New Roman" w:cs="Times New Roman"/>
          <w:color w:val="000000" w:themeColor="text1"/>
        </w:rPr>
      </w:pPr>
      <w:r w:rsidRPr="00282C2D">
        <w:rPr>
          <w:rFonts w:eastAsia="Times New Roman" w:cs="Times New Roman"/>
          <w:color w:val="000000" w:themeColor="text1"/>
        </w:rPr>
        <w:tab/>
        <w:t xml:space="preserve">Make/Model/Year: </w:t>
      </w:r>
    </w:p>
    <w:p w14:paraId="36B8A816" w14:textId="77777777" w:rsidR="00B05B9F" w:rsidRPr="00282C2D" w:rsidRDefault="00B05B9F" w:rsidP="00B05B9F">
      <w:pPr>
        <w:snapToGrid w:val="0"/>
        <w:jc w:val="both"/>
        <w:rPr>
          <w:rFonts w:eastAsia="Times New Roman" w:cs="Times New Roman"/>
          <w:color w:val="000000" w:themeColor="text1"/>
        </w:rPr>
      </w:pPr>
      <w:r w:rsidRPr="00282C2D">
        <w:rPr>
          <w:rFonts w:eastAsia="Times New Roman" w:cs="Times New Roman"/>
          <w:color w:val="000000" w:themeColor="text1"/>
        </w:rPr>
        <w:tab/>
        <w:t xml:space="preserve">VIN: </w:t>
      </w:r>
    </w:p>
    <w:p w14:paraId="65153818" w14:textId="77777777" w:rsidR="00B05B9F" w:rsidRDefault="00B05B9F" w:rsidP="00B05B9F">
      <w:pPr>
        <w:snapToGrid w:val="0"/>
        <w:ind w:firstLine="720"/>
        <w:jc w:val="both"/>
        <w:rPr>
          <w:rFonts w:eastAsia="Times New Roman" w:cs="Times New Roman"/>
          <w:color w:val="000000" w:themeColor="text1"/>
        </w:rPr>
      </w:pPr>
      <w:r w:rsidRPr="00282C2D">
        <w:rPr>
          <w:rFonts w:eastAsia="Times New Roman" w:cs="Times New Roman"/>
          <w:color w:val="000000" w:themeColor="text1"/>
        </w:rPr>
        <w:t xml:space="preserve">License Plate: </w:t>
      </w:r>
    </w:p>
    <w:p w14:paraId="7FC99630" w14:textId="77777777" w:rsidR="001F0716" w:rsidRPr="00282C2D" w:rsidRDefault="001F0716" w:rsidP="00B05B9F">
      <w:pPr>
        <w:snapToGrid w:val="0"/>
        <w:ind w:firstLine="720"/>
        <w:jc w:val="both"/>
        <w:rPr>
          <w:rFonts w:eastAsia="Times New Roman" w:cs="Times New Roman"/>
          <w:color w:val="000000" w:themeColor="text1"/>
        </w:rPr>
      </w:pPr>
    </w:p>
    <w:p w14:paraId="7A15E454" w14:textId="77777777" w:rsidR="00B05B9F" w:rsidRPr="00B04363" w:rsidRDefault="00B05B9F" w:rsidP="00B05B9F">
      <w:pPr>
        <w:rPr>
          <w:rFonts w:cs="Times New Roman"/>
          <w:b/>
          <w:bCs/>
          <w:color w:val="000000" w:themeColor="text1"/>
        </w:rPr>
      </w:pPr>
      <w:r w:rsidRPr="00B04363">
        <w:rPr>
          <w:rFonts w:cs="Times New Roman"/>
          <w:b/>
          <w:bCs/>
          <w:color w:val="000000" w:themeColor="text1"/>
        </w:rPr>
        <w:t>Informed consent and indemnity waiver for non-employee passengers</w:t>
      </w:r>
    </w:p>
    <w:p w14:paraId="34E57522" w14:textId="77777777" w:rsidR="00B05B9F" w:rsidRPr="00B04363" w:rsidRDefault="00B05B9F" w:rsidP="00B05B9F">
      <w:pPr>
        <w:jc w:val="both"/>
        <w:rPr>
          <w:rFonts w:cs="Times New Roman"/>
          <w:color w:val="000000" w:themeColor="text1"/>
        </w:rPr>
      </w:pPr>
      <w:r w:rsidRPr="00B04363">
        <w:rPr>
          <w:rFonts w:cs="Times New Roman"/>
          <w:color w:val="000000" w:themeColor="text1"/>
        </w:rPr>
        <w:t>I, the undersigned, as the occupant of the vehicle above, voluntarily declare and accept the following:</w:t>
      </w:r>
    </w:p>
    <w:p w14:paraId="61CB74B0" w14:textId="77777777" w:rsidR="00B05B9F" w:rsidRPr="00B04363" w:rsidRDefault="00B05B9F" w:rsidP="00B05B9F">
      <w:pPr>
        <w:pStyle w:val="ListParagraph"/>
        <w:numPr>
          <w:ilvl w:val="0"/>
          <w:numId w:val="248"/>
        </w:numPr>
        <w:spacing w:after="200" w:line="276" w:lineRule="auto"/>
        <w:jc w:val="both"/>
        <w:rPr>
          <w:rFonts w:cs="Times New Roman"/>
          <w:color w:val="000000" w:themeColor="text1"/>
        </w:rPr>
      </w:pPr>
      <w:r w:rsidRPr="00B04363">
        <w:rPr>
          <w:rFonts w:cs="Times New Roman"/>
          <w:color w:val="000000" w:themeColor="text1"/>
        </w:rPr>
        <w:t>That I understand and accept that Partners does not provide a transportation or rental service.</w:t>
      </w:r>
    </w:p>
    <w:p w14:paraId="55486DE3" w14:textId="77777777" w:rsidR="00B05B9F" w:rsidRPr="00B04363" w:rsidRDefault="00B05B9F" w:rsidP="00B05B9F">
      <w:pPr>
        <w:pStyle w:val="ListParagraph"/>
        <w:numPr>
          <w:ilvl w:val="0"/>
          <w:numId w:val="248"/>
        </w:numPr>
        <w:spacing w:after="200" w:line="276" w:lineRule="auto"/>
        <w:jc w:val="both"/>
        <w:rPr>
          <w:rFonts w:cs="Times New Roman"/>
          <w:color w:val="000000" w:themeColor="text1"/>
        </w:rPr>
      </w:pPr>
      <w:r w:rsidRPr="00B04363">
        <w:rPr>
          <w:rFonts w:cs="Times New Roman"/>
          <w:color w:val="000000" w:themeColor="text1"/>
        </w:rPr>
        <w:t>That I have decided to use the vehicle as an occupant, assuming full responsibility for the occurrence of any event that affects or endangers my life, health, integrity, and property.</w:t>
      </w:r>
    </w:p>
    <w:p w14:paraId="56AC7129" w14:textId="77777777" w:rsidR="00B05B9F" w:rsidRPr="00B04363" w:rsidRDefault="00B05B9F" w:rsidP="00B05B9F">
      <w:pPr>
        <w:pStyle w:val="ListParagraph"/>
        <w:numPr>
          <w:ilvl w:val="0"/>
          <w:numId w:val="248"/>
        </w:numPr>
        <w:spacing w:after="200" w:line="276" w:lineRule="auto"/>
        <w:jc w:val="both"/>
        <w:rPr>
          <w:rFonts w:cs="Times New Roman"/>
          <w:color w:val="000000" w:themeColor="text1"/>
        </w:rPr>
      </w:pPr>
      <w:r w:rsidRPr="00B04363">
        <w:rPr>
          <w:rFonts w:cs="Times New Roman"/>
          <w:color w:val="000000" w:themeColor="text1"/>
        </w:rPr>
        <w:t>That by occupying the vehicle I understand that I have no contractual relationship with Partners regarding the use of the vehicle and therefore I waive to claim any indemnity, damage, or compensation of any nature, arising from an event or fact that affects or endangers my life, health, integrity, and property.</w:t>
      </w:r>
    </w:p>
    <w:p w14:paraId="338F6A07" w14:textId="77777777" w:rsidR="00B05B9F" w:rsidRPr="00B04363" w:rsidRDefault="00B05B9F" w:rsidP="00B05B9F">
      <w:pPr>
        <w:pStyle w:val="ListParagraph"/>
        <w:numPr>
          <w:ilvl w:val="0"/>
          <w:numId w:val="248"/>
        </w:numPr>
        <w:spacing w:after="200" w:line="276" w:lineRule="auto"/>
        <w:jc w:val="both"/>
        <w:rPr>
          <w:rFonts w:cs="Times New Roman"/>
          <w:color w:val="000000" w:themeColor="text1"/>
        </w:rPr>
      </w:pPr>
      <w:r w:rsidRPr="00B04363">
        <w:rPr>
          <w:rFonts w:cs="Times New Roman"/>
          <w:color w:val="000000" w:themeColor="text1"/>
        </w:rPr>
        <w:t>That as a consequence of the above, I will hold harmless Partners, its affiliates, directors, employees, partners, and representatives, against any event or fact that affects or endangers my life, health, integrity, and property.</w:t>
      </w:r>
    </w:p>
    <w:p w14:paraId="6DF6E414" w14:textId="77777777" w:rsidR="00B05B9F" w:rsidRPr="00B04363" w:rsidRDefault="00B05B9F" w:rsidP="00B05B9F">
      <w:pPr>
        <w:pStyle w:val="ListParagraph"/>
        <w:numPr>
          <w:ilvl w:val="0"/>
          <w:numId w:val="248"/>
        </w:numPr>
        <w:spacing w:after="200" w:line="276" w:lineRule="auto"/>
        <w:jc w:val="both"/>
        <w:rPr>
          <w:rFonts w:cs="Times New Roman"/>
          <w:color w:val="000000" w:themeColor="text1"/>
        </w:rPr>
      </w:pPr>
      <w:r w:rsidRPr="00B04363">
        <w:rPr>
          <w:rFonts w:cs="Times New Roman"/>
          <w:color w:val="000000" w:themeColor="text1"/>
        </w:rPr>
        <w:t xml:space="preserve">That I release Partners, its employees, administrators, and contractors from all liability arising from the negligence or fault of Partners for personal injury or death, loss or damage to property or any other risk to which I may be exposed and that may occur to me during my transfers in the vehicles administered by Partners. </w:t>
      </w:r>
    </w:p>
    <w:p w14:paraId="3398CF7F" w14:textId="77777777" w:rsidR="00B05B9F" w:rsidRPr="00B04363" w:rsidRDefault="00B05B9F" w:rsidP="00B05B9F">
      <w:pPr>
        <w:pStyle w:val="ListParagraph"/>
        <w:numPr>
          <w:ilvl w:val="0"/>
          <w:numId w:val="248"/>
        </w:numPr>
        <w:spacing w:after="200" w:line="276" w:lineRule="auto"/>
        <w:jc w:val="both"/>
        <w:rPr>
          <w:rFonts w:cs="Times New Roman"/>
          <w:color w:val="000000" w:themeColor="text1"/>
        </w:rPr>
      </w:pPr>
      <w:r w:rsidRPr="00B04363">
        <w:rPr>
          <w:rFonts w:cs="Times New Roman"/>
          <w:color w:val="000000" w:themeColor="text1"/>
        </w:rPr>
        <w:t>That I agree to hold Partners harmless from any claim, demand or action for any conduct or omission on my part, affecting Partners.</w:t>
      </w:r>
    </w:p>
    <w:p w14:paraId="1EC9BC9A" w14:textId="77777777" w:rsidR="00B05B9F" w:rsidRPr="00820A98" w:rsidRDefault="00B05B9F" w:rsidP="00B05B9F">
      <w:pPr>
        <w:pStyle w:val="BodyText"/>
        <w:spacing w:line="276" w:lineRule="auto"/>
        <w:jc w:val="both"/>
        <w:rPr>
          <w:b/>
          <w:bCs/>
          <w:color w:val="000000" w:themeColor="text1"/>
          <w:sz w:val="24"/>
          <w:szCs w:val="24"/>
        </w:rPr>
      </w:pPr>
      <w:r w:rsidRPr="00820A98">
        <w:rPr>
          <w:b/>
          <w:bCs/>
          <w:color w:val="000000" w:themeColor="text1"/>
          <w:sz w:val="24"/>
          <w:szCs w:val="24"/>
        </w:rPr>
        <w:t>By signing below you certify that you have read and understood the conditions of use of the Partners vehicle use policy and the condition set forth above.</w:t>
      </w:r>
    </w:p>
    <w:p w14:paraId="76EC01A0" w14:textId="77777777" w:rsidR="00B05B9F" w:rsidRPr="00B04363" w:rsidRDefault="00B05B9F" w:rsidP="00B05B9F">
      <w:pPr>
        <w:snapToGrid w:val="0"/>
        <w:jc w:val="both"/>
        <w:rPr>
          <w:rFonts w:cs="Times New Roman"/>
          <w:b/>
          <w:bCs/>
          <w:color w:val="000000" w:themeColor="text1"/>
        </w:rPr>
      </w:pPr>
    </w:p>
    <w:p w14:paraId="5809CA25" w14:textId="77777777" w:rsidR="001F0716" w:rsidRDefault="00B05B9F" w:rsidP="00B05B9F">
      <w:pPr>
        <w:snapToGrid w:val="0"/>
        <w:jc w:val="both"/>
        <w:rPr>
          <w:rFonts w:eastAsia="Times New Roman" w:cs="Times New Roman"/>
          <w:color w:val="000000" w:themeColor="text1"/>
        </w:rPr>
      </w:pPr>
      <w:r w:rsidRPr="00B04363">
        <w:rPr>
          <w:rFonts w:cs="Times New Roman"/>
          <w:color w:val="000000" w:themeColor="text1"/>
        </w:rPr>
        <w:t xml:space="preserve">Signature of occupant: </w:t>
      </w:r>
      <w:r w:rsidRPr="00B04363">
        <w:rPr>
          <w:rFonts w:eastAsia="Times New Roman" w:cs="Times New Roman"/>
          <w:color w:val="000000" w:themeColor="text1"/>
        </w:rPr>
        <w:t>__________________________________________________</w:t>
      </w:r>
    </w:p>
    <w:p w14:paraId="1B0D3858" w14:textId="77777777" w:rsidR="001F0716" w:rsidRDefault="001F0716" w:rsidP="00B05B9F">
      <w:pPr>
        <w:snapToGrid w:val="0"/>
        <w:jc w:val="both"/>
        <w:rPr>
          <w:rFonts w:eastAsia="Times New Roman" w:cs="Times New Roman"/>
          <w:color w:val="000000" w:themeColor="text1"/>
        </w:rPr>
      </w:pPr>
    </w:p>
    <w:p w14:paraId="570755FA" w14:textId="757EC309" w:rsidR="00B05B9F" w:rsidRPr="00B04363" w:rsidRDefault="00B05B9F" w:rsidP="00B05B9F">
      <w:pPr>
        <w:snapToGrid w:val="0"/>
        <w:jc w:val="both"/>
        <w:rPr>
          <w:rFonts w:eastAsia="Times New Roman" w:cs="Times New Roman"/>
          <w:color w:val="000000" w:themeColor="text1"/>
        </w:rPr>
      </w:pPr>
      <w:r w:rsidRPr="00B04363">
        <w:rPr>
          <w:rFonts w:eastAsia="Times New Roman" w:cs="Times New Roman"/>
          <w:color w:val="000000" w:themeColor="text1"/>
        </w:rPr>
        <w:t>Date:_____________________</w:t>
      </w:r>
    </w:p>
    <w:p w14:paraId="6CF46DF6" w14:textId="77777777" w:rsidR="005D28E0" w:rsidRPr="00282C2D" w:rsidRDefault="005D28E0" w:rsidP="00FD68DE">
      <w:pPr>
        <w:spacing w:line="360" w:lineRule="auto"/>
        <w:jc w:val="both"/>
        <w:rPr>
          <w:rFonts w:cs="Times New Roman"/>
        </w:rPr>
      </w:pPr>
    </w:p>
    <w:p w14:paraId="7C8CFD86" w14:textId="74E3C189" w:rsidR="00527FAB" w:rsidRPr="00282C2D" w:rsidRDefault="00527FAB" w:rsidP="00527FAB">
      <w:pPr>
        <w:spacing w:line="360" w:lineRule="auto"/>
        <w:jc w:val="both"/>
        <w:rPr>
          <w:rFonts w:cs="Times New Roman"/>
          <w:color w:val="000000" w:themeColor="text1"/>
        </w:rPr>
      </w:pPr>
    </w:p>
    <w:p w14:paraId="47E6F796" w14:textId="77777777" w:rsidR="00527FAB" w:rsidRPr="00282C2D" w:rsidRDefault="00527FAB" w:rsidP="00527FAB">
      <w:pPr>
        <w:jc w:val="both"/>
        <w:rPr>
          <w:rFonts w:eastAsiaTheme="majorEastAsia" w:cs="Times New Roman"/>
          <w:b/>
          <w:bCs/>
          <w:color w:val="E66800"/>
        </w:rPr>
      </w:pPr>
    </w:p>
    <w:p w14:paraId="02B523B7" w14:textId="77777777" w:rsidR="00527FAB" w:rsidRPr="00282C2D" w:rsidRDefault="00527FAB" w:rsidP="00527FAB">
      <w:pPr>
        <w:rPr>
          <w:rFonts w:cs="Times New Roman"/>
        </w:rPr>
      </w:pPr>
      <w:r w:rsidRPr="00282C2D">
        <w:rPr>
          <w:rFonts w:cs="Times New Roman"/>
        </w:rPr>
        <w:br w:type="page"/>
      </w:r>
    </w:p>
    <w:p w14:paraId="7A27DE5F" w14:textId="5797E5CB" w:rsidR="00527FAB" w:rsidRPr="002C2E76" w:rsidRDefault="00527FAB" w:rsidP="002C2E76">
      <w:pPr>
        <w:pStyle w:val="Heading2"/>
        <w:rPr>
          <w:rStyle w:val="Heading3Char"/>
          <w:rFonts w:cstheme="majorBidi"/>
          <w:b/>
          <w:bCs/>
          <w:sz w:val="32"/>
          <w:szCs w:val="26"/>
        </w:rPr>
      </w:pPr>
      <w:bookmarkStart w:id="7246" w:name="_Annex_B"/>
      <w:bookmarkStart w:id="7247" w:name="_Annex_A"/>
      <w:bookmarkStart w:id="7248" w:name="_Toc222754820"/>
      <w:bookmarkEnd w:id="7246"/>
      <w:bookmarkEnd w:id="7247"/>
      <w:r w:rsidRPr="002C2E76">
        <w:rPr>
          <w:rStyle w:val="Heading3Char"/>
          <w:rFonts w:cstheme="majorBidi"/>
          <w:b/>
          <w:bCs/>
          <w:sz w:val="32"/>
          <w:szCs w:val="26"/>
        </w:rPr>
        <w:t>Annex A</w:t>
      </w:r>
      <w:r w:rsidR="002C2E76" w:rsidRPr="002C2E76">
        <w:rPr>
          <w:rStyle w:val="Heading3Char"/>
          <w:rFonts w:cstheme="majorBidi"/>
          <w:b/>
          <w:bCs/>
          <w:sz w:val="32"/>
          <w:szCs w:val="26"/>
        </w:rPr>
        <w:t xml:space="preserve">: </w:t>
      </w:r>
      <w:r w:rsidR="00FA5C50">
        <w:rPr>
          <w:rStyle w:val="Heading3Char"/>
          <w:rFonts w:cstheme="majorBidi"/>
          <w:b/>
          <w:bCs/>
          <w:sz w:val="32"/>
          <w:szCs w:val="26"/>
        </w:rPr>
        <w:t>Inventory &amp;</w:t>
      </w:r>
      <w:r w:rsidR="00FA5C50" w:rsidRPr="002C2E76">
        <w:rPr>
          <w:rStyle w:val="Heading3Char"/>
          <w:rFonts w:cstheme="majorBidi"/>
          <w:b/>
          <w:bCs/>
          <w:sz w:val="32"/>
          <w:szCs w:val="26"/>
        </w:rPr>
        <w:t xml:space="preserve"> </w:t>
      </w:r>
      <w:r w:rsidR="002C2E76" w:rsidRPr="002C2E76">
        <w:rPr>
          <w:rStyle w:val="Heading3Char"/>
          <w:rFonts w:cstheme="majorBidi"/>
          <w:b/>
          <w:bCs/>
          <w:sz w:val="32"/>
          <w:szCs w:val="26"/>
        </w:rPr>
        <w:t>Equipment</w:t>
      </w:r>
      <w:r w:rsidR="00FA5C50">
        <w:rPr>
          <w:rStyle w:val="Heading3Char"/>
          <w:rFonts w:cstheme="majorBidi"/>
          <w:b/>
          <w:bCs/>
          <w:sz w:val="32"/>
          <w:szCs w:val="26"/>
        </w:rPr>
        <w:t xml:space="preserve"> </w:t>
      </w:r>
      <w:r w:rsidR="002C2E76" w:rsidRPr="002C2E76">
        <w:rPr>
          <w:rStyle w:val="Heading3Char"/>
          <w:rFonts w:cstheme="majorBidi"/>
          <w:b/>
          <w:bCs/>
          <w:sz w:val="32"/>
          <w:szCs w:val="26"/>
        </w:rPr>
        <w:t xml:space="preserve">Listing </w:t>
      </w:r>
      <w:r w:rsidR="00FA5C50">
        <w:rPr>
          <w:rStyle w:val="Heading3Char"/>
          <w:rFonts w:cstheme="majorBidi"/>
          <w:b/>
          <w:bCs/>
          <w:sz w:val="32"/>
          <w:szCs w:val="26"/>
        </w:rPr>
        <w:t>Report</w:t>
      </w:r>
      <w:bookmarkEnd w:id="7248"/>
    </w:p>
    <w:p w14:paraId="668AD9DF" w14:textId="5A62AB95" w:rsidR="00527FAB" w:rsidRPr="00C17238" w:rsidRDefault="003D4EDA" w:rsidP="00820A98">
      <w:pPr>
        <w:rPr>
          <w:rFonts w:cs="Times New Roman"/>
          <w:b/>
          <w:bCs/>
        </w:rPr>
      </w:pPr>
      <w:r>
        <w:rPr>
          <w:noProof/>
        </w:rPr>
        <w:drawing>
          <wp:anchor distT="0" distB="0" distL="114300" distR="114300" simplePos="0" relativeHeight="251658254" behindDoc="1" locked="0" layoutInCell="1" allowOverlap="1" wp14:anchorId="56FF2C1C" wp14:editId="0C5FEE2C">
            <wp:simplePos x="0" y="0"/>
            <wp:positionH relativeFrom="margin">
              <wp:align>center</wp:align>
            </wp:positionH>
            <wp:positionV relativeFrom="paragraph">
              <wp:posOffset>327660</wp:posOffset>
            </wp:positionV>
            <wp:extent cx="7608570" cy="4355465"/>
            <wp:effectExtent l="0" t="0" r="0" b="6985"/>
            <wp:wrapTight wrapText="bothSides">
              <wp:wrapPolygon edited="0">
                <wp:start x="0" y="0"/>
                <wp:lineTo x="0" y="21540"/>
                <wp:lineTo x="21524" y="21540"/>
                <wp:lineTo x="21524" y="0"/>
                <wp:lineTo x="0" y="0"/>
              </wp:wrapPolygon>
            </wp:wrapTight>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7608570" cy="4355465"/>
                    </a:xfrm>
                    <a:prstGeom prst="rect">
                      <a:avLst/>
                    </a:prstGeom>
                  </pic:spPr>
                </pic:pic>
              </a:graphicData>
            </a:graphic>
            <wp14:sizeRelH relativeFrom="margin">
              <wp14:pctWidth>0</wp14:pctWidth>
            </wp14:sizeRelH>
            <wp14:sizeRelV relativeFrom="margin">
              <wp14:pctHeight>0</wp14:pctHeight>
            </wp14:sizeRelV>
          </wp:anchor>
        </w:drawing>
      </w:r>
    </w:p>
    <w:p w14:paraId="77D53E6A" w14:textId="6EF143FD" w:rsidR="00527FAB" w:rsidRPr="00C17238" w:rsidRDefault="00527FAB" w:rsidP="00527FAB">
      <w:pPr>
        <w:rPr>
          <w:rFonts w:cs="Times New Roman"/>
        </w:rPr>
      </w:pPr>
    </w:p>
    <w:p w14:paraId="4AC852C1" w14:textId="77777777" w:rsidR="00527FAB" w:rsidRPr="00C17238" w:rsidRDefault="00527FAB" w:rsidP="00527FAB">
      <w:pPr>
        <w:rPr>
          <w:rFonts w:cs="Times New Roman"/>
        </w:rPr>
      </w:pPr>
    </w:p>
    <w:p w14:paraId="021BA5D6" w14:textId="77777777" w:rsidR="00527FAB" w:rsidRPr="00C17238" w:rsidRDefault="00527FAB" w:rsidP="00527FAB">
      <w:pPr>
        <w:rPr>
          <w:rStyle w:val="Heading3Char"/>
          <w:sz w:val="24"/>
        </w:rPr>
      </w:pPr>
      <w:bookmarkStart w:id="7249" w:name="_Annex_B_2"/>
      <w:bookmarkEnd w:id="7249"/>
      <w:r w:rsidRPr="00C17238">
        <w:rPr>
          <w:rStyle w:val="Heading3Char"/>
          <w:sz w:val="24"/>
        </w:rPr>
        <w:br w:type="page"/>
      </w:r>
    </w:p>
    <w:p w14:paraId="79B5AF8C" w14:textId="0F7FF899" w:rsidR="00527FAB" w:rsidRPr="00F47D85" w:rsidRDefault="00527FAB" w:rsidP="00F47D85">
      <w:pPr>
        <w:pStyle w:val="Heading2"/>
        <w:rPr>
          <w:rStyle w:val="Heading3Char"/>
          <w:rFonts w:cstheme="majorBidi"/>
          <w:b/>
          <w:bCs/>
          <w:sz w:val="32"/>
          <w:szCs w:val="26"/>
        </w:rPr>
      </w:pPr>
      <w:bookmarkStart w:id="7250" w:name="_Annex_B_1"/>
      <w:bookmarkStart w:id="7251" w:name="_Toc222754821"/>
      <w:bookmarkEnd w:id="7250"/>
      <w:r w:rsidRPr="00F47D85">
        <w:rPr>
          <w:rStyle w:val="Heading3Char"/>
          <w:rFonts w:cstheme="majorBidi"/>
          <w:b/>
          <w:bCs/>
          <w:sz w:val="32"/>
          <w:szCs w:val="26"/>
        </w:rPr>
        <w:t>Annex B</w:t>
      </w:r>
      <w:r w:rsidR="002C2E76">
        <w:rPr>
          <w:rStyle w:val="Heading3Char"/>
          <w:rFonts w:cstheme="majorBidi"/>
          <w:b/>
          <w:bCs/>
          <w:sz w:val="32"/>
          <w:szCs w:val="26"/>
        </w:rPr>
        <w:t>: Petty Cash Count</w:t>
      </w:r>
      <w:bookmarkEnd w:id="7251"/>
    </w:p>
    <w:p w14:paraId="4A1C7F87" w14:textId="77777777" w:rsidR="00527FAB" w:rsidRPr="00C17238" w:rsidRDefault="00527FAB" w:rsidP="00527FAB">
      <w:pPr>
        <w:jc w:val="center"/>
        <w:rPr>
          <w:rFonts w:cs="Times New Roman"/>
          <w:b/>
          <w:bCs/>
        </w:rPr>
      </w:pPr>
      <w:r w:rsidRPr="00C17238">
        <w:rPr>
          <w:rFonts w:cs="Times New Roman"/>
          <w:b/>
          <w:bCs/>
        </w:rPr>
        <w:t xml:space="preserve">Petty Cash Count </w:t>
      </w:r>
    </w:p>
    <w:p w14:paraId="42553D94" w14:textId="77777777" w:rsidR="00527FAB" w:rsidRPr="00C17238" w:rsidRDefault="00527FAB" w:rsidP="00527FAB">
      <w:pPr>
        <w:rPr>
          <w:rStyle w:val="Heading3Char"/>
          <w:b w:val="0"/>
          <w:bCs w:val="0"/>
          <w:sz w:val="24"/>
        </w:rPr>
      </w:pPr>
    </w:p>
    <w:p w14:paraId="5B2820F1" w14:textId="320FE33F" w:rsidR="00527FAB" w:rsidRPr="00C17238" w:rsidRDefault="00527FAB" w:rsidP="00527FAB">
      <w:pPr>
        <w:rPr>
          <w:rStyle w:val="Heading3Char"/>
          <w:sz w:val="24"/>
        </w:rPr>
      </w:pPr>
      <w:r w:rsidRPr="00C17238">
        <w:rPr>
          <w:rStyle w:val="Heading3Char"/>
          <w:sz w:val="24"/>
        </w:rPr>
        <w:t xml:space="preserve"> </w:t>
      </w:r>
      <w:r w:rsidR="00554B68">
        <w:rPr>
          <w:noProof/>
        </w:rPr>
        <w:drawing>
          <wp:anchor distT="0" distB="0" distL="114300" distR="114300" simplePos="0" relativeHeight="251658252" behindDoc="1" locked="0" layoutInCell="1" allowOverlap="1" wp14:anchorId="1E0154B0" wp14:editId="351E4488">
            <wp:simplePos x="0" y="0"/>
            <wp:positionH relativeFrom="column">
              <wp:posOffset>0</wp:posOffset>
            </wp:positionH>
            <wp:positionV relativeFrom="paragraph">
              <wp:posOffset>173355</wp:posOffset>
            </wp:positionV>
            <wp:extent cx="5943600" cy="4390390"/>
            <wp:effectExtent l="0" t="0" r="0" b="0"/>
            <wp:wrapTight wrapText="bothSides">
              <wp:wrapPolygon edited="0">
                <wp:start x="0" y="0"/>
                <wp:lineTo x="0" y="21463"/>
                <wp:lineTo x="21531" y="21463"/>
                <wp:lineTo x="21531" y="0"/>
                <wp:lineTo x="0" y="0"/>
              </wp:wrapPolygon>
            </wp:wrapTight>
            <wp:docPr id="11" name="Picture 1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document&#10;&#10;Description automatically generated"/>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943600" cy="4390390"/>
                    </a:xfrm>
                    <a:prstGeom prst="rect">
                      <a:avLst/>
                    </a:prstGeom>
                  </pic:spPr>
                </pic:pic>
              </a:graphicData>
            </a:graphic>
          </wp:anchor>
        </w:drawing>
      </w:r>
      <w:r w:rsidR="00554B68" w:rsidRPr="00C17238">
        <w:rPr>
          <w:rStyle w:val="Heading3Char"/>
          <w:sz w:val="24"/>
        </w:rPr>
        <w:t xml:space="preserve"> </w:t>
      </w:r>
      <w:r w:rsidRPr="00C17238">
        <w:rPr>
          <w:rStyle w:val="Heading3Char"/>
          <w:sz w:val="24"/>
        </w:rPr>
        <w:br w:type="page"/>
      </w:r>
    </w:p>
    <w:p w14:paraId="2D84B703" w14:textId="68B7E185" w:rsidR="00527FAB" w:rsidRPr="00F47D85" w:rsidRDefault="00527FAB" w:rsidP="00F47D85">
      <w:pPr>
        <w:pStyle w:val="Heading2"/>
        <w:rPr>
          <w:rStyle w:val="Heading3Char"/>
          <w:rFonts w:cstheme="majorBidi"/>
          <w:b/>
          <w:bCs/>
          <w:sz w:val="32"/>
          <w:szCs w:val="26"/>
        </w:rPr>
      </w:pPr>
      <w:bookmarkStart w:id="7252" w:name="_Annex_C"/>
      <w:bookmarkStart w:id="7253" w:name="_Annex_C:_Field"/>
      <w:bookmarkStart w:id="7254" w:name="_Toc222754822"/>
      <w:bookmarkEnd w:id="7252"/>
      <w:bookmarkEnd w:id="7253"/>
      <w:r w:rsidRPr="00F47D85">
        <w:rPr>
          <w:rStyle w:val="Heading3Char"/>
          <w:rFonts w:cstheme="majorBidi"/>
          <w:b/>
          <w:bCs/>
          <w:sz w:val="32"/>
          <w:szCs w:val="26"/>
        </w:rPr>
        <w:t>Annex C</w:t>
      </w:r>
      <w:r w:rsidR="002C2E76">
        <w:rPr>
          <w:rStyle w:val="Heading3Char"/>
          <w:rFonts w:cstheme="majorBidi"/>
          <w:b/>
          <w:bCs/>
          <w:sz w:val="32"/>
          <w:szCs w:val="26"/>
        </w:rPr>
        <w:t>: Field Expenditure Report and Certification</w:t>
      </w:r>
      <w:bookmarkEnd w:id="7254"/>
    </w:p>
    <w:p w14:paraId="576DB26C" w14:textId="3627F436" w:rsidR="00527FAB" w:rsidRPr="00C17238" w:rsidRDefault="00527FAB" w:rsidP="00527FAB">
      <w:pPr>
        <w:jc w:val="center"/>
        <w:rPr>
          <w:rFonts w:cs="Times New Roman"/>
          <w:b/>
          <w:bCs/>
        </w:rPr>
      </w:pPr>
      <w:r w:rsidRPr="00C17238">
        <w:rPr>
          <w:rFonts w:cs="Times New Roman"/>
          <w:b/>
          <w:bCs/>
        </w:rPr>
        <w:t>Field Expenditure Report and Certification</w:t>
      </w:r>
    </w:p>
    <w:p w14:paraId="59DDCD5A" w14:textId="5D04EDF9" w:rsidR="00251AF8" w:rsidRDefault="00251AF8" w:rsidP="00527FAB">
      <w:pPr>
        <w:jc w:val="center"/>
        <w:rPr>
          <w:rFonts w:cs="Times New Roman"/>
          <w:noProof/>
        </w:rPr>
      </w:pPr>
      <w:r>
        <w:rPr>
          <w:noProof/>
        </w:rPr>
        <w:drawing>
          <wp:inline distT="0" distB="0" distL="0" distR="0" wp14:anchorId="76B690DE" wp14:editId="212A50DC">
            <wp:extent cx="5943600" cy="1900555"/>
            <wp:effectExtent l="0" t="0" r="0" b="444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63"/>
                    <a:stretch>
                      <a:fillRect/>
                    </a:stretch>
                  </pic:blipFill>
                  <pic:spPr>
                    <a:xfrm>
                      <a:off x="0" y="0"/>
                      <a:ext cx="5943600" cy="1900555"/>
                    </a:xfrm>
                    <a:prstGeom prst="rect">
                      <a:avLst/>
                    </a:prstGeom>
                  </pic:spPr>
                </pic:pic>
              </a:graphicData>
            </a:graphic>
          </wp:inline>
        </w:drawing>
      </w:r>
      <w:r w:rsidRPr="00C17238">
        <w:rPr>
          <w:rFonts w:cs="Times New Roman"/>
          <w:noProof/>
        </w:rPr>
        <w:t xml:space="preserve"> </w:t>
      </w:r>
    </w:p>
    <w:p w14:paraId="480C1A3B" w14:textId="433856F4" w:rsidR="005C7F8C" w:rsidRDefault="005C7F8C" w:rsidP="00527FAB">
      <w:pPr>
        <w:jc w:val="center"/>
        <w:rPr>
          <w:rFonts w:cs="Times New Roman"/>
          <w:noProof/>
        </w:rPr>
      </w:pPr>
      <w:r>
        <w:rPr>
          <w:noProof/>
        </w:rPr>
        <w:drawing>
          <wp:anchor distT="0" distB="0" distL="114300" distR="114300" simplePos="0" relativeHeight="251658250" behindDoc="1" locked="0" layoutInCell="1" allowOverlap="1" wp14:anchorId="636CA8A1" wp14:editId="449C2402">
            <wp:simplePos x="0" y="0"/>
            <wp:positionH relativeFrom="margin">
              <wp:align>left</wp:align>
            </wp:positionH>
            <wp:positionV relativeFrom="paragraph">
              <wp:posOffset>0</wp:posOffset>
            </wp:positionV>
            <wp:extent cx="4585335" cy="5364480"/>
            <wp:effectExtent l="0" t="0" r="5715" b="7620"/>
            <wp:wrapTight wrapText="bothSides">
              <wp:wrapPolygon edited="0">
                <wp:start x="0" y="0"/>
                <wp:lineTo x="0" y="21554"/>
                <wp:lineTo x="21537" y="21554"/>
                <wp:lineTo x="21537" y="0"/>
                <wp:lineTo x="0" y="0"/>
              </wp:wrapPolygon>
            </wp:wrapTight>
            <wp:docPr id="10" name="Picture 10" descr="A document with text and a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ocument with text and a yellow text&#10;&#10;Description automatically generated"/>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4585335" cy="5364480"/>
                    </a:xfrm>
                    <a:prstGeom prst="rect">
                      <a:avLst/>
                    </a:prstGeom>
                  </pic:spPr>
                </pic:pic>
              </a:graphicData>
            </a:graphic>
            <wp14:sizeRelH relativeFrom="margin">
              <wp14:pctWidth>0</wp14:pctWidth>
            </wp14:sizeRelH>
            <wp14:sizeRelV relativeFrom="margin">
              <wp14:pctHeight>0</wp14:pctHeight>
            </wp14:sizeRelV>
          </wp:anchor>
        </w:drawing>
      </w:r>
    </w:p>
    <w:p w14:paraId="2662CC40" w14:textId="34839334" w:rsidR="00527FAB" w:rsidRPr="00C17238" w:rsidRDefault="00A06388" w:rsidP="00527FAB">
      <w:pPr>
        <w:jc w:val="center"/>
        <w:rPr>
          <w:rFonts w:cs="Times New Roman"/>
          <w:b/>
          <w:bCs/>
        </w:rPr>
      </w:pPr>
      <w:r w:rsidRPr="00C17238">
        <w:rPr>
          <w:rFonts w:cs="Times New Roman"/>
          <w:b/>
          <w:bCs/>
        </w:rPr>
        <w:t xml:space="preserve"> </w:t>
      </w:r>
      <w:r w:rsidR="00527FAB" w:rsidRPr="00C17238">
        <w:rPr>
          <w:rFonts w:cs="Times New Roman"/>
          <w:b/>
          <w:bCs/>
        </w:rPr>
        <w:br w:type="page"/>
      </w:r>
    </w:p>
    <w:p w14:paraId="3742861F" w14:textId="77777777" w:rsidR="00527FAB" w:rsidRPr="00C17238" w:rsidRDefault="00527FAB" w:rsidP="00527FAB">
      <w:pPr>
        <w:jc w:val="center"/>
        <w:rPr>
          <w:rFonts w:cs="Times New Roman"/>
          <w:b/>
          <w:bCs/>
        </w:rPr>
      </w:pPr>
      <w:r w:rsidRPr="00C17238">
        <w:rPr>
          <w:rFonts w:cs="Times New Roman"/>
          <w:b/>
          <w:bCs/>
        </w:rPr>
        <w:t>Bank Reconciliation</w:t>
      </w:r>
    </w:p>
    <w:p w14:paraId="725F8228" w14:textId="116962D0" w:rsidR="00527FAB" w:rsidRPr="00C17238" w:rsidRDefault="00325E2F" w:rsidP="003573E5">
      <w:pPr>
        <w:jc w:val="center"/>
        <w:rPr>
          <w:rStyle w:val="Heading3Char"/>
          <w:sz w:val="24"/>
        </w:rPr>
      </w:pPr>
      <w:bookmarkStart w:id="7255" w:name="_Annex_D"/>
      <w:bookmarkEnd w:id="7255"/>
      <w:r>
        <w:rPr>
          <w:noProof/>
        </w:rPr>
        <w:drawing>
          <wp:anchor distT="0" distB="0" distL="114300" distR="114300" simplePos="0" relativeHeight="251658253" behindDoc="1" locked="0" layoutInCell="1" allowOverlap="1" wp14:anchorId="13008DF2" wp14:editId="478B30EB">
            <wp:simplePos x="0" y="0"/>
            <wp:positionH relativeFrom="column">
              <wp:posOffset>0</wp:posOffset>
            </wp:positionH>
            <wp:positionV relativeFrom="paragraph">
              <wp:posOffset>774</wp:posOffset>
            </wp:positionV>
            <wp:extent cx="5943600" cy="7084695"/>
            <wp:effectExtent l="0" t="0" r="0" b="1905"/>
            <wp:wrapTight wrapText="bothSides">
              <wp:wrapPolygon edited="0">
                <wp:start x="0" y="0"/>
                <wp:lineTo x="0" y="21548"/>
                <wp:lineTo x="21531" y="21548"/>
                <wp:lineTo x="21531" y="0"/>
                <wp:lineTo x="0" y="0"/>
              </wp:wrapPolygon>
            </wp:wrapTight>
            <wp:docPr id="12" name="Picture 12"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document&#10;&#10;Description automatically generated"/>
                    <pic:cNvPicPr/>
                  </pic:nvPicPr>
                  <pic:blipFill>
                    <a:blip r:embed="rId165">
                      <a:extLst>
                        <a:ext uri="{28A0092B-C50C-407E-A947-70E740481C1C}">
                          <a14:useLocalDpi xmlns:a14="http://schemas.microsoft.com/office/drawing/2010/main" val="0"/>
                        </a:ext>
                      </a:extLst>
                    </a:blip>
                    <a:stretch>
                      <a:fillRect/>
                    </a:stretch>
                  </pic:blipFill>
                  <pic:spPr>
                    <a:xfrm>
                      <a:off x="0" y="0"/>
                      <a:ext cx="5943600" cy="7084695"/>
                    </a:xfrm>
                    <a:prstGeom prst="rect">
                      <a:avLst/>
                    </a:prstGeom>
                  </pic:spPr>
                </pic:pic>
              </a:graphicData>
            </a:graphic>
          </wp:anchor>
        </w:drawing>
      </w:r>
    </w:p>
    <w:p w14:paraId="55114000" w14:textId="584DDB5B" w:rsidR="00527FAB" w:rsidRPr="00F47D85" w:rsidRDefault="00527FAB" w:rsidP="00F47D85">
      <w:pPr>
        <w:pStyle w:val="Heading2"/>
        <w:rPr>
          <w:rStyle w:val="Heading3Char"/>
          <w:rFonts w:cstheme="majorBidi"/>
          <w:b/>
          <w:bCs/>
          <w:sz w:val="32"/>
          <w:szCs w:val="26"/>
        </w:rPr>
      </w:pPr>
      <w:bookmarkStart w:id="7256" w:name="_Annex_D_1"/>
      <w:bookmarkStart w:id="7257" w:name="_Toc222754823"/>
      <w:bookmarkEnd w:id="7256"/>
      <w:r w:rsidRPr="00F47D85">
        <w:rPr>
          <w:rStyle w:val="Heading3Char"/>
          <w:rFonts w:cstheme="majorBidi"/>
          <w:b/>
          <w:bCs/>
          <w:sz w:val="32"/>
          <w:szCs w:val="26"/>
        </w:rPr>
        <w:t>Annex D</w:t>
      </w:r>
      <w:r w:rsidR="002C2E76">
        <w:rPr>
          <w:rStyle w:val="Heading3Char"/>
          <w:rFonts w:cstheme="majorBidi"/>
          <w:b/>
          <w:bCs/>
          <w:sz w:val="32"/>
          <w:szCs w:val="26"/>
        </w:rPr>
        <w:t>: Cash Flow Request</w:t>
      </w:r>
      <w:bookmarkEnd w:id="7257"/>
    </w:p>
    <w:p w14:paraId="11D1296D" w14:textId="52025666" w:rsidR="00527FAB" w:rsidRDefault="00527FAB" w:rsidP="00527FAB">
      <w:pPr>
        <w:jc w:val="center"/>
        <w:rPr>
          <w:rFonts w:cs="Times New Roman"/>
          <w:b/>
          <w:bCs/>
        </w:rPr>
      </w:pPr>
      <w:r w:rsidRPr="00C17238">
        <w:rPr>
          <w:rFonts w:cs="Times New Roman"/>
          <w:b/>
          <w:bCs/>
        </w:rPr>
        <w:t>Cash Flow Request</w:t>
      </w:r>
    </w:p>
    <w:p w14:paraId="52B7D473" w14:textId="52AD6205" w:rsidR="00F71135" w:rsidRPr="00C17238" w:rsidRDefault="00F71135" w:rsidP="00527FAB">
      <w:pPr>
        <w:jc w:val="center"/>
        <w:rPr>
          <w:rFonts w:cs="Times New Roman"/>
          <w:b/>
          <w:bCs/>
        </w:rPr>
      </w:pPr>
      <w:r>
        <w:rPr>
          <w:noProof/>
        </w:rPr>
        <w:drawing>
          <wp:anchor distT="0" distB="0" distL="114300" distR="114300" simplePos="0" relativeHeight="251658251" behindDoc="1" locked="0" layoutInCell="1" allowOverlap="1" wp14:anchorId="60962EEF" wp14:editId="745C8339">
            <wp:simplePos x="0" y="0"/>
            <wp:positionH relativeFrom="column">
              <wp:posOffset>0</wp:posOffset>
            </wp:positionH>
            <wp:positionV relativeFrom="paragraph">
              <wp:posOffset>1807</wp:posOffset>
            </wp:positionV>
            <wp:extent cx="5943600" cy="6931025"/>
            <wp:effectExtent l="0" t="0" r="0" b="3175"/>
            <wp:wrapTight wrapText="bothSides">
              <wp:wrapPolygon edited="0">
                <wp:start x="0" y="0"/>
                <wp:lineTo x="0" y="21551"/>
                <wp:lineTo x="21531" y="21551"/>
                <wp:lineTo x="21531" y="0"/>
                <wp:lineTo x="0" y="0"/>
              </wp:wrapPolygon>
            </wp:wrapTight>
            <wp:docPr id="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document&#10;&#10;Description automatically generated"/>
                    <pic:cNvPicPr/>
                  </pic:nvPicPr>
                  <pic:blipFill>
                    <a:blip r:embed="rId166">
                      <a:extLst>
                        <a:ext uri="{28A0092B-C50C-407E-A947-70E740481C1C}">
                          <a14:useLocalDpi xmlns:a14="http://schemas.microsoft.com/office/drawing/2010/main" val="0"/>
                        </a:ext>
                      </a:extLst>
                    </a:blip>
                    <a:stretch>
                      <a:fillRect/>
                    </a:stretch>
                  </pic:blipFill>
                  <pic:spPr>
                    <a:xfrm>
                      <a:off x="0" y="0"/>
                      <a:ext cx="5943600" cy="6931025"/>
                    </a:xfrm>
                    <a:prstGeom prst="rect">
                      <a:avLst/>
                    </a:prstGeom>
                  </pic:spPr>
                </pic:pic>
              </a:graphicData>
            </a:graphic>
          </wp:anchor>
        </w:drawing>
      </w:r>
    </w:p>
    <w:p w14:paraId="202F03E1" w14:textId="0C6BC9A2" w:rsidR="00527FAB" w:rsidRPr="00F47D85" w:rsidRDefault="00527FAB" w:rsidP="00F47D85">
      <w:pPr>
        <w:pStyle w:val="Heading2"/>
        <w:rPr>
          <w:rStyle w:val="Heading3Char"/>
          <w:rFonts w:cstheme="majorBidi"/>
          <w:b/>
          <w:bCs/>
          <w:sz w:val="32"/>
          <w:szCs w:val="26"/>
        </w:rPr>
      </w:pPr>
      <w:bookmarkStart w:id="7258" w:name="_Annex_E"/>
      <w:bookmarkStart w:id="7259" w:name="_Toc222754824"/>
      <w:bookmarkEnd w:id="7258"/>
      <w:r w:rsidRPr="00F47D85">
        <w:rPr>
          <w:rStyle w:val="Heading3Char"/>
          <w:rFonts w:cstheme="majorBidi"/>
          <w:b/>
          <w:bCs/>
          <w:sz w:val="32"/>
          <w:szCs w:val="26"/>
        </w:rPr>
        <w:t>Annex E</w:t>
      </w:r>
      <w:r w:rsidR="002C2E76">
        <w:rPr>
          <w:rStyle w:val="Heading3Char"/>
          <w:rFonts w:cstheme="majorBidi"/>
          <w:b/>
          <w:bCs/>
          <w:sz w:val="32"/>
          <w:szCs w:val="26"/>
        </w:rPr>
        <w:t>: Petty Cash Certification</w:t>
      </w:r>
      <w:bookmarkEnd w:id="7259"/>
    </w:p>
    <w:p w14:paraId="46B49AF1" w14:textId="77777777" w:rsidR="00527FAB" w:rsidRPr="00C17238" w:rsidRDefault="00527FAB" w:rsidP="00527FAB">
      <w:pPr>
        <w:spacing w:line="300" w:lineRule="exact"/>
        <w:rPr>
          <w:rFonts w:cs="Times New Roman"/>
          <w:b/>
          <w:bCs/>
        </w:rPr>
      </w:pPr>
      <w:bookmarkStart w:id="7260" w:name="_Annex_F"/>
      <w:bookmarkEnd w:id="7260"/>
    </w:p>
    <w:p w14:paraId="19A8DEFA" w14:textId="77777777" w:rsidR="00527FAB" w:rsidRPr="00C17238" w:rsidRDefault="00527FAB" w:rsidP="00527FAB">
      <w:pPr>
        <w:spacing w:line="300" w:lineRule="exact"/>
        <w:jc w:val="center"/>
        <w:rPr>
          <w:rFonts w:cs="Times New Roman"/>
          <w:b/>
          <w:bCs/>
        </w:rPr>
      </w:pPr>
      <w:r w:rsidRPr="00C17238">
        <w:rPr>
          <w:rFonts w:cs="Times New Roman"/>
          <w:b/>
          <w:bCs/>
        </w:rPr>
        <w:t>Petty Cash Certification</w:t>
      </w:r>
    </w:p>
    <w:p w14:paraId="7E7EE4F9" w14:textId="77777777" w:rsidR="00527FAB" w:rsidRPr="00C17238" w:rsidRDefault="00527FAB" w:rsidP="00527FAB">
      <w:pPr>
        <w:spacing w:line="300" w:lineRule="exact"/>
        <w:rPr>
          <w:rFonts w:cs="Times New Roman"/>
        </w:rPr>
      </w:pPr>
    </w:p>
    <w:p w14:paraId="65232196" w14:textId="77777777" w:rsidR="00527FAB" w:rsidRPr="00C17238" w:rsidRDefault="00527FAB" w:rsidP="00527FAB">
      <w:pPr>
        <w:spacing w:line="300" w:lineRule="exact"/>
        <w:rPr>
          <w:rFonts w:cs="Times New Roman"/>
        </w:rPr>
      </w:pPr>
      <w:r w:rsidRPr="00C17238">
        <w:rPr>
          <w:rFonts w:cs="Times New Roman"/>
        </w:rPr>
        <w:t>Date</w:t>
      </w:r>
    </w:p>
    <w:p w14:paraId="0FCC5E86" w14:textId="77777777" w:rsidR="00527FAB" w:rsidRPr="00C17238" w:rsidRDefault="00527FAB" w:rsidP="00527FAB">
      <w:pPr>
        <w:spacing w:line="300" w:lineRule="exact"/>
        <w:rPr>
          <w:rFonts w:cs="Times New Roman"/>
        </w:rPr>
      </w:pPr>
    </w:p>
    <w:p w14:paraId="2E52E4CA" w14:textId="77777777" w:rsidR="00527FAB" w:rsidRPr="00C17238" w:rsidRDefault="00527FAB" w:rsidP="00527FAB">
      <w:pPr>
        <w:spacing w:line="300" w:lineRule="exact"/>
        <w:rPr>
          <w:rFonts w:cs="Times New Roman"/>
          <w:b/>
        </w:rPr>
      </w:pPr>
      <w:r w:rsidRPr="00C17238">
        <w:rPr>
          <w:rFonts w:cs="Times New Roman"/>
          <w:b/>
        </w:rPr>
        <w:t>Name of Country Director/Chief of Party</w:t>
      </w:r>
    </w:p>
    <w:p w14:paraId="3D1FF65F" w14:textId="77777777" w:rsidR="00527FAB" w:rsidRPr="00C17238" w:rsidRDefault="00527FAB" w:rsidP="00527FAB">
      <w:pPr>
        <w:spacing w:line="300" w:lineRule="exact"/>
        <w:rPr>
          <w:rFonts w:cs="Times New Roman"/>
        </w:rPr>
      </w:pPr>
      <w:r w:rsidRPr="00C17238">
        <w:rPr>
          <w:rFonts w:cs="Times New Roman"/>
        </w:rPr>
        <w:t>Country Director/Chief of Party</w:t>
      </w:r>
    </w:p>
    <w:p w14:paraId="0E3B5DF3" w14:textId="77777777" w:rsidR="00527FAB" w:rsidRPr="00C17238" w:rsidRDefault="00527FAB" w:rsidP="00527FAB">
      <w:pPr>
        <w:spacing w:line="300" w:lineRule="exact"/>
        <w:rPr>
          <w:rFonts w:cs="Times New Roman"/>
        </w:rPr>
      </w:pPr>
    </w:p>
    <w:p w14:paraId="168FF90A" w14:textId="77777777" w:rsidR="00527FAB" w:rsidRPr="00C17238" w:rsidRDefault="00527FAB" w:rsidP="00527FAB">
      <w:pPr>
        <w:spacing w:line="300" w:lineRule="exact"/>
        <w:rPr>
          <w:rFonts w:cs="Times New Roman"/>
        </w:rPr>
      </w:pPr>
      <w:r w:rsidRPr="00C17238">
        <w:rPr>
          <w:rFonts w:cs="Times New Roman"/>
        </w:rPr>
        <w:t xml:space="preserve">Dear </w:t>
      </w:r>
      <w:r w:rsidRPr="00C17238">
        <w:rPr>
          <w:rFonts w:cs="Times New Roman"/>
          <w:b/>
        </w:rPr>
        <w:t>Name of Country Director/Chief of Party</w:t>
      </w:r>
      <w:r w:rsidRPr="00C17238">
        <w:rPr>
          <w:rFonts w:cs="Times New Roman"/>
        </w:rPr>
        <w:t xml:space="preserve">: </w:t>
      </w:r>
    </w:p>
    <w:p w14:paraId="2C51AC3B" w14:textId="77777777" w:rsidR="00527FAB" w:rsidRPr="00C17238" w:rsidRDefault="00527FAB" w:rsidP="00527FAB">
      <w:pPr>
        <w:spacing w:line="300" w:lineRule="exact"/>
        <w:rPr>
          <w:rFonts w:cs="Times New Roman"/>
        </w:rPr>
      </w:pPr>
    </w:p>
    <w:p w14:paraId="544924BB" w14:textId="77777777" w:rsidR="00527FAB" w:rsidRPr="00C17238" w:rsidRDefault="00527FAB" w:rsidP="00527FAB">
      <w:pPr>
        <w:spacing w:line="300" w:lineRule="exact"/>
        <w:jc w:val="both"/>
        <w:rPr>
          <w:rFonts w:cs="Times New Roman"/>
          <w:u w:val="single"/>
        </w:rPr>
      </w:pPr>
      <w:r w:rsidRPr="00C17238">
        <w:rPr>
          <w:rFonts w:cs="Times New Roman"/>
          <w:u w:val="single"/>
        </w:rPr>
        <w:t xml:space="preserve">Re: CERTIFICATE OF PETTY CASH FLOAT HELD FOR PROJECT </w:t>
      </w:r>
      <w:r w:rsidRPr="00C17238">
        <w:rPr>
          <w:rFonts w:cs="Times New Roman"/>
          <w:highlight w:val="yellow"/>
          <w:u w:val="single"/>
        </w:rPr>
        <w:t>NAME AND GRANT NUMBER</w:t>
      </w:r>
      <w:r w:rsidRPr="00C17238">
        <w:rPr>
          <w:rFonts w:cs="Times New Roman"/>
          <w:u w:val="single"/>
        </w:rPr>
        <w:t xml:space="preserve"> </w:t>
      </w:r>
    </w:p>
    <w:p w14:paraId="1512F6D9" w14:textId="77777777" w:rsidR="00527FAB" w:rsidRPr="00C17238" w:rsidRDefault="00527FAB" w:rsidP="00527FAB">
      <w:pPr>
        <w:spacing w:line="300" w:lineRule="exact"/>
        <w:rPr>
          <w:rFonts w:cs="Times New Roman"/>
          <w:u w:val="single"/>
        </w:rPr>
      </w:pPr>
    </w:p>
    <w:p w14:paraId="13949F4D" w14:textId="77777777" w:rsidR="00527FAB" w:rsidRPr="00C17238" w:rsidRDefault="00527FAB" w:rsidP="00527FAB">
      <w:pPr>
        <w:spacing w:line="300" w:lineRule="exact"/>
        <w:rPr>
          <w:rFonts w:cs="Times New Roman"/>
        </w:rPr>
      </w:pPr>
    </w:p>
    <w:p w14:paraId="47B016DA" w14:textId="01D08C7A" w:rsidR="00527FAB" w:rsidRPr="00C17238" w:rsidRDefault="00527FAB" w:rsidP="00527FAB">
      <w:pPr>
        <w:spacing w:line="300" w:lineRule="exact"/>
        <w:rPr>
          <w:rFonts w:cs="Times New Roman"/>
        </w:rPr>
      </w:pPr>
      <w:r w:rsidRPr="00C17238">
        <w:rPr>
          <w:rFonts w:cs="Times New Roman"/>
        </w:rPr>
        <w:t>TOTAL OF PETTY CASH FLOAT:</w:t>
      </w:r>
      <w:r w:rsidR="006308EB" w:rsidRPr="00C17238">
        <w:rPr>
          <w:rFonts w:cs="Times New Roman"/>
        </w:rPr>
        <w:t xml:space="preserve"> </w:t>
      </w:r>
      <w:r w:rsidRPr="00C17238">
        <w:rPr>
          <w:rFonts w:cs="Times New Roman"/>
        </w:rPr>
        <w:t>_________________________</w:t>
      </w:r>
    </w:p>
    <w:p w14:paraId="496986C8" w14:textId="77777777" w:rsidR="00527FAB" w:rsidRPr="00C17238" w:rsidRDefault="00527FAB" w:rsidP="00527FAB">
      <w:pPr>
        <w:spacing w:line="300" w:lineRule="exact"/>
        <w:rPr>
          <w:rFonts w:cs="Times New Roman"/>
        </w:rPr>
      </w:pPr>
    </w:p>
    <w:p w14:paraId="70647B79" w14:textId="77777777" w:rsidR="00527FAB" w:rsidRPr="00C17238" w:rsidRDefault="00527FAB" w:rsidP="00527FAB">
      <w:pPr>
        <w:spacing w:line="300" w:lineRule="exact"/>
        <w:rPr>
          <w:rFonts w:cs="Times New Roman"/>
        </w:rPr>
      </w:pPr>
    </w:p>
    <w:p w14:paraId="59E1C279" w14:textId="2F97E07E" w:rsidR="00527FAB" w:rsidRPr="00C17238" w:rsidRDefault="00527FAB" w:rsidP="00527FAB">
      <w:pPr>
        <w:spacing w:line="300" w:lineRule="exact"/>
        <w:rPr>
          <w:rFonts w:cs="Times New Roman"/>
        </w:rPr>
      </w:pPr>
      <w:r w:rsidRPr="00C17238">
        <w:rPr>
          <w:rFonts w:cs="Times New Roman"/>
        </w:rPr>
        <w:t>LESS TOTAL PETTY CASH VOUCHERS:</w:t>
      </w:r>
      <w:r w:rsidR="006308EB" w:rsidRPr="00C17238">
        <w:rPr>
          <w:rFonts w:cs="Times New Roman"/>
        </w:rPr>
        <w:t xml:space="preserve"> </w:t>
      </w:r>
      <w:r w:rsidRPr="00C17238">
        <w:rPr>
          <w:rFonts w:cs="Times New Roman"/>
        </w:rPr>
        <w:t>_________________________</w:t>
      </w:r>
    </w:p>
    <w:p w14:paraId="44EE7CFD" w14:textId="77777777" w:rsidR="00527FAB" w:rsidRPr="00C17238" w:rsidRDefault="00527FAB" w:rsidP="00527FAB">
      <w:pPr>
        <w:spacing w:line="300" w:lineRule="exact"/>
        <w:rPr>
          <w:rFonts w:cs="Times New Roman"/>
        </w:rPr>
      </w:pPr>
    </w:p>
    <w:p w14:paraId="0C3DD85F" w14:textId="77777777" w:rsidR="00527FAB" w:rsidRPr="00C17238" w:rsidRDefault="00527FAB" w:rsidP="00527FAB">
      <w:pPr>
        <w:spacing w:line="300" w:lineRule="exact"/>
        <w:rPr>
          <w:rFonts w:cs="Times New Roman"/>
        </w:rPr>
      </w:pPr>
    </w:p>
    <w:p w14:paraId="3BA25B8D" w14:textId="732CB349" w:rsidR="00527FAB" w:rsidRPr="00C17238" w:rsidRDefault="00527FAB" w:rsidP="00527FAB">
      <w:pPr>
        <w:spacing w:line="300" w:lineRule="exact"/>
        <w:rPr>
          <w:rFonts w:cs="Times New Roman"/>
        </w:rPr>
      </w:pPr>
      <w:r w:rsidRPr="00C17238">
        <w:rPr>
          <w:rFonts w:cs="Times New Roman"/>
        </w:rPr>
        <w:t xml:space="preserve">EQUALS TOTAL CASH ON HAND: </w:t>
      </w:r>
      <w:r w:rsidRPr="00C17238">
        <w:rPr>
          <w:rFonts w:cs="Times New Roman"/>
        </w:rPr>
        <w:tab/>
      </w:r>
      <w:r w:rsidRPr="00C17238">
        <w:rPr>
          <w:rFonts w:cs="Times New Roman"/>
        </w:rPr>
        <w:tab/>
      </w:r>
      <w:r w:rsidRPr="00C17238">
        <w:rPr>
          <w:rFonts w:cs="Times New Roman"/>
        </w:rPr>
        <w:tab/>
      </w:r>
      <w:r w:rsidR="006308EB" w:rsidRPr="00C17238">
        <w:rPr>
          <w:rFonts w:cs="Times New Roman"/>
        </w:rPr>
        <w:t xml:space="preserve"> </w:t>
      </w:r>
      <w:r w:rsidRPr="00C17238">
        <w:rPr>
          <w:rFonts w:cs="Times New Roman"/>
        </w:rPr>
        <w:t>_________________________</w:t>
      </w:r>
    </w:p>
    <w:p w14:paraId="5E9EFC0C" w14:textId="77777777" w:rsidR="00527FAB" w:rsidRPr="00C17238" w:rsidRDefault="00527FAB" w:rsidP="00527FAB">
      <w:pPr>
        <w:spacing w:line="300" w:lineRule="exact"/>
        <w:rPr>
          <w:rFonts w:cs="Times New Roman"/>
        </w:rPr>
      </w:pPr>
    </w:p>
    <w:p w14:paraId="143851AC" w14:textId="77777777" w:rsidR="00527FAB" w:rsidRPr="00C17238" w:rsidRDefault="00527FAB" w:rsidP="00527FAB">
      <w:pPr>
        <w:spacing w:line="300" w:lineRule="exact"/>
        <w:rPr>
          <w:rFonts w:cs="Times New Roman"/>
        </w:rPr>
      </w:pPr>
    </w:p>
    <w:p w14:paraId="4FA1E9E2" w14:textId="77777777" w:rsidR="00527FAB" w:rsidRPr="00C17238" w:rsidRDefault="00527FAB" w:rsidP="00527FAB">
      <w:pPr>
        <w:spacing w:line="300" w:lineRule="exact"/>
        <w:rPr>
          <w:rFonts w:cs="Times New Roman"/>
        </w:rPr>
      </w:pPr>
    </w:p>
    <w:p w14:paraId="11965800" w14:textId="77777777" w:rsidR="00527FAB" w:rsidRPr="00C17238" w:rsidRDefault="00527FAB" w:rsidP="00527FAB">
      <w:pPr>
        <w:spacing w:line="300" w:lineRule="exact"/>
        <w:rPr>
          <w:rFonts w:cs="Times New Roman"/>
        </w:rPr>
      </w:pPr>
      <w:r w:rsidRPr="00C17238">
        <w:rPr>
          <w:rFonts w:cs="Times New Roman"/>
        </w:rPr>
        <w:t xml:space="preserve">I certify that I have conducted a cash count on _______________ (date) and verified Petty Cash Float in the presence of the petty cash float holder. </w:t>
      </w:r>
    </w:p>
    <w:p w14:paraId="4FBAA3C2" w14:textId="77777777" w:rsidR="00527FAB" w:rsidRPr="00C17238" w:rsidRDefault="00527FAB" w:rsidP="00527FAB">
      <w:pPr>
        <w:spacing w:line="300" w:lineRule="exact"/>
        <w:rPr>
          <w:rFonts w:cs="Times New Roman"/>
        </w:rPr>
      </w:pPr>
    </w:p>
    <w:p w14:paraId="46292650" w14:textId="48A1F800" w:rsidR="00527FAB" w:rsidRPr="00C17238" w:rsidRDefault="00527FAB" w:rsidP="00527FAB">
      <w:pPr>
        <w:spacing w:line="300" w:lineRule="exact"/>
        <w:rPr>
          <w:rFonts w:cs="Times New Roman"/>
        </w:rPr>
      </w:pPr>
      <w:r w:rsidRPr="00C17238">
        <w:rPr>
          <w:rFonts w:cs="Times New Roman"/>
        </w:rPr>
        <w:t>PETTY CASH VERIFIER:</w:t>
      </w:r>
      <w:r w:rsidR="006308EB" w:rsidRPr="00C17238">
        <w:rPr>
          <w:rFonts w:cs="Times New Roman"/>
        </w:rPr>
        <w:t xml:space="preserve"> </w:t>
      </w:r>
      <w:r w:rsidRPr="00C17238">
        <w:rPr>
          <w:rFonts w:cs="Times New Roman"/>
        </w:rPr>
        <w:t>_____________________ Name</w:t>
      </w:r>
    </w:p>
    <w:p w14:paraId="33AFA6ED" w14:textId="77777777" w:rsidR="00527FAB" w:rsidRPr="00C17238" w:rsidRDefault="00527FAB" w:rsidP="00527FAB">
      <w:pPr>
        <w:spacing w:line="300" w:lineRule="exact"/>
        <w:rPr>
          <w:rFonts w:cs="Times New Roman"/>
        </w:rPr>
      </w:pPr>
    </w:p>
    <w:p w14:paraId="74A3A018" w14:textId="6B7D8869" w:rsidR="00527FAB" w:rsidRPr="00C17238" w:rsidRDefault="00527FAB" w:rsidP="00527FAB">
      <w:pPr>
        <w:spacing w:line="300" w:lineRule="exact"/>
        <w:rPr>
          <w:rFonts w:cs="Times New Roman"/>
        </w:rPr>
      </w:pP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006308EB" w:rsidRPr="00C17238">
        <w:rPr>
          <w:rFonts w:cs="Times New Roman"/>
        </w:rPr>
        <w:t xml:space="preserve"> </w:t>
      </w:r>
    </w:p>
    <w:p w14:paraId="4441BC4B" w14:textId="4244295D" w:rsidR="00527FAB" w:rsidRPr="00C17238" w:rsidRDefault="006308EB" w:rsidP="00527FAB">
      <w:pPr>
        <w:spacing w:line="300" w:lineRule="exact"/>
        <w:rPr>
          <w:rFonts w:cs="Times New Roman"/>
        </w:rPr>
      </w:pPr>
      <w:r w:rsidRPr="00C17238">
        <w:rPr>
          <w:rFonts w:cs="Times New Roman"/>
        </w:rPr>
        <w:t xml:space="preserve"> </w:t>
      </w:r>
      <w:r w:rsidR="00527FAB" w:rsidRPr="00C17238">
        <w:rPr>
          <w:rFonts w:cs="Times New Roman"/>
        </w:rPr>
        <w:t xml:space="preserve">______________________Signature </w:t>
      </w:r>
    </w:p>
    <w:p w14:paraId="28E16197" w14:textId="77777777" w:rsidR="00527FAB" w:rsidRPr="00C17238" w:rsidRDefault="00527FAB" w:rsidP="00527FAB">
      <w:pPr>
        <w:spacing w:line="300" w:lineRule="exact"/>
        <w:rPr>
          <w:rFonts w:cs="Times New Roman"/>
        </w:rPr>
      </w:pPr>
    </w:p>
    <w:p w14:paraId="69699740" w14:textId="77777777" w:rsidR="00527FAB" w:rsidRPr="00C17238" w:rsidRDefault="00527FAB" w:rsidP="00527FAB">
      <w:pPr>
        <w:spacing w:line="300" w:lineRule="exact"/>
        <w:rPr>
          <w:rFonts w:cs="Times New Roman"/>
        </w:rPr>
      </w:pPr>
    </w:p>
    <w:p w14:paraId="12DC5156" w14:textId="77777777" w:rsidR="00527FAB" w:rsidRPr="00C17238" w:rsidRDefault="00527FAB" w:rsidP="00527FAB">
      <w:pPr>
        <w:spacing w:line="300" w:lineRule="exact"/>
        <w:rPr>
          <w:rFonts w:cs="Times New Roman"/>
        </w:rPr>
      </w:pPr>
    </w:p>
    <w:p w14:paraId="292916FA" w14:textId="7D53F41D" w:rsidR="00527FAB" w:rsidRPr="00C17238" w:rsidRDefault="00527FAB" w:rsidP="00527FAB">
      <w:pPr>
        <w:spacing w:line="300" w:lineRule="exact"/>
        <w:rPr>
          <w:rFonts w:cs="Times New Roman"/>
        </w:rPr>
      </w:pPr>
      <w:r w:rsidRPr="00C17238">
        <w:rPr>
          <w:rFonts w:cs="Times New Roman"/>
        </w:rPr>
        <w:t>PETTY CASH FLOAT HOLDER:</w:t>
      </w:r>
      <w:r w:rsidR="006308EB" w:rsidRPr="00C17238">
        <w:rPr>
          <w:rFonts w:cs="Times New Roman"/>
        </w:rPr>
        <w:t xml:space="preserve"> </w:t>
      </w:r>
      <w:r w:rsidRPr="00C17238">
        <w:rPr>
          <w:rFonts w:cs="Times New Roman"/>
        </w:rPr>
        <w:t xml:space="preserve">_____________________ Name </w:t>
      </w:r>
    </w:p>
    <w:p w14:paraId="28633A48" w14:textId="77777777" w:rsidR="00527FAB" w:rsidRPr="00C17238" w:rsidRDefault="00527FAB" w:rsidP="00527FAB">
      <w:pPr>
        <w:spacing w:line="300" w:lineRule="exact"/>
        <w:rPr>
          <w:rFonts w:cs="Times New Roman"/>
        </w:rPr>
      </w:pPr>
    </w:p>
    <w:p w14:paraId="01BF9E3F" w14:textId="3266FD18" w:rsidR="00527FAB" w:rsidRPr="00C17238" w:rsidRDefault="00527FAB" w:rsidP="00527FAB">
      <w:pPr>
        <w:spacing w:line="300" w:lineRule="exact"/>
        <w:rPr>
          <w:rFonts w:cs="Times New Roman"/>
        </w:rPr>
      </w:pP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Pr="00C17238">
        <w:rPr>
          <w:rFonts w:cs="Times New Roman"/>
        </w:rPr>
        <w:tab/>
      </w:r>
      <w:r w:rsidR="006308EB" w:rsidRPr="00C17238">
        <w:rPr>
          <w:rFonts w:cs="Times New Roman"/>
        </w:rPr>
        <w:t xml:space="preserve"> </w:t>
      </w:r>
      <w:r w:rsidRPr="00C17238">
        <w:rPr>
          <w:rFonts w:cs="Times New Roman"/>
        </w:rPr>
        <w:t xml:space="preserve">_____________________ Signature </w:t>
      </w:r>
    </w:p>
    <w:p w14:paraId="2F26924E" w14:textId="2EDF45B8" w:rsidR="00527FAB" w:rsidRPr="008854FC" w:rsidRDefault="00527FAB" w:rsidP="00F47D85">
      <w:pPr>
        <w:pStyle w:val="Heading2"/>
        <w:rPr>
          <w:rStyle w:val="Heading3Char"/>
          <w:rFonts w:cstheme="majorBidi"/>
          <w:b/>
          <w:bCs/>
          <w:sz w:val="32"/>
          <w:szCs w:val="26"/>
        </w:rPr>
      </w:pPr>
      <w:bookmarkStart w:id="7261" w:name="_Annex_F_1"/>
      <w:bookmarkStart w:id="7262" w:name="_Annex_F:_Complaint"/>
      <w:bookmarkStart w:id="7263" w:name="_Toc27378806"/>
      <w:bookmarkStart w:id="7264" w:name="_Toc222754825"/>
      <w:bookmarkEnd w:id="7261"/>
      <w:bookmarkEnd w:id="7262"/>
      <w:r w:rsidRPr="00F47D85">
        <w:rPr>
          <w:rStyle w:val="Heading3Char"/>
          <w:rFonts w:cstheme="majorBidi"/>
          <w:b/>
          <w:bCs/>
          <w:sz w:val="32"/>
          <w:szCs w:val="26"/>
        </w:rPr>
        <w:t>Annex F</w:t>
      </w:r>
      <w:bookmarkEnd w:id="7263"/>
      <w:r w:rsidR="002C2E76">
        <w:rPr>
          <w:rStyle w:val="Heading3Char"/>
          <w:rFonts w:cstheme="majorBidi"/>
          <w:b/>
          <w:bCs/>
          <w:sz w:val="32"/>
          <w:szCs w:val="26"/>
        </w:rPr>
        <w:t>: Complaint Form</w:t>
      </w:r>
      <w:bookmarkEnd w:id="7264"/>
    </w:p>
    <w:p w14:paraId="75C795BF" w14:textId="5F4464E0" w:rsidR="00527FAB" w:rsidRPr="008854FC" w:rsidRDefault="00527FAB" w:rsidP="00F93487">
      <w:pPr>
        <w:jc w:val="center"/>
        <w:rPr>
          <w:rFonts w:cs="Times New Roman"/>
          <w:b/>
          <w:bCs/>
        </w:rPr>
      </w:pPr>
      <w:r w:rsidRPr="00F93487">
        <w:rPr>
          <w:rFonts w:cs="Times New Roman"/>
          <w:b/>
          <w:bCs/>
        </w:rPr>
        <w:t>Complaint Form</w:t>
      </w:r>
    </w:p>
    <w:p w14:paraId="04C8C850" w14:textId="77777777" w:rsidR="00527FAB" w:rsidRPr="00C17238" w:rsidRDefault="00527FAB" w:rsidP="00527FAB">
      <w:pPr>
        <w:jc w:val="both"/>
        <w:rPr>
          <w:rFonts w:cs="Times New Roman"/>
          <w:b/>
          <w:bCs/>
        </w:rPr>
      </w:pPr>
    </w:p>
    <w:p w14:paraId="25B9455C" w14:textId="77777777" w:rsidR="00527FAB" w:rsidRPr="00C17238" w:rsidRDefault="00527FAB" w:rsidP="00527FAB">
      <w:pPr>
        <w:jc w:val="both"/>
        <w:rPr>
          <w:rFonts w:cs="Times New Roman"/>
        </w:rPr>
      </w:pPr>
      <w:r w:rsidRPr="00C17238">
        <w:rPr>
          <w:rFonts w:cs="Times New Roman"/>
        </w:rP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14:paraId="4FA698E9" w14:textId="77777777" w:rsidR="00527FAB" w:rsidRPr="00C17238" w:rsidRDefault="00527FAB" w:rsidP="00527FAB">
      <w:pPr>
        <w:jc w:val="both"/>
        <w:rPr>
          <w:rFonts w:cs="Times New Roman"/>
        </w:rPr>
      </w:pPr>
    </w:p>
    <w:p w14:paraId="45450F37" w14:textId="128167AD" w:rsidR="00527FAB" w:rsidRPr="00C17238" w:rsidRDefault="00527FAB" w:rsidP="00527FAB">
      <w:pPr>
        <w:jc w:val="both"/>
        <w:rPr>
          <w:rFonts w:cs="Times New Roman"/>
        </w:rPr>
      </w:pPr>
      <w:r w:rsidRPr="00C17238">
        <w:rPr>
          <w:rFonts w:cs="Times New Roman"/>
        </w:rPr>
        <w:t xml:space="preserve">If you are more comfortable with verbally relaying your report, your </w:t>
      </w:r>
      <w:r w:rsidR="002C154B" w:rsidRPr="00C17238">
        <w:rPr>
          <w:rFonts w:cs="Times New Roman"/>
        </w:rPr>
        <w:t>supervisor,</w:t>
      </w:r>
      <w:r w:rsidRPr="00C17238">
        <w:rPr>
          <w:rFonts w:cs="Times New Roman"/>
        </w:rPr>
        <w:t xml:space="preserve"> or any member of management you’ve discussed your complaint with can complete the form on your behalf. However, you must sign the last page.</w:t>
      </w:r>
    </w:p>
    <w:p w14:paraId="05659264" w14:textId="77777777" w:rsidR="00527FAB" w:rsidRPr="00C17238" w:rsidRDefault="00527FAB" w:rsidP="00527FAB">
      <w:pPr>
        <w:jc w:val="both"/>
        <w:rPr>
          <w:rFonts w:cs="Times New Roman"/>
        </w:rPr>
      </w:pPr>
    </w:p>
    <w:tbl>
      <w:tblPr>
        <w:tblStyle w:val="Pa22"/>
        <w:tblW w:w="0" w:type="auto"/>
        <w:tblLook w:val="04A0" w:firstRow="1" w:lastRow="0" w:firstColumn="1" w:lastColumn="0" w:noHBand="0" w:noVBand="1"/>
      </w:tblPr>
      <w:tblGrid>
        <w:gridCol w:w="2125"/>
        <w:gridCol w:w="2267"/>
        <w:gridCol w:w="1901"/>
        <w:gridCol w:w="3067"/>
      </w:tblGrid>
      <w:tr w:rsidR="00527FAB" w:rsidRPr="00C17238" w14:paraId="55CEA62E" w14:textId="77777777" w:rsidTr="00E63CD6">
        <w:tc>
          <w:tcPr>
            <w:tcW w:w="2268" w:type="dxa"/>
          </w:tcPr>
          <w:p w14:paraId="24ADBEE7" w14:textId="77777777" w:rsidR="00527FAB" w:rsidRPr="00C17238" w:rsidRDefault="00527FAB" w:rsidP="00E63CD6">
            <w:pPr>
              <w:jc w:val="both"/>
              <w:rPr>
                <w:rFonts w:cs="Times New Roman"/>
                <w:b/>
                <w:i/>
                <w:iCs/>
              </w:rPr>
            </w:pPr>
            <w:r w:rsidRPr="00C17238">
              <w:rPr>
                <w:rFonts w:cs="Times New Roman"/>
                <w:b/>
                <w:i/>
                <w:iCs/>
              </w:rPr>
              <w:t xml:space="preserve">Complainant Name: </w:t>
            </w:r>
          </w:p>
        </w:tc>
        <w:tc>
          <w:tcPr>
            <w:tcW w:w="8748" w:type="dxa"/>
            <w:gridSpan w:val="3"/>
          </w:tcPr>
          <w:p w14:paraId="38815CB7" w14:textId="77777777" w:rsidR="00527FAB" w:rsidRPr="00C17238" w:rsidRDefault="00527FAB" w:rsidP="00E63CD6">
            <w:pPr>
              <w:jc w:val="both"/>
              <w:rPr>
                <w:rFonts w:cs="Times New Roman"/>
              </w:rPr>
            </w:pPr>
          </w:p>
        </w:tc>
      </w:tr>
      <w:tr w:rsidR="00527FAB" w:rsidRPr="00C17238" w14:paraId="39D2066E" w14:textId="77777777" w:rsidTr="00E63CD6">
        <w:tc>
          <w:tcPr>
            <w:tcW w:w="2268" w:type="dxa"/>
          </w:tcPr>
          <w:p w14:paraId="73CA1A69" w14:textId="77777777" w:rsidR="00527FAB" w:rsidRPr="00C17238" w:rsidRDefault="00527FAB" w:rsidP="00E63CD6">
            <w:pPr>
              <w:jc w:val="both"/>
              <w:rPr>
                <w:rFonts w:cs="Times New Roman"/>
                <w:b/>
                <w:i/>
                <w:iCs/>
              </w:rPr>
            </w:pPr>
            <w:r w:rsidRPr="00C17238">
              <w:rPr>
                <w:rFonts w:cs="Times New Roman"/>
                <w:b/>
                <w:i/>
                <w:iCs/>
              </w:rPr>
              <w:t>Position:</w:t>
            </w:r>
          </w:p>
        </w:tc>
        <w:tc>
          <w:tcPr>
            <w:tcW w:w="8748" w:type="dxa"/>
            <w:gridSpan w:val="3"/>
          </w:tcPr>
          <w:p w14:paraId="2B6416F9" w14:textId="77777777" w:rsidR="00527FAB" w:rsidRPr="00C17238" w:rsidRDefault="00527FAB" w:rsidP="00E63CD6">
            <w:pPr>
              <w:jc w:val="both"/>
              <w:rPr>
                <w:rFonts w:cs="Times New Roman"/>
              </w:rPr>
            </w:pPr>
          </w:p>
        </w:tc>
      </w:tr>
      <w:tr w:rsidR="00527FAB" w:rsidRPr="00C17238" w14:paraId="1AA9C970" w14:textId="77777777" w:rsidTr="00E63CD6">
        <w:tc>
          <w:tcPr>
            <w:tcW w:w="2268" w:type="dxa"/>
          </w:tcPr>
          <w:p w14:paraId="494D77BC" w14:textId="77777777" w:rsidR="00527FAB" w:rsidRPr="00C17238" w:rsidRDefault="00527FAB" w:rsidP="00E63CD6">
            <w:pPr>
              <w:jc w:val="both"/>
              <w:rPr>
                <w:rFonts w:cs="Times New Roman"/>
                <w:b/>
                <w:i/>
                <w:iCs/>
              </w:rPr>
            </w:pPr>
            <w:r w:rsidRPr="00C17238">
              <w:rPr>
                <w:rFonts w:cs="Times New Roman"/>
                <w:b/>
                <w:i/>
                <w:iCs/>
              </w:rPr>
              <w:t xml:space="preserve">Department: </w:t>
            </w:r>
          </w:p>
        </w:tc>
        <w:tc>
          <w:tcPr>
            <w:tcW w:w="8748" w:type="dxa"/>
            <w:gridSpan w:val="3"/>
          </w:tcPr>
          <w:p w14:paraId="3BF755F7" w14:textId="77777777" w:rsidR="00527FAB" w:rsidRPr="00C17238" w:rsidRDefault="00527FAB" w:rsidP="00E63CD6">
            <w:pPr>
              <w:jc w:val="both"/>
              <w:rPr>
                <w:rFonts w:cs="Times New Roman"/>
              </w:rPr>
            </w:pPr>
          </w:p>
        </w:tc>
      </w:tr>
      <w:tr w:rsidR="00527FAB" w:rsidRPr="00C17238" w14:paraId="40EF7201" w14:textId="77777777" w:rsidTr="00E63CD6">
        <w:tc>
          <w:tcPr>
            <w:tcW w:w="2268" w:type="dxa"/>
          </w:tcPr>
          <w:p w14:paraId="7EA185F5" w14:textId="77777777" w:rsidR="00527FAB" w:rsidRPr="00C17238" w:rsidRDefault="00527FAB" w:rsidP="00E63CD6">
            <w:pPr>
              <w:jc w:val="both"/>
              <w:rPr>
                <w:rFonts w:cs="Times New Roman"/>
                <w:b/>
                <w:i/>
                <w:iCs/>
              </w:rPr>
            </w:pPr>
            <w:r w:rsidRPr="00C17238">
              <w:rPr>
                <w:rFonts w:cs="Times New Roman"/>
                <w:b/>
                <w:i/>
                <w:iCs/>
              </w:rPr>
              <w:t>Supervisor:</w:t>
            </w:r>
          </w:p>
        </w:tc>
        <w:tc>
          <w:tcPr>
            <w:tcW w:w="8748" w:type="dxa"/>
            <w:gridSpan w:val="3"/>
          </w:tcPr>
          <w:p w14:paraId="159CF1A8" w14:textId="77777777" w:rsidR="00527FAB" w:rsidRPr="00C17238" w:rsidRDefault="00527FAB" w:rsidP="00E63CD6">
            <w:pPr>
              <w:jc w:val="both"/>
              <w:rPr>
                <w:rFonts w:cs="Times New Roman"/>
              </w:rPr>
            </w:pPr>
          </w:p>
        </w:tc>
      </w:tr>
      <w:tr w:rsidR="00527FAB" w:rsidRPr="00C17238" w14:paraId="4870BB4E" w14:textId="77777777" w:rsidTr="00E63CD6">
        <w:trPr>
          <w:trHeight w:val="5192"/>
        </w:trPr>
        <w:tc>
          <w:tcPr>
            <w:tcW w:w="11016" w:type="dxa"/>
            <w:gridSpan w:val="4"/>
          </w:tcPr>
          <w:p w14:paraId="3CF55E24" w14:textId="5DDEBC5E" w:rsidR="00527FAB" w:rsidRPr="00C17238" w:rsidRDefault="00527FAB" w:rsidP="00F05B60">
            <w:pPr>
              <w:numPr>
                <w:ilvl w:val="0"/>
                <w:numId w:val="80"/>
              </w:numPr>
              <w:jc w:val="both"/>
              <w:rPr>
                <w:rFonts w:cs="Times New Roman"/>
                <w:b/>
                <w:i/>
              </w:rPr>
            </w:pPr>
            <w:r w:rsidRPr="00C17238">
              <w:rPr>
                <w:rFonts w:cs="Times New Roman"/>
                <w:b/>
                <w:i/>
              </w:rPr>
              <w:t>Describe the alleged incident(s).</w:t>
            </w:r>
          </w:p>
          <w:p w14:paraId="2C295363" w14:textId="77777777" w:rsidR="00527FAB" w:rsidRPr="00C17238" w:rsidRDefault="00527FAB" w:rsidP="00E63CD6">
            <w:pPr>
              <w:jc w:val="both"/>
              <w:rPr>
                <w:rFonts w:cs="Times New Roman"/>
              </w:rPr>
            </w:pPr>
          </w:p>
        </w:tc>
      </w:tr>
      <w:tr w:rsidR="00527FAB" w:rsidRPr="00C17238" w14:paraId="61956335" w14:textId="77777777" w:rsidTr="00E63CD6">
        <w:trPr>
          <w:trHeight w:val="1440"/>
        </w:trPr>
        <w:tc>
          <w:tcPr>
            <w:tcW w:w="11016" w:type="dxa"/>
            <w:gridSpan w:val="4"/>
          </w:tcPr>
          <w:p w14:paraId="27CE7DF9" w14:textId="44ED3791" w:rsidR="00527FAB" w:rsidRPr="00C17238" w:rsidRDefault="00527FAB" w:rsidP="00F05B60">
            <w:pPr>
              <w:numPr>
                <w:ilvl w:val="0"/>
                <w:numId w:val="80"/>
              </w:numPr>
              <w:jc w:val="both"/>
              <w:rPr>
                <w:rFonts w:cs="Times New Roman"/>
                <w:b/>
                <w:i/>
              </w:rPr>
            </w:pPr>
            <w:r w:rsidRPr="00C17238">
              <w:rPr>
                <w:rFonts w:cs="Times New Roman"/>
                <w:b/>
                <w:i/>
              </w:rPr>
              <w:t>Who was responsible for the alleged incident(s)?</w:t>
            </w:r>
          </w:p>
          <w:p w14:paraId="37C37CBE" w14:textId="77777777" w:rsidR="00527FAB" w:rsidRPr="00C17238" w:rsidRDefault="00527FAB" w:rsidP="00E63CD6">
            <w:pPr>
              <w:jc w:val="both"/>
              <w:rPr>
                <w:rFonts w:cs="Times New Roman"/>
              </w:rPr>
            </w:pPr>
          </w:p>
        </w:tc>
      </w:tr>
      <w:tr w:rsidR="00527FAB" w:rsidRPr="00C17238" w14:paraId="3BA5E9AD" w14:textId="77777777" w:rsidTr="00E63CD6">
        <w:trPr>
          <w:trHeight w:val="1440"/>
        </w:trPr>
        <w:tc>
          <w:tcPr>
            <w:tcW w:w="11016" w:type="dxa"/>
            <w:gridSpan w:val="4"/>
          </w:tcPr>
          <w:p w14:paraId="3B0BCE75" w14:textId="5B799236" w:rsidR="00527FAB" w:rsidRPr="00C17238" w:rsidRDefault="00527FAB" w:rsidP="00F05B60">
            <w:pPr>
              <w:numPr>
                <w:ilvl w:val="0"/>
                <w:numId w:val="80"/>
              </w:numPr>
              <w:jc w:val="both"/>
              <w:rPr>
                <w:rFonts w:cs="Times New Roman"/>
                <w:b/>
                <w:i/>
              </w:rPr>
            </w:pPr>
            <w:r w:rsidRPr="00C17238">
              <w:rPr>
                <w:rFonts w:cs="Times New Roman"/>
                <w:b/>
                <w:i/>
              </w:rPr>
              <w:t>Identify any witnesses to the alleged incident(s).</w:t>
            </w:r>
          </w:p>
          <w:p w14:paraId="4EFC2F0D" w14:textId="77777777" w:rsidR="00527FAB" w:rsidRPr="00C17238" w:rsidRDefault="00527FAB" w:rsidP="00E63CD6">
            <w:pPr>
              <w:jc w:val="both"/>
              <w:rPr>
                <w:rFonts w:cs="Times New Roman"/>
              </w:rPr>
            </w:pPr>
          </w:p>
        </w:tc>
      </w:tr>
      <w:tr w:rsidR="00527FAB" w:rsidRPr="00C17238" w14:paraId="580164C9" w14:textId="77777777" w:rsidTr="00E63CD6">
        <w:trPr>
          <w:trHeight w:val="1440"/>
        </w:trPr>
        <w:tc>
          <w:tcPr>
            <w:tcW w:w="11016" w:type="dxa"/>
            <w:gridSpan w:val="4"/>
          </w:tcPr>
          <w:p w14:paraId="67027786" w14:textId="61EB07F8" w:rsidR="00527FAB" w:rsidRPr="00C17238" w:rsidRDefault="00527FAB" w:rsidP="00F05B60">
            <w:pPr>
              <w:numPr>
                <w:ilvl w:val="0"/>
                <w:numId w:val="80"/>
              </w:numPr>
              <w:jc w:val="both"/>
              <w:rPr>
                <w:rFonts w:cs="Times New Roman"/>
                <w:b/>
                <w:i/>
              </w:rPr>
            </w:pPr>
            <w:r w:rsidRPr="00C17238">
              <w:rPr>
                <w:rFonts w:cs="Times New Roman"/>
                <w:b/>
                <w:i/>
              </w:rPr>
              <w:t>Where did the alleged incident(s) take place?</w:t>
            </w:r>
          </w:p>
          <w:p w14:paraId="64B03C2D" w14:textId="77777777" w:rsidR="00527FAB" w:rsidRPr="00C17238" w:rsidRDefault="00527FAB" w:rsidP="00E63CD6">
            <w:pPr>
              <w:jc w:val="both"/>
              <w:rPr>
                <w:rFonts w:cs="Times New Roman"/>
              </w:rPr>
            </w:pPr>
          </w:p>
        </w:tc>
      </w:tr>
      <w:tr w:rsidR="00527FAB" w:rsidRPr="00C17238" w14:paraId="126C322A" w14:textId="77777777" w:rsidTr="00E63CD6">
        <w:trPr>
          <w:trHeight w:val="1440"/>
        </w:trPr>
        <w:tc>
          <w:tcPr>
            <w:tcW w:w="11016" w:type="dxa"/>
            <w:gridSpan w:val="4"/>
          </w:tcPr>
          <w:p w14:paraId="48845613" w14:textId="109D9395" w:rsidR="00527FAB" w:rsidRPr="00C17238" w:rsidRDefault="00527FAB" w:rsidP="00F05B60">
            <w:pPr>
              <w:numPr>
                <w:ilvl w:val="0"/>
                <w:numId w:val="80"/>
              </w:numPr>
              <w:jc w:val="both"/>
              <w:rPr>
                <w:rFonts w:cs="Times New Roman"/>
                <w:b/>
                <w:i/>
              </w:rPr>
            </w:pPr>
            <w:r w:rsidRPr="00C17238">
              <w:rPr>
                <w:rFonts w:cs="Times New Roman"/>
                <w:b/>
                <w:i/>
              </w:rPr>
              <w:t>List the date(s) and time(s) that the alleged incident(s) occurred.</w:t>
            </w:r>
          </w:p>
          <w:p w14:paraId="17E6F5B0" w14:textId="77777777" w:rsidR="00527FAB" w:rsidRPr="00C17238" w:rsidRDefault="00527FAB" w:rsidP="00E63CD6">
            <w:pPr>
              <w:jc w:val="both"/>
              <w:rPr>
                <w:rFonts w:cs="Times New Roman"/>
              </w:rPr>
            </w:pPr>
          </w:p>
        </w:tc>
      </w:tr>
      <w:tr w:rsidR="00527FAB" w:rsidRPr="00C17238" w14:paraId="0AF2D22C" w14:textId="77777777" w:rsidTr="00E63CD6">
        <w:trPr>
          <w:trHeight w:val="1440"/>
        </w:trPr>
        <w:tc>
          <w:tcPr>
            <w:tcW w:w="11016" w:type="dxa"/>
            <w:gridSpan w:val="4"/>
          </w:tcPr>
          <w:p w14:paraId="5BCD24D6" w14:textId="77777777" w:rsidR="00527FAB" w:rsidRPr="00C17238" w:rsidRDefault="00527FAB" w:rsidP="00F05B60">
            <w:pPr>
              <w:numPr>
                <w:ilvl w:val="0"/>
                <w:numId w:val="80"/>
              </w:numPr>
              <w:jc w:val="both"/>
              <w:rPr>
                <w:rFonts w:cs="Times New Roman"/>
                <w:b/>
                <w:i/>
              </w:rPr>
            </w:pPr>
            <w:r w:rsidRPr="00C17238">
              <w:rPr>
                <w:rFonts w:cs="Times New Roman"/>
                <w:b/>
                <w:i/>
              </w:rPr>
              <w:t>Have you reported this incident to anyone else? If so, whom?</w:t>
            </w:r>
          </w:p>
          <w:p w14:paraId="680B0CB1" w14:textId="77777777" w:rsidR="00527FAB" w:rsidRPr="00C17238" w:rsidRDefault="00527FAB" w:rsidP="00E63CD6">
            <w:pPr>
              <w:jc w:val="both"/>
              <w:rPr>
                <w:rFonts w:cs="Times New Roman"/>
              </w:rPr>
            </w:pPr>
          </w:p>
        </w:tc>
      </w:tr>
      <w:tr w:rsidR="00527FAB" w:rsidRPr="00C17238" w14:paraId="3B3723EB" w14:textId="77777777" w:rsidTr="00E63CD6">
        <w:trPr>
          <w:trHeight w:val="576"/>
        </w:trPr>
        <w:tc>
          <w:tcPr>
            <w:tcW w:w="7398" w:type="dxa"/>
            <w:gridSpan w:val="3"/>
            <w:vAlign w:val="bottom"/>
          </w:tcPr>
          <w:p w14:paraId="20759CBB" w14:textId="77777777" w:rsidR="00527FAB" w:rsidRPr="00C17238" w:rsidRDefault="00527FAB" w:rsidP="00E63CD6">
            <w:pPr>
              <w:jc w:val="both"/>
              <w:rPr>
                <w:rFonts w:cs="Times New Roman"/>
                <w:b/>
                <w:i/>
                <w:iCs/>
              </w:rPr>
            </w:pPr>
            <w:r w:rsidRPr="00C17238">
              <w:rPr>
                <w:rFonts w:cs="Times New Roman"/>
                <w:b/>
                <w:i/>
                <w:iCs/>
              </w:rPr>
              <w:t>Employee Signature</w:t>
            </w:r>
          </w:p>
        </w:tc>
        <w:tc>
          <w:tcPr>
            <w:tcW w:w="3618" w:type="dxa"/>
            <w:vAlign w:val="bottom"/>
          </w:tcPr>
          <w:p w14:paraId="5B0A74FE" w14:textId="77777777" w:rsidR="00527FAB" w:rsidRPr="00C17238" w:rsidRDefault="00527FAB" w:rsidP="00E63CD6">
            <w:pPr>
              <w:jc w:val="both"/>
              <w:rPr>
                <w:rFonts w:cs="Times New Roman"/>
                <w:b/>
                <w:i/>
                <w:iCs/>
              </w:rPr>
            </w:pPr>
            <w:r w:rsidRPr="00C17238">
              <w:rPr>
                <w:rFonts w:cs="Times New Roman"/>
                <w:b/>
                <w:i/>
                <w:iCs/>
              </w:rPr>
              <w:t>Date</w:t>
            </w:r>
          </w:p>
        </w:tc>
      </w:tr>
      <w:tr w:rsidR="00527FAB" w:rsidRPr="00C17238" w14:paraId="31E94FD4" w14:textId="77777777" w:rsidTr="00E63CD6">
        <w:trPr>
          <w:trHeight w:val="576"/>
        </w:trPr>
        <w:tc>
          <w:tcPr>
            <w:tcW w:w="7398" w:type="dxa"/>
            <w:gridSpan w:val="3"/>
            <w:vAlign w:val="bottom"/>
          </w:tcPr>
          <w:p w14:paraId="4D69BA93" w14:textId="77777777" w:rsidR="00527FAB" w:rsidRPr="00C17238" w:rsidRDefault="00527FAB" w:rsidP="00E63CD6">
            <w:pPr>
              <w:jc w:val="both"/>
              <w:rPr>
                <w:rFonts w:cs="Times New Roman"/>
                <w:b/>
                <w:i/>
                <w:iCs/>
              </w:rPr>
            </w:pPr>
            <w:r w:rsidRPr="00C17238">
              <w:rPr>
                <w:rFonts w:cs="Times New Roman"/>
                <w:b/>
                <w:i/>
                <w:iCs/>
              </w:rPr>
              <w:t xml:space="preserve">Signature of Person </w:t>
            </w:r>
          </w:p>
          <w:p w14:paraId="6C2768D3" w14:textId="77777777" w:rsidR="00527FAB" w:rsidRPr="00C17238" w:rsidRDefault="00527FAB" w:rsidP="00E63CD6">
            <w:pPr>
              <w:jc w:val="both"/>
              <w:rPr>
                <w:rFonts w:cs="Times New Roman"/>
                <w:b/>
                <w:i/>
                <w:iCs/>
              </w:rPr>
            </w:pPr>
            <w:r w:rsidRPr="00C17238">
              <w:rPr>
                <w:rFonts w:cs="Times New Roman"/>
                <w:b/>
                <w:i/>
                <w:iCs/>
              </w:rPr>
              <w:t>Completing Form (if not employee):</w:t>
            </w:r>
          </w:p>
        </w:tc>
        <w:tc>
          <w:tcPr>
            <w:tcW w:w="3618" w:type="dxa"/>
            <w:vAlign w:val="bottom"/>
          </w:tcPr>
          <w:p w14:paraId="3EED552C" w14:textId="77777777" w:rsidR="00527FAB" w:rsidRPr="00C17238" w:rsidRDefault="00527FAB" w:rsidP="00E63CD6">
            <w:pPr>
              <w:jc w:val="both"/>
              <w:rPr>
                <w:rFonts w:cs="Times New Roman"/>
                <w:b/>
                <w:i/>
                <w:iCs/>
              </w:rPr>
            </w:pPr>
            <w:r w:rsidRPr="00C17238">
              <w:rPr>
                <w:rFonts w:cs="Times New Roman"/>
                <w:b/>
                <w:i/>
                <w:iCs/>
              </w:rPr>
              <w:t>Date</w:t>
            </w:r>
          </w:p>
        </w:tc>
      </w:tr>
      <w:tr w:rsidR="00527FAB" w:rsidRPr="00C17238" w14:paraId="3C6D299C" w14:textId="77777777" w:rsidTr="00E63CD6">
        <w:trPr>
          <w:trHeight w:val="20"/>
        </w:trPr>
        <w:tc>
          <w:tcPr>
            <w:tcW w:w="5058" w:type="dxa"/>
            <w:gridSpan w:val="2"/>
            <w:vAlign w:val="bottom"/>
          </w:tcPr>
          <w:p w14:paraId="5EA83F7F" w14:textId="77777777" w:rsidR="00527FAB" w:rsidRPr="00C17238" w:rsidRDefault="00527FAB" w:rsidP="00E63CD6">
            <w:pPr>
              <w:jc w:val="both"/>
              <w:rPr>
                <w:rFonts w:cs="Times New Roman"/>
              </w:rPr>
            </w:pPr>
            <w:r w:rsidRPr="00C17238">
              <w:rPr>
                <w:rFonts w:cs="Times New Roman"/>
                <w:b/>
                <w:i/>
                <w:iCs/>
              </w:rPr>
              <w:t xml:space="preserve">Name of Person Completing Form (if not employee): </w:t>
            </w:r>
          </w:p>
        </w:tc>
        <w:tc>
          <w:tcPr>
            <w:tcW w:w="5958" w:type="dxa"/>
            <w:gridSpan w:val="2"/>
            <w:vAlign w:val="bottom"/>
          </w:tcPr>
          <w:p w14:paraId="7798CFEA" w14:textId="77777777" w:rsidR="00527FAB" w:rsidRPr="00C17238" w:rsidRDefault="00527FAB" w:rsidP="00E63CD6">
            <w:pPr>
              <w:jc w:val="both"/>
              <w:rPr>
                <w:rFonts w:cs="Times New Roman"/>
              </w:rPr>
            </w:pPr>
          </w:p>
        </w:tc>
      </w:tr>
    </w:tbl>
    <w:p w14:paraId="42E22B33" w14:textId="77777777" w:rsidR="00527FAB" w:rsidRPr="00C17238" w:rsidRDefault="00527FAB" w:rsidP="00527FAB">
      <w:pPr>
        <w:jc w:val="both"/>
        <w:rPr>
          <w:rFonts w:cs="Times New Roman"/>
          <w:i/>
        </w:rPr>
      </w:pPr>
    </w:p>
    <w:p w14:paraId="79A02215" w14:textId="15AB8CDA" w:rsidR="00527FAB" w:rsidRPr="00C17238" w:rsidRDefault="005C7450" w:rsidP="00527FAB">
      <w:pPr>
        <w:jc w:val="both"/>
        <w:rPr>
          <w:rFonts w:cs="Times New Roman"/>
        </w:rPr>
      </w:pPr>
      <w:r w:rsidRPr="005C7450">
        <w:rPr>
          <w:rFonts w:cs="Times New Roman"/>
        </w:rPr>
        <w:t>Employees have a right to work in an environment free of discrimination and harassment. Partners' policy prohibits retaliation against any employee for complaining about discrimination or harassment</w:t>
      </w:r>
      <w:r w:rsidR="00527FAB" w:rsidRPr="00C17238">
        <w:rPr>
          <w:rFonts w:cs="Times New Roman"/>
        </w:rPr>
        <w:t>.</w:t>
      </w:r>
    </w:p>
    <w:p w14:paraId="42081A49" w14:textId="5F3BF6E1" w:rsidR="006B173E" w:rsidRPr="00CD5AC6" w:rsidRDefault="00527FAB" w:rsidP="006B173E">
      <w:pPr>
        <w:pStyle w:val="Heading2"/>
        <w:jc w:val="both"/>
      </w:pPr>
      <w:bookmarkStart w:id="7265" w:name="_Annex_G_1"/>
      <w:bookmarkStart w:id="7266" w:name="_Annex_G:_Gender"/>
      <w:bookmarkEnd w:id="7265"/>
      <w:bookmarkEnd w:id="7266"/>
      <w:r w:rsidRPr="00C17238">
        <w:br w:type="page"/>
      </w:r>
      <w:bookmarkStart w:id="7267" w:name="_Toc142304197"/>
      <w:bookmarkStart w:id="7268" w:name="_Toc163044493"/>
      <w:bookmarkStart w:id="7269" w:name="_Toc222754826"/>
      <w:bookmarkStart w:id="7270" w:name="_Toc27378807"/>
      <w:r w:rsidR="006B173E" w:rsidRPr="00CD5AC6">
        <w:t xml:space="preserve">Annex </w:t>
      </w:r>
      <w:r w:rsidR="006B173E">
        <w:t>G</w:t>
      </w:r>
      <w:r w:rsidR="006B173E" w:rsidRPr="00CD5AC6">
        <w:t>: Gender Identity Policy</w:t>
      </w:r>
      <w:bookmarkEnd w:id="7267"/>
      <w:bookmarkEnd w:id="7268"/>
      <w:bookmarkEnd w:id="7269"/>
    </w:p>
    <w:p w14:paraId="4BE54C18" w14:textId="46C51354" w:rsidR="006B173E" w:rsidRDefault="006B173E" w:rsidP="006B173E">
      <w:pPr>
        <w:spacing w:line="360" w:lineRule="auto"/>
        <w:jc w:val="both"/>
        <w:rPr>
          <w:rFonts w:cs="Times New Roman"/>
        </w:rPr>
      </w:pPr>
      <w:r w:rsidRPr="008854FC">
        <w:rPr>
          <w:rFonts w:cs="Times New Roman"/>
        </w:rPr>
        <w:t xml:space="preserve">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about how to protect the legal rights or safety of such employees. This policy does not anticipate every situation that might occur with respect to transgender or gender non-conforming employees, and the needs of each transgender or gender non-conforming employee must be assessed on a case-by-case basis. In all cases, the goal is to ensure the safety, comfort, and healthy development of transgender or gender non-conforming employees while maximizing the employee’s workplace integration and minimizing stigmatization of the employee. Contact HR for more information on this policy. </w:t>
      </w:r>
    </w:p>
    <w:p w14:paraId="11834DC4" w14:textId="77777777" w:rsidR="006B173E" w:rsidRPr="008854FC" w:rsidRDefault="006B173E" w:rsidP="008854FC">
      <w:pPr>
        <w:spacing w:line="360" w:lineRule="auto"/>
        <w:jc w:val="both"/>
        <w:rPr>
          <w:rFonts w:cs="Times New Roman"/>
        </w:rPr>
      </w:pPr>
    </w:p>
    <w:p w14:paraId="36A50BF0" w14:textId="0BBEC094" w:rsidR="006B173E" w:rsidRPr="00B25162" w:rsidRDefault="006B173E" w:rsidP="00B25162">
      <w:pPr>
        <w:spacing w:line="360" w:lineRule="auto"/>
        <w:jc w:val="both"/>
        <w:rPr>
          <w:rFonts w:cs="Times New Roman"/>
        </w:rPr>
      </w:pPr>
      <w:r w:rsidRPr="008854FC">
        <w:rPr>
          <w:rFonts w:cs="Times New Roman"/>
        </w:rPr>
        <w:t>It is the policy of Partners to treat all individuals with dignity and respect and to provide a workplace and environment that is free from discrimination. Partners recognizes that there can be differences between physical sex and gender identity and/or expression. Partners will at no time discriminate against people on the grounds of transvestism, transsexualism, intersex conditions, or any process of gender reassignment, whether it has begun or been completed. Where this policy refers to ‘trans people’, it has in mind people living with any of these identities. When it refers to ‘gender identity’, it covers both the fixed identity of people living in the gender of their birth and the more fluid identities of many trans people. Transphobic abuse, harassment, or bullying (name-calling/derogatory jokes, unacceptable or unwanted behavior, and intrusive questions) is a serious disciplinary offence and will not be tolerated at Partners. Any and all complaints of transphobic abuse or harassment will follow our guidelines under workplace bullying and harassment.</w:t>
      </w:r>
    </w:p>
    <w:p w14:paraId="2FEE9E8C" w14:textId="21C6BA84" w:rsidR="00B25162" w:rsidRPr="00B25162" w:rsidRDefault="00B25162" w:rsidP="00B25162">
      <w:pPr>
        <w:spacing w:line="360" w:lineRule="auto"/>
        <w:jc w:val="both"/>
        <w:rPr>
          <w:rFonts w:cs="Times New Roman"/>
        </w:rPr>
      </w:pPr>
    </w:p>
    <w:p w14:paraId="4BE5B77B" w14:textId="2F8A7536" w:rsidR="00B25162" w:rsidRPr="008854FC" w:rsidRDefault="00B25162" w:rsidP="008854FC">
      <w:pPr>
        <w:spacing w:line="360" w:lineRule="auto"/>
        <w:jc w:val="both"/>
        <w:rPr>
          <w:rFonts w:cs="Times New Roman"/>
        </w:rPr>
      </w:pPr>
      <w:r w:rsidRPr="008854FC">
        <w:rPr>
          <w:rFonts w:cs="Times New Roman"/>
        </w:rPr>
        <w:t>The purpose of this policy is to provide descriptions and guidance to address some of the common questions regarding gender identity in the workplace and appropriate behavior.</w:t>
      </w:r>
    </w:p>
    <w:p w14:paraId="6129BB2C" w14:textId="299A98B3" w:rsidR="00B25162" w:rsidRPr="008854FC" w:rsidRDefault="00B25162" w:rsidP="008854FC">
      <w:pPr>
        <w:pStyle w:val="ListParagraph"/>
        <w:numPr>
          <w:ilvl w:val="0"/>
          <w:numId w:val="133"/>
        </w:numPr>
        <w:spacing w:after="200" w:line="360" w:lineRule="auto"/>
        <w:jc w:val="both"/>
        <w:rPr>
          <w:rFonts w:cs="Times New Roman"/>
        </w:rPr>
      </w:pPr>
      <w:r w:rsidRPr="008854FC">
        <w:rPr>
          <w:rFonts w:cs="Times New Roman"/>
          <w:i/>
          <w:iCs/>
          <w:u w:val="single"/>
        </w:rPr>
        <w:t>Sex versus Gender</w:t>
      </w:r>
      <w:r w:rsidRPr="008854FC">
        <w:rPr>
          <w:rFonts w:cs="Times New Roman"/>
        </w:rPr>
        <w:t>: Sex (i.e., male or female) is assigned at birth based on a combination of a baby’s biological characteristics, including chromosomes, hormones, and reproductive organs, and is originally documented on a person’s birth certificate. The World Health Organization defines gender as the “socially constructed roles, behaviors, activities, and attributes that a given society considers appropriate for men and women.” These characteristics are traditionally referred to as “masculine” or “feminine.”</w:t>
      </w:r>
    </w:p>
    <w:p w14:paraId="18FE6B9E" w14:textId="0CC04F15" w:rsidR="00B25162" w:rsidRPr="008854FC" w:rsidRDefault="00B25162" w:rsidP="008854FC">
      <w:pPr>
        <w:pStyle w:val="ListParagraph"/>
        <w:numPr>
          <w:ilvl w:val="0"/>
          <w:numId w:val="133"/>
        </w:numPr>
        <w:spacing w:after="200" w:line="360" w:lineRule="auto"/>
        <w:jc w:val="both"/>
        <w:rPr>
          <w:rFonts w:cs="Times New Roman"/>
        </w:rPr>
      </w:pPr>
      <w:r w:rsidRPr="008854FC">
        <w:rPr>
          <w:rFonts w:cs="Times New Roman"/>
          <w:i/>
          <w:iCs/>
          <w:u w:val="single"/>
        </w:rPr>
        <w:t>Transgender</w:t>
      </w:r>
      <w:r w:rsidRPr="008854FC">
        <w:rPr>
          <w:rFonts w:cs="Times New Roman"/>
        </w:rPr>
        <w:t>: Transgender individuals are people with a gender identity that is different from the sex assigned to them at birth. Someone who was assigned the male sex at birth but who identifies as female is a transgender woman. Likewise, a person assigned the female sex at birth but who identifies as male is a transgender man. Some individuals who would fit this definition of transgender do not identify themselves as such, and identify simply as men and women, consistent with their gender identity. The guidance discussed in this policy applies whether or not a particular individual self-identifies as transgender.</w:t>
      </w:r>
    </w:p>
    <w:p w14:paraId="73733DB3" w14:textId="01773826" w:rsidR="00B25162" w:rsidRPr="008854FC" w:rsidRDefault="00B25162" w:rsidP="008854FC">
      <w:pPr>
        <w:pStyle w:val="ListParagraph"/>
        <w:numPr>
          <w:ilvl w:val="0"/>
          <w:numId w:val="133"/>
        </w:numPr>
        <w:spacing w:after="200" w:line="360" w:lineRule="auto"/>
        <w:jc w:val="both"/>
        <w:rPr>
          <w:rFonts w:cs="Times New Roman"/>
        </w:rPr>
      </w:pPr>
      <w:r w:rsidRPr="008854FC">
        <w:rPr>
          <w:rFonts w:cs="Times New Roman"/>
          <w:i/>
          <w:iCs/>
          <w:u w:val="single"/>
        </w:rPr>
        <w:t>Transition</w:t>
      </w:r>
      <w:r w:rsidRPr="008854FC">
        <w:rPr>
          <w:rFonts w:cs="Times New Roman"/>
        </w:rPr>
        <w:t>: Some individuals will find it necessary to transition from living and working as one gender to another. Trans or transgender is an umbrella term referring to people with diverse gender identities and expressions that differ from stereotypical gender norms. It includes but is not limited to people who identify as transgender, trans woman (male-to-female), trans man (female-to-male), transsexual, cross-dresser, gender non-conforming, gender variant or gender queer. These individuals may seek some form of medical treatment such as counseling, hormone therapy, electrolysis, and reassignment surgery. These treatments may be deemed medically necessary for many individuals, based on determinations of their medical providers. Some individuals, however, will not pursue some (or any) forms of medical treatment because of their age, medical condition, lack of funds, other personal circumstances, or because they may not feel the treatment is necessary for their well-being. All individuals should be aware that not all transgender individuals will follow the same pattern, but they all are entitled to the same consideration as they undertake the transition steps deemed appropriate for them, and should all be treated with dignity and respect.</w:t>
      </w:r>
    </w:p>
    <w:p w14:paraId="529DA769" w14:textId="77777777" w:rsidR="00B25162" w:rsidRPr="008854FC" w:rsidRDefault="00B25162" w:rsidP="008854FC">
      <w:pPr>
        <w:pStyle w:val="ListParagraph"/>
        <w:numPr>
          <w:ilvl w:val="0"/>
          <w:numId w:val="133"/>
        </w:numPr>
        <w:spacing w:after="200" w:line="360" w:lineRule="auto"/>
        <w:jc w:val="both"/>
        <w:rPr>
          <w:rFonts w:cs="Times New Roman"/>
        </w:rPr>
      </w:pPr>
      <w:r w:rsidRPr="008854FC">
        <w:rPr>
          <w:rFonts w:cs="Times New Roman"/>
          <w:i/>
          <w:iCs/>
          <w:u w:val="single"/>
        </w:rPr>
        <w:t>Gender identity</w:t>
      </w:r>
      <w:r w:rsidRPr="008854FC">
        <w:rPr>
          <w:rFonts w:cs="Times New Roman"/>
        </w:rPr>
        <w:t>: It is each person’s internal and individual experience of gender. It is their sense of being a woman, a man, both, neither, nor anywhere along the gender spectrum. A person’s gender identity may be the same as or different from their birth-assigned sex. Gender identity is fundamentally different from a person’s sexual orientation.</w:t>
      </w:r>
    </w:p>
    <w:p w14:paraId="052C4C00" w14:textId="77777777" w:rsidR="00B25162" w:rsidRPr="008854FC" w:rsidRDefault="00B25162" w:rsidP="008854FC">
      <w:pPr>
        <w:pStyle w:val="ListParagraph"/>
        <w:numPr>
          <w:ilvl w:val="0"/>
          <w:numId w:val="133"/>
        </w:numPr>
        <w:spacing w:after="200" w:line="360" w:lineRule="auto"/>
        <w:jc w:val="both"/>
        <w:rPr>
          <w:rFonts w:cs="Times New Roman"/>
        </w:rPr>
      </w:pPr>
      <w:r w:rsidRPr="008854FC">
        <w:rPr>
          <w:rFonts w:cs="Times New Roman"/>
          <w:i/>
          <w:iCs/>
          <w:u w:val="single"/>
        </w:rPr>
        <w:t>Gender Expression</w:t>
      </w:r>
      <w:r w:rsidRPr="008854FC">
        <w:rPr>
          <w:rFonts w:cs="Times New Roman"/>
        </w:rPr>
        <w:t>: It is how a person publicly presents, represents, and expresses their gender. This can include behavior and outward appearance such as dress, hair, make-up, mannerisms, speech patterns, body language, voice and other characteristics and behaviors. A person’s chosen name and pronoun are also common ways of expressing gender.</w:t>
      </w:r>
    </w:p>
    <w:p w14:paraId="0F6C6236" w14:textId="77777777" w:rsidR="00B25162" w:rsidRPr="003E3ED2" w:rsidRDefault="00B25162" w:rsidP="00075427">
      <w:pPr>
        <w:pStyle w:val="Heading4"/>
        <w:rPr>
          <w:szCs w:val="26"/>
        </w:rPr>
      </w:pPr>
      <w:r w:rsidRPr="003E3ED2">
        <w:rPr>
          <w:szCs w:val="26"/>
        </w:rPr>
        <w:t>All Employee or Non-Employee Transition</w:t>
      </w:r>
    </w:p>
    <w:p w14:paraId="4C006CA9" w14:textId="77777777" w:rsidR="00B25162" w:rsidRPr="008854FC" w:rsidRDefault="00B25162" w:rsidP="008854FC">
      <w:pPr>
        <w:spacing w:line="360" w:lineRule="auto"/>
        <w:jc w:val="both"/>
        <w:rPr>
          <w:rFonts w:cs="Times New Roman"/>
        </w:rPr>
      </w:pPr>
      <w:r w:rsidRPr="008854FC">
        <w:rPr>
          <w:rFonts w:cs="Times New Roman"/>
        </w:rPr>
        <w:t>There are several issues that commonly generate questions from individuals who are working with a transitioning employees or non-employees (such as interns, program participants, volunteers, consultants, and independent contractors). To ensuring that transitioning employees and non-employees are treated with dignity and respect, Partners offer the following guidance on those issues.</w:t>
      </w:r>
    </w:p>
    <w:p w14:paraId="47556E54" w14:textId="77777777" w:rsidR="00B25162" w:rsidRPr="003E3ED2" w:rsidRDefault="00B25162" w:rsidP="00F6340B">
      <w:pPr>
        <w:pStyle w:val="Heading4"/>
        <w:rPr>
          <w:szCs w:val="26"/>
        </w:rPr>
      </w:pPr>
      <w:r w:rsidRPr="003E3ED2">
        <w:rPr>
          <w:szCs w:val="26"/>
        </w:rPr>
        <w:t>Confidentiality and Privacy</w:t>
      </w:r>
    </w:p>
    <w:p w14:paraId="33766BAD" w14:textId="3DA25A58" w:rsidR="00B25162" w:rsidRDefault="00B25162" w:rsidP="00B25162">
      <w:pPr>
        <w:spacing w:line="360" w:lineRule="auto"/>
        <w:jc w:val="both"/>
        <w:rPr>
          <w:rFonts w:cs="Times New Roman"/>
        </w:rPr>
      </w:pPr>
      <w:r w:rsidRPr="008854FC">
        <w:rPr>
          <w:rFonts w:cs="Times New Roman"/>
        </w:rPr>
        <w:t>An individual’s transition should be treated with as much sensitivity and confidentiality as any other individual’s significant life experiences, such as hospitalization or family difficulties. Employees and non-employees in transition often want as little publicity about their transition as possible. They may be concerned about safety, employment, or other issues if other people or employers become aware that he or she has transitioned. Moreover, medical information received about individual employees is protected under the Privacy Act (5 U.S.C. 552a).</w:t>
      </w:r>
    </w:p>
    <w:p w14:paraId="1870ADB9" w14:textId="1A95825C" w:rsidR="00413A72" w:rsidRPr="008854FC" w:rsidRDefault="00413A72" w:rsidP="008854FC">
      <w:pPr>
        <w:spacing w:line="360" w:lineRule="auto"/>
        <w:jc w:val="both"/>
        <w:rPr>
          <w:rFonts w:cs="Times New Roman"/>
        </w:rPr>
      </w:pPr>
    </w:p>
    <w:p w14:paraId="2712E9CD" w14:textId="0E4D987B" w:rsidR="00B25162" w:rsidRPr="008854FC" w:rsidRDefault="00B25162" w:rsidP="008854FC">
      <w:pPr>
        <w:spacing w:line="360" w:lineRule="auto"/>
        <w:jc w:val="both"/>
        <w:rPr>
          <w:rFonts w:cs="Times New Roman"/>
        </w:rPr>
      </w:pPr>
      <w:r w:rsidRPr="008854FC">
        <w:rPr>
          <w:rFonts w:cs="Times New Roman"/>
        </w:rPr>
        <w:t>Supervisors should be sensitive to these special concerns and advise employees not to spread information concerning any employee or non-employee who is in transition: gossip and rumor-spreading about gender identity are inappropriate. Other individuals may be given only general information about the employee or non-employee transition. Personal information about the individual in transition should be considered confidential and should not be released without the individual’s prior agreement. Questions regarding the individual in transition should be referred to the individual himself or herself. It should be noted, however, that questions regarding a coworker’s medical process, body, and sexuality are inappropriate. Issues that may arise should be discussed as soon as possible confidentially between the individual and their supervisor or other member of Executive Leadership Executive Leadership.</w:t>
      </w:r>
    </w:p>
    <w:p w14:paraId="61C8778F" w14:textId="77777777" w:rsidR="00B25162" w:rsidRPr="003E3ED2" w:rsidRDefault="00B25162" w:rsidP="00F6340B">
      <w:pPr>
        <w:pStyle w:val="Heading4"/>
        <w:rPr>
          <w:szCs w:val="26"/>
        </w:rPr>
      </w:pPr>
      <w:r w:rsidRPr="003E3ED2">
        <w:rPr>
          <w:szCs w:val="26"/>
        </w:rPr>
        <w:t>Dress and Appearance</w:t>
      </w:r>
    </w:p>
    <w:p w14:paraId="629F91C6" w14:textId="77777777" w:rsidR="00B25162" w:rsidRPr="008854FC" w:rsidRDefault="00B25162" w:rsidP="008854FC">
      <w:pPr>
        <w:spacing w:line="360" w:lineRule="auto"/>
        <w:jc w:val="both"/>
        <w:rPr>
          <w:rFonts w:cs="Times New Roman"/>
        </w:rPr>
      </w:pPr>
      <w:r w:rsidRPr="008854FC">
        <w:rPr>
          <w:rFonts w:cs="Times New Roman"/>
        </w:rPr>
        <w:t>Once an individual has informed Partners that he or she is transitioning, Partners dress codes should be applied to individual transitioning to a different gender in the same way that they are applied to others of that gender. Dress codes should not be used to prevent a transgender individual from living full-time in the role consistent with his or her gender identity.</w:t>
      </w:r>
    </w:p>
    <w:p w14:paraId="1EA83731" w14:textId="2A66BAF2" w:rsidR="00B25162" w:rsidRPr="003E3ED2" w:rsidRDefault="00B25162" w:rsidP="00F6340B">
      <w:pPr>
        <w:pStyle w:val="Heading4"/>
        <w:rPr>
          <w:szCs w:val="26"/>
        </w:rPr>
      </w:pPr>
      <w:r w:rsidRPr="003E3ED2">
        <w:rPr>
          <w:szCs w:val="26"/>
        </w:rPr>
        <w:t>Names and Pronouns</w:t>
      </w:r>
    </w:p>
    <w:p w14:paraId="1BA014FF" w14:textId="42C59D0F" w:rsidR="00B25162" w:rsidRPr="008854FC" w:rsidRDefault="00B25162" w:rsidP="008854FC">
      <w:pPr>
        <w:spacing w:line="360" w:lineRule="auto"/>
        <w:jc w:val="both"/>
        <w:rPr>
          <w:rFonts w:cs="Times New Roman"/>
        </w:rPr>
      </w:pPr>
      <w:r w:rsidRPr="008854FC">
        <w:rPr>
          <w:rFonts w:cs="Times New Roman"/>
        </w:rPr>
        <w:t>Supervisors, coworkers, and others should use the name and pronouns appropriate to the gender the employee is now presenting. Refer to each person by the name, and the gender-specific pronoun, by which the person wants to be called. If you do not know the proper term, please ask in a tactful way. Further, supervisors, coworkers, and others should take care to use the correct name and pronouns in records and in communications with others regarding the individual in transition. Continued intentional misuse of the individual’s new name and pronouns, and reference to the individual’s former gender by supervisors, coworkers, and others is contrary to the goal of treating transitioning employees with dignity and respect. It creates an unwelcoming work environment and may be considered harassment.</w:t>
      </w:r>
    </w:p>
    <w:p w14:paraId="39954219" w14:textId="4F0237B2" w:rsidR="00B25162" w:rsidRPr="003E3ED2" w:rsidRDefault="00B25162" w:rsidP="00F6340B">
      <w:pPr>
        <w:pStyle w:val="Heading4"/>
        <w:rPr>
          <w:szCs w:val="26"/>
        </w:rPr>
      </w:pPr>
      <w:r w:rsidRPr="003E3ED2">
        <w:rPr>
          <w:szCs w:val="26"/>
        </w:rPr>
        <w:t>Restrooms, Lodging and Other Related Facilities</w:t>
      </w:r>
    </w:p>
    <w:p w14:paraId="675244F7" w14:textId="495147E9" w:rsidR="00B25162" w:rsidRPr="008854FC" w:rsidRDefault="00B25162" w:rsidP="008854FC">
      <w:pPr>
        <w:spacing w:line="360" w:lineRule="auto"/>
        <w:jc w:val="both"/>
        <w:rPr>
          <w:rFonts w:cs="Times New Roman"/>
        </w:rPr>
      </w:pPr>
      <w:r w:rsidRPr="008854FC">
        <w:rPr>
          <w:rFonts w:cs="Times New Roman"/>
        </w:rPr>
        <w:t xml:space="preserve">For transitioning individuals, this means that, once he or she has begun acting and/or working in the gender that reflects his or her gender identity, Partners should allow access to restrooms, lodging and other facilities consistent with his or her gender identity. Partners will protect the transitioning individual’s rights and privacy and therefore may not inform others of the individual’s sexual orientation, gender identity or gender expression. Under no circumstances may anyone require an individual to use facilities or lodging that are inconsistent with the individual’s gender identity. </w:t>
      </w:r>
    </w:p>
    <w:p w14:paraId="0E44A74E" w14:textId="77777777" w:rsidR="00B25162" w:rsidRPr="003E3ED2" w:rsidRDefault="00B25162" w:rsidP="00F6340B">
      <w:pPr>
        <w:pStyle w:val="Heading4"/>
        <w:rPr>
          <w:szCs w:val="26"/>
        </w:rPr>
      </w:pPr>
      <w:r w:rsidRPr="003E3ED2">
        <w:rPr>
          <w:szCs w:val="26"/>
        </w:rPr>
        <w:t>Assignments and Duties</w:t>
      </w:r>
    </w:p>
    <w:p w14:paraId="7AD30CDC" w14:textId="77777777" w:rsidR="00B25162" w:rsidRPr="008854FC" w:rsidRDefault="00B25162" w:rsidP="008854FC">
      <w:pPr>
        <w:spacing w:line="360" w:lineRule="auto"/>
        <w:jc w:val="both"/>
        <w:rPr>
          <w:rFonts w:cs="Times New Roman"/>
        </w:rPr>
      </w:pPr>
      <w:r w:rsidRPr="008854FC">
        <w:rPr>
          <w:rFonts w:cs="Times New Roman"/>
        </w:rPr>
        <w:t xml:space="preserve">For a transitioning individual, once he or she has begun acting and/or working full-time in the gender that reflects his or her gender identity, Partners should treat the individual as that gender for purposes of all job assignments and duties. </w:t>
      </w:r>
    </w:p>
    <w:p w14:paraId="0DA1569A" w14:textId="77777777" w:rsidR="00B25162" w:rsidRPr="003E3ED2" w:rsidRDefault="00B25162" w:rsidP="00F6340B">
      <w:pPr>
        <w:pStyle w:val="Heading4"/>
        <w:rPr>
          <w:szCs w:val="26"/>
        </w:rPr>
      </w:pPr>
      <w:r w:rsidRPr="003E3ED2">
        <w:rPr>
          <w:szCs w:val="26"/>
        </w:rPr>
        <w:t>Employee Transitions</w:t>
      </w:r>
    </w:p>
    <w:p w14:paraId="0183FD09" w14:textId="7D662558" w:rsidR="00B25162" w:rsidRDefault="00B25162" w:rsidP="008854FC">
      <w:pPr>
        <w:spacing w:line="360" w:lineRule="auto"/>
        <w:jc w:val="both"/>
        <w:rPr>
          <w:rFonts w:cs="Times New Roman"/>
        </w:rPr>
      </w:pPr>
      <w:r w:rsidRPr="008854FC">
        <w:rPr>
          <w:rFonts w:cs="Times New Roman"/>
        </w:rPr>
        <w:t>Transitioning individual should not be required to have undergone or to provide proof of any particular medical procedure (including gender reassignment surgery) to be eligible for gender-specific assignments or duties.</w:t>
      </w:r>
    </w:p>
    <w:p w14:paraId="52B3A4B1" w14:textId="77777777" w:rsidR="00032492" w:rsidRPr="008854FC" w:rsidRDefault="00032492" w:rsidP="008854FC">
      <w:pPr>
        <w:spacing w:line="360" w:lineRule="auto"/>
        <w:jc w:val="both"/>
        <w:rPr>
          <w:rFonts w:cs="Times New Roman"/>
          <w:i/>
          <w:iCs/>
          <w:u w:val="single"/>
        </w:rPr>
      </w:pPr>
    </w:p>
    <w:p w14:paraId="5A2C98C3" w14:textId="58B1AF8D" w:rsidR="00B25162" w:rsidRDefault="00B25162" w:rsidP="008854FC">
      <w:pPr>
        <w:spacing w:line="360" w:lineRule="auto"/>
        <w:jc w:val="both"/>
        <w:rPr>
          <w:rFonts w:cs="Times New Roman"/>
        </w:rPr>
      </w:pPr>
      <w:r w:rsidRPr="008854FC">
        <w:rPr>
          <w:rFonts w:cs="Times New Roman"/>
          <w:i/>
          <w:iCs/>
          <w:u w:val="single"/>
        </w:rPr>
        <w:t>Recordkeeping</w:t>
      </w:r>
      <w:r w:rsidRPr="008854FC">
        <w:rPr>
          <w:rFonts w:cs="Times New Roman"/>
        </w:rPr>
        <w:t>: For employees, the employee's personnel folder, and other employee records (payroll, benefits documents, and so on) should be changed to show the employee's new name and gender once the employee has begun working full-time in the gender role consistent with the employee's gender identity. The employee should submit a request to Partners HR to update his or her personnel information and records. Employees will also be permitted to change any identity documentation, such as but not limited to email account, business cards, etc.</w:t>
      </w:r>
    </w:p>
    <w:p w14:paraId="33A8915C" w14:textId="77777777" w:rsidR="00032492" w:rsidRPr="008854FC" w:rsidRDefault="00032492" w:rsidP="008854FC">
      <w:pPr>
        <w:spacing w:line="360" w:lineRule="auto"/>
        <w:jc w:val="both"/>
        <w:rPr>
          <w:rFonts w:cs="Times New Roman"/>
        </w:rPr>
      </w:pPr>
    </w:p>
    <w:p w14:paraId="674336EA" w14:textId="71A7B635" w:rsidR="00B25162" w:rsidRDefault="00B25162" w:rsidP="008854FC">
      <w:pPr>
        <w:spacing w:line="360" w:lineRule="auto"/>
        <w:jc w:val="both"/>
        <w:rPr>
          <w:rFonts w:cs="Times New Roman"/>
        </w:rPr>
      </w:pPr>
      <w:r w:rsidRPr="008854FC">
        <w:rPr>
          <w:rFonts w:cs="Times New Roman"/>
          <w:i/>
          <w:iCs/>
          <w:u w:val="single"/>
        </w:rPr>
        <w:t>Sick and Medical Leave</w:t>
      </w:r>
      <w:r w:rsidRPr="008854FC">
        <w:rPr>
          <w:rFonts w:cs="Times New Roman"/>
        </w:rPr>
        <w:t>: Employees receiving treatment as part of their transition may use sick leave in accordance with Partners sick leave policy. Employees who are qualified under the Family Medical Leave Act may also be entitled to take medical leave for transition-related needs for themselves or for their families.</w:t>
      </w:r>
    </w:p>
    <w:p w14:paraId="4A05FF32" w14:textId="77777777" w:rsidR="00032492" w:rsidRPr="008854FC" w:rsidRDefault="00032492" w:rsidP="008854FC">
      <w:pPr>
        <w:spacing w:line="360" w:lineRule="auto"/>
        <w:jc w:val="both"/>
        <w:rPr>
          <w:rFonts w:cs="Times New Roman"/>
        </w:rPr>
      </w:pPr>
    </w:p>
    <w:p w14:paraId="189EAB77" w14:textId="77777777" w:rsidR="00B25162" w:rsidRPr="008854FC" w:rsidRDefault="00B25162" w:rsidP="008854FC">
      <w:pPr>
        <w:spacing w:line="360" w:lineRule="auto"/>
        <w:jc w:val="both"/>
        <w:rPr>
          <w:rFonts w:cs="Times New Roman"/>
        </w:rPr>
      </w:pPr>
      <w:r w:rsidRPr="008854FC">
        <w:rPr>
          <w:rFonts w:cs="Times New Roman"/>
          <w:i/>
          <w:iCs/>
          <w:u w:val="single"/>
        </w:rPr>
        <w:t>Insurance Benefits</w:t>
      </w:r>
      <w:r w:rsidRPr="008854FC">
        <w:rPr>
          <w:rFonts w:cs="Times New Roman"/>
          <w:i/>
          <w:iCs/>
        </w:rPr>
        <w:t>:</w:t>
      </w:r>
      <w:r w:rsidRPr="008854FC">
        <w:rPr>
          <w:rFonts w:cs="Times New Roman"/>
        </w:rPr>
        <w:t xml:space="preserve"> Employees in transition who already have insurance benefits must be allowed to continue their participation, and new employees must be allowed to elect participation, based on their updated names and genders. If the employees in transition are legally married at the time of the transition, the transition does not affect the validity of that marriage, and spousal coverage should be extended or continued even though the employee in transition has a new name and gender. </w:t>
      </w:r>
    </w:p>
    <w:p w14:paraId="1A24C2C2" w14:textId="77777777" w:rsidR="00B25162" w:rsidRPr="003E3ED2" w:rsidRDefault="00B25162" w:rsidP="00F6340B">
      <w:pPr>
        <w:pStyle w:val="Heading4"/>
        <w:rPr>
          <w:b w:val="0"/>
          <w:bCs w:val="0"/>
          <w:szCs w:val="26"/>
        </w:rPr>
      </w:pPr>
      <w:r w:rsidRPr="003E3ED2">
        <w:rPr>
          <w:szCs w:val="26"/>
        </w:rPr>
        <w:t>Summary</w:t>
      </w:r>
    </w:p>
    <w:p w14:paraId="43883465" w14:textId="77777777" w:rsidR="008E428D" w:rsidRDefault="00B25162" w:rsidP="00413A72">
      <w:pPr>
        <w:spacing w:line="360" w:lineRule="auto"/>
        <w:jc w:val="both"/>
        <w:rPr>
          <w:rFonts w:cs="Times New Roman"/>
        </w:rPr>
      </w:pPr>
      <w:r w:rsidRPr="008854FC">
        <w:rPr>
          <w:rFonts w:cs="Times New Roman"/>
        </w:rPr>
        <w:t>Partners intends to provide for its employees, and non-employees (such as interns, program participants, volunteers, consultants, and independent contractors), an environment that treats all of its employees and non-employees with dignity and respect and to provide a workplace environment that is free from discrimination including sex and/or gender identity. Our approach is to be as inclusive and accommodating for all individuals, regardless of identities. This policy applies to all individuals when interacting with members of the Partners staff or network.</w:t>
      </w:r>
    </w:p>
    <w:p w14:paraId="36FAFF9B" w14:textId="77777777" w:rsidR="008E428D" w:rsidRDefault="008E428D" w:rsidP="00413A72">
      <w:pPr>
        <w:spacing w:line="360" w:lineRule="auto"/>
        <w:jc w:val="both"/>
        <w:rPr>
          <w:rFonts w:cs="Times New Roman"/>
        </w:rPr>
      </w:pPr>
    </w:p>
    <w:p w14:paraId="45A2372D" w14:textId="77777777" w:rsidR="008E428D" w:rsidRDefault="008E428D">
      <w:pPr>
        <w:spacing w:after="160" w:line="259" w:lineRule="auto"/>
        <w:rPr>
          <w:rFonts w:eastAsiaTheme="majorEastAsia" w:cstheme="majorBidi"/>
          <w:b/>
          <w:bCs/>
          <w:color w:val="E66800"/>
          <w:sz w:val="32"/>
          <w:szCs w:val="26"/>
        </w:rPr>
      </w:pPr>
      <w:r>
        <w:br w:type="page"/>
      </w:r>
    </w:p>
    <w:p w14:paraId="42618E26" w14:textId="0AF2275A" w:rsidR="008E428D" w:rsidRPr="00CD5AC6" w:rsidRDefault="008E428D" w:rsidP="008E428D">
      <w:pPr>
        <w:pStyle w:val="Heading2"/>
        <w:jc w:val="both"/>
      </w:pPr>
      <w:bookmarkStart w:id="7271" w:name="_Annex_H:_Sexual"/>
      <w:bookmarkStart w:id="7272" w:name="_Toc222754827"/>
      <w:bookmarkEnd w:id="7271"/>
      <w:r w:rsidRPr="00CD5AC6">
        <w:t xml:space="preserve">Annex </w:t>
      </w:r>
      <w:r>
        <w:t>H</w:t>
      </w:r>
      <w:r w:rsidRPr="00CD5AC6">
        <w:t xml:space="preserve">: </w:t>
      </w:r>
      <w:r w:rsidR="00D30400">
        <w:t>Sexual Exploitation and Abuse</w:t>
      </w:r>
      <w:r w:rsidRPr="00CD5AC6">
        <w:t xml:space="preserve"> Policy</w:t>
      </w:r>
      <w:bookmarkEnd w:id="7272"/>
    </w:p>
    <w:p w14:paraId="4E86CB61" w14:textId="77777777" w:rsidR="00C102E3" w:rsidRPr="0064793A" w:rsidRDefault="00C102E3" w:rsidP="00F6340B">
      <w:pPr>
        <w:pStyle w:val="Heading4"/>
        <w:rPr>
          <w:szCs w:val="26"/>
        </w:rPr>
      </w:pPr>
      <w:r w:rsidRPr="0064793A">
        <w:rPr>
          <w:szCs w:val="26"/>
        </w:rPr>
        <w:t>Purpose</w:t>
      </w:r>
    </w:p>
    <w:p w14:paraId="24353988" w14:textId="6A719D46" w:rsidR="00C102E3" w:rsidRDefault="00C102E3" w:rsidP="00C102E3">
      <w:pPr>
        <w:spacing w:line="360" w:lineRule="auto"/>
        <w:jc w:val="both"/>
        <w:rPr>
          <w:rFonts w:cs="Times New Roman"/>
        </w:rPr>
      </w:pPr>
      <w:r w:rsidRPr="008854FC">
        <w:rPr>
          <w:rFonts w:cs="Times New Roman"/>
        </w:rPr>
        <w:t xml:space="preserve">This policy applies to all Partners Affiliates interacting with Participants, as defined below under </w:t>
      </w:r>
      <w:hyperlink w:anchor="_Definitions">
        <w:r w:rsidRPr="008854FC">
          <w:rPr>
            <w:rStyle w:val="Hyperlink"/>
            <w:rFonts w:cs="Times New Roman"/>
          </w:rPr>
          <w:t>4. Definitions</w:t>
        </w:r>
      </w:hyperlink>
      <w:r w:rsidRPr="008854FC">
        <w:rPr>
          <w:rFonts w:cs="Times New Roman"/>
        </w:rPr>
        <w:t>. Partners of the Americas (Partners) has a zero-tolerance policy toward sexual harassment, exploitation, and abuse. This policy is intended to protect participants of Partners programs, and it applies to Partners operations both in the U.S. and abroad. This policy is meant to provide a general guidance and to comply with U.S. Government regulations, donor requirements, and all other applicable local laws.</w:t>
      </w:r>
    </w:p>
    <w:p w14:paraId="23AB7121" w14:textId="77777777" w:rsidR="00C102E3" w:rsidRPr="008854FC" w:rsidRDefault="00C102E3" w:rsidP="008854FC">
      <w:pPr>
        <w:spacing w:line="360" w:lineRule="auto"/>
        <w:jc w:val="both"/>
        <w:rPr>
          <w:rFonts w:cs="Times New Roman"/>
        </w:rPr>
      </w:pPr>
    </w:p>
    <w:p w14:paraId="28ECE276" w14:textId="5C7D134B" w:rsidR="00C102E3" w:rsidRDefault="00C102E3" w:rsidP="00C102E3">
      <w:pPr>
        <w:spacing w:line="360" w:lineRule="auto"/>
        <w:jc w:val="both"/>
        <w:rPr>
          <w:rFonts w:cs="Times New Roman"/>
        </w:rPr>
      </w:pPr>
      <w:r w:rsidRPr="008854FC">
        <w:rPr>
          <w:rFonts w:cs="Times New Roman"/>
        </w:rPr>
        <w:t xml:space="preserve">While Partners does not tolerate harassment of any nature, there is a distinction between sexual exploitation and abuse (SEA) and sexual harassment. SEA occurs when a position of power (such as being a staff member of an NGO) is used for sexual purposes against a beneficiary or vulnerable member of the community. Sexual harassment occurs when differences in power are abused among staff, to the extent that the harassers conduct or behavior interferes with an individual’s work performance, is made a condition of employment, or creates an intimidating, hostile or offensive work environment. Please reference </w:t>
      </w:r>
      <w:hyperlink r:id="rId167" w:history="1">
        <w:r w:rsidRPr="008854FC">
          <w:rPr>
            <w:rStyle w:val="Hyperlink"/>
            <w:rFonts w:cs="Times New Roman"/>
          </w:rPr>
          <w:t>Partners’ Sexual Harassment Policy</w:t>
        </w:r>
      </w:hyperlink>
      <w:r w:rsidRPr="008854FC">
        <w:rPr>
          <w:rFonts w:cs="Times New Roman"/>
        </w:rPr>
        <w:t xml:space="preserve"> for further questions. </w:t>
      </w:r>
    </w:p>
    <w:p w14:paraId="455A055A" w14:textId="77777777" w:rsidR="00C102E3" w:rsidRPr="008854FC" w:rsidRDefault="00C102E3" w:rsidP="008854FC">
      <w:pPr>
        <w:spacing w:line="360" w:lineRule="auto"/>
        <w:jc w:val="both"/>
        <w:rPr>
          <w:rFonts w:cs="Times New Roman"/>
        </w:rPr>
      </w:pPr>
    </w:p>
    <w:p w14:paraId="22B88A5B" w14:textId="77777777" w:rsidR="00C102E3" w:rsidRPr="008854FC" w:rsidRDefault="00C102E3" w:rsidP="008854FC">
      <w:pPr>
        <w:spacing w:line="360" w:lineRule="auto"/>
        <w:jc w:val="both"/>
        <w:rPr>
          <w:rFonts w:cs="Times New Roman"/>
        </w:rPr>
      </w:pPr>
      <w:r w:rsidRPr="008854FC">
        <w:rPr>
          <w:rFonts w:cs="Times New Roman"/>
        </w:rPr>
        <w:t xml:space="preserve">No code or policy can anticipate every situation that may arise. Accordingly, this policy is intended to serve as a source of guiding principles. Partners reserves the right to make all decisions on a case-by-case basis. </w:t>
      </w:r>
    </w:p>
    <w:p w14:paraId="1CA09576" w14:textId="77777777" w:rsidR="00C102E3" w:rsidRPr="0064793A" w:rsidRDefault="00C102E3" w:rsidP="00F6340B">
      <w:pPr>
        <w:pStyle w:val="Heading4"/>
        <w:rPr>
          <w:szCs w:val="26"/>
        </w:rPr>
      </w:pPr>
      <w:bookmarkStart w:id="7273" w:name="_Toc40479670"/>
      <w:bookmarkStart w:id="7274" w:name="_Toc40479732"/>
      <w:bookmarkStart w:id="7275" w:name="_Toc54279253"/>
      <w:bookmarkEnd w:id="7273"/>
      <w:bookmarkEnd w:id="7274"/>
      <w:r w:rsidRPr="0064793A">
        <w:rPr>
          <w:szCs w:val="26"/>
        </w:rPr>
        <w:t>Goal</w:t>
      </w:r>
      <w:bookmarkEnd w:id="7275"/>
    </w:p>
    <w:p w14:paraId="57927F85" w14:textId="77777777" w:rsidR="00C102E3" w:rsidRPr="00C102E3" w:rsidRDefault="00C102E3" w:rsidP="008854FC">
      <w:pPr>
        <w:spacing w:line="360" w:lineRule="auto"/>
        <w:jc w:val="both"/>
        <w:rPr>
          <w:rFonts w:cs="Times New Roman"/>
        </w:rPr>
      </w:pPr>
      <w:r w:rsidRPr="00C102E3">
        <w:rPr>
          <w:rFonts w:cs="Times New Roman"/>
        </w:rPr>
        <w:t>Partners is committed to providing a safe and nurturing working environment, free from sexual abuse, exploitation, and harassment for all program beneficiaries (hereafter referred to as “Participants”) who participate in programs and/or events sponsored by the organization. Partners commits to supporting victims, improving safeguarding capacity, reporting, investigating, responding to, and preventing sexual harassment and sexual exploitation and abuse. Sexual exploitation and abuse</w:t>
      </w:r>
      <w:r w:rsidRPr="00C102E3">
        <w:rPr>
          <w:rStyle w:val="FootnoteReference"/>
          <w:rFonts w:cs="Times New Roman"/>
        </w:rPr>
        <w:footnoteReference w:id="2"/>
      </w:r>
      <w:r w:rsidRPr="00C102E3">
        <w:rPr>
          <w:rFonts w:cs="Times New Roman"/>
        </w:rPr>
        <w:t xml:space="preserve"> (SEA) of any sort – verbal or physical – is prohibited and will not be tolerated by Partners. Moreover, Partners will not tolerate acts of SEA by any employee, non-employee, members of the Board of Directors, members of a partner organizations with a contractual relationship to Partners, or members of the Partners network, including but not limited to consultants, volunteers, Chapters, and members (hereafter referred to as a “Partners Affiliate”). This policy is intended to provide guidelines and best practices for promoting and maintaining a safe and secure environment in all interactions with Participants while ensuring Partners Affiliates act responsibly to protect Participants. It further seeks to minimize the possibility of acts of SEA</w:t>
      </w:r>
      <w:r w:rsidRPr="00C102E3" w:rsidDel="00A502A4">
        <w:rPr>
          <w:rFonts w:cs="Times New Roman"/>
        </w:rPr>
        <w:t xml:space="preserve"> </w:t>
      </w:r>
      <w:r w:rsidRPr="00C102E3">
        <w:rPr>
          <w:rFonts w:cs="Times New Roman"/>
        </w:rPr>
        <w:t xml:space="preserve">against Participants. </w:t>
      </w:r>
    </w:p>
    <w:p w14:paraId="2A32FF3D" w14:textId="77777777" w:rsidR="00C102E3" w:rsidRPr="00032492" w:rsidRDefault="00C102E3" w:rsidP="00F6340B">
      <w:pPr>
        <w:pStyle w:val="Heading4"/>
        <w:rPr>
          <w:rStyle w:val="Heading3Char"/>
          <w:b/>
          <w:bCs/>
        </w:rPr>
      </w:pPr>
      <w:bookmarkStart w:id="7276" w:name="_Toc54279254"/>
      <w:r w:rsidRPr="0064793A">
        <w:rPr>
          <w:szCs w:val="26"/>
        </w:rPr>
        <w:t>Compliance</w:t>
      </w:r>
      <w:bookmarkEnd w:id="7276"/>
    </w:p>
    <w:p w14:paraId="01768C8C" w14:textId="77777777" w:rsidR="00C102E3" w:rsidRPr="00C102E3" w:rsidRDefault="00C102E3" w:rsidP="008854FC">
      <w:pPr>
        <w:spacing w:line="360" w:lineRule="auto"/>
        <w:jc w:val="both"/>
        <w:rPr>
          <w:rFonts w:cs="Times New Roman"/>
        </w:rPr>
      </w:pPr>
      <w:r w:rsidRPr="00C102E3">
        <w:rPr>
          <w:rFonts w:cs="Times New Roman"/>
        </w:rPr>
        <w:t>This policy applies to all groups, activities, and events sponsored by Partners, as well as groups using Partners’ facilities who serve Participants. This policy also applies to all Partners Affiliates, defined as:</w:t>
      </w:r>
    </w:p>
    <w:p w14:paraId="3BFA91FA" w14:textId="77777777" w:rsidR="00C102E3" w:rsidRPr="00C102E3" w:rsidRDefault="00C102E3" w:rsidP="008854FC">
      <w:pPr>
        <w:pStyle w:val="ListParagraph"/>
        <w:numPr>
          <w:ilvl w:val="0"/>
          <w:numId w:val="134"/>
        </w:numPr>
        <w:spacing w:after="200" w:line="360" w:lineRule="auto"/>
        <w:jc w:val="both"/>
        <w:rPr>
          <w:rFonts w:cs="Times New Roman"/>
        </w:rPr>
      </w:pPr>
      <w:r w:rsidRPr="00C102E3">
        <w:rPr>
          <w:rFonts w:cs="Times New Roman"/>
        </w:rPr>
        <w:t>All staff (full-time, part-time, international, and national), and those engaged on short-term contracts (e.g., consultants, facilitators, mentors, sub-contractors, researchers, etc.);</w:t>
      </w:r>
    </w:p>
    <w:p w14:paraId="16BF09BA" w14:textId="77777777" w:rsidR="00C102E3" w:rsidRPr="00C102E3" w:rsidRDefault="00C102E3" w:rsidP="008854FC">
      <w:pPr>
        <w:pStyle w:val="ListParagraph"/>
        <w:numPr>
          <w:ilvl w:val="0"/>
          <w:numId w:val="134"/>
        </w:numPr>
        <w:spacing w:after="200" w:line="360" w:lineRule="auto"/>
        <w:jc w:val="both"/>
        <w:rPr>
          <w:rFonts w:cs="Times New Roman"/>
        </w:rPr>
      </w:pPr>
      <w:r w:rsidRPr="00C102E3">
        <w:rPr>
          <w:rFonts w:cs="Times New Roman"/>
        </w:rPr>
        <w:t>Volunteers, board members, trustees; and</w:t>
      </w:r>
    </w:p>
    <w:p w14:paraId="39E4E4B6" w14:textId="77777777" w:rsidR="00C102E3" w:rsidRPr="00C102E3" w:rsidRDefault="00C102E3" w:rsidP="008854FC">
      <w:pPr>
        <w:pStyle w:val="ListParagraph"/>
        <w:numPr>
          <w:ilvl w:val="0"/>
          <w:numId w:val="134"/>
        </w:numPr>
        <w:spacing w:after="200" w:line="360" w:lineRule="auto"/>
        <w:jc w:val="both"/>
        <w:rPr>
          <w:rFonts w:cs="Times New Roman"/>
        </w:rPr>
      </w:pPr>
      <w:r w:rsidRPr="00C102E3">
        <w:rPr>
          <w:rFonts w:cs="Times New Roman"/>
        </w:rPr>
        <w:t>Partner organizations who have a formal/contractual relationship with Partners.</w:t>
      </w:r>
    </w:p>
    <w:p w14:paraId="1D26E02D" w14:textId="77777777" w:rsidR="00C102E3" w:rsidRPr="0064793A" w:rsidRDefault="00C102E3" w:rsidP="00F6340B">
      <w:pPr>
        <w:pStyle w:val="Heading4"/>
        <w:rPr>
          <w:szCs w:val="26"/>
        </w:rPr>
      </w:pPr>
      <w:bookmarkStart w:id="7277" w:name="_Toc54279255"/>
      <w:r w:rsidRPr="0064793A">
        <w:rPr>
          <w:szCs w:val="26"/>
        </w:rPr>
        <w:t>Order of Precedence</w:t>
      </w:r>
      <w:bookmarkEnd w:id="7277"/>
      <w:r w:rsidRPr="0064793A">
        <w:rPr>
          <w:szCs w:val="26"/>
        </w:rPr>
        <w:t xml:space="preserve"> </w:t>
      </w:r>
    </w:p>
    <w:p w14:paraId="7772F1D1" w14:textId="77777777" w:rsidR="00C102E3" w:rsidRPr="00C102E3" w:rsidRDefault="00C102E3" w:rsidP="008854FC">
      <w:pPr>
        <w:spacing w:line="360" w:lineRule="auto"/>
        <w:jc w:val="both"/>
        <w:rPr>
          <w:rFonts w:cs="Times New Roman"/>
        </w:rPr>
      </w:pPr>
      <w:r w:rsidRPr="00C102E3">
        <w:rPr>
          <w:rFonts w:cs="Times New Roman"/>
        </w:rPr>
        <w:t>If any conflicts occur between this policy and donor requirement, the issue shall be resolved by giving precedence in the following order:</w:t>
      </w:r>
    </w:p>
    <w:p w14:paraId="0FB3C61B" w14:textId="77777777" w:rsidR="00C102E3" w:rsidRPr="00C102E3" w:rsidRDefault="00C102E3" w:rsidP="008854FC">
      <w:pPr>
        <w:pStyle w:val="ListParagraph"/>
        <w:numPr>
          <w:ilvl w:val="0"/>
          <w:numId w:val="143"/>
        </w:numPr>
        <w:spacing w:after="200" w:line="360" w:lineRule="auto"/>
        <w:jc w:val="both"/>
        <w:rPr>
          <w:rFonts w:cs="Times New Roman"/>
        </w:rPr>
      </w:pPr>
      <w:r w:rsidRPr="00C102E3">
        <w:rPr>
          <w:rFonts w:cs="Times New Roman"/>
        </w:rPr>
        <w:t>Requirements according to the donor (if the Partners Affiliate works on a U.S. Government-funded project)</w:t>
      </w:r>
    </w:p>
    <w:p w14:paraId="7EC3B1ED" w14:textId="77777777" w:rsidR="00C102E3" w:rsidRPr="00C102E3" w:rsidRDefault="00C102E3" w:rsidP="008854FC">
      <w:pPr>
        <w:pStyle w:val="ListParagraph"/>
        <w:numPr>
          <w:ilvl w:val="0"/>
          <w:numId w:val="143"/>
        </w:numPr>
        <w:spacing w:after="200" w:line="360" w:lineRule="auto"/>
        <w:jc w:val="both"/>
        <w:rPr>
          <w:rFonts w:cs="Times New Roman"/>
        </w:rPr>
      </w:pPr>
      <w:r w:rsidRPr="00C102E3">
        <w:rPr>
          <w:rFonts w:cs="Times New Roman"/>
        </w:rPr>
        <w:t>Partners’ SEA Prevention Policy</w:t>
      </w:r>
    </w:p>
    <w:p w14:paraId="348DD32D" w14:textId="77777777" w:rsidR="00C102E3" w:rsidRPr="0064793A" w:rsidRDefault="00C102E3" w:rsidP="00F6340B">
      <w:pPr>
        <w:pStyle w:val="Heading4"/>
        <w:rPr>
          <w:szCs w:val="26"/>
        </w:rPr>
      </w:pPr>
      <w:bookmarkStart w:id="7278" w:name="_Toc40479674"/>
      <w:bookmarkStart w:id="7279" w:name="_Toc40479736"/>
      <w:bookmarkStart w:id="7280" w:name="_Definitions"/>
      <w:bookmarkStart w:id="7281" w:name="_Toc54279256"/>
      <w:bookmarkEnd w:id="7278"/>
      <w:bookmarkEnd w:id="7279"/>
      <w:bookmarkEnd w:id="7280"/>
      <w:r w:rsidRPr="0064793A">
        <w:rPr>
          <w:szCs w:val="26"/>
        </w:rPr>
        <w:t>Definitions</w:t>
      </w:r>
      <w:bookmarkEnd w:id="7281"/>
    </w:p>
    <w:p w14:paraId="3FEB2569" w14:textId="77777777" w:rsidR="00C102E3" w:rsidRPr="00C102E3" w:rsidRDefault="00C102E3" w:rsidP="008854FC">
      <w:pPr>
        <w:spacing w:line="360" w:lineRule="auto"/>
        <w:jc w:val="both"/>
        <w:rPr>
          <w:rFonts w:cs="Times New Roman"/>
        </w:rPr>
      </w:pPr>
      <w:r w:rsidRPr="00C102E3">
        <w:rPr>
          <w:rFonts w:cs="Times New Roman"/>
        </w:rPr>
        <w:t>For the purposes of this policy, Partners defines the following terms:</w:t>
      </w:r>
    </w:p>
    <w:p w14:paraId="3B071299"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“Partners Affiliate”</w:t>
      </w:r>
      <w:r w:rsidRPr="00C102E3">
        <w:rPr>
          <w:rFonts w:cs="Times New Roman"/>
        </w:rPr>
        <w:t xml:space="preserve">: Any employee, non-employee, members of the Board of Directors, individuals of a partner organization with a contractual relationship to Partners, or members of the Partners network, including but not limited to consultants, volunteers, and Chapter members, implementing programs on behalf of Partners HQ. </w:t>
      </w:r>
    </w:p>
    <w:p w14:paraId="19614F2D" w14:textId="77777777" w:rsidR="00C102E3" w:rsidRPr="00C102E3" w:rsidRDefault="00C102E3" w:rsidP="008854FC">
      <w:pPr>
        <w:pStyle w:val="ListParagraph"/>
        <w:spacing w:line="360" w:lineRule="auto"/>
        <w:ind w:left="360"/>
        <w:jc w:val="both"/>
        <w:rPr>
          <w:rFonts w:cs="Times New Roman"/>
        </w:rPr>
      </w:pPr>
    </w:p>
    <w:p w14:paraId="452731C9"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rPr>
        <w:t>“Beneficiary” or “Beneficiaries”</w:t>
      </w:r>
      <w:r w:rsidRPr="00C102E3">
        <w:rPr>
          <w:rFonts w:cs="Times New Roman"/>
        </w:rPr>
        <w:t>: A person who receives assistance as part of humanitarian relief or development programs.</w:t>
      </w:r>
    </w:p>
    <w:p w14:paraId="0BADCDF4" w14:textId="77777777" w:rsidR="00C102E3" w:rsidRPr="00C102E3" w:rsidRDefault="00C102E3" w:rsidP="008854FC">
      <w:pPr>
        <w:pStyle w:val="ListParagraph"/>
        <w:spacing w:line="360" w:lineRule="auto"/>
        <w:ind w:left="360"/>
        <w:jc w:val="both"/>
        <w:rPr>
          <w:rFonts w:cs="Times New Roman"/>
        </w:rPr>
      </w:pPr>
    </w:p>
    <w:p w14:paraId="25C2CCA1"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“Bullying”</w:t>
      </w:r>
      <w:r w:rsidRPr="00C102E3">
        <w:rPr>
          <w:rFonts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3D30FECD" w14:textId="77777777" w:rsidR="00C102E3" w:rsidRPr="00C102E3" w:rsidRDefault="00C102E3" w:rsidP="008854FC">
      <w:pPr>
        <w:pStyle w:val="ListParagraph"/>
        <w:spacing w:line="360" w:lineRule="auto"/>
        <w:rPr>
          <w:rFonts w:cs="Times New Roman"/>
          <w:bCs/>
        </w:rPr>
      </w:pPr>
    </w:p>
    <w:p w14:paraId="1BABCECC" w14:textId="77777777" w:rsidR="00C102E3" w:rsidRPr="00C102E3" w:rsidRDefault="00C102E3" w:rsidP="008854FC">
      <w:pPr>
        <w:pStyle w:val="ListParagraph"/>
        <w:numPr>
          <w:ilvl w:val="2"/>
          <w:numId w:val="135"/>
        </w:numPr>
        <w:spacing w:after="200" w:line="360" w:lineRule="auto"/>
        <w:jc w:val="both"/>
        <w:rPr>
          <w:rFonts w:cs="Times New Roman"/>
        </w:rPr>
      </w:pPr>
      <w:r w:rsidRPr="00C102E3">
        <w:rPr>
          <w:rFonts w:cs="Times New Roman"/>
          <w:b/>
          <w:bCs/>
        </w:rPr>
        <w:t>“Cyberbullying”</w:t>
      </w:r>
      <w:r w:rsidRPr="00C102E3">
        <w:rPr>
          <w:rFonts w:cs="Times New Roman"/>
        </w:rPr>
        <w:t>: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29293729" w14:textId="77777777" w:rsidR="00C102E3" w:rsidRPr="00C102E3" w:rsidRDefault="00C102E3" w:rsidP="008854FC">
      <w:pPr>
        <w:pStyle w:val="ListParagraph"/>
        <w:spacing w:line="360" w:lineRule="auto"/>
        <w:rPr>
          <w:rFonts w:cs="Times New Roman"/>
          <w:b/>
          <w:bCs/>
        </w:rPr>
      </w:pPr>
    </w:p>
    <w:p w14:paraId="2D35EB93"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“Child” or “Children”</w:t>
      </w:r>
      <w:r w:rsidRPr="00C102E3">
        <w:rPr>
          <w:rFonts w:cs="Times New Roman"/>
        </w:rPr>
        <w:t>: A child or children are defined as persons who have not attained 18 years of age, irrespective of local country definitions of when a child reaches adulthood.</w:t>
      </w:r>
    </w:p>
    <w:p w14:paraId="089B2B6A" w14:textId="77777777" w:rsidR="00C102E3" w:rsidRPr="00C102E3" w:rsidRDefault="00C102E3" w:rsidP="008854FC">
      <w:pPr>
        <w:pStyle w:val="ListParagraph"/>
        <w:spacing w:line="360" w:lineRule="auto"/>
        <w:ind w:left="360"/>
        <w:jc w:val="both"/>
        <w:rPr>
          <w:rFonts w:cs="Times New Roman"/>
        </w:rPr>
      </w:pPr>
    </w:p>
    <w:p w14:paraId="43DD4026"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“Child Safeguarding”</w:t>
      </w:r>
      <w:r w:rsidRPr="00C102E3">
        <w:rPr>
          <w:rFonts w:cs="Times New Roman"/>
        </w:rPr>
        <w:t>: The set of policies, procedures, and practices employed to ensure that Partners is a child-safe organization. Child Safeguarding is making Partners safe for children. It involves our collective and individual responsibility and preventative actions to ensure that all children are protected from deliberate or unintentional acts that lead to the risk of or actual harm by Partners Affiliates who come into contact with children or impact them through our development interventions, humanitarian responses, and operations. This includes our direct program implementation, work through partners, and management of children’s personal data. For more information, please reference Partners’ Child Safeguarding Policy.</w:t>
      </w:r>
    </w:p>
    <w:p w14:paraId="19F2C5F4" w14:textId="77777777" w:rsidR="00C102E3" w:rsidRPr="00C102E3" w:rsidRDefault="00C102E3" w:rsidP="008854FC">
      <w:pPr>
        <w:pStyle w:val="ListParagraph"/>
        <w:spacing w:line="360" w:lineRule="auto"/>
        <w:rPr>
          <w:rFonts w:cs="Times New Roman"/>
          <w:b/>
        </w:rPr>
      </w:pPr>
    </w:p>
    <w:p w14:paraId="11A0D472"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rPr>
        <w:t>“Complainant”</w:t>
      </w:r>
      <w:r w:rsidRPr="00C102E3">
        <w:rPr>
          <w:rFonts w:cs="Times New Roman"/>
        </w:rPr>
        <w:t>: The person reporting (or “making a complaint” about) SEA. This could be the victim or another person who becomes aware of the wrongdoing.</w:t>
      </w:r>
    </w:p>
    <w:p w14:paraId="6202D2BC" w14:textId="77777777" w:rsidR="00C102E3" w:rsidRPr="00C102E3" w:rsidRDefault="00C102E3" w:rsidP="008854FC">
      <w:pPr>
        <w:pStyle w:val="ListParagraph"/>
        <w:spacing w:line="360" w:lineRule="auto"/>
        <w:rPr>
          <w:rFonts w:cs="Times New Roman"/>
          <w:b/>
        </w:rPr>
      </w:pPr>
    </w:p>
    <w:p w14:paraId="215B4E6A"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rPr>
        <w:t>“Complaint”</w:t>
      </w:r>
      <w:r w:rsidRPr="00C102E3">
        <w:rPr>
          <w:rFonts w:cs="Times New Roman"/>
        </w:rPr>
        <w:t>: The report of an incident of SEA.</w:t>
      </w:r>
    </w:p>
    <w:p w14:paraId="46DC035C" w14:textId="77777777" w:rsidR="00C102E3" w:rsidRPr="00C102E3" w:rsidRDefault="00C102E3" w:rsidP="008854FC">
      <w:pPr>
        <w:pStyle w:val="ListParagraph"/>
        <w:spacing w:line="360" w:lineRule="auto"/>
        <w:rPr>
          <w:rFonts w:cs="Times New Roman"/>
          <w:b/>
          <w:bCs/>
        </w:rPr>
      </w:pPr>
    </w:p>
    <w:p w14:paraId="0179CBE0"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“Complaint’s procedure”</w:t>
      </w:r>
      <w:r w:rsidRPr="00C102E3">
        <w:rPr>
          <w:rFonts w:cs="Times New Roman"/>
        </w:rPr>
        <w:t>: A framework that describes the course of action for receiving and processing allegations of SEA. This includes systems for processing complaints within an organization, as well as procedures for beneficiaries to bring complaints forward.</w:t>
      </w:r>
    </w:p>
    <w:p w14:paraId="388EEF9F" w14:textId="77777777" w:rsidR="00C102E3" w:rsidRPr="00C102E3" w:rsidRDefault="00C102E3" w:rsidP="008854FC">
      <w:pPr>
        <w:pStyle w:val="ListParagraph"/>
        <w:spacing w:line="360" w:lineRule="auto"/>
        <w:rPr>
          <w:rFonts w:cs="Times New Roman"/>
          <w:b/>
        </w:rPr>
      </w:pPr>
    </w:p>
    <w:p w14:paraId="5E8B76C9"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rPr>
        <w:t>“Economic exploitation”</w:t>
      </w:r>
      <w:r w:rsidRPr="00C102E3">
        <w:rPr>
          <w:rFonts w:cs="Times New Roman"/>
        </w:rPr>
        <w:t>: The deliberate misplacement, exploitation, or wrongful temporary or permanent use of belongings or money.</w:t>
      </w:r>
    </w:p>
    <w:p w14:paraId="2758E206" w14:textId="77777777" w:rsidR="00C102E3" w:rsidRPr="00C102E3" w:rsidRDefault="00C102E3" w:rsidP="008854FC">
      <w:pPr>
        <w:pStyle w:val="ListParagraph"/>
        <w:spacing w:line="360" w:lineRule="auto"/>
        <w:rPr>
          <w:rFonts w:cs="Times New Roman"/>
          <w:b/>
        </w:rPr>
      </w:pPr>
    </w:p>
    <w:p w14:paraId="17E3D454"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w:t>
      </w:r>
      <w:r w:rsidRPr="00C102E3">
        <w:rPr>
          <w:rFonts w:cs="Times New Roman"/>
          <w:b/>
        </w:rPr>
        <w:t>“Emotional abuse or ill treatment”</w:t>
      </w:r>
      <w:r w:rsidRPr="00C102E3">
        <w:rPr>
          <w:rFonts w:cs="Times New Roman"/>
        </w:rPr>
        <w:t>: Constitutes injury to one’s psychological capacity or emotional stability, caused by acts, threats of acts, or coercive tactics. Emotional abuse may include, but is not limited to: Humiliation, control, isolation, withholding of information, or any other deliberate activity that makes one feel diminished or embarrassed.</w:t>
      </w:r>
    </w:p>
    <w:p w14:paraId="1A554D52" w14:textId="77777777" w:rsidR="00C102E3" w:rsidRPr="00C102E3" w:rsidRDefault="00C102E3" w:rsidP="008854FC">
      <w:pPr>
        <w:pStyle w:val="ListParagraph"/>
        <w:spacing w:line="360" w:lineRule="auto"/>
        <w:rPr>
          <w:rFonts w:cs="Times New Roman"/>
          <w:b/>
          <w:bCs/>
        </w:rPr>
      </w:pPr>
    </w:p>
    <w:p w14:paraId="5583FC1C"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“Exploitative relationship”</w:t>
      </w:r>
      <w:r w:rsidRPr="00C102E3">
        <w:rPr>
          <w:rFonts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C102E3">
        <w:rPr>
          <w:rFonts w:eastAsia="Calibri" w:cs="Times New Roman"/>
          <w:b/>
          <w:bCs/>
        </w:rPr>
        <w:t xml:space="preserve"> </w:t>
      </w:r>
    </w:p>
    <w:p w14:paraId="436B964A" w14:textId="77777777" w:rsidR="00C102E3" w:rsidRPr="00C102E3" w:rsidRDefault="00C102E3" w:rsidP="008854FC">
      <w:pPr>
        <w:pStyle w:val="ListParagraph"/>
        <w:spacing w:line="360" w:lineRule="auto"/>
        <w:rPr>
          <w:rFonts w:cs="Times New Roman"/>
          <w:b/>
          <w:bCs/>
        </w:rPr>
      </w:pPr>
    </w:p>
    <w:p w14:paraId="11715FBD"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“Incident”</w:t>
      </w:r>
      <w:r w:rsidRPr="00C102E3">
        <w:rPr>
          <w:rFonts w:cs="Times New Roman"/>
        </w:rPr>
        <w:t>: Instances of sexual exploitation and abuse, violence, suicide, accident, or other trauma.</w:t>
      </w:r>
    </w:p>
    <w:p w14:paraId="45729ABE" w14:textId="77777777" w:rsidR="00C102E3" w:rsidRPr="00C102E3" w:rsidRDefault="00C102E3" w:rsidP="008854FC">
      <w:pPr>
        <w:pStyle w:val="ListParagraph"/>
        <w:spacing w:line="360" w:lineRule="auto"/>
        <w:rPr>
          <w:rFonts w:cs="Times New Roman"/>
          <w:b/>
          <w:bCs/>
        </w:rPr>
      </w:pPr>
    </w:p>
    <w:p w14:paraId="58A756FE"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“Participant or Participants”</w:t>
      </w:r>
      <w:r w:rsidRPr="00C102E3">
        <w:rPr>
          <w:rFonts w:cs="Times New Roman"/>
        </w:rPr>
        <w:t>: Partners program beneficiaries</w:t>
      </w:r>
    </w:p>
    <w:p w14:paraId="26C144A9" w14:textId="77777777" w:rsidR="00C102E3" w:rsidRPr="00C102E3" w:rsidRDefault="00C102E3" w:rsidP="008854FC">
      <w:pPr>
        <w:pStyle w:val="ListParagraph"/>
        <w:spacing w:line="360" w:lineRule="auto"/>
        <w:rPr>
          <w:rFonts w:cs="Times New Roman"/>
        </w:rPr>
      </w:pPr>
    </w:p>
    <w:p w14:paraId="5F73E0EF"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“Partner Organizations”</w:t>
      </w:r>
      <w:r w:rsidRPr="00C102E3">
        <w:rPr>
          <w:rFonts w:cs="Times New Roman"/>
        </w:rPr>
        <w:t>: Any organization that has a contractual relationship with Partners, including subcontractors and sub-awardees.</w:t>
      </w:r>
    </w:p>
    <w:p w14:paraId="7B890CFC" w14:textId="77777777" w:rsidR="00C102E3" w:rsidRPr="00C102E3" w:rsidRDefault="00C102E3" w:rsidP="008854FC">
      <w:pPr>
        <w:pStyle w:val="ListParagraph"/>
        <w:spacing w:line="360" w:lineRule="auto"/>
        <w:rPr>
          <w:rFonts w:cs="Times New Roman"/>
          <w:b/>
          <w:bCs/>
        </w:rPr>
      </w:pPr>
    </w:p>
    <w:p w14:paraId="53C4096B"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“Physical abuse”</w:t>
      </w:r>
      <w:r w:rsidRPr="00C102E3">
        <w:rPr>
          <w:rFonts w:cs="Times New Roman"/>
        </w:rPr>
        <w:t>: Constitutes acts or failures to act resulting in injury (not necessarily visible), unnecessary or unjustified pain or suffering without causing injury, harm, or risk of harm to an individual’s health or welfare, or death. Such acts may include, but are not limited to: Punching, beating, kicking, biting, shaking, throwing, stabbing, choking, or hitting (regardless of object used), or burning. These acts are considered abuse regardless of whether they were intended to hurt the individual.</w:t>
      </w:r>
    </w:p>
    <w:p w14:paraId="22AA410A" w14:textId="77777777" w:rsidR="00C102E3" w:rsidRPr="00C102E3" w:rsidRDefault="00C102E3" w:rsidP="008854FC">
      <w:pPr>
        <w:pStyle w:val="ListParagraph"/>
        <w:spacing w:line="360" w:lineRule="auto"/>
        <w:rPr>
          <w:rFonts w:cs="Times New Roman"/>
          <w:b/>
          <w:bCs/>
        </w:rPr>
      </w:pPr>
    </w:p>
    <w:p w14:paraId="788DD713"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“Sexual exploitation”</w:t>
      </w:r>
      <w:r w:rsidRPr="00C102E3">
        <w:rPr>
          <w:rFonts w:cs="Times New Roman"/>
        </w:rPr>
        <w:t xml:space="preserve">: Any actual or attempted abuse of position of vulnerability, differential power, or trust, for sexual purposes, including, but not limited to: Profiting monetarily, socially, or politically from the sexual exploitation of another. Other types of exploitation associated with sexual exploitation include: </w:t>
      </w:r>
    </w:p>
    <w:p w14:paraId="7480E7D0" w14:textId="77777777" w:rsidR="00C102E3" w:rsidRPr="00C102E3" w:rsidRDefault="00C102E3" w:rsidP="008854FC">
      <w:pPr>
        <w:pStyle w:val="ListParagraph"/>
        <w:numPr>
          <w:ilvl w:val="2"/>
          <w:numId w:val="142"/>
        </w:numPr>
        <w:spacing w:after="200" w:line="360" w:lineRule="auto"/>
        <w:ind w:left="1080"/>
        <w:jc w:val="both"/>
        <w:rPr>
          <w:rFonts w:cs="Times New Roman"/>
        </w:rPr>
      </w:pPr>
      <w:r w:rsidRPr="00C102E3">
        <w:rPr>
          <w:rFonts w:cs="Times New Roman"/>
          <w:b/>
          <w:bCs/>
        </w:rPr>
        <w:t>“Transactional sex”</w:t>
      </w:r>
      <w:r w:rsidRPr="00C102E3">
        <w:rPr>
          <w:rFonts w:cs="Times New Roman"/>
        </w:rPr>
        <w:t>: The exchange of money, employment, goods, or services for sex, including sexual favors other forms of humiliating, degrading, or exploitative behavior. This includes any exchange of assistance that is due to beneficiaries of assistance.</w:t>
      </w:r>
    </w:p>
    <w:p w14:paraId="104A16C5" w14:textId="77777777" w:rsidR="00C102E3" w:rsidRPr="00C102E3" w:rsidRDefault="00C102E3" w:rsidP="008854FC">
      <w:pPr>
        <w:pStyle w:val="ListParagraph"/>
        <w:numPr>
          <w:ilvl w:val="2"/>
          <w:numId w:val="142"/>
        </w:numPr>
        <w:spacing w:after="200" w:line="360" w:lineRule="auto"/>
        <w:ind w:left="1080"/>
        <w:jc w:val="both"/>
        <w:rPr>
          <w:rFonts w:cs="Times New Roman"/>
        </w:rPr>
      </w:pPr>
      <w:r w:rsidRPr="00C102E3">
        <w:rPr>
          <w:rFonts w:cs="Times New Roman"/>
          <w:b/>
          <w:bCs/>
        </w:rPr>
        <w:t>“Solicitation of transactional sex”</w:t>
      </w:r>
      <w:r w:rsidRPr="00C102E3">
        <w:rPr>
          <w:rFonts w:cs="Times New Roman"/>
        </w:rPr>
        <w:t>: Requesting transactional sex.</w:t>
      </w:r>
    </w:p>
    <w:p w14:paraId="05582EF4" w14:textId="77777777" w:rsidR="00C102E3" w:rsidRPr="008854FC" w:rsidRDefault="00C102E3" w:rsidP="008854FC">
      <w:pPr>
        <w:pStyle w:val="ListParagraph"/>
        <w:numPr>
          <w:ilvl w:val="2"/>
          <w:numId w:val="142"/>
        </w:numPr>
        <w:spacing w:after="200" w:line="360" w:lineRule="auto"/>
        <w:ind w:left="1080"/>
        <w:jc w:val="both"/>
        <w:rPr>
          <w:rFonts w:cs="Times New Roman"/>
          <w:b/>
        </w:rPr>
      </w:pPr>
      <w:r w:rsidRPr="00C102E3">
        <w:rPr>
          <w:rFonts w:cs="Times New Roman"/>
          <w:b/>
          <w:bCs/>
        </w:rPr>
        <w:t>“Digital Exploitation”:</w:t>
      </w:r>
      <w:r w:rsidRPr="00C102E3">
        <w:rPr>
          <w:rFonts w:cs="Times New Roman"/>
        </w:rPr>
        <w:t xml:space="preserve"> Non-consensual digital, video or audio recording of nudity or sexual activity. Unauthorized sharing or distribution of digital, video or audio recording of nudity or sexual activity</w:t>
      </w:r>
      <w:r w:rsidRPr="00C102E3">
        <w:rPr>
          <w:rStyle w:val="FootnoteReference"/>
          <w:rFonts w:cs="Times New Roman"/>
        </w:rPr>
        <w:footnoteReference w:id="3"/>
      </w:r>
    </w:p>
    <w:p w14:paraId="230E00A3" w14:textId="77777777" w:rsidR="00C102E3" w:rsidRPr="00C102E3" w:rsidRDefault="00C102E3" w:rsidP="008854FC">
      <w:pPr>
        <w:pStyle w:val="ListParagraph"/>
        <w:spacing w:line="360" w:lineRule="auto"/>
        <w:ind w:left="1080"/>
        <w:jc w:val="both"/>
        <w:rPr>
          <w:rFonts w:cs="Times New Roman"/>
        </w:rPr>
      </w:pPr>
    </w:p>
    <w:p w14:paraId="6B3B3751"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“Sexual abuse”</w:t>
      </w:r>
      <w:r w:rsidRPr="00C102E3">
        <w:rPr>
          <w:rFonts w:cs="Times New Roman"/>
        </w:rPr>
        <w:t>: The actual or threatened physical intrusion of a sexual nature, whether by force or under unequal or coercive conditions. Other types of abuse associated with sexual abuse include:</w:t>
      </w:r>
    </w:p>
    <w:p w14:paraId="59C610EA" w14:textId="77777777" w:rsidR="00C102E3" w:rsidRPr="00C102E3" w:rsidRDefault="00C102E3" w:rsidP="008854FC">
      <w:pPr>
        <w:pStyle w:val="ListParagraph"/>
        <w:widowControl w:val="0"/>
        <w:numPr>
          <w:ilvl w:val="1"/>
          <w:numId w:val="141"/>
        </w:numPr>
        <w:spacing w:after="200" w:line="360" w:lineRule="auto"/>
        <w:jc w:val="both"/>
        <w:rPr>
          <w:rFonts w:cs="Times New Roman"/>
        </w:rPr>
      </w:pPr>
      <w:r w:rsidRPr="00C102E3">
        <w:rPr>
          <w:rFonts w:cs="Times New Roman"/>
        </w:rPr>
        <w:t xml:space="preserve"> </w:t>
      </w:r>
      <w:r w:rsidRPr="00C102E3">
        <w:rPr>
          <w:rFonts w:cs="Times New Roman"/>
          <w:b/>
          <w:bCs/>
        </w:rPr>
        <w:t>“Sexual abuse perpetrated by an adult”</w:t>
      </w:r>
      <w:r w:rsidRPr="00C102E3">
        <w:rPr>
          <w:rFonts w:cs="Times New Roman"/>
        </w:rPr>
        <w:t>: Any contact or activity of a sexual nature that occurs between a child and an adult. This includes any activity which is meant to arouse or gratify the sexual desires of the adult or child.</w:t>
      </w:r>
    </w:p>
    <w:p w14:paraId="1E83CFD4" w14:textId="77777777" w:rsidR="00C102E3" w:rsidRPr="008854FC" w:rsidRDefault="00C102E3" w:rsidP="008854FC">
      <w:pPr>
        <w:pStyle w:val="ListParagraph"/>
        <w:widowControl w:val="0"/>
        <w:numPr>
          <w:ilvl w:val="1"/>
          <w:numId w:val="141"/>
        </w:numPr>
        <w:spacing w:after="200" w:line="360" w:lineRule="auto"/>
        <w:jc w:val="both"/>
        <w:rPr>
          <w:rFonts w:cs="Times New Roman"/>
        </w:rPr>
      </w:pPr>
      <w:r w:rsidRPr="00C102E3">
        <w:rPr>
          <w:rFonts w:cs="Times New Roman"/>
          <w:b/>
        </w:rPr>
        <w:t xml:space="preserve">“Sexual abuse perpetrated by another child or </w:t>
      </w:r>
      <w:r w:rsidRPr="00C102E3">
        <w:rPr>
          <w:rFonts w:cs="Times New Roman"/>
          <w:b/>
          <w:bCs/>
        </w:rPr>
        <w:t>children</w:t>
      </w:r>
      <w:r w:rsidRPr="00C102E3">
        <w:rPr>
          <w:rFonts w:cs="Times New Roman"/>
          <w:b/>
        </w:rPr>
        <w:t>”</w:t>
      </w:r>
      <w:r w:rsidRPr="00C102E3">
        <w:rPr>
          <w:rFonts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41C8C44B" w14:textId="77777777" w:rsidR="00C102E3" w:rsidRPr="00C102E3" w:rsidRDefault="00C102E3" w:rsidP="008854FC">
      <w:pPr>
        <w:pStyle w:val="ListParagraph"/>
        <w:spacing w:line="360" w:lineRule="auto"/>
        <w:ind w:left="360"/>
        <w:jc w:val="both"/>
        <w:rPr>
          <w:rFonts w:cs="Times New Roman"/>
        </w:rPr>
      </w:pPr>
    </w:p>
    <w:p w14:paraId="4E1F47A3" w14:textId="77777777" w:rsidR="00C102E3" w:rsidRPr="00C102E3" w:rsidRDefault="00C102E3" w:rsidP="008854FC">
      <w:pPr>
        <w:pStyle w:val="ListParagraph"/>
        <w:numPr>
          <w:ilvl w:val="0"/>
          <w:numId w:val="135"/>
        </w:numPr>
        <w:spacing w:after="200" w:line="360" w:lineRule="auto"/>
        <w:ind w:left="360"/>
        <w:jc w:val="both"/>
        <w:rPr>
          <w:rFonts w:cs="Times New Roman"/>
        </w:rPr>
      </w:pPr>
      <w:r w:rsidRPr="00C102E3">
        <w:rPr>
          <w:rFonts w:cs="Times New Roman"/>
          <w:b/>
          <w:bCs/>
        </w:rPr>
        <w:t xml:space="preserve"> “Victim”</w:t>
      </w:r>
      <w:r w:rsidRPr="00C102E3">
        <w:rPr>
          <w:rFonts w:cs="Times New Roman"/>
        </w:rPr>
        <w:t>: The person who is sexually exploited or sexually abused. The term Victim is not meant to imply a lack of strength, resilience, or capacity to survive.</w:t>
      </w:r>
    </w:p>
    <w:p w14:paraId="210C229D" w14:textId="77777777" w:rsidR="00C102E3" w:rsidRPr="0064793A" w:rsidRDefault="00C102E3" w:rsidP="00F6340B">
      <w:pPr>
        <w:pStyle w:val="Heading4"/>
        <w:rPr>
          <w:szCs w:val="26"/>
        </w:rPr>
      </w:pPr>
      <w:bookmarkStart w:id="7282" w:name="_Toc40479676"/>
      <w:bookmarkStart w:id="7283" w:name="_Toc40479738"/>
      <w:bookmarkStart w:id="7284" w:name="_Toc54279257"/>
      <w:bookmarkEnd w:id="7282"/>
      <w:bookmarkEnd w:id="7283"/>
      <w:r w:rsidRPr="0064793A">
        <w:rPr>
          <w:szCs w:val="26"/>
        </w:rPr>
        <w:t>Core Principles</w:t>
      </w:r>
      <w:bookmarkEnd w:id="7284"/>
    </w:p>
    <w:p w14:paraId="6998B82D" w14:textId="77777777" w:rsidR="00C102E3" w:rsidRPr="00C102E3" w:rsidRDefault="00C102E3" w:rsidP="008854FC">
      <w:pPr>
        <w:pBdr>
          <w:top w:val="nil"/>
          <w:left w:val="nil"/>
          <w:bottom w:val="nil"/>
          <w:right w:val="nil"/>
          <w:between w:val="nil"/>
        </w:pBdr>
        <w:spacing w:line="360" w:lineRule="auto"/>
        <w:jc w:val="both"/>
        <w:rPr>
          <w:rFonts w:cs="Times New Roman"/>
        </w:rPr>
      </w:pPr>
      <w:r w:rsidRPr="00C102E3">
        <w:rPr>
          <w:rFonts w:cs="Times New Roman"/>
        </w:rPr>
        <w:t>Partners Affiliates will respond to Participants with respect, consideration, and equal treatment, regardless of sex, gender, race, religion, sexual orientation, culture, ability, or socio-economic status.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68">
        <w:r w:rsidRPr="00C102E3">
          <w:rPr>
            <w:rStyle w:val="Hyperlink"/>
            <w:rFonts w:cs="Times New Roman"/>
          </w:rPr>
          <w:t>ST/SGB/2003/13</w:t>
        </w:r>
      </w:hyperlink>
      <w:r w:rsidRPr="00C102E3">
        <w:rPr>
          <w:rFonts w:cs="Times New Roman"/>
        </w:rPr>
        <w:t>). Thus, as a condition of their employment or engagement, Partners Affiliates must acknowledge and agree to the following core principles which are consistent with Section 3 of the U.N. Secretary-General’s Bulletin (</w:t>
      </w:r>
      <w:hyperlink r:id="rId169">
        <w:r w:rsidRPr="00C102E3">
          <w:rPr>
            <w:rStyle w:val="Hyperlink"/>
            <w:rFonts w:cs="Times New Roman"/>
          </w:rPr>
          <w:t>ST/SGB/2003/13</w:t>
        </w:r>
      </w:hyperlink>
      <w:r w:rsidRPr="00C102E3">
        <w:rPr>
          <w:rFonts w:cs="Times New Roman"/>
        </w:rPr>
        <w:t xml:space="preserve">): </w:t>
      </w:r>
    </w:p>
    <w:p w14:paraId="22DE79B4" w14:textId="77777777" w:rsidR="00C102E3" w:rsidRPr="00C102E3" w:rsidRDefault="00C102E3" w:rsidP="008854FC">
      <w:pPr>
        <w:pBdr>
          <w:top w:val="nil"/>
          <w:left w:val="nil"/>
          <w:bottom w:val="nil"/>
          <w:right w:val="nil"/>
          <w:between w:val="nil"/>
        </w:pBdr>
        <w:spacing w:line="360" w:lineRule="auto"/>
        <w:jc w:val="both"/>
        <w:rPr>
          <w:rFonts w:cs="Times New Roman"/>
        </w:rPr>
      </w:pPr>
    </w:p>
    <w:p w14:paraId="4BEFC2AF" w14:textId="77777777" w:rsidR="00C102E3" w:rsidRPr="00C102E3" w:rsidRDefault="00C102E3" w:rsidP="008854FC">
      <w:pPr>
        <w:numPr>
          <w:ilvl w:val="0"/>
          <w:numId w:val="136"/>
        </w:numPr>
        <w:pBdr>
          <w:top w:val="nil"/>
          <w:left w:val="nil"/>
          <w:bottom w:val="nil"/>
          <w:right w:val="nil"/>
          <w:between w:val="nil"/>
        </w:pBdr>
        <w:spacing w:line="360" w:lineRule="auto"/>
        <w:jc w:val="both"/>
        <w:rPr>
          <w:rFonts w:cs="Times New Roman"/>
        </w:rPr>
      </w:pPr>
      <w:r w:rsidRPr="00C102E3">
        <w:rPr>
          <w:rFonts w:cs="Times New Roman"/>
        </w:rPr>
        <w:t>Sexual exploitation and abuse by a Partners Affiliate constitute acts of gross misconduct and are therefore grounds for termination of employment and/or relationship;</w:t>
      </w:r>
    </w:p>
    <w:p w14:paraId="480C9AAD" w14:textId="77777777" w:rsidR="00C102E3" w:rsidRPr="00C102E3" w:rsidRDefault="00C102E3" w:rsidP="008854FC">
      <w:pPr>
        <w:pBdr>
          <w:top w:val="nil"/>
          <w:left w:val="nil"/>
          <w:bottom w:val="nil"/>
          <w:right w:val="nil"/>
          <w:between w:val="nil"/>
        </w:pBdr>
        <w:spacing w:line="360" w:lineRule="auto"/>
        <w:ind w:left="360"/>
        <w:jc w:val="both"/>
        <w:rPr>
          <w:rFonts w:cs="Times New Roman"/>
        </w:rPr>
      </w:pPr>
      <w:bookmarkStart w:id="7285" w:name="_gjdgxs"/>
      <w:bookmarkEnd w:id="7285"/>
    </w:p>
    <w:p w14:paraId="2696B64A" w14:textId="77777777" w:rsidR="00C102E3" w:rsidRPr="00C102E3" w:rsidRDefault="00C102E3" w:rsidP="008854FC">
      <w:pPr>
        <w:numPr>
          <w:ilvl w:val="0"/>
          <w:numId w:val="136"/>
        </w:numPr>
        <w:pBdr>
          <w:top w:val="nil"/>
          <w:left w:val="nil"/>
          <w:bottom w:val="nil"/>
          <w:right w:val="nil"/>
          <w:between w:val="nil"/>
        </w:pBdr>
        <w:spacing w:line="360" w:lineRule="auto"/>
        <w:jc w:val="both"/>
        <w:rPr>
          <w:rFonts w:cs="Times New Roman"/>
        </w:rPr>
      </w:pPr>
      <w:r w:rsidRPr="00C102E3">
        <w:rPr>
          <w:rFonts w:cs="Times New Roman"/>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7EDC0DBF" w14:textId="77777777" w:rsidR="00C102E3" w:rsidRPr="00C102E3" w:rsidRDefault="00C102E3" w:rsidP="008854FC">
      <w:pPr>
        <w:pBdr>
          <w:top w:val="nil"/>
          <w:left w:val="nil"/>
          <w:bottom w:val="nil"/>
          <w:right w:val="nil"/>
          <w:between w:val="nil"/>
        </w:pBdr>
        <w:spacing w:line="360" w:lineRule="auto"/>
        <w:ind w:left="360"/>
        <w:jc w:val="both"/>
        <w:rPr>
          <w:rFonts w:cs="Times New Roman"/>
        </w:rPr>
      </w:pPr>
    </w:p>
    <w:p w14:paraId="5B08428F" w14:textId="77777777" w:rsidR="00C102E3" w:rsidRPr="00C102E3" w:rsidRDefault="00C102E3" w:rsidP="008854FC">
      <w:pPr>
        <w:numPr>
          <w:ilvl w:val="0"/>
          <w:numId w:val="136"/>
        </w:numPr>
        <w:pBdr>
          <w:top w:val="nil"/>
          <w:left w:val="nil"/>
          <w:bottom w:val="nil"/>
          <w:right w:val="nil"/>
          <w:between w:val="nil"/>
        </w:pBdr>
        <w:spacing w:line="360" w:lineRule="auto"/>
        <w:jc w:val="both"/>
        <w:rPr>
          <w:rFonts w:cs="Times New Roman"/>
        </w:rPr>
      </w:pPr>
      <w:r w:rsidRPr="00C102E3">
        <w:rPr>
          <w:rFonts w:cs="Times New Roman"/>
        </w:rPr>
        <w:t>Exchange of money, employment, goods, or services for sex, including sexual favors or other forms of humiliating, degrading, or exploitative behavior, is prohibited. This includes exchange of assistance that is due to beneficiaries;</w:t>
      </w:r>
    </w:p>
    <w:p w14:paraId="66EE509F" w14:textId="77777777" w:rsidR="00C102E3" w:rsidRPr="00C102E3" w:rsidRDefault="00C102E3" w:rsidP="008854FC">
      <w:pPr>
        <w:pBdr>
          <w:top w:val="nil"/>
          <w:left w:val="nil"/>
          <w:bottom w:val="nil"/>
          <w:right w:val="nil"/>
          <w:between w:val="nil"/>
        </w:pBdr>
        <w:spacing w:line="360" w:lineRule="auto"/>
        <w:ind w:left="360"/>
        <w:jc w:val="both"/>
        <w:rPr>
          <w:rFonts w:cs="Times New Roman"/>
        </w:rPr>
      </w:pPr>
    </w:p>
    <w:p w14:paraId="5F97DA72" w14:textId="77777777" w:rsidR="00C102E3" w:rsidRPr="00C102E3" w:rsidRDefault="00C102E3" w:rsidP="008854FC">
      <w:pPr>
        <w:numPr>
          <w:ilvl w:val="0"/>
          <w:numId w:val="136"/>
        </w:numPr>
        <w:pBdr>
          <w:top w:val="nil"/>
          <w:left w:val="nil"/>
          <w:bottom w:val="nil"/>
          <w:right w:val="nil"/>
          <w:between w:val="nil"/>
        </w:pBdr>
        <w:spacing w:line="360" w:lineRule="auto"/>
        <w:jc w:val="both"/>
        <w:rPr>
          <w:rFonts w:cs="Times New Roman"/>
        </w:rPr>
      </w:pPr>
      <w:r w:rsidRPr="00C102E3">
        <w:rPr>
          <w:rFonts w:cs="Times New Roman"/>
        </w:rPr>
        <w:t>Sexual relationships between Partners Affiliates and Participants are prohibited since they are based on inherently unequal power dynamics. Such relationships undermine the credibility and integrity of humanitarian aid work;</w:t>
      </w:r>
    </w:p>
    <w:p w14:paraId="5FA43CD3" w14:textId="77777777" w:rsidR="00C102E3" w:rsidRPr="00C102E3" w:rsidRDefault="00C102E3" w:rsidP="008854FC">
      <w:pPr>
        <w:pBdr>
          <w:top w:val="nil"/>
          <w:left w:val="nil"/>
          <w:bottom w:val="nil"/>
          <w:right w:val="nil"/>
          <w:between w:val="nil"/>
        </w:pBdr>
        <w:spacing w:line="360" w:lineRule="auto"/>
        <w:jc w:val="both"/>
        <w:rPr>
          <w:rFonts w:cs="Times New Roman"/>
        </w:rPr>
      </w:pPr>
    </w:p>
    <w:p w14:paraId="3ABE5CB2" w14:textId="77777777" w:rsidR="00C102E3" w:rsidRPr="00C102E3" w:rsidRDefault="00C102E3" w:rsidP="008854FC">
      <w:pPr>
        <w:numPr>
          <w:ilvl w:val="0"/>
          <w:numId w:val="136"/>
        </w:numPr>
        <w:pBdr>
          <w:top w:val="nil"/>
          <w:left w:val="nil"/>
          <w:bottom w:val="nil"/>
          <w:right w:val="nil"/>
          <w:between w:val="nil"/>
        </w:pBdr>
        <w:spacing w:line="360" w:lineRule="auto"/>
        <w:jc w:val="both"/>
        <w:rPr>
          <w:rFonts w:cs="Times New Roman"/>
        </w:rPr>
      </w:pPr>
      <w:r w:rsidRPr="00C102E3">
        <w:rPr>
          <w:rFonts w:cs="Times New Roman"/>
        </w:rPr>
        <w:t>Where a Partners Affiliate develops concerns or suspicions regarding SEA by another Partners Affiliate, they must report such concerns via established organizational reporting mechanisms;</w:t>
      </w:r>
    </w:p>
    <w:p w14:paraId="33F6DDAD" w14:textId="77777777" w:rsidR="00C102E3" w:rsidRPr="00C102E3" w:rsidRDefault="00C102E3" w:rsidP="008854FC">
      <w:pPr>
        <w:pBdr>
          <w:top w:val="nil"/>
          <w:left w:val="nil"/>
          <w:bottom w:val="nil"/>
          <w:right w:val="nil"/>
          <w:between w:val="nil"/>
        </w:pBdr>
        <w:spacing w:line="360" w:lineRule="auto"/>
        <w:jc w:val="both"/>
        <w:rPr>
          <w:rFonts w:cs="Times New Roman"/>
        </w:rPr>
      </w:pPr>
    </w:p>
    <w:p w14:paraId="268A338E" w14:textId="5555E55F" w:rsidR="00C102E3" w:rsidRPr="008854FC" w:rsidRDefault="00C102E3" w:rsidP="008854FC">
      <w:pPr>
        <w:pStyle w:val="ListParagraph"/>
        <w:numPr>
          <w:ilvl w:val="0"/>
          <w:numId w:val="136"/>
        </w:numPr>
        <w:spacing w:line="360" w:lineRule="auto"/>
        <w:jc w:val="both"/>
        <w:rPr>
          <w:rFonts w:cs="Times New Roman"/>
        </w:rPr>
      </w:pPr>
      <w:r w:rsidRPr="00C102E3">
        <w:rPr>
          <w:rFonts w:cs="Times New Roman"/>
        </w:rPr>
        <w:t>Partners Affiliates are obliged to create and maintain an environment that prevents SEA and promotes the implementation of this code of conduct. Managers at all levels have a particular responsibility to support and develop systems that maintain this environment.</w:t>
      </w:r>
      <w:bookmarkStart w:id="7286" w:name="_Toc54279258"/>
    </w:p>
    <w:p w14:paraId="1EE8A7C1" w14:textId="77777777" w:rsidR="00C102E3" w:rsidRPr="0064793A" w:rsidRDefault="00C102E3" w:rsidP="00F6340B">
      <w:pPr>
        <w:pStyle w:val="Heading4"/>
        <w:rPr>
          <w:szCs w:val="26"/>
        </w:rPr>
      </w:pPr>
      <w:r w:rsidRPr="0064793A">
        <w:rPr>
          <w:szCs w:val="26"/>
        </w:rPr>
        <w:t>Screening and Requirements</w:t>
      </w:r>
      <w:bookmarkEnd w:id="7286"/>
    </w:p>
    <w:p w14:paraId="5E78506F" w14:textId="77777777" w:rsidR="00C102E3" w:rsidRPr="00C102E3" w:rsidRDefault="00C102E3" w:rsidP="008854FC">
      <w:pPr>
        <w:spacing w:line="360" w:lineRule="auto"/>
        <w:jc w:val="both"/>
        <w:rPr>
          <w:rFonts w:cs="Times New Roman"/>
        </w:rPr>
      </w:pPr>
      <w:r w:rsidRPr="00C102E3">
        <w:rPr>
          <w:rFonts w:cs="Times New Roman"/>
        </w:rPr>
        <w:t>To reduce the risk of SEA and protect Participants, Partners has established the following practices, which apply to all Partners Affiliates.</w:t>
      </w:r>
    </w:p>
    <w:p w14:paraId="48B28A71" w14:textId="71B4BD4E" w:rsidR="00C102E3" w:rsidRPr="00032492" w:rsidRDefault="00C102E3" w:rsidP="00F6340B">
      <w:pPr>
        <w:pStyle w:val="Heading4"/>
        <w:rPr>
          <w:rStyle w:val="Heading3Char"/>
          <w:b/>
          <w:bCs/>
        </w:rPr>
      </w:pPr>
      <w:bookmarkStart w:id="7287" w:name="_Toc54279259"/>
      <w:r w:rsidRPr="0064793A">
        <w:rPr>
          <w:szCs w:val="26"/>
        </w:rPr>
        <w:t>Screening</w:t>
      </w:r>
      <w:bookmarkEnd w:id="7287"/>
      <w:r w:rsidRPr="0064793A">
        <w:rPr>
          <w:szCs w:val="26"/>
        </w:rPr>
        <w:t xml:space="preserve"> </w:t>
      </w:r>
    </w:p>
    <w:p w14:paraId="0475DBE8" w14:textId="77777777" w:rsidR="00C102E3" w:rsidRPr="00C102E3" w:rsidRDefault="00C102E3" w:rsidP="008854FC">
      <w:pPr>
        <w:spacing w:line="360" w:lineRule="auto"/>
        <w:jc w:val="both"/>
        <w:rPr>
          <w:rFonts w:cs="Times New Roman"/>
        </w:rPr>
      </w:pPr>
      <w:r w:rsidRPr="00C102E3">
        <w:rPr>
          <w:rFonts w:cs="Times New Roman"/>
        </w:rPr>
        <w:t>Partners will screen individuals and entities who are expected to directly interact with Participants on Partners HQ programs as follows:</w:t>
      </w:r>
    </w:p>
    <w:p w14:paraId="3882185E" w14:textId="77777777" w:rsidR="00C102E3" w:rsidRPr="00C102E3" w:rsidRDefault="00C102E3" w:rsidP="008854FC">
      <w:pPr>
        <w:spacing w:line="360" w:lineRule="auto"/>
        <w:jc w:val="both"/>
        <w:rPr>
          <w:rFonts w:cs="Times New Roman"/>
        </w:rPr>
      </w:pPr>
      <w:r w:rsidRPr="00C102E3">
        <w:rPr>
          <w:rFonts w:cs="Times New Roman"/>
        </w:rPr>
        <w:t>For Individuals:</w:t>
      </w:r>
    </w:p>
    <w:p w14:paraId="71ED93C1" w14:textId="77777777" w:rsidR="00C102E3" w:rsidRPr="00C102E3" w:rsidRDefault="00C102E3" w:rsidP="008854FC">
      <w:pPr>
        <w:pStyle w:val="ListParagraph"/>
        <w:numPr>
          <w:ilvl w:val="0"/>
          <w:numId w:val="137"/>
        </w:numPr>
        <w:spacing w:after="200" w:line="360" w:lineRule="auto"/>
        <w:jc w:val="both"/>
        <w:rPr>
          <w:rFonts w:cs="Times New Roman"/>
        </w:rPr>
      </w:pPr>
      <w:r w:rsidRPr="00C102E3">
        <w:rPr>
          <w:rFonts w:cs="Times New Roman"/>
        </w:rPr>
        <w:t>Receive signed SEA Prevention Code of Conduct;</w:t>
      </w:r>
    </w:p>
    <w:p w14:paraId="424A4980" w14:textId="77777777" w:rsidR="00C102E3" w:rsidRPr="00C102E3" w:rsidRDefault="00C102E3" w:rsidP="008854FC">
      <w:pPr>
        <w:pStyle w:val="ListParagraph"/>
        <w:numPr>
          <w:ilvl w:val="0"/>
          <w:numId w:val="137"/>
        </w:numPr>
        <w:spacing w:after="200" w:line="360" w:lineRule="auto"/>
        <w:jc w:val="both"/>
        <w:rPr>
          <w:rFonts w:cs="Times New Roman"/>
        </w:rPr>
      </w:pPr>
      <w:r w:rsidRPr="00C102E3">
        <w:rPr>
          <w:rFonts w:cs="Times New Roman"/>
        </w:rPr>
        <w:t>Run a Visual Compliance check (</w:t>
      </w:r>
      <w:hyperlink r:id="rId170" w:history="1">
        <w:r w:rsidRPr="00C102E3">
          <w:rPr>
            <w:rStyle w:val="Hyperlink"/>
            <w:rFonts w:cs="Times New Roman"/>
          </w:rPr>
          <w:t>https://www4.visualcompliance.com/_logon.cfm</w:t>
        </w:r>
      </w:hyperlink>
      <w:r w:rsidRPr="00C102E3">
        <w:rPr>
          <w:rFonts w:cs="Times New Roman"/>
        </w:rPr>
        <w:t>); and</w:t>
      </w:r>
    </w:p>
    <w:p w14:paraId="36F28D0A" w14:textId="77777777" w:rsidR="00C102E3" w:rsidRPr="00C102E3" w:rsidRDefault="00C102E3" w:rsidP="008854FC">
      <w:pPr>
        <w:pStyle w:val="ListParagraph"/>
        <w:numPr>
          <w:ilvl w:val="0"/>
          <w:numId w:val="137"/>
        </w:numPr>
        <w:spacing w:after="200" w:line="360" w:lineRule="auto"/>
        <w:jc w:val="both"/>
        <w:rPr>
          <w:rFonts w:cs="Times New Roman"/>
        </w:rPr>
      </w:pPr>
      <w:r w:rsidRPr="00C102E3">
        <w:rPr>
          <w:rFonts w:cs="Times New Roman"/>
        </w:rPr>
        <w:t>If the individual is U.S. based, run a sex offender registry (</w:t>
      </w:r>
      <w:hyperlink r:id="rId171" w:history="1">
        <w:r w:rsidRPr="00C102E3">
          <w:rPr>
            <w:rStyle w:val="Hyperlink"/>
            <w:rFonts w:cs="Times New Roman"/>
          </w:rPr>
          <w:t>https://www.nsopw.gov/</w:t>
        </w:r>
      </w:hyperlink>
      <w:r w:rsidRPr="00C102E3">
        <w:rPr>
          <w:rStyle w:val="Hyperlink"/>
          <w:rFonts w:cs="Times New Roman"/>
        </w:rPr>
        <w:t>)</w:t>
      </w:r>
      <w:r w:rsidRPr="00C102E3">
        <w:rPr>
          <w:rFonts w:cs="Times New Roman"/>
        </w:rPr>
        <w:t>.</w:t>
      </w:r>
    </w:p>
    <w:p w14:paraId="121994CC" w14:textId="77777777" w:rsidR="00C102E3" w:rsidRPr="00C102E3" w:rsidRDefault="00C102E3" w:rsidP="008854FC">
      <w:pPr>
        <w:spacing w:line="360" w:lineRule="auto"/>
        <w:jc w:val="both"/>
        <w:rPr>
          <w:rFonts w:cs="Times New Roman"/>
        </w:rPr>
      </w:pPr>
      <w:r w:rsidRPr="00C102E3">
        <w:rPr>
          <w:rFonts w:cs="Times New Roman"/>
        </w:rPr>
        <w:t>If additional verification is required or Partners staff has concerns: reference checks by persons outside the organization who know the Partners Affiliate.</w:t>
      </w:r>
    </w:p>
    <w:p w14:paraId="7A6E199E" w14:textId="77777777" w:rsidR="00C102E3" w:rsidRPr="00C102E3" w:rsidRDefault="00C102E3" w:rsidP="008854FC">
      <w:pPr>
        <w:spacing w:line="360" w:lineRule="auto"/>
        <w:jc w:val="both"/>
        <w:rPr>
          <w:rFonts w:cs="Times New Roman"/>
        </w:rPr>
      </w:pPr>
      <w:r w:rsidRPr="00C102E3">
        <w:rPr>
          <w:rFonts w:cs="Times New Roman"/>
        </w:rPr>
        <w:t>For Partner Organizations:</w:t>
      </w:r>
    </w:p>
    <w:p w14:paraId="6CD9B57C" w14:textId="77777777" w:rsidR="00C102E3" w:rsidRPr="00C102E3" w:rsidRDefault="00C102E3" w:rsidP="008854FC">
      <w:pPr>
        <w:pStyle w:val="ListParagraph"/>
        <w:numPr>
          <w:ilvl w:val="0"/>
          <w:numId w:val="137"/>
        </w:numPr>
        <w:spacing w:after="200" w:line="360" w:lineRule="auto"/>
        <w:jc w:val="both"/>
        <w:rPr>
          <w:rFonts w:cs="Times New Roman"/>
        </w:rPr>
      </w:pPr>
      <w:r w:rsidRPr="00C102E3">
        <w:rPr>
          <w:rFonts w:cs="Times New Roman"/>
        </w:rPr>
        <w:t>Receive signed SEA Prevention Code of Conduct from entity’s legal representative;</w:t>
      </w:r>
    </w:p>
    <w:p w14:paraId="7714563F" w14:textId="77777777" w:rsidR="00C102E3" w:rsidRPr="00C102E3" w:rsidRDefault="00C102E3" w:rsidP="008854FC">
      <w:pPr>
        <w:pStyle w:val="ListParagraph"/>
        <w:numPr>
          <w:ilvl w:val="0"/>
          <w:numId w:val="137"/>
        </w:numPr>
        <w:spacing w:after="200" w:line="360" w:lineRule="auto"/>
        <w:jc w:val="both"/>
        <w:rPr>
          <w:rFonts w:cs="Times New Roman"/>
        </w:rPr>
      </w:pPr>
      <w:r w:rsidRPr="00C102E3">
        <w:rPr>
          <w:rFonts w:cs="Times New Roman"/>
        </w:rPr>
        <w:t>Verify the entity has a policy and procedure in place for SEA Prevention. If not, provide guidance to the entity to establish procedures on SEA Prevention.</w:t>
      </w:r>
    </w:p>
    <w:p w14:paraId="623DA6FF" w14:textId="77777777" w:rsidR="00C102E3" w:rsidRPr="00C102E3" w:rsidRDefault="00C102E3" w:rsidP="008854FC">
      <w:pPr>
        <w:spacing w:line="360" w:lineRule="auto"/>
        <w:jc w:val="both"/>
        <w:rPr>
          <w:rFonts w:cs="Times New Roman"/>
        </w:rPr>
      </w:pPr>
      <w:r w:rsidRPr="00C102E3">
        <w:rPr>
          <w:rFonts w:cs="Times New Roman"/>
        </w:rPr>
        <w:t>All Program Directors are responsible for ensuring that any Partners Affiliates on Partners HQ programs are screened prior to interacting with participants. Partners’ HR department is responsible for verifying that Partners HQ staff, interns and consultants complete the above requirements as part of the new hire onboarding process.</w:t>
      </w:r>
    </w:p>
    <w:p w14:paraId="723C6511" w14:textId="77777777" w:rsidR="00C102E3" w:rsidRPr="0064793A" w:rsidRDefault="00C102E3" w:rsidP="00F6340B">
      <w:pPr>
        <w:pStyle w:val="Heading4"/>
        <w:rPr>
          <w:szCs w:val="26"/>
        </w:rPr>
      </w:pPr>
      <w:bookmarkStart w:id="7288" w:name="_Toc54279260"/>
      <w:r w:rsidRPr="0064793A">
        <w:rPr>
          <w:szCs w:val="26"/>
        </w:rPr>
        <w:t>Onboarding Requirements</w:t>
      </w:r>
      <w:bookmarkEnd w:id="7288"/>
      <w:r w:rsidRPr="0064793A">
        <w:rPr>
          <w:szCs w:val="26"/>
        </w:rPr>
        <w:t xml:space="preserve"> </w:t>
      </w:r>
    </w:p>
    <w:p w14:paraId="11FE349D" w14:textId="77777777" w:rsidR="00C102E3" w:rsidRPr="00C102E3" w:rsidRDefault="00C102E3" w:rsidP="008854FC">
      <w:pPr>
        <w:spacing w:line="360" w:lineRule="auto"/>
        <w:jc w:val="both"/>
        <w:rPr>
          <w:rFonts w:cs="Times New Roman"/>
        </w:rPr>
      </w:pPr>
      <w:r w:rsidRPr="00C102E3">
        <w:rPr>
          <w:rFonts w:cs="Times New Roman"/>
        </w:rPr>
        <w:t>Prior to interacting with Participants, all Partners Affiliates must complete the following:</w:t>
      </w:r>
    </w:p>
    <w:p w14:paraId="60353331" w14:textId="77777777" w:rsidR="00C102E3" w:rsidRPr="00C102E3" w:rsidRDefault="00C102E3" w:rsidP="008854FC">
      <w:pPr>
        <w:spacing w:line="360" w:lineRule="auto"/>
        <w:jc w:val="both"/>
        <w:rPr>
          <w:rFonts w:cs="Times New Roman"/>
        </w:rPr>
      </w:pPr>
      <w:r w:rsidRPr="00C102E3">
        <w:rPr>
          <w:rFonts w:cs="Times New Roman"/>
        </w:rPr>
        <w:t>For Individuals:</w:t>
      </w:r>
    </w:p>
    <w:p w14:paraId="73F9B591" w14:textId="77777777" w:rsidR="00C102E3" w:rsidRPr="00C102E3" w:rsidRDefault="00C102E3" w:rsidP="008854FC">
      <w:pPr>
        <w:pStyle w:val="ListParagraph"/>
        <w:numPr>
          <w:ilvl w:val="0"/>
          <w:numId w:val="138"/>
        </w:numPr>
        <w:spacing w:after="200" w:line="360" w:lineRule="auto"/>
        <w:jc w:val="both"/>
        <w:rPr>
          <w:rFonts w:cs="Times New Roman"/>
        </w:rPr>
      </w:pPr>
      <w:r w:rsidRPr="00C102E3">
        <w:rPr>
          <w:rFonts w:cs="Times New Roman"/>
        </w:rPr>
        <w:t>Fully read and review the SEA Prevention Policy;</w:t>
      </w:r>
    </w:p>
    <w:p w14:paraId="4DB7628D" w14:textId="77777777" w:rsidR="00C102E3" w:rsidRPr="00C102E3" w:rsidRDefault="00C102E3" w:rsidP="008854FC">
      <w:pPr>
        <w:pStyle w:val="ListParagraph"/>
        <w:numPr>
          <w:ilvl w:val="0"/>
          <w:numId w:val="138"/>
        </w:numPr>
        <w:spacing w:after="200" w:line="360" w:lineRule="auto"/>
        <w:jc w:val="both"/>
        <w:rPr>
          <w:rFonts w:cs="Times New Roman"/>
        </w:rPr>
      </w:pPr>
      <w:r w:rsidRPr="00C102E3">
        <w:rPr>
          <w:rFonts w:cs="Times New Roman"/>
        </w:rPr>
        <w:t>Sign Partners’ SEA Prevention Code of Conduct; and</w:t>
      </w:r>
    </w:p>
    <w:p w14:paraId="0F4CA433" w14:textId="77777777" w:rsidR="00C102E3" w:rsidRPr="00C102E3" w:rsidRDefault="00C102E3" w:rsidP="008854FC">
      <w:pPr>
        <w:pStyle w:val="ListParagraph"/>
        <w:numPr>
          <w:ilvl w:val="0"/>
          <w:numId w:val="138"/>
        </w:numPr>
        <w:spacing w:after="200" w:line="360" w:lineRule="auto"/>
        <w:jc w:val="both"/>
        <w:rPr>
          <w:rFonts w:cs="Times New Roman"/>
        </w:rPr>
      </w:pPr>
      <w:r w:rsidRPr="00C102E3">
        <w:rPr>
          <w:rFonts w:cs="Times New Roman"/>
        </w:rPr>
        <w:t>Annually attend a training/course, all Partners Affiliates must choose one of the following options:</w:t>
      </w:r>
    </w:p>
    <w:p w14:paraId="0A43FE5D" w14:textId="77777777" w:rsidR="00C102E3" w:rsidRPr="00C102E3" w:rsidRDefault="00C102E3" w:rsidP="008854FC">
      <w:pPr>
        <w:pStyle w:val="ListParagraph"/>
        <w:numPr>
          <w:ilvl w:val="1"/>
          <w:numId w:val="138"/>
        </w:numPr>
        <w:spacing w:after="200" w:line="360" w:lineRule="auto"/>
        <w:jc w:val="both"/>
        <w:rPr>
          <w:rFonts w:cs="Times New Roman"/>
        </w:rPr>
      </w:pPr>
      <w:r w:rsidRPr="00C102E3">
        <w:rPr>
          <w:rFonts w:cs="Times New Roman"/>
        </w:rPr>
        <w:t>Attend a Partners SEA Prevention training in-person or watch on-demand online. Trainings will be available at least once a year in-person led by Partners’ HR staff and/or an external firm. Annual trainings will be recorded and available on-demand via Partners’ External SharePoint. These trainings will be in English; however, the PowerPoint slides will be available in Spanish and Portuguese.</w:t>
      </w:r>
    </w:p>
    <w:p w14:paraId="6D81F459" w14:textId="77777777" w:rsidR="00C102E3" w:rsidRPr="00C102E3" w:rsidRDefault="00C102E3" w:rsidP="008854FC">
      <w:pPr>
        <w:pStyle w:val="ListParagraph"/>
        <w:numPr>
          <w:ilvl w:val="1"/>
          <w:numId w:val="138"/>
        </w:numPr>
        <w:spacing w:after="200" w:line="360" w:lineRule="auto"/>
        <w:jc w:val="both"/>
        <w:rPr>
          <w:rFonts w:cs="Times New Roman"/>
        </w:rPr>
      </w:pPr>
      <w:r w:rsidRPr="00C102E3">
        <w:rPr>
          <w:rFonts w:cs="Times New Roman"/>
        </w:rPr>
        <w:t xml:space="preserve">Complete the online SEA Prevention course provided by </w:t>
      </w:r>
      <w:hyperlink r:id="rId172" w:history="1">
        <w:r w:rsidRPr="00C102E3">
          <w:rPr>
            <w:rStyle w:val="Hyperlink"/>
            <w:rFonts w:cs="Times New Roman"/>
          </w:rPr>
          <w:t>Interaction.org</w:t>
        </w:r>
      </w:hyperlink>
      <w:r w:rsidRPr="00C102E3">
        <w:rPr>
          <w:rStyle w:val="Hyperlink"/>
          <w:rFonts w:cs="Times New Roman"/>
        </w:rPr>
        <w:t xml:space="preserve"> </w:t>
      </w:r>
      <w:r w:rsidRPr="00C102E3">
        <w:rPr>
          <w:rFonts w:cs="Times New Roman"/>
        </w:rPr>
        <w:t xml:space="preserve">annually and send copy of certification to their point of contact at Partners. This course is only available in English. </w:t>
      </w:r>
    </w:p>
    <w:p w14:paraId="2D87EDDF" w14:textId="77777777" w:rsidR="00C102E3" w:rsidRPr="00C102E3" w:rsidRDefault="00C102E3" w:rsidP="008854FC">
      <w:pPr>
        <w:pStyle w:val="ListParagraph"/>
        <w:numPr>
          <w:ilvl w:val="1"/>
          <w:numId w:val="138"/>
        </w:numPr>
        <w:spacing w:after="200" w:line="360" w:lineRule="auto"/>
        <w:jc w:val="both"/>
        <w:rPr>
          <w:rFonts w:cs="Times New Roman"/>
        </w:rPr>
      </w:pPr>
      <w:r w:rsidRPr="00C102E3">
        <w:rPr>
          <w:rFonts w:cs="Times New Roman"/>
        </w:rPr>
        <w:t xml:space="preserve">For non-English speaking Partners Affiliates as an alternative to the above options, individuals may watch the SEA Prevention video found </w:t>
      </w:r>
      <w:hyperlink r:id="rId173">
        <w:r w:rsidRPr="00C102E3">
          <w:rPr>
            <w:rStyle w:val="Hyperlink"/>
            <w:rFonts w:cs="Times New Roman"/>
          </w:rPr>
          <w:t>here</w:t>
        </w:r>
      </w:hyperlink>
      <w:r w:rsidRPr="00C102E3">
        <w:rPr>
          <w:rFonts w:cs="Times New Roman"/>
        </w:rPr>
        <w:t xml:space="preserve">, with subtitles in their appropriate language. If individuals select this option, they should send a confirmation email to their point of contact at Partners to confirm that they have watched the video, following up with any questions as applicable. </w:t>
      </w:r>
    </w:p>
    <w:p w14:paraId="52BD6172" w14:textId="77777777" w:rsidR="00C102E3" w:rsidRPr="00C102E3" w:rsidRDefault="00C102E3" w:rsidP="008854FC">
      <w:pPr>
        <w:pStyle w:val="ListParagraph"/>
        <w:numPr>
          <w:ilvl w:val="0"/>
          <w:numId w:val="138"/>
        </w:numPr>
        <w:spacing w:after="200" w:line="360" w:lineRule="auto"/>
        <w:jc w:val="both"/>
        <w:rPr>
          <w:rFonts w:cs="Times New Roman"/>
        </w:rPr>
      </w:pPr>
      <w:r w:rsidRPr="00C102E3">
        <w:rPr>
          <w:rFonts w:cs="Times New Roman"/>
        </w:rPr>
        <w:t xml:space="preserve">Once training is completed, the individual will need to complete a confirmation of training which is available </w:t>
      </w:r>
      <w:hyperlink r:id="rId174" w:anchor="/templates/XNTEBDdxhnPBXapqC6Ss7D" w:history="1">
        <w:r w:rsidRPr="00C102E3">
          <w:rPr>
            <w:rStyle w:val="Hyperlink"/>
            <w:rFonts w:cs="Times New Roman"/>
          </w:rPr>
          <w:t>electronically</w:t>
        </w:r>
      </w:hyperlink>
      <w:r w:rsidRPr="00C102E3">
        <w:rPr>
          <w:rFonts w:cs="Times New Roman"/>
        </w:rPr>
        <w:t xml:space="preserve"> or hard copy from the individuals point of contact at Partners.</w:t>
      </w:r>
    </w:p>
    <w:p w14:paraId="46503FA9" w14:textId="77777777" w:rsidR="00C102E3" w:rsidRPr="00C102E3" w:rsidRDefault="00C102E3" w:rsidP="008854FC">
      <w:pPr>
        <w:spacing w:line="360" w:lineRule="auto"/>
        <w:jc w:val="both"/>
        <w:rPr>
          <w:rFonts w:cs="Times New Roman"/>
        </w:rPr>
      </w:pPr>
      <w:r w:rsidRPr="00C102E3">
        <w:rPr>
          <w:rFonts w:cs="Times New Roman"/>
        </w:rPr>
        <w:t>For Partner Organizations:</w:t>
      </w:r>
    </w:p>
    <w:p w14:paraId="0FA709CB" w14:textId="77777777" w:rsidR="00C102E3" w:rsidRPr="00C102E3" w:rsidRDefault="00C102E3" w:rsidP="008854FC">
      <w:pPr>
        <w:pStyle w:val="ListParagraph"/>
        <w:numPr>
          <w:ilvl w:val="0"/>
          <w:numId w:val="145"/>
        </w:numPr>
        <w:spacing w:after="200" w:line="360" w:lineRule="auto"/>
        <w:jc w:val="both"/>
        <w:rPr>
          <w:rFonts w:cs="Times New Roman"/>
        </w:rPr>
      </w:pPr>
      <w:r w:rsidRPr="00C102E3">
        <w:rPr>
          <w:rFonts w:cs="Times New Roman"/>
        </w:rPr>
        <w:t>If able, sign Partners’ SEA Prevention Code of Conduct; and</w:t>
      </w:r>
    </w:p>
    <w:p w14:paraId="162F6A98" w14:textId="77777777" w:rsidR="00C102E3" w:rsidRPr="00C102E3" w:rsidRDefault="00C102E3" w:rsidP="008854FC">
      <w:pPr>
        <w:pStyle w:val="ListParagraph"/>
        <w:numPr>
          <w:ilvl w:val="0"/>
          <w:numId w:val="145"/>
        </w:numPr>
        <w:spacing w:after="200" w:line="360" w:lineRule="auto"/>
        <w:jc w:val="both"/>
        <w:rPr>
          <w:rFonts w:cs="Times New Roman"/>
        </w:rPr>
      </w:pPr>
      <w:r w:rsidRPr="00C102E3">
        <w:rPr>
          <w:rFonts w:cs="Times New Roman"/>
        </w:rPr>
        <w:t>Follow organizational policy and procedure on SEA Prevention</w:t>
      </w:r>
    </w:p>
    <w:p w14:paraId="34190563" w14:textId="77777777" w:rsidR="00C102E3" w:rsidRPr="008854FC" w:rsidRDefault="00C102E3" w:rsidP="008854FC">
      <w:pPr>
        <w:spacing w:line="360" w:lineRule="auto"/>
        <w:jc w:val="both"/>
        <w:rPr>
          <w:rFonts w:cs="Times New Roman"/>
        </w:rPr>
      </w:pPr>
      <w:r w:rsidRPr="00C102E3">
        <w:rPr>
          <w:rFonts w:cs="Times New Roman"/>
        </w:rPr>
        <w:t>Partners’ Program Directors are responsible for verifying that Partners Affiliates under their program(s) complete the above requirements. Partners’ HR Department is responsible for verifying that Partners HQ staff, interns and consultants complete the above requirements as part of the new hire onboarding process.</w:t>
      </w:r>
    </w:p>
    <w:p w14:paraId="3EF07B56" w14:textId="77777777" w:rsidR="00C102E3" w:rsidRPr="0064793A" w:rsidRDefault="00C102E3" w:rsidP="00F6340B">
      <w:pPr>
        <w:pStyle w:val="Heading4"/>
        <w:rPr>
          <w:szCs w:val="26"/>
        </w:rPr>
      </w:pPr>
      <w:bookmarkStart w:id="7289" w:name="_Toc54279261"/>
      <w:r w:rsidRPr="0064793A">
        <w:rPr>
          <w:szCs w:val="26"/>
        </w:rPr>
        <w:t>Education and Training Requirements</w:t>
      </w:r>
      <w:bookmarkEnd w:id="7289"/>
      <w:r w:rsidRPr="0064793A">
        <w:rPr>
          <w:szCs w:val="26"/>
        </w:rPr>
        <w:t xml:space="preserve"> </w:t>
      </w:r>
    </w:p>
    <w:p w14:paraId="2AB859F3" w14:textId="77777777" w:rsidR="00C102E3" w:rsidRPr="008854FC" w:rsidRDefault="00C102E3" w:rsidP="008854FC">
      <w:pPr>
        <w:spacing w:line="360" w:lineRule="auto"/>
        <w:jc w:val="both"/>
        <w:rPr>
          <w:rFonts w:cs="Times New Roman"/>
        </w:rPr>
      </w:pPr>
      <w:r w:rsidRPr="00C102E3">
        <w:rPr>
          <w:rFonts w:cs="Times New Roman"/>
        </w:rPr>
        <w:t>Partners understands the importance of providing adequate training and awareness to staff and Partners Affiliates to ensure a clear understanding and effective enforcement of the policy. Therefore, Partners commits to:</w:t>
      </w:r>
    </w:p>
    <w:p w14:paraId="7D5F9298" w14:textId="77777777" w:rsidR="00C102E3" w:rsidRPr="00C102E3" w:rsidRDefault="00C102E3" w:rsidP="008854FC">
      <w:pPr>
        <w:pStyle w:val="ListParagraph"/>
        <w:numPr>
          <w:ilvl w:val="0"/>
          <w:numId w:val="139"/>
        </w:numPr>
        <w:spacing w:after="200" w:line="360" w:lineRule="auto"/>
        <w:jc w:val="both"/>
        <w:rPr>
          <w:rFonts w:cs="Times New Roman"/>
        </w:rPr>
      </w:pPr>
      <w:r w:rsidRPr="00C102E3">
        <w:rPr>
          <w:rFonts w:cs="Times New Roman"/>
        </w:rPr>
        <w:t xml:space="preserve">Disseminating and </w:t>
      </w:r>
      <w:r w:rsidRPr="00C102E3" w:rsidDel="00966766">
        <w:rPr>
          <w:rFonts w:cs="Times New Roman"/>
        </w:rPr>
        <w:t xml:space="preserve">promoting </w:t>
      </w:r>
      <w:r w:rsidRPr="00C102E3">
        <w:rPr>
          <w:rFonts w:cs="Times New Roman"/>
        </w:rPr>
        <w:t>the policy</w:t>
      </w:r>
      <w:r w:rsidRPr="00C102E3" w:rsidDel="003E2B61">
        <w:rPr>
          <w:rFonts w:cs="Times New Roman"/>
        </w:rPr>
        <w:t xml:space="preserve"> </w:t>
      </w:r>
      <w:r w:rsidRPr="00C102E3">
        <w:rPr>
          <w:rFonts w:cs="Times New Roman"/>
        </w:rPr>
        <w:t>to all Partners Affiliates. Partners will make the policy available and accessible both in print and electronic formats.</w:t>
      </w:r>
    </w:p>
    <w:p w14:paraId="5687D0D2" w14:textId="77777777" w:rsidR="00C102E3" w:rsidRPr="00C102E3" w:rsidRDefault="00C102E3" w:rsidP="008854FC">
      <w:pPr>
        <w:pStyle w:val="ListParagraph"/>
        <w:numPr>
          <w:ilvl w:val="0"/>
          <w:numId w:val="139"/>
        </w:numPr>
        <w:spacing w:after="200" w:line="360" w:lineRule="auto"/>
        <w:jc w:val="both"/>
        <w:rPr>
          <w:rFonts w:cs="Times New Roman"/>
        </w:rPr>
      </w:pPr>
      <w:r w:rsidRPr="00C102E3">
        <w:rPr>
          <w:rFonts w:cs="Times New Roman"/>
        </w:rPr>
        <w:t>Translating and creating versions of the policy in the primary languages (English, Spanish, Portuguese, French, Burmese, and other language as appropriate).</w:t>
      </w:r>
    </w:p>
    <w:p w14:paraId="3362EF04" w14:textId="77777777" w:rsidR="00C102E3" w:rsidRPr="00C102E3" w:rsidRDefault="00C102E3" w:rsidP="008854FC">
      <w:pPr>
        <w:pStyle w:val="ListParagraph"/>
        <w:numPr>
          <w:ilvl w:val="0"/>
          <w:numId w:val="139"/>
        </w:numPr>
        <w:spacing w:after="200" w:line="360" w:lineRule="auto"/>
        <w:jc w:val="both"/>
        <w:rPr>
          <w:rFonts w:cs="Times New Roman"/>
        </w:rPr>
      </w:pPr>
      <w:r w:rsidRPr="00C102E3">
        <w:rPr>
          <w:rFonts w:cs="Times New Roman"/>
        </w:rPr>
        <w:t>Providing regular briefings and annual trainings on the policy and incorporating trainings as part of its onboarding process for new hires.</w:t>
      </w:r>
    </w:p>
    <w:p w14:paraId="7578476A" w14:textId="77777777" w:rsidR="00C102E3" w:rsidRPr="00C102E3" w:rsidRDefault="00C102E3" w:rsidP="008854FC">
      <w:pPr>
        <w:pStyle w:val="ListParagraph"/>
        <w:numPr>
          <w:ilvl w:val="0"/>
          <w:numId w:val="139"/>
        </w:numPr>
        <w:spacing w:after="200" w:line="360" w:lineRule="auto"/>
        <w:jc w:val="both"/>
        <w:rPr>
          <w:rFonts w:cs="Times New Roman"/>
        </w:rPr>
      </w:pPr>
      <w:r w:rsidRPr="00C102E3">
        <w:rPr>
          <w:rFonts w:cs="Times New Roman"/>
        </w:rPr>
        <w:t>Providing training to all Partners Affiliates who will teach, work with, counsel, supervise, chaperone, lead, or direct any Participant.</w:t>
      </w:r>
    </w:p>
    <w:p w14:paraId="22589AFB" w14:textId="77777777" w:rsidR="00C102E3" w:rsidRPr="00C102E3" w:rsidRDefault="00C102E3" w:rsidP="008854FC">
      <w:pPr>
        <w:pStyle w:val="ListParagraph"/>
        <w:numPr>
          <w:ilvl w:val="0"/>
          <w:numId w:val="139"/>
        </w:numPr>
        <w:spacing w:after="200" w:line="360" w:lineRule="auto"/>
        <w:jc w:val="both"/>
        <w:rPr>
          <w:rFonts w:cs="Times New Roman"/>
        </w:rPr>
      </w:pPr>
      <w:r w:rsidRPr="00C102E3">
        <w:rPr>
          <w:rFonts w:cs="Times New Roman"/>
        </w:rPr>
        <w:t>Ensuring Partners Affiliates attend at least one training on SEA Prevention annually.</w:t>
      </w:r>
    </w:p>
    <w:p w14:paraId="3C3E5132" w14:textId="77777777" w:rsidR="00C102E3" w:rsidRPr="00C102E3" w:rsidRDefault="00C102E3" w:rsidP="008854FC">
      <w:pPr>
        <w:pStyle w:val="ListParagraph"/>
        <w:numPr>
          <w:ilvl w:val="0"/>
          <w:numId w:val="139"/>
        </w:numPr>
        <w:spacing w:after="200" w:line="360" w:lineRule="auto"/>
        <w:jc w:val="both"/>
        <w:rPr>
          <w:rFonts w:cs="Times New Roman"/>
        </w:rPr>
      </w:pPr>
      <w:r w:rsidRPr="00C102E3">
        <w:rPr>
          <w:rFonts w:cs="Times New Roman"/>
        </w:rPr>
        <w:t>Providing further training for Partners Affiliates with specific responsibilities under this policy. These groups would include anyone working directly with children, and Partners’ Program Directors and Country Directors designated to receive and respond to SEA complaints.</w:t>
      </w:r>
    </w:p>
    <w:p w14:paraId="3DBDC5FA" w14:textId="77777777" w:rsidR="00C102E3" w:rsidRPr="00C102E3" w:rsidRDefault="00C102E3" w:rsidP="008854FC">
      <w:pPr>
        <w:pStyle w:val="ListParagraph"/>
        <w:numPr>
          <w:ilvl w:val="0"/>
          <w:numId w:val="139"/>
        </w:numPr>
        <w:spacing w:after="200" w:line="360" w:lineRule="auto"/>
        <w:jc w:val="both"/>
        <w:rPr>
          <w:rFonts w:cs="Times New Roman"/>
        </w:rPr>
      </w:pPr>
      <w:r w:rsidRPr="00C102E3">
        <w:rPr>
          <w:rFonts w:cs="Times New Roman"/>
        </w:rPr>
        <w:t>Partners’ Program Directors are required to:</w:t>
      </w:r>
    </w:p>
    <w:p w14:paraId="3460E75B" w14:textId="77777777" w:rsidR="00C102E3" w:rsidRPr="00C102E3" w:rsidRDefault="00C102E3" w:rsidP="008854FC">
      <w:pPr>
        <w:pStyle w:val="ListParagraph"/>
        <w:numPr>
          <w:ilvl w:val="1"/>
          <w:numId w:val="139"/>
        </w:numPr>
        <w:spacing w:after="200" w:line="360" w:lineRule="auto"/>
        <w:jc w:val="both"/>
        <w:rPr>
          <w:rFonts w:cs="Times New Roman"/>
        </w:rPr>
      </w:pPr>
      <w:r w:rsidRPr="00C102E3">
        <w:rPr>
          <w:rFonts w:cs="Times New Roman"/>
        </w:rPr>
        <w:t>Ensure all Partners Affiliates review and sign the SEA Prevention Code of Conduct;</w:t>
      </w:r>
    </w:p>
    <w:p w14:paraId="0498583E" w14:textId="77777777" w:rsidR="00C102E3" w:rsidRPr="00C102E3" w:rsidRDefault="00C102E3" w:rsidP="008854FC">
      <w:pPr>
        <w:pStyle w:val="ListParagraph"/>
        <w:numPr>
          <w:ilvl w:val="1"/>
          <w:numId w:val="139"/>
        </w:numPr>
        <w:spacing w:after="200" w:line="360" w:lineRule="auto"/>
        <w:jc w:val="both"/>
        <w:rPr>
          <w:rFonts w:cs="Times New Roman"/>
        </w:rPr>
      </w:pPr>
      <w:r w:rsidRPr="00C102E3">
        <w:rPr>
          <w:rFonts w:cs="Times New Roman"/>
        </w:rPr>
        <w:t>Ensure all staff within their unit attend a SEA Prevention training annually; and</w:t>
      </w:r>
    </w:p>
    <w:p w14:paraId="637DEF41" w14:textId="77777777" w:rsidR="00C102E3" w:rsidRPr="00C102E3" w:rsidRDefault="00C102E3" w:rsidP="008854FC">
      <w:pPr>
        <w:pStyle w:val="ListParagraph"/>
        <w:numPr>
          <w:ilvl w:val="1"/>
          <w:numId w:val="139"/>
        </w:numPr>
        <w:spacing w:after="200" w:line="360" w:lineRule="auto"/>
        <w:jc w:val="both"/>
        <w:rPr>
          <w:rFonts w:cs="Times New Roman"/>
        </w:rPr>
      </w:pPr>
      <w:r w:rsidRPr="00C102E3">
        <w:rPr>
          <w:rFonts w:cs="Times New Roman"/>
        </w:rPr>
        <w:t>Maintain individual confidential records that include who has attended the training and the date of attendance.</w:t>
      </w:r>
    </w:p>
    <w:p w14:paraId="71507B4F" w14:textId="36921DB3" w:rsidR="00C102E3" w:rsidRDefault="00C102E3" w:rsidP="00C102E3">
      <w:pPr>
        <w:spacing w:line="360" w:lineRule="auto"/>
        <w:jc w:val="both"/>
        <w:rPr>
          <w:rFonts w:cs="Times New Roman"/>
        </w:rPr>
      </w:pPr>
      <w:r w:rsidRPr="00C102E3">
        <w:rPr>
          <w:rFonts w:cs="Times New Roman"/>
        </w:rPr>
        <w:t xml:space="preserve">Partners will use the </w:t>
      </w:r>
      <w:hyperlink r:id="rId175" w:history="1">
        <w:r w:rsidRPr="00C102E3">
          <w:rPr>
            <w:rStyle w:val="Hyperlink"/>
            <w:rFonts w:cs="Times New Roman"/>
          </w:rPr>
          <w:t>Excel database</w:t>
        </w:r>
      </w:hyperlink>
      <w:r w:rsidRPr="00C102E3">
        <w:rPr>
          <w:rFonts w:cs="Times New Roman"/>
        </w:rPr>
        <w:t xml:space="preserve"> on SharePoint that HR and Program Directors have access to verify who has attended trainings and when, and whether those people are one-time Partners Affiliates or reoccurring. Partners will use </w:t>
      </w:r>
      <w:hyperlink r:id="rId176" w:history="1">
        <w:r w:rsidRPr="00C102E3">
          <w:rPr>
            <w:rStyle w:val="Hyperlink"/>
            <w:rFonts w:cs="Times New Roman"/>
          </w:rPr>
          <w:t>PandaDoc</w:t>
        </w:r>
      </w:hyperlink>
      <w:r w:rsidRPr="00C102E3">
        <w:rPr>
          <w:rFonts w:cs="Times New Roman"/>
        </w:rPr>
        <w:t xml:space="preserve"> to request that Partners Affiliates annually sign a SEA Prevention Training Confirmation form, attaching their training certificate as applicable. Partners Affiliates will sign the SEA Prevention Code of Conduct when they first start working with Partners. HR will conduct annual checks to ensure all Partners Affiliates have signed the Code of Conduct and attended a SEA Prevention training.</w:t>
      </w:r>
    </w:p>
    <w:p w14:paraId="1E8A3A24" w14:textId="77777777" w:rsidR="00E51CD2" w:rsidRPr="00C102E3" w:rsidRDefault="00E51CD2" w:rsidP="008854FC">
      <w:pPr>
        <w:spacing w:line="360" w:lineRule="auto"/>
        <w:jc w:val="both"/>
        <w:rPr>
          <w:rFonts w:cs="Times New Roman"/>
        </w:rPr>
      </w:pPr>
    </w:p>
    <w:p w14:paraId="379778B7" w14:textId="77777777" w:rsidR="00C102E3" w:rsidRPr="00C102E3" w:rsidRDefault="00C102E3" w:rsidP="008854FC">
      <w:pPr>
        <w:spacing w:line="360" w:lineRule="auto"/>
        <w:jc w:val="both"/>
        <w:rPr>
          <w:rFonts w:cs="Times New Roman"/>
        </w:rPr>
      </w:pPr>
      <w:r w:rsidRPr="00C102E3">
        <w:rPr>
          <w:rFonts w:cs="Times New Roman"/>
        </w:rPr>
        <w:t>Partners will ensure Partners Affiliates have access to materials and resources on the External SharePoint that support understanding and implementation of this policy. Partners will also encourage and facilitate the sharing of best practices in implementing the SEA Prevention Policy.</w:t>
      </w:r>
    </w:p>
    <w:p w14:paraId="48FED76D" w14:textId="77777777" w:rsidR="00C102E3" w:rsidRPr="0064793A" w:rsidRDefault="00C102E3" w:rsidP="00F6340B">
      <w:pPr>
        <w:pStyle w:val="Heading4"/>
        <w:rPr>
          <w:szCs w:val="26"/>
        </w:rPr>
      </w:pPr>
      <w:bookmarkStart w:id="7290" w:name="_Toc54279262"/>
      <w:r w:rsidRPr="0064793A">
        <w:rPr>
          <w:szCs w:val="26"/>
        </w:rPr>
        <w:t>Reporting Procedures</w:t>
      </w:r>
      <w:bookmarkEnd w:id="7290"/>
    </w:p>
    <w:p w14:paraId="739B4D5B" w14:textId="77777777" w:rsidR="00C102E3" w:rsidRPr="00C102E3" w:rsidRDefault="00C102E3" w:rsidP="008854FC">
      <w:pPr>
        <w:spacing w:line="360" w:lineRule="auto"/>
        <w:jc w:val="both"/>
        <w:rPr>
          <w:rFonts w:cs="Times New Roman"/>
        </w:rPr>
      </w:pPr>
      <w:r w:rsidRPr="00C102E3">
        <w:rPr>
          <w:rFonts w:cs="Times New Roman"/>
        </w:rPr>
        <w:t>Partners is committed to protecting any Participant affected by SEA and anyone who submits a report on behalf of a Participant affected by SEA. Therefore, the following procedures were developed to maintain a safe and confidential experience during the reporting process.</w:t>
      </w:r>
    </w:p>
    <w:p w14:paraId="27F39751" w14:textId="77777777" w:rsidR="00C102E3" w:rsidRPr="0064793A" w:rsidRDefault="00C102E3" w:rsidP="00F6340B">
      <w:pPr>
        <w:pStyle w:val="Heading4"/>
        <w:rPr>
          <w:szCs w:val="26"/>
        </w:rPr>
      </w:pPr>
      <w:bookmarkStart w:id="7291" w:name="_Toc54279263"/>
      <w:r w:rsidRPr="0064793A">
        <w:rPr>
          <w:szCs w:val="26"/>
        </w:rPr>
        <w:t>Filing a Report</w:t>
      </w:r>
      <w:bookmarkEnd w:id="7291"/>
      <w:r w:rsidRPr="0064793A">
        <w:rPr>
          <w:szCs w:val="26"/>
        </w:rPr>
        <w:t xml:space="preserve"> </w:t>
      </w:r>
    </w:p>
    <w:p w14:paraId="4700D09F" w14:textId="77777777" w:rsidR="00C102E3" w:rsidRPr="00C102E3" w:rsidRDefault="00C102E3" w:rsidP="008854FC">
      <w:pPr>
        <w:spacing w:line="360" w:lineRule="auto"/>
        <w:jc w:val="both"/>
        <w:rPr>
          <w:rFonts w:cs="Times New Roman"/>
        </w:rPr>
      </w:pPr>
      <w:r w:rsidRPr="00C102E3">
        <w:rPr>
          <w:rFonts w:cs="Times New Roman"/>
        </w:rPr>
        <w:t>For Individuals:</w:t>
      </w:r>
    </w:p>
    <w:p w14:paraId="05504792" w14:textId="77777777" w:rsidR="00C102E3" w:rsidRPr="00C102E3" w:rsidRDefault="00C102E3" w:rsidP="008854FC">
      <w:pPr>
        <w:pStyle w:val="ListParagraph"/>
        <w:numPr>
          <w:ilvl w:val="0"/>
          <w:numId w:val="147"/>
        </w:numPr>
        <w:spacing w:after="200" w:line="360" w:lineRule="auto"/>
        <w:jc w:val="both"/>
        <w:rPr>
          <w:rFonts w:cs="Times New Roman"/>
        </w:rPr>
      </w:pPr>
      <w:r w:rsidRPr="00C102E3">
        <w:rPr>
          <w:rFonts w:cs="Times New Roman"/>
        </w:rPr>
        <w:t>All reports of inappropriate behavior or policy violations with Participants will be taken seriously. If Partners Affiliates observe any inappropriate behavior or behavior that may violate any provision of this policy, they must immediately report their observations in one of the following ways:</w:t>
      </w:r>
    </w:p>
    <w:p w14:paraId="73D65D6A" w14:textId="77777777" w:rsidR="00C102E3" w:rsidRPr="00C102E3" w:rsidRDefault="00C102E3" w:rsidP="008854FC">
      <w:pPr>
        <w:pStyle w:val="ListParagraph"/>
        <w:numPr>
          <w:ilvl w:val="0"/>
          <w:numId w:val="140"/>
        </w:numPr>
        <w:spacing w:after="200" w:line="360" w:lineRule="auto"/>
        <w:jc w:val="both"/>
        <w:rPr>
          <w:rFonts w:cs="Times New Roman"/>
        </w:rPr>
      </w:pPr>
      <w:r w:rsidRPr="00C102E3">
        <w:rPr>
          <w:rFonts w:cs="Times New Roman"/>
        </w:rPr>
        <w:t>Contact the immediate supervisor, program, or country director of the alleged offender.</w:t>
      </w:r>
    </w:p>
    <w:p w14:paraId="01CAA040" w14:textId="4A689BEF" w:rsidR="00C102E3" w:rsidRPr="00C102E3" w:rsidRDefault="00C102E3" w:rsidP="008854FC">
      <w:pPr>
        <w:pStyle w:val="ListParagraph"/>
        <w:numPr>
          <w:ilvl w:val="0"/>
          <w:numId w:val="140"/>
        </w:numPr>
        <w:spacing w:after="200" w:line="360" w:lineRule="auto"/>
        <w:jc w:val="both"/>
        <w:rPr>
          <w:rFonts w:cs="Times New Roman"/>
        </w:rPr>
      </w:pPr>
      <w:r w:rsidRPr="00C102E3">
        <w:rPr>
          <w:rFonts w:cs="Times New Roman"/>
        </w:rPr>
        <w:t>Contact Partners’ external and confidential hotline, Foster Thomas, at</w:t>
      </w:r>
      <w:r w:rsidR="004D0ACA" w:rsidRPr="004D0ACA">
        <w:rPr>
          <w:rFonts w:cs="Times New Roman"/>
        </w:rPr>
        <w:t xml:space="preserve"> bbulger@fosterthomas.</w:t>
      </w:r>
      <w:r w:rsidRPr="00C102E3">
        <w:rPr>
          <w:rFonts w:cs="Times New Roman"/>
        </w:rPr>
        <w:t xml:space="preserve"> </w:t>
      </w:r>
      <w:r w:rsidRPr="00C102E3">
        <w:rPr>
          <w:rFonts w:cs="Times New Roman"/>
          <w:i/>
          <w:iCs/>
        </w:rPr>
        <w:t>Foster Thomas is an outside party who will relay any concerns to the Ethics Committee of the Board. Reports may be made anonymously.</w:t>
      </w:r>
    </w:p>
    <w:p w14:paraId="55726ABA" w14:textId="77777777" w:rsidR="00C102E3" w:rsidRPr="00C102E3" w:rsidRDefault="00C102E3" w:rsidP="008854FC">
      <w:pPr>
        <w:pStyle w:val="ListParagraph"/>
        <w:numPr>
          <w:ilvl w:val="0"/>
          <w:numId w:val="140"/>
        </w:numPr>
        <w:spacing w:after="200" w:line="360" w:lineRule="auto"/>
        <w:jc w:val="both"/>
        <w:rPr>
          <w:rFonts w:cs="Times New Roman"/>
        </w:rPr>
      </w:pPr>
      <w:r w:rsidRPr="00C102E3">
        <w:rPr>
          <w:rFonts w:cs="Times New Roman"/>
        </w:rPr>
        <w:t xml:space="preserve">Contact Partners’ internal HR department at </w:t>
      </w:r>
      <w:hyperlink r:id="rId177" w:history="1">
        <w:r w:rsidRPr="00C102E3">
          <w:rPr>
            <w:rStyle w:val="Hyperlink"/>
            <w:rFonts w:cs="Times New Roman"/>
            <w:shd w:val="clear" w:color="auto" w:fill="FFFFFF"/>
          </w:rPr>
          <w:t>Partnershr@partners.net</w:t>
        </w:r>
      </w:hyperlink>
      <w:r w:rsidRPr="00C102E3">
        <w:rPr>
          <w:rFonts w:cs="Times New Roman"/>
        </w:rPr>
        <w:t xml:space="preserve">. </w:t>
      </w:r>
    </w:p>
    <w:p w14:paraId="2175333F" w14:textId="77777777" w:rsidR="00C102E3" w:rsidRPr="00C102E3" w:rsidRDefault="00C102E3" w:rsidP="008854FC">
      <w:pPr>
        <w:pStyle w:val="ListParagraph"/>
        <w:numPr>
          <w:ilvl w:val="0"/>
          <w:numId w:val="147"/>
        </w:numPr>
        <w:spacing w:after="200" w:line="360" w:lineRule="auto"/>
        <w:jc w:val="both"/>
        <w:rPr>
          <w:rFonts w:cs="Times New Roman"/>
        </w:rPr>
      </w:pPr>
      <w:r w:rsidRPr="00C102E3">
        <w:rPr>
          <w:rFonts w:cs="Times New Roman"/>
        </w:rPr>
        <w:t xml:space="preserve">If the reporter does not receive a response from one of the above personnel within three business days, they should immediately submit a report via another method listed above. </w:t>
      </w:r>
    </w:p>
    <w:p w14:paraId="283BC1EB" w14:textId="77777777" w:rsidR="00C102E3" w:rsidRPr="00C102E3" w:rsidRDefault="00C102E3" w:rsidP="008854FC">
      <w:pPr>
        <w:spacing w:line="360" w:lineRule="auto"/>
        <w:jc w:val="both"/>
        <w:rPr>
          <w:rFonts w:cs="Times New Roman"/>
        </w:rPr>
      </w:pPr>
      <w:r w:rsidRPr="00C102E3">
        <w:rPr>
          <w:rFonts w:cs="Times New Roman"/>
        </w:rPr>
        <w:t>For Partner Organizations:</w:t>
      </w:r>
    </w:p>
    <w:p w14:paraId="178B1988" w14:textId="77777777" w:rsidR="00C102E3" w:rsidRPr="00C102E3" w:rsidRDefault="00C102E3" w:rsidP="008854FC">
      <w:pPr>
        <w:pStyle w:val="ListParagraph"/>
        <w:numPr>
          <w:ilvl w:val="0"/>
          <w:numId w:val="146"/>
        </w:numPr>
        <w:spacing w:after="200" w:line="360" w:lineRule="auto"/>
        <w:jc w:val="both"/>
        <w:rPr>
          <w:rFonts w:cs="Times New Roman"/>
        </w:rPr>
      </w:pPr>
      <w:r w:rsidRPr="00C102E3">
        <w:rPr>
          <w:rFonts w:cs="Times New Roman"/>
        </w:rPr>
        <w:t xml:space="preserve">In accordance with Section </w:t>
      </w:r>
      <w:hyperlink w:anchor="_7.5_Complaints_about" w:history="1">
        <w:r w:rsidRPr="00C102E3">
          <w:rPr>
            <w:rStyle w:val="Hyperlink"/>
            <w:rFonts w:cs="Times New Roman"/>
          </w:rPr>
          <w:t>Complaints about Partner Organizations</w:t>
        </w:r>
      </w:hyperlink>
      <w:r w:rsidRPr="00C102E3">
        <w:rPr>
          <w:rFonts w:cs="Times New Roman"/>
        </w:rPr>
        <w:t xml:space="preserve">, Partner Organizations with a contractual relationship to Partners upon receiving a SEA violation report, should follow their organization policy. Notification of the alleged SEA violation should be sent to Partners’ point of contact within three (3) business days. </w:t>
      </w:r>
    </w:p>
    <w:p w14:paraId="4E5F42FB" w14:textId="77777777" w:rsidR="00C102E3" w:rsidRPr="00C102E3" w:rsidRDefault="00C102E3" w:rsidP="008854FC">
      <w:pPr>
        <w:spacing w:line="360" w:lineRule="auto"/>
        <w:jc w:val="both"/>
        <w:rPr>
          <w:rFonts w:cs="Times New Roman"/>
        </w:rPr>
      </w:pPr>
      <w:r w:rsidRPr="00C102E3">
        <w:rPr>
          <w:rFonts w:cs="Times New Roman"/>
        </w:rPr>
        <w:t xml:space="preserve">Malicious reporting of SEA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37998973" w14:textId="77777777" w:rsidR="00C102E3" w:rsidRPr="0064793A" w:rsidRDefault="00C102E3" w:rsidP="00F6340B">
      <w:pPr>
        <w:pStyle w:val="Heading4"/>
        <w:rPr>
          <w:szCs w:val="26"/>
        </w:rPr>
      </w:pPr>
      <w:bookmarkStart w:id="7292" w:name="_Toc54279264"/>
      <w:r w:rsidRPr="0064793A">
        <w:rPr>
          <w:szCs w:val="26"/>
        </w:rPr>
        <w:t>Response to a Report</w:t>
      </w:r>
      <w:bookmarkEnd w:id="7292"/>
      <w:r w:rsidRPr="0064793A">
        <w:rPr>
          <w:szCs w:val="26"/>
        </w:rPr>
        <w:t xml:space="preserve"> </w:t>
      </w:r>
    </w:p>
    <w:p w14:paraId="183ADAB2" w14:textId="3C1BBB2F" w:rsidR="00C102E3" w:rsidRDefault="00C102E3" w:rsidP="00C102E3">
      <w:pPr>
        <w:spacing w:line="360" w:lineRule="auto"/>
        <w:jc w:val="both"/>
        <w:rPr>
          <w:rFonts w:cs="Times New Roman"/>
        </w:rPr>
      </w:pPr>
      <w:r w:rsidRPr="00C102E3">
        <w:rPr>
          <w:rFonts w:cs="Times New Roman"/>
        </w:rPr>
        <w:t>Once Partners and/or Foster Thomas receives an alleged SEA report, Partners will consult with a 3</w:t>
      </w:r>
      <w:r w:rsidRPr="00C102E3">
        <w:rPr>
          <w:rFonts w:cs="Times New Roman"/>
          <w:vertAlign w:val="superscript"/>
        </w:rPr>
        <w:t>rd</w:t>
      </w:r>
      <w:r w:rsidRPr="00C102E3">
        <w:rPr>
          <w:rFonts w:cs="Times New Roman"/>
        </w:rPr>
        <w:t xml:space="preserve"> party firm to determine if a formal investigation is necessary, and if so, the 3</w:t>
      </w:r>
      <w:r w:rsidRPr="00C102E3">
        <w:rPr>
          <w:rFonts w:cs="Times New Roman"/>
          <w:vertAlign w:val="superscript"/>
        </w:rPr>
        <w:t>rd</w:t>
      </w:r>
      <w:r w:rsidRPr="00C102E3">
        <w:rPr>
          <w:rFonts w:cs="Times New Roman"/>
        </w:rPr>
        <w:t xml:space="preserve"> party firm will lead the investigation effort in coordination with Partners. Partners’ HR department will notify the complainant if an investigation is deemed necessary by the 3</w:t>
      </w:r>
      <w:r w:rsidRPr="00C102E3">
        <w:rPr>
          <w:rFonts w:cs="Times New Roman"/>
          <w:vertAlign w:val="superscript"/>
        </w:rPr>
        <w:t>rd</w:t>
      </w:r>
      <w:r w:rsidRPr="00C102E3">
        <w:rPr>
          <w:rFonts w:cs="Times New Roman"/>
        </w:rPr>
        <w:t xml:space="preserve"> party firm. Foster Thomas, Partners’ HR department, and any supervisors that receive a report are expected to notify the 3</w:t>
      </w:r>
      <w:r w:rsidRPr="00C102E3">
        <w:rPr>
          <w:rFonts w:cs="Times New Roman"/>
          <w:vertAlign w:val="superscript"/>
        </w:rPr>
        <w:t>rd</w:t>
      </w:r>
      <w:r w:rsidRPr="00C102E3">
        <w:rPr>
          <w:rFonts w:cs="Times New Roman"/>
        </w:rPr>
        <w:t xml:space="preserve"> party firm within three (3) business days. The 3</w:t>
      </w:r>
      <w:r w:rsidRPr="00C102E3">
        <w:rPr>
          <w:rFonts w:cs="Times New Roman"/>
          <w:vertAlign w:val="superscript"/>
        </w:rPr>
        <w:t>rd</w:t>
      </w:r>
      <w:r w:rsidRPr="00C102E3">
        <w:rPr>
          <w:rFonts w:cs="Times New Roman"/>
        </w:rPr>
        <w:t xml:space="preserve"> party firm is expected to convene a meeting to review the report within three (3) business days of receipt. They will then review the circumstances of the incident and develop a response plan accordingly. If Partners and/or the 3</w:t>
      </w:r>
      <w:r w:rsidRPr="00C102E3">
        <w:rPr>
          <w:rFonts w:cs="Times New Roman"/>
          <w:vertAlign w:val="superscript"/>
        </w:rPr>
        <w:t>rd</w:t>
      </w:r>
      <w:r w:rsidRPr="00C102E3">
        <w:rPr>
          <w:rFonts w:cs="Times New Roman"/>
        </w:rPr>
        <w:t xml:space="preserve"> party firm believe that there are any serious or imminent threats to the safety of the report’s subject, appropriate action will be taken immediately to ensure the individuals safety. Partners’ HR department will continuously update the complainant regarding the status of the investigation. </w:t>
      </w:r>
    </w:p>
    <w:p w14:paraId="0EE8DAA9" w14:textId="77777777" w:rsidR="00E51CD2" w:rsidRPr="00C102E3" w:rsidRDefault="00E51CD2" w:rsidP="008854FC">
      <w:pPr>
        <w:spacing w:line="360" w:lineRule="auto"/>
        <w:jc w:val="both"/>
        <w:rPr>
          <w:rFonts w:cs="Times New Roman"/>
        </w:rPr>
      </w:pPr>
    </w:p>
    <w:p w14:paraId="24E490F1" w14:textId="77777777" w:rsidR="00C102E3" w:rsidRPr="00C102E3" w:rsidRDefault="00C102E3" w:rsidP="008854FC">
      <w:pPr>
        <w:spacing w:line="360" w:lineRule="auto"/>
        <w:jc w:val="both"/>
        <w:rPr>
          <w:rFonts w:cs="Times New Roman"/>
        </w:rPr>
      </w:pPr>
      <w:r w:rsidRPr="00C102E3">
        <w:rPr>
          <w:rFonts w:cs="Times New Roman"/>
        </w:rPr>
        <w:t>In the absence of a 3</w:t>
      </w:r>
      <w:r w:rsidRPr="00C102E3">
        <w:rPr>
          <w:rFonts w:cs="Times New Roman"/>
          <w:vertAlign w:val="superscript"/>
        </w:rPr>
        <w:t>rd</w:t>
      </w:r>
      <w:r w:rsidRPr="00C102E3">
        <w:rPr>
          <w:rFonts w:cs="Times New Roman"/>
        </w:rPr>
        <w:t xml:space="preserve"> party firm, Partners will designate a minimum of two members of the Board of Directors to serve in the Partners Compliance Committee who will be available to investigate good faith disclosures or reports of any wrongdoing, including anonymously or confidentially. The Partners Compliance Committee will lead an investigation, with outside advisory consultation provided as needed. Based on the consultation and investigation, the Partners Compliance Committee will render a decision on how to respond and what actions, if any, to take. No prior experience in a legal or investigative field is necessary to serve on the committee. However, Partners will allocate funds to support training for the Compliance Committee. </w:t>
      </w:r>
    </w:p>
    <w:p w14:paraId="6F9942D1" w14:textId="77777777" w:rsidR="00C102E3" w:rsidRPr="0064793A" w:rsidRDefault="00C102E3" w:rsidP="00F6340B">
      <w:pPr>
        <w:pStyle w:val="Heading4"/>
        <w:rPr>
          <w:szCs w:val="26"/>
        </w:rPr>
      </w:pPr>
      <w:bookmarkStart w:id="7293" w:name="_Toc54279265"/>
      <w:r w:rsidRPr="0064793A">
        <w:rPr>
          <w:szCs w:val="26"/>
        </w:rPr>
        <w:t>Confidentially</w:t>
      </w:r>
      <w:bookmarkEnd w:id="7293"/>
      <w:r w:rsidRPr="0064793A">
        <w:rPr>
          <w:szCs w:val="26"/>
        </w:rPr>
        <w:t xml:space="preserve"> </w:t>
      </w:r>
    </w:p>
    <w:p w14:paraId="65A540E3" w14:textId="6D9D282A" w:rsidR="00C102E3" w:rsidRDefault="00C102E3" w:rsidP="00C102E3">
      <w:pPr>
        <w:spacing w:line="360" w:lineRule="auto"/>
        <w:jc w:val="both"/>
        <w:rPr>
          <w:rFonts w:cs="Times New Roman"/>
        </w:rPr>
      </w:pPr>
      <w:r w:rsidRPr="00C102E3">
        <w:rPr>
          <w:rFonts w:cs="Times New Roman"/>
        </w:rPr>
        <w:t>Partners understands due to the nature of incidents related to SEA; action must be taken immediately. SEA investigations will be carried out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Pr="008854FC">
        <w:rPr>
          <w:rFonts w:cs="Times New Roman"/>
        </w:rPr>
        <w:t xml:space="preserve"> </w:t>
      </w:r>
    </w:p>
    <w:p w14:paraId="411AC0E1" w14:textId="77777777" w:rsidR="00E51CD2" w:rsidRPr="00C102E3" w:rsidRDefault="00E51CD2" w:rsidP="008854FC">
      <w:pPr>
        <w:spacing w:line="360" w:lineRule="auto"/>
        <w:jc w:val="both"/>
        <w:rPr>
          <w:rFonts w:cs="Times New Roman"/>
        </w:rPr>
      </w:pPr>
    </w:p>
    <w:p w14:paraId="0FB73323" w14:textId="77777777" w:rsidR="00C102E3" w:rsidRPr="00C102E3" w:rsidRDefault="00C102E3" w:rsidP="008854FC">
      <w:pPr>
        <w:spacing w:line="360" w:lineRule="auto"/>
        <w:jc w:val="both"/>
        <w:rPr>
          <w:rFonts w:cs="Times New Roman"/>
        </w:rPr>
      </w:pPr>
      <w:r w:rsidRPr="00C102E3">
        <w:rPr>
          <w:rFonts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C102E3">
        <w:rPr>
          <w:rFonts w:cs="Times New Roman"/>
          <w:vertAlign w:val="superscript"/>
        </w:rPr>
        <w:t>rd</w:t>
      </w:r>
      <w:r w:rsidRPr="00C102E3">
        <w:rPr>
          <w:rFonts w:cs="Times New Roman"/>
        </w:rPr>
        <w:t xml:space="preserve"> party investigation firm, Partners’ HR manager, Foster Thomas, and local law enforcement if necessary. </w:t>
      </w:r>
    </w:p>
    <w:p w14:paraId="0231840F" w14:textId="3F4E6327" w:rsidR="00C102E3" w:rsidRDefault="00C102E3" w:rsidP="00C102E3">
      <w:pPr>
        <w:spacing w:line="360" w:lineRule="auto"/>
        <w:jc w:val="both"/>
        <w:rPr>
          <w:rFonts w:cs="Times New Roman"/>
        </w:rPr>
      </w:pPr>
      <w:r w:rsidRPr="00C102E3">
        <w:rPr>
          <w:rFonts w:cs="Times New Roman"/>
        </w:rPr>
        <w:t>All SEA-related information must be kept confidential, identities must be protected to the extent possible, and personal information should be collected and shared only to a limited number of authorized people for the purpose of investigating.</w:t>
      </w:r>
    </w:p>
    <w:p w14:paraId="3D3EAF74" w14:textId="77777777" w:rsidR="00E51CD2" w:rsidRPr="00C102E3" w:rsidRDefault="00E51CD2" w:rsidP="008854FC">
      <w:pPr>
        <w:spacing w:line="360" w:lineRule="auto"/>
        <w:jc w:val="both"/>
        <w:rPr>
          <w:rFonts w:cs="Times New Roman"/>
        </w:rPr>
      </w:pPr>
    </w:p>
    <w:p w14:paraId="40A3EBB8" w14:textId="77777777" w:rsidR="00C102E3" w:rsidRPr="00C102E3" w:rsidRDefault="00C102E3" w:rsidP="008854FC">
      <w:pPr>
        <w:spacing w:line="360" w:lineRule="auto"/>
        <w:jc w:val="both"/>
        <w:rPr>
          <w:rFonts w:cs="Times New Roman"/>
        </w:rPr>
      </w:pPr>
      <w:r w:rsidRPr="00C102E3">
        <w:rPr>
          <w:rFonts w:cs="Times New Roman"/>
        </w:rPr>
        <w:t>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Partners may have their relationship with Partners terminated. In some cases, such breaches may constitute breaking the law.</w:t>
      </w:r>
    </w:p>
    <w:p w14:paraId="6B96DB7E" w14:textId="3D3AB411" w:rsidR="00C102E3" w:rsidRPr="0064793A" w:rsidRDefault="00C102E3" w:rsidP="00F6340B">
      <w:pPr>
        <w:pStyle w:val="Heading4"/>
        <w:rPr>
          <w:szCs w:val="26"/>
        </w:rPr>
      </w:pPr>
      <w:bookmarkStart w:id="7294" w:name="_Toc54279266"/>
      <w:r w:rsidRPr="0064793A">
        <w:rPr>
          <w:szCs w:val="26"/>
        </w:rPr>
        <w:t>Retaliation against Complainants, Witnesses, or Victims</w:t>
      </w:r>
      <w:bookmarkEnd w:id="7294"/>
    </w:p>
    <w:p w14:paraId="7BED534B" w14:textId="1B8D0ABA" w:rsidR="00C102E3" w:rsidRPr="008854FC" w:rsidRDefault="00C102E3" w:rsidP="008854FC">
      <w:pPr>
        <w:pStyle w:val="Default"/>
        <w:spacing w:line="360" w:lineRule="auto"/>
        <w:jc w:val="both"/>
        <w:rPr>
          <w:rFonts w:ascii="Times New Roman" w:hAnsi="Times New Roman" w:cs="Times New Roman"/>
        </w:rPr>
      </w:pPr>
      <w:r w:rsidRPr="008854FC">
        <w:rPr>
          <w:rFonts w:ascii="Times New Roman" w:hAnsi="Times New Roman" w:cs="Times New Roman"/>
        </w:rPr>
        <w:t>Partners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p>
    <w:p w14:paraId="6DA76B80" w14:textId="77777777" w:rsidR="00C102E3" w:rsidRPr="008854FC" w:rsidRDefault="00C102E3" w:rsidP="008854FC">
      <w:pPr>
        <w:pStyle w:val="Default"/>
        <w:spacing w:line="360" w:lineRule="auto"/>
        <w:jc w:val="both"/>
        <w:rPr>
          <w:rFonts w:ascii="Times New Roman" w:hAnsi="Times New Roman" w:cs="Times New Roman"/>
        </w:rPr>
      </w:pPr>
    </w:p>
    <w:p w14:paraId="4AD4053C" w14:textId="77777777" w:rsidR="00C102E3" w:rsidRPr="00C102E3" w:rsidRDefault="00C102E3" w:rsidP="008854FC">
      <w:pPr>
        <w:pStyle w:val="ListParagraph"/>
        <w:numPr>
          <w:ilvl w:val="0"/>
          <w:numId w:val="144"/>
        </w:numPr>
        <w:spacing w:after="200" w:line="360" w:lineRule="auto"/>
        <w:jc w:val="both"/>
        <w:rPr>
          <w:rFonts w:cs="Times New Roman"/>
          <w:color w:val="000000"/>
        </w:rPr>
      </w:pPr>
      <w:r w:rsidRPr="00C102E3">
        <w:rPr>
          <w:rFonts w:cs="Times New Roman"/>
          <w:color w:val="000000" w:themeColor="text1"/>
        </w:rPr>
        <w:t>Contact the immediate supervisor, program, or country director of the alleged offender.</w:t>
      </w:r>
    </w:p>
    <w:p w14:paraId="42D9B2D4" w14:textId="20C83FF2" w:rsidR="00C102E3" w:rsidRPr="00C102E3" w:rsidRDefault="00C102E3" w:rsidP="008854FC">
      <w:pPr>
        <w:pStyle w:val="ListParagraph"/>
        <w:numPr>
          <w:ilvl w:val="0"/>
          <w:numId w:val="144"/>
        </w:numPr>
        <w:spacing w:after="200" w:line="360" w:lineRule="auto"/>
        <w:jc w:val="both"/>
        <w:rPr>
          <w:rFonts w:cs="Times New Roman"/>
          <w:color w:val="000000"/>
        </w:rPr>
      </w:pPr>
      <w:r w:rsidRPr="00C102E3">
        <w:rPr>
          <w:rFonts w:cs="Times New Roman"/>
          <w:color w:val="000000"/>
        </w:rPr>
        <w:t>Contact Partners’ external and confidential hotline, Foster Thomas, at</w:t>
      </w:r>
      <w:r w:rsidR="00377B35">
        <w:rPr>
          <w:rFonts w:cs="Times New Roman"/>
          <w:color w:val="000000"/>
        </w:rPr>
        <w:t xml:space="preserve"> </w:t>
      </w:r>
      <w:r w:rsidR="004D0ACA" w:rsidRPr="00B73487">
        <w:rPr>
          <w:rFonts w:cs="Times New Roman"/>
        </w:rPr>
        <w:t>bbulger@</w:t>
      </w:r>
      <w:r w:rsidR="00B21B66" w:rsidRPr="00B73487">
        <w:rPr>
          <w:rFonts w:cs="Times New Roman"/>
        </w:rPr>
        <w:t>fosterthomas.</w:t>
      </w:r>
      <w:r w:rsidRPr="00C102E3">
        <w:rPr>
          <w:rFonts w:cs="Times New Roman"/>
          <w:color w:val="000000"/>
        </w:rPr>
        <w:t xml:space="preserve"> Foster Thomas is an outside party who will relay any concerns to the Ethics Committee of the Board. Reports may be made anonymously.</w:t>
      </w:r>
    </w:p>
    <w:p w14:paraId="34AE354D" w14:textId="77777777" w:rsidR="00C102E3" w:rsidRPr="00C102E3" w:rsidRDefault="00C102E3" w:rsidP="008854FC">
      <w:pPr>
        <w:pStyle w:val="ListParagraph"/>
        <w:numPr>
          <w:ilvl w:val="0"/>
          <w:numId w:val="144"/>
        </w:numPr>
        <w:spacing w:after="200" w:line="360" w:lineRule="auto"/>
        <w:jc w:val="both"/>
        <w:rPr>
          <w:rFonts w:cs="Times New Roman"/>
        </w:rPr>
      </w:pPr>
      <w:r w:rsidRPr="00C102E3">
        <w:rPr>
          <w:rFonts w:cs="Times New Roman"/>
          <w:color w:val="000000" w:themeColor="text1"/>
        </w:rPr>
        <w:t xml:space="preserve">Contact Partners’ internal HR department at </w:t>
      </w:r>
      <w:hyperlink r:id="rId178" w:history="1">
        <w:r w:rsidRPr="00C102E3">
          <w:rPr>
            <w:rStyle w:val="Hyperlink"/>
            <w:rFonts w:cs="Times New Roman"/>
          </w:rPr>
          <w:t>Partnershr@partners.net</w:t>
        </w:r>
      </w:hyperlink>
      <w:r w:rsidRPr="00C102E3">
        <w:rPr>
          <w:rFonts w:cs="Times New Roman"/>
          <w:color w:val="000000" w:themeColor="text1"/>
        </w:rPr>
        <w:t xml:space="preserve">. </w:t>
      </w:r>
    </w:p>
    <w:p w14:paraId="5AA15802" w14:textId="5ECED0DB" w:rsidR="00C102E3" w:rsidRPr="008854FC" w:rsidRDefault="00C102E3" w:rsidP="008854FC">
      <w:pPr>
        <w:pStyle w:val="Default"/>
        <w:spacing w:line="360" w:lineRule="auto"/>
        <w:jc w:val="both"/>
        <w:rPr>
          <w:rFonts w:ascii="Times New Roman" w:hAnsi="Times New Roman" w:cs="Times New Roman"/>
          <w:color w:val="auto"/>
        </w:rPr>
      </w:pPr>
      <w:r w:rsidRPr="008854FC">
        <w:rPr>
          <w:rFonts w:ascii="Times New Roman" w:hAnsi="Times New Roman" w:cs="Times New Roman"/>
        </w:rPr>
        <w:t>Anyone who becomes aware of possible harassment or retaliation must immediately file a report so that the organization can investigate in a timely and confidential manner. Partners will take action against anyone,</w:t>
      </w:r>
      <w:r w:rsidRPr="008854FC">
        <w:rPr>
          <w:rFonts w:ascii="Times New Roman" w:hAnsi="Times New Roman" w:cs="Times New Roman"/>
          <w:color w:val="auto"/>
        </w:rPr>
        <w:t xml:space="preserve"> whether they are the subject of a complaint or not, who seeks or carries out retaliatory action against complainants, witnesses, or victims. Employees may be subject to disciplinary action, up to and including termination of employment. Others who work with Partners may have their relationship with Partners terminated.</w:t>
      </w:r>
    </w:p>
    <w:p w14:paraId="13107A5D" w14:textId="77777777" w:rsidR="00C102E3" w:rsidRPr="008854FC" w:rsidRDefault="00C102E3" w:rsidP="008854FC">
      <w:pPr>
        <w:spacing w:line="360" w:lineRule="auto"/>
        <w:jc w:val="both"/>
        <w:rPr>
          <w:rFonts w:eastAsiaTheme="majorEastAsia" w:cs="Times New Roman"/>
          <w:b/>
          <w:bCs/>
          <w:color w:val="4472C4" w:themeColor="accent1"/>
        </w:rPr>
      </w:pPr>
      <w:bookmarkStart w:id="7295" w:name="_Toc54279267"/>
    </w:p>
    <w:p w14:paraId="7A32FAF4" w14:textId="77777777" w:rsidR="00C102E3" w:rsidRPr="0064793A" w:rsidRDefault="00C102E3" w:rsidP="00F6340B">
      <w:pPr>
        <w:pStyle w:val="Heading4"/>
        <w:rPr>
          <w:szCs w:val="26"/>
        </w:rPr>
      </w:pPr>
      <w:r w:rsidRPr="0064793A">
        <w:rPr>
          <w:szCs w:val="26"/>
        </w:rPr>
        <w:t>Complaints about Partner Organizations</w:t>
      </w:r>
      <w:bookmarkEnd w:id="7295"/>
      <w:r w:rsidRPr="0064793A">
        <w:rPr>
          <w:szCs w:val="26"/>
        </w:rPr>
        <w:t xml:space="preserve"> </w:t>
      </w:r>
    </w:p>
    <w:p w14:paraId="10D25330" w14:textId="77777777" w:rsidR="00C102E3" w:rsidRPr="008854FC" w:rsidRDefault="00C102E3" w:rsidP="008854FC">
      <w:pPr>
        <w:pStyle w:val="Default"/>
        <w:spacing w:line="360" w:lineRule="auto"/>
        <w:jc w:val="both"/>
        <w:rPr>
          <w:rFonts w:ascii="Times New Roman" w:hAnsi="Times New Roman" w:cs="Times New Roman"/>
          <w:color w:val="auto"/>
        </w:rPr>
      </w:pPr>
      <w:r w:rsidRPr="008854FC">
        <w:rPr>
          <w:rFonts w:ascii="Times New Roman" w:hAnsi="Times New Roman" w:cs="Times New Roman"/>
        </w:rPr>
        <w:t xml:space="preserve">As mentioned in </w:t>
      </w:r>
      <w:hyperlink w:anchor="_7.1_Filing_a" w:history="1">
        <w:r w:rsidRPr="008854FC">
          <w:rPr>
            <w:rStyle w:val="Hyperlink"/>
            <w:rFonts w:ascii="Times New Roman" w:hAnsi="Times New Roman" w:cs="Times New Roman"/>
          </w:rPr>
          <w:t>Filing a Report</w:t>
        </w:r>
      </w:hyperlink>
      <w:r w:rsidRPr="008854FC">
        <w:rPr>
          <w:rFonts w:ascii="Times New Roman" w:hAnsi="Times New Roman" w:cs="Times New Roman"/>
        </w:rPr>
        <w:t xml:space="preserve">, Partner Organizations should notify Partners’ point of contact of any alleged SEA violation within three (3) business days. </w:t>
      </w:r>
      <w:r w:rsidRPr="008854FC">
        <w:rPr>
          <w:rFonts w:ascii="Times New Roman" w:hAnsi="Times New Roman" w:cs="Times New Roman"/>
          <w:color w:val="auto"/>
        </w:rPr>
        <w:t xml:space="preserve">Where Partners receives a complaint about a partner organization, Partners will expect the partner to respond safely, quickly, and appropriately. Partners will assist the partner to ascertain its reporting obligations. </w:t>
      </w:r>
    </w:p>
    <w:p w14:paraId="6FCE0551" w14:textId="77777777" w:rsidR="00C102E3" w:rsidRPr="008854FC" w:rsidRDefault="00C102E3" w:rsidP="008854FC">
      <w:pPr>
        <w:pStyle w:val="Default"/>
        <w:spacing w:line="360" w:lineRule="auto"/>
        <w:jc w:val="both"/>
        <w:rPr>
          <w:rFonts w:ascii="Times New Roman" w:hAnsi="Times New Roman" w:cs="Times New Roman"/>
          <w:color w:val="auto"/>
        </w:rPr>
      </w:pPr>
    </w:p>
    <w:p w14:paraId="4AC9435F" w14:textId="63924406" w:rsidR="00C102E3" w:rsidRPr="008854FC" w:rsidRDefault="00C102E3" w:rsidP="008854FC">
      <w:pPr>
        <w:pStyle w:val="Default"/>
        <w:spacing w:line="360" w:lineRule="auto"/>
        <w:jc w:val="both"/>
        <w:rPr>
          <w:rFonts w:ascii="Times New Roman" w:hAnsi="Times New Roman" w:cs="Times New Roman"/>
        </w:rPr>
      </w:pPr>
      <w:r w:rsidRPr="008854FC">
        <w:rPr>
          <w:rFonts w:ascii="Times New Roman" w:hAnsi="Times New Roman" w:cs="Times New Roman"/>
          <w:color w:val="auto"/>
        </w:rPr>
        <w:t>Where appropriate, Partners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of the relationship.</w:t>
      </w:r>
      <w:bookmarkStart w:id="7296" w:name="_Toc54279268"/>
    </w:p>
    <w:p w14:paraId="262A7512" w14:textId="77777777" w:rsidR="00C102E3" w:rsidRPr="0064793A" w:rsidRDefault="00C102E3" w:rsidP="00F6340B">
      <w:pPr>
        <w:pStyle w:val="Heading4"/>
        <w:rPr>
          <w:szCs w:val="26"/>
        </w:rPr>
      </w:pPr>
      <w:r w:rsidRPr="0064793A">
        <w:rPr>
          <w:szCs w:val="26"/>
        </w:rPr>
        <w:t>Communication</w:t>
      </w:r>
      <w:bookmarkEnd w:id="7296"/>
      <w:r w:rsidRPr="0064793A">
        <w:rPr>
          <w:szCs w:val="26"/>
        </w:rPr>
        <w:t xml:space="preserve"> </w:t>
      </w:r>
    </w:p>
    <w:p w14:paraId="45D9FA0C" w14:textId="77777777" w:rsidR="00C102E3" w:rsidRPr="00C102E3" w:rsidRDefault="00C102E3" w:rsidP="008854FC">
      <w:pPr>
        <w:spacing w:line="360" w:lineRule="auto"/>
        <w:jc w:val="both"/>
        <w:rPr>
          <w:rFonts w:cs="Times New Roman"/>
        </w:rPr>
      </w:pPr>
      <w:r w:rsidRPr="00C102E3">
        <w:rPr>
          <w:rFonts w:cs="Times New Roman"/>
        </w:rPr>
        <w:t xml:space="preserve">If there is an alleged SEA violation, Partners Affiliates are not permitted to send communications to employees, donors, participants, or others about the incident. Due to the sensitivity of the subject matter, all communications must be approved by Partners’ HR. This especially includes, but is not limited to, communications with the general public or the media. </w:t>
      </w:r>
    </w:p>
    <w:p w14:paraId="565A7546" w14:textId="77777777" w:rsidR="00C102E3" w:rsidRPr="00032492" w:rsidRDefault="00C102E3" w:rsidP="00F6340B">
      <w:pPr>
        <w:pStyle w:val="Heading4"/>
        <w:rPr>
          <w:rStyle w:val="Heading3Char"/>
          <w:b/>
          <w:bCs/>
        </w:rPr>
      </w:pPr>
      <w:bookmarkStart w:id="7297" w:name="_Toc54279269"/>
      <w:r w:rsidRPr="0064793A">
        <w:rPr>
          <w:szCs w:val="26"/>
        </w:rPr>
        <w:t>Accountability of Management</w:t>
      </w:r>
      <w:bookmarkEnd w:id="7297"/>
    </w:p>
    <w:p w14:paraId="074BD851" w14:textId="77777777" w:rsidR="00287AA7" w:rsidRDefault="00C102E3" w:rsidP="00C102E3">
      <w:pPr>
        <w:spacing w:line="360" w:lineRule="auto"/>
        <w:jc w:val="both"/>
        <w:rPr>
          <w:rFonts w:cs="Times New Roman"/>
        </w:rPr>
      </w:pPr>
      <w:r w:rsidRPr="00C102E3">
        <w:rPr>
          <w:rFonts w:cs="Times New Roman"/>
        </w:rPr>
        <w:t>Partners Management is committed to taking all appropriate corrective actions. Disciplinary, legal, or other applicable actions in response to any violation of the SEA Prevention Policy will be taken against any individual who has committed a SEA violation and/or anyone who knew of such a violation and failed to act or report. Partners Management will continuously evaluate findings of violations to the SEA Prevention Policy to identify and address gaps and/or weaknesses in applicable policies, procedures, and protocols.</w:t>
      </w:r>
    </w:p>
    <w:p w14:paraId="7BDD8AD8" w14:textId="77777777" w:rsidR="00287AA7" w:rsidRDefault="00287AA7" w:rsidP="00C102E3">
      <w:pPr>
        <w:spacing w:line="360" w:lineRule="auto"/>
        <w:jc w:val="both"/>
        <w:rPr>
          <w:rFonts w:cs="Times New Roman"/>
        </w:rPr>
      </w:pPr>
    </w:p>
    <w:p w14:paraId="7A2FD8A4" w14:textId="77777777" w:rsidR="00D57F7F" w:rsidRDefault="00D57F7F">
      <w:pPr>
        <w:spacing w:after="160" w:line="259" w:lineRule="auto"/>
        <w:rPr>
          <w:rFonts w:eastAsiaTheme="majorEastAsia" w:cstheme="majorBidi"/>
          <w:b/>
          <w:bCs/>
          <w:color w:val="E66800"/>
          <w:sz w:val="32"/>
          <w:szCs w:val="26"/>
        </w:rPr>
      </w:pPr>
      <w:r>
        <w:br w:type="page"/>
      </w:r>
    </w:p>
    <w:p w14:paraId="1BCDF154" w14:textId="6CFB27B9" w:rsidR="00287AA7" w:rsidRPr="00CD5AC6" w:rsidRDefault="00287AA7" w:rsidP="00287AA7">
      <w:pPr>
        <w:pStyle w:val="Heading2"/>
        <w:jc w:val="both"/>
      </w:pPr>
      <w:bookmarkStart w:id="7298" w:name="_Annex_I:_Child"/>
      <w:bookmarkStart w:id="7299" w:name="_Toc222754828"/>
      <w:bookmarkEnd w:id="7298"/>
      <w:r w:rsidRPr="00CD5AC6">
        <w:t xml:space="preserve">Annex </w:t>
      </w:r>
      <w:r>
        <w:t>I</w:t>
      </w:r>
      <w:r w:rsidRPr="00CD5AC6">
        <w:t xml:space="preserve">: </w:t>
      </w:r>
      <w:r>
        <w:t>Child Safeguarding Po</w:t>
      </w:r>
      <w:r w:rsidRPr="00CD5AC6">
        <w:t>licy</w:t>
      </w:r>
      <w:bookmarkEnd w:id="7299"/>
    </w:p>
    <w:p w14:paraId="46AFF2DD" w14:textId="33861596" w:rsidR="00287AA7" w:rsidRPr="0064793A" w:rsidRDefault="00287AA7" w:rsidP="00F6340B">
      <w:pPr>
        <w:pStyle w:val="Heading4"/>
        <w:rPr>
          <w:szCs w:val="26"/>
        </w:rPr>
      </w:pPr>
      <w:r w:rsidRPr="0064793A">
        <w:rPr>
          <w:szCs w:val="26"/>
        </w:rPr>
        <w:t>Introduction</w:t>
      </w:r>
    </w:p>
    <w:p w14:paraId="24005831" w14:textId="77777777" w:rsidR="002B6E18" w:rsidRPr="00D57F7F" w:rsidRDefault="00287AA7" w:rsidP="008854FC">
      <w:pPr>
        <w:spacing w:line="360" w:lineRule="auto"/>
        <w:jc w:val="both"/>
        <w:rPr>
          <w:rFonts w:cs="Times New Roman"/>
        </w:rPr>
      </w:pPr>
      <w:r w:rsidRPr="00D57F7F">
        <w:rPr>
          <w:rFonts w:cs="Times New Roman"/>
        </w:rPr>
        <w:t xml:space="preserve">This </w:t>
      </w:r>
      <w:r w:rsidR="002B6E18" w:rsidRPr="00D57F7F">
        <w:rPr>
          <w:rFonts w:cs="Times New Roman"/>
        </w:rPr>
        <w:t>This policy and related procedures describe Partners of the Americas’ (Partners) commitment to child protection and safeguarding. The purpose of the policy is to ensure that Partners’ programs and operations are safe for children. Partners aims to promote awareness and prevention to mitigate the risk of or actual harm that may come to children involved in Partners’ programs and operations.</w:t>
      </w:r>
    </w:p>
    <w:p w14:paraId="3C4419E8" w14:textId="77777777" w:rsidR="002B6E18" w:rsidRPr="0064793A" w:rsidRDefault="002B6E18" w:rsidP="00F6340B">
      <w:pPr>
        <w:pStyle w:val="Heading4"/>
        <w:rPr>
          <w:szCs w:val="26"/>
        </w:rPr>
      </w:pPr>
      <w:bookmarkStart w:id="7300" w:name="_Toc71585921"/>
      <w:r w:rsidRPr="0064793A">
        <w:rPr>
          <w:szCs w:val="26"/>
        </w:rPr>
        <w:t>Definitions</w:t>
      </w:r>
      <w:bookmarkEnd w:id="7300"/>
    </w:p>
    <w:p w14:paraId="1BA2A569" w14:textId="77777777" w:rsidR="002B6E18" w:rsidRPr="00D57F7F" w:rsidRDefault="002B6E18" w:rsidP="008854FC">
      <w:pPr>
        <w:spacing w:line="360" w:lineRule="auto"/>
        <w:jc w:val="both"/>
        <w:rPr>
          <w:rFonts w:cs="Times New Roman"/>
        </w:rPr>
      </w:pPr>
      <w:r w:rsidRPr="00D57F7F">
        <w:rPr>
          <w:rFonts w:cs="Times New Roman"/>
        </w:rPr>
        <w:t>For the purposes of this policy, Partners defines the following terms:</w:t>
      </w:r>
    </w:p>
    <w:p w14:paraId="49B0759A" w14:textId="77777777" w:rsidR="002B6E18" w:rsidRPr="00D57F7F" w:rsidRDefault="002B6E18" w:rsidP="008854FC">
      <w:pPr>
        <w:pStyle w:val="ListParagraph"/>
        <w:numPr>
          <w:ilvl w:val="0"/>
          <w:numId w:val="159"/>
        </w:numPr>
        <w:spacing w:after="200" w:line="360" w:lineRule="auto"/>
        <w:ind w:left="360"/>
        <w:jc w:val="both"/>
        <w:rPr>
          <w:rFonts w:cs="Times New Roman"/>
        </w:rPr>
      </w:pPr>
      <w:r w:rsidRPr="00D57F7F">
        <w:rPr>
          <w:rFonts w:cs="Times New Roman"/>
          <w:b/>
        </w:rPr>
        <w:t>“Beneficiary” or “Beneficiaries”</w:t>
      </w:r>
      <w:r w:rsidRPr="00D57F7F">
        <w:rPr>
          <w:rFonts w:cs="Times New Roman"/>
        </w:rPr>
        <w:t>: A person who receives assistance as part of humanitarian relief or development programs.</w:t>
      </w:r>
    </w:p>
    <w:p w14:paraId="119C613A" w14:textId="77777777" w:rsidR="002B6E18" w:rsidRPr="00D57F7F" w:rsidRDefault="002B6E18" w:rsidP="008854FC">
      <w:pPr>
        <w:pStyle w:val="ListParagraph"/>
        <w:numPr>
          <w:ilvl w:val="0"/>
          <w:numId w:val="159"/>
        </w:numPr>
        <w:spacing w:after="200" w:line="360" w:lineRule="auto"/>
        <w:ind w:left="360"/>
        <w:jc w:val="both"/>
        <w:rPr>
          <w:rFonts w:cs="Times New Roman"/>
        </w:rPr>
      </w:pPr>
      <w:r w:rsidRPr="00D57F7F">
        <w:rPr>
          <w:rFonts w:cs="Times New Roman"/>
          <w:b/>
          <w:bCs/>
        </w:rPr>
        <w:t>“Bullying”</w:t>
      </w:r>
      <w:r w:rsidRPr="00D57F7F">
        <w:rPr>
          <w:rFonts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374A9E1A" w14:textId="77777777" w:rsidR="002B6E18" w:rsidRPr="00D57F7F" w:rsidRDefault="002B6E18" w:rsidP="008854FC">
      <w:pPr>
        <w:pStyle w:val="ListParagraph"/>
        <w:numPr>
          <w:ilvl w:val="0"/>
          <w:numId w:val="159"/>
        </w:numPr>
        <w:spacing w:after="200" w:line="360" w:lineRule="auto"/>
        <w:ind w:left="360"/>
        <w:jc w:val="both"/>
        <w:rPr>
          <w:rFonts w:cs="Times New Roman"/>
        </w:rPr>
      </w:pPr>
      <w:r w:rsidRPr="00D57F7F">
        <w:rPr>
          <w:rFonts w:cs="Times New Roman"/>
          <w:b/>
          <w:bCs/>
        </w:rPr>
        <w:t>“Cyberbullying”:</w:t>
      </w:r>
      <w:r w:rsidRPr="00D57F7F">
        <w:rPr>
          <w:rFonts w:cs="Times New Roman"/>
        </w:rPr>
        <w:t xml:space="preserve">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44A00F7B" w14:textId="77777777" w:rsidR="002B6E18" w:rsidRPr="00D57F7F" w:rsidRDefault="002B6E18" w:rsidP="008854FC">
      <w:pPr>
        <w:pStyle w:val="ListParagraph"/>
        <w:numPr>
          <w:ilvl w:val="0"/>
          <w:numId w:val="159"/>
        </w:numPr>
        <w:spacing w:after="200" w:line="360" w:lineRule="auto"/>
        <w:ind w:left="360"/>
        <w:jc w:val="both"/>
        <w:rPr>
          <w:rFonts w:cs="Times New Roman"/>
        </w:rPr>
      </w:pPr>
      <w:r w:rsidRPr="00D57F7F">
        <w:rPr>
          <w:rFonts w:cs="Times New Roman"/>
          <w:b/>
          <w:bCs/>
        </w:rPr>
        <w:t>“Child” or “Children”</w:t>
      </w:r>
      <w:r w:rsidRPr="00D57F7F">
        <w:rPr>
          <w:rFonts w:cs="Times New Roman"/>
        </w:rPr>
        <w:t>: A child or children are defined as persons who have not attained 18 years of age, irrespective of local country definitions of when a child reaches adulthood.</w:t>
      </w:r>
    </w:p>
    <w:p w14:paraId="4B7EB8D3" w14:textId="77777777" w:rsidR="002B6E18" w:rsidRPr="00D57F7F" w:rsidRDefault="002B6E18" w:rsidP="008854FC">
      <w:pPr>
        <w:pStyle w:val="ListParagraph"/>
        <w:numPr>
          <w:ilvl w:val="0"/>
          <w:numId w:val="159"/>
        </w:numPr>
        <w:spacing w:after="200" w:line="360" w:lineRule="auto"/>
        <w:ind w:left="360"/>
        <w:jc w:val="both"/>
        <w:rPr>
          <w:rFonts w:cs="Times New Roman"/>
        </w:rPr>
      </w:pPr>
      <w:r w:rsidRPr="00D57F7F">
        <w:rPr>
          <w:rFonts w:cs="Times New Roman"/>
          <w:b/>
          <w:bCs/>
        </w:rPr>
        <w:t>“Child abuse, exploitation, or neglect</w:t>
      </w:r>
      <w:r w:rsidRPr="00D57F7F">
        <w:rPr>
          <w:rFonts w:cs="Times New Roman"/>
        </w:rPr>
        <w: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 The main categories of Child Abuse are Physical Abuse, Emotional Abuse, Neglect, Sexual Exploitation &amp; Abuse, and Exploitation.</w:t>
      </w:r>
    </w:p>
    <w:p w14:paraId="57855A02" w14:textId="77777777" w:rsidR="002B6E18" w:rsidRPr="00D57F7F" w:rsidRDefault="002B6E18" w:rsidP="008854FC">
      <w:pPr>
        <w:pStyle w:val="ListParagraph"/>
        <w:numPr>
          <w:ilvl w:val="2"/>
          <w:numId w:val="148"/>
        </w:numPr>
        <w:spacing w:after="200" w:line="360" w:lineRule="auto"/>
        <w:jc w:val="both"/>
        <w:rPr>
          <w:rFonts w:cs="Times New Roman"/>
        </w:rPr>
      </w:pPr>
      <w:r w:rsidRPr="00D57F7F">
        <w:rPr>
          <w:rFonts w:cs="Times New Roman"/>
          <w:b/>
          <w:bCs/>
        </w:rPr>
        <w:t>“Child physical abuse”</w:t>
      </w:r>
      <w:r w:rsidRPr="00D57F7F">
        <w:rPr>
          <w:rFonts w:cs="Times New Roman"/>
        </w:rPr>
        <w:t>: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burning, female genital mutilation, torture, and other physical acts. These acts are considered abuse regardless of whether they were intended to hurt the child. Physical injury or suffering may include, but is not limited to: Bruises, marks, soft tissue swelling, hematomas, fractures, sprains, dislocation, burns, damage to organs, death, permanent disfigurement, and any other nontrivial injury.</w:t>
      </w:r>
    </w:p>
    <w:p w14:paraId="31DAD306" w14:textId="77777777" w:rsidR="002B6E18" w:rsidRPr="00D57F7F" w:rsidRDefault="002B6E18" w:rsidP="008854FC">
      <w:pPr>
        <w:pStyle w:val="ListParagraph"/>
        <w:numPr>
          <w:ilvl w:val="2"/>
          <w:numId w:val="148"/>
        </w:numPr>
        <w:spacing w:after="200" w:line="360" w:lineRule="auto"/>
        <w:jc w:val="both"/>
        <w:rPr>
          <w:rFonts w:cs="Times New Roman"/>
        </w:rPr>
      </w:pPr>
      <w:r w:rsidRPr="00D57F7F">
        <w:rPr>
          <w:rFonts w:cs="Times New Roman"/>
          <w:b/>
          <w:bCs/>
        </w:rPr>
        <w:t>“Child emotional abuse or ill treatment”</w:t>
      </w:r>
      <w:r w:rsidRPr="00D57F7F">
        <w:rPr>
          <w:rFonts w:cs="Times New Roman"/>
        </w:rPr>
        <w:t>: Harm to a child’s emotional, intellectual, mental, or psychological development caused by acts, threats of acts, or coercive tactics. This may occur as an isolated event or on an ongoing basis. Emotional abuse includes, but is not limited to: Any humiliating or degrading treatment (e.g., bad name calling, threats, yelling/screaming/cursing at, teasing, constant criticism, belittling, persistent shaming, etc.), control, withholding of information on their rights, failure to meet a child’s emotional needs, and rejecting, ignoring, terrorizing, isolating, confining a child, or any other deliberate activity that makes the child feel diminished or embarrassed.</w:t>
      </w:r>
    </w:p>
    <w:p w14:paraId="32DE4DEB" w14:textId="77777777" w:rsidR="002B6E18" w:rsidRPr="00D57F7F" w:rsidRDefault="002B6E18" w:rsidP="008854FC">
      <w:pPr>
        <w:pStyle w:val="ListParagraph"/>
        <w:numPr>
          <w:ilvl w:val="2"/>
          <w:numId w:val="148"/>
        </w:numPr>
        <w:spacing w:after="200" w:line="360" w:lineRule="auto"/>
        <w:jc w:val="both"/>
        <w:rPr>
          <w:rFonts w:cs="Times New Roman"/>
        </w:rPr>
      </w:pPr>
      <w:r w:rsidRPr="00D57F7F">
        <w:rPr>
          <w:rFonts w:cs="Times New Roman"/>
          <w:b/>
          <w:bCs/>
        </w:rPr>
        <w:t>“Child neglect”</w:t>
      </w:r>
      <w:r w:rsidRPr="00D57F7F">
        <w:rPr>
          <w:rFonts w:cs="Times New Roman"/>
        </w:rPr>
        <w:t>: Constitutes failure to provide for a child's basic needs during activities that are responsible for the care of a child in the absence of the child's parent or guardian and failure to meet a child’s basic needs either deliberately or through negligence. Neglect includes, but is not limited to: Failing to provide adequate food, sufficient or seasonally-appropriate clothing and/or shelter; failing to prevent harm; failing to ensure adequate supervision; failing to ensure access to appropriate medical care or treatment or providing inappropriate medical treatment (e.g., administering medication when not authorized); or failing to provide a safe physical environment (e.g., exposure to violence, unsafe programming location, unsafe sleeping practices, releasing a child to an unauthorized adult, access to weapons or harmful objects, failing to child-proof a space that children will occupy, etc.).</w:t>
      </w:r>
    </w:p>
    <w:p w14:paraId="156007D1" w14:textId="77777777" w:rsidR="002B6E18" w:rsidRPr="00D57F7F" w:rsidRDefault="002B6E18" w:rsidP="008854FC">
      <w:pPr>
        <w:pStyle w:val="ListParagraph"/>
        <w:numPr>
          <w:ilvl w:val="2"/>
          <w:numId w:val="148"/>
        </w:numPr>
        <w:spacing w:after="200" w:line="360" w:lineRule="auto"/>
        <w:jc w:val="both"/>
        <w:rPr>
          <w:rFonts w:cs="Times New Roman"/>
        </w:rPr>
      </w:pPr>
      <w:r w:rsidRPr="00D57F7F">
        <w:rPr>
          <w:rFonts w:cs="Times New Roman"/>
          <w:b/>
          <w:bCs/>
        </w:rPr>
        <w:t xml:space="preserve"> “Child Sexual Exploitation &amp; Abuse”</w:t>
      </w:r>
      <w:r w:rsidRPr="00D57F7F">
        <w:rPr>
          <w:rFonts w:cs="Times New Roman"/>
        </w:rPr>
        <w:t>: All forms of sexual violence and coercion, sexual solicitation, manipulation, or trickery including incest, fondling a child's genitals, penetration, sodomy, early and forced marriage, rape, involvement in or exposure to indecent images/video (aka pornography), sexual slavery/trafficking, and statutory rape. Sexual abuse may include, but is not limited to: Indecent touching or exposure, explicit sexual language towards or about a child, and grooming (see definition below). Sexual abuse does not always involve touching. Sexual Exploitation is any actual or attempted abuse of a position of vulnerability, differential power, or trust for sexual purposes including, but not limited to: Profiting monetarily, socially, or politically from the sexual exploitation of another. Be aware that technology is a tool sometimes used to sexually exploit a child.</w:t>
      </w:r>
    </w:p>
    <w:p w14:paraId="20188F6E" w14:textId="77777777" w:rsidR="002B6E18" w:rsidRPr="00D57F7F" w:rsidRDefault="002B6E18" w:rsidP="008854FC">
      <w:pPr>
        <w:pStyle w:val="ListParagraph"/>
        <w:numPr>
          <w:ilvl w:val="2"/>
          <w:numId w:val="148"/>
        </w:numPr>
        <w:spacing w:after="200" w:line="360" w:lineRule="auto"/>
        <w:jc w:val="both"/>
        <w:rPr>
          <w:rFonts w:cs="Times New Roman"/>
        </w:rPr>
      </w:pPr>
      <w:r w:rsidRPr="00D57F7F">
        <w:rPr>
          <w:rFonts w:cs="Times New Roman"/>
          <w:b/>
          <w:bCs/>
        </w:rPr>
        <w:t xml:space="preserve">“Child Sexual Abuse”: </w:t>
      </w:r>
      <w:r w:rsidRPr="00D57F7F">
        <w:rPr>
          <w:rFonts w:cs="Times New Roman"/>
        </w:rPr>
        <w:t>The actual or threatened physical intrusion of a sexual nature, whether by force or under unequal or coercive conditions. Other types of abuse associated with sexual abuse include:</w:t>
      </w:r>
    </w:p>
    <w:p w14:paraId="694332C5" w14:textId="77777777" w:rsidR="002B6E18" w:rsidRPr="00D57F7F" w:rsidRDefault="002B6E18" w:rsidP="008854FC">
      <w:pPr>
        <w:pStyle w:val="ListParagraph"/>
        <w:widowControl w:val="0"/>
        <w:numPr>
          <w:ilvl w:val="1"/>
          <w:numId w:val="141"/>
        </w:numPr>
        <w:spacing w:line="360" w:lineRule="auto"/>
        <w:ind w:left="2160"/>
        <w:jc w:val="both"/>
        <w:rPr>
          <w:rFonts w:cs="Times New Roman"/>
        </w:rPr>
      </w:pPr>
      <w:r w:rsidRPr="00D57F7F">
        <w:rPr>
          <w:rFonts w:cs="Times New Roman"/>
        </w:rPr>
        <w:t xml:space="preserve"> </w:t>
      </w:r>
      <w:r w:rsidRPr="00D57F7F">
        <w:rPr>
          <w:rFonts w:cs="Times New Roman"/>
          <w:b/>
          <w:bCs/>
        </w:rPr>
        <w:t>“Sexual abuse perpetrated by an adult”</w:t>
      </w:r>
      <w:r w:rsidRPr="00D57F7F">
        <w:rPr>
          <w:rFonts w:cs="Times New Roman"/>
        </w:rPr>
        <w:t>: Any contact or activity of a sexual nature that occurs between a child and an adult. This includes any activity which is meant to arouse or gratify the sexual desires of the adult or child.</w:t>
      </w:r>
    </w:p>
    <w:p w14:paraId="51FF982A" w14:textId="77777777" w:rsidR="002B6E18" w:rsidRPr="00D57F7F" w:rsidRDefault="002B6E18" w:rsidP="008854FC">
      <w:pPr>
        <w:pStyle w:val="ListParagraph"/>
        <w:widowControl w:val="0"/>
        <w:numPr>
          <w:ilvl w:val="1"/>
          <w:numId w:val="141"/>
        </w:numPr>
        <w:spacing w:line="360" w:lineRule="auto"/>
        <w:ind w:left="2160"/>
        <w:jc w:val="both"/>
        <w:rPr>
          <w:rFonts w:cs="Times New Roman"/>
        </w:rPr>
      </w:pPr>
      <w:r w:rsidRPr="00D57F7F">
        <w:rPr>
          <w:rFonts w:cs="Times New Roman"/>
          <w:b/>
        </w:rPr>
        <w:t xml:space="preserve">“Sexual abuse perpetrated by another child or </w:t>
      </w:r>
      <w:r w:rsidRPr="00D57F7F">
        <w:rPr>
          <w:rFonts w:cs="Times New Roman"/>
          <w:b/>
          <w:bCs/>
        </w:rPr>
        <w:t>children</w:t>
      </w:r>
      <w:r w:rsidRPr="00D57F7F">
        <w:rPr>
          <w:rFonts w:cs="Times New Roman"/>
          <w:b/>
        </w:rPr>
        <w:t>”</w:t>
      </w:r>
      <w:r w:rsidRPr="00D57F7F">
        <w:rPr>
          <w:rFonts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557D72FA" w14:textId="77777777" w:rsidR="002B6E18" w:rsidRPr="00D57F7F" w:rsidRDefault="002B6E18" w:rsidP="008854FC">
      <w:pPr>
        <w:pStyle w:val="ListParagraph"/>
        <w:numPr>
          <w:ilvl w:val="2"/>
          <w:numId w:val="148"/>
        </w:numPr>
        <w:spacing w:after="200" w:line="360" w:lineRule="auto"/>
        <w:jc w:val="both"/>
        <w:rPr>
          <w:rFonts w:cs="Times New Roman"/>
        </w:rPr>
      </w:pPr>
      <w:r w:rsidRPr="00D57F7F">
        <w:rPr>
          <w:rFonts w:cs="Times New Roman"/>
          <w:b/>
          <w:bCs/>
        </w:rPr>
        <w:t>“Child Exploitation”</w:t>
      </w:r>
      <w:r w:rsidRPr="00D57F7F">
        <w:rPr>
          <w:rFonts w:cs="Times New Roman"/>
        </w:rPr>
        <w:t>: Constitutes the abuse of a child where some form of remuneration is involved or whereby the perpetrators benefit in some manner. Exploitation represents a form of coercion and violence that is detrimental to the child's physical or mental health, development, education, or well-being. The actual or attempted abuse of a position of vulnerability, power differential, or trust for the benefit of the individual leveraging their position, power, privilege, or wealth (through enticement, manipulation, coercion, or trickery) to engage a child in labor, domestic servitude, forced criminality, soldiering, or organ harvesting. Typically, the person(s) exploiting a child does so to profit monetarily, socially, or politically. It can happen to one or a group of children in the community of origin, outside of the community, or internationally. The exploitation of a child may include, but is not limited to:</w:t>
      </w:r>
    </w:p>
    <w:p w14:paraId="48B0B3FE" w14:textId="77777777" w:rsidR="002B6E18" w:rsidRPr="00D57F7F" w:rsidRDefault="002B6E18" w:rsidP="008854FC">
      <w:pPr>
        <w:pStyle w:val="ListParagraph"/>
        <w:numPr>
          <w:ilvl w:val="4"/>
          <w:numId w:val="148"/>
        </w:numPr>
        <w:spacing w:after="200" w:line="360" w:lineRule="auto"/>
        <w:jc w:val="both"/>
        <w:rPr>
          <w:rFonts w:cs="Times New Roman"/>
        </w:rPr>
      </w:pPr>
      <w:r w:rsidRPr="00D57F7F">
        <w:rPr>
          <w:rFonts w:cs="Times New Roman"/>
        </w:rPr>
        <w:t>Domestic servitude (e.g., cleaning, childcare, cooking, etc.);</w:t>
      </w:r>
    </w:p>
    <w:p w14:paraId="3DF5E294" w14:textId="77777777" w:rsidR="002B6E18" w:rsidRPr="00D57F7F" w:rsidRDefault="002B6E18" w:rsidP="008854FC">
      <w:pPr>
        <w:pStyle w:val="ListParagraph"/>
        <w:numPr>
          <w:ilvl w:val="4"/>
          <w:numId w:val="148"/>
        </w:numPr>
        <w:spacing w:after="200" w:line="360" w:lineRule="auto"/>
        <w:jc w:val="both"/>
        <w:rPr>
          <w:rFonts w:cs="Times New Roman"/>
        </w:rPr>
      </w:pPr>
      <w:r w:rsidRPr="00D57F7F">
        <w:rPr>
          <w:rFonts w:cs="Times New Roman"/>
        </w:rPr>
        <w:t xml:space="preserve">Forced labor (commonly in factories or agriculture); </w:t>
      </w:r>
    </w:p>
    <w:p w14:paraId="1D02104C" w14:textId="77777777" w:rsidR="002B6E18" w:rsidRPr="00D57F7F" w:rsidRDefault="002B6E18" w:rsidP="008854FC">
      <w:pPr>
        <w:pStyle w:val="ListParagraph"/>
        <w:numPr>
          <w:ilvl w:val="4"/>
          <w:numId w:val="148"/>
        </w:numPr>
        <w:spacing w:after="200" w:line="360" w:lineRule="auto"/>
        <w:jc w:val="both"/>
        <w:rPr>
          <w:rFonts w:cs="Times New Roman"/>
        </w:rPr>
      </w:pPr>
      <w:r w:rsidRPr="00D57F7F">
        <w:rPr>
          <w:rFonts w:cs="Times New Roman"/>
        </w:rPr>
        <w:t>Forced criminal activities such as pickpocketing, begging, transporting drugs, manufacturing drugs, selling pirated merchandise;</w:t>
      </w:r>
    </w:p>
    <w:p w14:paraId="733806DA" w14:textId="77777777" w:rsidR="002B6E18" w:rsidRPr="00D57F7F" w:rsidRDefault="002B6E18" w:rsidP="008854FC">
      <w:pPr>
        <w:pStyle w:val="ListParagraph"/>
        <w:numPr>
          <w:ilvl w:val="4"/>
          <w:numId w:val="148"/>
        </w:numPr>
        <w:spacing w:after="200" w:line="360" w:lineRule="auto"/>
        <w:jc w:val="both"/>
        <w:rPr>
          <w:rFonts w:cs="Times New Roman"/>
        </w:rPr>
      </w:pPr>
      <w:r w:rsidRPr="00D57F7F">
        <w:rPr>
          <w:rFonts w:cs="Times New Roman"/>
        </w:rPr>
        <w:t>Used for benefit fraud;</w:t>
      </w:r>
    </w:p>
    <w:p w14:paraId="476BD1D4" w14:textId="77777777" w:rsidR="002B6E18" w:rsidRPr="00D57F7F" w:rsidRDefault="002B6E18" w:rsidP="008854FC">
      <w:pPr>
        <w:pStyle w:val="ListParagraph"/>
        <w:numPr>
          <w:ilvl w:val="4"/>
          <w:numId w:val="148"/>
        </w:numPr>
        <w:spacing w:after="200" w:line="360" w:lineRule="auto"/>
        <w:jc w:val="both"/>
        <w:rPr>
          <w:rFonts w:cs="Times New Roman"/>
        </w:rPr>
      </w:pPr>
      <w:r w:rsidRPr="00D57F7F">
        <w:rPr>
          <w:rFonts w:cs="Times New Roman"/>
        </w:rPr>
        <w:t>Forced to become a child soldier or join a gang.</w:t>
      </w:r>
    </w:p>
    <w:p w14:paraId="0E5D9CF1" w14:textId="77777777" w:rsidR="002B6E18" w:rsidRPr="00D57F7F" w:rsidRDefault="002B6E18" w:rsidP="008854FC">
      <w:pPr>
        <w:pStyle w:val="ListParagraph"/>
        <w:numPr>
          <w:ilvl w:val="2"/>
          <w:numId w:val="148"/>
        </w:numPr>
        <w:spacing w:after="200" w:line="360" w:lineRule="auto"/>
        <w:jc w:val="both"/>
        <w:rPr>
          <w:rFonts w:cs="Times New Roman"/>
        </w:rPr>
      </w:pPr>
      <w:r w:rsidRPr="00D57F7F">
        <w:rPr>
          <w:rFonts w:cs="Times New Roman"/>
          <w:b/>
          <w:bCs/>
        </w:rPr>
        <w:t>“Transactional sex”</w:t>
      </w:r>
      <w:r w:rsidRPr="00D57F7F">
        <w:rPr>
          <w:rFonts w:cs="Times New Roman"/>
        </w:rPr>
        <w:t>: The exchange of money, employment, goods, or services for sex, including sexual favors other forms of humiliating, degrading, or exploitative behavior. This includes any exchange of assistance that is due to beneficiaries of assistance.</w:t>
      </w:r>
    </w:p>
    <w:p w14:paraId="385A84BF" w14:textId="77777777" w:rsidR="002B6E18" w:rsidRPr="00D57F7F" w:rsidRDefault="002B6E18" w:rsidP="008854FC">
      <w:pPr>
        <w:pStyle w:val="ListParagraph"/>
        <w:numPr>
          <w:ilvl w:val="2"/>
          <w:numId w:val="148"/>
        </w:numPr>
        <w:spacing w:after="200" w:line="360" w:lineRule="auto"/>
        <w:ind w:left="1620" w:hanging="540"/>
        <w:jc w:val="both"/>
        <w:rPr>
          <w:rFonts w:cs="Times New Roman"/>
        </w:rPr>
      </w:pPr>
      <w:r w:rsidRPr="00D57F7F">
        <w:rPr>
          <w:rFonts w:cs="Times New Roman"/>
          <w:b/>
          <w:bCs/>
        </w:rPr>
        <w:t>“Solicitation of transactional sex”</w:t>
      </w:r>
      <w:r w:rsidRPr="00D57F7F">
        <w:rPr>
          <w:rFonts w:cs="Times New Roman"/>
        </w:rPr>
        <w:t>: Requesting transactional sex.</w:t>
      </w:r>
    </w:p>
    <w:p w14:paraId="03A359E6" w14:textId="77777777" w:rsidR="002B6E18" w:rsidRPr="00D57F7F" w:rsidRDefault="002B6E18" w:rsidP="008854FC">
      <w:pPr>
        <w:pStyle w:val="ListParagraph"/>
        <w:numPr>
          <w:ilvl w:val="2"/>
          <w:numId w:val="148"/>
        </w:numPr>
        <w:tabs>
          <w:tab w:val="left" w:pos="2070"/>
        </w:tabs>
        <w:spacing w:after="200" w:line="360" w:lineRule="auto"/>
        <w:jc w:val="both"/>
        <w:rPr>
          <w:rFonts w:cs="Times New Roman"/>
        </w:rPr>
      </w:pPr>
      <w:r w:rsidRPr="00D57F7F">
        <w:rPr>
          <w:rFonts w:cs="Times New Roman"/>
          <w:b/>
          <w:bCs/>
        </w:rPr>
        <w:t>“Grooming”</w:t>
      </w:r>
      <w:r w:rsidRPr="00D57F7F">
        <w:rPr>
          <w:rFonts w:cs="Times New Roman"/>
        </w:rPr>
        <w:t xml:space="preserve">: Is the process in which an adult builds a relationship with a child or the child’s caretaker to gain the child’s or the caretaker’s trust for the purposes of sexually abusing and/or exploiting the child. Grooming typically occurs in phases, and it can happen online or face to face, by a stranger or by someone the child or caretaker knows. Since it is a gradual process, it can sometimes be difficult to detect. Here are a few indicators an adult may be grooming a child or his/her caretaker: </w:t>
      </w:r>
    </w:p>
    <w:p w14:paraId="2CBC7D1C"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 xml:space="preserve"> Favoring the child over others; </w:t>
      </w:r>
    </w:p>
    <w:p w14:paraId="5618699F"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Providing the child with rewards or privileges;</w:t>
      </w:r>
    </w:p>
    <w:p w14:paraId="0198D96C"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 xml:space="preserve"> Isolating the child from others;</w:t>
      </w:r>
    </w:p>
    <w:p w14:paraId="5FD9C3D9"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Expressing interest in a child who is particularly vulnerable or in need of support (e.g., previous abuse of the child by another);</w:t>
      </w:r>
    </w:p>
    <w:p w14:paraId="403B3DD7"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 xml:space="preserve"> Befriending the parents or caretakers who are responsible to protect the child;</w:t>
      </w:r>
    </w:p>
    <w:p w14:paraId="3BC03686"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 xml:space="preserve"> Providing the child with alcohol or drugs;</w:t>
      </w:r>
    </w:p>
    <w:p w14:paraId="57F88F37"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Building intimacy (i.e., having inside jokes or telling the child that nobody understands him/her like the groomer does);</w:t>
      </w:r>
    </w:p>
    <w:p w14:paraId="759B1754" w14:textId="77777777" w:rsidR="002B6E18" w:rsidRPr="00D57F7F" w:rsidRDefault="002B6E18" w:rsidP="008854FC">
      <w:pPr>
        <w:pStyle w:val="ListParagraph"/>
        <w:numPr>
          <w:ilvl w:val="4"/>
          <w:numId w:val="148"/>
        </w:numPr>
        <w:tabs>
          <w:tab w:val="left" w:pos="2070"/>
          <w:tab w:val="left" w:pos="2160"/>
        </w:tabs>
        <w:spacing w:after="200" w:line="360" w:lineRule="auto"/>
        <w:jc w:val="both"/>
        <w:rPr>
          <w:rFonts w:cs="Times New Roman"/>
        </w:rPr>
      </w:pPr>
      <w:r w:rsidRPr="00D57F7F">
        <w:rPr>
          <w:rFonts w:cs="Times New Roman"/>
        </w:rPr>
        <w:t>Threatening, blackmailing, intimidating, or scaring a child by saying the groomer will do something to the child’s family or friends.</w:t>
      </w:r>
    </w:p>
    <w:p w14:paraId="59DAF65D"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“Child Data”</w:t>
      </w:r>
      <w:r w:rsidRPr="00D57F7F">
        <w:rPr>
          <w:rFonts w:cs="Times New Roman"/>
        </w:rPr>
        <w:t>: Paper or electronic information containing Personally Identifiable Information (PII) collected for programmatic or operational purposes. PII is considered confidential and includes sensitive or protected categories including but not limited to health information.</w:t>
      </w:r>
    </w:p>
    <w:p w14:paraId="402A2993"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“Child Protection”</w:t>
      </w:r>
      <w:r w:rsidRPr="00D57F7F">
        <w:rPr>
          <w:rFonts w:cs="Times New Roman"/>
        </w:rPr>
        <w:t>: The goal of child protection is making the world safe for children. Child Protection responses are macro-level in scale and involve holistic approaches to meet the social and legal protection needs of children and their families within vulnerable communities.</w:t>
      </w:r>
    </w:p>
    <w:p w14:paraId="2C89B370"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“Child Safeguarding”</w:t>
      </w:r>
      <w:r w:rsidRPr="00D57F7F">
        <w:rPr>
          <w:rFonts w:cs="Times New Roman"/>
        </w:rPr>
        <w:t>: The set of policies, procedures, and practices employed to ensure that Partners is a child-safe organization. Child Safeguarding is making Partners safe for children. It involves our collective and individual responsibility and preventative actions to ensure that all children are protected from deliberate or unintentional acts that lead to the risk of or actual harm by Partners Affiliates who come into contact with children or impact them through our development interventions, humanitarian responses, and operations. This includes our direct program implementation, work through partners, and management of children’s personal data.</w:t>
      </w:r>
    </w:p>
    <w:p w14:paraId="39B58AA8" w14:textId="77777777" w:rsidR="002B6E18" w:rsidRPr="00D57F7F" w:rsidRDefault="002B6E18" w:rsidP="008854FC">
      <w:pPr>
        <w:pStyle w:val="ListParagraph"/>
        <w:numPr>
          <w:ilvl w:val="0"/>
          <w:numId w:val="158"/>
        </w:numPr>
        <w:tabs>
          <w:tab w:val="left" w:pos="1620"/>
        </w:tabs>
        <w:spacing w:after="200" w:line="360" w:lineRule="auto"/>
        <w:ind w:left="360"/>
        <w:jc w:val="both"/>
        <w:rPr>
          <w:rFonts w:cs="Times New Roman"/>
        </w:rPr>
      </w:pPr>
      <w:r w:rsidRPr="00D57F7F">
        <w:rPr>
          <w:rFonts w:cs="Times New Roman"/>
          <w:b/>
          <w:bCs/>
        </w:rPr>
        <w:t>“Gender Responsive Safeguarding”</w:t>
      </w:r>
      <w:r w:rsidRPr="00D57F7F">
        <w:rPr>
          <w:rFonts w:cs="Times New Roman"/>
        </w:rPr>
        <w:t>: is a safeguarding approach that takes full account of gender in considering the specific safeguarding needs of girls, boys, and other gender identities; and integrates safeguarding measures that address protection risks for children (girls, boys, and other gender identities) that stem from issues relating to gender bias and discrimination.</w:t>
      </w:r>
    </w:p>
    <w:p w14:paraId="04952700"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“Child Welfare”</w:t>
      </w:r>
      <w:r w:rsidRPr="00D57F7F">
        <w:rPr>
          <w:rFonts w:cs="Times New Roman"/>
        </w:rPr>
        <w:t>: Child Welfare is making the community safe for children. It includes claims of child abuse that happen external to Partners and/or that are required by law or local norms to be reported to local authorities.</w:t>
      </w:r>
    </w:p>
    <w:p w14:paraId="6905E7EA"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rPr>
        <w:t xml:space="preserve"> “Complainant”</w:t>
      </w:r>
      <w:r w:rsidRPr="00D57F7F">
        <w:rPr>
          <w:rFonts w:cs="Times New Roman"/>
        </w:rPr>
        <w:t>: The person reporting (or “making a complaint” about) a violation of the Child Safeguarding Policy. This could be the victim or another person who becomes aware of the wrongdoing.</w:t>
      </w:r>
    </w:p>
    <w:p w14:paraId="229EEFB3"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rPr>
        <w:t xml:space="preserve"> “Complaint”</w:t>
      </w:r>
      <w:r w:rsidRPr="00D57F7F">
        <w:rPr>
          <w:rFonts w:cs="Times New Roman"/>
        </w:rPr>
        <w:t>: The report of a violation against the Child Safeguarding Policy.</w:t>
      </w:r>
    </w:p>
    <w:p w14:paraId="465E6AE3"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 xml:space="preserve"> “Complaints process”</w:t>
      </w:r>
      <w:r w:rsidRPr="00D57F7F">
        <w:rPr>
          <w:rFonts w:cs="Times New Roman"/>
        </w:rPr>
        <w:t>: A framework that describes the course of action for receiving and processing allegations of a violation of the Child Safeguarding Policy. This includes systems for processing complaints within an organization, as well as procedures for beneficiaries to bring complaints forward.</w:t>
      </w:r>
    </w:p>
    <w:p w14:paraId="2F375D88"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rPr>
        <w:t xml:space="preserve"> “Economic exploitation”</w:t>
      </w:r>
      <w:r w:rsidRPr="00D57F7F">
        <w:rPr>
          <w:rFonts w:cs="Times New Roman"/>
        </w:rPr>
        <w:t>: The deliberate misplacement, exploitation, or wrongful temporary or permanent use of belongings or money.</w:t>
      </w:r>
    </w:p>
    <w:p w14:paraId="7A0C06CA"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 xml:space="preserve"> “Exploitative relationship”</w:t>
      </w:r>
      <w:r w:rsidRPr="00D57F7F">
        <w:rPr>
          <w:rFonts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D57F7F">
        <w:rPr>
          <w:rFonts w:eastAsia="Calibri" w:cs="Times New Roman"/>
          <w:b/>
          <w:bCs/>
        </w:rPr>
        <w:t xml:space="preserve"> </w:t>
      </w:r>
    </w:p>
    <w:p w14:paraId="3A6D722A"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 xml:space="preserve"> “Incident”</w:t>
      </w:r>
      <w:r w:rsidRPr="00D57F7F">
        <w:rPr>
          <w:rFonts w:cs="Times New Roman"/>
        </w:rPr>
        <w:t>: Instances of sexual exploitation and abuse, violence, suicide, accident, or other trauma.</w:t>
      </w:r>
    </w:p>
    <w:p w14:paraId="13C175A0" w14:textId="77777777" w:rsidR="002B6E18" w:rsidRPr="00D57F7F" w:rsidRDefault="002B6E18" w:rsidP="008854FC">
      <w:pPr>
        <w:pStyle w:val="ListParagraph"/>
        <w:numPr>
          <w:ilvl w:val="0"/>
          <w:numId w:val="158"/>
        </w:numPr>
        <w:spacing w:line="360" w:lineRule="auto"/>
        <w:ind w:left="360"/>
        <w:jc w:val="both"/>
        <w:rPr>
          <w:rFonts w:cs="Times New Roman"/>
          <w:b/>
          <w:bCs/>
        </w:rPr>
      </w:pPr>
      <w:r w:rsidRPr="00D57F7F">
        <w:rPr>
          <w:rFonts w:cs="Times New Roman"/>
          <w:b/>
          <w:bCs/>
        </w:rPr>
        <w:t xml:space="preserve"> “Partners Affiliate”</w:t>
      </w:r>
      <w:r w:rsidRPr="00D57F7F">
        <w:rPr>
          <w:rFonts w:cs="Times New Roman"/>
        </w:rPr>
        <w:t>: Any employee, non-employee, or member of the Partners network, including, but not limited to all contractual relationships, consultants, volunteers, chapters, and members.</w:t>
      </w:r>
    </w:p>
    <w:p w14:paraId="7FCA2FB9"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 xml:space="preserve"> “Partner Organizations”</w:t>
      </w:r>
      <w:r w:rsidRPr="00D57F7F">
        <w:rPr>
          <w:rFonts w:cs="Times New Roman"/>
        </w:rPr>
        <w:t>: Any organization that has a contractual relationship with Partners, including subcontractors and subawardees.</w:t>
      </w:r>
    </w:p>
    <w:p w14:paraId="0A95B9AE" w14:textId="77777777" w:rsidR="002B6E18" w:rsidRPr="00D57F7F" w:rsidRDefault="002B6E18" w:rsidP="008854FC">
      <w:pPr>
        <w:pStyle w:val="ListParagraph"/>
        <w:numPr>
          <w:ilvl w:val="0"/>
          <w:numId w:val="158"/>
        </w:numPr>
        <w:spacing w:after="200" w:line="360" w:lineRule="auto"/>
        <w:ind w:left="360"/>
        <w:jc w:val="both"/>
        <w:rPr>
          <w:rFonts w:cs="Times New Roman"/>
        </w:rPr>
      </w:pPr>
      <w:r w:rsidRPr="00D57F7F">
        <w:rPr>
          <w:rFonts w:cs="Times New Roman"/>
          <w:b/>
          <w:bCs/>
        </w:rPr>
        <w:t xml:space="preserve"> “Victim”</w:t>
      </w:r>
      <w:r w:rsidRPr="00D57F7F">
        <w:rPr>
          <w:rFonts w:cs="Times New Roman"/>
        </w:rPr>
        <w:t>: The child who is sexually exploited, abused, or otherwise harmed. The term Victim is not meant to imply a lack of strength, resilience, or capacity to survive.</w:t>
      </w:r>
    </w:p>
    <w:p w14:paraId="2D010A39" w14:textId="77777777" w:rsidR="002B6E18" w:rsidRPr="00032492" w:rsidRDefault="002B6E18" w:rsidP="00F6340B">
      <w:pPr>
        <w:pStyle w:val="Heading4"/>
        <w:rPr>
          <w:rStyle w:val="Heading3Char"/>
          <w:b/>
          <w:bCs/>
        </w:rPr>
      </w:pPr>
      <w:bookmarkStart w:id="7301" w:name="_Toc71585922"/>
      <w:r w:rsidRPr="0064793A">
        <w:rPr>
          <w:szCs w:val="26"/>
        </w:rPr>
        <w:t>Purpose</w:t>
      </w:r>
      <w:bookmarkEnd w:id="7301"/>
    </w:p>
    <w:p w14:paraId="1BF20786" w14:textId="77777777" w:rsidR="002B6E18" w:rsidRPr="00D57F7F" w:rsidRDefault="002B6E18" w:rsidP="008854FC">
      <w:pPr>
        <w:spacing w:line="360" w:lineRule="auto"/>
        <w:jc w:val="both"/>
        <w:rPr>
          <w:rFonts w:cs="Times New Roman"/>
        </w:rPr>
      </w:pPr>
      <w:r w:rsidRPr="00D57F7F">
        <w:rPr>
          <w:rFonts w:cs="Times New Roman"/>
        </w:rPr>
        <w:t xml:space="preserve">This policy applies to all Partners Affiliates interacting with children both in the U.S. and abroad. This policy and related procedures describe Partners’ commitment to Child Safeguarding. Partners’ current programs support activities with children, who are particularly vulnerable to abuse and exploitation. This is due to the inherent power differential that exists between aid organizations and impacted communities, which heightens the risk of abuse and exploitation. To protect all program beneficiaries against this power differential, this Child Safeguarding Policy, the </w:t>
      </w:r>
      <w:hyperlink r:id="rId179" w:history="1">
        <w:r w:rsidRPr="00D57F7F">
          <w:rPr>
            <w:rStyle w:val="Hyperlink"/>
            <w:rFonts w:cs="Times New Roman"/>
          </w:rPr>
          <w:t>Sexual Exploitation and Abuse Prevention Policy</w:t>
        </w:r>
      </w:hyperlink>
      <w:r w:rsidRPr="00D57F7F">
        <w:rPr>
          <w:rFonts w:cs="Times New Roman"/>
        </w:rPr>
        <w:t xml:space="preserve">, and the </w:t>
      </w:r>
      <w:hyperlink r:id="rId180" w:history="1">
        <w:r w:rsidRPr="00D57F7F">
          <w:rPr>
            <w:rStyle w:val="Hyperlink"/>
            <w:rFonts w:cs="Times New Roman"/>
          </w:rPr>
          <w:t>Sexual Harassment Policy</w:t>
        </w:r>
      </w:hyperlink>
      <w:r w:rsidRPr="00D57F7F">
        <w:rPr>
          <w:rFonts w:cs="Times New Roman"/>
        </w:rPr>
        <w:t xml:space="preserve"> serve to transform Partners’ values into behaviors to which all Partners Affiliates are expected to conform. </w:t>
      </w:r>
    </w:p>
    <w:p w14:paraId="2F1758DA" w14:textId="77777777" w:rsidR="002B6E18" w:rsidRPr="00D57F7F" w:rsidRDefault="002B6E18" w:rsidP="008854FC">
      <w:pPr>
        <w:spacing w:line="360" w:lineRule="auto"/>
        <w:jc w:val="both"/>
        <w:rPr>
          <w:rFonts w:cs="Times New Roman"/>
        </w:rPr>
      </w:pPr>
      <w:r w:rsidRPr="00D57F7F">
        <w:rPr>
          <w:rFonts w:cs="Times New Roman"/>
        </w:rPr>
        <w:t>This policy is meant to provide a general guidance and to comply with U.S. Government regulations, donor requirements, and all other applicable local laws. No code or policy can anticipate every situation that may arise. Accordingly, this policy is intended to serve as a source of guiding principles. Any violations of this policy will be treated as a serious infraction and will result in disciplinary action, up to and including termination, and any other available legal remedy. Partners reserves the right to make all decisions on a case-by-case basis.</w:t>
      </w:r>
    </w:p>
    <w:p w14:paraId="2DB86D60" w14:textId="77777777" w:rsidR="002B6E18" w:rsidRPr="00032492" w:rsidRDefault="002B6E18" w:rsidP="00F6340B">
      <w:pPr>
        <w:pStyle w:val="Heading4"/>
        <w:rPr>
          <w:rStyle w:val="Heading3Char"/>
          <w:b/>
          <w:bCs/>
        </w:rPr>
      </w:pPr>
      <w:bookmarkStart w:id="7302" w:name="_Toc71585923"/>
      <w:r w:rsidRPr="0064793A">
        <w:rPr>
          <w:szCs w:val="26"/>
        </w:rPr>
        <w:t>Goal</w:t>
      </w:r>
      <w:bookmarkEnd w:id="7302"/>
    </w:p>
    <w:p w14:paraId="1748CEF9" w14:textId="77777777" w:rsidR="002B6E18" w:rsidRPr="00D57F7F" w:rsidRDefault="002B6E18" w:rsidP="008854FC">
      <w:pPr>
        <w:spacing w:line="360" w:lineRule="auto"/>
        <w:jc w:val="both"/>
        <w:rPr>
          <w:rFonts w:cs="Times New Roman"/>
        </w:rPr>
      </w:pPr>
      <w:r w:rsidRPr="00D57F7F">
        <w:rPr>
          <w:rFonts w:cs="Times New Roman"/>
        </w:rPr>
        <w:t xml:space="preserve">Partners is committed to providing a safe, nurturing working environment and protecting children who participate in programs and/or events sponsored by the organization. Partners is committed to supporting victims, improving safeguarding capacity, and ensuring that children are safe when participating in Partners programs and/or events sponsored by the organization. Child Safeguarding is preventative actions to ensure that all children are protected from deliberate or unintentional acts that lead to the risk of or actual harm by Partners Affiliates who come into contact with children or impact them through our development interventions, humanitarian responses, and operations. Moreover, Partners will not tolerate any violations of this Child Safeguarding policy and confirms commitment to report, investigate, respond to any alleged policy violations. Partners takes a zero-tolerance approach to child exploitation and/or abuse by any Partners Affiliates. This policy is intended to provide guidelines and best practices for promoting and maintaining a safe and secure environment in all interactions with children while ensuring Partners Affiliates act responsibly to protect children. </w:t>
      </w:r>
    </w:p>
    <w:p w14:paraId="5F38EACA" w14:textId="77777777" w:rsidR="002B6E18" w:rsidRPr="008854FC" w:rsidRDefault="002B6E18" w:rsidP="008854FC">
      <w:pPr>
        <w:spacing w:line="360" w:lineRule="auto"/>
        <w:jc w:val="both"/>
        <w:rPr>
          <w:rFonts w:eastAsiaTheme="majorEastAsia" w:cs="Times New Roman"/>
          <w:b/>
          <w:bCs/>
          <w:color w:val="4472C4" w:themeColor="accent1"/>
        </w:rPr>
      </w:pPr>
      <w:bookmarkStart w:id="7303" w:name="_Toc71585924"/>
    </w:p>
    <w:p w14:paraId="25943A66" w14:textId="77777777" w:rsidR="002B6E18" w:rsidRPr="00032492" w:rsidRDefault="002B6E18" w:rsidP="00F6340B">
      <w:pPr>
        <w:pStyle w:val="Heading4"/>
        <w:rPr>
          <w:rStyle w:val="Heading3Char"/>
          <w:b/>
          <w:bCs/>
        </w:rPr>
      </w:pPr>
      <w:r w:rsidRPr="0064793A">
        <w:rPr>
          <w:szCs w:val="26"/>
        </w:rPr>
        <w:t>Compliance</w:t>
      </w:r>
      <w:bookmarkEnd w:id="7303"/>
    </w:p>
    <w:p w14:paraId="42912DED" w14:textId="77777777" w:rsidR="002B6E18" w:rsidRPr="00D57F7F" w:rsidRDefault="002B6E18" w:rsidP="008854FC">
      <w:pPr>
        <w:spacing w:line="360" w:lineRule="auto"/>
        <w:jc w:val="both"/>
        <w:rPr>
          <w:rFonts w:cs="Times New Roman"/>
        </w:rPr>
      </w:pPr>
      <w:r w:rsidRPr="00D57F7F">
        <w:rPr>
          <w:rFonts w:cs="Times New Roman"/>
        </w:rPr>
        <w:t>This policy applies to all groups, activities, and events sponsored by Partners, as well as groups using Partners’ facilities who serve children. This policy also applies to all Partners Affiliates and organizations, defined as:</w:t>
      </w:r>
    </w:p>
    <w:p w14:paraId="569BB2E4" w14:textId="77777777" w:rsidR="002B6E18" w:rsidRPr="00D57F7F" w:rsidRDefault="002B6E18" w:rsidP="008854FC">
      <w:pPr>
        <w:pStyle w:val="ListParagraph"/>
        <w:numPr>
          <w:ilvl w:val="0"/>
          <w:numId w:val="134"/>
        </w:numPr>
        <w:spacing w:after="200" w:line="360" w:lineRule="auto"/>
        <w:jc w:val="both"/>
        <w:rPr>
          <w:rFonts w:cs="Times New Roman"/>
        </w:rPr>
      </w:pPr>
      <w:r w:rsidRPr="00D57F7F">
        <w:rPr>
          <w:rFonts w:cs="Times New Roman"/>
        </w:rPr>
        <w:t>All staff (full-time, part-time, international, and national), and those engaged on short-term contracts (e.g., consultants, facilitators, mentors, sub-contractors, researchers, etc.);</w:t>
      </w:r>
    </w:p>
    <w:p w14:paraId="2E2AADD8" w14:textId="77777777" w:rsidR="002B6E18" w:rsidRPr="00D57F7F" w:rsidRDefault="002B6E18" w:rsidP="008854FC">
      <w:pPr>
        <w:pStyle w:val="ListParagraph"/>
        <w:numPr>
          <w:ilvl w:val="0"/>
          <w:numId w:val="134"/>
        </w:numPr>
        <w:spacing w:after="200" w:line="360" w:lineRule="auto"/>
        <w:jc w:val="both"/>
        <w:rPr>
          <w:rFonts w:cs="Times New Roman"/>
        </w:rPr>
      </w:pPr>
      <w:r w:rsidRPr="00D57F7F">
        <w:rPr>
          <w:rFonts w:cs="Times New Roman"/>
        </w:rPr>
        <w:t>Volunteers, board members, trustees; and</w:t>
      </w:r>
    </w:p>
    <w:p w14:paraId="365C0937" w14:textId="77777777" w:rsidR="002B6E18" w:rsidRPr="00D57F7F" w:rsidRDefault="002B6E18" w:rsidP="008854FC">
      <w:pPr>
        <w:pStyle w:val="ListParagraph"/>
        <w:numPr>
          <w:ilvl w:val="0"/>
          <w:numId w:val="134"/>
        </w:numPr>
        <w:spacing w:after="200" w:line="360" w:lineRule="auto"/>
        <w:jc w:val="both"/>
        <w:rPr>
          <w:rFonts w:cs="Times New Roman"/>
        </w:rPr>
      </w:pPr>
      <w:r w:rsidRPr="00D57F7F">
        <w:rPr>
          <w:rFonts w:cs="Times New Roman"/>
        </w:rPr>
        <w:t>Partner organizations who have a formal/contractual relationship with Partners.</w:t>
      </w:r>
    </w:p>
    <w:p w14:paraId="03DA6358" w14:textId="77777777" w:rsidR="002B6E18" w:rsidRPr="00D57F7F" w:rsidRDefault="002B6E18" w:rsidP="008854FC">
      <w:pPr>
        <w:pStyle w:val="ListParagraph"/>
        <w:numPr>
          <w:ilvl w:val="1"/>
          <w:numId w:val="134"/>
        </w:numPr>
        <w:spacing w:after="200" w:line="360" w:lineRule="auto"/>
        <w:jc w:val="both"/>
        <w:rPr>
          <w:rFonts w:cs="Times New Roman"/>
          <w:color w:val="000000" w:themeColor="text1"/>
        </w:rPr>
      </w:pPr>
      <w:r w:rsidRPr="00D57F7F">
        <w:rPr>
          <w:rFonts w:eastAsia="Times New Roman" w:cs="Times New Roman"/>
          <w:color w:val="000000" w:themeColor="text1"/>
        </w:rPr>
        <w:t xml:space="preserve">Partners should verify that the entity has a policy and procedure in place for Child Safeguarding. If not, Partners will provide guidance to the entity to establish procedures on Child Safeguarding. </w:t>
      </w:r>
      <w:r w:rsidRPr="00D57F7F">
        <w:rPr>
          <w:rFonts w:cs="Times New Roman"/>
          <w:color w:val="000000" w:themeColor="text1"/>
        </w:rPr>
        <w:t>If a partner elects to use its own policy, the partner policy must be of equal or higher standard for protecting and recognizing the rights of children, including following any donor requirements.</w:t>
      </w:r>
    </w:p>
    <w:p w14:paraId="6C21CAB5" w14:textId="77777777" w:rsidR="002B6E18" w:rsidRPr="0064793A" w:rsidRDefault="002B6E18" w:rsidP="00F6340B">
      <w:pPr>
        <w:pStyle w:val="Heading4"/>
        <w:rPr>
          <w:szCs w:val="26"/>
        </w:rPr>
      </w:pPr>
      <w:bookmarkStart w:id="7304" w:name="_Toc71585925"/>
      <w:r w:rsidRPr="0064793A">
        <w:rPr>
          <w:szCs w:val="26"/>
        </w:rPr>
        <w:t>Order of Precedence</w:t>
      </w:r>
      <w:bookmarkEnd w:id="7304"/>
      <w:r w:rsidRPr="0064793A">
        <w:rPr>
          <w:szCs w:val="26"/>
        </w:rPr>
        <w:t xml:space="preserve"> </w:t>
      </w:r>
    </w:p>
    <w:p w14:paraId="676A743E" w14:textId="77777777" w:rsidR="002B6E18" w:rsidRPr="00D57F7F" w:rsidRDefault="002B6E18" w:rsidP="008854FC">
      <w:pPr>
        <w:spacing w:line="360" w:lineRule="auto"/>
        <w:jc w:val="both"/>
        <w:rPr>
          <w:rFonts w:cs="Times New Roman"/>
        </w:rPr>
      </w:pPr>
      <w:r w:rsidRPr="00D57F7F">
        <w:rPr>
          <w:rFonts w:cs="Times New Roman"/>
        </w:rPr>
        <w:t>If any conflicts occur between this policy and Donor requirement, the issue shall be resolved by giving precedence in the following order:</w:t>
      </w:r>
    </w:p>
    <w:p w14:paraId="79FA5D57" w14:textId="77777777" w:rsidR="002B6E18" w:rsidRPr="00D57F7F" w:rsidRDefault="002B6E18" w:rsidP="008854FC">
      <w:pPr>
        <w:pStyle w:val="ListParagraph"/>
        <w:numPr>
          <w:ilvl w:val="0"/>
          <w:numId w:val="166"/>
        </w:numPr>
        <w:spacing w:after="200" w:line="360" w:lineRule="auto"/>
        <w:jc w:val="both"/>
        <w:rPr>
          <w:rFonts w:cs="Times New Roman"/>
        </w:rPr>
      </w:pPr>
      <w:r w:rsidRPr="00D57F7F">
        <w:rPr>
          <w:rFonts w:cs="Times New Roman"/>
        </w:rPr>
        <w:t>Requirements according to the Donor (if the Partners Affiliate works on a U.S. Government-funded project)</w:t>
      </w:r>
    </w:p>
    <w:p w14:paraId="14DBC540" w14:textId="77777777" w:rsidR="002B6E18" w:rsidRPr="00D57F7F" w:rsidRDefault="002B6E18" w:rsidP="008854FC">
      <w:pPr>
        <w:pStyle w:val="ListParagraph"/>
        <w:numPr>
          <w:ilvl w:val="0"/>
          <w:numId w:val="166"/>
        </w:numPr>
        <w:spacing w:after="200" w:line="360" w:lineRule="auto"/>
        <w:jc w:val="both"/>
        <w:rPr>
          <w:rFonts w:cs="Times New Roman"/>
        </w:rPr>
      </w:pPr>
      <w:r w:rsidRPr="00D57F7F">
        <w:rPr>
          <w:rFonts w:cs="Times New Roman"/>
        </w:rPr>
        <w:t>Partners’ Child Safeguarding Policy</w:t>
      </w:r>
    </w:p>
    <w:p w14:paraId="4E2AD86E" w14:textId="77777777" w:rsidR="002B6E18" w:rsidRPr="00032492" w:rsidRDefault="002B6E18" w:rsidP="00F6340B">
      <w:pPr>
        <w:pStyle w:val="Heading4"/>
        <w:rPr>
          <w:rStyle w:val="Heading3Char"/>
          <w:b/>
          <w:bCs/>
        </w:rPr>
      </w:pPr>
      <w:bookmarkStart w:id="7305" w:name="_Toc71585926"/>
      <w:r w:rsidRPr="0064793A">
        <w:rPr>
          <w:szCs w:val="26"/>
        </w:rPr>
        <w:t>Child Safeguarding Core Principles</w:t>
      </w:r>
      <w:bookmarkEnd w:id="7305"/>
      <w:r w:rsidRPr="0064793A">
        <w:rPr>
          <w:szCs w:val="26"/>
        </w:rPr>
        <w:t xml:space="preserve"> </w:t>
      </w:r>
    </w:p>
    <w:p w14:paraId="5CBDC5EE" w14:textId="77777777" w:rsidR="002B6E18" w:rsidRPr="00D57F7F" w:rsidRDefault="002B6E18" w:rsidP="008854FC">
      <w:pPr>
        <w:spacing w:line="360" w:lineRule="auto"/>
        <w:jc w:val="both"/>
        <w:rPr>
          <w:rFonts w:cs="Times New Roman"/>
        </w:rPr>
      </w:pPr>
      <w:r w:rsidRPr="00D57F7F">
        <w:rPr>
          <w:rFonts w:cs="Times New Roman"/>
        </w:rPr>
        <w:t xml:space="preserve">Partners’ capacity to achieve its vision and mission depends upon all Partners Affiliates. Therefore, all Partners Affiliates must uphold and promote the highest standards of ethical and professional conduct. Partners prohibits any act of child abuse, child exploitation, child neglect, economic exploitation, bullying and cyberbullying, or ill treatment, as defined under </w:t>
      </w:r>
      <w:hyperlink w:anchor="_Definitions" w:history="1">
        <w:r w:rsidRPr="00D57F7F">
          <w:rPr>
            <w:rStyle w:val="Hyperlink"/>
            <w:rFonts w:cs="Times New Roman"/>
          </w:rPr>
          <w:t>Definitions</w:t>
        </w:r>
      </w:hyperlink>
      <w:r w:rsidRPr="00D57F7F">
        <w:rPr>
          <w:rFonts w:cs="Times New Roman"/>
        </w:rPr>
        <w:t>. The following core principles are to be followed by all Partners Affiliates:</w:t>
      </w:r>
    </w:p>
    <w:p w14:paraId="775F30B8"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 xml:space="preserve">All children under the age of 18 have equal rights to protection from all forms of violence, as declared in </w:t>
      </w:r>
      <w:hyperlink r:id="rId181" w:history="1">
        <w:r w:rsidRPr="00D57F7F">
          <w:rPr>
            <w:rStyle w:val="Hyperlink"/>
            <w:rFonts w:cs="Times New Roman"/>
          </w:rPr>
          <w:t>Article 19 of the United Nations Convention on the Rights of the Child</w:t>
        </w:r>
      </w:hyperlink>
      <w:r w:rsidRPr="00D57F7F">
        <w:rPr>
          <w:rFonts w:cs="Times New Roman"/>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19DD0D50"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Ensure compliance with host country and local child welfare and protection legislation or international standards, whichever gives greater protection, and with U.S. law where applicable;</w:t>
      </w:r>
    </w:p>
    <w:p w14:paraId="50548350"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Prohibit all personnel from engaging in child abuse, exploitation, or neglect;</w:t>
      </w:r>
    </w:p>
    <w:p w14:paraId="553E7851"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Consider Child Safeguarding in project planning and implementation to determine potential risks to children that are associated with project activities and operations and identify gaps and ways to address;</w:t>
      </w:r>
    </w:p>
    <w:p w14:paraId="589A969D"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 xml:space="preserve">Apply measures to reduce the risk of child abuse, exploitation, or neglect, </w:t>
      </w:r>
      <w:r w:rsidRPr="00D57F7F">
        <w:rPr>
          <w:rFonts w:cs="Times New Roman"/>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3D90E10C"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 xml:space="preserve">Promote child-safe screening procedures for personnel, particularly personnel whose work brings them in direct contact with children; </w:t>
      </w:r>
    </w:p>
    <w:p w14:paraId="7A16654B"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4838E994"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Train all Partners Affiliates to know how to report and who to contact when any concern arises, no matter how seemingly small or insignificant;</w:t>
      </w:r>
    </w:p>
    <w:p w14:paraId="4A65AC01" w14:textId="77777777" w:rsidR="002B6E18" w:rsidRPr="00D57F7F" w:rsidRDefault="002B6E18" w:rsidP="008854FC">
      <w:pPr>
        <w:pStyle w:val="ListParagraph"/>
        <w:numPr>
          <w:ilvl w:val="0"/>
          <w:numId w:val="153"/>
        </w:numPr>
        <w:spacing w:line="360" w:lineRule="auto"/>
        <w:jc w:val="both"/>
        <w:rPr>
          <w:rFonts w:cs="Times New Roman"/>
        </w:rPr>
      </w:pPr>
      <w:r w:rsidRPr="00D57F7F">
        <w:rPr>
          <w:rFonts w:cs="Times New Roman"/>
        </w:rPr>
        <w:t>Respond to concerns including a mandate to investigate all credible allegations violations of this Child Safeguarding Policy. Partners Affiliates are required to cooperate with any subsequent investigation. Corrective measures, including any personnel or disciplinary action, will be taken to prevent the recurrence of such activity; and</w:t>
      </w:r>
    </w:p>
    <w:p w14:paraId="2C893273" w14:textId="19A294EE" w:rsidR="002B6E18" w:rsidRPr="008854FC" w:rsidRDefault="002B6E18" w:rsidP="008854FC">
      <w:pPr>
        <w:pStyle w:val="ListParagraph"/>
        <w:numPr>
          <w:ilvl w:val="0"/>
          <w:numId w:val="153"/>
        </w:numPr>
        <w:spacing w:line="360" w:lineRule="auto"/>
        <w:jc w:val="both"/>
        <w:rPr>
          <w:rFonts w:cs="Times New Roman"/>
        </w:rPr>
      </w:pPr>
      <w:r w:rsidRPr="00D57F7F">
        <w:rPr>
          <w:rFonts w:cs="Times New Roman"/>
        </w:rPr>
        <w:t>Ensure all Partners Affiliates receive training and are made aware of the expectation in this policy to prevent, report, and respond to safeguarding concerns. Additionally, ensuring that all program beneficiaries are aware of the standards of behavior they can expect from Partners Affiliates and of how they can raise a concern or report an alleged violation.</w:t>
      </w:r>
      <w:bookmarkStart w:id="7306" w:name="_Toc71585927"/>
    </w:p>
    <w:p w14:paraId="26613102" w14:textId="77777777" w:rsidR="002B6E18" w:rsidRPr="0064793A" w:rsidRDefault="002B6E18" w:rsidP="00F6340B">
      <w:pPr>
        <w:pStyle w:val="Heading4"/>
        <w:rPr>
          <w:szCs w:val="26"/>
        </w:rPr>
      </w:pPr>
      <w:r w:rsidRPr="0064793A">
        <w:rPr>
          <w:szCs w:val="26"/>
        </w:rPr>
        <w:t>Child Safeguarding Code of Conduct</w:t>
      </w:r>
      <w:bookmarkEnd w:id="7306"/>
    </w:p>
    <w:p w14:paraId="79A1DB49" w14:textId="77777777" w:rsidR="002B6E18" w:rsidRPr="00D57F7F" w:rsidRDefault="002B6E18" w:rsidP="008854FC">
      <w:pPr>
        <w:spacing w:line="360" w:lineRule="auto"/>
        <w:jc w:val="both"/>
        <w:rPr>
          <w:rFonts w:cs="Times New Roman"/>
        </w:rPr>
      </w:pPr>
      <w:r w:rsidRPr="00D57F7F">
        <w:rPr>
          <w:rFonts w:cs="Times New Roman"/>
        </w:rPr>
        <w:t xml:space="preserve">Partners Affiliates are required to comply with the following code of conduct when interacting with children: </w:t>
      </w:r>
    </w:p>
    <w:p w14:paraId="51667D40" w14:textId="77777777" w:rsidR="002B6E18" w:rsidRPr="00D57F7F" w:rsidRDefault="002B6E18" w:rsidP="008854FC">
      <w:pPr>
        <w:spacing w:line="360" w:lineRule="auto"/>
        <w:jc w:val="both"/>
        <w:rPr>
          <w:rFonts w:cs="Times New Roman"/>
        </w:rPr>
      </w:pPr>
    </w:p>
    <w:p w14:paraId="63DFD24B"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Any individual under the age of 18 is a child and is “underage,” regardless of the legal age of consent of the country in which the child lives and/or in which the offense occurs;</w:t>
      </w:r>
    </w:p>
    <w:p w14:paraId="1C93837B"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must not abuse or exploit a child or behave in any way that places a child at risk of harm;</w:t>
      </w:r>
    </w:p>
    <w:p w14:paraId="6227BF4D"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29E2E0F7"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Partners Affiliates are prohibited from dating or becoming romantically involved with a child;</w:t>
      </w:r>
    </w:p>
    <w:p w14:paraId="7FDD1E19"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Partners Affiliates are prohibited from using language or behave towards a child or young person in a way that is inappropriate, offensive, abusive, sexually provocative, demeaning, or culturally inappropriate;</w:t>
      </w:r>
    </w:p>
    <w:p w14:paraId="60D89207"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are prohibited from fondling, holding, kissing, hugging, or touching children in an inappropriate or culturally insensitive way;</w:t>
      </w:r>
    </w:p>
    <w:p w14:paraId="6F66F493"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Partners Affiliates are prohibited from acting in ways that shame, humiliate, belittle, or degrade children and young people, or otherwise perpetrate any form of emotional abuse;</w:t>
      </w:r>
    </w:p>
    <w:p w14:paraId="5BC1AA08"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are prohibited from doing things of a personal nature for children, with whom they are in contact in a work-related context (e.g., taking a child/young person to the toilet/bathroom; helping them get un/dressed);</w:t>
      </w:r>
    </w:p>
    <w:p w14:paraId="2FA4CDD9"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Partners Affiliates are prohibited from having a child/children with whom the employee is in contact in a work-related context (program beneficiaries) stay overnight at their home or any other personal residential location or accommodation;</w:t>
      </w:r>
    </w:p>
    <w:p w14:paraId="6079C89C"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Partners Affiliates are prohibited from discussing their own sexual activities, including dreams and fantasies, or discussing their use of sexually oriented or explicit materials, such as pornography, videos, or materials on or from the Internet, with children;</w:t>
      </w:r>
    </w:p>
    <w:p w14:paraId="3B11ED27" w14:textId="77777777" w:rsidR="002B6E18" w:rsidRPr="00D57F7F" w:rsidRDefault="002B6E18" w:rsidP="008854FC">
      <w:pPr>
        <w:pStyle w:val="ListParagraph"/>
        <w:numPr>
          <w:ilvl w:val="0"/>
          <w:numId w:val="152"/>
        </w:numPr>
        <w:tabs>
          <w:tab w:val="left" w:pos="378"/>
        </w:tabs>
        <w:spacing w:after="200" w:line="360" w:lineRule="auto"/>
        <w:jc w:val="both"/>
        <w:rPr>
          <w:rFonts w:cs="Times New Roman"/>
        </w:rPr>
      </w:pPr>
      <w:r w:rsidRPr="00D57F7F">
        <w:rPr>
          <w:rFonts w:cs="Times New Roman"/>
        </w:rPr>
        <w:t>Partners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39C3BAE6" w14:textId="77777777" w:rsidR="002B6E18" w:rsidRPr="00D57F7F" w:rsidRDefault="002B6E18" w:rsidP="008854FC">
      <w:pPr>
        <w:pStyle w:val="ListParagraph"/>
        <w:numPr>
          <w:ilvl w:val="0"/>
          <w:numId w:val="152"/>
        </w:numPr>
        <w:tabs>
          <w:tab w:val="left" w:pos="378"/>
        </w:tabs>
        <w:spacing w:after="200" w:line="360" w:lineRule="auto"/>
        <w:jc w:val="both"/>
        <w:rPr>
          <w:rFonts w:cs="Times New Roman"/>
        </w:rPr>
      </w:pPr>
      <w:r w:rsidRPr="00D57F7F">
        <w:rPr>
          <w:rFonts w:cs="Times New Roman"/>
        </w:rPr>
        <w:t>Partners Affiliates are prohibited from using computers, mobile phones, or video/digital cameras or other electronic devices, to access, view, create, download, or distribute child pornography, including abusive images of children or young people;</w:t>
      </w:r>
    </w:p>
    <w:p w14:paraId="24E5D935"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are prohibited from using computers, mobile phones, video and digital cameras, or other electronic devices or mediums to exploit, harass, or bully children;</w:t>
      </w:r>
    </w:p>
    <w:p w14:paraId="20CA7CF4"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 xml:space="preserve">Partners Affiliates are prohibited from dressing, undressing, bathing, or showering in the presence of children; </w:t>
      </w:r>
    </w:p>
    <w:p w14:paraId="1328670C"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are prohibited from discriminating against, showing differential or preferential to, or favoring particular children;</w:t>
      </w:r>
    </w:p>
    <w:p w14:paraId="1005F900"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502E2CF9"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Partners Affiliates are prohibited from the use, possession, distribution, or being under the influence of alcohol, illegal drugs, or the misuse of legal drugs while participating in or assisting with programs or activities specifically for children;</w:t>
      </w:r>
    </w:p>
    <w:p w14:paraId="16801A3C" w14:textId="77777777" w:rsidR="002B6E18" w:rsidRPr="00D57F7F" w:rsidRDefault="002B6E18" w:rsidP="008854FC">
      <w:pPr>
        <w:pStyle w:val="ListParagraph"/>
        <w:numPr>
          <w:ilvl w:val="0"/>
          <w:numId w:val="152"/>
        </w:numPr>
        <w:tabs>
          <w:tab w:val="left" w:pos="378"/>
        </w:tabs>
        <w:spacing w:after="200" w:line="360" w:lineRule="auto"/>
        <w:jc w:val="both"/>
        <w:rPr>
          <w:rFonts w:cs="Times New Roman"/>
        </w:rPr>
      </w:pPr>
      <w:r w:rsidRPr="00D57F7F">
        <w:rPr>
          <w:rFonts w:cs="Times New Roman"/>
        </w:rPr>
        <w:t>Every program for children must have established ratios of 2 adults per 1-20 children. Compliance with the established ratio is required at all times, including activities that occur off the organization’s premises;</w:t>
      </w:r>
    </w:p>
    <w:p w14:paraId="4B7B381A"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 xml:space="preserve">When boys, girls and other gender identities are participating, male, female and other gender identities adults must be present; </w:t>
      </w:r>
    </w:p>
    <w:p w14:paraId="51242226"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One-to-one counseling/meetings with children will be done in an open or public or other place where private conversations are possible but occur in full view of others or with another adult present;</w:t>
      </w:r>
    </w:p>
    <w:p w14:paraId="723EEA70"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When supervising or assisting private activities, such as dressing or showering children, Partners Affiliates will remain in an area observable by other adults or work in pairs;</w:t>
      </w:r>
    </w:p>
    <w:p w14:paraId="72B4B455" w14:textId="77777777" w:rsidR="002B6E18" w:rsidRPr="00D57F7F" w:rsidRDefault="002B6E18" w:rsidP="008854FC">
      <w:pPr>
        <w:pStyle w:val="ListParagraph"/>
        <w:numPr>
          <w:ilvl w:val="0"/>
          <w:numId w:val="152"/>
        </w:numPr>
        <w:tabs>
          <w:tab w:val="left" w:pos="378"/>
        </w:tabs>
        <w:spacing w:line="360" w:lineRule="auto"/>
        <w:jc w:val="both"/>
        <w:rPr>
          <w:rFonts w:cs="Times New Roman"/>
        </w:rPr>
      </w:pPr>
      <w:r w:rsidRPr="00D57F7F">
        <w:rPr>
          <w:rFonts w:cs="Times New Roman"/>
        </w:rPr>
        <w:t>Parents or guardians must complete written permission forms before Partners Affiliates transport children for a company sponsored activity or for any purpose; and</w:t>
      </w:r>
    </w:p>
    <w:p w14:paraId="19772594" w14:textId="77777777" w:rsidR="002B6E18" w:rsidRPr="00D57F7F" w:rsidRDefault="002B6E18" w:rsidP="008854FC">
      <w:pPr>
        <w:pStyle w:val="ListParagraph"/>
        <w:numPr>
          <w:ilvl w:val="0"/>
          <w:numId w:val="152"/>
        </w:numPr>
        <w:spacing w:after="200" w:line="360" w:lineRule="auto"/>
        <w:jc w:val="both"/>
        <w:rPr>
          <w:rFonts w:cs="Times New Roman"/>
        </w:rPr>
      </w:pPr>
      <w:r w:rsidRPr="00D57F7F">
        <w:rPr>
          <w:rFonts w:cs="Times New Roman"/>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0AE96C9F" w14:textId="77777777" w:rsidR="002B6E18" w:rsidRPr="0064793A" w:rsidRDefault="002B6E18" w:rsidP="00F6340B">
      <w:pPr>
        <w:pStyle w:val="Heading4"/>
        <w:rPr>
          <w:szCs w:val="26"/>
        </w:rPr>
      </w:pPr>
      <w:bookmarkStart w:id="7307" w:name="_Toc71585928"/>
      <w:r w:rsidRPr="0064793A">
        <w:rPr>
          <w:szCs w:val="26"/>
        </w:rPr>
        <w:t>Screening and Requirements</w:t>
      </w:r>
      <w:bookmarkEnd w:id="7307"/>
    </w:p>
    <w:p w14:paraId="37F8B8AC" w14:textId="77777777" w:rsidR="002B6E18" w:rsidRPr="00D57F7F" w:rsidRDefault="002B6E18" w:rsidP="008854FC">
      <w:pPr>
        <w:spacing w:line="360" w:lineRule="auto"/>
        <w:jc w:val="both"/>
        <w:rPr>
          <w:rFonts w:cs="Times New Roman"/>
        </w:rPr>
      </w:pPr>
      <w:r w:rsidRPr="00D57F7F">
        <w:rPr>
          <w:rFonts w:cs="Times New Roman"/>
        </w:rPr>
        <w:t>To ensure Child Safeguarding, Partners has established the following practices, which apply to all Partners Affiliates.</w:t>
      </w:r>
    </w:p>
    <w:p w14:paraId="5BD17F11" w14:textId="77777777" w:rsidR="002B6E18" w:rsidRPr="0064793A" w:rsidRDefault="002B6E18" w:rsidP="00F6340B">
      <w:pPr>
        <w:pStyle w:val="Heading4"/>
        <w:rPr>
          <w:szCs w:val="26"/>
        </w:rPr>
      </w:pPr>
      <w:bookmarkStart w:id="7308" w:name="_Toc71585929"/>
      <w:r w:rsidRPr="0064793A">
        <w:rPr>
          <w:szCs w:val="26"/>
        </w:rPr>
        <w:t>Safe Recruitment and Screening</w:t>
      </w:r>
      <w:bookmarkEnd w:id="7308"/>
      <w:r w:rsidRPr="0064793A">
        <w:rPr>
          <w:szCs w:val="26"/>
        </w:rPr>
        <w:t xml:space="preserve"> </w:t>
      </w:r>
    </w:p>
    <w:p w14:paraId="0F048E30" w14:textId="77777777" w:rsidR="002B6E18" w:rsidRPr="00D57F7F" w:rsidRDefault="002B6E18" w:rsidP="008854FC">
      <w:pPr>
        <w:spacing w:line="360" w:lineRule="auto"/>
        <w:jc w:val="both"/>
        <w:rPr>
          <w:rFonts w:eastAsia="Times New Roman" w:cs="Times New Roman"/>
          <w:color w:val="000000" w:themeColor="text1"/>
        </w:rPr>
      </w:pPr>
      <w:r w:rsidRPr="00D57F7F">
        <w:rPr>
          <w:rFonts w:eastAsia="Times New Roman" w:cs="Times New Roman"/>
          <w:color w:val="000000" w:themeColor="text1"/>
        </w:rPr>
        <w:t>In addition to Partners’ standard recruitment processes, the following child safeguarding measures will be applied as part of the safe recruitment process. Partners will screen individuals and entities who are expected to directly interact with children on Partners HQ programs as follows:</w:t>
      </w:r>
    </w:p>
    <w:p w14:paraId="3CCF8734" w14:textId="77777777" w:rsidR="002B6E18" w:rsidRPr="00D57F7F" w:rsidRDefault="002B6E18" w:rsidP="008854FC">
      <w:pPr>
        <w:spacing w:line="360" w:lineRule="auto"/>
        <w:jc w:val="both"/>
        <w:rPr>
          <w:rFonts w:eastAsia="Times New Roman" w:cs="Times New Roman"/>
          <w:color w:val="000000" w:themeColor="text1"/>
        </w:rPr>
      </w:pPr>
      <w:r w:rsidRPr="00D57F7F">
        <w:rPr>
          <w:rFonts w:eastAsia="Times New Roman" w:cs="Times New Roman"/>
          <w:color w:val="000000" w:themeColor="text1"/>
        </w:rPr>
        <w:t>For Individuals:</w:t>
      </w:r>
    </w:p>
    <w:p w14:paraId="00829F79" w14:textId="77777777" w:rsidR="002B6E18" w:rsidRPr="00D57F7F" w:rsidRDefault="002B6E18" w:rsidP="008854FC">
      <w:pPr>
        <w:pStyle w:val="ListParagraph"/>
        <w:numPr>
          <w:ilvl w:val="0"/>
          <w:numId w:val="155"/>
        </w:numPr>
        <w:spacing w:after="200" w:line="360" w:lineRule="auto"/>
        <w:jc w:val="both"/>
        <w:rPr>
          <w:rFonts w:cs="Times New Roman"/>
          <w:color w:val="000000" w:themeColor="text1"/>
        </w:rPr>
      </w:pPr>
      <w:r w:rsidRPr="00D57F7F">
        <w:rPr>
          <w:rFonts w:eastAsia="Times New Roman" w:cs="Times New Roman"/>
          <w:color w:val="000000" w:themeColor="text1"/>
        </w:rPr>
        <w:t>Receive a signed Child Safeguarding Code of Conduct;</w:t>
      </w:r>
    </w:p>
    <w:p w14:paraId="2E2CA6AC" w14:textId="77777777" w:rsidR="002B6E18" w:rsidRPr="00D57F7F" w:rsidRDefault="002B6E18" w:rsidP="008854FC">
      <w:pPr>
        <w:pStyle w:val="ListParagraph"/>
        <w:numPr>
          <w:ilvl w:val="0"/>
          <w:numId w:val="155"/>
        </w:numPr>
        <w:spacing w:after="200" w:line="360" w:lineRule="auto"/>
        <w:jc w:val="both"/>
        <w:rPr>
          <w:rFonts w:cs="Times New Roman"/>
          <w:color w:val="000000" w:themeColor="text1"/>
        </w:rPr>
      </w:pPr>
      <w:r w:rsidRPr="00D57F7F">
        <w:rPr>
          <w:rFonts w:eastAsia="Times New Roman" w:cs="Times New Roman"/>
          <w:color w:val="000000" w:themeColor="text1"/>
        </w:rPr>
        <w:t>Run a Visual Compliance check (</w:t>
      </w:r>
      <w:hyperlink r:id="rId182" w:history="1">
        <w:r w:rsidRPr="00D57F7F">
          <w:rPr>
            <w:rStyle w:val="Hyperlink"/>
            <w:rFonts w:eastAsia="Times New Roman" w:cs="Times New Roman"/>
          </w:rPr>
          <w:t>https://www4.visualcompliance.com/_logon.cfm</w:t>
        </w:r>
      </w:hyperlink>
      <w:r w:rsidRPr="00D57F7F">
        <w:rPr>
          <w:rFonts w:eastAsia="Times New Roman" w:cs="Times New Roman"/>
          <w:color w:val="000000" w:themeColor="text1"/>
        </w:rPr>
        <w:t>); and</w:t>
      </w:r>
    </w:p>
    <w:p w14:paraId="0202D36E" w14:textId="77777777" w:rsidR="002B6E18" w:rsidRPr="00D57F7F" w:rsidRDefault="002B6E18" w:rsidP="008854FC">
      <w:pPr>
        <w:pStyle w:val="ListParagraph"/>
        <w:numPr>
          <w:ilvl w:val="0"/>
          <w:numId w:val="155"/>
        </w:numPr>
        <w:spacing w:after="200" w:line="360" w:lineRule="auto"/>
        <w:jc w:val="both"/>
        <w:rPr>
          <w:rFonts w:cs="Times New Roman"/>
          <w:color w:val="000000" w:themeColor="text1"/>
        </w:rPr>
      </w:pPr>
      <w:r w:rsidRPr="00D57F7F">
        <w:rPr>
          <w:rFonts w:eastAsia="Times New Roman" w:cs="Times New Roman"/>
          <w:color w:val="000000" w:themeColor="text1"/>
        </w:rPr>
        <w:t>If the individual is U.S. based, run a sex offender registry (</w:t>
      </w:r>
      <w:hyperlink r:id="rId183" w:history="1">
        <w:r w:rsidRPr="00D57F7F">
          <w:rPr>
            <w:rStyle w:val="Hyperlink"/>
            <w:rFonts w:eastAsia="Times New Roman" w:cs="Times New Roman"/>
          </w:rPr>
          <w:t>https://www.nsopw.gov/</w:t>
        </w:r>
      </w:hyperlink>
      <w:r w:rsidRPr="00D57F7F">
        <w:rPr>
          <w:rStyle w:val="Hyperlink"/>
          <w:rFonts w:eastAsia="Times New Roman" w:cs="Times New Roman"/>
        </w:rPr>
        <w:t>)</w:t>
      </w:r>
      <w:r w:rsidRPr="00D57F7F">
        <w:rPr>
          <w:rFonts w:eastAsia="Times New Roman" w:cs="Times New Roman"/>
          <w:color w:val="000000" w:themeColor="text1"/>
        </w:rPr>
        <w:t>.</w:t>
      </w:r>
    </w:p>
    <w:p w14:paraId="4175D1C1" w14:textId="77777777" w:rsidR="002B6E18" w:rsidRPr="00D57F7F" w:rsidRDefault="002B6E18" w:rsidP="008854FC">
      <w:pPr>
        <w:spacing w:line="360" w:lineRule="auto"/>
        <w:jc w:val="both"/>
        <w:rPr>
          <w:rFonts w:eastAsia="Times New Roman" w:cs="Times New Roman"/>
          <w:color w:val="000000" w:themeColor="text1"/>
        </w:rPr>
      </w:pPr>
      <w:r w:rsidRPr="00D57F7F">
        <w:rPr>
          <w:rFonts w:eastAsia="Times New Roman" w:cs="Times New Roman"/>
          <w:color w:val="000000" w:themeColor="text1"/>
        </w:rPr>
        <w:t>If additional verification is required or Partners staff has concerns: reference checks by persons outside the organization who know the Partners Affiliate. Please see sample reference check form.</w:t>
      </w:r>
    </w:p>
    <w:p w14:paraId="5FFCB071" w14:textId="77777777" w:rsidR="002B6E18" w:rsidRPr="00D57F7F" w:rsidRDefault="002B6E18" w:rsidP="008854FC">
      <w:pPr>
        <w:spacing w:line="360" w:lineRule="auto"/>
        <w:jc w:val="both"/>
        <w:rPr>
          <w:rFonts w:eastAsia="Times New Roman" w:cs="Times New Roman"/>
          <w:color w:val="000000" w:themeColor="text1"/>
        </w:rPr>
      </w:pPr>
      <w:r w:rsidRPr="00D57F7F">
        <w:rPr>
          <w:rFonts w:eastAsia="Times New Roman" w:cs="Times New Roman"/>
          <w:color w:val="000000" w:themeColor="text1"/>
        </w:rPr>
        <w:t>For Partner Organizations:</w:t>
      </w:r>
    </w:p>
    <w:p w14:paraId="7C09D79B" w14:textId="77777777" w:rsidR="002B6E18" w:rsidRPr="00D57F7F" w:rsidRDefault="002B6E18" w:rsidP="008854FC">
      <w:pPr>
        <w:pStyle w:val="ListParagraph"/>
        <w:numPr>
          <w:ilvl w:val="0"/>
          <w:numId w:val="156"/>
        </w:numPr>
        <w:spacing w:after="200" w:line="360" w:lineRule="auto"/>
        <w:jc w:val="both"/>
        <w:rPr>
          <w:rFonts w:cs="Times New Roman"/>
          <w:color w:val="000000" w:themeColor="text1"/>
        </w:rPr>
      </w:pPr>
      <w:r w:rsidRPr="00D57F7F">
        <w:rPr>
          <w:rFonts w:eastAsia="Times New Roman" w:cs="Times New Roman"/>
          <w:color w:val="000000" w:themeColor="text1"/>
        </w:rPr>
        <w:t>Receive signed Child Safeguarding Code of Conduct from entity’s legal representative;</w:t>
      </w:r>
    </w:p>
    <w:p w14:paraId="20A15F7B" w14:textId="77777777" w:rsidR="002B6E18" w:rsidRPr="00D57F7F" w:rsidRDefault="002B6E18" w:rsidP="008854FC">
      <w:pPr>
        <w:pStyle w:val="ListParagraph"/>
        <w:numPr>
          <w:ilvl w:val="0"/>
          <w:numId w:val="156"/>
        </w:numPr>
        <w:spacing w:after="200" w:line="360" w:lineRule="auto"/>
        <w:jc w:val="both"/>
        <w:rPr>
          <w:rFonts w:cs="Times New Roman"/>
          <w:color w:val="000000" w:themeColor="text1"/>
        </w:rPr>
      </w:pPr>
      <w:r w:rsidRPr="00D57F7F">
        <w:rPr>
          <w:rFonts w:cs="Times New Roman"/>
          <w:color w:val="000000" w:themeColor="text1"/>
        </w:rPr>
        <w:t xml:space="preserve">All agreements with Partners Organizations must include the requirements of this policy if the Partners Organization will be interacting with children. </w:t>
      </w:r>
    </w:p>
    <w:p w14:paraId="69D8A30F" w14:textId="77777777" w:rsidR="002B6E18" w:rsidRPr="00D57F7F" w:rsidRDefault="002B6E18" w:rsidP="008854FC">
      <w:pPr>
        <w:spacing w:line="360" w:lineRule="auto"/>
        <w:jc w:val="both"/>
        <w:rPr>
          <w:rFonts w:cs="Times New Roman"/>
        </w:rPr>
      </w:pPr>
      <w:r w:rsidRPr="00D57F7F">
        <w:rPr>
          <w:rFonts w:eastAsia="Times New Roman" w:cs="Times New Roman"/>
          <w:color w:val="000000" w:themeColor="text1"/>
        </w:rPr>
        <w:t>All Program Directors are responsible for ensuring that any Partners Affiliates on Partners HQ programs are screened prior to interacting with children. Partners’ HR department is responsible for verifying that Partners HQ staff, interns and consultants complete the above requirements as part of the new hire onboarding process.</w:t>
      </w:r>
      <w:r w:rsidRPr="00D57F7F">
        <w:rPr>
          <w:rFonts w:cs="Times New Roman"/>
        </w:rPr>
        <w:t xml:space="preserve"> </w:t>
      </w:r>
    </w:p>
    <w:p w14:paraId="36F46B30" w14:textId="77777777" w:rsidR="002B6E18" w:rsidRPr="0064793A" w:rsidRDefault="002B6E18" w:rsidP="00F6340B">
      <w:pPr>
        <w:pStyle w:val="Heading4"/>
        <w:rPr>
          <w:szCs w:val="26"/>
        </w:rPr>
      </w:pPr>
      <w:bookmarkStart w:id="7309" w:name="_Toc71585930"/>
      <w:r w:rsidRPr="0064793A">
        <w:rPr>
          <w:szCs w:val="26"/>
        </w:rPr>
        <w:t>Onboarding Requirements</w:t>
      </w:r>
      <w:bookmarkEnd w:id="7309"/>
      <w:r w:rsidRPr="0064793A">
        <w:rPr>
          <w:szCs w:val="26"/>
        </w:rPr>
        <w:t xml:space="preserve"> </w:t>
      </w:r>
    </w:p>
    <w:p w14:paraId="59C0EA20" w14:textId="77777777" w:rsidR="002B6E18" w:rsidRPr="00D57F7F" w:rsidRDefault="002B6E18" w:rsidP="008854FC">
      <w:pPr>
        <w:spacing w:line="360" w:lineRule="auto"/>
        <w:jc w:val="both"/>
        <w:rPr>
          <w:rFonts w:cs="Times New Roman"/>
        </w:rPr>
      </w:pPr>
      <w:r w:rsidRPr="00D57F7F">
        <w:rPr>
          <w:rFonts w:cs="Times New Roman"/>
        </w:rPr>
        <w:t>Prior to interacting with children, all Partners Affiliates must complete the following:</w:t>
      </w:r>
    </w:p>
    <w:p w14:paraId="58E2B7B9" w14:textId="77777777" w:rsidR="002B6E18" w:rsidRPr="00D57F7F" w:rsidRDefault="002B6E18" w:rsidP="008854FC">
      <w:pPr>
        <w:spacing w:line="360" w:lineRule="auto"/>
        <w:jc w:val="both"/>
        <w:rPr>
          <w:rFonts w:cs="Times New Roman"/>
        </w:rPr>
      </w:pPr>
      <w:r w:rsidRPr="00D57F7F">
        <w:rPr>
          <w:rFonts w:cs="Times New Roman"/>
        </w:rPr>
        <w:t>For Individuals: </w:t>
      </w:r>
    </w:p>
    <w:p w14:paraId="0CAF15D8" w14:textId="77777777" w:rsidR="002B6E18" w:rsidRPr="00D57F7F" w:rsidRDefault="002B6E18" w:rsidP="008854FC">
      <w:pPr>
        <w:pStyle w:val="ListParagraph"/>
        <w:numPr>
          <w:ilvl w:val="0"/>
          <w:numId w:val="154"/>
        </w:numPr>
        <w:spacing w:line="360" w:lineRule="auto"/>
        <w:jc w:val="both"/>
        <w:rPr>
          <w:rFonts w:cs="Times New Roman"/>
        </w:rPr>
      </w:pPr>
      <w:r w:rsidRPr="00D57F7F">
        <w:rPr>
          <w:rFonts w:cs="Times New Roman"/>
        </w:rPr>
        <w:t xml:space="preserve">Fully read and review the </w:t>
      </w:r>
      <w:r w:rsidRPr="00D57F7F">
        <w:rPr>
          <w:rFonts w:eastAsia="Times New Roman" w:cs="Times New Roman"/>
          <w:color w:val="000000" w:themeColor="text1"/>
        </w:rPr>
        <w:t xml:space="preserve">Child Safeguarding </w:t>
      </w:r>
      <w:r w:rsidRPr="00D57F7F">
        <w:rPr>
          <w:rFonts w:cs="Times New Roman"/>
        </w:rPr>
        <w:t>Policy;</w:t>
      </w:r>
    </w:p>
    <w:p w14:paraId="33E5A695" w14:textId="77777777" w:rsidR="002B6E18" w:rsidRPr="00D57F7F" w:rsidRDefault="002B6E18" w:rsidP="008854FC">
      <w:pPr>
        <w:pStyle w:val="ListParagraph"/>
        <w:numPr>
          <w:ilvl w:val="0"/>
          <w:numId w:val="154"/>
        </w:numPr>
        <w:spacing w:line="360" w:lineRule="auto"/>
        <w:jc w:val="both"/>
        <w:rPr>
          <w:rFonts w:cs="Times New Roman"/>
        </w:rPr>
      </w:pPr>
      <w:r w:rsidRPr="00D57F7F">
        <w:rPr>
          <w:rFonts w:cs="Times New Roman"/>
        </w:rPr>
        <w:t xml:space="preserve">Sign Partners’ </w:t>
      </w:r>
      <w:r w:rsidRPr="00D57F7F">
        <w:rPr>
          <w:rFonts w:eastAsia="Times New Roman" w:cs="Times New Roman"/>
          <w:color w:val="000000" w:themeColor="text1"/>
        </w:rPr>
        <w:t xml:space="preserve">Child Safeguarding </w:t>
      </w:r>
      <w:r w:rsidRPr="00D57F7F">
        <w:rPr>
          <w:rFonts w:cs="Times New Roman"/>
        </w:rPr>
        <w:t>Code of Conduct; and</w:t>
      </w:r>
    </w:p>
    <w:p w14:paraId="0C3474EE" w14:textId="77777777" w:rsidR="002B6E18" w:rsidRPr="00D57F7F" w:rsidRDefault="002B6E18" w:rsidP="008854FC">
      <w:pPr>
        <w:pStyle w:val="ListParagraph"/>
        <w:numPr>
          <w:ilvl w:val="0"/>
          <w:numId w:val="154"/>
        </w:numPr>
        <w:spacing w:line="360" w:lineRule="auto"/>
        <w:jc w:val="both"/>
        <w:rPr>
          <w:rFonts w:cs="Times New Roman"/>
        </w:rPr>
      </w:pPr>
      <w:r w:rsidRPr="00D57F7F">
        <w:rPr>
          <w:rFonts w:cs="Times New Roman"/>
        </w:rPr>
        <w:t>Annually attend a training/course, all Partners Affiliates must choose one of the following options:</w:t>
      </w:r>
    </w:p>
    <w:p w14:paraId="537676EC" w14:textId="77777777" w:rsidR="002B6E18" w:rsidRPr="00D57F7F" w:rsidRDefault="002B6E18" w:rsidP="008854FC">
      <w:pPr>
        <w:numPr>
          <w:ilvl w:val="0"/>
          <w:numId w:val="149"/>
        </w:numPr>
        <w:tabs>
          <w:tab w:val="clear" w:pos="720"/>
          <w:tab w:val="num" w:pos="360"/>
        </w:tabs>
        <w:spacing w:line="360" w:lineRule="auto"/>
        <w:ind w:left="1080"/>
        <w:contextualSpacing/>
        <w:jc w:val="both"/>
        <w:rPr>
          <w:rFonts w:cs="Times New Roman"/>
        </w:rPr>
      </w:pPr>
      <w:r w:rsidRPr="00D57F7F">
        <w:rPr>
          <w:rFonts w:cs="Times New Roman"/>
        </w:rPr>
        <w:t>Attend a Partners Child Safeguarding training in-person or watch on-demand online. Trainings will be available at least once a year in-person led by Partners’ HR staff and/or an external firm. Training will include a review of the Child Safeguarding Policy, guidance on promoting a culture where children’s rights are observed, how to identify potential harm to children, and how to report allegations and suspicions of abuse. Annual trainings will be recorded and available on-demand via Partners’ External SharePoint. These trainings will be in English; however, the PowerPoint slides will be available in Spanish and Portuguese.</w:t>
      </w:r>
    </w:p>
    <w:p w14:paraId="02BD18E0" w14:textId="77777777" w:rsidR="002B6E18" w:rsidRPr="00D57F7F" w:rsidRDefault="002B6E18" w:rsidP="008854FC">
      <w:pPr>
        <w:numPr>
          <w:ilvl w:val="0"/>
          <w:numId w:val="150"/>
        </w:numPr>
        <w:spacing w:line="360" w:lineRule="auto"/>
        <w:ind w:left="1080"/>
        <w:jc w:val="both"/>
        <w:rPr>
          <w:rFonts w:cs="Times New Roman"/>
        </w:rPr>
      </w:pPr>
      <w:r w:rsidRPr="00D57F7F">
        <w:rPr>
          <w:rFonts w:cs="Times New Roman"/>
        </w:rPr>
        <w:t xml:space="preserve">Complete the online Child Safeguarding training provided at no cost by </w:t>
      </w:r>
      <w:hyperlink r:id="rId184" w:history="1">
        <w:r w:rsidRPr="00D57F7F">
          <w:rPr>
            <w:rStyle w:val="Hyperlink"/>
            <w:rFonts w:cs="Times New Roman"/>
          </w:rPr>
          <w:t>UNICEF </w:t>
        </w:r>
      </w:hyperlink>
      <w:r w:rsidRPr="00D57F7F">
        <w:rPr>
          <w:rStyle w:val="Hyperlink"/>
          <w:rFonts w:cs="Times New Roman"/>
        </w:rPr>
        <w:t xml:space="preserve"> </w:t>
      </w:r>
      <w:r w:rsidRPr="00D57F7F">
        <w:rPr>
          <w:rFonts w:cs="Times New Roman"/>
        </w:rPr>
        <w:t>annually and send copy of certification to their point of contact at Partners. This course is available in English, Spanish, French, and Arabic.</w:t>
      </w:r>
    </w:p>
    <w:p w14:paraId="2B6FF463" w14:textId="77777777" w:rsidR="002B6E18" w:rsidRPr="00D57F7F" w:rsidRDefault="002B6E18" w:rsidP="008854FC">
      <w:pPr>
        <w:spacing w:line="360" w:lineRule="auto"/>
        <w:jc w:val="both"/>
        <w:rPr>
          <w:rFonts w:cs="Times New Roman"/>
        </w:rPr>
      </w:pPr>
    </w:p>
    <w:p w14:paraId="00FF377D" w14:textId="77777777" w:rsidR="002B6E18" w:rsidRPr="00D57F7F" w:rsidRDefault="002B6E18" w:rsidP="008854FC">
      <w:pPr>
        <w:spacing w:line="360" w:lineRule="auto"/>
        <w:jc w:val="both"/>
        <w:rPr>
          <w:rFonts w:cs="Times New Roman"/>
        </w:rPr>
      </w:pPr>
      <w:r w:rsidRPr="00D57F7F">
        <w:rPr>
          <w:rFonts w:cs="Times New Roman"/>
        </w:rPr>
        <w:t xml:space="preserve">Once training is completed, the individual will need to complete a confirmation of training which is available </w:t>
      </w:r>
      <w:hyperlink r:id="rId185" w:anchor="/templates/kTizZDcg3kdRbMMigPbpQG" w:tgtFrame="_blank" w:history="1">
        <w:r w:rsidRPr="00D57F7F">
          <w:rPr>
            <w:rStyle w:val="Hyperlink"/>
            <w:rFonts w:cs="Times New Roman"/>
          </w:rPr>
          <w:t>electronically</w:t>
        </w:r>
      </w:hyperlink>
      <w:r w:rsidRPr="00D57F7F">
        <w:rPr>
          <w:rFonts w:cs="Times New Roman"/>
        </w:rPr>
        <w:t xml:space="preserve"> or hard copy from the individuals point of contact at Partners.</w:t>
      </w:r>
    </w:p>
    <w:p w14:paraId="5A005F65" w14:textId="77777777" w:rsidR="002B6E18" w:rsidRPr="00D57F7F" w:rsidRDefault="002B6E18" w:rsidP="008854FC">
      <w:pPr>
        <w:spacing w:line="360" w:lineRule="auto"/>
        <w:jc w:val="both"/>
        <w:rPr>
          <w:rFonts w:cs="Times New Roman"/>
        </w:rPr>
      </w:pPr>
      <w:r w:rsidRPr="00D57F7F">
        <w:rPr>
          <w:rFonts w:cs="Times New Roman"/>
        </w:rPr>
        <w:t>For Partner Organizations:</w:t>
      </w:r>
    </w:p>
    <w:p w14:paraId="5B588D3E" w14:textId="77777777" w:rsidR="002B6E18" w:rsidRPr="00D57F7F" w:rsidRDefault="002B6E18" w:rsidP="008854FC">
      <w:pPr>
        <w:numPr>
          <w:ilvl w:val="0"/>
          <w:numId w:val="151"/>
        </w:numPr>
        <w:spacing w:line="360" w:lineRule="auto"/>
        <w:jc w:val="both"/>
        <w:rPr>
          <w:rFonts w:cs="Times New Roman"/>
        </w:rPr>
      </w:pPr>
      <w:r w:rsidRPr="00D57F7F">
        <w:rPr>
          <w:rFonts w:cs="Times New Roman"/>
        </w:rPr>
        <w:t>If able, sign Partners’ Child Safeguarding Code of Conduct; and </w:t>
      </w:r>
    </w:p>
    <w:p w14:paraId="6F2F69DF" w14:textId="77777777" w:rsidR="002B6E18" w:rsidRPr="00D57F7F" w:rsidRDefault="002B6E18" w:rsidP="008854FC">
      <w:pPr>
        <w:numPr>
          <w:ilvl w:val="0"/>
          <w:numId w:val="151"/>
        </w:numPr>
        <w:spacing w:line="360" w:lineRule="auto"/>
        <w:jc w:val="both"/>
        <w:rPr>
          <w:rFonts w:cs="Times New Roman"/>
        </w:rPr>
      </w:pPr>
      <w:r w:rsidRPr="00D57F7F">
        <w:rPr>
          <w:rFonts w:cs="Times New Roman"/>
        </w:rPr>
        <w:t xml:space="preserve">Follow internal organizational policy and procedure on Child Safeguarding </w:t>
      </w:r>
    </w:p>
    <w:p w14:paraId="08FD94DD" w14:textId="77777777" w:rsidR="002B6E18" w:rsidRPr="00D57F7F" w:rsidRDefault="002B6E18" w:rsidP="008854FC">
      <w:pPr>
        <w:spacing w:line="360" w:lineRule="auto"/>
        <w:jc w:val="both"/>
        <w:rPr>
          <w:rFonts w:cs="Times New Roman"/>
        </w:rPr>
      </w:pPr>
    </w:p>
    <w:p w14:paraId="797CE825" w14:textId="5F2BDE5E" w:rsidR="002B6E18" w:rsidRPr="008854FC" w:rsidRDefault="002B6E18" w:rsidP="008854FC">
      <w:pPr>
        <w:spacing w:line="360" w:lineRule="auto"/>
        <w:jc w:val="both"/>
        <w:rPr>
          <w:rFonts w:cs="Times New Roman"/>
        </w:rPr>
      </w:pPr>
      <w:r w:rsidRPr="00D57F7F">
        <w:rPr>
          <w:rFonts w:cs="Times New Roman"/>
        </w:rPr>
        <w:t>Partners’ Program Directors are responsible for verifying that Partners Affiliates under their program(s) complete the above requirements. Partners’ HR Department is responsible for verifying that Partners HQ staff, interns and consultants complete the above requirements as part of the new hire onboarding process. </w:t>
      </w:r>
      <w:bookmarkStart w:id="7310" w:name="_Toc71585931"/>
    </w:p>
    <w:p w14:paraId="47E2DB24" w14:textId="77777777" w:rsidR="002B6E18" w:rsidRPr="0064793A" w:rsidRDefault="002B6E18" w:rsidP="00F6340B">
      <w:pPr>
        <w:pStyle w:val="Heading4"/>
        <w:rPr>
          <w:szCs w:val="26"/>
        </w:rPr>
      </w:pPr>
      <w:r w:rsidRPr="0064793A">
        <w:rPr>
          <w:szCs w:val="26"/>
        </w:rPr>
        <w:t>Education and Training Requirements</w:t>
      </w:r>
      <w:bookmarkEnd w:id="7310"/>
      <w:r w:rsidRPr="0064793A">
        <w:rPr>
          <w:szCs w:val="26"/>
        </w:rPr>
        <w:t xml:space="preserve"> </w:t>
      </w:r>
    </w:p>
    <w:p w14:paraId="64FDBCAF" w14:textId="77777777" w:rsidR="002B6E18" w:rsidRPr="00D57F7F" w:rsidRDefault="002B6E18" w:rsidP="008854FC">
      <w:pPr>
        <w:spacing w:line="360" w:lineRule="auto"/>
        <w:jc w:val="both"/>
        <w:rPr>
          <w:rFonts w:cs="Times New Roman"/>
        </w:rPr>
      </w:pPr>
      <w:r w:rsidRPr="00D57F7F">
        <w:rPr>
          <w:rFonts w:cs="Times New Roman"/>
        </w:rPr>
        <w:t>Partners understands the importance of providing adequate training and awareness to staff and Partners Affiliates to ensure a clear understanding and effective enforcement of the policy. Therefore, Partners commits to:</w:t>
      </w:r>
    </w:p>
    <w:p w14:paraId="753C5FC9" w14:textId="77777777" w:rsidR="002B6E18" w:rsidRPr="00D57F7F" w:rsidRDefault="002B6E18" w:rsidP="008854FC">
      <w:pPr>
        <w:pStyle w:val="ListParagraph"/>
        <w:numPr>
          <w:ilvl w:val="0"/>
          <w:numId w:val="167"/>
        </w:numPr>
        <w:spacing w:after="200" w:line="360" w:lineRule="auto"/>
        <w:jc w:val="both"/>
        <w:rPr>
          <w:rFonts w:cs="Times New Roman"/>
        </w:rPr>
      </w:pPr>
      <w:r w:rsidRPr="00D57F7F">
        <w:rPr>
          <w:rFonts w:cs="Times New Roman"/>
        </w:rPr>
        <w:t xml:space="preserve">Disseminating and </w:t>
      </w:r>
      <w:r w:rsidRPr="00D57F7F" w:rsidDel="00966766">
        <w:rPr>
          <w:rFonts w:cs="Times New Roman"/>
        </w:rPr>
        <w:t xml:space="preserve">promoting </w:t>
      </w:r>
      <w:r w:rsidRPr="00D57F7F">
        <w:rPr>
          <w:rFonts w:cs="Times New Roman"/>
        </w:rPr>
        <w:t>the policy</w:t>
      </w:r>
      <w:r w:rsidRPr="00D57F7F" w:rsidDel="003E2B61">
        <w:rPr>
          <w:rFonts w:cs="Times New Roman"/>
        </w:rPr>
        <w:t xml:space="preserve"> </w:t>
      </w:r>
      <w:r w:rsidRPr="00D57F7F">
        <w:rPr>
          <w:rFonts w:cs="Times New Roman"/>
        </w:rPr>
        <w:t>to all Partners Affiliates and program beneficiaries. Partners will make the policy available and accessible both in print and electronic formats.</w:t>
      </w:r>
    </w:p>
    <w:p w14:paraId="28339689" w14:textId="77777777" w:rsidR="002B6E18" w:rsidRPr="00D57F7F" w:rsidRDefault="002B6E18" w:rsidP="008854FC">
      <w:pPr>
        <w:pStyle w:val="ListParagraph"/>
        <w:numPr>
          <w:ilvl w:val="0"/>
          <w:numId w:val="167"/>
        </w:numPr>
        <w:spacing w:after="200" w:line="360" w:lineRule="auto"/>
        <w:jc w:val="both"/>
        <w:rPr>
          <w:rFonts w:cs="Times New Roman"/>
        </w:rPr>
      </w:pPr>
      <w:r w:rsidRPr="00D57F7F">
        <w:rPr>
          <w:rFonts w:cs="Times New Roman"/>
        </w:rPr>
        <w:t xml:space="preserve">Translating and creating versions of the policy in the primary languages within the Western Hemisphere (English, Spanish, Portuguese, and French), and other languages as appropriate. </w:t>
      </w:r>
    </w:p>
    <w:p w14:paraId="5E22CAA1" w14:textId="77777777" w:rsidR="002B6E18" w:rsidRPr="00D57F7F" w:rsidRDefault="002B6E18" w:rsidP="008854FC">
      <w:pPr>
        <w:pStyle w:val="ListParagraph"/>
        <w:numPr>
          <w:ilvl w:val="0"/>
          <w:numId w:val="167"/>
        </w:numPr>
        <w:spacing w:after="200" w:line="360" w:lineRule="auto"/>
        <w:jc w:val="both"/>
        <w:rPr>
          <w:rFonts w:cs="Times New Roman"/>
        </w:rPr>
      </w:pPr>
      <w:r w:rsidRPr="00D57F7F">
        <w:rPr>
          <w:rFonts w:cs="Times New Roman"/>
        </w:rPr>
        <w:t>Providing regular briefings and annual trainings on the policy and incorporate trainings as part of its onboarding process for new hires.</w:t>
      </w:r>
    </w:p>
    <w:p w14:paraId="77C4598D" w14:textId="77777777" w:rsidR="002B6E18" w:rsidRPr="00D57F7F" w:rsidRDefault="002B6E18" w:rsidP="008854FC">
      <w:pPr>
        <w:pStyle w:val="ListParagraph"/>
        <w:numPr>
          <w:ilvl w:val="0"/>
          <w:numId w:val="167"/>
        </w:numPr>
        <w:spacing w:after="200" w:line="360" w:lineRule="auto"/>
        <w:jc w:val="both"/>
        <w:rPr>
          <w:rFonts w:cs="Times New Roman"/>
        </w:rPr>
      </w:pPr>
      <w:r w:rsidRPr="00D57F7F">
        <w:rPr>
          <w:rFonts w:cs="Times New Roman"/>
        </w:rPr>
        <w:t>Providing training to all Partners Affiliates who may teach, work with, counsel, supervise, chaperone, lead, or direct any child.</w:t>
      </w:r>
    </w:p>
    <w:p w14:paraId="42AC78F9" w14:textId="77777777" w:rsidR="002B6E18" w:rsidRPr="00D57F7F" w:rsidRDefault="002B6E18" w:rsidP="008854FC">
      <w:pPr>
        <w:pStyle w:val="ListParagraph"/>
        <w:numPr>
          <w:ilvl w:val="0"/>
          <w:numId w:val="167"/>
        </w:numPr>
        <w:spacing w:after="200" w:line="360" w:lineRule="auto"/>
        <w:jc w:val="both"/>
        <w:rPr>
          <w:rFonts w:cs="Times New Roman"/>
        </w:rPr>
      </w:pPr>
      <w:r w:rsidRPr="00D57F7F">
        <w:rPr>
          <w:rFonts w:cs="Times New Roman"/>
        </w:rPr>
        <w:t>Ensuring Partners Affiliates who may work with children attend at least one training on Child Safeguarding every year.</w:t>
      </w:r>
    </w:p>
    <w:p w14:paraId="6DA9C0F2" w14:textId="77777777" w:rsidR="002B6E18" w:rsidRPr="00D57F7F" w:rsidRDefault="002B6E18" w:rsidP="008854FC">
      <w:pPr>
        <w:pStyle w:val="ListParagraph"/>
        <w:numPr>
          <w:ilvl w:val="0"/>
          <w:numId w:val="167"/>
        </w:numPr>
        <w:spacing w:after="200" w:line="360" w:lineRule="auto"/>
        <w:jc w:val="both"/>
        <w:rPr>
          <w:rFonts w:cs="Times New Roman"/>
        </w:rPr>
      </w:pPr>
      <w:r w:rsidRPr="00D57F7F">
        <w:rPr>
          <w:rFonts w:cs="Times New Roman"/>
        </w:rPr>
        <w:t>Providing further training for Partners Affiliates with specific responsibilities under this policy. These groups would include anyone working directly with children, and Partners’ Program Directors and Country Directors designated to receive and respond to allegations of possible violations of the Child Safeguarding Policy.</w:t>
      </w:r>
    </w:p>
    <w:p w14:paraId="245BF19C" w14:textId="77777777" w:rsidR="002B6E18" w:rsidRPr="00D57F7F" w:rsidRDefault="002B6E18" w:rsidP="008854FC">
      <w:pPr>
        <w:pStyle w:val="ListParagraph"/>
        <w:numPr>
          <w:ilvl w:val="0"/>
          <w:numId w:val="167"/>
        </w:numPr>
        <w:spacing w:after="200" w:line="360" w:lineRule="auto"/>
        <w:jc w:val="both"/>
        <w:rPr>
          <w:rFonts w:cs="Times New Roman"/>
        </w:rPr>
      </w:pPr>
      <w:r w:rsidRPr="00D57F7F">
        <w:rPr>
          <w:rFonts w:cs="Times New Roman"/>
        </w:rPr>
        <w:t>Partners’ Program Directors are required to:</w:t>
      </w:r>
    </w:p>
    <w:p w14:paraId="7650C483" w14:textId="77777777" w:rsidR="002B6E18" w:rsidRPr="00D57F7F" w:rsidRDefault="002B6E18" w:rsidP="008854FC">
      <w:pPr>
        <w:pStyle w:val="ListParagraph"/>
        <w:numPr>
          <w:ilvl w:val="1"/>
          <w:numId w:val="167"/>
        </w:numPr>
        <w:spacing w:after="200" w:line="360" w:lineRule="auto"/>
        <w:jc w:val="both"/>
        <w:rPr>
          <w:rFonts w:cs="Times New Roman"/>
        </w:rPr>
      </w:pPr>
      <w:r w:rsidRPr="00D57F7F">
        <w:rPr>
          <w:rFonts w:cs="Times New Roman"/>
        </w:rPr>
        <w:t>Ensure all Partners Affiliates review and sign the Child Safeguarding Policy and Code of Conduct;</w:t>
      </w:r>
    </w:p>
    <w:p w14:paraId="138FC370" w14:textId="77777777" w:rsidR="002B6E18" w:rsidRPr="00D57F7F" w:rsidRDefault="002B6E18" w:rsidP="008854FC">
      <w:pPr>
        <w:pStyle w:val="ListParagraph"/>
        <w:numPr>
          <w:ilvl w:val="1"/>
          <w:numId w:val="167"/>
        </w:numPr>
        <w:spacing w:after="200" w:line="360" w:lineRule="auto"/>
        <w:jc w:val="both"/>
        <w:rPr>
          <w:rFonts w:cs="Times New Roman"/>
        </w:rPr>
      </w:pPr>
      <w:r w:rsidRPr="00D57F7F">
        <w:rPr>
          <w:rFonts w:cs="Times New Roman"/>
        </w:rPr>
        <w:t>Ensure all staff within their unit attend a Child Safeguarding training annually; and</w:t>
      </w:r>
    </w:p>
    <w:p w14:paraId="0D495E42" w14:textId="77777777" w:rsidR="002B6E18" w:rsidRPr="00D57F7F" w:rsidRDefault="002B6E18" w:rsidP="008854FC">
      <w:pPr>
        <w:pStyle w:val="ListParagraph"/>
        <w:numPr>
          <w:ilvl w:val="1"/>
          <w:numId w:val="167"/>
        </w:numPr>
        <w:spacing w:after="200" w:line="360" w:lineRule="auto"/>
        <w:jc w:val="both"/>
        <w:rPr>
          <w:rFonts w:cs="Times New Roman"/>
        </w:rPr>
      </w:pPr>
      <w:r w:rsidRPr="00D57F7F">
        <w:rPr>
          <w:rFonts w:cs="Times New Roman"/>
        </w:rPr>
        <w:t>Maintain individual confidential records that include who has attended the training and the date of attendance.</w:t>
      </w:r>
    </w:p>
    <w:p w14:paraId="52B1B0CA" w14:textId="77777777" w:rsidR="002B6E18" w:rsidRPr="00D57F7F" w:rsidRDefault="002B6E18" w:rsidP="008854FC">
      <w:pPr>
        <w:spacing w:line="360" w:lineRule="auto"/>
        <w:jc w:val="both"/>
        <w:rPr>
          <w:rFonts w:cs="Times New Roman"/>
        </w:rPr>
      </w:pPr>
      <w:r w:rsidRPr="00D57F7F">
        <w:rPr>
          <w:rFonts w:cs="Times New Roman"/>
        </w:rPr>
        <w:t>Partners will ensure Partners Affiliates have access to materials and resources that support understanding and implementation of this policy. Partners will also encourage and facilitate the sharing of best practices in implementing the Child Safeguarding Policy.</w:t>
      </w:r>
    </w:p>
    <w:p w14:paraId="05D812AC" w14:textId="77777777" w:rsidR="002B6E18" w:rsidRPr="0064793A" w:rsidRDefault="002B6E18" w:rsidP="00F6340B">
      <w:pPr>
        <w:pStyle w:val="Heading4"/>
        <w:rPr>
          <w:szCs w:val="26"/>
        </w:rPr>
      </w:pPr>
      <w:bookmarkStart w:id="7311" w:name="_Toc71585932"/>
      <w:r w:rsidRPr="0064793A">
        <w:rPr>
          <w:szCs w:val="26"/>
        </w:rPr>
        <w:t>Reporting Procedures</w:t>
      </w:r>
      <w:bookmarkEnd w:id="7311"/>
    </w:p>
    <w:p w14:paraId="4D51096E" w14:textId="77777777" w:rsidR="002B6E18" w:rsidRPr="00D57F7F" w:rsidRDefault="002B6E18" w:rsidP="008854FC">
      <w:pPr>
        <w:spacing w:line="360" w:lineRule="auto"/>
        <w:jc w:val="both"/>
        <w:rPr>
          <w:rFonts w:cs="Times New Roman"/>
        </w:rPr>
      </w:pPr>
      <w:r w:rsidRPr="00D57F7F">
        <w:rPr>
          <w:rFonts w:cs="Times New Roman"/>
        </w:rPr>
        <w:t>Partners is committed to protecting any victim and anyone who submits a report on behalf of a child. Therefore, the following procedures were developed to maintain a safe and confidential experience during the reporting process.</w:t>
      </w:r>
    </w:p>
    <w:p w14:paraId="38E39C99" w14:textId="77777777" w:rsidR="002B6E18" w:rsidRPr="0064793A" w:rsidRDefault="002B6E18" w:rsidP="00F6340B">
      <w:pPr>
        <w:pStyle w:val="Heading4"/>
        <w:rPr>
          <w:szCs w:val="26"/>
        </w:rPr>
      </w:pPr>
      <w:bookmarkStart w:id="7312" w:name="_Toc71585933"/>
      <w:r w:rsidRPr="0064793A">
        <w:rPr>
          <w:szCs w:val="26"/>
        </w:rPr>
        <w:t>Filing a Report</w:t>
      </w:r>
      <w:bookmarkEnd w:id="7312"/>
      <w:r w:rsidRPr="0064793A">
        <w:rPr>
          <w:szCs w:val="26"/>
        </w:rPr>
        <w:t xml:space="preserve"> </w:t>
      </w:r>
    </w:p>
    <w:p w14:paraId="0EFB790B" w14:textId="77777777" w:rsidR="002B6E18" w:rsidRPr="008854FC" w:rsidRDefault="002B6E18" w:rsidP="008854FC">
      <w:pPr>
        <w:pStyle w:val="paragraph"/>
        <w:spacing w:before="0" w:beforeAutospacing="0" w:after="0" w:afterAutospacing="0" w:line="360" w:lineRule="auto"/>
        <w:jc w:val="both"/>
        <w:textAlignment w:val="baseline"/>
        <w:rPr>
          <w:rStyle w:val="eop"/>
        </w:rPr>
      </w:pPr>
      <w:r w:rsidRPr="008854FC">
        <w:rPr>
          <w:rStyle w:val="normaltextrun"/>
        </w:rPr>
        <w:t>For Individuals:</w:t>
      </w:r>
    </w:p>
    <w:p w14:paraId="605F5E35" w14:textId="77777777" w:rsidR="002B6E18" w:rsidRPr="008854FC" w:rsidRDefault="002B6E18" w:rsidP="008854FC">
      <w:pPr>
        <w:pStyle w:val="paragraph"/>
        <w:numPr>
          <w:ilvl w:val="0"/>
          <w:numId w:val="157"/>
        </w:numPr>
        <w:spacing w:before="0" w:beforeAutospacing="0" w:after="0" w:afterAutospacing="0" w:line="360" w:lineRule="auto"/>
        <w:jc w:val="both"/>
        <w:textAlignment w:val="baseline"/>
        <w:rPr>
          <w:rStyle w:val="eop"/>
        </w:rPr>
      </w:pPr>
      <w:r w:rsidRPr="008854FC">
        <w:rPr>
          <w:rStyle w:val="normaltextrun"/>
        </w:rPr>
        <w:t>All reports of inappropriate behavior or policy violations with children will be taken seriously. If Partners Affiliates observe any inappropriate behavior or behavior that may violate any provision of this policy, they must immediately contact the immediate supervisor, program, or country director of the alleged offender.</w:t>
      </w:r>
    </w:p>
    <w:p w14:paraId="45ADEE78" w14:textId="77777777" w:rsidR="002B6E18" w:rsidRPr="008854FC" w:rsidRDefault="002B6E18" w:rsidP="008854FC">
      <w:pPr>
        <w:pStyle w:val="paragraph"/>
        <w:numPr>
          <w:ilvl w:val="0"/>
          <w:numId w:val="157"/>
        </w:numPr>
        <w:spacing w:before="0" w:beforeAutospacing="0" w:after="0" w:afterAutospacing="0" w:line="360" w:lineRule="auto"/>
        <w:jc w:val="both"/>
        <w:textAlignment w:val="baseline"/>
        <w:rPr>
          <w:rStyle w:val="eop"/>
        </w:rPr>
      </w:pPr>
      <w:r w:rsidRPr="008854FC">
        <w:rPr>
          <w:rStyle w:val="normaltextrun"/>
        </w:rPr>
        <w:t>If the reporter believes that there is a conflict with this reporting mechanism or does not receive a response within three business days, they should immediately submit a report via the first method listed below, followed by the second if there is no response.</w:t>
      </w:r>
    </w:p>
    <w:p w14:paraId="3CA25BEB" w14:textId="77777777" w:rsidR="002B6E18" w:rsidRPr="008854FC" w:rsidRDefault="002B6E18" w:rsidP="008854FC">
      <w:pPr>
        <w:pStyle w:val="paragraph"/>
        <w:numPr>
          <w:ilvl w:val="1"/>
          <w:numId w:val="157"/>
        </w:numPr>
        <w:spacing w:before="0" w:beforeAutospacing="0" w:after="0" w:afterAutospacing="0" w:line="360" w:lineRule="auto"/>
        <w:jc w:val="both"/>
        <w:textAlignment w:val="baseline"/>
      </w:pPr>
      <w:r w:rsidRPr="008854FC">
        <w:rPr>
          <w:rStyle w:val="normaltextrun"/>
        </w:rPr>
        <w:t xml:space="preserve">Contact Partners’ internal HR department at </w:t>
      </w:r>
      <w:hyperlink r:id="rId186" w:history="1">
        <w:r w:rsidRPr="008854FC">
          <w:rPr>
            <w:rStyle w:val="Hyperlink"/>
            <w:rFonts w:eastAsiaTheme="majorEastAsia"/>
            <w:shd w:val="clear" w:color="auto" w:fill="FFFFFF"/>
          </w:rPr>
          <w:t>Partnershr@partners.net</w:t>
        </w:r>
      </w:hyperlink>
      <w:r w:rsidRPr="008854FC">
        <w:rPr>
          <w:rStyle w:val="normaltextrun"/>
        </w:rPr>
        <w:t>.</w:t>
      </w:r>
    </w:p>
    <w:p w14:paraId="3BAD168C" w14:textId="2EF80F65" w:rsidR="002B6E18" w:rsidRPr="008854FC" w:rsidRDefault="002B6E18" w:rsidP="008854FC">
      <w:pPr>
        <w:pStyle w:val="paragraph"/>
        <w:numPr>
          <w:ilvl w:val="1"/>
          <w:numId w:val="157"/>
        </w:numPr>
        <w:spacing w:before="0" w:beforeAutospacing="0" w:after="0" w:afterAutospacing="0" w:line="360" w:lineRule="auto"/>
        <w:jc w:val="both"/>
        <w:textAlignment w:val="baseline"/>
        <w:rPr>
          <w:rStyle w:val="normaltextrun"/>
        </w:rPr>
      </w:pPr>
      <w:r w:rsidRPr="008854FC">
        <w:rPr>
          <w:rStyle w:val="normaltextrun"/>
        </w:rPr>
        <w:t xml:space="preserve">Contact Partners’ external and confidential hotline, Foster Thomas, at </w:t>
      </w:r>
      <w:r w:rsidR="004D0ACA" w:rsidRPr="00B73487">
        <w:t>bbulger@</w:t>
      </w:r>
      <w:r w:rsidR="00B21B66" w:rsidRPr="00B73487">
        <w:t>fosterthomas.</w:t>
      </w:r>
      <w:r w:rsidRPr="008854FC">
        <w:rPr>
          <w:rStyle w:val="normaltextrun"/>
        </w:rPr>
        <w:t xml:space="preserve"> </w:t>
      </w:r>
      <w:r w:rsidRPr="008854FC">
        <w:rPr>
          <w:rStyle w:val="normaltextrun"/>
          <w:i/>
          <w:iCs/>
        </w:rPr>
        <w:t>Foster Thomas is an outside party who will relay any concerns to the Ethics Committee of the Board. Reports may be made anonymously.</w:t>
      </w:r>
    </w:p>
    <w:p w14:paraId="7A46B9F8" w14:textId="77777777" w:rsidR="002B6E18" w:rsidRPr="008854FC" w:rsidRDefault="002B6E18" w:rsidP="008854FC">
      <w:pPr>
        <w:pStyle w:val="paragraph"/>
        <w:spacing w:before="0" w:beforeAutospacing="0" w:after="0" w:afterAutospacing="0" w:line="360" w:lineRule="auto"/>
        <w:jc w:val="both"/>
        <w:textAlignment w:val="baseline"/>
        <w:rPr>
          <w:rStyle w:val="normaltextrun"/>
        </w:rPr>
      </w:pPr>
    </w:p>
    <w:p w14:paraId="06595961" w14:textId="77777777" w:rsidR="002B6E18" w:rsidRPr="008854FC" w:rsidRDefault="002B6E18" w:rsidP="008854FC">
      <w:pPr>
        <w:pStyle w:val="paragraph"/>
        <w:spacing w:before="0" w:beforeAutospacing="0" w:after="0" w:afterAutospacing="0" w:line="360" w:lineRule="auto"/>
        <w:jc w:val="both"/>
        <w:textAlignment w:val="baseline"/>
        <w:rPr>
          <w:rStyle w:val="normaltextrun"/>
        </w:rPr>
      </w:pPr>
      <w:r w:rsidRPr="008854FC">
        <w:rPr>
          <w:rStyle w:val="normaltextrun"/>
        </w:rPr>
        <w:t>For Partner Organizations:</w:t>
      </w:r>
    </w:p>
    <w:p w14:paraId="2CC6A280" w14:textId="77777777" w:rsidR="002B6E18" w:rsidRPr="008854FC" w:rsidRDefault="002B6E18" w:rsidP="008854FC">
      <w:pPr>
        <w:pStyle w:val="paragraph"/>
        <w:numPr>
          <w:ilvl w:val="0"/>
          <w:numId w:val="157"/>
        </w:numPr>
        <w:spacing w:before="0" w:beforeAutospacing="0" w:after="0" w:afterAutospacing="0" w:line="360" w:lineRule="auto"/>
        <w:jc w:val="both"/>
        <w:textAlignment w:val="baseline"/>
      </w:pPr>
      <w:r w:rsidRPr="008854FC">
        <w:rPr>
          <w:rStyle w:val="normaltextrun"/>
        </w:rPr>
        <w:t xml:space="preserve">In accordance with Section </w:t>
      </w:r>
      <w:hyperlink w:anchor="_10.6_Complaints_about" w:tgtFrame="_blank" w:history="1">
        <w:r w:rsidRPr="008854FC">
          <w:rPr>
            <w:rStyle w:val="normaltextrun"/>
            <w:color w:val="0000FF"/>
            <w:u w:val="single"/>
          </w:rPr>
          <w:t>Complaints about Partner Organizations</w:t>
        </w:r>
      </w:hyperlink>
      <w:r w:rsidRPr="008854FC">
        <w:rPr>
          <w:rStyle w:val="normaltextrun"/>
        </w:rPr>
        <w:t>, Partner Organizations with a contractual relationship to Partners upon receiving a violation report, should follow their organization policy. Notification of the alleged Child Safeguarding violation should be sent to Partners’ point of contact within three (3) business days.</w:t>
      </w:r>
    </w:p>
    <w:p w14:paraId="5B54CE2F" w14:textId="77777777" w:rsidR="002B6E18" w:rsidRPr="008854FC" w:rsidRDefault="002B6E18" w:rsidP="008854FC">
      <w:pPr>
        <w:pStyle w:val="paragraph"/>
        <w:spacing w:line="360" w:lineRule="auto"/>
        <w:jc w:val="both"/>
        <w:rPr>
          <w:rStyle w:val="normaltextrun"/>
        </w:rPr>
      </w:pPr>
      <w:r w:rsidRPr="008854FC">
        <w:rPr>
          <w:rStyle w:val="normaltextrun"/>
        </w:rPr>
        <w:t>Malicious reporting of violations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p>
    <w:p w14:paraId="5F76B810" w14:textId="77777777" w:rsidR="002B6E18" w:rsidRPr="0064793A" w:rsidRDefault="002B6E18" w:rsidP="00F6340B">
      <w:pPr>
        <w:pStyle w:val="Heading4"/>
        <w:rPr>
          <w:szCs w:val="26"/>
        </w:rPr>
      </w:pPr>
      <w:bookmarkStart w:id="7313" w:name="_Toc71585934"/>
      <w:r w:rsidRPr="0064793A">
        <w:rPr>
          <w:szCs w:val="26"/>
        </w:rPr>
        <w:t>Response to a Report</w:t>
      </w:r>
      <w:bookmarkEnd w:id="7313"/>
      <w:r w:rsidRPr="0064793A">
        <w:rPr>
          <w:szCs w:val="26"/>
        </w:rPr>
        <w:t xml:space="preserve"> </w:t>
      </w:r>
    </w:p>
    <w:p w14:paraId="68803998" w14:textId="0501262F" w:rsidR="002B6E18" w:rsidRDefault="002B6E18" w:rsidP="00D57F7F">
      <w:pPr>
        <w:spacing w:line="360" w:lineRule="auto"/>
        <w:jc w:val="both"/>
        <w:rPr>
          <w:rStyle w:val="normaltextrun"/>
          <w:rFonts w:eastAsia="Times New Roman" w:cs="Times New Roman"/>
        </w:rPr>
      </w:pPr>
      <w:r w:rsidRPr="00D57F7F">
        <w:rPr>
          <w:rStyle w:val="normaltextrun"/>
          <w:rFonts w:eastAsia="Times New Roman" w:cs="Times New Roman"/>
        </w:rPr>
        <w:t>Once Partners and/or Foster Thomas receives a</w:t>
      </w:r>
      <w:r w:rsidRPr="00D57F7F">
        <w:rPr>
          <w:rStyle w:val="normaltextrun"/>
          <w:rFonts w:eastAsia="Times New Roman" w:cs="Times New Roman"/>
          <w:b/>
          <w:bCs/>
        </w:rPr>
        <w:t xml:space="preserve"> </w:t>
      </w:r>
      <w:r w:rsidRPr="00D57F7F">
        <w:rPr>
          <w:rStyle w:val="normaltextrun"/>
          <w:rFonts w:eastAsia="Times New Roman" w:cs="Times New Roman"/>
          <w:bCs/>
        </w:rPr>
        <w:t>report of a</w:t>
      </w:r>
      <w:r w:rsidRPr="00D57F7F">
        <w:rPr>
          <w:rStyle w:val="normaltextrun"/>
          <w:rFonts w:eastAsia="Times New Roman" w:cs="Times New Roman"/>
        </w:rPr>
        <w:t xml:space="preserve">n alleged </w:t>
      </w:r>
      <w:r w:rsidRPr="00D57F7F">
        <w:rPr>
          <w:rStyle w:val="normaltextrun"/>
          <w:rFonts w:eastAsia="Times New Roman" w:cs="Times New Roman"/>
          <w:bCs/>
        </w:rPr>
        <w:t>violation</w:t>
      </w:r>
      <w:r w:rsidRPr="00D57F7F">
        <w:rPr>
          <w:rStyle w:val="normaltextrun"/>
          <w:rFonts w:eastAsia="Times New Roman" w:cs="Times New Roman"/>
        </w:rPr>
        <w:t xml:space="preserve"> </w:t>
      </w:r>
      <w:r w:rsidRPr="00D57F7F">
        <w:rPr>
          <w:rStyle w:val="normaltextrun"/>
          <w:rFonts w:eastAsia="Times New Roman" w:cs="Times New Roman"/>
          <w:bCs/>
        </w:rPr>
        <w:t>of this policy</w:t>
      </w:r>
      <w:r w:rsidRPr="00D57F7F">
        <w:rPr>
          <w:rStyle w:val="normaltextrun"/>
          <w:rFonts w:eastAsia="Times New Roman" w:cs="Times New Roman"/>
        </w:rPr>
        <w:t>, Partners will determine if a formal investigation is necessary</w:t>
      </w:r>
      <w:r w:rsidRPr="008854FC">
        <w:rPr>
          <w:rStyle w:val="Heading1Char"/>
          <w:rFonts w:eastAsia="Times New Roman" w:cs="Times New Roman"/>
          <w:sz w:val="24"/>
          <w:szCs w:val="24"/>
        </w:rPr>
        <w:t xml:space="preserve"> </w:t>
      </w:r>
      <w:r w:rsidRPr="00D57F7F">
        <w:rPr>
          <w:rStyle w:val="normaltextrun"/>
          <w:rFonts w:eastAsia="Times New Roman" w:cs="Times New Roman"/>
        </w:rPr>
        <w:t>with a 3</w:t>
      </w:r>
      <w:r w:rsidRPr="00D57F7F">
        <w:rPr>
          <w:rStyle w:val="normaltextrun"/>
          <w:rFonts w:eastAsia="Times New Roman" w:cs="Times New Roman"/>
          <w:vertAlign w:val="superscript"/>
        </w:rPr>
        <w:t>rd</w:t>
      </w:r>
      <w:r w:rsidRPr="00D57F7F">
        <w:rPr>
          <w:rStyle w:val="normaltextrun"/>
          <w:rFonts w:eastAsia="Times New Roman" w:cs="Times New Roman"/>
        </w:rPr>
        <w:t xml:space="preserve"> party firm, and if so, the 3</w:t>
      </w:r>
      <w:r w:rsidRPr="00D57F7F">
        <w:rPr>
          <w:rStyle w:val="normaltextrun"/>
          <w:rFonts w:eastAsia="Times New Roman" w:cs="Times New Roman"/>
          <w:vertAlign w:val="superscript"/>
        </w:rPr>
        <w:t>rd</w:t>
      </w:r>
      <w:r w:rsidRPr="00D57F7F">
        <w:rPr>
          <w:rStyle w:val="normaltextrun"/>
          <w:rFonts w:eastAsia="Times New Roman" w:cs="Times New Roman"/>
        </w:rPr>
        <w:t xml:space="preserve"> party firm will lead the investigation effort in coordination with Partners. Partners’ HR department will notify the complainant if an investigation is deemed necessary by the 3</w:t>
      </w:r>
      <w:r w:rsidRPr="00D57F7F">
        <w:rPr>
          <w:rStyle w:val="normaltextrun"/>
          <w:rFonts w:eastAsia="Times New Roman" w:cs="Times New Roman"/>
          <w:vertAlign w:val="superscript"/>
        </w:rPr>
        <w:t>rd</w:t>
      </w:r>
      <w:r w:rsidRPr="00D57F7F">
        <w:rPr>
          <w:rStyle w:val="normaltextrun"/>
          <w:rFonts w:eastAsia="Times New Roman" w:cs="Times New Roman"/>
        </w:rPr>
        <w:t xml:space="preserve"> party firm. Foster Thomas, Partners’ HR department, and any supervisors that receive a report are expected to notify the 3</w:t>
      </w:r>
      <w:r w:rsidRPr="00D57F7F">
        <w:rPr>
          <w:rStyle w:val="normaltextrun"/>
          <w:rFonts w:eastAsia="Times New Roman" w:cs="Times New Roman"/>
          <w:vertAlign w:val="superscript"/>
        </w:rPr>
        <w:t>rd</w:t>
      </w:r>
      <w:r w:rsidRPr="00D57F7F">
        <w:rPr>
          <w:rStyle w:val="normaltextrun"/>
          <w:rFonts w:eastAsia="Times New Roman" w:cs="Times New Roman"/>
        </w:rPr>
        <w:t xml:space="preserve"> party firm within three (3) business days. The 3</w:t>
      </w:r>
      <w:r w:rsidRPr="00D57F7F">
        <w:rPr>
          <w:rStyle w:val="normaltextrun"/>
          <w:rFonts w:eastAsia="Times New Roman" w:cs="Times New Roman"/>
          <w:vertAlign w:val="superscript"/>
        </w:rPr>
        <w:t>rd</w:t>
      </w:r>
      <w:r w:rsidRPr="00D57F7F">
        <w:rPr>
          <w:rStyle w:val="normaltextrun"/>
          <w:rFonts w:eastAsia="Times New Roman" w:cs="Times New Roman"/>
        </w:rPr>
        <w:t xml:space="preserve"> party firm is expected to convene a meeting to review the report within three (3) business days of receipt. They will then review the circumstances of the incident and develop a response plan accordingly. If Partners and/or the 3</w:t>
      </w:r>
      <w:r w:rsidRPr="00D57F7F">
        <w:rPr>
          <w:rStyle w:val="normaltextrun"/>
          <w:rFonts w:eastAsia="Times New Roman" w:cs="Times New Roman"/>
          <w:vertAlign w:val="superscript"/>
        </w:rPr>
        <w:t>rd</w:t>
      </w:r>
      <w:r w:rsidRPr="00D57F7F">
        <w:rPr>
          <w:rStyle w:val="normaltextrun"/>
          <w:rFonts w:eastAsia="Times New Roman" w:cs="Times New Roman"/>
        </w:rPr>
        <w:t xml:space="preserve"> party firm believe that there are any serious or imminent threats to the safety of the report’s subject, appropriate action will be taken immediately to ensure the individuals safety. Partners’ HR department will continuously update the complainant regarding the status of the investigation.</w:t>
      </w:r>
    </w:p>
    <w:p w14:paraId="18228BE1" w14:textId="77777777" w:rsidR="000E77A2" w:rsidRPr="00D57F7F" w:rsidRDefault="000E77A2" w:rsidP="008854FC">
      <w:pPr>
        <w:spacing w:line="360" w:lineRule="auto"/>
        <w:jc w:val="both"/>
        <w:rPr>
          <w:rStyle w:val="normaltextrun"/>
          <w:rFonts w:eastAsia="Times New Roman" w:cs="Times New Roman"/>
        </w:rPr>
      </w:pPr>
    </w:p>
    <w:p w14:paraId="1A2E58C2" w14:textId="77777777" w:rsidR="002B6E18" w:rsidRPr="00D57F7F" w:rsidRDefault="002B6E18" w:rsidP="008854FC">
      <w:pPr>
        <w:spacing w:line="360" w:lineRule="auto"/>
        <w:jc w:val="both"/>
        <w:rPr>
          <w:rStyle w:val="normaltextrun"/>
          <w:rFonts w:eastAsia="Times New Roman" w:cs="Times New Roman"/>
        </w:rPr>
      </w:pPr>
      <w:r w:rsidRPr="00D57F7F">
        <w:rPr>
          <w:rStyle w:val="normaltextrun"/>
          <w:rFonts w:eastAsia="Times New Roman" w:cs="Times New Roman"/>
        </w:rPr>
        <w:t>In the absence of a 3</w:t>
      </w:r>
      <w:r w:rsidRPr="00D57F7F">
        <w:rPr>
          <w:rStyle w:val="normaltextrun"/>
          <w:rFonts w:eastAsia="Times New Roman" w:cs="Times New Roman"/>
          <w:vertAlign w:val="superscript"/>
        </w:rPr>
        <w:t>rd</w:t>
      </w:r>
      <w:r w:rsidRPr="00D57F7F">
        <w:rPr>
          <w:rStyle w:val="normaltextrun"/>
          <w:rFonts w:eastAsia="Times New Roman" w:cs="Times New Roman"/>
        </w:rPr>
        <w:t xml:space="preserve"> party firm, Partners will designate a minimum of one member of the Board of Directors to serve in the Partners Compliance Committee who will be available to investigate good faith disclosures or reports of any wrongdoing, including anonymously or confidentially. The Partners Compliance Committee will lead an investigation, with outside advisory consultation provided as needed. Based on the consultation and investigation, the Partners Compliance Committee will render a decision on how to respond and what actions, if any, to take. No prior experience in a legal or investigative field is necessary to serve on the committee. However, if necessary, Partners will allocate funds to support training for the Compliance Committee.</w:t>
      </w:r>
    </w:p>
    <w:p w14:paraId="7F0FCA76" w14:textId="77777777" w:rsidR="002B6E18" w:rsidRPr="0064793A" w:rsidRDefault="002B6E18" w:rsidP="00F6340B">
      <w:pPr>
        <w:pStyle w:val="Heading4"/>
        <w:rPr>
          <w:szCs w:val="26"/>
        </w:rPr>
      </w:pPr>
      <w:bookmarkStart w:id="7314" w:name="_Toc71585935"/>
      <w:r w:rsidRPr="0064793A">
        <w:rPr>
          <w:szCs w:val="26"/>
        </w:rPr>
        <w:t>Child Data and Cybersecurity</w:t>
      </w:r>
      <w:bookmarkEnd w:id="7314"/>
    </w:p>
    <w:p w14:paraId="1BD715B8" w14:textId="77777777" w:rsidR="002B6E18" w:rsidRPr="00D57F7F" w:rsidRDefault="002B6E18" w:rsidP="008854FC">
      <w:pPr>
        <w:spacing w:line="360" w:lineRule="auto"/>
        <w:jc w:val="both"/>
        <w:rPr>
          <w:rFonts w:cs="Times New Roman"/>
        </w:rPr>
      </w:pPr>
      <w:r w:rsidRPr="00D57F7F">
        <w:rPr>
          <w:rFonts w:cs="Times New Roman"/>
        </w:rPr>
        <w:t xml:space="preserve">All Partners programs and activities that involve children will follow child data security and cybersecurity protocols to protect sensitive data. This includes password-protecting and encrypting sensitive files through Adobe before they are shared or stored on digital platforms. Staff that are not supervisors, and country or program directors will have limited and restricted access to sensitive data. Partners will additionally prioritize the safety and security of children participating in programs by designing tools and strategies to protect personally identifiable information (PII). For instance, Partners will redact PII in all public reports and use pseudonyms or other codes in place of full names for children. </w:t>
      </w:r>
    </w:p>
    <w:p w14:paraId="2568E945" w14:textId="7DA156A5" w:rsidR="002B6E18" w:rsidRPr="00032492" w:rsidRDefault="002B6E18" w:rsidP="00F6340B">
      <w:pPr>
        <w:pStyle w:val="Heading4"/>
        <w:rPr>
          <w:rStyle w:val="Heading3Char"/>
          <w:b/>
          <w:bCs/>
        </w:rPr>
      </w:pPr>
      <w:bookmarkStart w:id="7315" w:name="_Toc71585936"/>
      <w:r w:rsidRPr="0064793A">
        <w:rPr>
          <w:szCs w:val="26"/>
        </w:rPr>
        <w:t>Confidentially</w:t>
      </w:r>
      <w:bookmarkEnd w:id="7315"/>
      <w:r w:rsidRPr="00032492">
        <w:rPr>
          <w:rStyle w:val="Heading3Char"/>
          <w:b/>
          <w:bCs/>
        </w:rPr>
        <w:t xml:space="preserve"> </w:t>
      </w:r>
    </w:p>
    <w:p w14:paraId="44C9C319" w14:textId="06D65195" w:rsidR="002B6E18" w:rsidRDefault="002B6E18" w:rsidP="00D57F7F">
      <w:pPr>
        <w:spacing w:line="360" w:lineRule="auto"/>
        <w:jc w:val="both"/>
        <w:rPr>
          <w:rFonts w:cs="Times New Roman"/>
        </w:rPr>
      </w:pPr>
      <w:r w:rsidRPr="00D57F7F">
        <w:rPr>
          <w:rFonts w:cs="Times New Roman"/>
        </w:rPr>
        <w:t xml:space="preserve">Furthermore, Partners will ensure that all complaints or allegations can be made anonymously. 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designated focal points as per reporting requirements. </w:t>
      </w:r>
    </w:p>
    <w:p w14:paraId="67047F51" w14:textId="77777777" w:rsidR="000E77A2" w:rsidRPr="00D57F7F" w:rsidRDefault="000E77A2" w:rsidP="008854FC">
      <w:pPr>
        <w:spacing w:line="360" w:lineRule="auto"/>
        <w:jc w:val="both"/>
        <w:rPr>
          <w:rFonts w:cs="Times New Roman"/>
        </w:rPr>
      </w:pPr>
    </w:p>
    <w:p w14:paraId="0B4E776B" w14:textId="42FC8DF0" w:rsidR="002B6E18" w:rsidRDefault="002B6E18" w:rsidP="00D57F7F">
      <w:pPr>
        <w:spacing w:line="360" w:lineRule="auto"/>
        <w:jc w:val="both"/>
        <w:rPr>
          <w:rFonts w:cs="Times New Roman"/>
        </w:rPr>
      </w:pPr>
      <w:r w:rsidRPr="00D57F7F">
        <w:rPr>
          <w:rFonts w:cs="Times New Roman"/>
        </w:rPr>
        <w:t xml:space="preserve">All Child Safeguarding related information must be kept confidential, identities must be protected, and the personal information on survivors should be collected and shared only to a limited number of authorized people for the purpose of conducting an investigation. Informed consent of the person concerned will be requested prior to an investigation. </w:t>
      </w:r>
    </w:p>
    <w:p w14:paraId="6DDE0527" w14:textId="77777777" w:rsidR="000E77A2" w:rsidRPr="00D57F7F" w:rsidRDefault="000E77A2" w:rsidP="008854FC">
      <w:pPr>
        <w:spacing w:line="360" w:lineRule="auto"/>
        <w:jc w:val="both"/>
        <w:rPr>
          <w:rFonts w:cs="Times New Roman"/>
        </w:rPr>
      </w:pPr>
    </w:p>
    <w:p w14:paraId="5C47F579" w14:textId="77777777" w:rsidR="002B6E18" w:rsidRPr="00D57F7F" w:rsidRDefault="002B6E18" w:rsidP="008854FC">
      <w:pPr>
        <w:spacing w:line="360" w:lineRule="auto"/>
        <w:jc w:val="both"/>
        <w:rPr>
          <w:rFonts w:cs="Times New Roman"/>
        </w:rPr>
      </w:pPr>
      <w:r w:rsidRPr="00D57F7F">
        <w:rPr>
          <w:rFonts w:cs="Times New Roman"/>
        </w:rPr>
        <w:t>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Partners may have their relationship with Partners terminated. In some cases, such breaches may constitute breaking the law.</w:t>
      </w:r>
    </w:p>
    <w:p w14:paraId="4FA1063D" w14:textId="5696DB39" w:rsidR="002B6E18" w:rsidRPr="0064793A" w:rsidRDefault="002B6E18" w:rsidP="00F6340B">
      <w:pPr>
        <w:pStyle w:val="Heading4"/>
        <w:rPr>
          <w:szCs w:val="26"/>
        </w:rPr>
      </w:pPr>
      <w:bookmarkStart w:id="7316" w:name="_Toc71585937"/>
      <w:r w:rsidRPr="0064793A">
        <w:rPr>
          <w:szCs w:val="26"/>
        </w:rPr>
        <w:t>Retaliation against Complainants, Witnesses, or Victims</w:t>
      </w:r>
      <w:bookmarkEnd w:id="7316"/>
    </w:p>
    <w:p w14:paraId="7ABA36FD" w14:textId="60AE3D74" w:rsidR="002B6E18" w:rsidRPr="008854FC" w:rsidRDefault="002B6E18" w:rsidP="008854FC">
      <w:pPr>
        <w:pStyle w:val="Default"/>
        <w:spacing w:line="360" w:lineRule="auto"/>
        <w:jc w:val="both"/>
        <w:rPr>
          <w:rFonts w:ascii="Times New Roman" w:hAnsi="Times New Roman" w:cs="Times New Roman"/>
        </w:rPr>
      </w:pPr>
      <w:r w:rsidRPr="008854FC">
        <w:rPr>
          <w:rFonts w:ascii="Times New Roman" w:hAnsi="Times New Roman" w:cs="Times New Roman"/>
        </w:rPr>
        <w:t xml:space="preserve">Partners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the same manner as defined in section 9.1 above. </w:t>
      </w:r>
    </w:p>
    <w:p w14:paraId="14B9C346" w14:textId="77777777" w:rsidR="002B6E18" w:rsidRPr="008854FC" w:rsidRDefault="002B6E18" w:rsidP="008854FC">
      <w:pPr>
        <w:pStyle w:val="Default"/>
        <w:spacing w:line="360" w:lineRule="auto"/>
        <w:jc w:val="both"/>
        <w:rPr>
          <w:rFonts w:ascii="Times New Roman" w:hAnsi="Times New Roman" w:cs="Times New Roman"/>
        </w:rPr>
      </w:pPr>
    </w:p>
    <w:p w14:paraId="4B25A59C" w14:textId="743C7448" w:rsidR="002B6E18" w:rsidRPr="008854FC" w:rsidRDefault="002B6E18" w:rsidP="008854FC">
      <w:pPr>
        <w:pStyle w:val="Default"/>
        <w:spacing w:line="360" w:lineRule="auto"/>
        <w:jc w:val="both"/>
        <w:rPr>
          <w:rStyle w:val="Heading3Char"/>
          <w:rFonts w:eastAsiaTheme="minorEastAsia"/>
          <w:color w:val="auto"/>
          <w:sz w:val="24"/>
        </w:rPr>
      </w:pPr>
      <w:r w:rsidRPr="008854FC">
        <w:rPr>
          <w:rFonts w:ascii="Times New Roman" w:hAnsi="Times New Roman" w:cs="Times New Roman"/>
        </w:rPr>
        <w:t>Anyone who becomes aware of possible harassment or retaliation must immediately file a report so that the organization can investigate in a timely and confidential manner. Partners will take action against anyone,</w:t>
      </w:r>
      <w:r w:rsidRPr="008854FC">
        <w:rPr>
          <w:rFonts w:ascii="Times New Roman" w:hAnsi="Times New Roman" w:cs="Times New Roman"/>
          <w:color w:val="auto"/>
        </w:rPr>
        <w:t xml:space="preserve"> whether they are the subject of a complaint or not, who seeks or carries out retaliatory action against complainants, witnesses, or victims. Employees may be subject to disciplinary action, up to and including termination of employment. Others who work with Partners may have their relationship with Partners terminated.</w:t>
      </w:r>
      <w:bookmarkStart w:id="7317" w:name="_Toc71585938"/>
    </w:p>
    <w:p w14:paraId="7E4F25F6" w14:textId="77777777" w:rsidR="002B6E18" w:rsidRPr="00032492" w:rsidRDefault="002B6E18" w:rsidP="00F6340B">
      <w:pPr>
        <w:pStyle w:val="Heading4"/>
        <w:rPr>
          <w:rStyle w:val="Heading3Char"/>
          <w:b/>
          <w:bCs/>
        </w:rPr>
      </w:pPr>
      <w:r w:rsidRPr="0064793A">
        <w:rPr>
          <w:szCs w:val="26"/>
        </w:rPr>
        <w:t>Complaints about Partner Organizations</w:t>
      </w:r>
      <w:bookmarkEnd w:id="7317"/>
      <w:r w:rsidRPr="0064793A">
        <w:rPr>
          <w:szCs w:val="26"/>
        </w:rPr>
        <w:t xml:space="preserve"> </w:t>
      </w:r>
    </w:p>
    <w:p w14:paraId="3D705BD5" w14:textId="77777777" w:rsidR="002B6E18" w:rsidRPr="008854FC" w:rsidRDefault="002B6E18" w:rsidP="008854FC">
      <w:pPr>
        <w:pStyle w:val="Default"/>
        <w:spacing w:line="360" w:lineRule="auto"/>
        <w:jc w:val="both"/>
        <w:rPr>
          <w:rFonts w:ascii="Times New Roman" w:hAnsi="Times New Roman" w:cs="Times New Roman"/>
          <w:color w:val="auto"/>
        </w:rPr>
      </w:pPr>
      <w:r w:rsidRPr="008854FC">
        <w:rPr>
          <w:rFonts w:ascii="Times New Roman" w:hAnsi="Times New Roman" w:cs="Times New Roman"/>
          <w:color w:val="auto"/>
        </w:rPr>
        <w:t xml:space="preserve">As mentioned in </w:t>
      </w:r>
      <w:hyperlink w:anchor="_10.1_Filing_a" w:tgtFrame="_blank" w:history="1">
        <w:r w:rsidRPr="008854FC">
          <w:rPr>
            <w:rStyle w:val="Hyperlink"/>
            <w:rFonts w:ascii="Times New Roman" w:hAnsi="Times New Roman" w:cs="Times New Roman"/>
          </w:rPr>
          <w:t>Filing a Report</w:t>
        </w:r>
      </w:hyperlink>
      <w:r w:rsidRPr="008854FC">
        <w:rPr>
          <w:rFonts w:ascii="Times New Roman" w:hAnsi="Times New Roman" w:cs="Times New Roman"/>
          <w:color w:val="auto"/>
        </w:rPr>
        <w:t>, Partner Organizations should notify Partners’ point of contact of any alleged violation of the Child Safeguarding policy within three (3) business days. Where Partners receives a complaint about a partner organization, Partners will expect the partner to respond safely, quickly, and appropriately. Partners will assist the partner to ascertain its reporting obligations.</w:t>
      </w:r>
    </w:p>
    <w:p w14:paraId="1A7FD1D3" w14:textId="77777777" w:rsidR="002B6E18" w:rsidRPr="008854FC" w:rsidRDefault="002B6E18" w:rsidP="008854FC">
      <w:pPr>
        <w:pStyle w:val="Default"/>
        <w:spacing w:line="360" w:lineRule="auto"/>
        <w:jc w:val="both"/>
        <w:rPr>
          <w:rFonts w:ascii="Times New Roman" w:hAnsi="Times New Roman" w:cs="Times New Roman"/>
          <w:color w:val="auto"/>
        </w:rPr>
      </w:pPr>
    </w:p>
    <w:p w14:paraId="34A13E28" w14:textId="77777777" w:rsidR="002B6E18" w:rsidRPr="008854FC" w:rsidRDefault="002B6E18" w:rsidP="008854FC">
      <w:pPr>
        <w:pStyle w:val="Default"/>
        <w:spacing w:after="240" w:line="360" w:lineRule="auto"/>
        <w:jc w:val="both"/>
        <w:rPr>
          <w:rFonts w:ascii="Times New Roman" w:hAnsi="Times New Roman" w:cs="Times New Roman"/>
          <w:color w:val="auto"/>
        </w:rPr>
      </w:pPr>
      <w:r w:rsidRPr="008854FC">
        <w:rPr>
          <w:rFonts w:ascii="Times New Roman" w:hAnsi="Times New Roman" w:cs="Times New Roman"/>
          <w:color w:val="auto"/>
        </w:rPr>
        <w:t>Where appropriate, Partners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the relationship.</w:t>
      </w:r>
    </w:p>
    <w:p w14:paraId="28DA4858" w14:textId="77777777" w:rsidR="002B6E18" w:rsidRPr="00032492" w:rsidRDefault="002B6E18" w:rsidP="00F6340B">
      <w:pPr>
        <w:pStyle w:val="Heading4"/>
        <w:rPr>
          <w:rStyle w:val="Heading3Char"/>
          <w:b/>
          <w:bCs/>
        </w:rPr>
      </w:pPr>
      <w:bookmarkStart w:id="7318" w:name="_Toc71585939"/>
      <w:r w:rsidRPr="0064793A">
        <w:rPr>
          <w:szCs w:val="26"/>
        </w:rPr>
        <w:t>Communication</w:t>
      </w:r>
      <w:bookmarkEnd w:id="7318"/>
      <w:r w:rsidRPr="00032492">
        <w:rPr>
          <w:rStyle w:val="Heading3Char"/>
          <w:b/>
          <w:bCs/>
        </w:rPr>
        <w:t xml:space="preserve"> </w:t>
      </w:r>
    </w:p>
    <w:p w14:paraId="59161A34" w14:textId="77777777" w:rsidR="002B6E18" w:rsidRPr="008854FC" w:rsidRDefault="002B6E18" w:rsidP="008854FC">
      <w:pPr>
        <w:spacing w:line="360" w:lineRule="auto"/>
        <w:jc w:val="both"/>
        <w:rPr>
          <w:rFonts w:cs="Times New Roman"/>
        </w:rPr>
      </w:pPr>
      <w:r w:rsidRPr="00D57F7F">
        <w:rPr>
          <w:rFonts w:cs="Times New Roman"/>
        </w:rPr>
        <w:t>If there is an alleged violation, Partners Affiliates are not permitted to send communications to employees, donors, program participants, or others about the incident. Due to the sensitivity of the subject matter and protection of child data, all communications must be approved by Partners’ HR. This especially includes, but is not limited to, communications with the general public or the media.</w:t>
      </w:r>
      <w:r w:rsidRPr="00D57F7F" w:rsidDel="00783C2C">
        <w:rPr>
          <w:rFonts w:cs="Times New Roman"/>
        </w:rPr>
        <w:t xml:space="preserve"> </w:t>
      </w:r>
    </w:p>
    <w:p w14:paraId="3FF82C9C" w14:textId="77777777" w:rsidR="002B6E18" w:rsidRPr="0064793A" w:rsidRDefault="002B6E18" w:rsidP="00F6340B">
      <w:pPr>
        <w:pStyle w:val="Heading4"/>
        <w:rPr>
          <w:b w:val="0"/>
          <w:bCs w:val="0"/>
          <w:szCs w:val="26"/>
        </w:rPr>
      </w:pPr>
      <w:bookmarkStart w:id="7319" w:name="_Toc71585940"/>
      <w:r w:rsidRPr="0064793A">
        <w:rPr>
          <w:szCs w:val="26"/>
        </w:rPr>
        <w:t>Accountability of Management</w:t>
      </w:r>
      <w:bookmarkEnd w:id="7319"/>
    </w:p>
    <w:p w14:paraId="45CABAA8" w14:textId="77777777" w:rsidR="00BA6E81" w:rsidRDefault="002B6E18" w:rsidP="00D57F7F">
      <w:pPr>
        <w:spacing w:line="360" w:lineRule="auto"/>
        <w:jc w:val="both"/>
        <w:rPr>
          <w:rFonts w:cs="Times New Roman"/>
        </w:rPr>
      </w:pPr>
      <w:r w:rsidRPr="00D57F7F">
        <w:rPr>
          <w:rFonts w:cs="Times New Roman"/>
        </w:rPr>
        <w:t>Partners Management is committed to taking all appropriate corrective actions. Disciplinary, legal, or other applicable actions in response to any violation of the Child Safeguarding Policy will be taken against any individual who has committed a violation and/or anyone who knew of such a violation and failed to act or report. Partners Management will continuously evaluate findings of violations to the Child Safeguarding Policy to identify and address gaps and/or weaknesses in applicable policies, procedures, and protocols</w:t>
      </w:r>
      <w:r w:rsidR="00CD191E" w:rsidRPr="00D57F7F">
        <w:rPr>
          <w:rFonts w:cs="Times New Roman"/>
        </w:rPr>
        <w:t>.</w:t>
      </w:r>
    </w:p>
    <w:p w14:paraId="538E8691" w14:textId="77777777" w:rsidR="00BA6E81" w:rsidRDefault="00BA6E81">
      <w:pPr>
        <w:spacing w:after="160" w:line="259" w:lineRule="auto"/>
        <w:rPr>
          <w:rFonts w:cs="Times New Roman"/>
        </w:rPr>
      </w:pPr>
      <w:r>
        <w:rPr>
          <w:rFonts w:cs="Times New Roman"/>
        </w:rPr>
        <w:br w:type="page"/>
      </w:r>
    </w:p>
    <w:p w14:paraId="3CD6058A" w14:textId="18163C33" w:rsidR="00BA6E81" w:rsidRPr="00CD5AC6" w:rsidRDefault="00BA6E81" w:rsidP="00BA6E81">
      <w:pPr>
        <w:pStyle w:val="Heading2"/>
        <w:jc w:val="both"/>
      </w:pPr>
      <w:bookmarkStart w:id="7320" w:name="_Annex_J:_Trafficking"/>
      <w:bookmarkStart w:id="7321" w:name="_Toc222754829"/>
      <w:bookmarkEnd w:id="7320"/>
      <w:r w:rsidRPr="00CD5AC6">
        <w:t xml:space="preserve">Annex </w:t>
      </w:r>
      <w:r>
        <w:t>J</w:t>
      </w:r>
      <w:r w:rsidRPr="00CD5AC6">
        <w:t xml:space="preserve">: </w:t>
      </w:r>
      <w:r>
        <w:t>Trafficking in Persons Po</w:t>
      </w:r>
      <w:r w:rsidRPr="00CD5AC6">
        <w:t>licy</w:t>
      </w:r>
      <w:bookmarkEnd w:id="7321"/>
    </w:p>
    <w:p w14:paraId="799F62EF" w14:textId="44824D40" w:rsidR="00BA6E81" w:rsidRPr="0064793A" w:rsidRDefault="00BA6E81" w:rsidP="00F6340B">
      <w:pPr>
        <w:pStyle w:val="Heading4"/>
        <w:rPr>
          <w:szCs w:val="26"/>
        </w:rPr>
      </w:pPr>
      <w:r w:rsidRPr="0064793A">
        <w:rPr>
          <w:szCs w:val="26"/>
        </w:rPr>
        <w:t>Purpose and Scope</w:t>
      </w:r>
    </w:p>
    <w:p w14:paraId="71E2338C" w14:textId="78923BF4" w:rsidR="000702AD" w:rsidRDefault="00BA6E81" w:rsidP="000A73E8">
      <w:pPr>
        <w:spacing w:line="360" w:lineRule="auto"/>
        <w:jc w:val="both"/>
        <w:rPr>
          <w:rFonts w:cs="Times New Roman"/>
        </w:rPr>
      </w:pPr>
      <w:r w:rsidRPr="00D57F7F">
        <w:rPr>
          <w:rFonts w:cs="Times New Roman"/>
        </w:rPr>
        <w:t>This</w:t>
      </w:r>
      <w:r w:rsidRPr="000A73E8">
        <w:rPr>
          <w:rFonts w:cs="Times New Roman"/>
        </w:rPr>
        <w:t xml:space="preserve"> </w:t>
      </w:r>
      <w:r w:rsidR="000702AD" w:rsidRPr="000A73E8">
        <w:rPr>
          <w:rFonts w:cs="Times New Roman"/>
        </w:rPr>
        <w:t xml:space="preserve">policy applies to all Partners of the Americas (Partners) Affiliates, as defined below under </w:t>
      </w:r>
      <w:hyperlink w:anchor="_Toc40479674">
        <w:r w:rsidR="000702AD" w:rsidRPr="000A73E8">
          <w:rPr>
            <w:rStyle w:val="Hyperlink"/>
            <w:rFonts w:cs="Times New Roman"/>
          </w:rPr>
          <w:t>4. Definitions</w:t>
        </w:r>
      </w:hyperlink>
      <w:r w:rsidR="000702AD" w:rsidRPr="000A73E8">
        <w:rPr>
          <w:rFonts w:cs="Times New Roman"/>
        </w:rPr>
        <w:t>. This policy provides an analytical framework to ensure that Partners programs comply with the Victims of Trafficking and Violence Protection Act of 2000, as amended (TVPA). TVPA provides tools to combat trafficking in persons (TIP) both worldwide and domestically. Partners maintains a zero-tolerance policy against TIP. Partners will apply this policy to ensure risks associated with TIP are minimized in all operations both in the U.S. and abroad. This policy is meant to provide a general guidance and to comply with U.S. Government regulations, donor requirements, and all other applicable local laws. This policy sets forth the expectations Partners as an organization has to ensure Partners Affiliates avoid engagement of, complicity in, or benefiting from human trafficking.</w:t>
      </w:r>
    </w:p>
    <w:p w14:paraId="1D130876" w14:textId="77777777" w:rsidR="000A73E8" w:rsidRPr="000A73E8" w:rsidRDefault="000A73E8" w:rsidP="008854FC">
      <w:pPr>
        <w:spacing w:line="360" w:lineRule="auto"/>
        <w:jc w:val="both"/>
        <w:rPr>
          <w:rFonts w:cs="Times New Roman"/>
        </w:rPr>
      </w:pPr>
    </w:p>
    <w:p w14:paraId="0DE0764D" w14:textId="77777777" w:rsidR="000702AD" w:rsidRPr="000A73E8" w:rsidRDefault="000702AD" w:rsidP="008854FC">
      <w:pPr>
        <w:spacing w:line="360" w:lineRule="auto"/>
        <w:jc w:val="both"/>
        <w:rPr>
          <w:rFonts w:cs="Times New Roman"/>
        </w:rPr>
      </w:pPr>
      <w:r w:rsidRPr="000A73E8">
        <w:rPr>
          <w:rFonts w:cs="Times New Roman"/>
        </w:rPr>
        <w:t>This procedure implements FAR 52.222-50, mandatory provision of M15 Standard Provisions for U.S. Nongovernmental Organizations, and the Depart of Labor’s Management Procedures &amp; Guidelines (MPG) for Cooperative Agreements which require implementers of U.S. Government contracts and cooperative agreements to administer policies and procedures to prevent human trafficking.</w:t>
      </w:r>
    </w:p>
    <w:p w14:paraId="772725EF" w14:textId="77777777" w:rsidR="000702AD" w:rsidRPr="0064793A" w:rsidRDefault="000702AD" w:rsidP="00F6340B">
      <w:pPr>
        <w:pStyle w:val="Heading4"/>
        <w:rPr>
          <w:szCs w:val="26"/>
        </w:rPr>
      </w:pPr>
      <w:bookmarkStart w:id="7322" w:name="_Toc128482896"/>
      <w:r w:rsidRPr="0064793A">
        <w:rPr>
          <w:szCs w:val="26"/>
        </w:rPr>
        <w:t>Compliance and Responsibility</w:t>
      </w:r>
      <w:bookmarkEnd w:id="7322"/>
      <w:r w:rsidRPr="0064793A">
        <w:rPr>
          <w:szCs w:val="26"/>
        </w:rPr>
        <w:t xml:space="preserve"> </w:t>
      </w:r>
    </w:p>
    <w:p w14:paraId="33E74A58" w14:textId="77777777" w:rsidR="000702AD" w:rsidRPr="000A73E8" w:rsidRDefault="000702AD" w:rsidP="008854FC">
      <w:pPr>
        <w:spacing w:line="360" w:lineRule="auto"/>
        <w:jc w:val="both"/>
        <w:rPr>
          <w:rFonts w:cs="Times New Roman"/>
        </w:rPr>
      </w:pPr>
      <w:r w:rsidRPr="000A73E8">
        <w:rPr>
          <w:rFonts w:cs="Times New Roman"/>
        </w:rPr>
        <w:t>This policy also applies to all Partners Affiliates, defined as:</w:t>
      </w:r>
    </w:p>
    <w:p w14:paraId="4B1BEA02" w14:textId="77777777" w:rsidR="000702AD" w:rsidRPr="000A73E8" w:rsidRDefault="000702AD" w:rsidP="008854FC">
      <w:pPr>
        <w:pStyle w:val="ListParagraph"/>
        <w:numPr>
          <w:ilvl w:val="0"/>
          <w:numId w:val="134"/>
        </w:numPr>
        <w:spacing w:after="200" w:line="360" w:lineRule="auto"/>
        <w:jc w:val="both"/>
        <w:rPr>
          <w:rFonts w:cs="Times New Roman"/>
        </w:rPr>
      </w:pPr>
      <w:r w:rsidRPr="000A73E8">
        <w:rPr>
          <w:rFonts w:cs="Times New Roman"/>
        </w:rPr>
        <w:t>All staff (full-time, part-time, international, and national), and those engaged on short-term contracts (e.g., consultants, facilitators, mentors, sub-contractors, researchers, etc.);</w:t>
      </w:r>
    </w:p>
    <w:p w14:paraId="08ED38FB" w14:textId="77777777" w:rsidR="000702AD" w:rsidRPr="000A73E8" w:rsidRDefault="000702AD" w:rsidP="008854FC">
      <w:pPr>
        <w:pStyle w:val="ListParagraph"/>
        <w:numPr>
          <w:ilvl w:val="0"/>
          <w:numId w:val="134"/>
        </w:numPr>
        <w:spacing w:after="200" w:line="360" w:lineRule="auto"/>
        <w:jc w:val="both"/>
        <w:rPr>
          <w:rFonts w:cs="Times New Roman"/>
        </w:rPr>
      </w:pPr>
      <w:r w:rsidRPr="000A73E8">
        <w:rPr>
          <w:rFonts w:cs="Times New Roman"/>
        </w:rPr>
        <w:t>Volunteers, board members, trustees; and</w:t>
      </w:r>
    </w:p>
    <w:p w14:paraId="0FAF9807" w14:textId="77777777" w:rsidR="000702AD" w:rsidRPr="000A73E8" w:rsidRDefault="000702AD" w:rsidP="008854FC">
      <w:pPr>
        <w:pStyle w:val="ListParagraph"/>
        <w:numPr>
          <w:ilvl w:val="0"/>
          <w:numId w:val="134"/>
        </w:numPr>
        <w:spacing w:after="200" w:line="360" w:lineRule="auto"/>
        <w:jc w:val="both"/>
        <w:rPr>
          <w:rFonts w:cs="Times New Roman"/>
        </w:rPr>
      </w:pPr>
      <w:r w:rsidRPr="000A73E8">
        <w:rPr>
          <w:rFonts w:cs="Times New Roman"/>
        </w:rPr>
        <w:t>Partner organizations who have a formal/contractual relationship with Partners .</w:t>
      </w:r>
    </w:p>
    <w:p w14:paraId="5E6809C6" w14:textId="77777777" w:rsidR="000702AD" w:rsidRPr="000A73E8" w:rsidRDefault="000702AD" w:rsidP="008854FC">
      <w:pPr>
        <w:spacing w:line="360" w:lineRule="auto"/>
        <w:jc w:val="both"/>
        <w:rPr>
          <w:rFonts w:cs="Times New Roman"/>
        </w:rPr>
      </w:pPr>
      <w:r w:rsidRPr="000A73E8">
        <w:rPr>
          <w:rFonts w:cs="Times New Roman"/>
        </w:rPr>
        <w:t>Senior Directors at home office and the field office Chief of Party (COP)/Project Director (PD) are responsible for ensuring customization, implementation, and monitoring of the Trafficking in Persons (TIP) compliance plan. The COP/PD is also responsible for certifying the TIP compliance plan on an annual basis on the contract/agreement anniversary date.</w:t>
      </w:r>
    </w:p>
    <w:p w14:paraId="584BEAD6" w14:textId="77777777" w:rsidR="000702AD" w:rsidRPr="0064793A" w:rsidRDefault="000702AD" w:rsidP="00F6340B">
      <w:pPr>
        <w:pStyle w:val="Heading4"/>
        <w:rPr>
          <w:szCs w:val="26"/>
        </w:rPr>
      </w:pPr>
      <w:bookmarkStart w:id="7323" w:name="_Toc128482897"/>
      <w:r w:rsidRPr="0064793A">
        <w:rPr>
          <w:szCs w:val="26"/>
        </w:rPr>
        <w:t>Order of Precedence</w:t>
      </w:r>
      <w:bookmarkEnd w:id="7323"/>
      <w:r w:rsidRPr="0064793A">
        <w:rPr>
          <w:szCs w:val="26"/>
        </w:rPr>
        <w:t xml:space="preserve"> </w:t>
      </w:r>
    </w:p>
    <w:p w14:paraId="737D01E2" w14:textId="77777777" w:rsidR="000702AD" w:rsidRPr="000A73E8" w:rsidRDefault="000702AD" w:rsidP="008854FC">
      <w:pPr>
        <w:spacing w:line="360" w:lineRule="auto"/>
        <w:jc w:val="both"/>
        <w:rPr>
          <w:rFonts w:cs="Times New Roman"/>
        </w:rPr>
      </w:pPr>
      <w:r w:rsidRPr="000A73E8">
        <w:rPr>
          <w:rFonts w:cs="Times New Roman"/>
        </w:rPr>
        <w:t>If any conflicts occur between this policy and donor requirement, the issue shall be resolved by giving precedence in the following order:</w:t>
      </w:r>
    </w:p>
    <w:p w14:paraId="1DBE3BC2" w14:textId="77777777" w:rsidR="000702AD" w:rsidRPr="000A73E8" w:rsidRDefault="000702AD" w:rsidP="008854FC">
      <w:pPr>
        <w:pStyle w:val="ListParagraph"/>
        <w:numPr>
          <w:ilvl w:val="0"/>
          <w:numId w:val="168"/>
        </w:numPr>
        <w:spacing w:after="200" w:line="360" w:lineRule="auto"/>
        <w:jc w:val="both"/>
        <w:rPr>
          <w:rFonts w:cs="Times New Roman"/>
        </w:rPr>
      </w:pPr>
      <w:r w:rsidRPr="000A73E8">
        <w:rPr>
          <w:rFonts w:cs="Times New Roman"/>
        </w:rPr>
        <w:t>Requirements according to the donor (if the Partners Affiliate works on a U.S. Government-funded project)</w:t>
      </w:r>
    </w:p>
    <w:p w14:paraId="2607304F" w14:textId="77777777" w:rsidR="000702AD" w:rsidRPr="000A73E8" w:rsidRDefault="000702AD" w:rsidP="008854FC">
      <w:pPr>
        <w:pStyle w:val="ListParagraph"/>
        <w:numPr>
          <w:ilvl w:val="0"/>
          <w:numId w:val="168"/>
        </w:numPr>
        <w:spacing w:after="200" w:line="360" w:lineRule="auto"/>
        <w:jc w:val="both"/>
        <w:rPr>
          <w:rFonts w:cs="Times New Roman"/>
        </w:rPr>
      </w:pPr>
      <w:r w:rsidRPr="000A73E8">
        <w:rPr>
          <w:rFonts w:cs="Times New Roman"/>
        </w:rPr>
        <w:t>Partners ’s TIP Policy</w:t>
      </w:r>
    </w:p>
    <w:p w14:paraId="7CD50E54" w14:textId="77777777" w:rsidR="000702AD" w:rsidRPr="001327A0" w:rsidRDefault="000702AD" w:rsidP="00F6340B">
      <w:pPr>
        <w:pStyle w:val="Heading4"/>
        <w:rPr>
          <w:rStyle w:val="Heading3Char"/>
          <w:b/>
          <w:bCs/>
        </w:rPr>
      </w:pPr>
      <w:bookmarkStart w:id="7324" w:name="_Toc128482898"/>
      <w:r w:rsidRPr="0064793A">
        <w:rPr>
          <w:szCs w:val="26"/>
        </w:rPr>
        <w:t>Definitions</w:t>
      </w:r>
      <w:bookmarkEnd w:id="7324"/>
    </w:p>
    <w:p w14:paraId="14939F3C" w14:textId="77777777" w:rsidR="000702AD" w:rsidRPr="000A73E8" w:rsidRDefault="000702AD" w:rsidP="008854FC">
      <w:pPr>
        <w:spacing w:line="360" w:lineRule="auto"/>
        <w:jc w:val="both"/>
        <w:rPr>
          <w:rFonts w:cs="Times New Roman"/>
        </w:rPr>
      </w:pPr>
      <w:r w:rsidRPr="000A73E8">
        <w:rPr>
          <w:rFonts w:cs="Times New Roman"/>
        </w:rPr>
        <w:t>For the purposes of this policy, Partners uses the TVPA and U.S. Department of State Office to Monitor and Combat Trafficking in Persons in defining the following terms:</w:t>
      </w:r>
    </w:p>
    <w:p w14:paraId="7E5077DE"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Partners Affiliate</w:t>
      </w:r>
      <w:r w:rsidRPr="000A73E8">
        <w:rPr>
          <w:rFonts w:cs="Times New Roman"/>
        </w:rPr>
        <w:t xml:space="preserve">: Any employee, non-employee, members of the Board of Directors, individuals of a partner organization with a contractual relationship to Partners, or members of the Partners network, including but not limited to consultants, volunteers, and Chapter members, implementing programs on behalf of Partners HQ. </w:t>
      </w:r>
    </w:p>
    <w:p w14:paraId="70136CE4" w14:textId="77777777" w:rsidR="000702AD" w:rsidRPr="000A73E8" w:rsidRDefault="000702AD" w:rsidP="008854FC">
      <w:pPr>
        <w:pStyle w:val="ListParagraph"/>
        <w:spacing w:line="360" w:lineRule="auto"/>
        <w:ind w:left="360"/>
        <w:jc w:val="both"/>
        <w:rPr>
          <w:rFonts w:cs="Times New Roman"/>
        </w:rPr>
      </w:pPr>
    </w:p>
    <w:p w14:paraId="344560BD"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Bonded Labor or Debt Bondage:</w:t>
      </w:r>
      <w:r w:rsidRPr="000A73E8">
        <w:rPr>
          <w:rFonts w:cs="Times New Roman"/>
        </w:rPr>
        <w:t xml:space="preserve">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649CFA84" w14:textId="77777777" w:rsidR="000702AD" w:rsidRPr="000A73E8" w:rsidRDefault="000702AD" w:rsidP="008854FC">
      <w:pPr>
        <w:pStyle w:val="ListParagraph"/>
        <w:spacing w:line="360" w:lineRule="auto"/>
        <w:jc w:val="both"/>
        <w:rPr>
          <w:rFonts w:cs="Times New Roman"/>
          <w:b/>
          <w:bCs/>
        </w:rPr>
      </w:pPr>
    </w:p>
    <w:p w14:paraId="75437B35"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Child or “Children:</w:t>
      </w:r>
      <w:r w:rsidRPr="000A73E8">
        <w:rPr>
          <w:rFonts w:cs="Times New Roman"/>
        </w:rPr>
        <w:t xml:space="preserve"> A child or children are defined as persons who have not attained 18 years of age, irrespective of local country definitions of when a child reaches adulthood.</w:t>
      </w:r>
    </w:p>
    <w:p w14:paraId="38DA979E" w14:textId="77777777" w:rsidR="000702AD" w:rsidRPr="000A73E8" w:rsidRDefault="000702AD" w:rsidP="008854FC">
      <w:pPr>
        <w:pStyle w:val="ListParagraph"/>
        <w:spacing w:line="360" w:lineRule="auto"/>
        <w:jc w:val="both"/>
        <w:rPr>
          <w:rFonts w:cs="Times New Roman"/>
          <w:b/>
          <w:bCs/>
        </w:rPr>
      </w:pPr>
    </w:p>
    <w:p w14:paraId="34F74983"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 xml:space="preserve">Child Sex Trafficking: </w:t>
      </w:r>
      <w:r w:rsidRPr="000A73E8">
        <w:rPr>
          <w:rFonts w:cs="Times New Roman"/>
        </w:rPr>
        <w:t>Any child (under the age of 18) who has been recruited, enticed, harbored, transported, provided, obtained, advertised, maintained, patronized, or solicited to engage in a commercial sex act is a victim of human trafficking regardless of whether or not force, fraud, or coercion is used. The use of children in the commercial sex trade is prohibited both under U.S. law and by legislation in most countries around the world.</w:t>
      </w:r>
    </w:p>
    <w:p w14:paraId="0DCBFA83" w14:textId="77777777" w:rsidR="000702AD" w:rsidRPr="000A73E8" w:rsidRDefault="000702AD" w:rsidP="008854FC">
      <w:pPr>
        <w:pStyle w:val="ListParagraph"/>
        <w:spacing w:line="360" w:lineRule="auto"/>
        <w:jc w:val="both"/>
        <w:rPr>
          <w:rFonts w:cs="Times New Roman"/>
          <w:b/>
        </w:rPr>
      </w:pPr>
    </w:p>
    <w:p w14:paraId="655637D9"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Complainant</w:t>
      </w:r>
      <w:r w:rsidRPr="000A73E8">
        <w:rPr>
          <w:rFonts w:cs="Times New Roman"/>
        </w:rPr>
        <w:t>: The person reporting (or “making a complaint” about) TIP. This could be the victim or another person who becomes aware of the wrongdoing.</w:t>
      </w:r>
    </w:p>
    <w:p w14:paraId="37A96BE1" w14:textId="77777777" w:rsidR="000702AD" w:rsidRPr="000A73E8" w:rsidRDefault="000702AD" w:rsidP="008854FC">
      <w:pPr>
        <w:pStyle w:val="ListParagraph"/>
        <w:spacing w:line="360" w:lineRule="auto"/>
        <w:jc w:val="both"/>
        <w:rPr>
          <w:rFonts w:cs="Times New Roman"/>
          <w:b/>
        </w:rPr>
      </w:pPr>
    </w:p>
    <w:p w14:paraId="799C6DBA"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Complaint</w:t>
      </w:r>
      <w:r w:rsidRPr="000A73E8">
        <w:rPr>
          <w:rFonts w:cs="Times New Roman"/>
        </w:rPr>
        <w:t>: The report of an incident of TIP.</w:t>
      </w:r>
    </w:p>
    <w:p w14:paraId="012A745B" w14:textId="77777777" w:rsidR="000702AD" w:rsidRPr="000A73E8" w:rsidRDefault="000702AD" w:rsidP="008854FC">
      <w:pPr>
        <w:pStyle w:val="ListParagraph"/>
        <w:spacing w:line="360" w:lineRule="auto"/>
        <w:jc w:val="both"/>
        <w:rPr>
          <w:rFonts w:cs="Times New Roman"/>
          <w:b/>
          <w:bCs/>
        </w:rPr>
      </w:pPr>
    </w:p>
    <w:p w14:paraId="54BE7D3B"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Complaint’s procedure</w:t>
      </w:r>
      <w:r w:rsidRPr="000A73E8">
        <w:rPr>
          <w:rFonts w:cs="Times New Roman"/>
        </w:rPr>
        <w:t>: A framework that describes the course of action for receiving and processing allegations of TIP. This includes systems for processing complaints within an organization.</w:t>
      </w:r>
    </w:p>
    <w:p w14:paraId="2AD726CA" w14:textId="77777777" w:rsidR="000702AD" w:rsidRPr="000A73E8" w:rsidRDefault="000702AD" w:rsidP="008854FC">
      <w:pPr>
        <w:pStyle w:val="ListParagraph"/>
        <w:spacing w:line="360" w:lineRule="auto"/>
        <w:jc w:val="both"/>
        <w:rPr>
          <w:rFonts w:cs="Times New Roman"/>
          <w:b/>
          <w:bCs/>
        </w:rPr>
      </w:pPr>
    </w:p>
    <w:p w14:paraId="1AF7D6F9"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 xml:space="preserve">Domestic Servitude: </w:t>
      </w:r>
      <w:r w:rsidRPr="000A73E8">
        <w:rPr>
          <w:rFonts w:cs="Times New Roman"/>
        </w:rPr>
        <w:t>A form of forced labor in which the trafficker requires a victim to perform work in a private residence. Domestic workplaces are often informal, connected to off duty living quarters, and not shared with other workers. Such an environment is conducive to exploitation because authorities cannot inspect private homes as easily as formal workplaces. The use of informal, or even verbal, employment contracts compounds vulnerability. Foreign domestic workers are particularly vulnerable to abuse due to factors such as language and cultural barriers and lack of community ties.</w:t>
      </w:r>
    </w:p>
    <w:p w14:paraId="30FEBBCA" w14:textId="77777777" w:rsidR="000702AD" w:rsidRPr="000A73E8" w:rsidRDefault="000702AD" w:rsidP="008854FC">
      <w:pPr>
        <w:pStyle w:val="ListParagraph"/>
        <w:spacing w:line="360" w:lineRule="auto"/>
        <w:jc w:val="both"/>
        <w:rPr>
          <w:rFonts w:cs="Times New Roman"/>
        </w:rPr>
      </w:pPr>
    </w:p>
    <w:p w14:paraId="37770A1A"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Exploitation:</w:t>
      </w:r>
      <w:r w:rsidRPr="000A73E8">
        <w:rPr>
          <w:rFonts w:cs="Times New Roman"/>
        </w:rPr>
        <w:t xml:space="preserve"> includes, at a minimum, the exploitation of the prostitution of others or other forms of sexual exploitation, forced labor or services, slavery, or practices similar to slavery, servitude, or the removal of organs. The recruitment, transportation, transfer, harboring, or receipt of someone under the age of 18 for the purpose of exploitation is considered “trafficking in persons”.</w:t>
      </w:r>
    </w:p>
    <w:p w14:paraId="6CCB597D" w14:textId="77777777" w:rsidR="000702AD" w:rsidRPr="000A73E8" w:rsidRDefault="000702AD" w:rsidP="008854FC">
      <w:pPr>
        <w:pStyle w:val="ListParagraph"/>
        <w:spacing w:line="360" w:lineRule="auto"/>
        <w:jc w:val="both"/>
        <w:rPr>
          <w:rFonts w:cs="Times New Roman"/>
          <w:b/>
          <w:bCs/>
        </w:rPr>
      </w:pPr>
    </w:p>
    <w:p w14:paraId="50350CA4"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Forced Child Labor:</w:t>
      </w:r>
      <w:r w:rsidRPr="000A73E8">
        <w:rPr>
          <w:rFonts w:cs="Times New Roman"/>
        </w:rPr>
        <w:t xml:space="preserve"> Although children may legally engage in certain forms of work, forms of slavery or slave-like practices – including the sale of children for exploitation, forced or compulsory child labor, and debt bondage and serfdom of children – continue to exist, despite legal prohibitions and widespread condemnation.</w:t>
      </w:r>
    </w:p>
    <w:p w14:paraId="1E32CFB7" w14:textId="77777777" w:rsidR="000702AD" w:rsidRPr="000A73E8" w:rsidRDefault="000702AD" w:rsidP="008854FC">
      <w:pPr>
        <w:pStyle w:val="ListParagraph"/>
        <w:spacing w:line="360" w:lineRule="auto"/>
        <w:jc w:val="both"/>
        <w:rPr>
          <w:rFonts w:cs="Times New Roman"/>
          <w:b/>
          <w:bCs/>
        </w:rPr>
      </w:pPr>
    </w:p>
    <w:p w14:paraId="1E5754AF"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Forced Labor:</w:t>
      </w:r>
      <w:r w:rsidRPr="000A73E8">
        <w:rPr>
          <w:rFonts w:cs="Times New Roman"/>
        </w:rPr>
        <w:t xml:space="preserve"> Means knowingly providing or obtaining the labor or services of a person: </w:t>
      </w:r>
    </w:p>
    <w:p w14:paraId="17586FB4" w14:textId="77777777" w:rsidR="000702AD" w:rsidRPr="000A73E8" w:rsidRDefault="000702AD" w:rsidP="008854FC">
      <w:pPr>
        <w:pStyle w:val="ListParagraph"/>
        <w:numPr>
          <w:ilvl w:val="1"/>
          <w:numId w:val="164"/>
        </w:numPr>
        <w:spacing w:after="200" w:line="360" w:lineRule="auto"/>
        <w:jc w:val="both"/>
        <w:rPr>
          <w:rFonts w:cs="Times New Roman"/>
        </w:rPr>
      </w:pPr>
      <w:r w:rsidRPr="000A73E8">
        <w:rPr>
          <w:rFonts w:cs="Times New Roman"/>
        </w:rPr>
        <w:t xml:space="preserve">By threats of serious harm to, or physical restraint against, that person or another person; </w:t>
      </w:r>
    </w:p>
    <w:p w14:paraId="36C213B9" w14:textId="77777777" w:rsidR="000702AD" w:rsidRPr="000A73E8" w:rsidRDefault="000702AD" w:rsidP="008854FC">
      <w:pPr>
        <w:pStyle w:val="ListParagraph"/>
        <w:numPr>
          <w:ilvl w:val="1"/>
          <w:numId w:val="164"/>
        </w:numPr>
        <w:spacing w:after="200" w:line="360" w:lineRule="auto"/>
        <w:jc w:val="both"/>
        <w:rPr>
          <w:rFonts w:cs="Times New Roman"/>
        </w:rPr>
      </w:pPr>
      <w:r w:rsidRPr="000A73E8">
        <w:rPr>
          <w:rFonts w:cs="Times New Roman"/>
        </w:rPr>
        <w:t xml:space="preserve">By means of any scheme, plan, or pattern intended to cause the person to believe that, if the person did not perform such labor or services, that person or another person would suffer serious harm or physical restraint; or </w:t>
      </w:r>
    </w:p>
    <w:p w14:paraId="4E7B770C" w14:textId="77777777" w:rsidR="000702AD" w:rsidRPr="000A73E8" w:rsidRDefault="000702AD" w:rsidP="008854FC">
      <w:pPr>
        <w:pStyle w:val="ListParagraph"/>
        <w:numPr>
          <w:ilvl w:val="1"/>
          <w:numId w:val="164"/>
        </w:numPr>
        <w:spacing w:after="200" w:line="360" w:lineRule="auto"/>
        <w:jc w:val="both"/>
        <w:rPr>
          <w:rFonts w:cs="Times New Roman"/>
        </w:rPr>
      </w:pPr>
      <w:r w:rsidRPr="000A73E8">
        <w:rPr>
          <w:rFonts w:cs="Times New Roman"/>
        </w:rPr>
        <w:t>By means of the abuse or threatened abuse of law or the legal process.</w:t>
      </w:r>
    </w:p>
    <w:p w14:paraId="7192F534" w14:textId="77777777" w:rsidR="000702AD" w:rsidRPr="000A73E8" w:rsidRDefault="000702AD" w:rsidP="008854FC">
      <w:pPr>
        <w:pStyle w:val="ListParagraph"/>
        <w:spacing w:line="360" w:lineRule="auto"/>
        <w:jc w:val="both"/>
        <w:rPr>
          <w:rFonts w:cs="Times New Roman"/>
          <w:b/>
          <w:bCs/>
        </w:rPr>
      </w:pPr>
    </w:p>
    <w:p w14:paraId="2DD5B0AC"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Human trafficking</w:t>
      </w:r>
      <w:r w:rsidRPr="000A73E8">
        <w:rPr>
          <w:rFonts w:cs="Times New Roman"/>
        </w:rPr>
        <w:t>: Refers to recruiting, harboring, transporting, providing, or obtaining a person for compelled labor or commercial sex acts through the use of force, fraud, or coercion. Human trafficking can include, but does not require, movement. People may be considered trafficking victims regardless of whether they were born into a state of servitude, were transported to the exploitative situation, previously consented to work for a trafficker, or participated in a crime as a direct result of being trafficked. At the heart of this phenomenon is the traffickers’ goal of exploiting and enslaving their victims and the coercive and deceptive practices they use.</w:t>
      </w:r>
    </w:p>
    <w:p w14:paraId="79E775CC" w14:textId="77777777" w:rsidR="000702AD" w:rsidRPr="000A73E8" w:rsidRDefault="000702AD" w:rsidP="008854FC">
      <w:pPr>
        <w:pStyle w:val="ListParagraph"/>
        <w:spacing w:line="360" w:lineRule="auto"/>
        <w:ind w:left="360"/>
        <w:jc w:val="both"/>
        <w:rPr>
          <w:rFonts w:cs="Times New Roman"/>
        </w:rPr>
      </w:pPr>
    </w:p>
    <w:p w14:paraId="3F9EFF9B"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Incident</w:t>
      </w:r>
      <w:r w:rsidRPr="000A73E8">
        <w:rPr>
          <w:rFonts w:cs="Times New Roman"/>
        </w:rPr>
        <w:t>: Instances of TIP.</w:t>
      </w:r>
    </w:p>
    <w:p w14:paraId="51C0B7BF" w14:textId="77777777" w:rsidR="000702AD" w:rsidRPr="000A73E8" w:rsidRDefault="000702AD" w:rsidP="008854FC">
      <w:pPr>
        <w:pStyle w:val="ListParagraph"/>
        <w:spacing w:line="360" w:lineRule="auto"/>
        <w:ind w:left="360"/>
        <w:jc w:val="both"/>
        <w:rPr>
          <w:rFonts w:cs="Times New Roman"/>
        </w:rPr>
      </w:pPr>
    </w:p>
    <w:p w14:paraId="6955FD71"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Partner Organizations</w:t>
      </w:r>
      <w:r w:rsidRPr="000A73E8">
        <w:rPr>
          <w:rFonts w:cs="Times New Roman"/>
        </w:rPr>
        <w:t>: Any organization that has a contractual relationship with Partners, including subcontractors and sub-awardees.</w:t>
      </w:r>
    </w:p>
    <w:p w14:paraId="22E8B6D6" w14:textId="77777777" w:rsidR="000702AD" w:rsidRPr="000A73E8" w:rsidRDefault="000702AD" w:rsidP="008854FC">
      <w:pPr>
        <w:pStyle w:val="ListParagraph"/>
        <w:spacing w:line="360" w:lineRule="auto"/>
        <w:jc w:val="both"/>
        <w:rPr>
          <w:rFonts w:cs="Times New Roman"/>
          <w:b/>
          <w:bCs/>
        </w:rPr>
      </w:pPr>
    </w:p>
    <w:p w14:paraId="54BB00F7"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 xml:space="preserve">Severe forms of trafficking in persons: </w:t>
      </w:r>
    </w:p>
    <w:p w14:paraId="2520D9AD" w14:textId="77777777" w:rsidR="000702AD" w:rsidRPr="000A73E8" w:rsidRDefault="000702AD" w:rsidP="008854FC">
      <w:pPr>
        <w:pStyle w:val="ListParagraph"/>
        <w:numPr>
          <w:ilvl w:val="1"/>
          <w:numId w:val="164"/>
        </w:numPr>
        <w:spacing w:after="200" w:line="360" w:lineRule="auto"/>
        <w:jc w:val="both"/>
        <w:rPr>
          <w:rFonts w:cs="Times New Roman"/>
        </w:rPr>
      </w:pPr>
      <w:r w:rsidRPr="000A73E8">
        <w:rPr>
          <w:rFonts w:cs="Times New Roman"/>
        </w:rPr>
        <w:t xml:space="preserve">Sex trafficking in which a commercial sex act is induced by force, fraud, or coercion, or in which the person induced to perform such act has not attained 18 years of age; or </w:t>
      </w:r>
    </w:p>
    <w:p w14:paraId="784B826F" w14:textId="77777777" w:rsidR="000702AD" w:rsidRPr="000A73E8" w:rsidRDefault="000702AD" w:rsidP="008854FC">
      <w:pPr>
        <w:pStyle w:val="ListParagraph"/>
        <w:numPr>
          <w:ilvl w:val="1"/>
          <w:numId w:val="164"/>
        </w:numPr>
        <w:spacing w:after="200" w:line="360" w:lineRule="auto"/>
        <w:jc w:val="both"/>
        <w:rPr>
          <w:rFonts w:cs="Times New Roman"/>
        </w:rPr>
      </w:pPr>
      <w:r w:rsidRPr="000A73E8">
        <w:rPr>
          <w:rFonts w:cs="Times New Roman"/>
        </w:rPr>
        <w:t>The recruitment, harboring, transportation, provision, or obtaining of a person for labor or services, through the use of force, fraud, or coercion for the purpose of subjection to involuntary servitude, peonage, debt bondage, or slavery.”</w:t>
      </w:r>
    </w:p>
    <w:p w14:paraId="03D7CC32" w14:textId="77777777" w:rsidR="000702AD" w:rsidRPr="000A73E8" w:rsidRDefault="000702AD" w:rsidP="008854FC">
      <w:pPr>
        <w:pStyle w:val="ListParagraph"/>
        <w:spacing w:line="360" w:lineRule="auto"/>
        <w:jc w:val="both"/>
        <w:rPr>
          <w:rFonts w:cs="Times New Roman"/>
          <w:b/>
          <w:bCs/>
        </w:rPr>
      </w:pPr>
    </w:p>
    <w:p w14:paraId="08C154FD"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Sex Trafficking:</w:t>
      </w:r>
      <w:r w:rsidRPr="000A73E8">
        <w:rPr>
          <w:rFonts w:cs="Times New Roman"/>
        </w:rPr>
        <w:t xml:space="preserve"> When a person is required to engage in a commercial sex act as the result of force, threats of force, fraud, coercion, or any combination of such means, that person is a victim of human trafficking. This is true even if the victim previously consented to engage in commercial sex.</w:t>
      </w:r>
    </w:p>
    <w:p w14:paraId="7BE61193" w14:textId="77777777" w:rsidR="000702AD" w:rsidRPr="000A73E8" w:rsidRDefault="000702AD" w:rsidP="008854FC">
      <w:pPr>
        <w:pStyle w:val="ListParagraph"/>
        <w:spacing w:line="360" w:lineRule="auto"/>
        <w:ind w:left="360"/>
        <w:jc w:val="both"/>
        <w:rPr>
          <w:rFonts w:cs="Times New Roman"/>
        </w:rPr>
      </w:pPr>
    </w:p>
    <w:p w14:paraId="443D1FED"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Trafficking in persons:</w:t>
      </w:r>
      <w:r w:rsidRPr="000A73E8">
        <w:rPr>
          <w:rFonts w:cs="Times New Roman"/>
        </w:rPr>
        <w:t xml:space="preserve"> Means the recruitment, transportation (including failure to provide return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w:t>
      </w:r>
    </w:p>
    <w:p w14:paraId="77FE93BF" w14:textId="77777777" w:rsidR="000702AD" w:rsidRPr="000A73E8" w:rsidRDefault="000702AD" w:rsidP="008854FC">
      <w:pPr>
        <w:pStyle w:val="ListParagraph"/>
        <w:spacing w:line="360" w:lineRule="auto"/>
        <w:jc w:val="both"/>
        <w:rPr>
          <w:rFonts w:cs="Times New Roman"/>
        </w:rPr>
      </w:pPr>
    </w:p>
    <w:p w14:paraId="7C76FF9E" w14:textId="77777777" w:rsidR="000702AD" w:rsidRPr="000A73E8" w:rsidRDefault="000702AD" w:rsidP="008854FC">
      <w:pPr>
        <w:pStyle w:val="ListParagraph"/>
        <w:numPr>
          <w:ilvl w:val="0"/>
          <w:numId w:val="164"/>
        </w:numPr>
        <w:spacing w:after="200" w:line="360" w:lineRule="auto"/>
        <w:jc w:val="both"/>
        <w:rPr>
          <w:rFonts w:cs="Times New Roman"/>
        </w:rPr>
      </w:pPr>
      <w:r w:rsidRPr="000A73E8">
        <w:rPr>
          <w:rFonts w:cs="Times New Roman"/>
          <w:b/>
          <w:bCs/>
        </w:rPr>
        <w:t>Victim</w:t>
      </w:r>
      <w:r w:rsidRPr="000A73E8">
        <w:rPr>
          <w:rFonts w:cs="Times New Roman"/>
        </w:rPr>
        <w:t>: The person who is the subject of human trafficking. The term Victim is not meant to imply a lack of strength, resilience, or capacity to survive.</w:t>
      </w:r>
    </w:p>
    <w:p w14:paraId="7C394CB3" w14:textId="77777777" w:rsidR="000702AD" w:rsidRPr="001327A0" w:rsidRDefault="000702AD" w:rsidP="00F6340B">
      <w:pPr>
        <w:pStyle w:val="Heading4"/>
        <w:rPr>
          <w:rStyle w:val="Heading3Char"/>
          <w:b/>
          <w:bCs/>
        </w:rPr>
      </w:pPr>
      <w:bookmarkStart w:id="7325" w:name="_Toc128482899"/>
      <w:r w:rsidRPr="0064793A">
        <w:rPr>
          <w:szCs w:val="26"/>
        </w:rPr>
        <w:t>Policy</w:t>
      </w:r>
      <w:bookmarkEnd w:id="7325"/>
    </w:p>
    <w:p w14:paraId="3D407C6B" w14:textId="77777777" w:rsidR="000702AD" w:rsidRPr="000A73E8" w:rsidRDefault="000702AD" w:rsidP="008854FC">
      <w:pPr>
        <w:pBdr>
          <w:top w:val="nil"/>
          <w:left w:val="nil"/>
          <w:bottom w:val="nil"/>
          <w:right w:val="nil"/>
          <w:between w:val="nil"/>
        </w:pBdr>
        <w:spacing w:line="360" w:lineRule="auto"/>
        <w:jc w:val="both"/>
        <w:rPr>
          <w:rFonts w:cs="Times New Roman"/>
        </w:rPr>
      </w:pPr>
      <w:r w:rsidRPr="000A73E8">
        <w:rPr>
          <w:rFonts w:cs="Times New Roman"/>
        </w:rPr>
        <w:t xml:space="preserve">It is the policy of Partners to comply with laws and regulations prohibiting trafficking in persons. Partners staff and Partners Affiliates must avoid and are prohibited from active engagement, complicity in or benefiting from any practice that constitutes trafficking in persons. The consent of a victim of trafficking is irrelevant. </w:t>
      </w:r>
    </w:p>
    <w:p w14:paraId="6DF1E56B" w14:textId="77777777" w:rsidR="000702AD" w:rsidRPr="000A73E8" w:rsidRDefault="000702AD" w:rsidP="008854FC">
      <w:pPr>
        <w:pBdr>
          <w:top w:val="nil"/>
          <w:left w:val="nil"/>
          <w:bottom w:val="nil"/>
          <w:right w:val="nil"/>
          <w:between w:val="nil"/>
        </w:pBdr>
        <w:spacing w:line="360" w:lineRule="auto"/>
        <w:jc w:val="both"/>
        <w:rPr>
          <w:rFonts w:cs="Times New Roman"/>
        </w:rPr>
      </w:pPr>
    </w:p>
    <w:p w14:paraId="73FB1DD3" w14:textId="77777777" w:rsidR="000702AD" w:rsidRPr="000A73E8" w:rsidRDefault="000702AD" w:rsidP="008854FC">
      <w:pPr>
        <w:pBdr>
          <w:top w:val="nil"/>
          <w:left w:val="nil"/>
          <w:bottom w:val="nil"/>
          <w:right w:val="nil"/>
          <w:between w:val="nil"/>
        </w:pBdr>
        <w:spacing w:line="360" w:lineRule="auto"/>
        <w:jc w:val="both"/>
        <w:rPr>
          <w:rFonts w:cs="Times New Roman"/>
        </w:rPr>
      </w:pPr>
      <w:r w:rsidRPr="000A73E8">
        <w:rPr>
          <w:rFonts w:cs="Times New Roman"/>
        </w:rPr>
        <w:t>Furthermore, the Partners, its employees, subrecipients, subrecipients' employees, contractors and contractors’ employees may not engage in or use labor recruiters, brokers or other agents who engage in:</w:t>
      </w:r>
    </w:p>
    <w:p w14:paraId="03B40D7C" w14:textId="77777777" w:rsidR="000702AD" w:rsidRPr="000A73E8" w:rsidRDefault="000702AD" w:rsidP="008854FC">
      <w:pPr>
        <w:pStyle w:val="ListParagraph"/>
        <w:numPr>
          <w:ilvl w:val="0"/>
          <w:numId w:val="163"/>
        </w:numPr>
        <w:pBdr>
          <w:top w:val="nil"/>
          <w:left w:val="nil"/>
          <w:bottom w:val="nil"/>
          <w:right w:val="nil"/>
          <w:between w:val="nil"/>
        </w:pBdr>
        <w:spacing w:line="360" w:lineRule="auto"/>
        <w:jc w:val="both"/>
        <w:rPr>
          <w:rFonts w:cs="Times New Roman"/>
        </w:rPr>
      </w:pPr>
      <w:r w:rsidRPr="000A73E8">
        <w:rPr>
          <w:rFonts w:cs="Times New Roman"/>
        </w:rPr>
        <w:t>severe forms of trafficking in persons;</w:t>
      </w:r>
    </w:p>
    <w:p w14:paraId="2D75FBD4" w14:textId="77777777" w:rsidR="000702AD" w:rsidRPr="000A73E8" w:rsidRDefault="000702AD" w:rsidP="008854FC">
      <w:pPr>
        <w:pStyle w:val="ListParagraph"/>
        <w:numPr>
          <w:ilvl w:val="0"/>
          <w:numId w:val="163"/>
        </w:numPr>
        <w:pBdr>
          <w:top w:val="nil"/>
          <w:left w:val="nil"/>
          <w:bottom w:val="nil"/>
          <w:right w:val="nil"/>
          <w:between w:val="nil"/>
        </w:pBdr>
        <w:spacing w:line="360" w:lineRule="auto"/>
        <w:jc w:val="both"/>
        <w:rPr>
          <w:rFonts w:cs="Times New Roman"/>
        </w:rPr>
      </w:pPr>
      <w:r w:rsidRPr="000A73E8">
        <w:rPr>
          <w:rFonts w:cs="Times New Roman"/>
        </w:rPr>
        <w:t>the procurement of a commercial sex act during the period of time that the grant, contract, or cooperative agreement is in effect;</w:t>
      </w:r>
    </w:p>
    <w:p w14:paraId="224ACD2F" w14:textId="77777777" w:rsidR="000702AD" w:rsidRPr="000A73E8" w:rsidRDefault="000702AD" w:rsidP="008854FC">
      <w:pPr>
        <w:pStyle w:val="ListParagraph"/>
        <w:numPr>
          <w:ilvl w:val="0"/>
          <w:numId w:val="163"/>
        </w:numPr>
        <w:pBdr>
          <w:top w:val="nil"/>
          <w:left w:val="nil"/>
          <w:bottom w:val="nil"/>
          <w:right w:val="nil"/>
          <w:between w:val="nil"/>
        </w:pBdr>
        <w:spacing w:line="360" w:lineRule="auto"/>
        <w:jc w:val="both"/>
        <w:rPr>
          <w:rFonts w:cs="Times New Roman"/>
        </w:rPr>
      </w:pPr>
      <w:r w:rsidRPr="000A73E8">
        <w:rPr>
          <w:rFonts w:cs="Times New Roman"/>
        </w:rPr>
        <w:t>the use of forced labor in the performance of the grant, contract, or cooperative agreement; or acts that directly support or advance trafficking in persons.</w:t>
      </w:r>
    </w:p>
    <w:p w14:paraId="797623CE" w14:textId="63A342A1" w:rsidR="000702AD" w:rsidRPr="000A73E8" w:rsidRDefault="000702AD" w:rsidP="008854FC">
      <w:pPr>
        <w:pBdr>
          <w:top w:val="nil"/>
          <w:left w:val="nil"/>
          <w:bottom w:val="nil"/>
          <w:right w:val="nil"/>
          <w:between w:val="nil"/>
        </w:pBdr>
        <w:spacing w:line="360" w:lineRule="auto"/>
        <w:jc w:val="both"/>
        <w:rPr>
          <w:rFonts w:cs="Times New Roman"/>
        </w:rPr>
      </w:pPr>
      <w:r w:rsidRPr="000A73E8">
        <w:rPr>
          <w:rFonts w:cs="Times New Roman"/>
        </w:rPr>
        <w:t>Examples of conduct that would violate this policy because it contributes to trafficking in persons, include (but are not limited to):</w:t>
      </w:r>
    </w:p>
    <w:p w14:paraId="4448870D"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Procuring commercial sex acts;</w:t>
      </w:r>
    </w:p>
    <w:p w14:paraId="2D71E93F"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Using forced labor in the performance of any contract, cooperative agreement, or award;</w:t>
      </w:r>
    </w:p>
    <w:p w14:paraId="060DE278"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Destroying, concealing, confiscating, or otherwise denying any employee access to his or her identity or immigration documents, such as passports or drivers licenses;</w:t>
      </w:r>
    </w:p>
    <w:p w14:paraId="5DB5BB22"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Soliciting a person for the purpose of employment, or offering employment, by means of materially false or fraudulent pretenses, representations, or promises regarding that employment;</w:t>
      </w:r>
    </w:p>
    <w:p w14:paraId="1FD8E145"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Using misleading or fraudulent recruiting practices during the recruitment of employees or offering of employment/contract positions; such as failing to disclose, in a format and language accessible to the potential candidate, basic information or making material misrepresentations during the recruitment of candidates regarding the key terms and conditions, including wages and fringe benefits, the location of work, the living conditions, housing and associated costs (if provided by Partners ), any significant cost to be charged to the candidate, and, if applicable, the hazardous nature of the work;</w:t>
      </w:r>
    </w:p>
    <w:p w14:paraId="5E46C657"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Using recruiters that do not comply with local labor laws of the country in which the recruiting takes place;</w:t>
      </w:r>
    </w:p>
    <w:p w14:paraId="5C33F33C"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Charging applicants/candidates/employees recruitment fees or unreasonable placement fees;</w:t>
      </w:r>
    </w:p>
    <w:p w14:paraId="500739C2"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If required by law or contract, failing to provide return transportation, or failing to pay for the cost of return transportation upon the end of employment. Failing to provide return transportation or pay for return transportation costs to an employee from a country outside the United States to the country from which the employee was recruited upon the end of employment if requested by the employee, unless exempted from the requirement to provide or pay for such return transportation by the Federal department or agency providing or entering into the grant, contract, or cooperative agreement; or the employee is a victim of human trafficking seeking victim services or legal redress in the country of employment or a witness in a human trafficking enforcement action.;</w:t>
      </w:r>
    </w:p>
    <w:p w14:paraId="403FB612"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If required by law or contract, failing to provide or arrange housing that meets the host country housing and safety standards; or</w:t>
      </w:r>
    </w:p>
    <w:p w14:paraId="6738AE46" w14:textId="77777777" w:rsidR="000702AD" w:rsidRPr="000A73E8" w:rsidRDefault="000702AD" w:rsidP="008854FC">
      <w:pPr>
        <w:pStyle w:val="ListParagraph"/>
        <w:numPr>
          <w:ilvl w:val="0"/>
          <w:numId w:val="160"/>
        </w:numPr>
        <w:pBdr>
          <w:top w:val="nil"/>
          <w:left w:val="nil"/>
          <w:bottom w:val="nil"/>
          <w:right w:val="nil"/>
          <w:between w:val="nil"/>
        </w:pBdr>
        <w:spacing w:line="360" w:lineRule="auto"/>
        <w:jc w:val="both"/>
        <w:rPr>
          <w:rFonts w:cs="Times New Roman"/>
        </w:rPr>
      </w:pPr>
      <w:r w:rsidRPr="000A73E8">
        <w:rPr>
          <w:rFonts w:cs="Times New Roman"/>
        </w:rPr>
        <w:t>If required by law or contract, failing to provide an employment contract, recruitment agreement, or other required work document in writing.</w:t>
      </w:r>
    </w:p>
    <w:p w14:paraId="04829630" w14:textId="77777777" w:rsidR="000702AD" w:rsidRPr="000A73E8" w:rsidRDefault="000702AD" w:rsidP="008854FC">
      <w:pPr>
        <w:pBdr>
          <w:top w:val="nil"/>
          <w:left w:val="nil"/>
          <w:bottom w:val="nil"/>
          <w:right w:val="nil"/>
          <w:between w:val="nil"/>
        </w:pBdr>
        <w:spacing w:line="360" w:lineRule="auto"/>
        <w:jc w:val="both"/>
        <w:rPr>
          <w:rFonts w:cs="Times New Roman"/>
        </w:rPr>
      </w:pPr>
    </w:p>
    <w:p w14:paraId="1F702E14" w14:textId="79D50575" w:rsidR="000702AD" w:rsidRPr="000A73E8" w:rsidRDefault="000702AD" w:rsidP="008854FC">
      <w:pPr>
        <w:pBdr>
          <w:top w:val="nil"/>
          <w:left w:val="nil"/>
          <w:bottom w:val="nil"/>
          <w:right w:val="nil"/>
          <w:between w:val="nil"/>
        </w:pBdr>
        <w:spacing w:line="360" w:lineRule="auto"/>
        <w:jc w:val="both"/>
        <w:rPr>
          <w:rFonts w:cs="Times New Roman"/>
        </w:rPr>
      </w:pPr>
      <w:r w:rsidRPr="000A73E8">
        <w:rPr>
          <w:rFonts w:cs="Times New Roman"/>
        </w:rPr>
        <w:t>Partners Affiliates who violate this policy will be subject to discipline, up to termination, and may be subject to criminal prosecution. Partner Organization may have their agreements terminated, be prohibited from working with Partners in the future and/or be subject to criminal prosecution.</w:t>
      </w:r>
    </w:p>
    <w:p w14:paraId="2DA483F1" w14:textId="77777777" w:rsidR="000702AD" w:rsidRPr="0064793A" w:rsidRDefault="000702AD" w:rsidP="00F6340B">
      <w:pPr>
        <w:pStyle w:val="Heading4"/>
        <w:rPr>
          <w:szCs w:val="26"/>
        </w:rPr>
      </w:pPr>
      <w:bookmarkStart w:id="7326" w:name="_Toc128482900"/>
      <w:r w:rsidRPr="0064793A">
        <w:rPr>
          <w:szCs w:val="26"/>
        </w:rPr>
        <w:t>Counter-Trafficking in Persons Minimum Compliance Requirements</w:t>
      </w:r>
      <w:bookmarkEnd w:id="7326"/>
    </w:p>
    <w:p w14:paraId="46D9365D" w14:textId="2BD70836" w:rsidR="000702AD" w:rsidRPr="008854FC" w:rsidRDefault="000702AD" w:rsidP="008854FC">
      <w:pPr>
        <w:pBdr>
          <w:top w:val="nil"/>
          <w:left w:val="nil"/>
          <w:bottom w:val="nil"/>
          <w:right w:val="nil"/>
          <w:between w:val="nil"/>
        </w:pBdr>
        <w:spacing w:line="360" w:lineRule="auto"/>
        <w:jc w:val="both"/>
        <w:rPr>
          <w:rFonts w:cs="Times New Roman"/>
        </w:rPr>
      </w:pPr>
      <w:r w:rsidRPr="000A73E8">
        <w:rPr>
          <w:rFonts w:cs="Times New Roman"/>
        </w:rPr>
        <w:t xml:space="preserve">Counter-TIP Minimum Compliance Requirements apply to all projects, regardless of the TIP risk categorization for the country or the relevant project. Senior Directors at home office and the field office COP/PD are responsible for monitoring programs to verify compliance with the TIP Policy and the Minimum Compliance Requirements. </w:t>
      </w:r>
      <w:bookmarkStart w:id="7327" w:name="_Toc128482901"/>
    </w:p>
    <w:p w14:paraId="160770EB" w14:textId="77777777" w:rsidR="000702AD" w:rsidRPr="0064793A" w:rsidRDefault="000702AD" w:rsidP="00F6340B">
      <w:pPr>
        <w:pStyle w:val="Heading4"/>
        <w:rPr>
          <w:szCs w:val="26"/>
        </w:rPr>
      </w:pPr>
      <w:r w:rsidRPr="0064793A">
        <w:rPr>
          <w:szCs w:val="26"/>
        </w:rPr>
        <w:t>Customize the TIP Compliance Plan</w:t>
      </w:r>
      <w:bookmarkEnd w:id="7327"/>
    </w:p>
    <w:p w14:paraId="3683A6C3" w14:textId="77777777" w:rsidR="000702AD" w:rsidRPr="000A73E8" w:rsidRDefault="000702AD" w:rsidP="008854FC">
      <w:pPr>
        <w:spacing w:line="360" w:lineRule="auto"/>
        <w:jc w:val="both"/>
        <w:rPr>
          <w:rFonts w:cs="Times New Roman"/>
        </w:rPr>
      </w:pPr>
      <w:r w:rsidRPr="000A73E8">
        <w:rPr>
          <w:rFonts w:cs="Times New Roman"/>
        </w:rPr>
        <w:t xml:space="preserve">Senior Directors at home office and the field office COP/PD are responsible for ensuring customization, implementation, and monitoring of the </w:t>
      </w:r>
      <w:hyperlink r:id="rId187" w:history="1">
        <w:r w:rsidRPr="000A73E8">
          <w:rPr>
            <w:rStyle w:val="Hyperlink"/>
            <w:rFonts w:cs="Times New Roman"/>
          </w:rPr>
          <w:t>Trafficking in Persons Compliance Plan</w:t>
        </w:r>
      </w:hyperlink>
      <w:r w:rsidRPr="000A73E8">
        <w:rPr>
          <w:rFonts w:cs="Times New Roman"/>
        </w:rPr>
        <w:t xml:space="preserve">. </w:t>
      </w:r>
    </w:p>
    <w:p w14:paraId="73A153F0" w14:textId="77777777" w:rsidR="000702AD" w:rsidRPr="000A73E8" w:rsidRDefault="000702AD" w:rsidP="008854FC">
      <w:pPr>
        <w:spacing w:line="360" w:lineRule="auto"/>
        <w:jc w:val="both"/>
        <w:rPr>
          <w:rFonts w:cs="Times New Roman"/>
        </w:rPr>
      </w:pPr>
      <w:r w:rsidRPr="000A73E8">
        <w:rPr>
          <w:rFonts w:cs="Times New Roman"/>
        </w:rPr>
        <w:t>The COP/PD is responsible for customizing the TIP compliance plan within three months of the project start date. Collect information regarding the trafficking-in-person's risk level for the project. The COP/PD should use the following resources:</w:t>
      </w:r>
    </w:p>
    <w:p w14:paraId="0F1E1ADF" w14:textId="77777777" w:rsidR="000702AD" w:rsidRPr="000A73E8" w:rsidRDefault="000702AD" w:rsidP="008854FC">
      <w:pPr>
        <w:pStyle w:val="ListParagraph"/>
        <w:numPr>
          <w:ilvl w:val="0"/>
          <w:numId w:val="161"/>
        </w:numPr>
        <w:spacing w:after="200" w:line="360" w:lineRule="auto"/>
        <w:jc w:val="both"/>
        <w:rPr>
          <w:rFonts w:cs="Times New Roman"/>
        </w:rPr>
      </w:pPr>
      <w:r w:rsidRPr="000A73E8">
        <w:rPr>
          <w:rFonts w:cs="Times New Roman"/>
        </w:rPr>
        <w:t xml:space="preserve">Read the latest </w:t>
      </w:r>
      <w:hyperlink r:id="rId188" w:history="1">
        <w:r w:rsidRPr="000A73E8">
          <w:rPr>
            <w:rStyle w:val="Hyperlink"/>
            <w:rFonts w:cs="Times New Roman"/>
          </w:rPr>
          <w:t xml:space="preserve">State Department TIP Report. </w:t>
        </w:r>
      </w:hyperlink>
    </w:p>
    <w:p w14:paraId="10F99A15" w14:textId="77777777" w:rsidR="000702AD" w:rsidRPr="000A73E8" w:rsidRDefault="000702AD" w:rsidP="008854FC">
      <w:pPr>
        <w:pStyle w:val="ListParagraph"/>
        <w:numPr>
          <w:ilvl w:val="1"/>
          <w:numId w:val="161"/>
        </w:numPr>
        <w:spacing w:after="200" w:line="360" w:lineRule="auto"/>
        <w:jc w:val="both"/>
        <w:rPr>
          <w:rFonts w:cs="Times New Roman"/>
        </w:rPr>
      </w:pPr>
      <w:r w:rsidRPr="000A73E8">
        <w:rPr>
          <w:rFonts w:cs="Times New Roman"/>
        </w:rPr>
        <w:t>In the State Department TIP Report, each country is categorized as Tier 1 (low risk), Tier 2 (high risk), or Tier 3 (extremely high risk). The TIP tiers measure the severity of human trafficking in that country and how well its government complies with the Trafficking Victim’s Prevention Act. If the project operates in a Tier 2 or Tier 3 country, it is operating in a country with individuals who are at high risk for human trafficking and a government that is not adequately enforcing anti-trafficking laws.</w:t>
      </w:r>
    </w:p>
    <w:p w14:paraId="5298CC87" w14:textId="77777777" w:rsidR="000702AD" w:rsidRPr="000A73E8" w:rsidRDefault="000702AD" w:rsidP="008854FC">
      <w:pPr>
        <w:pStyle w:val="ListParagraph"/>
        <w:numPr>
          <w:ilvl w:val="0"/>
          <w:numId w:val="161"/>
        </w:numPr>
        <w:spacing w:after="200" w:line="360" w:lineRule="auto"/>
        <w:jc w:val="both"/>
        <w:rPr>
          <w:rFonts w:cs="Times New Roman"/>
        </w:rPr>
      </w:pPr>
      <w:r w:rsidRPr="000A73E8">
        <w:rPr>
          <w:rFonts w:cs="Times New Roman"/>
        </w:rPr>
        <w:t xml:space="preserve">Identify the State Department TIP tier ranking for the country of operation (Low, Medium, or High). </w:t>
      </w:r>
    </w:p>
    <w:p w14:paraId="4AEB3A06" w14:textId="77777777" w:rsidR="000702AD" w:rsidRPr="000A73E8" w:rsidRDefault="000702AD" w:rsidP="008854FC">
      <w:pPr>
        <w:pStyle w:val="ListParagraph"/>
        <w:numPr>
          <w:ilvl w:val="1"/>
          <w:numId w:val="161"/>
        </w:numPr>
        <w:spacing w:after="200" w:line="360" w:lineRule="auto"/>
        <w:jc w:val="both"/>
        <w:rPr>
          <w:rFonts w:cs="Times New Roman"/>
        </w:rPr>
      </w:pPr>
      <w:r w:rsidRPr="000A73E8">
        <w:rPr>
          <w:rFonts w:cs="Times New Roman"/>
        </w:rPr>
        <w:t>Note, if the project is identified as a Tier 1 (low risk) country by the State Department TIP report but interacts with a high-risk sector, region, or population the risk level must be adjusted accordingly.</w:t>
      </w:r>
    </w:p>
    <w:p w14:paraId="3D1DCFFF" w14:textId="77777777" w:rsidR="000702AD" w:rsidRPr="000A73E8" w:rsidRDefault="000702AD" w:rsidP="008854FC">
      <w:pPr>
        <w:pStyle w:val="ListParagraph"/>
        <w:numPr>
          <w:ilvl w:val="1"/>
          <w:numId w:val="161"/>
        </w:numPr>
        <w:spacing w:after="200" w:line="360" w:lineRule="auto"/>
        <w:jc w:val="both"/>
        <w:rPr>
          <w:rFonts w:cs="Times New Roman"/>
        </w:rPr>
      </w:pPr>
      <w:r w:rsidRPr="000A73E8">
        <w:rPr>
          <w:rFonts w:cs="Times New Roman"/>
        </w:rPr>
        <w:t>If the risk level for the project is Medium or High, include more robust awareness activities and detailed information on the risks in the project’s environment.</w:t>
      </w:r>
    </w:p>
    <w:p w14:paraId="3BC13EFB" w14:textId="77777777" w:rsidR="000702AD" w:rsidRPr="000A73E8" w:rsidRDefault="000702AD" w:rsidP="008854FC">
      <w:pPr>
        <w:pStyle w:val="ListParagraph"/>
        <w:numPr>
          <w:ilvl w:val="1"/>
          <w:numId w:val="161"/>
        </w:numPr>
        <w:spacing w:after="200" w:line="360" w:lineRule="auto"/>
        <w:jc w:val="both"/>
        <w:rPr>
          <w:rFonts w:cs="Times New Roman"/>
        </w:rPr>
      </w:pPr>
      <w:r w:rsidRPr="000A73E8">
        <w:rPr>
          <w:rFonts w:cs="Times New Roman"/>
        </w:rPr>
        <w:t>If the risk level for the project is High, consult with the home office Senior Director regarding the need to engage a TIP expert to assist with customization of the compliance plan.</w:t>
      </w:r>
    </w:p>
    <w:p w14:paraId="7F99F8C0" w14:textId="77777777" w:rsidR="000702AD" w:rsidRPr="000A73E8" w:rsidRDefault="000702AD" w:rsidP="008854FC">
      <w:pPr>
        <w:pStyle w:val="ListParagraph"/>
        <w:numPr>
          <w:ilvl w:val="0"/>
          <w:numId w:val="161"/>
        </w:numPr>
        <w:spacing w:after="200" w:line="360" w:lineRule="auto"/>
        <w:jc w:val="both"/>
        <w:rPr>
          <w:rFonts w:cs="Times New Roman"/>
        </w:rPr>
      </w:pPr>
      <w:r w:rsidRPr="000A73E8">
        <w:rPr>
          <w:rFonts w:cs="Times New Roman"/>
        </w:rPr>
        <w:t>Identify which economic sector(s), geographic region(s), or ethnic population(s) are at greatest risk, and which types of human trafficking are most prevalent and determine the extent to which the project will work with these sectors, regions, or populations.</w:t>
      </w:r>
    </w:p>
    <w:p w14:paraId="50E8C839" w14:textId="77777777" w:rsidR="000702AD" w:rsidRPr="000A73E8" w:rsidRDefault="000702AD" w:rsidP="008854FC">
      <w:pPr>
        <w:pStyle w:val="ListParagraph"/>
        <w:numPr>
          <w:ilvl w:val="0"/>
          <w:numId w:val="161"/>
        </w:numPr>
        <w:spacing w:after="200" w:line="360" w:lineRule="auto"/>
        <w:jc w:val="both"/>
        <w:rPr>
          <w:rFonts w:cs="Times New Roman"/>
        </w:rPr>
      </w:pPr>
      <w:r w:rsidRPr="000A73E8">
        <w:rPr>
          <w:rFonts w:cs="Times New Roman"/>
        </w:rPr>
        <w:t>As needed, collect information on trafficking in persons from other credible sources, Partners within the country or using notes gathered during reconnaissance assignments in the country.</w:t>
      </w:r>
    </w:p>
    <w:p w14:paraId="0D5610E5" w14:textId="77777777" w:rsidR="000702AD" w:rsidRPr="000A73E8" w:rsidRDefault="000702AD" w:rsidP="008854FC">
      <w:pPr>
        <w:spacing w:line="360" w:lineRule="auto"/>
        <w:jc w:val="both"/>
        <w:rPr>
          <w:rFonts w:cs="Times New Roman"/>
        </w:rPr>
      </w:pPr>
      <w:r w:rsidRPr="000A73E8">
        <w:rPr>
          <w:rFonts w:cs="Times New Roman"/>
        </w:rPr>
        <w:t xml:space="preserve">Once the plan has been approved by the COP/PD, the plan must be submitted to home office Senior Directors. </w:t>
      </w:r>
    </w:p>
    <w:p w14:paraId="39D2E108" w14:textId="77777777" w:rsidR="000702AD" w:rsidRPr="000A73E8" w:rsidRDefault="000702AD" w:rsidP="008854FC">
      <w:pPr>
        <w:spacing w:line="360" w:lineRule="auto"/>
        <w:jc w:val="both"/>
        <w:rPr>
          <w:rFonts w:cs="Times New Roman"/>
        </w:rPr>
      </w:pPr>
      <w:r w:rsidRPr="000A73E8">
        <w:rPr>
          <w:rFonts w:cs="Times New Roman"/>
        </w:rPr>
        <w:t>The COP/PD is responsible for certifying the TIP compliance plan on an annual basis, thereafter, on the contract/agreement anniversary date.</w:t>
      </w:r>
      <w:r w:rsidRPr="008854FC">
        <w:rPr>
          <w:rFonts w:cs="Times New Roman"/>
        </w:rPr>
        <w:t xml:space="preserve"> </w:t>
      </w:r>
      <w:r w:rsidRPr="000A73E8">
        <w:rPr>
          <w:rFonts w:cs="Times New Roman"/>
        </w:rPr>
        <w:t>Certify the compliance plan using the certification form on the final page of the TIP compliance plan. This certification acknowledges through due diligence efforts that:</w:t>
      </w:r>
    </w:p>
    <w:p w14:paraId="6A0FC074" w14:textId="77777777" w:rsidR="000702AD" w:rsidRPr="000A73E8" w:rsidRDefault="000702AD" w:rsidP="008854FC">
      <w:pPr>
        <w:pStyle w:val="ListParagraph"/>
        <w:numPr>
          <w:ilvl w:val="0"/>
          <w:numId w:val="162"/>
        </w:numPr>
        <w:spacing w:after="200" w:line="360" w:lineRule="auto"/>
        <w:jc w:val="both"/>
        <w:rPr>
          <w:rFonts w:cs="Times New Roman"/>
        </w:rPr>
      </w:pPr>
      <w:r w:rsidRPr="000A73E8">
        <w:rPr>
          <w:rFonts w:cs="Times New Roman"/>
        </w:rPr>
        <w:t>To the best of his/her knowledge and or belief, the project's employees, and agents, as well as its Partner Organizations, subcontractors, sub-awardees and their employees and agents are not engaged in prohibited activities; and</w:t>
      </w:r>
    </w:p>
    <w:p w14:paraId="79570617" w14:textId="77777777" w:rsidR="000702AD" w:rsidRPr="000A73E8" w:rsidRDefault="000702AD" w:rsidP="008854FC">
      <w:pPr>
        <w:pStyle w:val="ListParagraph"/>
        <w:numPr>
          <w:ilvl w:val="0"/>
          <w:numId w:val="162"/>
        </w:numPr>
        <w:spacing w:after="200" w:line="360" w:lineRule="auto"/>
        <w:jc w:val="both"/>
        <w:rPr>
          <w:rFonts w:cs="Times New Roman"/>
        </w:rPr>
      </w:pPr>
      <w:r w:rsidRPr="000A73E8">
        <w:rPr>
          <w:rFonts w:cs="Times New Roman"/>
        </w:rPr>
        <w:t>If prohibited abuses are found, Partners and/or its subcontractor and sub-awardees will take the appropriate remedial and referral actions.</w:t>
      </w:r>
    </w:p>
    <w:p w14:paraId="1A91AC66" w14:textId="77777777" w:rsidR="000702AD" w:rsidRPr="000A73E8" w:rsidRDefault="000702AD" w:rsidP="008854FC">
      <w:pPr>
        <w:spacing w:line="360" w:lineRule="auto"/>
        <w:jc w:val="both"/>
        <w:rPr>
          <w:rFonts w:cs="Times New Roman"/>
        </w:rPr>
      </w:pPr>
      <w:r w:rsidRPr="000A73E8">
        <w:rPr>
          <w:rFonts w:cs="Times New Roman"/>
        </w:rPr>
        <w:t xml:space="preserve">The annual certification must be sent to home office and a copy sent to the Compliance Department at </w:t>
      </w:r>
      <w:hyperlink r:id="rId189" w:history="1">
        <w:r w:rsidRPr="000A73E8">
          <w:rPr>
            <w:rStyle w:val="Hyperlink"/>
            <w:rFonts w:cs="Times New Roman"/>
          </w:rPr>
          <w:t>compliance@partners.net</w:t>
        </w:r>
      </w:hyperlink>
      <w:r w:rsidRPr="000A73E8">
        <w:rPr>
          <w:rFonts w:cs="Times New Roman"/>
        </w:rPr>
        <w:t>. Annual certifications must be submitted within three months of a new award, and annually thereafter by January 31</w:t>
      </w:r>
      <w:r w:rsidRPr="000A73E8">
        <w:rPr>
          <w:rFonts w:cs="Times New Roman"/>
          <w:vertAlign w:val="superscript"/>
        </w:rPr>
        <w:t>st</w:t>
      </w:r>
      <w:r w:rsidRPr="000A73E8">
        <w:rPr>
          <w:rFonts w:cs="Times New Roman"/>
        </w:rPr>
        <w:t>.</w:t>
      </w:r>
    </w:p>
    <w:p w14:paraId="618F8B43" w14:textId="77777777" w:rsidR="000702AD" w:rsidRPr="001327A0" w:rsidRDefault="000702AD" w:rsidP="00F6340B">
      <w:pPr>
        <w:pStyle w:val="Heading4"/>
        <w:rPr>
          <w:rStyle w:val="Heading3Char"/>
          <w:b/>
          <w:bCs/>
        </w:rPr>
      </w:pPr>
      <w:bookmarkStart w:id="7328" w:name="_Toc128482902"/>
      <w:r w:rsidRPr="0064793A">
        <w:rPr>
          <w:szCs w:val="26"/>
        </w:rPr>
        <w:t>Awareness</w:t>
      </w:r>
      <w:bookmarkEnd w:id="7328"/>
    </w:p>
    <w:p w14:paraId="5ADE6ABF" w14:textId="77777777" w:rsidR="000702AD" w:rsidRPr="000A73E8" w:rsidRDefault="000702AD" w:rsidP="008854FC">
      <w:pPr>
        <w:spacing w:line="360" w:lineRule="auto"/>
        <w:jc w:val="both"/>
        <w:rPr>
          <w:rFonts w:cs="Times New Roman"/>
        </w:rPr>
      </w:pPr>
      <w:r w:rsidRPr="000A73E8">
        <w:rPr>
          <w:rFonts w:cs="Times New Roman"/>
        </w:rPr>
        <w:t>To reduce the risk of TIP, Partners has established the following practices, which apply to all Partners Affiliates.</w:t>
      </w:r>
    </w:p>
    <w:p w14:paraId="21B20053" w14:textId="77777777" w:rsidR="000702AD" w:rsidRPr="000A73E8" w:rsidRDefault="000702AD" w:rsidP="008854FC">
      <w:pPr>
        <w:spacing w:line="360" w:lineRule="auto"/>
        <w:jc w:val="both"/>
        <w:rPr>
          <w:rFonts w:cs="Times New Roman"/>
          <w:b/>
          <w:bCs/>
          <w:u w:val="single"/>
        </w:rPr>
      </w:pPr>
      <w:r w:rsidRPr="000A73E8">
        <w:rPr>
          <w:rFonts w:cs="Times New Roman"/>
          <w:b/>
          <w:bCs/>
          <w:u w:val="single"/>
        </w:rPr>
        <w:t>For Individuals:</w:t>
      </w:r>
    </w:p>
    <w:p w14:paraId="44C328F3" w14:textId="77777777" w:rsidR="000702AD" w:rsidRPr="000A73E8" w:rsidRDefault="000702AD" w:rsidP="008854FC">
      <w:pPr>
        <w:pStyle w:val="ListParagraph"/>
        <w:numPr>
          <w:ilvl w:val="0"/>
          <w:numId w:val="138"/>
        </w:numPr>
        <w:spacing w:after="200" w:line="360" w:lineRule="auto"/>
        <w:jc w:val="both"/>
        <w:rPr>
          <w:rFonts w:cs="Times New Roman"/>
        </w:rPr>
      </w:pPr>
      <w:r w:rsidRPr="000A73E8">
        <w:rPr>
          <w:rFonts w:cs="Times New Roman"/>
        </w:rPr>
        <w:t>Fully read and review the TIP Policy; and</w:t>
      </w:r>
    </w:p>
    <w:p w14:paraId="0E06BFFB" w14:textId="77777777" w:rsidR="000702AD" w:rsidRPr="000A73E8" w:rsidRDefault="000702AD" w:rsidP="008854FC">
      <w:pPr>
        <w:pStyle w:val="ListParagraph"/>
        <w:numPr>
          <w:ilvl w:val="0"/>
          <w:numId w:val="138"/>
        </w:numPr>
        <w:spacing w:after="200" w:line="360" w:lineRule="auto"/>
        <w:jc w:val="both"/>
        <w:rPr>
          <w:rFonts w:cs="Times New Roman"/>
        </w:rPr>
      </w:pPr>
      <w:r w:rsidRPr="000A73E8">
        <w:rPr>
          <w:rFonts w:cs="Times New Roman"/>
        </w:rPr>
        <w:t>Sign Partners ’s Code of Conduct which includes TIP language</w:t>
      </w:r>
    </w:p>
    <w:p w14:paraId="33FFC186" w14:textId="77777777" w:rsidR="000702AD" w:rsidRPr="000A73E8" w:rsidRDefault="000702AD" w:rsidP="008854FC">
      <w:pPr>
        <w:spacing w:line="360" w:lineRule="auto"/>
        <w:jc w:val="both"/>
        <w:rPr>
          <w:rFonts w:cs="Times New Roman"/>
          <w:b/>
          <w:bCs/>
          <w:u w:val="single"/>
        </w:rPr>
      </w:pPr>
      <w:r w:rsidRPr="000A73E8">
        <w:rPr>
          <w:rFonts w:cs="Times New Roman"/>
          <w:b/>
          <w:bCs/>
          <w:u w:val="single"/>
        </w:rPr>
        <w:t>For Partner Organizations:</w:t>
      </w:r>
    </w:p>
    <w:p w14:paraId="75AFF423" w14:textId="77777777" w:rsidR="000702AD" w:rsidRPr="000A73E8" w:rsidRDefault="000702AD" w:rsidP="008854FC">
      <w:pPr>
        <w:pStyle w:val="ListParagraph"/>
        <w:numPr>
          <w:ilvl w:val="0"/>
          <w:numId w:val="145"/>
        </w:numPr>
        <w:spacing w:after="200" w:line="360" w:lineRule="auto"/>
        <w:jc w:val="both"/>
        <w:rPr>
          <w:rFonts w:cs="Times New Roman"/>
        </w:rPr>
      </w:pPr>
      <w:r w:rsidRPr="000A73E8">
        <w:rPr>
          <w:rFonts w:cs="Times New Roman"/>
        </w:rPr>
        <w:t xml:space="preserve">Sign TIP Certification; </w:t>
      </w:r>
    </w:p>
    <w:p w14:paraId="7A35E756" w14:textId="77777777" w:rsidR="000702AD" w:rsidRPr="000A73E8" w:rsidRDefault="000702AD" w:rsidP="008854FC">
      <w:pPr>
        <w:pStyle w:val="ListParagraph"/>
        <w:numPr>
          <w:ilvl w:val="0"/>
          <w:numId w:val="145"/>
        </w:numPr>
        <w:spacing w:after="200" w:line="360" w:lineRule="auto"/>
        <w:jc w:val="both"/>
        <w:rPr>
          <w:rFonts w:cs="Times New Roman"/>
        </w:rPr>
      </w:pPr>
      <w:r w:rsidRPr="000A73E8">
        <w:rPr>
          <w:rFonts w:cs="Times New Roman"/>
        </w:rPr>
        <w:t>Have in place and follow organizational policy and procedure on TIP; and</w:t>
      </w:r>
    </w:p>
    <w:p w14:paraId="00F8BB91" w14:textId="77777777" w:rsidR="000702AD" w:rsidRPr="000A73E8" w:rsidRDefault="000702AD" w:rsidP="008854FC">
      <w:pPr>
        <w:pStyle w:val="ListParagraph"/>
        <w:numPr>
          <w:ilvl w:val="0"/>
          <w:numId w:val="145"/>
        </w:numPr>
        <w:spacing w:after="200" w:line="360" w:lineRule="auto"/>
        <w:jc w:val="both"/>
        <w:rPr>
          <w:rFonts w:cs="Times New Roman"/>
        </w:rPr>
      </w:pPr>
      <w:r w:rsidRPr="000A73E8">
        <w:rPr>
          <w:rFonts w:cs="Times New Roman"/>
        </w:rPr>
        <w:t>For Partner Organizations with agreements over $550,000 USD, a copy of their Compliance Plan must be collected annually.</w:t>
      </w:r>
    </w:p>
    <w:p w14:paraId="61405DC0" w14:textId="77777777" w:rsidR="000702AD" w:rsidRPr="000A73E8" w:rsidRDefault="000702AD" w:rsidP="008854FC">
      <w:pPr>
        <w:spacing w:line="360" w:lineRule="auto"/>
        <w:jc w:val="both"/>
        <w:rPr>
          <w:rFonts w:cs="Times New Roman"/>
        </w:rPr>
      </w:pPr>
      <w:r w:rsidRPr="000A73E8">
        <w:rPr>
          <w:rFonts w:cs="Times New Roman"/>
        </w:rPr>
        <w:t>During site visits or visits to vendors, project staff should be cognizant of human trafficking warning signs, and report potential violations as per the "Reporting" section of the Compliance Plan for that Partner Organization.</w:t>
      </w:r>
    </w:p>
    <w:p w14:paraId="7D5971CE" w14:textId="77777777" w:rsidR="000702AD" w:rsidRPr="008854FC" w:rsidRDefault="000702AD" w:rsidP="008854FC">
      <w:pPr>
        <w:spacing w:line="360" w:lineRule="auto"/>
        <w:jc w:val="both"/>
        <w:rPr>
          <w:rFonts w:cs="Times New Roman"/>
        </w:rPr>
      </w:pPr>
      <w:r w:rsidRPr="000A73E8">
        <w:rPr>
          <w:rFonts w:cs="Times New Roman"/>
        </w:rPr>
        <w:t>Partners ’s home office Program Directors are responsible for verifying that Partners Affiliates under their program(s) complete the above requirements. Partners ’s HR Department is responsible for verifying that Partners HQ staff, interns and consultants complete the above requirements as part of the new hire onboarding process.</w:t>
      </w:r>
    </w:p>
    <w:p w14:paraId="6B6FD615" w14:textId="77777777" w:rsidR="000702AD" w:rsidRPr="0064793A" w:rsidRDefault="000702AD" w:rsidP="00F6340B">
      <w:pPr>
        <w:pStyle w:val="Heading4"/>
        <w:rPr>
          <w:szCs w:val="26"/>
        </w:rPr>
      </w:pPr>
      <w:bookmarkStart w:id="7329" w:name="_Toc128482903"/>
      <w:r w:rsidRPr="0064793A">
        <w:rPr>
          <w:szCs w:val="26"/>
        </w:rPr>
        <w:t>Education and Training</w:t>
      </w:r>
      <w:bookmarkEnd w:id="7329"/>
      <w:r w:rsidRPr="0064793A">
        <w:rPr>
          <w:szCs w:val="26"/>
        </w:rPr>
        <w:t xml:space="preserve"> </w:t>
      </w:r>
    </w:p>
    <w:p w14:paraId="3C74D359" w14:textId="77777777" w:rsidR="000702AD" w:rsidRPr="008854FC" w:rsidRDefault="000702AD" w:rsidP="008854FC">
      <w:pPr>
        <w:spacing w:line="360" w:lineRule="auto"/>
        <w:jc w:val="both"/>
        <w:rPr>
          <w:rFonts w:cs="Times New Roman"/>
        </w:rPr>
      </w:pPr>
      <w:r w:rsidRPr="000A73E8">
        <w:rPr>
          <w:rFonts w:cs="Times New Roman"/>
        </w:rPr>
        <w:t>Partners understands the importance of providing adequate training and awareness to staff and Partners Affiliates to ensure a clear understanding and effective enforcement of the policy. Therefore, Partners commits to:</w:t>
      </w:r>
    </w:p>
    <w:p w14:paraId="68DCD093" w14:textId="77777777" w:rsidR="000702AD" w:rsidRPr="000A73E8" w:rsidRDefault="000702AD" w:rsidP="008854FC">
      <w:pPr>
        <w:pStyle w:val="ListParagraph"/>
        <w:numPr>
          <w:ilvl w:val="0"/>
          <w:numId w:val="165"/>
        </w:numPr>
        <w:spacing w:after="200" w:line="360" w:lineRule="auto"/>
        <w:jc w:val="both"/>
        <w:rPr>
          <w:rFonts w:cs="Times New Roman"/>
        </w:rPr>
      </w:pPr>
      <w:r w:rsidRPr="000A73E8">
        <w:rPr>
          <w:rFonts w:cs="Times New Roman"/>
        </w:rPr>
        <w:t>Disseminating and promoting the policy to all Partners Affiliates. Partners will make the policy available and accessible both in print and electronic formats.</w:t>
      </w:r>
    </w:p>
    <w:p w14:paraId="7A3A9009" w14:textId="77777777" w:rsidR="000702AD" w:rsidRPr="000A73E8" w:rsidRDefault="000702AD" w:rsidP="008854FC">
      <w:pPr>
        <w:pStyle w:val="ListParagraph"/>
        <w:numPr>
          <w:ilvl w:val="0"/>
          <w:numId w:val="165"/>
        </w:numPr>
        <w:spacing w:after="200" w:line="360" w:lineRule="auto"/>
        <w:jc w:val="both"/>
        <w:rPr>
          <w:rFonts w:cs="Times New Roman"/>
        </w:rPr>
      </w:pPr>
      <w:r w:rsidRPr="000A73E8">
        <w:rPr>
          <w:rFonts w:cs="Times New Roman"/>
        </w:rPr>
        <w:t>Translating and creating versions of the policy in the primary languages (English, Spanish, Portuguese, French, Burmese, and other language as appropriate).</w:t>
      </w:r>
    </w:p>
    <w:p w14:paraId="33B4940B" w14:textId="77777777" w:rsidR="000702AD" w:rsidRPr="000A73E8" w:rsidRDefault="000702AD" w:rsidP="008854FC">
      <w:pPr>
        <w:pStyle w:val="ListParagraph"/>
        <w:numPr>
          <w:ilvl w:val="0"/>
          <w:numId w:val="165"/>
        </w:numPr>
        <w:spacing w:after="200" w:line="360" w:lineRule="auto"/>
        <w:jc w:val="both"/>
        <w:rPr>
          <w:rFonts w:cs="Times New Roman"/>
        </w:rPr>
      </w:pPr>
      <w:r w:rsidRPr="000A73E8">
        <w:rPr>
          <w:rFonts w:cs="Times New Roman"/>
        </w:rPr>
        <w:t>Providing regular briefings and annual trainings on the policy and incorporating trainings as part of its onboarding process for new hires. The trainings are listed below:</w:t>
      </w:r>
    </w:p>
    <w:p w14:paraId="31A03DB1" w14:textId="77777777" w:rsidR="000702AD" w:rsidRPr="000A73E8" w:rsidRDefault="000702AD" w:rsidP="008854FC">
      <w:pPr>
        <w:pStyle w:val="ListParagraph"/>
        <w:numPr>
          <w:ilvl w:val="1"/>
          <w:numId w:val="165"/>
        </w:numPr>
        <w:pBdr>
          <w:top w:val="nil"/>
          <w:left w:val="nil"/>
          <w:bottom w:val="nil"/>
          <w:right w:val="nil"/>
          <w:between w:val="nil"/>
        </w:pBdr>
        <w:spacing w:line="360" w:lineRule="auto"/>
        <w:jc w:val="both"/>
        <w:rPr>
          <w:rFonts w:cs="Times New Roman"/>
        </w:rPr>
      </w:pPr>
      <w:r w:rsidRPr="000A73E8">
        <w:rPr>
          <w:rFonts w:cs="Times New Roman"/>
        </w:rPr>
        <w:t>FAI.gov:</w:t>
      </w:r>
      <w:hyperlink r:id="rId190" w:history="1">
        <w:r w:rsidRPr="000A73E8">
          <w:rPr>
            <w:rStyle w:val="Hyperlink"/>
            <w:rFonts w:cs="Times New Roman"/>
          </w:rPr>
          <w:t>https://www.fai.gov/sites/default/files/FAC_022-Combating_Trafficking_in_Persons/story.html</w:t>
        </w:r>
      </w:hyperlink>
      <w:r w:rsidRPr="000A73E8">
        <w:rPr>
          <w:rFonts w:cs="Times New Roman"/>
        </w:rPr>
        <w:t xml:space="preserve"> or</w:t>
      </w:r>
    </w:p>
    <w:p w14:paraId="6B6B8504" w14:textId="77777777" w:rsidR="000702AD" w:rsidRPr="000A73E8" w:rsidRDefault="000702AD" w:rsidP="008854FC">
      <w:pPr>
        <w:pStyle w:val="ListParagraph"/>
        <w:numPr>
          <w:ilvl w:val="1"/>
          <w:numId w:val="165"/>
        </w:numPr>
        <w:pBdr>
          <w:top w:val="nil"/>
          <w:left w:val="nil"/>
          <w:bottom w:val="nil"/>
          <w:right w:val="nil"/>
          <w:between w:val="nil"/>
        </w:pBdr>
        <w:spacing w:line="360" w:lineRule="auto"/>
        <w:jc w:val="both"/>
        <w:rPr>
          <w:rFonts w:cs="Times New Roman"/>
        </w:rPr>
      </w:pPr>
      <w:r w:rsidRPr="000A73E8">
        <w:rPr>
          <w:rFonts w:cs="Times New Roman"/>
        </w:rPr>
        <w:t>Polaris Project:</w:t>
      </w:r>
      <w:r w:rsidRPr="008854FC">
        <w:rPr>
          <w:rFonts w:cs="Times New Roman"/>
        </w:rPr>
        <w:t xml:space="preserve"> </w:t>
      </w:r>
      <w:hyperlink r:id="rId191" w:anchor="gf_4" w:history="1">
        <w:r w:rsidRPr="000A73E8">
          <w:rPr>
            <w:rStyle w:val="Hyperlink"/>
            <w:rFonts w:cs="Times New Roman"/>
          </w:rPr>
          <w:t>https://polarisproject.org/human-trafficking-101/#gf_4</w:t>
        </w:r>
      </w:hyperlink>
      <w:r w:rsidRPr="000A73E8">
        <w:rPr>
          <w:rFonts w:cs="Times New Roman"/>
        </w:rPr>
        <w:t xml:space="preserve"> </w:t>
      </w:r>
    </w:p>
    <w:p w14:paraId="16DAE2DE" w14:textId="77777777" w:rsidR="000702AD" w:rsidRPr="000A73E8" w:rsidRDefault="000702AD" w:rsidP="008854FC">
      <w:pPr>
        <w:pStyle w:val="ListParagraph"/>
        <w:numPr>
          <w:ilvl w:val="0"/>
          <w:numId w:val="165"/>
        </w:numPr>
        <w:spacing w:after="200" w:line="360" w:lineRule="auto"/>
        <w:jc w:val="both"/>
        <w:rPr>
          <w:rFonts w:cs="Times New Roman"/>
        </w:rPr>
      </w:pPr>
      <w:r w:rsidRPr="000A73E8">
        <w:rPr>
          <w:rFonts w:cs="Times New Roman"/>
        </w:rPr>
        <w:t>All Partners agreements with Partner Organizations will include a clause that requires the Partner Organization to adhere to the substance of this policy and to communicate this policy to their staff.</w:t>
      </w:r>
    </w:p>
    <w:p w14:paraId="663E0E3A" w14:textId="77777777" w:rsidR="000702AD" w:rsidRPr="000A73E8" w:rsidRDefault="000702AD" w:rsidP="008854FC">
      <w:pPr>
        <w:pStyle w:val="ListParagraph"/>
        <w:numPr>
          <w:ilvl w:val="0"/>
          <w:numId w:val="165"/>
        </w:numPr>
        <w:spacing w:after="200" w:line="360" w:lineRule="auto"/>
        <w:jc w:val="both"/>
        <w:rPr>
          <w:rFonts w:cs="Times New Roman"/>
        </w:rPr>
      </w:pPr>
      <w:r w:rsidRPr="000A73E8">
        <w:rPr>
          <w:rFonts w:cs="Times New Roman"/>
        </w:rPr>
        <w:t>Members of Senior Leadership are required to report all suspected violations of this policy to the Human Resource (HR) Team.</w:t>
      </w:r>
    </w:p>
    <w:p w14:paraId="75B4AE05" w14:textId="77777777" w:rsidR="000702AD" w:rsidRPr="000A73E8" w:rsidRDefault="000702AD" w:rsidP="008854FC">
      <w:pPr>
        <w:spacing w:line="360" w:lineRule="auto"/>
        <w:jc w:val="both"/>
        <w:rPr>
          <w:rFonts w:cs="Times New Roman"/>
        </w:rPr>
      </w:pPr>
      <w:r w:rsidRPr="000A73E8">
        <w:rPr>
          <w:rFonts w:cs="Times New Roman"/>
        </w:rPr>
        <w:t xml:space="preserve">Partners will ensure Partners Affiliates have access to materials and resources on the </w:t>
      </w:r>
      <w:hyperlink r:id="rId192" w:history="1">
        <w:r w:rsidRPr="000A73E8">
          <w:rPr>
            <w:rStyle w:val="Hyperlink"/>
            <w:rFonts w:cs="Times New Roman"/>
          </w:rPr>
          <w:t>External SharePoint</w:t>
        </w:r>
      </w:hyperlink>
      <w:r w:rsidRPr="000A73E8">
        <w:rPr>
          <w:rFonts w:cs="Times New Roman"/>
        </w:rPr>
        <w:t xml:space="preserve"> that support understanding and implementation of this policy. Partners will also encourage and facilitate the sharing of best practices in implementing the TIP Policy.</w:t>
      </w:r>
    </w:p>
    <w:p w14:paraId="2F84E5B0" w14:textId="77777777" w:rsidR="000702AD" w:rsidRPr="0064793A" w:rsidRDefault="000702AD" w:rsidP="00F6340B">
      <w:pPr>
        <w:pStyle w:val="Heading4"/>
        <w:rPr>
          <w:szCs w:val="26"/>
        </w:rPr>
      </w:pPr>
      <w:bookmarkStart w:id="7330" w:name="_Toc128482904"/>
      <w:r w:rsidRPr="0064793A">
        <w:rPr>
          <w:szCs w:val="26"/>
        </w:rPr>
        <w:t>Reporting Procedures</w:t>
      </w:r>
      <w:bookmarkEnd w:id="7330"/>
    </w:p>
    <w:p w14:paraId="186C4BC2" w14:textId="77777777" w:rsidR="000702AD" w:rsidRPr="000A73E8" w:rsidRDefault="000702AD" w:rsidP="008854FC">
      <w:pPr>
        <w:spacing w:line="360" w:lineRule="auto"/>
        <w:jc w:val="both"/>
        <w:rPr>
          <w:rFonts w:cs="Times New Roman"/>
        </w:rPr>
      </w:pPr>
      <w:r w:rsidRPr="000A73E8">
        <w:rPr>
          <w:rFonts w:cs="Times New Roman"/>
        </w:rPr>
        <w:t>Partners is committed to protecting anyone affected by TIP and anyone who submits a report on behalf of a person affected by TIP. Therefore, the following procedures were developed to maintain a safe and confidential experience during the reporting process.</w:t>
      </w:r>
    </w:p>
    <w:p w14:paraId="0DA31B82" w14:textId="77777777" w:rsidR="000702AD" w:rsidRPr="0064793A" w:rsidRDefault="000702AD" w:rsidP="00F6340B">
      <w:pPr>
        <w:pStyle w:val="Heading4"/>
        <w:rPr>
          <w:szCs w:val="26"/>
        </w:rPr>
      </w:pPr>
      <w:bookmarkStart w:id="7331" w:name="_Toc128482905"/>
      <w:r w:rsidRPr="0064793A">
        <w:rPr>
          <w:szCs w:val="26"/>
        </w:rPr>
        <w:t>Filing a Report</w:t>
      </w:r>
      <w:bookmarkEnd w:id="7331"/>
      <w:r w:rsidRPr="0064793A">
        <w:rPr>
          <w:szCs w:val="26"/>
        </w:rPr>
        <w:t xml:space="preserve"> </w:t>
      </w:r>
    </w:p>
    <w:p w14:paraId="45630F63" w14:textId="77777777" w:rsidR="000702AD" w:rsidRPr="000A73E8" w:rsidRDefault="000702AD" w:rsidP="008854FC">
      <w:pPr>
        <w:spacing w:line="360" w:lineRule="auto"/>
        <w:jc w:val="both"/>
        <w:rPr>
          <w:rFonts w:cs="Times New Roman"/>
        </w:rPr>
      </w:pPr>
      <w:r w:rsidRPr="000A73E8">
        <w:rPr>
          <w:rFonts w:cs="Times New Roman"/>
        </w:rPr>
        <w:t>For Individuals:</w:t>
      </w:r>
    </w:p>
    <w:p w14:paraId="0452158C" w14:textId="77777777" w:rsidR="000702AD" w:rsidRPr="000A73E8" w:rsidRDefault="000702AD" w:rsidP="008854FC">
      <w:pPr>
        <w:pStyle w:val="ListParagraph"/>
        <w:numPr>
          <w:ilvl w:val="0"/>
          <w:numId w:val="147"/>
        </w:numPr>
        <w:spacing w:after="200" w:line="360" w:lineRule="auto"/>
        <w:jc w:val="both"/>
        <w:rPr>
          <w:rFonts w:cs="Times New Roman"/>
        </w:rPr>
      </w:pPr>
      <w:r w:rsidRPr="000A73E8">
        <w:rPr>
          <w:rFonts w:cs="Times New Roman"/>
        </w:rPr>
        <w:t>All reports of potential TIP violations will be taken seriously. If Partners Affiliates observe any inappropriate behavior or behavior that may violate any provision of this policy, they must immediately report their observations in one of the following ways:</w:t>
      </w:r>
    </w:p>
    <w:p w14:paraId="5C114166" w14:textId="77777777" w:rsidR="000702AD" w:rsidRPr="000A73E8" w:rsidRDefault="000702AD" w:rsidP="008854FC">
      <w:pPr>
        <w:pStyle w:val="ListParagraph"/>
        <w:numPr>
          <w:ilvl w:val="0"/>
          <w:numId w:val="140"/>
        </w:numPr>
        <w:spacing w:after="200" w:line="360" w:lineRule="auto"/>
        <w:jc w:val="both"/>
        <w:rPr>
          <w:rFonts w:cs="Times New Roman"/>
        </w:rPr>
      </w:pPr>
      <w:r w:rsidRPr="000A73E8">
        <w:rPr>
          <w:rFonts w:cs="Times New Roman"/>
        </w:rPr>
        <w:t>Contact supervisor,</w:t>
      </w:r>
    </w:p>
    <w:p w14:paraId="1D06BFF9" w14:textId="77452AF2" w:rsidR="000702AD" w:rsidRPr="000A73E8" w:rsidRDefault="000702AD" w:rsidP="008854FC">
      <w:pPr>
        <w:pStyle w:val="ListParagraph"/>
        <w:numPr>
          <w:ilvl w:val="0"/>
          <w:numId w:val="140"/>
        </w:numPr>
        <w:spacing w:after="200" w:line="360" w:lineRule="auto"/>
        <w:jc w:val="both"/>
        <w:rPr>
          <w:rFonts w:cs="Times New Roman"/>
        </w:rPr>
      </w:pPr>
      <w:r w:rsidRPr="000A73E8">
        <w:rPr>
          <w:rFonts w:cs="Times New Roman"/>
        </w:rPr>
        <w:t>Contact Partners ’s external and confidential hotline, Foster Thomas, at</w:t>
      </w:r>
      <w:r w:rsidR="004D0ACA" w:rsidRPr="004D0ACA">
        <w:rPr>
          <w:rFonts w:cs="Times New Roman"/>
        </w:rPr>
        <w:t xml:space="preserve"> </w:t>
      </w:r>
      <w:r w:rsidR="004D0ACA" w:rsidRPr="00B73487">
        <w:rPr>
          <w:rFonts w:cs="Times New Roman"/>
        </w:rPr>
        <w:t>bbulger@fosterthomas</w:t>
      </w:r>
      <w:r w:rsidRPr="000A73E8">
        <w:rPr>
          <w:rFonts w:cs="Times New Roman"/>
        </w:rPr>
        <w:t xml:space="preserve">. </w:t>
      </w:r>
      <w:r w:rsidRPr="000A73E8">
        <w:rPr>
          <w:rFonts w:cs="Times New Roman"/>
          <w:i/>
          <w:iCs/>
        </w:rPr>
        <w:t>Foster Thomas is an outside party who will relay any concerns to the Ethics Committee of the Board. Reports may be made anonymously.</w:t>
      </w:r>
    </w:p>
    <w:p w14:paraId="26FF65BC" w14:textId="77777777" w:rsidR="000702AD" w:rsidRPr="000A73E8" w:rsidRDefault="000702AD" w:rsidP="008854FC">
      <w:pPr>
        <w:pStyle w:val="ListParagraph"/>
        <w:numPr>
          <w:ilvl w:val="0"/>
          <w:numId w:val="140"/>
        </w:numPr>
        <w:spacing w:after="200" w:line="360" w:lineRule="auto"/>
        <w:jc w:val="both"/>
        <w:rPr>
          <w:rFonts w:cs="Times New Roman"/>
        </w:rPr>
      </w:pPr>
      <w:r w:rsidRPr="000A73E8">
        <w:rPr>
          <w:rFonts w:cs="Times New Roman"/>
        </w:rPr>
        <w:t xml:space="preserve">Contact Partners ’s internal HR department at </w:t>
      </w:r>
      <w:r w:rsidRPr="000A73E8">
        <w:rPr>
          <w:rStyle w:val="Hyperlink"/>
          <w:rFonts w:cs="Times New Roman"/>
        </w:rPr>
        <w:t>POAHR@partners.net</w:t>
      </w:r>
      <w:r w:rsidRPr="000A73E8">
        <w:rPr>
          <w:rFonts w:cs="Times New Roman"/>
        </w:rPr>
        <w:t xml:space="preserve">. </w:t>
      </w:r>
    </w:p>
    <w:p w14:paraId="2EEEB291" w14:textId="77777777" w:rsidR="000702AD" w:rsidRPr="000A73E8" w:rsidRDefault="000702AD" w:rsidP="008854FC">
      <w:pPr>
        <w:pStyle w:val="ListParagraph"/>
        <w:numPr>
          <w:ilvl w:val="0"/>
          <w:numId w:val="140"/>
        </w:numPr>
        <w:spacing w:after="200" w:line="360" w:lineRule="auto"/>
        <w:jc w:val="both"/>
        <w:rPr>
          <w:rFonts w:cs="Times New Roman"/>
        </w:rPr>
      </w:pPr>
      <w:r w:rsidRPr="000A73E8">
        <w:rPr>
          <w:rFonts w:cs="Times New Roman"/>
        </w:rPr>
        <w:t xml:space="preserve">Hotline phone number of the Global Human Trafficking Hotline at 1-844-888-FREE and its email address at </w:t>
      </w:r>
      <w:hyperlink r:id="rId193" w:history="1">
        <w:r w:rsidRPr="000A73E8">
          <w:rPr>
            <w:rStyle w:val="Hyperlink"/>
            <w:rFonts w:cs="Times New Roman"/>
          </w:rPr>
          <w:t>help@befree.org</w:t>
        </w:r>
      </w:hyperlink>
      <w:r w:rsidRPr="000A73E8">
        <w:rPr>
          <w:rFonts w:cs="Times New Roman"/>
        </w:rPr>
        <w:t>.</w:t>
      </w:r>
    </w:p>
    <w:p w14:paraId="16453347" w14:textId="77777777" w:rsidR="000702AD" w:rsidRPr="000A73E8" w:rsidRDefault="000702AD" w:rsidP="008854FC">
      <w:pPr>
        <w:pStyle w:val="ListParagraph"/>
        <w:numPr>
          <w:ilvl w:val="0"/>
          <w:numId w:val="147"/>
        </w:numPr>
        <w:spacing w:after="200" w:line="360" w:lineRule="auto"/>
        <w:jc w:val="both"/>
        <w:rPr>
          <w:rFonts w:cs="Times New Roman"/>
        </w:rPr>
      </w:pPr>
      <w:r w:rsidRPr="000A73E8">
        <w:rPr>
          <w:rFonts w:cs="Times New Roman"/>
        </w:rPr>
        <w:t xml:space="preserve">If the reporter does not receive a response from one of the above personnel within three business days, they should immediately submit a report via another method listed above. </w:t>
      </w:r>
    </w:p>
    <w:p w14:paraId="77CCF305" w14:textId="77777777" w:rsidR="000702AD" w:rsidRPr="000A73E8" w:rsidRDefault="000702AD" w:rsidP="008854FC">
      <w:pPr>
        <w:spacing w:line="360" w:lineRule="auto"/>
        <w:jc w:val="both"/>
        <w:rPr>
          <w:rFonts w:cs="Times New Roman"/>
        </w:rPr>
      </w:pPr>
      <w:r w:rsidRPr="000A73E8">
        <w:rPr>
          <w:rFonts w:cs="Times New Roman"/>
        </w:rPr>
        <w:t>For Partner Organizations:</w:t>
      </w:r>
    </w:p>
    <w:p w14:paraId="0C940AEB" w14:textId="77777777" w:rsidR="000702AD" w:rsidRPr="000A73E8" w:rsidRDefault="000702AD" w:rsidP="008854FC">
      <w:pPr>
        <w:pStyle w:val="ListParagraph"/>
        <w:numPr>
          <w:ilvl w:val="0"/>
          <w:numId w:val="146"/>
        </w:numPr>
        <w:spacing w:after="200" w:line="360" w:lineRule="auto"/>
        <w:jc w:val="both"/>
        <w:rPr>
          <w:rFonts w:cs="Times New Roman"/>
        </w:rPr>
      </w:pPr>
      <w:r w:rsidRPr="000A73E8">
        <w:rPr>
          <w:rFonts w:cs="Times New Roman"/>
        </w:rPr>
        <w:t xml:space="preserve">In accordance with Section </w:t>
      </w:r>
      <w:hyperlink w:anchor="_7.5_Complaints_about" w:history="1">
        <w:r w:rsidRPr="000A73E8">
          <w:rPr>
            <w:rStyle w:val="Hyperlink"/>
            <w:rFonts w:cs="Times New Roman"/>
          </w:rPr>
          <w:t>6.5 Complaints about Partner Organizations</w:t>
        </w:r>
      </w:hyperlink>
      <w:r w:rsidRPr="000A73E8">
        <w:rPr>
          <w:rFonts w:cs="Times New Roman"/>
        </w:rPr>
        <w:t xml:space="preserve">, Partner Organizations with a contractual relationship to Partners upon receiving a TIP violation report, should follow their organization policy. Notification of the alleged TIP violation should be sent to Partners ’s point of contact within three (3) business days. </w:t>
      </w:r>
    </w:p>
    <w:p w14:paraId="267395D7" w14:textId="77777777" w:rsidR="000702AD" w:rsidRPr="000A73E8" w:rsidRDefault="000702AD" w:rsidP="008854FC">
      <w:pPr>
        <w:spacing w:line="360" w:lineRule="auto"/>
        <w:jc w:val="both"/>
        <w:rPr>
          <w:rFonts w:cs="Times New Roman"/>
        </w:rPr>
      </w:pPr>
      <w:r w:rsidRPr="000A73E8">
        <w:rPr>
          <w:rFonts w:cs="Times New Roman"/>
        </w:rPr>
        <w:t xml:space="preserve">Malicious reporting of TIP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3B4822FC" w14:textId="77777777" w:rsidR="000702AD" w:rsidRPr="0064793A" w:rsidRDefault="000702AD" w:rsidP="00F6340B">
      <w:pPr>
        <w:pStyle w:val="Heading4"/>
        <w:rPr>
          <w:szCs w:val="26"/>
        </w:rPr>
      </w:pPr>
      <w:bookmarkStart w:id="7332" w:name="_Toc128482906"/>
      <w:r w:rsidRPr="0064793A">
        <w:rPr>
          <w:szCs w:val="26"/>
        </w:rPr>
        <w:t>Response to a Report</w:t>
      </w:r>
      <w:bookmarkEnd w:id="7332"/>
      <w:r w:rsidRPr="0064793A">
        <w:rPr>
          <w:szCs w:val="26"/>
        </w:rPr>
        <w:t xml:space="preserve"> </w:t>
      </w:r>
    </w:p>
    <w:p w14:paraId="5972FB22" w14:textId="43EE89E0" w:rsidR="000702AD" w:rsidRDefault="000702AD" w:rsidP="000A73E8">
      <w:pPr>
        <w:spacing w:line="360" w:lineRule="auto"/>
        <w:jc w:val="both"/>
        <w:rPr>
          <w:rFonts w:cs="Times New Roman"/>
        </w:rPr>
      </w:pPr>
      <w:r w:rsidRPr="000A73E8">
        <w:rPr>
          <w:rFonts w:cs="Times New Roman"/>
        </w:rPr>
        <w:t>Once Partners and/or Foster Thomas receives an alleged TIP report, Partners will open a formal investigation. The 3</w:t>
      </w:r>
      <w:r w:rsidRPr="000A73E8">
        <w:rPr>
          <w:rFonts w:cs="Times New Roman"/>
          <w:vertAlign w:val="superscript"/>
        </w:rPr>
        <w:t>rd</w:t>
      </w:r>
      <w:r w:rsidRPr="000A73E8">
        <w:rPr>
          <w:rFonts w:cs="Times New Roman"/>
        </w:rPr>
        <w:t xml:space="preserve"> party firm will lead the investigation effort in coordination with Partners . If Partners and/or the 3</w:t>
      </w:r>
      <w:r w:rsidRPr="000A73E8">
        <w:rPr>
          <w:rFonts w:cs="Times New Roman"/>
          <w:vertAlign w:val="superscript"/>
        </w:rPr>
        <w:t>rd</w:t>
      </w:r>
      <w:r w:rsidRPr="000A73E8">
        <w:rPr>
          <w:rFonts w:cs="Times New Roman"/>
        </w:rPr>
        <w:t xml:space="preserve"> party firm believe that there are any serious or imminent threats to the safety of the report’s subject, appropriate action will be taken immediately to ensure the individuals safety. In the absence of a 3</w:t>
      </w:r>
      <w:r w:rsidRPr="000A73E8">
        <w:rPr>
          <w:rFonts w:cs="Times New Roman"/>
          <w:vertAlign w:val="superscript"/>
        </w:rPr>
        <w:t>rd</w:t>
      </w:r>
      <w:r w:rsidRPr="000A73E8">
        <w:rPr>
          <w:rFonts w:cs="Times New Roman"/>
        </w:rPr>
        <w:t xml:space="preserve"> party firm, Partners will designate a minimum of two members of the Board of Directors to serve in the Partners Compliance Committee who will be available to investigate good faith disclosures or reports of any wrongdoing, including anonymously or confidentially. </w:t>
      </w:r>
    </w:p>
    <w:p w14:paraId="312C34F0" w14:textId="77777777" w:rsidR="000A73E8" w:rsidRPr="000A73E8" w:rsidRDefault="000A73E8" w:rsidP="008854FC">
      <w:pPr>
        <w:spacing w:line="360" w:lineRule="auto"/>
        <w:jc w:val="both"/>
        <w:rPr>
          <w:rFonts w:cs="Times New Roman"/>
        </w:rPr>
      </w:pPr>
    </w:p>
    <w:p w14:paraId="2B191C2C" w14:textId="77777777" w:rsidR="000702AD" w:rsidRPr="000A73E8" w:rsidRDefault="000702AD" w:rsidP="008854FC">
      <w:pPr>
        <w:spacing w:line="360" w:lineRule="auto"/>
        <w:jc w:val="both"/>
        <w:rPr>
          <w:rFonts w:cs="Times New Roman"/>
        </w:rPr>
      </w:pPr>
      <w:r w:rsidRPr="000A73E8">
        <w:rPr>
          <w:rFonts w:cs="Times New Roman"/>
        </w:rPr>
        <w:t xml:space="preserve">The Partners Compliance Committee will lead an investigation, with outside advisory consultation provided as needed. Based on the consultation and investigation, the Partners Compliance Committee will render a decision on how to respond and what actions, to take. </w:t>
      </w:r>
    </w:p>
    <w:p w14:paraId="7D5A8F22" w14:textId="77777777" w:rsidR="000702AD" w:rsidRPr="000A73E8" w:rsidRDefault="000702AD" w:rsidP="008854FC">
      <w:pPr>
        <w:spacing w:line="360" w:lineRule="auto"/>
        <w:jc w:val="both"/>
        <w:rPr>
          <w:rFonts w:cs="Times New Roman"/>
        </w:rPr>
      </w:pPr>
      <w:r w:rsidRPr="000A73E8">
        <w:rPr>
          <w:rFonts w:cs="Times New Roman"/>
        </w:rPr>
        <w:t>If the violation is found to be true, Partners will also report the incident to the donor as needed and as required by the award. Partners HR will inform the Home Office Project Director and Vice President of Programs of the violation and the Program Team will be responsible for communicating the TIP violation to the donor as required.</w:t>
      </w:r>
    </w:p>
    <w:p w14:paraId="163212AD" w14:textId="77777777" w:rsidR="000702AD" w:rsidRPr="001327A0" w:rsidRDefault="000702AD" w:rsidP="00F6340B">
      <w:pPr>
        <w:pStyle w:val="Heading4"/>
        <w:rPr>
          <w:rStyle w:val="Heading3Char"/>
          <w:b/>
          <w:bCs/>
        </w:rPr>
      </w:pPr>
      <w:bookmarkStart w:id="7333" w:name="_Toc128482907"/>
      <w:r w:rsidRPr="0064793A">
        <w:rPr>
          <w:szCs w:val="26"/>
        </w:rPr>
        <w:t>Confidentially</w:t>
      </w:r>
      <w:bookmarkEnd w:id="7333"/>
      <w:r w:rsidRPr="001327A0">
        <w:rPr>
          <w:rStyle w:val="Heading3Char"/>
          <w:b/>
          <w:bCs/>
        </w:rPr>
        <w:t xml:space="preserve"> </w:t>
      </w:r>
    </w:p>
    <w:p w14:paraId="1A032C20" w14:textId="4175D6B9" w:rsidR="000702AD" w:rsidRDefault="000702AD" w:rsidP="000A73E8">
      <w:pPr>
        <w:spacing w:line="360" w:lineRule="auto"/>
        <w:jc w:val="both"/>
        <w:rPr>
          <w:rFonts w:cs="Times New Roman"/>
        </w:rPr>
      </w:pPr>
      <w:r w:rsidRPr="000A73E8">
        <w:rPr>
          <w:rFonts w:cs="Times New Roman"/>
        </w:rPr>
        <w:t>Partners understands due to the nature of incidents related to TIP; action must be taken immediately. TIP investigations will be conducted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Pr="008854FC">
        <w:rPr>
          <w:rFonts w:cs="Times New Roman"/>
        </w:rPr>
        <w:t xml:space="preserve"> </w:t>
      </w:r>
    </w:p>
    <w:p w14:paraId="60BB5CE2" w14:textId="77777777" w:rsidR="000A73E8" w:rsidRPr="000A73E8" w:rsidRDefault="000A73E8" w:rsidP="008854FC">
      <w:pPr>
        <w:spacing w:line="360" w:lineRule="auto"/>
        <w:jc w:val="both"/>
        <w:rPr>
          <w:rFonts w:cs="Times New Roman"/>
        </w:rPr>
      </w:pPr>
    </w:p>
    <w:p w14:paraId="06C080B9" w14:textId="319FC257" w:rsidR="000702AD" w:rsidRDefault="000702AD" w:rsidP="000A73E8">
      <w:pPr>
        <w:spacing w:line="360" w:lineRule="auto"/>
        <w:jc w:val="both"/>
        <w:rPr>
          <w:rFonts w:cs="Times New Roman"/>
        </w:rPr>
      </w:pPr>
      <w:r w:rsidRPr="000A73E8">
        <w:rPr>
          <w:rFonts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0A73E8">
        <w:rPr>
          <w:rFonts w:cs="Times New Roman"/>
          <w:vertAlign w:val="superscript"/>
        </w:rPr>
        <w:t>rd</w:t>
      </w:r>
      <w:r w:rsidRPr="000A73E8">
        <w:rPr>
          <w:rFonts w:cs="Times New Roman"/>
        </w:rPr>
        <w:t xml:space="preserve"> party investigation firm, Partners ’s HR manager, Foster Thomas, and local law enforcement if necessary. </w:t>
      </w:r>
    </w:p>
    <w:p w14:paraId="58EF52A7" w14:textId="77777777" w:rsidR="000A73E8" w:rsidRPr="000A73E8" w:rsidRDefault="000A73E8" w:rsidP="008854FC">
      <w:pPr>
        <w:spacing w:line="360" w:lineRule="auto"/>
        <w:jc w:val="both"/>
        <w:rPr>
          <w:rFonts w:cs="Times New Roman"/>
        </w:rPr>
      </w:pPr>
    </w:p>
    <w:p w14:paraId="2216FC6B" w14:textId="6F63AD2B" w:rsidR="000702AD" w:rsidRDefault="000702AD" w:rsidP="000A73E8">
      <w:pPr>
        <w:spacing w:line="360" w:lineRule="auto"/>
        <w:jc w:val="both"/>
        <w:rPr>
          <w:rFonts w:cs="Times New Roman"/>
        </w:rPr>
      </w:pPr>
      <w:r w:rsidRPr="000A73E8">
        <w:rPr>
          <w:rFonts w:cs="Times New Roman"/>
        </w:rPr>
        <w:t>All TIP-related information must be kept confidential, identities must be protected to the extent possible, and personal information should be collected and shared only to a limited number of authorized people for the purpose of investigating.</w:t>
      </w:r>
    </w:p>
    <w:p w14:paraId="5DF73DA2" w14:textId="77777777" w:rsidR="000A73E8" w:rsidRPr="000A73E8" w:rsidRDefault="000A73E8" w:rsidP="008854FC">
      <w:pPr>
        <w:spacing w:line="360" w:lineRule="auto"/>
        <w:jc w:val="both"/>
        <w:rPr>
          <w:rFonts w:cs="Times New Roman"/>
        </w:rPr>
      </w:pPr>
    </w:p>
    <w:p w14:paraId="66DE6C16" w14:textId="77777777" w:rsidR="000702AD" w:rsidRPr="000A73E8" w:rsidRDefault="000702AD" w:rsidP="008854FC">
      <w:pPr>
        <w:spacing w:line="360" w:lineRule="auto"/>
        <w:jc w:val="both"/>
        <w:rPr>
          <w:rFonts w:cs="Times New Roman"/>
        </w:rPr>
      </w:pPr>
      <w:r w:rsidRPr="000A73E8">
        <w:rPr>
          <w:rFonts w:cs="Times New Roman"/>
        </w:rPr>
        <w:t>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Partners may have their relationship with Partners terminated. In some cases, such breaches may constitute breaking the law.</w:t>
      </w:r>
      <w:bookmarkStart w:id="7334" w:name="_Toc128482908"/>
    </w:p>
    <w:p w14:paraId="7DE57250" w14:textId="6E47C4A7" w:rsidR="000702AD" w:rsidRPr="0064793A" w:rsidRDefault="000702AD" w:rsidP="00F6340B">
      <w:pPr>
        <w:pStyle w:val="Heading4"/>
        <w:rPr>
          <w:szCs w:val="26"/>
        </w:rPr>
      </w:pPr>
      <w:r w:rsidRPr="0064793A">
        <w:rPr>
          <w:szCs w:val="26"/>
        </w:rPr>
        <w:t>Retaliation against Complainants, Witnesses, or Victims</w:t>
      </w:r>
      <w:bookmarkEnd w:id="7334"/>
    </w:p>
    <w:p w14:paraId="54DC8830" w14:textId="5A340D1B" w:rsidR="000702AD" w:rsidRPr="008854FC" w:rsidRDefault="000702AD" w:rsidP="008854FC">
      <w:pPr>
        <w:pStyle w:val="Default"/>
        <w:spacing w:line="360" w:lineRule="auto"/>
        <w:jc w:val="both"/>
        <w:rPr>
          <w:rFonts w:ascii="Times New Roman" w:hAnsi="Times New Roman" w:cs="Times New Roman"/>
        </w:rPr>
      </w:pPr>
      <w:r w:rsidRPr="008854FC">
        <w:rPr>
          <w:rFonts w:ascii="Times New Roman" w:hAnsi="Times New Roman" w:cs="Times New Roman"/>
        </w:rPr>
        <w:t>Partners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p>
    <w:p w14:paraId="73969E34" w14:textId="77777777" w:rsidR="000702AD" w:rsidRPr="000A73E8" w:rsidRDefault="000702AD" w:rsidP="008854FC">
      <w:pPr>
        <w:pStyle w:val="ListParagraph"/>
        <w:numPr>
          <w:ilvl w:val="0"/>
          <w:numId w:val="144"/>
        </w:numPr>
        <w:spacing w:after="200" w:line="360" w:lineRule="auto"/>
        <w:jc w:val="both"/>
        <w:rPr>
          <w:rFonts w:cs="Times New Roman"/>
          <w:color w:val="000000"/>
        </w:rPr>
      </w:pPr>
      <w:r w:rsidRPr="000A73E8">
        <w:rPr>
          <w:rFonts w:cs="Times New Roman"/>
          <w:color w:val="000000" w:themeColor="text1"/>
        </w:rPr>
        <w:t>Contact the immediate supervisor, program, or country director of the alleged offender.</w:t>
      </w:r>
    </w:p>
    <w:p w14:paraId="7440391B" w14:textId="338D8D3C" w:rsidR="000702AD" w:rsidRPr="000A73E8" w:rsidRDefault="000702AD" w:rsidP="008854FC">
      <w:pPr>
        <w:pStyle w:val="ListParagraph"/>
        <w:numPr>
          <w:ilvl w:val="0"/>
          <w:numId w:val="144"/>
        </w:numPr>
        <w:spacing w:after="200" w:line="360" w:lineRule="auto"/>
        <w:jc w:val="both"/>
        <w:rPr>
          <w:rFonts w:cs="Times New Roman"/>
          <w:color w:val="000000"/>
        </w:rPr>
      </w:pPr>
      <w:r w:rsidRPr="000A73E8">
        <w:rPr>
          <w:rFonts w:cs="Times New Roman"/>
          <w:color w:val="000000"/>
        </w:rPr>
        <w:t xml:space="preserve">Contact Partners ’s external and confidential hotline, Foster Thomas, at </w:t>
      </w:r>
      <w:r w:rsidR="004D0ACA" w:rsidRPr="00B73487">
        <w:rPr>
          <w:rFonts w:cs="Times New Roman"/>
        </w:rPr>
        <w:t>bbulger@fosterthomas</w:t>
      </w:r>
      <w:r w:rsidRPr="000A73E8">
        <w:rPr>
          <w:rFonts w:cs="Times New Roman"/>
          <w:color w:val="000000"/>
        </w:rPr>
        <w:t>. Foster Thomas is an outside party who will relay any concerns to the Ethics Committee of the Board. Reports may be made anonymously.</w:t>
      </w:r>
    </w:p>
    <w:p w14:paraId="5EDBC9B3" w14:textId="77777777" w:rsidR="000702AD" w:rsidRPr="000A73E8" w:rsidRDefault="000702AD" w:rsidP="008854FC">
      <w:pPr>
        <w:pStyle w:val="ListParagraph"/>
        <w:numPr>
          <w:ilvl w:val="0"/>
          <w:numId w:val="144"/>
        </w:numPr>
        <w:spacing w:after="200" w:line="360" w:lineRule="auto"/>
        <w:jc w:val="both"/>
        <w:rPr>
          <w:rFonts w:cs="Times New Roman"/>
        </w:rPr>
      </w:pPr>
      <w:r w:rsidRPr="000A73E8">
        <w:rPr>
          <w:rFonts w:cs="Times New Roman"/>
          <w:color w:val="000000" w:themeColor="text1"/>
        </w:rPr>
        <w:t xml:space="preserve">Contact Partners ’s internal HR department at </w:t>
      </w:r>
      <w:r w:rsidRPr="000A73E8">
        <w:rPr>
          <w:rStyle w:val="Hyperlink"/>
          <w:rFonts w:cs="Times New Roman"/>
        </w:rPr>
        <w:t>POAHR@partners.net</w:t>
      </w:r>
      <w:r w:rsidRPr="000A73E8">
        <w:rPr>
          <w:rFonts w:cs="Times New Roman"/>
          <w:color w:val="000000" w:themeColor="text1"/>
        </w:rPr>
        <w:t xml:space="preserve">. </w:t>
      </w:r>
    </w:p>
    <w:p w14:paraId="16062A6B" w14:textId="47C2FBCD" w:rsidR="000702AD" w:rsidRPr="008854FC" w:rsidRDefault="000702AD" w:rsidP="008854FC">
      <w:pPr>
        <w:pStyle w:val="Default"/>
        <w:spacing w:line="360" w:lineRule="auto"/>
        <w:jc w:val="both"/>
        <w:rPr>
          <w:rFonts w:ascii="Times New Roman" w:hAnsi="Times New Roman" w:cs="Times New Roman"/>
          <w:color w:val="auto"/>
        </w:rPr>
      </w:pPr>
      <w:r w:rsidRPr="008854FC">
        <w:rPr>
          <w:rFonts w:ascii="Times New Roman" w:hAnsi="Times New Roman" w:cs="Times New Roman"/>
        </w:rPr>
        <w:t>Anyone who becomes aware of possible harassment or retaliation must immediately file a report so that the organization can investigate in a timely and confidential manner. Partners will take action against anyone,</w:t>
      </w:r>
      <w:r w:rsidRPr="008854FC">
        <w:rPr>
          <w:rFonts w:ascii="Times New Roman" w:hAnsi="Times New Roman" w:cs="Times New Roman"/>
          <w:color w:val="auto"/>
        </w:rPr>
        <w:t xml:space="preserve"> whether they are the subject of a complaint or not, who seeks or conducts retaliatory action against complainants, witnesses, or victims. Employees may be subject to disciplinary action, up to and including termination of employment. Others who work with Partners may have their relationship with Partners terminated.</w:t>
      </w:r>
    </w:p>
    <w:p w14:paraId="05961A13" w14:textId="77777777" w:rsidR="000702AD" w:rsidRPr="0064793A" w:rsidRDefault="000702AD" w:rsidP="00F6340B">
      <w:pPr>
        <w:pStyle w:val="Heading4"/>
        <w:rPr>
          <w:szCs w:val="26"/>
        </w:rPr>
      </w:pPr>
      <w:bookmarkStart w:id="7335" w:name="_Toc128482909"/>
      <w:r w:rsidRPr="0064793A">
        <w:rPr>
          <w:szCs w:val="26"/>
        </w:rPr>
        <w:t>Complaints about Partner Organizations</w:t>
      </w:r>
      <w:bookmarkEnd w:id="7335"/>
      <w:r w:rsidRPr="0064793A">
        <w:rPr>
          <w:szCs w:val="26"/>
        </w:rPr>
        <w:t xml:space="preserve"> </w:t>
      </w:r>
    </w:p>
    <w:p w14:paraId="6A72FE27" w14:textId="77777777" w:rsidR="000702AD" w:rsidRPr="008854FC" w:rsidRDefault="000702AD" w:rsidP="008854FC">
      <w:pPr>
        <w:pStyle w:val="Default"/>
        <w:spacing w:line="360" w:lineRule="auto"/>
        <w:jc w:val="both"/>
        <w:rPr>
          <w:rFonts w:ascii="Times New Roman" w:hAnsi="Times New Roman" w:cs="Times New Roman"/>
          <w:color w:val="auto"/>
        </w:rPr>
      </w:pPr>
      <w:r w:rsidRPr="008854FC">
        <w:rPr>
          <w:rFonts w:ascii="Times New Roman" w:hAnsi="Times New Roman" w:cs="Times New Roman"/>
        </w:rPr>
        <w:t xml:space="preserve">As mentioned in </w:t>
      </w:r>
      <w:hyperlink w:anchor="_7.1_Filing_a" w:history="1">
        <w:r w:rsidRPr="008854FC">
          <w:rPr>
            <w:rStyle w:val="Hyperlink"/>
            <w:rFonts w:ascii="Times New Roman" w:hAnsi="Times New Roman" w:cs="Times New Roman"/>
          </w:rPr>
          <w:t>6.1 Filing a Report</w:t>
        </w:r>
      </w:hyperlink>
      <w:r w:rsidRPr="008854FC">
        <w:rPr>
          <w:rFonts w:ascii="Times New Roman" w:hAnsi="Times New Roman" w:cs="Times New Roman"/>
        </w:rPr>
        <w:t xml:space="preserve">, Partner Organizations should notify Partners ’s point of contact of any alleged TIP violation within three (3) business days. </w:t>
      </w:r>
      <w:r w:rsidRPr="008854FC">
        <w:rPr>
          <w:rFonts w:ascii="Times New Roman" w:hAnsi="Times New Roman" w:cs="Times New Roman"/>
          <w:color w:val="auto"/>
        </w:rPr>
        <w:t xml:space="preserve">Where Partners receives a complaint about a Partner Organization, Partners will expect the partner to respond safely, quickly, and appropriately. Partners will assist the partner to ascertain its reporting obligations. </w:t>
      </w:r>
    </w:p>
    <w:p w14:paraId="588D014C" w14:textId="77777777" w:rsidR="000702AD" w:rsidRPr="008854FC" w:rsidRDefault="000702AD" w:rsidP="008854FC">
      <w:pPr>
        <w:pStyle w:val="Default"/>
        <w:spacing w:line="360" w:lineRule="auto"/>
        <w:jc w:val="both"/>
        <w:rPr>
          <w:rFonts w:ascii="Times New Roman" w:hAnsi="Times New Roman" w:cs="Times New Roman"/>
          <w:color w:val="auto"/>
        </w:rPr>
      </w:pPr>
    </w:p>
    <w:p w14:paraId="6D360AE2" w14:textId="0AC2DC49" w:rsidR="000702AD" w:rsidRPr="008854FC" w:rsidRDefault="000702AD" w:rsidP="008854FC">
      <w:pPr>
        <w:pStyle w:val="Default"/>
        <w:spacing w:line="360" w:lineRule="auto"/>
        <w:jc w:val="both"/>
        <w:rPr>
          <w:rFonts w:ascii="Times New Roman" w:hAnsi="Times New Roman" w:cs="Times New Roman"/>
        </w:rPr>
      </w:pPr>
      <w:r w:rsidRPr="008854FC">
        <w:rPr>
          <w:rFonts w:ascii="Times New Roman" w:hAnsi="Times New Roman" w:cs="Times New Roman"/>
          <w:color w:val="auto"/>
        </w:rPr>
        <w:t>Where appropriate, Partners will collaborate with the partner to address the issue through an appropriate independent investigation. If the outcome is that a violation has occurred, ongoing work with the partner cannot involve the individual(s) concerned. If there is reason to believe that an allegation of abuse has been dealt with inappropriately by a partner, then they risk withdrawal of funding or ending of the relationship.</w:t>
      </w:r>
      <w:r w:rsidRPr="008854FC">
        <w:rPr>
          <w:rFonts w:ascii="Times New Roman" w:hAnsi="Times New Roman" w:cs="Times New Roman"/>
        </w:rPr>
        <w:t xml:space="preserve"> </w:t>
      </w:r>
    </w:p>
    <w:p w14:paraId="4D4C7CC8" w14:textId="77777777" w:rsidR="000702AD" w:rsidRPr="0064793A" w:rsidRDefault="000702AD" w:rsidP="00F6340B">
      <w:pPr>
        <w:pStyle w:val="Heading4"/>
        <w:rPr>
          <w:szCs w:val="26"/>
        </w:rPr>
      </w:pPr>
      <w:bookmarkStart w:id="7336" w:name="_Toc128482910"/>
      <w:r w:rsidRPr="0064793A">
        <w:rPr>
          <w:szCs w:val="26"/>
        </w:rPr>
        <w:t>Policy Administration</w:t>
      </w:r>
      <w:bookmarkEnd w:id="7336"/>
      <w:r w:rsidRPr="0064793A">
        <w:rPr>
          <w:szCs w:val="26"/>
        </w:rPr>
        <w:t xml:space="preserve"> </w:t>
      </w:r>
    </w:p>
    <w:p w14:paraId="2C6F41F4" w14:textId="77777777" w:rsidR="00610B07" w:rsidRDefault="000702AD">
      <w:pPr>
        <w:spacing w:line="360" w:lineRule="auto"/>
        <w:jc w:val="both"/>
        <w:rPr>
          <w:rFonts w:cs="Times New Roman"/>
        </w:rPr>
      </w:pPr>
      <w:r w:rsidRPr="008854FC">
        <w:rPr>
          <w:rFonts w:cs="Times New Roman"/>
        </w:rPr>
        <w:t>Responsibility for ensuring this policy is monitored, enforced, and remains up-to-date and compliant rests with the Compliance Team. Partners ’s Executive Management Leadership is committed to taking all appropriate corrective actions. Disciplinary, legal, or other applicable actions in response to any violation of the TIP Policy will be taken against any individual who has committed a TIP violation and/or anyone who knew of such a violation and failed to act or report. The Compliance Team will continuously identify and address gaps and/or weaknesses in applicable policies, procedures, and protocols.</w:t>
      </w:r>
    </w:p>
    <w:p w14:paraId="5681F2BA" w14:textId="77777777" w:rsidR="00610B07" w:rsidRDefault="00610B07">
      <w:pPr>
        <w:spacing w:after="160" w:line="259" w:lineRule="auto"/>
        <w:rPr>
          <w:rFonts w:cs="Times New Roman"/>
        </w:rPr>
      </w:pPr>
      <w:r>
        <w:rPr>
          <w:rFonts w:cs="Times New Roman"/>
        </w:rPr>
        <w:br w:type="page"/>
      </w:r>
    </w:p>
    <w:p w14:paraId="4DA50960" w14:textId="77777777" w:rsidR="00C77169" w:rsidRPr="00F47D85" w:rsidRDefault="00C77169" w:rsidP="00C77169">
      <w:pPr>
        <w:pStyle w:val="Heading2"/>
      </w:pPr>
      <w:bookmarkStart w:id="7337" w:name="_Annex_K:_Managing"/>
      <w:bookmarkStart w:id="7338" w:name="_Annex_K:_Employee"/>
      <w:bookmarkStart w:id="7339" w:name="_Toc222754830"/>
      <w:bookmarkEnd w:id="7337"/>
      <w:bookmarkEnd w:id="7338"/>
      <w:r>
        <w:rPr>
          <w:rStyle w:val="Heading3Char"/>
          <w:rFonts w:cstheme="majorBidi"/>
          <w:b/>
          <w:bCs/>
          <w:sz w:val="32"/>
          <w:szCs w:val="26"/>
        </w:rPr>
        <w:t>A</w:t>
      </w:r>
      <w:r w:rsidRPr="00F47D85">
        <w:rPr>
          <w:rStyle w:val="Heading3Char"/>
          <w:rFonts w:cstheme="majorBidi"/>
          <w:b/>
          <w:bCs/>
          <w:sz w:val="32"/>
          <w:szCs w:val="26"/>
        </w:rPr>
        <w:t xml:space="preserve">nnex </w:t>
      </w:r>
      <w:r>
        <w:rPr>
          <w:rStyle w:val="Heading3Char"/>
          <w:rFonts w:cstheme="majorBidi"/>
          <w:b/>
          <w:bCs/>
          <w:sz w:val="32"/>
          <w:szCs w:val="26"/>
        </w:rPr>
        <w:t xml:space="preserve">K: </w:t>
      </w:r>
      <w:r w:rsidRPr="00866171">
        <w:rPr>
          <w:rStyle w:val="Heading3Char"/>
          <w:rFonts w:cstheme="majorBidi"/>
          <w:b/>
          <w:bCs/>
          <w:sz w:val="32"/>
          <w:szCs w:val="26"/>
        </w:rPr>
        <w:t>Employee Incident Report</w:t>
      </w:r>
      <w:bookmarkEnd w:id="7339"/>
    </w:p>
    <w:p w14:paraId="4F658E60" w14:textId="77777777" w:rsidR="00C77169" w:rsidRPr="00C17238" w:rsidRDefault="00C77169" w:rsidP="00C77169">
      <w:pPr>
        <w:jc w:val="center"/>
        <w:rPr>
          <w:rFonts w:cs="Times New Roman"/>
          <w:b/>
          <w:bCs/>
        </w:rPr>
      </w:pPr>
      <w:r w:rsidRPr="00C17238">
        <w:rPr>
          <w:rFonts w:cs="Times New Roman"/>
          <w:b/>
          <w:bCs/>
        </w:rPr>
        <w:t>Employee Incident Report</w:t>
      </w:r>
    </w:p>
    <w:p w14:paraId="0613E54D" w14:textId="77777777" w:rsidR="00C77169" w:rsidRPr="00C17238" w:rsidRDefault="00C77169" w:rsidP="00C77169">
      <w:pPr>
        <w:jc w:val="both"/>
        <w:rPr>
          <w:rFonts w:cs="Times New Roman"/>
        </w:rPr>
      </w:pPr>
    </w:p>
    <w:tbl>
      <w:tblPr>
        <w:tblW w:w="916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044"/>
        <w:gridCol w:w="255"/>
        <w:gridCol w:w="1562"/>
        <w:gridCol w:w="436"/>
        <w:gridCol w:w="775"/>
        <w:gridCol w:w="935"/>
        <w:gridCol w:w="3154"/>
      </w:tblGrid>
      <w:tr w:rsidR="00C77169" w:rsidRPr="00C17238" w14:paraId="5BB5AE71" w14:textId="77777777" w:rsidTr="00BA48FD">
        <w:trPr>
          <w:cantSplit/>
          <w:trHeight w:val="239"/>
        </w:trPr>
        <w:tc>
          <w:tcPr>
            <w:tcW w:w="9161" w:type="dxa"/>
            <w:gridSpan w:val="7"/>
            <w:tcBorders>
              <w:top w:val="single" w:sz="4" w:space="0" w:color="000000"/>
              <w:left w:val="single" w:sz="4" w:space="0" w:color="000000"/>
              <w:bottom w:val="single" w:sz="4" w:space="0" w:color="000000"/>
              <w:right w:val="single" w:sz="4" w:space="0" w:color="000000"/>
            </w:tcBorders>
            <w:shd w:val="clear" w:color="auto" w:fill="E0E0E0"/>
            <w:hideMark/>
          </w:tcPr>
          <w:p w14:paraId="44506814" w14:textId="77777777" w:rsidR="00C77169" w:rsidRPr="00C17238" w:rsidRDefault="00C77169" w:rsidP="00BA48FD">
            <w:pPr>
              <w:jc w:val="both"/>
              <w:rPr>
                <w:rFonts w:eastAsia="Times New Roman" w:cs="Times New Roman"/>
                <w:b/>
                <w:bCs/>
              </w:rPr>
            </w:pPr>
            <w:r w:rsidRPr="00C17238">
              <w:rPr>
                <w:rFonts w:eastAsia="Times New Roman" w:cs="Times New Roman"/>
                <w:b/>
                <w:bCs/>
              </w:rPr>
              <w:t>A. Injured Employee Data</w:t>
            </w:r>
          </w:p>
        </w:tc>
      </w:tr>
      <w:tr w:rsidR="00C77169" w:rsidRPr="00C17238" w14:paraId="6824726B" w14:textId="77777777" w:rsidTr="00BA48FD">
        <w:trPr>
          <w:cantSplit/>
          <w:trHeight w:val="239"/>
        </w:trPr>
        <w:tc>
          <w:tcPr>
            <w:tcW w:w="3861" w:type="dxa"/>
            <w:gridSpan w:val="3"/>
            <w:tcBorders>
              <w:top w:val="single" w:sz="4" w:space="0" w:color="000000"/>
              <w:left w:val="single" w:sz="4" w:space="0" w:color="000000"/>
              <w:bottom w:val="nil"/>
              <w:right w:val="single" w:sz="4" w:space="0" w:color="000000"/>
            </w:tcBorders>
            <w:vAlign w:val="bottom"/>
            <w:hideMark/>
          </w:tcPr>
          <w:p w14:paraId="63F20375" w14:textId="77777777" w:rsidR="00C77169" w:rsidRPr="00C17238" w:rsidRDefault="00C77169" w:rsidP="00BA48FD">
            <w:pPr>
              <w:jc w:val="both"/>
              <w:rPr>
                <w:rFonts w:eastAsia="Times New Roman" w:cs="Times New Roman"/>
              </w:rPr>
            </w:pPr>
            <w:r w:rsidRPr="00C17238">
              <w:rPr>
                <w:rFonts w:eastAsia="Times New Roman" w:cs="Times New Roman"/>
              </w:rPr>
              <w:t>Employee Name:</w:t>
            </w:r>
          </w:p>
        </w:tc>
        <w:tc>
          <w:tcPr>
            <w:tcW w:w="2146" w:type="dxa"/>
            <w:gridSpan w:val="3"/>
            <w:tcBorders>
              <w:top w:val="single" w:sz="4" w:space="0" w:color="000000"/>
              <w:left w:val="single" w:sz="4" w:space="0" w:color="000000"/>
              <w:bottom w:val="nil"/>
              <w:right w:val="single" w:sz="4" w:space="0" w:color="000000"/>
            </w:tcBorders>
            <w:vAlign w:val="bottom"/>
            <w:hideMark/>
          </w:tcPr>
          <w:p w14:paraId="567B9A9C" w14:textId="77777777" w:rsidR="00C77169" w:rsidRPr="00C17238" w:rsidRDefault="00C77169" w:rsidP="00BA48FD">
            <w:pPr>
              <w:jc w:val="both"/>
              <w:rPr>
                <w:rFonts w:eastAsia="Times New Roman" w:cs="Times New Roman"/>
              </w:rPr>
            </w:pPr>
            <w:r w:rsidRPr="00C17238">
              <w:rPr>
                <w:rFonts w:eastAsia="Times New Roman" w:cs="Times New Roman"/>
              </w:rPr>
              <w:t>Position:</w:t>
            </w:r>
          </w:p>
        </w:tc>
        <w:tc>
          <w:tcPr>
            <w:tcW w:w="3154" w:type="dxa"/>
            <w:tcBorders>
              <w:top w:val="single" w:sz="4" w:space="0" w:color="000000"/>
              <w:left w:val="single" w:sz="4" w:space="0" w:color="000000"/>
              <w:bottom w:val="nil"/>
              <w:right w:val="single" w:sz="4" w:space="0" w:color="000000"/>
            </w:tcBorders>
            <w:vAlign w:val="bottom"/>
            <w:hideMark/>
          </w:tcPr>
          <w:p w14:paraId="5EE73D38" w14:textId="77777777" w:rsidR="00C77169" w:rsidRPr="00C17238" w:rsidRDefault="00C77169" w:rsidP="00BA48FD">
            <w:pPr>
              <w:jc w:val="both"/>
              <w:rPr>
                <w:rFonts w:eastAsia="Times New Roman" w:cs="Times New Roman"/>
              </w:rPr>
            </w:pPr>
            <w:r w:rsidRPr="00C17238">
              <w:rPr>
                <w:rFonts w:eastAsia="Times New Roman" w:cs="Times New Roman"/>
              </w:rPr>
              <w:t xml:space="preserve">Full Name of Witness (If applicable): </w:t>
            </w:r>
          </w:p>
        </w:tc>
      </w:tr>
      <w:tr w:rsidR="00C77169" w:rsidRPr="00C17238" w14:paraId="132EA692" w14:textId="77777777" w:rsidTr="00BA48FD">
        <w:trPr>
          <w:cantSplit/>
          <w:trHeight w:val="222"/>
        </w:trPr>
        <w:tc>
          <w:tcPr>
            <w:tcW w:w="3861" w:type="dxa"/>
            <w:gridSpan w:val="3"/>
            <w:tcBorders>
              <w:top w:val="nil"/>
              <w:left w:val="single" w:sz="4" w:space="0" w:color="000000"/>
              <w:bottom w:val="single" w:sz="4" w:space="0" w:color="000000"/>
              <w:right w:val="single" w:sz="4" w:space="0" w:color="000000"/>
            </w:tcBorders>
          </w:tcPr>
          <w:p w14:paraId="59467459" w14:textId="77777777" w:rsidR="00C77169" w:rsidRPr="00C17238" w:rsidRDefault="00C77169" w:rsidP="00BA48FD">
            <w:pPr>
              <w:jc w:val="both"/>
              <w:rPr>
                <w:rFonts w:eastAsia="Times New Roman" w:cs="Times New Roman"/>
              </w:rPr>
            </w:pPr>
          </w:p>
        </w:tc>
        <w:tc>
          <w:tcPr>
            <w:tcW w:w="2146" w:type="dxa"/>
            <w:gridSpan w:val="3"/>
            <w:tcBorders>
              <w:top w:val="nil"/>
              <w:left w:val="single" w:sz="4" w:space="0" w:color="000000"/>
              <w:bottom w:val="single" w:sz="4" w:space="0" w:color="000000"/>
              <w:right w:val="single" w:sz="4" w:space="0" w:color="000000"/>
            </w:tcBorders>
          </w:tcPr>
          <w:p w14:paraId="7EEA4F5F" w14:textId="77777777" w:rsidR="00C77169" w:rsidRPr="00C17238" w:rsidRDefault="00C77169" w:rsidP="00BA48FD">
            <w:pPr>
              <w:jc w:val="both"/>
              <w:rPr>
                <w:rFonts w:eastAsia="Times New Roman" w:cs="Times New Roman"/>
              </w:rPr>
            </w:pPr>
          </w:p>
        </w:tc>
        <w:tc>
          <w:tcPr>
            <w:tcW w:w="3154" w:type="dxa"/>
            <w:tcBorders>
              <w:top w:val="nil"/>
              <w:left w:val="single" w:sz="4" w:space="0" w:color="000000"/>
              <w:bottom w:val="single" w:sz="4" w:space="0" w:color="000000"/>
              <w:right w:val="single" w:sz="4" w:space="0" w:color="000000"/>
            </w:tcBorders>
          </w:tcPr>
          <w:p w14:paraId="7DF3F5EE" w14:textId="77777777" w:rsidR="00C77169" w:rsidRPr="00C17238" w:rsidRDefault="00C77169" w:rsidP="00BA48FD">
            <w:pPr>
              <w:jc w:val="both"/>
              <w:rPr>
                <w:rFonts w:eastAsia="Times New Roman" w:cs="Times New Roman"/>
              </w:rPr>
            </w:pPr>
          </w:p>
        </w:tc>
      </w:tr>
      <w:tr w:rsidR="00C77169" w:rsidRPr="00C17238" w14:paraId="755A96A7" w14:textId="77777777" w:rsidTr="00BA48FD">
        <w:trPr>
          <w:cantSplit/>
          <w:trHeight w:val="222"/>
        </w:trPr>
        <w:tc>
          <w:tcPr>
            <w:tcW w:w="9161" w:type="dxa"/>
            <w:gridSpan w:val="7"/>
            <w:tcBorders>
              <w:top w:val="single" w:sz="4" w:space="0" w:color="000000"/>
              <w:left w:val="single" w:sz="4" w:space="0" w:color="000000"/>
              <w:bottom w:val="nil"/>
              <w:right w:val="single" w:sz="4" w:space="0" w:color="000000"/>
            </w:tcBorders>
            <w:hideMark/>
          </w:tcPr>
          <w:p w14:paraId="7FB8F34C" w14:textId="77777777" w:rsidR="00C77169" w:rsidRPr="00C17238" w:rsidRDefault="00C77169" w:rsidP="00BA48FD">
            <w:pPr>
              <w:jc w:val="both"/>
              <w:rPr>
                <w:rFonts w:eastAsia="Times New Roman" w:cs="Times New Roman"/>
              </w:rPr>
            </w:pPr>
            <w:r w:rsidRPr="00C17238">
              <w:rPr>
                <w:rFonts w:eastAsia="Times New Roman" w:cs="Times New Roman"/>
              </w:rPr>
              <w:t>Work Location:</w:t>
            </w:r>
          </w:p>
        </w:tc>
      </w:tr>
      <w:tr w:rsidR="00C77169" w:rsidRPr="00C17238" w14:paraId="0B58B56B" w14:textId="77777777" w:rsidTr="00BA48FD">
        <w:trPr>
          <w:cantSplit/>
          <w:trHeight w:val="222"/>
        </w:trPr>
        <w:tc>
          <w:tcPr>
            <w:tcW w:w="9161" w:type="dxa"/>
            <w:gridSpan w:val="7"/>
            <w:tcBorders>
              <w:top w:val="nil"/>
              <w:left w:val="single" w:sz="4" w:space="0" w:color="000000"/>
              <w:bottom w:val="single" w:sz="4" w:space="0" w:color="000000"/>
              <w:right w:val="single" w:sz="4" w:space="0" w:color="000000"/>
            </w:tcBorders>
          </w:tcPr>
          <w:p w14:paraId="2F52822D" w14:textId="77777777" w:rsidR="00C77169" w:rsidRPr="00C17238" w:rsidRDefault="00C77169" w:rsidP="00BA48FD">
            <w:pPr>
              <w:jc w:val="both"/>
              <w:rPr>
                <w:rFonts w:eastAsia="Times New Roman" w:cs="Times New Roman"/>
              </w:rPr>
            </w:pPr>
          </w:p>
        </w:tc>
      </w:tr>
      <w:tr w:rsidR="00C77169" w:rsidRPr="00C17238" w14:paraId="0D262A32" w14:textId="77777777" w:rsidTr="00BA48FD">
        <w:trPr>
          <w:cantSplit/>
          <w:trHeight w:val="222"/>
        </w:trPr>
        <w:tc>
          <w:tcPr>
            <w:tcW w:w="2299" w:type="dxa"/>
            <w:gridSpan w:val="2"/>
            <w:tcBorders>
              <w:top w:val="single" w:sz="4" w:space="0" w:color="000000"/>
              <w:left w:val="single" w:sz="4" w:space="0" w:color="000000"/>
              <w:bottom w:val="nil"/>
              <w:right w:val="single" w:sz="4" w:space="0" w:color="000000"/>
            </w:tcBorders>
            <w:hideMark/>
          </w:tcPr>
          <w:p w14:paraId="65347EC5" w14:textId="77777777" w:rsidR="00C77169" w:rsidRPr="00C17238" w:rsidRDefault="00C77169" w:rsidP="00BA48FD">
            <w:pPr>
              <w:jc w:val="both"/>
              <w:rPr>
                <w:rFonts w:eastAsia="Times New Roman" w:cs="Times New Roman"/>
              </w:rPr>
            </w:pPr>
            <w:r w:rsidRPr="00C17238">
              <w:rPr>
                <w:rFonts w:eastAsia="Times New Roman" w:cs="Times New Roman"/>
              </w:rPr>
              <w:t>Date of Accident</w:t>
            </w:r>
          </w:p>
        </w:tc>
        <w:tc>
          <w:tcPr>
            <w:tcW w:w="1998" w:type="dxa"/>
            <w:gridSpan w:val="2"/>
            <w:tcBorders>
              <w:top w:val="single" w:sz="4" w:space="0" w:color="000000"/>
              <w:left w:val="single" w:sz="4" w:space="0" w:color="000000"/>
              <w:bottom w:val="nil"/>
              <w:right w:val="single" w:sz="4" w:space="0" w:color="000000"/>
            </w:tcBorders>
            <w:hideMark/>
          </w:tcPr>
          <w:p w14:paraId="29F02E8C" w14:textId="77777777" w:rsidR="00C77169" w:rsidRPr="00C17238" w:rsidRDefault="00C77169" w:rsidP="00BA48FD">
            <w:pPr>
              <w:jc w:val="both"/>
              <w:rPr>
                <w:rFonts w:eastAsia="Times New Roman" w:cs="Times New Roman"/>
              </w:rPr>
            </w:pPr>
            <w:r w:rsidRPr="00C17238">
              <w:rPr>
                <w:rFonts w:eastAsia="Times New Roman" w:cs="Times New Roman"/>
              </w:rPr>
              <w:t>Time of Accident</w:t>
            </w:r>
          </w:p>
        </w:tc>
        <w:tc>
          <w:tcPr>
            <w:tcW w:w="4864" w:type="dxa"/>
            <w:gridSpan w:val="3"/>
            <w:tcBorders>
              <w:top w:val="single" w:sz="4" w:space="0" w:color="000000"/>
              <w:left w:val="single" w:sz="4" w:space="0" w:color="000000"/>
              <w:bottom w:val="nil"/>
              <w:right w:val="single" w:sz="4" w:space="0" w:color="000000"/>
            </w:tcBorders>
            <w:hideMark/>
          </w:tcPr>
          <w:p w14:paraId="7E3688AC" w14:textId="77777777" w:rsidR="00C77169" w:rsidRPr="00C17238" w:rsidRDefault="00C77169" w:rsidP="00BA48FD">
            <w:pPr>
              <w:jc w:val="both"/>
              <w:rPr>
                <w:rFonts w:eastAsia="Times New Roman" w:cs="Times New Roman"/>
              </w:rPr>
            </w:pPr>
            <w:r w:rsidRPr="00C17238">
              <w:rPr>
                <w:rFonts w:eastAsia="Times New Roman" w:cs="Times New Roman"/>
              </w:rPr>
              <w:t>Claim Number (if known)</w:t>
            </w:r>
          </w:p>
        </w:tc>
      </w:tr>
      <w:tr w:rsidR="00C77169" w:rsidRPr="00C17238" w14:paraId="6B75D112" w14:textId="77777777" w:rsidTr="00BA48FD">
        <w:trPr>
          <w:cantSplit/>
          <w:trHeight w:val="222"/>
        </w:trPr>
        <w:tc>
          <w:tcPr>
            <w:tcW w:w="2299" w:type="dxa"/>
            <w:gridSpan w:val="2"/>
            <w:tcBorders>
              <w:top w:val="nil"/>
              <w:left w:val="single" w:sz="4" w:space="0" w:color="000000"/>
              <w:bottom w:val="single" w:sz="4" w:space="0" w:color="000000"/>
              <w:right w:val="single" w:sz="4" w:space="0" w:color="000000"/>
            </w:tcBorders>
          </w:tcPr>
          <w:p w14:paraId="0C2D6F73" w14:textId="77777777" w:rsidR="00C77169" w:rsidRPr="00C17238" w:rsidRDefault="00C77169" w:rsidP="00BA48FD">
            <w:pPr>
              <w:jc w:val="both"/>
              <w:rPr>
                <w:rFonts w:eastAsia="Times New Roman" w:cs="Times New Roman"/>
              </w:rPr>
            </w:pPr>
          </w:p>
        </w:tc>
        <w:tc>
          <w:tcPr>
            <w:tcW w:w="1998" w:type="dxa"/>
            <w:gridSpan w:val="2"/>
            <w:tcBorders>
              <w:top w:val="nil"/>
              <w:left w:val="single" w:sz="4" w:space="0" w:color="000000"/>
              <w:bottom w:val="single" w:sz="4" w:space="0" w:color="000000"/>
              <w:right w:val="single" w:sz="4" w:space="0" w:color="000000"/>
            </w:tcBorders>
            <w:vAlign w:val="bottom"/>
            <w:hideMark/>
          </w:tcPr>
          <w:p w14:paraId="4619337E" w14:textId="77777777" w:rsidR="00C77169" w:rsidRPr="00C17238" w:rsidRDefault="00C77169" w:rsidP="00BA48FD">
            <w:pPr>
              <w:jc w:val="both"/>
              <w:rPr>
                <w:rFonts w:eastAsia="Times New Roman" w:cs="Times New Roman"/>
              </w:rPr>
            </w:pPr>
            <w:r w:rsidRPr="00C17238">
              <w:rPr>
                <w:rFonts w:eastAsia="Times New Roman" w:cs="Times New Roman"/>
              </w:rPr>
              <w:t xml:space="preserve">A.M. </w:t>
            </w:r>
            <w:r w:rsidRPr="00C17238">
              <w:rPr>
                <w:rFonts w:eastAsia="Times New Roman" w:cs="Times New Roman"/>
              </w:rPr>
              <w:fldChar w:fldCharType="begin">
                <w:ffData>
                  <w:name w:val="Check3"/>
                  <w:enabled/>
                  <w:calcOnExit w:val="0"/>
                  <w:checkBox>
                    <w:sizeAuto/>
                    <w:default w:val="0"/>
                  </w:checkBox>
                </w:ffData>
              </w:fldChar>
            </w:r>
            <w:bookmarkStart w:id="7340" w:name="Check3"/>
            <w:r w:rsidRPr="00C17238">
              <w:rPr>
                <w:rFonts w:eastAsia="Times New Roman" w:cs="Times New Roman"/>
              </w:rPr>
              <w:instrText xml:space="preserve"> FORMCHECKBOX </w:instrText>
            </w:r>
            <w:r w:rsidRPr="00C17238">
              <w:rPr>
                <w:rFonts w:eastAsia="Times New Roman" w:cs="Times New Roman"/>
              </w:rPr>
            </w:r>
            <w:r w:rsidRPr="00C17238">
              <w:rPr>
                <w:rFonts w:eastAsia="Times New Roman" w:cs="Times New Roman"/>
              </w:rPr>
              <w:fldChar w:fldCharType="separate"/>
            </w:r>
            <w:r w:rsidRPr="00C17238">
              <w:rPr>
                <w:rFonts w:eastAsia="Times New Roman" w:cs="Times New Roman"/>
              </w:rPr>
              <w:fldChar w:fldCharType="end"/>
            </w:r>
            <w:bookmarkEnd w:id="7340"/>
            <w:r w:rsidRPr="00C17238">
              <w:rPr>
                <w:rFonts w:eastAsia="Times New Roman" w:cs="Times New Roman"/>
              </w:rPr>
              <w:t xml:space="preserve"> </w:t>
            </w:r>
          </w:p>
          <w:p w14:paraId="4FD942C3" w14:textId="77777777" w:rsidR="00C77169" w:rsidRPr="00C17238" w:rsidRDefault="00C77169" w:rsidP="00BA48FD">
            <w:pPr>
              <w:jc w:val="both"/>
              <w:rPr>
                <w:rFonts w:eastAsia="Times New Roman" w:cs="Times New Roman"/>
              </w:rPr>
            </w:pPr>
          </w:p>
          <w:p w14:paraId="5CE31272" w14:textId="77777777" w:rsidR="00C77169" w:rsidRPr="00C17238" w:rsidRDefault="00C77169" w:rsidP="00BA48FD">
            <w:pPr>
              <w:jc w:val="both"/>
              <w:rPr>
                <w:rFonts w:eastAsia="Times New Roman" w:cs="Times New Roman"/>
              </w:rPr>
            </w:pPr>
            <w:r w:rsidRPr="00C17238">
              <w:rPr>
                <w:rFonts w:eastAsia="Times New Roman" w:cs="Times New Roman"/>
              </w:rPr>
              <w:t>P.M. `</w:t>
            </w:r>
            <w:r w:rsidRPr="00C17238">
              <w:rPr>
                <w:rFonts w:eastAsia="Times New Roman" w:cs="Times New Roman"/>
              </w:rPr>
              <w:fldChar w:fldCharType="begin">
                <w:ffData>
                  <w:name w:val="Check4"/>
                  <w:enabled/>
                  <w:calcOnExit w:val="0"/>
                  <w:checkBox>
                    <w:sizeAuto/>
                    <w:default w:val="0"/>
                  </w:checkBox>
                </w:ffData>
              </w:fldChar>
            </w:r>
            <w:bookmarkStart w:id="7341" w:name="Check4"/>
            <w:r w:rsidRPr="00C17238">
              <w:rPr>
                <w:rFonts w:eastAsia="Times New Roman" w:cs="Times New Roman"/>
              </w:rPr>
              <w:instrText xml:space="preserve"> FORMCHECKBOX </w:instrText>
            </w:r>
            <w:r w:rsidRPr="00C17238">
              <w:rPr>
                <w:rFonts w:eastAsia="Times New Roman" w:cs="Times New Roman"/>
              </w:rPr>
            </w:r>
            <w:r w:rsidRPr="00C17238">
              <w:rPr>
                <w:rFonts w:eastAsia="Times New Roman" w:cs="Times New Roman"/>
              </w:rPr>
              <w:fldChar w:fldCharType="separate"/>
            </w:r>
            <w:r w:rsidRPr="00C17238">
              <w:rPr>
                <w:rFonts w:eastAsia="Times New Roman" w:cs="Times New Roman"/>
              </w:rPr>
              <w:fldChar w:fldCharType="end"/>
            </w:r>
            <w:bookmarkEnd w:id="7341"/>
          </w:p>
        </w:tc>
        <w:tc>
          <w:tcPr>
            <w:tcW w:w="4864" w:type="dxa"/>
            <w:gridSpan w:val="3"/>
            <w:tcBorders>
              <w:top w:val="nil"/>
              <w:left w:val="single" w:sz="4" w:space="0" w:color="000000"/>
              <w:bottom w:val="single" w:sz="4" w:space="0" w:color="000000"/>
              <w:right w:val="single" w:sz="4" w:space="0" w:color="000000"/>
            </w:tcBorders>
          </w:tcPr>
          <w:p w14:paraId="0E4796EE" w14:textId="77777777" w:rsidR="00C77169" w:rsidRPr="00C17238" w:rsidRDefault="00C77169" w:rsidP="00BA48FD">
            <w:pPr>
              <w:jc w:val="both"/>
              <w:rPr>
                <w:rFonts w:eastAsia="Times New Roman" w:cs="Times New Roman"/>
              </w:rPr>
            </w:pPr>
          </w:p>
        </w:tc>
      </w:tr>
      <w:tr w:rsidR="00C77169" w:rsidRPr="00C17238" w14:paraId="6A36DB05" w14:textId="77777777" w:rsidTr="00BA48FD">
        <w:trPr>
          <w:cantSplit/>
          <w:trHeight w:val="222"/>
        </w:trPr>
        <w:tc>
          <w:tcPr>
            <w:tcW w:w="2044" w:type="dxa"/>
            <w:tcBorders>
              <w:top w:val="single" w:sz="4" w:space="0" w:color="000000"/>
              <w:left w:val="single" w:sz="4" w:space="0" w:color="000000"/>
              <w:bottom w:val="nil"/>
              <w:right w:val="single" w:sz="4" w:space="0" w:color="000000"/>
            </w:tcBorders>
            <w:hideMark/>
          </w:tcPr>
          <w:p w14:paraId="21E28A9D" w14:textId="77777777" w:rsidR="00C77169" w:rsidRPr="00C17238" w:rsidRDefault="00C77169" w:rsidP="00BA48FD">
            <w:pPr>
              <w:jc w:val="both"/>
              <w:rPr>
                <w:rFonts w:eastAsia="Times New Roman" w:cs="Times New Roman"/>
              </w:rPr>
            </w:pPr>
            <w:r w:rsidRPr="00C17238">
              <w:rPr>
                <w:rFonts w:eastAsia="Times New Roman" w:cs="Times New Roman"/>
              </w:rPr>
              <w:t>Phone:</w:t>
            </w:r>
          </w:p>
        </w:tc>
        <w:tc>
          <w:tcPr>
            <w:tcW w:w="2253" w:type="dxa"/>
            <w:gridSpan w:val="3"/>
            <w:tcBorders>
              <w:top w:val="single" w:sz="4" w:space="0" w:color="000000"/>
              <w:left w:val="single" w:sz="4" w:space="0" w:color="000000"/>
              <w:bottom w:val="nil"/>
              <w:right w:val="single" w:sz="4" w:space="0" w:color="000000"/>
            </w:tcBorders>
            <w:hideMark/>
          </w:tcPr>
          <w:p w14:paraId="0AEC723E" w14:textId="77777777" w:rsidR="00C77169" w:rsidRPr="00C17238" w:rsidRDefault="00C77169" w:rsidP="00BA48FD">
            <w:pPr>
              <w:jc w:val="both"/>
              <w:rPr>
                <w:rFonts w:eastAsia="Times New Roman" w:cs="Times New Roman"/>
              </w:rPr>
            </w:pPr>
            <w:r w:rsidRPr="00C17238">
              <w:rPr>
                <w:rFonts w:eastAsia="Times New Roman" w:cs="Times New Roman"/>
              </w:rPr>
              <w:t>Other/Cell Number:</w:t>
            </w:r>
          </w:p>
        </w:tc>
        <w:tc>
          <w:tcPr>
            <w:tcW w:w="4864" w:type="dxa"/>
            <w:gridSpan w:val="3"/>
            <w:tcBorders>
              <w:top w:val="single" w:sz="4" w:space="0" w:color="000000"/>
              <w:left w:val="single" w:sz="4" w:space="0" w:color="000000"/>
              <w:bottom w:val="nil"/>
              <w:right w:val="single" w:sz="4" w:space="0" w:color="000000"/>
            </w:tcBorders>
            <w:hideMark/>
          </w:tcPr>
          <w:p w14:paraId="2BE779C2" w14:textId="77777777" w:rsidR="00C77169" w:rsidRPr="00C17238" w:rsidRDefault="00C77169" w:rsidP="00BA48FD">
            <w:pPr>
              <w:jc w:val="both"/>
              <w:rPr>
                <w:rFonts w:eastAsia="Times New Roman" w:cs="Times New Roman"/>
              </w:rPr>
            </w:pPr>
            <w:r w:rsidRPr="00C17238">
              <w:rPr>
                <w:rFonts w:eastAsia="Times New Roman" w:cs="Times New Roman"/>
              </w:rPr>
              <w:t>Email:</w:t>
            </w:r>
          </w:p>
        </w:tc>
      </w:tr>
      <w:tr w:rsidR="00C77169" w:rsidRPr="00C17238" w14:paraId="29A32DD5" w14:textId="77777777" w:rsidTr="00BA48FD">
        <w:trPr>
          <w:cantSplit/>
          <w:trHeight w:val="222"/>
        </w:trPr>
        <w:tc>
          <w:tcPr>
            <w:tcW w:w="2044" w:type="dxa"/>
            <w:tcBorders>
              <w:top w:val="nil"/>
              <w:left w:val="single" w:sz="4" w:space="0" w:color="000000"/>
              <w:bottom w:val="single" w:sz="4" w:space="0" w:color="000000"/>
              <w:right w:val="single" w:sz="4" w:space="0" w:color="000000"/>
            </w:tcBorders>
          </w:tcPr>
          <w:p w14:paraId="557D3CF6" w14:textId="77777777" w:rsidR="00C77169" w:rsidRPr="00C17238" w:rsidRDefault="00C77169" w:rsidP="00BA48FD">
            <w:pPr>
              <w:jc w:val="both"/>
              <w:rPr>
                <w:rFonts w:eastAsia="Times New Roman" w:cs="Times New Roman"/>
              </w:rPr>
            </w:pPr>
          </w:p>
        </w:tc>
        <w:tc>
          <w:tcPr>
            <w:tcW w:w="2253" w:type="dxa"/>
            <w:gridSpan w:val="3"/>
            <w:tcBorders>
              <w:top w:val="nil"/>
              <w:left w:val="single" w:sz="4" w:space="0" w:color="000000"/>
              <w:bottom w:val="single" w:sz="4" w:space="0" w:color="000000"/>
              <w:right w:val="single" w:sz="4" w:space="0" w:color="000000"/>
            </w:tcBorders>
          </w:tcPr>
          <w:p w14:paraId="409883A8" w14:textId="77777777" w:rsidR="00C77169" w:rsidRPr="00C17238" w:rsidRDefault="00C77169" w:rsidP="00BA48FD">
            <w:pPr>
              <w:jc w:val="both"/>
              <w:rPr>
                <w:rFonts w:eastAsia="Times New Roman" w:cs="Times New Roman"/>
              </w:rPr>
            </w:pPr>
          </w:p>
        </w:tc>
        <w:tc>
          <w:tcPr>
            <w:tcW w:w="4864" w:type="dxa"/>
            <w:gridSpan w:val="3"/>
            <w:tcBorders>
              <w:top w:val="nil"/>
              <w:left w:val="single" w:sz="4" w:space="0" w:color="000000"/>
              <w:bottom w:val="single" w:sz="4" w:space="0" w:color="000000"/>
              <w:right w:val="single" w:sz="4" w:space="0" w:color="000000"/>
            </w:tcBorders>
          </w:tcPr>
          <w:p w14:paraId="35FF9927" w14:textId="77777777" w:rsidR="00C77169" w:rsidRPr="00C17238" w:rsidRDefault="00C77169" w:rsidP="00BA48FD">
            <w:pPr>
              <w:jc w:val="both"/>
              <w:rPr>
                <w:rFonts w:eastAsia="Times New Roman" w:cs="Times New Roman"/>
              </w:rPr>
            </w:pPr>
          </w:p>
        </w:tc>
      </w:tr>
      <w:tr w:rsidR="00C77169" w:rsidRPr="00C17238" w14:paraId="0053EA97" w14:textId="77777777" w:rsidTr="00BA48FD">
        <w:trPr>
          <w:cantSplit/>
          <w:trHeight w:val="222"/>
        </w:trPr>
        <w:tc>
          <w:tcPr>
            <w:tcW w:w="5072" w:type="dxa"/>
            <w:gridSpan w:val="5"/>
            <w:tcBorders>
              <w:top w:val="single" w:sz="4" w:space="0" w:color="000000"/>
              <w:left w:val="single" w:sz="4" w:space="0" w:color="000000"/>
              <w:bottom w:val="nil"/>
              <w:right w:val="single" w:sz="4" w:space="0" w:color="000000"/>
            </w:tcBorders>
            <w:hideMark/>
          </w:tcPr>
          <w:p w14:paraId="742214D9" w14:textId="77777777" w:rsidR="00C77169" w:rsidRPr="00C17238" w:rsidRDefault="00C77169" w:rsidP="00BA48FD">
            <w:pPr>
              <w:jc w:val="both"/>
              <w:rPr>
                <w:rFonts w:eastAsia="Times New Roman" w:cs="Times New Roman"/>
              </w:rPr>
            </w:pPr>
            <w:r w:rsidRPr="00C17238">
              <w:rPr>
                <w:rFonts w:eastAsia="Times New Roman" w:cs="Times New Roman"/>
              </w:rPr>
              <w:t>Supervisor</w:t>
            </w:r>
          </w:p>
        </w:tc>
        <w:tc>
          <w:tcPr>
            <w:tcW w:w="4089" w:type="dxa"/>
            <w:gridSpan w:val="2"/>
            <w:tcBorders>
              <w:top w:val="single" w:sz="4" w:space="0" w:color="000000"/>
              <w:left w:val="single" w:sz="4" w:space="0" w:color="000000"/>
              <w:bottom w:val="nil"/>
              <w:right w:val="single" w:sz="4" w:space="0" w:color="000000"/>
            </w:tcBorders>
            <w:hideMark/>
          </w:tcPr>
          <w:p w14:paraId="5A86CC2E" w14:textId="77777777" w:rsidR="00C77169" w:rsidRPr="00C17238" w:rsidRDefault="00C77169" w:rsidP="00BA48FD">
            <w:pPr>
              <w:jc w:val="both"/>
              <w:rPr>
                <w:rFonts w:eastAsia="Times New Roman" w:cs="Times New Roman"/>
              </w:rPr>
            </w:pPr>
            <w:r w:rsidRPr="00C17238">
              <w:rPr>
                <w:rFonts w:eastAsia="Times New Roman" w:cs="Times New Roman"/>
              </w:rPr>
              <w:t>Supervisor Telephone Number</w:t>
            </w:r>
          </w:p>
        </w:tc>
      </w:tr>
      <w:tr w:rsidR="00C77169" w:rsidRPr="00C17238" w14:paraId="5A90C222" w14:textId="77777777" w:rsidTr="00BA48FD">
        <w:trPr>
          <w:cantSplit/>
          <w:trHeight w:val="222"/>
        </w:trPr>
        <w:tc>
          <w:tcPr>
            <w:tcW w:w="5072" w:type="dxa"/>
            <w:gridSpan w:val="5"/>
            <w:tcBorders>
              <w:top w:val="nil"/>
              <w:left w:val="single" w:sz="4" w:space="0" w:color="000000"/>
              <w:bottom w:val="single" w:sz="4" w:space="0" w:color="000000"/>
              <w:right w:val="single" w:sz="4" w:space="0" w:color="000000"/>
            </w:tcBorders>
          </w:tcPr>
          <w:p w14:paraId="2E5B4938" w14:textId="77777777" w:rsidR="00C77169" w:rsidRPr="00C17238" w:rsidRDefault="00C77169" w:rsidP="00BA48FD">
            <w:pPr>
              <w:jc w:val="both"/>
              <w:rPr>
                <w:rFonts w:eastAsia="Times New Roman" w:cs="Times New Roman"/>
              </w:rPr>
            </w:pPr>
          </w:p>
        </w:tc>
        <w:tc>
          <w:tcPr>
            <w:tcW w:w="4089" w:type="dxa"/>
            <w:gridSpan w:val="2"/>
            <w:tcBorders>
              <w:top w:val="nil"/>
              <w:left w:val="single" w:sz="4" w:space="0" w:color="000000"/>
              <w:bottom w:val="single" w:sz="4" w:space="0" w:color="000000"/>
              <w:right w:val="single" w:sz="4" w:space="0" w:color="000000"/>
            </w:tcBorders>
          </w:tcPr>
          <w:p w14:paraId="7F14C32E" w14:textId="77777777" w:rsidR="00C77169" w:rsidRPr="00C17238" w:rsidRDefault="00C77169" w:rsidP="00BA48FD">
            <w:pPr>
              <w:jc w:val="both"/>
              <w:rPr>
                <w:rFonts w:eastAsia="Times New Roman" w:cs="Times New Roman"/>
              </w:rPr>
            </w:pPr>
          </w:p>
        </w:tc>
      </w:tr>
    </w:tbl>
    <w:p w14:paraId="7E746718" w14:textId="77777777" w:rsidR="00C77169" w:rsidRPr="00C17238" w:rsidRDefault="00C77169" w:rsidP="00C77169">
      <w:pPr>
        <w:jc w:val="both"/>
        <w:rPr>
          <w:rFonts w:cs="Times New Roman"/>
        </w:rPr>
      </w:pPr>
    </w:p>
    <w:p w14:paraId="52A3EE44" w14:textId="77777777" w:rsidR="00C77169" w:rsidRPr="00C17238" w:rsidRDefault="00C77169" w:rsidP="00C77169">
      <w:pPr>
        <w:jc w:val="both"/>
        <w:rPr>
          <w:rFonts w:cs="Times New Roman"/>
          <w:b/>
          <w:bCs/>
        </w:rPr>
      </w:pPr>
      <w:r w:rsidRPr="00C17238">
        <w:rPr>
          <w:rFonts w:cs="Times New Roman"/>
          <w:b/>
          <w:bCs/>
        </w:rPr>
        <w:t>Check all that Apply:</w:t>
      </w:r>
    </w:p>
    <w:p w14:paraId="75F88BEE" w14:textId="77777777" w:rsidR="00C77169" w:rsidRPr="00C17238" w:rsidRDefault="00C77169" w:rsidP="00C77169">
      <w:pPr>
        <w:jc w:val="both"/>
        <w:rPr>
          <w:rFonts w:cs="Times New Roman"/>
        </w:rPr>
      </w:pPr>
    </w:p>
    <w:p w14:paraId="5B1D1282" w14:textId="77777777" w:rsidR="00C77169" w:rsidRPr="00C17238" w:rsidRDefault="00C77169" w:rsidP="00C77169">
      <w:pPr>
        <w:jc w:val="both"/>
        <w:rPr>
          <w:rFonts w:cs="Times New Roman"/>
          <w:spacing w:val="1"/>
        </w:rPr>
      </w:pPr>
      <w:r w:rsidRPr="00C17238">
        <w:rPr>
          <w:rFonts w:cs="Times New Roman"/>
        </w:rPr>
        <w:t xml:space="preserve">Type of </w:t>
      </w:r>
      <w:r w:rsidRPr="00C17238">
        <w:rPr>
          <w:rFonts w:cs="Times New Roman"/>
          <w:spacing w:val="-1"/>
        </w:rPr>
        <w:t>Accident/Loss:</w:t>
      </w:r>
      <w:r w:rsidRPr="00C17238">
        <w:rPr>
          <w:rFonts w:cs="Times New Roman"/>
          <w:spacing w:val="1"/>
        </w:rPr>
        <w:t xml:space="preserve"> </w:t>
      </w:r>
      <w:r w:rsidRPr="00C17238">
        <w:rPr>
          <w:rFonts w:cs="Times New Roman"/>
        </w:rPr>
        <w:t xml:space="preserve">( )Injury ( </w:t>
      </w:r>
      <w:r w:rsidRPr="00C17238">
        <w:rPr>
          <w:rFonts w:cs="Times New Roman"/>
          <w:spacing w:val="-1"/>
        </w:rPr>
        <w:t>)Vehicle</w:t>
      </w:r>
      <w:r w:rsidRPr="00C17238">
        <w:rPr>
          <w:rFonts w:cs="Times New Roman"/>
        </w:rPr>
        <w:t xml:space="preserve"> </w:t>
      </w:r>
      <w:r w:rsidRPr="00C17238">
        <w:rPr>
          <w:rFonts w:cs="Times New Roman"/>
          <w:spacing w:val="-1"/>
        </w:rPr>
        <w:t>Accident</w:t>
      </w:r>
      <w:r w:rsidRPr="00C17238">
        <w:rPr>
          <w:rFonts w:cs="Times New Roman"/>
        </w:rPr>
        <w:t xml:space="preserve"> ( )Illness ( )Property</w:t>
      </w:r>
      <w:r w:rsidRPr="00C17238">
        <w:rPr>
          <w:rFonts w:cs="Times New Roman"/>
          <w:spacing w:val="3"/>
        </w:rPr>
        <w:t xml:space="preserve"> </w:t>
      </w:r>
      <w:r w:rsidRPr="00C17238">
        <w:rPr>
          <w:rFonts w:cs="Times New Roman"/>
        </w:rPr>
        <w:t xml:space="preserve">Damage ( )Fire </w:t>
      </w:r>
    </w:p>
    <w:p w14:paraId="055BF88C" w14:textId="77777777" w:rsidR="00C77169" w:rsidRPr="00C17238" w:rsidRDefault="00C77169" w:rsidP="00C77169">
      <w:pPr>
        <w:jc w:val="both"/>
        <w:rPr>
          <w:rFonts w:cs="Times New Roman"/>
          <w:spacing w:val="1"/>
        </w:rPr>
      </w:pPr>
    </w:p>
    <w:p w14:paraId="345AB4E1" w14:textId="77777777" w:rsidR="00C77169" w:rsidRPr="00C17238" w:rsidRDefault="00C77169" w:rsidP="00C77169">
      <w:pPr>
        <w:jc w:val="both"/>
        <w:rPr>
          <w:rFonts w:cs="Times New Roman"/>
        </w:rPr>
      </w:pPr>
      <w:r w:rsidRPr="00C17238">
        <w:rPr>
          <w:rFonts w:cs="Times New Roman"/>
          <w:spacing w:val="1"/>
        </w:rPr>
        <w:t>(_</w:t>
      </w:r>
      <w:r w:rsidRPr="00C17238">
        <w:rPr>
          <w:rFonts w:cs="Times New Roman"/>
        </w:rPr>
        <w:t>)Other-</w:t>
      </w:r>
      <w:r w:rsidRPr="00C17238">
        <w:rPr>
          <w:rFonts w:cs="Times New Roman"/>
          <w:spacing w:val="-1"/>
        </w:rPr>
        <w:t>Specify:</w:t>
      </w:r>
      <w:r w:rsidRPr="00C17238">
        <w:rPr>
          <w:rFonts w:cs="Times New Roman"/>
          <w:u w:val="single" w:color="000000"/>
        </w:rPr>
        <w:tab/>
      </w:r>
    </w:p>
    <w:p w14:paraId="16D9E10D" w14:textId="77777777" w:rsidR="00C77169" w:rsidRPr="00C17238" w:rsidRDefault="00C77169" w:rsidP="00C77169">
      <w:pPr>
        <w:jc w:val="both"/>
        <w:rPr>
          <w:rFonts w:cs="Times New Roman"/>
        </w:rPr>
      </w:pPr>
    </w:p>
    <w:p w14:paraId="3F9B63E0" w14:textId="77777777" w:rsidR="00C77169" w:rsidRPr="00C17238" w:rsidRDefault="00C77169" w:rsidP="00C77169">
      <w:pPr>
        <w:jc w:val="both"/>
        <w:rPr>
          <w:rFonts w:cs="Times New Roman"/>
        </w:rPr>
      </w:pPr>
      <w:r w:rsidRPr="00C17238">
        <w:rPr>
          <w:rFonts w:cs="Times New Roman"/>
        </w:rPr>
        <w:t xml:space="preserve">Location of Occurrence: ( )On </w:t>
      </w:r>
      <w:r w:rsidRPr="00C17238">
        <w:rPr>
          <w:rFonts w:cs="Times New Roman"/>
          <w:spacing w:val="-1"/>
        </w:rPr>
        <w:t xml:space="preserve">Premises </w:t>
      </w:r>
      <w:r w:rsidRPr="00C17238">
        <w:rPr>
          <w:rFonts w:cs="Times New Roman"/>
        </w:rPr>
        <w:t>- Office</w:t>
      </w:r>
      <w:r w:rsidRPr="00C17238">
        <w:rPr>
          <w:rFonts w:cs="Times New Roman"/>
          <w:spacing w:val="1"/>
        </w:rPr>
        <w:t xml:space="preserve"> </w:t>
      </w:r>
      <w:r w:rsidRPr="00C17238">
        <w:rPr>
          <w:rFonts w:cs="Times New Roman"/>
        </w:rPr>
        <w:t>( )Off-Premises</w:t>
      </w:r>
    </w:p>
    <w:p w14:paraId="47534C09" w14:textId="77777777" w:rsidR="00C77169" w:rsidRPr="00C17238" w:rsidRDefault="00C77169" w:rsidP="00C77169">
      <w:pPr>
        <w:jc w:val="both"/>
        <w:rPr>
          <w:rFonts w:eastAsia="Times New Roman" w:cs="Times New Roman"/>
        </w:rPr>
      </w:pPr>
    </w:p>
    <w:p w14:paraId="6198CFEE" w14:textId="77777777" w:rsidR="00C77169" w:rsidRPr="00C17238" w:rsidRDefault="00C77169" w:rsidP="00C77169">
      <w:pPr>
        <w:jc w:val="both"/>
        <w:rPr>
          <w:rFonts w:eastAsia="Times New Roman" w:cs="Times New Roman"/>
          <w:spacing w:val="28"/>
        </w:rPr>
      </w:pPr>
      <w:r w:rsidRPr="00C17238">
        <w:rPr>
          <w:rFonts w:cs="Times New Roman"/>
          <w:noProof/>
        </w:rPr>
        <mc:AlternateContent>
          <mc:Choice Requires="wpg">
            <w:drawing>
              <wp:anchor distT="0" distB="0" distL="114300" distR="114300" simplePos="0" relativeHeight="251658255" behindDoc="1" locked="0" layoutInCell="1" allowOverlap="1" wp14:anchorId="21D0D473" wp14:editId="6372F93F">
                <wp:simplePos x="0" y="0"/>
                <wp:positionH relativeFrom="page">
                  <wp:posOffset>1565910</wp:posOffset>
                </wp:positionH>
                <wp:positionV relativeFrom="paragraph">
                  <wp:posOffset>186055</wp:posOffset>
                </wp:positionV>
                <wp:extent cx="29210" cy="5080"/>
                <wp:effectExtent l="13335" t="5080" r="5080" b="889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5080"/>
                          <a:chOff x="2466" y="293"/>
                          <a:chExt cx="46" cy="8"/>
                        </a:xfrm>
                      </wpg:grpSpPr>
                      <wps:wsp>
                        <wps:cNvPr id="70" name="Freeform 6"/>
                        <wps:cNvSpPr>
                          <a:spLocks/>
                        </wps:cNvSpPr>
                        <wps:spPr bwMode="auto">
                          <a:xfrm>
                            <a:off x="2466" y="293"/>
                            <a:ext cx="46" cy="8"/>
                          </a:xfrm>
                          <a:custGeom>
                            <a:avLst/>
                            <a:gdLst>
                              <a:gd name="T0" fmla="+- 0 2466 2466"/>
                              <a:gd name="T1" fmla="*/ T0 w 46"/>
                              <a:gd name="T2" fmla="+- 0 297 293"/>
                              <a:gd name="T3" fmla="*/ 297 h 8"/>
                              <a:gd name="T4" fmla="+- 0 2512 2466"/>
                              <a:gd name="T5" fmla="*/ T4 w 46"/>
                              <a:gd name="T6" fmla="+- 0 297 293"/>
                              <a:gd name="T7" fmla="*/ 297 h 8"/>
                            </a:gdLst>
                            <a:ahLst/>
                            <a:cxnLst>
                              <a:cxn ang="0">
                                <a:pos x="T1" y="T3"/>
                              </a:cxn>
                              <a:cxn ang="0">
                                <a:pos x="T5" y="T7"/>
                              </a:cxn>
                            </a:cxnLst>
                            <a:rect l="0" t="0" r="r" b="b"/>
                            <a:pathLst>
                              <a:path w="46" h="8">
                                <a:moveTo>
                                  <a:pt x="0" y="4"/>
                                </a:moveTo>
                                <a:lnTo>
                                  <a:pt x="46" y="4"/>
                                </a:lnTo>
                              </a:path>
                            </a:pathLst>
                          </a:custGeom>
                          <a:noFill/>
                          <a:ln w="66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dgm="http://schemas.openxmlformats.org/drawingml/2006/diagram" xmlns:arto="http://schemas.microsoft.com/office/word/2006/arto">
            <w:pict w14:anchorId="045215CB">
              <v:group id="Group 69" style="position:absolute;margin-left:123.3pt;margin-top:14.65pt;width:2.3pt;height:.4pt;z-index:-251658225;mso-position-horizontal-relative:page" coordsize="46,8" coordorigin="2466,293" o:spid="_x0000_s1026" w14:anchorId="217E3E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">
                <v:shape id="Freeform 6" style="position:absolute;left:2466;top:293;width:46;height:8;visibility:visible;mso-wrap-style:square;v-text-anchor:top" coordsize="46,8" o:spid="_x0000_s1027" filled="f" strokeweight=".52pt" path="m,4r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">
                  <v:path arrowok="t" o:connecttype="custom" o:connectlocs="0,297;46,297" o:connectangles="0,0"/>
                </v:shape>
                <w10:wrap anchorx="page"/>
              </v:group>
            </w:pict>
          </mc:Fallback>
        </mc:AlternateContent>
      </w:r>
      <w:r w:rsidRPr="00C17238">
        <w:rPr>
          <w:rFonts w:eastAsia="Times New Roman" w:cs="Times New Roman"/>
        </w:rPr>
        <w:t>Nature of Injury/Illness</w:t>
      </w:r>
      <w:r w:rsidRPr="00C17238">
        <w:rPr>
          <w:rFonts w:eastAsia="Times New Roman" w:cs="Times New Roman"/>
          <w:u w:val="single" w:color="FFFFFF" w:themeColor="background1"/>
        </w:rPr>
        <w:t xml:space="preserve">: </w:t>
      </w:r>
      <w:r w:rsidRPr="00C17238">
        <w:rPr>
          <w:rFonts w:eastAsia="Times New Roman" w:cs="Times New Roman"/>
          <w:spacing w:val="-1"/>
          <w:u w:val="single" w:color="FFFFFF" w:themeColor="background1"/>
        </w:rPr>
        <w:t>(</w:t>
      </w:r>
      <w:r w:rsidRPr="00C17238">
        <w:rPr>
          <w:rFonts w:eastAsia="Times New Roman" w:cs="Times New Roman"/>
          <w:spacing w:val="-1"/>
        </w:rPr>
        <w:t>Strain, Laceration, Burn, Fracture, etc.)</w:t>
      </w:r>
      <w:r w:rsidRPr="00C17238">
        <w:rPr>
          <w:rFonts w:eastAsia="Times New Roman" w:cs="Times New Roman"/>
          <w:w w:val="99"/>
          <w:u w:val="single" w:color="000000"/>
        </w:rPr>
        <w:t xml:space="preserve"> </w:t>
      </w:r>
      <w:r w:rsidRPr="00C17238">
        <w:rPr>
          <w:rFonts w:eastAsia="Times New Roman" w:cs="Times New Roman"/>
          <w:u w:val="single" w:color="000000"/>
        </w:rPr>
        <w:tab/>
      </w:r>
      <w:r w:rsidRPr="00C17238">
        <w:rPr>
          <w:rFonts w:eastAsia="Times New Roman" w:cs="Times New Roman"/>
          <w:u w:val="single" w:color="000000"/>
        </w:rPr>
        <w:tab/>
      </w:r>
      <w:r w:rsidRPr="00C17238">
        <w:rPr>
          <w:rFonts w:eastAsia="Times New Roman" w:cs="Times New Roman"/>
          <w:u w:val="single" w:color="000000"/>
        </w:rPr>
        <w:tab/>
        <w:t xml:space="preserve"> </w:t>
      </w:r>
      <w:r w:rsidRPr="00C17238">
        <w:rPr>
          <w:rFonts w:eastAsia="Times New Roman" w:cs="Times New Roman"/>
          <w:u w:val="single" w:color="000000"/>
        </w:rPr>
        <w:tab/>
      </w:r>
      <w:r w:rsidRPr="00C17238">
        <w:rPr>
          <w:rFonts w:eastAsia="Times New Roman" w:cs="Times New Roman"/>
          <w:u w:val="single" w:color="000000"/>
        </w:rPr>
        <w:tab/>
        <w:t xml:space="preserve"> </w:t>
      </w:r>
    </w:p>
    <w:p w14:paraId="3E6DD56C" w14:textId="77777777" w:rsidR="00C77169" w:rsidRPr="00C17238" w:rsidRDefault="00C77169" w:rsidP="00C77169">
      <w:pPr>
        <w:jc w:val="both"/>
        <w:rPr>
          <w:rFonts w:eastAsia="Times New Roman" w:cs="Times New Roman"/>
          <w:spacing w:val="28"/>
        </w:rPr>
      </w:pPr>
    </w:p>
    <w:p w14:paraId="16A162A9" w14:textId="77777777" w:rsidR="00C77169" w:rsidRPr="00C17238" w:rsidRDefault="00C77169" w:rsidP="00C77169">
      <w:pPr>
        <w:jc w:val="both"/>
        <w:rPr>
          <w:rFonts w:eastAsia="Times New Roman" w:cs="Times New Roman"/>
          <w:spacing w:val="32"/>
        </w:rPr>
      </w:pPr>
      <w:r w:rsidRPr="00C17238">
        <w:rPr>
          <w:rFonts w:eastAsia="Times New Roman" w:cs="Times New Roman"/>
        </w:rPr>
        <w:t xml:space="preserve">Part(s) of Body: </w:t>
      </w:r>
      <w:r w:rsidRPr="00C17238">
        <w:rPr>
          <w:rFonts w:eastAsia="Times New Roman" w:cs="Times New Roman"/>
          <w:spacing w:val="-1"/>
        </w:rPr>
        <w:t xml:space="preserve">(Back, Finger, </w:t>
      </w:r>
      <w:r w:rsidRPr="00C17238">
        <w:rPr>
          <w:rFonts w:eastAsia="Times New Roman" w:cs="Times New Roman"/>
        </w:rPr>
        <w:t xml:space="preserve">Hand, Foot, </w:t>
      </w:r>
      <w:r w:rsidRPr="00C17238">
        <w:rPr>
          <w:rFonts w:eastAsia="Times New Roman" w:cs="Times New Roman"/>
          <w:spacing w:val="-1"/>
        </w:rPr>
        <w:t>etc.)</w:t>
      </w:r>
      <w:r w:rsidRPr="00C17238">
        <w:rPr>
          <w:rFonts w:eastAsia="Times New Roman" w:cs="Times New Roman"/>
          <w:u w:val="single" w:color="000000"/>
        </w:rPr>
        <w:t xml:space="preserve"> </w:t>
      </w:r>
      <w:r w:rsidRPr="00C17238">
        <w:rPr>
          <w:rFonts w:eastAsia="Times New Roman" w:cs="Times New Roman"/>
          <w:u w:val="single" w:color="000000"/>
        </w:rPr>
        <w:tab/>
      </w:r>
      <w:r w:rsidRPr="00C17238">
        <w:rPr>
          <w:rFonts w:eastAsia="Times New Roman" w:cs="Times New Roman"/>
          <w:u w:val="single" w:color="000000"/>
        </w:rPr>
        <w:tab/>
      </w:r>
      <w:r w:rsidRPr="00C17238">
        <w:rPr>
          <w:rFonts w:eastAsia="Times New Roman" w:cs="Times New Roman"/>
          <w:u w:val="single" w:color="000000"/>
        </w:rPr>
        <w:tab/>
      </w:r>
      <w:r w:rsidRPr="00C17238">
        <w:rPr>
          <w:rFonts w:eastAsia="Times New Roman" w:cs="Times New Roman"/>
          <w:u w:val="single" w:color="000000"/>
        </w:rPr>
        <w:tab/>
      </w:r>
      <w:r w:rsidRPr="00C17238">
        <w:rPr>
          <w:rFonts w:eastAsia="Times New Roman" w:cs="Times New Roman"/>
          <w:spacing w:val="32"/>
        </w:rPr>
        <w:t xml:space="preserve"> </w:t>
      </w:r>
    </w:p>
    <w:p w14:paraId="48529961" w14:textId="77777777" w:rsidR="00C77169" w:rsidRPr="00C17238" w:rsidRDefault="00C77169" w:rsidP="00C77169">
      <w:pPr>
        <w:jc w:val="both"/>
        <w:rPr>
          <w:rFonts w:eastAsia="Times New Roman" w:cs="Times New Roman"/>
          <w:spacing w:val="32"/>
        </w:rPr>
      </w:pPr>
    </w:p>
    <w:p w14:paraId="23D2E99E" w14:textId="77777777" w:rsidR="00C77169" w:rsidRPr="00C17238" w:rsidRDefault="00C77169" w:rsidP="00C77169">
      <w:pPr>
        <w:jc w:val="both"/>
        <w:rPr>
          <w:rFonts w:eastAsia="Times New Roman" w:cs="Times New Roman"/>
        </w:rPr>
      </w:pPr>
      <w:r w:rsidRPr="00C17238">
        <w:rPr>
          <w:rFonts w:eastAsia="Times New Roman" w:cs="Times New Roman"/>
        </w:rPr>
        <w:t xml:space="preserve">Date of </w:t>
      </w:r>
      <w:r w:rsidRPr="00C17238">
        <w:rPr>
          <w:rFonts w:eastAsia="Times New Roman" w:cs="Times New Roman"/>
          <w:spacing w:val="-1"/>
        </w:rPr>
        <w:t>1</w:t>
      </w:r>
      <w:r w:rsidRPr="00C17238">
        <w:rPr>
          <w:rFonts w:eastAsia="Times New Roman" w:cs="Times New Roman"/>
          <w:spacing w:val="-1"/>
          <w:position w:val="8"/>
        </w:rPr>
        <w:t>st</w:t>
      </w:r>
      <w:r w:rsidRPr="00C17238">
        <w:rPr>
          <w:rFonts w:eastAsia="Times New Roman" w:cs="Times New Roman"/>
          <w:spacing w:val="15"/>
          <w:position w:val="8"/>
        </w:rPr>
        <w:t xml:space="preserve"> </w:t>
      </w:r>
      <w:r w:rsidRPr="00C17238">
        <w:rPr>
          <w:rFonts w:eastAsia="Times New Roman" w:cs="Times New Roman"/>
          <w:spacing w:val="-1"/>
        </w:rPr>
        <w:t>Medical</w:t>
      </w:r>
      <w:r w:rsidRPr="00C17238">
        <w:rPr>
          <w:rFonts w:eastAsia="Times New Roman" w:cs="Times New Roman"/>
        </w:rPr>
        <w:t xml:space="preserve"> </w:t>
      </w:r>
      <w:r w:rsidRPr="00C17238">
        <w:rPr>
          <w:rFonts w:eastAsia="Times New Roman" w:cs="Times New Roman"/>
          <w:spacing w:val="-1"/>
        </w:rPr>
        <w:t>Treatment:</w:t>
      </w:r>
      <w:r w:rsidRPr="00C17238">
        <w:rPr>
          <w:rFonts w:eastAsia="Times New Roman" w:cs="Times New Roman"/>
          <w:spacing w:val="-1"/>
          <w:u w:val="single" w:color="000000"/>
        </w:rPr>
        <w:tab/>
        <w:t xml:space="preserve"> </w:t>
      </w:r>
      <w:r w:rsidRPr="00C17238">
        <w:rPr>
          <w:rFonts w:eastAsia="Times New Roman" w:cs="Times New Roman"/>
          <w:spacing w:val="-1"/>
        </w:rPr>
        <w:t>Time</w:t>
      </w:r>
      <w:r w:rsidRPr="00C17238">
        <w:rPr>
          <w:rFonts w:eastAsia="Times New Roman" w:cs="Times New Roman"/>
          <w:spacing w:val="-1"/>
          <w:u w:val="single" w:color="000000"/>
        </w:rPr>
        <w:tab/>
      </w:r>
      <w:r w:rsidRPr="00C17238">
        <w:rPr>
          <w:rFonts w:eastAsia="Times New Roman" w:cs="Times New Roman"/>
          <w:spacing w:val="-1"/>
        </w:rPr>
        <w:t>AM/PM</w:t>
      </w:r>
    </w:p>
    <w:p w14:paraId="6D5921E5" w14:textId="77777777" w:rsidR="00C77169" w:rsidRPr="00C17238" w:rsidRDefault="00C77169" w:rsidP="00C77169">
      <w:pPr>
        <w:jc w:val="both"/>
        <w:rPr>
          <w:rFonts w:cs="Times New Roman"/>
        </w:rPr>
      </w:pPr>
    </w:p>
    <w:p w14:paraId="0F7643AF" w14:textId="77777777" w:rsidR="00C77169" w:rsidRPr="00C17238" w:rsidRDefault="00C77169" w:rsidP="00C77169">
      <w:pPr>
        <w:jc w:val="both"/>
        <w:rPr>
          <w:rFonts w:cs="Times New Roman"/>
        </w:rPr>
      </w:pPr>
      <w:r w:rsidRPr="00C17238">
        <w:rPr>
          <w:rFonts w:cs="Times New Roman"/>
        </w:rPr>
        <w:t xml:space="preserve">Employee Sent: ( )Back to </w:t>
      </w:r>
      <w:r w:rsidRPr="00C17238">
        <w:rPr>
          <w:rFonts w:cs="Times New Roman"/>
          <w:spacing w:val="-1"/>
        </w:rPr>
        <w:t xml:space="preserve">Work </w:t>
      </w:r>
      <w:r w:rsidRPr="00C17238">
        <w:rPr>
          <w:rFonts w:cs="Times New Roman"/>
        </w:rPr>
        <w:t xml:space="preserve">( )To Doctor ( </w:t>
      </w:r>
      <w:r w:rsidRPr="00C17238">
        <w:rPr>
          <w:rFonts w:cs="Times New Roman"/>
          <w:spacing w:val="-1"/>
        </w:rPr>
        <w:t xml:space="preserve">)Home </w:t>
      </w:r>
      <w:r w:rsidRPr="00C17238">
        <w:rPr>
          <w:rFonts w:cs="Times New Roman"/>
        </w:rPr>
        <w:t>( )To Hospital</w:t>
      </w:r>
    </w:p>
    <w:p w14:paraId="470F3CDB" w14:textId="77777777" w:rsidR="00C77169" w:rsidRPr="00C17238" w:rsidRDefault="00C77169" w:rsidP="00C77169">
      <w:pPr>
        <w:jc w:val="both"/>
        <w:rPr>
          <w:rFonts w:cs="Times New Roman"/>
        </w:rPr>
      </w:pPr>
    </w:p>
    <w:p w14:paraId="2E9E84D0" w14:textId="77777777" w:rsidR="00C77169" w:rsidRPr="00C17238" w:rsidRDefault="00C77169" w:rsidP="00C77169">
      <w:pPr>
        <w:jc w:val="both"/>
        <w:rPr>
          <w:rFonts w:eastAsia="Times New Roman" w:cs="Times New Roman"/>
        </w:rPr>
      </w:pPr>
      <w:r w:rsidRPr="00C17238">
        <w:rPr>
          <w:rFonts w:cs="Times New Roman"/>
        </w:rPr>
        <w:t xml:space="preserve">If applicable: </w:t>
      </w:r>
      <w:r w:rsidRPr="00C17238">
        <w:rPr>
          <w:rFonts w:cs="Times New Roman"/>
          <w:spacing w:val="-1"/>
        </w:rPr>
        <w:t>Estimated</w:t>
      </w:r>
      <w:r w:rsidRPr="00C17238">
        <w:rPr>
          <w:rFonts w:cs="Times New Roman"/>
        </w:rPr>
        <w:t xml:space="preserve"> </w:t>
      </w:r>
      <w:r w:rsidRPr="00C17238">
        <w:rPr>
          <w:rFonts w:cs="Times New Roman"/>
          <w:spacing w:val="-1"/>
        </w:rPr>
        <w:t>Time</w:t>
      </w:r>
      <w:r w:rsidRPr="00C17238">
        <w:rPr>
          <w:rFonts w:cs="Times New Roman"/>
          <w:spacing w:val="1"/>
        </w:rPr>
        <w:t xml:space="preserve"> </w:t>
      </w:r>
      <w:r w:rsidRPr="00C17238">
        <w:rPr>
          <w:rFonts w:cs="Times New Roman"/>
        </w:rPr>
        <w:t>of Disability:</w:t>
      </w:r>
      <w:r w:rsidRPr="00C17238">
        <w:rPr>
          <w:rFonts w:cs="Times New Roman"/>
          <w:u w:val="single"/>
        </w:rPr>
        <w:t>______</w:t>
      </w:r>
      <w:r w:rsidRPr="00C17238">
        <w:rPr>
          <w:rFonts w:cs="Times New Roman"/>
        </w:rPr>
        <w:t>Days</w:t>
      </w:r>
    </w:p>
    <w:p w14:paraId="1259DE95" w14:textId="77777777" w:rsidR="00C77169" w:rsidRPr="00C17238" w:rsidRDefault="00C77169" w:rsidP="00C77169">
      <w:pPr>
        <w:jc w:val="both"/>
        <w:rPr>
          <w:rFonts w:cs="Times New Roman"/>
        </w:rPr>
      </w:pPr>
      <w:r w:rsidRPr="00C17238">
        <w:rPr>
          <w:rFonts w:cs="Times New Roman"/>
          <w:noProof/>
        </w:rPr>
        <mc:AlternateContent>
          <mc:Choice Requires="wpg">
            <w:drawing>
              <wp:anchor distT="0" distB="0" distL="114300" distR="114300" simplePos="0" relativeHeight="251658256" behindDoc="1" locked="0" layoutInCell="1" allowOverlap="1" wp14:anchorId="4CD0CBF0" wp14:editId="012C9F2B">
                <wp:simplePos x="0" y="0"/>
                <wp:positionH relativeFrom="margin">
                  <wp:align>center</wp:align>
                </wp:positionH>
                <wp:positionV relativeFrom="paragraph">
                  <wp:posOffset>156210</wp:posOffset>
                </wp:positionV>
                <wp:extent cx="6906260" cy="28575"/>
                <wp:effectExtent l="0" t="0" r="8890" b="952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28"/>
                          <a:chExt cx="10876" cy="45"/>
                        </a:xfrm>
                      </wpg:grpSpPr>
                      <wpg:grpSp>
                        <wpg:cNvPr id="65" name="Group 8"/>
                        <wpg:cNvGrpSpPr>
                          <a:grpSpLocks/>
                        </wpg:cNvGrpSpPr>
                        <wpg:grpSpPr bwMode="auto">
                          <a:xfrm>
                            <a:off x="690" y="65"/>
                            <a:ext cx="10860" cy="2"/>
                            <a:chOff x="690" y="65"/>
                            <a:chExt cx="10860" cy="2"/>
                          </a:xfrm>
                        </wpg:grpSpPr>
                        <wps:wsp>
                          <wps:cNvPr id="66" name="Freeform 9"/>
                          <wps:cNvSpPr>
                            <a:spLocks/>
                          </wps:cNvSpPr>
                          <wps:spPr bwMode="auto">
                            <a:xfrm>
                              <a:off x="690" y="65"/>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 name="Group 10"/>
                        <wpg:cNvGrpSpPr>
                          <a:grpSpLocks/>
                        </wpg:cNvGrpSpPr>
                        <wpg:grpSpPr bwMode="auto">
                          <a:xfrm>
                            <a:off x="690" y="36"/>
                            <a:ext cx="10860" cy="2"/>
                            <a:chOff x="690" y="36"/>
                            <a:chExt cx="10860" cy="2"/>
                          </a:xfrm>
                        </wpg:grpSpPr>
                        <wps:wsp>
                          <wps:cNvPr id="68" name="Freeform 11"/>
                          <wps:cNvSpPr>
                            <a:spLocks/>
                          </wps:cNvSpPr>
                          <wps:spPr bwMode="auto">
                            <a:xfrm>
                              <a:off x="690" y="36"/>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dgm="http://schemas.openxmlformats.org/drawingml/2006/diagram" xmlns:arto="http://schemas.microsoft.com/office/word/2006/arto">
            <w:pict w14:anchorId="6D86F974">
              <v:group id="Group 64" style="position:absolute;margin-left:0;margin-top:12.3pt;width:543.8pt;height:2.25pt;z-index:-251658224;mso-position-horizontal:center;mso-position-horizontal-relative:margin" coordsize="10876,45" coordorigin="682,28" o:spid="_x0000_s1026" w14:anchorId="3CD84D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">
                <v:group id="Group 8" style="position:absolute;left:690;top:65;width:10860;height:2" coordsize="10860,2" coordorigin="690,6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Freeform 9" style="position:absolute;left:690;top:65;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">
                    <v:path arrowok="t" o:connecttype="custom" o:connectlocs="0,0;10860,0" o:connectangles="0,0"/>
                  </v:shape>
                </v:group>
                <v:group id="Group 10" style="position:absolute;left:690;top:36;width:10860;height:2" coordsize="10860,2" coordorigin="690,3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11" style="position:absolute;left:690;top:36;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">
                    <v:path arrowok="t" o:connecttype="custom" o:connectlocs="0,0;10860,0" o:connectangles="0,0"/>
                  </v:shape>
                </v:group>
                <w10:wrap anchorx="margin"/>
              </v:group>
            </w:pict>
          </mc:Fallback>
        </mc:AlternateContent>
      </w:r>
    </w:p>
    <w:p w14:paraId="1CBCA464" w14:textId="77777777" w:rsidR="00C77169" w:rsidRPr="00C17238" w:rsidRDefault="00C77169" w:rsidP="00C77169">
      <w:pPr>
        <w:jc w:val="both"/>
        <w:rPr>
          <w:rFonts w:cs="Times New Roman"/>
        </w:rPr>
      </w:pPr>
    </w:p>
    <w:p w14:paraId="0BFB54E4" w14:textId="77777777" w:rsidR="00C77169" w:rsidRPr="00C17238" w:rsidRDefault="00C77169" w:rsidP="00C77169">
      <w:pPr>
        <w:jc w:val="both"/>
        <w:rPr>
          <w:rFonts w:cs="Times New Roman"/>
          <w:b/>
          <w:bCs/>
          <w:spacing w:val="-1"/>
        </w:rPr>
      </w:pPr>
      <w:r w:rsidRPr="00C17238">
        <w:rPr>
          <w:rFonts w:cs="Times New Roman"/>
          <w:b/>
          <w:bCs/>
        </w:rPr>
        <w:t xml:space="preserve">For </w:t>
      </w:r>
      <w:r w:rsidRPr="00C17238">
        <w:rPr>
          <w:rFonts w:cs="Times New Roman"/>
          <w:b/>
          <w:bCs/>
          <w:spacing w:val="-1"/>
        </w:rPr>
        <w:t>Vehicle</w:t>
      </w:r>
      <w:r w:rsidRPr="00C17238">
        <w:rPr>
          <w:rFonts w:cs="Times New Roman"/>
          <w:b/>
          <w:bCs/>
        </w:rPr>
        <w:t xml:space="preserve"> </w:t>
      </w:r>
      <w:r w:rsidRPr="00C17238">
        <w:rPr>
          <w:rFonts w:cs="Times New Roman"/>
          <w:b/>
          <w:bCs/>
          <w:spacing w:val="-1"/>
        </w:rPr>
        <w:t>Accidents</w:t>
      </w:r>
      <w:r w:rsidRPr="00C17238">
        <w:rPr>
          <w:rFonts w:cs="Times New Roman"/>
          <w:b/>
          <w:bCs/>
        </w:rPr>
        <w:t xml:space="preserve"> </w:t>
      </w:r>
      <w:r w:rsidRPr="00C17238">
        <w:rPr>
          <w:rFonts w:cs="Times New Roman"/>
          <w:b/>
          <w:bCs/>
          <w:spacing w:val="-1"/>
        </w:rPr>
        <w:t>Only</w:t>
      </w:r>
    </w:p>
    <w:p w14:paraId="43F46A06" w14:textId="77777777" w:rsidR="00C77169" w:rsidRPr="00C17238" w:rsidRDefault="00C77169" w:rsidP="00C77169">
      <w:pPr>
        <w:jc w:val="both"/>
        <w:rPr>
          <w:rFonts w:cs="Times New Roman"/>
          <w:b/>
          <w:bCs/>
        </w:rPr>
      </w:pPr>
    </w:p>
    <w:p w14:paraId="12942EB1" w14:textId="34A214F3" w:rsidR="00C77169" w:rsidRPr="00C17238" w:rsidRDefault="00C77169" w:rsidP="00C77169">
      <w:pPr>
        <w:jc w:val="both"/>
        <w:rPr>
          <w:rFonts w:cs="Times New Roman"/>
          <w:spacing w:val="11"/>
        </w:rPr>
      </w:pPr>
      <w:r w:rsidRPr="00C17238">
        <w:rPr>
          <w:rFonts w:cs="Times New Roman"/>
        </w:rPr>
        <w:t xml:space="preserve">Owner: ( ) Partners </w:t>
      </w:r>
      <w:r w:rsidR="00B8238B">
        <w:rPr>
          <w:rFonts w:cs="Times New Roman"/>
        </w:rPr>
        <w:t>Honduras</w:t>
      </w:r>
      <w:r w:rsidRPr="00C17238">
        <w:rPr>
          <w:rFonts w:cs="Times New Roman"/>
        </w:rPr>
        <w:tab/>
      </w:r>
      <w:r w:rsidRPr="00C17238">
        <w:rPr>
          <w:rFonts w:cs="Times New Roman"/>
        </w:rPr>
        <w:tab/>
        <w:t xml:space="preserve">( </w:t>
      </w:r>
      <w:r w:rsidRPr="00C17238">
        <w:rPr>
          <w:rFonts w:cs="Times New Roman"/>
          <w:spacing w:val="-1"/>
        </w:rPr>
        <w:t>)Other</w:t>
      </w:r>
      <w:r w:rsidRPr="00C17238">
        <w:rPr>
          <w:rFonts w:cs="Times New Roman"/>
        </w:rPr>
        <w:t xml:space="preserve"> </w:t>
      </w:r>
      <w:r w:rsidRPr="00C17238">
        <w:rPr>
          <w:rFonts w:cs="Times New Roman"/>
          <w:spacing w:val="-1"/>
        </w:rPr>
        <w:t>(Name/Address)</w:t>
      </w:r>
      <w:r w:rsidRPr="00C17238">
        <w:rPr>
          <w:rFonts w:cs="Times New Roman"/>
          <w:u w:val="single" w:color="000000"/>
        </w:rPr>
        <w:t xml:space="preserve"> </w:t>
      </w:r>
      <w:r w:rsidRPr="00C17238">
        <w:rPr>
          <w:rFonts w:cs="Times New Roman"/>
          <w:u w:val="single" w:color="000000"/>
        </w:rPr>
        <w:tab/>
      </w:r>
      <w:r w:rsidRPr="00C17238">
        <w:rPr>
          <w:rFonts w:cs="Times New Roman"/>
          <w:u w:val="single" w:color="000000"/>
        </w:rPr>
        <w:tab/>
      </w:r>
      <w:r w:rsidRPr="00C17238">
        <w:rPr>
          <w:rFonts w:cs="Times New Roman"/>
          <w:spacing w:val="11"/>
        </w:rPr>
        <w:t xml:space="preserve"> </w:t>
      </w:r>
    </w:p>
    <w:p w14:paraId="59CFECDA" w14:textId="77777777" w:rsidR="00C77169" w:rsidRPr="00C17238" w:rsidRDefault="00C77169" w:rsidP="00C77169">
      <w:pPr>
        <w:jc w:val="both"/>
        <w:rPr>
          <w:rFonts w:cs="Times New Roman"/>
        </w:rPr>
      </w:pPr>
    </w:p>
    <w:p w14:paraId="18BE5C03" w14:textId="77777777" w:rsidR="00C77169" w:rsidRPr="00C17238" w:rsidRDefault="00C77169" w:rsidP="00C77169">
      <w:pPr>
        <w:jc w:val="both"/>
        <w:rPr>
          <w:rFonts w:cs="Times New Roman"/>
          <w:spacing w:val="-1"/>
          <w:u w:val="single" w:color="000000"/>
        </w:rPr>
      </w:pPr>
      <w:r w:rsidRPr="00C17238">
        <w:rPr>
          <w:rFonts w:cs="Times New Roman"/>
        </w:rPr>
        <w:t>License Plate Number:</w:t>
      </w:r>
      <w:r w:rsidRPr="00C17238">
        <w:rPr>
          <w:rFonts w:cs="Times New Roman"/>
          <w:u w:val="single" w:color="000000"/>
        </w:rPr>
        <w:tab/>
      </w:r>
      <w:r w:rsidRPr="00C17238">
        <w:rPr>
          <w:rFonts w:cs="Times New Roman"/>
          <w:u w:val="single" w:color="000000"/>
        </w:rPr>
        <w:tab/>
      </w:r>
      <w:r w:rsidRPr="00C17238">
        <w:rPr>
          <w:rFonts w:cs="Times New Roman"/>
          <w:u w:val="single" w:color="000000"/>
        </w:rPr>
        <w:tab/>
        <w:t xml:space="preserve"> </w:t>
      </w:r>
      <w:r w:rsidRPr="00C17238">
        <w:rPr>
          <w:rFonts w:cs="Times New Roman"/>
        </w:rPr>
        <w:t>Year</w:t>
      </w:r>
      <w:r w:rsidRPr="00C17238">
        <w:rPr>
          <w:rFonts w:cs="Times New Roman"/>
          <w:spacing w:val="-1"/>
        </w:rPr>
        <w:t>:</w:t>
      </w:r>
      <w:r w:rsidRPr="00C17238">
        <w:rPr>
          <w:rFonts w:cs="Times New Roman"/>
          <w:spacing w:val="-1"/>
          <w:u w:val="single" w:color="000000"/>
        </w:rPr>
        <w:tab/>
      </w:r>
      <w:r w:rsidRPr="00C17238">
        <w:rPr>
          <w:rFonts w:cs="Times New Roman"/>
          <w:spacing w:val="-1"/>
          <w:u w:val="single" w:color="000000"/>
        </w:rPr>
        <w:tab/>
      </w:r>
    </w:p>
    <w:p w14:paraId="59DC9962" w14:textId="77777777" w:rsidR="00C77169" w:rsidRPr="00C17238" w:rsidRDefault="00C77169" w:rsidP="00C77169">
      <w:pPr>
        <w:jc w:val="both"/>
        <w:rPr>
          <w:rFonts w:cs="Times New Roman"/>
          <w:spacing w:val="-1"/>
          <w:u w:val="single" w:color="000000"/>
        </w:rPr>
      </w:pPr>
    </w:p>
    <w:p w14:paraId="7EF52A93" w14:textId="77777777" w:rsidR="00C77169" w:rsidRPr="00C17238" w:rsidRDefault="00C77169" w:rsidP="00C77169">
      <w:pPr>
        <w:jc w:val="both"/>
        <w:rPr>
          <w:rFonts w:cs="Times New Roman"/>
        </w:rPr>
      </w:pPr>
      <w:r w:rsidRPr="00C17238">
        <w:rPr>
          <w:rFonts w:cs="Times New Roman"/>
          <w:spacing w:val="-1"/>
        </w:rPr>
        <w:t>Make/Model:</w:t>
      </w:r>
      <w:r w:rsidRPr="00C17238">
        <w:rPr>
          <w:rFonts w:cs="Times New Roman"/>
          <w:u w:val="single" w:color="000000"/>
        </w:rPr>
        <w:t xml:space="preserve"> </w:t>
      </w:r>
      <w:r w:rsidRPr="00C17238">
        <w:rPr>
          <w:rFonts w:cs="Times New Roman"/>
          <w:u w:val="single" w:color="000000"/>
        </w:rPr>
        <w:tab/>
      </w:r>
      <w:r w:rsidRPr="00C17238">
        <w:rPr>
          <w:rFonts w:cs="Times New Roman"/>
          <w:u w:val="single" w:color="000000"/>
        </w:rPr>
        <w:tab/>
      </w:r>
      <w:r w:rsidRPr="00C17238">
        <w:rPr>
          <w:rFonts w:cs="Times New Roman"/>
          <w:u w:val="single" w:color="000000"/>
        </w:rPr>
        <w:tab/>
      </w:r>
      <w:r w:rsidRPr="00C17238">
        <w:rPr>
          <w:rFonts w:cs="Times New Roman"/>
          <w:spacing w:val="40"/>
        </w:rPr>
        <w:t xml:space="preserve"> </w:t>
      </w:r>
    </w:p>
    <w:p w14:paraId="1E6F51C6" w14:textId="77777777" w:rsidR="00C77169" w:rsidRPr="00C17238" w:rsidRDefault="00C77169" w:rsidP="00C77169">
      <w:pPr>
        <w:jc w:val="both"/>
        <w:rPr>
          <w:rFonts w:cs="Times New Roman"/>
          <w:spacing w:val="-1"/>
        </w:rPr>
      </w:pPr>
    </w:p>
    <w:p w14:paraId="2FA0E2E3" w14:textId="77777777" w:rsidR="00C77169" w:rsidRPr="00C17238" w:rsidRDefault="00C77169" w:rsidP="00C77169">
      <w:pPr>
        <w:jc w:val="both"/>
        <w:rPr>
          <w:rFonts w:cs="Times New Roman"/>
          <w:noProof/>
        </w:rPr>
      </w:pPr>
      <w:r w:rsidRPr="00C17238">
        <w:rPr>
          <w:rFonts w:cs="Times New Roman"/>
          <w:spacing w:val="-1"/>
        </w:rPr>
        <w:t>Brief Damage</w:t>
      </w:r>
      <w:r w:rsidRPr="00C17238">
        <w:rPr>
          <w:rFonts w:cs="Times New Roman"/>
          <w:spacing w:val="1"/>
        </w:rPr>
        <w:t xml:space="preserve"> </w:t>
      </w:r>
      <w:r w:rsidRPr="00C17238">
        <w:rPr>
          <w:rFonts w:cs="Times New Roman"/>
          <w:spacing w:val="-1"/>
        </w:rPr>
        <w:t>Description:</w:t>
      </w:r>
    </w:p>
    <w:p w14:paraId="4A2CDCA8" w14:textId="77777777" w:rsidR="00C77169" w:rsidRPr="00C17238" w:rsidRDefault="00C77169" w:rsidP="00C77169">
      <w:pPr>
        <w:jc w:val="both"/>
        <w:rPr>
          <w:rFonts w:cs="Times New Roman"/>
          <w:noProof/>
        </w:rPr>
      </w:pPr>
      <w:r w:rsidRPr="00C17238">
        <w:rPr>
          <w:rFonts w:cs="Times New Roman"/>
          <w:noProo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19E9BB" w14:textId="77777777" w:rsidR="00C77169" w:rsidRPr="00C17238" w:rsidRDefault="00C77169" w:rsidP="00C77169">
      <w:pPr>
        <w:jc w:val="both"/>
        <w:rPr>
          <w:rFonts w:cs="Times New Roman"/>
        </w:rPr>
      </w:pPr>
    </w:p>
    <w:p w14:paraId="1B287677" w14:textId="77777777" w:rsidR="00C77169" w:rsidRPr="00C17238" w:rsidRDefault="00C77169" w:rsidP="00C77169">
      <w:pPr>
        <w:jc w:val="both"/>
        <w:rPr>
          <w:rFonts w:cs="Times New Roman"/>
          <w:spacing w:val="-1"/>
        </w:rPr>
      </w:pPr>
      <w:r w:rsidRPr="00C17238">
        <w:rPr>
          <w:rFonts w:cs="Times New Roman"/>
        </w:rPr>
        <w:t>Repair Hours (Estimated</w:t>
      </w:r>
      <w:r w:rsidRPr="00C17238">
        <w:rPr>
          <w:rFonts w:cs="Times New Roman"/>
          <w:spacing w:val="-1"/>
        </w:rPr>
        <w:t>)</w:t>
      </w:r>
      <w:r w:rsidRPr="00C17238">
        <w:rPr>
          <w:rFonts w:cs="Times New Roman"/>
          <w:spacing w:val="-1"/>
          <w:u w:val="single" w:color="000000"/>
        </w:rPr>
        <w:tab/>
      </w:r>
      <w:r w:rsidRPr="00C17238">
        <w:rPr>
          <w:rFonts w:cs="Times New Roman"/>
          <w:spacing w:val="-1"/>
        </w:rPr>
        <w:tab/>
      </w:r>
      <w:r w:rsidRPr="00C17238">
        <w:rPr>
          <w:rFonts w:cs="Times New Roman"/>
          <w:spacing w:val="-1"/>
        </w:rPr>
        <w:tab/>
        <w:t>Estimated</w:t>
      </w:r>
      <w:r w:rsidRPr="00C17238">
        <w:rPr>
          <w:rFonts w:cs="Times New Roman"/>
        </w:rPr>
        <w:t xml:space="preserve"> </w:t>
      </w:r>
      <w:r w:rsidRPr="00C17238">
        <w:rPr>
          <w:rFonts w:cs="Times New Roman"/>
          <w:spacing w:val="-1"/>
        </w:rPr>
        <w:t>Material</w:t>
      </w:r>
      <w:r w:rsidRPr="00C17238">
        <w:rPr>
          <w:rFonts w:cs="Times New Roman"/>
        </w:rPr>
        <w:t xml:space="preserve"> </w:t>
      </w:r>
      <w:r w:rsidRPr="00C17238">
        <w:rPr>
          <w:rFonts w:cs="Times New Roman"/>
          <w:spacing w:val="-1"/>
        </w:rPr>
        <w:t>Costs</w:t>
      </w:r>
      <w:r w:rsidRPr="00C17238">
        <w:rPr>
          <w:rFonts w:cs="Times New Roman"/>
        </w:rPr>
        <w:t xml:space="preserve"> $</w:t>
      </w:r>
      <w:r w:rsidRPr="00C17238">
        <w:rPr>
          <w:rFonts w:cs="Times New Roman"/>
          <w:spacing w:val="-1"/>
        </w:rPr>
        <w:t>____________</w:t>
      </w:r>
      <w:r w:rsidRPr="00C17238">
        <w:rPr>
          <w:rFonts w:cs="Times New Roman"/>
          <w:spacing w:val="-1"/>
        </w:rPr>
        <w:tab/>
      </w:r>
    </w:p>
    <w:p w14:paraId="7A556A4D" w14:textId="77777777" w:rsidR="00C77169" w:rsidRPr="00C17238" w:rsidRDefault="00C77169" w:rsidP="00C77169">
      <w:pPr>
        <w:jc w:val="both"/>
        <w:rPr>
          <w:rFonts w:cs="Times New Roman"/>
          <w:spacing w:val="-1"/>
        </w:rPr>
      </w:pPr>
      <w:r w:rsidRPr="00C17238">
        <w:rPr>
          <w:rFonts w:cs="Times New Roman"/>
          <w:noProof/>
        </w:rPr>
        <mc:AlternateContent>
          <mc:Choice Requires="wpg">
            <w:drawing>
              <wp:anchor distT="0" distB="0" distL="114300" distR="114300" simplePos="0" relativeHeight="251658257" behindDoc="1" locked="0" layoutInCell="1" allowOverlap="1" wp14:anchorId="27E2D418" wp14:editId="43EF5B49">
                <wp:simplePos x="0" y="0"/>
                <wp:positionH relativeFrom="margin">
                  <wp:posOffset>-374015</wp:posOffset>
                </wp:positionH>
                <wp:positionV relativeFrom="paragraph">
                  <wp:posOffset>211455</wp:posOffset>
                </wp:positionV>
                <wp:extent cx="6906260" cy="28575"/>
                <wp:effectExtent l="0" t="0" r="8890" b="9525"/>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1706"/>
                          <a:chExt cx="10876" cy="45"/>
                        </a:xfrm>
                      </wpg:grpSpPr>
                      <wpg:grpSp>
                        <wpg:cNvPr id="60" name="Group 13"/>
                        <wpg:cNvGrpSpPr>
                          <a:grpSpLocks/>
                        </wpg:cNvGrpSpPr>
                        <wpg:grpSpPr bwMode="auto">
                          <a:xfrm>
                            <a:off x="690" y="1743"/>
                            <a:ext cx="10860" cy="2"/>
                            <a:chOff x="690" y="1743"/>
                            <a:chExt cx="10860" cy="2"/>
                          </a:xfrm>
                        </wpg:grpSpPr>
                        <wps:wsp>
                          <wps:cNvPr id="61" name="Freeform 14"/>
                          <wps:cNvSpPr>
                            <a:spLocks/>
                          </wps:cNvSpPr>
                          <wps:spPr bwMode="auto">
                            <a:xfrm>
                              <a:off x="690" y="1743"/>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15"/>
                        <wpg:cNvGrpSpPr>
                          <a:grpSpLocks/>
                        </wpg:cNvGrpSpPr>
                        <wpg:grpSpPr bwMode="auto">
                          <a:xfrm>
                            <a:off x="690" y="1714"/>
                            <a:ext cx="10860" cy="2"/>
                            <a:chOff x="690" y="1714"/>
                            <a:chExt cx="10860" cy="2"/>
                          </a:xfrm>
                        </wpg:grpSpPr>
                        <wps:wsp>
                          <wps:cNvPr id="63" name="Freeform 16"/>
                          <wps:cNvSpPr>
                            <a:spLocks/>
                          </wps:cNvSpPr>
                          <wps:spPr bwMode="auto">
                            <a:xfrm>
                              <a:off x="690" y="1714"/>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dgm="http://schemas.openxmlformats.org/drawingml/2006/diagram" xmlns:arto="http://schemas.microsoft.com/office/word/2006/arto">
            <w:pict w14:anchorId="0F49DE83">
              <v:group id="Group 59" style="position:absolute;margin-left:-29.45pt;margin-top:16.65pt;width:543.8pt;height:2.25pt;z-index:-251658223;mso-position-horizontal-relative:margin" coordsize="10876,45" coordorigin="682,1706" o:spid="_x0000_s1026" w14:anchorId="53C47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">
                <v:group id="Group 13" style="position:absolute;left:690;top:1743;width:10860;height:2" coordsize="10860,2" coordorigin="690,174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14" style="position:absolute;left:690;top:1743;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">
                    <v:path arrowok="t" o:connecttype="custom" o:connectlocs="0,0;10860,0" o:connectangles="0,0"/>
                  </v:shape>
                </v:group>
                <v:group id="Group 15" style="position:absolute;left:690;top:1714;width:10860;height:2" coordsize="10860,2" coordorigin="690,171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Freeform 16" style="position:absolute;left:690;top:1714;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">
                    <v:path arrowok="t" o:connecttype="custom" o:connectlocs="0,0;10860,0" o:connectangles="0,0"/>
                  </v:shape>
                </v:group>
                <w10:wrap anchorx="margin"/>
              </v:group>
            </w:pict>
          </mc:Fallback>
        </mc:AlternateContent>
      </w:r>
    </w:p>
    <w:p w14:paraId="39DBF938" w14:textId="77777777" w:rsidR="00C77169" w:rsidRPr="00C17238" w:rsidRDefault="00C77169" w:rsidP="00C77169">
      <w:pPr>
        <w:jc w:val="both"/>
        <w:rPr>
          <w:rFonts w:cs="Times New Roman"/>
          <w:spacing w:val="-1"/>
        </w:rPr>
      </w:pPr>
    </w:p>
    <w:p w14:paraId="46F4ACE4" w14:textId="77777777" w:rsidR="00C77169" w:rsidRPr="00C17238" w:rsidRDefault="00C77169" w:rsidP="00C77169">
      <w:pPr>
        <w:jc w:val="both"/>
        <w:rPr>
          <w:rFonts w:cs="Times New Roman"/>
          <w:spacing w:val="-1"/>
        </w:rPr>
      </w:pPr>
    </w:p>
    <w:tbl>
      <w:tblPr>
        <w:tblW w:w="9341"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317"/>
        <w:gridCol w:w="24"/>
      </w:tblGrid>
      <w:tr w:rsidR="00C77169" w:rsidRPr="00C17238" w14:paraId="203530F6" w14:textId="77777777" w:rsidTr="00BA48FD">
        <w:trPr>
          <w:cantSplit/>
          <w:trHeight w:val="300"/>
          <w:jc w:val="center"/>
        </w:trPr>
        <w:tc>
          <w:tcPr>
            <w:tcW w:w="9341" w:type="dxa"/>
            <w:gridSpan w:val="2"/>
            <w:tcBorders>
              <w:top w:val="single" w:sz="4" w:space="0" w:color="000000"/>
              <w:left w:val="single" w:sz="4" w:space="0" w:color="000000"/>
              <w:bottom w:val="single" w:sz="4" w:space="0" w:color="000000"/>
              <w:right w:val="single" w:sz="4" w:space="0" w:color="000000"/>
            </w:tcBorders>
            <w:shd w:val="clear" w:color="auto" w:fill="E0E0E0"/>
            <w:hideMark/>
          </w:tcPr>
          <w:p w14:paraId="33996E9C" w14:textId="77777777" w:rsidR="00C77169" w:rsidRPr="00C17238" w:rsidRDefault="00C77169" w:rsidP="00BA48FD">
            <w:pPr>
              <w:jc w:val="both"/>
              <w:rPr>
                <w:rFonts w:eastAsia="Times New Roman" w:cs="Times New Roman"/>
                <w:b/>
                <w:bCs/>
              </w:rPr>
            </w:pPr>
            <w:r w:rsidRPr="00C17238">
              <w:rPr>
                <w:rFonts w:eastAsia="Times New Roman" w:cs="Times New Roman"/>
                <w:b/>
                <w:bCs/>
              </w:rPr>
              <w:t>B. Accident Description</w:t>
            </w:r>
          </w:p>
        </w:tc>
      </w:tr>
      <w:tr w:rsidR="00C77169" w:rsidRPr="00C17238" w14:paraId="3ACBD613" w14:textId="77777777" w:rsidTr="00BA48FD">
        <w:trPr>
          <w:cantSplit/>
          <w:trHeight w:val="300"/>
          <w:jc w:val="center"/>
        </w:trPr>
        <w:tc>
          <w:tcPr>
            <w:tcW w:w="9341" w:type="dxa"/>
            <w:gridSpan w:val="2"/>
            <w:tcBorders>
              <w:top w:val="single" w:sz="4" w:space="0" w:color="000000"/>
              <w:left w:val="single" w:sz="4" w:space="0" w:color="000000"/>
              <w:bottom w:val="single" w:sz="4" w:space="0" w:color="000000"/>
              <w:right w:val="single" w:sz="4" w:space="0" w:color="000000"/>
            </w:tcBorders>
            <w:hideMark/>
          </w:tcPr>
          <w:p w14:paraId="33A4227D" w14:textId="77777777" w:rsidR="00C77169" w:rsidRPr="00C17238" w:rsidRDefault="00C77169" w:rsidP="00BA48FD">
            <w:pPr>
              <w:jc w:val="both"/>
              <w:rPr>
                <w:rFonts w:eastAsia="Times New Roman" w:cs="Times New Roman"/>
              </w:rPr>
            </w:pPr>
            <w:r w:rsidRPr="00C17238">
              <w:rPr>
                <w:rFonts w:eastAsia="Times New Roman" w:cs="Times New Roman"/>
                <w:iCs/>
              </w:rPr>
              <w:t>Instructions: Obtain written and/or recorded statements from injured employee. What happened? What caused the accident? What were the contributing factors? Reconstruct the sequence of events that led to the injury. Attach additional sheets if necessary. This document becomes an official accounting of the facts surrounding the accident. When documenting the facts, include answers to the following questions:</w:t>
            </w:r>
          </w:p>
        </w:tc>
      </w:tr>
      <w:tr w:rsidR="00C77169" w:rsidRPr="00C17238" w14:paraId="13EAAADD" w14:textId="77777777" w:rsidTr="00BA48FD">
        <w:trPr>
          <w:cantSplit/>
          <w:trHeight w:val="262"/>
          <w:jc w:val="center"/>
        </w:trPr>
        <w:tc>
          <w:tcPr>
            <w:tcW w:w="9341" w:type="dxa"/>
            <w:gridSpan w:val="2"/>
            <w:tcBorders>
              <w:top w:val="single" w:sz="4" w:space="0" w:color="000000"/>
              <w:left w:val="single" w:sz="4" w:space="0" w:color="000000"/>
              <w:bottom w:val="nil"/>
              <w:right w:val="single" w:sz="4" w:space="0" w:color="000000"/>
            </w:tcBorders>
            <w:hideMark/>
          </w:tcPr>
          <w:p w14:paraId="38E06760" w14:textId="77777777" w:rsidR="00C77169" w:rsidRPr="00C17238" w:rsidRDefault="00C77169" w:rsidP="00BA48FD">
            <w:pPr>
              <w:jc w:val="both"/>
              <w:rPr>
                <w:rFonts w:eastAsia="Times New Roman" w:cs="Times New Roman"/>
              </w:rPr>
            </w:pPr>
            <w:r w:rsidRPr="00C17238">
              <w:rPr>
                <w:rFonts w:eastAsia="Times New Roman" w:cs="Times New Roman"/>
              </w:rPr>
              <w:t>Where did the accident happen and who was involved? Provide a full description of the surroundings of the location and the individuals involved.</w:t>
            </w:r>
          </w:p>
        </w:tc>
      </w:tr>
      <w:tr w:rsidR="00C77169" w:rsidRPr="00C17238" w14:paraId="1F74C3C6" w14:textId="77777777" w:rsidTr="00BA48FD">
        <w:trPr>
          <w:cantSplit/>
          <w:trHeight w:val="262"/>
          <w:jc w:val="center"/>
        </w:trPr>
        <w:tc>
          <w:tcPr>
            <w:tcW w:w="9341" w:type="dxa"/>
            <w:gridSpan w:val="2"/>
            <w:tcBorders>
              <w:top w:val="nil"/>
              <w:left w:val="single" w:sz="4" w:space="0" w:color="000000"/>
              <w:bottom w:val="single" w:sz="4" w:space="0" w:color="000000"/>
              <w:right w:val="single" w:sz="4" w:space="0" w:color="000000"/>
            </w:tcBorders>
          </w:tcPr>
          <w:p w14:paraId="2CA9A3B9" w14:textId="77777777" w:rsidR="00C77169" w:rsidRPr="00C17238" w:rsidRDefault="00C77169" w:rsidP="00BA48FD">
            <w:pPr>
              <w:jc w:val="both"/>
              <w:rPr>
                <w:rFonts w:eastAsia="Times New Roman" w:cs="Times New Roman"/>
              </w:rPr>
            </w:pPr>
          </w:p>
          <w:p w14:paraId="02FAB5F8" w14:textId="77777777" w:rsidR="00C77169" w:rsidRPr="00C17238" w:rsidRDefault="00C77169" w:rsidP="00BA48FD">
            <w:pPr>
              <w:jc w:val="both"/>
              <w:rPr>
                <w:rFonts w:eastAsia="Times New Roman" w:cs="Times New Roman"/>
              </w:rPr>
            </w:pPr>
          </w:p>
          <w:p w14:paraId="6723A2B0" w14:textId="77777777" w:rsidR="00C77169" w:rsidRPr="00C17238" w:rsidRDefault="00C77169" w:rsidP="00BA48FD">
            <w:pPr>
              <w:jc w:val="both"/>
              <w:rPr>
                <w:rFonts w:eastAsia="Times New Roman" w:cs="Times New Roman"/>
              </w:rPr>
            </w:pPr>
          </w:p>
          <w:p w14:paraId="5D253199" w14:textId="77777777" w:rsidR="00C77169" w:rsidRPr="00C17238" w:rsidRDefault="00C77169" w:rsidP="00BA48FD">
            <w:pPr>
              <w:jc w:val="both"/>
              <w:rPr>
                <w:rFonts w:eastAsia="Times New Roman" w:cs="Times New Roman"/>
              </w:rPr>
            </w:pPr>
          </w:p>
          <w:p w14:paraId="76ECAE7E" w14:textId="77777777" w:rsidR="00C77169" w:rsidRPr="00C17238" w:rsidRDefault="00C77169" w:rsidP="00BA48FD">
            <w:pPr>
              <w:jc w:val="both"/>
              <w:rPr>
                <w:rFonts w:eastAsia="Times New Roman" w:cs="Times New Roman"/>
              </w:rPr>
            </w:pPr>
          </w:p>
          <w:p w14:paraId="70EF17E6" w14:textId="77777777" w:rsidR="00C77169" w:rsidRPr="00C17238" w:rsidRDefault="00C77169" w:rsidP="00BA48FD">
            <w:pPr>
              <w:jc w:val="both"/>
              <w:rPr>
                <w:rFonts w:eastAsia="Times New Roman" w:cs="Times New Roman"/>
              </w:rPr>
            </w:pPr>
          </w:p>
        </w:tc>
      </w:tr>
      <w:tr w:rsidR="00C77169" w:rsidRPr="00C17238" w14:paraId="29E566EF" w14:textId="77777777" w:rsidTr="00BA48FD">
        <w:trPr>
          <w:cantSplit/>
          <w:trHeight w:val="262"/>
          <w:jc w:val="center"/>
        </w:trPr>
        <w:tc>
          <w:tcPr>
            <w:tcW w:w="9341" w:type="dxa"/>
            <w:gridSpan w:val="2"/>
            <w:tcBorders>
              <w:top w:val="single" w:sz="4" w:space="0" w:color="000000"/>
              <w:left w:val="single" w:sz="4" w:space="0" w:color="000000"/>
              <w:bottom w:val="nil"/>
              <w:right w:val="single" w:sz="4" w:space="0" w:color="000000"/>
            </w:tcBorders>
            <w:hideMark/>
          </w:tcPr>
          <w:p w14:paraId="5D874816" w14:textId="77777777" w:rsidR="00C77169" w:rsidRPr="00C17238" w:rsidRDefault="00C77169" w:rsidP="00BA48FD">
            <w:pPr>
              <w:jc w:val="both"/>
              <w:rPr>
                <w:rFonts w:eastAsia="Times New Roman" w:cs="Times New Roman"/>
              </w:rPr>
            </w:pPr>
            <w:r w:rsidRPr="00C17238">
              <w:rPr>
                <w:rFonts w:eastAsia="Times New Roman" w:cs="Times New Roman"/>
              </w:rPr>
              <w:t>What was happening at the time of the accident and why was it taking place?</w:t>
            </w:r>
          </w:p>
        </w:tc>
      </w:tr>
      <w:tr w:rsidR="00C77169" w:rsidRPr="00C17238" w14:paraId="4DC7941E" w14:textId="77777777" w:rsidTr="00BA48FD">
        <w:trPr>
          <w:cantSplit/>
          <w:trHeight w:val="262"/>
          <w:jc w:val="center"/>
        </w:trPr>
        <w:tc>
          <w:tcPr>
            <w:tcW w:w="9341" w:type="dxa"/>
            <w:gridSpan w:val="2"/>
            <w:tcBorders>
              <w:top w:val="nil"/>
              <w:left w:val="single" w:sz="4" w:space="0" w:color="000000"/>
              <w:bottom w:val="single" w:sz="4" w:space="0" w:color="000000"/>
              <w:right w:val="single" w:sz="4" w:space="0" w:color="000000"/>
            </w:tcBorders>
          </w:tcPr>
          <w:p w14:paraId="60AAAABA" w14:textId="77777777" w:rsidR="00C77169" w:rsidRPr="00C17238" w:rsidRDefault="00C77169" w:rsidP="00BA48FD">
            <w:pPr>
              <w:jc w:val="both"/>
              <w:rPr>
                <w:rFonts w:eastAsia="Times New Roman" w:cs="Times New Roman"/>
              </w:rPr>
            </w:pPr>
          </w:p>
          <w:p w14:paraId="0E647B7D" w14:textId="77777777" w:rsidR="00C77169" w:rsidRPr="00C17238" w:rsidRDefault="00C77169" w:rsidP="00BA48FD">
            <w:pPr>
              <w:jc w:val="both"/>
              <w:rPr>
                <w:rFonts w:eastAsia="Times New Roman" w:cs="Times New Roman"/>
              </w:rPr>
            </w:pPr>
          </w:p>
          <w:p w14:paraId="3FE21CB0" w14:textId="77777777" w:rsidR="00C77169" w:rsidRPr="00C17238" w:rsidRDefault="00C77169" w:rsidP="00BA48FD">
            <w:pPr>
              <w:jc w:val="both"/>
              <w:rPr>
                <w:rFonts w:eastAsia="Times New Roman" w:cs="Times New Roman"/>
              </w:rPr>
            </w:pPr>
          </w:p>
          <w:p w14:paraId="60736134" w14:textId="77777777" w:rsidR="00C77169" w:rsidRPr="00C17238" w:rsidRDefault="00C77169" w:rsidP="00BA48FD">
            <w:pPr>
              <w:jc w:val="both"/>
              <w:rPr>
                <w:rFonts w:eastAsia="Times New Roman" w:cs="Times New Roman"/>
              </w:rPr>
            </w:pPr>
          </w:p>
          <w:p w14:paraId="4564FCDB" w14:textId="77777777" w:rsidR="00C77169" w:rsidRPr="00C17238" w:rsidRDefault="00C77169" w:rsidP="00BA48FD">
            <w:pPr>
              <w:jc w:val="both"/>
              <w:rPr>
                <w:rFonts w:eastAsia="Times New Roman" w:cs="Times New Roman"/>
              </w:rPr>
            </w:pPr>
          </w:p>
          <w:p w14:paraId="4E4525CA" w14:textId="77777777" w:rsidR="00C77169" w:rsidRPr="00C17238" w:rsidRDefault="00C77169" w:rsidP="00BA48FD">
            <w:pPr>
              <w:jc w:val="both"/>
              <w:rPr>
                <w:rFonts w:eastAsia="Times New Roman" w:cs="Times New Roman"/>
              </w:rPr>
            </w:pPr>
          </w:p>
        </w:tc>
      </w:tr>
      <w:tr w:rsidR="00C77169" w:rsidRPr="00C17238" w14:paraId="5AD360F1" w14:textId="77777777" w:rsidTr="00BA48FD">
        <w:trPr>
          <w:cantSplit/>
          <w:trHeight w:val="262"/>
          <w:jc w:val="center"/>
        </w:trPr>
        <w:tc>
          <w:tcPr>
            <w:tcW w:w="9341" w:type="dxa"/>
            <w:gridSpan w:val="2"/>
            <w:tcBorders>
              <w:top w:val="single" w:sz="4" w:space="0" w:color="000000"/>
              <w:left w:val="single" w:sz="4" w:space="0" w:color="000000"/>
              <w:bottom w:val="nil"/>
              <w:right w:val="single" w:sz="4" w:space="0" w:color="000000"/>
            </w:tcBorders>
            <w:hideMark/>
          </w:tcPr>
          <w:p w14:paraId="7C8A25A7" w14:textId="77777777" w:rsidR="00C77169" w:rsidRPr="00C17238" w:rsidRDefault="00C77169" w:rsidP="00BA48FD">
            <w:pPr>
              <w:jc w:val="both"/>
              <w:rPr>
                <w:rFonts w:eastAsia="Times New Roman" w:cs="Times New Roman"/>
              </w:rPr>
            </w:pPr>
            <w:r w:rsidRPr="00C17238">
              <w:rPr>
                <w:rFonts w:eastAsia="Times New Roman" w:cs="Times New Roman"/>
              </w:rPr>
              <w:t xml:space="preserve">What were the events leading up to the accident? Describe the sequence in order and when they took place. </w:t>
            </w:r>
          </w:p>
        </w:tc>
      </w:tr>
      <w:tr w:rsidR="00C77169" w:rsidRPr="00C17238" w14:paraId="781EE161" w14:textId="77777777" w:rsidTr="00BA48FD">
        <w:trPr>
          <w:cantSplit/>
          <w:trHeight w:val="262"/>
          <w:jc w:val="center"/>
        </w:trPr>
        <w:tc>
          <w:tcPr>
            <w:tcW w:w="9341" w:type="dxa"/>
            <w:gridSpan w:val="2"/>
            <w:tcBorders>
              <w:top w:val="nil"/>
              <w:left w:val="single" w:sz="4" w:space="0" w:color="000000"/>
              <w:bottom w:val="single" w:sz="4" w:space="0" w:color="000000"/>
              <w:right w:val="single" w:sz="4" w:space="0" w:color="000000"/>
            </w:tcBorders>
          </w:tcPr>
          <w:p w14:paraId="7A3ADF54" w14:textId="77777777" w:rsidR="00C77169" w:rsidRPr="00C17238" w:rsidRDefault="00C77169" w:rsidP="00BA48FD">
            <w:pPr>
              <w:jc w:val="both"/>
              <w:rPr>
                <w:rFonts w:eastAsia="Times New Roman" w:cs="Times New Roman"/>
              </w:rPr>
            </w:pPr>
          </w:p>
          <w:p w14:paraId="3F969B4B" w14:textId="77777777" w:rsidR="00C77169" w:rsidRPr="00C17238" w:rsidRDefault="00C77169" w:rsidP="00BA48FD">
            <w:pPr>
              <w:jc w:val="both"/>
              <w:rPr>
                <w:rFonts w:eastAsia="Times New Roman" w:cs="Times New Roman"/>
              </w:rPr>
            </w:pPr>
          </w:p>
          <w:p w14:paraId="0FD056CE" w14:textId="77777777" w:rsidR="00C77169" w:rsidRPr="00C17238" w:rsidRDefault="00C77169" w:rsidP="00BA48FD">
            <w:pPr>
              <w:jc w:val="both"/>
              <w:rPr>
                <w:rFonts w:eastAsia="Times New Roman" w:cs="Times New Roman"/>
              </w:rPr>
            </w:pPr>
          </w:p>
          <w:p w14:paraId="469EC60C" w14:textId="77777777" w:rsidR="00C77169" w:rsidRPr="00C17238" w:rsidRDefault="00C77169" w:rsidP="00BA48FD">
            <w:pPr>
              <w:jc w:val="both"/>
              <w:rPr>
                <w:rFonts w:eastAsia="Times New Roman" w:cs="Times New Roman"/>
              </w:rPr>
            </w:pPr>
          </w:p>
          <w:p w14:paraId="54209073" w14:textId="77777777" w:rsidR="00C77169" w:rsidRPr="00C17238" w:rsidRDefault="00C77169" w:rsidP="00BA48FD">
            <w:pPr>
              <w:jc w:val="both"/>
              <w:rPr>
                <w:rFonts w:eastAsia="Times New Roman" w:cs="Times New Roman"/>
              </w:rPr>
            </w:pPr>
          </w:p>
          <w:p w14:paraId="005280AB" w14:textId="77777777" w:rsidR="00C77169" w:rsidRPr="00C17238" w:rsidRDefault="00C77169" w:rsidP="00BA48FD">
            <w:pPr>
              <w:jc w:val="both"/>
              <w:rPr>
                <w:rFonts w:eastAsia="Times New Roman" w:cs="Times New Roman"/>
              </w:rPr>
            </w:pPr>
          </w:p>
        </w:tc>
      </w:tr>
      <w:tr w:rsidR="00C77169" w:rsidRPr="00C17238" w14:paraId="0703CF46" w14:textId="77777777" w:rsidTr="00BA48FD">
        <w:trPr>
          <w:cantSplit/>
          <w:trHeight w:val="262"/>
          <w:jc w:val="center"/>
        </w:trPr>
        <w:tc>
          <w:tcPr>
            <w:tcW w:w="9341" w:type="dxa"/>
            <w:gridSpan w:val="2"/>
            <w:tcBorders>
              <w:top w:val="single" w:sz="4" w:space="0" w:color="000000"/>
              <w:left w:val="single" w:sz="4" w:space="0" w:color="000000"/>
              <w:bottom w:val="nil"/>
              <w:right w:val="single" w:sz="4" w:space="0" w:color="000000"/>
            </w:tcBorders>
            <w:hideMark/>
          </w:tcPr>
          <w:p w14:paraId="53B94E75" w14:textId="77777777" w:rsidR="00C77169" w:rsidRPr="00C17238" w:rsidRDefault="00C77169" w:rsidP="00BA48FD">
            <w:pPr>
              <w:jc w:val="both"/>
              <w:rPr>
                <w:rFonts w:eastAsia="Times New Roman" w:cs="Times New Roman"/>
              </w:rPr>
            </w:pPr>
            <w:r w:rsidRPr="00C17238">
              <w:rPr>
                <w:rFonts w:eastAsia="Times New Roman" w:cs="Times New Roman"/>
              </w:rPr>
              <w:t>What exactly caused the injury and how did it happen? What were the mechanics, equipment or tools involved?</w:t>
            </w:r>
          </w:p>
        </w:tc>
      </w:tr>
      <w:tr w:rsidR="00C77169" w:rsidRPr="00C17238" w14:paraId="657D381A" w14:textId="77777777" w:rsidTr="00BA48FD">
        <w:trPr>
          <w:cantSplit/>
          <w:trHeight w:val="262"/>
          <w:jc w:val="center"/>
        </w:trPr>
        <w:tc>
          <w:tcPr>
            <w:tcW w:w="9341" w:type="dxa"/>
            <w:gridSpan w:val="2"/>
            <w:tcBorders>
              <w:top w:val="nil"/>
              <w:left w:val="single" w:sz="4" w:space="0" w:color="000000"/>
              <w:bottom w:val="single" w:sz="4" w:space="0" w:color="000000"/>
              <w:right w:val="single" w:sz="4" w:space="0" w:color="000000"/>
            </w:tcBorders>
          </w:tcPr>
          <w:p w14:paraId="38337211" w14:textId="77777777" w:rsidR="00C77169" w:rsidRPr="00C17238" w:rsidRDefault="00C77169" w:rsidP="00BA48FD">
            <w:pPr>
              <w:jc w:val="both"/>
              <w:rPr>
                <w:rFonts w:eastAsia="Times New Roman" w:cs="Times New Roman"/>
              </w:rPr>
            </w:pPr>
          </w:p>
          <w:p w14:paraId="28ABD483" w14:textId="77777777" w:rsidR="00C77169" w:rsidRPr="00C17238" w:rsidRDefault="00C77169" w:rsidP="00BA48FD">
            <w:pPr>
              <w:jc w:val="both"/>
              <w:rPr>
                <w:rFonts w:eastAsia="Times New Roman" w:cs="Times New Roman"/>
              </w:rPr>
            </w:pPr>
          </w:p>
          <w:p w14:paraId="6304735D" w14:textId="77777777" w:rsidR="00C77169" w:rsidRPr="00C17238" w:rsidRDefault="00C77169" w:rsidP="00BA48FD">
            <w:pPr>
              <w:jc w:val="both"/>
              <w:rPr>
                <w:rFonts w:eastAsia="Times New Roman" w:cs="Times New Roman"/>
              </w:rPr>
            </w:pPr>
          </w:p>
          <w:p w14:paraId="3CCAA574" w14:textId="77777777" w:rsidR="00C77169" w:rsidRPr="00C17238" w:rsidRDefault="00C77169" w:rsidP="00BA48FD">
            <w:pPr>
              <w:jc w:val="both"/>
              <w:rPr>
                <w:rFonts w:eastAsia="Times New Roman" w:cs="Times New Roman"/>
              </w:rPr>
            </w:pPr>
          </w:p>
          <w:p w14:paraId="453A37D8" w14:textId="77777777" w:rsidR="00C77169" w:rsidRPr="00C17238" w:rsidRDefault="00C77169" w:rsidP="00BA48FD">
            <w:pPr>
              <w:jc w:val="both"/>
              <w:rPr>
                <w:rFonts w:eastAsia="Times New Roman" w:cs="Times New Roman"/>
              </w:rPr>
            </w:pPr>
          </w:p>
        </w:tc>
      </w:tr>
      <w:tr w:rsidR="00C77169" w:rsidRPr="00C17238" w14:paraId="588EA1E7" w14:textId="77777777" w:rsidTr="00BA48FD">
        <w:trPr>
          <w:gridAfter w:val="1"/>
          <w:wAfter w:w="24" w:type="dxa"/>
          <w:cantSplit/>
          <w:trHeight w:val="255"/>
          <w:jc w:val="center"/>
        </w:trPr>
        <w:tc>
          <w:tcPr>
            <w:tcW w:w="9317" w:type="dxa"/>
            <w:tcBorders>
              <w:top w:val="single" w:sz="4" w:space="0" w:color="000000"/>
              <w:left w:val="single" w:sz="4" w:space="0" w:color="000000"/>
              <w:bottom w:val="nil"/>
              <w:right w:val="single" w:sz="4" w:space="0" w:color="000000"/>
            </w:tcBorders>
            <w:hideMark/>
          </w:tcPr>
          <w:p w14:paraId="0FDE2719" w14:textId="77777777" w:rsidR="00C77169" w:rsidRPr="00C17238" w:rsidRDefault="00C77169" w:rsidP="00BA48FD">
            <w:pPr>
              <w:jc w:val="both"/>
              <w:rPr>
                <w:rFonts w:eastAsia="Times New Roman" w:cs="Times New Roman"/>
              </w:rPr>
            </w:pPr>
            <w:r w:rsidRPr="00C17238">
              <w:rPr>
                <w:rFonts w:eastAsia="Times New Roman" w:cs="Times New Roman"/>
              </w:rPr>
              <w:t>Describe the injury or injuries incurred. What body part and what kind of injury? (Indicate if no injury occurred.)</w:t>
            </w:r>
          </w:p>
        </w:tc>
      </w:tr>
      <w:tr w:rsidR="00C77169" w:rsidRPr="00C17238" w14:paraId="5555DE43" w14:textId="77777777" w:rsidTr="00BA48FD">
        <w:trPr>
          <w:gridAfter w:val="1"/>
          <w:wAfter w:w="24" w:type="dxa"/>
          <w:cantSplit/>
          <w:trHeight w:val="255"/>
          <w:jc w:val="center"/>
        </w:trPr>
        <w:tc>
          <w:tcPr>
            <w:tcW w:w="9317" w:type="dxa"/>
            <w:tcBorders>
              <w:top w:val="nil"/>
              <w:left w:val="single" w:sz="4" w:space="0" w:color="000000"/>
              <w:bottom w:val="single" w:sz="4" w:space="0" w:color="000000"/>
              <w:right w:val="single" w:sz="4" w:space="0" w:color="000000"/>
            </w:tcBorders>
          </w:tcPr>
          <w:p w14:paraId="72E6011E" w14:textId="77777777" w:rsidR="00C77169" w:rsidRPr="00C17238" w:rsidRDefault="00C77169" w:rsidP="00BA48FD">
            <w:pPr>
              <w:jc w:val="both"/>
              <w:rPr>
                <w:rFonts w:eastAsia="Times New Roman" w:cs="Times New Roman"/>
              </w:rPr>
            </w:pPr>
          </w:p>
          <w:p w14:paraId="7CC5D2CE" w14:textId="77777777" w:rsidR="00C77169" w:rsidRPr="00C17238" w:rsidRDefault="00C77169" w:rsidP="00BA48FD">
            <w:pPr>
              <w:jc w:val="both"/>
              <w:rPr>
                <w:rFonts w:eastAsia="Times New Roman" w:cs="Times New Roman"/>
              </w:rPr>
            </w:pPr>
          </w:p>
          <w:p w14:paraId="4C35333A" w14:textId="77777777" w:rsidR="00C77169" w:rsidRPr="00C17238" w:rsidRDefault="00C77169" w:rsidP="00BA48FD">
            <w:pPr>
              <w:jc w:val="both"/>
              <w:rPr>
                <w:rFonts w:eastAsia="Times New Roman" w:cs="Times New Roman"/>
              </w:rPr>
            </w:pPr>
          </w:p>
          <w:p w14:paraId="2FFB24CB" w14:textId="77777777" w:rsidR="00C77169" w:rsidRPr="00C17238" w:rsidRDefault="00C77169" w:rsidP="00BA48FD">
            <w:pPr>
              <w:jc w:val="both"/>
              <w:rPr>
                <w:rFonts w:eastAsia="Times New Roman" w:cs="Times New Roman"/>
              </w:rPr>
            </w:pPr>
          </w:p>
          <w:p w14:paraId="50BF48BA" w14:textId="77777777" w:rsidR="00C77169" w:rsidRPr="00C17238" w:rsidRDefault="00C77169" w:rsidP="00BA48FD">
            <w:pPr>
              <w:jc w:val="both"/>
              <w:rPr>
                <w:rFonts w:eastAsia="Times New Roman" w:cs="Times New Roman"/>
              </w:rPr>
            </w:pPr>
          </w:p>
        </w:tc>
      </w:tr>
      <w:tr w:rsidR="00C77169" w:rsidRPr="00C17238" w14:paraId="6076ADE8" w14:textId="77777777" w:rsidTr="00BA48FD">
        <w:trPr>
          <w:gridAfter w:val="1"/>
          <w:wAfter w:w="24" w:type="dxa"/>
          <w:cantSplit/>
          <w:trHeight w:val="255"/>
          <w:jc w:val="center"/>
        </w:trPr>
        <w:tc>
          <w:tcPr>
            <w:tcW w:w="9317" w:type="dxa"/>
            <w:tcBorders>
              <w:top w:val="single" w:sz="4" w:space="0" w:color="000000"/>
              <w:left w:val="single" w:sz="4" w:space="0" w:color="000000"/>
              <w:bottom w:val="nil"/>
              <w:right w:val="single" w:sz="4" w:space="0" w:color="000000"/>
            </w:tcBorders>
            <w:hideMark/>
          </w:tcPr>
          <w:p w14:paraId="5A3C903F" w14:textId="77777777" w:rsidR="00C77169" w:rsidRPr="00C17238" w:rsidRDefault="00C77169" w:rsidP="00BA48FD">
            <w:pPr>
              <w:jc w:val="both"/>
              <w:rPr>
                <w:rFonts w:eastAsia="Times New Roman" w:cs="Times New Roman"/>
              </w:rPr>
            </w:pPr>
            <w:r w:rsidRPr="00C17238">
              <w:rPr>
                <w:rFonts w:eastAsia="Times New Roman" w:cs="Times New Roman"/>
              </w:rPr>
              <w:t>If a physical injury was avoided, what could have happened to cause an injury?</w:t>
            </w:r>
          </w:p>
        </w:tc>
      </w:tr>
      <w:tr w:rsidR="00C77169" w:rsidRPr="00C17238" w14:paraId="0F78B354" w14:textId="77777777" w:rsidTr="00BA48FD">
        <w:trPr>
          <w:gridAfter w:val="1"/>
          <w:wAfter w:w="24" w:type="dxa"/>
          <w:cantSplit/>
          <w:trHeight w:val="292"/>
          <w:jc w:val="center"/>
        </w:trPr>
        <w:tc>
          <w:tcPr>
            <w:tcW w:w="9317" w:type="dxa"/>
            <w:tcBorders>
              <w:top w:val="nil"/>
              <w:left w:val="single" w:sz="4" w:space="0" w:color="000000"/>
              <w:bottom w:val="single" w:sz="4" w:space="0" w:color="000000"/>
              <w:right w:val="single" w:sz="4" w:space="0" w:color="000000"/>
            </w:tcBorders>
          </w:tcPr>
          <w:p w14:paraId="43FA8223" w14:textId="77777777" w:rsidR="00C77169" w:rsidRPr="00C17238" w:rsidRDefault="00C77169" w:rsidP="00BA48FD">
            <w:pPr>
              <w:jc w:val="both"/>
              <w:rPr>
                <w:rFonts w:eastAsia="Times New Roman" w:cs="Times New Roman"/>
              </w:rPr>
            </w:pPr>
          </w:p>
          <w:p w14:paraId="7C5F3EEB" w14:textId="77777777" w:rsidR="00C77169" w:rsidRPr="00C17238" w:rsidRDefault="00C77169" w:rsidP="00BA48FD">
            <w:pPr>
              <w:jc w:val="both"/>
              <w:rPr>
                <w:rFonts w:eastAsia="Times New Roman" w:cs="Times New Roman"/>
              </w:rPr>
            </w:pPr>
          </w:p>
          <w:p w14:paraId="6CFDC524" w14:textId="77777777" w:rsidR="00C77169" w:rsidRPr="00C17238" w:rsidRDefault="00C77169" w:rsidP="00BA48FD">
            <w:pPr>
              <w:jc w:val="both"/>
              <w:rPr>
                <w:rFonts w:eastAsia="Times New Roman" w:cs="Times New Roman"/>
              </w:rPr>
            </w:pPr>
          </w:p>
          <w:p w14:paraId="5E80D503" w14:textId="77777777" w:rsidR="00C77169" w:rsidRPr="00C17238" w:rsidRDefault="00C77169" w:rsidP="00BA48FD">
            <w:pPr>
              <w:jc w:val="both"/>
              <w:rPr>
                <w:rFonts w:eastAsia="Times New Roman" w:cs="Times New Roman"/>
              </w:rPr>
            </w:pPr>
          </w:p>
        </w:tc>
      </w:tr>
      <w:tr w:rsidR="00C77169" w:rsidRPr="00C17238" w14:paraId="1413C6CD" w14:textId="77777777" w:rsidTr="00BA48FD">
        <w:trPr>
          <w:gridAfter w:val="1"/>
          <w:wAfter w:w="24" w:type="dxa"/>
          <w:cantSplit/>
          <w:trHeight w:val="292"/>
          <w:jc w:val="center"/>
        </w:trPr>
        <w:tc>
          <w:tcPr>
            <w:tcW w:w="9317" w:type="dxa"/>
            <w:tcBorders>
              <w:top w:val="nil"/>
              <w:left w:val="single" w:sz="4" w:space="0" w:color="000000"/>
              <w:bottom w:val="single" w:sz="4" w:space="0" w:color="000000"/>
              <w:right w:val="single" w:sz="4" w:space="0" w:color="000000"/>
            </w:tcBorders>
          </w:tcPr>
          <w:p w14:paraId="24844BD3" w14:textId="77777777" w:rsidR="00C77169" w:rsidRPr="00C17238" w:rsidRDefault="00C77169" w:rsidP="00BA48FD">
            <w:pPr>
              <w:jc w:val="both"/>
              <w:rPr>
                <w:rFonts w:eastAsia="Times New Roman" w:cs="Times New Roman"/>
              </w:rPr>
            </w:pPr>
            <w:r w:rsidRPr="00C17238">
              <w:rPr>
                <w:rFonts w:eastAsia="Times New Roman" w:cs="Times New Roman"/>
              </w:rPr>
              <w:t>7. If damage occurred to employer vehicle, please describe the damage:</w:t>
            </w:r>
          </w:p>
          <w:p w14:paraId="025D9ADF" w14:textId="77777777" w:rsidR="00C77169" w:rsidRPr="00C17238" w:rsidRDefault="00C77169" w:rsidP="00BA48FD">
            <w:pPr>
              <w:jc w:val="both"/>
              <w:rPr>
                <w:rFonts w:eastAsia="Times New Roman" w:cs="Times New Roman"/>
              </w:rPr>
            </w:pPr>
          </w:p>
          <w:p w14:paraId="5C0B1FD9" w14:textId="77777777" w:rsidR="00C77169" w:rsidRPr="00C17238" w:rsidRDefault="00C77169" w:rsidP="00BA48FD">
            <w:pPr>
              <w:jc w:val="both"/>
              <w:rPr>
                <w:rFonts w:eastAsia="Times New Roman" w:cs="Times New Roman"/>
              </w:rPr>
            </w:pPr>
          </w:p>
          <w:p w14:paraId="31D1A293" w14:textId="77777777" w:rsidR="00C77169" w:rsidRPr="00C17238" w:rsidRDefault="00C77169" w:rsidP="00BA48FD">
            <w:pPr>
              <w:jc w:val="both"/>
              <w:rPr>
                <w:rFonts w:eastAsia="Times New Roman" w:cs="Times New Roman"/>
              </w:rPr>
            </w:pPr>
          </w:p>
          <w:p w14:paraId="5256AA9B" w14:textId="77777777" w:rsidR="00C77169" w:rsidRPr="00C17238" w:rsidRDefault="00C77169" w:rsidP="00BA48FD">
            <w:pPr>
              <w:jc w:val="both"/>
              <w:rPr>
                <w:rFonts w:eastAsia="Times New Roman" w:cs="Times New Roman"/>
              </w:rPr>
            </w:pPr>
          </w:p>
          <w:p w14:paraId="61DBE7E7" w14:textId="77777777" w:rsidR="00C77169" w:rsidRPr="00C17238" w:rsidRDefault="00C77169" w:rsidP="00BA48FD">
            <w:pPr>
              <w:jc w:val="both"/>
              <w:rPr>
                <w:rFonts w:eastAsia="Times New Roman" w:cs="Times New Roman"/>
              </w:rPr>
            </w:pPr>
          </w:p>
          <w:p w14:paraId="4C5C82D3" w14:textId="77777777" w:rsidR="00C77169" w:rsidRPr="00C17238" w:rsidRDefault="00C77169" w:rsidP="00BA48FD">
            <w:pPr>
              <w:jc w:val="both"/>
              <w:rPr>
                <w:rFonts w:eastAsia="Times New Roman" w:cs="Times New Roman"/>
              </w:rPr>
            </w:pPr>
          </w:p>
        </w:tc>
      </w:tr>
      <w:tr w:rsidR="00C77169" w:rsidRPr="00C17238" w14:paraId="3BB1C721" w14:textId="77777777" w:rsidTr="00BA48FD">
        <w:trPr>
          <w:gridAfter w:val="1"/>
          <w:wAfter w:w="24" w:type="dxa"/>
          <w:cantSplit/>
          <w:trHeight w:val="292"/>
          <w:jc w:val="center"/>
        </w:trPr>
        <w:tc>
          <w:tcPr>
            <w:tcW w:w="9317" w:type="dxa"/>
            <w:tcBorders>
              <w:top w:val="nil"/>
              <w:left w:val="single" w:sz="4" w:space="0" w:color="000000"/>
              <w:bottom w:val="single" w:sz="4" w:space="0" w:color="000000"/>
              <w:right w:val="single" w:sz="4" w:space="0" w:color="000000"/>
            </w:tcBorders>
          </w:tcPr>
          <w:p w14:paraId="55BE5A66" w14:textId="77777777" w:rsidR="00C77169" w:rsidRPr="00C17238" w:rsidRDefault="00C77169" w:rsidP="00BA48FD">
            <w:pPr>
              <w:jc w:val="both"/>
              <w:rPr>
                <w:rFonts w:eastAsia="Times New Roman" w:cs="Times New Roman"/>
              </w:rPr>
            </w:pPr>
            <w:r w:rsidRPr="00C17238">
              <w:rPr>
                <w:rFonts w:eastAsia="Times New Roman" w:cs="Times New Roman"/>
              </w:rPr>
              <w:t>8. If damage occurred to employer equipment, please describe the damage:</w:t>
            </w:r>
          </w:p>
          <w:p w14:paraId="029ED02D" w14:textId="77777777" w:rsidR="00C77169" w:rsidRPr="00C17238" w:rsidRDefault="00C77169" w:rsidP="00BA48FD">
            <w:pPr>
              <w:jc w:val="both"/>
              <w:rPr>
                <w:rFonts w:eastAsia="Times New Roman" w:cs="Times New Roman"/>
              </w:rPr>
            </w:pPr>
          </w:p>
          <w:p w14:paraId="21A50F03" w14:textId="77777777" w:rsidR="00C77169" w:rsidRPr="00C17238" w:rsidRDefault="00C77169" w:rsidP="00BA48FD">
            <w:pPr>
              <w:jc w:val="both"/>
              <w:rPr>
                <w:rFonts w:eastAsia="Times New Roman" w:cs="Times New Roman"/>
              </w:rPr>
            </w:pPr>
          </w:p>
          <w:p w14:paraId="543DB690" w14:textId="77777777" w:rsidR="00C77169" w:rsidRPr="00C17238" w:rsidRDefault="00C77169" w:rsidP="00BA48FD">
            <w:pPr>
              <w:jc w:val="both"/>
              <w:rPr>
                <w:rFonts w:eastAsia="Times New Roman" w:cs="Times New Roman"/>
              </w:rPr>
            </w:pPr>
          </w:p>
          <w:p w14:paraId="5E91A64D" w14:textId="77777777" w:rsidR="00C77169" w:rsidRPr="00C17238" w:rsidRDefault="00C77169" w:rsidP="00BA48FD">
            <w:pPr>
              <w:jc w:val="both"/>
              <w:rPr>
                <w:rFonts w:eastAsia="Times New Roman" w:cs="Times New Roman"/>
              </w:rPr>
            </w:pPr>
          </w:p>
          <w:p w14:paraId="14A5B8B5" w14:textId="77777777" w:rsidR="00C77169" w:rsidRPr="00C17238" w:rsidRDefault="00C77169" w:rsidP="00BA48FD">
            <w:pPr>
              <w:jc w:val="both"/>
              <w:rPr>
                <w:rFonts w:eastAsia="Times New Roman" w:cs="Times New Roman"/>
              </w:rPr>
            </w:pPr>
          </w:p>
          <w:p w14:paraId="34ABBE56" w14:textId="77777777" w:rsidR="00C77169" w:rsidRPr="00C17238" w:rsidRDefault="00C77169" w:rsidP="00BA48FD">
            <w:pPr>
              <w:jc w:val="both"/>
              <w:rPr>
                <w:rFonts w:eastAsia="Times New Roman" w:cs="Times New Roman"/>
              </w:rPr>
            </w:pPr>
          </w:p>
        </w:tc>
      </w:tr>
      <w:tr w:rsidR="00C77169" w:rsidRPr="00C17238" w14:paraId="29F28F76" w14:textId="77777777" w:rsidTr="00BA48FD">
        <w:trPr>
          <w:gridAfter w:val="1"/>
          <w:wAfter w:w="24" w:type="dxa"/>
          <w:cantSplit/>
          <w:trHeight w:val="292"/>
          <w:jc w:val="center"/>
        </w:trPr>
        <w:tc>
          <w:tcPr>
            <w:tcW w:w="9317" w:type="dxa"/>
            <w:tcBorders>
              <w:top w:val="single" w:sz="4" w:space="0" w:color="000000"/>
              <w:left w:val="single" w:sz="4" w:space="0" w:color="000000"/>
              <w:bottom w:val="single" w:sz="4" w:space="0" w:color="000000"/>
              <w:right w:val="single" w:sz="4" w:space="0" w:color="000000"/>
            </w:tcBorders>
            <w:shd w:val="clear" w:color="auto" w:fill="E0E0E0"/>
            <w:hideMark/>
          </w:tcPr>
          <w:p w14:paraId="2E310752" w14:textId="77777777" w:rsidR="00C77169" w:rsidRPr="00C17238" w:rsidRDefault="00C77169" w:rsidP="00BA48FD">
            <w:pPr>
              <w:jc w:val="both"/>
              <w:rPr>
                <w:rFonts w:eastAsia="Times New Roman" w:cs="Times New Roman"/>
                <w:b/>
                <w:bCs/>
              </w:rPr>
            </w:pPr>
            <w:r w:rsidRPr="00C17238">
              <w:rPr>
                <w:rFonts w:eastAsia="Times New Roman" w:cs="Times New Roman"/>
                <w:b/>
                <w:bCs/>
              </w:rPr>
              <w:t>C. Accident Findings</w:t>
            </w:r>
          </w:p>
        </w:tc>
      </w:tr>
      <w:tr w:rsidR="00C77169" w:rsidRPr="00C17238" w14:paraId="2CFF73C5" w14:textId="77777777" w:rsidTr="00BA48FD">
        <w:trPr>
          <w:gridAfter w:val="1"/>
          <w:wAfter w:w="24" w:type="dxa"/>
          <w:cantSplit/>
          <w:trHeight w:val="292"/>
          <w:jc w:val="center"/>
        </w:trPr>
        <w:tc>
          <w:tcPr>
            <w:tcW w:w="9317" w:type="dxa"/>
            <w:tcBorders>
              <w:top w:val="single" w:sz="4" w:space="0" w:color="000000"/>
              <w:left w:val="single" w:sz="4" w:space="0" w:color="000000"/>
              <w:bottom w:val="nil"/>
              <w:right w:val="single" w:sz="4" w:space="0" w:color="000000"/>
            </w:tcBorders>
            <w:hideMark/>
          </w:tcPr>
          <w:p w14:paraId="59765DF5" w14:textId="77777777" w:rsidR="00C77169" w:rsidRPr="00C17238" w:rsidRDefault="00C77169" w:rsidP="00BA48FD">
            <w:pPr>
              <w:jc w:val="both"/>
              <w:rPr>
                <w:rFonts w:eastAsia="Times New Roman" w:cs="Times New Roman"/>
              </w:rPr>
            </w:pPr>
            <w:r w:rsidRPr="00C17238">
              <w:rPr>
                <w:rFonts w:eastAsia="Times New Roman" w:cs="Times New Roman"/>
                <w:color w:val="000000"/>
              </w:rPr>
              <w:t>After review of all facts, what was the hazardous condition, unsafe work practice, or other causal factors (procedure, equipment, people, and environment) that contributed to the accident / injury?</w:t>
            </w:r>
          </w:p>
        </w:tc>
      </w:tr>
      <w:tr w:rsidR="00C77169" w:rsidRPr="00C17238" w14:paraId="556A4BAA" w14:textId="77777777" w:rsidTr="00BA48FD">
        <w:trPr>
          <w:gridAfter w:val="1"/>
          <w:wAfter w:w="24" w:type="dxa"/>
          <w:cantSplit/>
          <w:trHeight w:val="292"/>
          <w:jc w:val="center"/>
        </w:trPr>
        <w:tc>
          <w:tcPr>
            <w:tcW w:w="9317" w:type="dxa"/>
            <w:tcBorders>
              <w:top w:val="nil"/>
              <w:left w:val="single" w:sz="4" w:space="0" w:color="000000"/>
              <w:bottom w:val="single" w:sz="4" w:space="0" w:color="000000"/>
              <w:right w:val="single" w:sz="4" w:space="0" w:color="000000"/>
            </w:tcBorders>
          </w:tcPr>
          <w:p w14:paraId="5F091864" w14:textId="77777777" w:rsidR="00C77169" w:rsidRPr="00C17238" w:rsidRDefault="00C77169" w:rsidP="00BA48FD">
            <w:pPr>
              <w:jc w:val="both"/>
              <w:rPr>
                <w:rFonts w:eastAsia="Times New Roman" w:cs="Times New Roman"/>
              </w:rPr>
            </w:pPr>
          </w:p>
          <w:p w14:paraId="7AF9ADA2" w14:textId="77777777" w:rsidR="00C77169" w:rsidRPr="00C17238" w:rsidRDefault="00C77169" w:rsidP="00BA48FD">
            <w:pPr>
              <w:jc w:val="both"/>
              <w:rPr>
                <w:rFonts w:eastAsia="Times New Roman" w:cs="Times New Roman"/>
              </w:rPr>
            </w:pPr>
          </w:p>
          <w:p w14:paraId="578722FA" w14:textId="77777777" w:rsidR="00C77169" w:rsidRPr="00C17238" w:rsidRDefault="00C77169" w:rsidP="00BA48FD">
            <w:pPr>
              <w:jc w:val="both"/>
              <w:rPr>
                <w:rFonts w:eastAsia="Times New Roman" w:cs="Times New Roman"/>
              </w:rPr>
            </w:pPr>
          </w:p>
          <w:p w14:paraId="7655A5DC" w14:textId="77777777" w:rsidR="00C77169" w:rsidRPr="00C17238" w:rsidRDefault="00C77169" w:rsidP="00BA48FD">
            <w:pPr>
              <w:jc w:val="both"/>
              <w:rPr>
                <w:rFonts w:eastAsia="Times New Roman" w:cs="Times New Roman"/>
              </w:rPr>
            </w:pPr>
          </w:p>
          <w:p w14:paraId="4EC8EF58" w14:textId="77777777" w:rsidR="00C77169" w:rsidRPr="00C17238" w:rsidRDefault="00C77169" w:rsidP="00BA48FD">
            <w:pPr>
              <w:jc w:val="both"/>
              <w:rPr>
                <w:rFonts w:eastAsia="Times New Roman" w:cs="Times New Roman"/>
              </w:rPr>
            </w:pPr>
          </w:p>
          <w:p w14:paraId="0D92D7B7" w14:textId="77777777" w:rsidR="00C77169" w:rsidRPr="00C17238" w:rsidRDefault="00C77169" w:rsidP="00BA48FD">
            <w:pPr>
              <w:jc w:val="both"/>
              <w:rPr>
                <w:rFonts w:eastAsia="Times New Roman" w:cs="Times New Roman"/>
              </w:rPr>
            </w:pPr>
          </w:p>
        </w:tc>
      </w:tr>
    </w:tbl>
    <w:p w14:paraId="69E59DD5" w14:textId="77777777" w:rsidR="00C77169" w:rsidRPr="00C17238" w:rsidRDefault="00C77169" w:rsidP="00C77169">
      <w:pPr>
        <w:jc w:val="both"/>
        <w:rPr>
          <w:rFonts w:cs="Times New Roman"/>
        </w:rPr>
      </w:pPr>
    </w:p>
    <w:p w14:paraId="28E4F5DB" w14:textId="77777777" w:rsidR="00C77169" w:rsidRPr="00C17238" w:rsidRDefault="00C77169" w:rsidP="00C77169">
      <w:pPr>
        <w:jc w:val="both"/>
        <w:rPr>
          <w:rFonts w:cs="Times New Roman"/>
        </w:rPr>
      </w:pPr>
    </w:p>
    <w:p w14:paraId="72B8A799" w14:textId="77777777" w:rsidR="00C77169" w:rsidRPr="00C17238" w:rsidRDefault="00C77169" w:rsidP="00C77169">
      <w:pPr>
        <w:jc w:val="both"/>
        <w:rPr>
          <w:rFonts w:cs="Times New Roman"/>
          <w:spacing w:val="-1"/>
        </w:rPr>
      </w:pPr>
      <w:r w:rsidRPr="00C17238">
        <w:rPr>
          <w:rFonts w:cs="Times New Roman"/>
        </w:rPr>
        <w:t xml:space="preserve">Employee </w:t>
      </w:r>
      <w:r w:rsidRPr="00C17238">
        <w:rPr>
          <w:rFonts w:cs="Times New Roman"/>
          <w:spacing w:val="-1"/>
        </w:rPr>
        <w:t>Signature: __________________________________________________________________</w:t>
      </w:r>
    </w:p>
    <w:p w14:paraId="31029F01" w14:textId="77777777" w:rsidR="00C77169" w:rsidRPr="00C17238" w:rsidRDefault="00C77169" w:rsidP="00C77169">
      <w:pPr>
        <w:jc w:val="both"/>
        <w:rPr>
          <w:rFonts w:cs="Times New Roman"/>
        </w:rPr>
      </w:pPr>
    </w:p>
    <w:p w14:paraId="4C9ABE1B" w14:textId="77777777" w:rsidR="00C77169" w:rsidRPr="00C17238" w:rsidRDefault="00C77169" w:rsidP="00C77169">
      <w:pPr>
        <w:jc w:val="both"/>
        <w:rPr>
          <w:rFonts w:cs="Times New Roman"/>
          <w:u w:val="single" w:color="000000"/>
        </w:rPr>
      </w:pPr>
      <w:r w:rsidRPr="00C17238">
        <w:rPr>
          <w:rFonts w:cs="Times New Roman"/>
        </w:rPr>
        <w:t>Date:_________________</w:t>
      </w:r>
      <w:r w:rsidRPr="00C17238">
        <w:rPr>
          <w:rFonts w:cs="Times New Roman"/>
          <w:u w:val="single" w:color="000000"/>
        </w:rPr>
        <w:t xml:space="preserve"> </w:t>
      </w:r>
    </w:p>
    <w:p w14:paraId="677BFC5B" w14:textId="77777777" w:rsidR="00C77169" w:rsidRPr="00C17238" w:rsidRDefault="00C77169" w:rsidP="00C77169">
      <w:pPr>
        <w:jc w:val="both"/>
        <w:rPr>
          <w:rFonts w:cs="Times New Roman"/>
        </w:rPr>
      </w:pPr>
    </w:p>
    <w:p w14:paraId="1A8D1424" w14:textId="77777777" w:rsidR="00C77169" w:rsidRPr="00C17238" w:rsidRDefault="00C77169" w:rsidP="00C77169">
      <w:pPr>
        <w:jc w:val="both"/>
        <w:rPr>
          <w:rFonts w:cs="Times New Roman"/>
          <w:spacing w:val="-1"/>
        </w:rPr>
      </w:pPr>
      <w:r w:rsidRPr="00C17238">
        <w:rPr>
          <w:rFonts w:cs="Times New Roman"/>
        </w:rPr>
        <w:t xml:space="preserve">Witness </w:t>
      </w:r>
      <w:r w:rsidRPr="00C17238">
        <w:rPr>
          <w:rFonts w:cs="Times New Roman"/>
          <w:spacing w:val="-1"/>
        </w:rPr>
        <w:t>Signature (If Applicable):________________________________________________________</w:t>
      </w:r>
    </w:p>
    <w:p w14:paraId="314A5DD4" w14:textId="77777777" w:rsidR="00C77169" w:rsidRPr="00C17238" w:rsidRDefault="00C77169" w:rsidP="00C77169">
      <w:pPr>
        <w:jc w:val="both"/>
        <w:rPr>
          <w:rFonts w:cs="Times New Roman"/>
        </w:rPr>
      </w:pPr>
    </w:p>
    <w:p w14:paraId="0CFE6310" w14:textId="77777777" w:rsidR="00C77169" w:rsidRPr="00C17238" w:rsidRDefault="00C77169" w:rsidP="00C77169">
      <w:pPr>
        <w:jc w:val="both"/>
        <w:rPr>
          <w:rFonts w:cs="Times New Roman"/>
          <w:u w:val="single" w:color="000000"/>
        </w:rPr>
      </w:pPr>
      <w:r w:rsidRPr="00C17238">
        <w:rPr>
          <w:rFonts w:cs="Times New Roman"/>
        </w:rPr>
        <w:t>Date: __________</w:t>
      </w:r>
    </w:p>
    <w:p w14:paraId="162B1683" w14:textId="77777777" w:rsidR="00C77169" w:rsidRPr="00C17238" w:rsidRDefault="00C77169" w:rsidP="00C77169">
      <w:pPr>
        <w:jc w:val="both"/>
        <w:rPr>
          <w:rFonts w:cs="Times New Roman"/>
        </w:rPr>
      </w:pPr>
    </w:p>
    <w:p w14:paraId="0E0B4DD3" w14:textId="77777777" w:rsidR="00C77169" w:rsidRPr="00C17238" w:rsidRDefault="00C77169" w:rsidP="00C77169">
      <w:pPr>
        <w:jc w:val="both"/>
        <w:rPr>
          <w:rFonts w:cs="Times New Roman"/>
          <w:spacing w:val="-1"/>
        </w:rPr>
      </w:pPr>
      <w:r w:rsidRPr="00C17238">
        <w:rPr>
          <w:rFonts w:cs="Times New Roman"/>
        </w:rPr>
        <w:t xml:space="preserve">Supervisor </w:t>
      </w:r>
      <w:r w:rsidRPr="00C17238">
        <w:rPr>
          <w:rFonts w:cs="Times New Roman"/>
          <w:spacing w:val="-1"/>
        </w:rPr>
        <w:t>Signature: __________________________________________________________________</w:t>
      </w:r>
    </w:p>
    <w:p w14:paraId="62B54DE6" w14:textId="77777777" w:rsidR="00C77169" w:rsidRPr="00C17238" w:rsidRDefault="00C77169" w:rsidP="00C77169">
      <w:pPr>
        <w:jc w:val="both"/>
        <w:rPr>
          <w:rFonts w:cs="Times New Roman"/>
        </w:rPr>
      </w:pPr>
    </w:p>
    <w:p w14:paraId="607A5DE0" w14:textId="77777777" w:rsidR="00C77169" w:rsidRPr="00C17238" w:rsidRDefault="00C77169" w:rsidP="00C77169">
      <w:pPr>
        <w:jc w:val="both"/>
        <w:rPr>
          <w:rFonts w:cs="Times New Roman"/>
        </w:rPr>
      </w:pPr>
      <w:r w:rsidRPr="00C17238">
        <w:rPr>
          <w:rFonts w:cs="Times New Roman"/>
        </w:rPr>
        <w:t>Date: _________________</w:t>
      </w:r>
    </w:p>
    <w:p w14:paraId="517034BD" w14:textId="77777777" w:rsidR="00C77169" w:rsidRPr="00C17238" w:rsidRDefault="00C77169" w:rsidP="00C77169">
      <w:pPr>
        <w:jc w:val="both"/>
        <w:rPr>
          <w:rFonts w:cs="Times New Roman"/>
          <w:caps/>
        </w:rPr>
      </w:pPr>
      <w:r w:rsidRPr="00C17238">
        <w:rPr>
          <w:rFonts w:cs="Times New Roman"/>
          <w:caps/>
        </w:rPr>
        <w:t xml:space="preserve"> </w:t>
      </w:r>
      <w:r w:rsidRPr="00C17238">
        <w:rPr>
          <w:rFonts w:eastAsia="Times New Roman" w:cs="Times New Roman"/>
          <w:b/>
          <w:bCs/>
        </w:rPr>
        <w:br w:type="page"/>
      </w:r>
    </w:p>
    <w:p w14:paraId="58A412BF" w14:textId="77777777" w:rsidR="00C77169" w:rsidRPr="00C17238" w:rsidRDefault="00C77169" w:rsidP="00C77169">
      <w:pPr>
        <w:jc w:val="center"/>
        <w:rPr>
          <w:rFonts w:eastAsia="Times New Roman" w:cs="Times New Roman"/>
          <w:b/>
          <w:bCs/>
        </w:rPr>
      </w:pPr>
      <w:r w:rsidRPr="00C17238">
        <w:rPr>
          <w:rFonts w:eastAsia="Times New Roman" w:cs="Times New Roman"/>
          <w:b/>
          <w:bCs/>
        </w:rPr>
        <w:t>Employee Accident Investigation Report</w:t>
      </w:r>
    </w:p>
    <w:p w14:paraId="29700C4B" w14:textId="77777777" w:rsidR="00C77169" w:rsidRPr="00C17238" w:rsidRDefault="00C77169" w:rsidP="00C77169">
      <w:pPr>
        <w:jc w:val="both"/>
        <w:rPr>
          <w:rFonts w:cs="Times New Roman"/>
          <w:b/>
          <w:bCs/>
          <w:spacing w:val="-1"/>
          <w:u w:val="single" w:color="000000"/>
        </w:rPr>
      </w:pPr>
    </w:p>
    <w:p w14:paraId="4A946A18" w14:textId="77777777" w:rsidR="00C77169" w:rsidRPr="00C17238" w:rsidRDefault="00C77169" w:rsidP="00C77169">
      <w:pPr>
        <w:jc w:val="both"/>
        <w:rPr>
          <w:rFonts w:eastAsia="Times New Roman" w:cs="Times New Roman"/>
          <w:b/>
          <w:bCs/>
          <w:i/>
          <w:iCs/>
        </w:rPr>
      </w:pPr>
      <w:r w:rsidRPr="00C17238">
        <w:rPr>
          <w:rFonts w:eastAsia="Times New Roman" w:cs="Times New Roman"/>
          <w:b/>
          <w:bCs/>
          <w:i/>
          <w:iCs/>
        </w:rPr>
        <w:t>To Be Conducted by FO Director</w:t>
      </w:r>
    </w:p>
    <w:p w14:paraId="3AB6F42F" w14:textId="77777777" w:rsidR="00C77169" w:rsidRPr="00C17238" w:rsidRDefault="00C77169" w:rsidP="00C77169">
      <w:pPr>
        <w:jc w:val="both"/>
        <w:rPr>
          <w:rFonts w:cs="Times New Roman"/>
        </w:rPr>
      </w:pPr>
    </w:p>
    <w:p w14:paraId="17C28445" w14:textId="77777777" w:rsidR="00C77169" w:rsidRPr="00C17238" w:rsidRDefault="00C77169" w:rsidP="00C77169">
      <w:pPr>
        <w:jc w:val="both"/>
        <w:rPr>
          <w:rFonts w:eastAsia="Times New Roman" w:cs="Times New Roman"/>
          <w:i/>
          <w:iCs/>
          <w:u w:val="single"/>
        </w:rPr>
      </w:pPr>
      <w:r w:rsidRPr="00C17238">
        <w:rPr>
          <w:rFonts w:cs="Times New Roman"/>
        </w:rPr>
        <w:t xml:space="preserve">For all question below please write one of the following: </w:t>
      </w:r>
      <w:r w:rsidRPr="00C17238">
        <w:rPr>
          <w:rFonts w:eastAsia="Times New Roman" w:cs="Times New Roman"/>
          <w:i/>
          <w:iCs/>
          <w:u w:val="single"/>
        </w:rPr>
        <w:t>(Y for Yes; N for No; NA for Not Applicable)</w:t>
      </w:r>
    </w:p>
    <w:p w14:paraId="1C5912B3" w14:textId="77777777" w:rsidR="00C77169" w:rsidRPr="00C17238" w:rsidRDefault="00C77169" w:rsidP="00C77169">
      <w:pPr>
        <w:jc w:val="both"/>
        <w:rPr>
          <w:rFonts w:cs="Times New Roman"/>
        </w:rPr>
      </w:pPr>
    </w:p>
    <w:p w14:paraId="202F2962" w14:textId="77777777" w:rsidR="00C77169" w:rsidRPr="00C17238" w:rsidRDefault="00C77169" w:rsidP="00C77169">
      <w:pPr>
        <w:jc w:val="both"/>
        <w:rPr>
          <w:rFonts w:eastAsia="Times New Roman" w:cs="Times New Roman"/>
        </w:rPr>
      </w:pPr>
    </w:p>
    <w:p w14:paraId="4C534B99" w14:textId="77777777" w:rsidR="00C77169" w:rsidRPr="00F37F6F" w:rsidRDefault="00C77169" w:rsidP="00C77169">
      <w:pPr>
        <w:jc w:val="both"/>
        <w:rPr>
          <w:rFonts w:eastAsia="Times New Roman" w:cs="Times New Roman"/>
          <w:lang w:val="pt-BR"/>
        </w:rPr>
      </w:pPr>
      <w:r w:rsidRPr="00F37F6F">
        <w:rPr>
          <w:rFonts w:eastAsia="Times New Roman" w:cs="Times New Roman"/>
          <w:i/>
          <w:iCs/>
          <w:u w:val="single"/>
          <w:lang w:val="pt-BR"/>
        </w:rPr>
        <w:t xml:space="preserve">I. Environmental Data </w:t>
      </w:r>
    </w:p>
    <w:p w14:paraId="328812DC" w14:textId="77777777" w:rsidR="00C77169" w:rsidRPr="00F37F6F" w:rsidRDefault="00C77169" w:rsidP="00C77169">
      <w:pPr>
        <w:jc w:val="both"/>
        <w:rPr>
          <w:rFonts w:cs="Times New Roman"/>
          <w:spacing w:val="-1"/>
          <w:lang w:val="pt-BR"/>
        </w:rPr>
      </w:pPr>
    </w:p>
    <w:p w14:paraId="29485971" w14:textId="77777777" w:rsidR="00C77169" w:rsidRPr="00F37F6F" w:rsidRDefault="00C77169" w:rsidP="00C77169">
      <w:pPr>
        <w:jc w:val="both"/>
        <w:rPr>
          <w:rFonts w:cs="Times New Roman"/>
          <w:spacing w:val="-1"/>
          <w:lang w:val="pt-BR"/>
        </w:rPr>
        <w:sectPr w:rsidR="00C77169" w:rsidRPr="00F37F6F" w:rsidSect="00E63CD6">
          <w:footerReference w:type="default" r:id="rId194"/>
          <w:pgSz w:w="12240" w:h="15840"/>
          <w:pgMar w:top="1440" w:right="1440" w:bottom="1440" w:left="1440" w:header="720" w:footer="720" w:gutter="0"/>
          <w:cols w:space="720"/>
          <w:docGrid w:linePitch="360"/>
        </w:sectPr>
      </w:pPr>
    </w:p>
    <w:p w14:paraId="579BFD85" w14:textId="77777777" w:rsidR="00C77169" w:rsidRPr="00F37F6F" w:rsidRDefault="00C77169" w:rsidP="00C77169">
      <w:pPr>
        <w:jc w:val="both"/>
        <w:rPr>
          <w:rFonts w:cs="Times New Roman"/>
          <w:lang w:val="pt-BR"/>
        </w:rPr>
      </w:pPr>
      <w:r w:rsidRPr="00F37F6F">
        <w:rPr>
          <w:rFonts w:cs="Times New Roman"/>
          <w:spacing w:val="-1"/>
          <w:lang w:val="pt-BR"/>
        </w:rPr>
        <w:t>Temperature</w:t>
      </w:r>
      <w:r w:rsidRPr="00F37F6F">
        <w:rPr>
          <w:rFonts w:cs="Times New Roman"/>
          <w:spacing w:val="-1"/>
          <w:u w:val="single" w:color="000000"/>
          <w:lang w:val="pt-BR"/>
        </w:rPr>
        <w:tab/>
        <w:t xml:space="preserve"> </w:t>
      </w:r>
    </w:p>
    <w:p w14:paraId="1659BD5F" w14:textId="77777777" w:rsidR="00C77169" w:rsidRPr="00F37F6F" w:rsidRDefault="00C77169" w:rsidP="00C77169">
      <w:pPr>
        <w:jc w:val="both"/>
        <w:rPr>
          <w:rFonts w:cs="Times New Roman"/>
          <w:lang w:val="pt-BR"/>
        </w:rPr>
      </w:pPr>
      <w:r w:rsidRPr="00F37F6F">
        <w:rPr>
          <w:rFonts w:cs="Times New Roman"/>
          <w:spacing w:val="-1"/>
          <w:lang w:val="pt-BR"/>
        </w:rPr>
        <w:t>Humidity</w:t>
      </w:r>
      <w:r w:rsidRPr="00F37F6F">
        <w:rPr>
          <w:rFonts w:cs="Times New Roman"/>
          <w:spacing w:val="-1"/>
          <w:u w:val="single" w:color="000000"/>
          <w:lang w:val="pt-BR"/>
        </w:rPr>
        <w:tab/>
      </w:r>
    </w:p>
    <w:p w14:paraId="0BC2A820" w14:textId="77777777" w:rsidR="00C77169" w:rsidRPr="00C17238" w:rsidRDefault="00C77169" w:rsidP="00C77169">
      <w:pPr>
        <w:jc w:val="both"/>
        <w:rPr>
          <w:rFonts w:cs="Times New Roman"/>
        </w:rPr>
      </w:pPr>
      <w:r w:rsidRPr="00C17238">
        <w:rPr>
          <w:rFonts w:cs="Times New Roman"/>
          <w:spacing w:val="-1"/>
        </w:rPr>
        <w:t>Weather</w:t>
      </w:r>
      <w:r w:rsidRPr="00C17238">
        <w:rPr>
          <w:rFonts w:cs="Times New Roman"/>
          <w:spacing w:val="-1"/>
          <w:u w:val="single" w:color="000000"/>
        </w:rPr>
        <w:tab/>
      </w:r>
    </w:p>
    <w:p w14:paraId="45B89975" w14:textId="77777777" w:rsidR="00C77169" w:rsidRPr="00C17238" w:rsidRDefault="00C77169" w:rsidP="00C77169">
      <w:pPr>
        <w:jc w:val="both"/>
        <w:rPr>
          <w:rFonts w:cs="Times New Roman"/>
        </w:rPr>
      </w:pPr>
      <w:r w:rsidRPr="00C17238">
        <w:rPr>
          <w:rFonts w:cs="Times New Roman"/>
          <w:spacing w:val="-1"/>
        </w:rPr>
        <w:t>Wind</w:t>
      </w:r>
      <w:r w:rsidRPr="00C17238">
        <w:rPr>
          <w:rFonts w:cs="Times New Roman"/>
          <w:spacing w:val="-1"/>
          <w:u w:val="single" w:color="000000"/>
        </w:rPr>
        <w:tab/>
      </w:r>
    </w:p>
    <w:p w14:paraId="55E4026E" w14:textId="77777777" w:rsidR="00C77169" w:rsidRPr="00C17238" w:rsidRDefault="00C77169" w:rsidP="00C77169">
      <w:pPr>
        <w:jc w:val="both"/>
        <w:rPr>
          <w:rFonts w:cs="Times New Roman"/>
        </w:rPr>
      </w:pPr>
      <w:r w:rsidRPr="00C17238">
        <w:rPr>
          <w:rFonts w:cs="Times New Roman"/>
        </w:rPr>
        <w:t>Visibility</w:t>
      </w:r>
      <w:r w:rsidRPr="00C17238">
        <w:rPr>
          <w:rFonts w:cs="Times New Roman"/>
          <w:u w:val="single" w:color="000000"/>
        </w:rPr>
        <w:tab/>
      </w:r>
    </w:p>
    <w:p w14:paraId="273E2981" w14:textId="77777777" w:rsidR="00C77169" w:rsidRPr="00C17238" w:rsidRDefault="00C77169" w:rsidP="00C77169">
      <w:pPr>
        <w:jc w:val="both"/>
        <w:rPr>
          <w:rFonts w:cs="Times New Roman"/>
        </w:rPr>
      </w:pPr>
      <w:r w:rsidRPr="00C17238">
        <w:rPr>
          <w:rFonts w:cs="Times New Roman"/>
        </w:rPr>
        <w:t>Lighting</w:t>
      </w:r>
      <w:r w:rsidRPr="00C17238">
        <w:rPr>
          <w:rFonts w:cs="Times New Roman"/>
          <w:u w:val="single" w:color="000000"/>
        </w:rPr>
        <w:tab/>
      </w:r>
    </w:p>
    <w:p w14:paraId="16CAF0CA" w14:textId="77777777" w:rsidR="00C77169" w:rsidRPr="00C17238" w:rsidRDefault="00C77169" w:rsidP="00C77169">
      <w:pPr>
        <w:jc w:val="both"/>
        <w:rPr>
          <w:rFonts w:cs="Times New Roman"/>
          <w:spacing w:val="-1"/>
        </w:rPr>
      </w:pPr>
      <w:r w:rsidRPr="00C17238">
        <w:rPr>
          <w:rFonts w:cs="Times New Roman"/>
          <w:spacing w:val="-1"/>
        </w:rPr>
        <w:t>Surface</w:t>
      </w:r>
      <w:r w:rsidRPr="00C17238">
        <w:rPr>
          <w:rFonts w:cs="Times New Roman"/>
        </w:rPr>
        <w:t xml:space="preserve"> (road, </w:t>
      </w:r>
      <w:r w:rsidRPr="00C17238">
        <w:rPr>
          <w:rFonts w:cs="Times New Roman"/>
          <w:spacing w:val="-1"/>
        </w:rPr>
        <w:t>steps,</w:t>
      </w:r>
      <w:r w:rsidRPr="00C17238">
        <w:rPr>
          <w:rFonts w:cs="Times New Roman"/>
          <w:spacing w:val="1"/>
        </w:rPr>
        <w:t xml:space="preserve"> </w:t>
      </w:r>
      <w:r w:rsidRPr="00C17238">
        <w:rPr>
          <w:rFonts w:cs="Times New Roman"/>
        </w:rPr>
        <w:t xml:space="preserve">floor, </w:t>
      </w:r>
      <w:r w:rsidRPr="00C17238">
        <w:rPr>
          <w:rFonts w:cs="Times New Roman"/>
          <w:spacing w:val="-1"/>
        </w:rPr>
        <w:t>etc.).</w:t>
      </w:r>
    </w:p>
    <w:p w14:paraId="02842E55" w14:textId="77777777" w:rsidR="00C77169" w:rsidRPr="00C17238" w:rsidRDefault="00C77169" w:rsidP="00C77169">
      <w:pPr>
        <w:jc w:val="both"/>
        <w:rPr>
          <w:rFonts w:cs="Times New Roman"/>
        </w:rPr>
      </w:pPr>
      <w:r w:rsidRPr="00C17238">
        <w:rPr>
          <w:rFonts w:cs="Times New Roman"/>
          <w:spacing w:val="-1"/>
        </w:rPr>
        <w:t>______________</w:t>
      </w:r>
    </w:p>
    <w:p w14:paraId="23F22828" w14:textId="77777777" w:rsidR="00C77169" w:rsidRPr="00C17238" w:rsidRDefault="00C77169" w:rsidP="00C77169">
      <w:pPr>
        <w:jc w:val="both"/>
        <w:rPr>
          <w:rFonts w:cs="Times New Roman"/>
          <w:spacing w:val="-2"/>
        </w:rPr>
      </w:pPr>
      <w:r w:rsidRPr="00C17238">
        <w:rPr>
          <w:rFonts w:cs="Times New Roman"/>
        </w:rPr>
        <w:t>Condition (smooth, wet, slippery, etc.)</w:t>
      </w:r>
    </w:p>
    <w:p w14:paraId="1BFB3FA2" w14:textId="77777777" w:rsidR="00C77169" w:rsidRPr="00C17238" w:rsidRDefault="00C77169" w:rsidP="00C77169">
      <w:pPr>
        <w:jc w:val="both"/>
        <w:rPr>
          <w:rFonts w:cs="Times New Roman"/>
        </w:rPr>
      </w:pPr>
      <w:r w:rsidRPr="00C17238">
        <w:rPr>
          <w:rFonts w:cs="Times New Roman"/>
          <w:spacing w:val="-2"/>
        </w:rPr>
        <w:t>______________</w:t>
      </w:r>
    </w:p>
    <w:p w14:paraId="10C4DDB5" w14:textId="77777777" w:rsidR="00C77169" w:rsidRPr="00C17238" w:rsidRDefault="00C77169" w:rsidP="00C77169">
      <w:pPr>
        <w:jc w:val="both"/>
        <w:rPr>
          <w:rFonts w:cs="Times New Roman"/>
          <w:u w:val="single" w:color="000000"/>
        </w:rPr>
      </w:pPr>
    </w:p>
    <w:p w14:paraId="6B7A108A" w14:textId="77777777" w:rsidR="00C77169" w:rsidRPr="00C17238" w:rsidRDefault="00C77169" w:rsidP="00C77169">
      <w:pPr>
        <w:jc w:val="both"/>
        <w:rPr>
          <w:rFonts w:cs="Times New Roman"/>
          <w:u w:val="single" w:color="000000"/>
        </w:rPr>
      </w:pPr>
      <w:r w:rsidRPr="00C17238">
        <w:rPr>
          <w:rFonts w:cs="Times New Roman"/>
        </w:rPr>
        <w:t>Type Surface (wood, asphalt, grass, etc.)</w:t>
      </w:r>
      <w:r w:rsidRPr="00C17238">
        <w:rPr>
          <w:rFonts w:cs="Times New Roman"/>
          <w:u w:val="single" w:color="000000"/>
        </w:rPr>
        <w:tab/>
      </w:r>
    </w:p>
    <w:p w14:paraId="44D96948" w14:textId="77777777" w:rsidR="00C77169" w:rsidRPr="00C17238" w:rsidRDefault="00C77169" w:rsidP="00C77169">
      <w:pPr>
        <w:jc w:val="both"/>
        <w:rPr>
          <w:rFonts w:cs="Times New Roman"/>
        </w:rPr>
      </w:pPr>
      <w:r w:rsidRPr="00C17238">
        <w:rPr>
          <w:rFonts w:cs="Times New Roman"/>
        </w:rPr>
        <w:t>_______________</w:t>
      </w:r>
    </w:p>
    <w:p w14:paraId="63A8BF67" w14:textId="77777777" w:rsidR="00C77169" w:rsidRPr="00C17238" w:rsidRDefault="00C77169" w:rsidP="00C77169">
      <w:pPr>
        <w:jc w:val="both"/>
        <w:rPr>
          <w:rFonts w:cs="Times New Roman"/>
        </w:rPr>
      </w:pPr>
      <w:r w:rsidRPr="00C17238">
        <w:rPr>
          <w:rFonts w:cs="Times New Roman"/>
        </w:rPr>
        <w:t>Describe Roadway (Curve, uphill,</w:t>
      </w:r>
      <w:r w:rsidRPr="00C17238">
        <w:rPr>
          <w:rFonts w:cs="Times New Roman"/>
          <w:spacing w:val="-1"/>
        </w:rPr>
        <w:t xml:space="preserve"> </w:t>
      </w:r>
      <w:r w:rsidRPr="00C17238">
        <w:rPr>
          <w:rFonts w:cs="Times New Roman"/>
        </w:rPr>
        <w:t>intersection, etc.) _______________</w:t>
      </w:r>
    </w:p>
    <w:p w14:paraId="5BC3C0DC" w14:textId="77777777" w:rsidR="00C77169" w:rsidRPr="00C17238" w:rsidRDefault="00C77169" w:rsidP="00C77169">
      <w:pPr>
        <w:jc w:val="both"/>
        <w:rPr>
          <w:rFonts w:cs="Times New Roman"/>
        </w:rPr>
      </w:pPr>
      <w:r w:rsidRPr="00C17238">
        <w:rPr>
          <w:rFonts w:cs="Times New Roman"/>
        </w:rPr>
        <w:t>Traffic Control Devices (Y/N):</w:t>
      </w:r>
    </w:p>
    <w:p w14:paraId="7FCAAE15" w14:textId="77777777" w:rsidR="00C77169" w:rsidRPr="00C17238" w:rsidRDefault="00C77169" w:rsidP="00C77169">
      <w:pPr>
        <w:jc w:val="both"/>
        <w:rPr>
          <w:rFonts w:cs="Times New Roman"/>
        </w:rPr>
      </w:pPr>
      <w:r w:rsidRPr="00C17238">
        <w:rPr>
          <w:rFonts w:cs="Times New Roman"/>
        </w:rPr>
        <w:t>(1) Present</w:t>
      </w:r>
      <w:r w:rsidRPr="00C17238">
        <w:rPr>
          <w:rFonts w:cs="Times New Roman"/>
          <w:u w:val="single" w:color="000000"/>
        </w:rPr>
        <w:tab/>
      </w:r>
      <w:r w:rsidRPr="00C17238">
        <w:rPr>
          <w:rFonts w:cs="Times New Roman"/>
        </w:rPr>
        <w:t xml:space="preserve"> </w:t>
      </w:r>
    </w:p>
    <w:p w14:paraId="1D8546A1" w14:textId="77777777" w:rsidR="00C77169" w:rsidRPr="00C17238" w:rsidRDefault="00C77169" w:rsidP="00C77169">
      <w:pPr>
        <w:jc w:val="both"/>
        <w:rPr>
          <w:rFonts w:cs="Times New Roman"/>
        </w:rPr>
      </w:pPr>
      <w:r w:rsidRPr="00C17238">
        <w:rPr>
          <w:rFonts w:cs="Times New Roman"/>
        </w:rPr>
        <w:t>(2) Visible</w:t>
      </w:r>
      <w:r w:rsidRPr="00C17238">
        <w:rPr>
          <w:rFonts w:cs="Times New Roman"/>
          <w:u w:val="single" w:color="000000"/>
        </w:rPr>
        <w:tab/>
      </w:r>
      <w:r w:rsidRPr="00C17238">
        <w:rPr>
          <w:rFonts w:cs="Times New Roman"/>
        </w:rPr>
        <w:t xml:space="preserve"> </w:t>
      </w:r>
    </w:p>
    <w:p w14:paraId="1CF350A7" w14:textId="77777777" w:rsidR="00C77169" w:rsidRPr="00C17238" w:rsidRDefault="00C77169" w:rsidP="00C77169">
      <w:pPr>
        <w:jc w:val="both"/>
        <w:rPr>
          <w:rFonts w:cs="Times New Roman"/>
        </w:rPr>
      </w:pPr>
      <w:r w:rsidRPr="00C17238">
        <w:rPr>
          <w:rFonts w:cs="Times New Roman"/>
        </w:rPr>
        <w:t xml:space="preserve">For ramps, stairs, steps (Y/N): </w:t>
      </w:r>
    </w:p>
    <w:p w14:paraId="3D69D90E" w14:textId="77777777" w:rsidR="00C77169" w:rsidRPr="00C17238" w:rsidRDefault="00C77169" w:rsidP="00C77169">
      <w:pPr>
        <w:jc w:val="both"/>
        <w:rPr>
          <w:rFonts w:cs="Times New Roman"/>
        </w:rPr>
      </w:pPr>
      <w:r w:rsidRPr="00C17238">
        <w:rPr>
          <w:rFonts w:cs="Times New Roman"/>
        </w:rPr>
        <w:t>(1) Present</w:t>
      </w:r>
      <w:r w:rsidRPr="00C17238">
        <w:rPr>
          <w:rFonts w:cs="Times New Roman"/>
          <w:u w:val="single" w:color="000000"/>
        </w:rPr>
        <w:tab/>
      </w:r>
      <w:r w:rsidRPr="00C17238">
        <w:rPr>
          <w:rFonts w:cs="Times New Roman"/>
        </w:rPr>
        <w:t xml:space="preserve"> </w:t>
      </w:r>
    </w:p>
    <w:p w14:paraId="20B8C561" w14:textId="77777777" w:rsidR="00C77169" w:rsidRPr="00C17238" w:rsidRDefault="00C77169" w:rsidP="00C77169">
      <w:pPr>
        <w:jc w:val="both"/>
        <w:rPr>
          <w:rFonts w:cs="Times New Roman"/>
        </w:rPr>
      </w:pPr>
      <w:r w:rsidRPr="00C17238">
        <w:rPr>
          <w:rFonts w:cs="Times New Roman"/>
        </w:rPr>
        <w:t>(2) Obstructions</w:t>
      </w:r>
      <w:r w:rsidRPr="00C17238">
        <w:rPr>
          <w:rFonts w:cs="Times New Roman"/>
          <w:spacing w:val="-1"/>
        </w:rPr>
        <w:t>______</w:t>
      </w:r>
    </w:p>
    <w:p w14:paraId="6B78E52A" w14:textId="77777777" w:rsidR="00C77169" w:rsidRPr="00C17238" w:rsidRDefault="00C77169" w:rsidP="00C77169">
      <w:pPr>
        <w:jc w:val="both"/>
        <w:rPr>
          <w:rFonts w:cs="Times New Roman"/>
        </w:rPr>
        <w:sectPr w:rsidR="00C77169" w:rsidRPr="00C17238" w:rsidSect="00E63CD6">
          <w:type w:val="continuous"/>
          <w:pgSz w:w="12240" w:h="15840"/>
          <w:pgMar w:top="1440" w:right="1440" w:bottom="1440" w:left="1440" w:header="720" w:footer="720" w:gutter="0"/>
          <w:cols w:num="2" w:space="720"/>
          <w:docGrid w:linePitch="360"/>
        </w:sectPr>
      </w:pPr>
    </w:p>
    <w:p w14:paraId="17FC6EAD" w14:textId="77777777" w:rsidR="00C77169" w:rsidRPr="00C17238" w:rsidRDefault="00C77169" w:rsidP="00C77169">
      <w:pPr>
        <w:jc w:val="both"/>
        <w:rPr>
          <w:rFonts w:cs="Times New Roman"/>
        </w:rPr>
      </w:pPr>
    </w:p>
    <w:p w14:paraId="4A2EA469" w14:textId="77777777" w:rsidR="00C77169" w:rsidRPr="00C17238" w:rsidRDefault="00C77169" w:rsidP="00C77169">
      <w:pPr>
        <w:jc w:val="both"/>
        <w:rPr>
          <w:rFonts w:cs="Times New Roman"/>
        </w:rPr>
      </w:pPr>
    </w:p>
    <w:p w14:paraId="7A662782" w14:textId="77777777" w:rsidR="00C77169" w:rsidRPr="00C17238" w:rsidRDefault="00C77169" w:rsidP="00C77169">
      <w:pPr>
        <w:jc w:val="both"/>
        <w:rPr>
          <w:rFonts w:cs="Times New Roman"/>
          <w:i/>
          <w:iCs/>
          <w:u w:val="single"/>
        </w:rPr>
      </w:pPr>
      <w:r w:rsidRPr="00C17238">
        <w:rPr>
          <w:rFonts w:cs="Times New Roman"/>
          <w:i/>
          <w:iCs/>
          <w:u w:val="single"/>
        </w:rPr>
        <w:t>II. Operator/Vehicle (If applicable)</w:t>
      </w:r>
    </w:p>
    <w:p w14:paraId="3C069E7D" w14:textId="77777777" w:rsidR="00C77169" w:rsidRPr="00C17238" w:rsidRDefault="00C77169" w:rsidP="00C77169">
      <w:pPr>
        <w:jc w:val="both"/>
        <w:rPr>
          <w:rFonts w:cs="Times New Roman"/>
        </w:rPr>
        <w:sectPr w:rsidR="00C77169" w:rsidRPr="00C17238" w:rsidSect="00E63CD6">
          <w:type w:val="continuous"/>
          <w:pgSz w:w="12240" w:h="15840"/>
          <w:pgMar w:top="1440" w:right="1440" w:bottom="1440" w:left="1440" w:header="720" w:footer="720" w:gutter="0"/>
          <w:cols w:space="720"/>
          <w:docGrid w:linePitch="360"/>
        </w:sectPr>
      </w:pPr>
      <w:r w:rsidRPr="00C17238">
        <w:rPr>
          <w:rFonts w:cs="Times New Roman"/>
        </w:rPr>
        <w:t xml:space="preserve"> </w:t>
      </w:r>
    </w:p>
    <w:p w14:paraId="64FAE96A" w14:textId="77777777" w:rsidR="00C77169" w:rsidRPr="00C17238" w:rsidRDefault="00C77169" w:rsidP="00C77169">
      <w:pPr>
        <w:jc w:val="both"/>
        <w:rPr>
          <w:rFonts w:cs="Times New Roman"/>
          <w:u w:val="single" w:color="000000"/>
        </w:rPr>
      </w:pPr>
      <w:r w:rsidRPr="00C17238">
        <w:rPr>
          <w:rFonts w:cs="Times New Roman"/>
        </w:rPr>
        <w:t xml:space="preserve"> A. Driver Injured________________</w:t>
      </w:r>
    </w:p>
    <w:p w14:paraId="08D976B5" w14:textId="77777777" w:rsidR="00C77169" w:rsidRPr="00C17238" w:rsidRDefault="00C77169" w:rsidP="00C77169">
      <w:pPr>
        <w:jc w:val="both"/>
        <w:rPr>
          <w:rFonts w:cs="Times New Roman"/>
          <w:u w:val="single" w:color="000000"/>
        </w:rPr>
      </w:pPr>
      <w:r w:rsidRPr="00C17238">
        <w:rPr>
          <w:rFonts w:cs="Times New Roman"/>
        </w:rPr>
        <w:t>B. Passengers Injured ____________</w:t>
      </w:r>
    </w:p>
    <w:p w14:paraId="19ABA026" w14:textId="77777777" w:rsidR="00C77169" w:rsidRPr="00C17238" w:rsidRDefault="00C77169" w:rsidP="00C77169">
      <w:pPr>
        <w:jc w:val="both"/>
        <w:rPr>
          <w:rFonts w:cs="Times New Roman"/>
          <w:u w:val="single" w:color="000000"/>
        </w:rPr>
      </w:pPr>
      <w:r w:rsidRPr="00C17238">
        <w:rPr>
          <w:rFonts w:cs="Times New Roman"/>
        </w:rPr>
        <w:t>C. Others Injured________________</w:t>
      </w:r>
    </w:p>
    <w:p w14:paraId="682B9397" w14:textId="77777777" w:rsidR="00C77169" w:rsidRPr="00C17238" w:rsidRDefault="00C77169" w:rsidP="00C77169">
      <w:pPr>
        <w:jc w:val="both"/>
        <w:rPr>
          <w:rFonts w:cs="Times New Roman"/>
          <w:u w:val="single" w:color="000000"/>
        </w:rPr>
      </w:pPr>
      <w:r w:rsidRPr="00C17238">
        <w:rPr>
          <w:rFonts w:cs="Times New Roman"/>
        </w:rPr>
        <w:t xml:space="preserve">D. Vehicle Damaged_____________ </w:t>
      </w:r>
      <w:r w:rsidRPr="00C17238">
        <w:rPr>
          <w:rFonts w:cs="Times New Roman"/>
        </w:rPr>
        <w:tab/>
      </w:r>
    </w:p>
    <w:p w14:paraId="6AC9F420" w14:textId="77777777" w:rsidR="00C77169" w:rsidRPr="00C17238" w:rsidRDefault="00C77169" w:rsidP="00C77169">
      <w:pPr>
        <w:jc w:val="both"/>
        <w:rPr>
          <w:rFonts w:cs="Times New Roman"/>
        </w:rPr>
      </w:pPr>
      <w:r w:rsidRPr="00C17238">
        <w:rPr>
          <w:rFonts w:cs="Times New Roman"/>
        </w:rPr>
        <w:t>F. Other Vehicle Damaged________</w:t>
      </w:r>
    </w:p>
    <w:p w14:paraId="60A75B85" w14:textId="77777777" w:rsidR="00C77169" w:rsidRPr="00C17238" w:rsidRDefault="00C77169" w:rsidP="00C77169">
      <w:pPr>
        <w:jc w:val="both"/>
        <w:rPr>
          <w:rFonts w:cs="Times New Roman"/>
        </w:rPr>
      </w:pPr>
      <w:r w:rsidRPr="00C17238">
        <w:rPr>
          <w:rFonts w:cs="Times New Roman"/>
        </w:rPr>
        <w:br w:type="column"/>
        <w:t>G. Other Property</w:t>
      </w:r>
      <w:r w:rsidRPr="00C17238">
        <w:rPr>
          <w:rFonts w:cs="Times New Roman"/>
          <w:spacing w:val="3"/>
        </w:rPr>
        <w:t xml:space="preserve"> </w:t>
      </w:r>
      <w:r w:rsidRPr="00C17238">
        <w:rPr>
          <w:rFonts w:cs="Times New Roman"/>
        </w:rPr>
        <w:t>Damaged______________</w:t>
      </w:r>
    </w:p>
    <w:p w14:paraId="0F6EECBD" w14:textId="77777777" w:rsidR="00C77169" w:rsidRPr="00C17238" w:rsidRDefault="00C77169" w:rsidP="00C77169">
      <w:pPr>
        <w:jc w:val="both"/>
        <w:rPr>
          <w:rFonts w:cs="Times New Roman"/>
        </w:rPr>
      </w:pPr>
      <w:r w:rsidRPr="00C17238">
        <w:rPr>
          <w:rFonts w:cs="Times New Roman"/>
        </w:rPr>
        <w:t xml:space="preserve">H. Driver </w:t>
      </w:r>
      <w:r w:rsidRPr="00C17238">
        <w:rPr>
          <w:rFonts w:cs="Times New Roman"/>
          <w:spacing w:val="-1"/>
        </w:rPr>
        <w:t>Licensed</w:t>
      </w:r>
      <w:r w:rsidRPr="00C17238">
        <w:rPr>
          <w:rFonts w:cs="Times New Roman"/>
        </w:rPr>
        <w:t xml:space="preserve"> for Vehicle____________</w:t>
      </w:r>
      <w:r w:rsidRPr="00C17238">
        <w:rPr>
          <w:rFonts w:cs="Times New Roman"/>
        </w:rPr>
        <w:tab/>
      </w:r>
    </w:p>
    <w:p w14:paraId="2D7CC5F5" w14:textId="77777777" w:rsidR="00C77169" w:rsidRPr="00C17238" w:rsidRDefault="00C77169" w:rsidP="00C77169">
      <w:pPr>
        <w:jc w:val="both"/>
        <w:rPr>
          <w:rFonts w:cs="Times New Roman"/>
          <w:spacing w:val="-1"/>
        </w:rPr>
      </w:pPr>
      <w:r w:rsidRPr="00C17238">
        <w:rPr>
          <w:rFonts w:cs="Times New Roman"/>
        </w:rPr>
        <w:t>I.</w:t>
      </w:r>
      <w:r w:rsidRPr="00C17238">
        <w:rPr>
          <w:rFonts w:cs="Times New Roman"/>
          <w:spacing w:val="-1"/>
        </w:rPr>
        <w:t xml:space="preserve"> Seat</w:t>
      </w:r>
      <w:r w:rsidRPr="00C17238">
        <w:rPr>
          <w:rFonts w:cs="Times New Roman"/>
          <w:spacing w:val="1"/>
        </w:rPr>
        <w:t xml:space="preserve"> </w:t>
      </w:r>
      <w:r w:rsidRPr="00C17238">
        <w:rPr>
          <w:rFonts w:cs="Times New Roman"/>
        </w:rPr>
        <w:t xml:space="preserve">Belts </w:t>
      </w:r>
      <w:r w:rsidRPr="00C17238">
        <w:rPr>
          <w:rFonts w:cs="Times New Roman"/>
          <w:spacing w:val="-1"/>
        </w:rPr>
        <w:t>Worn______________________</w:t>
      </w:r>
      <w:r w:rsidRPr="00C17238">
        <w:rPr>
          <w:rFonts w:cs="Times New Roman"/>
          <w:spacing w:val="-1"/>
        </w:rPr>
        <w:tab/>
      </w:r>
    </w:p>
    <w:p w14:paraId="26C323CB" w14:textId="77777777" w:rsidR="00C77169" w:rsidRPr="00C17238" w:rsidRDefault="00C77169" w:rsidP="00C77169">
      <w:pPr>
        <w:jc w:val="both"/>
        <w:rPr>
          <w:rFonts w:cs="Times New Roman"/>
        </w:rPr>
        <w:sectPr w:rsidR="00C77169" w:rsidRPr="00C17238" w:rsidSect="00E63CD6">
          <w:type w:val="continuous"/>
          <w:pgSz w:w="12240" w:h="15840"/>
          <w:pgMar w:top="1440" w:right="1440" w:bottom="1440" w:left="1440" w:header="720" w:footer="720" w:gutter="0"/>
          <w:cols w:num="2" w:space="720"/>
          <w:docGrid w:linePitch="360"/>
        </w:sectPr>
      </w:pPr>
      <w:r w:rsidRPr="00C17238">
        <w:rPr>
          <w:rFonts w:cs="Times New Roman"/>
        </w:rPr>
        <w:t>J. Alcohol/Drugs Involved</w:t>
      </w:r>
      <w:r w:rsidRPr="00C17238">
        <w:rPr>
          <w:rFonts w:cs="Times New Roman"/>
          <w:spacing w:val="-1"/>
        </w:rPr>
        <w:t xml:space="preserve"> </w:t>
      </w:r>
      <w:r w:rsidRPr="00C17238">
        <w:rPr>
          <w:rFonts w:cs="Times New Roman"/>
        </w:rPr>
        <w:t>______________</w:t>
      </w:r>
    </w:p>
    <w:p w14:paraId="2740E9C8" w14:textId="77777777" w:rsidR="00C77169" w:rsidRPr="00C17238" w:rsidRDefault="00C77169" w:rsidP="00C77169">
      <w:pPr>
        <w:jc w:val="both"/>
        <w:rPr>
          <w:rFonts w:cs="Times New Roman"/>
          <w:i/>
          <w:iCs/>
          <w:u w:val="single"/>
        </w:rPr>
      </w:pPr>
    </w:p>
    <w:p w14:paraId="005558A1" w14:textId="77777777" w:rsidR="00C77169" w:rsidRPr="00C17238" w:rsidRDefault="00C77169" w:rsidP="00C77169">
      <w:pPr>
        <w:jc w:val="both"/>
        <w:rPr>
          <w:rFonts w:cs="Times New Roman"/>
          <w:i/>
          <w:iCs/>
          <w:u w:val="single"/>
        </w:rPr>
      </w:pPr>
      <w:r w:rsidRPr="00C17238">
        <w:rPr>
          <w:rFonts w:cs="Times New Roman"/>
          <w:i/>
          <w:iCs/>
          <w:u w:val="single"/>
        </w:rPr>
        <w:t xml:space="preserve">III. Equipment/Training Data </w:t>
      </w:r>
    </w:p>
    <w:p w14:paraId="6535CA17" w14:textId="77777777" w:rsidR="00C77169" w:rsidRPr="00C17238" w:rsidRDefault="00C77169" w:rsidP="00C77169">
      <w:pPr>
        <w:jc w:val="both"/>
        <w:rPr>
          <w:rFonts w:cs="Times New Roman"/>
        </w:rPr>
      </w:pPr>
      <w:r w:rsidRPr="00C17238">
        <w:rPr>
          <w:rFonts w:cs="Times New Roman"/>
        </w:rPr>
        <w:t xml:space="preserve"> </w:t>
      </w:r>
    </w:p>
    <w:p w14:paraId="5B96B7A3" w14:textId="77777777" w:rsidR="00C77169" w:rsidRPr="00C17238" w:rsidRDefault="00C77169" w:rsidP="00C77169">
      <w:pPr>
        <w:jc w:val="both"/>
        <w:rPr>
          <w:rFonts w:cs="Times New Roman"/>
        </w:rPr>
      </w:pPr>
      <w:r w:rsidRPr="00C17238">
        <w:rPr>
          <w:rFonts w:cs="Times New Roman"/>
        </w:rPr>
        <w:t xml:space="preserve"> A. Safety Equipment Required_______</w:t>
      </w:r>
    </w:p>
    <w:p w14:paraId="400FC3ED" w14:textId="77777777" w:rsidR="00C77169" w:rsidRPr="00C17238" w:rsidRDefault="00C77169" w:rsidP="00C77169">
      <w:pPr>
        <w:jc w:val="both"/>
        <w:rPr>
          <w:rFonts w:cs="Times New Roman"/>
        </w:rPr>
      </w:pPr>
      <w:r w:rsidRPr="00C17238">
        <w:rPr>
          <w:rFonts w:cs="Times New Roman"/>
        </w:rPr>
        <w:t xml:space="preserve"> B. Safety Equipment Available_______</w:t>
      </w:r>
    </w:p>
    <w:p w14:paraId="37DC4187" w14:textId="77777777" w:rsidR="00C77169" w:rsidRPr="00C17238" w:rsidRDefault="00C77169" w:rsidP="00C77169">
      <w:pPr>
        <w:jc w:val="both"/>
        <w:rPr>
          <w:rFonts w:cs="Times New Roman"/>
        </w:rPr>
      </w:pPr>
      <w:r w:rsidRPr="00C17238">
        <w:rPr>
          <w:rFonts w:cs="Times New Roman"/>
        </w:rPr>
        <w:t xml:space="preserve"> C. Safety Equipment Used___________</w:t>
      </w:r>
    </w:p>
    <w:p w14:paraId="17CA9723" w14:textId="77777777" w:rsidR="00C77169" w:rsidRPr="00C17238" w:rsidRDefault="00C77169" w:rsidP="00C77169">
      <w:pPr>
        <w:jc w:val="both"/>
        <w:rPr>
          <w:rFonts w:cs="Times New Roman"/>
        </w:rPr>
      </w:pPr>
      <w:r w:rsidRPr="00C17238">
        <w:rPr>
          <w:rFonts w:cs="Times New Roman"/>
        </w:rPr>
        <w:t xml:space="preserve"> D. Experience a Factor______________</w:t>
      </w:r>
    </w:p>
    <w:p w14:paraId="5214CAF1" w14:textId="77777777" w:rsidR="00C77169" w:rsidRPr="00C17238" w:rsidRDefault="00C77169" w:rsidP="00C77169">
      <w:pPr>
        <w:jc w:val="both"/>
        <w:rPr>
          <w:rFonts w:cs="Times New Roman"/>
        </w:rPr>
      </w:pPr>
      <w:r w:rsidRPr="00C17238">
        <w:rPr>
          <w:rFonts w:cs="Times New Roman"/>
        </w:rPr>
        <w:t xml:space="preserve"> E. Instructions Available____________</w:t>
      </w:r>
    </w:p>
    <w:p w14:paraId="02BA665B" w14:textId="77777777" w:rsidR="00C77169" w:rsidRPr="00C17238" w:rsidRDefault="00C77169" w:rsidP="00C77169">
      <w:pPr>
        <w:jc w:val="both"/>
        <w:rPr>
          <w:rFonts w:cs="Times New Roman"/>
        </w:rPr>
      </w:pPr>
    </w:p>
    <w:p w14:paraId="43F56CA0" w14:textId="77777777" w:rsidR="00C77169" w:rsidRPr="00C17238" w:rsidRDefault="00C77169" w:rsidP="00C77169">
      <w:pPr>
        <w:jc w:val="both"/>
        <w:rPr>
          <w:rFonts w:eastAsia="Times New Roman" w:cs="Times New Roman"/>
          <w:spacing w:val="-1"/>
        </w:rPr>
      </w:pPr>
    </w:p>
    <w:p w14:paraId="39551F7A" w14:textId="77777777" w:rsidR="00C77169" w:rsidRPr="00C17238" w:rsidRDefault="00C77169" w:rsidP="00C77169">
      <w:pPr>
        <w:jc w:val="both"/>
        <w:rPr>
          <w:rFonts w:eastAsia="Times New Roman" w:cs="Times New Roman"/>
          <w:spacing w:val="-1"/>
        </w:rPr>
      </w:pPr>
      <w:r w:rsidRPr="00C17238">
        <w:rPr>
          <w:rFonts w:eastAsia="Times New Roman" w:cs="Times New Roman"/>
          <w:spacing w:val="-1"/>
        </w:rPr>
        <w:t>F. Instructions Written______________</w:t>
      </w:r>
    </w:p>
    <w:p w14:paraId="11A564A3" w14:textId="77777777" w:rsidR="00C77169" w:rsidRPr="00C17238" w:rsidRDefault="00C77169" w:rsidP="00C77169">
      <w:pPr>
        <w:jc w:val="both"/>
        <w:rPr>
          <w:rFonts w:eastAsia="Times New Roman" w:cs="Times New Roman"/>
          <w:spacing w:val="-1"/>
        </w:rPr>
      </w:pPr>
      <w:r w:rsidRPr="00C17238">
        <w:rPr>
          <w:rFonts w:eastAsia="Times New Roman" w:cs="Times New Roman"/>
          <w:spacing w:val="-1"/>
        </w:rPr>
        <w:t>G. Instructions Adequate____________</w:t>
      </w:r>
    </w:p>
    <w:p w14:paraId="1112887A" w14:textId="77777777" w:rsidR="00C77169" w:rsidRPr="00C17238" w:rsidRDefault="00C77169" w:rsidP="00C77169">
      <w:pPr>
        <w:jc w:val="both"/>
        <w:rPr>
          <w:rFonts w:eastAsia="Times New Roman" w:cs="Times New Roman"/>
          <w:spacing w:val="-1"/>
        </w:rPr>
      </w:pPr>
      <w:r w:rsidRPr="00C17238">
        <w:rPr>
          <w:rFonts w:eastAsia="Times New Roman" w:cs="Times New Roman"/>
          <w:spacing w:val="-1"/>
        </w:rPr>
        <w:t>H. Alcohol/Drugs a Factor___________</w:t>
      </w:r>
    </w:p>
    <w:p w14:paraId="0F0A59D5" w14:textId="77777777" w:rsidR="00C77169" w:rsidRPr="00C17238" w:rsidRDefault="00C77169" w:rsidP="00C77169">
      <w:pPr>
        <w:jc w:val="both"/>
        <w:rPr>
          <w:rFonts w:cs="Times New Roman"/>
        </w:rPr>
        <w:sectPr w:rsidR="00C77169" w:rsidRPr="00C17238" w:rsidSect="00E63CD6">
          <w:type w:val="continuous"/>
          <w:pgSz w:w="12240" w:h="15840"/>
          <w:pgMar w:top="1440" w:right="1440" w:bottom="1440" w:left="1440" w:header="720" w:footer="720" w:gutter="0"/>
          <w:cols w:num="2" w:space="720"/>
          <w:docGrid w:linePitch="360"/>
        </w:sectPr>
      </w:pPr>
      <w:r w:rsidRPr="00C17238">
        <w:rPr>
          <w:rFonts w:eastAsia="Times New Roman" w:cs="Times New Roman"/>
          <w:spacing w:val="-1"/>
        </w:rPr>
        <w:t>I. Adequate Rest for Use____________</w:t>
      </w:r>
    </w:p>
    <w:p w14:paraId="1B250BFC" w14:textId="77777777" w:rsidR="00C77169" w:rsidRPr="00C17238" w:rsidRDefault="00C77169" w:rsidP="00C77169">
      <w:pPr>
        <w:jc w:val="both"/>
        <w:rPr>
          <w:rFonts w:cs="Times New Roman"/>
          <w:spacing w:val="-1"/>
        </w:rPr>
      </w:pPr>
    </w:p>
    <w:p w14:paraId="77498096" w14:textId="77777777" w:rsidR="00C77169" w:rsidRPr="00C17238" w:rsidRDefault="00C77169" w:rsidP="00C77169">
      <w:pPr>
        <w:jc w:val="both"/>
        <w:rPr>
          <w:rFonts w:cs="Times New Roman"/>
          <w:spacing w:val="-1"/>
        </w:rPr>
      </w:pPr>
      <w:r w:rsidRPr="00C17238">
        <w:rPr>
          <w:rFonts w:cs="Times New Roman"/>
          <w:spacing w:val="-1"/>
        </w:rPr>
        <w:t>Have similar accident occurred before? __________________________________________________</w:t>
      </w:r>
    </w:p>
    <w:p w14:paraId="59D6E39E" w14:textId="77777777" w:rsidR="00C77169" w:rsidRPr="00C17238" w:rsidRDefault="00C77169" w:rsidP="00C77169">
      <w:pPr>
        <w:jc w:val="both"/>
        <w:rPr>
          <w:rFonts w:cs="Times New Roman"/>
          <w:spacing w:val="-1"/>
        </w:rPr>
      </w:pPr>
    </w:p>
    <w:p w14:paraId="23E6F83F" w14:textId="77777777" w:rsidR="00C77169" w:rsidRPr="00C17238" w:rsidRDefault="00C77169" w:rsidP="00C77169">
      <w:pPr>
        <w:jc w:val="both"/>
        <w:rPr>
          <w:rFonts w:cs="Times New Roman"/>
          <w:spacing w:val="-1"/>
        </w:rPr>
      </w:pPr>
      <w:r w:rsidRPr="00C17238">
        <w:rPr>
          <w:rFonts w:cs="Times New Roman"/>
          <w:spacing w:val="-1"/>
        </w:rPr>
        <w:t>How many accidents has this employee had in the past 12 months? ____________________________</w:t>
      </w:r>
    </w:p>
    <w:p w14:paraId="6ECE462D" w14:textId="77777777" w:rsidR="00C77169" w:rsidRPr="00C17238" w:rsidRDefault="00C77169" w:rsidP="00C77169">
      <w:pPr>
        <w:jc w:val="both"/>
        <w:rPr>
          <w:rFonts w:cs="Times New Roman"/>
          <w:spacing w:val="-1"/>
        </w:rPr>
      </w:pPr>
    </w:p>
    <w:p w14:paraId="7A671C83" w14:textId="77777777" w:rsidR="00C77169" w:rsidRPr="00C17238" w:rsidRDefault="00C77169" w:rsidP="00C77169">
      <w:pPr>
        <w:jc w:val="both"/>
        <w:rPr>
          <w:rFonts w:cs="Times New Roman"/>
          <w:spacing w:val="-1"/>
        </w:rPr>
      </w:pPr>
      <w:r w:rsidRPr="00C17238">
        <w:rPr>
          <w:rFonts w:cs="Times New Roman"/>
          <w:spacing w:val="-1"/>
        </w:rPr>
        <w:t>Of the above accidents how many were preventable? _______________________________________</w:t>
      </w:r>
    </w:p>
    <w:p w14:paraId="60BDCAA5" w14:textId="77777777" w:rsidR="00C77169" w:rsidRPr="00C17238" w:rsidRDefault="00C77169" w:rsidP="00C77169">
      <w:pPr>
        <w:jc w:val="both"/>
        <w:rPr>
          <w:rFonts w:cs="Times New Roman"/>
          <w:spacing w:val="-1"/>
        </w:rPr>
      </w:pPr>
    </w:p>
    <w:p w14:paraId="6C13FBEC" w14:textId="77777777" w:rsidR="00C77169" w:rsidRPr="00C17238" w:rsidRDefault="00C77169" w:rsidP="00C77169">
      <w:pPr>
        <w:jc w:val="both"/>
        <w:rPr>
          <w:rFonts w:cs="Times New Roman"/>
          <w:spacing w:val="-1"/>
        </w:rPr>
      </w:pPr>
      <w:r w:rsidRPr="00C17238">
        <w:rPr>
          <w:rFonts w:eastAsia="Times New Roman" w:cs="Times New Roman"/>
          <w:spacing w:val="-1"/>
        </w:rPr>
        <w:t xml:space="preserve">Once </w:t>
      </w:r>
      <w:r w:rsidRPr="00C17238">
        <w:rPr>
          <w:rFonts w:cs="Times New Roman"/>
          <w:spacing w:val="-1"/>
        </w:rPr>
        <w:t xml:space="preserve">the investigator has </w:t>
      </w:r>
      <w:r w:rsidRPr="00C17238">
        <w:rPr>
          <w:rFonts w:eastAsia="Times New Roman" w:cs="Times New Roman"/>
          <w:spacing w:val="-1"/>
        </w:rPr>
        <w:t>completed the questions above</w:t>
      </w:r>
      <w:r w:rsidRPr="00C17238">
        <w:rPr>
          <w:rFonts w:cs="Times New Roman"/>
          <w:spacing w:val="-1"/>
        </w:rPr>
        <w:t xml:space="preserve"> and reviewed the incident report</w:t>
      </w:r>
      <w:r w:rsidRPr="00C17238">
        <w:rPr>
          <w:rFonts w:eastAsia="Times New Roman" w:cs="Times New Roman"/>
          <w:spacing w:val="-1"/>
        </w:rPr>
        <w:t>, answer the following questions:</w:t>
      </w:r>
    </w:p>
    <w:p w14:paraId="55B480B9" w14:textId="77777777" w:rsidR="00C77169" w:rsidRPr="00C17238" w:rsidRDefault="00C77169" w:rsidP="00C77169">
      <w:pPr>
        <w:jc w:val="both"/>
        <w:rPr>
          <w:rFonts w:cs="Times New Roman"/>
          <w:spacing w:val="-1"/>
        </w:rPr>
      </w:pPr>
    </w:p>
    <w:p w14:paraId="08BB19F1" w14:textId="77777777" w:rsidR="00C77169" w:rsidRPr="00C17238" w:rsidRDefault="00C77169" w:rsidP="00C77169">
      <w:pPr>
        <w:jc w:val="both"/>
        <w:rPr>
          <w:rFonts w:cs="Times New Roman"/>
          <w:spacing w:val="-1"/>
        </w:rPr>
      </w:pPr>
      <w:r w:rsidRPr="00C17238">
        <w:rPr>
          <w:rFonts w:cs="Times New Roman"/>
          <w:spacing w:val="-1"/>
        </w:rPr>
        <w:t>In your opinion, what caused the accident?</w:t>
      </w:r>
    </w:p>
    <w:p w14:paraId="0CDEF923" w14:textId="77777777" w:rsidR="00C77169" w:rsidRPr="00C17238" w:rsidRDefault="00C77169" w:rsidP="00C77169">
      <w:pPr>
        <w:jc w:val="both"/>
        <w:rPr>
          <w:rFonts w:cs="Times New Roman"/>
        </w:rPr>
      </w:pPr>
      <w:r w:rsidRPr="00C17238">
        <w:rPr>
          <w:rFonts w:cs="Times New Roman"/>
        </w:rPr>
        <w:t xml:space="preserve"> A. Unsafe Procedure________________ </w:t>
      </w:r>
      <w:r w:rsidRPr="00C17238">
        <w:rPr>
          <w:rFonts w:cs="Times New Roman"/>
        </w:rPr>
        <w:tab/>
        <w:t>Was this Preventable _____ or Non-Preventable _____</w:t>
      </w:r>
    </w:p>
    <w:p w14:paraId="61086B3C" w14:textId="77777777" w:rsidR="00C77169" w:rsidRPr="00C17238" w:rsidRDefault="00C77169" w:rsidP="00C77169">
      <w:pPr>
        <w:jc w:val="both"/>
        <w:rPr>
          <w:rFonts w:cs="Times New Roman"/>
        </w:rPr>
      </w:pPr>
    </w:p>
    <w:p w14:paraId="1B06CD7E" w14:textId="77777777" w:rsidR="00C77169" w:rsidRPr="00C17238" w:rsidRDefault="00C77169" w:rsidP="00C77169">
      <w:pPr>
        <w:jc w:val="both"/>
        <w:rPr>
          <w:rFonts w:cs="Times New Roman"/>
        </w:rPr>
      </w:pPr>
      <w:r w:rsidRPr="00C17238">
        <w:rPr>
          <w:rFonts w:cs="Times New Roman"/>
        </w:rPr>
        <w:t xml:space="preserve"> B. Defective Equipment _____________</w:t>
      </w:r>
      <w:r w:rsidRPr="00C17238">
        <w:rPr>
          <w:rFonts w:cs="Times New Roman"/>
        </w:rPr>
        <w:tab/>
        <w:t>Was this Preventable _____ or Non-Preventable _____</w:t>
      </w:r>
    </w:p>
    <w:p w14:paraId="6F061571" w14:textId="77777777" w:rsidR="00C77169" w:rsidRPr="00C17238" w:rsidRDefault="00C77169" w:rsidP="00C77169">
      <w:pPr>
        <w:jc w:val="both"/>
        <w:rPr>
          <w:rFonts w:cs="Times New Roman"/>
        </w:rPr>
      </w:pPr>
    </w:p>
    <w:p w14:paraId="57717281" w14:textId="77777777" w:rsidR="00C77169" w:rsidRPr="00C17238" w:rsidRDefault="00C77169" w:rsidP="00C77169">
      <w:pPr>
        <w:jc w:val="both"/>
        <w:rPr>
          <w:rFonts w:cs="Times New Roman"/>
        </w:rPr>
      </w:pPr>
      <w:r w:rsidRPr="00C17238">
        <w:rPr>
          <w:rFonts w:cs="Times New Roman"/>
        </w:rPr>
        <w:t xml:space="preserve"> C. Horseplay/Misconduct____________ </w:t>
      </w:r>
      <w:r w:rsidRPr="00C17238">
        <w:rPr>
          <w:rFonts w:cs="Times New Roman"/>
        </w:rPr>
        <w:tab/>
        <w:t>Was this Preventable _____ or Non-Preventable _____</w:t>
      </w:r>
    </w:p>
    <w:p w14:paraId="3642B2C7" w14:textId="77777777" w:rsidR="00C77169" w:rsidRPr="00C17238" w:rsidRDefault="00C77169" w:rsidP="00C77169">
      <w:pPr>
        <w:jc w:val="both"/>
        <w:rPr>
          <w:rFonts w:cs="Times New Roman"/>
        </w:rPr>
      </w:pPr>
    </w:p>
    <w:p w14:paraId="37D1560F" w14:textId="77777777" w:rsidR="00C77169" w:rsidRPr="00C17238" w:rsidRDefault="00C77169" w:rsidP="00C77169">
      <w:pPr>
        <w:jc w:val="both"/>
        <w:rPr>
          <w:rFonts w:cs="Times New Roman"/>
        </w:rPr>
      </w:pPr>
      <w:r w:rsidRPr="00C17238">
        <w:rPr>
          <w:rFonts w:cs="Times New Roman"/>
        </w:rPr>
        <w:t xml:space="preserve"> D. Unauthorized Use _______________</w:t>
      </w:r>
      <w:r w:rsidRPr="00C17238">
        <w:rPr>
          <w:rFonts w:cs="Times New Roman"/>
        </w:rPr>
        <w:tab/>
        <w:t>Was this Preventable _____ or Non-Preventable _____</w:t>
      </w:r>
    </w:p>
    <w:p w14:paraId="74DF4826" w14:textId="77777777" w:rsidR="00C77169" w:rsidRPr="00C17238" w:rsidRDefault="00C77169" w:rsidP="00C77169">
      <w:pPr>
        <w:jc w:val="both"/>
        <w:rPr>
          <w:rFonts w:cs="Times New Roman"/>
        </w:rPr>
      </w:pPr>
    </w:p>
    <w:p w14:paraId="34DFDDAE" w14:textId="77777777" w:rsidR="00C77169" w:rsidRPr="00C17238" w:rsidRDefault="00C77169" w:rsidP="00C77169">
      <w:pPr>
        <w:jc w:val="both"/>
        <w:rPr>
          <w:rFonts w:cs="Times New Roman"/>
        </w:rPr>
      </w:pPr>
      <w:r w:rsidRPr="00C17238">
        <w:rPr>
          <w:rFonts w:cs="Times New Roman"/>
        </w:rPr>
        <w:t xml:space="preserve"> E. Poor Hygiene/Housekeeping _______</w:t>
      </w:r>
      <w:r w:rsidRPr="00C17238">
        <w:rPr>
          <w:rFonts w:cs="Times New Roman"/>
        </w:rPr>
        <w:tab/>
        <w:t>Was this Preventable _____ or Non-Preventable _____</w:t>
      </w:r>
    </w:p>
    <w:p w14:paraId="0B482A11" w14:textId="77777777" w:rsidR="00C77169" w:rsidRPr="00C17238" w:rsidRDefault="00C77169" w:rsidP="00C77169">
      <w:pPr>
        <w:jc w:val="both"/>
        <w:rPr>
          <w:rFonts w:cs="Times New Roman"/>
        </w:rPr>
      </w:pPr>
    </w:p>
    <w:p w14:paraId="6A827716" w14:textId="77777777" w:rsidR="00C77169" w:rsidRPr="00C17238" w:rsidRDefault="00C77169" w:rsidP="00C77169">
      <w:pPr>
        <w:jc w:val="both"/>
        <w:rPr>
          <w:rFonts w:cs="Times New Roman"/>
        </w:rPr>
      </w:pPr>
      <w:r w:rsidRPr="00C17238">
        <w:rPr>
          <w:rFonts w:cs="Times New Roman"/>
        </w:rPr>
        <w:t xml:space="preserve"> F. Lack of Training/Experience ________</w:t>
      </w:r>
      <w:r w:rsidRPr="00C17238">
        <w:rPr>
          <w:rFonts w:cs="Times New Roman"/>
        </w:rPr>
        <w:tab/>
        <w:t>Was this Preventable _____ or Non-Preventable _____</w:t>
      </w:r>
    </w:p>
    <w:p w14:paraId="2A1F6794" w14:textId="77777777" w:rsidR="00C77169" w:rsidRPr="00C17238" w:rsidRDefault="00C77169" w:rsidP="00C77169">
      <w:pPr>
        <w:jc w:val="both"/>
        <w:rPr>
          <w:rFonts w:cs="Times New Roman"/>
        </w:rPr>
      </w:pPr>
    </w:p>
    <w:tbl>
      <w:tblPr>
        <w:tblW w:w="8608"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608"/>
      </w:tblGrid>
      <w:tr w:rsidR="00C77169" w:rsidRPr="00C17238" w14:paraId="3FA10F46" w14:textId="77777777" w:rsidTr="00BA48FD">
        <w:trPr>
          <w:cantSplit/>
          <w:trHeight w:val="270"/>
        </w:trPr>
        <w:tc>
          <w:tcPr>
            <w:tcW w:w="8608" w:type="dxa"/>
            <w:tcBorders>
              <w:top w:val="single" w:sz="4" w:space="0" w:color="000000"/>
              <w:left w:val="single" w:sz="4" w:space="0" w:color="000000"/>
              <w:bottom w:val="single" w:sz="4" w:space="0" w:color="000000"/>
              <w:right w:val="single" w:sz="4" w:space="0" w:color="000000"/>
            </w:tcBorders>
            <w:shd w:val="clear" w:color="auto" w:fill="E0E0E0"/>
            <w:hideMark/>
          </w:tcPr>
          <w:p w14:paraId="11D5516A" w14:textId="77777777" w:rsidR="00C77169" w:rsidRPr="00C17238" w:rsidRDefault="00C77169" w:rsidP="00BA48FD">
            <w:pPr>
              <w:jc w:val="both"/>
              <w:rPr>
                <w:rFonts w:eastAsia="Times New Roman" w:cs="Times New Roman"/>
                <w:b/>
                <w:bCs/>
              </w:rPr>
            </w:pPr>
            <w:r w:rsidRPr="00C17238">
              <w:rPr>
                <w:rFonts w:eastAsia="Times New Roman" w:cs="Times New Roman"/>
                <w:b/>
                <w:bCs/>
              </w:rPr>
              <w:t>D. Corrective Action</w:t>
            </w:r>
          </w:p>
        </w:tc>
      </w:tr>
      <w:tr w:rsidR="00C77169" w:rsidRPr="00C17238" w14:paraId="7593C6CD" w14:textId="77777777" w:rsidTr="00BA48FD">
        <w:trPr>
          <w:cantSplit/>
          <w:trHeight w:val="270"/>
        </w:trPr>
        <w:tc>
          <w:tcPr>
            <w:tcW w:w="8608" w:type="dxa"/>
            <w:tcBorders>
              <w:top w:val="single" w:sz="4" w:space="0" w:color="000000"/>
              <w:left w:val="single" w:sz="4" w:space="0" w:color="000000"/>
              <w:bottom w:val="nil"/>
              <w:right w:val="single" w:sz="4" w:space="0" w:color="000000"/>
            </w:tcBorders>
            <w:hideMark/>
          </w:tcPr>
          <w:p w14:paraId="20D3BA03" w14:textId="77777777" w:rsidR="00C77169" w:rsidRPr="00C17238" w:rsidRDefault="00C77169" w:rsidP="00BA48FD">
            <w:pPr>
              <w:jc w:val="both"/>
              <w:rPr>
                <w:rFonts w:eastAsia="Times New Roman" w:cs="Times New Roman"/>
              </w:rPr>
            </w:pPr>
            <w:r w:rsidRPr="00C17238">
              <w:rPr>
                <w:rFonts w:eastAsia="Times New Roman" w:cs="Times New Roman"/>
              </w:rPr>
              <w:t xml:space="preserve">What is recommended to prevent this type of accident from occurring again? </w:t>
            </w:r>
          </w:p>
        </w:tc>
      </w:tr>
      <w:tr w:rsidR="00C77169" w:rsidRPr="00C17238" w14:paraId="4C2567B1" w14:textId="77777777" w:rsidTr="00BA48FD">
        <w:trPr>
          <w:cantSplit/>
          <w:trHeight w:val="270"/>
        </w:trPr>
        <w:tc>
          <w:tcPr>
            <w:tcW w:w="8608" w:type="dxa"/>
            <w:tcBorders>
              <w:top w:val="nil"/>
              <w:left w:val="single" w:sz="4" w:space="0" w:color="000000"/>
              <w:bottom w:val="single" w:sz="4" w:space="0" w:color="000000"/>
              <w:right w:val="single" w:sz="4" w:space="0" w:color="000000"/>
            </w:tcBorders>
          </w:tcPr>
          <w:p w14:paraId="413E8BC7" w14:textId="77777777" w:rsidR="00C77169" w:rsidRPr="00C17238" w:rsidRDefault="00C77169" w:rsidP="00BA48FD">
            <w:pPr>
              <w:jc w:val="both"/>
              <w:rPr>
                <w:rFonts w:eastAsia="Times New Roman" w:cs="Times New Roman"/>
              </w:rPr>
            </w:pPr>
          </w:p>
          <w:p w14:paraId="17851AF3" w14:textId="77777777" w:rsidR="00C77169" w:rsidRPr="00C17238" w:rsidRDefault="00C77169" w:rsidP="00BA48FD">
            <w:pPr>
              <w:jc w:val="both"/>
              <w:rPr>
                <w:rFonts w:eastAsia="Times New Roman" w:cs="Times New Roman"/>
              </w:rPr>
            </w:pPr>
          </w:p>
          <w:p w14:paraId="6867A4F5" w14:textId="77777777" w:rsidR="00C77169" w:rsidRPr="00C17238" w:rsidRDefault="00C77169" w:rsidP="00BA48FD">
            <w:pPr>
              <w:jc w:val="both"/>
              <w:rPr>
                <w:rFonts w:eastAsia="Times New Roman" w:cs="Times New Roman"/>
              </w:rPr>
            </w:pPr>
          </w:p>
          <w:p w14:paraId="6B302C2F" w14:textId="77777777" w:rsidR="00C77169" w:rsidRPr="00C17238" w:rsidRDefault="00C77169" w:rsidP="00BA48FD">
            <w:pPr>
              <w:jc w:val="both"/>
              <w:rPr>
                <w:rFonts w:eastAsia="Times New Roman" w:cs="Times New Roman"/>
              </w:rPr>
            </w:pPr>
          </w:p>
          <w:p w14:paraId="321BF778" w14:textId="77777777" w:rsidR="00C77169" w:rsidRPr="00C17238" w:rsidRDefault="00C77169" w:rsidP="00BA48FD">
            <w:pPr>
              <w:jc w:val="both"/>
              <w:rPr>
                <w:rFonts w:eastAsia="Times New Roman" w:cs="Times New Roman"/>
              </w:rPr>
            </w:pPr>
          </w:p>
          <w:p w14:paraId="75F17BC0" w14:textId="77777777" w:rsidR="00C77169" w:rsidRPr="00C17238" w:rsidRDefault="00C77169" w:rsidP="00BA48FD">
            <w:pPr>
              <w:jc w:val="both"/>
              <w:rPr>
                <w:rFonts w:eastAsia="Times New Roman" w:cs="Times New Roman"/>
              </w:rPr>
            </w:pPr>
          </w:p>
        </w:tc>
      </w:tr>
      <w:tr w:rsidR="00C77169" w:rsidRPr="00C17238" w14:paraId="4894E983" w14:textId="77777777" w:rsidTr="00BA48FD">
        <w:trPr>
          <w:cantSplit/>
          <w:trHeight w:val="270"/>
        </w:trPr>
        <w:tc>
          <w:tcPr>
            <w:tcW w:w="8608" w:type="dxa"/>
            <w:tcBorders>
              <w:top w:val="single" w:sz="4" w:space="0" w:color="000000"/>
              <w:left w:val="single" w:sz="4" w:space="0" w:color="000000"/>
              <w:bottom w:val="nil"/>
              <w:right w:val="single" w:sz="4" w:space="0" w:color="000000"/>
            </w:tcBorders>
          </w:tcPr>
          <w:p w14:paraId="5207BD5A" w14:textId="77777777" w:rsidR="00C77169" w:rsidRPr="00C17238" w:rsidRDefault="00C77169" w:rsidP="00BA48FD">
            <w:pPr>
              <w:jc w:val="both"/>
              <w:rPr>
                <w:rFonts w:eastAsia="Times New Roman" w:cs="Times New Roman"/>
              </w:rPr>
            </w:pPr>
            <w:r w:rsidRPr="00C17238">
              <w:rPr>
                <w:rFonts w:eastAsia="Times New Roman" w:cs="Times New Roman"/>
              </w:rPr>
              <w:t>List possible factors based on descriptive narrative and information in preceding data fields:</w:t>
            </w:r>
          </w:p>
          <w:p w14:paraId="0DF80D8D" w14:textId="77777777" w:rsidR="00C77169" w:rsidRPr="00C17238" w:rsidRDefault="00C77169" w:rsidP="00BA48FD">
            <w:pPr>
              <w:jc w:val="both"/>
              <w:rPr>
                <w:rFonts w:eastAsia="Times New Roman" w:cs="Times New Roman"/>
              </w:rPr>
            </w:pPr>
          </w:p>
          <w:p w14:paraId="002C8443" w14:textId="77777777" w:rsidR="00C77169" w:rsidRPr="00C17238" w:rsidRDefault="00C77169" w:rsidP="00BA48FD">
            <w:pPr>
              <w:jc w:val="both"/>
              <w:rPr>
                <w:rFonts w:eastAsia="Times New Roman" w:cs="Times New Roman"/>
              </w:rPr>
            </w:pPr>
          </w:p>
          <w:p w14:paraId="46DAADFF" w14:textId="77777777" w:rsidR="00C77169" w:rsidRPr="00C17238" w:rsidRDefault="00C77169" w:rsidP="00BA48FD">
            <w:pPr>
              <w:jc w:val="both"/>
              <w:rPr>
                <w:rFonts w:eastAsia="Times New Roman" w:cs="Times New Roman"/>
              </w:rPr>
            </w:pPr>
          </w:p>
          <w:p w14:paraId="4E51D732" w14:textId="77777777" w:rsidR="00C77169" w:rsidRPr="00C17238" w:rsidRDefault="00C77169" w:rsidP="00BA48FD">
            <w:pPr>
              <w:jc w:val="both"/>
              <w:rPr>
                <w:rFonts w:eastAsia="Times New Roman" w:cs="Times New Roman"/>
              </w:rPr>
            </w:pPr>
          </w:p>
          <w:p w14:paraId="34B96CEF" w14:textId="77777777" w:rsidR="00C77169" w:rsidRPr="00C17238" w:rsidRDefault="00C77169" w:rsidP="00BA48FD">
            <w:pPr>
              <w:jc w:val="both"/>
              <w:rPr>
                <w:rFonts w:eastAsia="Times New Roman" w:cs="Times New Roman"/>
              </w:rPr>
            </w:pPr>
          </w:p>
        </w:tc>
      </w:tr>
      <w:tr w:rsidR="00C77169" w:rsidRPr="00C17238" w14:paraId="1B3361A9" w14:textId="77777777" w:rsidTr="00BA48FD">
        <w:trPr>
          <w:cantSplit/>
          <w:trHeight w:val="270"/>
        </w:trPr>
        <w:tc>
          <w:tcPr>
            <w:tcW w:w="8608" w:type="dxa"/>
            <w:tcBorders>
              <w:top w:val="single" w:sz="4" w:space="0" w:color="000000"/>
              <w:left w:val="single" w:sz="4" w:space="0" w:color="000000"/>
              <w:bottom w:val="nil"/>
              <w:right w:val="single" w:sz="4" w:space="0" w:color="000000"/>
            </w:tcBorders>
          </w:tcPr>
          <w:p w14:paraId="13CF1485" w14:textId="77777777" w:rsidR="00C77169" w:rsidRPr="00C17238" w:rsidRDefault="00C77169" w:rsidP="00BA48FD">
            <w:pPr>
              <w:jc w:val="both"/>
              <w:rPr>
                <w:rFonts w:eastAsia="Times New Roman" w:cs="Times New Roman"/>
              </w:rPr>
            </w:pPr>
            <w:r w:rsidRPr="00C17238">
              <w:rPr>
                <w:rFonts w:eastAsia="Times New Roman" w:cs="Times New Roman"/>
              </w:rPr>
              <w:t>List causes:</w:t>
            </w:r>
          </w:p>
          <w:p w14:paraId="0A52E233" w14:textId="77777777" w:rsidR="00C77169" w:rsidRPr="00C17238" w:rsidRDefault="00C77169" w:rsidP="00BA48FD">
            <w:pPr>
              <w:jc w:val="both"/>
              <w:rPr>
                <w:rFonts w:eastAsia="Times New Roman" w:cs="Times New Roman"/>
              </w:rPr>
            </w:pPr>
          </w:p>
          <w:p w14:paraId="28BC74A1" w14:textId="77777777" w:rsidR="00C77169" w:rsidRPr="00C17238" w:rsidRDefault="00C77169" w:rsidP="00BA48FD">
            <w:pPr>
              <w:jc w:val="both"/>
              <w:rPr>
                <w:rFonts w:eastAsia="Times New Roman" w:cs="Times New Roman"/>
              </w:rPr>
            </w:pPr>
          </w:p>
          <w:p w14:paraId="60D2FD82" w14:textId="77777777" w:rsidR="00C77169" w:rsidRPr="00C17238" w:rsidRDefault="00C77169" w:rsidP="00BA48FD">
            <w:pPr>
              <w:jc w:val="both"/>
              <w:rPr>
                <w:rFonts w:eastAsia="Times New Roman" w:cs="Times New Roman"/>
              </w:rPr>
            </w:pPr>
          </w:p>
          <w:p w14:paraId="195446D6" w14:textId="77777777" w:rsidR="00C77169" w:rsidRPr="00C17238" w:rsidRDefault="00C77169" w:rsidP="00BA48FD">
            <w:pPr>
              <w:jc w:val="both"/>
              <w:rPr>
                <w:rFonts w:eastAsia="Times New Roman" w:cs="Times New Roman"/>
              </w:rPr>
            </w:pPr>
          </w:p>
          <w:p w14:paraId="512E34B7" w14:textId="77777777" w:rsidR="00C77169" w:rsidRPr="00C17238" w:rsidRDefault="00C77169" w:rsidP="00BA48FD">
            <w:pPr>
              <w:jc w:val="both"/>
              <w:rPr>
                <w:rFonts w:eastAsia="Times New Roman" w:cs="Times New Roman"/>
              </w:rPr>
            </w:pPr>
          </w:p>
          <w:p w14:paraId="74A93A6D" w14:textId="77777777" w:rsidR="00C77169" w:rsidRPr="00C17238" w:rsidRDefault="00C77169" w:rsidP="00BA48FD">
            <w:pPr>
              <w:jc w:val="both"/>
              <w:rPr>
                <w:rFonts w:eastAsia="Times New Roman" w:cs="Times New Roman"/>
              </w:rPr>
            </w:pPr>
          </w:p>
        </w:tc>
      </w:tr>
      <w:tr w:rsidR="00C77169" w:rsidRPr="00C17238" w14:paraId="453B5AAB" w14:textId="77777777" w:rsidTr="00BA48FD">
        <w:trPr>
          <w:cantSplit/>
          <w:trHeight w:val="270"/>
        </w:trPr>
        <w:tc>
          <w:tcPr>
            <w:tcW w:w="8608" w:type="dxa"/>
            <w:tcBorders>
              <w:top w:val="single" w:sz="4" w:space="0" w:color="000000"/>
              <w:left w:val="single" w:sz="4" w:space="0" w:color="000000"/>
              <w:bottom w:val="nil"/>
              <w:right w:val="single" w:sz="4" w:space="0" w:color="000000"/>
            </w:tcBorders>
            <w:hideMark/>
          </w:tcPr>
          <w:p w14:paraId="1D363FD4" w14:textId="77777777" w:rsidR="00C77169" w:rsidRPr="00C17238" w:rsidRDefault="00C77169" w:rsidP="00BA48FD">
            <w:pPr>
              <w:jc w:val="both"/>
              <w:rPr>
                <w:rFonts w:eastAsia="Times New Roman" w:cs="Times New Roman"/>
              </w:rPr>
            </w:pPr>
            <w:r w:rsidRPr="00C17238">
              <w:rPr>
                <w:rFonts w:cs="Times New Roman"/>
              </w:rPr>
              <w:t>Corrective Action Taken/Planned, with dates</w:t>
            </w:r>
            <w:r w:rsidRPr="00C17238">
              <w:rPr>
                <w:rFonts w:eastAsia="Times New Roman" w:cs="Times New Roman"/>
              </w:rPr>
              <w:t>:</w:t>
            </w:r>
          </w:p>
        </w:tc>
      </w:tr>
      <w:tr w:rsidR="00C77169" w:rsidRPr="00C17238" w14:paraId="19029643" w14:textId="77777777" w:rsidTr="00BA48FD">
        <w:trPr>
          <w:cantSplit/>
          <w:trHeight w:val="204"/>
        </w:trPr>
        <w:tc>
          <w:tcPr>
            <w:tcW w:w="8608" w:type="dxa"/>
            <w:tcBorders>
              <w:top w:val="nil"/>
              <w:left w:val="single" w:sz="4" w:space="0" w:color="000000"/>
              <w:bottom w:val="single" w:sz="4" w:space="0" w:color="000000"/>
              <w:right w:val="single" w:sz="4" w:space="0" w:color="000000"/>
            </w:tcBorders>
          </w:tcPr>
          <w:p w14:paraId="111223DF" w14:textId="77777777" w:rsidR="00C77169" w:rsidRPr="00C17238" w:rsidRDefault="00C77169" w:rsidP="00BA48FD">
            <w:pPr>
              <w:jc w:val="both"/>
              <w:rPr>
                <w:rFonts w:eastAsia="Times New Roman" w:cs="Times New Roman"/>
              </w:rPr>
            </w:pPr>
          </w:p>
          <w:p w14:paraId="7FF6DC01" w14:textId="77777777" w:rsidR="00C77169" w:rsidRPr="00C17238" w:rsidRDefault="00C77169" w:rsidP="00BA48FD">
            <w:pPr>
              <w:jc w:val="both"/>
              <w:rPr>
                <w:rFonts w:eastAsia="Times New Roman" w:cs="Times New Roman"/>
              </w:rPr>
            </w:pPr>
          </w:p>
          <w:p w14:paraId="3C6302D5" w14:textId="77777777" w:rsidR="00C77169" w:rsidRPr="00C17238" w:rsidRDefault="00C77169" w:rsidP="00BA48FD">
            <w:pPr>
              <w:jc w:val="both"/>
              <w:rPr>
                <w:rFonts w:eastAsia="Times New Roman" w:cs="Times New Roman"/>
              </w:rPr>
            </w:pPr>
          </w:p>
          <w:p w14:paraId="3D707195" w14:textId="77777777" w:rsidR="00C77169" w:rsidRPr="00C17238" w:rsidRDefault="00C77169" w:rsidP="00BA48FD">
            <w:pPr>
              <w:jc w:val="both"/>
              <w:rPr>
                <w:rFonts w:eastAsia="Times New Roman" w:cs="Times New Roman"/>
              </w:rPr>
            </w:pPr>
          </w:p>
          <w:p w14:paraId="1DC2308E" w14:textId="77777777" w:rsidR="00C77169" w:rsidRPr="00C17238" w:rsidRDefault="00C77169" w:rsidP="00BA48FD">
            <w:pPr>
              <w:jc w:val="both"/>
              <w:rPr>
                <w:rFonts w:eastAsia="Times New Roman" w:cs="Times New Roman"/>
              </w:rPr>
            </w:pPr>
          </w:p>
          <w:p w14:paraId="3DCD7FBE" w14:textId="77777777" w:rsidR="00C77169" w:rsidRPr="00C17238" w:rsidRDefault="00C77169" w:rsidP="00BA48FD">
            <w:pPr>
              <w:jc w:val="both"/>
              <w:rPr>
                <w:rFonts w:eastAsia="Times New Roman" w:cs="Times New Roman"/>
              </w:rPr>
            </w:pPr>
          </w:p>
          <w:p w14:paraId="0FAA72CB" w14:textId="77777777" w:rsidR="00C77169" w:rsidRPr="00C17238" w:rsidRDefault="00C77169" w:rsidP="00BA48FD">
            <w:pPr>
              <w:jc w:val="both"/>
              <w:rPr>
                <w:rFonts w:eastAsia="Times New Roman" w:cs="Times New Roman"/>
              </w:rPr>
            </w:pPr>
          </w:p>
        </w:tc>
      </w:tr>
    </w:tbl>
    <w:p w14:paraId="134B4AE1" w14:textId="77777777" w:rsidR="00C77169" w:rsidRPr="00C17238" w:rsidRDefault="00C77169" w:rsidP="00C77169">
      <w:pPr>
        <w:jc w:val="both"/>
        <w:rPr>
          <w:rFonts w:cs="Times New Roman"/>
        </w:rPr>
      </w:pPr>
    </w:p>
    <w:p w14:paraId="4A84589A" w14:textId="77777777" w:rsidR="00C77169" w:rsidRPr="00C17238" w:rsidRDefault="00C77169" w:rsidP="00C77169">
      <w:pPr>
        <w:jc w:val="both"/>
        <w:rPr>
          <w:rFonts w:cs="Times New Roman"/>
        </w:rPr>
      </w:pPr>
      <w:r w:rsidRPr="00C17238">
        <w:rPr>
          <w:rFonts w:cs="Times New Roman"/>
        </w:rPr>
        <w:t>Use Additional Forms and Paper if Required</w:t>
      </w:r>
    </w:p>
    <w:p w14:paraId="5247F4FE" w14:textId="77777777" w:rsidR="00C77169" w:rsidRPr="00C17238" w:rsidRDefault="00C77169" w:rsidP="00C77169">
      <w:pPr>
        <w:jc w:val="both"/>
        <w:rPr>
          <w:rFonts w:cs="Times New Roman"/>
        </w:rPr>
      </w:pPr>
    </w:p>
    <w:p w14:paraId="2D8EA771" w14:textId="77777777" w:rsidR="00C77169" w:rsidRPr="00C17238" w:rsidRDefault="00C77169" w:rsidP="00C77169">
      <w:pPr>
        <w:jc w:val="both"/>
        <w:rPr>
          <w:rFonts w:cs="Times New Roman"/>
          <w:spacing w:val="-1"/>
        </w:rPr>
      </w:pPr>
      <w:r w:rsidRPr="00C17238">
        <w:rPr>
          <w:rFonts w:cs="Times New Roman"/>
        </w:rPr>
        <w:t>Investigated by:</w:t>
      </w:r>
      <w:r w:rsidRPr="00C17238">
        <w:rPr>
          <w:rFonts w:cs="Times New Roman"/>
          <w:spacing w:val="-1"/>
        </w:rPr>
        <w:t xml:space="preserve"> __________________________________________________________________</w:t>
      </w:r>
    </w:p>
    <w:p w14:paraId="54BA547E" w14:textId="77777777" w:rsidR="00C77169" w:rsidRPr="00C17238" w:rsidRDefault="00C77169" w:rsidP="00C77169">
      <w:pPr>
        <w:jc w:val="both"/>
        <w:rPr>
          <w:rFonts w:cs="Times New Roman"/>
        </w:rPr>
      </w:pPr>
    </w:p>
    <w:p w14:paraId="0B4859B1" w14:textId="77777777" w:rsidR="00C77169" w:rsidRPr="00C17238" w:rsidRDefault="00C77169" w:rsidP="00C77169">
      <w:pPr>
        <w:jc w:val="both"/>
        <w:rPr>
          <w:rFonts w:cs="Times New Roman"/>
          <w:spacing w:val="-1"/>
        </w:rPr>
      </w:pPr>
      <w:r w:rsidRPr="00C17238">
        <w:rPr>
          <w:rFonts w:cs="Times New Roman"/>
        </w:rPr>
        <w:t xml:space="preserve">Investigator </w:t>
      </w:r>
      <w:r w:rsidRPr="00C17238">
        <w:rPr>
          <w:rFonts w:cs="Times New Roman"/>
          <w:spacing w:val="-1"/>
        </w:rPr>
        <w:t>Signature: __________________________________________________________________</w:t>
      </w:r>
    </w:p>
    <w:p w14:paraId="71A58EB3" w14:textId="77777777" w:rsidR="00C77169" w:rsidRPr="00C17238" w:rsidRDefault="00C77169" w:rsidP="00C77169">
      <w:pPr>
        <w:jc w:val="both"/>
        <w:rPr>
          <w:rFonts w:cs="Times New Roman"/>
        </w:rPr>
      </w:pPr>
    </w:p>
    <w:p w14:paraId="77605A17" w14:textId="77777777" w:rsidR="00C77169" w:rsidRPr="00C17238" w:rsidRDefault="00C77169" w:rsidP="00C77169">
      <w:pPr>
        <w:jc w:val="both"/>
        <w:rPr>
          <w:rFonts w:cs="Times New Roman"/>
        </w:rPr>
      </w:pPr>
      <w:r w:rsidRPr="00C17238">
        <w:rPr>
          <w:rFonts w:cs="Times New Roman"/>
        </w:rPr>
        <w:t>Date: _________________</w:t>
      </w:r>
    </w:p>
    <w:p w14:paraId="466D284E" w14:textId="77777777" w:rsidR="00C77169" w:rsidRPr="00C17238" w:rsidRDefault="00C77169" w:rsidP="00C77169">
      <w:pPr>
        <w:jc w:val="both"/>
        <w:rPr>
          <w:rFonts w:cs="Times New Roman"/>
        </w:rPr>
      </w:pPr>
    </w:p>
    <w:p w14:paraId="64B00D3A" w14:textId="77777777" w:rsidR="00C77169" w:rsidRPr="00C17238" w:rsidRDefault="00C77169" w:rsidP="00C77169">
      <w:pPr>
        <w:jc w:val="both"/>
        <w:rPr>
          <w:rFonts w:cs="Times New Roman"/>
          <w:spacing w:val="-1"/>
        </w:rPr>
      </w:pPr>
      <w:r w:rsidRPr="00C17238">
        <w:rPr>
          <w:rFonts w:cs="Times New Roman"/>
        </w:rPr>
        <w:t>Reviewed by:</w:t>
      </w:r>
      <w:r w:rsidRPr="00C17238">
        <w:rPr>
          <w:rFonts w:cs="Times New Roman"/>
          <w:spacing w:val="-1"/>
        </w:rPr>
        <w:t xml:space="preserve"> __________________________________________________________________</w:t>
      </w:r>
    </w:p>
    <w:p w14:paraId="50F8628E" w14:textId="77777777" w:rsidR="00C77169" w:rsidRPr="00C17238" w:rsidRDefault="00C77169" w:rsidP="00C77169">
      <w:pPr>
        <w:jc w:val="both"/>
        <w:rPr>
          <w:rFonts w:cs="Times New Roman"/>
        </w:rPr>
      </w:pPr>
    </w:p>
    <w:p w14:paraId="63E9BE6C" w14:textId="77777777" w:rsidR="00C77169" w:rsidRPr="00C17238" w:rsidRDefault="00C77169" w:rsidP="00C77169">
      <w:pPr>
        <w:jc w:val="both"/>
        <w:rPr>
          <w:rFonts w:cs="Times New Roman"/>
          <w:spacing w:val="-1"/>
        </w:rPr>
      </w:pPr>
      <w:r w:rsidRPr="00C17238">
        <w:rPr>
          <w:rFonts w:cs="Times New Roman"/>
        </w:rPr>
        <w:t xml:space="preserve">Reviewer </w:t>
      </w:r>
      <w:r w:rsidRPr="00C17238">
        <w:rPr>
          <w:rFonts w:cs="Times New Roman"/>
          <w:spacing w:val="-1"/>
        </w:rPr>
        <w:t>Signature: __________________________________________________________________</w:t>
      </w:r>
    </w:p>
    <w:p w14:paraId="193B1119" w14:textId="77777777" w:rsidR="00C77169" w:rsidRPr="00C17238" w:rsidRDefault="00C77169" w:rsidP="00C77169">
      <w:pPr>
        <w:jc w:val="both"/>
        <w:rPr>
          <w:rFonts w:cs="Times New Roman"/>
        </w:rPr>
      </w:pPr>
    </w:p>
    <w:p w14:paraId="0A0BBA16" w14:textId="77777777" w:rsidR="00C77169" w:rsidRPr="00C17238" w:rsidRDefault="00C77169" w:rsidP="00C77169">
      <w:pPr>
        <w:jc w:val="both"/>
        <w:rPr>
          <w:rFonts w:cs="Times New Roman"/>
        </w:rPr>
      </w:pPr>
      <w:r w:rsidRPr="00C17238">
        <w:rPr>
          <w:rFonts w:cs="Times New Roman"/>
        </w:rPr>
        <w:t>Date: _________________</w:t>
      </w:r>
    </w:p>
    <w:p w14:paraId="7EEE94D6" w14:textId="033B33CF" w:rsidR="00C77169" w:rsidRDefault="00C77169" w:rsidP="00C77169">
      <w:pPr>
        <w:jc w:val="both"/>
        <w:rPr>
          <w:rFonts w:cs="Times New Roman"/>
          <w:caps/>
        </w:rPr>
      </w:pPr>
      <w:r w:rsidRPr="00C17238">
        <w:rPr>
          <w:rFonts w:cs="Times New Roman"/>
          <w:caps/>
        </w:rPr>
        <w:br w:type="page"/>
      </w:r>
    </w:p>
    <w:p w14:paraId="5A9DDDD2" w14:textId="630FF8FB" w:rsidR="00C82514" w:rsidRPr="00F47D85" w:rsidRDefault="00C82514" w:rsidP="00C82514">
      <w:pPr>
        <w:pStyle w:val="Heading2"/>
        <w:rPr>
          <w:rStyle w:val="Heading3Char"/>
          <w:rFonts w:cstheme="majorBidi"/>
          <w:b/>
          <w:bCs/>
          <w:sz w:val="32"/>
          <w:szCs w:val="26"/>
        </w:rPr>
      </w:pPr>
      <w:bookmarkStart w:id="7342" w:name="_Annex_L:_Reference"/>
      <w:bookmarkStart w:id="7343" w:name="_Toc222754831"/>
      <w:bookmarkEnd w:id="7342"/>
      <w:r w:rsidRPr="00F47D85">
        <w:rPr>
          <w:rStyle w:val="Heading3Char"/>
          <w:rFonts w:cstheme="majorBidi"/>
          <w:b/>
          <w:bCs/>
          <w:sz w:val="32"/>
          <w:szCs w:val="26"/>
        </w:rPr>
        <w:t xml:space="preserve">Annex </w:t>
      </w:r>
      <w:r>
        <w:rPr>
          <w:rStyle w:val="Heading3Char"/>
          <w:rFonts w:cstheme="majorBidi"/>
          <w:b/>
          <w:bCs/>
          <w:sz w:val="32"/>
          <w:szCs w:val="26"/>
        </w:rPr>
        <w:t xml:space="preserve">L: </w:t>
      </w:r>
      <w:r w:rsidRPr="00866171">
        <w:rPr>
          <w:rStyle w:val="Heading3Char"/>
          <w:rFonts w:cstheme="majorBidi"/>
          <w:b/>
          <w:bCs/>
          <w:sz w:val="32"/>
          <w:szCs w:val="26"/>
        </w:rPr>
        <w:t>Reference Check</w:t>
      </w:r>
      <w:bookmarkEnd w:id="7343"/>
    </w:p>
    <w:p w14:paraId="755394AE" w14:textId="77777777" w:rsidR="00C82514" w:rsidRDefault="00C82514" w:rsidP="00C82514">
      <w:pPr>
        <w:jc w:val="center"/>
        <w:rPr>
          <w:rFonts w:cs="Times New Roman"/>
          <w:b/>
          <w:iCs/>
        </w:rPr>
      </w:pPr>
      <w:r>
        <w:rPr>
          <w:rFonts w:cs="Times New Roman"/>
          <w:b/>
          <w:iCs/>
        </w:rPr>
        <w:t>Reference Check</w:t>
      </w:r>
    </w:p>
    <w:p w14:paraId="227BDDC9" w14:textId="77777777" w:rsidR="00C82514" w:rsidRDefault="00C82514" w:rsidP="00C82514">
      <w:pPr>
        <w:jc w:val="center"/>
        <w:rPr>
          <w:rFonts w:cs="Times New Roman"/>
          <w:b/>
          <w:iCs/>
        </w:rPr>
      </w:pPr>
    </w:p>
    <w:p w14:paraId="04F82431" w14:textId="77777777" w:rsidR="00C82514" w:rsidRPr="00806D0D" w:rsidRDefault="00C82514" w:rsidP="00C82514">
      <w:pPr>
        <w:spacing w:line="480" w:lineRule="auto"/>
        <w:jc w:val="both"/>
        <w:rPr>
          <w:rFonts w:cs="Times New Roman"/>
          <w:bCs/>
          <w:iCs/>
        </w:rPr>
      </w:pPr>
      <w:r w:rsidRPr="00806D0D">
        <w:rPr>
          <w:rFonts w:cs="Times New Roman"/>
          <w:bCs/>
          <w:iCs/>
        </w:rPr>
        <w:t xml:space="preserve">Greetings from Partners of the Americas </w:t>
      </w:r>
      <w:r w:rsidRPr="00806D0D">
        <w:rPr>
          <w:rFonts w:cs="Times New Roman"/>
          <w:bCs/>
          <w:iCs/>
          <w:highlight w:val="yellow"/>
        </w:rPr>
        <w:t>Reference Name</w:t>
      </w:r>
      <w:r w:rsidRPr="00806D0D">
        <w:rPr>
          <w:rFonts w:cs="Times New Roman"/>
          <w:bCs/>
          <w:iCs/>
        </w:rPr>
        <w:t xml:space="preserve">, </w:t>
      </w:r>
    </w:p>
    <w:p w14:paraId="3E9119CF" w14:textId="77777777" w:rsidR="00C82514" w:rsidRPr="00806D0D" w:rsidRDefault="00C82514" w:rsidP="00C82514">
      <w:pPr>
        <w:spacing w:line="480" w:lineRule="auto"/>
        <w:jc w:val="both"/>
        <w:rPr>
          <w:rFonts w:cs="Times New Roman"/>
          <w:bCs/>
          <w:iCs/>
        </w:rPr>
      </w:pPr>
    </w:p>
    <w:p w14:paraId="5F97E1E7" w14:textId="77777777" w:rsidR="00C82514" w:rsidRDefault="00C82514" w:rsidP="00C82514">
      <w:pPr>
        <w:spacing w:line="480" w:lineRule="auto"/>
        <w:jc w:val="both"/>
        <w:rPr>
          <w:rFonts w:cs="Times New Roman"/>
          <w:bCs/>
          <w:iCs/>
        </w:rPr>
      </w:pPr>
      <w:r w:rsidRPr="00806D0D">
        <w:rPr>
          <w:rFonts w:cs="Times New Roman"/>
          <w:bCs/>
          <w:iCs/>
        </w:rPr>
        <w:t xml:space="preserve">We are currently considering </w:t>
      </w:r>
      <w:r w:rsidRPr="00806D0D">
        <w:rPr>
          <w:rFonts w:cs="Times New Roman"/>
          <w:bCs/>
          <w:iCs/>
          <w:highlight w:val="yellow"/>
        </w:rPr>
        <w:t>Name of candidate</w:t>
      </w:r>
      <w:r w:rsidRPr="00806D0D">
        <w:rPr>
          <w:rFonts w:cs="Times New Roman"/>
          <w:bCs/>
          <w:iCs/>
        </w:rPr>
        <w:t xml:space="preserve"> for the position of </w:t>
      </w:r>
      <w:r w:rsidRPr="00806D0D">
        <w:rPr>
          <w:rFonts w:cs="Times New Roman"/>
          <w:bCs/>
          <w:iCs/>
          <w:highlight w:val="yellow"/>
        </w:rPr>
        <w:t>Position Name</w:t>
      </w:r>
      <w:r w:rsidRPr="00806D0D">
        <w:rPr>
          <w:rFonts w:cs="Times New Roman"/>
          <w:bCs/>
          <w:iCs/>
        </w:rPr>
        <w:t xml:space="preserve"> at </w:t>
      </w:r>
      <w:r w:rsidRPr="00806D0D">
        <w:rPr>
          <w:rFonts w:cs="Times New Roman"/>
          <w:bCs/>
          <w:i/>
        </w:rPr>
        <w:t>Partners of the Americas</w:t>
      </w:r>
      <w:r w:rsidRPr="00806D0D">
        <w:rPr>
          <w:rFonts w:cs="Times New Roman"/>
          <w:bCs/>
          <w:iCs/>
        </w:rPr>
        <w:t xml:space="preserve">. </w:t>
      </w:r>
    </w:p>
    <w:p w14:paraId="60C2549A" w14:textId="77777777" w:rsidR="00C82514" w:rsidRPr="00806D0D" w:rsidRDefault="00C82514" w:rsidP="00C82514">
      <w:pPr>
        <w:spacing w:line="480" w:lineRule="auto"/>
        <w:jc w:val="both"/>
        <w:rPr>
          <w:rFonts w:cs="Times New Roman"/>
          <w:bCs/>
          <w:iCs/>
        </w:rPr>
      </w:pPr>
    </w:p>
    <w:p w14:paraId="1A347130" w14:textId="77777777" w:rsidR="00C82514" w:rsidRDefault="00C82514" w:rsidP="00C82514">
      <w:pPr>
        <w:spacing w:line="480" w:lineRule="auto"/>
        <w:jc w:val="both"/>
        <w:rPr>
          <w:rFonts w:cs="Times New Roman"/>
          <w:bCs/>
          <w:iCs/>
        </w:rPr>
      </w:pPr>
      <w:r w:rsidRPr="00806D0D">
        <w:rPr>
          <w:rFonts w:cs="Times New Roman"/>
          <w:bCs/>
          <w:iCs/>
        </w:rPr>
        <w:t>They provided your name as a professional reference. We have a few questions about their</w:t>
      </w:r>
      <w:r>
        <w:rPr>
          <w:rFonts w:cs="Times New Roman"/>
          <w:bCs/>
          <w:iCs/>
        </w:rPr>
        <w:t xml:space="preserve"> </w:t>
      </w:r>
      <w:r w:rsidRPr="00806D0D">
        <w:rPr>
          <w:rFonts w:cs="Times New Roman"/>
          <w:bCs/>
          <w:iCs/>
        </w:rPr>
        <w:t>demonstrated performance and aptitude for the position. We thank you in advance for responding to these questions.</w:t>
      </w:r>
    </w:p>
    <w:p w14:paraId="68E6FEB9" w14:textId="77777777" w:rsidR="00C82514" w:rsidRPr="00806D0D" w:rsidRDefault="00C82514" w:rsidP="00C82514">
      <w:pPr>
        <w:spacing w:line="480" w:lineRule="auto"/>
        <w:jc w:val="both"/>
        <w:rPr>
          <w:rFonts w:cs="Times New Roman"/>
          <w:bCs/>
          <w:iCs/>
        </w:rPr>
      </w:pPr>
    </w:p>
    <w:p w14:paraId="00C6F992" w14:textId="77777777" w:rsidR="00C82514" w:rsidRDefault="00C82514" w:rsidP="00C82514">
      <w:pPr>
        <w:spacing w:line="480" w:lineRule="auto"/>
        <w:jc w:val="both"/>
        <w:rPr>
          <w:rFonts w:cs="Times New Roman"/>
          <w:bCs/>
          <w:iCs/>
        </w:rPr>
      </w:pPr>
      <w:r w:rsidRPr="00806D0D">
        <w:rPr>
          <w:rFonts w:cs="Times New Roman"/>
          <w:bCs/>
          <w:iCs/>
        </w:rPr>
        <w:t>If you would rather go over these questions via virtual call, please provide a time and phone number where I can contact you.</w:t>
      </w:r>
    </w:p>
    <w:p w14:paraId="6C60FAE7" w14:textId="77777777" w:rsidR="00C82514" w:rsidRPr="00806D0D" w:rsidRDefault="00C82514" w:rsidP="00C82514">
      <w:pPr>
        <w:spacing w:line="480" w:lineRule="auto"/>
        <w:jc w:val="both"/>
        <w:rPr>
          <w:rFonts w:cs="Times New Roman"/>
          <w:bCs/>
          <w:iCs/>
        </w:rPr>
      </w:pPr>
    </w:p>
    <w:p w14:paraId="3FE4DC73" w14:textId="5F70D3BF" w:rsidR="00C82514" w:rsidRPr="00806D0D" w:rsidRDefault="00C82514" w:rsidP="00C82514">
      <w:pPr>
        <w:spacing w:line="480" w:lineRule="auto"/>
        <w:jc w:val="both"/>
        <w:rPr>
          <w:rFonts w:cs="Times New Roman"/>
          <w:bCs/>
          <w:iCs/>
        </w:rPr>
      </w:pPr>
      <w:r w:rsidRPr="00806D0D">
        <w:rPr>
          <w:rFonts w:cs="Times New Roman"/>
          <w:bCs/>
          <w:iCs/>
        </w:rPr>
        <w:t>Please note that we are trying to move quickly, therefore, we appreciate your attention to this matter.</w:t>
      </w:r>
    </w:p>
    <w:p w14:paraId="30FF3F90" w14:textId="7825E7B1" w:rsidR="00C82514" w:rsidRPr="00806D0D" w:rsidRDefault="00C82514" w:rsidP="00C82514">
      <w:pPr>
        <w:spacing w:line="480" w:lineRule="auto"/>
        <w:jc w:val="both"/>
        <w:rPr>
          <w:rFonts w:cs="Times New Roman"/>
          <w:bCs/>
          <w:iCs/>
        </w:rPr>
      </w:pPr>
      <w:r w:rsidRPr="00806D0D">
        <w:rPr>
          <w:rFonts w:cs="Times New Roman"/>
          <w:bCs/>
          <w:iCs/>
        </w:rPr>
        <w:t>Thank you for your time.</w:t>
      </w:r>
    </w:p>
    <w:p w14:paraId="4B364CE1" w14:textId="77777777" w:rsidR="00C82514" w:rsidRDefault="00C82514" w:rsidP="00C82514">
      <w:pPr>
        <w:pStyle w:val="ListParagraph"/>
        <w:numPr>
          <w:ilvl w:val="0"/>
          <w:numId w:val="106"/>
        </w:numPr>
        <w:spacing w:line="480" w:lineRule="auto"/>
        <w:jc w:val="both"/>
        <w:rPr>
          <w:rFonts w:cs="Times New Roman"/>
          <w:bCs/>
          <w:iCs/>
        </w:rPr>
      </w:pPr>
      <w:r w:rsidRPr="00396D34">
        <w:rPr>
          <w:rFonts w:cs="Times New Roman"/>
          <w:bCs/>
          <w:iCs/>
        </w:rPr>
        <w:t>Name of Previous Employer:</w:t>
      </w:r>
      <w:r>
        <w:rPr>
          <w:rFonts w:cs="Times New Roman"/>
          <w:bCs/>
          <w:iCs/>
        </w:rPr>
        <w:t xml:space="preserve"> </w:t>
      </w:r>
    </w:p>
    <w:p w14:paraId="7D303E35"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Position Title :</w:t>
      </w:r>
    </w:p>
    <w:p w14:paraId="3ECF7BBA"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Relationship to Candidate:</w:t>
      </w:r>
      <w:r>
        <w:rPr>
          <w:rFonts w:cs="Times New Roman"/>
          <w:bCs/>
          <w:iCs/>
        </w:rPr>
        <w:t xml:space="preserve"> </w:t>
      </w:r>
    </w:p>
    <w:p w14:paraId="38CA6DCE"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Dates employed: From: _______________</w:t>
      </w:r>
      <w:r>
        <w:rPr>
          <w:rFonts w:cs="Times New Roman"/>
          <w:bCs/>
          <w:iCs/>
        </w:rPr>
        <w:t xml:space="preserve"> </w:t>
      </w:r>
      <w:r w:rsidRPr="00DC4988">
        <w:rPr>
          <w:rFonts w:cs="Times New Roman"/>
          <w:bCs/>
          <w:iCs/>
        </w:rPr>
        <w:t>To: _______________________</w:t>
      </w:r>
    </w:p>
    <w:p w14:paraId="48E34C81"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How would you describe the job performance of the above candidate in one word? Why</w:t>
      </w:r>
    </w:p>
    <w:p w14:paraId="52FAD471"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Tell me of a time when the candidate was in a stressful situation at work, how did he manage?</w:t>
      </w:r>
    </w:p>
    <w:p w14:paraId="7BB4DC3F"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What is the most important attribute of the person? Why?</w:t>
      </w:r>
    </w:p>
    <w:p w14:paraId="64725DFC"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What value did the person add to the company?</w:t>
      </w:r>
    </w:p>
    <w:p w14:paraId="128C8B8E"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Is the applicant eligible for rehire/promotion?</w:t>
      </w:r>
    </w:p>
    <w:p w14:paraId="34D2757E"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 xml:space="preserve">How well did the applicant get along with coworkers and others? </w:t>
      </w:r>
    </w:p>
    <w:p w14:paraId="08F23160"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Tell me about a situation that involved the applicant and a team.</w:t>
      </w:r>
      <w:r>
        <w:rPr>
          <w:rFonts w:cs="Times New Roman"/>
          <w:bCs/>
          <w:iCs/>
        </w:rPr>
        <w:t xml:space="preserve"> </w:t>
      </w:r>
      <w:r w:rsidRPr="00DC4988">
        <w:rPr>
          <w:rFonts w:cs="Times New Roman"/>
          <w:bCs/>
          <w:iCs/>
        </w:rPr>
        <w:t>What part did the applicant play? What were the outcomes?</w:t>
      </w:r>
      <w:r>
        <w:rPr>
          <w:rFonts w:cs="Times New Roman"/>
          <w:bCs/>
          <w:iCs/>
        </w:rPr>
        <w:t xml:space="preserve"> </w:t>
      </w:r>
      <w:r w:rsidRPr="00DC4988">
        <w:rPr>
          <w:rFonts w:cs="Times New Roman"/>
          <w:bCs/>
          <w:iCs/>
        </w:rPr>
        <w:t>(Leader, communicator, worker, Idea person, creator etc.).</w:t>
      </w:r>
    </w:p>
    <w:p w14:paraId="4E5CF81B"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Do you consider this person capable of assuming the duties for the role that we are hiring for?</w:t>
      </w:r>
    </w:p>
    <w:p w14:paraId="5FA7018B" w14:textId="77777777" w:rsidR="00C82514" w:rsidRDefault="00C82514" w:rsidP="00C82514">
      <w:pPr>
        <w:pStyle w:val="ListParagraph"/>
        <w:numPr>
          <w:ilvl w:val="0"/>
          <w:numId w:val="106"/>
        </w:numPr>
        <w:spacing w:line="480" w:lineRule="auto"/>
        <w:jc w:val="both"/>
        <w:rPr>
          <w:rFonts w:cs="Times New Roman"/>
          <w:bCs/>
          <w:iCs/>
        </w:rPr>
      </w:pPr>
      <w:r w:rsidRPr="00DC4988">
        <w:rPr>
          <w:rFonts w:cs="Times New Roman"/>
          <w:bCs/>
          <w:iCs/>
        </w:rPr>
        <w:t>Describe an instance where you have seen how this candidate handled and corrected a mistake in the past.</w:t>
      </w:r>
    </w:p>
    <w:p w14:paraId="24F31441" w14:textId="77777777" w:rsidR="00C82514" w:rsidRPr="00DC4988" w:rsidRDefault="00C82514" w:rsidP="00C82514">
      <w:pPr>
        <w:pStyle w:val="ListParagraph"/>
        <w:numPr>
          <w:ilvl w:val="0"/>
          <w:numId w:val="106"/>
        </w:numPr>
        <w:spacing w:line="480" w:lineRule="auto"/>
        <w:jc w:val="both"/>
        <w:rPr>
          <w:rFonts w:cs="Times New Roman"/>
          <w:bCs/>
          <w:iCs/>
        </w:rPr>
      </w:pPr>
      <w:r w:rsidRPr="00DC4988">
        <w:rPr>
          <w:rFonts w:cs="Times New Roman"/>
          <w:bCs/>
          <w:iCs/>
        </w:rPr>
        <w:t>Other input as to this person’s skills?</w:t>
      </w:r>
    </w:p>
    <w:p w14:paraId="1C5CC487" w14:textId="77777777" w:rsidR="00C82514" w:rsidRDefault="00C82514" w:rsidP="00C82514">
      <w:pPr>
        <w:spacing w:after="160" w:line="480" w:lineRule="auto"/>
        <w:jc w:val="both"/>
        <w:rPr>
          <w:rStyle w:val="Heading3Char"/>
          <w:sz w:val="24"/>
        </w:rPr>
      </w:pPr>
    </w:p>
    <w:p w14:paraId="2DEC2A63" w14:textId="77777777" w:rsidR="00C82514" w:rsidRDefault="00C82514" w:rsidP="00C82514">
      <w:pPr>
        <w:spacing w:after="160" w:line="259" w:lineRule="auto"/>
        <w:rPr>
          <w:rStyle w:val="Heading3Char"/>
          <w:sz w:val="24"/>
        </w:rPr>
      </w:pPr>
      <w:r>
        <w:rPr>
          <w:rStyle w:val="Heading3Char"/>
          <w:b w:val="0"/>
          <w:bCs w:val="0"/>
          <w:sz w:val="24"/>
        </w:rPr>
        <w:br w:type="page"/>
      </w:r>
    </w:p>
    <w:p w14:paraId="5822EC68" w14:textId="76CFADE4" w:rsidR="00C82514" w:rsidRPr="00F47D85" w:rsidRDefault="00C82514" w:rsidP="00C82514">
      <w:pPr>
        <w:pStyle w:val="Heading2"/>
        <w:rPr>
          <w:rStyle w:val="Heading3Char"/>
          <w:rFonts w:cstheme="majorBidi"/>
          <w:b/>
          <w:bCs/>
          <w:sz w:val="32"/>
          <w:szCs w:val="26"/>
        </w:rPr>
      </w:pPr>
      <w:bookmarkStart w:id="7344" w:name="_Annex_J_1"/>
      <w:bookmarkStart w:id="7345" w:name="_Annex_N:_Offer"/>
      <w:bookmarkStart w:id="7346" w:name="_Annex_M:_Offer"/>
      <w:bookmarkStart w:id="7347" w:name="_Toc222754832"/>
      <w:bookmarkEnd w:id="7344"/>
      <w:bookmarkEnd w:id="7345"/>
      <w:bookmarkEnd w:id="7346"/>
      <w:commentRangeStart w:id="7348"/>
      <w:r w:rsidRPr="00F47D85">
        <w:rPr>
          <w:rStyle w:val="Heading3Char"/>
          <w:rFonts w:cstheme="majorBidi"/>
          <w:b/>
          <w:bCs/>
          <w:sz w:val="32"/>
          <w:szCs w:val="26"/>
        </w:rPr>
        <w:t xml:space="preserve">Annex </w:t>
      </w:r>
      <w:r>
        <w:rPr>
          <w:rStyle w:val="Heading3Char"/>
          <w:rFonts w:cstheme="majorBidi"/>
          <w:b/>
          <w:bCs/>
          <w:sz w:val="32"/>
          <w:szCs w:val="26"/>
        </w:rPr>
        <w:t xml:space="preserve">M: </w:t>
      </w:r>
      <w:r w:rsidRPr="00866171">
        <w:rPr>
          <w:rStyle w:val="Heading3Char"/>
          <w:rFonts w:cstheme="majorBidi"/>
          <w:b/>
          <w:bCs/>
          <w:sz w:val="32"/>
          <w:szCs w:val="26"/>
        </w:rPr>
        <w:t>Offer Letter</w:t>
      </w:r>
      <w:bookmarkEnd w:id="7347"/>
      <w:commentRangeEnd w:id="7348"/>
      <w:r w:rsidR="006F3F07" w:rsidRPr="00F47D85">
        <w:rPr>
          <w:rStyle w:val="CommentReference"/>
          <w:sz w:val="32"/>
          <w:szCs w:val="26"/>
        </w:rPr>
        <w:commentReference w:id="7348"/>
      </w:r>
    </w:p>
    <w:p w14:paraId="4ED446D2" w14:textId="77777777" w:rsidR="00C82514" w:rsidRDefault="00C82514" w:rsidP="00C82514">
      <w:pPr>
        <w:jc w:val="center"/>
        <w:rPr>
          <w:rFonts w:cs="Times New Roman"/>
          <w:b/>
          <w:iCs/>
        </w:rPr>
      </w:pPr>
      <w:r>
        <w:rPr>
          <w:rFonts w:cs="Times New Roman"/>
          <w:b/>
          <w:iCs/>
        </w:rPr>
        <w:t>Offer Letter</w:t>
      </w:r>
    </w:p>
    <w:p w14:paraId="40ADB57D" w14:textId="77777777" w:rsidR="00C82514" w:rsidRPr="003A6069" w:rsidRDefault="00C82514" w:rsidP="00E528E2">
      <w:pPr>
        <w:pStyle w:val="NoSpacing"/>
        <w:spacing w:line="360" w:lineRule="auto"/>
        <w:jc w:val="right"/>
        <w:rPr>
          <w:rFonts w:ascii="Times New Roman" w:eastAsia="Times New Roman" w:hAnsi="Times New Roman" w:cs="Times New Roman"/>
          <w:color w:val="000000" w:themeColor="text1"/>
        </w:rPr>
      </w:pPr>
      <w:r w:rsidRPr="003A6069">
        <w:rPr>
          <w:rFonts w:ascii="Times New Roman" w:eastAsia="Times New Roman" w:hAnsi="Times New Roman" w:cs="Times New Roman"/>
          <w:color w:val="000000" w:themeColor="text1"/>
        </w:rPr>
        <w:t>[DATE]</w:t>
      </w:r>
    </w:p>
    <w:p w14:paraId="63185606" w14:textId="77777777" w:rsidR="00C82514" w:rsidRPr="003A6069" w:rsidRDefault="00C82514" w:rsidP="00C82514">
      <w:pPr>
        <w:spacing w:after="180" w:line="360" w:lineRule="auto"/>
        <w:jc w:val="both"/>
        <w:rPr>
          <w:rFonts w:eastAsia="Times New Roman" w:cs="Times New Roman"/>
          <w:color w:val="000000" w:themeColor="text1"/>
        </w:rPr>
      </w:pPr>
    </w:p>
    <w:p w14:paraId="37A90750" w14:textId="77777777" w:rsidR="00C82514" w:rsidRPr="003A6069" w:rsidRDefault="00C82514" w:rsidP="00E528E2">
      <w:pPr>
        <w:spacing w:after="180" w:line="360" w:lineRule="auto"/>
        <w:jc w:val="both"/>
        <w:rPr>
          <w:rFonts w:eastAsia="Times New Roman" w:cs="Times New Roman"/>
          <w:color w:val="000000" w:themeColor="text1"/>
        </w:rPr>
      </w:pPr>
      <w:r w:rsidRPr="003A6069">
        <w:rPr>
          <w:rFonts w:eastAsia="Times New Roman" w:cs="Times New Roman"/>
          <w:color w:val="000000" w:themeColor="text1"/>
        </w:rPr>
        <w:t>Subject: Job offer</w:t>
      </w:r>
    </w:p>
    <w:p w14:paraId="6A8A4773" w14:textId="77777777" w:rsidR="00C82514" w:rsidRPr="003A6069" w:rsidRDefault="00C82514" w:rsidP="00E528E2">
      <w:pPr>
        <w:spacing w:after="180" w:line="360" w:lineRule="auto"/>
        <w:jc w:val="both"/>
        <w:rPr>
          <w:rFonts w:eastAsia="Times New Roman" w:cs="Times New Roman"/>
          <w:color w:val="000000" w:themeColor="text1"/>
        </w:rPr>
      </w:pPr>
      <w:r w:rsidRPr="003A6069">
        <w:rPr>
          <w:rFonts w:eastAsia="Times New Roman" w:cs="Times New Roman"/>
          <w:color w:val="000000" w:themeColor="text1"/>
        </w:rPr>
        <w:t>[CANDIDATE NAME]</w:t>
      </w:r>
    </w:p>
    <w:p w14:paraId="55E3FA3E" w14:textId="77777777" w:rsidR="00C82514" w:rsidRPr="003A6069" w:rsidRDefault="00C82514" w:rsidP="00E528E2">
      <w:pPr>
        <w:spacing w:after="180" w:line="360" w:lineRule="auto"/>
        <w:jc w:val="both"/>
        <w:rPr>
          <w:rFonts w:eastAsia="Times New Roman" w:cs="Times New Roman"/>
          <w:color w:val="000000" w:themeColor="text1"/>
        </w:rPr>
      </w:pPr>
      <w:r w:rsidRPr="003A6069">
        <w:rPr>
          <w:rFonts w:eastAsia="Times New Roman" w:cs="Times New Roman"/>
          <w:color w:val="000000" w:themeColor="text1"/>
        </w:rPr>
        <w:t>[ADDRESS]</w:t>
      </w:r>
    </w:p>
    <w:p w14:paraId="0088058A" w14:textId="48C08A00" w:rsidR="00C82514" w:rsidRPr="003A2D70" w:rsidRDefault="00C82514" w:rsidP="00E528E2">
      <w:pPr>
        <w:spacing w:before="240" w:after="180" w:line="360" w:lineRule="auto"/>
        <w:jc w:val="both"/>
      </w:pPr>
      <w:r w:rsidRPr="003A6069">
        <w:rPr>
          <w:rFonts w:eastAsia="Times New Roman" w:cs="Times New Roman"/>
          <w:color w:val="000000" w:themeColor="text1"/>
        </w:rPr>
        <w:t>Dear [CANDIDATE Name]</w:t>
      </w:r>
    </w:p>
    <w:p w14:paraId="7D493407" w14:textId="34E0CF64" w:rsidR="00C82514" w:rsidRPr="00E528E2" w:rsidRDefault="00C82514" w:rsidP="00E528E2">
      <w:pPr>
        <w:pStyle w:val="BodyText"/>
        <w:spacing w:before="233" w:line="360" w:lineRule="auto"/>
        <w:ind w:right="970"/>
        <w:jc w:val="both"/>
        <w:rPr>
          <w:sz w:val="24"/>
          <w:szCs w:val="24"/>
        </w:rPr>
      </w:pPr>
      <w:r w:rsidRPr="00E528E2">
        <w:rPr>
          <w:sz w:val="24"/>
          <w:szCs w:val="24"/>
        </w:rPr>
        <w:t>I am delighted to announce that you have been selected for the position of [</w:t>
      </w:r>
      <w:r w:rsidRPr="00E528E2">
        <w:rPr>
          <w:sz w:val="24"/>
          <w:szCs w:val="24"/>
          <w:highlight w:val="yellow"/>
        </w:rPr>
        <w:t>Position</w:t>
      </w:r>
      <w:r w:rsidRPr="00E528E2">
        <w:rPr>
          <w:sz w:val="24"/>
          <w:szCs w:val="24"/>
        </w:rPr>
        <w:t xml:space="preserve">] at Partners of the Americas Inc. </w:t>
      </w:r>
      <w:r w:rsidR="00B8238B">
        <w:rPr>
          <w:sz w:val="24"/>
          <w:szCs w:val="24"/>
        </w:rPr>
        <w:t>Honduras</w:t>
      </w:r>
      <w:r w:rsidRPr="00E528E2">
        <w:rPr>
          <w:sz w:val="24"/>
          <w:szCs w:val="24"/>
        </w:rPr>
        <w:t>.</w:t>
      </w:r>
    </w:p>
    <w:p w14:paraId="7C5DF9E2" w14:textId="77777777" w:rsidR="00C82514" w:rsidRPr="003A6069" w:rsidRDefault="00C82514" w:rsidP="00C82514">
      <w:pPr>
        <w:pStyle w:val="BodyText"/>
        <w:spacing w:line="360" w:lineRule="auto"/>
        <w:ind w:right="970"/>
        <w:jc w:val="both"/>
        <w:rPr>
          <w:sz w:val="24"/>
          <w:szCs w:val="24"/>
        </w:rPr>
      </w:pPr>
    </w:p>
    <w:p w14:paraId="3C485CE5" w14:textId="77777777" w:rsidR="00C82514" w:rsidRPr="00E528E2" w:rsidRDefault="00C82514" w:rsidP="00E528E2">
      <w:pPr>
        <w:pStyle w:val="BodyText"/>
        <w:spacing w:line="360" w:lineRule="auto"/>
        <w:ind w:right="970"/>
        <w:jc w:val="both"/>
        <w:rPr>
          <w:sz w:val="24"/>
          <w:szCs w:val="24"/>
        </w:rPr>
      </w:pPr>
      <w:r w:rsidRPr="00E528E2">
        <w:rPr>
          <w:sz w:val="24"/>
          <w:szCs w:val="24"/>
        </w:rPr>
        <w:t>After interviewing you and reviewing your career path, Partners is convinced that your knowledge and experience will be one of our most valuable assets.</w:t>
      </w:r>
    </w:p>
    <w:p w14:paraId="3F209888" w14:textId="77777777" w:rsidR="00C82514" w:rsidRPr="00E528E2" w:rsidRDefault="00C82514" w:rsidP="00E528E2">
      <w:pPr>
        <w:pStyle w:val="BodyText"/>
        <w:spacing w:before="225" w:line="360" w:lineRule="auto"/>
        <w:ind w:right="970"/>
        <w:jc w:val="both"/>
        <w:rPr>
          <w:sz w:val="24"/>
          <w:szCs w:val="24"/>
        </w:rPr>
      </w:pPr>
      <w:r w:rsidRPr="00E528E2">
        <w:rPr>
          <w:sz w:val="24"/>
          <w:szCs w:val="24"/>
        </w:rPr>
        <w:t xml:space="preserve">We offer you an open-ended contract with an effective date </w:t>
      </w:r>
      <w:r w:rsidRPr="00E528E2">
        <w:rPr>
          <w:spacing w:val="-5"/>
          <w:sz w:val="24"/>
          <w:szCs w:val="24"/>
        </w:rPr>
        <w:t>of</w:t>
      </w:r>
      <w:r w:rsidRPr="003A6069">
        <w:rPr>
          <w:sz w:val="24"/>
          <w:szCs w:val="24"/>
        </w:rPr>
        <w:t xml:space="preserve"> </w:t>
      </w:r>
      <w:r w:rsidRPr="00E528E2">
        <w:rPr>
          <w:sz w:val="24"/>
          <w:szCs w:val="24"/>
        </w:rPr>
        <w:t>and is subject to a trial period of (</w:t>
      </w:r>
      <w:r w:rsidRPr="00E528E2">
        <w:rPr>
          <w:sz w:val="24"/>
          <w:szCs w:val="24"/>
          <w:highlight w:val="yellow"/>
        </w:rPr>
        <w:t>_</w:t>
      </w:r>
      <w:r w:rsidRPr="00E528E2">
        <w:rPr>
          <w:sz w:val="24"/>
          <w:szCs w:val="24"/>
        </w:rPr>
        <w:t>) months, in accordance with current laws and regulations. This trial period may be renewed once (1) if necessary.</w:t>
      </w:r>
    </w:p>
    <w:p w14:paraId="60885CFD" w14:textId="77777777" w:rsidR="00C82514" w:rsidRDefault="00C82514" w:rsidP="00C82514">
      <w:pPr>
        <w:pStyle w:val="BodyText"/>
        <w:tabs>
          <w:tab w:val="left" w:pos="7946"/>
        </w:tabs>
        <w:spacing w:before="255" w:line="360" w:lineRule="auto"/>
        <w:ind w:right="970"/>
        <w:jc w:val="both"/>
        <w:rPr>
          <w:sz w:val="24"/>
          <w:szCs w:val="24"/>
        </w:rPr>
      </w:pPr>
      <w:r w:rsidRPr="00E528E2">
        <w:rPr>
          <w:sz w:val="24"/>
          <w:szCs w:val="24"/>
        </w:rPr>
        <w:t xml:space="preserve">We would like to offer you a gross monthly salary of </w:t>
      </w:r>
      <w:r w:rsidRPr="00E528E2">
        <w:rPr>
          <w:sz w:val="24"/>
          <w:szCs w:val="24"/>
          <w:highlight w:val="yellow"/>
        </w:rPr>
        <w:t xml:space="preserve">1111 </w:t>
      </w:r>
      <w:r w:rsidRPr="00E528E2">
        <w:rPr>
          <w:sz w:val="24"/>
          <w:szCs w:val="24"/>
        </w:rPr>
        <w:t>MRU (Ouguiya), details of which will be given in the employment contract.</w:t>
      </w:r>
    </w:p>
    <w:p w14:paraId="6A644FF7" w14:textId="77777777" w:rsidR="00C82514" w:rsidRDefault="00C82514" w:rsidP="00C82514">
      <w:pPr>
        <w:pStyle w:val="BodyText"/>
        <w:tabs>
          <w:tab w:val="left" w:pos="7946"/>
        </w:tabs>
        <w:spacing w:before="255" w:line="360" w:lineRule="auto"/>
        <w:ind w:right="970"/>
        <w:jc w:val="both"/>
        <w:rPr>
          <w:sz w:val="24"/>
          <w:szCs w:val="24"/>
        </w:rPr>
      </w:pPr>
      <w:r w:rsidRPr="00E528E2">
        <w:rPr>
          <w:sz w:val="24"/>
          <w:szCs w:val="24"/>
        </w:rPr>
        <w:t>Annual salary reviews will be performance-based and subject to approval by General Management.</w:t>
      </w:r>
    </w:p>
    <w:p w14:paraId="255CB2D0" w14:textId="77777777" w:rsidR="00C82514" w:rsidRDefault="00C82514" w:rsidP="00C82514">
      <w:pPr>
        <w:pStyle w:val="BodyText"/>
        <w:tabs>
          <w:tab w:val="left" w:pos="7946"/>
        </w:tabs>
        <w:spacing w:before="255" w:line="360" w:lineRule="auto"/>
        <w:ind w:right="970"/>
        <w:jc w:val="both"/>
        <w:rPr>
          <w:sz w:val="24"/>
          <w:szCs w:val="24"/>
        </w:rPr>
      </w:pPr>
      <w:r w:rsidRPr="00E528E2">
        <w:rPr>
          <w:sz w:val="24"/>
          <w:szCs w:val="24"/>
        </w:rPr>
        <w:t>The gross monthly salary will be deducted from all compulsory deductions authorized by law.</w:t>
      </w:r>
    </w:p>
    <w:p w14:paraId="7044A79B" w14:textId="77777777" w:rsidR="00C82514" w:rsidRDefault="00C82514" w:rsidP="00C82514">
      <w:pPr>
        <w:pStyle w:val="BodyText"/>
        <w:tabs>
          <w:tab w:val="left" w:pos="7946"/>
        </w:tabs>
        <w:spacing w:before="255" w:line="360" w:lineRule="auto"/>
        <w:ind w:right="970"/>
        <w:jc w:val="both"/>
        <w:rPr>
          <w:sz w:val="24"/>
          <w:szCs w:val="24"/>
        </w:rPr>
      </w:pPr>
      <w:r w:rsidRPr="00E528E2">
        <w:rPr>
          <w:sz w:val="24"/>
          <w:szCs w:val="24"/>
        </w:rPr>
        <w:t>In addition to paid annual leave and exceptional leave in accordance with articles 49 and 56 of the collective agreement, you will also benefit from 12 days of paid sick leave and, where applicable, 20 days of paternity leave.</w:t>
      </w:r>
      <w:r w:rsidRPr="003A6069">
        <w:rPr>
          <w:sz w:val="24"/>
          <w:szCs w:val="24"/>
        </w:rPr>
        <w:t xml:space="preserve"> </w:t>
      </w:r>
    </w:p>
    <w:p w14:paraId="14DEE18B" w14:textId="77777777" w:rsidR="00C82514" w:rsidRDefault="00C82514" w:rsidP="00C82514">
      <w:pPr>
        <w:pStyle w:val="BodyText"/>
        <w:tabs>
          <w:tab w:val="left" w:pos="7946"/>
        </w:tabs>
        <w:spacing w:before="255" w:line="360" w:lineRule="auto"/>
        <w:ind w:right="970"/>
        <w:jc w:val="both"/>
        <w:rPr>
          <w:sz w:val="24"/>
          <w:szCs w:val="24"/>
        </w:rPr>
      </w:pPr>
      <w:r w:rsidRPr="00E528E2">
        <w:rPr>
          <w:sz w:val="24"/>
          <w:szCs w:val="24"/>
        </w:rPr>
        <w:t xml:space="preserve">It should be noted that you will be granted annual leave of twenty (20) working days, at the rate of 1.67 days per month of actual service, for the first three (3) years of employment with Partners Of the Americas. Thereafter, twenty-five (25) days of annual leave will be granted after the third (3rd) year of employment, at a rate of 2.08 days per month of actual service, </w:t>
      </w:r>
    </w:p>
    <w:p w14:paraId="457F4B44" w14:textId="77777777" w:rsidR="00C82514" w:rsidRPr="00E528E2" w:rsidRDefault="00C82514" w:rsidP="00E528E2">
      <w:pPr>
        <w:pStyle w:val="BodyText"/>
        <w:tabs>
          <w:tab w:val="left" w:pos="7946"/>
        </w:tabs>
        <w:spacing w:before="255" w:line="360" w:lineRule="auto"/>
        <w:ind w:right="970"/>
        <w:jc w:val="both"/>
        <w:rPr>
          <w:sz w:val="24"/>
          <w:szCs w:val="24"/>
        </w:rPr>
      </w:pPr>
      <w:r w:rsidRPr="00E528E2">
        <w:rPr>
          <w:sz w:val="24"/>
          <w:szCs w:val="24"/>
        </w:rPr>
        <w:t>You'll also receive a 13th month's bonus, calculated on the basis of time worked throughout the year.</w:t>
      </w:r>
    </w:p>
    <w:p w14:paraId="3F774B44" w14:textId="77777777" w:rsidR="00C82514" w:rsidRPr="00E528E2" w:rsidRDefault="00C82514" w:rsidP="00E528E2">
      <w:pPr>
        <w:pStyle w:val="BodyText"/>
        <w:spacing w:line="360" w:lineRule="auto"/>
        <w:ind w:left="800" w:right="970"/>
        <w:jc w:val="both"/>
        <w:rPr>
          <w:sz w:val="24"/>
          <w:szCs w:val="24"/>
        </w:rPr>
      </w:pPr>
    </w:p>
    <w:p w14:paraId="5E8F4831" w14:textId="6ED28F22" w:rsidR="00C82514" w:rsidRPr="00E528E2" w:rsidRDefault="00C82514" w:rsidP="00E528E2">
      <w:pPr>
        <w:pStyle w:val="BodyText"/>
        <w:spacing w:before="1" w:line="360" w:lineRule="auto"/>
        <w:ind w:right="970"/>
        <w:jc w:val="both"/>
        <w:rPr>
          <w:sz w:val="24"/>
          <w:szCs w:val="24"/>
        </w:rPr>
      </w:pPr>
      <w:r w:rsidRPr="00E528E2">
        <w:rPr>
          <w:sz w:val="24"/>
          <w:szCs w:val="24"/>
        </w:rPr>
        <w:t xml:space="preserve">Life insurance is provided to all Partners </w:t>
      </w:r>
      <w:r w:rsidR="00B8238B">
        <w:rPr>
          <w:sz w:val="24"/>
          <w:szCs w:val="24"/>
        </w:rPr>
        <w:t>Honduras</w:t>
      </w:r>
      <w:r w:rsidRPr="00E528E2">
        <w:rPr>
          <w:sz w:val="24"/>
          <w:szCs w:val="24"/>
        </w:rPr>
        <w:t xml:space="preserve"> staff and is paid 100% by Partners </w:t>
      </w:r>
      <w:r w:rsidR="00B8238B">
        <w:rPr>
          <w:sz w:val="24"/>
          <w:szCs w:val="24"/>
        </w:rPr>
        <w:t>Honduras</w:t>
      </w:r>
      <w:r w:rsidRPr="00E528E2">
        <w:rPr>
          <w:sz w:val="24"/>
          <w:szCs w:val="24"/>
        </w:rPr>
        <w:t xml:space="preserve">. Coverage will be in local MRU, but equivalent to 25,000 - 30,000 USD. This cover generally offers a death benefit equivalent to a multiple of the employee's annual salary, providing financial support to </w:t>
      </w:r>
      <w:r w:rsidRPr="00EA464F">
        <w:rPr>
          <w:sz w:val="24"/>
          <w:szCs w:val="24"/>
        </w:rPr>
        <w:t>dependents</w:t>
      </w:r>
      <w:r w:rsidRPr="00E528E2">
        <w:rPr>
          <w:sz w:val="24"/>
          <w:szCs w:val="24"/>
        </w:rPr>
        <w:t xml:space="preserve"> in the unfortunate event of the employee's death.</w:t>
      </w:r>
      <w:r>
        <w:rPr>
          <w:sz w:val="24"/>
          <w:szCs w:val="24"/>
        </w:rPr>
        <w:t xml:space="preserve"> </w:t>
      </w:r>
      <w:r w:rsidRPr="00E528E2">
        <w:rPr>
          <w:sz w:val="24"/>
          <w:szCs w:val="24"/>
        </w:rPr>
        <w:t>In addition, Partners Of the Americas offers health coverage to its employees and their dependents of legal age, in the form of third-party medical insurance.</w:t>
      </w:r>
    </w:p>
    <w:p w14:paraId="39D16D7F" w14:textId="77777777" w:rsidR="00C82514" w:rsidRPr="00E528E2" w:rsidRDefault="00C82514" w:rsidP="00E528E2">
      <w:pPr>
        <w:pStyle w:val="BodyText"/>
        <w:spacing w:before="236" w:line="360" w:lineRule="auto"/>
        <w:ind w:right="970"/>
        <w:jc w:val="both"/>
        <w:rPr>
          <w:sz w:val="24"/>
          <w:szCs w:val="24"/>
        </w:rPr>
      </w:pPr>
      <w:r w:rsidRPr="00E528E2">
        <w:rPr>
          <w:sz w:val="24"/>
          <w:szCs w:val="24"/>
        </w:rPr>
        <w:t>If you travel outside Nouakchott, you will receive daily compensation in accordance with the Organization's travel policy.</w:t>
      </w:r>
    </w:p>
    <w:p w14:paraId="326277FB" w14:textId="77777777" w:rsidR="00C82514" w:rsidRPr="00E528E2" w:rsidRDefault="00C82514" w:rsidP="00E528E2">
      <w:pPr>
        <w:pStyle w:val="BodyText"/>
        <w:spacing w:before="240" w:line="360" w:lineRule="auto"/>
        <w:ind w:right="970"/>
        <w:jc w:val="both"/>
        <w:rPr>
          <w:sz w:val="24"/>
          <w:szCs w:val="24"/>
        </w:rPr>
      </w:pPr>
      <w:r w:rsidRPr="00E528E2">
        <w:rPr>
          <w:sz w:val="24"/>
          <w:szCs w:val="24"/>
        </w:rPr>
        <w:t>Please return a copy of this letter with your signature, preceded by the handwritten words "</w:t>
      </w:r>
      <w:r w:rsidRPr="00E528E2">
        <w:rPr>
          <w:b/>
          <w:sz w:val="24"/>
          <w:szCs w:val="24"/>
        </w:rPr>
        <w:t>Read and approved</w:t>
      </w:r>
      <w:r w:rsidRPr="00E528E2">
        <w:rPr>
          <w:sz w:val="24"/>
          <w:szCs w:val="24"/>
        </w:rPr>
        <w:t xml:space="preserve">", to comply with administrative </w:t>
      </w:r>
      <w:r w:rsidRPr="00EA464F">
        <w:rPr>
          <w:sz w:val="24"/>
          <w:szCs w:val="24"/>
        </w:rPr>
        <w:t>practice. A</w:t>
      </w:r>
      <w:r w:rsidRPr="00E528E2">
        <w:rPr>
          <w:sz w:val="24"/>
          <w:szCs w:val="24"/>
        </w:rPr>
        <w:t xml:space="preserve"> copy of this letter will also be sent to</w:t>
      </w:r>
      <w:r w:rsidRPr="003A6069">
        <w:rPr>
          <w:spacing w:val="80"/>
          <w:sz w:val="24"/>
          <w:szCs w:val="24"/>
        </w:rPr>
        <w:t xml:space="preserve"> the</w:t>
      </w:r>
      <w:r w:rsidRPr="003A6069">
        <w:rPr>
          <w:sz w:val="24"/>
          <w:szCs w:val="24"/>
        </w:rPr>
        <w:t xml:space="preserve"> Nouakchott</w:t>
      </w:r>
      <w:r w:rsidRPr="00E528E2">
        <w:rPr>
          <w:sz w:val="24"/>
          <w:szCs w:val="24"/>
        </w:rPr>
        <w:t xml:space="preserve"> regional labor inspector, for information.</w:t>
      </w:r>
    </w:p>
    <w:p w14:paraId="06A19FAB" w14:textId="47DF5BB2" w:rsidR="00C82514" w:rsidRPr="00E528E2" w:rsidRDefault="00C82514" w:rsidP="00E528E2">
      <w:pPr>
        <w:pStyle w:val="BodyText"/>
        <w:spacing w:before="240" w:line="360" w:lineRule="auto"/>
        <w:ind w:right="970"/>
        <w:jc w:val="both"/>
        <w:rPr>
          <w:sz w:val="24"/>
          <w:szCs w:val="24"/>
        </w:rPr>
      </w:pPr>
      <w:r w:rsidRPr="00E528E2">
        <w:rPr>
          <w:sz w:val="24"/>
          <w:szCs w:val="24"/>
        </w:rPr>
        <w:t xml:space="preserve">Upon your approval, Partners of Americas Inc. will offer you a work contract as part of its Food for Progress </w:t>
      </w:r>
      <w:r w:rsidR="00B8238B">
        <w:rPr>
          <w:sz w:val="24"/>
          <w:szCs w:val="24"/>
        </w:rPr>
        <w:t>Honduras</w:t>
      </w:r>
      <w:r w:rsidRPr="00E528E2">
        <w:rPr>
          <w:sz w:val="24"/>
          <w:szCs w:val="24"/>
        </w:rPr>
        <w:t xml:space="preserve"> project.</w:t>
      </w:r>
    </w:p>
    <w:p w14:paraId="0177218A" w14:textId="0FB6A9FF" w:rsidR="00C82514" w:rsidRPr="00E528E2" w:rsidRDefault="00C82514" w:rsidP="00E528E2">
      <w:pPr>
        <w:pStyle w:val="BodyText"/>
        <w:spacing w:before="240" w:line="360" w:lineRule="auto"/>
        <w:ind w:right="970"/>
        <w:jc w:val="both"/>
        <w:rPr>
          <w:sz w:val="24"/>
          <w:szCs w:val="24"/>
        </w:rPr>
      </w:pPr>
      <w:r w:rsidRPr="00E528E2">
        <w:rPr>
          <w:sz w:val="24"/>
          <w:szCs w:val="24"/>
        </w:rPr>
        <w:t xml:space="preserve">I send you my warmest greetings and welcome you as a member of the Partners of the Americas team in </w:t>
      </w:r>
      <w:r w:rsidR="00B8238B">
        <w:rPr>
          <w:sz w:val="24"/>
          <w:szCs w:val="24"/>
        </w:rPr>
        <w:t>Honduras</w:t>
      </w:r>
      <w:r w:rsidRPr="00E528E2">
        <w:rPr>
          <w:sz w:val="24"/>
          <w:szCs w:val="24"/>
        </w:rPr>
        <w:t>.</w:t>
      </w:r>
    </w:p>
    <w:p w14:paraId="524E6A5F" w14:textId="77777777" w:rsidR="00C82514" w:rsidRPr="003A2D70" w:rsidRDefault="00C82514" w:rsidP="00E528E2">
      <w:pPr>
        <w:pStyle w:val="BodyText"/>
        <w:spacing w:before="240" w:line="360" w:lineRule="auto"/>
        <w:ind w:left="799" w:right="970"/>
        <w:jc w:val="both"/>
      </w:pPr>
      <w:r w:rsidRPr="00E528E2">
        <w:rPr>
          <w:sz w:val="24"/>
          <w:szCs w:val="24"/>
        </w:rPr>
        <w:t>Sincerely,</w:t>
      </w:r>
      <w:r w:rsidRPr="00E528E2">
        <w:rPr>
          <w:sz w:val="24"/>
          <w:szCs w:val="24"/>
        </w:rPr>
        <w:tab/>
      </w:r>
      <w:r w:rsidRPr="00E528E2">
        <w:rPr>
          <w:sz w:val="24"/>
          <w:szCs w:val="24"/>
        </w:rPr>
        <w:tab/>
      </w:r>
      <w:r w:rsidRPr="00E528E2">
        <w:rPr>
          <w:sz w:val="24"/>
          <w:szCs w:val="24"/>
        </w:rPr>
        <w:tab/>
      </w:r>
      <w:r w:rsidRPr="00E528E2">
        <w:rPr>
          <w:sz w:val="24"/>
          <w:szCs w:val="24"/>
        </w:rPr>
        <w:tab/>
      </w:r>
      <w:r w:rsidRPr="00E528E2">
        <w:rPr>
          <w:sz w:val="24"/>
          <w:szCs w:val="24"/>
        </w:rPr>
        <w:tab/>
      </w:r>
      <w:r w:rsidRPr="00E528E2">
        <w:rPr>
          <w:sz w:val="24"/>
          <w:szCs w:val="24"/>
        </w:rPr>
        <w:tab/>
      </w:r>
    </w:p>
    <w:p w14:paraId="2553A40B" w14:textId="77777777" w:rsidR="00C82514" w:rsidRDefault="00C82514" w:rsidP="00C82514">
      <w:pPr>
        <w:spacing w:line="360" w:lineRule="auto"/>
        <w:ind w:left="720"/>
        <w:rPr>
          <w:rFonts w:cs="Times New Roman"/>
        </w:rPr>
      </w:pPr>
    </w:p>
    <w:p w14:paraId="14C8FDA9" w14:textId="77777777" w:rsidR="00C82514" w:rsidRPr="00B04363" w:rsidRDefault="00C82514" w:rsidP="00E528E2">
      <w:pPr>
        <w:spacing w:line="360" w:lineRule="auto"/>
        <w:ind w:left="720"/>
        <w:rPr>
          <w:rFonts w:cs="Times New Roman"/>
        </w:rPr>
      </w:pPr>
    </w:p>
    <w:p w14:paraId="7DB7F0B1" w14:textId="4684051A" w:rsidR="00C82514" w:rsidRPr="00B04363" w:rsidRDefault="00C82514" w:rsidP="00E528E2">
      <w:pPr>
        <w:spacing w:line="360" w:lineRule="auto"/>
        <w:ind w:left="720"/>
        <w:rPr>
          <w:rFonts w:cs="Times New Roman"/>
          <w:b/>
        </w:rPr>
      </w:pPr>
      <w:r w:rsidRPr="00B04363">
        <w:rPr>
          <w:rFonts w:cs="Times New Roman"/>
          <w:b/>
          <w:bCs/>
        </w:rPr>
        <w:t>IAN MACNAIRN</w:t>
      </w:r>
      <w:r w:rsidR="00377B35">
        <w:rPr>
          <w:rFonts w:cs="Times New Roman"/>
          <w:b/>
          <w:bCs/>
        </w:rPr>
        <w:t xml:space="preserve"> </w:t>
      </w:r>
    </w:p>
    <w:p w14:paraId="1499AE44" w14:textId="53A6FB44" w:rsidR="00C82514" w:rsidRPr="00B04363" w:rsidRDefault="00C82514" w:rsidP="00E528E2">
      <w:pPr>
        <w:spacing w:line="360" w:lineRule="auto"/>
        <w:ind w:left="720"/>
        <w:rPr>
          <w:rFonts w:cs="Times New Roman"/>
        </w:rPr>
      </w:pPr>
      <w:r w:rsidRPr="00B04363">
        <w:rPr>
          <w:rFonts w:cs="Times New Roman"/>
        </w:rPr>
        <w:t xml:space="preserve">Country Director - </w:t>
      </w:r>
      <w:r w:rsidR="00B8238B">
        <w:rPr>
          <w:rFonts w:cs="Times New Roman"/>
        </w:rPr>
        <w:t>Honduras</w:t>
      </w:r>
      <w:r w:rsidRPr="00B04363">
        <w:rPr>
          <w:rFonts w:cs="Times New Roman"/>
        </w:rPr>
        <w:tab/>
      </w:r>
      <w:r w:rsidRPr="00B04363">
        <w:rPr>
          <w:rFonts w:cs="Times New Roman"/>
        </w:rPr>
        <w:tab/>
      </w:r>
      <w:r w:rsidRPr="00B04363">
        <w:rPr>
          <w:rFonts w:cs="Times New Roman"/>
        </w:rPr>
        <w:tab/>
        <w:t>Full name :</w:t>
      </w:r>
    </w:p>
    <w:p w14:paraId="66BF12D5" w14:textId="77777777" w:rsidR="00C82514" w:rsidRPr="00B04363" w:rsidRDefault="00C82514" w:rsidP="00E528E2">
      <w:pPr>
        <w:spacing w:line="360" w:lineRule="auto"/>
        <w:ind w:left="720"/>
        <w:rPr>
          <w:rFonts w:cs="Times New Roman"/>
        </w:rPr>
      </w:pPr>
      <w:r w:rsidRPr="00B04363">
        <w:rPr>
          <w:rFonts w:cs="Times New Roman"/>
        </w:rPr>
        <w:t xml:space="preserve">Partners of the Americas </w:t>
      </w:r>
      <w:r w:rsidRPr="00B04363">
        <w:rPr>
          <w:rFonts w:cs="Times New Roman"/>
        </w:rPr>
        <w:tab/>
      </w:r>
      <w:r w:rsidRPr="00B04363">
        <w:rPr>
          <w:rFonts w:cs="Times New Roman"/>
        </w:rPr>
        <w:tab/>
      </w:r>
      <w:r w:rsidRPr="00B04363">
        <w:rPr>
          <w:rFonts w:cs="Times New Roman"/>
        </w:rPr>
        <w:tab/>
      </w:r>
      <w:r w:rsidRPr="00B04363">
        <w:rPr>
          <w:rFonts w:cs="Times New Roman"/>
        </w:rPr>
        <w:tab/>
        <w:t>Read and approved</w:t>
      </w:r>
    </w:p>
    <w:p w14:paraId="4B42750E" w14:textId="77777777" w:rsidR="00C82514" w:rsidRPr="00E528E2" w:rsidRDefault="00C82514" w:rsidP="00E528E2">
      <w:pPr>
        <w:spacing w:line="360" w:lineRule="auto"/>
        <w:ind w:left="5040" w:firstLine="720"/>
        <w:rPr>
          <w:rFonts w:cs="Times New Roman"/>
        </w:rPr>
      </w:pPr>
      <w:r w:rsidRPr="00B04363">
        <w:rPr>
          <w:rFonts w:cs="Times New Roman"/>
        </w:rPr>
        <w:t>Date :</w:t>
      </w:r>
    </w:p>
    <w:p w14:paraId="796A7D11" w14:textId="6B5A7B2D" w:rsidR="00D152C1" w:rsidRPr="00C82514" w:rsidRDefault="00D152C1" w:rsidP="00C82514">
      <w:pPr>
        <w:spacing w:after="160" w:line="259" w:lineRule="auto"/>
        <w:rPr>
          <w:rFonts w:cs="Times New Roman"/>
        </w:rPr>
      </w:pPr>
    </w:p>
    <w:p w14:paraId="2C54DBAD" w14:textId="77777777" w:rsidR="00D152C1" w:rsidRDefault="00D152C1">
      <w:pPr>
        <w:spacing w:after="160" w:line="259" w:lineRule="auto"/>
        <w:rPr>
          <w:rFonts w:eastAsiaTheme="majorEastAsia" w:cstheme="majorBidi"/>
          <w:b/>
          <w:bCs/>
          <w:color w:val="E66800"/>
          <w:sz w:val="32"/>
          <w:szCs w:val="26"/>
        </w:rPr>
      </w:pPr>
      <w:r>
        <w:br w:type="page"/>
      </w:r>
    </w:p>
    <w:p w14:paraId="138628E3" w14:textId="4DC7A9D8" w:rsidR="00EC23FD" w:rsidRPr="00EC23FD" w:rsidRDefault="00C82514" w:rsidP="00F6340B">
      <w:pPr>
        <w:pStyle w:val="Heading4"/>
        <w:rPr>
          <w:ins w:id="7349" w:author="Megan Ash" w:date="2026-02-11T16:27:00Z" w16du:dateUtc="2026-02-11T21:27:00Z"/>
          <w:rStyle w:val="Heading3Char"/>
          <w:rFonts w:cstheme="majorBidi"/>
          <w:b/>
          <w:i w:val="0"/>
          <w:sz w:val="32"/>
          <w:szCs w:val="26"/>
        </w:rPr>
      </w:pPr>
      <w:bookmarkStart w:id="7350" w:name="_Annex_N_Professional"/>
      <w:bookmarkStart w:id="7351" w:name="_Annex_N:_Professional"/>
      <w:bookmarkStart w:id="7352" w:name="_Toc222754833"/>
      <w:bookmarkEnd w:id="7350"/>
      <w:bookmarkEnd w:id="7351"/>
      <w:r w:rsidRPr="00EC23FD">
        <w:rPr>
          <w:rStyle w:val="Heading3Char"/>
          <w:rFonts w:cstheme="majorBidi"/>
          <w:b/>
          <w:bCs/>
          <w:i w:val="0"/>
          <w:iCs w:val="0"/>
          <w:sz w:val="32"/>
          <w:szCs w:val="26"/>
          <w:rPrChange w:id="7353" w:author="Megan Ash" w:date="2026-02-11T16:27:00Z" w16du:dateUtc="2026-02-11T21:27:00Z">
            <w:rPr>
              <w:rStyle w:val="Heading3Char"/>
              <w:rFonts w:cstheme="majorBidi"/>
              <w:b/>
              <w:bCs/>
              <w:sz w:val="32"/>
              <w:szCs w:val="26"/>
            </w:rPr>
          </w:rPrChange>
        </w:rPr>
        <w:t>Annex N</w:t>
      </w:r>
      <w:r w:rsidR="00FA7260" w:rsidRPr="00EC23FD">
        <w:rPr>
          <w:rStyle w:val="Heading3Char"/>
          <w:rFonts w:cstheme="majorBidi"/>
          <w:b/>
          <w:bCs/>
          <w:i w:val="0"/>
          <w:iCs w:val="0"/>
          <w:sz w:val="32"/>
          <w:szCs w:val="26"/>
          <w:rPrChange w:id="7354" w:author="Megan Ash" w:date="2026-02-11T16:27:00Z" w16du:dateUtc="2026-02-11T21:27:00Z">
            <w:rPr>
              <w:rStyle w:val="Heading3Char"/>
              <w:rFonts w:cstheme="majorBidi"/>
              <w:b/>
              <w:bCs/>
              <w:sz w:val="32"/>
              <w:szCs w:val="26"/>
            </w:rPr>
          </w:rPrChange>
        </w:rPr>
        <w:t>:</w:t>
      </w:r>
      <w:bookmarkEnd w:id="7352"/>
      <w:r w:rsidRPr="00EC23FD">
        <w:rPr>
          <w:rStyle w:val="Heading3Char"/>
          <w:rFonts w:cstheme="majorBidi"/>
          <w:b/>
          <w:bCs/>
          <w:i w:val="0"/>
          <w:iCs w:val="0"/>
          <w:sz w:val="32"/>
          <w:szCs w:val="26"/>
          <w:rPrChange w:id="7355" w:author="Megan Ash" w:date="2026-02-11T16:27:00Z" w16du:dateUtc="2026-02-11T21:27:00Z">
            <w:rPr>
              <w:rStyle w:val="Heading3Char"/>
              <w:rFonts w:cstheme="majorBidi"/>
              <w:b/>
              <w:bCs/>
              <w:sz w:val="32"/>
              <w:szCs w:val="26"/>
            </w:rPr>
          </w:rPrChange>
        </w:rPr>
        <w:t xml:space="preserve"> </w:t>
      </w:r>
      <w:del w:id="7356" w:author="Megan Ash" w:date="2026-02-11T16:28:00Z" w16du:dateUtc="2026-02-11T21:28:00Z">
        <w:r w:rsidRPr="00EC23FD" w:rsidDel="00EC23FD">
          <w:rPr>
            <w:i w:val="0"/>
            <w:iCs w:val="0"/>
            <w:rPrChange w:id="7357" w:author="Megan Ash" w:date="2026-02-11T16:27:00Z" w16du:dateUtc="2026-02-11T21:27:00Z">
              <w:rPr/>
            </w:rPrChange>
          </w:rPr>
          <w:delText>Professional Development</w:delText>
        </w:r>
        <w:r w:rsidRPr="00EC23FD" w:rsidDel="00EC23FD">
          <w:rPr>
            <w:rStyle w:val="Heading3Char"/>
            <w:rFonts w:cstheme="majorBidi"/>
            <w:b/>
            <w:bCs/>
            <w:i w:val="0"/>
            <w:iCs w:val="0"/>
            <w:sz w:val="32"/>
            <w:szCs w:val="26"/>
            <w:rPrChange w:id="7358" w:author="Megan Ash" w:date="2026-02-11T16:27:00Z" w16du:dateUtc="2026-02-11T21:27:00Z">
              <w:rPr>
                <w:rStyle w:val="Heading3Char"/>
                <w:rFonts w:cstheme="majorBidi"/>
                <w:b/>
                <w:bCs/>
                <w:sz w:val="32"/>
                <w:szCs w:val="26"/>
              </w:rPr>
            </w:rPrChange>
          </w:rPr>
          <w:delText xml:space="preserve"> </w:delText>
        </w:r>
      </w:del>
      <w:ins w:id="7359" w:author="Megan Ash" w:date="2026-02-11T16:27:00Z" w16du:dateUtc="2026-02-11T21:27:00Z">
        <w:r w:rsidR="00EC23FD">
          <w:rPr>
            <w:rStyle w:val="Heading3Char"/>
            <w:rFonts w:cstheme="majorBidi"/>
            <w:b/>
            <w:bCs/>
            <w:i w:val="0"/>
            <w:iCs w:val="0"/>
            <w:sz w:val="32"/>
            <w:szCs w:val="26"/>
          </w:rPr>
          <w:t>Professio</w:t>
        </w:r>
      </w:ins>
      <w:ins w:id="7360" w:author="Megan Ash" w:date="2026-02-11T16:28:00Z" w16du:dateUtc="2026-02-11T21:28:00Z">
        <w:r w:rsidR="00EC23FD">
          <w:rPr>
            <w:rStyle w:val="Heading3Char"/>
            <w:rFonts w:cstheme="majorBidi"/>
            <w:b/>
            <w:bCs/>
            <w:i w:val="0"/>
            <w:iCs w:val="0"/>
            <w:sz w:val="32"/>
            <w:szCs w:val="26"/>
          </w:rPr>
          <w:t xml:space="preserve">nal Development </w:t>
        </w:r>
      </w:ins>
      <w:r w:rsidRPr="00EC23FD">
        <w:rPr>
          <w:rStyle w:val="Heading3Char"/>
          <w:rFonts w:cstheme="majorBidi"/>
          <w:b/>
          <w:bCs/>
          <w:i w:val="0"/>
          <w:iCs w:val="0"/>
          <w:sz w:val="32"/>
          <w:szCs w:val="26"/>
          <w:rPrChange w:id="7361" w:author="Megan Ash" w:date="2026-02-11T16:27:00Z" w16du:dateUtc="2026-02-11T21:27:00Z">
            <w:rPr>
              <w:rStyle w:val="Heading3Char"/>
              <w:rFonts w:cstheme="majorBidi"/>
              <w:b/>
              <w:bCs/>
              <w:sz w:val="32"/>
              <w:szCs w:val="26"/>
            </w:rPr>
          </w:rPrChange>
        </w:rPr>
        <w:t>Policy</w:t>
      </w:r>
      <w:bookmarkStart w:id="7362" w:name="_Toc153300261"/>
    </w:p>
    <w:p w14:paraId="1590CAED" w14:textId="4B4AE6D4" w:rsidR="00C82514" w:rsidRPr="00F6340B" w:rsidRDefault="00C82514" w:rsidP="00F6340B">
      <w:pPr>
        <w:pStyle w:val="Heading4"/>
        <w:rPr>
          <w:rStyle w:val="Heading3Char"/>
        </w:rPr>
      </w:pPr>
      <w:r w:rsidRPr="0064793A">
        <w:rPr>
          <w:szCs w:val="26"/>
        </w:rPr>
        <w:t>Purpose</w:t>
      </w:r>
      <w:bookmarkEnd w:id="7362"/>
    </w:p>
    <w:p w14:paraId="2FBA42B7" w14:textId="77777777" w:rsidR="00032492" w:rsidRDefault="00C82514" w:rsidP="00C82514">
      <w:pPr>
        <w:spacing w:line="360" w:lineRule="auto"/>
        <w:jc w:val="both"/>
        <w:rPr>
          <w:rFonts w:cs="Times New Roman"/>
          <w:w w:val="105"/>
        </w:rPr>
      </w:pPr>
      <w:r w:rsidRPr="005E7069">
        <w:rPr>
          <w:rFonts w:cs="Times New Roman"/>
          <w:w w:val="105"/>
        </w:rPr>
        <w:t>The</w:t>
      </w:r>
      <w:r w:rsidRPr="00725E07">
        <w:rPr>
          <w:rFonts w:cs="Times New Roman"/>
          <w:w w:val="105"/>
        </w:rPr>
        <w:t xml:space="preserve"> </w:t>
      </w:r>
      <w:r w:rsidRPr="00FA3CEB">
        <w:rPr>
          <w:rFonts w:cs="Times New Roman"/>
          <w:w w:val="105"/>
        </w:rPr>
        <w:t>Professional Development</w:t>
      </w:r>
      <w:r>
        <w:rPr>
          <w:rFonts w:cs="Times New Roman"/>
          <w:w w:val="105"/>
        </w:rPr>
        <w:t xml:space="preserve"> </w:t>
      </w:r>
      <w:r w:rsidRPr="00FA3CEB">
        <w:rPr>
          <w:rFonts w:cs="Times New Roman"/>
          <w:w w:val="105"/>
        </w:rPr>
        <w:t>Policy</w:t>
      </w:r>
      <w:r w:rsidRPr="00725E07">
        <w:rPr>
          <w:rFonts w:cs="Times New Roman"/>
          <w:w w:val="105"/>
        </w:rPr>
        <w:t xml:space="preserve"> </w:t>
      </w:r>
      <w:r w:rsidRPr="005E7069">
        <w:rPr>
          <w:rFonts w:cs="Times New Roman"/>
          <w:w w:val="105"/>
        </w:rPr>
        <w:t>refers to the company’s learning and development programs and activities</w:t>
      </w:r>
      <w:r>
        <w:rPr>
          <w:rFonts w:cs="Times New Roman"/>
          <w:w w:val="105"/>
        </w:rPr>
        <w:t xml:space="preserve"> to support Partners of the Americas’ (POA) global workforce.</w:t>
      </w:r>
    </w:p>
    <w:p w14:paraId="64925415" w14:textId="77777777" w:rsidR="00032492" w:rsidRDefault="00032492" w:rsidP="00C82514">
      <w:pPr>
        <w:spacing w:line="360" w:lineRule="auto"/>
        <w:jc w:val="both"/>
        <w:rPr>
          <w:rFonts w:cs="Times New Roman"/>
          <w:w w:val="105"/>
        </w:rPr>
      </w:pPr>
    </w:p>
    <w:p w14:paraId="32971EF4" w14:textId="7F686FB4" w:rsidR="00C82514" w:rsidRPr="005E7069" w:rsidRDefault="00C82514" w:rsidP="00C82514">
      <w:pPr>
        <w:spacing w:line="360" w:lineRule="auto"/>
        <w:jc w:val="both"/>
        <w:rPr>
          <w:rFonts w:cs="Times New Roman"/>
          <w:w w:val="105"/>
        </w:rPr>
      </w:pPr>
      <w:r w:rsidRPr="005E7069">
        <w:rPr>
          <w:rFonts w:cs="Times New Roman"/>
          <w:w w:val="105"/>
        </w:rPr>
        <w:t xml:space="preserve">In the modern competitive environment, </w:t>
      </w:r>
      <w:r>
        <w:rPr>
          <w:rFonts w:cs="Times New Roman"/>
          <w:w w:val="105"/>
        </w:rPr>
        <w:t>professionals</w:t>
      </w:r>
      <w:r w:rsidRPr="005E7069">
        <w:rPr>
          <w:rFonts w:cs="Times New Roman"/>
          <w:w w:val="105"/>
        </w:rPr>
        <w:t xml:space="preserve"> need to replenish their knowledge and acquire new skills to do their jobs better. The purpose of this policy is to provide guidelines to apply to </w:t>
      </w:r>
      <w:r>
        <w:rPr>
          <w:rFonts w:cs="Times New Roman"/>
          <w:w w:val="105"/>
        </w:rPr>
        <w:t>POA’s</w:t>
      </w:r>
      <w:r w:rsidRPr="005E7069">
        <w:rPr>
          <w:rFonts w:cs="Times New Roman"/>
          <w:w w:val="105"/>
        </w:rPr>
        <w:t xml:space="preserve"> </w:t>
      </w:r>
      <w:r>
        <w:rPr>
          <w:rFonts w:cs="Times New Roman"/>
          <w:w w:val="105"/>
        </w:rPr>
        <w:t>Professional Development Global Funds</w:t>
      </w:r>
      <w:r w:rsidRPr="005E7069">
        <w:rPr>
          <w:rFonts w:cs="Times New Roman"/>
          <w:w w:val="105"/>
        </w:rPr>
        <w:t>, as well as finding new ways towards professional success.</w:t>
      </w:r>
    </w:p>
    <w:p w14:paraId="6A8B4C35" w14:textId="77777777" w:rsidR="00C82514" w:rsidRPr="0064793A" w:rsidRDefault="00C82514" w:rsidP="00F6340B">
      <w:pPr>
        <w:pStyle w:val="Heading4"/>
        <w:rPr>
          <w:szCs w:val="26"/>
        </w:rPr>
      </w:pPr>
      <w:bookmarkStart w:id="7363" w:name="_Toc153300262"/>
      <w:r w:rsidRPr="0064793A">
        <w:rPr>
          <w:szCs w:val="26"/>
        </w:rPr>
        <w:t>Policy Elements</w:t>
      </w:r>
      <w:bookmarkEnd w:id="7363"/>
    </w:p>
    <w:p w14:paraId="7CF777B9" w14:textId="77777777" w:rsidR="00C82514" w:rsidRDefault="00C82514" w:rsidP="00C82514">
      <w:pPr>
        <w:spacing w:line="360" w:lineRule="auto"/>
        <w:jc w:val="both"/>
        <w:rPr>
          <w:rFonts w:cs="Times New Roman"/>
          <w:w w:val="105"/>
        </w:rPr>
      </w:pPr>
      <w:r>
        <w:rPr>
          <w:rFonts w:cs="Times New Roman"/>
          <w:w w:val="105"/>
        </w:rPr>
        <w:t>Under this policy, POA understands that staff, Senior Leadership</w:t>
      </w:r>
      <w:r w:rsidRPr="006946B9">
        <w:rPr>
          <w:rFonts w:cs="Times New Roman"/>
          <w:w w:val="105"/>
        </w:rPr>
        <w:t xml:space="preserve"> and Human Resources (HR) should collaborate to build a continuous</w:t>
      </w:r>
      <w:r>
        <w:rPr>
          <w:rFonts w:cs="Times New Roman"/>
          <w:w w:val="105"/>
        </w:rPr>
        <w:t xml:space="preserve"> learning and development </w:t>
      </w:r>
      <w:r w:rsidRPr="006946B9">
        <w:rPr>
          <w:rFonts w:cs="Times New Roman"/>
          <w:w w:val="105"/>
        </w:rPr>
        <w:t>culture.</w:t>
      </w:r>
      <w:r>
        <w:rPr>
          <w:rFonts w:cs="Times New Roman"/>
          <w:w w:val="105"/>
        </w:rPr>
        <w:t xml:space="preserve"> </w:t>
      </w:r>
      <w:r w:rsidRPr="5BD9B19A">
        <w:rPr>
          <w:rFonts w:cs="Times New Roman"/>
          <w:w w:val="105"/>
        </w:rPr>
        <w:t xml:space="preserve">The Professional Development Program </w:t>
      </w:r>
      <w:r>
        <w:rPr>
          <w:rFonts w:cs="Times New Roman"/>
          <w:w w:val="105"/>
        </w:rPr>
        <w:t xml:space="preserve">is </w:t>
      </w:r>
      <w:r w:rsidRPr="00D95287">
        <w:rPr>
          <w:rFonts w:cs="Times New Roman"/>
          <w:w w:val="105"/>
        </w:rPr>
        <w:t xml:space="preserve">learning undertaken by </w:t>
      </w:r>
      <w:r>
        <w:rPr>
          <w:rFonts w:cs="Times New Roman"/>
          <w:w w:val="105"/>
        </w:rPr>
        <w:t>staff</w:t>
      </w:r>
      <w:r w:rsidRPr="00D95287">
        <w:rPr>
          <w:rFonts w:cs="Times New Roman"/>
          <w:w w:val="105"/>
        </w:rPr>
        <w:t xml:space="preserve"> </w:t>
      </w:r>
      <w:r>
        <w:rPr>
          <w:rFonts w:cs="Times New Roman"/>
          <w:w w:val="105"/>
        </w:rPr>
        <w:t xml:space="preserve">and their supervisors </w:t>
      </w:r>
      <w:r w:rsidRPr="00D95287">
        <w:rPr>
          <w:rFonts w:cs="Times New Roman"/>
          <w:w w:val="105"/>
        </w:rPr>
        <w:t xml:space="preserve">to maintain and advance skills, knowledge, and competencies, specifically as </w:t>
      </w:r>
      <w:r>
        <w:rPr>
          <w:rFonts w:cs="Times New Roman"/>
          <w:w w:val="105"/>
        </w:rPr>
        <w:t>it</w:t>
      </w:r>
      <w:r w:rsidRPr="00D95287">
        <w:rPr>
          <w:rFonts w:cs="Times New Roman"/>
          <w:w w:val="105"/>
        </w:rPr>
        <w:t xml:space="preserve"> relate</w:t>
      </w:r>
      <w:r>
        <w:rPr>
          <w:rFonts w:cs="Times New Roman"/>
          <w:w w:val="105"/>
        </w:rPr>
        <w:t>s</w:t>
      </w:r>
      <w:r w:rsidRPr="00D95287">
        <w:rPr>
          <w:rFonts w:cs="Times New Roman"/>
          <w:w w:val="105"/>
        </w:rPr>
        <w:t xml:space="preserve"> and </w:t>
      </w:r>
      <w:r>
        <w:rPr>
          <w:rFonts w:cs="Times New Roman"/>
          <w:w w:val="105"/>
        </w:rPr>
        <w:t>adds</w:t>
      </w:r>
      <w:r w:rsidRPr="00D95287">
        <w:rPr>
          <w:rFonts w:cs="Times New Roman"/>
          <w:w w:val="105"/>
        </w:rPr>
        <w:t xml:space="preserve"> value to the job, and POA’s mission</w:t>
      </w:r>
      <w:r>
        <w:rPr>
          <w:rFonts w:cs="Times New Roman"/>
          <w:w w:val="105"/>
        </w:rPr>
        <w:t xml:space="preserve">. </w:t>
      </w:r>
    </w:p>
    <w:p w14:paraId="37775D81" w14:textId="77777777" w:rsidR="00032492" w:rsidRDefault="00032492" w:rsidP="00C82514">
      <w:pPr>
        <w:pStyle w:val="NormalWeb"/>
        <w:shd w:val="clear" w:color="auto" w:fill="FFFFFF"/>
        <w:spacing w:before="0" w:beforeAutospacing="0" w:after="0" w:afterAutospacing="0" w:line="360" w:lineRule="auto"/>
        <w:jc w:val="both"/>
        <w:rPr>
          <w:w w:val="105"/>
          <w:lang w:val="en-US"/>
        </w:rPr>
      </w:pPr>
    </w:p>
    <w:p w14:paraId="1F290A72" w14:textId="0A06870B" w:rsidR="00C82514" w:rsidRPr="008F3CFD" w:rsidRDefault="00C82514" w:rsidP="00C82514">
      <w:pPr>
        <w:pStyle w:val="NormalWeb"/>
        <w:shd w:val="clear" w:color="auto" w:fill="FFFFFF"/>
        <w:spacing w:before="0" w:beforeAutospacing="0" w:after="0" w:afterAutospacing="0" w:line="360" w:lineRule="auto"/>
        <w:jc w:val="both"/>
        <w:rPr>
          <w:rFonts w:eastAsia="Trebuchet MS"/>
          <w:w w:val="105"/>
          <w:lang w:val="en-US"/>
        </w:rPr>
      </w:pPr>
      <w:r w:rsidRPr="008F3CFD">
        <w:rPr>
          <w:w w:val="105"/>
          <w:lang w:val="en-US"/>
        </w:rPr>
        <w:t>It is a dynamic process and can be achieved not only through participation in formal coursework, but also through professional experience, collaboration, mentoring, participation in activities of professional organizations, and independent study and research.</w:t>
      </w:r>
      <w:r w:rsidRPr="008F3CFD">
        <w:rPr>
          <w:rFonts w:eastAsia="Trebuchet MS"/>
          <w:w w:val="105"/>
          <w:lang w:val="en-US"/>
        </w:rPr>
        <w:t xml:space="preserve"> In addition, POA has procured a cloud-based learning management system that contains and serves as a central learning hub with thousands of educational micro-courses and other resources. </w:t>
      </w:r>
    </w:p>
    <w:p w14:paraId="04828C16" w14:textId="77777777" w:rsidR="00C82514" w:rsidRPr="00684116" w:rsidRDefault="00C82514" w:rsidP="00C82514">
      <w:pPr>
        <w:spacing w:line="360" w:lineRule="auto"/>
        <w:jc w:val="both"/>
        <w:rPr>
          <w:rFonts w:cs="Times New Roman"/>
          <w:w w:val="105"/>
        </w:rPr>
      </w:pPr>
    </w:p>
    <w:p w14:paraId="1F44E536" w14:textId="77777777" w:rsidR="00C82514" w:rsidRDefault="00C82514" w:rsidP="00C82514">
      <w:pPr>
        <w:spacing w:line="360" w:lineRule="auto"/>
        <w:jc w:val="both"/>
        <w:rPr>
          <w:rFonts w:cs="Times New Roman"/>
          <w:w w:val="105"/>
        </w:rPr>
      </w:pPr>
      <w:r w:rsidRPr="00725E07">
        <w:rPr>
          <w:rFonts w:cs="Times New Roman"/>
          <w:w w:val="105"/>
        </w:rPr>
        <w:t>While the engagement in professional development varies widely between groups and individual</w:t>
      </w:r>
      <w:r>
        <w:rPr>
          <w:rFonts w:cs="Times New Roman"/>
          <w:w w:val="105"/>
        </w:rPr>
        <w:t>s</w:t>
      </w:r>
      <w:r w:rsidRPr="00725E07">
        <w:rPr>
          <w:rFonts w:cs="Times New Roman"/>
          <w:w w:val="105"/>
        </w:rPr>
        <w:t>, the following areas of knowledge and skill</w:t>
      </w:r>
      <w:r>
        <w:rPr>
          <w:rFonts w:cs="Times New Roman"/>
          <w:w w:val="105"/>
        </w:rPr>
        <w:t>s</w:t>
      </w:r>
      <w:r w:rsidRPr="00725E07">
        <w:rPr>
          <w:rFonts w:cs="Times New Roman"/>
          <w:w w:val="105"/>
        </w:rPr>
        <w:t xml:space="preserve"> development should be considered relevant to the success of the </w:t>
      </w:r>
      <w:r>
        <w:rPr>
          <w:rFonts w:cs="Times New Roman"/>
          <w:w w:val="105"/>
        </w:rPr>
        <w:t>staff</w:t>
      </w:r>
      <w:r w:rsidRPr="00725E07">
        <w:rPr>
          <w:rFonts w:cs="Times New Roman"/>
          <w:w w:val="105"/>
        </w:rPr>
        <w:t xml:space="preserve"> and POA’s mission and initiatives:</w:t>
      </w:r>
    </w:p>
    <w:p w14:paraId="311A0B74" w14:textId="77777777" w:rsidR="00C82514" w:rsidRPr="00725E07" w:rsidRDefault="00C82514" w:rsidP="00C82514">
      <w:pPr>
        <w:spacing w:line="360" w:lineRule="auto"/>
        <w:jc w:val="both"/>
        <w:rPr>
          <w:rFonts w:cs="Times New Roman"/>
          <w:w w:val="105"/>
        </w:rPr>
      </w:pPr>
    </w:p>
    <w:p w14:paraId="4F363BE1" w14:textId="77777777" w:rsidR="00C82514" w:rsidRPr="008F3CFD" w:rsidRDefault="00C82514" w:rsidP="00C82514">
      <w:pPr>
        <w:pStyle w:val="NormalWeb"/>
        <w:numPr>
          <w:ilvl w:val="0"/>
          <w:numId w:val="214"/>
        </w:numPr>
        <w:shd w:val="clear" w:color="auto" w:fill="FFFFFF" w:themeFill="background1"/>
        <w:spacing w:before="0" w:beforeAutospacing="0" w:after="0" w:afterAutospacing="0" w:line="360" w:lineRule="auto"/>
        <w:jc w:val="both"/>
        <w:rPr>
          <w:rFonts w:eastAsia="Trebuchet MS"/>
          <w:w w:val="105"/>
          <w:lang w:val="en-US"/>
        </w:rPr>
      </w:pPr>
      <w:r w:rsidRPr="008F3CFD">
        <w:rPr>
          <w:rFonts w:eastAsia="Trebuchet MS"/>
          <w:lang w:val="en-US"/>
        </w:rPr>
        <w:t xml:space="preserve">Business skills, including financial stewardship, foreign language acquisition, technical knowledge related to POA’s technical areas, human resource management, and strategic leadership. </w:t>
      </w:r>
    </w:p>
    <w:p w14:paraId="6EA3FF4D" w14:textId="77777777" w:rsidR="00C82514" w:rsidRPr="008F3CFD" w:rsidRDefault="00C82514" w:rsidP="00C82514">
      <w:pPr>
        <w:pStyle w:val="NormalWeb"/>
        <w:numPr>
          <w:ilvl w:val="0"/>
          <w:numId w:val="214"/>
        </w:numPr>
        <w:shd w:val="clear" w:color="auto" w:fill="FFFFFF"/>
        <w:spacing w:before="0" w:beforeAutospacing="0" w:after="0" w:afterAutospacing="0" w:line="360" w:lineRule="auto"/>
        <w:jc w:val="both"/>
        <w:rPr>
          <w:rFonts w:eastAsia="Trebuchet MS"/>
          <w:w w:val="105"/>
          <w:lang w:val="en-US"/>
        </w:rPr>
      </w:pPr>
      <w:r w:rsidRPr="008F3CFD">
        <w:rPr>
          <w:rFonts w:eastAsia="Trebuchet MS"/>
          <w:w w:val="105"/>
          <w:lang w:val="en-US"/>
        </w:rPr>
        <w:t>Communication skills, including basic skills, conflict management, resolution, negotiation, and facilitation.</w:t>
      </w:r>
    </w:p>
    <w:p w14:paraId="248621A3" w14:textId="77777777" w:rsidR="00C82514" w:rsidRPr="008F3CFD" w:rsidRDefault="00C82514" w:rsidP="00C82514">
      <w:pPr>
        <w:pStyle w:val="NormalWeb"/>
        <w:numPr>
          <w:ilvl w:val="0"/>
          <w:numId w:val="214"/>
        </w:numPr>
        <w:shd w:val="clear" w:color="auto" w:fill="FFFFFF"/>
        <w:spacing w:before="0" w:beforeAutospacing="0" w:after="0" w:afterAutospacing="0" w:line="360" w:lineRule="auto"/>
        <w:jc w:val="both"/>
        <w:rPr>
          <w:rFonts w:eastAsia="Trebuchet MS"/>
          <w:w w:val="105"/>
          <w:lang w:val="en-US"/>
        </w:rPr>
      </w:pPr>
      <w:r w:rsidRPr="008F3CFD">
        <w:rPr>
          <w:rFonts w:eastAsia="Trebuchet MS"/>
          <w:w w:val="105"/>
          <w:lang w:val="en-US"/>
        </w:rPr>
        <w:t>Team communications and/or team-building skills.</w:t>
      </w:r>
    </w:p>
    <w:p w14:paraId="48C53D03" w14:textId="77777777" w:rsidR="00C82514" w:rsidRPr="008F3CFD" w:rsidRDefault="00C82514" w:rsidP="00C82514">
      <w:pPr>
        <w:pStyle w:val="NormalWeb"/>
        <w:numPr>
          <w:ilvl w:val="0"/>
          <w:numId w:val="214"/>
        </w:numPr>
        <w:shd w:val="clear" w:color="auto" w:fill="FFFFFF"/>
        <w:spacing w:before="0" w:beforeAutospacing="0" w:after="0" w:afterAutospacing="0" w:line="360" w:lineRule="auto"/>
        <w:jc w:val="both"/>
        <w:rPr>
          <w:rFonts w:eastAsia="Trebuchet MS"/>
          <w:w w:val="105"/>
          <w:lang w:val="en-US"/>
        </w:rPr>
      </w:pPr>
      <w:r w:rsidRPr="008F3CFD">
        <w:rPr>
          <w:rFonts w:eastAsia="Trebuchet MS"/>
          <w:w w:val="105"/>
          <w:lang w:val="en-US"/>
        </w:rPr>
        <w:t>Research funding and grant administration knowledge and skills.</w:t>
      </w:r>
    </w:p>
    <w:p w14:paraId="51C26AEA" w14:textId="77777777" w:rsidR="00C82514" w:rsidRPr="008F3CFD" w:rsidRDefault="00C82514" w:rsidP="00C82514">
      <w:pPr>
        <w:pStyle w:val="NormalWeb"/>
        <w:numPr>
          <w:ilvl w:val="0"/>
          <w:numId w:val="214"/>
        </w:numPr>
        <w:shd w:val="clear" w:color="auto" w:fill="FFFFFF"/>
        <w:spacing w:before="0" w:beforeAutospacing="0" w:after="0" w:afterAutospacing="0" w:line="360" w:lineRule="auto"/>
        <w:jc w:val="both"/>
        <w:rPr>
          <w:rFonts w:eastAsia="Trebuchet MS"/>
          <w:w w:val="105"/>
          <w:lang w:val="en-US"/>
        </w:rPr>
      </w:pPr>
      <w:r w:rsidRPr="008F3CFD">
        <w:rPr>
          <w:rFonts w:eastAsia="Trebuchet MS"/>
          <w:w w:val="105"/>
          <w:lang w:val="en-US"/>
        </w:rPr>
        <w:t>Knowledge and skills related to diversity, equity, and inclusion.</w:t>
      </w:r>
    </w:p>
    <w:p w14:paraId="2A8C7025" w14:textId="77777777" w:rsidR="00C82514" w:rsidRPr="008F3CFD" w:rsidRDefault="00C82514" w:rsidP="00C82514">
      <w:pPr>
        <w:pStyle w:val="NormalWeb"/>
        <w:numPr>
          <w:ilvl w:val="0"/>
          <w:numId w:val="214"/>
        </w:numPr>
        <w:shd w:val="clear" w:color="auto" w:fill="FFFFFF"/>
        <w:spacing w:before="0" w:beforeAutospacing="0" w:after="0" w:afterAutospacing="0" w:line="360" w:lineRule="auto"/>
        <w:jc w:val="both"/>
        <w:rPr>
          <w:rFonts w:eastAsia="Trebuchet MS"/>
          <w:w w:val="105"/>
          <w:lang w:val="en-US"/>
        </w:rPr>
      </w:pPr>
      <w:r w:rsidRPr="008F3CFD">
        <w:rPr>
          <w:rFonts w:eastAsia="Trebuchet MS"/>
          <w:w w:val="105"/>
          <w:lang w:val="en-US"/>
        </w:rPr>
        <w:t>Knowledge and skills in the use of technology to increase the efficiency and effectiveness of POA’s business processes/practices.</w:t>
      </w:r>
    </w:p>
    <w:p w14:paraId="68B70CD0" w14:textId="77777777" w:rsidR="00C82514" w:rsidRPr="008F3CFD" w:rsidRDefault="00C82514" w:rsidP="00C82514">
      <w:pPr>
        <w:pStyle w:val="NormalWeb"/>
        <w:numPr>
          <w:ilvl w:val="0"/>
          <w:numId w:val="214"/>
        </w:numPr>
        <w:shd w:val="clear" w:color="auto" w:fill="FFFFFF"/>
        <w:spacing w:before="0" w:beforeAutospacing="0" w:after="0" w:afterAutospacing="0" w:line="360" w:lineRule="auto"/>
        <w:jc w:val="both"/>
        <w:rPr>
          <w:rFonts w:eastAsia="Trebuchet MS"/>
          <w:w w:val="105"/>
          <w:lang w:val="en-US"/>
        </w:rPr>
      </w:pPr>
      <w:r w:rsidRPr="008F3CFD">
        <w:rPr>
          <w:rFonts w:eastAsia="Trebuchet MS"/>
          <w:w w:val="105"/>
          <w:lang w:val="en-US"/>
        </w:rPr>
        <w:t>Maintaining and developing professional expertise.</w:t>
      </w:r>
    </w:p>
    <w:p w14:paraId="53EDACC2" w14:textId="4329F2B2" w:rsidR="00C82514" w:rsidRPr="00032492" w:rsidRDefault="00C82514" w:rsidP="00032492">
      <w:pPr>
        <w:pStyle w:val="NormalWeb"/>
        <w:numPr>
          <w:ilvl w:val="0"/>
          <w:numId w:val="214"/>
        </w:numPr>
        <w:shd w:val="clear" w:color="auto" w:fill="FFFFFF"/>
        <w:spacing w:before="0" w:beforeAutospacing="0" w:after="0" w:afterAutospacing="0" w:line="360" w:lineRule="auto"/>
        <w:jc w:val="both"/>
        <w:rPr>
          <w:rFonts w:eastAsia="Trebuchet MS"/>
          <w:w w:val="105"/>
          <w:lang w:val="en-US"/>
        </w:rPr>
      </w:pPr>
      <w:r w:rsidRPr="008F3CFD">
        <w:rPr>
          <w:rFonts w:eastAsia="Trebuchet MS"/>
          <w:w w:val="105"/>
          <w:lang w:val="en-US"/>
        </w:rPr>
        <w:t>Other core skills, including, but not limited to, critical thinking, problem-solving, public speaking, professional writing, and intercultural fluency</w:t>
      </w:r>
    </w:p>
    <w:p w14:paraId="60097F18" w14:textId="77777777" w:rsidR="00C82514" w:rsidRPr="0064793A" w:rsidRDefault="00C82514" w:rsidP="00F6340B">
      <w:pPr>
        <w:pStyle w:val="Heading4"/>
        <w:rPr>
          <w:szCs w:val="26"/>
        </w:rPr>
      </w:pPr>
      <w:bookmarkStart w:id="7364" w:name="_Toc153300263"/>
      <w:r w:rsidRPr="0064793A">
        <w:rPr>
          <w:szCs w:val="26"/>
        </w:rPr>
        <w:t>Program Eligibility</w:t>
      </w:r>
      <w:bookmarkEnd w:id="7364"/>
    </w:p>
    <w:p w14:paraId="0C48003D" w14:textId="7C0A0E33" w:rsidR="00C82514" w:rsidRPr="00976A55" w:rsidRDefault="00C82514" w:rsidP="00C82514">
      <w:pPr>
        <w:spacing w:line="360" w:lineRule="auto"/>
        <w:jc w:val="both"/>
        <w:rPr>
          <w:rFonts w:cs="Times New Roman"/>
          <w:w w:val="105"/>
        </w:rPr>
      </w:pPr>
      <w:r w:rsidRPr="00976A55">
        <w:rPr>
          <w:rFonts w:cs="Times New Roman"/>
          <w:w w:val="105"/>
        </w:rPr>
        <w:t xml:space="preserve">All </w:t>
      </w:r>
      <w:r>
        <w:rPr>
          <w:rFonts w:cs="Times New Roman"/>
          <w:w w:val="105"/>
        </w:rPr>
        <w:t xml:space="preserve">professional development opportunities </w:t>
      </w:r>
      <w:r w:rsidRPr="00976A55">
        <w:rPr>
          <w:rFonts w:cs="Times New Roman"/>
          <w:w w:val="105"/>
        </w:rPr>
        <w:t xml:space="preserve">under this policy must be related to improving </w:t>
      </w:r>
      <w:r>
        <w:rPr>
          <w:rFonts w:cs="Times New Roman"/>
          <w:w w:val="105"/>
        </w:rPr>
        <w:t>the</w:t>
      </w:r>
      <w:r w:rsidRPr="00976A55">
        <w:rPr>
          <w:rFonts w:cs="Times New Roman"/>
          <w:w w:val="105"/>
        </w:rPr>
        <w:t xml:space="preserve"> skills</w:t>
      </w:r>
      <w:r>
        <w:rPr>
          <w:rFonts w:cs="Times New Roman"/>
          <w:w w:val="105"/>
        </w:rPr>
        <w:t xml:space="preserve"> of individual staff members</w:t>
      </w:r>
      <w:r w:rsidRPr="00976A55">
        <w:rPr>
          <w:rFonts w:cs="Times New Roman"/>
          <w:w w:val="105"/>
        </w:rPr>
        <w:t xml:space="preserve"> in their present job</w:t>
      </w:r>
      <w:r>
        <w:rPr>
          <w:rFonts w:cs="Times New Roman"/>
          <w:w w:val="105"/>
        </w:rPr>
        <w:t>s</w:t>
      </w:r>
      <w:r w:rsidRPr="00976A55">
        <w:rPr>
          <w:rFonts w:cs="Times New Roman"/>
          <w:w w:val="105"/>
        </w:rPr>
        <w:t xml:space="preserve">, </w:t>
      </w:r>
      <w:r>
        <w:rPr>
          <w:rFonts w:cs="Times New Roman"/>
          <w:w w:val="105"/>
        </w:rPr>
        <w:t>and/</w:t>
      </w:r>
      <w:r w:rsidRPr="00976A55">
        <w:rPr>
          <w:rFonts w:cs="Times New Roman"/>
          <w:w w:val="105"/>
        </w:rPr>
        <w:t xml:space="preserve">or to </w:t>
      </w:r>
      <w:r>
        <w:rPr>
          <w:rFonts w:cs="Times New Roman"/>
          <w:w w:val="105"/>
        </w:rPr>
        <w:t>enhancing</w:t>
      </w:r>
      <w:r w:rsidRPr="00976A55">
        <w:rPr>
          <w:rFonts w:cs="Times New Roman"/>
          <w:w w:val="105"/>
        </w:rPr>
        <w:t xml:space="preserve"> </w:t>
      </w:r>
      <w:r>
        <w:rPr>
          <w:rFonts w:cs="Times New Roman"/>
          <w:w w:val="105"/>
        </w:rPr>
        <w:t>staff</w:t>
      </w:r>
      <w:r w:rsidRPr="00976A55">
        <w:rPr>
          <w:rFonts w:cs="Times New Roman"/>
          <w:w w:val="105"/>
        </w:rPr>
        <w:t xml:space="preserve"> potential for advancement to a position within POA which the individual has a reasonable and clear expectation of achieving. </w:t>
      </w:r>
      <w:r>
        <w:rPr>
          <w:rFonts w:cs="Times New Roman"/>
          <w:w w:val="105"/>
        </w:rPr>
        <w:t>Professional development opportunities</w:t>
      </w:r>
      <w:r w:rsidRPr="00976A55">
        <w:rPr>
          <w:rFonts w:cs="Times New Roman"/>
          <w:w w:val="105"/>
        </w:rPr>
        <w:t xml:space="preserve"> should first focus on helping </w:t>
      </w:r>
      <w:r>
        <w:rPr>
          <w:rFonts w:cs="Times New Roman"/>
          <w:w w:val="105"/>
        </w:rPr>
        <w:t>staff</w:t>
      </w:r>
      <w:r w:rsidRPr="00976A55">
        <w:rPr>
          <w:rFonts w:cs="Times New Roman"/>
          <w:w w:val="105"/>
        </w:rPr>
        <w:t xml:space="preserve"> excel in their current position. If</w:t>
      </w:r>
      <w:r>
        <w:rPr>
          <w:rFonts w:cs="Times New Roman"/>
          <w:w w:val="105"/>
        </w:rPr>
        <w:t xml:space="preserve"> staff</w:t>
      </w:r>
      <w:r w:rsidRPr="00976A55">
        <w:rPr>
          <w:rFonts w:cs="Times New Roman"/>
          <w:w w:val="105"/>
        </w:rPr>
        <w:t xml:space="preserve"> has mastered all skills </w:t>
      </w:r>
      <w:r>
        <w:rPr>
          <w:rFonts w:cs="Times New Roman"/>
          <w:w w:val="105"/>
        </w:rPr>
        <w:t xml:space="preserve">required for </w:t>
      </w:r>
      <w:r w:rsidRPr="00976A55">
        <w:rPr>
          <w:rFonts w:cs="Times New Roman"/>
          <w:w w:val="105"/>
        </w:rPr>
        <w:t>the</w:t>
      </w:r>
      <w:r>
        <w:rPr>
          <w:rFonts w:cs="Times New Roman"/>
          <w:w w:val="105"/>
        </w:rPr>
        <w:t>ir</w:t>
      </w:r>
      <w:r w:rsidRPr="00976A55">
        <w:rPr>
          <w:rFonts w:cs="Times New Roman"/>
          <w:w w:val="105"/>
        </w:rPr>
        <w:t xml:space="preserve"> current role, the funds in this program can </w:t>
      </w:r>
      <w:r>
        <w:rPr>
          <w:rFonts w:cs="Times New Roman"/>
          <w:w w:val="105"/>
        </w:rPr>
        <w:t>be used</w:t>
      </w:r>
      <w:r w:rsidRPr="00976A55">
        <w:rPr>
          <w:rFonts w:cs="Times New Roman"/>
          <w:w w:val="105"/>
        </w:rPr>
        <w:t xml:space="preserve"> to develop skills for </w:t>
      </w:r>
      <w:r>
        <w:rPr>
          <w:rFonts w:cs="Times New Roman"/>
          <w:w w:val="105"/>
        </w:rPr>
        <w:t xml:space="preserve">a </w:t>
      </w:r>
      <w:r w:rsidRPr="00976A55">
        <w:rPr>
          <w:rFonts w:cs="Times New Roman"/>
          <w:w w:val="105"/>
        </w:rPr>
        <w:t>future growth opportunity within POA.</w:t>
      </w:r>
    </w:p>
    <w:p w14:paraId="413DCAD3" w14:textId="77777777" w:rsidR="00C82514" w:rsidRPr="0064793A" w:rsidRDefault="00C82514" w:rsidP="00F6340B">
      <w:pPr>
        <w:pStyle w:val="Heading4"/>
        <w:rPr>
          <w:szCs w:val="26"/>
        </w:rPr>
      </w:pPr>
      <w:bookmarkStart w:id="7365" w:name="_Toc153300264"/>
      <w:r w:rsidRPr="0064793A">
        <w:rPr>
          <w:szCs w:val="26"/>
        </w:rPr>
        <w:t>Staff Eligibility</w:t>
      </w:r>
      <w:bookmarkEnd w:id="7365"/>
    </w:p>
    <w:p w14:paraId="202A778E" w14:textId="7F4CFAF1" w:rsidR="00C82514" w:rsidRPr="00F6340B" w:rsidRDefault="00C82514" w:rsidP="00F6340B">
      <w:pPr>
        <w:pStyle w:val="BodyText"/>
        <w:spacing w:before="4" w:line="360" w:lineRule="auto"/>
        <w:ind w:right="30"/>
        <w:jc w:val="both"/>
        <w:rPr>
          <w:i/>
          <w:iCs/>
          <w:w w:val="105"/>
          <w:sz w:val="24"/>
          <w:szCs w:val="24"/>
        </w:rPr>
      </w:pPr>
      <w:commentRangeStart w:id="7366"/>
      <w:r w:rsidRPr="7ED1E5EF">
        <w:rPr>
          <w:w w:val="105"/>
          <w:sz w:val="24"/>
          <w:szCs w:val="24"/>
        </w:rPr>
        <w:t xml:space="preserve">This policy applies to all </w:t>
      </w:r>
      <w:r w:rsidRPr="7ED1E5EF">
        <w:rPr>
          <w:sz w:val="24"/>
          <w:szCs w:val="24"/>
        </w:rPr>
        <w:t xml:space="preserve">POA </w:t>
      </w:r>
      <w:r w:rsidRPr="7ED1E5EF">
        <w:rPr>
          <w:w w:val="105"/>
          <w:sz w:val="24"/>
          <w:szCs w:val="24"/>
        </w:rPr>
        <w:t>full-time employees</w:t>
      </w:r>
      <w:r>
        <w:rPr>
          <w:w w:val="105"/>
          <w:sz w:val="24"/>
          <w:szCs w:val="24"/>
        </w:rPr>
        <w:t xml:space="preserve">, and full-time </w:t>
      </w:r>
      <w:r w:rsidRPr="7ED1E5EF">
        <w:rPr>
          <w:w w:val="105"/>
          <w:sz w:val="24"/>
          <w:szCs w:val="24"/>
        </w:rPr>
        <w:t>consultants</w:t>
      </w:r>
      <w:r>
        <w:rPr>
          <w:w w:val="105"/>
          <w:sz w:val="24"/>
          <w:szCs w:val="24"/>
        </w:rPr>
        <w:t xml:space="preserve"> (case by case),</w:t>
      </w:r>
      <w:r w:rsidRPr="7ED1E5EF">
        <w:rPr>
          <w:w w:val="105"/>
          <w:sz w:val="24"/>
          <w:szCs w:val="24"/>
        </w:rPr>
        <w:t xml:space="preserve"> </w:t>
      </w:r>
      <w:r w:rsidRPr="7ED1E5EF">
        <w:rPr>
          <w:sz w:val="24"/>
          <w:szCs w:val="24"/>
        </w:rPr>
        <w:t xml:space="preserve">that have completed </w:t>
      </w:r>
      <w:r w:rsidRPr="7ED1E5EF">
        <w:rPr>
          <w:w w:val="105"/>
          <w:sz w:val="24"/>
          <w:szCs w:val="24"/>
        </w:rPr>
        <w:t xml:space="preserve">more than </w:t>
      </w:r>
      <w:del w:id="7367" w:author="Megan Ash" w:date="2026-02-26T16:00:00Z" w16du:dateUtc="2026-02-26T21:00:00Z">
        <w:r w:rsidRPr="7ED1E5EF" w:rsidDel="00653437">
          <w:rPr>
            <w:w w:val="105"/>
            <w:sz w:val="24"/>
            <w:szCs w:val="24"/>
          </w:rPr>
          <w:delText xml:space="preserve">90 </w:delText>
        </w:r>
      </w:del>
      <w:ins w:id="7368" w:author="Megan Ash" w:date="2026-02-26T16:00:00Z" w16du:dateUtc="2026-02-26T21:00:00Z">
        <w:r w:rsidR="00653437">
          <w:rPr>
            <w:w w:val="105"/>
            <w:sz w:val="24"/>
            <w:szCs w:val="24"/>
          </w:rPr>
          <w:t>60</w:t>
        </w:r>
        <w:r w:rsidR="00653437" w:rsidRPr="7ED1E5EF">
          <w:rPr>
            <w:w w:val="105"/>
            <w:sz w:val="24"/>
            <w:szCs w:val="24"/>
          </w:rPr>
          <w:t xml:space="preserve"> </w:t>
        </w:r>
      </w:ins>
      <w:r w:rsidRPr="7ED1E5EF">
        <w:rPr>
          <w:w w:val="105"/>
          <w:sz w:val="24"/>
          <w:szCs w:val="24"/>
        </w:rPr>
        <w:t>days</w:t>
      </w:r>
      <w:r w:rsidRPr="7ED1E5EF">
        <w:rPr>
          <w:sz w:val="24"/>
          <w:szCs w:val="24"/>
        </w:rPr>
        <w:t xml:space="preserve"> of employment</w:t>
      </w:r>
      <w:r w:rsidRPr="7ED1E5EF">
        <w:rPr>
          <w:w w:val="105"/>
          <w:sz w:val="24"/>
          <w:szCs w:val="24"/>
        </w:rPr>
        <w:t xml:space="preserve"> (completion of employment probatory period in good standing is required). </w:t>
      </w:r>
      <w:commentRangeEnd w:id="7366"/>
      <w:r w:rsidR="004833DB" w:rsidRPr="7ED1E5EF">
        <w:rPr>
          <w:rStyle w:val="CommentReference"/>
          <w:w w:val="105"/>
          <w:sz w:val="24"/>
          <w:szCs w:val="24"/>
        </w:rPr>
        <w:commentReference w:id="7366"/>
      </w:r>
      <w:r w:rsidRPr="7ED1E5EF">
        <w:rPr>
          <w:w w:val="105"/>
          <w:sz w:val="24"/>
          <w:szCs w:val="24"/>
        </w:rPr>
        <w:t>This policy applies to all staff who work exclusively for POA.</w:t>
      </w:r>
      <w:r w:rsidR="00377B35">
        <w:rPr>
          <w:w w:val="105"/>
          <w:sz w:val="24"/>
          <w:szCs w:val="24"/>
        </w:rPr>
        <w:t xml:space="preserve"> </w:t>
      </w:r>
      <w:r w:rsidRPr="7ED1E5EF">
        <w:rPr>
          <w:w w:val="105"/>
          <w:sz w:val="24"/>
          <w:szCs w:val="24"/>
        </w:rPr>
        <w:t>Exceptions to this policy must be approved by the President</w:t>
      </w:r>
      <w:r>
        <w:rPr>
          <w:w w:val="105"/>
          <w:sz w:val="24"/>
          <w:szCs w:val="24"/>
        </w:rPr>
        <w:t xml:space="preserve"> &amp; </w:t>
      </w:r>
      <w:r w:rsidRPr="7ED1E5EF">
        <w:rPr>
          <w:w w:val="105"/>
          <w:sz w:val="24"/>
          <w:szCs w:val="24"/>
        </w:rPr>
        <w:t xml:space="preserve">CEO and </w:t>
      </w:r>
      <w:r w:rsidRPr="7ED1E5EF">
        <w:rPr>
          <w:sz w:val="24"/>
          <w:szCs w:val="24"/>
        </w:rPr>
        <w:t>HR</w:t>
      </w:r>
      <w:r w:rsidRPr="7ED1E5EF">
        <w:rPr>
          <w:w w:val="105"/>
          <w:sz w:val="24"/>
          <w:szCs w:val="24"/>
        </w:rPr>
        <w:t>.</w:t>
      </w:r>
      <w:r>
        <w:rPr>
          <w:w w:val="105"/>
          <w:sz w:val="24"/>
          <w:szCs w:val="24"/>
        </w:rPr>
        <w:t xml:space="preserve"> </w:t>
      </w:r>
    </w:p>
    <w:p w14:paraId="18393743" w14:textId="77777777" w:rsidR="00C82514" w:rsidRPr="0064793A" w:rsidRDefault="00C82514" w:rsidP="00F6340B">
      <w:pPr>
        <w:pStyle w:val="Heading4"/>
        <w:rPr>
          <w:szCs w:val="26"/>
        </w:rPr>
      </w:pPr>
      <w:bookmarkStart w:id="7369" w:name="_Toc153300265"/>
      <w:r w:rsidRPr="0064793A">
        <w:rPr>
          <w:szCs w:val="26"/>
        </w:rPr>
        <w:t>General Guidelines</w:t>
      </w:r>
      <w:bookmarkEnd w:id="7369"/>
    </w:p>
    <w:p w14:paraId="6609D36A" w14:textId="28E00E59" w:rsidR="00C82514" w:rsidRPr="00767094" w:rsidRDefault="00C82514" w:rsidP="00C82514">
      <w:pPr>
        <w:pStyle w:val="BodyText"/>
        <w:numPr>
          <w:ilvl w:val="0"/>
          <w:numId w:val="212"/>
        </w:numPr>
        <w:autoSpaceDE w:val="0"/>
        <w:autoSpaceDN w:val="0"/>
        <w:spacing w:before="1" w:line="360" w:lineRule="auto"/>
        <w:jc w:val="both"/>
        <w:rPr>
          <w:i/>
          <w:iCs/>
          <w:sz w:val="24"/>
          <w:szCs w:val="24"/>
        </w:rPr>
      </w:pPr>
      <w:r w:rsidRPr="00767094">
        <w:rPr>
          <w:sz w:val="24"/>
          <w:szCs w:val="24"/>
        </w:rPr>
        <w:t xml:space="preserve">All eligible </w:t>
      </w:r>
      <w:r>
        <w:rPr>
          <w:sz w:val="24"/>
          <w:szCs w:val="24"/>
        </w:rPr>
        <w:t>staff</w:t>
      </w:r>
      <w:r w:rsidRPr="00767094">
        <w:rPr>
          <w:sz w:val="24"/>
          <w:szCs w:val="24"/>
        </w:rPr>
        <w:t xml:space="preserve"> are covered by this policy without discriminating against ra</w:t>
      </w:r>
      <w:r>
        <w:rPr>
          <w:sz w:val="24"/>
          <w:szCs w:val="24"/>
        </w:rPr>
        <w:t>ce, disability,</w:t>
      </w:r>
      <w:r w:rsidRPr="00B53930">
        <w:rPr>
          <w:sz w:val="24"/>
          <w:szCs w:val="24"/>
        </w:rPr>
        <w:t xml:space="preserve"> gender, age, religion, appearance, citizenship or immigration status, sexual orientation,</w:t>
      </w:r>
      <w:r>
        <w:rPr>
          <w:sz w:val="24"/>
          <w:szCs w:val="24"/>
        </w:rPr>
        <w:t xml:space="preserve"> </w:t>
      </w:r>
      <w:r w:rsidRPr="00B53930">
        <w:rPr>
          <w:sz w:val="24"/>
          <w:szCs w:val="24"/>
        </w:rPr>
        <w:t>genetic information, marital status, social or economic status,</w:t>
      </w:r>
      <w:r w:rsidRPr="00767094">
        <w:rPr>
          <w:sz w:val="24"/>
          <w:szCs w:val="24"/>
        </w:rPr>
        <w:t xml:space="preserve"> or</w:t>
      </w:r>
      <w:r>
        <w:rPr>
          <w:sz w:val="24"/>
          <w:szCs w:val="24"/>
        </w:rPr>
        <w:t xml:space="preserve"> any</w:t>
      </w:r>
      <w:r w:rsidRPr="00767094">
        <w:rPr>
          <w:sz w:val="24"/>
          <w:szCs w:val="24"/>
        </w:rPr>
        <w:t xml:space="preserve"> protected </w:t>
      </w:r>
      <w:r>
        <w:rPr>
          <w:sz w:val="24"/>
          <w:szCs w:val="24"/>
        </w:rPr>
        <w:t xml:space="preserve">group or affiliation under State, Federal </w:t>
      </w:r>
      <w:r w:rsidR="000066CF">
        <w:rPr>
          <w:sz w:val="24"/>
          <w:szCs w:val="24"/>
        </w:rPr>
        <w:t>Law,</w:t>
      </w:r>
      <w:r>
        <w:rPr>
          <w:sz w:val="24"/>
          <w:szCs w:val="24"/>
        </w:rPr>
        <w:t xml:space="preserve"> or local country regulations</w:t>
      </w:r>
      <w:r w:rsidRPr="00767094">
        <w:rPr>
          <w:sz w:val="24"/>
          <w:szCs w:val="24"/>
        </w:rPr>
        <w:t>.</w:t>
      </w:r>
    </w:p>
    <w:p w14:paraId="22006DB0" w14:textId="77777777" w:rsidR="00C82514" w:rsidRPr="004D0321" w:rsidRDefault="00C82514" w:rsidP="00C82514">
      <w:pPr>
        <w:pStyle w:val="BodyText"/>
        <w:numPr>
          <w:ilvl w:val="0"/>
          <w:numId w:val="212"/>
        </w:numPr>
        <w:autoSpaceDE w:val="0"/>
        <w:autoSpaceDN w:val="0"/>
        <w:spacing w:before="1" w:line="360" w:lineRule="auto"/>
        <w:jc w:val="both"/>
        <w:rPr>
          <w:i/>
          <w:iCs/>
          <w:sz w:val="24"/>
          <w:szCs w:val="24"/>
        </w:rPr>
      </w:pPr>
      <w:r>
        <w:rPr>
          <w:sz w:val="24"/>
          <w:szCs w:val="24"/>
        </w:rPr>
        <w:t xml:space="preserve">Supervisors and unit VPs will </w:t>
      </w:r>
      <w:r w:rsidRPr="00767094">
        <w:rPr>
          <w:sz w:val="24"/>
          <w:szCs w:val="24"/>
        </w:rPr>
        <w:t xml:space="preserve">evaluate the success of </w:t>
      </w:r>
      <w:r>
        <w:rPr>
          <w:sz w:val="24"/>
          <w:szCs w:val="24"/>
        </w:rPr>
        <w:t>professional development</w:t>
      </w:r>
      <w:r w:rsidRPr="00767094">
        <w:rPr>
          <w:sz w:val="24"/>
          <w:szCs w:val="24"/>
        </w:rPr>
        <w:t xml:space="preserve"> efforts</w:t>
      </w:r>
      <w:r>
        <w:rPr>
          <w:sz w:val="24"/>
          <w:szCs w:val="24"/>
        </w:rPr>
        <w:t xml:space="preserve"> and must </w:t>
      </w:r>
      <w:r w:rsidRPr="00767094">
        <w:rPr>
          <w:sz w:val="24"/>
          <w:szCs w:val="24"/>
        </w:rPr>
        <w:t>keep records for reference and better improvement opportunities.</w:t>
      </w:r>
    </w:p>
    <w:p w14:paraId="057CCD29" w14:textId="77777777" w:rsidR="00C82514" w:rsidRDefault="00C82514" w:rsidP="00C82514">
      <w:pPr>
        <w:pStyle w:val="BodyText"/>
        <w:numPr>
          <w:ilvl w:val="0"/>
          <w:numId w:val="212"/>
        </w:numPr>
        <w:autoSpaceDE w:val="0"/>
        <w:autoSpaceDN w:val="0"/>
        <w:spacing w:before="1" w:line="360" w:lineRule="auto"/>
        <w:jc w:val="both"/>
        <w:rPr>
          <w:i/>
          <w:iCs/>
          <w:sz w:val="24"/>
          <w:szCs w:val="24"/>
        </w:rPr>
      </w:pPr>
      <w:r w:rsidRPr="00767094">
        <w:rPr>
          <w:sz w:val="24"/>
          <w:szCs w:val="24"/>
        </w:rPr>
        <w:t>All</w:t>
      </w:r>
      <w:r>
        <w:rPr>
          <w:sz w:val="24"/>
          <w:szCs w:val="24"/>
        </w:rPr>
        <w:t xml:space="preserve"> professional </w:t>
      </w:r>
      <w:r w:rsidRPr="00767094">
        <w:rPr>
          <w:sz w:val="24"/>
          <w:szCs w:val="24"/>
        </w:rPr>
        <w:t xml:space="preserve">development efforts should respect </w:t>
      </w:r>
      <w:r>
        <w:rPr>
          <w:sz w:val="24"/>
          <w:szCs w:val="24"/>
        </w:rPr>
        <w:t xml:space="preserve">cost </w:t>
      </w:r>
      <w:r w:rsidRPr="00767094">
        <w:rPr>
          <w:sz w:val="24"/>
          <w:szCs w:val="24"/>
        </w:rPr>
        <w:t>time limitations, as well as individual and business needs.</w:t>
      </w:r>
    </w:p>
    <w:p w14:paraId="1FD757AB" w14:textId="77777777" w:rsidR="00C82514" w:rsidRPr="00767094" w:rsidRDefault="00C82514" w:rsidP="00C82514">
      <w:pPr>
        <w:pStyle w:val="BodyText"/>
        <w:numPr>
          <w:ilvl w:val="0"/>
          <w:numId w:val="212"/>
        </w:numPr>
        <w:autoSpaceDE w:val="0"/>
        <w:autoSpaceDN w:val="0"/>
        <w:spacing w:before="1" w:line="360" w:lineRule="auto"/>
        <w:jc w:val="both"/>
        <w:rPr>
          <w:i/>
          <w:iCs/>
          <w:sz w:val="24"/>
          <w:szCs w:val="24"/>
        </w:rPr>
      </w:pPr>
      <w:r>
        <w:rPr>
          <w:sz w:val="24"/>
          <w:szCs w:val="24"/>
        </w:rPr>
        <w:t xml:space="preserve">All professional development requests should be cross-checked first to see if the relevant course material is available on POA’s cloud-based learning management system before submitting a request for external opportunities. </w:t>
      </w:r>
    </w:p>
    <w:p w14:paraId="234AF052" w14:textId="77777777" w:rsidR="00C82514" w:rsidRDefault="00C82514" w:rsidP="00C82514">
      <w:pPr>
        <w:pStyle w:val="BodyText"/>
        <w:numPr>
          <w:ilvl w:val="0"/>
          <w:numId w:val="212"/>
        </w:numPr>
        <w:autoSpaceDE w:val="0"/>
        <w:autoSpaceDN w:val="0"/>
        <w:spacing w:before="1" w:line="360" w:lineRule="auto"/>
        <w:jc w:val="both"/>
        <w:rPr>
          <w:i/>
          <w:iCs/>
          <w:sz w:val="24"/>
          <w:szCs w:val="24"/>
        </w:rPr>
      </w:pPr>
      <w:r>
        <w:rPr>
          <w:sz w:val="24"/>
          <w:szCs w:val="24"/>
        </w:rPr>
        <w:t>Supervisors and unit VPs</w:t>
      </w:r>
      <w:r w:rsidRPr="00767094">
        <w:rPr>
          <w:sz w:val="24"/>
          <w:szCs w:val="24"/>
        </w:rPr>
        <w:t xml:space="preserve"> are encouraged to</w:t>
      </w:r>
      <w:r>
        <w:rPr>
          <w:sz w:val="24"/>
          <w:szCs w:val="24"/>
        </w:rPr>
        <w:t xml:space="preserve"> </w:t>
      </w:r>
      <w:r w:rsidRPr="00767094">
        <w:rPr>
          <w:sz w:val="24"/>
          <w:szCs w:val="24"/>
        </w:rPr>
        <w:t>use</w:t>
      </w:r>
      <w:r>
        <w:rPr>
          <w:sz w:val="24"/>
          <w:szCs w:val="24"/>
        </w:rPr>
        <w:t xml:space="preserve"> </w:t>
      </w:r>
      <w:r w:rsidRPr="00767094">
        <w:rPr>
          <w:sz w:val="24"/>
          <w:szCs w:val="24"/>
        </w:rPr>
        <w:t xml:space="preserve">their allocated </w:t>
      </w:r>
      <w:r>
        <w:rPr>
          <w:sz w:val="24"/>
          <w:szCs w:val="24"/>
        </w:rPr>
        <w:t>professional development</w:t>
      </w:r>
      <w:r w:rsidRPr="00767094">
        <w:rPr>
          <w:sz w:val="24"/>
          <w:szCs w:val="24"/>
        </w:rPr>
        <w:t xml:space="preserve"> budget</w:t>
      </w:r>
      <w:r>
        <w:rPr>
          <w:sz w:val="24"/>
          <w:szCs w:val="24"/>
        </w:rPr>
        <w:t>s</w:t>
      </w:r>
      <w:r w:rsidRPr="00767094">
        <w:rPr>
          <w:sz w:val="24"/>
          <w:szCs w:val="24"/>
        </w:rPr>
        <w:t xml:space="preserve"> and time</w:t>
      </w:r>
      <w:r>
        <w:rPr>
          <w:sz w:val="24"/>
          <w:szCs w:val="24"/>
        </w:rPr>
        <w:t xml:space="preserve"> to support the program and team’s needs.</w:t>
      </w:r>
    </w:p>
    <w:p w14:paraId="0CF25248" w14:textId="77777777" w:rsidR="00C82514" w:rsidRDefault="00C82514" w:rsidP="00C82514">
      <w:pPr>
        <w:pStyle w:val="BodyText"/>
        <w:numPr>
          <w:ilvl w:val="0"/>
          <w:numId w:val="212"/>
        </w:numPr>
        <w:autoSpaceDE w:val="0"/>
        <w:autoSpaceDN w:val="0"/>
        <w:spacing w:before="1" w:line="360" w:lineRule="auto"/>
        <w:jc w:val="both"/>
        <w:rPr>
          <w:i/>
          <w:iCs/>
          <w:sz w:val="24"/>
          <w:szCs w:val="24"/>
        </w:rPr>
      </w:pPr>
      <w:r>
        <w:rPr>
          <w:sz w:val="24"/>
          <w:szCs w:val="24"/>
        </w:rPr>
        <w:t>Staff</w:t>
      </w:r>
      <w:r w:rsidRPr="00767094">
        <w:rPr>
          <w:sz w:val="24"/>
          <w:szCs w:val="24"/>
        </w:rPr>
        <w:t xml:space="preserve"> should try to make the most out of their </w:t>
      </w:r>
      <w:r>
        <w:rPr>
          <w:sz w:val="24"/>
          <w:szCs w:val="24"/>
        </w:rPr>
        <w:t>professional development opportunities</w:t>
      </w:r>
      <w:r w:rsidRPr="00767094">
        <w:rPr>
          <w:sz w:val="24"/>
          <w:szCs w:val="24"/>
        </w:rPr>
        <w:t xml:space="preserve"> by studying and finding ways to apply knowledge to their work.</w:t>
      </w:r>
    </w:p>
    <w:p w14:paraId="474B5B7D" w14:textId="77777777" w:rsidR="00C82514" w:rsidRPr="0064793A" w:rsidRDefault="00C82514" w:rsidP="00F6340B">
      <w:pPr>
        <w:pStyle w:val="Heading4"/>
        <w:rPr>
          <w:szCs w:val="26"/>
        </w:rPr>
      </w:pPr>
      <w:bookmarkStart w:id="7370" w:name="_Toc153300266"/>
      <w:r w:rsidRPr="0064793A">
        <w:rPr>
          <w:szCs w:val="26"/>
        </w:rPr>
        <w:t>Approval of Professional Development</w:t>
      </w:r>
      <w:bookmarkEnd w:id="7370"/>
    </w:p>
    <w:p w14:paraId="3101A141" w14:textId="77777777" w:rsidR="00C82514" w:rsidRDefault="00C82514" w:rsidP="00C82514">
      <w:pPr>
        <w:pStyle w:val="BodyText"/>
        <w:spacing w:before="4" w:line="360" w:lineRule="auto"/>
        <w:jc w:val="both"/>
        <w:rPr>
          <w:i/>
          <w:iCs/>
          <w:w w:val="105"/>
          <w:sz w:val="24"/>
          <w:szCs w:val="24"/>
        </w:rPr>
      </w:pPr>
      <w:r>
        <w:rPr>
          <w:w w:val="105"/>
          <w:sz w:val="24"/>
          <w:szCs w:val="24"/>
        </w:rPr>
        <w:t>Approval of professional development opportunities must be provided by the staff member's supervisor and the following Approval Team:</w:t>
      </w:r>
    </w:p>
    <w:p w14:paraId="26940219" w14:textId="40D9BD20" w:rsidR="00C82514" w:rsidRDefault="00C82514" w:rsidP="00C82514">
      <w:pPr>
        <w:pStyle w:val="BodyText"/>
        <w:numPr>
          <w:ilvl w:val="0"/>
          <w:numId w:val="212"/>
        </w:numPr>
        <w:autoSpaceDE w:val="0"/>
        <w:autoSpaceDN w:val="0"/>
        <w:spacing w:before="4" w:line="360" w:lineRule="auto"/>
        <w:jc w:val="both"/>
        <w:rPr>
          <w:i/>
          <w:iCs/>
          <w:w w:val="105"/>
          <w:sz w:val="24"/>
          <w:szCs w:val="24"/>
        </w:rPr>
      </w:pPr>
      <w:r w:rsidRPr="00925A53">
        <w:rPr>
          <w:w w:val="105"/>
          <w:sz w:val="24"/>
          <w:szCs w:val="24"/>
        </w:rPr>
        <w:t xml:space="preserve">Country Director or </w:t>
      </w:r>
      <w:r w:rsidR="009507DF">
        <w:rPr>
          <w:w w:val="105"/>
          <w:sz w:val="24"/>
          <w:szCs w:val="24"/>
        </w:rPr>
        <w:t>FO</w:t>
      </w:r>
      <w:r w:rsidR="009507DF" w:rsidRPr="00925A53">
        <w:rPr>
          <w:w w:val="105"/>
          <w:sz w:val="24"/>
          <w:szCs w:val="24"/>
        </w:rPr>
        <w:t xml:space="preserve"> </w:t>
      </w:r>
      <w:r w:rsidRPr="00925A53">
        <w:rPr>
          <w:w w:val="105"/>
          <w:sz w:val="24"/>
          <w:szCs w:val="24"/>
        </w:rPr>
        <w:t>Director, designated field HR representative for field staff</w:t>
      </w:r>
      <w:r>
        <w:rPr>
          <w:rStyle w:val="FootnoteReference"/>
          <w:w w:val="105"/>
          <w:sz w:val="24"/>
          <w:szCs w:val="24"/>
        </w:rPr>
        <w:footnoteReference w:id="4"/>
      </w:r>
      <w:r w:rsidRPr="00925A53">
        <w:rPr>
          <w:w w:val="105"/>
          <w:sz w:val="24"/>
          <w:szCs w:val="24"/>
        </w:rPr>
        <w:t xml:space="preserve"> </w:t>
      </w:r>
    </w:p>
    <w:p w14:paraId="17213780" w14:textId="77777777" w:rsidR="00C82514" w:rsidRPr="00925A53" w:rsidRDefault="00C82514" w:rsidP="00C82514">
      <w:pPr>
        <w:pStyle w:val="BodyText"/>
        <w:spacing w:before="4" w:line="360" w:lineRule="auto"/>
        <w:ind w:left="720"/>
        <w:jc w:val="both"/>
        <w:rPr>
          <w:i/>
          <w:iCs/>
          <w:w w:val="105"/>
          <w:sz w:val="24"/>
          <w:szCs w:val="24"/>
        </w:rPr>
      </w:pPr>
    </w:p>
    <w:p w14:paraId="705AE8BD" w14:textId="77777777" w:rsidR="00C82514" w:rsidRDefault="00C82514" w:rsidP="00C82514">
      <w:pPr>
        <w:pStyle w:val="BodyText"/>
        <w:spacing w:before="4" w:line="360" w:lineRule="auto"/>
        <w:jc w:val="both"/>
        <w:rPr>
          <w:i/>
          <w:iCs/>
          <w:w w:val="105"/>
          <w:sz w:val="24"/>
          <w:szCs w:val="24"/>
        </w:rPr>
      </w:pPr>
      <w:r>
        <w:rPr>
          <w:w w:val="105"/>
          <w:sz w:val="24"/>
          <w:szCs w:val="24"/>
        </w:rPr>
        <w:t>The Approval Team must ensure that the request complies with this policy and ensure that the professional development is documented in the staff's personnel file.</w:t>
      </w:r>
    </w:p>
    <w:p w14:paraId="6A9F8030" w14:textId="77777777" w:rsidR="00C82514" w:rsidRPr="00AD3FAF" w:rsidRDefault="00C82514" w:rsidP="00F6340B">
      <w:pPr>
        <w:pStyle w:val="Heading4"/>
      </w:pPr>
      <w:bookmarkStart w:id="7371" w:name="_Toc153300267"/>
      <w:r w:rsidRPr="0064793A">
        <w:rPr>
          <w:szCs w:val="26"/>
        </w:rPr>
        <w:t>Cost</w:t>
      </w:r>
      <w:bookmarkEnd w:id="7371"/>
    </w:p>
    <w:p w14:paraId="04059013" w14:textId="77777777" w:rsidR="00C82514" w:rsidRDefault="00C82514" w:rsidP="00C82514">
      <w:pPr>
        <w:pStyle w:val="BodyText"/>
        <w:keepNext/>
        <w:widowControl/>
        <w:spacing w:before="4" w:line="360" w:lineRule="auto"/>
        <w:jc w:val="both"/>
        <w:rPr>
          <w:i/>
          <w:iCs/>
          <w:w w:val="105"/>
          <w:sz w:val="24"/>
          <w:szCs w:val="24"/>
        </w:rPr>
      </w:pPr>
      <w:r w:rsidRPr="3EE25675">
        <w:rPr>
          <w:w w:val="105"/>
          <w:sz w:val="24"/>
          <w:szCs w:val="24"/>
        </w:rPr>
        <w:t xml:space="preserve">Under this policy, eligible </w:t>
      </w:r>
      <w:r>
        <w:rPr>
          <w:w w:val="105"/>
          <w:sz w:val="24"/>
          <w:szCs w:val="24"/>
        </w:rPr>
        <w:t>staff m</w:t>
      </w:r>
      <w:r w:rsidRPr="3EE25675">
        <w:rPr>
          <w:w w:val="105"/>
          <w:sz w:val="24"/>
          <w:szCs w:val="24"/>
        </w:rPr>
        <w:t xml:space="preserve">ay request reimbursement from the Professional Development funds as follows: </w:t>
      </w:r>
    </w:p>
    <w:p w14:paraId="6474EC30" w14:textId="77777777" w:rsidR="00C82514" w:rsidRDefault="00C82514" w:rsidP="00C82514">
      <w:pPr>
        <w:pStyle w:val="BodyText"/>
        <w:numPr>
          <w:ilvl w:val="0"/>
          <w:numId w:val="210"/>
        </w:numPr>
        <w:autoSpaceDE w:val="0"/>
        <w:autoSpaceDN w:val="0"/>
        <w:spacing w:before="4" w:line="360" w:lineRule="auto"/>
        <w:ind w:left="792"/>
        <w:jc w:val="both"/>
        <w:rPr>
          <w:i/>
          <w:iCs/>
          <w:w w:val="105"/>
          <w:sz w:val="24"/>
          <w:szCs w:val="24"/>
        </w:rPr>
      </w:pPr>
      <w:r>
        <w:rPr>
          <w:w w:val="105"/>
          <w:sz w:val="24"/>
          <w:szCs w:val="24"/>
        </w:rPr>
        <w:t>Up to</w:t>
      </w:r>
      <w:r w:rsidRPr="00B31DCA">
        <w:rPr>
          <w:w w:val="105"/>
          <w:sz w:val="24"/>
          <w:szCs w:val="24"/>
        </w:rPr>
        <w:t xml:space="preserve"> US$</w:t>
      </w:r>
      <w:r>
        <w:rPr>
          <w:w w:val="105"/>
          <w:sz w:val="24"/>
          <w:szCs w:val="24"/>
        </w:rPr>
        <w:t xml:space="preserve"> 75</w:t>
      </w:r>
      <w:r w:rsidRPr="00B31DCA">
        <w:rPr>
          <w:w w:val="105"/>
          <w:sz w:val="24"/>
          <w:szCs w:val="24"/>
        </w:rPr>
        <w:t xml:space="preserve">0 </w:t>
      </w:r>
      <w:r>
        <w:rPr>
          <w:w w:val="105"/>
          <w:sz w:val="24"/>
          <w:szCs w:val="24"/>
        </w:rPr>
        <w:t>per</w:t>
      </w:r>
      <w:r w:rsidRPr="00B31DCA">
        <w:rPr>
          <w:w w:val="105"/>
          <w:sz w:val="24"/>
          <w:szCs w:val="24"/>
        </w:rPr>
        <w:t xml:space="preserve"> calendar year</w:t>
      </w:r>
      <w:r>
        <w:rPr>
          <w:rStyle w:val="FootnoteReference"/>
          <w:w w:val="105"/>
          <w:sz w:val="24"/>
          <w:szCs w:val="24"/>
        </w:rPr>
        <w:footnoteReference w:id="5"/>
      </w:r>
    </w:p>
    <w:p w14:paraId="7495CB9F" w14:textId="77777777" w:rsidR="00C82514" w:rsidRDefault="00C82514" w:rsidP="00C82514">
      <w:pPr>
        <w:pStyle w:val="BodyText"/>
        <w:spacing w:line="360" w:lineRule="auto"/>
        <w:jc w:val="both"/>
        <w:rPr>
          <w:i/>
          <w:iCs/>
          <w:w w:val="105"/>
          <w:sz w:val="24"/>
          <w:szCs w:val="24"/>
        </w:rPr>
      </w:pPr>
    </w:p>
    <w:p w14:paraId="31B178F7" w14:textId="77777777" w:rsidR="00C82514" w:rsidRDefault="00C82514" w:rsidP="00C82514">
      <w:pPr>
        <w:pStyle w:val="BodyText"/>
        <w:spacing w:line="360" w:lineRule="auto"/>
        <w:ind w:firstLine="720"/>
        <w:jc w:val="both"/>
        <w:rPr>
          <w:i/>
          <w:iCs/>
          <w:w w:val="105"/>
          <w:sz w:val="24"/>
          <w:szCs w:val="24"/>
        </w:rPr>
      </w:pPr>
      <w:r>
        <w:rPr>
          <w:w w:val="105"/>
          <w:sz w:val="24"/>
          <w:szCs w:val="24"/>
        </w:rPr>
        <w:t>Eligible c</w:t>
      </w:r>
      <w:r w:rsidRPr="006E47DF">
        <w:rPr>
          <w:w w:val="105"/>
          <w:sz w:val="24"/>
          <w:szCs w:val="24"/>
        </w:rPr>
        <w:t>osts</w:t>
      </w:r>
      <w:r>
        <w:rPr>
          <w:w w:val="105"/>
          <w:sz w:val="24"/>
          <w:szCs w:val="24"/>
        </w:rPr>
        <w:t xml:space="preserve"> may</w:t>
      </w:r>
      <w:r w:rsidRPr="006E47DF">
        <w:rPr>
          <w:w w:val="105"/>
          <w:sz w:val="24"/>
          <w:szCs w:val="24"/>
        </w:rPr>
        <w:t xml:space="preserve"> include</w:t>
      </w:r>
      <w:r>
        <w:rPr>
          <w:w w:val="105"/>
          <w:sz w:val="24"/>
          <w:szCs w:val="24"/>
        </w:rPr>
        <w:t>, but not limited to:</w:t>
      </w:r>
      <w:r w:rsidDel="00002141">
        <w:rPr>
          <w:w w:val="105"/>
          <w:sz w:val="24"/>
          <w:szCs w:val="24"/>
        </w:rPr>
        <w:t xml:space="preserve"> </w:t>
      </w:r>
    </w:p>
    <w:p w14:paraId="007A6C48" w14:textId="77777777" w:rsidR="00C82514" w:rsidRDefault="00C82514" w:rsidP="00C82514">
      <w:pPr>
        <w:pStyle w:val="BodyText"/>
        <w:numPr>
          <w:ilvl w:val="0"/>
          <w:numId w:val="215"/>
        </w:numPr>
        <w:autoSpaceDE w:val="0"/>
        <w:autoSpaceDN w:val="0"/>
        <w:spacing w:line="360" w:lineRule="auto"/>
        <w:jc w:val="both"/>
        <w:rPr>
          <w:i/>
          <w:iCs/>
          <w:w w:val="105"/>
          <w:sz w:val="24"/>
          <w:szCs w:val="24"/>
        </w:rPr>
      </w:pPr>
      <w:r w:rsidRPr="00A9234C">
        <w:rPr>
          <w:w w:val="105"/>
          <w:sz w:val="24"/>
          <w:szCs w:val="24"/>
        </w:rPr>
        <w:t xml:space="preserve">Onsite workshop cost with a third-party vendor. </w:t>
      </w:r>
    </w:p>
    <w:p w14:paraId="7398C3BF" w14:textId="77777777" w:rsidR="00C82514" w:rsidRDefault="00C82514" w:rsidP="00C82514">
      <w:pPr>
        <w:pStyle w:val="BodyText"/>
        <w:numPr>
          <w:ilvl w:val="0"/>
          <w:numId w:val="215"/>
        </w:numPr>
        <w:autoSpaceDE w:val="0"/>
        <w:autoSpaceDN w:val="0"/>
        <w:spacing w:line="360" w:lineRule="auto"/>
        <w:jc w:val="both"/>
        <w:rPr>
          <w:i/>
          <w:iCs/>
          <w:w w:val="105"/>
          <w:sz w:val="24"/>
          <w:szCs w:val="24"/>
        </w:rPr>
      </w:pPr>
      <w:r w:rsidRPr="007B77F6">
        <w:rPr>
          <w:w w:val="105"/>
          <w:sz w:val="24"/>
          <w:szCs w:val="24"/>
        </w:rPr>
        <w:t>Purchase of textbooks, E-books, and training materials, printed or download.</w:t>
      </w:r>
    </w:p>
    <w:p w14:paraId="469A5C11" w14:textId="77777777" w:rsidR="00C82514" w:rsidRDefault="00C82514" w:rsidP="00C82514">
      <w:pPr>
        <w:pStyle w:val="BodyText"/>
        <w:numPr>
          <w:ilvl w:val="0"/>
          <w:numId w:val="215"/>
        </w:numPr>
        <w:autoSpaceDE w:val="0"/>
        <w:autoSpaceDN w:val="0"/>
        <w:spacing w:line="360" w:lineRule="auto"/>
        <w:jc w:val="both"/>
        <w:rPr>
          <w:i/>
          <w:iCs/>
          <w:w w:val="105"/>
          <w:sz w:val="24"/>
          <w:szCs w:val="24"/>
        </w:rPr>
      </w:pPr>
      <w:r w:rsidRPr="007B77F6">
        <w:rPr>
          <w:w w:val="105"/>
          <w:sz w:val="24"/>
          <w:szCs w:val="24"/>
        </w:rPr>
        <w:t>Tuition, registration, and admission fees.</w:t>
      </w:r>
    </w:p>
    <w:p w14:paraId="2ACAC9ED" w14:textId="77777777" w:rsidR="00C82514" w:rsidRPr="007B77F6" w:rsidRDefault="00C82514" w:rsidP="00C82514">
      <w:pPr>
        <w:pStyle w:val="BodyText"/>
        <w:numPr>
          <w:ilvl w:val="0"/>
          <w:numId w:val="215"/>
        </w:numPr>
        <w:autoSpaceDE w:val="0"/>
        <w:autoSpaceDN w:val="0"/>
        <w:spacing w:line="360" w:lineRule="auto"/>
        <w:jc w:val="both"/>
        <w:rPr>
          <w:i/>
          <w:iCs/>
          <w:w w:val="105"/>
          <w:sz w:val="24"/>
          <w:szCs w:val="24"/>
        </w:rPr>
      </w:pPr>
      <w:r w:rsidRPr="007B77F6">
        <w:rPr>
          <w:w w:val="105"/>
          <w:sz w:val="24"/>
          <w:szCs w:val="24"/>
        </w:rPr>
        <w:t>Costs of logistic, transportation, lodging, airfare, and meals associated with any Professional Development program.</w:t>
      </w:r>
    </w:p>
    <w:p w14:paraId="40B14318" w14:textId="77777777" w:rsidR="00C82514" w:rsidRDefault="00C82514" w:rsidP="00C82514">
      <w:pPr>
        <w:pStyle w:val="BodyText"/>
        <w:spacing w:line="360" w:lineRule="auto"/>
        <w:jc w:val="both"/>
        <w:rPr>
          <w:i/>
          <w:iCs/>
          <w:w w:val="105"/>
          <w:sz w:val="24"/>
          <w:szCs w:val="24"/>
        </w:rPr>
      </w:pPr>
    </w:p>
    <w:p w14:paraId="6B67B9D2" w14:textId="77777777" w:rsidR="00C82514" w:rsidRDefault="00C82514" w:rsidP="00C82514">
      <w:pPr>
        <w:pStyle w:val="BodyText"/>
        <w:spacing w:line="360" w:lineRule="auto"/>
        <w:jc w:val="both"/>
        <w:rPr>
          <w:w w:val="105"/>
          <w:sz w:val="24"/>
          <w:szCs w:val="24"/>
        </w:rPr>
      </w:pPr>
      <w:r w:rsidRPr="008E159A">
        <w:rPr>
          <w:w w:val="105"/>
          <w:sz w:val="24"/>
          <w:szCs w:val="24"/>
        </w:rPr>
        <w:t>POA will pay for the eligible costs up</w:t>
      </w:r>
      <w:r>
        <w:rPr>
          <w:w w:val="105"/>
          <w:sz w:val="24"/>
          <w:szCs w:val="24"/>
        </w:rPr>
        <w:t xml:space="preserve"> </w:t>
      </w:r>
      <w:r w:rsidRPr="008E159A">
        <w:rPr>
          <w:w w:val="105"/>
          <w:sz w:val="24"/>
          <w:szCs w:val="24"/>
        </w:rPr>
        <w:t>front upon request.</w:t>
      </w:r>
      <w:r>
        <w:rPr>
          <w:w w:val="105"/>
          <w:sz w:val="24"/>
          <w:szCs w:val="24"/>
        </w:rPr>
        <w:t xml:space="preserve"> </w:t>
      </w:r>
    </w:p>
    <w:p w14:paraId="05509FC9" w14:textId="77777777" w:rsidR="00C82514" w:rsidRDefault="00C82514" w:rsidP="00C82514">
      <w:pPr>
        <w:spacing w:line="360" w:lineRule="auto"/>
        <w:jc w:val="both"/>
        <w:rPr>
          <w:rFonts w:cs="Times New Roman"/>
          <w:w w:val="105"/>
        </w:rPr>
      </w:pPr>
    </w:p>
    <w:p w14:paraId="010E841E" w14:textId="77777777" w:rsidR="00C82514" w:rsidRPr="00725E07" w:rsidRDefault="00C82514" w:rsidP="00C82514">
      <w:pPr>
        <w:spacing w:line="360" w:lineRule="auto"/>
        <w:jc w:val="both"/>
        <w:rPr>
          <w:rFonts w:cs="Times New Roman"/>
          <w:w w:val="105"/>
        </w:rPr>
      </w:pPr>
      <w:r w:rsidRPr="00B20EFB">
        <w:rPr>
          <w:rFonts w:cs="Times New Roman"/>
          <w:w w:val="105"/>
        </w:rPr>
        <w:t>The designated budget outlined in this policy is contingent upon the availability of funding. The allocation of funds is subject to review and adjustment based on the financial resources available at the time. This means that while the policy provides a framework for budgeting, the actual funding may vary depending on the financial situation and resources of the organization. Any changes to the budget due to funding availability will be communicated accordingly.</w:t>
      </w:r>
    </w:p>
    <w:p w14:paraId="24EF18D0" w14:textId="77777777" w:rsidR="00C82514" w:rsidRPr="0064793A" w:rsidRDefault="00C82514" w:rsidP="00F6340B">
      <w:pPr>
        <w:pStyle w:val="Heading4"/>
        <w:rPr>
          <w:szCs w:val="26"/>
        </w:rPr>
      </w:pPr>
      <w:bookmarkStart w:id="7372" w:name="_Toc153300268"/>
      <w:r w:rsidRPr="0064793A">
        <w:rPr>
          <w:szCs w:val="26"/>
        </w:rPr>
        <w:t>Unallowable costs</w:t>
      </w:r>
      <w:bookmarkEnd w:id="7372"/>
    </w:p>
    <w:p w14:paraId="0397B9F6" w14:textId="77777777" w:rsidR="00C82514" w:rsidRPr="00B65650" w:rsidRDefault="00C82514" w:rsidP="00C82514">
      <w:pPr>
        <w:pStyle w:val="BodyText"/>
        <w:numPr>
          <w:ilvl w:val="0"/>
          <w:numId w:val="215"/>
        </w:numPr>
        <w:autoSpaceDE w:val="0"/>
        <w:autoSpaceDN w:val="0"/>
        <w:spacing w:line="360" w:lineRule="auto"/>
        <w:jc w:val="both"/>
        <w:rPr>
          <w:i/>
          <w:iCs/>
          <w:w w:val="105"/>
          <w:sz w:val="24"/>
          <w:szCs w:val="24"/>
        </w:rPr>
      </w:pPr>
      <w:r>
        <w:rPr>
          <w:w w:val="105"/>
          <w:sz w:val="24"/>
          <w:szCs w:val="24"/>
        </w:rPr>
        <w:t>Late payment fees.</w:t>
      </w:r>
    </w:p>
    <w:p w14:paraId="6EC5BB8A" w14:textId="77777777" w:rsidR="00C82514" w:rsidRPr="007B77F6" w:rsidRDefault="00C82514" w:rsidP="00C82514">
      <w:pPr>
        <w:pStyle w:val="BodyText"/>
        <w:numPr>
          <w:ilvl w:val="0"/>
          <w:numId w:val="215"/>
        </w:numPr>
        <w:autoSpaceDE w:val="0"/>
        <w:autoSpaceDN w:val="0"/>
        <w:spacing w:line="360" w:lineRule="auto"/>
        <w:jc w:val="both"/>
        <w:rPr>
          <w:i/>
          <w:iCs/>
          <w:w w:val="105"/>
          <w:sz w:val="24"/>
          <w:szCs w:val="24"/>
        </w:rPr>
      </w:pPr>
      <w:r>
        <w:rPr>
          <w:w w:val="105"/>
          <w:sz w:val="24"/>
          <w:szCs w:val="24"/>
        </w:rPr>
        <w:t>Costs</w:t>
      </w:r>
      <w:r w:rsidRPr="00B65650">
        <w:rPr>
          <w:w w:val="105"/>
          <w:sz w:val="24"/>
          <w:szCs w:val="24"/>
        </w:rPr>
        <w:t xml:space="preserve"> funded by outside sources, including costs covered by scholarships, student loans, or</w:t>
      </w:r>
      <w:r>
        <w:rPr>
          <w:w w:val="105"/>
          <w:sz w:val="24"/>
          <w:szCs w:val="24"/>
        </w:rPr>
        <w:t xml:space="preserve"> other outside aid</w:t>
      </w:r>
      <w:r w:rsidRPr="007B77F6">
        <w:rPr>
          <w:w w:val="105"/>
          <w:sz w:val="24"/>
          <w:szCs w:val="24"/>
        </w:rPr>
        <w:t>.</w:t>
      </w:r>
    </w:p>
    <w:p w14:paraId="32B882ED" w14:textId="77777777" w:rsidR="00C82514" w:rsidRDefault="00C82514" w:rsidP="00C82514">
      <w:pPr>
        <w:pStyle w:val="BodyText"/>
        <w:numPr>
          <w:ilvl w:val="0"/>
          <w:numId w:val="215"/>
        </w:numPr>
        <w:autoSpaceDE w:val="0"/>
        <w:autoSpaceDN w:val="0"/>
        <w:spacing w:line="360" w:lineRule="auto"/>
        <w:jc w:val="both"/>
        <w:rPr>
          <w:i/>
          <w:iCs/>
          <w:w w:val="105"/>
          <w:sz w:val="24"/>
          <w:szCs w:val="24"/>
        </w:rPr>
      </w:pPr>
      <w:r>
        <w:rPr>
          <w:w w:val="105"/>
          <w:sz w:val="24"/>
          <w:szCs w:val="24"/>
        </w:rPr>
        <w:t xml:space="preserve">Course material offered by POA’s learning management system. </w:t>
      </w:r>
    </w:p>
    <w:p w14:paraId="2E2A14BF" w14:textId="28A9FBB3" w:rsidR="00C82514" w:rsidRPr="00032492" w:rsidRDefault="00C82514" w:rsidP="00032492">
      <w:pPr>
        <w:pStyle w:val="BodyText"/>
        <w:numPr>
          <w:ilvl w:val="0"/>
          <w:numId w:val="215"/>
        </w:numPr>
        <w:autoSpaceDE w:val="0"/>
        <w:autoSpaceDN w:val="0"/>
        <w:spacing w:line="360" w:lineRule="auto"/>
        <w:jc w:val="both"/>
        <w:rPr>
          <w:i/>
          <w:iCs/>
          <w:w w:val="105"/>
          <w:sz w:val="24"/>
          <w:szCs w:val="24"/>
        </w:rPr>
      </w:pPr>
      <w:r>
        <w:rPr>
          <w:w w:val="105"/>
          <w:sz w:val="24"/>
          <w:szCs w:val="24"/>
        </w:rPr>
        <w:t>F</w:t>
      </w:r>
      <w:r w:rsidRPr="00280AD4">
        <w:rPr>
          <w:w w:val="105"/>
          <w:sz w:val="24"/>
          <w:szCs w:val="24"/>
        </w:rPr>
        <w:t xml:space="preserve">ees associated with college or university entrance exams (GMAT, GRE’ </w:t>
      </w:r>
      <w:r w:rsidRPr="0008660F">
        <w:rPr>
          <w:w w:val="105"/>
          <w:sz w:val="24"/>
          <w:szCs w:val="24"/>
        </w:rPr>
        <w:t>LSATS,</w:t>
      </w:r>
      <w:r>
        <w:rPr>
          <w:w w:val="105"/>
          <w:sz w:val="24"/>
          <w:szCs w:val="24"/>
        </w:rPr>
        <w:t xml:space="preserve"> TOEFL, </w:t>
      </w:r>
      <w:r w:rsidR="00B21B66">
        <w:rPr>
          <w:w w:val="105"/>
          <w:sz w:val="24"/>
          <w:szCs w:val="24"/>
        </w:rPr>
        <w:t>etc.</w:t>
      </w:r>
      <w:r>
        <w:rPr>
          <w:w w:val="105"/>
          <w:sz w:val="24"/>
          <w:szCs w:val="24"/>
        </w:rPr>
        <w:t>).</w:t>
      </w:r>
    </w:p>
    <w:p w14:paraId="1F6AADA5" w14:textId="77777777" w:rsidR="00C82514" w:rsidRPr="0064793A" w:rsidRDefault="00C82514" w:rsidP="00F6340B">
      <w:pPr>
        <w:pStyle w:val="Heading4"/>
        <w:rPr>
          <w:szCs w:val="26"/>
        </w:rPr>
      </w:pPr>
      <w:bookmarkStart w:id="7373" w:name="_Toc153300269"/>
      <w:r w:rsidRPr="0064793A">
        <w:rPr>
          <w:szCs w:val="26"/>
        </w:rPr>
        <w:t>Hours and Attendance</w:t>
      </w:r>
      <w:bookmarkEnd w:id="7373"/>
    </w:p>
    <w:p w14:paraId="5A9446A4" w14:textId="45B3EB54" w:rsidR="00C82514" w:rsidRDefault="00C82514" w:rsidP="00C82514">
      <w:pPr>
        <w:pStyle w:val="BodyText"/>
        <w:spacing w:before="4" w:line="360" w:lineRule="auto"/>
        <w:jc w:val="both"/>
        <w:rPr>
          <w:i/>
          <w:iCs/>
          <w:spacing w:val="1"/>
          <w:w w:val="105"/>
          <w:sz w:val="24"/>
          <w:szCs w:val="24"/>
        </w:rPr>
      </w:pPr>
      <w:r>
        <w:rPr>
          <w:w w:val="105"/>
          <w:sz w:val="24"/>
          <w:szCs w:val="24"/>
        </w:rPr>
        <w:t>POA</w:t>
      </w:r>
      <w:r w:rsidRPr="00E44A73">
        <w:rPr>
          <w:w w:val="105"/>
          <w:sz w:val="24"/>
          <w:szCs w:val="24"/>
        </w:rPr>
        <w:t xml:space="preserve"> encourages staff to develop a </w:t>
      </w:r>
      <w:r>
        <w:rPr>
          <w:w w:val="105"/>
          <w:sz w:val="24"/>
          <w:szCs w:val="24"/>
        </w:rPr>
        <w:t>continuous</w:t>
      </w:r>
      <w:r w:rsidRPr="00E44A73">
        <w:rPr>
          <w:w w:val="105"/>
          <w:sz w:val="24"/>
          <w:szCs w:val="24"/>
        </w:rPr>
        <w:t xml:space="preserve"> learning culture; however,</w:t>
      </w:r>
      <w:r w:rsidRPr="00E44A73">
        <w:rPr>
          <w:spacing w:val="11"/>
          <w:w w:val="105"/>
          <w:sz w:val="24"/>
          <w:szCs w:val="24"/>
        </w:rPr>
        <w:t xml:space="preserve"> </w:t>
      </w:r>
      <w:r w:rsidRPr="00E44A73">
        <w:rPr>
          <w:w w:val="105"/>
          <w:sz w:val="24"/>
          <w:szCs w:val="24"/>
        </w:rPr>
        <w:t>course</w:t>
      </w:r>
      <w:r w:rsidRPr="00E44A73">
        <w:rPr>
          <w:spacing w:val="11"/>
          <w:w w:val="105"/>
          <w:sz w:val="24"/>
          <w:szCs w:val="24"/>
        </w:rPr>
        <w:t xml:space="preserve"> </w:t>
      </w:r>
      <w:r w:rsidRPr="00E44A73">
        <w:rPr>
          <w:w w:val="105"/>
          <w:sz w:val="24"/>
          <w:szCs w:val="24"/>
        </w:rPr>
        <w:t>attendance</w:t>
      </w:r>
      <w:r w:rsidRPr="00E44A73">
        <w:rPr>
          <w:spacing w:val="11"/>
          <w:w w:val="105"/>
          <w:sz w:val="24"/>
          <w:szCs w:val="24"/>
        </w:rPr>
        <w:t xml:space="preserve"> </w:t>
      </w:r>
      <w:r w:rsidRPr="00E44A73">
        <w:rPr>
          <w:w w:val="105"/>
          <w:sz w:val="24"/>
          <w:szCs w:val="24"/>
        </w:rPr>
        <w:t>and</w:t>
      </w:r>
      <w:r w:rsidRPr="00E44A73">
        <w:rPr>
          <w:spacing w:val="12"/>
          <w:w w:val="105"/>
          <w:sz w:val="24"/>
          <w:szCs w:val="24"/>
        </w:rPr>
        <w:t xml:space="preserve"> </w:t>
      </w:r>
      <w:r w:rsidRPr="00E44A73">
        <w:rPr>
          <w:w w:val="105"/>
          <w:sz w:val="24"/>
          <w:szCs w:val="24"/>
        </w:rPr>
        <w:t>completion</w:t>
      </w:r>
      <w:r w:rsidRPr="00E44A73">
        <w:rPr>
          <w:spacing w:val="11"/>
          <w:w w:val="105"/>
          <w:sz w:val="24"/>
          <w:szCs w:val="24"/>
        </w:rPr>
        <w:t xml:space="preserve"> </w:t>
      </w:r>
      <w:r w:rsidRPr="00E44A73">
        <w:rPr>
          <w:w w:val="105"/>
          <w:sz w:val="24"/>
          <w:szCs w:val="24"/>
        </w:rPr>
        <w:t>of</w:t>
      </w:r>
      <w:r w:rsidRPr="00E44A73">
        <w:rPr>
          <w:spacing w:val="11"/>
          <w:w w:val="105"/>
          <w:sz w:val="24"/>
          <w:szCs w:val="24"/>
        </w:rPr>
        <w:t xml:space="preserve"> </w:t>
      </w:r>
      <w:r w:rsidRPr="00E44A73">
        <w:rPr>
          <w:w w:val="105"/>
          <w:sz w:val="24"/>
          <w:szCs w:val="24"/>
        </w:rPr>
        <w:t>studies for</w:t>
      </w:r>
      <w:r>
        <w:rPr>
          <w:w w:val="105"/>
          <w:sz w:val="24"/>
          <w:szCs w:val="24"/>
        </w:rPr>
        <w:t xml:space="preserve"> Professional Development </w:t>
      </w:r>
      <w:r w:rsidRPr="00E44A73">
        <w:rPr>
          <w:w w:val="105"/>
          <w:sz w:val="24"/>
          <w:szCs w:val="24"/>
        </w:rPr>
        <w:t>must not interfere with the employee’s core hours of work, unless approved by the Approval Team.</w:t>
      </w:r>
      <w:r w:rsidR="00377B35">
        <w:rPr>
          <w:w w:val="105"/>
          <w:sz w:val="24"/>
          <w:szCs w:val="24"/>
        </w:rPr>
        <w:t xml:space="preserve"> </w:t>
      </w:r>
      <w:r w:rsidRPr="00E44A73">
        <w:rPr>
          <w:w w:val="105"/>
          <w:sz w:val="24"/>
          <w:szCs w:val="24"/>
        </w:rPr>
        <w:t>POA may approve employees to use their PTO as needed.</w:t>
      </w:r>
      <w:r w:rsidR="00377B35">
        <w:rPr>
          <w:w w:val="105"/>
          <w:sz w:val="24"/>
          <w:szCs w:val="24"/>
        </w:rPr>
        <w:t xml:space="preserve"> </w:t>
      </w:r>
      <w:r w:rsidRPr="00E44A73">
        <w:rPr>
          <w:w w:val="105"/>
          <w:sz w:val="24"/>
          <w:szCs w:val="24"/>
        </w:rPr>
        <w:t xml:space="preserve">An additional Flex Work Arrangement (FWA) request may be available to address </w:t>
      </w:r>
      <w:r>
        <w:rPr>
          <w:w w:val="105"/>
          <w:sz w:val="24"/>
          <w:szCs w:val="24"/>
        </w:rPr>
        <w:t xml:space="preserve">Professional Development </w:t>
      </w:r>
      <w:r w:rsidRPr="00E44A73">
        <w:rPr>
          <w:w w:val="105"/>
          <w:sz w:val="24"/>
          <w:szCs w:val="24"/>
        </w:rPr>
        <w:t>scheduling needs.</w:t>
      </w:r>
      <w:r w:rsidR="00377B35">
        <w:rPr>
          <w:w w:val="105"/>
          <w:sz w:val="24"/>
          <w:szCs w:val="24"/>
        </w:rPr>
        <w:t xml:space="preserve"> </w:t>
      </w:r>
      <w:r w:rsidRPr="00E44A73">
        <w:rPr>
          <w:w w:val="105"/>
          <w:sz w:val="24"/>
          <w:szCs w:val="24"/>
        </w:rPr>
        <w:t>In addition, staff must ensure satisfactory job</w:t>
      </w:r>
      <w:r w:rsidRPr="00E44A73">
        <w:rPr>
          <w:spacing w:val="2"/>
          <w:w w:val="105"/>
          <w:sz w:val="24"/>
          <w:szCs w:val="24"/>
        </w:rPr>
        <w:t xml:space="preserve"> </w:t>
      </w:r>
      <w:r w:rsidRPr="00E44A73">
        <w:rPr>
          <w:w w:val="105"/>
          <w:sz w:val="24"/>
          <w:szCs w:val="24"/>
        </w:rPr>
        <w:t>performance</w:t>
      </w:r>
      <w:r w:rsidRPr="00E44A73">
        <w:rPr>
          <w:spacing w:val="1"/>
          <w:w w:val="105"/>
          <w:sz w:val="24"/>
          <w:szCs w:val="24"/>
        </w:rPr>
        <w:t xml:space="preserve"> </w:t>
      </w:r>
      <w:r w:rsidRPr="00E44A73">
        <w:rPr>
          <w:w w:val="105"/>
          <w:sz w:val="24"/>
          <w:szCs w:val="24"/>
        </w:rPr>
        <w:t>during</w:t>
      </w:r>
      <w:r w:rsidRPr="00E44A73">
        <w:rPr>
          <w:spacing w:val="2"/>
          <w:w w:val="105"/>
          <w:sz w:val="24"/>
          <w:szCs w:val="24"/>
        </w:rPr>
        <w:t xml:space="preserve"> </w:t>
      </w:r>
      <w:r w:rsidRPr="00E44A73">
        <w:rPr>
          <w:w w:val="105"/>
          <w:sz w:val="24"/>
          <w:szCs w:val="24"/>
        </w:rPr>
        <w:t>enrollment</w:t>
      </w:r>
      <w:r w:rsidRPr="00E44A73">
        <w:rPr>
          <w:spacing w:val="1"/>
          <w:w w:val="105"/>
          <w:sz w:val="24"/>
          <w:szCs w:val="24"/>
        </w:rPr>
        <w:t xml:space="preserve"> </w:t>
      </w:r>
      <w:r>
        <w:rPr>
          <w:spacing w:val="1"/>
          <w:w w:val="105"/>
          <w:sz w:val="24"/>
          <w:szCs w:val="24"/>
        </w:rPr>
        <w:t>in</w:t>
      </w:r>
      <w:r w:rsidRPr="00E44A73">
        <w:rPr>
          <w:spacing w:val="1"/>
          <w:w w:val="105"/>
          <w:sz w:val="24"/>
          <w:szCs w:val="24"/>
        </w:rPr>
        <w:t xml:space="preserve"> any P</w:t>
      </w:r>
      <w:r>
        <w:rPr>
          <w:spacing w:val="1"/>
          <w:w w:val="105"/>
          <w:sz w:val="24"/>
          <w:szCs w:val="24"/>
        </w:rPr>
        <w:t xml:space="preserve">rofessional </w:t>
      </w:r>
      <w:r w:rsidRPr="00E44A73">
        <w:rPr>
          <w:spacing w:val="1"/>
          <w:w w:val="105"/>
          <w:sz w:val="24"/>
          <w:szCs w:val="24"/>
        </w:rPr>
        <w:t>D</w:t>
      </w:r>
      <w:r>
        <w:rPr>
          <w:spacing w:val="1"/>
          <w:w w:val="105"/>
          <w:sz w:val="24"/>
          <w:szCs w:val="24"/>
        </w:rPr>
        <w:t>evelopment</w:t>
      </w:r>
      <w:r w:rsidRPr="00E44A73">
        <w:rPr>
          <w:spacing w:val="1"/>
          <w:w w:val="105"/>
          <w:sz w:val="24"/>
          <w:szCs w:val="24"/>
        </w:rPr>
        <w:t xml:space="preserve"> program. </w:t>
      </w:r>
    </w:p>
    <w:p w14:paraId="0566E829" w14:textId="77777777" w:rsidR="00C82514" w:rsidRPr="0064793A" w:rsidRDefault="00C82514" w:rsidP="00F6340B">
      <w:pPr>
        <w:pStyle w:val="Heading4"/>
        <w:rPr>
          <w:szCs w:val="26"/>
        </w:rPr>
      </w:pPr>
      <w:bookmarkStart w:id="7374" w:name="_Toc153300270"/>
      <w:r w:rsidRPr="0064793A">
        <w:rPr>
          <w:szCs w:val="26"/>
        </w:rPr>
        <w:t>Application Process</w:t>
      </w:r>
      <w:bookmarkEnd w:id="7374"/>
    </w:p>
    <w:p w14:paraId="57E5138E" w14:textId="77777777" w:rsidR="00C82514" w:rsidRDefault="00C82514" w:rsidP="00C82514">
      <w:pPr>
        <w:pStyle w:val="BodyText"/>
        <w:spacing w:before="1" w:line="360" w:lineRule="auto"/>
        <w:jc w:val="both"/>
        <w:rPr>
          <w:i/>
          <w:iCs/>
          <w:sz w:val="24"/>
          <w:szCs w:val="24"/>
        </w:rPr>
      </w:pPr>
      <w:r w:rsidRPr="0004713E">
        <w:rPr>
          <w:sz w:val="24"/>
          <w:szCs w:val="24"/>
        </w:rPr>
        <w:t xml:space="preserve">The </w:t>
      </w:r>
      <w:r>
        <w:rPr>
          <w:sz w:val="24"/>
          <w:szCs w:val="24"/>
        </w:rPr>
        <w:t>staff</w:t>
      </w:r>
      <w:r w:rsidRPr="0004713E">
        <w:rPr>
          <w:sz w:val="24"/>
          <w:szCs w:val="24"/>
        </w:rPr>
        <w:t xml:space="preserve"> </w:t>
      </w:r>
      <w:r>
        <w:rPr>
          <w:sz w:val="24"/>
          <w:szCs w:val="24"/>
        </w:rPr>
        <w:t xml:space="preserve">member </w:t>
      </w:r>
      <w:r w:rsidRPr="0004713E">
        <w:rPr>
          <w:sz w:val="24"/>
          <w:szCs w:val="24"/>
        </w:rPr>
        <w:t>will need to determine with the help of their supervisor which type</w:t>
      </w:r>
      <w:r>
        <w:rPr>
          <w:sz w:val="24"/>
          <w:szCs w:val="24"/>
        </w:rPr>
        <w:t xml:space="preserve"> of</w:t>
      </w:r>
      <w:r w:rsidRPr="0004713E">
        <w:rPr>
          <w:sz w:val="24"/>
          <w:szCs w:val="24"/>
        </w:rPr>
        <w:t xml:space="preserve"> </w:t>
      </w:r>
      <w:r>
        <w:rPr>
          <w:sz w:val="24"/>
          <w:szCs w:val="24"/>
        </w:rPr>
        <w:t>program will</w:t>
      </w:r>
      <w:r w:rsidRPr="0004713E">
        <w:rPr>
          <w:sz w:val="24"/>
          <w:szCs w:val="24"/>
        </w:rPr>
        <w:t xml:space="preserve"> work best</w:t>
      </w:r>
      <w:r>
        <w:rPr>
          <w:sz w:val="24"/>
          <w:szCs w:val="24"/>
        </w:rPr>
        <w:t xml:space="preserve"> to improve or master performance and project needs in their current role.</w:t>
      </w:r>
    </w:p>
    <w:p w14:paraId="0A2C244D" w14:textId="77777777" w:rsidR="00C82514" w:rsidRDefault="00C82514" w:rsidP="00C82514">
      <w:pPr>
        <w:pStyle w:val="BodyText"/>
        <w:spacing w:before="1" w:line="360" w:lineRule="auto"/>
        <w:jc w:val="both"/>
        <w:rPr>
          <w:i/>
          <w:iCs/>
          <w:sz w:val="24"/>
          <w:szCs w:val="24"/>
        </w:rPr>
      </w:pPr>
    </w:p>
    <w:p w14:paraId="5A795F29" w14:textId="77777777" w:rsidR="00C82514" w:rsidRPr="002A54C9" w:rsidRDefault="00C82514" w:rsidP="00C82514">
      <w:pPr>
        <w:pStyle w:val="BodyText"/>
        <w:spacing w:before="1" w:line="360" w:lineRule="auto"/>
        <w:jc w:val="both"/>
        <w:rPr>
          <w:i/>
          <w:iCs/>
          <w:sz w:val="24"/>
          <w:szCs w:val="24"/>
        </w:rPr>
      </w:pPr>
      <w:r>
        <w:rPr>
          <w:sz w:val="24"/>
          <w:szCs w:val="24"/>
        </w:rPr>
        <w:t>The following must be considered when determining a Professional Development program:</w:t>
      </w:r>
    </w:p>
    <w:p w14:paraId="7D4482C7" w14:textId="77777777" w:rsidR="00C82514" w:rsidRPr="002A54C9" w:rsidRDefault="00C82514" w:rsidP="00C82514">
      <w:pPr>
        <w:pStyle w:val="BodyText"/>
        <w:spacing w:before="1" w:line="360" w:lineRule="auto"/>
        <w:jc w:val="both"/>
        <w:rPr>
          <w:i/>
          <w:iCs/>
          <w:sz w:val="24"/>
          <w:szCs w:val="24"/>
        </w:rPr>
      </w:pPr>
    </w:p>
    <w:p w14:paraId="485A1928" w14:textId="77777777" w:rsidR="00C82514" w:rsidRDefault="00C82514" w:rsidP="00C82514">
      <w:pPr>
        <w:pStyle w:val="BodyText"/>
        <w:numPr>
          <w:ilvl w:val="0"/>
          <w:numId w:val="213"/>
        </w:numPr>
        <w:autoSpaceDE w:val="0"/>
        <w:autoSpaceDN w:val="0"/>
        <w:spacing w:before="1" w:line="360" w:lineRule="auto"/>
        <w:jc w:val="both"/>
        <w:rPr>
          <w:i/>
          <w:iCs/>
          <w:sz w:val="24"/>
          <w:szCs w:val="24"/>
        </w:rPr>
      </w:pPr>
      <w:r w:rsidRPr="00DD15DF">
        <w:rPr>
          <w:b/>
          <w:bCs/>
          <w:sz w:val="24"/>
          <w:szCs w:val="24"/>
        </w:rPr>
        <w:t>The nature and purpose of the course of study</w:t>
      </w:r>
      <w:r>
        <w:rPr>
          <w:b/>
          <w:bCs/>
          <w:sz w:val="24"/>
          <w:szCs w:val="24"/>
        </w:rPr>
        <w:t>/opportunity</w:t>
      </w:r>
      <w:r>
        <w:rPr>
          <w:sz w:val="24"/>
          <w:szCs w:val="24"/>
        </w:rPr>
        <w:t>:</w:t>
      </w:r>
      <w:r w:rsidRPr="002A54C9">
        <w:rPr>
          <w:sz w:val="24"/>
          <w:szCs w:val="24"/>
        </w:rPr>
        <w:t xml:space="preserve"> </w:t>
      </w:r>
      <w:r>
        <w:rPr>
          <w:sz w:val="24"/>
          <w:szCs w:val="24"/>
        </w:rPr>
        <w:t>Is the opportunity related</w:t>
      </w:r>
      <w:r w:rsidRPr="002A54C9">
        <w:rPr>
          <w:sz w:val="24"/>
          <w:szCs w:val="24"/>
        </w:rPr>
        <w:t xml:space="preserve"> to</w:t>
      </w:r>
      <w:r>
        <w:rPr>
          <w:sz w:val="24"/>
          <w:szCs w:val="24"/>
        </w:rPr>
        <w:t xml:space="preserve"> the current</w:t>
      </w:r>
      <w:r w:rsidRPr="002A54C9">
        <w:rPr>
          <w:sz w:val="24"/>
          <w:szCs w:val="24"/>
        </w:rPr>
        <w:t xml:space="preserve"> job or a </w:t>
      </w:r>
      <w:r>
        <w:rPr>
          <w:sz w:val="24"/>
          <w:szCs w:val="24"/>
        </w:rPr>
        <w:t xml:space="preserve">target </w:t>
      </w:r>
      <w:r w:rsidRPr="002A54C9">
        <w:rPr>
          <w:sz w:val="24"/>
          <w:szCs w:val="24"/>
        </w:rPr>
        <w:t xml:space="preserve">position </w:t>
      </w:r>
      <w:r>
        <w:rPr>
          <w:sz w:val="24"/>
          <w:szCs w:val="24"/>
        </w:rPr>
        <w:t xml:space="preserve">within POA? </w:t>
      </w:r>
    </w:p>
    <w:p w14:paraId="4383FFF4" w14:textId="77777777" w:rsidR="00C82514" w:rsidRPr="006840E8" w:rsidRDefault="00C82514" w:rsidP="00C82514">
      <w:pPr>
        <w:pStyle w:val="BodyText"/>
        <w:numPr>
          <w:ilvl w:val="0"/>
          <w:numId w:val="213"/>
        </w:numPr>
        <w:autoSpaceDE w:val="0"/>
        <w:autoSpaceDN w:val="0"/>
        <w:spacing w:before="1" w:line="360" w:lineRule="auto"/>
        <w:jc w:val="both"/>
        <w:rPr>
          <w:i/>
          <w:iCs/>
          <w:sz w:val="24"/>
          <w:szCs w:val="24"/>
        </w:rPr>
      </w:pPr>
      <w:r w:rsidRPr="006840E8">
        <w:rPr>
          <w:b/>
          <w:bCs/>
          <w:sz w:val="24"/>
          <w:szCs w:val="24"/>
        </w:rPr>
        <w:t>Potential benefits</w:t>
      </w:r>
      <w:r>
        <w:rPr>
          <w:sz w:val="24"/>
          <w:szCs w:val="24"/>
        </w:rPr>
        <w:t xml:space="preserve">: </w:t>
      </w:r>
      <w:r w:rsidRPr="006840E8">
        <w:rPr>
          <w:sz w:val="24"/>
          <w:szCs w:val="24"/>
        </w:rPr>
        <w:t>Will the outcome of the course</w:t>
      </w:r>
      <w:r>
        <w:rPr>
          <w:sz w:val="24"/>
          <w:szCs w:val="24"/>
        </w:rPr>
        <w:t>/opportunity</w:t>
      </w:r>
      <w:r w:rsidRPr="006840E8">
        <w:rPr>
          <w:sz w:val="24"/>
          <w:szCs w:val="24"/>
        </w:rPr>
        <w:t xml:space="preserve"> be beneficial to the </w:t>
      </w:r>
      <w:r>
        <w:rPr>
          <w:sz w:val="24"/>
          <w:szCs w:val="24"/>
        </w:rPr>
        <w:t>staff</w:t>
      </w:r>
      <w:r w:rsidRPr="006840E8">
        <w:rPr>
          <w:sz w:val="24"/>
          <w:szCs w:val="24"/>
        </w:rPr>
        <w:t xml:space="preserve"> and POA?</w:t>
      </w:r>
    </w:p>
    <w:p w14:paraId="39FF071D" w14:textId="77777777" w:rsidR="00C82514" w:rsidRPr="002A54C9" w:rsidRDefault="00C82514" w:rsidP="00C82514">
      <w:pPr>
        <w:pStyle w:val="BodyText"/>
        <w:numPr>
          <w:ilvl w:val="0"/>
          <w:numId w:val="213"/>
        </w:numPr>
        <w:autoSpaceDE w:val="0"/>
        <w:autoSpaceDN w:val="0"/>
        <w:spacing w:before="1" w:line="360" w:lineRule="auto"/>
        <w:ind w:right="-270"/>
        <w:jc w:val="both"/>
        <w:rPr>
          <w:i/>
          <w:iCs/>
          <w:sz w:val="24"/>
          <w:szCs w:val="24"/>
        </w:rPr>
      </w:pPr>
      <w:r>
        <w:rPr>
          <w:b/>
          <w:bCs/>
          <w:sz w:val="24"/>
          <w:szCs w:val="24"/>
        </w:rPr>
        <w:t>Staff</w:t>
      </w:r>
      <w:r w:rsidRPr="00C455F5">
        <w:rPr>
          <w:b/>
          <w:bCs/>
          <w:sz w:val="24"/>
          <w:szCs w:val="24"/>
        </w:rPr>
        <w:t xml:space="preserve"> eligibility</w:t>
      </w:r>
      <w:r>
        <w:rPr>
          <w:sz w:val="24"/>
          <w:szCs w:val="24"/>
        </w:rPr>
        <w:t>: Is the staff eligible</w:t>
      </w:r>
      <w:r w:rsidRPr="002A54C9">
        <w:rPr>
          <w:sz w:val="24"/>
          <w:szCs w:val="24"/>
        </w:rPr>
        <w:t xml:space="preserve"> for participation in the program as stipulated in this policy; and</w:t>
      </w:r>
      <w:r>
        <w:rPr>
          <w:sz w:val="24"/>
          <w:szCs w:val="24"/>
        </w:rPr>
        <w:t xml:space="preserve"> </w:t>
      </w:r>
    </w:p>
    <w:p w14:paraId="046DC8BF" w14:textId="620835CE" w:rsidR="00C82514" w:rsidRPr="00032492" w:rsidRDefault="00C82514" w:rsidP="00032492">
      <w:pPr>
        <w:pStyle w:val="BodyText"/>
        <w:numPr>
          <w:ilvl w:val="0"/>
          <w:numId w:val="213"/>
        </w:numPr>
        <w:autoSpaceDE w:val="0"/>
        <w:autoSpaceDN w:val="0"/>
        <w:spacing w:before="1" w:line="360" w:lineRule="auto"/>
        <w:jc w:val="both"/>
        <w:rPr>
          <w:i/>
          <w:iCs/>
          <w:sz w:val="24"/>
          <w:szCs w:val="24"/>
        </w:rPr>
      </w:pPr>
      <w:r w:rsidRPr="00713B3A">
        <w:rPr>
          <w:b/>
          <w:bCs/>
          <w:sz w:val="24"/>
          <w:szCs w:val="24"/>
        </w:rPr>
        <w:t xml:space="preserve">The </w:t>
      </w:r>
      <w:r>
        <w:rPr>
          <w:b/>
          <w:bCs/>
          <w:sz w:val="24"/>
          <w:szCs w:val="24"/>
        </w:rPr>
        <w:t>staff</w:t>
      </w:r>
      <w:r w:rsidRPr="00713B3A">
        <w:rPr>
          <w:b/>
          <w:bCs/>
          <w:sz w:val="24"/>
          <w:szCs w:val="24"/>
        </w:rPr>
        <w:t xml:space="preserve">’s current performance: </w:t>
      </w:r>
      <w:r w:rsidRPr="00713B3A">
        <w:rPr>
          <w:sz w:val="24"/>
          <w:szCs w:val="24"/>
        </w:rPr>
        <w:t xml:space="preserve">If the </w:t>
      </w:r>
      <w:r>
        <w:rPr>
          <w:sz w:val="24"/>
          <w:szCs w:val="24"/>
        </w:rPr>
        <w:t>staff</w:t>
      </w:r>
      <w:r w:rsidRPr="00713B3A">
        <w:rPr>
          <w:sz w:val="24"/>
          <w:szCs w:val="24"/>
        </w:rPr>
        <w:t xml:space="preserve"> needs to improve performance, the courses</w:t>
      </w:r>
      <w:r>
        <w:rPr>
          <w:sz w:val="24"/>
          <w:szCs w:val="24"/>
        </w:rPr>
        <w:t>/opportunities</w:t>
      </w:r>
      <w:r w:rsidRPr="00713B3A">
        <w:rPr>
          <w:sz w:val="24"/>
          <w:szCs w:val="24"/>
        </w:rPr>
        <w:t xml:space="preserve"> should first focus on capacity building for </w:t>
      </w:r>
      <w:r>
        <w:rPr>
          <w:sz w:val="24"/>
          <w:szCs w:val="24"/>
        </w:rPr>
        <w:t xml:space="preserve">the </w:t>
      </w:r>
      <w:r w:rsidRPr="00713B3A">
        <w:rPr>
          <w:sz w:val="24"/>
          <w:szCs w:val="24"/>
        </w:rPr>
        <w:t>current position prior to developing skills for potential</w:t>
      </w:r>
      <w:r>
        <w:rPr>
          <w:sz w:val="24"/>
          <w:szCs w:val="24"/>
        </w:rPr>
        <w:t xml:space="preserve"> </w:t>
      </w:r>
      <w:r w:rsidRPr="00713B3A">
        <w:rPr>
          <w:sz w:val="24"/>
          <w:szCs w:val="24"/>
        </w:rPr>
        <w:t>future positions within POA.</w:t>
      </w:r>
    </w:p>
    <w:p w14:paraId="02BAF5C5" w14:textId="7E8E855D" w:rsidR="00C82514" w:rsidRPr="00F6340B" w:rsidRDefault="00C82514" w:rsidP="00F6340B">
      <w:pPr>
        <w:pStyle w:val="Heading4"/>
        <w:rPr>
          <w:rStyle w:val="Heading3Char"/>
        </w:rPr>
      </w:pPr>
      <w:bookmarkStart w:id="7375" w:name="_Toc153300271"/>
      <w:r w:rsidRPr="0064793A">
        <w:rPr>
          <w:szCs w:val="26"/>
        </w:rPr>
        <w:t>Learning Activity Prior Identification</w:t>
      </w:r>
      <w:bookmarkEnd w:id="7375"/>
      <w:r w:rsidR="00377B35">
        <w:rPr>
          <w:szCs w:val="26"/>
        </w:rPr>
        <w:t xml:space="preserve"> </w:t>
      </w:r>
    </w:p>
    <w:p w14:paraId="37B29322" w14:textId="43E24C07" w:rsidR="00C82514" w:rsidRDefault="00C82514" w:rsidP="00C82514">
      <w:pPr>
        <w:pStyle w:val="BodyText"/>
        <w:spacing w:line="360" w:lineRule="auto"/>
        <w:ind w:right="113"/>
        <w:jc w:val="both"/>
        <w:rPr>
          <w:i/>
          <w:iCs/>
          <w:sz w:val="24"/>
          <w:szCs w:val="24"/>
        </w:rPr>
      </w:pPr>
      <w:r w:rsidRPr="00B23E53">
        <w:rPr>
          <w:sz w:val="24"/>
          <w:szCs w:val="24"/>
        </w:rPr>
        <w:t xml:space="preserve">Once a </w:t>
      </w:r>
      <w:r>
        <w:rPr>
          <w:sz w:val="24"/>
          <w:szCs w:val="24"/>
        </w:rPr>
        <w:t>Professional Development</w:t>
      </w:r>
      <w:r w:rsidRPr="00B23E53">
        <w:rPr>
          <w:sz w:val="24"/>
          <w:szCs w:val="24"/>
        </w:rPr>
        <w:t xml:space="preserve"> program has been identified by the </w:t>
      </w:r>
      <w:r>
        <w:rPr>
          <w:sz w:val="24"/>
          <w:szCs w:val="24"/>
        </w:rPr>
        <w:t>staff</w:t>
      </w:r>
      <w:r w:rsidRPr="00B23E53">
        <w:rPr>
          <w:sz w:val="24"/>
          <w:szCs w:val="24"/>
        </w:rPr>
        <w:t xml:space="preserve"> and a</w:t>
      </w:r>
      <w:r>
        <w:rPr>
          <w:sz w:val="24"/>
          <w:szCs w:val="24"/>
        </w:rPr>
        <w:t>pproved</w:t>
      </w:r>
      <w:r w:rsidRPr="00B23E53">
        <w:rPr>
          <w:sz w:val="24"/>
          <w:szCs w:val="24"/>
        </w:rPr>
        <w:t xml:space="preserve"> by their supervisor</w:t>
      </w:r>
      <w:r>
        <w:rPr>
          <w:sz w:val="24"/>
          <w:szCs w:val="24"/>
        </w:rPr>
        <w:t>,</w:t>
      </w:r>
      <w:r w:rsidRPr="00B23E53">
        <w:rPr>
          <w:sz w:val="24"/>
          <w:szCs w:val="24"/>
        </w:rPr>
        <w:t xml:space="preserve"> </w:t>
      </w:r>
      <w:r>
        <w:rPr>
          <w:sz w:val="24"/>
          <w:szCs w:val="24"/>
        </w:rPr>
        <w:t>the staff</w:t>
      </w:r>
      <w:r w:rsidRPr="002A54C9">
        <w:rPr>
          <w:sz w:val="24"/>
          <w:szCs w:val="24"/>
        </w:rPr>
        <w:t xml:space="preserve"> must complete the </w:t>
      </w:r>
      <w:r>
        <w:rPr>
          <w:sz w:val="24"/>
          <w:szCs w:val="24"/>
        </w:rPr>
        <w:t>Professional Development</w:t>
      </w:r>
      <w:r w:rsidRPr="002A54C9">
        <w:rPr>
          <w:sz w:val="24"/>
          <w:szCs w:val="24"/>
        </w:rPr>
        <w:t xml:space="preserve"> </w:t>
      </w:r>
      <w:r>
        <w:rPr>
          <w:sz w:val="24"/>
          <w:szCs w:val="24"/>
        </w:rPr>
        <w:t>A</w:t>
      </w:r>
      <w:r w:rsidRPr="002A54C9">
        <w:rPr>
          <w:sz w:val="24"/>
          <w:szCs w:val="24"/>
        </w:rPr>
        <w:t xml:space="preserve">pplication </w:t>
      </w:r>
      <w:r>
        <w:rPr>
          <w:sz w:val="24"/>
          <w:szCs w:val="24"/>
        </w:rPr>
        <w:t>F</w:t>
      </w:r>
      <w:r w:rsidRPr="002A54C9">
        <w:rPr>
          <w:sz w:val="24"/>
          <w:szCs w:val="24"/>
        </w:rPr>
        <w:t>orm.</w:t>
      </w:r>
      <w:r w:rsidR="00377B35">
        <w:rPr>
          <w:sz w:val="24"/>
          <w:szCs w:val="24"/>
        </w:rPr>
        <w:t xml:space="preserve"> </w:t>
      </w:r>
      <w:r>
        <w:rPr>
          <w:sz w:val="24"/>
          <w:szCs w:val="24"/>
        </w:rPr>
        <w:t xml:space="preserve">Once completed, the Professional Development Application Form </w:t>
      </w:r>
      <w:r w:rsidRPr="000022F7">
        <w:rPr>
          <w:sz w:val="24"/>
          <w:szCs w:val="24"/>
        </w:rPr>
        <w:t xml:space="preserve">will be submitted to </w:t>
      </w:r>
      <w:r>
        <w:rPr>
          <w:sz w:val="24"/>
          <w:szCs w:val="24"/>
        </w:rPr>
        <w:t xml:space="preserve">the Approval Team, as defined in Section 6, for review and </w:t>
      </w:r>
      <w:r w:rsidRPr="000022F7">
        <w:rPr>
          <w:sz w:val="24"/>
          <w:szCs w:val="24"/>
        </w:rPr>
        <w:t>approval</w:t>
      </w:r>
      <w:r w:rsidRPr="002A54C9">
        <w:rPr>
          <w:sz w:val="24"/>
          <w:szCs w:val="24"/>
        </w:rPr>
        <w:t xml:space="preserve">, BEFORE registering and </w:t>
      </w:r>
      <w:r>
        <w:rPr>
          <w:sz w:val="24"/>
          <w:szCs w:val="24"/>
        </w:rPr>
        <w:t>commencing</w:t>
      </w:r>
      <w:r w:rsidRPr="002A54C9">
        <w:rPr>
          <w:sz w:val="24"/>
          <w:szCs w:val="24"/>
        </w:rPr>
        <w:t xml:space="preserve"> the course</w:t>
      </w:r>
      <w:r>
        <w:rPr>
          <w:sz w:val="24"/>
          <w:szCs w:val="24"/>
        </w:rPr>
        <w:t>/opportunity</w:t>
      </w:r>
      <w:r w:rsidRPr="003C202B">
        <w:rPr>
          <w:sz w:val="24"/>
          <w:szCs w:val="24"/>
        </w:rPr>
        <w:t>.</w:t>
      </w:r>
      <w:r w:rsidRPr="00FE38DB">
        <w:rPr>
          <w:sz w:val="24"/>
          <w:szCs w:val="24"/>
        </w:rPr>
        <w:t xml:space="preserve"> </w:t>
      </w:r>
      <w:r w:rsidRPr="003C202B">
        <w:rPr>
          <w:sz w:val="24"/>
          <w:szCs w:val="24"/>
        </w:rPr>
        <w:t>Once</w:t>
      </w:r>
      <w:r w:rsidRPr="006F373E">
        <w:rPr>
          <w:sz w:val="24"/>
          <w:szCs w:val="24"/>
        </w:rPr>
        <w:t xml:space="preserve"> the </w:t>
      </w:r>
      <w:r>
        <w:rPr>
          <w:sz w:val="24"/>
          <w:szCs w:val="24"/>
        </w:rPr>
        <w:t>Professional Development</w:t>
      </w:r>
      <w:r w:rsidRPr="006F373E">
        <w:rPr>
          <w:sz w:val="24"/>
          <w:szCs w:val="24"/>
        </w:rPr>
        <w:t xml:space="preserve"> Application is approved</w:t>
      </w:r>
      <w:r>
        <w:rPr>
          <w:sz w:val="24"/>
          <w:szCs w:val="24"/>
        </w:rPr>
        <w:t>,</w:t>
      </w:r>
      <w:r w:rsidRPr="006F373E">
        <w:rPr>
          <w:sz w:val="24"/>
          <w:szCs w:val="24"/>
        </w:rPr>
        <w:t xml:space="preserve"> </w:t>
      </w:r>
      <w:r>
        <w:rPr>
          <w:sz w:val="24"/>
          <w:szCs w:val="24"/>
        </w:rPr>
        <w:t>the</w:t>
      </w:r>
      <w:r w:rsidRPr="006F373E">
        <w:rPr>
          <w:sz w:val="24"/>
          <w:szCs w:val="24"/>
        </w:rPr>
        <w:t xml:space="preserve"> </w:t>
      </w:r>
      <w:r>
        <w:rPr>
          <w:sz w:val="24"/>
          <w:szCs w:val="24"/>
        </w:rPr>
        <w:t>staff</w:t>
      </w:r>
      <w:r w:rsidRPr="006F373E">
        <w:rPr>
          <w:sz w:val="24"/>
          <w:szCs w:val="24"/>
        </w:rPr>
        <w:t xml:space="preserve"> will be notified to start making the arrangements to complete and attend the </w:t>
      </w:r>
      <w:r>
        <w:rPr>
          <w:sz w:val="24"/>
          <w:szCs w:val="24"/>
        </w:rPr>
        <w:t>Professional Development</w:t>
      </w:r>
      <w:r w:rsidRPr="006F373E">
        <w:rPr>
          <w:sz w:val="24"/>
          <w:szCs w:val="24"/>
        </w:rPr>
        <w:t xml:space="preserve"> program requested.</w:t>
      </w:r>
    </w:p>
    <w:p w14:paraId="572DB666" w14:textId="100A92D0" w:rsidR="00C82514" w:rsidRPr="0064793A" w:rsidRDefault="00C82514" w:rsidP="00F6340B">
      <w:pPr>
        <w:pStyle w:val="Heading4"/>
        <w:rPr>
          <w:b w:val="0"/>
          <w:bCs w:val="0"/>
          <w:szCs w:val="26"/>
        </w:rPr>
      </w:pPr>
      <w:bookmarkStart w:id="7376" w:name="_Toc153300272"/>
      <w:r w:rsidRPr="0064793A">
        <w:rPr>
          <w:szCs w:val="26"/>
        </w:rPr>
        <w:t>Learning Activity After Identification</w:t>
      </w:r>
      <w:bookmarkEnd w:id="7376"/>
      <w:r w:rsidR="00377B35">
        <w:rPr>
          <w:szCs w:val="26"/>
        </w:rPr>
        <w:t xml:space="preserve"> </w:t>
      </w:r>
    </w:p>
    <w:p w14:paraId="0FBB3B94" w14:textId="77777777" w:rsidR="00C82514" w:rsidRDefault="00C82514" w:rsidP="00C82514">
      <w:pPr>
        <w:pStyle w:val="BodyText"/>
        <w:spacing w:line="360" w:lineRule="auto"/>
        <w:jc w:val="both"/>
        <w:rPr>
          <w:i/>
          <w:iCs/>
          <w:sz w:val="24"/>
          <w:szCs w:val="24"/>
        </w:rPr>
      </w:pPr>
      <w:r>
        <w:rPr>
          <w:sz w:val="24"/>
          <w:szCs w:val="24"/>
        </w:rPr>
        <w:t xml:space="preserve">Staff members </w:t>
      </w:r>
      <w:r w:rsidRPr="00967ADC">
        <w:rPr>
          <w:sz w:val="24"/>
          <w:szCs w:val="24"/>
        </w:rPr>
        <w:t>who independently pursue learning activities outside of LinkedIn Learning or without their supervisor's prior approval and later find a direct correlation that would benefit both Partners and their professional development</w:t>
      </w:r>
      <w:r>
        <w:rPr>
          <w:sz w:val="24"/>
          <w:szCs w:val="24"/>
        </w:rPr>
        <w:t>,</w:t>
      </w:r>
      <w:r w:rsidRPr="00967ADC">
        <w:rPr>
          <w:sz w:val="24"/>
          <w:szCs w:val="24"/>
        </w:rPr>
        <w:t xml:space="preserve"> may submit a reimbursement request</w:t>
      </w:r>
      <w:r>
        <w:rPr>
          <w:sz w:val="24"/>
          <w:szCs w:val="24"/>
        </w:rPr>
        <w:t xml:space="preserve"> form. Staff members must consult with the supervisor for initial approval then complete a Professional Development Application Form that will be routed to the Approval Team*. A signed professional development application form must accompany the reimbursement request form. </w:t>
      </w:r>
    </w:p>
    <w:p w14:paraId="1CE94C0C" w14:textId="77777777" w:rsidR="00C82514" w:rsidRDefault="00C82514" w:rsidP="00C82514">
      <w:pPr>
        <w:pStyle w:val="BodyText"/>
        <w:spacing w:line="360" w:lineRule="auto"/>
        <w:jc w:val="both"/>
        <w:rPr>
          <w:i/>
          <w:iCs/>
          <w:sz w:val="24"/>
          <w:szCs w:val="24"/>
        </w:rPr>
      </w:pPr>
    </w:p>
    <w:p w14:paraId="3E1D29AD" w14:textId="7755F88F" w:rsidR="00C82514" w:rsidRDefault="00C82514" w:rsidP="00032492">
      <w:pPr>
        <w:pStyle w:val="BodyText"/>
        <w:spacing w:line="360" w:lineRule="auto"/>
        <w:jc w:val="both"/>
        <w:rPr>
          <w:i/>
          <w:iCs/>
          <w:sz w:val="24"/>
          <w:szCs w:val="24"/>
        </w:rPr>
      </w:pPr>
      <w:r>
        <w:rPr>
          <w:sz w:val="24"/>
          <w:szCs w:val="24"/>
        </w:rPr>
        <w:t>*</w:t>
      </w:r>
      <w:r w:rsidRPr="00967ADC">
        <w:rPr>
          <w:sz w:val="24"/>
          <w:szCs w:val="24"/>
        </w:rPr>
        <w:t>However, it is essential to note that submitting a request after the course or purchase may result in a denial if the justification does not align with the business or professional development needs.</w:t>
      </w:r>
    </w:p>
    <w:p w14:paraId="7FD4B174" w14:textId="77777777" w:rsidR="00C82514" w:rsidRPr="0064793A" w:rsidRDefault="00C82514" w:rsidP="00F6340B">
      <w:pPr>
        <w:pStyle w:val="Heading4"/>
        <w:rPr>
          <w:szCs w:val="26"/>
        </w:rPr>
      </w:pPr>
      <w:bookmarkStart w:id="7377" w:name="_Toc153300273"/>
      <w:r w:rsidRPr="0064793A">
        <w:rPr>
          <w:szCs w:val="26"/>
        </w:rPr>
        <w:t>Payment &amp; Reimbursement Request</w:t>
      </w:r>
      <w:bookmarkEnd w:id="7377"/>
    </w:p>
    <w:p w14:paraId="6A0E23B7" w14:textId="5448529C" w:rsidR="00C82514" w:rsidRDefault="00C82514" w:rsidP="00C82514">
      <w:pPr>
        <w:pStyle w:val="BodyText"/>
        <w:spacing w:line="360" w:lineRule="auto"/>
        <w:ind w:right="113"/>
        <w:jc w:val="both"/>
        <w:rPr>
          <w:i/>
          <w:iCs/>
          <w:sz w:val="24"/>
          <w:szCs w:val="24"/>
        </w:rPr>
      </w:pPr>
      <w:r w:rsidRPr="009552DE">
        <w:rPr>
          <w:sz w:val="24"/>
          <w:szCs w:val="24"/>
        </w:rPr>
        <w:t>The P</w:t>
      </w:r>
      <w:r>
        <w:rPr>
          <w:sz w:val="24"/>
          <w:szCs w:val="24"/>
        </w:rPr>
        <w:t xml:space="preserve">rofessional </w:t>
      </w:r>
      <w:r w:rsidRPr="009552DE">
        <w:rPr>
          <w:sz w:val="24"/>
          <w:szCs w:val="24"/>
        </w:rPr>
        <w:t>D</w:t>
      </w:r>
      <w:r>
        <w:rPr>
          <w:sz w:val="24"/>
          <w:szCs w:val="24"/>
        </w:rPr>
        <w:t>evelopment program</w:t>
      </w:r>
      <w:r w:rsidRPr="009552DE">
        <w:rPr>
          <w:sz w:val="24"/>
          <w:szCs w:val="24"/>
        </w:rPr>
        <w:t xml:space="preserve"> courses can be paid using </w:t>
      </w:r>
      <w:r>
        <w:rPr>
          <w:sz w:val="24"/>
          <w:szCs w:val="24"/>
        </w:rPr>
        <w:t>POA’s</w:t>
      </w:r>
      <w:r w:rsidRPr="009552DE">
        <w:rPr>
          <w:sz w:val="24"/>
          <w:szCs w:val="24"/>
        </w:rPr>
        <w:t xml:space="preserve"> credit card, or via ACH/Wire</w:t>
      </w:r>
      <w:r>
        <w:rPr>
          <w:sz w:val="24"/>
          <w:szCs w:val="24"/>
        </w:rPr>
        <w:t xml:space="preserve">. </w:t>
      </w:r>
      <w:r w:rsidRPr="008F156A">
        <w:rPr>
          <w:sz w:val="24"/>
          <w:szCs w:val="24"/>
        </w:rPr>
        <w:t xml:space="preserve">In </w:t>
      </w:r>
      <w:r>
        <w:rPr>
          <w:sz w:val="24"/>
          <w:szCs w:val="24"/>
        </w:rPr>
        <w:t xml:space="preserve">some </w:t>
      </w:r>
      <w:r w:rsidRPr="008F156A">
        <w:rPr>
          <w:sz w:val="24"/>
          <w:szCs w:val="24"/>
        </w:rPr>
        <w:t>cases</w:t>
      </w:r>
      <w:r>
        <w:rPr>
          <w:sz w:val="24"/>
          <w:szCs w:val="24"/>
        </w:rPr>
        <w:t>,</w:t>
      </w:r>
      <w:r w:rsidRPr="008F156A">
        <w:rPr>
          <w:sz w:val="24"/>
          <w:szCs w:val="24"/>
        </w:rPr>
        <w:t xml:space="preserve"> </w:t>
      </w:r>
      <w:r>
        <w:rPr>
          <w:sz w:val="24"/>
          <w:szCs w:val="24"/>
        </w:rPr>
        <w:t>POA</w:t>
      </w:r>
      <w:r w:rsidRPr="008F156A">
        <w:rPr>
          <w:sz w:val="24"/>
          <w:szCs w:val="24"/>
        </w:rPr>
        <w:t xml:space="preserve"> does</w:t>
      </w:r>
      <w:r>
        <w:rPr>
          <w:sz w:val="24"/>
          <w:szCs w:val="24"/>
        </w:rPr>
        <w:t xml:space="preserve"> not</w:t>
      </w:r>
      <w:r w:rsidRPr="008F156A">
        <w:rPr>
          <w:sz w:val="24"/>
          <w:szCs w:val="24"/>
        </w:rPr>
        <w:t xml:space="preserve"> pay for the </w:t>
      </w:r>
      <w:r>
        <w:rPr>
          <w:sz w:val="24"/>
          <w:szCs w:val="24"/>
        </w:rPr>
        <w:t>Professional Development program</w:t>
      </w:r>
      <w:r w:rsidRPr="008F156A">
        <w:rPr>
          <w:sz w:val="24"/>
          <w:szCs w:val="24"/>
        </w:rPr>
        <w:t xml:space="preserve"> directly</w:t>
      </w:r>
      <w:r>
        <w:rPr>
          <w:sz w:val="24"/>
          <w:szCs w:val="24"/>
        </w:rPr>
        <w:t>; therefore, staff</w:t>
      </w:r>
      <w:r w:rsidRPr="008F156A">
        <w:rPr>
          <w:sz w:val="24"/>
          <w:szCs w:val="24"/>
        </w:rPr>
        <w:t xml:space="preserve"> will have to pay</w:t>
      </w:r>
      <w:r>
        <w:rPr>
          <w:sz w:val="24"/>
          <w:szCs w:val="24"/>
        </w:rPr>
        <w:t xml:space="preserve"> upfront </w:t>
      </w:r>
      <w:r w:rsidRPr="008F156A">
        <w:rPr>
          <w:sz w:val="24"/>
          <w:szCs w:val="24"/>
        </w:rPr>
        <w:t xml:space="preserve">and </w:t>
      </w:r>
      <w:r>
        <w:rPr>
          <w:sz w:val="24"/>
          <w:szCs w:val="24"/>
        </w:rPr>
        <w:t>provide the following supporting documents and attach them to the expense report for reimbursement.</w:t>
      </w:r>
      <w:r w:rsidR="00377B35">
        <w:rPr>
          <w:sz w:val="24"/>
          <w:szCs w:val="24"/>
        </w:rPr>
        <w:t xml:space="preserve"> </w:t>
      </w:r>
      <w:r>
        <w:rPr>
          <w:sz w:val="24"/>
          <w:szCs w:val="24"/>
        </w:rPr>
        <w:t xml:space="preserve">The </w:t>
      </w:r>
      <w:r w:rsidRPr="008F156A">
        <w:rPr>
          <w:sz w:val="24"/>
          <w:szCs w:val="24"/>
        </w:rPr>
        <w:t xml:space="preserve">HR </w:t>
      </w:r>
      <w:r>
        <w:rPr>
          <w:sz w:val="24"/>
          <w:szCs w:val="24"/>
        </w:rPr>
        <w:t xml:space="preserve">&amp; F&amp;A team </w:t>
      </w:r>
      <w:r w:rsidRPr="008F156A">
        <w:rPr>
          <w:sz w:val="24"/>
          <w:szCs w:val="24"/>
        </w:rPr>
        <w:t xml:space="preserve">will </w:t>
      </w:r>
      <w:r>
        <w:rPr>
          <w:sz w:val="24"/>
          <w:szCs w:val="24"/>
        </w:rPr>
        <w:t>provide</w:t>
      </w:r>
      <w:r w:rsidRPr="008F156A">
        <w:rPr>
          <w:sz w:val="24"/>
          <w:szCs w:val="24"/>
        </w:rPr>
        <w:t xml:space="preserve"> </w:t>
      </w:r>
      <w:r>
        <w:rPr>
          <w:sz w:val="24"/>
          <w:szCs w:val="24"/>
        </w:rPr>
        <w:t>guidelines on a case-by-case basis.</w:t>
      </w:r>
    </w:p>
    <w:p w14:paraId="3B7D1586" w14:textId="77777777" w:rsidR="00C82514" w:rsidRPr="00F41CF1" w:rsidRDefault="00C82514" w:rsidP="00C82514">
      <w:pPr>
        <w:pStyle w:val="ListParagraph"/>
        <w:widowControl w:val="0"/>
        <w:numPr>
          <w:ilvl w:val="0"/>
          <w:numId w:val="211"/>
        </w:numPr>
        <w:tabs>
          <w:tab w:val="left" w:pos="2279"/>
          <w:tab w:val="left" w:pos="2280"/>
        </w:tabs>
        <w:autoSpaceDE w:val="0"/>
        <w:autoSpaceDN w:val="0"/>
        <w:spacing w:line="360" w:lineRule="auto"/>
        <w:ind w:left="1080" w:hanging="360"/>
        <w:contextualSpacing w:val="0"/>
        <w:jc w:val="both"/>
        <w:rPr>
          <w:rFonts w:cs="Times New Roman"/>
          <w:w w:val="105"/>
        </w:rPr>
      </w:pPr>
      <w:r w:rsidRPr="00F41CF1">
        <w:rPr>
          <w:rFonts w:cs="Times New Roman"/>
          <w:w w:val="105"/>
        </w:rPr>
        <w:t xml:space="preserve">Expense </w:t>
      </w:r>
      <w:r>
        <w:rPr>
          <w:rFonts w:cs="Times New Roman"/>
          <w:w w:val="105"/>
        </w:rPr>
        <w:t>report (must follow ACH or Wire requirement under F&amp;A guidelines)</w:t>
      </w:r>
    </w:p>
    <w:p w14:paraId="48AF7AB0" w14:textId="77777777" w:rsidR="00C82514" w:rsidRPr="00F41CF1" w:rsidRDefault="00C82514" w:rsidP="00C82514">
      <w:pPr>
        <w:pStyle w:val="ListParagraph"/>
        <w:widowControl w:val="0"/>
        <w:numPr>
          <w:ilvl w:val="0"/>
          <w:numId w:val="211"/>
        </w:numPr>
        <w:tabs>
          <w:tab w:val="left" w:pos="3359"/>
          <w:tab w:val="left" w:pos="3360"/>
        </w:tabs>
        <w:autoSpaceDE w:val="0"/>
        <w:autoSpaceDN w:val="0"/>
        <w:spacing w:before="3" w:line="360" w:lineRule="auto"/>
        <w:ind w:left="1080" w:hanging="360"/>
        <w:contextualSpacing w:val="0"/>
        <w:jc w:val="both"/>
        <w:rPr>
          <w:rFonts w:cs="Times New Roman"/>
        </w:rPr>
      </w:pPr>
      <w:r w:rsidRPr="00F41CF1">
        <w:rPr>
          <w:rFonts w:cs="Times New Roman"/>
          <w:w w:val="110"/>
        </w:rPr>
        <w:t>Professional Development Request</w:t>
      </w:r>
      <w:r w:rsidRPr="00F41CF1">
        <w:rPr>
          <w:rFonts w:cs="Times New Roman"/>
          <w:spacing w:val="-17"/>
          <w:w w:val="110"/>
        </w:rPr>
        <w:t xml:space="preserve"> </w:t>
      </w:r>
      <w:r w:rsidRPr="00F41CF1">
        <w:rPr>
          <w:rFonts w:cs="Times New Roman"/>
          <w:w w:val="110"/>
        </w:rPr>
        <w:t>Form</w:t>
      </w:r>
      <w:r>
        <w:rPr>
          <w:rFonts w:cs="Times New Roman"/>
          <w:w w:val="110"/>
        </w:rPr>
        <w:t xml:space="preserve"> approved by the Approval Team</w:t>
      </w:r>
    </w:p>
    <w:p w14:paraId="0F0296F2" w14:textId="77777777" w:rsidR="00C82514" w:rsidRPr="00F41CF1" w:rsidRDefault="00C82514" w:rsidP="00C82514">
      <w:pPr>
        <w:pStyle w:val="ListParagraph"/>
        <w:widowControl w:val="0"/>
        <w:numPr>
          <w:ilvl w:val="0"/>
          <w:numId w:val="211"/>
        </w:numPr>
        <w:tabs>
          <w:tab w:val="left" w:pos="3359"/>
          <w:tab w:val="left" w:pos="3360"/>
        </w:tabs>
        <w:autoSpaceDE w:val="0"/>
        <w:autoSpaceDN w:val="0"/>
        <w:spacing w:before="4" w:line="360" w:lineRule="auto"/>
        <w:ind w:left="1080" w:hanging="360"/>
        <w:contextualSpacing w:val="0"/>
        <w:jc w:val="both"/>
        <w:rPr>
          <w:rFonts w:cs="Times New Roman"/>
        </w:rPr>
      </w:pPr>
      <w:r w:rsidRPr="00F41CF1">
        <w:rPr>
          <w:rFonts w:cs="Times New Roman"/>
          <w:w w:val="105"/>
        </w:rPr>
        <w:t>Proof</w:t>
      </w:r>
      <w:r w:rsidRPr="00F41CF1">
        <w:rPr>
          <w:rFonts w:cs="Times New Roman"/>
          <w:spacing w:val="-9"/>
          <w:w w:val="105"/>
        </w:rPr>
        <w:t xml:space="preserve"> </w:t>
      </w:r>
      <w:r w:rsidRPr="00F41CF1">
        <w:rPr>
          <w:rFonts w:cs="Times New Roman"/>
          <w:w w:val="105"/>
        </w:rPr>
        <w:t>of</w:t>
      </w:r>
      <w:r w:rsidRPr="00F41CF1">
        <w:rPr>
          <w:rFonts w:cs="Times New Roman"/>
          <w:spacing w:val="-8"/>
          <w:w w:val="105"/>
        </w:rPr>
        <w:t xml:space="preserve"> </w:t>
      </w:r>
      <w:r>
        <w:rPr>
          <w:rFonts w:cs="Times New Roman"/>
          <w:w w:val="105"/>
        </w:rPr>
        <w:t>p</w:t>
      </w:r>
      <w:r w:rsidRPr="00F41CF1">
        <w:rPr>
          <w:rFonts w:cs="Times New Roman"/>
          <w:w w:val="105"/>
        </w:rPr>
        <w:t>ayment</w:t>
      </w:r>
      <w:r w:rsidRPr="00F41CF1">
        <w:rPr>
          <w:rFonts w:cs="Times New Roman"/>
          <w:spacing w:val="-1"/>
          <w:w w:val="105"/>
        </w:rPr>
        <w:t xml:space="preserve"> </w:t>
      </w:r>
      <w:r w:rsidRPr="00F41CF1">
        <w:rPr>
          <w:rFonts w:cs="Times New Roman"/>
          <w:w w:val="105"/>
        </w:rPr>
        <w:t>(receipt)</w:t>
      </w:r>
    </w:p>
    <w:p w14:paraId="71656FB1" w14:textId="77777777" w:rsidR="00C82514" w:rsidRPr="002A54C9" w:rsidRDefault="00C82514" w:rsidP="00C82514">
      <w:pPr>
        <w:pStyle w:val="ListParagraph"/>
        <w:widowControl w:val="0"/>
        <w:numPr>
          <w:ilvl w:val="0"/>
          <w:numId w:val="211"/>
        </w:numPr>
        <w:tabs>
          <w:tab w:val="left" w:pos="3359"/>
          <w:tab w:val="left" w:pos="3360"/>
        </w:tabs>
        <w:autoSpaceDE w:val="0"/>
        <w:autoSpaceDN w:val="0"/>
        <w:spacing w:before="3" w:line="360" w:lineRule="auto"/>
        <w:ind w:left="1080" w:hanging="360"/>
        <w:contextualSpacing w:val="0"/>
        <w:jc w:val="both"/>
      </w:pPr>
      <w:r>
        <w:rPr>
          <w:rFonts w:cs="Times New Roman"/>
          <w:w w:val="105"/>
        </w:rPr>
        <w:t xml:space="preserve">If Applicable, proof </w:t>
      </w:r>
      <w:r w:rsidRPr="00F41CF1">
        <w:rPr>
          <w:rFonts w:cs="Times New Roman"/>
          <w:w w:val="105"/>
        </w:rPr>
        <w:t>of</w:t>
      </w:r>
      <w:r w:rsidRPr="00F41CF1">
        <w:rPr>
          <w:rFonts w:cs="Times New Roman"/>
          <w:spacing w:val="13"/>
          <w:w w:val="105"/>
        </w:rPr>
        <w:t xml:space="preserve"> </w:t>
      </w:r>
      <w:r>
        <w:rPr>
          <w:rFonts w:cs="Times New Roman"/>
          <w:w w:val="105"/>
        </w:rPr>
        <w:t>p</w:t>
      </w:r>
      <w:r w:rsidRPr="00F41CF1">
        <w:rPr>
          <w:rFonts w:cs="Times New Roman"/>
          <w:w w:val="105"/>
        </w:rPr>
        <w:t>assing</w:t>
      </w:r>
      <w:r w:rsidRPr="00F41CF1">
        <w:rPr>
          <w:rFonts w:cs="Times New Roman"/>
          <w:spacing w:val="13"/>
          <w:w w:val="105"/>
        </w:rPr>
        <w:t xml:space="preserve"> </w:t>
      </w:r>
      <w:r>
        <w:rPr>
          <w:rFonts w:cs="Times New Roman"/>
          <w:w w:val="105"/>
        </w:rPr>
        <w:t>g</w:t>
      </w:r>
      <w:r w:rsidRPr="00F41CF1">
        <w:rPr>
          <w:rFonts w:cs="Times New Roman"/>
          <w:w w:val="105"/>
        </w:rPr>
        <w:t>rades</w:t>
      </w:r>
      <w:r>
        <w:rPr>
          <w:rFonts w:cs="Times New Roman"/>
          <w:w w:val="105"/>
        </w:rPr>
        <w:t xml:space="preserve"> and/ or certification of attendance</w:t>
      </w:r>
    </w:p>
    <w:p w14:paraId="5B7AD8D4" w14:textId="77777777" w:rsidR="00C82514" w:rsidRDefault="00C82514" w:rsidP="00C82514">
      <w:pPr>
        <w:spacing w:after="160" w:line="259" w:lineRule="auto"/>
        <w:rPr>
          <w:rStyle w:val="Heading3Char"/>
          <w:rFonts w:cstheme="majorBidi"/>
          <w:sz w:val="32"/>
          <w:szCs w:val="26"/>
        </w:rPr>
      </w:pPr>
      <w:r>
        <w:rPr>
          <w:rStyle w:val="Heading3Char"/>
          <w:rFonts w:cstheme="majorBidi"/>
          <w:b w:val="0"/>
          <w:bCs w:val="0"/>
          <w:sz w:val="32"/>
          <w:szCs w:val="26"/>
        </w:rPr>
        <w:br w:type="page"/>
      </w:r>
    </w:p>
    <w:bookmarkStart w:id="7378" w:name="_Annex_O:_"/>
    <w:bookmarkStart w:id="7379" w:name="_Annex_O:_Performance"/>
    <w:bookmarkEnd w:id="7378"/>
    <w:bookmarkEnd w:id="7379"/>
    <w:p w14:paraId="60F6827E" w14:textId="192C1C3A" w:rsidR="00032492" w:rsidRPr="00455C70" w:rsidRDefault="00032492" w:rsidP="00032492">
      <w:pPr>
        <w:pStyle w:val="Heading2"/>
        <w:rPr>
          <w:rStyle w:val="Heading3Char"/>
          <w:rFonts w:cstheme="majorBidi"/>
          <w:b/>
          <w:bCs/>
          <w:sz w:val="32"/>
          <w:szCs w:val="26"/>
        </w:rPr>
      </w:pPr>
      <w:r w:rsidRPr="00455C70">
        <w:rPr>
          <w:rStyle w:val="Heading3Char"/>
          <w:rFonts w:cstheme="majorBidi"/>
          <w:b/>
          <w:bCs/>
          <w:sz w:val="32"/>
          <w:szCs w:val="26"/>
        </w:rPr>
        <w:fldChar w:fldCharType="begin"/>
      </w:r>
      <w:r w:rsidRPr="00455C70">
        <w:rPr>
          <w:rStyle w:val="Heading3Char"/>
          <w:rFonts w:cstheme="majorBidi"/>
          <w:b/>
          <w:bCs/>
          <w:sz w:val="32"/>
          <w:szCs w:val="26"/>
        </w:rPr>
        <w:instrText xml:space="preserve"> HYPERLINK "https://partnersnet107.sharepoint.com/:x:/s/FA/EZMEgPxgEPNPn6J7wturIywBXZEA3w47wjMsSyaTki9ADQ?e=HhDpiV" </w:instrText>
      </w:r>
      <w:r w:rsidRPr="00455C70">
        <w:rPr>
          <w:rStyle w:val="Heading3Char"/>
          <w:rFonts w:cstheme="majorBidi"/>
          <w:b/>
          <w:bCs/>
          <w:sz w:val="32"/>
          <w:szCs w:val="26"/>
        </w:rPr>
      </w:r>
      <w:r w:rsidRPr="00455C70">
        <w:rPr>
          <w:rStyle w:val="Heading3Char"/>
          <w:rFonts w:cstheme="majorBidi"/>
          <w:b/>
          <w:bCs/>
          <w:sz w:val="32"/>
          <w:szCs w:val="26"/>
        </w:rPr>
        <w:fldChar w:fldCharType="separate"/>
      </w:r>
      <w:bookmarkStart w:id="7380" w:name="_Toc222754834"/>
      <w:r w:rsidRPr="00455C70">
        <w:rPr>
          <w:rStyle w:val="Heading3Char"/>
          <w:rFonts w:cstheme="majorBidi"/>
          <w:b/>
          <w:bCs/>
          <w:sz w:val="32"/>
          <w:szCs w:val="26"/>
        </w:rPr>
        <w:t>Annex O:</w:t>
      </w:r>
      <w:r w:rsidR="00377B35">
        <w:rPr>
          <w:rStyle w:val="Heading3Char"/>
          <w:rFonts w:cstheme="majorBidi"/>
          <w:b/>
          <w:bCs/>
          <w:sz w:val="32"/>
          <w:szCs w:val="26"/>
        </w:rPr>
        <w:t xml:space="preserve"> </w:t>
      </w:r>
      <w:r w:rsidRPr="00455C70">
        <w:rPr>
          <w:rStyle w:val="Heading3Char"/>
          <w:rFonts w:cstheme="majorBidi"/>
          <w:b/>
          <w:bCs/>
          <w:sz w:val="32"/>
          <w:szCs w:val="26"/>
        </w:rPr>
        <w:t>Performance Evaluation Template</w:t>
      </w:r>
      <w:bookmarkEnd w:id="7380"/>
      <w:r w:rsidRPr="00455C70">
        <w:rPr>
          <w:rStyle w:val="Heading3Char"/>
          <w:rFonts w:cstheme="majorBidi"/>
          <w:b/>
          <w:bCs/>
          <w:sz w:val="32"/>
          <w:szCs w:val="26"/>
        </w:rPr>
        <w:fldChar w:fldCharType="end"/>
      </w:r>
    </w:p>
    <w:p w14:paraId="6BF90D4A" w14:textId="77777777" w:rsidR="00032492" w:rsidRDefault="00032492" w:rsidP="00032492"/>
    <w:p w14:paraId="4C7FB0D7" w14:textId="77777777" w:rsidR="00032492" w:rsidRPr="008F3CFD" w:rsidRDefault="00032492" w:rsidP="00032492">
      <w:r w:rsidRPr="00741CF4">
        <w:rPr>
          <w:noProof/>
        </w:rPr>
        <w:drawing>
          <wp:inline distT="0" distB="0" distL="0" distR="0" wp14:anchorId="508C6F7B" wp14:editId="369DAB42">
            <wp:extent cx="5581650" cy="7080824"/>
            <wp:effectExtent l="0" t="0" r="0" b="6350"/>
            <wp:docPr id="672103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584570" cy="7084528"/>
                    </a:xfrm>
                    <a:prstGeom prst="rect">
                      <a:avLst/>
                    </a:prstGeom>
                    <a:noFill/>
                    <a:ln>
                      <a:noFill/>
                    </a:ln>
                  </pic:spPr>
                </pic:pic>
              </a:graphicData>
            </a:graphic>
          </wp:inline>
        </w:drawing>
      </w:r>
    </w:p>
    <w:p w14:paraId="59B003BE" w14:textId="77777777" w:rsidR="00032492" w:rsidRPr="00C17238" w:rsidRDefault="00032492" w:rsidP="00032492">
      <w:pPr>
        <w:rPr>
          <w:rStyle w:val="Heading3Char"/>
          <w:sz w:val="24"/>
        </w:rPr>
      </w:pPr>
    </w:p>
    <w:p w14:paraId="643E5C33" w14:textId="5AC13EA2" w:rsidR="00610B07" w:rsidRDefault="00610B07" w:rsidP="00610B07">
      <w:pPr>
        <w:pStyle w:val="Heading2"/>
        <w:jc w:val="both"/>
      </w:pPr>
      <w:bookmarkStart w:id="7381" w:name="_Annex_P:_Managing"/>
      <w:bookmarkStart w:id="7382" w:name="_Toc222754835"/>
      <w:bookmarkEnd w:id="7381"/>
      <w:r w:rsidRPr="00CD5AC6">
        <w:t xml:space="preserve">Annex </w:t>
      </w:r>
      <w:r w:rsidR="00032492">
        <w:t>P</w:t>
      </w:r>
      <w:r w:rsidRPr="00CD5AC6">
        <w:t xml:space="preserve">: </w:t>
      </w:r>
      <w:r w:rsidR="004706D5">
        <w:t xml:space="preserve">Managing Conflicts </w:t>
      </w:r>
      <w:r>
        <w:t>Po</w:t>
      </w:r>
      <w:r w:rsidRPr="00CD5AC6">
        <w:t>licy</w:t>
      </w:r>
      <w:bookmarkEnd w:id="7382"/>
    </w:p>
    <w:p w14:paraId="68CF2C1B" w14:textId="77777777" w:rsidR="00C63326" w:rsidRPr="00B15D3E" w:rsidRDefault="00C63326" w:rsidP="008854FC"/>
    <w:p w14:paraId="2547FD0E" w14:textId="4F753339" w:rsidR="00AC76CF" w:rsidRPr="008854FC" w:rsidRDefault="00AC76CF" w:rsidP="008854FC">
      <w:pPr>
        <w:spacing w:line="360" w:lineRule="auto"/>
        <w:jc w:val="both"/>
        <w:rPr>
          <w:rFonts w:cs="Times New Roman"/>
        </w:rPr>
      </w:pPr>
      <w:r w:rsidRPr="008854FC">
        <w:rPr>
          <w:rFonts w:eastAsia="Arial" w:cs="Times New Roman"/>
        </w:rPr>
        <w:t xml:space="preserve">Conflict is defined as the position between two or more parties who have differences; it arises when these parties perceive that their goals, values, or facts are mutually exclusive, i.e., incompatible. "Conflict is the process in which one party perceives that the other party opposes or adversely affects his or her interests." For Partners, it is a priority that within the team we can resolve our conflicts based on mutual respect, tolerance, and acceptance of our differences. </w:t>
      </w:r>
    </w:p>
    <w:p w14:paraId="55C3D94D" w14:textId="77777777" w:rsidR="00AC76CF" w:rsidRPr="008854FC" w:rsidRDefault="00AC76CF" w:rsidP="008854FC">
      <w:pPr>
        <w:spacing w:after="7" w:line="360" w:lineRule="auto"/>
        <w:jc w:val="both"/>
        <w:rPr>
          <w:rFonts w:cs="Times New Roman"/>
        </w:rPr>
      </w:pPr>
    </w:p>
    <w:p w14:paraId="5574494B" w14:textId="77777777" w:rsidR="00AC76CF" w:rsidRPr="008854FC" w:rsidRDefault="00AC76CF" w:rsidP="008854FC">
      <w:pPr>
        <w:spacing w:after="7" w:line="360" w:lineRule="auto"/>
        <w:jc w:val="both"/>
        <w:rPr>
          <w:rFonts w:cs="Times New Roman"/>
        </w:rPr>
      </w:pPr>
      <w:r w:rsidRPr="008854FC">
        <w:rPr>
          <w:rFonts w:cs="Times New Roman"/>
          <w:noProof/>
        </w:rPr>
        <mc:AlternateContent>
          <mc:Choice Requires="wps">
            <w:drawing>
              <wp:anchor distT="0" distB="0" distL="114300" distR="114300" simplePos="0" relativeHeight="251658249" behindDoc="0" locked="0" layoutInCell="1" allowOverlap="1" wp14:anchorId="3F209A78" wp14:editId="60D2C75B">
                <wp:simplePos x="0" y="0"/>
                <wp:positionH relativeFrom="column">
                  <wp:posOffset>3873445</wp:posOffset>
                </wp:positionH>
                <wp:positionV relativeFrom="paragraph">
                  <wp:posOffset>767868</wp:posOffset>
                </wp:positionV>
                <wp:extent cx="2105475" cy="1314695"/>
                <wp:effectExtent l="0" t="0" r="28575" b="19050"/>
                <wp:wrapNone/>
                <wp:docPr id="3" name="Rectangle 3"/>
                <wp:cNvGraphicFramePr/>
                <a:graphic xmlns:a="http://schemas.openxmlformats.org/drawingml/2006/main">
                  <a:graphicData uri="http://schemas.microsoft.com/office/word/2010/wordprocessingShape">
                    <wps:wsp>
                      <wps:cNvSpPr/>
                      <wps:spPr>
                        <a:xfrm>
                          <a:off x="0" y="0"/>
                          <a:ext cx="2105475" cy="13146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dgm="http://schemas.openxmlformats.org/drawingml/2006/diagram" xmlns:arto="http://schemas.microsoft.com/office/word/2006/arto">
            <w:pict w14:anchorId="704C4247">
              <v:rect id="Rectangle 3" style="position:absolute;margin-left:305pt;margin-top:60.45pt;width:165.8pt;height:103.5pt;z-index:25165824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295BAF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"/>
            </w:pict>
          </mc:Fallback>
        </mc:AlternateContent>
      </w:r>
      <w:r w:rsidRPr="008854FC">
        <w:rPr>
          <w:rFonts w:cs="Times New Roman"/>
          <w:noProof/>
        </w:rPr>
        <w:drawing>
          <wp:anchor distT="0" distB="0" distL="114300" distR="114300" simplePos="0" relativeHeight="251658248" behindDoc="1" locked="0" layoutInCell="1" allowOverlap="1" wp14:anchorId="1136DF21" wp14:editId="011AAC24">
            <wp:simplePos x="0" y="0"/>
            <wp:positionH relativeFrom="column">
              <wp:posOffset>34939</wp:posOffset>
            </wp:positionH>
            <wp:positionV relativeFrom="paragraph">
              <wp:posOffset>693336</wp:posOffset>
            </wp:positionV>
            <wp:extent cx="5943600" cy="4422775"/>
            <wp:effectExtent l="0" t="0" r="0" b="0"/>
            <wp:wrapTight wrapText="bothSides">
              <wp:wrapPolygon edited="0">
                <wp:start x="0" y="0"/>
                <wp:lineTo x="0" y="21491"/>
                <wp:lineTo x="21531" y="21491"/>
                <wp:lineTo x="21531" y="0"/>
                <wp:lineTo x="0" y="0"/>
              </wp:wrapPolygon>
            </wp:wrapTight>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anchor>
        </w:drawing>
      </w:r>
      <w:r w:rsidRPr="008854FC">
        <w:rPr>
          <w:rFonts w:eastAsia="Arial" w:cs="Times New Roman"/>
        </w:rPr>
        <w:t xml:space="preserve">Initially, it is important to know that what we must reach at the moment of a conflict, more than to control it, is to </w:t>
      </w:r>
      <w:r w:rsidRPr="008854FC">
        <w:rPr>
          <w:rFonts w:eastAsia="Arial" w:cs="Times New Roman"/>
          <w:b/>
        </w:rPr>
        <w:t>transform it</w:t>
      </w:r>
      <w:r w:rsidRPr="008854FC">
        <w:rPr>
          <w:rFonts w:cs="Times New Roman"/>
        </w:rPr>
        <w:t xml:space="preserve">. </w:t>
      </w:r>
      <w:r w:rsidRPr="008854FC">
        <w:rPr>
          <w:rFonts w:eastAsia="Arial" w:cs="Times New Roman"/>
        </w:rPr>
        <w:t xml:space="preserve">The result of the conflict resolution must lead us to reconcile the contradictions of the parties, their internal attitudes, and their behaviors. </w:t>
      </w:r>
    </w:p>
    <w:p w14:paraId="692CB8C8" w14:textId="77777777" w:rsidR="00AC76CF" w:rsidRPr="008854FC" w:rsidRDefault="00AC76CF" w:rsidP="008854FC">
      <w:pPr>
        <w:spacing w:after="124" w:line="360" w:lineRule="auto"/>
        <w:ind w:left="1410"/>
        <w:jc w:val="center"/>
        <w:rPr>
          <w:rFonts w:cs="Times New Roman"/>
        </w:rPr>
      </w:pPr>
    </w:p>
    <w:p w14:paraId="7379A1A0" w14:textId="77777777" w:rsidR="00AC76CF" w:rsidRPr="0064793A" w:rsidRDefault="00AC76CF" w:rsidP="00F6340B">
      <w:pPr>
        <w:pStyle w:val="Heading4"/>
        <w:rPr>
          <w:szCs w:val="26"/>
        </w:rPr>
      </w:pPr>
      <w:r w:rsidRPr="0064793A">
        <w:rPr>
          <w:szCs w:val="26"/>
        </w:rPr>
        <w:t>Forms of Conflict</w:t>
      </w:r>
    </w:p>
    <w:p w14:paraId="1C3A5AB5" w14:textId="77777777" w:rsidR="00AC76CF" w:rsidRPr="008854FC" w:rsidRDefault="00AC76CF" w:rsidP="008854FC">
      <w:pPr>
        <w:spacing w:after="2" w:line="360" w:lineRule="auto"/>
        <w:ind w:left="-5" w:right="-17" w:hanging="10"/>
        <w:jc w:val="both"/>
        <w:rPr>
          <w:rFonts w:eastAsia="Arial" w:cs="Times New Roman"/>
        </w:rPr>
      </w:pPr>
      <w:r w:rsidRPr="008854FC">
        <w:rPr>
          <w:rFonts w:eastAsia="Arial" w:cs="Times New Roman"/>
        </w:rPr>
        <w:t xml:space="preserve">One of the challenges for team leaders is to develop a team capable of managing and resolving conflict. The resolution of labor conflicts is a challenge that tests our assertiveness and cooperation to reach agreements. These must be assimilated by all teams to improve productivity and the work environment. </w:t>
      </w:r>
    </w:p>
    <w:p w14:paraId="48721F77" w14:textId="77777777" w:rsidR="00AC76CF" w:rsidRPr="0064793A" w:rsidRDefault="00AC76CF" w:rsidP="00F6340B">
      <w:pPr>
        <w:pStyle w:val="Heading4"/>
        <w:rPr>
          <w:szCs w:val="26"/>
        </w:rPr>
      </w:pPr>
      <w:r w:rsidRPr="0064793A">
        <w:rPr>
          <w:szCs w:val="26"/>
        </w:rPr>
        <w:t>Reason for Conflicts at Work</w:t>
      </w:r>
    </w:p>
    <w:p w14:paraId="0CCC9FCA" w14:textId="4FA63D96" w:rsidR="00C63326" w:rsidRPr="008854FC" w:rsidRDefault="00AC76CF" w:rsidP="008854FC">
      <w:pPr>
        <w:pStyle w:val="ListParagraph"/>
        <w:numPr>
          <w:ilvl w:val="0"/>
          <w:numId w:val="146"/>
        </w:numPr>
        <w:spacing w:line="360" w:lineRule="auto"/>
        <w:jc w:val="both"/>
        <w:rPr>
          <w:rFonts w:eastAsia="Arial" w:cs="Times New Roman"/>
        </w:rPr>
      </w:pPr>
      <w:r w:rsidRPr="008854FC">
        <w:rPr>
          <w:rFonts w:eastAsia="Arial" w:cs="Times New Roman"/>
          <w:b/>
          <w:bCs/>
        </w:rPr>
        <w:t xml:space="preserve">Disparate styles: </w:t>
      </w:r>
      <w:r w:rsidRPr="008854FC">
        <w:rPr>
          <w:rFonts w:eastAsia="Arial" w:cs="Times New Roman"/>
        </w:rPr>
        <w:t>The personalities of employees can translate into a relaxed work environment or create a clash. This is especially common when working styles are more disparate within the same program.</w:t>
      </w:r>
    </w:p>
    <w:p w14:paraId="33DA5F4E" w14:textId="1E3C406F" w:rsidR="00C63326" w:rsidRPr="008854FC" w:rsidRDefault="00AC76CF" w:rsidP="008854FC">
      <w:pPr>
        <w:pStyle w:val="ListParagraph"/>
        <w:numPr>
          <w:ilvl w:val="0"/>
          <w:numId w:val="146"/>
        </w:numPr>
        <w:spacing w:line="360" w:lineRule="auto"/>
        <w:jc w:val="both"/>
        <w:rPr>
          <w:rFonts w:eastAsia="Arial" w:cs="Times New Roman"/>
        </w:rPr>
      </w:pPr>
      <w:r w:rsidRPr="008854FC">
        <w:rPr>
          <w:rFonts w:eastAsia="Arial" w:cs="Times New Roman"/>
          <w:b/>
          <w:bCs/>
        </w:rPr>
        <w:t xml:space="preserve">Information conflict: </w:t>
      </w:r>
      <w:r w:rsidRPr="008854FC">
        <w:rPr>
          <w:rFonts w:eastAsia="Arial" w:cs="Times New Roman"/>
        </w:rPr>
        <w:t>This problem occurs through misunderstandings between employees, such as miscommunication or poor data transmission or instructions.</w:t>
      </w:r>
    </w:p>
    <w:p w14:paraId="05402B57" w14:textId="2656639A" w:rsidR="00C63326" w:rsidRPr="008854FC" w:rsidRDefault="00AC76CF" w:rsidP="008854FC">
      <w:pPr>
        <w:pStyle w:val="ListParagraph"/>
        <w:numPr>
          <w:ilvl w:val="0"/>
          <w:numId w:val="146"/>
        </w:numPr>
        <w:spacing w:line="360" w:lineRule="auto"/>
        <w:jc w:val="both"/>
        <w:rPr>
          <w:rFonts w:eastAsia="Arial" w:cs="Times New Roman"/>
        </w:rPr>
      </w:pPr>
      <w:r w:rsidRPr="008854FC">
        <w:rPr>
          <w:rFonts w:eastAsia="Arial" w:cs="Times New Roman"/>
          <w:b/>
          <w:bCs/>
        </w:rPr>
        <w:t>Conflict of interest:</w:t>
      </w:r>
      <w:r w:rsidRPr="008854FC">
        <w:rPr>
          <w:rFonts w:eastAsia="Arial" w:cs="Times New Roman"/>
        </w:rPr>
        <w:t xml:space="preserve"> It occurs when each of the collaborators has different needs and performs their activities or tasks hindering the interests of the other employees. </w:t>
      </w:r>
    </w:p>
    <w:p w14:paraId="7C907759" w14:textId="77777777" w:rsidR="00AC76CF" w:rsidRPr="008854FC" w:rsidRDefault="00AC76CF" w:rsidP="008854FC">
      <w:pPr>
        <w:pStyle w:val="ListParagraph"/>
        <w:numPr>
          <w:ilvl w:val="0"/>
          <w:numId w:val="146"/>
        </w:numPr>
        <w:spacing w:line="360" w:lineRule="auto"/>
        <w:jc w:val="both"/>
        <w:rPr>
          <w:rFonts w:eastAsia="Arial" w:cs="Times New Roman"/>
        </w:rPr>
      </w:pPr>
      <w:r w:rsidRPr="008854FC">
        <w:rPr>
          <w:rFonts w:eastAsia="Arial" w:cs="Times New Roman"/>
          <w:b/>
          <w:bCs/>
        </w:rPr>
        <w:t>Structural conflicts:</w:t>
      </w:r>
      <w:r w:rsidRPr="008854FC">
        <w:rPr>
          <w:rFonts w:eastAsia="Arial" w:cs="Times New Roman"/>
        </w:rPr>
        <w:t xml:space="preserve"> These are generated by cultural or educational inequalities in terms of roles in the line of work. </w:t>
      </w:r>
    </w:p>
    <w:p w14:paraId="4D3F9AD3" w14:textId="77777777" w:rsidR="00AC76CF" w:rsidRPr="008854FC" w:rsidRDefault="00AC76CF" w:rsidP="008854FC">
      <w:pPr>
        <w:pStyle w:val="ListParagraph"/>
        <w:numPr>
          <w:ilvl w:val="0"/>
          <w:numId w:val="146"/>
        </w:numPr>
        <w:spacing w:line="360" w:lineRule="auto"/>
        <w:jc w:val="both"/>
        <w:rPr>
          <w:rFonts w:eastAsia="Arial" w:cs="Times New Roman"/>
        </w:rPr>
      </w:pPr>
      <w:r w:rsidRPr="008854FC">
        <w:rPr>
          <w:rFonts w:eastAsia="Arial" w:cs="Times New Roman"/>
          <w:b/>
          <w:bCs/>
        </w:rPr>
        <w:t xml:space="preserve">Values conflict: </w:t>
      </w:r>
      <w:r w:rsidRPr="008854FC">
        <w:rPr>
          <w:rFonts w:eastAsia="Arial" w:cs="Times New Roman"/>
        </w:rPr>
        <w:t xml:space="preserve">When an employee tries to impose his or her personal values on another member of his or her work team. </w:t>
      </w:r>
    </w:p>
    <w:p w14:paraId="1C23767B" w14:textId="77777777" w:rsidR="00AC76CF" w:rsidRPr="008854FC" w:rsidRDefault="00AC76CF" w:rsidP="008854FC">
      <w:pPr>
        <w:pStyle w:val="ListParagraph"/>
        <w:numPr>
          <w:ilvl w:val="0"/>
          <w:numId w:val="146"/>
        </w:numPr>
        <w:spacing w:line="360" w:lineRule="auto"/>
        <w:ind w:left="1440"/>
        <w:jc w:val="both"/>
        <w:rPr>
          <w:rFonts w:eastAsia="Arial" w:cs="Times New Roman"/>
        </w:rPr>
      </w:pPr>
      <w:r w:rsidRPr="008854FC">
        <w:rPr>
          <w:rFonts w:eastAsia="Arial" w:cs="Times New Roman"/>
        </w:rPr>
        <w:t>Conflicts can be:</w:t>
      </w:r>
    </w:p>
    <w:p w14:paraId="178520C2" w14:textId="77777777" w:rsidR="00AC76CF" w:rsidRPr="008854FC" w:rsidRDefault="00AC76CF" w:rsidP="008854FC">
      <w:pPr>
        <w:pStyle w:val="ListParagraph"/>
        <w:numPr>
          <w:ilvl w:val="0"/>
          <w:numId w:val="157"/>
        </w:numPr>
        <w:spacing w:after="200" w:line="360" w:lineRule="auto"/>
        <w:ind w:left="1440"/>
        <w:jc w:val="both"/>
        <w:rPr>
          <w:rFonts w:eastAsia="Arial" w:cs="Times New Roman"/>
        </w:rPr>
      </w:pPr>
      <w:r w:rsidRPr="008854FC">
        <w:rPr>
          <w:rFonts w:eastAsia="Arial" w:cs="Times New Roman"/>
        </w:rPr>
        <w:t xml:space="preserve">Intragroup, is a conflict between members of the same team. </w:t>
      </w:r>
    </w:p>
    <w:p w14:paraId="69465E4F" w14:textId="77777777" w:rsidR="00AC76CF" w:rsidRPr="008854FC" w:rsidRDefault="00AC76CF" w:rsidP="008854FC">
      <w:pPr>
        <w:pStyle w:val="ListParagraph"/>
        <w:numPr>
          <w:ilvl w:val="0"/>
          <w:numId w:val="157"/>
        </w:numPr>
        <w:spacing w:after="200" w:line="360" w:lineRule="auto"/>
        <w:ind w:left="1440"/>
        <w:jc w:val="both"/>
        <w:rPr>
          <w:rFonts w:eastAsia="Arial" w:cs="Times New Roman"/>
        </w:rPr>
      </w:pPr>
      <w:r w:rsidRPr="008854FC">
        <w:rPr>
          <w:rFonts w:eastAsia="Arial" w:cs="Times New Roman"/>
        </w:rPr>
        <w:t xml:space="preserve">Intergroup, occurs between different areas. </w:t>
      </w:r>
    </w:p>
    <w:p w14:paraId="4B9CE081" w14:textId="77777777" w:rsidR="00AC76CF" w:rsidRPr="0064793A" w:rsidRDefault="00AC76CF" w:rsidP="00F6340B">
      <w:pPr>
        <w:pStyle w:val="Heading4"/>
        <w:rPr>
          <w:szCs w:val="26"/>
        </w:rPr>
      </w:pPr>
      <w:r w:rsidRPr="0064793A">
        <w:rPr>
          <w:szCs w:val="26"/>
        </w:rPr>
        <w:t>Preventing Labor Conflicts</w:t>
      </w:r>
    </w:p>
    <w:p w14:paraId="5C5D8C9A" w14:textId="01A4FA1F" w:rsidR="00AC76CF" w:rsidRDefault="00AC76CF" w:rsidP="00C63326">
      <w:pPr>
        <w:spacing w:line="360" w:lineRule="auto"/>
        <w:jc w:val="both"/>
        <w:rPr>
          <w:rFonts w:cs="Times New Roman"/>
        </w:rPr>
      </w:pPr>
      <w:r w:rsidRPr="008854FC">
        <w:rPr>
          <w:rFonts w:cs="Times New Roman"/>
        </w:rPr>
        <w:t>There is no secret formula to ensure that Partners will maintain its inner peace in all circumstances, but there are a number of actions in our culture that can help achieve it.</w:t>
      </w:r>
    </w:p>
    <w:p w14:paraId="311C33BB" w14:textId="77777777" w:rsidR="000B4240" w:rsidRPr="008854FC" w:rsidRDefault="000B4240" w:rsidP="008854FC">
      <w:pPr>
        <w:spacing w:line="360" w:lineRule="auto"/>
        <w:jc w:val="both"/>
        <w:rPr>
          <w:rFonts w:cs="Times New Roman"/>
        </w:rPr>
      </w:pPr>
    </w:p>
    <w:p w14:paraId="0BE7E4B0" w14:textId="77777777" w:rsidR="00AC76CF" w:rsidRPr="008854FC" w:rsidRDefault="00AC76CF" w:rsidP="008854FC">
      <w:pPr>
        <w:spacing w:line="360" w:lineRule="auto"/>
        <w:jc w:val="both"/>
        <w:rPr>
          <w:rFonts w:cs="Times New Roman"/>
        </w:rPr>
      </w:pPr>
      <w:r w:rsidRPr="008854FC">
        <w:rPr>
          <w:rFonts w:cs="Times New Roman"/>
          <w:b/>
          <w:bCs/>
        </w:rPr>
        <w:t xml:space="preserve">We are empathetic. </w:t>
      </w:r>
      <w:r w:rsidRPr="008854FC">
        <w:rPr>
          <w:rFonts w:cs="Times New Roman"/>
        </w:rPr>
        <w:t xml:space="preserve">It is one of the most important qualities to be able to work in a team. Empathy is a key competence of emotional intelligence. Being empathetic means being able to see the world as the person in front of you, to be able to share and understand their feelings, needs, concerns... and act accordingly. Whatever the job position, empathy will benefit the relationship with other employees, as it significantly improves communication and interpersonal relationships. </w:t>
      </w:r>
    </w:p>
    <w:p w14:paraId="7066B752" w14:textId="77777777" w:rsidR="000B4240" w:rsidRDefault="00AC76CF" w:rsidP="000B4240">
      <w:pPr>
        <w:pStyle w:val="ListParagraph"/>
        <w:numPr>
          <w:ilvl w:val="0"/>
          <w:numId w:val="228"/>
        </w:numPr>
        <w:spacing w:after="160" w:line="360" w:lineRule="auto"/>
        <w:jc w:val="both"/>
        <w:rPr>
          <w:rFonts w:cs="Times New Roman"/>
        </w:rPr>
      </w:pPr>
      <w:r w:rsidRPr="008854FC">
        <w:rPr>
          <w:rFonts w:cs="Times New Roman"/>
        </w:rPr>
        <w:t xml:space="preserve">You can do this when you take the </w:t>
      </w:r>
      <w:r w:rsidRPr="008854FC">
        <w:rPr>
          <w:rFonts w:cs="Times New Roman"/>
          <w:b/>
          <w:bCs/>
        </w:rPr>
        <w:t xml:space="preserve">time to get to know </w:t>
      </w:r>
      <w:r w:rsidRPr="008854FC">
        <w:rPr>
          <w:rFonts w:cs="Times New Roman"/>
        </w:rPr>
        <w:t xml:space="preserve">your </w:t>
      </w:r>
      <w:r w:rsidRPr="008854FC">
        <w:rPr>
          <w:rFonts w:eastAsia="Times New Roman" w:cs="Times New Roman"/>
          <w:b/>
          <w:bCs/>
        </w:rPr>
        <w:t>colleagues</w:t>
      </w:r>
      <w:r w:rsidRPr="008854FC">
        <w:rPr>
          <w:rFonts w:cs="Times New Roman"/>
        </w:rPr>
        <w:t xml:space="preserve"> well. </w:t>
      </w:r>
    </w:p>
    <w:p w14:paraId="27F1E2E5" w14:textId="77777777" w:rsidR="000B4240" w:rsidRDefault="00AC76CF" w:rsidP="000B4240">
      <w:pPr>
        <w:pStyle w:val="ListParagraph"/>
        <w:numPr>
          <w:ilvl w:val="0"/>
          <w:numId w:val="228"/>
        </w:numPr>
        <w:spacing w:after="160" w:line="360" w:lineRule="auto"/>
        <w:jc w:val="both"/>
        <w:rPr>
          <w:rFonts w:cs="Times New Roman"/>
        </w:rPr>
      </w:pPr>
      <w:r w:rsidRPr="008854FC">
        <w:rPr>
          <w:rFonts w:cs="Times New Roman"/>
          <w:b/>
          <w:bCs/>
        </w:rPr>
        <w:t>Stay up to date</w:t>
      </w:r>
      <w:r w:rsidRPr="008854FC">
        <w:rPr>
          <w:rFonts w:cs="Times New Roman"/>
        </w:rPr>
        <w:t>. Knowing if one of your partners is going on a trip, is about to get married or is going on a trip will help you get to know him or her better.</w:t>
      </w:r>
    </w:p>
    <w:p w14:paraId="0299396D" w14:textId="77777777" w:rsidR="000B4240" w:rsidRDefault="00AC76CF" w:rsidP="000B4240">
      <w:pPr>
        <w:pStyle w:val="ListParagraph"/>
        <w:numPr>
          <w:ilvl w:val="0"/>
          <w:numId w:val="228"/>
        </w:numPr>
        <w:spacing w:after="160" w:line="360" w:lineRule="auto"/>
        <w:jc w:val="both"/>
        <w:rPr>
          <w:rFonts w:cs="Times New Roman"/>
        </w:rPr>
      </w:pPr>
      <w:r w:rsidRPr="008854FC">
        <w:rPr>
          <w:rFonts w:cs="Times New Roman"/>
          <w:b/>
          <w:bCs/>
        </w:rPr>
        <w:t>Observe and listen</w:t>
      </w:r>
      <w:r w:rsidRPr="008854FC">
        <w:rPr>
          <w:rFonts w:cs="Times New Roman"/>
        </w:rPr>
        <w:t>. To improve empathy, you need to observe carefully. Notice the reactions of the people around you, how they are affected by what is happening to them, and analyze why they may be feeling this way.</w:t>
      </w:r>
    </w:p>
    <w:p w14:paraId="11DF0D23" w14:textId="77777777" w:rsidR="000B4240" w:rsidRDefault="00AC76CF" w:rsidP="000B4240">
      <w:pPr>
        <w:pStyle w:val="ListParagraph"/>
        <w:numPr>
          <w:ilvl w:val="0"/>
          <w:numId w:val="228"/>
        </w:numPr>
        <w:spacing w:after="160" w:line="360" w:lineRule="auto"/>
        <w:jc w:val="both"/>
        <w:rPr>
          <w:rFonts w:cs="Times New Roman"/>
        </w:rPr>
      </w:pPr>
      <w:r w:rsidRPr="008854FC">
        <w:rPr>
          <w:rFonts w:cs="Times New Roman"/>
          <w:b/>
          <w:bCs/>
        </w:rPr>
        <w:t>Reflect</w:t>
      </w:r>
      <w:r w:rsidRPr="008854FC">
        <w:rPr>
          <w:rFonts w:cs="Times New Roman"/>
        </w:rPr>
        <w:t>. After observing, reflect on your position on the situation your partner is in. Whether you have been polite, negotiated a point of view or remained unperturbed, etc.</w:t>
      </w:r>
    </w:p>
    <w:p w14:paraId="60EB3C7C" w14:textId="77777777" w:rsidR="000B4240" w:rsidRDefault="00AC76CF" w:rsidP="000B4240">
      <w:pPr>
        <w:pStyle w:val="ListParagraph"/>
        <w:numPr>
          <w:ilvl w:val="0"/>
          <w:numId w:val="228"/>
        </w:numPr>
        <w:spacing w:after="160" w:line="360" w:lineRule="auto"/>
        <w:jc w:val="both"/>
        <w:rPr>
          <w:rFonts w:cs="Times New Roman"/>
        </w:rPr>
      </w:pPr>
      <w:r w:rsidRPr="008854FC">
        <w:rPr>
          <w:rFonts w:cs="Times New Roman"/>
        </w:rPr>
        <w:t xml:space="preserve">It is based on the assumption that </w:t>
      </w:r>
      <w:r w:rsidRPr="008854FC">
        <w:rPr>
          <w:rFonts w:cs="Times New Roman"/>
          <w:b/>
          <w:bCs/>
        </w:rPr>
        <w:t>your way of seeing things is yours alone</w:t>
      </w:r>
      <w:r w:rsidRPr="008854FC">
        <w:rPr>
          <w:rFonts w:cs="Times New Roman"/>
        </w:rPr>
        <w:t>, and that does not make it any more valid than that of others.</w:t>
      </w:r>
    </w:p>
    <w:p w14:paraId="3335EE37" w14:textId="6636D737" w:rsidR="00AC76CF" w:rsidRPr="008854FC" w:rsidRDefault="00AC76CF" w:rsidP="008854FC">
      <w:pPr>
        <w:pStyle w:val="ListParagraph"/>
        <w:numPr>
          <w:ilvl w:val="0"/>
          <w:numId w:val="228"/>
        </w:numPr>
        <w:spacing w:after="160" w:line="360" w:lineRule="auto"/>
        <w:jc w:val="both"/>
        <w:rPr>
          <w:rFonts w:cs="Times New Roman"/>
        </w:rPr>
      </w:pPr>
      <w:r w:rsidRPr="008854FC">
        <w:rPr>
          <w:rFonts w:cs="Times New Roman"/>
          <w:b/>
          <w:bCs/>
        </w:rPr>
        <w:t>Help where you can</w:t>
      </w:r>
      <w:r w:rsidRPr="008854FC">
        <w:rPr>
          <w:rFonts w:cs="Times New Roman"/>
        </w:rPr>
        <w:t>. Think about how you could be of service to them.</w:t>
      </w:r>
    </w:p>
    <w:p w14:paraId="3700917E" w14:textId="02A63B15" w:rsidR="00AC76CF" w:rsidRDefault="00AC76CF" w:rsidP="00C63326">
      <w:pPr>
        <w:spacing w:line="360" w:lineRule="auto"/>
        <w:jc w:val="both"/>
        <w:rPr>
          <w:rFonts w:cs="Times New Roman"/>
        </w:rPr>
      </w:pPr>
      <w:r w:rsidRPr="008854FC">
        <w:rPr>
          <w:rFonts w:cs="Times New Roman"/>
          <w:b/>
          <w:bCs/>
        </w:rPr>
        <w:t xml:space="preserve">We learn to negotiate. </w:t>
      </w:r>
      <w:r w:rsidRPr="008854FC">
        <w:rPr>
          <w:rFonts w:cs="Times New Roman"/>
        </w:rPr>
        <w:t xml:space="preserve">The disparity of opinions will occur most of the time when a decision has to be made in a team. Therefore, it is essential that professionals learn to negotiate to </w:t>
      </w:r>
      <w:r w:rsidRPr="008854FC">
        <w:rPr>
          <w:rFonts w:cs="Times New Roman"/>
          <w:b/>
          <w:bCs/>
        </w:rPr>
        <w:t xml:space="preserve">reach agreements </w:t>
      </w:r>
      <w:r w:rsidRPr="008854FC">
        <w:rPr>
          <w:rFonts w:cs="Times New Roman"/>
        </w:rPr>
        <w:t>that, while not completely satisfying all of them, avoid conflicts.</w:t>
      </w:r>
    </w:p>
    <w:p w14:paraId="3E354FE6" w14:textId="77777777" w:rsidR="000B4240" w:rsidRPr="008854FC" w:rsidRDefault="000B4240" w:rsidP="008854FC">
      <w:pPr>
        <w:spacing w:line="360" w:lineRule="auto"/>
        <w:jc w:val="both"/>
        <w:rPr>
          <w:rFonts w:cs="Times New Roman"/>
        </w:rPr>
      </w:pPr>
    </w:p>
    <w:p w14:paraId="385475A8" w14:textId="4D9569DF" w:rsidR="000B4240" w:rsidRPr="008854FC" w:rsidRDefault="00AC76CF" w:rsidP="008854FC">
      <w:pPr>
        <w:spacing w:line="360" w:lineRule="auto"/>
        <w:jc w:val="both"/>
        <w:rPr>
          <w:rFonts w:cs="Times New Roman"/>
        </w:rPr>
      </w:pPr>
      <w:r w:rsidRPr="008854FC">
        <w:rPr>
          <w:rFonts w:cs="Times New Roman"/>
          <w:b/>
          <w:bCs/>
        </w:rPr>
        <w:t xml:space="preserve">We have sincerity among colleagues. </w:t>
      </w:r>
      <w:r w:rsidRPr="008854FC">
        <w:rPr>
          <w:rFonts w:cs="Times New Roman"/>
        </w:rPr>
        <w:t xml:space="preserve">Assertiveness, or the ability to express a different opinion without feeling bad about it or offending another colleague, is a personal quality that can </w:t>
      </w:r>
      <w:r w:rsidRPr="008854FC">
        <w:rPr>
          <w:rFonts w:cs="Times New Roman"/>
          <w:b/>
          <w:bCs/>
        </w:rPr>
        <w:t xml:space="preserve">save many problems. </w:t>
      </w:r>
      <w:r w:rsidRPr="008854FC">
        <w:rPr>
          <w:rFonts w:cs="Times New Roman"/>
        </w:rPr>
        <w:t>Therefore, we foster a climate of sincerity and trust based on mutual respect.</w:t>
      </w:r>
    </w:p>
    <w:p w14:paraId="73203565" w14:textId="77777777" w:rsidR="00AC76CF" w:rsidRPr="0064793A" w:rsidRDefault="00AC76CF" w:rsidP="00F6340B">
      <w:pPr>
        <w:pStyle w:val="Heading4"/>
        <w:rPr>
          <w:szCs w:val="26"/>
        </w:rPr>
      </w:pPr>
      <w:r w:rsidRPr="0064793A">
        <w:rPr>
          <w:szCs w:val="26"/>
        </w:rPr>
        <w:t>Stages of Conflict Resolution</w:t>
      </w:r>
    </w:p>
    <w:p w14:paraId="58E0CE4C" w14:textId="4235BBF5" w:rsidR="00AC76CF" w:rsidRDefault="00AC76CF" w:rsidP="00C63326">
      <w:pPr>
        <w:spacing w:line="360" w:lineRule="auto"/>
        <w:jc w:val="both"/>
        <w:rPr>
          <w:rFonts w:cs="Times New Roman"/>
        </w:rPr>
      </w:pPr>
      <w:r w:rsidRPr="008854FC">
        <w:rPr>
          <w:rFonts w:eastAsia="Arial" w:cs="Times New Roman"/>
        </w:rPr>
        <w:t xml:space="preserve">Whenever there is a conflict in Partners, we will solve it through the following stages (when the conflict resolution cannot be solved in the first stage, it should evolve to the next stage, and so on): </w:t>
      </w:r>
    </w:p>
    <w:p w14:paraId="22787D26" w14:textId="77777777" w:rsidR="000B4240" w:rsidRPr="008854FC" w:rsidRDefault="000B4240" w:rsidP="008854FC">
      <w:pPr>
        <w:spacing w:line="360" w:lineRule="auto"/>
        <w:jc w:val="both"/>
        <w:rPr>
          <w:rFonts w:cs="Times New Roman"/>
        </w:rPr>
      </w:pPr>
    </w:p>
    <w:p w14:paraId="435726B5" w14:textId="77777777" w:rsidR="00AC76CF" w:rsidRPr="008854FC" w:rsidRDefault="00AC76CF" w:rsidP="008854FC">
      <w:pPr>
        <w:spacing w:line="360" w:lineRule="auto"/>
        <w:jc w:val="both"/>
        <w:rPr>
          <w:rFonts w:cs="Times New Roman"/>
        </w:rPr>
      </w:pPr>
      <w:r w:rsidRPr="008854FC">
        <w:rPr>
          <w:rFonts w:eastAsiaTheme="majorEastAsia" w:cs="Times New Roman"/>
          <w:b/>
          <w:bCs/>
        </w:rPr>
        <w:t xml:space="preserve">1.1 Accepts and identifies why it is occurring </w:t>
      </w:r>
    </w:p>
    <w:p w14:paraId="0174B337" w14:textId="77777777" w:rsidR="00AC76CF" w:rsidRPr="008854FC" w:rsidRDefault="00AC76CF" w:rsidP="008854FC">
      <w:pPr>
        <w:spacing w:after="131" w:line="360" w:lineRule="auto"/>
        <w:ind w:right="254"/>
        <w:jc w:val="both"/>
        <w:rPr>
          <w:rFonts w:cs="Times New Roman"/>
        </w:rPr>
      </w:pPr>
      <w:r w:rsidRPr="008854FC">
        <w:rPr>
          <w:rFonts w:eastAsia="Arial" w:cs="Times New Roman"/>
        </w:rPr>
        <w:t>The moment a labor conflict begins to exist, the last thing you should do is ignore it or pretend it does not exist. This only makes the problem grow.</w:t>
      </w:r>
      <w:r w:rsidRPr="008854FC">
        <w:rPr>
          <w:rFonts w:cs="Times New Roman"/>
        </w:rPr>
        <w:t xml:space="preserve"> </w:t>
      </w:r>
      <w:r w:rsidRPr="008854FC">
        <w:rPr>
          <w:rFonts w:eastAsia="Arial" w:cs="Times New Roman"/>
        </w:rPr>
        <w:t xml:space="preserve">Remember that, as time progresses, so will the problem, and if it is not dealt with correctly, it will generate more tension between the elements involved. </w:t>
      </w:r>
    </w:p>
    <w:p w14:paraId="750C0710" w14:textId="77777777" w:rsidR="00AC76CF" w:rsidRPr="008854FC" w:rsidRDefault="00AC76CF" w:rsidP="008854FC">
      <w:pPr>
        <w:spacing w:line="360" w:lineRule="auto"/>
        <w:jc w:val="both"/>
        <w:rPr>
          <w:rFonts w:cs="Times New Roman"/>
        </w:rPr>
      </w:pPr>
      <w:r w:rsidRPr="008854FC">
        <w:rPr>
          <w:rFonts w:eastAsiaTheme="majorEastAsia" w:cs="Times New Roman"/>
          <w:b/>
          <w:bCs/>
        </w:rPr>
        <w:t>1.2 Between the parties</w:t>
      </w:r>
      <w:r w:rsidRPr="008854FC">
        <w:rPr>
          <w:rFonts w:eastAsiaTheme="majorEastAsia" w:cs="Times New Roman"/>
          <w:b/>
          <w:bCs/>
          <w:color w:val="4472C4" w:themeColor="accent1"/>
        </w:rPr>
        <w:tab/>
        <w:t xml:space="preserve"> </w:t>
      </w:r>
    </w:p>
    <w:p w14:paraId="6977F8F5" w14:textId="77777777" w:rsidR="00AC76CF" w:rsidRPr="008854FC" w:rsidRDefault="00AC76CF" w:rsidP="008854FC">
      <w:pPr>
        <w:spacing w:after="7" w:line="360" w:lineRule="auto"/>
        <w:jc w:val="both"/>
        <w:rPr>
          <w:rFonts w:eastAsia="Arial" w:cs="Times New Roman"/>
          <w:highlight w:val="yellow"/>
        </w:rPr>
      </w:pPr>
      <w:r w:rsidRPr="008854FC">
        <w:rPr>
          <w:rFonts w:eastAsia="Arial" w:cs="Times New Roman"/>
        </w:rPr>
        <w:t xml:space="preserve">Take the time to have a space for self-reflection, analyze. There is high emotional energy at this stage: fear, aggression, attack, or a self-defense reaction. </w:t>
      </w:r>
    </w:p>
    <w:p w14:paraId="3A96B608" w14:textId="77777777" w:rsidR="00AC76CF" w:rsidRPr="008854FC" w:rsidRDefault="00AC76CF" w:rsidP="008854FC">
      <w:pPr>
        <w:spacing w:after="7" w:line="360" w:lineRule="auto"/>
        <w:jc w:val="both"/>
        <w:rPr>
          <w:rFonts w:cs="Times New Roman"/>
        </w:rPr>
      </w:pPr>
    </w:p>
    <w:p w14:paraId="42D22161" w14:textId="77777777" w:rsidR="00AC76CF" w:rsidRPr="008854FC" w:rsidRDefault="00AC76CF" w:rsidP="008854FC">
      <w:pPr>
        <w:spacing w:after="2" w:line="360" w:lineRule="auto"/>
        <w:ind w:left="-5" w:right="254" w:hanging="10"/>
        <w:jc w:val="both"/>
        <w:rPr>
          <w:rFonts w:cs="Times New Roman"/>
        </w:rPr>
      </w:pPr>
      <w:r w:rsidRPr="008854FC">
        <w:rPr>
          <w:rFonts w:eastAsia="Arial" w:cs="Times New Roman"/>
        </w:rPr>
        <w:t xml:space="preserve">It is important to empower yourself if you are the person affected by a conflict, therefore, you must get involved in the solution of the conflict that arises; at the moment it arises, you must dialogue with the other person about your differences, emotions and reach a compromise to improve relations or solve situations. </w:t>
      </w:r>
    </w:p>
    <w:p w14:paraId="1257633A" w14:textId="77777777" w:rsidR="00AC76CF" w:rsidRPr="008854FC" w:rsidRDefault="00AC76CF" w:rsidP="008854FC">
      <w:pPr>
        <w:spacing w:line="360" w:lineRule="auto"/>
        <w:jc w:val="both"/>
        <w:rPr>
          <w:rFonts w:cs="Times New Roman"/>
        </w:rPr>
      </w:pPr>
      <w:r w:rsidRPr="008854FC">
        <w:rPr>
          <w:rFonts w:eastAsia="Arial" w:cs="Times New Roman"/>
        </w:rPr>
        <w:t xml:space="preserve"> </w:t>
      </w:r>
    </w:p>
    <w:p w14:paraId="3D866B82" w14:textId="77777777" w:rsidR="00AC76CF" w:rsidRPr="008854FC" w:rsidRDefault="00AC76CF" w:rsidP="008854FC">
      <w:pPr>
        <w:spacing w:after="2" w:line="360" w:lineRule="auto"/>
        <w:ind w:left="-5" w:right="254" w:hanging="10"/>
        <w:jc w:val="both"/>
        <w:rPr>
          <w:rFonts w:cs="Times New Roman"/>
        </w:rPr>
      </w:pPr>
      <w:r w:rsidRPr="008854FC">
        <w:rPr>
          <w:rFonts w:eastAsia="Arial" w:cs="Times New Roman"/>
        </w:rPr>
        <w:t xml:space="preserve">You should ask the following questions beforehand for self-reflection: With whom should I initiate a conversation to solve the conflict? What conversation should I initiate to take the actions that will lead to overcoming this conflict? What conversation is missing to take charge of this situation? </w:t>
      </w:r>
    </w:p>
    <w:p w14:paraId="68D71FFC" w14:textId="77777777" w:rsidR="00AC76CF" w:rsidRPr="008854FC" w:rsidRDefault="00AC76CF" w:rsidP="008854FC">
      <w:pPr>
        <w:spacing w:after="7" w:line="360" w:lineRule="auto"/>
        <w:jc w:val="both"/>
        <w:rPr>
          <w:rFonts w:cs="Times New Roman"/>
        </w:rPr>
      </w:pPr>
      <w:r w:rsidRPr="008854FC">
        <w:rPr>
          <w:rFonts w:eastAsia="Arial" w:cs="Times New Roman"/>
        </w:rPr>
        <w:t xml:space="preserve"> </w:t>
      </w:r>
    </w:p>
    <w:p w14:paraId="1FF2E482" w14:textId="77777777" w:rsidR="00AC76CF" w:rsidRPr="008854FC" w:rsidRDefault="00AC76CF" w:rsidP="008854FC">
      <w:pPr>
        <w:spacing w:after="2" w:line="360" w:lineRule="auto"/>
        <w:ind w:left="-5" w:right="254" w:hanging="10"/>
        <w:jc w:val="both"/>
        <w:rPr>
          <w:rFonts w:cs="Times New Roman"/>
        </w:rPr>
      </w:pPr>
      <w:r w:rsidRPr="008854FC">
        <w:rPr>
          <w:rFonts w:eastAsia="Arial" w:cs="Times New Roman"/>
        </w:rPr>
        <w:t xml:space="preserve">A place outside the office and with privacy where the parties involved in the conflict can talk is advisable. The supervisor should monitor the situation and if the conflict is not resolved, it is time to intervene directly as a mediator. </w:t>
      </w:r>
    </w:p>
    <w:p w14:paraId="44352086" w14:textId="77777777" w:rsidR="00AC76CF" w:rsidRPr="008854FC" w:rsidRDefault="00AC76CF" w:rsidP="008854FC">
      <w:pPr>
        <w:spacing w:line="360" w:lineRule="auto"/>
        <w:jc w:val="both"/>
        <w:rPr>
          <w:rFonts w:eastAsiaTheme="majorEastAsia" w:cs="Times New Roman"/>
          <w:b/>
          <w:bCs/>
          <w:color w:val="4472C4" w:themeColor="accent1"/>
        </w:rPr>
      </w:pPr>
    </w:p>
    <w:p w14:paraId="452D9197" w14:textId="77777777" w:rsidR="00AC76CF" w:rsidRPr="008854FC" w:rsidRDefault="00AC76CF" w:rsidP="008854FC">
      <w:pPr>
        <w:spacing w:line="360" w:lineRule="auto"/>
        <w:jc w:val="both"/>
        <w:rPr>
          <w:rFonts w:cs="Times New Roman"/>
        </w:rPr>
      </w:pPr>
      <w:r w:rsidRPr="008854FC">
        <w:rPr>
          <w:rFonts w:eastAsiaTheme="majorEastAsia" w:cs="Times New Roman"/>
          <w:b/>
          <w:bCs/>
        </w:rPr>
        <w:t>1.3 Intervention of the Supervisor or leader</w:t>
      </w:r>
    </w:p>
    <w:p w14:paraId="003730B1" w14:textId="77777777" w:rsidR="00AC76CF" w:rsidRPr="008854FC" w:rsidRDefault="00AC76CF" w:rsidP="008854FC">
      <w:pPr>
        <w:spacing w:after="2" w:line="360" w:lineRule="auto"/>
        <w:ind w:left="-5" w:right="254" w:hanging="10"/>
        <w:jc w:val="both"/>
        <w:rPr>
          <w:rFonts w:cs="Times New Roman"/>
        </w:rPr>
      </w:pPr>
      <w:r w:rsidRPr="008854FC">
        <w:rPr>
          <w:rFonts w:eastAsia="Arial" w:cs="Times New Roman"/>
        </w:rPr>
        <w:t xml:space="preserve">As a supervisor you have the role of mediator, it is important to be very objective with the situation; if an </w:t>
      </w:r>
      <w:r w:rsidRPr="008854FC">
        <w:rPr>
          <w:rFonts w:eastAsia="Arial" w:cs="Times New Roman"/>
          <w:b/>
        </w:rPr>
        <w:t xml:space="preserve">intragroup conflict </w:t>
      </w:r>
      <w:r w:rsidRPr="008854FC">
        <w:rPr>
          <w:rFonts w:eastAsia="Arial" w:cs="Times New Roman"/>
        </w:rPr>
        <w:t>arises</w:t>
      </w:r>
      <w:r w:rsidRPr="008854FC">
        <w:rPr>
          <w:rFonts w:eastAsia="Arial" w:cs="Times New Roman"/>
          <w:b/>
        </w:rPr>
        <w:t xml:space="preserve">, </w:t>
      </w:r>
      <w:r w:rsidRPr="008854FC">
        <w:rPr>
          <w:rFonts w:eastAsia="Arial" w:cs="Times New Roman"/>
        </w:rPr>
        <w:t xml:space="preserve">try to analyze the situation, and not take sides, even if you believe that one side is right over the other. If the </w:t>
      </w:r>
      <w:r w:rsidRPr="008854FC">
        <w:rPr>
          <w:rFonts w:cs="Times New Roman"/>
        </w:rPr>
        <w:t xml:space="preserve">conflict </w:t>
      </w:r>
      <w:r w:rsidRPr="008854FC">
        <w:rPr>
          <w:rFonts w:eastAsia="Arial" w:cs="Times New Roman"/>
          <w:b/>
        </w:rPr>
        <w:t xml:space="preserve">is intergroup, </w:t>
      </w:r>
      <w:r w:rsidRPr="008854FC">
        <w:rPr>
          <w:rFonts w:eastAsia="Arial" w:cs="Times New Roman"/>
        </w:rPr>
        <w:t xml:space="preserve">you should </w:t>
      </w:r>
      <w:r w:rsidRPr="008854FC">
        <w:rPr>
          <w:rFonts w:cs="Times New Roman"/>
        </w:rPr>
        <w:t xml:space="preserve">initially </w:t>
      </w:r>
      <w:r w:rsidRPr="008854FC">
        <w:rPr>
          <w:rFonts w:eastAsia="Arial" w:cs="Times New Roman"/>
        </w:rPr>
        <w:t xml:space="preserve">make the other person's supervisory situation known and discuss it. Each of you will talk to the parties involved following the three-moment strategy: </w:t>
      </w:r>
    </w:p>
    <w:p w14:paraId="605399D1" w14:textId="77777777" w:rsidR="00AC76CF" w:rsidRPr="008854FC" w:rsidRDefault="00AC76CF" w:rsidP="008854FC">
      <w:pPr>
        <w:spacing w:after="7" w:line="360" w:lineRule="auto"/>
        <w:jc w:val="both"/>
        <w:rPr>
          <w:rFonts w:cs="Times New Roman"/>
        </w:rPr>
      </w:pPr>
      <w:r w:rsidRPr="008854FC">
        <w:rPr>
          <w:rFonts w:eastAsia="Arial" w:cs="Times New Roman"/>
        </w:rPr>
        <w:t xml:space="preserve"> </w:t>
      </w:r>
    </w:p>
    <w:p w14:paraId="0240C484" w14:textId="77777777" w:rsidR="00AC76CF" w:rsidRPr="008854FC" w:rsidRDefault="00AC76CF" w:rsidP="008854FC">
      <w:pPr>
        <w:numPr>
          <w:ilvl w:val="0"/>
          <w:numId w:val="224"/>
        </w:numPr>
        <w:spacing w:after="70" w:line="360" w:lineRule="auto"/>
        <w:ind w:right="254" w:hanging="511"/>
        <w:jc w:val="both"/>
        <w:rPr>
          <w:rFonts w:cs="Times New Roman"/>
          <w:b/>
          <w:bCs/>
        </w:rPr>
      </w:pPr>
      <w:r w:rsidRPr="008854FC">
        <w:rPr>
          <w:rFonts w:eastAsia="Arial" w:cs="Times New Roman"/>
          <w:b/>
          <w:bCs/>
        </w:rPr>
        <w:t xml:space="preserve">Conversation with each party separately </w:t>
      </w:r>
    </w:p>
    <w:p w14:paraId="09BFB8CC" w14:textId="77777777" w:rsidR="00AC76CF" w:rsidRPr="008854FC" w:rsidRDefault="00AC76CF" w:rsidP="008854FC">
      <w:pPr>
        <w:numPr>
          <w:ilvl w:val="1"/>
          <w:numId w:val="224"/>
        </w:numPr>
        <w:spacing w:after="70" w:line="360" w:lineRule="auto"/>
        <w:ind w:right="254" w:hanging="360"/>
        <w:jc w:val="both"/>
        <w:rPr>
          <w:rFonts w:cs="Times New Roman"/>
        </w:rPr>
      </w:pPr>
      <w:r w:rsidRPr="008854FC">
        <w:rPr>
          <w:rFonts w:eastAsia="Arial" w:cs="Times New Roman"/>
        </w:rPr>
        <w:t xml:space="preserve">Acknowledgment by the parties of the existence of the dispute </w:t>
      </w:r>
    </w:p>
    <w:p w14:paraId="1B213079" w14:textId="77777777" w:rsidR="00AC76CF" w:rsidRPr="008854FC" w:rsidRDefault="00AC76CF" w:rsidP="008854FC">
      <w:pPr>
        <w:numPr>
          <w:ilvl w:val="1"/>
          <w:numId w:val="224"/>
        </w:numPr>
        <w:spacing w:after="70" w:line="360" w:lineRule="auto"/>
        <w:ind w:right="254" w:hanging="360"/>
        <w:jc w:val="both"/>
        <w:rPr>
          <w:rFonts w:cs="Times New Roman"/>
        </w:rPr>
      </w:pPr>
      <w:r w:rsidRPr="008854FC">
        <w:rPr>
          <w:rFonts w:eastAsia="Arial" w:cs="Times New Roman"/>
        </w:rPr>
        <w:t xml:space="preserve">Each party involved will express how they feel about the situation. </w:t>
      </w:r>
    </w:p>
    <w:p w14:paraId="634D4B91" w14:textId="77777777" w:rsidR="00AC76CF" w:rsidRPr="008854FC" w:rsidRDefault="00AC76CF" w:rsidP="008854FC">
      <w:pPr>
        <w:numPr>
          <w:ilvl w:val="1"/>
          <w:numId w:val="224"/>
        </w:numPr>
        <w:spacing w:after="70" w:line="360" w:lineRule="auto"/>
        <w:ind w:right="254" w:hanging="360"/>
        <w:jc w:val="both"/>
        <w:rPr>
          <w:rFonts w:cs="Times New Roman"/>
        </w:rPr>
      </w:pPr>
      <w:r w:rsidRPr="008854FC">
        <w:rPr>
          <w:rFonts w:eastAsia="Arial" w:cs="Times New Roman"/>
        </w:rPr>
        <w:t xml:space="preserve">Define the problem, impacts, and perspective of each one. </w:t>
      </w:r>
    </w:p>
    <w:p w14:paraId="2758DE6B" w14:textId="77777777" w:rsidR="00AC76CF" w:rsidRPr="008854FC" w:rsidRDefault="00AC76CF" w:rsidP="008854FC">
      <w:pPr>
        <w:numPr>
          <w:ilvl w:val="1"/>
          <w:numId w:val="224"/>
        </w:numPr>
        <w:spacing w:after="71" w:line="360" w:lineRule="auto"/>
        <w:ind w:right="254" w:hanging="360"/>
        <w:jc w:val="both"/>
        <w:rPr>
          <w:rFonts w:cs="Times New Roman"/>
        </w:rPr>
      </w:pPr>
      <w:r w:rsidRPr="008854FC">
        <w:rPr>
          <w:rFonts w:eastAsia="Arial" w:cs="Times New Roman"/>
        </w:rPr>
        <w:t xml:space="preserve">Define individual needs and interests </w:t>
      </w:r>
    </w:p>
    <w:p w14:paraId="17597DD9" w14:textId="77777777" w:rsidR="00AC76CF" w:rsidRPr="008854FC" w:rsidRDefault="00AC76CF" w:rsidP="008854FC">
      <w:pPr>
        <w:numPr>
          <w:ilvl w:val="1"/>
          <w:numId w:val="224"/>
        </w:numPr>
        <w:spacing w:after="2" w:line="360" w:lineRule="auto"/>
        <w:ind w:right="254" w:hanging="360"/>
        <w:jc w:val="both"/>
        <w:rPr>
          <w:rFonts w:cs="Times New Roman"/>
        </w:rPr>
      </w:pPr>
      <w:r w:rsidRPr="008854FC">
        <w:rPr>
          <w:rFonts w:eastAsia="Arial" w:cs="Times New Roman"/>
        </w:rPr>
        <w:t>To propose solutions that can end the conflict from the perspective of the party involved as soon as possible.</w:t>
      </w:r>
    </w:p>
    <w:p w14:paraId="5F3DB28A" w14:textId="77777777" w:rsidR="00AC76CF" w:rsidRPr="008854FC" w:rsidRDefault="00AC76CF" w:rsidP="008854FC">
      <w:pPr>
        <w:spacing w:after="2" w:line="360" w:lineRule="auto"/>
        <w:ind w:left="720" w:right="254"/>
        <w:jc w:val="both"/>
        <w:rPr>
          <w:rFonts w:cs="Times New Roman"/>
        </w:rPr>
      </w:pPr>
    </w:p>
    <w:p w14:paraId="5CF747A0" w14:textId="77777777" w:rsidR="00AC76CF" w:rsidRPr="008854FC" w:rsidRDefault="00AC76CF" w:rsidP="008854FC">
      <w:pPr>
        <w:numPr>
          <w:ilvl w:val="0"/>
          <w:numId w:val="224"/>
        </w:numPr>
        <w:spacing w:after="59" w:line="360" w:lineRule="auto"/>
        <w:ind w:right="254" w:hanging="511"/>
        <w:jc w:val="both"/>
        <w:rPr>
          <w:rFonts w:eastAsia="Arial" w:cs="Times New Roman"/>
          <w:b/>
          <w:bCs/>
        </w:rPr>
      </w:pPr>
      <w:r w:rsidRPr="008854FC">
        <w:rPr>
          <w:rFonts w:eastAsia="Arial" w:cs="Times New Roman"/>
          <w:b/>
          <w:bCs/>
        </w:rPr>
        <w:t xml:space="preserve">Consolidating and analyzing the two conversations between supervisors </w:t>
      </w:r>
    </w:p>
    <w:p w14:paraId="1583A9C2" w14:textId="77777777" w:rsidR="00AC76CF" w:rsidRPr="008854FC" w:rsidRDefault="00AC76CF" w:rsidP="008854FC">
      <w:pPr>
        <w:pStyle w:val="ListParagraph"/>
        <w:numPr>
          <w:ilvl w:val="0"/>
          <w:numId w:val="227"/>
        </w:numPr>
        <w:spacing w:after="59" w:line="360" w:lineRule="auto"/>
        <w:ind w:left="1080" w:right="254"/>
        <w:jc w:val="both"/>
        <w:rPr>
          <w:rFonts w:eastAsia="Arial" w:cs="Times New Roman"/>
        </w:rPr>
      </w:pPr>
      <w:r w:rsidRPr="008854FC">
        <w:rPr>
          <w:rFonts w:eastAsia="Arial" w:cs="Times New Roman"/>
        </w:rPr>
        <w:t xml:space="preserve">What do those involved want? </w:t>
      </w:r>
    </w:p>
    <w:p w14:paraId="771428C7" w14:textId="77777777" w:rsidR="00AC76CF" w:rsidRPr="008854FC" w:rsidRDefault="00AC76CF" w:rsidP="008854FC">
      <w:pPr>
        <w:numPr>
          <w:ilvl w:val="0"/>
          <w:numId w:val="227"/>
        </w:numPr>
        <w:spacing w:after="70" w:line="360" w:lineRule="auto"/>
        <w:ind w:left="1080" w:right="254"/>
        <w:jc w:val="both"/>
        <w:rPr>
          <w:rFonts w:cs="Times New Roman"/>
        </w:rPr>
      </w:pPr>
      <w:r w:rsidRPr="008854FC">
        <w:rPr>
          <w:rFonts w:eastAsia="Arial" w:cs="Times New Roman"/>
        </w:rPr>
        <w:t xml:space="preserve">Why is this important to them? </w:t>
      </w:r>
    </w:p>
    <w:p w14:paraId="5B6D4810" w14:textId="77777777" w:rsidR="00AC76CF" w:rsidRPr="008854FC" w:rsidRDefault="00AC76CF" w:rsidP="008854FC">
      <w:pPr>
        <w:numPr>
          <w:ilvl w:val="0"/>
          <w:numId w:val="227"/>
        </w:numPr>
        <w:spacing w:after="70" w:line="360" w:lineRule="auto"/>
        <w:ind w:left="1080" w:right="254"/>
        <w:jc w:val="both"/>
        <w:rPr>
          <w:rFonts w:cs="Times New Roman"/>
        </w:rPr>
      </w:pPr>
      <w:r w:rsidRPr="008854FC">
        <w:rPr>
          <w:rFonts w:eastAsia="Arial" w:cs="Times New Roman"/>
        </w:rPr>
        <w:t xml:space="preserve">What are their common interests and what are their distinct interests? </w:t>
      </w:r>
    </w:p>
    <w:p w14:paraId="0A726BB4" w14:textId="77777777" w:rsidR="00AC76CF" w:rsidRPr="008854FC" w:rsidRDefault="00AC76CF" w:rsidP="008854FC">
      <w:pPr>
        <w:numPr>
          <w:ilvl w:val="0"/>
          <w:numId w:val="227"/>
        </w:numPr>
        <w:spacing w:after="2" w:line="360" w:lineRule="auto"/>
        <w:ind w:left="1080" w:right="254"/>
        <w:jc w:val="both"/>
        <w:rPr>
          <w:rFonts w:cs="Times New Roman"/>
        </w:rPr>
      </w:pPr>
      <w:r w:rsidRPr="008854FC">
        <w:rPr>
          <w:rFonts w:eastAsia="Arial" w:cs="Times New Roman"/>
        </w:rPr>
        <w:t xml:space="preserve">What are the expected common concrete results? </w:t>
      </w:r>
    </w:p>
    <w:p w14:paraId="629A7C5B" w14:textId="77777777" w:rsidR="00AC76CF" w:rsidRPr="008854FC" w:rsidRDefault="00AC76CF" w:rsidP="008854FC">
      <w:pPr>
        <w:spacing w:after="7" w:line="360" w:lineRule="auto"/>
        <w:jc w:val="both"/>
        <w:rPr>
          <w:rFonts w:cs="Times New Roman"/>
        </w:rPr>
      </w:pPr>
      <w:r w:rsidRPr="008854FC">
        <w:rPr>
          <w:rFonts w:eastAsia="Arial" w:cs="Times New Roman"/>
        </w:rPr>
        <w:t xml:space="preserve"> </w:t>
      </w:r>
    </w:p>
    <w:p w14:paraId="5BA19017" w14:textId="77777777" w:rsidR="00AC76CF" w:rsidRPr="008854FC" w:rsidRDefault="00AC76CF" w:rsidP="008854FC">
      <w:pPr>
        <w:numPr>
          <w:ilvl w:val="0"/>
          <w:numId w:val="224"/>
        </w:numPr>
        <w:spacing w:after="59" w:line="360" w:lineRule="auto"/>
        <w:ind w:right="254" w:hanging="511"/>
        <w:jc w:val="both"/>
        <w:rPr>
          <w:rFonts w:eastAsia="Arial" w:cs="Times New Roman"/>
          <w:b/>
          <w:bCs/>
        </w:rPr>
      </w:pPr>
      <w:r w:rsidRPr="008854FC">
        <w:rPr>
          <w:rFonts w:eastAsia="Arial" w:cs="Times New Roman"/>
          <w:b/>
          <w:bCs/>
        </w:rPr>
        <w:t xml:space="preserve">Conversation with both parties </w:t>
      </w:r>
    </w:p>
    <w:p w14:paraId="6021A4CF" w14:textId="77777777" w:rsidR="00AC76CF" w:rsidRPr="008854FC" w:rsidRDefault="00AC76CF" w:rsidP="008854FC">
      <w:pPr>
        <w:numPr>
          <w:ilvl w:val="1"/>
          <w:numId w:val="224"/>
        </w:numPr>
        <w:spacing w:after="71" w:line="360" w:lineRule="auto"/>
        <w:ind w:right="254" w:hanging="360"/>
        <w:jc w:val="both"/>
        <w:rPr>
          <w:rFonts w:cs="Times New Roman"/>
        </w:rPr>
      </w:pPr>
      <w:r w:rsidRPr="008854FC">
        <w:rPr>
          <w:rFonts w:eastAsia="Arial" w:cs="Times New Roman"/>
        </w:rPr>
        <w:t xml:space="preserve">Review your understanding of the conflict, respecting each other's perspective. </w:t>
      </w:r>
    </w:p>
    <w:p w14:paraId="05BC8CF8" w14:textId="77777777" w:rsidR="00AC76CF" w:rsidRPr="008854FC" w:rsidRDefault="00AC76CF" w:rsidP="008854FC">
      <w:pPr>
        <w:numPr>
          <w:ilvl w:val="1"/>
          <w:numId w:val="224"/>
        </w:numPr>
        <w:spacing w:after="70" w:line="360" w:lineRule="auto"/>
        <w:ind w:right="254" w:hanging="360"/>
        <w:jc w:val="both"/>
        <w:rPr>
          <w:rFonts w:cs="Times New Roman"/>
        </w:rPr>
      </w:pPr>
      <w:r w:rsidRPr="008854FC">
        <w:rPr>
          <w:rFonts w:eastAsia="Arial" w:cs="Times New Roman"/>
        </w:rPr>
        <w:t xml:space="preserve">The parties will know how the other party feels about the conflict. </w:t>
      </w:r>
    </w:p>
    <w:p w14:paraId="2D78AB8F" w14:textId="77777777" w:rsidR="00AC76CF" w:rsidRPr="008854FC" w:rsidRDefault="00AC76CF" w:rsidP="008854FC">
      <w:pPr>
        <w:numPr>
          <w:ilvl w:val="1"/>
          <w:numId w:val="224"/>
        </w:numPr>
        <w:spacing w:after="70" w:line="360" w:lineRule="auto"/>
        <w:ind w:right="254" w:hanging="360"/>
        <w:jc w:val="both"/>
        <w:rPr>
          <w:rFonts w:cs="Times New Roman"/>
        </w:rPr>
      </w:pPr>
      <w:r w:rsidRPr="008854FC">
        <w:rPr>
          <w:rFonts w:eastAsia="Arial" w:cs="Times New Roman"/>
        </w:rPr>
        <w:t xml:space="preserve">Consolidate common understanding of the problem; </w:t>
      </w:r>
    </w:p>
    <w:p w14:paraId="095A5FE6" w14:textId="77777777" w:rsidR="00AC76CF" w:rsidRPr="008854FC" w:rsidRDefault="00AC76CF" w:rsidP="008854FC">
      <w:pPr>
        <w:numPr>
          <w:ilvl w:val="1"/>
          <w:numId w:val="224"/>
        </w:numPr>
        <w:spacing w:after="69" w:line="360" w:lineRule="auto"/>
        <w:ind w:right="254" w:hanging="360"/>
        <w:jc w:val="both"/>
        <w:rPr>
          <w:rFonts w:cs="Times New Roman"/>
        </w:rPr>
      </w:pPr>
      <w:r w:rsidRPr="008854FC">
        <w:rPr>
          <w:rFonts w:eastAsia="Arial" w:cs="Times New Roman"/>
        </w:rPr>
        <w:t xml:space="preserve">Consolidate common needs and interests </w:t>
      </w:r>
    </w:p>
    <w:p w14:paraId="6B1DB0F3" w14:textId="77777777" w:rsidR="00AC76CF" w:rsidRPr="008854FC" w:rsidRDefault="00AC76CF" w:rsidP="008854FC">
      <w:pPr>
        <w:numPr>
          <w:ilvl w:val="1"/>
          <w:numId w:val="224"/>
        </w:numPr>
        <w:spacing w:after="69" w:line="360" w:lineRule="auto"/>
        <w:ind w:right="254" w:hanging="360"/>
        <w:jc w:val="both"/>
        <w:rPr>
          <w:rFonts w:cs="Times New Roman"/>
        </w:rPr>
      </w:pPr>
      <w:r w:rsidRPr="008854FC">
        <w:rPr>
          <w:rFonts w:eastAsia="Arial" w:cs="Times New Roman"/>
        </w:rPr>
        <w:t xml:space="preserve">Define concrete solutions (commitments) </w:t>
      </w:r>
    </w:p>
    <w:p w14:paraId="26503AF8" w14:textId="06894AB9" w:rsidR="00AC76CF" w:rsidRPr="008854FC" w:rsidRDefault="00AC76CF" w:rsidP="008854FC">
      <w:pPr>
        <w:numPr>
          <w:ilvl w:val="1"/>
          <w:numId w:val="224"/>
        </w:numPr>
        <w:spacing w:after="2" w:line="360" w:lineRule="auto"/>
        <w:ind w:right="254" w:hanging="360"/>
        <w:jc w:val="both"/>
        <w:rPr>
          <w:rFonts w:cs="Times New Roman"/>
        </w:rPr>
      </w:pPr>
      <w:r w:rsidRPr="008854FC">
        <w:rPr>
          <w:rFonts w:eastAsia="Arial" w:cs="Times New Roman"/>
        </w:rPr>
        <w:t xml:space="preserve">Agree on follow-up steps </w:t>
      </w:r>
    </w:p>
    <w:p w14:paraId="6EF2F99B" w14:textId="77777777" w:rsidR="00AC76CF" w:rsidRPr="0064793A" w:rsidRDefault="00AC76CF" w:rsidP="00F6340B">
      <w:pPr>
        <w:pStyle w:val="Heading4"/>
        <w:rPr>
          <w:szCs w:val="26"/>
        </w:rPr>
      </w:pPr>
      <w:r w:rsidRPr="0064793A">
        <w:rPr>
          <w:szCs w:val="26"/>
        </w:rPr>
        <w:t xml:space="preserve">Notes: </w:t>
      </w:r>
    </w:p>
    <w:p w14:paraId="675E1789" w14:textId="77777777" w:rsidR="00F30EC2" w:rsidRPr="008854FC" w:rsidRDefault="00AC76CF" w:rsidP="00F30EC2">
      <w:pPr>
        <w:pStyle w:val="ListParagraph"/>
        <w:numPr>
          <w:ilvl w:val="0"/>
          <w:numId w:val="229"/>
        </w:numPr>
        <w:spacing w:after="60" w:line="360" w:lineRule="auto"/>
        <w:ind w:right="226"/>
        <w:jc w:val="both"/>
        <w:rPr>
          <w:rFonts w:cs="Times New Roman"/>
        </w:rPr>
      </w:pPr>
      <w:r w:rsidRPr="008854FC">
        <w:rPr>
          <w:rFonts w:eastAsia="Arial" w:cs="Times New Roman"/>
        </w:rPr>
        <w:t xml:space="preserve">Even if the conflict is with another area/program, it is important to be objective; it is not about defending someone on your team, it is about you as leaders being part of the solution. </w:t>
      </w:r>
    </w:p>
    <w:p w14:paraId="36206D52" w14:textId="77777777" w:rsidR="00F30EC2" w:rsidRPr="008854FC" w:rsidRDefault="00AC76CF" w:rsidP="00F30EC2">
      <w:pPr>
        <w:pStyle w:val="ListParagraph"/>
        <w:numPr>
          <w:ilvl w:val="0"/>
          <w:numId w:val="229"/>
        </w:numPr>
        <w:spacing w:after="60" w:line="360" w:lineRule="auto"/>
        <w:ind w:right="226"/>
        <w:jc w:val="both"/>
        <w:rPr>
          <w:rFonts w:cs="Times New Roman"/>
        </w:rPr>
      </w:pPr>
      <w:r w:rsidRPr="008854FC">
        <w:rPr>
          <w:rFonts w:eastAsia="Arial" w:cs="Times New Roman"/>
        </w:rPr>
        <w:t xml:space="preserve">When you are mediating, try to lead the meeting to clear examples of situations in which the parties have felt emotionally affected, without this being expressed personally; for example: "I felt upset when... Where... Why". </w:t>
      </w:r>
    </w:p>
    <w:p w14:paraId="33D154C6" w14:textId="77777777" w:rsidR="00F30EC2" w:rsidRPr="008854FC" w:rsidRDefault="00AC76CF" w:rsidP="00F30EC2">
      <w:pPr>
        <w:pStyle w:val="ListParagraph"/>
        <w:numPr>
          <w:ilvl w:val="0"/>
          <w:numId w:val="229"/>
        </w:numPr>
        <w:spacing w:after="60" w:line="360" w:lineRule="auto"/>
        <w:ind w:right="226"/>
        <w:jc w:val="both"/>
        <w:rPr>
          <w:rFonts w:cs="Times New Roman"/>
        </w:rPr>
      </w:pPr>
      <w:r w:rsidRPr="008854FC">
        <w:rPr>
          <w:rFonts w:eastAsia="Arial" w:cs="Times New Roman"/>
        </w:rPr>
        <w:t xml:space="preserve">Avoid personal attacks, in the tensest conflicts, employees can make very serious accusations and even formulate personal disqualifications. </w:t>
      </w:r>
    </w:p>
    <w:p w14:paraId="12C76119" w14:textId="77777777" w:rsidR="00F30EC2" w:rsidRPr="008854FC" w:rsidRDefault="00AC76CF" w:rsidP="00F30EC2">
      <w:pPr>
        <w:pStyle w:val="ListParagraph"/>
        <w:numPr>
          <w:ilvl w:val="0"/>
          <w:numId w:val="229"/>
        </w:numPr>
        <w:spacing w:after="60" w:line="360" w:lineRule="auto"/>
        <w:ind w:right="226"/>
        <w:jc w:val="both"/>
        <w:rPr>
          <w:rFonts w:cs="Times New Roman"/>
        </w:rPr>
      </w:pPr>
      <w:r w:rsidRPr="008854FC">
        <w:rPr>
          <w:rFonts w:eastAsia="Arial" w:cs="Times New Roman"/>
        </w:rPr>
        <w:t xml:space="preserve">During conflict resolution avoid using phrases such as: The other party made me feel...he/she always...he/she never, etc. </w:t>
      </w:r>
    </w:p>
    <w:p w14:paraId="2BC6CE50" w14:textId="77777777" w:rsidR="00F30EC2" w:rsidRPr="008854FC" w:rsidRDefault="00AC76CF" w:rsidP="00F30EC2">
      <w:pPr>
        <w:pStyle w:val="ListParagraph"/>
        <w:numPr>
          <w:ilvl w:val="0"/>
          <w:numId w:val="229"/>
        </w:numPr>
        <w:spacing w:after="60" w:line="360" w:lineRule="auto"/>
        <w:ind w:right="226"/>
        <w:jc w:val="both"/>
        <w:rPr>
          <w:rFonts w:cs="Times New Roman"/>
        </w:rPr>
      </w:pPr>
      <w:r w:rsidRPr="008854FC">
        <w:rPr>
          <w:rFonts w:eastAsia="Arial" w:cs="Times New Roman"/>
        </w:rPr>
        <w:t xml:space="preserve">It avoids resistance and encourages conciliation. </w:t>
      </w:r>
    </w:p>
    <w:p w14:paraId="3E531855" w14:textId="77777777" w:rsidR="00F30EC2" w:rsidRDefault="00AC76CF" w:rsidP="00F30EC2">
      <w:pPr>
        <w:pStyle w:val="ListParagraph"/>
        <w:numPr>
          <w:ilvl w:val="0"/>
          <w:numId w:val="229"/>
        </w:numPr>
        <w:spacing w:after="60" w:line="360" w:lineRule="auto"/>
        <w:ind w:right="226"/>
        <w:jc w:val="both"/>
        <w:rPr>
          <w:rFonts w:cs="Times New Roman"/>
        </w:rPr>
      </w:pPr>
      <w:r w:rsidRPr="008854FC">
        <w:rPr>
          <w:rFonts w:cs="Times New Roman"/>
        </w:rPr>
        <w:t>You are looking for an immediate and effective solution.</w:t>
      </w:r>
    </w:p>
    <w:p w14:paraId="67A13D72" w14:textId="64781AF7" w:rsidR="00AC76CF" w:rsidRDefault="00AC76CF" w:rsidP="00F30EC2">
      <w:pPr>
        <w:pStyle w:val="ListParagraph"/>
        <w:numPr>
          <w:ilvl w:val="0"/>
          <w:numId w:val="229"/>
        </w:numPr>
        <w:spacing w:after="60" w:line="360" w:lineRule="auto"/>
        <w:ind w:right="226"/>
        <w:jc w:val="both"/>
        <w:rPr>
          <w:rFonts w:cs="Times New Roman"/>
        </w:rPr>
      </w:pPr>
      <w:r w:rsidRPr="008854FC">
        <w:rPr>
          <w:rFonts w:cs="Times New Roman"/>
        </w:rPr>
        <w:t xml:space="preserve">Reaches agreements that are convenient for each party. </w:t>
      </w:r>
    </w:p>
    <w:p w14:paraId="6EAF69DE" w14:textId="77777777" w:rsidR="00F30EC2" w:rsidRPr="008854FC" w:rsidRDefault="00F30EC2" w:rsidP="008854FC">
      <w:pPr>
        <w:pStyle w:val="ListParagraph"/>
        <w:spacing w:after="60" w:line="360" w:lineRule="auto"/>
        <w:ind w:right="226"/>
        <w:jc w:val="both"/>
        <w:rPr>
          <w:rFonts w:cs="Times New Roman"/>
        </w:rPr>
      </w:pPr>
    </w:p>
    <w:p w14:paraId="2FBF2B10" w14:textId="77777777" w:rsidR="00AC76CF" w:rsidRPr="008854FC" w:rsidRDefault="00AC76CF" w:rsidP="008854FC">
      <w:pPr>
        <w:spacing w:line="360" w:lineRule="auto"/>
        <w:jc w:val="both"/>
        <w:rPr>
          <w:rFonts w:cs="Times New Roman"/>
        </w:rPr>
      </w:pPr>
      <w:r w:rsidRPr="008854FC">
        <w:rPr>
          <w:rFonts w:eastAsiaTheme="majorEastAsia" w:cs="Times New Roman"/>
          <w:b/>
          <w:bCs/>
        </w:rPr>
        <w:t xml:space="preserve">1.4 HR Intervention </w:t>
      </w:r>
    </w:p>
    <w:p w14:paraId="53E3C6D3" w14:textId="77777777" w:rsidR="00AC76CF" w:rsidRPr="008854FC" w:rsidRDefault="00AC76CF" w:rsidP="008854FC">
      <w:pPr>
        <w:spacing w:after="2" w:line="360" w:lineRule="auto"/>
        <w:ind w:left="-5" w:right="254" w:hanging="10"/>
        <w:jc w:val="both"/>
        <w:rPr>
          <w:rFonts w:cs="Times New Roman"/>
        </w:rPr>
      </w:pPr>
      <w:r w:rsidRPr="008854FC">
        <w:rPr>
          <w:rFonts w:eastAsia="Arial" w:cs="Times New Roman"/>
        </w:rPr>
        <w:t xml:space="preserve">When the conflict reaches this stage, after going through the two previous ones, the supervisor must send an email to HR with a summary of the situation, reporting how the conflict was previously handled. In this step, with the intervention of the supervisor, the situation will be addressed with the parties involved, trying to follow up on the commitments made, and formally a commitment and the respective follow-up will be made. In this phase, the arguments presented will be evaluated and decisions will be made on compromises for the resolution of the conflict. </w:t>
      </w:r>
    </w:p>
    <w:p w14:paraId="644F6777" w14:textId="77777777" w:rsidR="00AC76CF" w:rsidRPr="008854FC" w:rsidRDefault="00AC76CF" w:rsidP="008854FC">
      <w:pPr>
        <w:spacing w:line="360" w:lineRule="auto"/>
        <w:jc w:val="both"/>
        <w:rPr>
          <w:rFonts w:eastAsiaTheme="majorEastAsia" w:cs="Times New Roman"/>
          <w:b/>
          <w:bCs/>
          <w:color w:val="4472C4" w:themeColor="accent1"/>
        </w:rPr>
      </w:pPr>
    </w:p>
    <w:p w14:paraId="55411FC3" w14:textId="77777777" w:rsidR="00AC76CF" w:rsidRPr="008854FC" w:rsidRDefault="00AC76CF" w:rsidP="008854FC">
      <w:pPr>
        <w:spacing w:line="360" w:lineRule="auto"/>
        <w:jc w:val="both"/>
        <w:rPr>
          <w:rFonts w:cs="Times New Roman"/>
        </w:rPr>
      </w:pPr>
      <w:r w:rsidRPr="008854FC">
        <w:rPr>
          <w:rFonts w:eastAsiaTheme="majorEastAsia" w:cs="Times New Roman"/>
          <w:b/>
          <w:bCs/>
        </w:rPr>
        <w:t xml:space="preserve">1.5 Coexistence Committee </w:t>
      </w:r>
    </w:p>
    <w:p w14:paraId="3E6C6C62" w14:textId="77777777" w:rsidR="00AC76CF" w:rsidRPr="008854FC" w:rsidRDefault="00AC76CF" w:rsidP="008854FC">
      <w:pPr>
        <w:spacing w:after="2" w:line="360" w:lineRule="auto"/>
        <w:ind w:left="-5" w:right="254" w:hanging="10"/>
        <w:jc w:val="both"/>
        <w:rPr>
          <w:rFonts w:cs="Times New Roman"/>
        </w:rPr>
      </w:pPr>
      <w:r w:rsidRPr="008854FC">
        <w:rPr>
          <w:rFonts w:eastAsia="Arial" w:cs="Times New Roman"/>
        </w:rPr>
        <w:t xml:space="preserve">At this stage, the conflict becomes a situation of alleged labor harassment, where some of the parties involved may make what happened known to the committee for the respective procedure, before moving to this stage it is important to consider what is and what is not labor harassment. </w:t>
      </w:r>
    </w:p>
    <w:p w14:paraId="6086BEB2" w14:textId="77777777" w:rsidR="00AC76CF" w:rsidRPr="008854FC" w:rsidRDefault="00AC76CF" w:rsidP="008854FC">
      <w:pPr>
        <w:spacing w:after="7" w:line="360" w:lineRule="auto"/>
        <w:jc w:val="both"/>
        <w:rPr>
          <w:rFonts w:cs="Times New Roman"/>
        </w:rPr>
      </w:pPr>
      <w:r w:rsidRPr="008854FC">
        <w:rPr>
          <w:rFonts w:eastAsia="Arial" w:cs="Times New Roman"/>
        </w:rPr>
        <w:t xml:space="preserve"> </w:t>
      </w:r>
    </w:p>
    <w:p w14:paraId="2C4E9D5D" w14:textId="77777777" w:rsidR="00AC76CF" w:rsidRPr="008854FC" w:rsidRDefault="00AC76CF" w:rsidP="008854FC">
      <w:pPr>
        <w:spacing w:after="229" w:line="360" w:lineRule="auto"/>
        <w:ind w:left="-5" w:right="254" w:hanging="10"/>
        <w:jc w:val="both"/>
        <w:rPr>
          <w:rFonts w:cs="Times New Roman"/>
        </w:rPr>
      </w:pPr>
      <w:r w:rsidRPr="008854FC">
        <w:rPr>
          <w:rFonts w:eastAsia="Arial" w:cs="Times New Roman"/>
        </w:rPr>
        <w:t xml:space="preserve">In the following comparison you can identify which behaviors may constitute workplace harassment and which may not: </w:t>
      </w:r>
    </w:p>
    <w:tbl>
      <w:tblPr>
        <w:tblStyle w:val="CommentTextChar"/>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95"/>
        <w:gridCol w:w="4770"/>
      </w:tblGrid>
      <w:tr w:rsidR="00AC76CF" w:rsidRPr="00C63326" w14:paraId="51E03FBE" w14:textId="77777777" w:rsidTr="00BA48FD">
        <w:trPr>
          <w:trHeight w:val="290"/>
        </w:trPr>
        <w:tc>
          <w:tcPr>
            <w:tcW w:w="4395" w:type="dxa"/>
            <w:hideMark/>
          </w:tcPr>
          <w:p w14:paraId="5EF7C56F" w14:textId="77777777" w:rsidR="00AC76CF" w:rsidRPr="008854FC" w:rsidRDefault="00AC76CF" w:rsidP="008854FC">
            <w:pPr>
              <w:spacing w:line="360" w:lineRule="auto"/>
              <w:jc w:val="both"/>
              <w:rPr>
                <w:rFonts w:cs="Times New Roman"/>
              </w:rPr>
            </w:pPr>
            <w:r w:rsidRPr="008854FC">
              <w:rPr>
                <w:rFonts w:cs="Times New Roman"/>
              </w:rPr>
              <w:t>Constitutes Labor Harassment</w:t>
            </w:r>
          </w:p>
        </w:tc>
        <w:tc>
          <w:tcPr>
            <w:tcW w:w="4770" w:type="dxa"/>
            <w:hideMark/>
          </w:tcPr>
          <w:p w14:paraId="625E2C8E" w14:textId="77777777" w:rsidR="00AC76CF" w:rsidRPr="008854FC" w:rsidRDefault="00AC76CF" w:rsidP="008854FC">
            <w:pPr>
              <w:spacing w:line="360" w:lineRule="auto"/>
              <w:jc w:val="both"/>
              <w:rPr>
                <w:rFonts w:cs="Times New Roman"/>
              </w:rPr>
            </w:pPr>
            <w:r w:rsidRPr="008F3CFD">
              <w:rPr>
                <w:rFonts w:cs="Times New Roman"/>
              </w:rPr>
              <w:t>It does not constitute Labor Harassment.</w:t>
            </w:r>
          </w:p>
        </w:tc>
      </w:tr>
      <w:tr w:rsidR="00AC76CF" w:rsidRPr="00C63326" w14:paraId="49E97399" w14:textId="77777777" w:rsidTr="008854FC">
        <w:trPr>
          <w:trHeight w:val="600"/>
        </w:trPr>
        <w:tc>
          <w:tcPr>
            <w:tcW w:w="0" w:type="dxa"/>
            <w:shd w:val="clear" w:color="auto" w:fill="FBE4D5" w:themeFill="accent2" w:themeFillTint="33"/>
            <w:hideMark/>
          </w:tcPr>
          <w:p w14:paraId="22FA350A" w14:textId="77777777" w:rsidR="00AC76CF" w:rsidRPr="008854FC" w:rsidRDefault="00AC76CF" w:rsidP="008854FC">
            <w:pPr>
              <w:spacing w:line="360" w:lineRule="auto"/>
              <w:jc w:val="both"/>
              <w:rPr>
                <w:rFonts w:cs="Times New Roman"/>
                <w:b/>
                <w:bCs/>
              </w:rPr>
            </w:pPr>
            <w:r w:rsidRPr="008F3CFD">
              <w:rPr>
                <w:rFonts w:cs="Times New Roman"/>
              </w:rPr>
              <w:t>Acts of physical aggression, regardless of their consequences (this may also constitute a crime of personal injury).</w:t>
            </w:r>
          </w:p>
        </w:tc>
        <w:tc>
          <w:tcPr>
            <w:tcW w:w="0" w:type="dxa"/>
            <w:shd w:val="clear" w:color="auto" w:fill="FBE4D5" w:themeFill="accent2" w:themeFillTint="33"/>
            <w:hideMark/>
          </w:tcPr>
          <w:p w14:paraId="73D19260" w14:textId="77777777" w:rsidR="00AC76CF" w:rsidRPr="008854FC" w:rsidRDefault="00AC76CF" w:rsidP="008854FC">
            <w:pPr>
              <w:spacing w:line="360" w:lineRule="auto"/>
              <w:jc w:val="both"/>
              <w:rPr>
                <w:rFonts w:cs="Times New Roman"/>
              </w:rPr>
            </w:pPr>
            <w:r w:rsidRPr="008F3CFD">
              <w:rPr>
                <w:rFonts w:cs="Times New Roman"/>
              </w:rPr>
              <w:t>It is not harassment in the workplace to make a firm decision, as long as it is made in a respectful manner.</w:t>
            </w:r>
          </w:p>
        </w:tc>
      </w:tr>
      <w:tr w:rsidR="00AC76CF" w:rsidRPr="00C63326" w14:paraId="77EC1269" w14:textId="77777777" w:rsidTr="00BA48FD">
        <w:trPr>
          <w:trHeight w:val="600"/>
        </w:trPr>
        <w:tc>
          <w:tcPr>
            <w:tcW w:w="4395" w:type="dxa"/>
            <w:hideMark/>
          </w:tcPr>
          <w:p w14:paraId="1C047ED7" w14:textId="77777777" w:rsidR="00AC76CF" w:rsidRPr="008854FC" w:rsidRDefault="00AC76CF" w:rsidP="008854FC">
            <w:pPr>
              <w:spacing w:line="360" w:lineRule="auto"/>
              <w:jc w:val="both"/>
              <w:rPr>
                <w:rFonts w:cs="Times New Roman"/>
                <w:b/>
                <w:bCs/>
              </w:rPr>
            </w:pPr>
            <w:r w:rsidRPr="008F3CFD">
              <w:rPr>
                <w:rFonts w:cs="Times New Roman"/>
              </w:rPr>
              <w:t>Insulting or insulting expressions about the person, using foul language or alluding to race, gender, family or national origin, political preference, or social status.</w:t>
            </w:r>
          </w:p>
        </w:tc>
        <w:tc>
          <w:tcPr>
            <w:tcW w:w="4770" w:type="dxa"/>
            <w:hideMark/>
          </w:tcPr>
          <w:p w14:paraId="7382B1CE" w14:textId="77777777" w:rsidR="00AC76CF" w:rsidRPr="008854FC" w:rsidRDefault="00AC76CF" w:rsidP="008854FC">
            <w:pPr>
              <w:spacing w:line="360" w:lineRule="auto"/>
              <w:jc w:val="both"/>
              <w:rPr>
                <w:rFonts w:cs="Times New Roman"/>
              </w:rPr>
            </w:pPr>
            <w:r w:rsidRPr="008F3CFD">
              <w:rPr>
                <w:rFonts w:cs="Times New Roman"/>
              </w:rPr>
              <w:t>Respectful conduct shall be considered cordial treatment, without discrimination or discrimination based on creed, color, or political tendency, free of foul or hurtful words.</w:t>
            </w:r>
          </w:p>
        </w:tc>
      </w:tr>
      <w:tr w:rsidR="00AC76CF" w:rsidRPr="00C63326" w14:paraId="7AC60C35" w14:textId="77777777" w:rsidTr="008854FC">
        <w:trPr>
          <w:trHeight w:val="600"/>
        </w:trPr>
        <w:tc>
          <w:tcPr>
            <w:tcW w:w="0" w:type="dxa"/>
            <w:shd w:val="clear" w:color="auto" w:fill="FBE4D5" w:themeFill="accent2" w:themeFillTint="33"/>
            <w:hideMark/>
          </w:tcPr>
          <w:p w14:paraId="368B399C" w14:textId="77777777" w:rsidR="00AC76CF" w:rsidRPr="008854FC" w:rsidRDefault="00AC76CF" w:rsidP="008854FC">
            <w:pPr>
              <w:spacing w:line="360" w:lineRule="auto"/>
              <w:jc w:val="both"/>
              <w:rPr>
                <w:rFonts w:cs="Times New Roman"/>
                <w:b/>
                <w:bCs/>
              </w:rPr>
            </w:pPr>
            <w:r w:rsidRPr="008F3CFD">
              <w:rPr>
                <w:rFonts w:cs="Times New Roman"/>
              </w:rPr>
              <w:t>Hostile and humiliating comments of professional disqualification expressed in the presence of co-workers; or even in private.</w:t>
            </w:r>
          </w:p>
        </w:tc>
        <w:tc>
          <w:tcPr>
            <w:tcW w:w="0" w:type="dxa"/>
            <w:shd w:val="clear" w:color="auto" w:fill="FBE4D5" w:themeFill="accent2" w:themeFillTint="33"/>
            <w:hideMark/>
          </w:tcPr>
          <w:p w14:paraId="162DEC11" w14:textId="77777777" w:rsidR="00AC76CF" w:rsidRPr="008854FC" w:rsidRDefault="00AC76CF" w:rsidP="008854FC">
            <w:pPr>
              <w:spacing w:line="360" w:lineRule="auto"/>
              <w:jc w:val="both"/>
              <w:rPr>
                <w:rFonts w:cs="Times New Roman"/>
              </w:rPr>
            </w:pPr>
            <w:r w:rsidRPr="008F3CFD">
              <w:rPr>
                <w:rFonts w:cs="Times New Roman"/>
              </w:rPr>
              <w:t>The calling of attention or the haste required for the performance of an assigned task shall not be considered harassment in the workplace.</w:t>
            </w:r>
          </w:p>
        </w:tc>
      </w:tr>
      <w:tr w:rsidR="00AC76CF" w:rsidRPr="00C63326" w14:paraId="002EBA8C" w14:textId="77777777" w:rsidTr="00BA48FD">
        <w:trPr>
          <w:trHeight w:val="600"/>
        </w:trPr>
        <w:tc>
          <w:tcPr>
            <w:tcW w:w="4395" w:type="dxa"/>
            <w:hideMark/>
          </w:tcPr>
          <w:p w14:paraId="1ACF4AC3" w14:textId="77777777" w:rsidR="00AC76CF" w:rsidRPr="008854FC" w:rsidRDefault="00AC76CF" w:rsidP="008854FC">
            <w:pPr>
              <w:spacing w:line="360" w:lineRule="auto"/>
              <w:jc w:val="both"/>
              <w:rPr>
                <w:rFonts w:cs="Times New Roman"/>
                <w:b/>
                <w:bCs/>
              </w:rPr>
            </w:pPr>
            <w:r w:rsidRPr="008F3CFD">
              <w:rPr>
                <w:rFonts w:cs="Times New Roman"/>
              </w:rPr>
              <w:t>Unjustified threats of dismissal expressed in the presence of co-workers.</w:t>
            </w:r>
          </w:p>
        </w:tc>
        <w:tc>
          <w:tcPr>
            <w:tcW w:w="4770" w:type="dxa"/>
            <w:hideMark/>
          </w:tcPr>
          <w:p w14:paraId="1D73D7E9" w14:textId="77777777" w:rsidR="00AC76CF" w:rsidRPr="008854FC" w:rsidRDefault="00AC76CF" w:rsidP="008854FC">
            <w:pPr>
              <w:spacing w:line="360" w:lineRule="auto"/>
              <w:jc w:val="both"/>
              <w:rPr>
                <w:rFonts w:cs="Times New Roman"/>
              </w:rPr>
            </w:pPr>
            <w:r w:rsidRPr="008F3CFD">
              <w:rPr>
                <w:rFonts w:cs="Times New Roman"/>
              </w:rPr>
              <w:t>It is not harassment in the workplace to demand diligence and compliance in the work corresponding to the fulfillment of your position.</w:t>
            </w:r>
          </w:p>
        </w:tc>
      </w:tr>
      <w:tr w:rsidR="00AC76CF" w:rsidRPr="00C63326" w14:paraId="1EEE1372" w14:textId="77777777" w:rsidTr="008854FC">
        <w:trPr>
          <w:trHeight w:val="600"/>
        </w:trPr>
        <w:tc>
          <w:tcPr>
            <w:tcW w:w="0" w:type="dxa"/>
            <w:shd w:val="clear" w:color="auto" w:fill="FBE4D5" w:themeFill="accent2" w:themeFillTint="33"/>
            <w:hideMark/>
          </w:tcPr>
          <w:p w14:paraId="1BB7497B" w14:textId="77777777" w:rsidR="00AC76CF" w:rsidRPr="008854FC" w:rsidRDefault="00AC76CF" w:rsidP="008854FC">
            <w:pPr>
              <w:spacing w:line="360" w:lineRule="auto"/>
              <w:jc w:val="both"/>
              <w:rPr>
                <w:rFonts w:cs="Times New Roman"/>
                <w:b/>
                <w:bCs/>
              </w:rPr>
            </w:pPr>
            <w:r w:rsidRPr="008F3CFD">
              <w:rPr>
                <w:rFonts w:cs="Times New Roman"/>
              </w:rPr>
              <w:t>Multiple disciplinary complaints by any of the active subjects of the harassment, whose recklessness is demonstrated by the outcome of the respective disciplinary proceedings.</w:t>
            </w:r>
          </w:p>
        </w:tc>
        <w:tc>
          <w:tcPr>
            <w:tcW w:w="0" w:type="dxa"/>
            <w:shd w:val="clear" w:color="auto" w:fill="FBE4D5" w:themeFill="accent2" w:themeFillTint="33"/>
            <w:hideMark/>
          </w:tcPr>
          <w:p w14:paraId="618AA523" w14:textId="77777777" w:rsidR="00AC76CF" w:rsidRPr="008854FC" w:rsidRDefault="00AC76CF" w:rsidP="008854FC">
            <w:pPr>
              <w:spacing w:line="360" w:lineRule="auto"/>
              <w:jc w:val="both"/>
              <w:rPr>
                <w:rFonts w:cs="Times New Roman"/>
              </w:rPr>
            </w:pPr>
            <w:r w:rsidRPr="008F3CFD">
              <w:rPr>
                <w:rFonts w:cs="Times New Roman"/>
              </w:rPr>
              <w:t>It is not harassing to make complaints, in a well-founded and serious manner, without suspicion of retaliation and to achieve an adequate working environment for the fulfillment of strategic objectives.</w:t>
            </w:r>
          </w:p>
        </w:tc>
      </w:tr>
      <w:tr w:rsidR="00AC76CF" w:rsidRPr="00C63326" w14:paraId="23ADB624" w14:textId="77777777" w:rsidTr="00BA48FD">
        <w:trPr>
          <w:trHeight w:val="1000"/>
        </w:trPr>
        <w:tc>
          <w:tcPr>
            <w:tcW w:w="4395" w:type="dxa"/>
            <w:hideMark/>
          </w:tcPr>
          <w:p w14:paraId="2E6CCD30" w14:textId="77777777" w:rsidR="00AC76CF" w:rsidRPr="008854FC" w:rsidRDefault="00AC76CF" w:rsidP="008854FC">
            <w:pPr>
              <w:spacing w:line="360" w:lineRule="auto"/>
              <w:jc w:val="both"/>
              <w:rPr>
                <w:rFonts w:cs="Times New Roman"/>
                <w:b/>
                <w:bCs/>
              </w:rPr>
            </w:pPr>
            <w:r w:rsidRPr="008F3CFD">
              <w:rPr>
                <w:rFonts w:cs="Times New Roman"/>
              </w:rPr>
              <w:t>The humiliating disqualification and in the presence of co-workers of the proposals or work opinions (a humiliating qualification violates the dignity of the person, even if it is done in private, in this event, there is room for the victim to prove the conduct).</w:t>
            </w:r>
          </w:p>
        </w:tc>
        <w:tc>
          <w:tcPr>
            <w:tcW w:w="4770" w:type="dxa"/>
            <w:hideMark/>
          </w:tcPr>
          <w:p w14:paraId="1F087CF0" w14:textId="77777777" w:rsidR="00AC76CF" w:rsidRPr="008854FC" w:rsidRDefault="00AC76CF" w:rsidP="008854FC">
            <w:pPr>
              <w:spacing w:line="360" w:lineRule="auto"/>
              <w:jc w:val="both"/>
              <w:rPr>
                <w:rFonts w:cs="Times New Roman"/>
              </w:rPr>
            </w:pPr>
            <w:r w:rsidRPr="008F3CFD">
              <w:rPr>
                <w:rFonts w:cs="Times New Roman"/>
              </w:rPr>
              <w:t>The counter-argumentation of proposals and the disparity in opinions, in a well-founded manner, is not harassment in the workplace, since this is in the company's best interest.</w:t>
            </w:r>
          </w:p>
        </w:tc>
      </w:tr>
      <w:tr w:rsidR="00AC76CF" w:rsidRPr="00C63326" w14:paraId="2E4E6B81" w14:textId="77777777" w:rsidTr="008854FC">
        <w:trPr>
          <w:trHeight w:val="600"/>
        </w:trPr>
        <w:tc>
          <w:tcPr>
            <w:tcW w:w="0" w:type="dxa"/>
            <w:shd w:val="clear" w:color="auto" w:fill="FBE4D5" w:themeFill="accent2" w:themeFillTint="33"/>
            <w:hideMark/>
          </w:tcPr>
          <w:p w14:paraId="5A314A55" w14:textId="77777777" w:rsidR="00AC76CF" w:rsidRPr="008854FC" w:rsidRDefault="00AC76CF" w:rsidP="008854FC">
            <w:pPr>
              <w:spacing w:line="360" w:lineRule="auto"/>
              <w:jc w:val="both"/>
              <w:rPr>
                <w:rFonts w:cs="Times New Roman"/>
                <w:b/>
                <w:bCs/>
              </w:rPr>
            </w:pPr>
            <w:r w:rsidRPr="008F3CFD">
              <w:rPr>
                <w:rFonts w:cs="Times New Roman"/>
              </w:rPr>
              <w:t>Mockery of physical appearance or manner of dress, made in public; (this conduct in private is just as reprehensible, it becomes harassment at work, only that the victim must prove it).</w:t>
            </w:r>
          </w:p>
        </w:tc>
        <w:tc>
          <w:tcPr>
            <w:tcW w:w="0" w:type="dxa"/>
            <w:shd w:val="clear" w:color="auto" w:fill="FBE4D5" w:themeFill="accent2" w:themeFillTint="33"/>
            <w:hideMark/>
          </w:tcPr>
          <w:p w14:paraId="2FFD951E" w14:textId="77777777" w:rsidR="00AC76CF" w:rsidRPr="008854FC" w:rsidRDefault="00AC76CF" w:rsidP="008854FC">
            <w:pPr>
              <w:spacing w:line="360" w:lineRule="auto"/>
              <w:jc w:val="both"/>
              <w:rPr>
                <w:rFonts w:cs="Times New Roman"/>
              </w:rPr>
            </w:pPr>
            <w:r w:rsidRPr="008F3CFD">
              <w:rPr>
                <w:rFonts w:cs="Times New Roman"/>
              </w:rPr>
              <w:t>A generalized suggestion about clothing or even a private suggestion, if its purpose is to promote personal respect and that of the company, will not give rise to harassment at work.</w:t>
            </w:r>
          </w:p>
        </w:tc>
      </w:tr>
      <w:tr w:rsidR="00AC76CF" w:rsidRPr="00C63326" w14:paraId="4CF4BDC4" w14:textId="77777777" w:rsidTr="00BA48FD">
        <w:trPr>
          <w:trHeight w:val="600"/>
        </w:trPr>
        <w:tc>
          <w:tcPr>
            <w:tcW w:w="4395" w:type="dxa"/>
            <w:hideMark/>
          </w:tcPr>
          <w:p w14:paraId="117EF1E8" w14:textId="77777777" w:rsidR="00AC76CF" w:rsidRPr="008854FC" w:rsidRDefault="00AC76CF" w:rsidP="008854FC">
            <w:pPr>
              <w:spacing w:line="360" w:lineRule="auto"/>
              <w:jc w:val="both"/>
              <w:rPr>
                <w:rFonts w:cs="Times New Roman"/>
                <w:b/>
                <w:bCs/>
              </w:rPr>
            </w:pPr>
            <w:r w:rsidRPr="008F3CFD">
              <w:rPr>
                <w:rFonts w:cs="Times New Roman"/>
              </w:rPr>
              <w:t>The public allusion to facts pertaining to the privacy of the person (If at any time it is done, even in private).</w:t>
            </w:r>
          </w:p>
        </w:tc>
        <w:tc>
          <w:tcPr>
            <w:tcW w:w="4770" w:type="dxa"/>
            <w:hideMark/>
          </w:tcPr>
          <w:p w14:paraId="4E13140B" w14:textId="77777777" w:rsidR="00AC76CF" w:rsidRPr="008854FC" w:rsidRDefault="00AC76CF" w:rsidP="008854FC">
            <w:pPr>
              <w:spacing w:line="360" w:lineRule="auto"/>
              <w:jc w:val="both"/>
              <w:rPr>
                <w:rFonts w:cs="Times New Roman"/>
              </w:rPr>
            </w:pPr>
            <w:r w:rsidRPr="008F3CFD">
              <w:rPr>
                <w:rFonts w:cs="Times New Roman"/>
              </w:rPr>
              <w:t>It is not harassment at work to give advice in private or to conduct a psychological personality study, as long as it is not used for advantageous purposes by the company or its representatives.</w:t>
            </w:r>
          </w:p>
        </w:tc>
      </w:tr>
      <w:tr w:rsidR="00AC76CF" w:rsidRPr="00C63326" w14:paraId="7630DE5A" w14:textId="77777777" w:rsidTr="008854FC">
        <w:trPr>
          <w:trHeight w:val="1000"/>
        </w:trPr>
        <w:tc>
          <w:tcPr>
            <w:tcW w:w="0" w:type="dxa"/>
            <w:shd w:val="clear" w:color="auto" w:fill="FBE4D5" w:themeFill="accent2" w:themeFillTint="33"/>
            <w:hideMark/>
          </w:tcPr>
          <w:p w14:paraId="6420E4E3" w14:textId="77777777" w:rsidR="00AC76CF" w:rsidRPr="008854FC" w:rsidRDefault="00AC76CF" w:rsidP="008854FC">
            <w:pPr>
              <w:spacing w:line="360" w:lineRule="auto"/>
              <w:jc w:val="both"/>
              <w:rPr>
                <w:rFonts w:cs="Times New Roman"/>
                <w:b/>
                <w:bCs/>
              </w:rPr>
            </w:pPr>
            <w:r w:rsidRPr="008F3CFD">
              <w:rPr>
                <w:rFonts w:cs="Times New Roman"/>
              </w:rPr>
              <w:t>The imposition of duties ostensibly alien to labor obligations, openly disproportionate demands on the performance of the work entrusted and the abrupt change of the place of work or of the contracted work without any objective basis concerning the technical necessity of the company.</w:t>
            </w:r>
          </w:p>
        </w:tc>
        <w:tc>
          <w:tcPr>
            <w:tcW w:w="0" w:type="dxa"/>
            <w:shd w:val="clear" w:color="auto" w:fill="FBE4D5" w:themeFill="accent2" w:themeFillTint="33"/>
            <w:hideMark/>
          </w:tcPr>
          <w:p w14:paraId="5CF9CCC1" w14:textId="77777777" w:rsidR="00AC76CF" w:rsidRPr="008854FC" w:rsidRDefault="00AC76CF" w:rsidP="008854FC">
            <w:pPr>
              <w:spacing w:line="360" w:lineRule="auto"/>
              <w:jc w:val="both"/>
              <w:rPr>
                <w:rFonts w:cs="Times New Roman"/>
              </w:rPr>
            </w:pPr>
            <w:r w:rsidRPr="008F3CFD">
              <w:rPr>
                <w:rFonts w:cs="Times New Roman"/>
              </w:rPr>
              <w:t>Occasional tasks, even in areas other than the usual one, will not be considered as harassment in the workplace, since they are proposed as extraordinary circumstances.</w:t>
            </w:r>
          </w:p>
        </w:tc>
      </w:tr>
      <w:tr w:rsidR="00AC76CF" w:rsidRPr="00C63326" w14:paraId="637AFB5F" w14:textId="77777777" w:rsidTr="00BA48FD">
        <w:trPr>
          <w:trHeight w:val="1200"/>
        </w:trPr>
        <w:tc>
          <w:tcPr>
            <w:tcW w:w="4395" w:type="dxa"/>
            <w:hideMark/>
          </w:tcPr>
          <w:p w14:paraId="4BCF2585" w14:textId="77777777" w:rsidR="00AC76CF" w:rsidRPr="008854FC" w:rsidRDefault="00AC76CF" w:rsidP="008854FC">
            <w:pPr>
              <w:spacing w:line="360" w:lineRule="auto"/>
              <w:jc w:val="both"/>
              <w:rPr>
                <w:rFonts w:cs="Times New Roman"/>
                <w:b/>
                <w:bCs/>
              </w:rPr>
            </w:pPr>
            <w:r w:rsidRPr="008F3CFD">
              <w:rPr>
                <w:rFonts w:cs="Times New Roman"/>
              </w:rPr>
              <w:t xml:space="preserve">The requirement to work excessive hours with respect to the contracted or legally established workday, sudden changes in the work shift and the permanent requirement to work on Sundays and holidays without any objective basis in the needs of the company, or in a discriminatory manner with respect to other workers or employees. </w:t>
            </w:r>
          </w:p>
        </w:tc>
        <w:tc>
          <w:tcPr>
            <w:tcW w:w="4770" w:type="dxa"/>
            <w:hideMark/>
          </w:tcPr>
          <w:p w14:paraId="64DF3ED9" w14:textId="77777777" w:rsidR="00AC76CF" w:rsidRPr="008854FC" w:rsidRDefault="00AC76CF" w:rsidP="008854FC">
            <w:pPr>
              <w:spacing w:line="360" w:lineRule="auto"/>
              <w:jc w:val="both"/>
              <w:rPr>
                <w:rFonts w:cs="Times New Roman"/>
              </w:rPr>
            </w:pPr>
            <w:r w:rsidRPr="008F3CFD">
              <w:rPr>
                <w:rFonts w:cs="Times New Roman"/>
              </w:rPr>
              <w:t>Excessive working hours are legally supported and grounded as overtime. Other types of activity are detrimental to work and physical well-being.</w:t>
            </w:r>
          </w:p>
        </w:tc>
      </w:tr>
      <w:tr w:rsidR="00AC76CF" w:rsidRPr="00C63326" w14:paraId="3B510066" w14:textId="77777777" w:rsidTr="008854FC">
        <w:trPr>
          <w:trHeight w:val="600"/>
        </w:trPr>
        <w:tc>
          <w:tcPr>
            <w:tcW w:w="0" w:type="dxa"/>
            <w:shd w:val="clear" w:color="auto" w:fill="FBE4D5" w:themeFill="accent2" w:themeFillTint="33"/>
            <w:hideMark/>
          </w:tcPr>
          <w:p w14:paraId="000A64FA" w14:textId="77777777" w:rsidR="00AC76CF" w:rsidRPr="008854FC" w:rsidRDefault="00AC76CF" w:rsidP="008854FC">
            <w:pPr>
              <w:spacing w:line="360" w:lineRule="auto"/>
              <w:jc w:val="both"/>
              <w:rPr>
                <w:rFonts w:cs="Times New Roman"/>
                <w:b/>
                <w:bCs/>
              </w:rPr>
            </w:pPr>
            <w:r w:rsidRPr="008F3CFD">
              <w:rPr>
                <w:rFonts w:cs="Times New Roman"/>
              </w:rPr>
              <w:t>Treatment that is notoriously discriminatory with respect to other employees with respect to the granting of labor rights and prerogatives and the imposition of labor duties.</w:t>
            </w:r>
          </w:p>
        </w:tc>
        <w:tc>
          <w:tcPr>
            <w:tcW w:w="0" w:type="dxa"/>
            <w:shd w:val="clear" w:color="auto" w:fill="FBE4D5" w:themeFill="accent2" w:themeFillTint="33"/>
            <w:hideMark/>
          </w:tcPr>
          <w:p w14:paraId="29D068CB" w14:textId="77777777" w:rsidR="00AC76CF" w:rsidRPr="008854FC" w:rsidRDefault="00AC76CF" w:rsidP="008854FC">
            <w:pPr>
              <w:spacing w:line="360" w:lineRule="auto"/>
              <w:jc w:val="both"/>
              <w:rPr>
                <w:rFonts w:cs="Times New Roman"/>
              </w:rPr>
            </w:pPr>
            <w:r w:rsidRPr="008F3CFD">
              <w:rPr>
                <w:rFonts w:cs="Times New Roman"/>
              </w:rPr>
              <w:t>It will not be harassment to assign special functions in consideration of the qualifications of the personnel, as long as they are not saturated in terms of work.</w:t>
            </w:r>
          </w:p>
        </w:tc>
      </w:tr>
      <w:tr w:rsidR="00AC76CF" w:rsidRPr="00C63326" w14:paraId="2D99D3F2" w14:textId="77777777" w:rsidTr="00BA48FD">
        <w:trPr>
          <w:trHeight w:val="1000"/>
        </w:trPr>
        <w:tc>
          <w:tcPr>
            <w:tcW w:w="4395" w:type="dxa"/>
            <w:hideMark/>
          </w:tcPr>
          <w:p w14:paraId="2D892990" w14:textId="77777777" w:rsidR="00AC76CF" w:rsidRPr="008854FC" w:rsidRDefault="00AC76CF" w:rsidP="008854FC">
            <w:pPr>
              <w:spacing w:line="360" w:lineRule="auto"/>
              <w:jc w:val="both"/>
              <w:rPr>
                <w:rFonts w:cs="Times New Roman"/>
                <w:b/>
                <w:bCs/>
              </w:rPr>
            </w:pPr>
            <w:r w:rsidRPr="008F3CFD">
              <w:rPr>
                <w:rFonts w:cs="Times New Roman"/>
              </w:rPr>
              <w:t>Refusal to supply materials and information absolutely indispensable for the performance of the work.</w:t>
            </w:r>
          </w:p>
        </w:tc>
        <w:tc>
          <w:tcPr>
            <w:tcW w:w="4770" w:type="dxa"/>
            <w:hideMark/>
          </w:tcPr>
          <w:p w14:paraId="020C515B" w14:textId="77777777" w:rsidR="00AC76CF" w:rsidRPr="008854FC" w:rsidRDefault="00AC76CF" w:rsidP="008854FC">
            <w:pPr>
              <w:spacing w:line="360" w:lineRule="auto"/>
              <w:jc w:val="both"/>
              <w:rPr>
                <w:rFonts w:cs="Times New Roman"/>
              </w:rPr>
            </w:pPr>
            <w:r w:rsidRPr="008F3CFD">
              <w:rPr>
                <w:rFonts w:cs="Times New Roman"/>
              </w:rPr>
              <w:t>In special situations, due to changes in policies and plans established in the company, it may be necessary to restrict the delivery of raw materials; this, of course, has the logical consequence of not being able to demand compliance with the results outlined. From this point of view, it will not be labor harassment.</w:t>
            </w:r>
          </w:p>
        </w:tc>
      </w:tr>
      <w:tr w:rsidR="00AC76CF" w:rsidRPr="00C63326" w14:paraId="469729FB" w14:textId="77777777" w:rsidTr="008854FC">
        <w:trPr>
          <w:trHeight w:val="1200"/>
        </w:trPr>
        <w:tc>
          <w:tcPr>
            <w:tcW w:w="0" w:type="dxa"/>
            <w:shd w:val="clear" w:color="auto" w:fill="FBE4D5" w:themeFill="accent2" w:themeFillTint="33"/>
            <w:hideMark/>
          </w:tcPr>
          <w:p w14:paraId="0164B420" w14:textId="77777777" w:rsidR="00AC76CF" w:rsidRPr="008854FC" w:rsidRDefault="00AC76CF" w:rsidP="008854FC">
            <w:pPr>
              <w:spacing w:line="360" w:lineRule="auto"/>
              <w:jc w:val="both"/>
              <w:rPr>
                <w:rFonts w:cs="Times New Roman"/>
                <w:b/>
                <w:bCs/>
              </w:rPr>
            </w:pPr>
            <w:r w:rsidRPr="008F3CFD">
              <w:rPr>
                <w:rFonts w:cs="Times New Roman"/>
              </w:rPr>
              <w:t>The clearly unjustified refusal to grant leave, sick leave, ordinary leave, and vacations, when the legal, regulatory, or conventional conditions for requesting them are met (a very different matter will be the refusal of leave for necessary visits to the doctor, since they are part of the physical integrity of the employee and is an inalienable right).</w:t>
            </w:r>
          </w:p>
        </w:tc>
        <w:tc>
          <w:tcPr>
            <w:tcW w:w="0" w:type="dxa"/>
            <w:shd w:val="clear" w:color="auto" w:fill="FBE4D5" w:themeFill="accent2" w:themeFillTint="33"/>
            <w:hideMark/>
          </w:tcPr>
          <w:p w14:paraId="0F5EE580" w14:textId="77777777" w:rsidR="00AC76CF" w:rsidRPr="008854FC" w:rsidRDefault="00AC76CF" w:rsidP="008854FC">
            <w:pPr>
              <w:spacing w:line="360" w:lineRule="auto"/>
              <w:jc w:val="both"/>
              <w:rPr>
                <w:rFonts w:cs="Times New Roman"/>
              </w:rPr>
            </w:pPr>
            <w:r w:rsidRPr="008F3CFD">
              <w:rPr>
                <w:rFonts w:cs="Times New Roman"/>
              </w:rPr>
              <w:t>For urgent needs of the company and in the event of possible labor modifications, the granting of leaves of absence or leave of absence, as well as vacations, may be temporarily restricted. Up to this point, harassment in the workplace is not conceivable.</w:t>
            </w:r>
          </w:p>
        </w:tc>
      </w:tr>
      <w:tr w:rsidR="00AC76CF" w:rsidRPr="00C63326" w14:paraId="2DC006E3" w14:textId="77777777" w:rsidTr="00BA48FD">
        <w:trPr>
          <w:trHeight w:val="600"/>
        </w:trPr>
        <w:tc>
          <w:tcPr>
            <w:tcW w:w="4395" w:type="dxa"/>
            <w:hideMark/>
          </w:tcPr>
          <w:p w14:paraId="3032564B" w14:textId="77777777" w:rsidR="00AC76CF" w:rsidRPr="008854FC" w:rsidRDefault="00AC76CF" w:rsidP="008854FC">
            <w:pPr>
              <w:spacing w:line="360" w:lineRule="auto"/>
              <w:jc w:val="both"/>
              <w:rPr>
                <w:rFonts w:cs="Times New Roman"/>
                <w:b/>
                <w:bCs/>
              </w:rPr>
            </w:pPr>
            <w:r w:rsidRPr="008F3CFD">
              <w:rPr>
                <w:rFonts w:cs="Times New Roman"/>
              </w:rPr>
              <w:t>Sending anonymous, telephone calls and virtual messages with insulting, offensive or intimidating content or subjecting them to a situation of social isolation.</w:t>
            </w:r>
          </w:p>
        </w:tc>
        <w:tc>
          <w:tcPr>
            <w:tcW w:w="4770" w:type="dxa"/>
            <w:hideMark/>
          </w:tcPr>
          <w:p w14:paraId="16253DC9" w14:textId="77777777" w:rsidR="00AC76CF" w:rsidRPr="008854FC" w:rsidRDefault="00AC76CF" w:rsidP="008854FC">
            <w:pPr>
              <w:spacing w:line="360" w:lineRule="auto"/>
              <w:jc w:val="both"/>
              <w:rPr>
                <w:rFonts w:cs="Times New Roman"/>
              </w:rPr>
            </w:pPr>
            <w:r w:rsidRPr="008F3CFD">
              <w:rPr>
                <w:rFonts w:cs="Times New Roman"/>
              </w:rPr>
              <w:t xml:space="preserve">It should be remembered that anonymous and denigrating messages may constitute a criminal offense of extortion or slander. </w:t>
            </w:r>
          </w:p>
        </w:tc>
      </w:tr>
    </w:tbl>
    <w:p w14:paraId="3AD4F527" w14:textId="77777777" w:rsidR="00AC76CF" w:rsidRPr="008854FC" w:rsidRDefault="00AC76CF" w:rsidP="008854FC">
      <w:pPr>
        <w:spacing w:line="360" w:lineRule="auto"/>
        <w:jc w:val="both"/>
        <w:rPr>
          <w:rFonts w:cs="Times New Roman"/>
        </w:rPr>
      </w:pPr>
    </w:p>
    <w:p w14:paraId="6A64FBE6" w14:textId="0FB723E2" w:rsidR="00AC76CF" w:rsidRPr="008854FC" w:rsidRDefault="00AC76CF" w:rsidP="008854FC">
      <w:pPr>
        <w:spacing w:after="2" w:line="360" w:lineRule="auto"/>
        <w:ind w:left="-5" w:right="254" w:hanging="10"/>
        <w:jc w:val="both"/>
        <w:rPr>
          <w:rFonts w:cs="Times New Roman"/>
        </w:rPr>
      </w:pPr>
      <w:r w:rsidRPr="008854FC">
        <w:rPr>
          <w:rFonts w:eastAsia="Arial" w:cs="Times New Roman"/>
        </w:rPr>
        <w:t xml:space="preserve">In the event of the repeated and demonstrable presence of any of these behaviors, every employee has the right to file a complaint for alleged harassment at work before the labor coexistence committee directly, bypassing the previous steps. </w:t>
      </w:r>
      <w:r w:rsidRPr="008854FC">
        <w:rPr>
          <w:rFonts w:cs="Times New Roman"/>
        </w:rPr>
        <w:br w:type="page"/>
      </w:r>
    </w:p>
    <w:p w14:paraId="1639DABB" w14:textId="4FB17871" w:rsidR="00527FAB" w:rsidRPr="005E55A1" w:rsidRDefault="00527FAB" w:rsidP="005E55A1">
      <w:pPr>
        <w:pStyle w:val="Heading2"/>
        <w:rPr>
          <w:rStyle w:val="Heading3Char"/>
          <w:rFonts w:cstheme="majorBidi"/>
          <w:b/>
          <w:bCs/>
          <w:sz w:val="32"/>
          <w:szCs w:val="26"/>
        </w:rPr>
      </w:pPr>
      <w:bookmarkStart w:id="7383" w:name="_Annex_H_1"/>
      <w:bookmarkStart w:id="7384" w:name="_Annex_G"/>
      <w:bookmarkStart w:id="7385" w:name="_Annex_H_Professional"/>
      <w:bookmarkStart w:id="7386" w:name="_Annex_I_1"/>
      <w:bookmarkStart w:id="7387" w:name="_Annex_J"/>
      <w:bookmarkStart w:id="7388" w:name="_Annex_Q:_Risk"/>
      <w:bookmarkStart w:id="7389" w:name="_Toc27378810"/>
      <w:bookmarkStart w:id="7390" w:name="_Toc222754836"/>
      <w:bookmarkEnd w:id="7270"/>
      <w:bookmarkEnd w:id="7383"/>
      <w:bookmarkEnd w:id="7384"/>
      <w:bookmarkEnd w:id="7385"/>
      <w:bookmarkEnd w:id="7386"/>
      <w:bookmarkEnd w:id="7387"/>
      <w:bookmarkEnd w:id="7388"/>
      <w:r w:rsidRPr="005E55A1">
        <w:rPr>
          <w:rStyle w:val="Heading3Char"/>
          <w:rFonts w:cstheme="majorBidi"/>
          <w:b/>
          <w:bCs/>
          <w:sz w:val="32"/>
          <w:szCs w:val="26"/>
        </w:rPr>
        <w:t xml:space="preserve">Annex </w:t>
      </w:r>
      <w:bookmarkEnd w:id="7389"/>
      <w:r w:rsidR="00032492">
        <w:rPr>
          <w:rStyle w:val="Heading3Char"/>
          <w:rFonts w:cstheme="majorBidi"/>
          <w:b/>
          <w:bCs/>
          <w:sz w:val="32"/>
          <w:szCs w:val="26"/>
        </w:rPr>
        <w:t>Q:</w:t>
      </w:r>
      <w:r w:rsidR="00CF128D">
        <w:rPr>
          <w:rStyle w:val="Heading3Char"/>
          <w:rFonts w:cstheme="majorBidi"/>
          <w:b/>
          <w:bCs/>
          <w:sz w:val="32"/>
          <w:szCs w:val="26"/>
        </w:rPr>
        <w:t xml:space="preserve"> </w:t>
      </w:r>
      <w:r w:rsidR="00CF128D" w:rsidRPr="00CF128D">
        <w:rPr>
          <w:rStyle w:val="Heading3Char"/>
          <w:rFonts w:cstheme="majorBidi"/>
          <w:b/>
          <w:bCs/>
          <w:sz w:val="32"/>
          <w:szCs w:val="26"/>
        </w:rPr>
        <w:t>Risk Assessment Templates</w:t>
      </w:r>
      <w:bookmarkEnd w:id="7390"/>
    </w:p>
    <w:p w14:paraId="44890436" w14:textId="77777777" w:rsidR="00527FAB" w:rsidRPr="00C17238" w:rsidRDefault="00527FAB" w:rsidP="00527FAB">
      <w:pPr>
        <w:jc w:val="center"/>
        <w:rPr>
          <w:rFonts w:cs="Times New Roman"/>
          <w:b/>
          <w:bCs/>
        </w:rPr>
      </w:pPr>
      <w:r w:rsidRPr="00C17238">
        <w:rPr>
          <w:rFonts w:cs="Times New Roman"/>
          <w:b/>
          <w:bCs/>
        </w:rPr>
        <w:t>Risk Assessment Templates</w:t>
      </w:r>
    </w:p>
    <w:p w14:paraId="57736202" w14:textId="77777777" w:rsidR="00527FAB" w:rsidRPr="00C17238" w:rsidRDefault="00527FAB" w:rsidP="00527FAB">
      <w:pPr>
        <w:jc w:val="both"/>
        <w:rPr>
          <w:rFonts w:cs="Times New Roman"/>
        </w:rPr>
      </w:pPr>
    </w:p>
    <w:p w14:paraId="0083D121" w14:textId="77777777" w:rsidR="00527FAB" w:rsidRPr="00C17238" w:rsidRDefault="00527FAB" w:rsidP="00527FAB">
      <w:pPr>
        <w:jc w:val="center"/>
        <w:rPr>
          <w:rFonts w:cs="Times New Roman"/>
          <w:b/>
          <w:bCs/>
        </w:rPr>
      </w:pPr>
      <w:r w:rsidRPr="00C17238">
        <w:rPr>
          <w:rFonts w:cs="Times New Roman"/>
          <w:b/>
          <w:bCs/>
        </w:rPr>
        <w:t>Sub-recipient Monitoring Tool- First Time</w:t>
      </w:r>
    </w:p>
    <w:p w14:paraId="5BFA8FC4" w14:textId="77777777" w:rsidR="00527FAB" w:rsidRPr="00C17238" w:rsidRDefault="00527FAB" w:rsidP="00527FAB">
      <w:pPr>
        <w:jc w:val="both"/>
        <w:rPr>
          <w:rFonts w:cs="Times New Roman"/>
          <w:b/>
          <w:bCs/>
        </w:rPr>
      </w:pPr>
      <w:r w:rsidRPr="00C17238">
        <w:rPr>
          <w:rFonts w:cs="Times New Roman"/>
          <w:noProof/>
        </w:rPr>
        <w:drawing>
          <wp:anchor distT="0" distB="0" distL="114300" distR="114300" simplePos="0" relativeHeight="251658243" behindDoc="1" locked="0" layoutInCell="1" allowOverlap="1" wp14:anchorId="466A121A" wp14:editId="6E455B44">
            <wp:simplePos x="0" y="0"/>
            <wp:positionH relativeFrom="margin">
              <wp:posOffset>-409575</wp:posOffset>
            </wp:positionH>
            <wp:positionV relativeFrom="paragraph">
              <wp:posOffset>140970</wp:posOffset>
            </wp:positionV>
            <wp:extent cx="6567170" cy="6875145"/>
            <wp:effectExtent l="0" t="0" r="5080" b="1905"/>
            <wp:wrapTight wrapText="bothSides">
              <wp:wrapPolygon edited="0">
                <wp:start x="6892" y="0"/>
                <wp:lineTo x="6266" y="658"/>
                <wp:lineTo x="0" y="1137"/>
                <wp:lineTo x="0" y="2633"/>
                <wp:lineTo x="10777" y="2933"/>
                <wp:lineTo x="0" y="3172"/>
                <wp:lineTo x="0" y="3890"/>
                <wp:lineTo x="10777" y="3890"/>
                <wp:lineTo x="0" y="4190"/>
                <wp:lineTo x="0" y="21546"/>
                <wp:lineTo x="18734" y="21546"/>
                <wp:lineTo x="20990" y="21486"/>
                <wp:lineTo x="21554" y="21426"/>
                <wp:lineTo x="21554" y="20888"/>
                <wp:lineTo x="20740" y="20648"/>
                <wp:lineTo x="18734" y="20170"/>
                <wp:lineTo x="18734" y="18254"/>
                <wp:lineTo x="21366" y="17536"/>
                <wp:lineTo x="21554" y="17416"/>
                <wp:lineTo x="21554" y="17177"/>
                <wp:lineTo x="21366" y="16519"/>
                <wp:lineTo x="18734" y="16339"/>
                <wp:lineTo x="18797" y="5506"/>
                <wp:lineTo x="18484" y="5387"/>
                <wp:lineTo x="10777" y="3890"/>
                <wp:lineTo x="11466" y="3830"/>
                <wp:lineTo x="11466" y="3471"/>
                <wp:lineTo x="10777" y="2933"/>
                <wp:lineTo x="16354" y="2933"/>
                <wp:lineTo x="18797" y="2633"/>
                <wp:lineTo x="18860" y="1616"/>
                <wp:lineTo x="17857" y="1496"/>
                <wp:lineTo x="11968" y="898"/>
                <wp:lineTo x="12218" y="658"/>
                <wp:lineTo x="11717" y="0"/>
                <wp:lineTo x="6892" y="0"/>
              </wp:wrapPolygon>
            </wp:wrapTight>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7" cstate="screen">
                      <a:extLst>
                        <a:ext uri="{28A0092B-C50C-407E-A947-70E740481C1C}">
                          <a14:useLocalDpi xmlns:a14="http://schemas.microsoft.com/office/drawing/2010/main"/>
                        </a:ext>
                      </a:extLst>
                    </a:blip>
                    <a:srcRect/>
                    <a:stretch>
                      <a:fillRect/>
                    </a:stretch>
                  </pic:blipFill>
                  <pic:spPr bwMode="auto">
                    <a:xfrm>
                      <a:off x="0" y="0"/>
                      <a:ext cx="6567170" cy="6875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6A358F" w14:textId="77777777" w:rsidR="00527FAB" w:rsidRPr="00C17238" w:rsidRDefault="00527FAB" w:rsidP="00527FAB">
      <w:pPr>
        <w:jc w:val="both"/>
        <w:rPr>
          <w:rFonts w:cs="Times New Roman"/>
          <w:b/>
          <w:bCs/>
        </w:rPr>
      </w:pPr>
    </w:p>
    <w:p w14:paraId="23958EB6" w14:textId="77777777" w:rsidR="00527FAB" w:rsidRPr="00C17238" w:rsidRDefault="00527FAB" w:rsidP="00527FAB">
      <w:pPr>
        <w:jc w:val="both"/>
        <w:rPr>
          <w:rFonts w:cs="Times New Roman"/>
          <w:b/>
          <w:bCs/>
        </w:rPr>
      </w:pPr>
    </w:p>
    <w:p w14:paraId="3B9094D7" w14:textId="77777777" w:rsidR="00527FAB" w:rsidRPr="00C17238" w:rsidRDefault="00527FAB" w:rsidP="00527FAB">
      <w:pPr>
        <w:jc w:val="both"/>
        <w:rPr>
          <w:rFonts w:cs="Times New Roman"/>
          <w:b/>
          <w:bCs/>
        </w:rPr>
      </w:pPr>
    </w:p>
    <w:p w14:paraId="34AAC2D7" w14:textId="77777777" w:rsidR="00527FAB" w:rsidRPr="00C17238" w:rsidRDefault="00527FAB" w:rsidP="00527FAB">
      <w:pPr>
        <w:jc w:val="both"/>
        <w:rPr>
          <w:rFonts w:cs="Times New Roman"/>
          <w:b/>
          <w:bCs/>
        </w:rPr>
      </w:pPr>
    </w:p>
    <w:p w14:paraId="16017791" w14:textId="77777777" w:rsidR="00527FAB" w:rsidRPr="00C17238" w:rsidRDefault="00527FAB" w:rsidP="00527FAB">
      <w:pPr>
        <w:jc w:val="both"/>
        <w:rPr>
          <w:rFonts w:cs="Times New Roman"/>
          <w:b/>
          <w:bCs/>
        </w:rPr>
      </w:pPr>
    </w:p>
    <w:p w14:paraId="5154B7C3" w14:textId="77777777" w:rsidR="00527FAB" w:rsidRPr="00C17238" w:rsidRDefault="00527FAB" w:rsidP="00527FAB">
      <w:pPr>
        <w:jc w:val="both"/>
        <w:rPr>
          <w:rFonts w:cs="Times New Roman"/>
          <w:b/>
          <w:bCs/>
        </w:rPr>
      </w:pPr>
    </w:p>
    <w:p w14:paraId="3A1A959F" w14:textId="77777777" w:rsidR="00527FAB" w:rsidRPr="00C17238" w:rsidRDefault="00527FAB" w:rsidP="00527FAB">
      <w:pPr>
        <w:jc w:val="both"/>
        <w:rPr>
          <w:rFonts w:cs="Times New Roman"/>
          <w:b/>
          <w:bCs/>
        </w:rPr>
      </w:pPr>
    </w:p>
    <w:p w14:paraId="28EAD02D" w14:textId="77777777" w:rsidR="00527FAB" w:rsidRPr="00C17238" w:rsidRDefault="00527FAB" w:rsidP="00527FAB">
      <w:pPr>
        <w:jc w:val="both"/>
        <w:rPr>
          <w:rFonts w:cs="Times New Roman"/>
          <w:b/>
          <w:bCs/>
        </w:rPr>
      </w:pPr>
    </w:p>
    <w:p w14:paraId="534118E7" w14:textId="77777777" w:rsidR="00527FAB" w:rsidRPr="00C17238" w:rsidRDefault="00527FAB" w:rsidP="00527FAB">
      <w:pPr>
        <w:jc w:val="both"/>
        <w:rPr>
          <w:rFonts w:cs="Times New Roman"/>
          <w:b/>
          <w:bCs/>
        </w:rPr>
      </w:pPr>
    </w:p>
    <w:p w14:paraId="0365257F" w14:textId="77777777" w:rsidR="00527FAB" w:rsidRPr="00C17238" w:rsidRDefault="00527FAB" w:rsidP="00527FAB">
      <w:pPr>
        <w:jc w:val="both"/>
        <w:rPr>
          <w:rFonts w:cs="Times New Roman"/>
          <w:b/>
          <w:bCs/>
        </w:rPr>
      </w:pPr>
    </w:p>
    <w:p w14:paraId="5A5C28DD" w14:textId="77777777" w:rsidR="00527FAB" w:rsidRPr="00C17238" w:rsidRDefault="00527FAB" w:rsidP="00527FAB">
      <w:pPr>
        <w:jc w:val="both"/>
        <w:rPr>
          <w:rFonts w:cs="Times New Roman"/>
          <w:b/>
          <w:bCs/>
        </w:rPr>
      </w:pPr>
    </w:p>
    <w:p w14:paraId="1C989B2D" w14:textId="77777777" w:rsidR="00527FAB" w:rsidRPr="008F3CFD" w:rsidRDefault="00527FAB" w:rsidP="008F3CFD"/>
    <w:p w14:paraId="2585CE9D" w14:textId="77777777" w:rsidR="00527FAB" w:rsidRPr="008F3CFD" w:rsidRDefault="00527FAB" w:rsidP="008F3CFD"/>
    <w:p w14:paraId="19541888" w14:textId="77777777" w:rsidR="00527FAB" w:rsidRPr="008F3CFD" w:rsidRDefault="00527FAB" w:rsidP="008F3CFD"/>
    <w:p w14:paraId="4A3DD56C" w14:textId="77777777" w:rsidR="00527FAB" w:rsidRPr="008F3CFD" w:rsidRDefault="00527FAB" w:rsidP="008F3CFD"/>
    <w:p w14:paraId="41317D08" w14:textId="77777777" w:rsidR="00527FAB" w:rsidRPr="00C17238" w:rsidRDefault="00527FAB" w:rsidP="00527FAB">
      <w:pPr>
        <w:jc w:val="both"/>
        <w:rPr>
          <w:rStyle w:val="Heading3Char"/>
          <w:b w:val="0"/>
          <w:bCs w:val="0"/>
          <w:sz w:val="24"/>
        </w:rPr>
      </w:pPr>
    </w:p>
    <w:p w14:paraId="22966BDB" w14:textId="77777777" w:rsidR="00527FAB" w:rsidRPr="00C17238" w:rsidRDefault="00527FAB" w:rsidP="00527FAB">
      <w:pPr>
        <w:jc w:val="both"/>
        <w:rPr>
          <w:rStyle w:val="Heading3Char"/>
          <w:b w:val="0"/>
          <w:bCs w:val="0"/>
          <w:sz w:val="24"/>
        </w:rPr>
      </w:pPr>
    </w:p>
    <w:p w14:paraId="7FB48320" w14:textId="77777777" w:rsidR="00527FAB" w:rsidRPr="00C17238" w:rsidRDefault="00527FAB" w:rsidP="00527FAB">
      <w:pPr>
        <w:jc w:val="both"/>
        <w:rPr>
          <w:rStyle w:val="Heading3Char"/>
          <w:b w:val="0"/>
          <w:bCs w:val="0"/>
          <w:sz w:val="24"/>
        </w:rPr>
      </w:pPr>
    </w:p>
    <w:p w14:paraId="4B176945" w14:textId="77777777" w:rsidR="00527FAB" w:rsidRPr="00C17238" w:rsidRDefault="00527FAB" w:rsidP="00527FAB">
      <w:pPr>
        <w:jc w:val="both"/>
        <w:rPr>
          <w:rStyle w:val="Heading3Char"/>
          <w:b w:val="0"/>
          <w:bCs w:val="0"/>
          <w:sz w:val="24"/>
        </w:rPr>
      </w:pPr>
    </w:p>
    <w:p w14:paraId="5C2E65A4" w14:textId="77777777" w:rsidR="00527FAB" w:rsidRPr="00C17238" w:rsidRDefault="00527FAB" w:rsidP="00527FAB">
      <w:pPr>
        <w:jc w:val="both"/>
        <w:rPr>
          <w:rStyle w:val="Heading3Char"/>
          <w:b w:val="0"/>
          <w:bCs w:val="0"/>
          <w:sz w:val="24"/>
        </w:rPr>
      </w:pPr>
    </w:p>
    <w:p w14:paraId="7AFE1BCB" w14:textId="77777777" w:rsidR="00527FAB" w:rsidRPr="00C17238" w:rsidRDefault="00527FAB" w:rsidP="00527FAB">
      <w:pPr>
        <w:jc w:val="both"/>
        <w:rPr>
          <w:rStyle w:val="Heading3Char"/>
          <w:b w:val="0"/>
          <w:bCs w:val="0"/>
          <w:sz w:val="24"/>
        </w:rPr>
      </w:pPr>
    </w:p>
    <w:p w14:paraId="017D2513" w14:textId="77777777" w:rsidR="00527FAB" w:rsidRPr="00C17238" w:rsidRDefault="00527FAB" w:rsidP="00527FAB">
      <w:pPr>
        <w:jc w:val="both"/>
        <w:rPr>
          <w:rStyle w:val="Heading3Char"/>
          <w:b w:val="0"/>
          <w:bCs w:val="0"/>
          <w:sz w:val="24"/>
        </w:rPr>
      </w:pPr>
    </w:p>
    <w:p w14:paraId="3903F3CA" w14:textId="77777777" w:rsidR="00527FAB" w:rsidRPr="00C17238" w:rsidRDefault="00527FAB" w:rsidP="00527FAB">
      <w:pPr>
        <w:jc w:val="both"/>
        <w:rPr>
          <w:rFonts w:eastAsiaTheme="majorEastAsia" w:cs="Times New Roman"/>
          <w:color w:val="E66800"/>
        </w:rPr>
      </w:pPr>
      <w:r w:rsidRPr="00C17238">
        <w:rPr>
          <w:rFonts w:cs="Times New Roman"/>
          <w:noProof/>
        </w:rPr>
        <w:drawing>
          <wp:anchor distT="0" distB="0" distL="114300" distR="114300" simplePos="0" relativeHeight="251658244" behindDoc="1" locked="0" layoutInCell="1" allowOverlap="1" wp14:anchorId="75CB2826" wp14:editId="0DD0421A">
            <wp:simplePos x="0" y="0"/>
            <wp:positionH relativeFrom="column">
              <wp:posOffset>-250916</wp:posOffset>
            </wp:positionH>
            <wp:positionV relativeFrom="paragraph">
              <wp:posOffset>0</wp:posOffset>
            </wp:positionV>
            <wp:extent cx="6719570" cy="7489190"/>
            <wp:effectExtent l="0" t="0" r="0" b="0"/>
            <wp:wrapTight wrapText="bothSides">
              <wp:wrapPolygon edited="0">
                <wp:start x="0" y="0"/>
                <wp:lineTo x="0" y="21538"/>
                <wp:lineTo x="18493" y="21538"/>
                <wp:lineTo x="18493" y="21098"/>
                <wp:lineTo x="21249" y="21043"/>
                <wp:lineTo x="21249" y="20384"/>
                <wp:lineTo x="18493" y="20219"/>
                <wp:lineTo x="18493" y="15824"/>
                <wp:lineTo x="21065" y="15109"/>
                <wp:lineTo x="21371" y="14835"/>
                <wp:lineTo x="21126" y="14065"/>
                <wp:lineTo x="18493" y="13186"/>
                <wp:lineTo x="18493" y="0"/>
                <wp:lineTo x="0" y="0"/>
              </wp:wrapPolygon>
            </wp:wrapTight>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8" cstate="screen">
                      <a:extLst>
                        <a:ext uri="{28A0092B-C50C-407E-A947-70E740481C1C}">
                          <a14:useLocalDpi xmlns:a14="http://schemas.microsoft.com/office/drawing/2010/main"/>
                        </a:ext>
                      </a:extLst>
                    </a:blip>
                    <a:srcRect r="10074"/>
                    <a:stretch/>
                  </pic:blipFill>
                  <pic:spPr bwMode="auto">
                    <a:xfrm>
                      <a:off x="0" y="0"/>
                      <a:ext cx="6719570" cy="7489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AC5477" w14:textId="77777777" w:rsidR="00527FAB" w:rsidRPr="00C17238" w:rsidRDefault="00527FAB" w:rsidP="00527FAB">
      <w:pPr>
        <w:pStyle w:val="BodyText"/>
        <w:jc w:val="center"/>
        <w:rPr>
          <w:rFonts w:eastAsiaTheme="minorEastAsia"/>
          <w:b/>
          <w:bCs/>
          <w:sz w:val="24"/>
          <w:szCs w:val="24"/>
        </w:rPr>
      </w:pPr>
    </w:p>
    <w:p w14:paraId="5931347E" w14:textId="77777777" w:rsidR="00527FAB" w:rsidRPr="00C17238" w:rsidRDefault="00527FAB" w:rsidP="00527FAB">
      <w:pPr>
        <w:pStyle w:val="BodyText"/>
        <w:jc w:val="center"/>
        <w:rPr>
          <w:rFonts w:eastAsiaTheme="minorEastAsia"/>
          <w:b/>
          <w:bCs/>
          <w:sz w:val="24"/>
          <w:szCs w:val="24"/>
        </w:rPr>
      </w:pPr>
    </w:p>
    <w:p w14:paraId="4FB7A8C1" w14:textId="77777777" w:rsidR="00527FAB" w:rsidRPr="00C17238" w:rsidRDefault="00527FAB" w:rsidP="00527FAB">
      <w:pPr>
        <w:rPr>
          <w:rFonts w:cs="Times New Roman"/>
          <w:b/>
          <w:bCs/>
        </w:rPr>
      </w:pPr>
      <w:r w:rsidRPr="00C17238">
        <w:rPr>
          <w:rFonts w:cs="Times New Roman"/>
          <w:b/>
          <w:bCs/>
        </w:rPr>
        <w:br w:type="page"/>
      </w:r>
    </w:p>
    <w:p w14:paraId="53D1CBEE" w14:textId="77777777" w:rsidR="00527FAB" w:rsidRPr="00C17238" w:rsidRDefault="00527FAB" w:rsidP="00527FAB">
      <w:pPr>
        <w:pStyle w:val="BodyText"/>
        <w:jc w:val="center"/>
        <w:rPr>
          <w:rFonts w:eastAsiaTheme="minorEastAsia"/>
          <w:b/>
          <w:bCs/>
          <w:sz w:val="24"/>
          <w:szCs w:val="24"/>
        </w:rPr>
      </w:pPr>
      <w:r w:rsidRPr="00C17238">
        <w:rPr>
          <w:rFonts w:eastAsiaTheme="minorEastAsia"/>
          <w:b/>
          <w:bCs/>
          <w:sz w:val="24"/>
          <w:szCs w:val="24"/>
        </w:rPr>
        <w:t>Sub-recipient Monitoring Tool- Recurring Policy</w:t>
      </w:r>
    </w:p>
    <w:p w14:paraId="32893ECE" w14:textId="77777777" w:rsidR="00527FAB" w:rsidRPr="00C17238" w:rsidRDefault="00527FAB" w:rsidP="00527FAB">
      <w:pPr>
        <w:jc w:val="both"/>
        <w:rPr>
          <w:rStyle w:val="Heading3Char"/>
          <w:b w:val="0"/>
          <w:bCs w:val="0"/>
          <w:sz w:val="24"/>
        </w:rPr>
      </w:pPr>
      <w:r w:rsidRPr="00C17238">
        <w:rPr>
          <w:rFonts w:cs="Times New Roman"/>
          <w:noProof/>
        </w:rPr>
        <w:drawing>
          <wp:anchor distT="0" distB="0" distL="114300" distR="114300" simplePos="0" relativeHeight="251658245" behindDoc="1" locked="0" layoutInCell="1" allowOverlap="1" wp14:anchorId="0984A283" wp14:editId="7781BC9A">
            <wp:simplePos x="0" y="0"/>
            <wp:positionH relativeFrom="margin">
              <wp:align>center</wp:align>
            </wp:positionH>
            <wp:positionV relativeFrom="paragraph">
              <wp:posOffset>204699</wp:posOffset>
            </wp:positionV>
            <wp:extent cx="7158990" cy="7128510"/>
            <wp:effectExtent l="0" t="0" r="3810" b="0"/>
            <wp:wrapTight wrapText="bothSides">
              <wp:wrapPolygon edited="0">
                <wp:start x="6782" y="0"/>
                <wp:lineTo x="2069" y="750"/>
                <wp:lineTo x="575" y="924"/>
                <wp:lineTo x="0" y="1559"/>
                <wp:lineTo x="0" y="4676"/>
                <wp:lineTo x="10806" y="4733"/>
                <wp:lineTo x="0" y="4964"/>
                <wp:lineTo x="0" y="21531"/>
                <wp:lineTo x="18738" y="21531"/>
                <wp:lineTo x="21554" y="21184"/>
                <wp:lineTo x="21554" y="20838"/>
                <wp:lineTo x="21152" y="20434"/>
                <wp:lineTo x="21554" y="20203"/>
                <wp:lineTo x="21554" y="20088"/>
                <wp:lineTo x="18738" y="19510"/>
                <wp:lineTo x="18738" y="16740"/>
                <wp:lineTo x="21497" y="16624"/>
                <wp:lineTo x="21497" y="15816"/>
                <wp:lineTo x="21324" y="15528"/>
                <wp:lineTo x="18738" y="14893"/>
                <wp:lineTo x="18795" y="6407"/>
                <wp:lineTo x="15232" y="5657"/>
                <wp:lineTo x="11725" y="4387"/>
                <wp:lineTo x="11438" y="4041"/>
                <wp:lineTo x="1552" y="3810"/>
                <wp:lineTo x="8622" y="3810"/>
                <wp:lineTo x="18795" y="3290"/>
                <wp:lineTo x="18853" y="2020"/>
                <wp:lineTo x="18335" y="2020"/>
                <wp:lineTo x="9311" y="1789"/>
                <wp:lineTo x="4426" y="1039"/>
                <wp:lineTo x="12243" y="866"/>
                <wp:lineTo x="11898" y="0"/>
                <wp:lineTo x="6782" y="0"/>
              </wp:wrapPolygon>
            </wp:wrapTight>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9" cstate="screen">
                      <a:extLst>
                        <a:ext uri="{28A0092B-C50C-407E-A947-70E740481C1C}">
                          <a14:useLocalDpi xmlns:a14="http://schemas.microsoft.com/office/drawing/2010/main"/>
                        </a:ext>
                      </a:extLst>
                    </a:blip>
                    <a:srcRect/>
                    <a:stretch>
                      <a:fillRect/>
                    </a:stretch>
                  </pic:blipFill>
                  <pic:spPr bwMode="auto">
                    <a:xfrm>
                      <a:off x="0" y="0"/>
                      <a:ext cx="7158990" cy="7128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3B3A67" w14:textId="77777777" w:rsidR="00527FAB" w:rsidRPr="00C17238" w:rsidRDefault="00527FAB" w:rsidP="00527FAB">
      <w:pPr>
        <w:jc w:val="both"/>
        <w:rPr>
          <w:rStyle w:val="Heading3Char"/>
          <w:b w:val="0"/>
          <w:bCs w:val="0"/>
          <w:sz w:val="24"/>
        </w:rPr>
      </w:pPr>
    </w:p>
    <w:p w14:paraId="393C6BE4" w14:textId="77777777" w:rsidR="00527FAB" w:rsidRPr="00C17238" w:rsidRDefault="00527FAB" w:rsidP="00527FAB">
      <w:pPr>
        <w:jc w:val="both"/>
        <w:rPr>
          <w:rStyle w:val="Heading3Char"/>
          <w:b w:val="0"/>
          <w:bCs w:val="0"/>
          <w:sz w:val="24"/>
        </w:rPr>
      </w:pPr>
    </w:p>
    <w:p w14:paraId="5E03E7F0" w14:textId="77777777" w:rsidR="00527FAB" w:rsidRPr="00C17238" w:rsidRDefault="00527FAB" w:rsidP="00527FAB">
      <w:pPr>
        <w:jc w:val="both"/>
        <w:rPr>
          <w:rStyle w:val="Heading3Char"/>
          <w:b w:val="0"/>
          <w:bCs w:val="0"/>
          <w:sz w:val="24"/>
        </w:rPr>
      </w:pPr>
      <w:r w:rsidRPr="00C17238">
        <w:rPr>
          <w:rFonts w:cs="Times New Roman"/>
          <w:noProof/>
        </w:rPr>
        <w:drawing>
          <wp:anchor distT="0" distB="0" distL="114300" distR="114300" simplePos="0" relativeHeight="251658246" behindDoc="1" locked="0" layoutInCell="1" allowOverlap="1" wp14:anchorId="02AE2D6F" wp14:editId="6F11A462">
            <wp:simplePos x="0" y="0"/>
            <wp:positionH relativeFrom="column">
              <wp:posOffset>-185420</wp:posOffset>
            </wp:positionH>
            <wp:positionV relativeFrom="paragraph">
              <wp:posOffset>0</wp:posOffset>
            </wp:positionV>
            <wp:extent cx="6320790" cy="7510780"/>
            <wp:effectExtent l="0" t="0" r="0" b="0"/>
            <wp:wrapTight wrapText="bothSides">
              <wp:wrapPolygon edited="0">
                <wp:start x="0" y="0"/>
                <wp:lineTo x="0" y="21531"/>
                <wp:lineTo x="18553" y="21531"/>
                <wp:lineTo x="18749" y="21476"/>
                <wp:lineTo x="21222" y="21092"/>
                <wp:lineTo x="21222" y="21038"/>
                <wp:lineTo x="21483" y="20764"/>
                <wp:lineTo x="20832" y="20544"/>
                <wp:lineTo x="18553" y="20161"/>
                <wp:lineTo x="18553" y="16655"/>
                <wp:lineTo x="21157" y="15997"/>
                <wp:lineTo x="21353" y="15778"/>
                <wp:lineTo x="21288" y="15285"/>
                <wp:lineTo x="18553" y="14902"/>
                <wp:lineTo x="18553" y="0"/>
                <wp:lineTo x="0" y="0"/>
              </wp:wrapPolygon>
            </wp:wrapTight>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0" cstate="screen">
                      <a:extLst>
                        <a:ext uri="{28A0092B-C50C-407E-A947-70E740481C1C}">
                          <a14:useLocalDpi xmlns:a14="http://schemas.microsoft.com/office/drawing/2010/main"/>
                        </a:ext>
                      </a:extLst>
                    </a:blip>
                    <a:srcRect r="10385"/>
                    <a:stretch/>
                  </pic:blipFill>
                  <pic:spPr bwMode="auto">
                    <a:xfrm>
                      <a:off x="0" y="0"/>
                      <a:ext cx="6320790" cy="7510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E5C16C" w14:textId="77777777" w:rsidR="00527FAB" w:rsidRPr="00C17238" w:rsidRDefault="00527FAB" w:rsidP="00527FAB">
      <w:pPr>
        <w:jc w:val="both"/>
        <w:rPr>
          <w:rStyle w:val="Heading3Char"/>
          <w:b w:val="0"/>
          <w:bCs w:val="0"/>
          <w:sz w:val="24"/>
        </w:rPr>
      </w:pPr>
    </w:p>
    <w:p w14:paraId="473A20E7" w14:textId="77777777" w:rsidR="00527FAB" w:rsidRPr="00C17238" w:rsidRDefault="00527FAB" w:rsidP="00527FAB">
      <w:pPr>
        <w:jc w:val="both"/>
        <w:rPr>
          <w:rStyle w:val="Heading3Char"/>
          <w:b w:val="0"/>
          <w:bCs w:val="0"/>
          <w:sz w:val="24"/>
        </w:rPr>
      </w:pPr>
    </w:p>
    <w:p w14:paraId="1C0D2180" w14:textId="77777777" w:rsidR="00527FAB" w:rsidRPr="00C17238" w:rsidRDefault="00527FAB" w:rsidP="00527FAB">
      <w:pPr>
        <w:jc w:val="both"/>
        <w:rPr>
          <w:rStyle w:val="Heading3Char"/>
          <w:b w:val="0"/>
          <w:bCs w:val="0"/>
          <w:sz w:val="24"/>
        </w:rPr>
      </w:pPr>
    </w:p>
    <w:p w14:paraId="63643915" w14:textId="77777777" w:rsidR="006B11DB" w:rsidRDefault="006B11DB" w:rsidP="006B11DB">
      <w:pPr>
        <w:jc w:val="both"/>
        <w:rPr>
          <w:rStyle w:val="Heading3Char"/>
          <w:sz w:val="24"/>
        </w:rPr>
      </w:pPr>
      <w:bookmarkStart w:id="7391" w:name="_Annex_K"/>
      <w:bookmarkStart w:id="7392" w:name="_Toc27378811"/>
      <w:bookmarkEnd w:id="7391"/>
    </w:p>
    <w:p w14:paraId="6009A031" w14:textId="77777777" w:rsidR="006B11DB" w:rsidRDefault="006B11DB">
      <w:pPr>
        <w:spacing w:after="160" w:line="259" w:lineRule="auto"/>
        <w:rPr>
          <w:rStyle w:val="Heading3Char"/>
          <w:sz w:val="24"/>
        </w:rPr>
      </w:pPr>
      <w:r>
        <w:rPr>
          <w:rStyle w:val="Heading3Char"/>
          <w:sz w:val="24"/>
        </w:rPr>
        <w:br w:type="page"/>
      </w:r>
    </w:p>
    <w:p w14:paraId="30943837" w14:textId="276FA2A4" w:rsidR="00527FAB" w:rsidRDefault="00F93487" w:rsidP="005E55A1">
      <w:pPr>
        <w:pStyle w:val="Heading2"/>
        <w:rPr>
          <w:rStyle w:val="Heading3Char"/>
          <w:rFonts w:cstheme="majorBidi"/>
          <w:b/>
          <w:bCs/>
          <w:sz w:val="32"/>
          <w:szCs w:val="26"/>
        </w:rPr>
      </w:pPr>
      <w:bookmarkStart w:id="7393" w:name="_Annex_R:"/>
      <w:bookmarkStart w:id="7394" w:name="_Toc222754837"/>
      <w:bookmarkEnd w:id="7392"/>
      <w:bookmarkEnd w:id="7393"/>
      <w:commentRangeStart w:id="7395"/>
      <w:r w:rsidRPr="005E55A1">
        <w:rPr>
          <w:rStyle w:val="Heading3Char"/>
          <w:rFonts w:cstheme="majorBidi"/>
          <w:b/>
          <w:bCs/>
          <w:sz w:val="32"/>
          <w:szCs w:val="26"/>
        </w:rPr>
        <w:t xml:space="preserve">Annex </w:t>
      </w:r>
      <w:r w:rsidR="005A0FF9">
        <w:rPr>
          <w:rStyle w:val="Heading3Char"/>
          <w:rFonts w:cstheme="majorBidi"/>
          <w:b/>
          <w:bCs/>
          <w:sz w:val="32"/>
          <w:szCs w:val="26"/>
        </w:rPr>
        <w:t xml:space="preserve">R: </w:t>
      </w:r>
      <w:bookmarkStart w:id="7396" w:name="_Annex_L"/>
      <w:bookmarkStart w:id="7397" w:name="_Annex_N"/>
      <w:bookmarkEnd w:id="7396"/>
      <w:bookmarkEnd w:id="7397"/>
      <w:r w:rsidR="00F52AE0">
        <w:rPr>
          <w:rStyle w:val="Heading3Char"/>
          <w:rFonts w:cstheme="majorBidi"/>
          <w:b/>
          <w:bCs/>
          <w:sz w:val="32"/>
          <w:szCs w:val="26"/>
        </w:rPr>
        <w:t>Per Diem Example</w:t>
      </w:r>
      <w:bookmarkEnd w:id="7394"/>
      <w:commentRangeEnd w:id="7395"/>
      <w:r w:rsidR="00626F44">
        <w:rPr>
          <w:rStyle w:val="CommentReference"/>
          <w:sz w:val="32"/>
          <w:szCs w:val="26"/>
        </w:rPr>
        <w:commentReference w:id="7395"/>
      </w:r>
    </w:p>
    <w:p w14:paraId="30E49E16" w14:textId="77777777" w:rsidR="00F52AE0" w:rsidRPr="00E528E2" w:rsidRDefault="00F52AE0" w:rsidP="00E528E2"/>
    <w:p w14:paraId="413D676E" w14:textId="77777777" w:rsidR="00527FAB" w:rsidRPr="00C17238" w:rsidRDefault="00527FAB" w:rsidP="00527FAB">
      <w:pPr>
        <w:jc w:val="both"/>
        <w:rPr>
          <w:rFonts w:cs="Times New Roman"/>
          <w:b/>
          <w:bCs/>
          <w:i/>
          <w:iCs/>
        </w:rPr>
      </w:pPr>
      <w:r w:rsidRPr="00C17238">
        <w:rPr>
          <w:rFonts w:cs="Times New Roman"/>
          <w:b/>
          <w:bCs/>
          <w:i/>
          <w:iCs/>
        </w:rPr>
        <w:t>Examples for calculating per diem for HQ staff, note Field Staff have different percentages, however, the calculation is the same.</w:t>
      </w:r>
    </w:p>
    <w:p w14:paraId="6BB5AB71" w14:textId="77777777" w:rsidR="00527FAB" w:rsidRPr="00C17238" w:rsidRDefault="00527FAB" w:rsidP="00527FAB">
      <w:pPr>
        <w:jc w:val="both"/>
        <w:rPr>
          <w:rFonts w:cs="Times New Roman"/>
        </w:rPr>
      </w:pPr>
      <w:r w:rsidRPr="00C17238">
        <w:rPr>
          <w:rFonts w:cs="Times New Roman"/>
        </w:rPr>
        <w:t xml:space="preserve">Notes: </w:t>
      </w:r>
    </w:p>
    <w:p w14:paraId="337F0F01" w14:textId="77777777" w:rsidR="00527FAB" w:rsidRPr="00C17238" w:rsidRDefault="00527FAB" w:rsidP="00F05B60">
      <w:pPr>
        <w:pStyle w:val="ListParagraph"/>
        <w:numPr>
          <w:ilvl w:val="0"/>
          <w:numId w:val="64"/>
        </w:numPr>
        <w:spacing w:after="200" w:line="276" w:lineRule="auto"/>
        <w:jc w:val="both"/>
        <w:rPr>
          <w:rFonts w:cs="Times New Roman"/>
        </w:rPr>
      </w:pPr>
      <w:hyperlink r:id="rId201" w:history="1">
        <w:r w:rsidRPr="00C17238">
          <w:rPr>
            <w:rStyle w:val="Hyperlink"/>
            <w:rFonts w:cs="Times New Roman"/>
          </w:rPr>
          <w:t>General Services Administration</w:t>
        </w:r>
      </w:hyperlink>
      <w:r w:rsidRPr="00C17238">
        <w:rPr>
          <w:rFonts w:cs="Times New Roman"/>
        </w:rPr>
        <w:t xml:space="preserve"> (GSA) establishes per diem rates for destinations within the lower 48 Continental United States (CONUS). </w:t>
      </w:r>
    </w:p>
    <w:p w14:paraId="2C6F6411" w14:textId="77777777" w:rsidR="00527FAB" w:rsidRPr="00C17238" w:rsidRDefault="00527FAB" w:rsidP="00F05B60">
      <w:pPr>
        <w:pStyle w:val="ListParagraph"/>
        <w:numPr>
          <w:ilvl w:val="0"/>
          <w:numId w:val="64"/>
        </w:numPr>
        <w:spacing w:after="200" w:line="276" w:lineRule="auto"/>
        <w:jc w:val="both"/>
        <w:rPr>
          <w:rFonts w:cs="Times New Roman"/>
        </w:rPr>
      </w:pPr>
      <w:r w:rsidRPr="00C17238">
        <w:rPr>
          <w:rFonts w:cs="Times New Roman"/>
        </w:rPr>
        <w:t xml:space="preserve">The </w:t>
      </w:r>
      <w:hyperlink r:id="rId202" w:history="1">
        <w:r w:rsidRPr="00C17238">
          <w:rPr>
            <w:rStyle w:val="Hyperlink"/>
            <w:rFonts w:cs="Times New Roman"/>
          </w:rPr>
          <w:t>Department of Defense</w:t>
        </w:r>
      </w:hyperlink>
      <w:r w:rsidRPr="00C17238">
        <w:rPr>
          <w:rFonts w:cs="Times New Roman"/>
        </w:rPr>
        <w:t xml:space="preserve"> (DOD) establishes non-foreign rates which includes Alaska, Hawaii, and all U.S. Territories (Non-CONUS).</w:t>
      </w:r>
    </w:p>
    <w:p w14:paraId="485EBDB0" w14:textId="77777777" w:rsidR="00527FAB" w:rsidRPr="00C17238" w:rsidRDefault="00527FAB" w:rsidP="00F05B60">
      <w:pPr>
        <w:pStyle w:val="ListParagraph"/>
        <w:numPr>
          <w:ilvl w:val="0"/>
          <w:numId w:val="64"/>
        </w:numPr>
        <w:spacing w:after="200" w:line="276" w:lineRule="auto"/>
        <w:jc w:val="both"/>
        <w:rPr>
          <w:rFonts w:cs="Times New Roman"/>
        </w:rPr>
      </w:pPr>
      <w:r w:rsidRPr="00C17238">
        <w:rPr>
          <w:rFonts w:cs="Times New Roman"/>
        </w:rPr>
        <w:t xml:space="preserve">The </w:t>
      </w:r>
      <w:hyperlink r:id="rId203" w:history="1">
        <w:r w:rsidRPr="00C17238">
          <w:rPr>
            <w:rStyle w:val="Hyperlink"/>
            <w:rFonts w:cs="Times New Roman"/>
          </w:rPr>
          <w:t>State Department</w:t>
        </w:r>
      </w:hyperlink>
      <w:r w:rsidRPr="00C17238">
        <w:rPr>
          <w:rFonts w:cs="Times New Roman"/>
          <w:color w:val="0000FF"/>
        </w:rPr>
        <w:t xml:space="preserve"> </w:t>
      </w:r>
      <w:r w:rsidRPr="00C17238">
        <w:rPr>
          <w:rFonts w:cs="Times New Roman"/>
          <w:color w:val="000000"/>
        </w:rPr>
        <w:t>establishes all foreign rates which are specific to major cities.</w:t>
      </w:r>
    </w:p>
    <w:p w14:paraId="759FD6C9" w14:textId="77777777" w:rsidR="00527FAB" w:rsidRPr="00C17238" w:rsidRDefault="00527FAB" w:rsidP="00F05B60">
      <w:pPr>
        <w:pStyle w:val="ListParagraph"/>
        <w:numPr>
          <w:ilvl w:val="0"/>
          <w:numId w:val="64"/>
        </w:numPr>
        <w:spacing w:line="276" w:lineRule="auto"/>
        <w:jc w:val="both"/>
        <w:rPr>
          <w:rFonts w:cs="Times New Roman"/>
        </w:rPr>
      </w:pPr>
      <w:r w:rsidRPr="00C17238">
        <w:rPr>
          <w:rFonts w:cs="Times New Roman"/>
        </w:rPr>
        <w:t xml:space="preserve">Meal breakdown can be calculated in the following chart (note, for travel funded by USG programs, this table MUST be used): </w:t>
      </w:r>
      <w:hyperlink r:id="rId204" w:history="1">
        <w:r w:rsidRPr="00C17238">
          <w:rPr>
            <w:rStyle w:val="Hyperlink"/>
            <w:rFonts w:cs="Times New Roman"/>
          </w:rPr>
          <w:t>www.gsa.gov/travel/plan-book/per-diem-rates/mie-breakdown</w:t>
        </w:r>
      </w:hyperlink>
    </w:p>
    <w:p w14:paraId="0FFFD2A9" w14:textId="77777777" w:rsidR="00527FAB" w:rsidRPr="00C17238" w:rsidRDefault="00527FAB" w:rsidP="00527FAB">
      <w:pPr>
        <w:jc w:val="both"/>
        <w:rPr>
          <w:rFonts w:cs="Times New Roman"/>
          <w:color w:val="000000" w:themeColor="text1"/>
        </w:rPr>
      </w:pPr>
    </w:p>
    <w:p w14:paraId="644157C3" w14:textId="77777777" w:rsidR="00527FAB" w:rsidRPr="00C17238" w:rsidRDefault="00527FAB" w:rsidP="00F05B60">
      <w:pPr>
        <w:pStyle w:val="ListParagraph"/>
        <w:numPr>
          <w:ilvl w:val="0"/>
          <w:numId w:val="75"/>
        </w:numPr>
        <w:spacing w:line="276" w:lineRule="auto"/>
        <w:jc w:val="both"/>
        <w:rPr>
          <w:rFonts w:cs="Times New Roman"/>
          <w:color w:val="000000" w:themeColor="text1"/>
        </w:rPr>
      </w:pPr>
      <w:r w:rsidRPr="00C17238">
        <w:rPr>
          <w:rFonts w:cs="Times New Roman"/>
          <w:color w:val="000000" w:themeColor="text1"/>
        </w:rPr>
        <w:t>Normal example with no exceptions</w:t>
      </w:r>
    </w:p>
    <w:p w14:paraId="39D0C0C9" w14:textId="77777777" w:rsidR="00527FAB" w:rsidRPr="00C17238" w:rsidRDefault="00527FAB" w:rsidP="00527FAB">
      <w:pPr>
        <w:pStyle w:val="ListParagraph"/>
        <w:ind w:left="1080"/>
        <w:jc w:val="both"/>
        <w:rPr>
          <w:rFonts w:cs="Times New Roman"/>
          <w:color w:val="000000" w:themeColor="text1"/>
        </w:rPr>
      </w:pPr>
    </w:p>
    <w:p w14:paraId="1880BCE8"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Traveler A, a staff from the HQ office, leaves for a trip to New York City on Monday morning in April. The flight is scheduled to leave at 9AM. The traveler returns back to home-of-record on Thursday by noon.</w:t>
      </w:r>
    </w:p>
    <w:p w14:paraId="1DDBDA9D" w14:textId="77777777" w:rsidR="00527FAB" w:rsidRPr="00C17238" w:rsidRDefault="00527FAB" w:rsidP="00527FAB">
      <w:pPr>
        <w:pStyle w:val="ListParagraph"/>
        <w:spacing w:after="120"/>
        <w:ind w:left="1080"/>
        <w:jc w:val="both"/>
        <w:rPr>
          <w:rFonts w:cs="Times New Roman"/>
          <w:color w:val="000000" w:themeColor="text1"/>
        </w:rPr>
      </w:pPr>
      <w:r w:rsidRPr="00C17238">
        <w:rPr>
          <w:rFonts w:cs="Times New Roman"/>
          <w:color w:val="000000" w:themeColor="text1"/>
        </w:rPr>
        <w:t>The M&amp;IE rate is $76, as per the GSA website.</w:t>
      </w:r>
    </w:p>
    <w:p w14:paraId="165E73B5"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 xml:space="preserve">The Partners’ approved rate is 90% = $68.4 </w:t>
      </w:r>
    </w:p>
    <w:p w14:paraId="4089A2D9" w14:textId="77777777" w:rsidR="00527FAB" w:rsidRPr="00C17238" w:rsidRDefault="00527FAB" w:rsidP="00527FAB">
      <w:pPr>
        <w:pStyle w:val="ListParagraph"/>
        <w:spacing w:after="120"/>
        <w:ind w:left="1080"/>
        <w:jc w:val="both"/>
        <w:rPr>
          <w:rFonts w:cs="Times New Roman"/>
          <w:color w:val="000000" w:themeColor="text1"/>
        </w:rPr>
      </w:pPr>
      <w:r w:rsidRPr="00C17238">
        <w:rPr>
          <w:rFonts w:cs="Times New Roman"/>
          <w:color w:val="000000" w:themeColor="text1"/>
        </w:rPr>
        <w:t>The per diem received will be:</w:t>
      </w:r>
    </w:p>
    <w:p w14:paraId="7B392C3B" w14:textId="77777777" w:rsidR="00527FAB" w:rsidRPr="00C17238" w:rsidRDefault="00527FAB" w:rsidP="00527FAB">
      <w:pPr>
        <w:pStyle w:val="ListParagraph"/>
        <w:spacing w:after="120"/>
        <w:ind w:left="1080"/>
        <w:jc w:val="both"/>
        <w:rPr>
          <w:rFonts w:cs="Times New Roman"/>
          <w:color w:val="000000" w:themeColor="text1"/>
        </w:rPr>
      </w:pPr>
      <w:r w:rsidRPr="00C17238">
        <w:rPr>
          <w:rFonts w:cs="Times New Roman"/>
          <w:color w:val="000000" w:themeColor="text1"/>
        </w:rPr>
        <w:t>Monday = $68.4* 75% = $51.80</w:t>
      </w:r>
    </w:p>
    <w:p w14:paraId="5B62C59F" w14:textId="77777777" w:rsidR="00527FAB" w:rsidRPr="00C17238" w:rsidRDefault="00527FAB" w:rsidP="00527FAB">
      <w:pPr>
        <w:pStyle w:val="ListParagraph"/>
        <w:spacing w:after="120"/>
        <w:ind w:left="1080"/>
        <w:jc w:val="both"/>
        <w:rPr>
          <w:rFonts w:cs="Times New Roman"/>
          <w:color w:val="000000" w:themeColor="text1"/>
        </w:rPr>
      </w:pPr>
      <w:r w:rsidRPr="00C17238">
        <w:rPr>
          <w:rFonts w:cs="Times New Roman"/>
          <w:color w:val="000000" w:themeColor="text1"/>
        </w:rPr>
        <w:t>Tuesday = $68.40</w:t>
      </w:r>
    </w:p>
    <w:p w14:paraId="77445E11" w14:textId="77777777" w:rsidR="00527FAB" w:rsidRPr="00C17238" w:rsidRDefault="00527FAB" w:rsidP="00527FAB">
      <w:pPr>
        <w:pStyle w:val="ListParagraph"/>
        <w:spacing w:after="120"/>
        <w:ind w:left="1080"/>
        <w:jc w:val="both"/>
        <w:rPr>
          <w:rFonts w:cs="Times New Roman"/>
          <w:color w:val="000000" w:themeColor="text1"/>
        </w:rPr>
      </w:pPr>
      <w:r w:rsidRPr="00C17238">
        <w:rPr>
          <w:rFonts w:cs="Times New Roman"/>
          <w:color w:val="000000" w:themeColor="text1"/>
        </w:rPr>
        <w:t>Wednesday = $68.40</w:t>
      </w:r>
    </w:p>
    <w:p w14:paraId="14D9B54E"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Thursday = $68.4 * 75% = $51.80</w:t>
      </w:r>
    </w:p>
    <w:p w14:paraId="7F0D2003"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Total per diem = $51.80 + $68.40 + $68.40 + $5.1.80 = $240.40</w:t>
      </w:r>
    </w:p>
    <w:p w14:paraId="35921983" w14:textId="77777777" w:rsidR="00527FAB" w:rsidRPr="00C17238" w:rsidRDefault="00527FAB" w:rsidP="00527FAB">
      <w:pPr>
        <w:pStyle w:val="ListParagraph"/>
        <w:ind w:left="1080"/>
        <w:jc w:val="both"/>
        <w:rPr>
          <w:rFonts w:cs="Times New Roman"/>
          <w:color w:val="000000" w:themeColor="text1"/>
        </w:rPr>
      </w:pPr>
    </w:p>
    <w:p w14:paraId="40E98B56" w14:textId="77777777" w:rsidR="00527FAB" w:rsidRPr="00C17238" w:rsidRDefault="00527FAB" w:rsidP="00F05B60">
      <w:pPr>
        <w:pStyle w:val="ListParagraph"/>
        <w:numPr>
          <w:ilvl w:val="0"/>
          <w:numId w:val="75"/>
        </w:numPr>
        <w:spacing w:line="276" w:lineRule="auto"/>
        <w:jc w:val="both"/>
        <w:rPr>
          <w:rFonts w:cs="Times New Roman"/>
          <w:color w:val="000000" w:themeColor="text1"/>
        </w:rPr>
      </w:pPr>
      <w:r w:rsidRPr="00C17238">
        <w:rPr>
          <w:rFonts w:cs="Times New Roman"/>
          <w:color w:val="000000" w:themeColor="text1"/>
        </w:rPr>
        <w:t>Departing from home early; arriving home late</w:t>
      </w:r>
    </w:p>
    <w:p w14:paraId="5A93266D" w14:textId="77777777" w:rsidR="00527FAB" w:rsidRPr="00C17238" w:rsidRDefault="00527FAB" w:rsidP="00527FAB">
      <w:pPr>
        <w:pStyle w:val="ListParagraph"/>
        <w:ind w:left="1080"/>
        <w:jc w:val="both"/>
        <w:rPr>
          <w:rFonts w:cs="Times New Roman"/>
          <w:color w:val="000000" w:themeColor="text1"/>
        </w:rPr>
      </w:pPr>
    </w:p>
    <w:p w14:paraId="5A3608AD" w14:textId="47C764C0"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 xml:space="preserve">Traveler B, a staff from the HQ office, leaves for a trip to Bogota, </w:t>
      </w:r>
      <w:r w:rsidR="00B8238B">
        <w:rPr>
          <w:rFonts w:cs="Times New Roman"/>
          <w:color w:val="000000" w:themeColor="text1"/>
        </w:rPr>
        <w:t>Honduras</w:t>
      </w:r>
      <w:r w:rsidRPr="00C17238">
        <w:rPr>
          <w:rFonts w:cs="Times New Roman"/>
          <w:color w:val="000000" w:themeColor="text1"/>
        </w:rPr>
        <w:t xml:space="preserve"> on Monday morning in April. The flight is scheduled to leave at 8:00AM. In order to catch the flight, Traveler B must leave the home-of-record at 5:30 AM in order to be at the airport two hours prior to departure. The traveler returns back to home-of-record on Thursday at 10PM.</w:t>
      </w:r>
    </w:p>
    <w:p w14:paraId="65F7AFF5" w14:textId="77777777" w:rsidR="00527FAB" w:rsidRPr="00C17238" w:rsidRDefault="00527FAB" w:rsidP="00527FAB">
      <w:pPr>
        <w:pStyle w:val="ListParagraph"/>
        <w:ind w:left="1080"/>
        <w:jc w:val="both"/>
        <w:rPr>
          <w:rFonts w:cs="Times New Roman"/>
          <w:color w:val="000000" w:themeColor="text1"/>
        </w:rPr>
      </w:pPr>
    </w:p>
    <w:p w14:paraId="6A264569"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The M&amp;IE rate is $105, as per the State Department website.</w:t>
      </w:r>
    </w:p>
    <w:p w14:paraId="5941AD34"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The Partners’ approved rate is 90% = $94.50</w:t>
      </w:r>
    </w:p>
    <w:p w14:paraId="479E787C"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The per diem received will be:</w:t>
      </w:r>
    </w:p>
    <w:p w14:paraId="258109A9"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 xml:space="preserve">Monday = $94.50 (this is a travel day; however, since Traveler B is leaving the home-of-record before 6AM, as per </w:t>
      </w:r>
      <w:hyperlink w:anchor="_14.5.2_M&amp;IE_Meal" w:history="1">
        <w:r w:rsidRPr="00C17238">
          <w:rPr>
            <w:rStyle w:val="Hyperlink"/>
            <w:rFonts w:cs="Times New Roman"/>
          </w:rPr>
          <w:t>Section 14.5.2 M&amp;IE Meal Breakdown</w:t>
        </w:r>
      </w:hyperlink>
      <w:r w:rsidRPr="00C17238">
        <w:rPr>
          <w:rFonts w:cs="Times New Roman"/>
          <w:color w:val="000000" w:themeColor="text1"/>
        </w:rPr>
        <w:t>, full per diem is applied)</w:t>
      </w:r>
    </w:p>
    <w:p w14:paraId="625C5F5A"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Tuesday = $94.50</w:t>
      </w:r>
    </w:p>
    <w:p w14:paraId="0CC2DA10"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Wednesday = $94.50</w:t>
      </w:r>
    </w:p>
    <w:p w14:paraId="2A344D8A"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 xml:space="preserve">Thursday = $94.50 (this is a travel day; however, since Traveler B is arriving to the home-of-record after 7PM, as per </w:t>
      </w:r>
      <w:hyperlink w:anchor="_14.5.2_M&amp;IE_Meal" w:history="1">
        <w:r w:rsidRPr="00C17238">
          <w:rPr>
            <w:rStyle w:val="Hyperlink"/>
            <w:rFonts w:cs="Times New Roman"/>
          </w:rPr>
          <w:t>Section 14.5.2 M&amp;IE Meal Breakdown</w:t>
        </w:r>
      </w:hyperlink>
      <w:r w:rsidRPr="00C17238">
        <w:rPr>
          <w:rFonts w:cs="Times New Roman"/>
          <w:color w:val="000000" w:themeColor="text1"/>
        </w:rPr>
        <w:t>, full per diem is applied)</w:t>
      </w:r>
    </w:p>
    <w:p w14:paraId="338F63AD"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Total per diem = $94.50 + $94.50 + $94.50 + $94.50 = $378</w:t>
      </w:r>
    </w:p>
    <w:p w14:paraId="1EEFB4B3" w14:textId="77777777" w:rsidR="00527FAB" w:rsidRPr="00C17238" w:rsidRDefault="00527FAB" w:rsidP="00527FAB">
      <w:pPr>
        <w:pStyle w:val="ListParagraph"/>
        <w:ind w:left="1080"/>
        <w:jc w:val="both"/>
        <w:rPr>
          <w:rFonts w:cs="Times New Roman"/>
          <w:color w:val="000000" w:themeColor="text1"/>
        </w:rPr>
      </w:pPr>
    </w:p>
    <w:p w14:paraId="6CF3EA20" w14:textId="77777777" w:rsidR="00527FAB" w:rsidRPr="00C17238" w:rsidRDefault="00527FAB" w:rsidP="00F05B60">
      <w:pPr>
        <w:pStyle w:val="ListParagraph"/>
        <w:numPr>
          <w:ilvl w:val="0"/>
          <w:numId w:val="75"/>
        </w:numPr>
        <w:spacing w:line="276" w:lineRule="auto"/>
        <w:jc w:val="both"/>
        <w:rPr>
          <w:rFonts w:cs="Times New Roman"/>
          <w:color w:val="000000" w:themeColor="text1"/>
        </w:rPr>
      </w:pPr>
      <w:r w:rsidRPr="00C17238">
        <w:rPr>
          <w:rFonts w:cs="Times New Roman"/>
          <w:color w:val="000000" w:themeColor="text1"/>
        </w:rPr>
        <w:t>Some meals covered by other sources</w:t>
      </w:r>
    </w:p>
    <w:p w14:paraId="6469C92E" w14:textId="77777777" w:rsidR="00527FAB" w:rsidRPr="00C17238" w:rsidRDefault="00527FAB" w:rsidP="00527FAB">
      <w:pPr>
        <w:pStyle w:val="ListParagraph"/>
        <w:ind w:left="1080"/>
        <w:jc w:val="both"/>
        <w:rPr>
          <w:rFonts w:cs="Times New Roman"/>
          <w:color w:val="000000" w:themeColor="text1"/>
        </w:rPr>
      </w:pPr>
    </w:p>
    <w:p w14:paraId="4957D7C8"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Traveler C, a staff from HQ, attends a conference in Panama City, leaving on flight on Monday at 11AM, attending the conference on Tuesday – Thursday, and returning on Friday morning, arriving to home-of-record after 9PM. During the conference, meals are provided for breakfast and lunch.</w:t>
      </w:r>
    </w:p>
    <w:p w14:paraId="49FDE6FA"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The Panama City M&amp;IE rate is $99, as per the State Department website.</w:t>
      </w:r>
    </w:p>
    <w:p w14:paraId="2C92DE10"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The Partners’ approved rate is 90% = $89.10</w:t>
      </w:r>
    </w:p>
    <w:p w14:paraId="195DCC1B"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 xml:space="preserve">Meal breakdown is as follows, as per </w:t>
      </w:r>
      <w:hyperlink w:anchor="_14.5.2_M&amp;IE_Meal" w:history="1">
        <w:r w:rsidRPr="00C17238">
          <w:rPr>
            <w:rStyle w:val="Hyperlink"/>
            <w:rFonts w:cs="Times New Roman"/>
          </w:rPr>
          <w:t>Section 14.5.2</w:t>
        </w:r>
      </w:hyperlink>
      <w:r w:rsidRPr="00C17238">
        <w:rPr>
          <w:rFonts w:cs="Times New Roman"/>
          <w:color w:val="000000" w:themeColor="text1"/>
        </w:rPr>
        <w:t>:</w:t>
      </w:r>
    </w:p>
    <w:p w14:paraId="3E6BD571"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ab/>
        <w:t>Breakfast @ the $89.10 = $13; Lunch = $22; Dinner = $36; Incidentals = $18 (numbers rounded to nearest dollar)</w:t>
      </w:r>
    </w:p>
    <w:p w14:paraId="49E81B47" w14:textId="77777777" w:rsidR="00527FAB" w:rsidRPr="00C17238" w:rsidRDefault="00527FAB" w:rsidP="00527FAB">
      <w:pPr>
        <w:pStyle w:val="ListParagraph"/>
        <w:ind w:left="1080"/>
        <w:jc w:val="both"/>
        <w:rPr>
          <w:rFonts w:cs="Times New Roman"/>
          <w:color w:val="000000" w:themeColor="text1"/>
        </w:rPr>
      </w:pPr>
      <w:r w:rsidRPr="00C17238">
        <w:rPr>
          <w:rFonts w:cs="Times New Roman"/>
          <w:color w:val="000000" w:themeColor="text1"/>
        </w:rPr>
        <w:t>The per diem received will be:</w:t>
      </w:r>
    </w:p>
    <w:p w14:paraId="686B5AB7" w14:textId="77777777" w:rsidR="00527FAB" w:rsidRPr="00C17238" w:rsidRDefault="00527FAB" w:rsidP="00527FAB">
      <w:pPr>
        <w:pStyle w:val="ListParagraph"/>
        <w:ind w:left="5040" w:hanging="3960"/>
        <w:jc w:val="both"/>
        <w:rPr>
          <w:rFonts w:cs="Times New Roman"/>
          <w:color w:val="000000" w:themeColor="text1"/>
        </w:rPr>
      </w:pPr>
      <w:r w:rsidRPr="00C17238">
        <w:rPr>
          <w:rFonts w:cs="Times New Roman"/>
          <w:color w:val="000000" w:themeColor="text1"/>
        </w:rPr>
        <w:t>Monday = $89.10 * 75% = $66.83</w:t>
      </w:r>
      <w:r w:rsidRPr="00C17238">
        <w:rPr>
          <w:rFonts w:cs="Times New Roman"/>
          <w:color w:val="000000" w:themeColor="text1"/>
        </w:rPr>
        <w:tab/>
        <w:t>(Panama City is the destination city and the rate to utilize on this first travel day)</w:t>
      </w:r>
    </w:p>
    <w:p w14:paraId="79841C35" w14:textId="77777777" w:rsidR="00527FAB" w:rsidRPr="00C17238" w:rsidRDefault="00527FAB" w:rsidP="00527FAB">
      <w:pPr>
        <w:pStyle w:val="ListParagraph"/>
        <w:ind w:left="5040" w:hanging="3960"/>
        <w:jc w:val="both"/>
        <w:rPr>
          <w:rFonts w:cs="Times New Roman"/>
          <w:color w:val="000000" w:themeColor="text1"/>
        </w:rPr>
      </w:pPr>
      <w:r w:rsidRPr="00C17238">
        <w:rPr>
          <w:rFonts w:cs="Times New Roman"/>
          <w:color w:val="000000" w:themeColor="text1"/>
        </w:rPr>
        <w:t>Tuesday = $36 + $18 = $54</w:t>
      </w:r>
      <w:r w:rsidRPr="00C17238">
        <w:rPr>
          <w:rFonts w:cs="Times New Roman"/>
          <w:color w:val="000000" w:themeColor="text1"/>
        </w:rPr>
        <w:tab/>
        <w:t>(Dinner plus incidentals)</w:t>
      </w:r>
      <w:r w:rsidRPr="00C17238">
        <w:rPr>
          <w:rFonts w:cs="Times New Roman"/>
          <w:color w:val="000000" w:themeColor="text1"/>
        </w:rPr>
        <w:tab/>
      </w:r>
    </w:p>
    <w:p w14:paraId="5C3B1583" w14:textId="77777777" w:rsidR="00527FAB" w:rsidRPr="00C17238" w:rsidRDefault="00527FAB" w:rsidP="00527FAB">
      <w:pPr>
        <w:pStyle w:val="ListParagraph"/>
        <w:ind w:left="5040" w:hanging="3960"/>
        <w:jc w:val="both"/>
        <w:rPr>
          <w:rFonts w:cs="Times New Roman"/>
          <w:color w:val="000000" w:themeColor="text1"/>
        </w:rPr>
      </w:pPr>
      <w:r w:rsidRPr="00C17238">
        <w:rPr>
          <w:rFonts w:cs="Times New Roman"/>
          <w:color w:val="000000" w:themeColor="text1"/>
        </w:rPr>
        <w:t>Wednesday = $36 + $18 = $54</w:t>
      </w:r>
      <w:r w:rsidRPr="00C17238">
        <w:rPr>
          <w:rFonts w:cs="Times New Roman"/>
          <w:color w:val="000000" w:themeColor="text1"/>
        </w:rPr>
        <w:tab/>
        <w:t>(Dinner plus incidentals)</w:t>
      </w:r>
      <w:r w:rsidRPr="00C17238">
        <w:rPr>
          <w:rFonts w:cs="Times New Roman"/>
          <w:color w:val="000000" w:themeColor="text1"/>
        </w:rPr>
        <w:tab/>
      </w:r>
    </w:p>
    <w:p w14:paraId="61B530F5" w14:textId="77777777" w:rsidR="00527FAB" w:rsidRPr="00C17238" w:rsidRDefault="00527FAB" w:rsidP="00527FAB">
      <w:pPr>
        <w:pStyle w:val="ListParagraph"/>
        <w:ind w:left="5040" w:hanging="3960"/>
        <w:jc w:val="both"/>
        <w:rPr>
          <w:rFonts w:cs="Times New Roman"/>
          <w:color w:val="000000" w:themeColor="text1"/>
        </w:rPr>
      </w:pPr>
      <w:r w:rsidRPr="00C17238">
        <w:rPr>
          <w:rFonts w:cs="Times New Roman"/>
          <w:color w:val="000000" w:themeColor="text1"/>
        </w:rPr>
        <w:t>Thursday = $36 + $18 = $54</w:t>
      </w:r>
      <w:r w:rsidRPr="00C17238">
        <w:rPr>
          <w:rFonts w:cs="Times New Roman"/>
          <w:color w:val="000000" w:themeColor="text1"/>
        </w:rPr>
        <w:tab/>
        <w:t>(Dinner plus incidentals)</w:t>
      </w:r>
      <w:r w:rsidRPr="00C17238">
        <w:rPr>
          <w:rFonts w:cs="Times New Roman"/>
          <w:color w:val="000000" w:themeColor="text1"/>
        </w:rPr>
        <w:tab/>
      </w:r>
    </w:p>
    <w:p w14:paraId="7F241632" w14:textId="77777777" w:rsidR="00527FAB" w:rsidRPr="00C17238" w:rsidRDefault="00527FAB" w:rsidP="00527FAB">
      <w:pPr>
        <w:pStyle w:val="ListParagraph"/>
        <w:spacing w:after="120"/>
        <w:ind w:left="1080"/>
        <w:contextualSpacing w:val="0"/>
        <w:jc w:val="both"/>
        <w:rPr>
          <w:rFonts w:cs="Times New Roman"/>
          <w:color w:val="000000" w:themeColor="text1"/>
        </w:rPr>
      </w:pPr>
      <w:r w:rsidRPr="00C17238">
        <w:rPr>
          <w:rFonts w:cs="Times New Roman"/>
          <w:color w:val="000000" w:themeColor="text1"/>
        </w:rPr>
        <w:t xml:space="preserve">Friday = $89.10 (this is a travel day; however, since Traveler C is arriving to the home-of-record after 7PM, as per </w:t>
      </w:r>
      <w:hyperlink w:anchor="_14.5.2_M&amp;IE_Meal" w:history="1">
        <w:r w:rsidRPr="00C17238">
          <w:rPr>
            <w:rStyle w:val="Hyperlink"/>
            <w:rFonts w:cs="Times New Roman"/>
          </w:rPr>
          <w:t>Section 14.5.2 M&amp;IE Meal Breakdown</w:t>
        </w:r>
      </w:hyperlink>
      <w:r w:rsidRPr="00C17238">
        <w:rPr>
          <w:rFonts w:cs="Times New Roman"/>
          <w:color w:val="000000" w:themeColor="text1"/>
        </w:rPr>
        <w:t>, full per diem is applied; also, Panama City is the city of departure; hence, this rate is utilized)</w:t>
      </w:r>
    </w:p>
    <w:p w14:paraId="26746B49" w14:textId="77777777" w:rsidR="00527FAB" w:rsidRPr="00C17238" w:rsidRDefault="00527FAB" w:rsidP="00527FAB">
      <w:pPr>
        <w:jc w:val="both"/>
        <w:rPr>
          <w:rFonts w:cs="Times New Roman"/>
          <w:color w:val="000000" w:themeColor="text1"/>
        </w:rPr>
      </w:pPr>
    </w:p>
    <w:p w14:paraId="5B449161" w14:textId="77777777" w:rsidR="00527FAB" w:rsidRPr="00C17238" w:rsidRDefault="00527FAB" w:rsidP="00527FAB">
      <w:pPr>
        <w:jc w:val="both"/>
        <w:rPr>
          <w:rStyle w:val="Heading3Char"/>
          <w:sz w:val="24"/>
        </w:rPr>
      </w:pPr>
      <w:r w:rsidRPr="00C17238">
        <w:rPr>
          <w:rFonts w:cs="Times New Roman"/>
          <w:color w:val="000000" w:themeColor="text1"/>
        </w:rPr>
        <w:t>Total per diem = $66.83 + 54 + 54 + 54 + 89.10 = $317.93</w:t>
      </w:r>
      <w:r w:rsidRPr="00C17238">
        <w:rPr>
          <w:rStyle w:val="Heading3Char"/>
          <w:sz w:val="24"/>
        </w:rPr>
        <w:br w:type="page"/>
      </w:r>
    </w:p>
    <w:p w14:paraId="708A297A" w14:textId="29257200" w:rsidR="00527FAB" w:rsidRPr="005E55A1" w:rsidRDefault="00527FAB" w:rsidP="005E55A1">
      <w:pPr>
        <w:pStyle w:val="Heading2"/>
        <w:rPr>
          <w:rStyle w:val="Heading3Char"/>
          <w:rFonts w:cstheme="majorBidi"/>
          <w:b/>
          <w:bCs/>
          <w:sz w:val="32"/>
          <w:szCs w:val="26"/>
        </w:rPr>
      </w:pPr>
      <w:bookmarkStart w:id="7398" w:name="_Annex_M"/>
      <w:bookmarkStart w:id="7399" w:name="_Annex_O"/>
      <w:bookmarkStart w:id="7400" w:name="_Annex_S:_Affidavit"/>
      <w:bookmarkStart w:id="7401" w:name="_Toc27378813"/>
      <w:bookmarkStart w:id="7402" w:name="_Toc222754838"/>
      <w:bookmarkEnd w:id="7398"/>
      <w:bookmarkEnd w:id="7399"/>
      <w:bookmarkEnd w:id="7400"/>
      <w:r w:rsidRPr="005E55A1">
        <w:rPr>
          <w:rStyle w:val="Heading3Char"/>
          <w:rFonts w:cstheme="majorBidi"/>
          <w:b/>
          <w:bCs/>
          <w:sz w:val="32"/>
          <w:szCs w:val="26"/>
        </w:rPr>
        <w:t xml:space="preserve">Annex </w:t>
      </w:r>
      <w:bookmarkEnd w:id="7401"/>
      <w:r w:rsidR="00AD56D1">
        <w:rPr>
          <w:rStyle w:val="Heading3Char"/>
          <w:rFonts w:cstheme="majorBidi"/>
          <w:b/>
          <w:bCs/>
          <w:sz w:val="32"/>
          <w:szCs w:val="26"/>
        </w:rPr>
        <w:t>S: Affidavit</w:t>
      </w:r>
      <w:bookmarkEnd w:id="7402"/>
    </w:p>
    <w:p w14:paraId="7F661518" w14:textId="77777777" w:rsidR="00527FAB" w:rsidRPr="00C17238" w:rsidRDefault="00527FAB" w:rsidP="00527FAB">
      <w:pPr>
        <w:jc w:val="both"/>
        <w:rPr>
          <w:rFonts w:cs="Times New Roman"/>
        </w:rPr>
      </w:pPr>
    </w:p>
    <w:p w14:paraId="0A442997" w14:textId="77777777" w:rsidR="00527FAB" w:rsidRPr="00C17238" w:rsidRDefault="00527FAB" w:rsidP="00527FAB">
      <w:pPr>
        <w:pStyle w:val="Header"/>
        <w:jc w:val="both"/>
        <w:rPr>
          <w:rFonts w:cs="Times New Roman"/>
        </w:rPr>
      </w:pPr>
      <w:r w:rsidRPr="00C17238">
        <w:rPr>
          <w:rFonts w:cs="Times New Roman"/>
          <w:noProof/>
        </w:rPr>
        <w:drawing>
          <wp:inline distT="0" distB="0" distL="0" distR="0" wp14:anchorId="12DC3220" wp14:editId="247BBD09">
            <wp:extent cx="2613660" cy="586740"/>
            <wp:effectExtent l="0" t="0" r="0" b="3810"/>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a:picLocks noChangeAspect="1" noChangeArrowheads="1"/>
                    </pic:cNvPicPr>
                  </pic:nvPicPr>
                  <pic:blipFill>
                    <a:blip r:embed="rId205" cstate="screen">
                      <a:extLst>
                        <a:ext uri="{28A0092B-C50C-407E-A947-70E740481C1C}">
                          <a14:useLocalDpi xmlns:a14="http://schemas.microsoft.com/office/drawing/2010/main"/>
                        </a:ext>
                      </a:extLst>
                    </a:blip>
                    <a:srcRect/>
                    <a:stretch>
                      <a:fillRect/>
                    </a:stretch>
                  </pic:blipFill>
                  <pic:spPr bwMode="auto">
                    <a:xfrm>
                      <a:off x="0" y="0"/>
                      <a:ext cx="2613660" cy="586740"/>
                    </a:xfrm>
                    <a:prstGeom prst="rect">
                      <a:avLst/>
                    </a:prstGeom>
                    <a:noFill/>
                    <a:ln>
                      <a:noFill/>
                    </a:ln>
                  </pic:spPr>
                </pic:pic>
              </a:graphicData>
            </a:graphic>
          </wp:inline>
        </w:drawing>
      </w:r>
    </w:p>
    <w:p w14:paraId="73FC40AC" w14:textId="77777777" w:rsidR="00527FAB" w:rsidRPr="00C17238" w:rsidRDefault="00527FAB" w:rsidP="00527FAB">
      <w:pPr>
        <w:jc w:val="both"/>
        <w:rPr>
          <w:rFonts w:cs="Times New Roman"/>
          <w:b/>
        </w:rPr>
      </w:pPr>
    </w:p>
    <w:p w14:paraId="2F49F6E1" w14:textId="77777777" w:rsidR="00527FAB" w:rsidRPr="00C17238" w:rsidRDefault="00527FAB" w:rsidP="00527FAB">
      <w:pPr>
        <w:jc w:val="both"/>
        <w:rPr>
          <w:rFonts w:cs="Times New Roman"/>
          <w:b/>
        </w:rPr>
      </w:pPr>
    </w:p>
    <w:p w14:paraId="4390DAE6" w14:textId="77777777" w:rsidR="00527FAB" w:rsidRPr="00C17238" w:rsidRDefault="00527FAB" w:rsidP="00527FAB">
      <w:pPr>
        <w:jc w:val="both"/>
        <w:rPr>
          <w:rFonts w:cs="Times New Roman"/>
          <w:b/>
        </w:rPr>
      </w:pPr>
      <w:r w:rsidRPr="00C17238">
        <w:rPr>
          <w:rFonts w:cs="Times New Roman"/>
          <w:b/>
        </w:rPr>
        <w:t>Affidavit in lieu of Receipt</w:t>
      </w:r>
    </w:p>
    <w:p w14:paraId="272A7622" w14:textId="77777777" w:rsidR="00527FAB" w:rsidRPr="00C17238" w:rsidRDefault="00527FAB" w:rsidP="00527FAB">
      <w:pPr>
        <w:jc w:val="both"/>
        <w:rPr>
          <w:rFonts w:cs="Times New Roman"/>
          <w:b/>
        </w:rPr>
      </w:pPr>
    </w:p>
    <w:p w14:paraId="2302C242" w14:textId="77777777" w:rsidR="00527FAB" w:rsidRPr="00C17238" w:rsidRDefault="00527FAB" w:rsidP="00527FAB">
      <w:pPr>
        <w:jc w:val="both"/>
        <w:rPr>
          <w:rFonts w:cs="Times New Roman"/>
        </w:rPr>
      </w:pPr>
    </w:p>
    <w:p w14:paraId="3BE31187" w14:textId="77777777" w:rsidR="00527FAB" w:rsidRPr="00C17238" w:rsidRDefault="00527FAB" w:rsidP="00527FAB">
      <w:pPr>
        <w:jc w:val="both"/>
        <w:rPr>
          <w:rFonts w:cs="Times New Roman"/>
        </w:rPr>
      </w:pPr>
    </w:p>
    <w:p w14:paraId="112440B0" w14:textId="77777777" w:rsidR="00527FAB" w:rsidRPr="00C17238" w:rsidRDefault="00527FAB" w:rsidP="00527FAB">
      <w:pPr>
        <w:jc w:val="both"/>
        <w:rPr>
          <w:rFonts w:cs="Times New Roman"/>
        </w:rPr>
      </w:pPr>
      <w:r w:rsidRPr="00C17238">
        <w:rPr>
          <w:rFonts w:cs="Times New Roman"/>
        </w:rPr>
        <w:t>I certify the following charges are true and correct and made for the business purpose outlined below.</w:t>
      </w:r>
    </w:p>
    <w:p w14:paraId="36D24ED8" w14:textId="77777777" w:rsidR="00527FAB" w:rsidRPr="00C17238" w:rsidRDefault="00527FAB" w:rsidP="00527FAB">
      <w:pPr>
        <w:jc w:val="both"/>
        <w:rPr>
          <w:rFonts w:cs="Times New Roman"/>
        </w:rPr>
      </w:pPr>
    </w:p>
    <w:p w14:paraId="3D278312" w14:textId="77777777" w:rsidR="00527FAB" w:rsidRPr="00C17238" w:rsidRDefault="00527FAB" w:rsidP="00527FAB">
      <w:pPr>
        <w:jc w:val="both"/>
        <w:rPr>
          <w:rFonts w:cs="Times New Roman"/>
        </w:rPr>
      </w:pPr>
    </w:p>
    <w:p w14:paraId="2FDC11C5" w14:textId="77777777" w:rsidR="00527FAB" w:rsidRPr="00C17238" w:rsidRDefault="00527FAB" w:rsidP="00527FAB">
      <w:pPr>
        <w:jc w:val="both"/>
        <w:rPr>
          <w:rFonts w:cs="Times New Roman"/>
        </w:rPr>
      </w:pPr>
    </w:p>
    <w:p w14:paraId="28A2904E" w14:textId="77777777" w:rsidR="00527FAB" w:rsidRPr="00C17238" w:rsidRDefault="00527FAB" w:rsidP="00527FAB">
      <w:pPr>
        <w:jc w:val="both"/>
        <w:rPr>
          <w:rFonts w:cs="Times New Roman"/>
          <w:b/>
        </w:rPr>
      </w:pPr>
      <w:r w:rsidRPr="00C17238">
        <w:rPr>
          <w:rFonts w:cs="Times New Roman"/>
          <w:b/>
        </w:rPr>
        <w:t xml:space="preserve">Purpose/Event: </w:t>
      </w:r>
    </w:p>
    <w:p w14:paraId="7F86BCB9" w14:textId="77777777" w:rsidR="00527FAB" w:rsidRPr="00C17238" w:rsidRDefault="00527FAB" w:rsidP="00527FAB">
      <w:pPr>
        <w:jc w:val="both"/>
        <w:rPr>
          <w:rFonts w:cs="Times New Roman"/>
          <w:b/>
        </w:rPr>
      </w:pPr>
    </w:p>
    <w:p w14:paraId="6F0314D8" w14:textId="77777777" w:rsidR="00527FAB" w:rsidRPr="00C17238" w:rsidRDefault="00527FAB" w:rsidP="00527FAB">
      <w:pPr>
        <w:jc w:val="both"/>
        <w:rPr>
          <w:rFonts w:cs="Times New Roman"/>
          <w:b/>
        </w:rPr>
      </w:pPr>
    </w:p>
    <w:p w14:paraId="64438440" w14:textId="77777777" w:rsidR="00527FAB" w:rsidRPr="00C17238" w:rsidRDefault="00527FAB" w:rsidP="00527FAB">
      <w:pPr>
        <w:jc w:val="both"/>
        <w:rPr>
          <w:rFonts w:cs="Times New Roman"/>
        </w:rPr>
      </w:pPr>
      <w:r w:rsidRPr="00C17238">
        <w:rPr>
          <w:rFonts w:cs="Times New Roman"/>
        </w:rPr>
        <w:t xml:space="preserve"> </w:t>
      </w:r>
    </w:p>
    <w:p w14:paraId="0D3566BE" w14:textId="08CB6023" w:rsidR="00527FAB" w:rsidRPr="00C17238" w:rsidRDefault="00527FAB" w:rsidP="00527FAB">
      <w:pPr>
        <w:jc w:val="both"/>
        <w:rPr>
          <w:rFonts w:cs="Times New Roman"/>
          <w:b/>
        </w:rPr>
      </w:pPr>
      <w:r w:rsidRPr="00C17238">
        <w:rPr>
          <w:rFonts w:cs="Times New Roman"/>
          <w:b/>
          <w:u w:val="single"/>
        </w:rPr>
        <w:t>Date</w:t>
      </w:r>
      <w:r w:rsidRPr="00C17238">
        <w:rPr>
          <w:rFonts w:cs="Times New Roman"/>
          <w:b/>
          <w:u w:val="single"/>
        </w:rPr>
        <w:tab/>
      </w:r>
      <w:r w:rsidR="006308EB" w:rsidRPr="00C17238">
        <w:rPr>
          <w:rFonts w:cs="Times New Roman"/>
          <w:b/>
          <w:u w:val="single"/>
        </w:rPr>
        <w:t xml:space="preserve"> </w:t>
      </w:r>
      <w:r w:rsidRPr="00C17238">
        <w:rPr>
          <w:rFonts w:cs="Times New Roman"/>
          <w:b/>
          <w:u w:val="single"/>
        </w:rPr>
        <w:t>Description</w:t>
      </w:r>
      <w:r w:rsidRPr="00C17238">
        <w:rPr>
          <w:rFonts w:cs="Times New Roman"/>
          <w:b/>
          <w:u w:val="single"/>
        </w:rPr>
        <w:tab/>
      </w:r>
      <w:r w:rsidRPr="00C17238">
        <w:rPr>
          <w:rFonts w:cs="Times New Roman"/>
          <w:b/>
          <w:u w:val="single"/>
        </w:rPr>
        <w:tab/>
      </w:r>
      <w:r w:rsidRPr="00C17238">
        <w:rPr>
          <w:rFonts w:cs="Times New Roman"/>
          <w:b/>
          <w:u w:val="single"/>
        </w:rPr>
        <w:tab/>
      </w:r>
      <w:r w:rsidR="006308EB" w:rsidRPr="00C17238">
        <w:rPr>
          <w:rFonts w:cs="Times New Roman"/>
          <w:b/>
          <w:u w:val="single"/>
        </w:rPr>
        <w:t xml:space="preserve"> </w:t>
      </w:r>
      <w:r w:rsidRPr="00C17238">
        <w:rPr>
          <w:rFonts w:cs="Times New Roman"/>
          <w:b/>
          <w:u w:val="single"/>
        </w:rPr>
        <w:t>Amount</w:t>
      </w:r>
      <w:r w:rsidRPr="00C17238">
        <w:rPr>
          <w:rFonts w:cs="Times New Roman"/>
          <w:b/>
          <w:u w:val="single"/>
        </w:rPr>
        <w:tab/>
        <w:t>Payment Method</w:t>
      </w:r>
    </w:p>
    <w:p w14:paraId="54B3322E" w14:textId="77777777" w:rsidR="00527FAB" w:rsidRPr="00C17238" w:rsidRDefault="00527FAB" w:rsidP="00527FAB">
      <w:pPr>
        <w:jc w:val="both"/>
        <w:rPr>
          <w:rFonts w:cs="Times New Roman"/>
        </w:rPr>
      </w:pPr>
    </w:p>
    <w:p w14:paraId="79990086" w14:textId="77777777" w:rsidR="00527FAB" w:rsidRPr="00C17238" w:rsidRDefault="00527FAB" w:rsidP="00527FAB">
      <w:pPr>
        <w:jc w:val="both"/>
        <w:rPr>
          <w:rFonts w:cs="Times New Roman"/>
        </w:rPr>
      </w:pPr>
    </w:p>
    <w:p w14:paraId="7DB61182" w14:textId="77777777" w:rsidR="00527FAB" w:rsidRPr="00C17238" w:rsidRDefault="00527FAB" w:rsidP="00527FAB">
      <w:pPr>
        <w:jc w:val="both"/>
        <w:rPr>
          <w:rFonts w:cs="Times New Roman"/>
        </w:rPr>
      </w:pPr>
    </w:p>
    <w:p w14:paraId="4CCA99BE" w14:textId="77777777" w:rsidR="00527FAB" w:rsidRPr="00C17238" w:rsidRDefault="00527FAB" w:rsidP="00527FAB">
      <w:pPr>
        <w:jc w:val="both"/>
        <w:rPr>
          <w:rFonts w:cs="Times New Roman"/>
        </w:rPr>
      </w:pPr>
      <w:r w:rsidRPr="00C17238">
        <w:rPr>
          <w:rFonts w:cs="Times New Roman"/>
        </w:rPr>
        <w:t>Signed,</w:t>
      </w:r>
    </w:p>
    <w:p w14:paraId="1378EF0F" w14:textId="77777777" w:rsidR="00527FAB" w:rsidRPr="00C17238" w:rsidRDefault="00527FAB" w:rsidP="00527FAB">
      <w:pPr>
        <w:jc w:val="both"/>
        <w:rPr>
          <w:rFonts w:cs="Times New Roman"/>
        </w:rPr>
      </w:pPr>
    </w:p>
    <w:p w14:paraId="2177CE8B" w14:textId="77777777" w:rsidR="00527FAB" w:rsidRPr="00C17238" w:rsidRDefault="00527FAB" w:rsidP="00527FAB">
      <w:pPr>
        <w:jc w:val="both"/>
        <w:rPr>
          <w:rFonts w:cs="Times New Roman"/>
        </w:rPr>
      </w:pPr>
    </w:p>
    <w:p w14:paraId="0C3B77E7" w14:textId="77777777" w:rsidR="00527FAB" w:rsidRPr="00C17238" w:rsidRDefault="00527FAB" w:rsidP="00527FAB">
      <w:pPr>
        <w:jc w:val="both"/>
        <w:rPr>
          <w:rFonts w:cs="Times New Roman"/>
        </w:rPr>
      </w:pPr>
    </w:p>
    <w:p w14:paraId="60737E61" w14:textId="77777777" w:rsidR="00527FAB" w:rsidRPr="00C17238" w:rsidRDefault="00527FAB" w:rsidP="00527FAB">
      <w:pPr>
        <w:jc w:val="both"/>
        <w:rPr>
          <w:rFonts w:cs="Times New Roman"/>
        </w:rPr>
      </w:pPr>
    </w:p>
    <w:p w14:paraId="49C4488C" w14:textId="77777777" w:rsidR="00527FAB" w:rsidRPr="00C17238" w:rsidRDefault="00527FAB" w:rsidP="00527FAB">
      <w:pPr>
        <w:jc w:val="both"/>
        <w:rPr>
          <w:rFonts w:cs="Times New Roman"/>
        </w:rPr>
      </w:pPr>
    </w:p>
    <w:p w14:paraId="0A1FFFA0" w14:textId="77777777" w:rsidR="00527FAB" w:rsidRPr="00C17238" w:rsidRDefault="00527FAB" w:rsidP="00527FAB">
      <w:pPr>
        <w:jc w:val="both"/>
        <w:rPr>
          <w:rFonts w:cs="Times New Roman"/>
        </w:rPr>
      </w:pPr>
      <w:r w:rsidRPr="00C17238">
        <w:rPr>
          <w:rFonts w:cs="Times New Roman"/>
        </w:rPr>
        <w:t>_______________________________</w:t>
      </w:r>
      <w:r w:rsidRPr="00C17238">
        <w:rPr>
          <w:rFonts w:cs="Times New Roman"/>
        </w:rPr>
        <w:tab/>
        <w:t>____________</w:t>
      </w:r>
    </w:p>
    <w:p w14:paraId="089E4BA9" w14:textId="77777777" w:rsidR="00527FAB" w:rsidRPr="00C17238" w:rsidRDefault="00527FAB" w:rsidP="00527FAB">
      <w:pPr>
        <w:jc w:val="both"/>
        <w:rPr>
          <w:rFonts w:cs="Times New Roman"/>
        </w:rPr>
      </w:pPr>
      <w:r w:rsidRPr="00C17238">
        <w:rPr>
          <w:rFonts w:cs="Times New Roman"/>
        </w:rPr>
        <w:t>Name</w:t>
      </w:r>
      <w:r w:rsidRPr="00C17238">
        <w:rPr>
          <w:rFonts w:cs="Times New Roman"/>
        </w:rPr>
        <w:tab/>
      </w:r>
      <w:r w:rsidRPr="00C17238">
        <w:rPr>
          <w:rFonts w:cs="Times New Roman"/>
        </w:rPr>
        <w:tab/>
      </w:r>
      <w:r w:rsidRPr="00C17238">
        <w:rPr>
          <w:rFonts w:cs="Times New Roman"/>
        </w:rPr>
        <w:tab/>
      </w:r>
      <w:r w:rsidRPr="00C17238">
        <w:rPr>
          <w:rFonts w:cs="Times New Roman"/>
        </w:rPr>
        <w:tab/>
        <w:t>Date</w:t>
      </w:r>
      <w:r w:rsidRPr="00C17238">
        <w:rPr>
          <w:rFonts w:cs="Times New Roman"/>
        </w:rPr>
        <w:tab/>
      </w:r>
    </w:p>
    <w:p w14:paraId="3BC93E27" w14:textId="77777777" w:rsidR="00527FAB" w:rsidRPr="00C17238" w:rsidRDefault="00527FAB" w:rsidP="00527FAB">
      <w:pPr>
        <w:jc w:val="both"/>
        <w:rPr>
          <w:rFonts w:cs="Times New Roman"/>
        </w:rPr>
      </w:pPr>
    </w:p>
    <w:p w14:paraId="32623B01" w14:textId="77777777" w:rsidR="00527FAB" w:rsidRPr="00C17238" w:rsidRDefault="00527FAB" w:rsidP="00527FAB">
      <w:pPr>
        <w:jc w:val="both"/>
        <w:rPr>
          <w:rFonts w:cs="Times New Roman"/>
        </w:rPr>
      </w:pPr>
    </w:p>
    <w:p w14:paraId="7D7E7139" w14:textId="77777777" w:rsidR="00527FAB" w:rsidRPr="00C17238" w:rsidRDefault="00527FAB" w:rsidP="00527FAB">
      <w:pPr>
        <w:jc w:val="both"/>
        <w:rPr>
          <w:rFonts w:cs="Times New Roman"/>
        </w:rPr>
      </w:pPr>
    </w:p>
    <w:p w14:paraId="76CA8C11" w14:textId="77777777" w:rsidR="00527FAB" w:rsidRPr="00C17238" w:rsidRDefault="00527FAB" w:rsidP="00527FAB">
      <w:pPr>
        <w:jc w:val="both"/>
        <w:rPr>
          <w:rFonts w:cs="Times New Roman"/>
        </w:rPr>
      </w:pPr>
      <w:r w:rsidRPr="00C17238">
        <w:rPr>
          <w:rFonts w:cs="Times New Roman"/>
          <w:noProof/>
        </w:rPr>
        <w:drawing>
          <wp:inline distT="0" distB="0" distL="0" distR="0" wp14:anchorId="3A0FB9B8" wp14:editId="08548B35">
            <wp:extent cx="4351020" cy="2819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6" cstate="screen">
                      <a:extLst>
                        <a:ext uri="{28A0092B-C50C-407E-A947-70E740481C1C}">
                          <a14:useLocalDpi xmlns:a14="http://schemas.microsoft.com/office/drawing/2010/main"/>
                        </a:ext>
                      </a:extLst>
                    </a:blip>
                    <a:srcRect/>
                    <a:stretch>
                      <a:fillRect/>
                    </a:stretch>
                  </pic:blipFill>
                  <pic:spPr bwMode="auto">
                    <a:xfrm>
                      <a:off x="0" y="0"/>
                      <a:ext cx="4351020" cy="281940"/>
                    </a:xfrm>
                    <a:prstGeom prst="rect">
                      <a:avLst/>
                    </a:prstGeom>
                    <a:noFill/>
                    <a:ln>
                      <a:noFill/>
                    </a:ln>
                  </pic:spPr>
                </pic:pic>
              </a:graphicData>
            </a:graphic>
          </wp:inline>
        </w:drawing>
      </w:r>
    </w:p>
    <w:p w14:paraId="536C6BD3" w14:textId="77777777" w:rsidR="00527FAB" w:rsidRPr="00C17238" w:rsidRDefault="00527FAB" w:rsidP="00527FAB">
      <w:pPr>
        <w:jc w:val="both"/>
        <w:rPr>
          <w:rFonts w:cs="Times New Roman"/>
        </w:rPr>
      </w:pPr>
    </w:p>
    <w:p w14:paraId="01715D0A" w14:textId="77777777" w:rsidR="00527FAB" w:rsidRPr="00C17238" w:rsidRDefault="00527FAB" w:rsidP="00527FAB">
      <w:pPr>
        <w:jc w:val="both"/>
        <w:rPr>
          <w:rFonts w:cs="Times New Roman"/>
        </w:rPr>
      </w:pPr>
    </w:p>
    <w:p w14:paraId="750B04DF" w14:textId="77777777" w:rsidR="00527FAB" w:rsidRPr="00C17238" w:rsidRDefault="00527FAB" w:rsidP="00527FAB">
      <w:pPr>
        <w:rPr>
          <w:rFonts w:cs="Times New Roman"/>
        </w:rPr>
      </w:pPr>
      <w:r w:rsidRPr="00C17238">
        <w:rPr>
          <w:rFonts w:cs="Times New Roman"/>
        </w:rPr>
        <w:br w:type="page"/>
      </w:r>
    </w:p>
    <w:p w14:paraId="42C6E0B7" w14:textId="77777777" w:rsidR="00527FAB" w:rsidRPr="00C17238" w:rsidRDefault="00527FAB" w:rsidP="00527FAB">
      <w:pPr>
        <w:rPr>
          <w:rFonts w:cs="Times New Roman"/>
        </w:rPr>
      </w:pPr>
      <w:bookmarkStart w:id="7403" w:name="_Annex_H"/>
      <w:bookmarkEnd w:id="7403"/>
    </w:p>
    <w:p w14:paraId="62A79BAE" w14:textId="77777777" w:rsidR="00527FAB" w:rsidRPr="00C17238" w:rsidRDefault="00527FAB" w:rsidP="00527FAB">
      <w:pPr>
        <w:rPr>
          <w:rFonts w:cs="Times New Roman"/>
        </w:rPr>
      </w:pPr>
    </w:p>
    <w:p w14:paraId="530C3BD3" w14:textId="77777777" w:rsidR="00527FAB" w:rsidRPr="00C17238" w:rsidRDefault="00527FAB" w:rsidP="00527FAB">
      <w:pPr>
        <w:pStyle w:val="Header"/>
        <w:jc w:val="both"/>
        <w:rPr>
          <w:rFonts w:cs="Times New Roman"/>
        </w:rPr>
      </w:pPr>
      <w:r w:rsidRPr="00C17238">
        <w:rPr>
          <w:rFonts w:cs="Times New Roman"/>
          <w:noProof/>
        </w:rPr>
        <w:drawing>
          <wp:inline distT="0" distB="0" distL="0" distR="0" wp14:anchorId="2E6D2F0C" wp14:editId="2DB29B14">
            <wp:extent cx="2613660" cy="586740"/>
            <wp:effectExtent l="0" t="0" r="0" b="3810"/>
            <wp:docPr id="306" name="Picture 30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descr="Text&#10;&#10;Description automatically generated"/>
                    <pic:cNvPicPr>
                      <a:picLocks noChangeAspect="1" noChangeArrowheads="1"/>
                    </pic:cNvPicPr>
                  </pic:nvPicPr>
                  <pic:blipFill>
                    <a:blip r:embed="rId205" cstate="screen">
                      <a:extLst>
                        <a:ext uri="{28A0092B-C50C-407E-A947-70E740481C1C}">
                          <a14:useLocalDpi xmlns:a14="http://schemas.microsoft.com/office/drawing/2010/main"/>
                        </a:ext>
                      </a:extLst>
                    </a:blip>
                    <a:srcRect/>
                    <a:stretch>
                      <a:fillRect/>
                    </a:stretch>
                  </pic:blipFill>
                  <pic:spPr bwMode="auto">
                    <a:xfrm>
                      <a:off x="0" y="0"/>
                      <a:ext cx="2613660" cy="586740"/>
                    </a:xfrm>
                    <a:prstGeom prst="rect">
                      <a:avLst/>
                    </a:prstGeom>
                    <a:noFill/>
                    <a:ln>
                      <a:noFill/>
                    </a:ln>
                  </pic:spPr>
                </pic:pic>
              </a:graphicData>
            </a:graphic>
          </wp:inline>
        </w:drawing>
      </w:r>
    </w:p>
    <w:p w14:paraId="175FF0C9" w14:textId="77777777" w:rsidR="00527FAB" w:rsidRPr="00C17238" w:rsidRDefault="00527FAB" w:rsidP="00AE2220">
      <w:pPr>
        <w:pStyle w:val="Heading1"/>
      </w:pPr>
      <w:bookmarkStart w:id="7404" w:name="_Acknowledgment_of_Receipt"/>
      <w:bookmarkStart w:id="7405" w:name="_Toc27378814"/>
      <w:bookmarkStart w:id="7406" w:name="_Toc222754839"/>
      <w:bookmarkEnd w:id="7404"/>
      <w:r w:rsidRPr="00C17238">
        <w:t>Acknowledgment of Receipt and Compliance to Policies</w:t>
      </w:r>
      <w:bookmarkEnd w:id="7405"/>
      <w:bookmarkEnd w:id="7406"/>
    </w:p>
    <w:p w14:paraId="56A50E68" w14:textId="77777777" w:rsidR="00527FAB" w:rsidRPr="00C17238" w:rsidRDefault="00527FAB" w:rsidP="00527FAB">
      <w:pPr>
        <w:jc w:val="both"/>
        <w:rPr>
          <w:rFonts w:cs="Times New Roman"/>
        </w:rPr>
      </w:pPr>
    </w:p>
    <w:p w14:paraId="15269F40" w14:textId="1030F313" w:rsidR="00527FAB" w:rsidRPr="00C17238" w:rsidRDefault="00527FAB" w:rsidP="00527FAB">
      <w:pPr>
        <w:jc w:val="both"/>
        <w:rPr>
          <w:rFonts w:cs="Times New Roman"/>
        </w:rPr>
      </w:pPr>
      <w:r w:rsidRPr="00C17238">
        <w:rPr>
          <w:rFonts w:cs="Times New Roman"/>
        </w:rPr>
        <w:t xml:space="preserve">I hereby acknowledge that I have received the </w:t>
      </w:r>
      <w:r w:rsidR="00B8238B">
        <w:rPr>
          <w:rFonts w:cs="Times New Roman"/>
        </w:rPr>
        <w:t>Honduras</w:t>
      </w:r>
      <w:r w:rsidRPr="00C17238">
        <w:rPr>
          <w:rFonts w:cs="Times New Roman"/>
        </w:rPr>
        <w:t xml:space="preserve"> Supplemental Manual for Personnel and Operations (herein referred to as “MANUAL”) for Partners </w:t>
      </w:r>
      <w:r w:rsidR="00B8238B">
        <w:rPr>
          <w:rFonts w:cs="Times New Roman"/>
        </w:rPr>
        <w:t>Honduras</w:t>
      </w:r>
      <w:r w:rsidRPr="00C17238">
        <w:rPr>
          <w:rFonts w:cs="Times New Roman"/>
        </w:rPr>
        <w:t xml:space="preserve">. I understand that the purpose of the MANUAL is to acquaint employees with the policies and procedures of Partners </w:t>
      </w:r>
      <w:r w:rsidR="00B8238B">
        <w:rPr>
          <w:rFonts w:cs="Times New Roman"/>
        </w:rPr>
        <w:t>Honduras</w:t>
      </w:r>
      <w:r w:rsidRPr="00C17238">
        <w:rPr>
          <w:rFonts w:cs="Times New Roman"/>
        </w:rPr>
        <w:t xml:space="preserve">, and to act as a reference for employees. I understand that the MANUAL reflects the policies and procedures in effect this date which may be changed by Partners </w:t>
      </w:r>
      <w:r w:rsidR="00B8238B">
        <w:rPr>
          <w:rFonts w:cs="Times New Roman"/>
        </w:rPr>
        <w:t>Honduras</w:t>
      </w:r>
      <w:r w:rsidRPr="00C17238">
        <w:rPr>
          <w:rFonts w:cs="Times New Roman"/>
        </w:rPr>
        <w:t xml:space="preserve">. </w:t>
      </w:r>
    </w:p>
    <w:p w14:paraId="05B80A35" w14:textId="77777777" w:rsidR="00527FAB" w:rsidRPr="00C17238" w:rsidRDefault="00527FAB" w:rsidP="00527FAB">
      <w:pPr>
        <w:jc w:val="both"/>
        <w:rPr>
          <w:rFonts w:cs="Times New Roman"/>
        </w:rPr>
      </w:pPr>
    </w:p>
    <w:p w14:paraId="006C5053" w14:textId="6813C2BE" w:rsidR="00527FAB" w:rsidRPr="00C17238" w:rsidRDefault="00527FAB" w:rsidP="00527FAB">
      <w:pPr>
        <w:jc w:val="both"/>
        <w:rPr>
          <w:rFonts w:cs="Times New Roman"/>
        </w:rPr>
      </w:pPr>
      <w:r w:rsidRPr="00C17238">
        <w:rPr>
          <w:rFonts w:cs="Times New Roman"/>
        </w:rPr>
        <w:t xml:space="preserve">I understand that I am bound by the provisions of this MANUAL and that it is my responsibility to read and adhered to the contents set forth in the MANUAL. Furthermore, I acknowledge these policies and procedures as conditions of employment with the Partners </w:t>
      </w:r>
      <w:r w:rsidR="00B8238B">
        <w:rPr>
          <w:rFonts w:cs="Times New Roman"/>
        </w:rPr>
        <w:t>Honduras</w:t>
      </w:r>
      <w:r w:rsidRPr="00C17238">
        <w:rPr>
          <w:rFonts w:cs="Times New Roman"/>
        </w:rPr>
        <w:t xml:space="preserve">. I agree to comply with all policies contained within the MANUAL and to ask my supervisor any questions that I may have about it. </w:t>
      </w:r>
    </w:p>
    <w:p w14:paraId="5652350D" w14:textId="77777777" w:rsidR="00527FAB" w:rsidRPr="00C17238" w:rsidRDefault="00527FAB" w:rsidP="00527FAB">
      <w:pPr>
        <w:jc w:val="both"/>
        <w:rPr>
          <w:rFonts w:cs="Times New Roman"/>
        </w:rPr>
      </w:pPr>
    </w:p>
    <w:p w14:paraId="2ACA16B5" w14:textId="77777777" w:rsidR="00527FAB" w:rsidRPr="00C17238" w:rsidRDefault="00527FAB" w:rsidP="00527FAB">
      <w:pPr>
        <w:jc w:val="both"/>
        <w:rPr>
          <w:rFonts w:cs="Times New Roman"/>
        </w:rPr>
      </w:pPr>
    </w:p>
    <w:p w14:paraId="25D5DAAC" w14:textId="005BCB22" w:rsidR="00527FAB" w:rsidRPr="00C17238" w:rsidRDefault="00527FAB" w:rsidP="00AE2220">
      <w:pPr>
        <w:rPr>
          <w:rFonts w:cs="Times New Roman"/>
        </w:rPr>
      </w:pPr>
      <w:r w:rsidRPr="00C17238">
        <w:rPr>
          <w:rFonts w:cs="Times New Roman"/>
        </w:rPr>
        <w:t>Print Name:_______________________________________________________________</w:t>
      </w:r>
    </w:p>
    <w:p w14:paraId="1832C5D0" w14:textId="77777777" w:rsidR="00527FAB" w:rsidRPr="00C17238" w:rsidRDefault="00527FAB" w:rsidP="00527FAB">
      <w:pPr>
        <w:jc w:val="both"/>
        <w:rPr>
          <w:rFonts w:cs="Times New Roman"/>
        </w:rPr>
      </w:pPr>
    </w:p>
    <w:p w14:paraId="6EDB816B" w14:textId="77777777" w:rsidR="00527FAB" w:rsidRPr="00C17238" w:rsidRDefault="00527FAB" w:rsidP="00527FAB">
      <w:pPr>
        <w:jc w:val="both"/>
        <w:rPr>
          <w:rFonts w:cs="Times New Roman"/>
        </w:rPr>
      </w:pPr>
    </w:p>
    <w:p w14:paraId="7600E34C" w14:textId="77777777" w:rsidR="00527FAB" w:rsidRPr="00C17238" w:rsidRDefault="00527FAB" w:rsidP="00527FAB">
      <w:pPr>
        <w:jc w:val="both"/>
        <w:rPr>
          <w:rFonts w:cs="Times New Roman"/>
        </w:rPr>
      </w:pPr>
    </w:p>
    <w:p w14:paraId="48FE4DD1" w14:textId="77777777" w:rsidR="000B4A3E" w:rsidRDefault="00527FAB" w:rsidP="00AE2220">
      <w:pPr>
        <w:rPr>
          <w:rFonts w:cs="Times New Roman"/>
        </w:rPr>
      </w:pPr>
      <w:r w:rsidRPr="00C17238">
        <w:rPr>
          <w:rFonts w:cs="Times New Roman"/>
        </w:rPr>
        <w:t xml:space="preserve">Employee Signature:________________________________________________________ </w:t>
      </w:r>
    </w:p>
    <w:p w14:paraId="0901918D" w14:textId="77777777" w:rsidR="000B4A3E" w:rsidRDefault="000B4A3E" w:rsidP="00AE2220">
      <w:pPr>
        <w:rPr>
          <w:rFonts w:cs="Times New Roman"/>
        </w:rPr>
      </w:pPr>
    </w:p>
    <w:p w14:paraId="1B1CDD83" w14:textId="5EFC1D6C" w:rsidR="00527FAB" w:rsidRPr="00C17238" w:rsidRDefault="00527FAB" w:rsidP="00AE2220">
      <w:pPr>
        <w:rPr>
          <w:rFonts w:cs="Times New Roman"/>
        </w:rPr>
      </w:pPr>
      <w:r w:rsidRPr="00C17238">
        <w:rPr>
          <w:rFonts w:cs="Times New Roman"/>
        </w:rPr>
        <w:t>Date:___________________</w:t>
      </w:r>
    </w:p>
    <w:p w14:paraId="3D6AAAA7" w14:textId="77777777" w:rsidR="00527FAB" w:rsidRPr="00C17238" w:rsidRDefault="00527FAB" w:rsidP="00527FAB">
      <w:pPr>
        <w:jc w:val="both"/>
        <w:rPr>
          <w:rFonts w:cs="Times New Roman"/>
        </w:rPr>
      </w:pPr>
    </w:p>
    <w:p w14:paraId="4021AE1F" w14:textId="77777777" w:rsidR="00527FAB" w:rsidRPr="00C17238" w:rsidRDefault="00527FAB" w:rsidP="00527FAB">
      <w:pPr>
        <w:jc w:val="both"/>
        <w:rPr>
          <w:rFonts w:cs="Times New Roman"/>
        </w:rPr>
      </w:pPr>
    </w:p>
    <w:p w14:paraId="6721B2DA" w14:textId="77777777" w:rsidR="00527FAB" w:rsidRPr="00C17238" w:rsidRDefault="00527FAB" w:rsidP="00527FAB">
      <w:pPr>
        <w:jc w:val="both"/>
        <w:rPr>
          <w:rFonts w:cs="Times New Roman"/>
        </w:rPr>
      </w:pPr>
    </w:p>
    <w:p w14:paraId="12D73C00" w14:textId="77777777" w:rsidR="00527FAB" w:rsidRPr="00C17238" w:rsidRDefault="00527FAB" w:rsidP="00527FAB">
      <w:pPr>
        <w:jc w:val="both"/>
        <w:rPr>
          <w:rFonts w:cs="Times New Roman"/>
        </w:rPr>
      </w:pPr>
    </w:p>
    <w:p w14:paraId="66258791" w14:textId="77777777" w:rsidR="00527FAB" w:rsidRPr="00C17238" w:rsidRDefault="00527FAB" w:rsidP="00527FAB">
      <w:pPr>
        <w:jc w:val="both"/>
        <w:rPr>
          <w:rFonts w:cs="Times New Roman"/>
        </w:rPr>
      </w:pPr>
    </w:p>
    <w:p w14:paraId="48CEAF06" w14:textId="77777777" w:rsidR="00527FAB" w:rsidRPr="00C17238" w:rsidRDefault="00527FAB" w:rsidP="00527FAB">
      <w:pPr>
        <w:jc w:val="both"/>
        <w:rPr>
          <w:rFonts w:cs="Times New Roman"/>
        </w:rPr>
      </w:pPr>
    </w:p>
    <w:p w14:paraId="3C1D61DB" w14:textId="77777777" w:rsidR="00527FAB" w:rsidRPr="00C17238" w:rsidRDefault="00527FAB" w:rsidP="00527FAB">
      <w:pPr>
        <w:jc w:val="both"/>
        <w:rPr>
          <w:rFonts w:cs="Times New Roman"/>
        </w:rPr>
      </w:pPr>
    </w:p>
    <w:p w14:paraId="4E3FDEE2" w14:textId="77777777" w:rsidR="00527FAB" w:rsidRPr="00C17238" w:rsidRDefault="00527FAB" w:rsidP="00527FAB">
      <w:pPr>
        <w:rPr>
          <w:rFonts w:cs="Times New Roman"/>
        </w:rPr>
      </w:pPr>
      <w:r w:rsidRPr="00C17238">
        <w:rPr>
          <w:rFonts w:cs="Times New Roman"/>
          <w:noProof/>
        </w:rPr>
        <w:drawing>
          <wp:anchor distT="0" distB="0" distL="114300" distR="114300" simplePos="0" relativeHeight="251658242" behindDoc="1" locked="0" layoutInCell="1" allowOverlap="1" wp14:anchorId="37F41F30" wp14:editId="2B5D54DF">
            <wp:simplePos x="0" y="0"/>
            <wp:positionH relativeFrom="column">
              <wp:posOffset>1608667</wp:posOffset>
            </wp:positionH>
            <wp:positionV relativeFrom="paragraph">
              <wp:posOffset>1296670</wp:posOffset>
            </wp:positionV>
            <wp:extent cx="4351020" cy="281940"/>
            <wp:effectExtent l="0" t="0" r="0" b="3810"/>
            <wp:wrapTight wrapText="bothSides">
              <wp:wrapPolygon edited="0">
                <wp:start x="0" y="0"/>
                <wp:lineTo x="0" y="20432"/>
                <wp:lineTo x="21468" y="20432"/>
                <wp:lineTo x="21468" y="0"/>
                <wp:lineTo x="0" y="0"/>
              </wp:wrapPolygon>
            </wp:wrapTight>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6" cstate="screen">
                      <a:extLst>
                        <a:ext uri="{28A0092B-C50C-407E-A947-70E740481C1C}">
                          <a14:useLocalDpi xmlns:a14="http://schemas.microsoft.com/office/drawing/2010/main"/>
                        </a:ext>
                      </a:extLst>
                    </a:blip>
                    <a:srcRect/>
                    <a:stretch>
                      <a:fillRect/>
                    </a:stretch>
                  </pic:blipFill>
                  <pic:spPr bwMode="auto">
                    <a:xfrm>
                      <a:off x="0" y="0"/>
                      <a:ext cx="4351020" cy="281940"/>
                    </a:xfrm>
                    <a:prstGeom prst="rect">
                      <a:avLst/>
                    </a:prstGeom>
                    <a:noFill/>
                    <a:ln>
                      <a:noFill/>
                    </a:ln>
                  </pic:spPr>
                </pic:pic>
              </a:graphicData>
            </a:graphic>
          </wp:anchor>
        </w:drawing>
      </w:r>
    </w:p>
    <w:p w14:paraId="03565328" w14:textId="77777777" w:rsidR="00527FAB" w:rsidRPr="00C17238" w:rsidRDefault="00527FAB" w:rsidP="00527FAB">
      <w:pPr>
        <w:rPr>
          <w:rFonts w:cs="Times New Roman"/>
        </w:rPr>
      </w:pPr>
    </w:p>
    <w:p w14:paraId="21C0CAD9" w14:textId="77777777" w:rsidR="003557CB" w:rsidRPr="00C17238" w:rsidRDefault="003557CB">
      <w:pPr>
        <w:rPr>
          <w:rFonts w:cs="Times New Roman"/>
        </w:rPr>
      </w:pPr>
    </w:p>
    <w:sectPr w:rsidR="003557CB" w:rsidRPr="00C17238" w:rsidSect="00E63CD6">
      <w:footerReference w:type="default" r:id="rId20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64" w:author="Megan Ash" w:date="2026-01-14T11:01:00Z" w:initials="MA">
    <w:p w14:paraId="519D26BA" w14:textId="77777777" w:rsidR="00956C8C" w:rsidRDefault="002F4BE6" w:rsidP="00956C8C">
      <w:pPr>
        <w:pStyle w:val="CommentText"/>
      </w:pPr>
      <w:r>
        <w:rPr>
          <w:rStyle w:val="CommentReference"/>
        </w:rPr>
        <w:annotationRef/>
      </w:r>
      <w:r w:rsidR="00956C8C">
        <w:rPr>
          <w:highlight w:val="magenta"/>
        </w:rPr>
        <w:t>Danielle: Is this still the case?</w:t>
      </w:r>
    </w:p>
  </w:comment>
  <w:comment w:id="669" w:author="Megan Ash" w:date="2026-01-14T11:04:00Z" w:initials="MA">
    <w:p w14:paraId="61B68077" w14:textId="77777777" w:rsidR="00956C8C" w:rsidRDefault="001D7FC4" w:rsidP="00956C8C">
      <w:pPr>
        <w:pStyle w:val="CommentText"/>
      </w:pPr>
      <w:r>
        <w:rPr>
          <w:rStyle w:val="CommentReference"/>
        </w:rPr>
        <w:annotationRef/>
      </w:r>
      <w:r w:rsidR="00956C8C">
        <w:rPr>
          <w:highlight w:val="magenta"/>
        </w:rPr>
        <w:t>Controller? Or keep as CEO?</w:t>
      </w:r>
    </w:p>
  </w:comment>
  <w:comment w:id="691" w:author="Megan Ash" w:date="2026-01-14T11:13:00Z" w:initials="MA">
    <w:p w14:paraId="415AD165" w14:textId="77777777" w:rsidR="00556354" w:rsidRDefault="006D20BC" w:rsidP="00556354">
      <w:pPr>
        <w:pStyle w:val="CommentText"/>
      </w:pPr>
      <w:r>
        <w:rPr>
          <w:rStyle w:val="CommentReference"/>
        </w:rPr>
        <w:annotationRef/>
      </w:r>
      <w:r w:rsidR="00556354">
        <w:rPr>
          <w:highlight w:val="magenta"/>
        </w:rPr>
        <w:t>Controller? Or keep as CEO?</w:t>
      </w:r>
    </w:p>
  </w:comment>
  <w:comment w:id="710" w:author="Megan Ash" w:date="2026-01-14T11:25:00Z" w:initials="MA">
    <w:p w14:paraId="31F10BB5" w14:textId="77777777" w:rsidR="00556354" w:rsidRDefault="00CD0602" w:rsidP="00556354">
      <w:pPr>
        <w:pStyle w:val="CommentText"/>
      </w:pPr>
      <w:r>
        <w:rPr>
          <w:rStyle w:val="CommentReference"/>
        </w:rPr>
        <w:annotationRef/>
      </w:r>
      <w:r w:rsidR="00556354">
        <w:rPr>
          <w:highlight w:val="magenta"/>
        </w:rPr>
        <w:t>Controller? Or keep as CEO?</w:t>
      </w:r>
    </w:p>
  </w:comment>
  <w:comment w:id="712" w:author="Megan Ash" w:date="2026-01-14T11:25:00Z" w:initials="MA">
    <w:p w14:paraId="2FE77484" w14:textId="77777777" w:rsidR="00556354" w:rsidRDefault="00CD0602" w:rsidP="00556354">
      <w:pPr>
        <w:pStyle w:val="CommentText"/>
      </w:pPr>
      <w:r>
        <w:rPr>
          <w:rStyle w:val="CommentReference"/>
        </w:rPr>
        <w:annotationRef/>
      </w:r>
      <w:r w:rsidR="00556354">
        <w:rPr>
          <w:highlight w:val="magenta"/>
        </w:rPr>
        <w:t>Controller? Or keep as CEO?</w:t>
      </w:r>
    </w:p>
  </w:comment>
  <w:comment w:id="737" w:author="Catalina Ipas" w:date="2025-09-08T14:22:00Z" w:initials="CI">
    <w:p w14:paraId="38746DBF" w14:textId="4A6DD41F" w:rsidR="004541AA" w:rsidRDefault="00BE3B8B">
      <w:pPr>
        <w:pStyle w:val="CommentText"/>
      </w:pPr>
      <w:r>
        <w:rPr>
          <w:rStyle w:val="CommentReference"/>
        </w:rPr>
        <w:annotationRef/>
      </w:r>
      <w:r w:rsidRPr="36BFC8CC">
        <w:t>Artículo 12. Se prohíbe la discriminación por motivo de raza, religión, credos políticos y situación económica, en los establecimientos de asistencia social, educación, cultura, diversión o comercio, que funcionen para el uso o beneficio general en las empresas o sitios de trabajo, de propiedad particular o del Estado. La posición social o el acceso que los trabajadores puedan tener a los establecimientos a que se refiere este artículo, no podrá condicionarse al monto de sus salarios ni a la importancia de los cargos que desempeñen.</w:t>
      </w:r>
    </w:p>
  </w:comment>
  <w:comment w:id="738" w:author="Catalina Ipas" w:date="2025-09-08T14:34:00Z" w:initials="CI">
    <w:p w14:paraId="56B560F0" w14:textId="1816CD43" w:rsidR="004541AA" w:rsidRDefault="00BE3B8B">
      <w:pPr>
        <w:pStyle w:val="CommentText"/>
      </w:pPr>
      <w:r>
        <w:rPr>
          <w:rStyle w:val="CommentReference"/>
        </w:rPr>
        <w:annotationRef/>
      </w:r>
      <w:r w:rsidRPr="04A73313">
        <w:t>Artículo 367. Para fijar el importe del salario en cada clase de trabajo, se deben tomar en cuenta la intensidad y calidad del mismo, clima y condiciones de vida, y el tiempo de servicio del trabajador. A trabajo igual debe corresponder salario igual, sin discriminación alguna, siempre que el puesto, la jornada y las condiciones de eficiencia y tiempo de servicio, dentro de la misma empresa, sean también iguales, comprendiendo en éste, tanto los pagos hechos por cuota diaria, como las gratificaciones, percepciones, habitación y cualquier otra cantidad que sea entregada a un trabajador a cambio de su labor ordinaria. No pueden establecerse diferencias en el salario por razones de edad, sexo, nacionalidad, raza, religión, opinión política o actividades sindicales.</w:t>
      </w:r>
    </w:p>
  </w:comment>
  <w:comment w:id="739" w:author="Catalina Ipas" w:date="2025-09-08T15:12:00Z" w:initials="CI">
    <w:p w14:paraId="7319F2AE" w14:textId="67BA0982" w:rsidR="004541AA" w:rsidRDefault="00BE3B8B">
      <w:pPr>
        <w:pStyle w:val="CommentText"/>
      </w:pPr>
      <w:r>
        <w:rPr>
          <w:rStyle w:val="CommentReference"/>
        </w:rPr>
        <w:annotationRef/>
      </w:r>
      <w:r w:rsidRPr="2C3C095F">
        <w:t>código penal Discriminación Laboral Art. 295</w:t>
      </w:r>
    </w:p>
  </w:comment>
  <w:comment w:id="792" w:author="Catalina Ipas" w:date="2025-09-08T14:31:00Z" w:initials="CI">
    <w:p w14:paraId="7B3FC470" w14:textId="43F41B87" w:rsidR="004541AA" w:rsidRDefault="00BE3B8B">
      <w:pPr>
        <w:pStyle w:val="CommentText"/>
      </w:pPr>
      <w:r>
        <w:rPr>
          <w:rStyle w:val="CommentReference"/>
        </w:rPr>
        <w:annotationRef/>
      </w:r>
      <w:r w:rsidRPr="31F44338">
        <w:rPr>
          <w:b/>
          <w:bCs/>
        </w:rPr>
        <w:t>Ley de Equidad y Desarrollo Integral para las Personas con Discapacidad (Decreto nº 160-2005) art 32</w:t>
      </w:r>
    </w:p>
  </w:comment>
  <w:comment w:id="848" w:author="Catalina Ipas" w:date="1900-01-01T00:00:00Z" w:initials="CI">
    <w:p w14:paraId="691F2DBC" w14:textId="6B4FDCA7" w:rsidR="004541AA" w:rsidRDefault="00BE3B8B">
      <w:pPr>
        <w:pStyle w:val="CommentText"/>
      </w:pPr>
      <w:r>
        <w:rPr>
          <w:rStyle w:val="CommentReference"/>
        </w:rPr>
        <w:annotationRef/>
      </w:r>
      <w:r w:rsidRPr="115F80F1">
        <w:t>147 A administrativa, docente o análoga, cause a la víctima inestabilidad laboral, descalificación en el desempeño de su trabajo o para ascensos laborales o le impida el acceso a un puesto de trabajo; como represalias al rechazo de actos indecorosos realizados a través de insinuaciones o solicitud de favores de carácter sexual para sí o para un tercero, incurrirá en el delito de hostigamiento sexual y será sancionado con pena de reclusión de uno (1) a tres (3) años o de inhabilitación especial por ese mismo período, cuando proceda, siempre y cuando las insinuaciones o solicitud de favores sexuales hubiesen sido rechazadas ante quien la formula o se hubiesen, puesto oportunamente, en conocimiento de la autoridad jerárquica laboral o del gremio a que está afiliado el sujeto pasivo.  </w:t>
      </w:r>
    </w:p>
  </w:comment>
  <w:comment w:id="849" w:author="Catalina Ipas" w:date="2025-10-08T12:41:00Z" w:initials="CI">
    <w:p w14:paraId="310190EA" w14:textId="353185D8" w:rsidR="004541AA" w:rsidRDefault="00BE3B8B">
      <w:pPr>
        <w:pStyle w:val="CommentText"/>
      </w:pPr>
      <w:r>
        <w:rPr>
          <w:rStyle w:val="CommentReference"/>
        </w:rPr>
        <w:annotationRef/>
      </w:r>
      <w:r w:rsidRPr="6E1175A6">
        <w:t>El Código de Trabajo de Honduras no regula el acoso sexual en el lugar de trabajo; por eso, los empleadores tienen que diseñar sus propias regulaciones, definir qué constituye un acoso sexual, los procedimientos a seguir, y las sanciones apropiadas dentro de sus Reglas de Trabajo. Los empleados acosados deben notificar a la persona o departamento correspondiente dentro de la empresa, tras lo cual, el empleado debe notificar al Departamento de Trabajo del Estado, que procederá con la investigación inmediata del reclamo que le presenten.</w:t>
      </w:r>
    </w:p>
    <w:p w14:paraId="17176A78" w14:textId="4DE0860F" w:rsidR="004541AA" w:rsidRDefault="004541AA">
      <w:pPr>
        <w:pStyle w:val="CommentText"/>
      </w:pPr>
    </w:p>
  </w:comment>
  <w:comment w:id="969" w:author="Megan Ash" w:date="2026-01-15T15:25:00Z" w:initials="MA">
    <w:p w14:paraId="6B5E7B13" w14:textId="77777777" w:rsidR="00317EC8" w:rsidRDefault="009C22CA" w:rsidP="00317EC8">
      <w:pPr>
        <w:pStyle w:val="CommentText"/>
      </w:pPr>
      <w:r>
        <w:rPr>
          <w:rStyle w:val="CommentReference"/>
        </w:rPr>
        <w:annotationRef/>
      </w:r>
      <w:r w:rsidR="00317EC8">
        <w:rPr>
          <w:highlight w:val="magenta"/>
        </w:rPr>
        <w:t>Should this link to Annex F - Complaint Procedure?</w:t>
      </w:r>
    </w:p>
  </w:comment>
  <w:comment w:id="1000" w:author="Megan Ash" w:date="2026-01-15T15:51:00Z" w:initials="MA">
    <w:p w14:paraId="0A8B654D" w14:textId="77777777" w:rsidR="00317EC8" w:rsidRDefault="00F34324" w:rsidP="00317EC8">
      <w:pPr>
        <w:pStyle w:val="CommentText"/>
      </w:pPr>
      <w:r>
        <w:rPr>
          <w:rStyle w:val="CommentReference"/>
        </w:rPr>
        <w:annotationRef/>
      </w:r>
      <w:r w:rsidR="00317EC8">
        <w:rPr>
          <w:highlight w:val="magenta"/>
        </w:rPr>
        <w:t>Confirm we still have this</w:t>
      </w:r>
    </w:p>
  </w:comment>
  <w:comment w:id="1139" w:author="Catalina Ipas" w:date="2025-10-08T13:02:00Z" w:initials="CI">
    <w:p w14:paraId="476F82E9" w14:textId="387D3654" w:rsidR="004541AA" w:rsidRDefault="00BE3B8B">
      <w:pPr>
        <w:pStyle w:val="CommentText"/>
      </w:pPr>
      <w:r>
        <w:rPr>
          <w:rStyle w:val="CommentReference"/>
        </w:rPr>
        <w:annotationRef/>
      </w:r>
      <w:r w:rsidRPr="1E908A04">
        <w:t>NO MENTION</w:t>
      </w:r>
    </w:p>
  </w:comment>
  <w:comment w:id="1191" w:author="Roger Sanchez" w:date="2026-02-21T16:08:00Z" w:initials="RS">
    <w:p w14:paraId="0C196181" w14:textId="5B23F80B" w:rsidR="004A4796" w:rsidRDefault="004A4796">
      <w:pPr>
        <w:pStyle w:val="CommentText"/>
      </w:pPr>
      <w:r>
        <w:rPr>
          <w:rStyle w:val="CommentReference"/>
        </w:rPr>
        <w:annotationRef/>
      </w:r>
      <w:r>
        <w:fldChar w:fldCharType="begin"/>
      </w:r>
      <w:r>
        <w:instrText xml:space="preserve"> HYPERLINK "mailto:Ggarcia@partners.net"</w:instrText>
      </w:r>
      <w:bookmarkStart w:id="1192" w:name="_@_2B6CA5DD120F488683244CF394D8CE3EZ"/>
      <w:r>
        <w:fldChar w:fldCharType="separate"/>
      </w:r>
      <w:bookmarkEnd w:id="1192"/>
      <w:r w:rsidRPr="32B15C6D">
        <w:rPr>
          <w:rStyle w:val="Mention"/>
          <w:noProof/>
        </w:rPr>
        <w:t>@Gloria Garcia Fiallos</w:t>
      </w:r>
      <w:r>
        <w:fldChar w:fldCharType="end"/>
      </w:r>
      <w:r w:rsidRPr="328A5470">
        <w:t xml:space="preserve"> Puede ser útil revisar con María Elena qué establece la legislación laboral sobre este punto y si existe alguna referencia normativa que podamos incluir.</w:t>
      </w:r>
    </w:p>
  </w:comment>
  <w:comment w:id="1203" w:author="Megan Ash" w:date="2026-01-15T17:23:00Z" w:initials="MA">
    <w:p w14:paraId="7AEB5272" w14:textId="77777777" w:rsidR="00317EC8" w:rsidRDefault="00130690" w:rsidP="00317EC8">
      <w:pPr>
        <w:pStyle w:val="CommentText"/>
      </w:pPr>
      <w:r>
        <w:rPr>
          <w:rStyle w:val="CommentReference"/>
        </w:rPr>
        <w:annotationRef/>
      </w:r>
      <w:r w:rsidR="00317EC8">
        <w:rPr>
          <w:highlight w:val="magenta"/>
        </w:rPr>
        <w:t>Danielle - review contradictions - first sentence says a positive test will result in termination without exceptions, but then exceptions are listed - this language needs to be clarified based on actual POA policy</w:t>
      </w:r>
    </w:p>
  </w:comment>
  <w:comment w:id="1206" w:author="Roger Sanchez" w:date="2026-02-21T16:11:00Z" w:initials="RS">
    <w:p w14:paraId="2AA30672" w14:textId="02C35B12" w:rsidR="004A4796" w:rsidRDefault="004A4796">
      <w:pPr>
        <w:pStyle w:val="CommentText"/>
      </w:pPr>
      <w:r>
        <w:rPr>
          <w:rStyle w:val="CommentReference"/>
        </w:rPr>
        <w:annotationRef/>
      </w:r>
      <w:r w:rsidRPr="4B157F87">
        <w:t>Not relevant to HN</w:t>
      </w:r>
    </w:p>
  </w:comment>
  <w:comment w:id="1525" w:author="Catalina Ipas" w:date="2025-03-13T12:59:00Z" w:initials="CI">
    <w:p w14:paraId="3157BD08" w14:textId="07F20626" w:rsidR="004541AA" w:rsidRDefault="000871E7">
      <w:pPr>
        <w:pStyle w:val="CommentText"/>
      </w:pPr>
      <w:r>
        <w:rPr>
          <w:rStyle w:val="CommentReference"/>
        </w:rPr>
        <w:annotationRef/>
      </w:r>
      <w:r w:rsidRPr="794E1B73">
        <w:t>art 152 Santé et sécurité</w:t>
      </w:r>
    </w:p>
  </w:comment>
  <w:comment w:id="1526" w:author="Catalina Ipas" w:date="2025-05-05T17:44:00Z" w:initials="CI">
    <w:p w14:paraId="483EDA49" w14:textId="5924E30A" w:rsidR="004541AA" w:rsidRDefault="000871E7">
      <w:pPr>
        <w:pStyle w:val="CommentText"/>
      </w:pPr>
      <w:r>
        <w:rPr>
          <w:rStyle w:val="CommentReference"/>
        </w:rPr>
        <w:annotationRef/>
      </w:r>
      <w:r w:rsidRPr="1D6660B2">
        <w:t>Occupational health and safety services cover all companies and activities governed by this code. The costs required for these services are borne by the employer. The nature of the services and the conditions under which they are granted are determined by regulatory texts or by collective agreements, in accordance with the provisions of this title.</w:t>
      </w:r>
    </w:p>
  </w:comment>
  <w:comment w:id="1635" w:author="Danielle Martin" w:date="2024-10-12T22:06:00Z" w:initials="DM">
    <w:p w14:paraId="4A16E546" w14:textId="4F797671" w:rsidR="00C034D1" w:rsidRDefault="008F6622" w:rsidP="008B3799">
      <w:pPr>
        <w:pStyle w:val="CommentText"/>
      </w:pPr>
      <w:r>
        <w:rPr>
          <w:rStyle w:val="CommentReference"/>
        </w:rPr>
        <w:annotationRef/>
      </w:r>
      <w:r w:rsidR="00C034D1">
        <w:t>Lawyer review</w:t>
      </w:r>
    </w:p>
  </w:comment>
  <w:comment w:id="1868" w:author="Megan Ash" w:date="2026-01-26T11:10:00Z" w:initials="MA">
    <w:p w14:paraId="2EA2FB00" w14:textId="77777777" w:rsidR="0040777A" w:rsidRDefault="00C713D3" w:rsidP="0040777A">
      <w:pPr>
        <w:pStyle w:val="CommentText"/>
      </w:pPr>
      <w:r>
        <w:rPr>
          <w:rStyle w:val="CommentReference"/>
        </w:rPr>
        <w:annotationRef/>
      </w:r>
      <w:r w:rsidR="0040777A">
        <w:rPr>
          <w:highlight w:val="magenta"/>
        </w:rPr>
        <w:t>Confirm with Danielle - do we need to add/update anything in the Safety &amp; Security Plans folder for Honduras? Is the language here ok as is if we don’t have anything specific to Honduras?</w:t>
      </w:r>
    </w:p>
  </w:comment>
  <w:comment w:id="1871" w:author="Megan Ash" w:date="2026-01-26T11:12:00Z" w:initials="MA">
    <w:p w14:paraId="3A602A1D" w14:textId="77777777" w:rsidR="00E43E4F" w:rsidRDefault="00D25646" w:rsidP="00E43E4F">
      <w:pPr>
        <w:pStyle w:val="CommentText"/>
      </w:pPr>
      <w:r>
        <w:rPr>
          <w:rStyle w:val="CommentReference"/>
        </w:rPr>
        <w:annotationRef/>
      </w:r>
      <w:r w:rsidR="00E43E4F">
        <w:rPr>
          <w:highlight w:val="magenta"/>
        </w:rPr>
        <w:t>Can we update this to say only international airfare needs to be booked through our travel provider? Do hotel and transport need to be approved by the COP if they already have a TA and are following the thresholds?</w:t>
      </w:r>
    </w:p>
  </w:comment>
  <w:comment w:id="1872" w:author="Megan Ash" w:date="2026-01-26T11:13:00Z" w:initials="MA">
    <w:p w14:paraId="09A08944" w14:textId="6B883239" w:rsidR="00484EB7" w:rsidRDefault="00D25646" w:rsidP="00484EB7">
      <w:pPr>
        <w:pStyle w:val="CommentText"/>
      </w:pPr>
      <w:r>
        <w:rPr>
          <w:rStyle w:val="CommentReference"/>
        </w:rPr>
        <w:annotationRef/>
      </w:r>
      <w:r w:rsidR="00484EB7">
        <w:rPr>
          <w:highlight w:val="magenta"/>
        </w:rPr>
        <w:t>Remove?</w:t>
      </w:r>
    </w:p>
  </w:comment>
  <w:comment w:id="1873" w:author="Megan Ash" w:date="2026-01-26T11:14:00Z" w:initials="MA">
    <w:p w14:paraId="14C15EBB" w14:textId="77777777" w:rsidR="001B49EE" w:rsidRDefault="00D176F8" w:rsidP="001B49EE">
      <w:pPr>
        <w:pStyle w:val="CommentText"/>
      </w:pPr>
      <w:r>
        <w:rPr>
          <w:rStyle w:val="CommentReference"/>
        </w:rPr>
        <w:annotationRef/>
      </w:r>
      <w:r w:rsidR="001B49EE">
        <w:rPr>
          <w:highlight w:val="magenta"/>
        </w:rPr>
        <w:t>Is this only through the pre-arrival travel brief? We don’t have one for Honduras, do we need to create one?</w:t>
      </w:r>
    </w:p>
  </w:comment>
  <w:comment w:id="1874" w:author="Megan Ash" w:date="2026-01-26T11:14:00Z" w:initials="MA">
    <w:p w14:paraId="2F3234EF" w14:textId="77777777" w:rsidR="001B49EE" w:rsidRDefault="00D176F8" w:rsidP="001B49EE">
      <w:pPr>
        <w:pStyle w:val="CommentText"/>
      </w:pPr>
      <w:r>
        <w:rPr>
          <w:rStyle w:val="CommentReference"/>
        </w:rPr>
        <w:annotationRef/>
      </w:r>
      <w:r w:rsidR="001B49EE">
        <w:rPr>
          <w:highlight w:val="magenta"/>
        </w:rPr>
        <w:t>This link is to Mauritania. Are we going to create one for Honduras?</w:t>
      </w:r>
    </w:p>
  </w:comment>
  <w:comment w:id="1876" w:author="Catalina Ipas" w:date="2025-04-09T20:50:00Z" w:initials="CI">
    <w:p w14:paraId="41462ED2" w14:textId="4E23009F" w:rsidR="004541AA" w:rsidRDefault="000871E7">
      <w:pPr>
        <w:pStyle w:val="CommentText"/>
      </w:pPr>
      <w:r>
        <w:rPr>
          <w:rStyle w:val="CommentReference"/>
        </w:rPr>
        <w:annotationRef/>
      </w:r>
      <w:r w:rsidRPr="65224CFB">
        <w:t>cambiar</w:t>
      </w:r>
    </w:p>
    <w:p w14:paraId="2FAD7A76" w14:textId="43F39DA0" w:rsidR="004541AA" w:rsidRDefault="004541AA">
      <w:pPr>
        <w:pStyle w:val="CommentText"/>
      </w:pPr>
    </w:p>
  </w:comment>
  <w:comment w:id="1892" w:author="Megan Ash" w:date="2026-01-26T11:23:00Z" w:initials="MA">
    <w:p w14:paraId="089CCBC2" w14:textId="77777777" w:rsidR="001B49EE" w:rsidRDefault="00C7168C" w:rsidP="001B49EE">
      <w:pPr>
        <w:pStyle w:val="CommentText"/>
      </w:pPr>
      <w:r>
        <w:rPr>
          <w:rStyle w:val="CommentReference"/>
        </w:rPr>
        <w:annotationRef/>
      </w:r>
      <w:r w:rsidR="001B49EE">
        <w:rPr>
          <w:highlight w:val="magenta"/>
        </w:rPr>
        <w:t>Link doesn’t work</w:t>
      </w:r>
    </w:p>
  </w:comment>
  <w:comment w:id="1893" w:author="Megan Ash" w:date="2026-01-26T11:23:00Z" w:initials="MA">
    <w:p w14:paraId="43E1FE43" w14:textId="77777777" w:rsidR="001B49EE" w:rsidRDefault="00C7168C" w:rsidP="001B49EE">
      <w:pPr>
        <w:pStyle w:val="CommentText"/>
      </w:pPr>
      <w:r>
        <w:rPr>
          <w:rStyle w:val="CommentReference"/>
        </w:rPr>
        <w:annotationRef/>
      </w:r>
      <w:r w:rsidR="001B49EE">
        <w:rPr>
          <w:highlight w:val="magenta"/>
        </w:rPr>
        <w:t>Link doesn’t work</w:t>
      </w:r>
    </w:p>
  </w:comment>
  <w:comment w:id="2396" w:author="Megan Ash" w:date="2026-01-26T11:56:00Z" w:initials="MA">
    <w:p w14:paraId="377BB10F" w14:textId="77777777" w:rsidR="00062705" w:rsidRDefault="00A05929" w:rsidP="00062705">
      <w:pPr>
        <w:pStyle w:val="CommentText"/>
      </w:pPr>
      <w:r>
        <w:rPr>
          <w:rStyle w:val="CommentReference"/>
        </w:rPr>
        <w:annotationRef/>
      </w:r>
      <w:r w:rsidR="00062705">
        <w:rPr>
          <w:highlight w:val="magenta"/>
        </w:rPr>
        <w:t>Danielle - I put a PDF of the salary matrix we have in the project folder in the F&amp;A salary matrix folder under “Honduras”. Is this the version that will be public for all staff?</w:t>
      </w:r>
    </w:p>
  </w:comment>
  <w:comment w:id="2399" w:author="Megan Ash" w:date="2026-01-26T15:35:00Z" w:initials="MA">
    <w:p w14:paraId="23D4BCF3" w14:textId="54413976" w:rsidR="005605F9" w:rsidRDefault="006D5627" w:rsidP="005605F9">
      <w:pPr>
        <w:pStyle w:val="CommentText"/>
      </w:pPr>
      <w:r>
        <w:rPr>
          <w:rStyle w:val="CommentReference"/>
        </w:rPr>
        <w:annotationRef/>
      </w:r>
      <w:r w:rsidR="005605F9">
        <w:rPr>
          <w:highlight w:val="magenta"/>
        </w:rPr>
        <w:t>Link doesn’t work</w:t>
      </w:r>
    </w:p>
  </w:comment>
  <w:comment w:id="2400" w:author="Megan Ash" w:date="2026-01-26T12:00:00Z" w:initials="MA">
    <w:p w14:paraId="36312F10" w14:textId="6C8F596C" w:rsidR="005605F9" w:rsidRDefault="00CC023C" w:rsidP="005605F9">
      <w:pPr>
        <w:pStyle w:val="CommentText"/>
      </w:pPr>
      <w:r>
        <w:rPr>
          <w:rStyle w:val="CommentReference"/>
        </w:rPr>
        <w:annotationRef/>
      </w:r>
      <w:r w:rsidR="005605F9">
        <w:rPr>
          <w:highlight w:val="magenta"/>
        </w:rPr>
        <w:t>Link doesn’t work</w:t>
      </w:r>
    </w:p>
  </w:comment>
  <w:comment w:id="2407" w:author="Megan Ash" w:date="2026-01-26T15:26:00Z" w:initials="MA">
    <w:p w14:paraId="2C1777E6" w14:textId="77777777" w:rsidR="002630AE" w:rsidRDefault="004C6859" w:rsidP="002630AE">
      <w:pPr>
        <w:pStyle w:val="CommentText"/>
      </w:pPr>
      <w:r>
        <w:rPr>
          <w:rStyle w:val="CommentReference"/>
        </w:rPr>
        <w:annotationRef/>
      </w:r>
      <w:r w:rsidR="002630AE">
        <w:rPr>
          <w:highlight w:val="magenta"/>
        </w:rPr>
        <w:t>Link does not work</w:t>
      </w:r>
    </w:p>
  </w:comment>
  <w:comment w:id="2408" w:author="Megan Ash" w:date="2026-01-26T15:26:00Z" w:initials="MA">
    <w:p w14:paraId="483DADD7" w14:textId="77777777" w:rsidR="00916207" w:rsidRDefault="003D7284" w:rsidP="00916207">
      <w:pPr>
        <w:pStyle w:val="CommentText"/>
      </w:pPr>
      <w:r>
        <w:rPr>
          <w:rStyle w:val="CommentReference"/>
        </w:rPr>
        <w:annotationRef/>
      </w:r>
      <w:r w:rsidR="00916207">
        <w:rPr>
          <w:highlight w:val="magenta"/>
        </w:rPr>
        <w:t>Confirm the document I put in the salary matrix folder is correct</w:t>
      </w:r>
    </w:p>
  </w:comment>
  <w:comment w:id="2412" w:author="Megan Ash" w:date="2026-01-26T15:27:00Z" w:initials="MA">
    <w:p w14:paraId="316AC9D2" w14:textId="5292CC39" w:rsidR="00FD010A" w:rsidRDefault="001A04E0" w:rsidP="00FD010A">
      <w:pPr>
        <w:pStyle w:val="CommentText"/>
      </w:pPr>
      <w:r>
        <w:rPr>
          <w:rStyle w:val="CommentReference"/>
        </w:rPr>
        <w:annotationRef/>
      </w:r>
      <w:r w:rsidR="00FD010A">
        <w:rPr>
          <w:highlight w:val="magenta"/>
        </w:rPr>
        <w:t>Link doesn’t work</w:t>
      </w:r>
    </w:p>
  </w:comment>
  <w:comment w:id="2413" w:author="Megan Ash" w:date="2026-01-26T15:27:00Z" w:initials="MA">
    <w:p w14:paraId="005F8229" w14:textId="77777777" w:rsidR="00916207" w:rsidRDefault="001A04E0" w:rsidP="00916207">
      <w:pPr>
        <w:pStyle w:val="CommentText"/>
      </w:pPr>
      <w:r>
        <w:rPr>
          <w:rStyle w:val="CommentReference"/>
        </w:rPr>
        <w:annotationRef/>
      </w:r>
      <w:r w:rsidR="00916207">
        <w:rPr>
          <w:highlight w:val="magenta"/>
        </w:rPr>
        <w:t>Confirm the document I put in the salary matrix folder is correct</w:t>
      </w:r>
    </w:p>
  </w:comment>
  <w:comment w:id="2420" w:author="Megan Ash" w:date="2026-01-26T15:36:00Z" w:initials="MA">
    <w:p w14:paraId="342EBCB9" w14:textId="74E0E501" w:rsidR="000B50C4" w:rsidRDefault="00F04E5E" w:rsidP="000B50C4">
      <w:pPr>
        <w:pStyle w:val="CommentText"/>
      </w:pPr>
      <w:r>
        <w:rPr>
          <w:rStyle w:val="CommentReference"/>
        </w:rPr>
        <w:annotationRef/>
      </w:r>
      <w:r w:rsidR="000B50C4">
        <w:rPr>
          <w:highlight w:val="magenta"/>
        </w:rPr>
        <w:t>Updated - confirm matrix is the correct one</w:t>
      </w:r>
    </w:p>
  </w:comment>
  <w:comment w:id="2424" w:author="Catalina Ipas" w:date="2025-10-10T15:32:00Z" w:initials="CI">
    <w:p w14:paraId="08EBAB57" w14:textId="6F9418A8" w:rsidR="004541AA" w:rsidRDefault="00BE3B8B">
      <w:pPr>
        <w:pStyle w:val="CommentText"/>
      </w:pPr>
      <w:r>
        <w:rPr>
          <w:rStyle w:val="CommentReference"/>
        </w:rPr>
        <w:annotationRef/>
      </w:r>
      <w:r w:rsidRPr="55D385F5">
        <w:t>Artículo 178. El contrato de aprendizaje no podrá exceder de un (1) año, a menos que la respectiva autoridad de trabajo, autorice por escrito la ampliación de dicho término, pero en ningún caso la duración del aprendizaje puede pasar de tres (3) años. Si el contrato de aprendizaje termina antes del vencimiento de los plazos prescritos en el párrafo anterior, sin culpa del aprendiz, la Secretaría de Trabajo y Seguridad Social procurará buscarle nueva colocación a éste, en otro lugar de aprendizaje, igual o parecido al primero. Al celebrarse el nuevo contrato de aprendizaje debe ser tomado debidamente en cuenta el tiempo de aprendizaje ya cubierto. La Inspección General del Trabajo debe vigilar porque todo contrato de aprendizaje dure únicamente el tiempo que, a su juicio, sea necesario, tomando en cuenta la edad del aprendiz, la clase y método de enseñanza y la naturaleza del trabajo.</w:t>
      </w:r>
    </w:p>
  </w:comment>
  <w:comment w:id="2430" w:author="Paola Sarmiento" w:date="2024-09-04T16:20:00Z" w:initials="PS">
    <w:p w14:paraId="586A00D9" w14:textId="154C3449" w:rsidR="00AD7B27" w:rsidRDefault="00F13221" w:rsidP="00BA48FD">
      <w:pPr>
        <w:pStyle w:val="CommentText"/>
      </w:pPr>
      <w:r>
        <w:rPr>
          <w:rStyle w:val="CommentReference"/>
        </w:rPr>
        <w:annotationRef/>
      </w:r>
      <w:r w:rsidR="00AD7B27">
        <w:rPr>
          <w:lang w:val="es-CO"/>
        </w:rPr>
        <w:t>For lawyers, is this required?</w:t>
      </w:r>
    </w:p>
  </w:comment>
  <w:comment w:id="2727" w:author="Paola Sarmiento" w:date="2024-09-04T16:37:00Z" w:initials="PS">
    <w:p w14:paraId="085D98F8" w14:textId="76284571" w:rsidR="00DD6514" w:rsidRDefault="00DD6514" w:rsidP="00DD6514">
      <w:pPr>
        <w:pStyle w:val="CommentText"/>
      </w:pPr>
      <w:r>
        <w:rPr>
          <w:rStyle w:val="CommentReference"/>
        </w:rPr>
        <w:annotationRef/>
      </w:r>
      <w:r>
        <w:rPr>
          <w:lang w:val="es-CO"/>
        </w:rPr>
        <w:t>For lawyers review, and add local laws or remove this section</w:t>
      </w:r>
    </w:p>
  </w:comment>
  <w:comment w:id="2728" w:author="Megan Ash" w:date="2026-02-23T09:35:00Z" w:initials="MA">
    <w:p w14:paraId="493DFE8B" w14:textId="77777777" w:rsidR="00C64708" w:rsidRDefault="00C64708" w:rsidP="00C64708">
      <w:pPr>
        <w:pStyle w:val="CommentText"/>
      </w:pPr>
      <w:r>
        <w:rPr>
          <w:rStyle w:val="CommentReference"/>
        </w:rPr>
        <w:annotationRef/>
      </w:r>
      <w:r>
        <w:t xml:space="preserve">For lawyers: It is our policy to conduct a minimum of a </w:t>
      </w:r>
      <w:hyperlink r:id="rId1" w:history="1">
        <w:r w:rsidRPr="00732438">
          <w:rPr>
            <w:rStyle w:val="Hyperlink"/>
          </w:rPr>
          <w:t>Visual Compliance</w:t>
        </w:r>
      </w:hyperlink>
      <w:r>
        <w:t xml:space="preserve"> Check and three references before employment (exception - drivers must undergo formal background checks). </w:t>
      </w:r>
    </w:p>
  </w:comment>
  <w:comment w:id="2740" w:author="Megan Ash" w:date="2026-01-26T15:44:00Z" w:initials="MA">
    <w:p w14:paraId="1A7D7C58" w14:textId="77777777" w:rsidR="00800FF7" w:rsidRDefault="008A015E" w:rsidP="00800FF7">
      <w:pPr>
        <w:pStyle w:val="CommentText"/>
      </w:pPr>
      <w:r>
        <w:rPr>
          <w:rStyle w:val="CommentReference"/>
        </w:rPr>
        <w:annotationRef/>
      </w:r>
      <w:r w:rsidR="00800FF7">
        <w:rPr>
          <w:highlight w:val="magenta"/>
        </w:rPr>
        <w:t>Danielle - a lot of our new hires worked at USAID - what is necessary for this process? (Javi check with Danielle for future hires)</w:t>
      </w:r>
    </w:p>
  </w:comment>
  <w:comment w:id="2743" w:author="Paola Sarmiento" w:date="2024-09-04T16:29:00Z" w:initials="PS">
    <w:p w14:paraId="78296C9B" w14:textId="128C08A6" w:rsidR="004F4C95" w:rsidRDefault="004F4C95" w:rsidP="004F4C95">
      <w:pPr>
        <w:pStyle w:val="CommentText"/>
      </w:pPr>
      <w:r>
        <w:rPr>
          <w:rStyle w:val="CommentReference"/>
        </w:rPr>
        <w:annotationRef/>
      </w:r>
      <w:r>
        <w:rPr>
          <w:lang w:val="es-CO"/>
        </w:rPr>
        <w:t>For Lawyers review</w:t>
      </w:r>
    </w:p>
  </w:comment>
  <w:comment w:id="2744" w:author="Megan Ash" w:date="2026-01-26T15:59:00Z" w:initials="MA">
    <w:p w14:paraId="2108EE33" w14:textId="77777777" w:rsidR="00371045" w:rsidRDefault="004E64E1" w:rsidP="00371045">
      <w:pPr>
        <w:pStyle w:val="CommentText"/>
      </w:pPr>
      <w:r>
        <w:rPr>
          <w:rStyle w:val="CommentReference"/>
        </w:rPr>
        <w:annotationRef/>
      </w:r>
      <w:r w:rsidR="00371045">
        <w:t>Confirmed with Maria Elena - no laws that require this, especially since files are digital and only accessible to HO, HR, and COP</w:t>
      </w:r>
    </w:p>
  </w:comment>
  <w:comment w:id="2796" w:author="Catalina Ipas" w:date="2025-09-16T16:56:00Z" w:initials="CI">
    <w:p w14:paraId="52A8993D" w14:textId="7DE08F36" w:rsidR="004541AA" w:rsidRDefault="00BE3B8B">
      <w:pPr>
        <w:pStyle w:val="CommentText"/>
      </w:pPr>
      <w:r>
        <w:rPr>
          <w:rStyle w:val="CommentReference"/>
        </w:rPr>
        <w:annotationRef/>
      </w:r>
      <w:r w:rsidRPr="221513C1">
        <w:t>art 175-189</w:t>
      </w:r>
    </w:p>
  </w:comment>
  <w:comment w:id="2820" w:author="Roger Sanchez" w:date="2026-02-21T20:55:00Z" w:initials="RS">
    <w:p w14:paraId="4A7C00C6" w14:textId="5E3AE998" w:rsidR="004A4796" w:rsidRDefault="004A4796">
      <w:pPr>
        <w:pStyle w:val="CommentText"/>
      </w:pPr>
      <w:r>
        <w:rPr>
          <w:rStyle w:val="CommentReference"/>
        </w:rPr>
        <w:annotationRef/>
      </w:r>
      <w:r w:rsidRPr="35088E51">
        <w:t>For clarification, is it mandatory to provide compensation? In some cases in Honduras, the university provides it, or the placement is a graduation requirement, so companies are not typically expected or asked to pay a stipend.</w:t>
      </w:r>
    </w:p>
  </w:comment>
  <w:comment w:id="2831" w:author="Catalina Ipas" w:date="2025-10-10T15:47:00Z" w:initials="CI">
    <w:p w14:paraId="10DA5AF7" w14:textId="16D38D55" w:rsidR="004541AA" w:rsidRDefault="00BE3B8B">
      <w:pPr>
        <w:pStyle w:val="CommentText"/>
      </w:pPr>
      <w:r>
        <w:rPr>
          <w:rStyle w:val="CommentReference"/>
        </w:rPr>
        <w:annotationRef/>
      </w:r>
      <w:r w:rsidRPr="4F825A77">
        <w:t>Trabajador es toda persona natural que preste a otra u otras, natural o jurídica, servicios materiales, intelectuales o de ambos géneros, mediante el pago de una remuneración y en virtud de un contrato o relación de trabajo.2</w:t>
      </w:r>
    </w:p>
  </w:comment>
  <w:comment w:id="2842" w:author="Catalina Ipas" w:date="2025-09-16T18:38:00Z" w:initials="CI">
    <w:p w14:paraId="3C95028D" w14:textId="7C7DEF01" w:rsidR="004541AA" w:rsidRDefault="00BE3B8B">
      <w:pPr>
        <w:pStyle w:val="CommentText"/>
      </w:pPr>
      <w:r>
        <w:rPr>
          <w:rStyle w:val="CommentReference"/>
        </w:rPr>
        <w:annotationRef/>
      </w:r>
      <w:r w:rsidRPr="2E34FCA1">
        <w:t>art 19</w:t>
      </w:r>
    </w:p>
  </w:comment>
  <w:comment w:id="2843" w:author="Megan Ash" w:date="2026-01-27T11:43:00Z" w:initials="MA">
    <w:p w14:paraId="36EACA0E" w14:textId="77777777" w:rsidR="002C61F8" w:rsidRDefault="005404F5" w:rsidP="002C61F8">
      <w:pPr>
        <w:pStyle w:val="CommentText"/>
      </w:pPr>
      <w:r>
        <w:rPr>
          <w:rStyle w:val="CommentReference"/>
        </w:rPr>
        <w:annotationRef/>
      </w:r>
      <w:r w:rsidR="002C61F8">
        <w:rPr>
          <w:highlight w:val="magenta"/>
        </w:rPr>
        <w:t>Danielle, I believe this was originally from another country manual and another country’s labor code (it said Article 6, wasn’t in track changes). I updated it with Maria Elena’s help, the language from the Honduran labor code is below.</w:t>
      </w:r>
    </w:p>
  </w:comment>
  <w:comment w:id="2844" w:author="Megan Ash" w:date="2026-02-26T10:47:00Z" w:initials="MA">
    <w:p w14:paraId="4663E605" w14:textId="77777777" w:rsidR="00F96FBC" w:rsidRDefault="00F96FBC" w:rsidP="00F96FBC">
      <w:pPr>
        <w:pStyle w:val="CommentText"/>
      </w:pPr>
      <w:r>
        <w:rPr>
          <w:rStyle w:val="CommentReference"/>
        </w:rPr>
        <w:annotationRef/>
      </w:r>
      <w:r>
        <w:t>Contrato individual (definición) Art. 19. </w:t>
      </w:r>
    </w:p>
    <w:p w14:paraId="017C3093" w14:textId="77777777" w:rsidR="00F96FBC" w:rsidRDefault="00F96FBC" w:rsidP="00F96FBC">
      <w:pPr>
        <w:pStyle w:val="CommentText"/>
      </w:pPr>
      <w:r>
        <w:t> </w:t>
      </w:r>
    </w:p>
    <w:p w14:paraId="14603A51" w14:textId="77777777" w:rsidR="00F96FBC" w:rsidRDefault="00F96FBC" w:rsidP="00F96FBC">
      <w:pPr>
        <w:pStyle w:val="CommentText"/>
      </w:pPr>
      <w:r>
        <w:t>Contrato Individual de Trabajo es aquel por el cual una persona natural se obliga a ejecutar una obra o a prestar sus servicios personales a otra persona, natural o jurídica, bajo la continua, dependencia o subordina ción de ésta, y mediante una remuneración. </w:t>
      </w:r>
    </w:p>
    <w:p w14:paraId="4AA9F0C5" w14:textId="77777777" w:rsidR="00F96FBC" w:rsidRDefault="00F96FBC" w:rsidP="00F96FBC">
      <w:pPr>
        <w:pStyle w:val="CommentText"/>
      </w:pPr>
      <w:r>
        <w:t> </w:t>
      </w:r>
    </w:p>
    <w:p w14:paraId="0AB19796" w14:textId="77777777" w:rsidR="00F96FBC" w:rsidRDefault="00F96FBC" w:rsidP="00F96FBC">
      <w:pPr>
        <w:pStyle w:val="CommentText"/>
      </w:pPr>
      <w:r>
        <w:t>Por dependencia continua se entiende la obligación que tiene el trabajador de acatar órdenes del patrono y de someterse a su dirección, ejercida personalmente o por medio de terceros, en todo lo que se refiera al trabajo.</w:t>
      </w:r>
    </w:p>
  </w:comment>
  <w:comment w:id="2845" w:author="Catalina Ipas" w:date="2025-03-13T13:12:00Z" w:initials="CI">
    <w:p w14:paraId="3C12F271" w14:textId="02E907D1" w:rsidR="004541AA" w:rsidRDefault="000871E7">
      <w:pPr>
        <w:pStyle w:val="CommentText"/>
      </w:pPr>
      <w:r>
        <w:rPr>
          <w:rStyle w:val="CommentReference"/>
        </w:rPr>
        <w:annotationRef/>
      </w:r>
      <w:r w:rsidRPr="7797AADD">
        <w:t>Article 6 (Modifié par la loi n° 96-62 du 15 juillet 1996). Le contrat de travail est une convention par laquelle l’une des parties appelée travailleur ou salarié s’engage à fournir à l’autre partie appelée employeur ses services personnels sous la direction et le contrôle de celle-ci moyennant une rémunération. La relation de travail est prouvée par tous moyens.</w:t>
      </w:r>
    </w:p>
  </w:comment>
  <w:comment w:id="2873" w:author="Catalina Ipas" w:date="2025-03-13T13:15:00Z" w:initials="CI">
    <w:p w14:paraId="569F3A6B" w14:textId="757429F4" w:rsidR="004541AA" w:rsidRDefault="000871E7">
      <w:pPr>
        <w:pStyle w:val="CommentText"/>
      </w:pPr>
      <w:r>
        <w:rPr>
          <w:rStyle w:val="CommentReference"/>
        </w:rPr>
        <w:annotationRef/>
      </w:r>
      <w:r w:rsidRPr="336405AF">
        <w:t>de duracion determinada e indeterminada art 7 y 8</w:t>
      </w:r>
    </w:p>
  </w:comment>
  <w:comment w:id="2874" w:author="Catalina Ipas" w:date="2025-03-13T13:17:00Z" w:initials="CI">
    <w:p w14:paraId="376C1323" w14:textId="44433E5A" w:rsidR="004541AA" w:rsidRDefault="000871E7">
      <w:pPr>
        <w:pStyle w:val="CommentText"/>
      </w:pPr>
      <w:r>
        <w:rPr>
          <w:rStyle w:val="CommentReference"/>
        </w:rPr>
        <w:annotationRef/>
      </w:r>
      <w:r w:rsidRPr="15107A0F">
        <w:t>The Labour Code provides for two types of contracts:</w:t>
      </w:r>
    </w:p>
    <w:p w14:paraId="407A4486" w14:textId="06800C8C" w:rsidR="004541AA" w:rsidRDefault="000871E7">
      <w:pPr>
        <w:pStyle w:val="CommentText"/>
      </w:pPr>
      <w:r w:rsidRPr="4DD8B753">
        <w:t>An open-ended contract (CDI)</w:t>
      </w:r>
    </w:p>
    <w:p w14:paraId="6651F9E8" w14:textId="596C83E4" w:rsidR="004541AA" w:rsidRDefault="000871E7">
      <w:pPr>
        <w:pStyle w:val="CommentText"/>
      </w:pPr>
      <w:r w:rsidRPr="1A18E0B2">
        <w:t>The Fixed-Term Contract (CDD) can only be concluded in the following cases:</w:t>
      </w:r>
    </w:p>
    <w:p w14:paraId="73463A73" w14:textId="525A2CEE" w:rsidR="004541AA" w:rsidRDefault="000871E7">
      <w:pPr>
        <w:pStyle w:val="CommentText"/>
      </w:pPr>
      <w:r w:rsidRPr="1B967021">
        <w:t>Completion of first established work or new work</w:t>
      </w:r>
    </w:p>
    <w:p w14:paraId="715E8B5A" w14:textId="2FA4FA92" w:rsidR="004541AA" w:rsidRDefault="000871E7">
      <w:pPr>
        <w:pStyle w:val="CommentText"/>
      </w:pPr>
      <w:r w:rsidRPr="167A9EC2">
        <w:t>Completion of work requesting huge extra work</w:t>
      </w:r>
    </w:p>
    <w:p w14:paraId="5266B58B" w14:textId="08A1BD19" w:rsidR="004541AA" w:rsidRDefault="000871E7">
      <w:pPr>
        <w:pStyle w:val="CommentText"/>
      </w:pPr>
      <w:r w:rsidRPr="30EBF23C">
        <w:t>Provisional replacement of a permanent worker who is absent or whose job contract is suspended</w:t>
      </w:r>
    </w:p>
    <w:p w14:paraId="04F6BA56" w14:textId="61910014" w:rsidR="004541AA" w:rsidRDefault="000871E7">
      <w:pPr>
        <w:pStyle w:val="CommentText"/>
      </w:pPr>
      <w:r w:rsidRPr="716DE29F">
        <w:t>4. Completion of urgent work to prevent imminent accidents, to carry out rescue operations or to repair defects in the material, equipment or buildings of the company.</w:t>
      </w:r>
    </w:p>
    <w:p w14:paraId="75A8964A" w14:textId="3AAB967F" w:rsidR="004541AA" w:rsidRDefault="000871E7">
      <w:pPr>
        <w:pStyle w:val="CommentText"/>
      </w:pPr>
      <w:r w:rsidRPr="2B954E76">
        <w:t>The performance of seasonal work or other activities for which, according to custom or by their nature, an open-ended contract cannot be used </w:t>
      </w:r>
    </w:p>
    <w:p w14:paraId="41D97393" w14:textId="5E486EF2" w:rsidR="004541AA" w:rsidRDefault="000871E7">
      <w:pPr>
        <w:pStyle w:val="CommentText"/>
      </w:pPr>
      <w:r w:rsidRPr="4C9DC707">
        <w:t>A fixed-term employment contract may also be concluded, in cases other than those indicated in the preceding paragraph, by agreement between the employer and the worker, provided that the duration of the contract does not exceed four years, including any renewals; any recruitment of the worker concerned after the expiry of this period shall be on a permanent basis and without a trial period. In this case, the contract is concluded in writing in two copies, one of which is kept by the employer and the other delivered to the worker.</w:t>
      </w:r>
    </w:p>
    <w:p w14:paraId="70808B2F" w14:textId="11E32E24" w:rsidR="004541AA" w:rsidRDefault="004541AA">
      <w:pPr>
        <w:pStyle w:val="CommentText"/>
      </w:pPr>
    </w:p>
  </w:comment>
  <w:comment w:id="2875" w:author="Catalina Ipas" w:date="2025-09-16T18:41:00Z" w:initials="CI">
    <w:p w14:paraId="457B1218" w14:textId="6E9E591E" w:rsidR="004541AA" w:rsidRDefault="00BE3B8B">
      <w:pPr>
        <w:pStyle w:val="CommentText"/>
      </w:pPr>
      <w:r>
        <w:rPr>
          <w:rStyle w:val="CommentReference"/>
        </w:rPr>
        <w:annotationRef/>
      </w:r>
      <w:r w:rsidRPr="60C58108">
        <w:t xml:space="preserve">tipos de contrato, mirar esto bien </w:t>
      </w:r>
    </w:p>
  </w:comment>
  <w:comment w:id="2876" w:author="Catalina Ipas" w:date="2025-09-25T14:40:00Z" w:initials="CI">
    <w:p w14:paraId="4A7560BA" w14:textId="2AFD8556" w:rsidR="004541AA" w:rsidRDefault="00BE3B8B">
      <w:pPr>
        <w:pStyle w:val="CommentText"/>
      </w:pPr>
      <w:r>
        <w:rPr>
          <w:rStyle w:val="CommentReference"/>
        </w:rPr>
        <w:annotationRef/>
      </w:r>
      <w:r w:rsidRPr="7169E253">
        <w:t>The length of service shall be counted from the date on which the employment relationship began, even if it does not coincide with the date on which the written contract was executed. </w:t>
      </w:r>
    </w:p>
  </w:comment>
  <w:comment w:id="2956" w:author="Catalina Ipas" w:date="2025-09-25T14:40:00Z" w:initials="CI">
    <w:p w14:paraId="16AEF5B4" w14:textId="14316B5B" w:rsidR="004541AA" w:rsidRDefault="00BE3B8B">
      <w:pPr>
        <w:pStyle w:val="CommentText"/>
      </w:pPr>
      <w:r>
        <w:rPr>
          <w:rStyle w:val="CommentReference"/>
        </w:rPr>
        <w:annotationRef/>
      </w:r>
      <w:r w:rsidRPr="37B3F722">
        <w:t>Consequently, fixed-term contracts or contracts for specific work shall be considered exceptional and may only be entered into in cases where the accidental or temporary nature of the service to be provided or the work to be performed so requires. </w:t>
      </w:r>
    </w:p>
  </w:comment>
  <w:comment w:id="2957" w:author="Catalina Ipas" w:date="2025-09-25T15:44:00Z" w:initials="CI">
    <w:p w14:paraId="2E7347C2" w14:textId="7C0BF081" w:rsidR="004541AA" w:rsidRDefault="00BE3B8B">
      <w:pPr>
        <w:pStyle w:val="CommentText"/>
      </w:pPr>
      <w:r>
        <w:rPr>
          <w:rStyle w:val="CommentReference"/>
        </w:rPr>
        <w:annotationRef/>
      </w:r>
      <w:r w:rsidRPr="0B3C5090">
        <w:rPr>
          <w:b/>
          <w:bCs/>
        </w:rPr>
        <w:t>Article 48.</w:t>
      </w:r>
      <w:r w:rsidRPr="298DA758">
        <w:t xml:space="preserve"> Any clause in an employment contract whereby the worker undertakes to provide services for a term longer than one (1) year shall be null and void, but such nullity may only be declared at the request of the worker. The same provision shall apply to services requiring special technical training when the term of the contract exceeds five (5) years.</w:t>
      </w:r>
    </w:p>
    <w:p w14:paraId="384BA338" w14:textId="027EB256" w:rsidR="004541AA" w:rsidRDefault="00BE3B8B">
      <w:pPr>
        <w:pStyle w:val="CommentText"/>
      </w:pPr>
      <w:r w:rsidRPr="662237E4">
        <w:t>Nevertheless, any fixed-term contract may be subject to express or tacit renewal. It shall be considered tacitly renewed when the worker continues providing services without objection from the employer.</w:t>
      </w:r>
    </w:p>
  </w:comment>
  <w:comment w:id="3042" w:author="Catalina Ipas" w:date="2025-09-29T13:07:00Z" w:initials="CI">
    <w:p w14:paraId="5CCE0CF1" w14:textId="6C498D63" w:rsidR="004541AA" w:rsidRDefault="00BE3B8B">
      <w:pPr>
        <w:pStyle w:val="CommentText"/>
      </w:pPr>
      <w:r>
        <w:rPr>
          <w:rStyle w:val="CommentReference"/>
        </w:rPr>
        <w:annotationRef/>
      </w:r>
      <w:r w:rsidRPr="1AF01191">
        <w:t>repasar</w:t>
      </w:r>
    </w:p>
  </w:comment>
  <w:comment w:id="3043" w:author="Catalina Ipas" w:date="2025-09-29T13:19:00Z" w:initials="CI">
    <w:p w14:paraId="34E63493" w14:textId="2FC63085" w:rsidR="004541AA" w:rsidRDefault="00BE3B8B">
      <w:pPr>
        <w:pStyle w:val="CommentText"/>
      </w:pPr>
      <w:r>
        <w:rPr>
          <w:rStyle w:val="CommentReference"/>
        </w:rPr>
        <w:annotationRef/>
      </w:r>
      <w:r w:rsidRPr="2E68B756">
        <w:t xml:space="preserve">mirar contrato extranjero </w:t>
      </w:r>
    </w:p>
  </w:comment>
  <w:comment w:id="3060" w:author="Megan Ash" w:date="2026-01-27T12:30:00Z" w:initials="MA">
    <w:p w14:paraId="4556C578" w14:textId="77777777" w:rsidR="00E040EA" w:rsidRDefault="00912706" w:rsidP="00E040EA">
      <w:pPr>
        <w:pStyle w:val="CommentText"/>
      </w:pPr>
      <w:r>
        <w:rPr>
          <w:rStyle w:val="CommentReference"/>
        </w:rPr>
        <w:annotationRef/>
      </w:r>
      <w:r w:rsidR="00E040EA">
        <w:rPr>
          <w:highlight w:val="magenta"/>
        </w:rPr>
        <w:t>Confirm matrix is correct</w:t>
      </w:r>
    </w:p>
  </w:comment>
  <w:comment w:id="3065" w:author="Catalina Ipas" w:date="2025-09-16T18:36:00Z" w:initials="CI">
    <w:p w14:paraId="7FC5F5C5" w14:textId="42B9B50F" w:rsidR="004541AA" w:rsidRDefault="00BE3B8B">
      <w:pPr>
        <w:pStyle w:val="CommentText"/>
      </w:pPr>
      <w:r>
        <w:rPr>
          <w:rStyle w:val="CommentReference"/>
        </w:rPr>
        <w:annotationRef/>
      </w:r>
      <w:r w:rsidRPr="09E3B488">
        <w:t>art 20, 25</w:t>
      </w:r>
    </w:p>
  </w:comment>
  <w:comment w:id="3066" w:author="Catalina Ipas" w:date="2025-09-16T18:39:00Z" w:initials="CI">
    <w:p w14:paraId="507053DD" w14:textId="5DCEE12B" w:rsidR="004541AA" w:rsidRDefault="00BE3B8B">
      <w:pPr>
        <w:pStyle w:val="CommentText"/>
      </w:pPr>
      <w:r>
        <w:rPr>
          <w:rStyle w:val="CommentReference"/>
        </w:rPr>
        <w:annotationRef/>
      </w:r>
      <w:r w:rsidRPr="3C998456">
        <w:t>37</w:t>
      </w:r>
    </w:p>
  </w:comment>
  <w:comment w:id="3155" w:author="Megan Ash" w:date="2026-01-27T12:47:00Z" w:initials="MA">
    <w:p w14:paraId="54DFC32F" w14:textId="77777777" w:rsidR="00E72E81" w:rsidRDefault="00AC7B26" w:rsidP="00E72E81">
      <w:pPr>
        <w:pStyle w:val="CommentText"/>
      </w:pPr>
      <w:r>
        <w:rPr>
          <w:rStyle w:val="CommentReference"/>
        </w:rPr>
        <w:annotationRef/>
      </w:r>
      <w:r w:rsidR="00E72E81">
        <w:t>Confirmed with Maria Elena, contracts can be signed with PandaDoc, important thing is that it is everyone has a copy</w:t>
      </w:r>
    </w:p>
  </w:comment>
  <w:comment w:id="3185" w:author="Catalina Ipas" w:date="2025-03-13T13:26:00Z" w:initials="CI">
    <w:p w14:paraId="1C717655" w14:textId="75CA8B8A" w:rsidR="004541AA" w:rsidRDefault="000871E7">
      <w:pPr>
        <w:pStyle w:val="CommentText"/>
      </w:pPr>
      <w:r>
        <w:rPr>
          <w:rStyle w:val="CommentReference"/>
        </w:rPr>
        <w:annotationRef/>
      </w:r>
      <w:r w:rsidRPr="483F99F3">
        <w:t xml:space="preserve">obligaciones del salarié del art 10 al 13 y siguientes capitulos </w:t>
      </w:r>
    </w:p>
  </w:comment>
  <w:comment w:id="3187" w:author="Catalina Ipas" w:date="2025-09-16T16:49:00Z" w:initials="CI">
    <w:p w14:paraId="5D509D83" w14:textId="2F307D27" w:rsidR="004541AA" w:rsidRDefault="00BE3B8B">
      <w:pPr>
        <w:pStyle w:val="CommentText"/>
      </w:pPr>
      <w:r>
        <w:rPr>
          <w:rStyle w:val="CommentReference"/>
        </w:rPr>
        <w:annotationRef/>
      </w:r>
      <w:r w:rsidRPr="4A747CB5">
        <w:t>article 95</w:t>
      </w:r>
    </w:p>
  </w:comment>
  <w:comment w:id="3223" w:author="Catalina Ipas" w:date="2025-10-13T16:13:00Z" w:initials="CI">
    <w:p w14:paraId="6B8AF9E8" w14:textId="3FAABF45" w:rsidR="004541AA" w:rsidRDefault="00BE3B8B">
      <w:pPr>
        <w:pStyle w:val="CommentText"/>
      </w:pPr>
      <w:r>
        <w:rPr>
          <w:rStyle w:val="CommentReference"/>
        </w:rPr>
        <w:annotationRef/>
      </w:r>
      <w:r w:rsidRPr="142B4162">
        <w:t>Conceder licencia al trabajador para que pueda cumplir con las obligaciones de carácter público impuestas por la ley; en caso de grave calamidad doméstica debidamente comprobada; para desempeñar comisiones sindicales inherentes a la organización o para asistir al entierro de sus compañeros, siempre que avise con la debida oportunidad al patrono o a su representante y que, en los dos (2) últimos casos, el número de los que se ausenten no sea tal que perjudique el funcionamiento de la empresa; pero el patrono no está obligado a reconocer por estas causas más de dos (2) días con goce de salario en cada mes calendario, y en ningún caso más de quince (15) días en el mismo año. Cuando la comisión sea de carácter permanente o desempeñen cargos públicos de elección popular, el trabajador o trabajadores podrán volver al puesto que ocupaban, conservando todos los derechos derivados de sus respectivos contratos, siempre y cuando regresen a sus labores dentro del término de dos (2) años. Los sustitutos tendrán carácter de interinos. Cuando el trabajador desempeñe cargos de dirección sindical, las licencias durarán por el tiempo que permanezca en sus funciones. Se prohíbe al patrono reconocer salarios por esta causa. Dicha licencia será solicitada por la organización sindical respectiva;</w:t>
      </w:r>
    </w:p>
  </w:comment>
  <w:comment w:id="3249" w:author="Catalina Ipas" w:date="2025-09-16T16:50:00Z" w:initials="CI">
    <w:p w14:paraId="357B77FB" w14:textId="50A41A43" w:rsidR="004541AA" w:rsidRDefault="00BE3B8B">
      <w:pPr>
        <w:pStyle w:val="CommentText"/>
      </w:pPr>
      <w:r>
        <w:rPr>
          <w:rStyle w:val="CommentReference"/>
        </w:rPr>
        <w:annotationRef/>
      </w:r>
      <w:r w:rsidRPr="3EB54980">
        <w:t>article 96</w:t>
      </w:r>
    </w:p>
  </w:comment>
  <w:comment w:id="3327" w:author="Catalina Ipas" w:date="2025-09-16T16:50:00Z" w:initials="CI">
    <w:p w14:paraId="5C06D701" w14:textId="43CD6780" w:rsidR="004541AA" w:rsidRDefault="00BE3B8B">
      <w:pPr>
        <w:pStyle w:val="CommentText"/>
      </w:pPr>
      <w:r>
        <w:rPr>
          <w:rStyle w:val="CommentReference"/>
        </w:rPr>
        <w:annotationRef/>
      </w:r>
      <w:r w:rsidRPr="6384EF18">
        <w:t>article 97</w:t>
      </w:r>
    </w:p>
  </w:comment>
  <w:comment w:id="3415" w:author="Catalina Ipas" w:date="2025-09-16T16:52:00Z" w:initials="CI">
    <w:p w14:paraId="29BF27BA" w14:textId="6F615D7D" w:rsidR="004541AA" w:rsidRDefault="00BE3B8B">
      <w:pPr>
        <w:pStyle w:val="CommentText"/>
      </w:pPr>
      <w:r>
        <w:rPr>
          <w:rStyle w:val="CommentReference"/>
        </w:rPr>
        <w:annotationRef/>
      </w:r>
      <w:r w:rsidRPr="6CC4C6C1">
        <w:t>article 98</w:t>
      </w:r>
    </w:p>
  </w:comment>
  <w:comment w:id="3454" w:author="Catalina Ipas" w:date="2025-10-15T16:42:00Z" w:initials="CI">
    <w:p w14:paraId="215ECCCD" w14:textId="229CDD0C" w:rsidR="004541AA" w:rsidRDefault="00BE3B8B">
      <w:pPr>
        <w:pStyle w:val="CommentText"/>
      </w:pPr>
      <w:r>
        <w:rPr>
          <w:rStyle w:val="CommentReference"/>
        </w:rPr>
        <w:annotationRef/>
      </w:r>
      <w:r w:rsidRPr="32863FD1">
        <w:t>Artículo 52. Durante el período de prueba cualquiera de las partes puede ponerle término al contrato, por su propia voluntad, con justa causa o sin ella, sin incurrir en responsabilidad alguna. Los trabajadores en período de prueba gozan de todas las prestaciones, a excepción del preaviso y la indemnización por despido. Si antes de transcurrido un (1) año se celebra nuevo contrato entre las mismas partes contratantes y para la misma clase de trabajo, deberá entenderse éste por tiempo indefinido, sin que tenga lugar en esta caso el período de prueba.</w:t>
      </w:r>
    </w:p>
  </w:comment>
  <w:comment w:id="3460" w:author="Catalina Ipas" w:date="2025-09-16T16:53:00Z" w:initials="CI">
    <w:p w14:paraId="726C8D18" w14:textId="312D99C1" w:rsidR="004541AA" w:rsidRDefault="00BE3B8B">
      <w:pPr>
        <w:pStyle w:val="CommentText"/>
      </w:pPr>
      <w:r>
        <w:rPr>
          <w:rStyle w:val="CommentReference"/>
        </w:rPr>
        <w:annotationRef/>
      </w:r>
      <w:r w:rsidRPr="31CE10D6">
        <w:t> Artículo 182 (aprendiz). Habrá un período de prueba no mayor de sesenta (60) días para determinar si el aprendiz tiene la capacidad física y mental para el oficio, y, si así fuere, el aprendizaje continuará por el tiempo convenido o necesario.  </w:t>
      </w:r>
    </w:p>
  </w:comment>
  <w:comment w:id="3461" w:author="Catalina Ipas" w:date="2025-09-16T16:55:00Z" w:initials="CI">
    <w:p w14:paraId="6B6FEE60" w14:textId="23E5F52E" w:rsidR="004541AA" w:rsidRDefault="00BE3B8B">
      <w:pPr>
        <w:pStyle w:val="CommentText"/>
      </w:pPr>
      <w:r>
        <w:rPr>
          <w:rStyle w:val="CommentReference"/>
        </w:rPr>
        <w:annotationRef/>
      </w:r>
      <w:r w:rsidRPr="21F5CE6A">
        <w:t>art 49-52</w:t>
      </w:r>
    </w:p>
  </w:comment>
  <w:comment w:id="3667" w:author="Megan Ash" w:date="2026-02-26T11:04:00Z" w:initials="MA">
    <w:p w14:paraId="14BBACE5" w14:textId="77777777" w:rsidR="0085040A" w:rsidRDefault="00C2334F" w:rsidP="0085040A">
      <w:pPr>
        <w:pStyle w:val="CommentText"/>
      </w:pPr>
      <w:r>
        <w:rPr>
          <w:rStyle w:val="CommentReference"/>
        </w:rPr>
        <w:annotationRef/>
      </w:r>
      <w:r w:rsidR="0085040A">
        <w:rPr>
          <w:highlight w:val="magenta"/>
        </w:rPr>
        <w:t>LAWYERS: Review for clarity</w:t>
      </w:r>
    </w:p>
  </w:comment>
  <w:comment w:id="3767" w:author="Catalina Ipas" w:date="2025-09-30T14:46:00Z" w:initials="CI">
    <w:p w14:paraId="287F28C4" w14:textId="7E3F25AB" w:rsidR="004541AA" w:rsidRDefault="00BE3B8B">
      <w:pPr>
        <w:pStyle w:val="CommentText"/>
      </w:pPr>
      <w:r>
        <w:rPr>
          <w:rStyle w:val="CommentReference"/>
        </w:rPr>
        <w:annotationRef/>
      </w:r>
      <w:r w:rsidRPr="13D0168E">
        <w:t>repasar eso y añadir el punto de illness</w:t>
      </w:r>
    </w:p>
    <w:p w14:paraId="5DF4F0EA" w14:textId="0BCA13A6" w:rsidR="004541AA" w:rsidRDefault="004541AA">
      <w:pPr>
        <w:pStyle w:val="CommentText"/>
      </w:pPr>
    </w:p>
  </w:comment>
  <w:comment w:id="3863" w:author="Catalina Ipas" w:date="2025-09-08T15:20:00Z" w:initials="CI">
    <w:p w14:paraId="004C633A" w14:textId="0D6D7326" w:rsidR="004541AA" w:rsidRDefault="00BE3B8B">
      <w:pPr>
        <w:pStyle w:val="CommentText"/>
      </w:pPr>
      <w:r>
        <w:rPr>
          <w:rStyle w:val="CommentReference"/>
        </w:rPr>
        <w:annotationRef/>
      </w:r>
      <w:r w:rsidRPr="07C46E43">
        <w:t>CAPÍTULO VII SUSPENSIÓN DE LOS CONTRATOS DE TRABAJO</w:t>
      </w:r>
    </w:p>
  </w:comment>
  <w:comment w:id="3864" w:author="Catalina Ipas" w:date="2025-09-08T15:21:00Z" w:initials="CI">
    <w:p w14:paraId="199A7299" w14:textId="202869F9" w:rsidR="004541AA" w:rsidRDefault="00BE3B8B">
      <w:pPr>
        <w:pStyle w:val="CommentText"/>
      </w:pPr>
      <w:r>
        <w:rPr>
          <w:rStyle w:val="CommentReference"/>
        </w:rPr>
        <w:annotationRef/>
      </w:r>
      <w:r w:rsidRPr="78665BC1">
        <w:t>terminacion es el siguiente capitulo</w:t>
      </w:r>
    </w:p>
  </w:comment>
  <w:comment w:id="3869" w:author="Catalina Ipas" w:date="2025-10-02T17:48:00Z" w:initials="CI">
    <w:p w14:paraId="29956675" w14:textId="0C419159" w:rsidR="004541AA" w:rsidRDefault="00BE3B8B">
      <w:pPr>
        <w:pStyle w:val="CommentText"/>
      </w:pPr>
      <w:r>
        <w:rPr>
          <w:rStyle w:val="CommentReference"/>
        </w:rPr>
        <w:annotationRef/>
      </w:r>
      <w:r w:rsidRPr="0F3FFD66">
        <w:t>Artículo 125. A la terminación de todo contrato de trabajo, cualquiera que sea la causa que la haya motivado, el patrono debe dar gratuitamente al trabajador una constancia que exprese: a) La fecha de iniciación y terminación de las labores; b) La clase de trabajo desempeñado; y, c) El salario devengado durante el último período de pago. Si el trabajador lo desea, la constancia deberá expresar también: a) La eficiencia y comportamiento del trabajador; y, b) La causa o causas de la terminación del contrato</w:t>
      </w:r>
    </w:p>
  </w:comment>
  <w:comment w:id="3865" w:author="Catalina Ipas" w:date="2025-03-13T16:10:00Z" w:initials="CI">
    <w:p w14:paraId="7EBB78AD" w14:textId="40FF23F3" w:rsidR="004541AA" w:rsidRDefault="000871E7">
      <w:pPr>
        <w:pStyle w:val="CommentText"/>
      </w:pPr>
      <w:r>
        <w:rPr>
          <w:rStyle w:val="CommentReference"/>
        </w:rPr>
        <w:annotationRef/>
      </w:r>
      <w:r w:rsidRPr="535C919D">
        <w:t>Articles 14</w:t>
      </w:r>
    </w:p>
    <w:p w14:paraId="48456EC8" w14:textId="09092832" w:rsidR="004541AA" w:rsidRDefault="004541AA">
      <w:pPr>
        <w:pStyle w:val="CommentText"/>
      </w:pPr>
    </w:p>
  </w:comment>
  <w:comment w:id="3866" w:author="Catalina Ipas" w:date="2025-03-13T16:10:00Z" w:initials="CI">
    <w:p w14:paraId="0CA760AF" w14:textId="506E97CA" w:rsidR="004541AA" w:rsidRDefault="000871E7">
      <w:pPr>
        <w:pStyle w:val="CommentText"/>
      </w:pPr>
      <w:r>
        <w:rPr>
          <w:rStyle w:val="CommentReference"/>
        </w:rPr>
        <w:annotationRef/>
      </w:r>
      <w:r w:rsidRPr="18F554FF">
        <w:t>Article 22 du Code du Travail de 1966, modifié dernièrement en 2017</w:t>
      </w:r>
    </w:p>
  </w:comment>
  <w:comment w:id="3867" w:author="Catalina Ipas" w:date="2025-03-13T16:17:00Z" w:initials="CI">
    <w:p w14:paraId="43C434D8" w14:textId="1E69B3E1" w:rsidR="004541AA" w:rsidRDefault="000871E7">
      <w:pPr>
        <w:pStyle w:val="CommentText"/>
      </w:pPr>
      <w:r>
        <w:rPr>
          <w:rStyle w:val="CommentReference"/>
        </w:rPr>
        <w:annotationRef/>
      </w:r>
      <w:r w:rsidRPr="175C96A1">
        <w:t>capt 3</w:t>
      </w:r>
    </w:p>
    <w:p w14:paraId="529B99F3" w14:textId="47DFA350" w:rsidR="004541AA" w:rsidRDefault="004541AA">
      <w:pPr>
        <w:pStyle w:val="CommentText"/>
      </w:pPr>
    </w:p>
  </w:comment>
  <w:comment w:id="3868" w:author="Catalina Ipas" w:date="2025-05-06T00:24:00Z" w:initials="CI">
    <w:p w14:paraId="701F46CE" w14:textId="5442945E" w:rsidR="004541AA" w:rsidRDefault="000871E7">
      <w:pPr>
        <w:pStyle w:val="CommentText"/>
      </w:pPr>
      <w:r>
        <w:rPr>
          <w:rStyle w:val="CommentReference"/>
        </w:rPr>
        <w:annotationRef/>
      </w:r>
      <w:r w:rsidRPr="131F1BD3">
        <w:t>The fixed-term or indefinite-term employment contract may be terminated:</w:t>
      </w:r>
    </w:p>
    <w:p w14:paraId="4272FD42" w14:textId="0AED6850" w:rsidR="004541AA" w:rsidRDefault="000871E7">
      <w:pPr>
        <w:pStyle w:val="CommentText"/>
      </w:pPr>
      <w:r w:rsidRPr="1FC28A02">
        <w:t>a) by mutual agreement of the parties;</w:t>
      </w:r>
    </w:p>
    <w:p w14:paraId="634A25B5" w14:textId="7922CADE" w:rsidR="004541AA" w:rsidRDefault="000871E7">
      <w:pPr>
        <w:pStyle w:val="CommentText"/>
      </w:pPr>
      <w:r w:rsidRPr="0EA76F4C">
        <w:t xml:space="preserve"> b) by the will of one of the parties following a serious misconduct committed by the other party;</w:t>
      </w:r>
    </w:p>
    <w:p w14:paraId="6824D3B2" w14:textId="3818246C" w:rsidR="004541AA" w:rsidRDefault="000871E7">
      <w:pPr>
        <w:pStyle w:val="CommentText"/>
      </w:pPr>
      <w:r w:rsidRPr="0502015D">
        <w:t xml:space="preserve"> c) in the event of an impediment to performance resulting either from a fortuitous event or force majeure occurring before or during the execution of the contract, or from the death of the worker;</w:t>
      </w:r>
    </w:p>
    <w:p w14:paraId="327C1005" w14:textId="1E4879C2" w:rsidR="004541AA" w:rsidRDefault="000871E7">
      <w:pPr>
        <w:pStyle w:val="CommentText"/>
      </w:pPr>
      <w:r w:rsidRPr="693CFEB6">
        <w:t xml:space="preserve"> d) by termination pronounced by a judge in cases provided for by law;</w:t>
      </w:r>
    </w:p>
    <w:p w14:paraId="6F305EBD" w14:textId="565F87DD" w:rsidR="004541AA" w:rsidRDefault="000871E7">
      <w:pPr>
        <w:pStyle w:val="CommentText"/>
      </w:pPr>
      <w:r w:rsidRPr="2AD89BC4">
        <w:t xml:space="preserve"> e) in other cases provided for by law.</w:t>
      </w:r>
    </w:p>
  </w:comment>
  <w:comment w:id="3896" w:author="Catalina Ipas" w:date="2025-05-06T00:31:00Z" w:initials="CI">
    <w:p w14:paraId="189AD341" w14:textId="78A292DB" w:rsidR="004541AA" w:rsidRDefault="000871E7">
      <w:pPr>
        <w:pStyle w:val="CommentText"/>
      </w:pPr>
      <w:r>
        <w:rPr>
          <w:rStyle w:val="CommentReference"/>
        </w:rPr>
        <w:annotationRef/>
      </w:r>
      <w:r w:rsidRPr="59CC03CB">
        <w:t xml:space="preserve">repaso </w:t>
      </w:r>
    </w:p>
  </w:comment>
  <w:comment w:id="3934" w:author="Catalina Ipas" w:date="2025-05-06T00:33:00Z" w:initials="CI">
    <w:p w14:paraId="186BE343" w14:textId="7961046C" w:rsidR="004541AA" w:rsidRDefault="000871E7">
      <w:pPr>
        <w:pStyle w:val="CommentText"/>
      </w:pPr>
      <w:r>
        <w:rPr>
          <w:rStyle w:val="CommentReference"/>
        </w:rPr>
        <w:annotationRef/>
      </w:r>
      <w:r w:rsidRPr="54F2D811">
        <w:t>repaso</w:t>
      </w:r>
    </w:p>
  </w:comment>
  <w:comment w:id="3941" w:author="Catalina Ipas" w:date="2025-09-16T16:28:00Z" w:initials="CI">
    <w:p w14:paraId="7EE72D05" w14:textId="0744D2D4" w:rsidR="004541AA" w:rsidRDefault="00BE3B8B">
      <w:pPr>
        <w:pStyle w:val="CommentText"/>
      </w:pPr>
      <w:r>
        <w:rPr>
          <w:rStyle w:val="CommentReference"/>
        </w:rPr>
        <w:annotationRef/>
      </w:r>
      <w:r w:rsidRPr="43957635">
        <w:t>Artículo 114. Son causas justas que facultan al trabajador para dar por terminado el contrato de trabajo, sin preaviso y sin responsabilidad de su parte, conservando el derecho a las prestaciones e indemnizaciones legales, como en el caso de despido injusto:</w:t>
      </w:r>
    </w:p>
  </w:comment>
  <w:comment w:id="3942" w:author="Catalina Ipas" w:date="2025-09-16T16:28:00Z" w:initials="CI">
    <w:p w14:paraId="54F1DA33" w14:textId="67953E07" w:rsidR="004541AA" w:rsidRDefault="00BE3B8B">
      <w:pPr>
        <w:pStyle w:val="CommentText"/>
      </w:pPr>
      <w:r>
        <w:rPr>
          <w:rStyle w:val="CommentReference"/>
        </w:rPr>
        <w:annotationRef/>
      </w:r>
      <w:r w:rsidRPr="469E73BA">
        <w:t>Artículo 116. Si el contrato es por tiempo indeterminado cualquiera de las partes puede hacerlo terminar dando a la otra un preaviso. </w:t>
      </w:r>
    </w:p>
  </w:comment>
  <w:comment w:id="4230" w:author="Catalina Ipas" w:date="2025-05-07T18:24:00Z" w:initials="CI">
    <w:p w14:paraId="58DD42A3" w14:textId="0E41BA0A" w:rsidR="004541AA" w:rsidRDefault="000871E7">
      <w:pPr>
        <w:pStyle w:val="CommentText"/>
      </w:pPr>
      <w:r>
        <w:rPr>
          <w:rStyle w:val="CommentReference"/>
        </w:rPr>
        <w:annotationRef/>
      </w:r>
      <w:r w:rsidRPr="49605FA3">
        <w:t>Article 14 ter. (Ajouté par la loi n° 94-29 du 21 février 1994). l’employeur qui a l’intention de licencier un travailleur est tenu d’indiquer les causes du licenciement dans la lettre de préavis. Est considéré abusif le licenciement intervenu sans l’existence d’une cause réelle et sérieuse le justifiant ou sans respect des conventionnelles. </w:t>
      </w:r>
    </w:p>
  </w:comment>
  <w:comment w:id="4380" w:author="Roger Sanchez" w:date="2026-02-21T21:04:00Z" w:initials="RS">
    <w:p w14:paraId="30817FA1" w14:textId="5B8ACE32" w:rsidR="004A4796" w:rsidRDefault="004A4796">
      <w:pPr>
        <w:pStyle w:val="CommentText"/>
      </w:pPr>
      <w:r>
        <w:rPr>
          <w:rStyle w:val="CommentReference"/>
        </w:rPr>
        <w:annotationRef/>
      </w:r>
      <w:r w:rsidRPr="7BE79D19">
        <w:t>this is what local law says about preaviso: Artículo 116. Si el contrato es por tiempo indeterminado cualquiera de las partes puede hacerlo terminar dando a la otra un preaviso. Durante el término de éste el trabajador que va a ser despedido tiene derecho a licencia remunerada de un (1) día en cada semana a fin de que pueda buscar nueva colocación. El preaviso será notificado con anticipación así: a) De veinticuatro (24) horas, cuando el trabajador ha servido a un mismo patrono de modo continúo menos de tres (3) meses; b) De una (1) semana, cuando le haya servido de tres (3) a seis (6) meses; c) De dos (2) semanas, cuando le haya servido de seis (6) meses a un (1) año; d) De un (1) mes, cuando le ha servido de uno (1) a dos (2) años; y e) De dos (2) meses, cuando le ha servido por más de dos (2) años. Dichos avisos pueden omitirse por cualquiera de las partes pagando a la otra la cantidad que le corresponda según lo dispuesto en el artículo 118. </w:t>
      </w:r>
    </w:p>
  </w:comment>
  <w:comment w:id="4411" w:author="Catalina Ipas" w:date="2025-05-08T18:59:00Z" w:initials="CI">
    <w:p w14:paraId="250BD8E2" w14:textId="736F2633" w:rsidR="004541AA" w:rsidRDefault="000871E7">
      <w:pPr>
        <w:pStyle w:val="CommentText"/>
      </w:pPr>
      <w:r>
        <w:rPr>
          <w:rStyle w:val="CommentReference"/>
        </w:rPr>
        <w:annotationRef/>
      </w:r>
      <w:r w:rsidRPr="7AEDD9B7">
        <w:t>esto choca con la ley de tunez</w:t>
      </w:r>
    </w:p>
  </w:comment>
  <w:comment w:id="4424" w:author="Catalina Ipas" w:date="2025-09-16T16:30:00Z" w:initials="CI">
    <w:p w14:paraId="47EA5F10" w14:textId="7FD935EC" w:rsidR="004541AA" w:rsidRDefault="00BE3B8B">
      <w:pPr>
        <w:pStyle w:val="CommentText"/>
      </w:pPr>
      <w:r>
        <w:rPr>
          <w:rStyle w:val="CommentReference"/>
        </w:rPr>
        <w:annotationRef/>
      </w:r>
      <w:r w:rsidRPr="26AFC4F3">
        <w:t>Artículo 120. Si el contrato de trabajo por tiempo indeterminado concluye por razón de despido injustificado, o por alguna de las causas previstas en el artículo 114 u otra ajena a la voluntad del trabajador, o según se regula en éste artículo por retiro voluntario o por fallecimiento del trabajador, el patrono deberá pagarle a éste un auxilio de cesantía de acuerdo con las siguientes reglas:</w:t>
      </w:r>
    </w:p>
  </w:comment>
  <w:comment w:id="4447" w:author="Catalina Ipas" w:date="2025-09-16T18:14:00Z" w:initials="CI">
    <w:p w14:paraId="3EC19291" w14:textId="3C612ABB" w:rsidR="004541AA" w:rsidRDefault="00BE3B8B">
      <w:pPr>
        <w:pStyle w:val="CommentText"/>
      </w:pPr>
      <w:r>
        <w:rPr>
          <w:rStyle w:val="CommentReference"/>
        </w:rPr>
        <w:annotationRef/>
      </w:r>
      <w:r w:rsidRPr="096445CC">
        <w:t>art 116</w:t>
      </w:r>
    </w:p>
  </w:comment>
  <w:comment w:id="4448" w:author="Catalina Ipas" w:date="2025-09-16T18:14:00Z" w:initials="CI">
    <w:p w14:paraId="6F6FBC3E" w14:textId="61415C2D" w:rsidR="004541AA" w:rsidRDefault="00BE3B8B">
      <w:pPr>
        <w:pStyle w:val="CommentText"/>
      </w:pPr>
      <w:r>
        <w:rPr>
          <w:rStyle w:val="CommentReference"/>
        </w:rPr>
        <w:annotationRef/>
      </w:r>
      <w:r w:rsidRPr="32D23C7E">
        <w:t>mirar para ambos tipos</w:t>
      </w:r>
    </w:p>
  </w:comment>
  <w:comment w:id="4462" w:author="Catalina Ipas" w:date="2025-10-02T15:49:00Z" w:initials="CI">
    <w:p w14:paraId="3DE4201F" w14:textId="222D6677" w:rsidR="004541AA" w:rsidRDefault="00BE3B8B">
      <w:pPr>
        <w:pStyle w:val="CommentText"/>
      </w:pPr>
      <w:r>
        <w:rPr>
          <w:rStyle w:val="CommentReference"/>
        </w:rPr>
        <w:annotationRef/>
      </w:r>
      <w:r w:rsidRPr="25208451">
        <w:t>The notice period shall be given in advance as follows:</w:t>
      </w:r>
    </w:p>
    <w:p w14:paraId="1F82F15C" w14:textId="3EF98872" w:rsidR="004541AA" w:rsidRDefault="00BE3B8B">
      <w:pPr>
        <w:pStyle w:val="CommentText"/>
      </w:pPr>
      <w:r w:rsidRPr="09BF3EFD">
        <w:t xml:space="preserve"> a) Twenty-four (24) hours, when the worker has continuously served the same employer for less than three (3) months;</w:t>
      </w:r>
    </w:p>
    <w:p w14:paraId="6706FAAF" w14:textId="3946B27B" w:rsidR="004541AA" w:rsidRDefault="00BE3B8B">
      <w:pPr>
        <w:pStyle w:val="CommentText"/>
      </w:pPr>
      <w:r w:rsidRPr="51332BD8">
        <w:t xml:space="preserve"> b) One (1) week, when the worker has served from three (3) to six (6) months;</w:t>
      </w:r>
    </w:p>
    <w:p w14:paraId="552CB25A" w14:textId="4CCCBBB6" w:rsidR="004541AA" w:rsidRDefault="00BE3B8B">
      <w:pPr>
        <w:pStyle w:val="CommentText"/>
      </w:pPr>
      <w:r w:rsidRPr="4FE115BE">
        <w:t xml:space="preserve"> c) Two (2) weeks, when the worker has served from six (6) months to one (1) year;</w:t>
      </w:r>
    </w:p>
    <w:p w14:paraId="5E96ED74" w14:textId="50E5DC33" w:rsidR="004541AA" w:rsidRDefault="00BE3B8B">
      <w:pPr>
        <w:pStyle w:val="CommentText"/>
      </w:pPr>
      <w:r w:rsidRPr="7A99CDC4">
        <w:t xml:space="preserve"> d) One (1) month, when the worker has served from one (1) to two (2) years; and</w:t>
      </w:r>
    </w:p>
    <w:p w14:paraId="5B3B28D1" w14:textId="1AABA81D" w:rsidR="004541AA" w:rsidRDefault="00BE3B8B">
      <w:pPr>
        <w:pStyle w:val="CommentText"/>
      </w:pPr>
      <w:r w:rsidRPr="555F9F41">
        <w:t xml:space="preserve"> e) Two (2) months, when the worker has served for more than two (2) years. art 116</w:t>
      </w:r>
    </w:p>
  </w:comment>
  <w:comment w:id="4523" w:author="Catalina Ipas" w:date="2025-03-13T16:20:00Z" w:initials="CI">
    <w:p w14:paraId="7DF2228A" w14:textId="48D86548" w:rsidR="004541AA" w:rsidRDefault="000871E7">
      <w:pPr>
        <w:pStyle w:val="CommentText"/>
      </w:pPr>
      <w:r>
        <w:rPr>
          <w:rStyle w:val="CommentReference"/>
        </w:rPr>
        <w:annotationRef/>
      </w:r>
      <w:r w:rsidRPr="44EFB58B">
        <w:t>La loi prévoit des allocations de chômage pour les travailleurs ayant au moins 12 trimestres de cotisation, être involontairement en chômage, être inéligibles à une pension de vieillesse ou à une pension d'invalidité et, être inscrit comme demandeur d'emploi au bureau de placement.</w:t>
      </w:r>
    </w:p>
    <w:p w14:paraId="1C21496D" w14:textId="08E51D7A" w:rsidR="004541AA" w:rsidRDefault="000871E7">
      <w:pPr>
        <w:pStyle w:val="CommentText"/>
      </w:pPr>
      <w:r w:rsidRPr="0E29A91A">
        <w:t>Le montant de l’indemnité de chômage est égal à un mois de salaire du travailleur assuré à concurrence de 1 fois le salaire minimum légal mensuel. L'allocation de chômage est payée pendant 12 mois maximum. Pendant le chômage, le chômeur bénéficie du maintien des allocations familiales, du supplément familial et avoir accès à des prestations médicales pendant un an à compter du premier jour qui suit le trimestre d'arrêt du travail.</w:t>
      </w:r>
    </w:p>
    <w:p w14:paraId="17244CAF" w14:textId="753A06BD" w:rsidR="004541AA" w:rsidRDefault="000871E7">
      <w:pPr>
        <w:pStyle w:val="CommentText"/>
      </w:pPr>
      <w:r w:rsidRPr="0C1269F7">
        <w:t>Source: AISS-Profils des pays / Tunisie 2017</w:t>
      </w:r>
    </w:p>
    <w:p w14:paraId="2833CD1D" w14:textId="7BBEB74D" w:rsidR="004541AA" w:rsidRDefault="004541AA">
      <w:pPr>
        <w:pStyle w:val="CommentText"/>
      </w:pPr>
    </w:p>
  </w:comment>
  <w:comment w:id="4524" w:author="Catalina Ipas" w:date="2025-03-13T16:22:00Z" w:initials="CI">
    <w:p w14:paraId="48496A80" w14:textId="141FA0BD" w:rsidR="004541AA" w:rsidRDefault="000871E7">
      <w:pPr>
        <w:pStyle w:val="CommentText"/>
      </w:pPr>
      <w:r>
        <w:rPr>
          <w:rStyle w:val="CommentReference"/>
        </w:rPr>
        <w:annotationRef/>
      </w:r>
      <w:r w:rsidRPr="278F9706">
        <w:t>art 21.3 La commission régionale ou la commission centrale de contrôle du licenciement est tenue de donner son avis sur le dossier du licenciement ou de la mise en chômage dans un délai n’excédant pas quinze jours à partir de la date de sa saisine. Ce délai peut toutefois être prolongé par accord des deux parties. </w:t>
      </w:r>
    </w:p>
  </w:comment>
  <w:comment w:id="4525" w:author="Catalina Ipas" w:date="2025-03-13T16:23:00Z" w:initials="CI">
    <w:p w14:paraId="55B98923" w14:textId="0278A61B" w:rsidR="004541AA" w:rsidRDefault="000871E7">
      <w:pPr>
        <w:pStyle w:val="CommentText"/>
      </w:pPr>
      <w:r>
        <w:rPr>
          <w:rStyle w:val="CommentReference"/>
        </w:rPr>
        <w:annotationRef/>
      </w:r>
      <w:r w:rsidRPr="740A0D2D">
        <w:t>(buscar chomage)</w:t>
      </w:r>
    </w:p>
    <w:p w14:paraId="20F88BE6" w14:textId="743EB000" w:rsidR="004541AA" w:rsidRDefault="004541AA">
      <w:pPr>
        <w:pStyle w:val="CommentText"/>
      </w:pPr>
    </w:p>
  </w:comment>
  <w:comment w:id="4769" w:author="Catalina Ipas" w:date="2025-10-02T16:36:00Z" w:initials="CI">
    <w:p w14:paraId="0E64E806" w14:textId="2E64576F" w:rsidR="004541AA" w:rsidRDefault="00BE3B8B">
      <w:pPr>
        <w:pStyle w:val="CommentText"/>
      </w:pPr>
      <w:r>
        <w:rPr>
          <w:rStyle w:val="CommentReference"/>
        </w:rPr>
        <w:annotationRef/>
      </w:r>
      <w:r w:rsidRPr="44DBFF0E">
        <w:t>article 120 or for any of the causes set forth in Article 114 or any other reason beyond the worker’s control, or, as regulated in this article, due to voluntary resignation or the worker’s death, the employer shall pay severance pay according to the following rules:</w:t>
      </w:r>
    </w:p>
  </w:comment>
  <w:comment w:id="4912" w:author="Catalina Ipas" w:date="2025-10-02T16:10:00Z" w:initials="CI">
    <w:p w14:paraId="6BA72BDE" w14:textId="10A5EAEE" w:rsidR="004541AA" w:rsidRDefault="00BE3B8B">
      <w:pPr>
        <w:pStyle w:val="CommentText"/>
      </w:pPr>
      <w:r>
        <w:rPr>
          <w:rStyle w:val="CommentReference"/>
        </w:rPr>
        <w:annotationRef/>
      </w:r>
      <w:r w:rsidRPr="5B8CC3DA">
        <w:rPr>
          <w:b/>
          <w:bCs/>
        </w:rPr>
        <w:t>Article 121.</w:t>
      </w:r>
      <w:r w:rsidRPr="6F8238B3">
        <w:t xml:space="preserve"> When a worker has been hired for a fixed term in the cases permitted by law, or for the time necessary for the execution of a specific work, and is dismissed without just cause, or resigns for any of the reasons listed in Article 114, the employer shall compensate the worker with the amount of wages he or she would have earned during the remaining term or until the completion of the work. However, in no case shall such amount exceed what would correspond under the terms of the preceding article if the worker had been hired for an indefinite period.</w:t>
      </w:r>
    </w:p>
  </w:comment>
  <w:comment w:id="5132" w:author="Catalina Ipas" w:date="2025-09-16T18:46:00Z" w:initials="CI">
    <w:p w14:paraId="5FEC2A84" w14:textId="5B580772" w:rsidR="004541AA" w:rsidRDefault="00BE3B8B">
      <w:pPr>
        <w:pStyle w:val="CommentText"/>
      </w:pPr>
      <w:r>
        <w:rPr>
          <w:rStyle w:val="CommentReference"/>
        </w:rPr>
        <w:annotationRef/>
      </w:r>
      <w:r w:rsidRPr="58D7E428">
        <w:t>art 321 y 322 Artículo 322. La jornada ordinaria de trabajo diurno no podrá exceder de ocho (8) horas diarias y cuarenta y cuatro (44) a la semana, equivalentes a cuarenta y ocho (48) de salario. La jornada ordinaria de trabajo nocturno no podrá exceder de seis (6) horas diarias y treinta y seis (36) a la semana.</w:t>
      </w:r>
    </w:p>
  </w:comment>
  <w:comment w:id="5133" w:author="Catalina Ipas" w:date="2025-09-16T18:47:00Z" w:initials="CI">
    <w:p w14:paraId="20AB23BF" w14:textId="048FE2C4" w:rsidR="004541AA" w:rsidRDefault="00BE3B8B">
      <w:pPr>
        <w:pStyle w:val="CommentText"/>
      </w:pPr>
      <w:r>
        <w:rPr>
          <w:rStyle w:val="CommentReference"/>
        </w:rPr>
        <w:annotationRef/>
      </w:r>
      <w:r w:rsidRPr="1D71E41B">
        <w:t>Artículo 326. La jornada ordinaria de trabajo puede ser continua o dividirse en dos o más períodos con intervalos de descanso que se adapten racionalmente a la naturaleza del trabajo de que se trate y a las necesidades del trabajador. Siempre que se pacte una jornada ordinaria continua, el trabajador tiene derecho a un descanso mínimo de treinta (30) minutos dentro de esa jornada, el que debe computarse como tiempo de trabajo efectivo. Artículo 327. Después de la terminación del tiempo de trabajo diario debe concedérsele a los trabajadores un período de descanso ininterrumpido de por lo menos diez (10) horas. </w:t>
      </w:r>
    </w:p>
  </w:comment>
  <w:comment w:id="5131" w:author="Catalina Ipas" w:date="2025-10-02T17:51:00Z" w:initials="CI">
    <w:p w14:paraId="34B86C7F" w14:textId="66EE6A1D" w:rsidR="004541AA" w:rsidRDefault="00BE3B8B">
      <w:pPr>
        <w:pStyle w:val="CommentText"/>
      </w:pPr>
      <w:r>
        <w:rPr>
          <w:rStyle w:val="CommentReference"/>
        </w:rPr>
        <w:annotationRef/>
      </w:r>
      <w:r w:rsidRPr="4FEBEA23">
        <w:t>Artículo 322. La jornada ordinaria de trabajo diurno no podrá exceder de ocho (8) horas diarias y cuarenta y cuatro (44) a la semana, equivalentes a cuarenta y ocho (48) de salario. La jornada ordinaria de trabajo nocturno no podrá exceder de seis (6) horas diarias y treinta y seis (36) a la semana.</w:t>
      </w:r>
    </w:p>
  </w:comment>
  <w:comment w:id="5153" w:author="Catalina Ipas" w:date="2025-10-14T13:33:00Z" w:initials="CI">
    <w:p w14:paraId="16B9FAD8" w14:textId="08B37CA9" w:rsidR="004541AA" w:rsidRDefault="00BE3B8B">
      <w:pPr>
        <w:pStyle w:val="CommentText"/>
      </w:pPr>
      <w:r>
        <w:rPr>
          <w:rStyle w:val="CommentReference"/>
        </w:rPr>
        <w:annotationRef/>
      </w:r>
      <w:r w:rsidRPr="436E8563">
        <w:t> Cuarenta y cuatro (44) horas en la semana diurna, treinta y seis (36) horas en la semana jornada nocturna;</w:t>
      </w:r>
    </w:p>
  </w:comment>
  <w:comment w:id="5160" w:author="Megan Ash" w:date="2026-02-09T16:57:00Z" w:initials="MA">
    <w:p w14:paraId="0C5C44FD" w14:textId="77777777" w:rsidR="000C4053" w:rsidRDefault="000C4053" w:rsidP="000C4053">
      <w:pPr>
        <w:pStyle w:val="CommentText"/>
      </w:pPr>
      <w:r>
        <w:rPr>
          <w:rStyle w:val="CommentReference"/>
        </w:rPr>
        <w:annotationRef/>
      </w:r>
      <w:r>
        <w:t xml:space="preserve">This is different than what the benefits PPT says: </w:t>
      </w:r>
    </w:p>
    <w:p w14:paraId="4ACF4ADE" w14:textId="77777777" w:rsidR="000C4053" w:rsidRDefault="000C4053" w:rsidP="000C4053">
      <w:pPr>
        <w:pStyle w:val="CommentText"/>
      </w:pPr>
      <w:r>
        <w:rPr>
          <w:color w:val="000000"/>
          <w:highlight w:val="white"/>
        </w:rPr>
        <w:t>​</w:t>
      </w:r>
    </w:p>
    <w:p w14:paraId="0D77FFE4" w14:textId="77777777" w:rsidR="000C4053" w:rsidRDefault="000C4053" w:rsidP="000C4053">
      <w:pPr>
        <w:pStyle w:val="CommentText"/>
      </w:pPr>
      <w:r>
        <w:rPr>
          <w:b/>
          <w:bCs/>
          <w:color w:val="000000"/>
          <w:highlight w:val="white"/>
        </w:rPr>
        <w:t xml:space="preserve">OFFICE HOURS: </w:t>
      </w:r>
      <w:r>
        <w:rPr>
          <w:color w:val="000000"/>
          <w:highlight w:val="white"/>
        </w:rPr>
        <w:t xml:space="preserve">The normal work schedule for all full-time employees is an eight (8) hour day, five (5) consecutive days a week beginning on Monday. Normal business hours for regular, full-time personnel are 8:00 am - 4 pm, Monday through Friday. All employees must be available during </w:t>
      </w:r>
      <w:r>
        <w:rPr>
          <w:b/>
          <w:bCs/>
          <w:color w:val="000000"/>
          <w:highlight w:val="white"/>
        </w:rPr>
        <w:t xml:space="preserve">Partners’ core work hours of 10:00am - 3:00pm </w:t>
      </w:r>
      <w:r>
        <w:rPr>
          <w:color w:val="000000"/>
          <w:highlight w:val="white"/>
        </w:rPr>
        <w:t xml:space="preserve">EDT, although responsibilities may require more than this period. </w:t>
      </w:r>
      <w:r>
        <w:rPr>
          <w:color w:val="000000"/>
          <w:highlight w:val="white"/>
        </w:rPr>
        <w:br/>
      </w:r>
      <w:r>
        <w:rPr>
          <w:color w:val="000000"/>
          <w:highlight w:val="white"/>
        </w:rPr>
        <w:br/>
      </w:r>
      <w:r>
        <w:rPr>
          <w:b/>
          <w:color w:val="000000"/>
          <w:highlight w:val="lightGray"/>
        </w:rPr>
        <w:t xml:space="preserve">Lunch Break </w:t>
      </w:r>
      <w:r>
        <w:rPr>
          <w:color w:val="000000"/>
          <w:highlight w:val="lightGray"/>
        </w:rPr>
        <w:t>- the worker has a right to a rest break of at least half an hour within the working time, which must be counted as paid working time.</w:t>
      </w:r>
      <w:r>
        <w:rPr>
          <w:color w:val="000000"/>
          <w:highlight w:val="white"/>
        </w:rPr>
        <w:t xml:space="preserve"> </w:t>
      </w:r>
    </w:p>
    <w:p w14:paraId="1FFF0525" w14:textId="77777777" w:rsidR="000C4053" w:rsidRDefault="000C4053" w:rsidP="000C4053">
      <w:pPr>
        <w:pStyle w:val="CommentText"/>
      </w:pPr>
      <w:r>
        <w:br/>
      </w:r>
      <w:r>
        <w:br/>
      </w:r>
    </w:p>
  </w:comment>
  <w:comment w:id="5161" w:author="Roger Sanchez" w:date="2026-02-21T21:18:00Z" w:initials="RS">
    <w:p w14:paraId="6BBC2A0A" w14:textId="603D6EB6" w:rsidR="004A4796" w:rsidRDefault="004A4796">
      <w:pPr>
        <w:pStyle w:val="CommentText"/>
      </w:pPr>
      <w:r>
        <w:rPr>
          <w:rStyle w:val="CommentReference"/>
        </w:rPr>
        <w:annotationRef/>
      </w:r>
      <w:r w:rsidRPr="23675CE7">
        <w:t>I would align with the benefits PPT and mention flex time which is something staff value due to heavy traffic in Tegucigalpa. The 30 minute paid lunch break is in Artículo 326: La jornada ordinaria de trabajo puede ser continua o dividirse en dos o más períodos con intervalos de descanso que se adapten racionalmente a la naturaleza del trabajo de que se trate y a las necesidades del trabajador. Siempre que se pacte una jornada ordinaria continua, el trabajador tiene derecho a un descanso mínimo de treinta (30) minutos dentro de esa jornada, el que debe computarse como tiempo de trabajo efectivo. </w:t>
      </w:r>
    </w:p>
  </w:comment>
  <w:comment w:id="5190" w:author="Roger Sanchez" w:date="2026-02-21T21:28:00Z" w:initials="RS">
    <w:p w14:paraId="023EBF5F" w14:textId="1A8C7CC0" w:rsidR="004A4796" w:rsidRDefault="004A4796">
      <w:pPr>
        <w:pStyle w:val="CommentText"/>
      </w:pPr>
      <w:r>
        <w:rPr>
          <w:rStyle w:val="CommentReference"/>
        </w:rPr>
        <w:annotationRef/>
      </w:r>
      <w:r w:rsidRPr="1AB1CD2D">
        <w:t>Suggested language</w:t>
      </w:r>
    </w:p>
  </w:comment>
  <w:comment w:id="5367" w:author="Catalina Ipas" w:date="2025-09-16T18:49:00Z" w:initials="CI">
    <w:p w14:paraId="28B1CB34" w14:textId="1E8CBC95" w:rsidR="004541AA" w:rsidRDefault="00BE3B8B">
      <w:pPr>
        <w:pStyle w:val="CommentText"/>
      </w:pPr>
      <w:r>
        <w:rPr>
          <w:rStyle w:val="CommentReference"/>
        </w:rPr>
        <w:annotationRef/>
      </w:r>
      <w:r w:rsidRPr="60E9A4D7">
        <w:t>art 330-332</w:t>
      </w:r>
    </w:p>
  </w:comment>
  <w:comment w:id="5378" w:author="Megan Ash" w:date="2026-02-09T17:15:00Z" w:initials="MA">
    <w:p w14:paraId="5AF7BA7F" w14:textId="77777777" w:rsidR="00245DD8" w:rsidRDefault="00334103" w:rsidP="00245DD8">
      <w:pPr>
        <w:pStyle w:val="CommentText"/>
      </w:pPr>
      <w:r>
        <w:rPr>
          <w:rStyle w:val="CommentReference"/>
        </w:rPr>
        <w:annotationRef/>
      </w:r>
      <w:r w:rsidR="00245DD8">
        <w:rPr>
          <w:highlight w:val="magenta"/>
        </w:rPr>
        <w:t>Confirmed with Maria Elena: by law, all overtime must be paid. But in practice, can give comp time instead of overtime pay - it’s a grey area, the lawyers should review this. Maria Elena  recommends removing this section from the manual and only including comp time policy</w:t>
      </w:r>
    </w:p>
  </w:comment>
  <w:comment w:id="5423" w:author="Catalina Ipas" w:date="2025-10-02T17:53:00Z" w:initials="CI">
    <w:p w14:paraId="5BCEDA8B" w14:textId="705B5BED" w:rsidR="004541AA" w:rsidRDefault="00BE3B8B">
      <w:pPr>
        <w:pStyle w:val="CommentText"/>
      </w:pPr>
      <w:r>
        <w:rPr>
          <w:rStyle w:val="CommentReference"/>
        </w:rPr>
        <w:annotationRef/>
      </w:r>
      <w:r w:rsidRPr="6D9E7C57">
        <w:t> Artículo 331. No serán remuneradas las horas extraordinarias cuando el trabajador las ocupe en subsanar los errores imputables sólo a él, cometidos durante la jornada ordinaria. </w:t>
      </w:r>
    </w:p>
  </w:comment>
  <w:comment w:id="5380" w:author="Catalina Ipas" w:date="2025-10-14T13:47:00Z" w:initials="CI">
    <w:p w14:paraId="4DAACA6A" w14:textId="78DB487D" w:rsidR="004541AA" w:rsidRDefault="00BE3B8B">
      <w:pPr>
        <w:pStyle w:val="CommentText"/>
      </w:pPr>
      <w:r>
        <w:rPr>
          <w:rStyle w:val="CommentReference"/>
        </w:rPr>
        <w:annotationRef/>
      </w:r>
      <w:r w:rsidRPr="0A7CA23A">
        <w:t xml:space="preserve">this is contrary to the compensatory time policy right? so I should remove it </w:t>
      </w:r>
    </w:p>
  </w:comment>
  <w:comment w:id="5429" w:author="Catalina Ipas" w:date="2025-09-16T18:50:00Z" w:initials="CI">
    <w:p w14:paraId="5CDDB4C9" w14:textId="0D1AB637" w:rsidR="004541AA" w:rsidRDefault="00BE3B8B">
      <w:pPr>
        <w:pStyle w:val="CommentText"/>
      </w:pPr>
      <w:r>
        <w:rPr>
          <w:rStyle w:val="CommentReference"/>
        </w:rPr>
        <w:annotationRef/>
      </w:r>
      <w:r w:rsidRPr="51D88EDB">
        <w:t>art 338</w:t>
      </w:r>
    </w:p>
  </w:comment>
  <w:comment w:id="5437" w:author="Catalina Ipas" w:date="2025-09-16T18:50:00Z" w:initials="CI">
    <w:p w14:paraId="20972603" w14:textId="5C035DE5" w:rsidR="004541AA" w:rsidRDefault="00BE3B8B">
      <w:pPr>
        <w:pStyle w:val="CommentText"/>
      </w:pPr>
      <w:r>
        <w:rPr>
          <w:rStyle w:val="CommentReference"/>
        </w:rPr>
        <w:annotationRef/>
      </w:r>
      <w:r w:rsidRPr="4A259C1D">
        <w:t>art 338</w:t>
      </w:r>
    </w:p>
  </w:comment>
  <w:comment w:id="5478" w:author="Catalina Ipas" w:date="2025-09-16T16:59:00Z" w:initials="CI">
    <w:p w14:paraId="2FC3B1FA" w14:textId="3104381B" w:rsidR="004541AA" w:rsidRDefault="00BE3B8B">
      <w:pPr>
        <w:pStyle w:val="CommentText"/>
      </w:pPr>
      <w:r>
        <w:rPr>
          <w:rStyle w:val="CommentReference"/>
        </w:rPr>
        <w:annotationRef/>
      </w:r>
      <w:r w:rsidRPr="45577F27">
        <w:t>art 338-344</w:t>
      </w:r>
    </w:p>
  </w:comment>
  <w:comment w:id="5477" w:author="Catalina Ipas" w:date="2025-09-16T18:50:00Z" w:initials="CI">
    <w:p w14:paraId="220D262D" w14:textId="5C1FCFA8" w:rsidR="004541AA" w:rsidRDefault="00BE3B8B">
      <w:pPr>
        <w:pStyle w:val="CommentText"/>
      </w:pPr>
      <w:r>
        <w:rPr>
          <w:rStyle w:val="CommentReference"/>
        </w:rPr>
        <w:annotationRef/>
      </w:r>
      <w:r w:rsidRPr="4AD8654E">
        <w:t>art 338</w:t>
      </w:r>
    </w:p>
  </w:comment>
  <w:comment w:id="5479" w:author="Danielle Martin" w:date="2024-11-05T15:57:00Z" w:initials="DM">
    <w:p w14:paraId="3775CF65" w14:textId="77777777" w:rsidR="00E92F69" w:rsidRDefault="00E92F69">
      <w:pPr>
        <w:pStyle w:val="CommentText"/>
      </w:pPr>
      <w:r>
        <w:rPr>
          <w:rStyle w:val="CommentReference"/>
        </w:rPr>
        <w:annotationRef/>
      </w:r>
      <w:r>
        <w:t xml:space="preserve">For lawyer, the law says "The weekly rest period must be twenty four consecutive hours at least; it must be given on Fridays." </w:t>
      </w:r>
    </w:p>
    <w:p w14:paraId="3DA21648" w14:textId="77777777" w:rsidR="00E92F69" w:rsidRDefault="00E92F69">
      <w:pPr>
        <w:pStyle w:val="CommentText"/>
      </w:pPr>
    </w:p>
    <w:p w14:paraId="0E3D91AA" w14:textId="77777777" w:rsidR="00E92F69" w:rsidRDefault="00E92F69" w:rsidP="00BA48FD">
      <w:pPr>
        <w:pStyle w:val="CommentText"/>
      </w:pPr>
      <w:r>
        <w:t>Can we choose to provide this day on the weekend? Sunday or Saturday? Or are we out of compliance since the law requires Friday.</w:t>
      </w:r>
    </w:p>
  </w:comment>
  <w:comment w:id="5485" w:author="Catalina Ipas" w:date="2025-10-02T17:58:00Z" w:initials="CI">
    <w:p w14:paraId="0806B5DC" w14:textId="5040C4D9" w:rsidR="004541AA" w:rsidRDefault="00BE3B8B">
      <w:pPr>
        <w:pStyle w:val="CommentText"/>
      </w:pPr>
      <w:r>
        <w:rPr>
          <w:rStyle w:val="CommentReference"/>
        </w:rPr>
        <w:annotationRef/>
      </w:r>
      <w:r w:rsidRPr="3E0F75D7">
        <w:t>6 days 338</w:t>
      </w:r>
    </w:p>
  </w:comment>
  <w:comment w:id="5490" w:author="Catalina Ipas" w:date="2025-09-16T16:59:00Z" w:initials="CI">
    <w:p w14:paraId="06F8A1C2" w14:textId="0C2DFAA3" w:rsidR="004541AA" w:rsidRDefault="00BE3B8B">
      <w:pPr>
        <w:pStyle w:val="CommentText"/>
      </w:pPr>
      <w:r>
        <w:rPr>
          <w:rStyle w:val="CommentReference"/>
        </w:rPr>
        <w:annotationRef/>
      </w:r>
      <w:r w:rsidRPr="489B5FF7">
        <w:t>art 335-359</w:t>
      </w:r>
    </w:p>
  </w:comment>
  <w:comment w:id="5491" w:author="Catalina Ipas" w:date="2025-09-16T18:50:00Z" w:initials="CI">
    <w:p w14:paraId="01BA8945" w14:textId="380EDA98" w:rsidR="004541AA" w:rsidRDefault="00BE3B8B">
      <w:pPr>
        <w:pStyle w:val="CommentText"/>
      </w:pPr>
      <w:r>
        <w:rPr>
          <w:rStyle w:val="CommentReference"/>
        </w:rPr>
        <w:annotationRef/>
      </w:r>
      <w:r w:rsidRPr="16C0AE57">
        <w:t>339</w:t>
      </w:r>
    </w:p>
  </w:comment>
  <w:comment w:id="5522" w:author="Megan Ash" w:date="2026-02-10T14:31:00Z" w:initials="MA">
    <w:p w14:paraId="09C874A7" w14:textId="77777777" w:rsidR="0021550E" w:rsidRDefault="0021550E" w:rsidP="0021550E">
      <w:pPr>
        <w:pStyle w:val="CommentText"/>
      </w:pPr>
      <w:r>
        <w:rPr>
          <w:rStyle w:val="CommentReference"/>
        </w:rPr>
        <w:annotationRef/>
      </w:r>
      <w:r>
        <w:t>Delete since it’s a Saturday?</w:t>
      </w:r>
    </w:p>
  </w:comment>
  <w:comment w:id="5523" w:author="Roger Sanchez" w:date="2026-02-21T21:36:00Z" w:initials="RS">
    <w:p w14:paraId="547B2406" w14:textId="4B17D3E1" w:rsidR="004A4796" w:rsidRDefault="004A4796">
      <w:pPr>
        <w:pStyle w:val="CommentText"/>
      </w:pPr>
      <w:r>
        <w:rPr>
          <w:rStyle w:val="CommentReference"/>
        </w:rPr>
        <w:annotationRef/>
      </w:r>
      <w:r w:rsidRPr="4F2DCCA8">
        <w:t xml:space="preserve">In most organizations this is observed on Holy Wednesday or the following Monday (Lunes de Resurrección). </w:t>
      </w:r>
    </w:p>
  </w:comment>
  <w:comment w:id="5524" w:author="Megan Ash" w:date="2026-02-23T10:38:00Z" w:initials="MA">
    <w:p w14:paraId="7C62E1E2" w14:textId="77777777" w:rsidR="007514B7" w:rsidRDefault="007514B7" w:rsidP="007514B7">
      <w:pPr>
        <w:pStyle w:val="CommentText"/>
      </w:pPr>
      <w:r>
        <w:rPr>
          <w:rStyle w:val="CommentReference"/>
        </w:rPr>
        <w:annotationRef/>
      </w:r>
      <w:r>
        <w:rPr>
          <w:highlight w:val="magenta"/>
        </w:rPr>
        <w:t>Danielle - we should decide if this will be observed on Holy Wednesday or Lunes de Resurrecion and add that in here</w:t>
      </w:r>
    </w:p>
  </w:comment>
  <w:comment w:id="5571" w:author="Catalina Ipas" w:date="2025-10-13T16:57:00Z" w:initials="CI">
    <w:p w14:paraId="18064032" w14:textId="14AE2A5A" w:rsidR="004541AA" w:rsidRDefault="00BE3B8B">
      <w:pPr>
        <w:pStyle w:val="CommentText"/>
      </w:pPr>
      <w:r>
        <w:rPr>
          <w:rStyle w:val="CommentReference"/>
        </w:rPr>
        <w:annotationRef/>
      </w:r>
      <w:r w:rsidRPr="3E2C8F81">
        <w:t>in honduras it is: January 1st, April 14th, May 1st, September 15th, October 3rd, October 12th, October 21st, and December 25th — even if they fall on a Sunday — as well as Holy Thursday, Good Friday, and Holy Saturday of Easter Week. </w:t>
      </w:r>
    </w:p>
  </w:comment>
  <w:comment w:id="5570" w:author="Roger Sanchez" w:date="2026-02-21T21:43:00Z" w:initials="RS">
    <w:p w14:paraId="74DAFDF4" w14:textId="341759C8" w:rsidR="004A4796" w:rsidRDefault="004A4796">
      <w:pPr>
        <w:pStyle w:val="CommentText"/>
      </w:pPr>
      <w:r>
        <w:rPr>
          <w:rStyle w:val="CommentReference"/>
        </w:rPr>
        <w:annotationRef/>
      </w:r>
      <w:r w:rsidRPr="38D08BFF">
        <w:t>Are we talking about the U.S. Federal Government?, HN is a unitary government not federal. Regardless, I would clarify that holidays falling on weekends are observed before or after the weekend, in line with holiday observance: If a holiday falls on Saturday → it is observed on Friday</w:t>
      </w:r>
    </w:p>
    <w:p w14:paraId="7A214563" w14:textId="022E8AB4" w:rsidR="004A4796" w:rsidRDefault="004A4796">
      <w:pPr>
        <w:pStyle w:val="CommentText"/>
      </w:pPr>
      <w:r w:rsidRPr="047613E9">
        <w:t>If a holiday falls on Sunday → it is observed on Monday</w:t>
      </w:r>
    </w:p>
  </w:comment>
  <w:comment w:id="5635" w:author="Catalina Ipas" w:date="2025-10-13T16:48:00Z" w:initials="CI">
    <w:p w14:paraId="27861A6F" w14:textId="2639BA09" w:rsidR="004541AA" w:rsidRDefault="00BE3B8B">
      <w:pPr>
        <w:pStyle w:val="CommentText"/>
      </w:pPr>
      <w:r>
        <w:rPr>
          <w:rStyle w:val="CommentReference"/>
        </w:rPr>
        <w:annotationRef/>
      </w:r>
      <w:r w:rsidRPr="4013FFA0">
        <w:t>partners policy?</w:t>
      </w:r>
    </w:p>
  </w:comment>
  <w:comment w:id="5871" w:author="Catalina Ipas" w:date="2025-09-16T18:51:00Z" w:initials="CI">
    <w:p w14:paraId="354C3038" w14:textId="6A62C729" w:rsidR="004541AA" w:rsidRDefault="00BE3B8B">
      <w:pPr>
        <w:pStyle w:val="CommentText"/>
      </w:pPr>
      <w:r>
        <w:rPr>
          <w:rStyle w:val="CommentReference"/>
        </w:rPr>
        <w:annotationRef/>
      </w:r>
      <w:r w:rsidRPr="5403934C">
        <w:t>Artículo 340. Si en virtud de convenio se trabajare durante los días de descanso o los días feriados o de fiesta nacional, se pagarán con el duplo de salario correspondiente a la jornada ordinaria en proporción al tiempo trabajado, sin perjuicio del derecho del trabajador a cualquier otro día de descanso en la semana conforme al artículo 338.</w:t>
      </w:r>
    </w:p>
  </w:comment>
  <w:comment w:id="5872" w:author="Megan Ash" w:date="2026-02-10T14:50:00Z" w:initials="MA">
    <w:p w14:paraId="3E5853F4" w14:textId="77777777" w:rsidR="00C801F4" w:rsidRDefault="006B669C" w:rsidP="00C801F4">
      <w:pPr>
        <w:pStyle w:val="CommentText"/>
      </w:pPr>
      <w:r>
        <w:rPr>
          <w:rStyle w:val="CommentReference"/>
        </w:rPr>
        <w:annotationRef/>
      </w:r>
      <w:r w:rsidR="00C801F4">
        <w:rPr>
          <w:highlight w:val="magenta"/>
        </w:rPr>
        <w:t>Should we change this to the MGD Honduras email? (</w:t>
      </w:r>
      <w:hyperlink r:id="rId2" w:history="1">
        <w:r w:rsidR="00C801F4" w:rsidRPr="006F21D2">
          <w:rPr>
            <w:rStyle w:val="Hyperlink"/>
            <w:highlight w:val="magenta"/>
          </w:rPr>
          <w:t>mgdhondurashr@partners.net</w:t>
        </w:r>
      </w:hyperlink>
      <w:r w:rsidR="00C801F4">
        <w:rPr>
          <w:highlight w:val="magenta"/>
        </w:rPr>
        <w:t>). Who will make this decision?</w:t>
      </w:r>
    </w:p>
  </w:comment>
  <w:comment w:id="5886" w:author="Catalina Ipas" w:date="2025-09-16T19:28:00Z" w:initials="CI">
    <w:p w14:paraId="62C4D45D" w14:textId="5389D8C8" w:rsidR="004541AA" w:rsidRDefault="00BE3B8B">
      <w:pPr>
        <w:pStyle w:val="CommentText"/>
      </w:pPr>
      <w:r>
        <w:rPr>
          <w:rStyle w:val="CommentReference"/>
        </w:rPr>
        <w:annotationRef/>
      </w:r>
      <w:r w:rsidRPr="267D0511">
        <w:t>add paragraph like in colombia</w:t>
      </w:r>
    </w:p>
  </w:comment>
  <w:comment w:id="5918" w:author="Megan Ash" w:date="2026-02-10T15:06:00Z" w:initials="MA">
    <w:p w14:paraId="4D20FD46" w14:textId="77777777" w:rsidR="0097626D" w:rsidRDefault="005F5D44" w:rsidP="0097626D">
      <w:pPr>
        <w:pStyle w:val="CommentText"/>
      </w:pPr>
      <w:r>
        <w:rPr>
          <w:rStyle w:val="CommentReference"/>
        </w:rPr>
        <w:annotationRef/>
      </w:r>
      <w:r w:rsidR="0097626D">
        <w:rPr>
          <w:highlight w:val="magenta"/>
        </w:rPr>
        <w:t>If timesheets aren’t approved until the day after the last day of the month, do we still do payroll the last day of the month? (Based on section below, “due dates for timesheets”</w:t>
      </w:r>
    </w:p>
  </w:comment>
  <w:comment w:id="5929" w:author="Megan Ash" w:date="2026-02-10T15:03:00Z" w:initials="MA">
    <w:p w14:paraId="63BD4DE6" w14:textId="6B44FA7C" w:rsidR="00934D83" w:rsidRDefault="00851010" w:rsidP="00934D83">
      <w:pPr>
        <w:pStyle w:val="CommentText"/>
      </w:pPr>
      <w:r>
        <w:rPr>
          <w:rStyle w:val="CommentReference"/>
        </w:rPr>
        <w:annotationRef/>
      </w:r>
      <w:r w:rsidR="00934D83">
        <w:rPr>
          <w:highlight w:val="magenta"/>
        </w:rPr>
        <w:t>We need to have physical copies?</w:t>
      </w:r>
    </w:p>
  </w:comment>
  <w:comment w:id="5935" w:author="Megan Ash" w:date="2026-02-10T15:05:00Z" w:initials="MA">
    <w:p w14:paraId="4AA47A91" w14:textId="77777777" w:rsidR="00CC6388" w:rsidRDefault="005F5D44" w:rsidP="00CC6388">
      <w:pPr>
        <w:pStyle w:val="CommentText"/>
      </w:pPr>
      <w:r>
        <w:rPr>
          <w:rStyle w:val="CommentReference"/>
        </w:rPr>
        <w:annotationRef/>
      </w:r>
      <w:r w:rsidR="00CC6388">
        <w:rPr>
          <w:highlight w:val="magenta"/>
        </w:rPr>
        <w:t>This is contradictory to the above section that says timesheets are submitted monthly. Based on conversations with Gloria, I think the team prefers to do monthly payroll, so can we change timesheet submissions  to monthly instead of every 15 days?</w:t>
      </w:r>
    </w:p>
  </w:comment>
  <w:comment w:id="5941" w:author="Megan Ash" w:date="2026-02-10T15:09:00Z" w:initials="MA">
    <w:p w14:paraId="0CA1E855" w14:textId="4DBC2F4C" w:rsidR="003104C0" w:rsidRDefault="005F5D44" w:rsidP="003104C0">
      <w:pPr>
        <w:pStyle w:val="CommentText"/>
      </w:pPr>
      <w:r>
        <w:rPr>
          <w:rStyle w:val="CommentReference"/>
        </w:rPr>
        <w:annotationRef/>
      </w:r>
      <w:r w:rsidR="003104C0">
        <w:rPr>
          <w:highlight w:val="magenta"/>
        </w:rPr>
        <w:t>Question for Danielle: Are payslips available on Replicon or what does this process look like?</w:t>
      </w:r>
    </w:p>
  </w:comment>
  <w:comment w:id="5942" w:author="Megan Ash" w:date="2026-02-23T14:59:00Z" w:initials="MA">
    <w:p w14:paraId="634E4A66" w14:textId="77777777" w:rsidR="006B66F8" w:rsidRDefault="006B66F8" w:rsidP="006B66F8">
      <w:pPr>
        <w:pStyle w:val="CommentText"/>
      </w:pPr>
      <w:r>
        <w:rPr>
          <w:rStyle w:val="CommentReference"/>
        </w:rPr>
        <w:annotationRef/>
      </w:r>
      <w:r>
        <w:rPr>
          <w:highlight w:val="magenta"/>
        </w:rPr>
        <w:t>Also, need to confirm if it’s monthly or bi-monthly payroll</w:t>
      </w:r>
    </w:p>
  </w:comment>
  <w:comment w:id="5951" w:author="Megan Ash" w:date="2026-02-26T11:22:00Z" w:initials="MA">
    <w:p w14:paraId="350DB566" w14:textId="77777777" w:rsidR="007D5355" w:rsidRDefault="00B3139A" w:rsidP="007D5355">
      <w:pPr>
        <w:pStyle w:val="CommentText"/>
      </w:pPr>
      <w:r>
        <w:rPr>
          <w:rStyle w:val="CommentReference"/>
        </w:rPr>
        <w:annotationRef/>
      </w:r>
      <w:r w:rsidR="007D5355">
        <w:rPr>
          <w:highlight w:val="magenta"/>
        </w:rPr>
        <w:t>For lawyer review: Maria Elena said by law Partners must deduct income taxes, this seems to be incorrect</w:t>
      </w:r>
    </w:p>
  </w:comment>
  <w:comment w:id="5952" w:author="Roger Sanchez" w:date="2026-02-27T07:43:00Z" w:initials="RS">
    <w:p w14:paraId="3893FDF5" w14:textId="00343447" w:rsidR="008F1CAA" w:rsidRDefault="005F6401">
      <w:pPr>
        <w:pStyle w:val="CommentText"/>
      </w:pPr>
      <w:r>
        <w:rPr>
          <w:rStyle w:val="CommentReference"/>
        </w:rPr>
        <w:annotationRef/>
      </w:r>
      <w:r w:rsidRPr="612F9D48">
        <w:t>Yes, that is the norm. We must deduct income taxes (impuesto sobre la renta) each month, as well as: Instituto Hondureño de Seguridad Social (IHSS), el Régimen de Aportaciones Privadas (RAP), y el impuesto vecinal (annual).</w:t>
      </w:r>
    </w:p>
  </w:comment>
  <w:comment w:id="5987" w:author="Megan Ash" w:date="2026-02-10T15:12:00Z" w:initials="MA">
    <w:p w14:paraId="62DFC70E" w14:textId="77777777" w:rsidR="007F3CF0" w:rsidRDefault="00FE07E1" w:rsidP="007F3CF0">
      <w:pPr>
        <w:pStyle w:val="CommentText"/>
      </w:pPr>
      <w:r>
        <w:rPr>
          <w:rStyle w:val="CommentReference"/>
        </w:rPr>
        <w:annotationRef/>
      </w:r>
      <w:r w:rsidR="007F3CF0">
        <w:rPr>
          <w:highlight w:val="magenta"/>
        </w:rPr>
        <w:t>We have stated earlier that we do not do salary advances. Remove?</w:t>
      </w:r>
    </w:p>
  </w:comment>
  <w:comment w:id="5989" w:author="Megan Ash" w:date="2026-02-10T15:25:00Z" w:initials="MA">
    <w:p w14:paraId="7C91BAFB" w14:textId="77777777" w:rsidR="007F3CF0" w:rsidRDefault="001D7108" w:rsidP="007F3CF0">
      <w:pPr>
        <w:pStyle w:val="CommentText"/>
      </w:pPr>
      <w:r>
        <w:rPr>
          <w:rStyle w:val="CommentReference"/>
        </w:rPr>
        <w:annotationRef/>
      </w:r>
      <w:r w:rsidR="007F3CF0">
        <w:rPr>
          <w:highlight w:val="magenta"/>
        </w:rPr>
        <w:t>Does this refer to the advance payable to the employee?</w:t>
      </w:r>
    </w:p>
  </w:comment>
  <w:comment w:id="5988" w:author="Megan Ash" w:date="2026-02-10T15:28:00Z" w:initials="MA">
    <w:p w14:paraId="0D6AEE13" w14:textId="77777777" w:rsidR="007F3CF0" w:rsidRDefault="003B106A" w:rsidP="007F3CF0">
      <w:pPr>
        <w:pStyle w:val="CommentText"/>
      </w:pPr>
      <w:r>
        <w:rPr>
          <w:rStyle w:val="CommentReference"/>
        </w:rPr>
        <w:annotationRef/>
      </w:r>
      <w:r w:rsidR="007F3CF0">
        <w:rPr>
          <w:highlight w:val="magenta"/>
        </w:rPr>
        <w:t>I feel like this part is super unclear and contradictory - review with Danielle</w:t>
      </w:r>
    </w:p>
  </w:comment>
  <w:comment w:id="5999" w:author="Leonardo Torres" w:date="2025-11-12T15:03:00Z" w:initials="LT">
    <w:p w14:paraId="4244F712" w14:textId="63DB7FF7" w:rsidR="00222F03" w:rsidRDefault="000C2319" w:rsidP="00222F03">
      <w:pPr>
        <w:pStyle w:val="CommentText"/>
      </w:pPr>
      <w:r>
        <w:rPr>
          <w:rStyle w:val="CommentReference"/>
        </w:rPr>
        <w:annotationRef/>
      </w:r>
      <w:r w:rsidR="00222F03">
        <w:fldChar w:fldCharType="begin"/>
      </w:r>
      <w:r w:rsidR="00222F03">
        <w:instrText>HYPERLINK "mailto:cipas@partners.net"</w:instrText>
      </w:r>
      <w:bookmarkStart w:id="6000" w:name="_@_D57C2BB3250C4931BFB25CF39F9BADAEZ"/>
      <w:r w:rsidR="00222F03">
        <w:fldChar w:fldCharType="separate"/>
      </w:r>
      <w:bookmarkEnd w:id="6000"/>
      <w:r w:rsidR="00222F03" w:rsidRPr="00222F03">
        <w:rPr>
          <w:rStyle w:val="Mention"/>
          <w:noProof/>
        </w:rPr>
        <w:t>@Catalina Ipas</w:t>
      </w:r>
      <w:r w:rsidR="00222F03">
        <w:fldChar w:fldCharType="end"/>
      </w:r>
      <w:r w:rsidR="00222F03">
        <w:t xml:space="preserve"> , esto corresponde al </w:t>
      </w:r>
      <w:r w:rsidR="00222F03">
        <w:rPr>
          <w:b/>
          <w:bCs/>
        </w:rPr>
        <w:t>Décimo tercer mes (Aguinaldo)</w:t>
      </w:r>
      <w:r w:rsidR="00222F03">
        <w:t xml:space="preserve"> – diciembre? Deberíamos incluir </w:t>
      </w:r>
      <w:r w:rsidR="00222F03">
        <w:rPr>
          <w:b/>
          <w:bCs/>
        </w:rPr>
        <w:t>Décimo cuarto mes (Compensación social)</w:t>
      </w:r>
      <w:r w:rsidR="00222F03">
        <w:t xml:space="preserve"> – junio? </w:t>
      </w:r>
    </w:p>
  </w:comment>
  <w:comment w:id="6006" w:author="Leonardo Torres" w:date="2025-11-12T15:03:00Z" w:initials="LT">
    <w:p w14:paraId="26A7F366" w14:textId="77777777" w:rsidR="00C11F98" w:rsidRDefault="00C11F98" w:rsidP="00222F03">
      <w:pPr>
        <w:pStyle w:val="CommentText"/>
      </w:pPr>
      <w:r>
        <w:rPr>
          <w:rStyle w:val="CommentReference"/>
        </w:rPr>
        <w:annotationRef/>
      </w:r>
      <w:r>
        <w:fldChar w:fldCharType="begin"/>
      </w:r>
      <w:r>
        <w:instrText>HYPERLINK "mailto:cipas@partners.net"</w:instrText>
      </w:r>
      <w:bookmarkStart w:id="6009" w:name="_@_A2792E6A32F34D228D80F7529506195CZ"/>
      <w:r>
        <w:fldChar w:fldCharType="separate"/>
      </w:r>
      <w:bookmarkEnd w:id="6009"/>
      <w:r w:rsidRPr="00222F03">
        <w:rPr>
          <w:rStyle w:val="Mention"/>
          <w:noProof/>
        </w:rPr>
        <w:t>@Catalina Ipas</w:t>
      </w:r>
      <w:r>
        <w:fldChar w:fldCharType="end"/>
      </w:r>
      <w:r>
        <w:t xml:space="preserve"> , esto corresponde al </w:t>
      </w:r>
      <w:r>
        <w:rPr>
          <w:b/>
          <w:bCs/>
        </w:rPr>
        <w:t>Décimo tercer mes (Aguinaldo)</w:t>
      </w:r>
      <w:r>
        <w:t xml:space="preserve"> – diciembre? Deberíamos incluir </w:t>
      </w:r>
      <w:r>
        <w:rPr>
          <w:b/>
          <w:bCs/>
        </w:rPr>
        <w:t>Décimo cuarto mes (Compensación social)</w:t>
      </w:r>
      <w:r>
        <w:t xml:space="preserve"> – junio? </w:t>
      </w:r>
    </w:p>
  </w:comment>
  <w:comment w:id="6026" w:author="Megan Ash" w:date="2026-02-11T16:25:00Z" w:initials="MA">
    <w:p w14:paraId="4903BD96" w14:textId="77777777" w:rsidR="00D92DDE" w:rsidRDefault="004C2AFC" w:rsidP="00D92DDE">
      <w:pPr>
        <w:pStyle w:val="CommentText"/>
      </w:pPr>
      <w:r>
        <w:rPr>
          <w:rStyle w:val="CommentReference"/>
        </w:rPr>
        <w:annotationRef/>
      </w:r>
      <w:r w:rsidR="00D92DDE">
        <w:rPr>
          <w:highlight w:val="magenta"/>
        </w:rPr>
        <w:t>Confirm that we are still offering this</w:t>
      </w:r>
    </w:p>
  </w:comment>
  <w:comment w:id="6031" w:author="Catalina Ipas" w:date="2025-09-16T19:39:00Z" w:initials="CI">
    <w:p w14:paraId="0A0571AD" w14:textId="74563335" w:rsidR="004541AA" w:rsidRDefault="00BE3B8B">
      <w:pPr>
        <w:pStyle w:val="CommentText"/>
      </w:pPr>
      <w:r>
        <w:rPr>
          <w:rStyle w:val="CommentReference"/>
        </w:rPr>
        <w:annotationRef/>
      </w:r>
      <w:r w:rsidRPr="45F13A5C">
        <w:t>art 346, pero repasar capitulo y mirar el de colombia</w:t>
      </w:r>
    </w:p>
  </w:comment>
  <w:comment w:id="6032" w:author="Catalina Ipas" w:date="2025-09-16T19:42:00Z" w:initials="CI">
    <w:p w14:paraId="66624B61" w14:textId="5690ECAE" w:rsidR="004541AA" w:rsidRDefault="00BE3B8B">
      <w:pPr>
        <w:pStyle w:val="CommentText"/>
      </w:pPr>
      <w:r>
        <w:rPr>
          <w:rStyle w:val="CommentReference"/>
        </w:rPr>
        <w:annotationRef/>
      </w:r>
      <w:r w:rsidRPr="5D5698B0">
        <w:t>Artículo 346. El período de vacaciones remuneradas, a que tiene derecho todo trabajador después de cada año de trabajo continuo al servicio del mismo patrono, tendrá como duración mínima la que a continuación se expresa: a) Después de un (1) año de servicios continuos diez (10) días laborables, consecutivos; b) Después de dos (2) años de servicios continuos, doce (12) días laborables, consecutivos; c) Después de tres (3) años de servicios continuos, quince (15) días laborables, consecutivos; y, d) Después de cuatro (4) años de servicios continuos veinte (20) días laborables, consecutivos</w:t>
      </w:r>
    </w:p>
  </w:comment>
  <w:comment w:id="6033" w:author="Catalina Ipas" w:date="2025-09-17T15:41:00Z" w:initials="CI">
    <w:p w14:paraId="2B424009" w14:textId="49C583DF" w:rsidR="004541AA" w:rsidRDefault="00BE3B8B">
      <w:pPr>
        <w:pStyle w:val="CommentText"/>
      </w:pPr>
      <w:r>
        <w:rPr>
          <w:rStyle w:val="CommentReference"/>
        </w:rPr>
        <w:annotationRef/>
      </w:r>
      <w:r w:rsidRPr="4992797B">
        <w:t>Artículo 352. Para calcular el salario que el trabajador debe recibir con motivo de sus vacaciones se tomará como base el promedio de las remuneraciones ordinarias devengadas por él durante los últimos seis (6) meses, o fracción de tiempo menor cuando el contrato no haya durado ese lapso, aumentado con el equivalente de su remuneración en especie, si la hubiere. Para obtener el promedio mencionado en el párrafo anterior se dividirá la suma total de las cantidades que el trabajador hubiere recibido en concepto de salario ordinario, entre el número de días por él trabajados durante el período que sirva de base para hacer el cálculo.</w:t>
      </w:r>
    </w:p>
  </w:comment>
  <w:comment w:id="6034" w:author="Catalina Ipas" w:date="2025-09-17T16:12:00Z" w:initials="CI">
    <w:p w14:paraId="35162C91" w14:textId="46B08D62" w:rsidR="004541AA" w:rsidRDefault="00BE3B8B">
      <w:pPr>
        <w:pStyle w:val="CommentText"/>
      </w:pPr>
      <w:r>
        <w:rPr>
          <w:rStyle w:val="CommentReference"/>
        </w:rPr>
        <w:annotationRef/>
      </w:r>
      <w:r w:rsidRPr="0954F47A">
        <w:t>Artículo 345. El trabajador tendrá derecho a vacaciones anuales remuneradas, cuya extensión y oportunidad se regula en el presente Capítulo. En caso de despido injustificado el patrono pagará en efectivo, a más de las indemnizaciones que la ley señale, la parte de vacaciones correspondiente al periodo trabajado. </w:t>
      </w:r>
    </w:p>
  </w:comment>
  <w:comment w:id="6039" w:author="Megan Ash" w:date="2026-02-11T16:33:00Z" w:initials="MA">
    <w:p w14:paraId="7A48554C" w14:textId="77777777" w:rsidR="00606B26" w:rsidRDefault="00606B26" w:rsidP="00606B26">
      <w:pPr>
        <w:pStyle w:val="CommentText"/>
      </w:pPr>
      <w:r>
        <w:rPr>
          <w:rStyle w:val="CommentReference"/>
        </w:rPr>
        <w:annotationRef/>
      </w:r>
      <w:r>
        <w:t>Do we need to keep this here? Our leave policy is different and exceeds legal requirements. I think this is confusing.</w:t>
      </w:r>
    </w:p>
  </w:comment>
  <w:comment w:id="6040" w:author="Roger Sanchez" w:date="2026-02-22T21:06:00Z" w:initials="RS">
    <w:p w14:paraId="44028B89" w14:textId="0C8B69D7" w:rsidR="004A4796" w:rsidRDefault="004A4796">
      <w:pPr>
        <w:pStyle w:val="CommentText"/>
      </w:pPr>
      <w:r>
        <w:rPr>
          <w:rStyle w:val="CommentReference"/>
        </w:rPr>
        <w:annotationRef/>
      </w:r>
      <w:r w:rsidRPr="47461EF9">
        <w:t>Agreed, I suggest aligning with the benefits in the PPT. Vacation time is accrued by full-time employees from the outset of their employment at the rates shown below:​</w:t>
      </w:r>
    </w:p>
    <w:p w14:paraId="53661A00" w14:textId="240E79B5" w:rsidR="004A4796" w:rsidRDefault="004A4796">
      <w:pPr>
        <w:pStyle w:val="CommentText"/>
      </w:pPr>
      <w:r w:rsidRPr="14C99460">
        <w:t>​</w:t>
      </w:r>
    </w:p>
    <w:p w14:paraId="310791D6" w14:textId="72B0021A" w:rsidR="004A4796" w:rsidRDefault="004A4796">
      <w:pPr>
        <w:pStyle w:val="CommentText"/>
      </w:pPr>
      <w:r w:rsidRPr="02AAE369">
        <w:t>Employees with 0 to 3 year of service: 15 workdays per year ​</w:t>
      </w:r>
    </w:p>
    <w:p w14:paraId="2DF860DE" w14:textId="4622BD48" w:rsidR="004A4796" w:rsidRDefault="004A4796">
      <w:pPr>
        <w:pStyle w:val="CommentText"/>
      </w:pPr>
      <w:r w:rsidRPr="4015BC24">
        <w:t>Employees with 3 to 10 year of service: 20 workdays per year​</w:t>
      </w:r>
    </w:p>
    <w:p w14:paraId="4EBD2214" w14:textId="3C096DC7" w:rsidR="004A4796" w:rsidRDefault="004A4796">
      <w:pPr>
        <w:pStyle w:val="CommentText"/>
      </w:pPr>
      <w:r w:rsidRPr="3484B1A1">
        <w:t>Employees with 10 or more years of service: 25 workdays per year​</w:t>
      </w:r>
    </w:p>
    <w:p w14:paraId="25568980" w14:textId="70EDEDF7" w:rsidR="004A4796" w:rsidRDefault="004A4796">
      <w:pPr>
        <w:pStyle w:val="CommentText"/>
      </w:pPr>
      <w:r w:rsidRPr="4DEF4FDE">
        <w:t>Vacation time is accrued by part-time employees at the rate of 2.5 hours per pay period, 7.5 workdays per year and does not increase over time unless employment is changed to full time status.​</w:t>
      </w:r>
    </w:p>
    <w:p w14:paraId="2736A861" w14:textId="6597258D" w:rsidR="004A4796" w:rsidRDefault="004A4796">
      <w:pPr>
        <w:pStyle w:val="CommentText"/>
      </w:pPr>
      <w:r w:rsidRPr="12422D95">
        <w:t>​</w:t>
      </w:r>
    </w:p>
    <w:p w14:paraId="13502CBA" w14:textId="3850E4D3" w:rsidR="004A4796" w:rsidRDefault="004A4796">
      <w:pPr>
        <w:pStyle w:val="CommentText"/>
      </w:pPr>
      <w:r w:rsidRPr="054F2FDE">
        <w:t xml:space="preserve">Accrued unused annual leave will be paid upon termination of employment. </w:t>
      </w:r>
    </w:p>
    <w:p w14:paraId="6A2FB851" w14:textId="0934B3F5" w:rsidR="004A4796" w:rsidRDefault="004A4796">
      <w:pPr>
        <w:pStyle w:val="CommentText"/>
      </w:pPr>
    </w:p>
  </w:comment>
  <w:comment w:id="6041" w:author="Megan Ash" w:date="2026-02-23T11:53:00Z" w:initials="MA">
    <w:p w14:paraId="773500ED" w14:textId="77777777" w:rsidR="00326F29" w:rsidRDefault="00326F29" w:rsidP="00326F29">
      <w:pPr>
        <w:pStyle w:val="CommentText"/>
      </w:pPr>
      <w:r>
        <w:rPr>
          <w:rStyle w:val="CommentReference"/>
        </w:rPr>
        <w:annotationRef/>
      </w:r>
      <w:r>
        <w:rPr>
          <w:highlight w:val="magenta"/>
        </w:rPr>
        <w:t>Danielle: I changed this according to the PPT on benefits. Vacation carryover policy is included below in section 10.7.1.3</w:t>
      </w:r>
    </w:p>
  </w:comment>
  <w:comment w:id="6106" w:author="Catalina Ipas" w:date="2025-09-17T16:20:00Z" w:initials="CI">
    <w:p w14:paraId="6B7FB5EB" w14:textId="2E14F400" w:rsidR="004541AA" w:rsidRDefault="00BE3B8B">
      <w:pPr>
        <w:pStyle w:val="CommentText"/>
      </w:pPr>
      <w:r>
        <w:rPr>
          <w:rStyle w:val="CommentReference"/>
        </w:rPr>
        <w:annotationRef/>
      </w:r>
      <w:r w:rsidRPr="29CC798F">
        <w:t>Artículo 348. La época de las vacaciones debe ser señalada por el patrono, a más tardar dentro de los tres (3) meses siguientes a la fecha en que se tiene derecho a vacaciones, y ellas deben ser concedidas oficiosamente o a petición del trabajador, sin perjudicar el servicio y la efectividad del descanso. El patrono dará a conocer al trabajador, con diez (10) días de anticipación, la fecha en que le concederá las vacaciones. Las sumas que deba recibir el trabajador por concepto de vacaciones, le serán liquidadas y pagadas con tres (3) días de anticipación respecto de la fecha en que comience a disfrutar de ellas.</w:t>
      </w:r>
    </w:p>
  </w:comment>
  <w:comment w:id="6107" w:author="Catalina Ipas" w:date="2025-09-17T16:20:00Z" w:initials="CI">
    <w:p w14:paraId="0EBCB87D" w14:textId="1D8D9241" w:rsidR="004541AA" w:rsidRDefault="00BE3B8B">
      <w:pPr>
        <w:pStyle w:val="CommentText"/>
      </w:pPr>
      <w:r>
        <w:rPr>
          <w:rStyle w:val="CommentReference"/>
        </w:rPr>
        <w:annotationRef/>
      </w:r>
      <w:r w:rsidRPr="6C201825">
        <w:t>Artículo 351. Los trabajadores deben gozar sin interrupción de su período de vacaciones, pero por urgente necesidad del patrono, éste podrá requerir al trabajador a suspender éstas y reintegrarse a su trabajo. En este caso, el trabajador no pierde su derecho a reanudarlas. Los gastos extraordinarios que el reintegro y la reanudación de las vacaciones le ocasionaren al trabajador, serán de cuenta del patrono.</w:t>
      </w:r>
    </w:p>
  </w:comment>
  <w:comment w:id="6108" w:author="Catalina Ipas" w:date="2025-09-17T16:22:00Z" w:initials="CI">
    <w:p w14:paraId="1CB1A26F" w14:textId="2E7B638A" w:rsidR="004541AA" w:rsidRDefault="00BE3B8B">
      <w:pPr>
        <w:pStyle w:val="CommentText"/>
      </w:pPr>
      <w:r>
        <w:rPr>
          <w:rStyle w:val="CommentReference"/>
        </w:rPr>
        <w:annotationRef/>
      </w:r>
      <w:r w:rsidRPr="3ED83EE2">
        <w:t>Artículo 350. Queda prohibido acumular vacaciones, pero podrán serle por una sola vez cuando el trabajador desempeñare labores técnicas, de dirección, de confianza u otras análogas, que dificulten especialmente su reemplazo. En los casos apuntados la acumulación será hasta de dos (2) años.</w:t>
      </w:r>
    </w:p>
  </w:comment>
  <w:comment w:id="6117" w:author="Megan Ash" w:date="2026-02-11T16:37:00Z" w:initials="MA">
    <w:p w14:paraId="592D3B9D" w14:textId="77777777" w:rsidR="001A3B23" w:rsidRDefault="00C4307D" w:rsidP="001A3B23">
      <w:pPr>
        <w:pStyle w:val="CommentText"/>
      </w:pPr>
      <w:r>
        <w:rPr>
          <w:rStyle w:val="CommentReference"/>
        </w:rPr>
        <w:annotationRef/>
      </w:r>
      <w:r w:rsidR="001A3B23">
        <w:rPr>
          <w:highlight w:val="magenta"/>
        </w:rPr>
        <w:t>This seems out of place and kind of contradicting some of our policies - review with Danielle if it’s necessary to keep from a legal standpoint, as much of our benefits are higher (such as we allow vacation rollover)</w:t>
      </w:r>
    </w:p>
  </w:comment>
  <w:comment w:id="6204" w:author="Megan Ash" w:date="2026-02-11T16:42:00Z" w:initials="MA">
    <w:p w14:paraId="0D8F18EB" w14:textId="77777777" w:rsidR="00361FEE" w:rsidRDefault="00A70EC3" w:rsidP="00361FEE">
      <w:pPr>
        <w:pStyle w:val="CommentText"/>
      </w:pPr>
      <w:r>
        <w:rPr>
          <w:rStyle w:val="CommentReference"/>
        </w:rPr>
        <w:annotationRef/>
      </w:r>
      <w:r w:rsidR="00361FEE">
        <w:rPr>
          <w:highlight w:val="magenta"/>
        </w:rPr>
        <w:t>Accrued leave?</w:t>
      </w:r>
    </w:p>
  </w:comment>
  <w:comment w:id="6209" w:author="Megan Ash" w:date="2026-02-11T16:56:00Z" w:initials="MA">
    <w:p w14:paraId="63A0E76D" w14:textId="77777777" w:rsidR="00427853" w:rsidRDefault="00463172" w:rsidP="00427853">
      <w:pPr>
        <w:pStyle w:val="CommentText"/>
      </w:pPr>
      <w:r>
        <w:rPr>
          <w:rStyle w:val="CommentReference"/>
        </w:rPr>
        <w:annotationRef/>
      </w:r>
      <w:r w:rsidR="00427853">
        <w:rPr>
          <w:highlight w:val="magenta"/>
        </w:rPr>
        <w:t xml:space="preserve">This is different from what is in the PPT, that says: </w:t>
      </w:r>
    </w:p>
    <w:p w14:paraId="2EDB253A" w14:textId="77777777" w:rsidR="00427853" w:rsidRDefault="00427853" w:rsidP="00427853">
      <w:pPr>
        <w:pStyle w:val="CommentText"/>
      </w:pPr>
    </w:p>
    <w:p w14:paraId="282FF9BD" w14:textId="77777777" w:rsidR="00427853" w:rsidRDefault="00427853" w:rsidP="00427853">
      <w:pPr>
        <w:pStyle w:val="CommentText"/>
        <w:ind w:left="300"/>
      </w:pPr>
      <w:r>
        <w:rPr>
          <w:highlight w:val="magenta"/>
        </w:rPr>
        <w:t>Entitled to 26 weeks, can be extended up to 52 weeks</w:t>
      </w:r>
    </w:p>
    <w:p w14:paraId="538C8F11" w14:textId="77777777" w:rsidR="00427853" w:rsidRDefault="00427853" w:rsidP="00427853">
      <w:pPr>
        <w:pStyle w:val="CommentText"/>
        <w:ind w:left="300"/>
      </w:pPr>
      <w:r>
        <w:rPr>
          <w:color w:val="000000"/>
          <w:highlight w:val="magenta"/>
        </w:rPr>
        <w:t>Compensation for sick leave is shared equally, with both the government paying 65% and an employer paying 35% contributing their part.​</w:t>
      </w:r>
    </w:p>
    <w:p w14:paraId="38D7C29A" w14:textId="77777777" w:rsidR="00427853" w:rsidRDefault="00427853" w:rsidP="00427853">
      <w:pPr>
        <w:pStyle w:val="CommentText"/>
        <w:ind w:left="300"/>
      </w:pPr>
      <w:r>
        <w:rPr>
          <w:color w:val="000000"/>
          <w:highlight w:val="magenta"/>
        </w:rPr>
        <w:t xml:space="preserve">An employee starts to receive compensation after 3 days of the waiting period without pay. An employee on sick leave is entitled to 66% of their average salary for up to 26 weeks. </w:t>
      </w:r>
      <w:r>
        <w:rPr>
          <w:highlight w:val="magenta"/>
        </w:rPr>
        <w:t xml:space="preserve"> </w:t>
      </w:r>
    </w:p>
  </w:comment>
  <w:comment w:id="6477" w:author="Catalina Ipas" w:date="2025-10-15T15:15:00Z" w:initials="CI">
    <w:p w14:paraId="35B01334" w14:textId="49511945" w:rsidR="004541AA" w:rsidRDefault="00BE3B8B">
      <w:pPr>
        <w:pStyle w:val="CommentText"/>
      </w:pPr>
      <w:r>
        <w:rPr>
          <w:rStyle w:val="CommentReference"/>
        </w:rPr>
        <w:annotationRef/>
      </w:r>
      <w:r w:rsidRPr="42B874A2">
        <w:t>no mention</w:t>
      </w:r>
    </w:p>
  </w:comment>
  <w:comment w:id="6478" w:author="Catalina Ipas" w:date="2025-10-07T16:54:00Z" w:initials="CI">
    <w:p w14:paraId="54FA0A80" w14:textId="56E49DF5" w:rsidR="004541AA" w:rsidRDefault="00BE3B8B">
      <w:pPr>
        <w:pStyle w:val="CommentText"/>
      </w:pPr>
      <w:r>
        <w:rPr>
          <w:rStyle w:val="CommentReference"/>
        </w:rPr>
        <w:annotationRef/>
      </w:r>
      <w:r w:rsidRPr="51E05B4D">
        <w:t>En 2023 se aprobó la licencia para padres por seis días hábiles antes del parto y los 10 que le siguen de licencia remunerada de paternidad. Debe ser solicitada con al menos 14 semanas de anticipación.</w:t>
      </w:r>
    </w:p>
  </w:comment>
  <w:comment w:id="6480" w:author="Catalina Ipas" w:date="2025-10-07T16:56:00Z" w:initials="CI">
    <w:p w14:paraId="3244466C" w14:textId="3690BB3C" w:rsidR="004541AA" w:rsidRDefault="00BE3B8B">
      <w:pPr>
        <w:pStyle w:val="CommentText"/>
      </w:pPr>
      <w:r>
        <w:rPr>
          <w:rStyle w:val="CommentReference"/>
        </w:rPr>
        <w:annotationRef/>
      </w:r>
      <w:r w:rsidRPr="1B141C72">
        <w:t>is this 10 days leave a partners policy?? because honduras policy says nothing about this kind of leave</w:t>
      </w:r>
    </w:p>
  </w:comment>
  <w:comment w:id="6481" w:author="Megan Ash" w:date="2026-02-12T13:45:00Z" w:initials="MA">
    <w:p w14:paraId="4158D7D1" w14:textId="77777777" w:rsidR="00427853" w:rsidRDefault="00880D4F" w:rsidP="00427853">
      <w:pPr>
        <w:pStyle w:val="CommentText"/>
      </w:pPr>
      <w:r>
        <w:rPr>
          <w:rStyle w:val="CommentReference"/>
        </w:rPr>
        <w:annotationRef/>
      </w:r>
      <w:r w:rsidR="00427853">
        <w:rPr>
          <w:highlight w:val="magenta"/>
        </w:rPr>
        <w:t>Same question as Catalina, don’t see this in POA policy</w:t>
      </w:r>
    </w:p>
  </w:comment>
  <w:comment w:id="6516" w:author="Catalina Ipas" w:date="2025-10-15T16:22:00Z" w:initials="CI">
    <w:p w14:paraId="2EB84FF2" w14:textId="5BA48869" w:rsidR="004541AA" w:rsidRDefault="00BE3B8B">
      <w:pPr>
        <w:pStyle w:val="CommentText"/>
      </w:pPr>
      <w:r>
        <w:rPr>
          <w:rStyle w:val="CommentReference"/>
        </w:rPr>
        <w:annotationRef/>
      </w:r>
      <w:r w:rsidRPr="7E9CCF61">
        <w:t>Artículo 102. El patrono cuando vaya a suspender las labores por cualquiera de las causas primera, tercera, cuarta y quinta del artículo 100 estará obligado a dar avisos a los trabajadores afectados, con treinta (30) días de anticipación a la interrupción de los trabajos. Si interrumpe los trabajos sin dar el aviso a que se refiere el párrafo anterior, tendrá que indemnizar a los trabajadores con treinta (30) días de salarios, y si dado el aviso, los interrumpe antes del vencimiento del plazo estipulado, deberá pagar a los trabajadores el salario que habrían devengado en los días que falten para que termine el plazo indicado.</w:t>
      </w:r>
    </w:p>
  </w:comment>
  <w:comment w:id="6577" w:author="Megan Ash" w:date="2026-02-12T14:19:00Z" w:initials="MA">
    <w:p w14:paraId="68357030" w14:textId="77777777" w:rsidR="002C61F8" w:rsidRDefault="00534DA3" w:rsidP="002C61F8">
      <w:pPr>
        <w:pStyle w:val="CommentText"/>
      </w:pPr>
      <w:r>
        <w:rPr>
          <w:rStyle w:val="CommentReference"/>
        </w:rPr>
        <w:annotationRef/>
      </w:r>
      <w:r w:rsidR="002C61F8">
        <w:rPr>
          <w:highlight w:val="magenta"/>
        </w:rPr>
        <w:t>Per Honduran law, probationary period is 60 days</w:t>
      </w:r>
    </w:p>
  </w:comment>
  <w:comment w:id="6595" w:author="Megan Ash" w:date="2026-02-12T14:24:00Z" w:initials="MA">
    <w:p w14:paraId="57B923DA" w14:textId="77777777" w:rsidR="0037716C" w:rsidRDefault="00CD4D47" w:rsidP="0037716C">
      <w:pPr>
        <w:pStyle w:val="CommentText"/>
      </w:pPr>
      <w:r>
        <w:rPr>
          <w:rStyle w:val="CommentReference"/>
        </w:rPr>
        <w:annotationRef/>
      </w:r>
      <w:r w:rsidR="0037716C">
        <w:rPr>
          <w:highlight w:val="magenta"/>
        </w:rPr>
        <w:t>Danielle - how is this different from annual performance reviews and is this something we want to require as a policy?</w:t>
      </w:r>
    </w:p>
  </w:comment>
  <w:comment w:id="6601" w:author="Megan Ash" w:date="2026-02-26T15:59:00Z" w:initials="MA">
    <w:p w14:paraId="5B432E91" w14:textId="77777777" w:rsidR="00653437" w:rsidRDefault="00653437" w:rsidP="00653437">
      <w:pPr>
        <w:pStyle w:val="CommentText"/>
      </w:pPr>
      <w:r>
        <w:rPr>
          <w:rStyle w:val="CommentReference"/>
        </w:rPr>
        <w:annotationRef/>
      </w:r>
      <w:r>
        <w:rPr>
          <w:highlight w:val="magenta"/>
        </w:rPr>
        <w:t>Updated to 60 day performance review, given the probationary period in Honduras is 60 days,</w:t>
      </w:r>
    </w:p>
  </w:comment>
  <w:comment w:id="6614" w:author="Megan Ash" w:date="2026-02-12T14:27:00Z" w:initials="MA">
    <w:p w14:paraId="18079D7E" w14:textId="77777777" w:rsidR="00653437" w:rsidRDefault="00611059" w:rsidP="00653437">
      <w:pPr>
        <w:pStyle w:val="CommentText"/>
      </w:pPr>
      <w:r>
        <w:rPr>
          <w:rStyle w:val="CommentReference"/>
        </w:rPr>
        <w:annotationRef/>
      </w:r>
      <w:r w:rsidR="00653437">
        <w:rPr>
          <w:highlight w:val="green"/>
        </w:rPr>
        <w:t>Maria Elena / Javi: we will need to update this link and create a 60 day performance review template</w:t>
      </w:r>
    </w:p>
  </w:comment>
  <w:comment w:id="6648" w:author="Catalina Ipas" w:date="2025-03-13T16:57:00Z" w:initials="CI">
    <w:p w14:paraId="4620CF85" w14:textId="21773B4D" w:rsidR="004541AA" w:rsidRDefault="000871E7">
      <w:pPr>
        <w:pStyle w:val="CommentText"/>
      </w:pPr>
      <w:r>
        <w:rPr>
          <w:rStyle w:val="CommentReference"/>
        </w:rPr>
        <w:annotationRef/>
      </w:r>
      <w:r w:rsidRPr="60C19598">
        <w:t>Chapitre VIII Les vêtements de travail</w:t>
      </w:r>
    </w:p>
  </w:comment>
  <w:comment w:id="6669" w:author="Megan Ash" w:date="2026-02-12T15:17:00Z" w:initials="MA">
    <w:p w14:paraId="4A4490DD" w14:textId="77777777" w:rsidR="004833DB" w:rsidRDefault="00651F66" w:rsidP="004833DB">
      <w:pPr>
        <w:pStyle w:val="CommentText"/>
      </w:pPr>
      <w:r>
        <w:rPr>
          <w:rStyle w:val="CommentReference"/>
        </w:rPr>
        <w:annotationRef/>
      </w:r>
      <w:r w:rsidR="004833DB">
        <w:rPr>
          <w:highlight w:val="magenta"/>
        </w:rPr>
        <w:t>11.91. and 11.9 are super repetitive, but with some contradictions. Suggest reviewing, deciding on which rules apply, and combining into one section.</w:t>
      </w:r>
    </w:p>
  </w:comment>
  <w:comment w:id="6671" w:author="Megan Ash" w:date="2026-02-12T15:15:00Z" w:initials="MA">
    <w:p w14:paraId="0C8EA702" w14:textId="77777777" w:rsidR="004833DB" w:rsidRDefault="004963D6" w:rsidP="004833DB">
      <w:pPr>
        <w:pStyle w:val="CommentText"/>
      </w:pPr>
      <w:r>
        <w:rPr>
          <w:rStyle w:val="CommentReference"/>
        </w:rPr>
        <w:annotationRef/>
      </w:r>
      <w:r w:rsidR="004833DB">
        <w:rPr>
          <w:highlight w:val="magenta"/>
        </w:rPr>
        <w:t>This is contradictory to the previous section that says Mon-Thursday is business professional. Review with Danielle.</w:t>
      </w:r>
    </w:p>
  </w:comment>
  <w:comment w:id="6705" w:author="Catalina Ipas" w:date="2025-03-21T13:02:00Z" w:initials="CI">
    <w:p w14:paraId="7AEE8308" w14:textId="3C6C8FBF" w:rsidR="004541AA" w:rsidRDefault="000871E7">
      <w:pPr>
        <w:pStyle w:val="CommentText"/>
      </w:pPr>
      <w:r>
        <w:rPr>
          <w:rStyle w:val="CommentReference"/>
        </w:rPr>
        <w:annotationRef/>
      </w:r>
      <w:r w:rsidRPr="71C1E5B0">
        <w:t>Chapitre XIII – Règlement des conflits collectifs de travail .</w:t>
      </w:r>
    </w:p>
  </w:comment>
  <w:comment w:id="6710" w:author="Megan Ash" w:date="2026-02-12T15:25:00Z" w:initials="MA">
    <w:p w14:paraId="2D10FD15" w14:textId="77777777" w:rsidR="008212F9" w:rsidRDefault="00DF1CEA" w:rsidP="008212F9">
      <w:pPr>
        <w:pStyle w:val="CommentText"/>
      </w:pPr>
      <w:r>
        <w:rPr>
          <w:rStyle w:val="CommentReference"/>
        </w:rPr>
        <w:annotationRef/>
      </w:r>
      <w:r w:rsidR="008212F9">
        <w:rPr>
          <w:highlight w:val="magenta"/>
        </w:rPr>
        <w:t>Confirmed with Maria Elena, this isn’t from the Honduran labor code, must have come from other country manual. We don’t need to include anything from Honduran labor code corresponding to this.</w:t>
      </w:r>
    </w:p>
  </w:comment>
  <w:comment w:id="6844" w:author="Megan Ash" w:date="2026-02-12T15:30:00Z" w:initials="MA">
    <w:p w14:paraId="2B7693F5" w14:textId="50CC3489" w:rsidR="00572043" w:rsidRDefault="00063DA3" w:rsidP="00572043">
      <w:pPr>
        <w:pStyle w:val="CommentText"/>
      </w:pPr>
      <w:r>
        <w:rPr>
          <w:rStyle w:val="CommentReference"/>
        </w:rPr>
        <w:annotationRef/>
      </w:r>
      <w:r w:rsidR="00572043">
        <w:rPr>
          <w:highlight w:val="magenta"/>
        </w:rPr>
        <w:t>We don’t have this in Spanish (Danielle)</w:t>
      </w:r>
    </w:p>
  </w:comment>
  <w:comment w:id="6856" w:author="Megan Ash" w:date="2026-02-23T10:48:00Z" w:initials="MA">
    <w:p w14:paraId="564EBFDF" w14:textId="77777777" w:rsidR="006765E9" w:rsidRDefault="006765E9" w:rsidP="006765E9">
      <w:pPr>
        <w:pStyle w:val="CommentText"/>
      </w:pPr>
      <w:r>
        <w:rPr>
          <w:rStyle w:val="CommentReference"/>
        </w:rPr>
        <w:annotationRef/>
      </w:r>
      <w:r>
        <w:rPr>
          <w:highlight w:val="magenta"/>
        </w:rPr>
        <w:t>Confirm - this is the threshold specifically for the field office and only for subrecipients, not other contracts, correct?</w:t>
      </w:r>
    </w:p>
  </w:comment>
  <w:comment w:id="6858" w:author="Megan Ash" w:date="2026-02-13T16:10:00Z" w:initials="MA">
    <w:p w14:paraId="2583B8B6" w14:textId="77777777" w:rsidR="001A79B0" w:rsidRDefault="009D7C43" w:rsidP="001A79B0">
      <w:pPr>
        <w:pStyle w:val="CommentText"/>
      </w:pPr>
      <w:r>
        <w:rPr>
          <w:rStyle w:val="CommentReference"/>
        </w:rPr>
        <w:annotationRef/>
      </w:r>
      <w:r w:rsidR="001A79B0">
        <w:rPr>
          <w:highlight w:val="magenta"/>
        </w:rPr>
        <w:t>Same question</w:t>
      </w:r>
    </w:p>
  </w:comment>
  <w:comment w:id="6864" w:author="Megan Ash" w:date="2026-02-13T16:13:00Z" w:initials="MA">
    <w:p w14:paraId="7163A736" w14:textId="77777777" w:rsidR="001A79B0" w:rsidRDefault="00382129" w:rsidP="001A79B0">
      <w:pPr>
        <w:pStyle w:val="CommentText"/>
      </w:pPr>
      <w:r>
        <w:rPr>
          <w:rStyle w:val="CommentReference"/>
        </w:rPr>
        <w:annotationRef/>
      </w:r>
      <w:r w:rsidR="001A79B0">
        <w:rPr>
          <w:highlight w:val="magenta"/>
        </w:rPr>
        <w:t>Danielle - are we allowed to include this still?</w:t>
      </w:r>
    </w:p>
  </w:comment>
  <w:comment w:id="6888" w:author="Megan Ash" w:date="2026-02-17T09:56:00Z" w:initials="MA">
    <w:p w14:paraId="69FE0249" w14:textId="77777777" w:rsidR="006C357F" w:rsidRDefault="0052457F" w:rsidP="006C357F">
      <w:pPr>
        <w:pStyle w:val="CommentText"/>
      </w:pPr>
      <w:r>
        <w:rPr>
          <w:rStyle w:val="CommentReference"/>
        </w:rPr>
        <w:annotationRef/>
      </w:r>
      <w:r w:rsidR="006C357F">
        <w:rPr>
          <w:highlight w:val="darkYellow"/>
        </w:rPr>
        <w:t>Question for Javi/ Danielle: for a subscription (like an M&amp;E platform) that is a small purchase, do we need formal agreement outside of just signing up on their website and agreeing to their terms &amp; conditions?</w:t>
      </w:r>
    </w:p>
  </w:comment>
  <w:comment w:id="6896" w:author="Megan Ash" w:date="2026-02-17T10:05:00Z" w:initials="MA">
    <w:p w14:paraId="5BD7036F" w14:textId="77777777" w:rsidR="00FE0610" w:rsidRDefault="00B36776" w:rsidP="00FE0610">
      <w:pPr>
        <w:pStyle w:val="CommentText"/>
      </w:pPr>
      <w:r>
        <w:rPr>
          <w:rStyle w:val="CommentReference"/>
        </w:rPr>
        <w:annotationRef/>
      </w:r>
      <w:r w:rsidR="00FE0610">
        <w:rPr>
          <w:highlight w:val="magenta"/>
        </w:rPr>
        <w:t>Isn’t a full evaluation committee always needed for a competitive proposal?</w:t>
      </w:r>
    </w:p>
  </w:comment>
  <w:comment w:id="6903" w:author="Megan Ash" w:date="2026-02-17T10:14:00Z" w:initials="MA">
    <w:p w14:paraId="5A0FAE94" w14:textId="45E771B8" w:rsidR="004843F3" w:rsidRDefault="00BB4B20" w:rsidP="004843F3">
      <w:pPr>
        <w:pStyle w:val="CommentText"/>
      </w:pPr>
      <w:r>
        <w:rPr>
          <w:rStyle w:val="CommentReference"/>
        </w:rPr>
        <w:annotationRef/>
      </w:r>
      <w:r w:rsidR="004843F3">
        <w:rPr>
          <w:highlight w:val="magenta"/>
        </w:rPr>
        <w:t>Is this still true?</w:t>
      </w:r>
    </w:p>
  </w:comment>
  <w:comment w:id="6904" w:author="Megan Ash" w:date="2026-02-17T10:17:00Z" w:initials="MA">
    <w:p w14:paraId="2AA4A2E4" w14:textId="77777777" w:rsidR="003904A6" w:rsidRDefault="005B7DCE" w:rsidP="003904A6">
      <w:pPr>
        <w:pStyle w:val="CommentText"/>
      </w:pPr>
      <w:r>
        <w:rPr>
          <w:rStyle w:val="CommentReference"/>
        </w:rPr>
        <w:annotationRef/>
      </w:r>
      <w:r w:rsidR="003904A6">
        <w:rPr>
          <w:highlight w:val="magenta"/>
        </w:rPr>
        <w:t>Should this now by ELT? Carmen?</w:t>
      </w:r>
    </w:p>
  </w:comment>
  <w:comment w:id="6923" w:author="Megan Ash" w:date="2026-02-17T10:26:00Z" w:initials="MA">
    <w:p w14:paraId="7C159F9B" w14:textId="6D7168D3" w:rsidR="004843F3" w:rsidRDefault="00734000" w:rsidP="004843F3">
      <w:pPr>
        <w:pStyle w:val="CommentText"/>
      </w:pPr>
      <w:r>
        <w:rPr>
          <w:rStyle w:val="CommentReference"/>
        </w:rPr>
        <w:annotationRef/>
      </w:r>
      <w:r w:rsidR="004843F3">
        <w:rPr>
          <w:highlight w:val="magenta"/>
        </w:rPr>
        <w:t>We need a Spanish version of this template</w:t>
      </w:r>
    </w:p>
  </w:comment>
  <w:comment w:id="6927" w:author="Megan Ash" w:date="2026-02-17T14:46:00Z" w:initials="MA">
    <w:p w14:paraId="369B5C78" w14:textId="77777777" w:rsidR="004843F3" w:rsidRDefault="00C63468" w:rsidP="004843F3">
      <w:pPr>
        <w:pStyle w:val="CommentText"/>
      </w:pPr>
      <w:r>
        <w:rPr>
          <w:rStyle w:val="CommentReference"/>
        </w:rPr>
        <w:annotationRef/>
      </w:r>
      <w:r w:rsidR="004843F3">
        <w:rPr>
          <w:highlight w:val="magenta"/>
        </w:rPr>
        <w:t>Controller?</w:t>
      </w:r>
    </w:p>
  </w:comment>
  <w:comment w:id="6946" w:author="Megan Ash" w:date="2026-02-17T14:54:00Z" w:initials="MA">
    <w:p w14:paraId="1489CCBD" w14:textId="77777777" w:rsidR="00280826" w:rsidRDefault="006D21B2" w:rsidP="00280826">
      <w:pPr>
        <w:pStyle w:val="CommentText"/>
      </w:pPr>
      <w:r>
        <w:rPr>
          <w:rStyle w:val="CommentReference"/>
        </w:rPr>
        <w:annotationRef/>
      </w:r>
      <w:r w:rsidR="00280826">
        <w:rPr>
          <w:highlight w:val="magenta"/>
        </w:rPr>
        <w:t>Or domestically?</w:t>
      </w:r>
    </w:p>
  </w:comment>
  <w:comment w:id="6950" w:author="Megan Ash" w:date="2026-02-17T14:56:00Z" w:initials="MA">
    <w:p w14:paraId="2A3894CE" w14:textId="77777777" w:rsidR="00280826" w:rsidRDefault="008A303C" w:rsidP="00280826">
      <w:pPr>
        <w:pStyle w:val="CommentText"/>
      </w:pPr>
      <w:r>
        <w:rPr>
          <w:rStyle w:val="CommentReference"/>
        </w:rPr>
        <w:annotationRef/>
      </w:r>
      <w:r w:rsidR="00280826">
        <w:rPr>
          <w:highlight w:val="magenta"/>
        </w:rPr>
        <w:t>Is POA going to do this for Honduras (outside of what we do specifically for the project)?</w:t>
      </w:r>
    </w:p>
  </w:comment>
  <w:comment w:id="6956" w:author="Megan Ash" w:date="2026-02-17T14:57:00Z" w:initials="MA">
    <w:p w14:paraId="38968EE8" w14:textId="77777777" w:rsidR="00280826" w:rsidRDefault="008A303C" w:rsidP="00280826">
      <w:pPr>
        <w:pStyle w:val="CommentText"/>
      </w:pPr>
      <w:r>
        <w:rPr>
          <w:rStyle w:val="CommentReference"/>
        </w:rPr>
        <w:annotationRef/>
      </w:r>
      <w:r w:rsidR="00280826">
        <w:rPr>
          <w:highlight w:val="magenta"/>
        </w:rPr>
        <w:t>Don’t have this for Honduras</w:t>
      </w:r>
    </w:p>
  </w:comment>
  <w:comment w:id="6957" w:author="Megan Ash" w:date="2026-02-17T14:57:00Z" w:initials="MA">
    <w:p w14:paraId="2669BFE6" w14:textId="77777777" w:rsidR="00280826" w:rsidRDefault="008A303C" w:rsidP="00280826">
      <w:pPr>
        <w:pStyle w:val="CommentText"/>
      </w:pPr>
      <w:r>
        <w:rPr>
          <w:rStyle w:val="CommentReference"/>
        </w:rPr>
        <w:annotationRef/>
      </w:r>
      <w:r w:rsidR="00280826">
        <w:rPr>
          <w:highlight w:val="magenta"/>
        </w:rPr>
        <w:t>Update?</w:t>
      </w:r>
    </w:p>
  </w:comment>
  <w:comment w:id="6959" w:author="Megan Ash" w:date="2026-02-17T14:58:00Z" w:initials="MA">
    <w:p w14:paraId="221E3082" w14:textId="77777777" w:rsidR="00280826" w:rsidRDefault="008A303C" w:rsidP="00280826">
      <w:pPr>
        <w:pStyle w:val="CommentText"/>
      </w:pPr>
      <w:r>
        <w:rPr>
          <w:rStyle w:val="CommentReference"/>
        </w:rPr>
        <w:annotationRef/>
      </w:r>
      <w:r w:rsidR="00280826">
        <w:rPr>
          <w:highlight w:val="magenta"/>
        </w:rPr>
        <w:t>Can COP authorize a travel advance for field staff or does it need to be Partners HO?</w:t>
      </w:r>
    </w:p>
  </w:comment>
  <w:comment w:id="6974" w:author="Megan Ash" w:date="2026-02-17T15:01:00Z" w:initials="MA">
    <w:p w14:paraId="7F1BA528" w14:textId="77777777" w:rsidR="00280826" w:rsidRDefault="00793E98" w:rsidP="00280826">
      <w:pPr>
        <w:pStyle w:val="CommentText"/>
      </w:pPr>
      <w:r>
        <w:rPr>
          <w:rStyle w:val="CommentReference"/>
        </w:rPr>
        <w:annotationRef/>
      </w:r>
      <w:r w:rsidR="00280826">
        <w:rPr>
          <w:highlight w:val="magenta"/>
        </w:rPr>
        <w:t>Controller?</w:t>
      </w:r>
    </w:p>
  </w:comment>
  <w:comment w:id="6983" w:author="Megan Ash" w:date="2026-02-17T15:03:00Z" w:initials="MA">
    <w:p w14:paraId="6882EF79" w14:textId="77777777" w:rsidR="00280826" w:rsidRDefault="00923AB5" w:rsidP="00280826">
      <w:pPr>
        <w:pStyle w:val="CommentText"/>
      </w:pPr>
      <w:r>
        <w:rPr>
          <w:rStyle w:val="CommentReference"/>
        </w:rPr>
        <w:annotationRef/>
      </w:r>
      <w:r w:rsidR="00280826">
        <w:rPr>
          <w:highlight w:val="magenta"/>
        </w:rPr>
        <w:t>Question for Danielle: the personal vehicle waiver approver on PandaDoc is the project director. Should this be updated to be someone from HQ who signs?</w:t>
      </w:r>
    </w:p>
  </w:comment>
  <w:comment w:id="6989" w:author="Fernando Rodriguez" w:date="2026-03-25T09:50:00Z" w:initials="FR">
    <w:p w14:paraId="461A0950" w14:textId="56DBEF19" w:rsidR="00DE276A" w:rsidRDefault="005F6401">
      <w:pPr>
        <w:pStyle w:val="CommentText"/>
      </w:pPr>
      <w:r>
        <w:rPr>
          <w:rStyle w:val="CommentReference"/>
        </w:rPr>
        <w:annotationRef/>
      </w:r>
      <w:r w:rsidRPr="44C26A1D">
        <w:t>Agregar texto de documentacion de gastos</w:t>
      </w:r>
    </w:p>
  </w:comment>
  <w:comment w:id="6993" w:author="Megan Ash" w:date="2026-02-17T15:08:00Z" w:initials="MA">
    <w:p w14:paraId="0F006763" w14:textId="77777777" w:rsidR="00280826" w:rsidRDefault="0087573A" w:rsidP="00280826">
      <w:pPr>
        <w:pStyle w:val="CommentText"/>
      </w:pPr>
      <w:r>
        <w:rPr>
          <w:rStyle w:val="CommentReference"/>
        </w:rPr>
        <w:annotationRef/>
      </w:r>
      <w:r w:rsidR="00280826">
        <w:rPr>
          <w:highlight w:val="magenta"/>
        </w:rPr>
        <w:t>Here do we need to clarify that airfare needs to be purchased through the travel agency?</w:t>
      </w:r>
    </w:p>
  </w:comment>
  <w:comment w:id="6994" w:author="Megan Ash" w:date="2026-02-17T15:09:00Z" w:initials="MA">
    <w:p w14:paraId="1FC00883" w14:textId="77777777" w:rsidR="00607C89" w:rsidRDefault="0087573A" w:rsidP="00607C89">
      <w:pPr>
        <w:pStyle w:val="CommentText"/>
      </w:pPr>
      <w:r>
        <w:rPr>
          <w:rStyle w:val="CommentReference"/>
        </w:rPr>
        <w:annotationRef/>
      </w:r>
      <w:r w:rsidR="00607C89">
        <w:rPr>
          <w:highlight w:val="magenta"/>
        </w:rPr>
        <w:t>Controller? Or Carmen?</w:t>
      </w:r>
    </w:p>
  </w:comment>
  <w:comment w:id="6995" w:author="Megan Ash" w:date="2026-02-17T15:09:00Z" w:initials="MA">
    <w:p w14:paraId="5309D94D" w14:textId="20EDDD2A" w:rsidR="00280826" w:rsidRDefault="0087573A" w:rsidP="00280826">
      <w:pPr>
        <w:pStyle w:val="CommentText"/>
      </w:pPr>
      <w:r>
        <w:rPr>
          <w:rStyle w:val="CommentReference"/>
        </w:rPr>
        <w:annotationRef/>
      </w:r>
      <w:r w:rsidR="00280826">
        <w:rPr>
          <w:highlight w:val="magenta"/>
        </w:rPr>
        <w:t>Remove?</w:t>
      </w:r>
    </w:p>
  </w:comment>
  <w:comment w:id="7007" w:author="Megan Ash" w:date="2026-02-17T15:13:00Z" w:initials="MA">
    <w:p w14:paraId="78FB4DBB" w14:textId="77777777" w:rsidR="00280826" w:rsidRDefault="00C87941" w:rsidP="00280826">
      <w:pPr>
        <w:pStyle w:val="CommentText"/>
      </w:pPr>
      <w:r>
        <w:rPr>
          <w:rStyle w:val="CommentReference"/>
        </w:rPr>
        <w:annotationRef/>
      </w:r>
      <w:r w:rsidR="00280826">
        <w:rPr>
          <w:highlight w:val="magenta"/>
        </w:rPr>
        <w:t>Confirm Change</w:t>
      </w:r>
    </w:p>
  </w:comment>
  <w:comment w:id="7013" w:author="Megan Ash" w:date="2026-02-17T15:15:00Z" w:initials="MA">
    <w:p w14:paraId="1653BE9E" w14:textId="77777777" w:rsidR="00280826" w:rsidRDefault="00376B09" w:rsidP="00280826">
      <w:pPr>
        <w:pStyle w:val="CommentText"/>
      </w:pPr>
      <w:r>
        <w:rPr>
          <w:rStyle w:val="CommentReference"/>
        </w:rPr>
        <w:annotationRef/>
      </w:r>
      <w:r w:rsidR="00280826">
        <w:rPr>
          <w:highlight w:val="darkYellow"/>
        </w:rPr>
        <w:t>JAVI: Confirm / Review when decision is made on per diem rates</w:t>
      </w:r>
    </w:p>
  </w:comment>
  <w:comment w:id="7017" w:author="Fernando Rodriguez" w:date="2026-03-25T09:51:00Z" w:initials="FR">
    <w:p w14:paraId="556BCF69" w14:textId="1AAC2DFC" w:rsidR="00DE276A" w:rsidRDefault="005F6401">
      <w:pPr>
        <w:pStyle w:val="CommentText"/>
      </w:pPr>
      <w:r>
        <w:rPr>
          <w:rStyle w:val="CommentReference"/>
        </w:rPr>
        <w:annotationRef/>
      </w:r>
      <w:r w:rsidRPr="57B7BBD2">
        <w:t>Agregar texto de documentacion de gastos</w:t>
      </w:r>
    </w:p>
  </w:comment>
  <w:comment w:id="7021" w:author="Megan Ash" w:date="2026-02-17T15:25:00Z" w:initials="MA">
    <w:p w14:paraId="6F7A9829" w14:textId="77777777" w:rsidR="003D2231" w:rsidRDefault="00685281" w:rsidP="003D2231">
      <w:pPr>
        <w:pStyle w:val="CommentText"/>
      </w:pPr>
      <w:r>
        <w:rPr>
          <w:rStyle w:val="CommentReference"/>
        </w:rPr>
        <w:annotationRef/>
      </w:r>
      <w:r w:rsidR="003D2231">
        <w:rPr>
          <w:highlight w:val="magenta"/>
        </w:rPr>
        <w:t>Should we just keep one of the two of these? What is the difference? Or combine the sections? Don’t want to confuse people</w:t>
      </w:r>
    </w:p>
  </w:comment>
  <w:comment w:id="7040" w:author="Megan Ash" w:date="2026-02-17T14:49:00Z" w:initials="MA">
    <w:p w14:paraId="57DD40C8" w14:textId="77777777" w:rsidR="003D2231" w:rsidRDefault="003239C2" w:rsidP="003D2231">
      <w:pPr>
        <w:pStyle w:val="CommentText"/>
      </w:pPr>
      <w:r>
        <w:rPr>
          <w:rStyle w:val="CommentReference"/>
        </w:rPr>
        <w:annotationRef/>
      </w:r>
      <w:r w:rsidR="003D2231">
        <w:rPr>
          <w:highlight w:val="darkYellow"/>
        </w:rPr>
        <w:t>Javi: Confirm if we need to add an update based on new per diem rates for MGD Honduras</w:t>
      </w:r>
    </w:p>
  </w:comment>
  <w:comment w:id="7044" w:author="Megan Ash" w:date="2026-02-17T15:32:00Z" w:initials="MA">
    <w:p w14:paraId="33A46035" w14:textId="77777777" w:rsidR="003D2231" w:rsidRDefault="00761EE0" w:rsidP="003D2231">
      <w:pPr>
        <w:pStyle w:val="CommentText"/>
      </w:pPr>
      <w:r>
        <w:rPr>
          <w:rStyle w:val="CommentReference"/>
        </w:rPr>
        <w:annotationRef/>
      </w:r>
      <w:r w:rsidR="003D2231">
        <w:rPr>
          <w:highlight w:val="darkYellow"/>
        </w:rPr>
        <w:t xml:space="preserve">Javi: Confirm if we need to update any of this based on changes to per diem policy for MGD </w:t>
      </w:r>
    </w:p>
  </w:comment>
  <w:comment w:id="7045" w:author="Megan Ash" w:date="2026-02-17T15:33:00Z" w:initials="MA">
    <w:p w14:paraId="05751025" w14:textId="77777777" w:rsidR="003D2231" w:rsidRDefault="00D67385" w:rsidP="003D2231">
      <w:pPr>
        <w:pStyle w:val="CommentText"/>
      </w:pPr>
      <w:r>
        <w:rPr>
          <w:rStyle w:val="CommentReference"/>
        </w:rPr>
        <w:annotationRef/>
      </w:r>
      <w:r w:rsidR="003D2231">
        <w:rPr>
          <w:highlight w:val="magenta"/>
        </w:rPr>
        <w:t>Controller?</w:t>
      </w:r>
    </w:p>
  </w:comment>
  <w:comment w:id="7050" w:author="Megan Ash" w:date="2026-02-17T15:35:00Z" w:initials="MA">
    <w:p w14:paraId="35BFB1FB" w14:textId="77777777" w:rsidR="003D2231" w:rsidRDefault="00D05633" w:rsidP="003D2231">
      <w:pPr>
        <w:pStyle w:val="CommentText"/>
      </w:pPr>
      <w:r>
        <w:rPr>
          <w:rStyle w:val="CommentReference"/>
        </w:rPr>
        <w:annotationRef/>
      </w:r>
      <w:r w:rsidR="003D2231">
        <w:rPr>
          <w:highlight w:val="darkYellow"/>
        </w:rPr>
        <w:t>Javi: Update if needed when MI&amp;E rates change</w:t>
      </w:r>
    </w:p>
  </w:comment>
  <w:comment w:id="7051" w:author="Megan Ash" w:date="2026-02-17T15:35:00Z" w:initials="MA">
    <w:p w14:paraId="1082CF9D" w14:textId="77777777" w:rsidR="003D2231" w:rsidRDefault="00D05633" w:rsidP="003D2231">
      <w:pPr>
        <w:pStyle w:val="CommentText"/>
      </w:pPr>
      <w:r>
        <w:rPr>
          <w:rStyle w:val="CommentReference"/>
        </w:rPr>
        <w:annotationRef/>
      </w:r>
      <w:r w:rsidR="003D2231">
        <w:rPr>
          <w:highlight w:val="darkYellow"/>
        </w:rPr>
        <w:t>Javi: Update if needed when MI&amp;E rates change</w:t>
      </w:r>
    </w:p>
  </w:comment>
  <w:comment w:id="7052" w:author="Megan Ash" w:date="2026-02-17T15:38:00Z" w:initials="MA">
    <w:p w14:paraId="3105E466" w14:textId="77777777" w:rsidR="003D2231" w:rsidRDefault="00626F44" w:rsidP="003D2231">
      <w:pPr>
        <w:pStyle w:val="CommentText"/>
      </w:pPr>
      <w:r>
        <w:rPr>
          <w:rStyle w:val="CommentReference"/>
        </w:rPr>
        <w:annotationRef/>
      </w:r>
      <w:r w:rsidR="003D2231">
        <w:rPr>
          <w:highlight w:val="darkYellow"/>
        </w:rPr>
        <w:t>Javi: Depending on how the per diem calculation changes, we may need to update / remove this annex</w:t>
      </w:r>
    </w:p>
  </w:comment>
  <w:comment w:id="7065" w:author="Megan Ash" w:date="2026-02-17T14:49:00Z" w:initials="MA">
    <w:p w14:paraId="54DE7723" w14:textId="77777777" w:rsidR="00B20377" w:rsidRDefault="003239C2" w:rsidP="00B20377">
      <w:pPr>
        <w:pStyle w:val="CommentText"/>
      </w:pPr>
      <w:r>
        <w:rPr>
          <w:rStyle w:val="CommentReference"/>
        </w:rPr>
        <w:annotationRef/>
      </w:r>
      <w:r w:rsidR="00B20377">
        <w:rPr>
          <w:highlight w:val="darkYellow"/>
        </w:rPr>
        <w:t>Javi: Confirm if we need to add an update based on new per diem rates for MGD Honduras</w:t>
      </w:r>
    </w:p>
  </w:comment>
  <w:comment w:id="7066" w:author="Megan Ash" w:date="2026-02-17T15:43:00Z" w:initials="MA">
    <w:p w14:paraId="4DBBA266" w14:textId="77777777" w:rsidR="00B20377" w:rsidRDefault="000F66D2" w:rsidP="00B20377">
      <w:pPr>
        <w:pStyle w:val="CommentText"/>
      </w:pPr>
      <w:r>
        <w:rPr>
          <w:rStyle w:val="CommentReference"/>
        </w:rPr>
        <w:annotationRef/>
      </w:r>
      <w:r w:rsidR="00B20377">
        <w:rPr>
          <w:highlight w:val="darkYellow"/>
        </w:rPr>
        <w:t>Javi: Confirm if we need to add an update based on new per diem rates for MGD Honduras</w:t>
      </w:r>
    </w:p>
  </w:comment>
  <w:comment w:id="7081" w:author="Fernando Rodriguez" w:date="2026-03-25T09:47:00Z" w:initials="FR">
    <w:p w14:paraId="0F0C0713" w14:textId="3D95694D" w:rsidR="00DE276A" w:rsidRDefault="005F6401">
      <w:pPr>
        <w:pStyle w:val="CommentText"/>
      </w:pPr>
      <w:r>
        <w:rPr>
          <w:rStyle w:val="CommentReference"/>
        </w:rPr>
        <w:annotationRef/>
      </w:r>
      <w:r w:rsidRPr="4E8BF712">
        <w:t>Add Trip Report</w:t>
      </w:r>
    </w:p>
  </w:comment>
  <w:comment w:id="7095" w:author="Megan Ash" w:date="2026-02-17T16:19:00Z" w:initials="MA">
    <w:p w14:paraId="2CDD4BD6" w14:textId="77777777" w:rsidR="00B20377" w:rsidRDefault="00B113BB" w:rsidP="00B20377">
      <w:pPr>
        <w:pStyle w:val="CommentText"/>
      </w:pPr>
      <w:r>
        <w:rPr>
          <w:rStyle w:val="CommentReference"/>
        </w:rPr>
        <w:annotationRef/>
      </w:r>
      <w:r w:rsidR="00B20377">
        <w:rPr>
          <w:highlight w:val="magenta"/>
        </w:rPr>
        <w:t>Added per conversation with Ana</w:t>
      </w:r>
    </w:p>
  </w:comment>
  <w:comment w:id="7109" w:author="Megan Ash" w:date="2026-02-17T16:26:00Z" w:initials="MA">
    <w:p w14:paraId="11DD1930" w14:textId="77777777" w:rsidR="00B20377" w:rsidRDefault="002154A9" w:rsidP="00B20377">
      <w:pPr>
        <w:pStyle w:val="CommentText"/>
      </w:pPr>
      <w:r>
        <w:rPr>
          <w:rStyle w:val="CommentReference"/>
        </w:rPr>
        <w:annotationRef/>
      </w:r>
      <w:r w:rsidR="00B20377">
        <w:rPr>
          <w:highlight w:val="magenta"/>
        </w:rPr>
        <w:t>In another section, it says that HQ approval is required. Need to determine which approval is required and be consistent - FO Director or HQ</w:t>
      </w:r>
    </w:p>
  </w:comment>
  <w:comment w:id="7110" w:author="Megan Ash" w:date="2026-02-26T11:35:00Z" w:initials="MA">
    <w:p w14:paraId="4604AE00" w14:textId="77777777" w:rsidR="004F3B0E" w:rsidRDefault="004F3B0E" w:rsidP="004F3B0E">
      <w:pPr>
        <w:pStyle w:val="CommentText"/>
      </w:pPr>
      <w:r>
        <w:rPr>
          <w:rStyle w:val="CommentReference"/>
        </w:rPr>
        <w:annotationRef/>
      </w:r>
      <w:r>
        <w:rPr>
          <w:highlight w:val="magenta"/>
        </w:rPr>
        <w:t>What kind of background check is required per POA policy? Criminal? Driving record?</w:t>
      </w:r>
    </w:p>
  </w:comment>
  <w:comment w:id="7111" w:author="Megan Ash" w:date="2026-02-26T11:34:00Z" w:initials="MA">
    <w:p w14:paraId="0FE71679" w14:textId="77777777" w:rsidR="00090A80" w:rsidRDefault="00090A80" w:rsidP="00090A80">
      <w:pPr>
        <w:pStyle w:val="CommentText"/>
      </w:pPr>
      <w:r>
        <w:rPr>
          <w:rStyle w:val="CommentReference"/>
        </w:rPr>
        <w:annotationRef/>
      </w:r>
      <w:r>
        <w:rPr>
          <w:highlight w:val="magenta"/>
        </w:rPr>
        <w:t>QUESTION: per conversation with Maria Elena, vision screening is only done when you get your license, and is not sure how a vision screening would be conducted outside of this - how would we go about this / can we remove this if they have  a license and have passed the vision exam?</w:t>
      </w:r>
    </w:p>
  </w:comment>
  <w:comment w:id="7112" w:author="Megan Ash" w:date="2026-02-17T16:28:00Z" w:initials="MA">
    <w:p w14:paraId="12688398" w14:textId="77777777" w:rsidR="00B76287" w:rsidRDefault="00AB43E9" w:rsidP="00B76287">
      <w:pPr>
        <w:pStyle w:val="CommentText"/>
      </w:pPr>
      <w:r>
        <w:rPr>
          <w:rStyle w:val="CommentReference"/>
        </w:rPr>
        <w:annotationRef/>
      </w:r>
      <w:r w:rsidR="00B76287">
        <w:rPr>
          <w:highlight w:val="magenta"/>
        </w:rPr>
        <w:t>Question for Danielle: Per conversation with Maria Elena there is no way to check this, information isn’t publicly available. Is this through a background check?</w:t>
      </w:r>
    </w:p>
  </w:comment>
  <w:comment w:id="7129" w:author="Megan Ash" w:date="2026-02-17T16:48:00Z" w:initials="MA">
    <w:p w14:paraId="2A7EA620" w14:textId="500CBBCB" w:rsidR="00786698" w:rsidRDefault="006B597A" w:rsidP="00786698">
      <w:pPr>
        <w:pStyle w:val="CommentText"/>
      </w:pPr>
      <w:r>
        <w:rPr>
          <w:rStyle w:val="CommentReference"/>
        </w:rPr>
        <w:annotationRef/>
      </w:r>
      <w:r w:rsidR="00786698">
        <w:rPr>
          <w:highlight w:val="magenta"/>
        </w:rPr>
        <w:t>Confirm - FO Director or HQ? in other section it says HQ</w:t>
      </w:r>
    </w:p>
  </w:comment>
  <w:comment w:id="7130" w:author="Megan Ash" w:date="2026-02-17T16:47:00Z" w:initials="MA">
    <w:p w14:paraId="6443FA80" w14:textId="77777777" w:rsidR="000207E6" w:rsidRDefault="006B597A" w:rsidP="000207E6">
      <w:pPr>
        <w:pStyle w:val="CommentText"/>
      </w:pPr>
      <w:r>
        <w:rPr>
          <w:rStyle w:val="CommentReference"/>
        </w:rPr>
        <w:annotationRef/>
      </w:r>
      <w:r w:rsidR="000207E6">
        <w:rPr>
          <w:highlight w:val="darkYellow"/>
        </w:rPr>
        <w:t>Javi: Adjust coverage minimums if changes approved</w:t>
      </w:r>
    </w:p>
  </w:comment>
  <w:comment w:id="7134" w:author="Megan Ash" w:date="2026-02-17T16:50:00Z" w:initials="MA">
    <w:p w14:paraId="0705A3BE" w14:textId="77777777" w:rsidR="000207E6" w:rsidRDefault="004655B0" w:rsidP="000207E6">
      <w:pPr>
        <w:pStyle w:val="CommentText"/>
      </w:pPr>
      <w:r>
        <w:rPr>
          <w:rStyle w:val="CommentReference"/>
        </w:rPr>
        <w:annotationRef/>
      </w:r>
      <w:r w:rsidR="000207E6">
        <w:rPr>
          <w:highlight w:val="magenta"/>
        </w:rPr>
        <w:t>Controller / VP of programs?</w:t>
      </w:r>
    </w:p>
  </w:comment>
  <w:comment w:id="7137" w:author="Megan Ash" w:date="2026-02-17T16:51:00Z" w:initials="MA">
    <w:p w14:paraId="0EC59D33" w14:textId="6549066E" w:rsidR="00B86E19" w:rsidRDefault="004655B0" w:rsidP="00B86E19">
      <w:pPr>
        <w:pStyle w:val="CommentText"/>
      </w:pPr>
      <w:r>
        <w:rPr>
          <w:rStyle w:val="CommentReference"/>
        </w:rPr>
        <w:annotationRef/>
      </w:r>
      <w:r w:rsidR="00B86E19">
        <w:fldChar w:fldCharType="begin"/>
      </w:r>
      <w:r w:rsidR="00B86E19">
        <w:instrText>HYPERLINK "mailto:rsanchez@partners.net"</w:instrText>
      </w:r>
      <w:bookmarkStart w:id="7143" w:name="_@_2F878E05302F4C38A9E5E6445DE2855CZ"/>
      <w:r w:rsidR="00B86E19">
        <w:fldChar w:fldCharType="separate"/>
      </w:r>
      <w:bookmarkEnd w:id="7143"/>
      <w:r w:rsidR="00B86E19" w:rsidRPr="00B86E19">
        <w:rPr>
          <w:rStyle w:val="Mention"/>
          <w:noProof/>
        </w:rPr>
        <w:t>@Roger Sanchez</w:t>
      </w:r>
      <w:r w:rsidR="00B86E19">
        <w:fldChar w:fldCharType="end"/>
      </w:r>
      <w:r w:rsidR="00B86E19">
        <w:t xml:space="preserve"> does this seem reasonable to you? Gloria / Maria Elena recommend from 6am to 6pm</w:t>
      </w:r>
    </w:p>
  </w:comment>
  <w:comment w:id="7138" w:author="Roger Sanchez" w:date="2026-02-27T07:50:00Z" w:initials="RS">
    <w:p w14:paraId="6507A42A" w14:textId="147A7434" w:rsidR="008F1CAA" w:rsidRDefault="005F6401">
      <w:pPr>
        <w:pStyle w:val="CommentText"/>
      </w:pPr>
      <w:r>
        <w:rPr>
          <w:rStyle w:val="CommentReference"/>
        </w:rPr>
        <w:annotationRef/>
      </w:r>
      <w:r w:rsidRPr="4BBCAF66">
        <w:t>I would agree with 6:00 a.m. to 6:00 p.m. We don’t want staff driving in the dark, and sunset here year-round is close to 6:00 p.m., so that window makes sense from a safety perspective.</w:t>
      </w:r>
    </w:p>
  </w:comment>
  <w:comment w:id="7144" w:author="Megan Ash" w:date="2026-02-26T11:42:00Z" w:initials="MA">
    <w:p w14:paraId="58F9E7C7" w14:textId="77777777" w:rsidR="00ED1884" w:rsidRDefault="00ED1884" w:rsidP="00ED1884">
      <w:pPr>
        <w:pStyle w:val="CommentText"/>
      </w:pPr>
      <w:r>
        <w:rPr>
          <w:rStyle w:val="CommentReference"/>
        </w:rPr>
        <w:annotationRef/>
      </w:r>
      <w:r>
        <w:rPr>
          <w:highlight w:val="magenta"/>
        </w:rPr>
        <w:t>Could this be approval by COP instead of HO?</w:t>
      </w:r>
    </w:p>
  </w:comment>
  <w:comment w:id="7149" w:author="Roger Sanchez" w:date="2026-02-27T07:53:00Z" w:initials="RS">
    <w:p w14:paraId="5138C1B9" w14:textId="18BD0286" w:rsidR="008F1CAA" w:rsidRDefault="005F6401">
      <w:pPr>
        <w:pStyle w:val="CommentText"/>
      </w:pPr>
      <w:r>
        <w:rPr>
          <w:rStyle w:val="CommentReference"/>
        </w:rPr>
        <w:annotationRef/>
      </w:r>
      <w:r w:rsidRPr="4E5BB0E7">
        <w:t>This is higher than local speed limits. Speed limits in Honduras are generally set at 80 km/h on main highways and ring roads, 60 km/h on boulevards and main avenues, and 40 km/h in urban, residential, and town center areas.</w:t>
      </w:r>
    </w:p>
  </w:comment>
  <w:comment w:id="7223" w:author="Megan Ash" w:date="2026-02-20T16:25:00Z" w:initials="MA">
    <w:p w14:paraId="28E1909F" w14:textId="367C5B70" w:rsidR="000207E6" w:rsidRDefault="00AE4248" w:rsidP="000207E6">
      <w:pPr>
        <w:pStyle w:val="CommentText"/>
      </w:pPr>
      <w:r>
        <w:rPr>
          <w:rStyle w:val="CommentReference"/>
        </w:rPr>
        <w:annotationRef/>
      </w:r>
      <w:r w:rsidR="000207E6">
        <w:rPr>
          <w:highlight w:val="magenta"/>
        </w:rPr>
        <w:t>There is no employee accident report form Annex and the link does not work</w:t>
      </w:r>
    </w:p>
  </w:comment>
  <w:comment w:id="7224" w:author="Megan Ash" w:date="2026-02-20T16:25:00Z" w:initials="MA">
    <w:p w14:paraId="16AC9FBA" w14:textId="77777777" w:rsidR="000207E6" w:rsidRDefault="00AE4248" w:rsidP="000207E6">
      <w:pPr>
        <w:pStyle w:val="CommentText"/>
      </w:pPr>
      <w:r>
        <w:rPr>
          <w:rStyle w:val="CommentReference"/>
        </w:rPr>
        <w:annotationRef/>
      </w:r>
      <w:r w:rsidR="000207E6">
        <w:rPr>
          <w:highlight w:val="magenta"/>
        </w:rPr>
        <w:t>There is no employee accident report form Annex and the link does not work</w:t>
      </w:r>
    </w:p>
  </w:comment>
  <w:comment w:id="7232" w:author="Megan Ash" w:date="2026-02-20T16:29:00Z" w:initials="MA">
    <w:p w14:paraId="1E542635" w14:textId="77777777" w:rsidR="00240C91" w:rsidRDefault="00AF7D1D" w:rsidP="00240C91">
      <w:pPr>
        <w:pStyle w:val="CommentText"/>
      </w:pPr>
      <w:r>
        <w:rPr>
          <w:rStyle w:val="CommentReference"/>
        </w:rPr>
        <w:annotationRef/>
      </w:r>
      <w:r w:rsidR="00240C91">
        <w:rPr>
          <w:highlight w:val="magenta"/>
        </w:rPr>
        <w:t>Danielle: Do we already have an insurance policy that will cover Honduras vehicles? If so, is a portion charged to our budget?</w:t>
      </w:r>
    </w:p>
  </w:comment>
  <w:comment w:id="7348" w:author="Megan Ash" w:date="2026-02-20T16:32:00Z" w:initials="MA">
    <w:p w14:paraId="00D5A62C" w14:textId="77777777" w:rsidR="00653437" w:rsidRDefault="006F3F07" w:rsidP="00653437">
      <w:pPr>
        <w:pStyle w:val="CommentText"/>
      </w:pPr>
      <w:r>
        <w:rPr>
          <w:rStyle w:val="CommentReference"/>
        </w:rPr>
        <w:annotationRef/>
      </w:r>
      <w:r w:rsidR="00653437">
        <w:rPr>
          <w:highlight w:val="darkYellow"/>
        </w:rPr>
        <w:t>Javi: Do we want to work with Maria Elena on updating this for the Honduran context?</w:t>
      </w:r>
    </w:p>
  </w:comment>
  <w:comment w:id="7366" w:author="Megan Ash" w:date="2026-02-23T12:40:00Z" w:initials="MA">
    <w:p w14:paraId="0E20AD09" w14:textId="160F213C" w:rsidR="00653437" w:rsidRDefault="004833DB" w:rsidP="00653437">
      <w:pPr>
        <w:pStyle w:val="CommentText"/>
      </w:pPr>
      <w:r>
        <w:rPr>
          <w:rStyle w:val="CommentReference"/>
        </w:rPr>
        <w:annotationRef/>
      </w:r>
      <w:r w:rsidR="00653437">
        <w:rPr>
          <w:highlight w:val="magenta"/>
        </w:rPr>
        <w:t>Updated to 60 days instead of 90 days</w:t>
      </w:r>
    </w:p>
  </w:comment>
  <w:comment w:id="7395" w:author="Megan Ash" w:date="2026-02-17T15:38:00Z" w:initials="MA">
    <w:p w14:paraId="48A36091" w14:textId="2104AAD9" w:rsidR="00D53404" w:rsidRDefault="00626F44" w:rsidP="00D53404">
      <w:pPr>
        <w:pStyle w:val="CommentText"/>
      </w:pPr>
      <w:r>
        <w:rPr>
          <w:rStyle w:val="CommentReference"/>
        </w:rPr>
        <w:annotationRef/>
      </w:r>
      <w:r w:rsidR="00D53404">
        <w:rPr>
          <w:highlight w:val="darkYellow"/>
        </w:rPr>
        <w:t>Javi: Depending on how the per diem calculation changes, we may need to update / remove this annex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9D26BA" w15:done="0"/>
  <w15:commentEx w15:paraId="61B68077" w15:done="0"/>
  <w15:commentEx w15:paraId="415AD165" w15:done="0"/>
  <w15:commentEx w15:paraId="31F10BB5" w15:done="0"/>
  <w15:commentEx w15:paraId="2FE77484" w15:done="0"/>
  <w15:commentEx w15:paraId="38746DBF" w15:done="0"/>
  <w15:commentEx w15:paraId="56B560F0" w15:paraIdParent="38746DBF" w15:done="0"/>
  <w15:commentEx w15:paraId="7319F2AE" w15:paraIdParent="38746DBF" w15:done="0"/>
  <w15:commentEx w15:paraId="7B3FC470" w15:done="0"/>
  <w15:commentEx w15:paraId="691F2DBC" w15:done="0"/>
  <w15:commentEx w15:paraId="17176A78" w15:paraIdParent="691F2DBC" w15:done="0"/>
  <w15:commentEx w15:paraId="6B5E7B13" w15:done="0"/>
  <w15:commentEx w15:paraId="0A8B654D" w15:done="0"/>
  <w15:commentEx w15:paraId="476F82E9" w15:done="0"/>
  <w15:commentEx w15:paraId="0C196181" w15:done="0"/>
  <w15:commentEx w15:paraId="7AEB5272" w15:done="0"/>
  <w15:commentEx w15:paraId="2AA30672" w15:done="0"/>
  <w15:commentEx w15:paraId="3157BD08" w15:done="1"/>
  <w15:commentEx w15:paraId="483EDA49" w15:paraIdParent="3157BD08" w15:done="1"/>
  <w15:commentEx w15:paraId="4A16E546" w15:done="0"/>
  <w15:commentEx w15:paraId="2EA2FB00" w15:done="0"/>
  <w15:commentEx w15:paraId="3A602A1D" w15:done="0"/>
  <w15:commentEx w15:paraId="09A08944" w15:done="0"/>
  <w15:commentEx w15:paraId="14C15EBB" w15:done="0"/>
  <w15:commentEx w15:paraId="2F3234EF" w15:done="0"/>
  <w15:commentEx w15:paraId="2FAD7A76" w15:done="0"/>
  <w15:commentEx w15:paraId="089CCBC2" w15:done="0"/>
  <w15:commentEx w15:paraId="43E1FE43" w15:done="0"/>
  <w15:commentEx w15:paraId="377BB10F" w15:done="0"/>
  <w15:commentEx w15:paraId="23D4BCF3" w15:done="0"/>
  <w15:commentEx w15:paraId="36312F10" w15:done="0"/>
  <w15:commentEx w15:paraId="2C1777E6" w15:done="0"/>
  <w15:commentEx w15:paraId="483DADD7" w15:done="0"/>
  <w15:commentEx w15:paraId="316AC9D2" w15:done="0"/>
  <w15:commentEx w15:paraId="005F8229" w15:done="0"/>
  <w15:commentEx w15:paraId="342EBCB9" w15:done="0"/>
  <w15:commentEx w15:paraId="08EBAB57" w15:done="0"/>
  <w15:commentEx w15:paraId="586A00D9" w15:done="0"/>
  <w15:commentEx w15:paraId="085D98F8" w15:done="0"/>
  <w15:commentEx w15:paraId="493DFE8B" w15:paraIdParent="085D98F8" w15:done="0"/>
  <w15:commentEx w15:paraId="1A7D7C58" w15:done="0"/>
  <w15:commentEx w15:paraId="78296C9B" w15:done="0"/>
  <w15:commentEx w15:paraId="2108EE33" w15:done="0"/>
  <w15:commentEx w15:paraId="52A8993D" w15:done="0"/>
  <w15:commentEx w15:paraId="4A7C00C6" w15:done="0"/>
  <w15:commentEx w15:paraId="10DA5AF7" w15:done="0"/>
  <w15:commentEx w15:paraId="3C95028D" w15:done="0"/>
  <w15:commentEx w15:paraId="36EACA0E" w15:done="0"/>
  <w15:commentEx w15:paraId="0AB19796" w15:paraIdParent="36EACA0E" w15:done="0"/>
  <w15:commentEx w15:paraId="3C12F271" w15:done="1"/>
  <w15:commentEx w15:paraId="569F3A6B" w15:done="0"/>
  <w15:commentEx w15:paraId="70808B2F" w15:paraIdParent="569F3A6B" w15:done="0"/>
  <w15:commentEx w15:paraId="457B1218" w15:done="0"/>
  <w15:commentEx w15:paraId="4A7560BA" w15:paraIdParent="457B1218" w15:done="0"/>
  <w15:commentEx w15:paraId="16AEF5B4" w15:done="0"/>
  <w15:commentEx w15:paraId="384BA338" w15:paraIdParent="16AEF5B4" w15:done="0"/>
  <w15:commentEx w15:paraId="5CCE0CF1" w15:done="0"/>
  <w15:commentEx w15:paraId="34E63493" w15:paraIdParent="5CCE0CF1" w15:done="0"/>
  <w15:commentEx w15:paraId="4556C578" w15:done="0"/>
  <w15:commentEx w15:paraId="7FC5F5C5" w15:done="0"/>
  <w15:commentEx w15:paraId="507053DD" w15:paraIdParent="7FC5F5C5" w15:done="0"/>
  <w15:commentEx w15:paraId="54DFC32F" w15:done="0"/>
  <w15:commentEx w15:paraId="1C717655" w15:done="0"/>
  <w15:commentEx w15:paraId="5D509D83" w15:done="0"/>
  <w15:commentEx w15:paraId="6B8AF9E8" w15:done="0"/>
  <w15:commentEx w15:paraId="357B77FB" w15:done="0"/>
  <w15:commentEx w15:paraId="5C06D701" w15:done="0"/>
  <w15:commentEx w15:paraId="29BF27BA" w15:done="0"/>
  <w15:commentEx w15:paraId="215ECCCD" w15:done="0"/>
  <w15:commentEx w15:paraId="726C8D18" w15:done="0"/>
  <w15:commentEx w15:paraId="6B6FEE60" w15:paraIdParent="726C8D18" w15:done="0"/>
  <w15:commentEx w15:paraId="14BBACE5" w15:done="0"/>
  <w15:commentEx w15:paraId="5DF4F0EA" w15:done="0"/>
  <w15:commentEx w15:paraId="004C633A" w15:done="0"/>
  <w15:commentEx w15:paraId="199A7299" w15:paraIdParent="004C633A" w15:done="0"/>
  <w15:commentEx w15:paraId="29956675" w15:done="0"/>
  <w15:commentEx w15:paraId="48456EC8" w15:done="0"/>
  <w15:commentEx w15:paraId="0CA760AF" w15:paraIdParent="48456EC8" w15:done="0"/>
  <w15:commentEx w15:paraId="529B99F3" w15:paraIdParent="48456EC8" w15:done="0"/>
  <w15:commentEx w15:paraId="6F305EBD" w15:paraIdParent="48456EC8" w15:done="0"/>
  <w15:commentEx w15:paraId="189AD341" w15:done="0"/>
  <w15:commentEx w15:paraId="186BE343" w15:done="0"/>
  <w15:commentEx w15:paraId="7EE72D05" w15:done="0"/>
  <w15:commentEx w15:paraId="54F1DA33" w15:paraIdParent="7EE72D05" w15:done="0"/>
  <w15:commentEx w15:paraId="58DD42A3" w15:done="1"/>
  <w15:commentEx w15:paraId="30817FA1" w15:done="0"/>
  <w15:commentEx w15:paraId="250BD8E2" w15:done="0"/>
  <w15:commentEx w15:paraId="47EA5F10" w15:done="0"/>
  <w15:commentEx w15:paraId="3EC19291" w15:done="0"/>
  <w15:commentEx w15:paraId="6F6FBC3E" w15:paraIdParent="3EC19291" w15:done="0"/>
  <w15:commentEx w15:paraId="5B3B28D1" w15:done="0"/>
  <w15:commentEx w15:paraId="2833CD1D" w15:done="1"/>
  <w15:commentEx w15:paraId="48496A80" w15:paraIdParent="2833CD1D" w15:done="1"/>
  <w15:commentEx w15:paraId="20F88BE6" w15:paraIdParent="2833CD1D" w15:done="1"/>
  <w15:commentEx w15:paraId="0E64E806" w15:done="0"/>
  <w15:commentEx w15:paraId="6BA72BDE" w15:done="0"/>
  <w15:commentEx w15:paraId="5FEC2A84" w15:done="0"/>
  <w15:commentEx w15:paraId="20AB23BF" w15:paraIdParent="5FEC2A84" w15:done="0"/>
  <w15:commentEx w15:paraId="34B86C7F" w15:done="0"/>
  <w15:commentEx w15:paraId="16B9FAD8" w15:done="0"/>
  <w15:commentEx w15:paraId="1FFF0525" w15:done="0"/>
  <w15:commentEx w15:paraId="6BBC2A0A" w15:paraIdParent="1FFF0525" w15:done="0"/>
  <w15:commentEx w15:paraId="023EBF5F" w15:done="0"/>
  <w15:commentEx w15:paraId="28B1CB34" w15:done="0"/>
  <w15:commentEx w15:paraId="5AF7BA7F" w15:done="0"/>
  <w15:commentEx w15:paraId="5BCEDA8B" w15:done="0"/>
  <w15:commentEx w15:paraId="4DAACA6A" w15:done="0"/>
  <w15:commentEx w15:paraId="5CDDB4C9" w15:done="0"/>
  <w15:commentEx w15:paraId="20972603" w15:done="0"/>
  <w15:commentEx w15:paraId="2FC3B1FA" w15:done="0"/>
  <w15:commentEx w15:paraId="220D262D" w15:done="0"/>
  <w15:commentEx w15:paraId="0E3D91AA" w15:done="1"/>
  <w15:commentEx w15:paraId="0806B5DC" w15:done="0"/>
  <w15:commentEx w15:paraId="06F8A1C2" w15:done="0"/>
  <w15:commentEx w15:paraId="01BA8945" w15:paraIdParent="06F8A1C2" w15:done="0"/>
  <w15:commentEx w15:paraId="09C874A7" w15:done="0"/>
  <w15:commentEx w15:paraId="547B2406" w15:paraIdParent="09C874A7" w15:done="0"/>
  <w15:commentEx w15:paraId="7C62E1E2" w15:paraIdParent="09C874A7" w15:done="0"/>
  <w15:commentEx w15:paraId="18064032" w15:done="0"/>
  <w15:commentEx w15:paraId="7A214563" w15:done="0"/>
  <w15:commentEx w15:paraId="27861A6F" w15:done="0"/>
  <w15:commentEx w15:paraId="354C3038" w15:done="0"/>
  <w15:commentEx w15:paraId="3E5853F4" w15:done="0"/>
  <w15:commentEx w15:paraId="62C4D45D" w15:done="0"/>
  <w15:commentEx w15:paraId="4D20FD46" w15:done="0"/>
  <w15:commentEx w15:paraId="63BD4DE6" w15:done="0"/>
  <w15:commentEx w15:paraId="4AA47A91" w15:done="0"/>
  <w15:commentEx w15:paraId="0CA1E855" w15:done="0"/>
  <w15:commentEx w15:paraId="634E4A66" w15:paraIdParent="0CA1E855" w15:done="0"/>
  <w15:commentEx w15:paraId="350DB566" w15:done="0"/>
  <w15:commentEx w15:paraId="3893FDF5" w15:paraIdParent="350DB566" w15:done="0"/>
  <w15:commentEx w15:paraId="62DFC70E" w15:done="0"/>
  <w15:commentEx w15:paraId="7C91BAFB" w15:done="0"/>
  <w15:commentEx w15:paraId="0D6AEE13" w15:done="0"/>
  <w15:commentEx w15:paraId="4244F712" w15:done="0"/>
  <w15:commentEx w15:paraId="26A7F366" w15:done="0"/>
  <w15:commentEx w15:paraId="4903BD96" w15:done="0"/>
  <w15:commentEx w15:paraId="0A0571AD" w15:done="0"/>
  <w15:commentEx w15:paraId="66624B61" w15:paraIdParent="0A0571AD" w15:done="0"/>
  <w15:commentEx w15:paraId="2B424009" w15:paraIdParent="0A0571AD" w15:done="0"/>
  <w15:commentEx w15:paraId="35162C91" w15:paraIdParent="0A0571AD" w15:done="0"/>
  <w15:commentEx w15:paraId="7A48554C" w15:done="0"/>
  <w15:commentEx w15:paraId="6A2FB851" w15:paraIdParent="7A48554C" w15:done="0"/>
  <w15:commentEx w15:paraId="773500ED" w15:paraIdParent="7A48554C" w15:done="0"/>
  <w15:commentEx w15:paraId="6B7FB5EB" w15:done="0"/>
  <w15:commentEx w15:paraId="0EBCB87D" w15:paraIdParent="6B7FB5EB" w15:done="0"/>
  <w15:commentEx w15:paraId="1CB1A26F" w15:paraIdParent="6B7FB5EB" w15:done="0"/>
  <w15:commentEx w15:paraId="592D3B9D" w15:done="0"/>
  <w15:commentEx w15:paraId="0D8F18EB" w15:done="0"/>
  <w15:commentEx w15:paraId="38D7C29A" w15:done="0"/>
  <w15:commentEx w15:paraId="35B01334" w15:done="0"/>
  <w15:commentEx w15:paraId="54FA0A80" w15:done="0"/>
  <w15:commentEx w15:paraId="3244466C" w15:done="0"/>
  <w15:commentEx w15:paraId="4158D7D1" w15:paraIdParent="3244466C" w15:done="0"/>
  <w15:commentEx w15:paraId="2EB84FF2" w15:done="0"/>
  <w15:commentEx w15:paraId="68357030" w15:done="0"/>
  <w15:commentEx w15:paraId="57B923DA" w15:done="0"/>
  <w15:commentEx w15:paraId="5B432E91" w15:done="0"/>
  <w15:commentEx w15:paraId="18079D7E" w15:done="0"/>
  <w15:commentEx w15:paraId="4620CF85" w15:done="1"/>
  <w15:commentEx w15:paraId="4A4490DD" w15:done="0"/>
  <w15:commentEx w15:paraId="0C8EA702" w15:done="0"/>
  <w15:commentEx w15:paraId="7AEE8308" w15:done="0"/>
  <w15:commentEx w15:paraId="2D10FD15" w15:done="0"/>
  <w15:commentEx w15:paraId="2B7693F5" w15:done="0"/>
  <w15:commentEx w15:paraId="564EBFDF" w15:done="0"/>
  <w15:commentEx w15:paraId="2583B8B6" w15:done="0"/>
  <w15:commentEx w15:paraId="7163A736" w15:done="0"/>
  <w15:commentEx w15:paraId="69FE0249" w15:done="0"/>
  <w15:commentEx w15:paraId="5BD7036F" w15:done="0"/>
  <w15:commentEx w15:paraId="5A0FAE94" w15:done="0"/>
  <w15:commentEx w15:paraId="2AA4A2E4" w15:done="0"/>
  <w15:commentEx w15:paraId="7C159F9B" w15:done="0"/>
  <w15:commentEx w15:paraId="369B5C78" w15:done="0"/>
  <w15:commentEx w15:paraId="1489CCBD" w15:done="0"/>
  <w15:commentEx w15:paraId="2A3894CE" w15:done="0"/>
  <w15:commentEx w15:paraId="38968EE8" w15:done="0"/>
  <w15:commentEx w15:paraId="2669BFE6" w15:done="0"/>
  <w15:commentEx w15:paraId="221E3082" w15:done="0"/>
  <w15:commentEx w15:paraId="7F1BA528" w15:done="0"/>
  <w15:commentEx w15:paraId="6882EF79" w15:done="0"/>
  <w15:commentEx w15:paraId="461A0950" w15:done="0"/>
  <w15:commentEx w15:paraId="0F006763" w15:done="0"/>
  <w15:commentEx w15:paraId="1FC00883" w15:done="0"/>
  <w15:commentEx w15:paraId="5309D94D" w15:done="0"/>
  <w15:commentEx w15:paraId="78FB4DBB" w15:done="0"/>
  <w15:commentEx w15:paraId="1653BE9E" w15:done="0"/>
  <w15:commentEx w15:paraId="556BCF69" w15:done="0"/>
  <w15:commentEx w15:paraId="6F7A9829" w15:done="0"/>
  <w15:commentEx w15:paraId="57DD40C8" w15:done="0"/>
  <w15:commentEx w15:paraId="33A46035" w15:done="0"/>
  <w15:commentEx w15:paraId="05751025" w15:done="0"/>
  <w15:commentEx w15:paraId="35BFB1FB" w15:done="0"/>
  <w15:commentEx w15:paraId="1082CF9D" w15:done="0"/>
  <w15:commentEx w15:paraId="3105E466" w15:done="0"/>
  <w15:commentEx w15:paraId="54DE7723" w15:done="0"/>
  <w15:commentEx w15:paraId="4DBBA266" w15:done="0"/>
  <w15:commentEx w15:paraId="0F0C0713" w15:done="0"/>
  <w15:commentEx w15:paraId="2CDD4BD6" w15:done="0"/>
  <w15:commentEx w15:paraId="11DD1930" w15:done="0"/>
  <w15:commentEx w15:paraId="4604AE00" w15:done="0"/>
  <w15:commentEx w15:paraId="0FE71679" w15:done="0"/>
  <w15:commentEx w15:paraId="12688398" w15:done="0"/>
  <w15:commentEx w15:paraId="2A7EA620" w15:done="0"/>
  <w15:commentEx w15:paraId="6443FA80" w15:done="0"/>
  <w15:commentEx w15:paraId="0705A3BE" w15:done="0"/>
  <w15:commentEx w15:paraId="0EC59D33" w15:done="0"/>
  <w15:commentEx w15:paraId="6507A42A" w15:paraIdParent="0EC59D33" w15:done="0"/>
  <w15:commentEx w15:paraId="58F9E7C7" w15:done="0"/>
  <w15:commentEx w15:paraId="5138C1B9" w15:done="0"/>
  <w15:commentEx w15:paraId="28E1909F" w15:done="0"/>
  <w15:commentEx w15:paraId="16AC9FBA" w15:done="0"/>
  <w15:commentEx w15:paraId="1E542635" w15:done="0"/>
  <w15:commentEx w15:paraId="00D5A62C" w15:done="0"/>
  <w15:commentEx w15:paraId="0E20AD09" w15:done="0"/>
  <w15:commentEx w15:paraId="48A360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23B75B" w16cex:dateUtc="2026-01-14T16:01:00Z"/>
  <w16cex:commentExtensible w16cex:durableId="3D25A85D" w16cex:dateUtc="2026-01-14T16:04:00Z"/>
  <w16cex:commentExtensible w16cex:durableId="589DE028" w16cex:dateUtc="2026-01-14T16:13:00Z"/>
  <w16cex:commentExtensible w16cex:durableId="6A496B04" w16cex:dateUtc="2026-01-14T16:25:00Z"/>
  <w16cex:commentExtensible w16cex:durableId="700BC152" w16cex:dateUtc="2026-01-14T16:25:00Z"/>
  <w16cex:commentExtensible w16cex:durableId="6B0AACDB" w16cex:dateUtc="2025-09-08T12:22:00Z"/>
  <w16cex:commentExtensible w16cex:durableId="5B643BF1" w16cex:dateUtc="2025-09-08T12:34:00Z"/>
  <w16cex:commentExtensible w16cex:durableId="70A78530" w16cex:dateUtc="2025-09-08T13:12:00Z"/>
  <w16cex:commentExtensible w16cex:durableId="56ECA1D2" w16cex:dateUtc="2025-09-08T12:31:00Z"/>
  <w16cex:commentExtensible w16cex:durableId="6DF56130" w16cex:dateUtc="2025-09-08T13:11:00Z"/>
  <w16cex:commentExtensible w16cex:durableId="2A338343" w16cex:dateUtc="2025-10-08T10:41:00Z"/>
  <w16cex:commentExtensible w16cex:durableId="1495DFC1" w16cex:dateUtc="2026-01-15T20:25:00Z"/>
  <w16cex:commentExtensible w16cex:durableId="573C8B53" w16cex:dateUtc="2026-01-15T20:51:00Z"/>
  <w16cex:commentExtensible w16cex:durableId="5801BBFB" w16cex:dateUtc="2025-10-08T11:02:00Z"/>
  <w16cex:commentExtensible w16cex:durableId="32DCE650" w16cex:dateUtc="2026-02-21T22:08:00Z"/>
  <w16cex:commentExtensible w16cex:durableId="20F5B147" w16cex:dateUtc="2026-01-15T22:23:00Z"/>
  <w16cex:commentExtensible w16cex:durableId="2323BC57" w16cex:dateUtc="2026-02-21T22:11:00Z"/>
  <w16cex:commentExtensible w16cex:durableId="71A3F33D" w16cex:dateUtc="2025-03-13T11:59:00Z"/>
  <w16cex:commentExtensible w16cex:durableId="0D93E7BC" w16cex:dateUtc="2025-05-05T15:44:00Z"/>
  <w16cex:commentExtensible w16cex:durableId="2AB57151" w16cex:dateUtc="2024-10-13T02:06:00Z"/>
  <w16cex:commentExtensible w16cex:durableId="1CE2267D" w16cex:dateUtc="2026-01-26T16:10:00Z"/>
  <w16cex:commentExtensible w16cex:durableId="719526C3" w16cex:dateUtc="2026-01-26T16:12:00Z"/>
  <w16cex:commentExtensible w16cex:durableId="4CB6BE11" w16cex:dateUtc="2026-01-26T16:13:00Z"/>
  <w16cex:commentExtensible w16cex:durableId="60332A3D" w16cex:dateUtc="2026-01-26T16:14:00Z"/>
  <w16cex:commentExtensible w16cex:durableId="703AA3CC" w16cex:dateUtc="2026-01-26T16:14:00Z"/>
  <w16cex:commentExtensible w16cex:durableId="3722DEC2" w16cex:dateUtc="2025-04-09T18:50:00Z"/>
  <w16cex:commentExtensible w16cex:durableId="445AB546" w16cex:dateUtc="2026-01-26T16:23:00Z"/>
  <w16cex:commentExtensible w16cex:durableId="188D7CE9" w16cex:dateUtc="2026-01-26T16:23:00Z"/>
  <w16cex:commentExtensible w16cex:durableId="14545DFC" w16cex:dateUtc="2026-01-26T16:56:00Z"/>
  <w16cex:commentExtensible w16cex:durableId="70034A04" w16cex:dateUtc="2026-01-26T20:35:00Z"/>
  <w16cex:commentExtensible w16cex:durableId="47927A50" w16cex:dateUtc="2026-01-26T17:00:00Z"/>
  <w16cex:commentExtensible w16cex:durableId="4EF4C342" w16cex:dateUtc="2026-01-26T20:26:00Z"/>
  <w16cex:commentExtensible w16cex:durableId="48E42BD0" w16cex:dateUtc="2026-01-26T20:26:00Z"/>
  <w16cex:commentExtensible w16cex:durableId="1A6D53E4" w16cex:dateUtc="2026-01-26T20:27:00Z"/>
  <w16cex:commentExtensible w16cex:durableId="6C9C924E" w16cex:dateUtc="2026-01-26T20:27:00Z"/>
  <w16cex:commentExtensible w16cex:durableId="69B4499F" w16cex:dateUtc="2026-01-26T20:36:00Z"/>
  <w16cex:commentExtensible w16cex:durableId="27661778" w16cex:dateUtc="2025-10-10T13:32:00Z"/>
  <w16cex:commentExtensible w16cex:durableId="13E49F11" w16cex:dateUtc="2024-09-04T21:20:00Z"/>
  <w16cex:commentExtensible w16cex:durableId="76245D04" w16cex:dateUtc="2024-09-04T21:37:00Z"/>
  <w16cex:commentExtensible w16cex:durableId="2F894576" w16cex:dateUtc="2026-02-23T14:35:00Z"/>
  <w16cex:commentExtensible w16cex:durableId="79E54B23" w16cex:dateUtc="2026-01-26T20:44:00Z"/>
  <w16cex:commentExtensible w16cex:durableId="25F04951" w16cex:dateUtc="2024-09-04T21:29:00Z"/>
  <w16cex:commentExtensible w16cex:durableId="0FC1080A" w16cex:dateUtc="2026-01-26T20:59:00Z"/>
  <w16cex:commentExtensible w16cex:durableId="10E97365" w16cex:dateUtc="2025-09-16T14:56:00Z"/>
  <w16cex:commentExtensible w16cex:durableId="3D2B19CC" w16cex:dateUtc="2026-02-22T02:55:00Z"/>
  <w16cex:commentExtensible w16cex:durableId="640D3C58" w16cex:dateUtc="2025-10-10T13:47:00Z"/>
  <w16cex:commentExtensible w16cex:durableId="429487CB" w16cex:dateUtc="2025-09-16T16:38:00Z"/>
  <w16cex:commentExtensible w16cex:durableId="1D95B82A" w16cex:dateUtc="2026-01-27T16:43:00Z"/>
  <w16cex:commentExtensible w16cex:durableId="4FBF920B" w16cex:dateUtc="2026-02-26T15:47:00Z"/>
  <w16cex:commentExtensible w16cex:durableId="252BEDD9" w16cex:dateUtc="2025-03-13T12:12:00Z"/>
  <w16cex:commentExtensible w16cex:durableId="3255CE40" w16cex:dateUtc="2025-03-13T12:15:00Z"/>
  <w16cex:commentExtensible w16cex:durableId="62DFFAD3" w16cex:dateUtc="2025-03-13T12:17:00Z"/>
  <w16cex:commentExtensible w16cex:durableId="21F05EB5" w16cex:dateUtc="2025-09-16T16:41:00Z"/>
  <w16cex:commentExtensible w16cex:durableId="1269EF58" w16cex:dateUtc="2025-09-25T12:40:00Z"/>
  <w16cex:commentExtensible w16cex:durableId="30098B43" w16cex:dateUtc="2025-09-25T12:40:00Z"/>
  <w16cex:commentExtensible w16cex:durableId="749A58DF" w16cex:dateUtc="2025-09-25T13:44:00Z"/>
  <w16cex:commentExtensible w16cex:durableId="0E5C3894" w16cex:dateUtc="2025-09-29T11:07:00Z"/>
  <w16cex:commentExtensible w16cex:durableId="3198D0AA" w16cex:dateUtc="2025-09-29T11:19:00Z"/>
  <w16cex:commentExtensible w16cex:durableId="4FBDA224" w16cex:dateUtc="2026-01-27T17:30:00Z"/>
  <w16cex:commentExtensible w16cex:durableId="35CFFFE5" w16cex:dateUtc="2025-09-16T16:36:00Z"/>
  <w16cex:commentExtensible w16cex:durableId="47E4DF00" w16cex:dateUtc="2025-09-16T16:39:00Z"/>
  <w16cex:commentExtensible w16cex:durableId="504BD75A" w16cex:dateUtc="2026-01-27T17:47:00Z"/>
  <w16cex:commentExtensible w16cex:durableId="2DF49AF8" w16cex:dateUtc="2025-03-13T12:26:00Z"/>
  <w16cex:commentExtensible w16cex:durableId="5854776D" w16cex:dateUtc="2025-09-16T14:49:00Z"/>
  <w16cex:commentExtensible w16cex:durableId="4F78B7FD" w16cex:dateUtc="2025-10-13T14:13:00Z"/>
  <w16cex:commentExtensible w16cex:durableId="4BC06050" w16cex:dateUtc="2025-09-16T14:50:00Z"/>
  <w16cex:commentExtensible w16cex:durableId="33A57925" w16cex:dateUtc="2025-09-16T14:50:00Z"/>
  <w16cex:commentExtensible w16cex:durableId="25A33BB3" w16cex:dateUtc="2025-09-16T14:52:00Z"/>
  <w16cex:commentExtensible w16cex:durableId="7B7FB678" w16cex:dateUtc="2025-10-15T14:42:00Z"/>
  <w16cex:commentExtensible w16cex:durableId="455A67CA" w16cex:dateUtc="2025-09-16T14:53:00Z"/>
  <w16cex:commentExtensible w16cex:durableId="7F9A36A2" w16cex:dateUtc="2025-09-16T14:55:00Z"/>
  <w16cex:commentExtensible w16cex:durableId="1ED06552" w16cex:dateUtc="2026-02-26T16:04:00Z"/>
  <w16cex:commentExtensible w16cex:durableId="08EE7433" w16cex:dateUtc="2025-09-30T12:46:00Z"/>
  <w16cex:commentExtensible w16cex:durableId="26DA397E" w16cex:dateUtc="2025-09-08T13:20:00Z"/>
  <w16cex:commentExtensible w16cex:durableId="011F5792" w16cex:dateUtc="2025-09-08T13:21:00Z"/>
  <w16cex:commentExtensible w16cex:durableId="140E3EFA" w16cex:dateUtc="2025-10-02T15:48:00Z"/>
  <w16cex:commentExtensible w16cex:durableId="4396EC17" w16cex:dateUtc="2025-03-13T15:10:00Z"/>
  <w16cex:commentExtensible w16cex:durableId="6B70D51F" w16cex:dateUtc="2025-03-13T15:10:00Z"/>
  <w16cex:commentExtensible w16cex:durableId="206D1DCF" w16cex:dateUtc="2025-03-13T15:17:00Z"/>
  <w16cex:commentExtensible w16cex:durableId="151A692A" w16cex:dateUtc="2025-05-05T22:24:00Z"/>
  <w16cex:commentExtensible w16cex:durableId="248F8B99" w16cex:dateUtc="2025-05-05T22:31:00Z"/>
  <w16cex:commentExtensible w16cex:durableId="441CFAF7" w16cex:dateUtc="2025-05-05T22:33:00Z"/>
  <w16cex:commentExtensible w16cex:durableId="2735DA86" w16cex:dateUtc="2025-09-16T14:28:00Z"/>
  <w16cex:commentExtensible w16cex:durableId="4F7AD48A" w16cex:dateUtc="2025-09-16T14:28:00Z"/>
  <w16cex:commentExtensible w16cex:durableId="40F37537" w16cex:dateUtc="2025-05-07T16:24:00Z"/>
  <w16cex:commentExtensible w16cex:durableId="27A09ECE" w16cex:dateUtc="2026-02-22T03:04:00Z"/>
  <w16cex:commentExtensible w16cex:durableId="0423EE10" w16cex:dateUtc="2025-05-08T16:59:00Z"/>
  <w16cex:commentExtensible w16cex:durableId="182C66E8" w16cex:dateUtc="2025-09-16T14:30:00Z"/>
  <w16cex:commentExtensible w16cex:durableId="52144463" w16cex:dateUtc="2025-09-16T16:14:00Z"/>
  <w16cex:commentExtensible w16cex:durableId="637532DC" w16cex:dateUtc="2025-09-16T16:14:00Z"/>
  <w16cex:commentExtensible w16cex:durableId="564E79CD" w16cex:dateUtc="2025-10-02T13:49:00Z"/>
  <w16cex:commentExtensible w16cex:durableId="2952A0BC" w16cex:dateUtc="2025-03-13T15:20:00Z"/>
  <w16cex:commentExtensible w16cex:durableId="5B561B77" w16cex:dateUtc="2025-03-13T15:22:00Z"/>
  <w16cex:commentExtensible w16cex:durableId="4278E42C" w16cex:dateUtc="2025-03-13T15:23:00Z"/>
  <w16cex:commentExtensible w16cex:durableId="4DBE0935" w16cex:dateUtc="2025-10-02T14:36:00Z"/>
  <w16cex:commentExtensible w16cex:durableId="5D1342FF" w16cex:dateUtc="2025-10-02T14:10:00Z"/>
  <w16cex:commentExtensible w16cex:durableId="14C2EFDD" w16cex:dateUtc="2025-09-16T16:46:00Z"/>
  <w16cex:commentExtensible w16cex:durableId="30BB17FC" w16cex:dateUtc="2025-09-16T16:47:00Z"/>
  <w16cex:commentExtensible w16cex:durableId="6AF38C6A" w16cex:dateUtc="2025-10-02T15:51:00Z"/>
  <w16cex:commentExtensible w16cex:durableId="64B07090" w16cex:dateUtc="2025-10-14T11:33:00Z"/>
  <w16cex:commentExtensible w16cex:durableId="753CA8DD" w16cex:dateUtc="2026-02-09T21:57:00Z"/>
  <w16cex:commentExtensible w16cex:durableId="2D8D1B67" w16cex:dateUtc="2026-02-22T03:18:00Z"/>
  <w16cex:commentExtensible w16cex:durableId="4CFB7B7F" w16cex:dateUtc="2026-02-22T03:28:00Z"/>
  <w16cex:commentExtensible w16cex:durableId="238ADE71" w16cex:dateUtc="2025-09-16T16:49:00Z"/>
  <w16cex:commentExtensible w16cex:durableId="4940A687" w16cex:dateUtc="2026-02-09T22:15:00Z"/>
  <w16cex:commentExtensible w16cex:durableId="1DD5E757" w16cex:dateUtc="2025-10-02T15:53:00Z"/>
  <w16cex:commentExtensible w16cex:durableId="5B64FB59" w16cex:dateUtc="2025-10-14T11:47:00Z"/>
  <w16cex:commentExtensible w16cex:durableId="2C90099A" w16cex:dateUtc="2025-09-16T16:50:00Z"/>
  <w16cex:commentExtensible w16cex:durableId="64CF3897" w16cex:dateUtc="2025-09-16T16:50:00Z"/>
  <w16cex:commentExtensible w16cex:durableId="79F37919" w16cex:dateUtc="2025-09-16T14:59:00Z"/>
  <w16cex:commentExtensible w16cex:durableId="4E18C07E" w16cex:dateUtc="2025-09-16T16:50:00Z"/>
  <w16cex:commentExtensible w16cex:durableId="2AD4BEDD" w16cex:dateUtc="2024-11-05T20:57:00Z"/>
  <w16cex:commentExtensible w16cex:durableId="5D447636" w16cex:dateUtc="2025-10-02T15:58:00Z"/>
  <w16cex:commentExtensible w16cex:durableId="3504EB07" w16cex:dateUtc="2025-09-16T14:59:00Z"/>
  <w16cex:commentExtensible w16cex:durableId="3C2440F5" w16cex:dateUtc="2025-09-16T16:50:00Z"/>
  <w16cex:commentExtensible w16cex:durableId="0F0977A9" w16cex:dateUtc="2026-02-10T19:31:00Z"/>
  <w16cex:commentExtensible w16cex:durableId="7A4618B4" w16cex:dateUtc="2026-02-22T03:36:00Z"/>
  <w16cex:commentExtensible w16cex:durableId="46013743" w16cex:dateUtc="2026-02-23T15:38:00Z"/>
  <w16cex:commentExtensible w16cex:durableId="667A36EB" w16cex:dateUtc="2025-10-13T14:57:00Z"/>
  <w16cex:commentExtensible w16cex:durableId="40A3463E" w16cex:dateUtc="2026-02-22T03:43:00Z"/>
  <w16cex:commentExtensible w16cex:durableId="378EEFB4" w16cex:dateUtc="2025-10-13T14:48:00Z"/>
  <w16cex:commentExtensible w16cex:durableId="7488C67F" w16cex:dateUtc="2025-09-16T16:51:00Z"/>
  <w16cex:commentExtensible w16cex:durableId="324AF948" w16cex:dateUtc="2026-02-10T19:50:00Z"/>
  <w16cex:commentExtensible w16cex:durableId="4C24DC1D" w16cex:dateUtc="2025-09-16T17:28:00Z"/>
  <w16cex:commentExtensible w16cex:durableId="393D8D13" w16cex:dateUtc="2026-02-10T20:06:00Z"/>
  <w16cex:commentExtensible w16cex:durableId="22BE8BFF" w16cex:dateUtc="2026-02-10T20:03:00Z"/>
  <w16cex:commentExtensible w16cex:durableId="37061A89" w16cex:dateUtc="2026-02-10T20:05:00Z"/>
  <w16cex:commentExtensible w16cex:durableId="6DF7EEDB" w16cex:dateUtc="2026-02-10T20:09:00Z"/>
  <w16cex:commentExtensible w16cex:durableId="41C8A65F" w16cex:dateUtc="2026-02-23T19:59:00Z"/>
  <w16cex:commentExtensible w16cex:durableId="34D9C56F" w16cex:dateUtc="2026-02-26T16:22:00Z"/>
  <w16cex:commentExtensible w16cex:durableId="0427CC6A" w16cex:dateUtc="2026-02-27T13:43:00Z"/>
  <w16cex:commentExtensible w16cex:durableId="28D0FE03" w16cex:dateUtc="2026-02-10T20:12:00Z"/>
  <w16cex:commentExtensible w16cex:durableId="60F9FD10" w16cex:dateUtc="2026-02-10T20:25:00Z"/>
  <w16cex:commentExtensible w16cex:durableId="5FB50147" w16cex:dateUtc="2026-02-10T20:28:00Z"/>
  <w16cex:commentExtensible w16cex:durableId="2314F1A3" w16cex:dateUtc="2025-11-12T20:03:00Z"/>
  <w16cex:commentExtensible w16cex:durableId="32F2436F" w16cex:dateUtc="2025-11-12T20:03:00Z"/>
  <w16cex:commentExtensible w16cex:durableId="5EAC3B4F" w16cex:dateUtc="2026-02-11T21:25:00Z"/>
  <w16cex:commentExtensible w16cex:durableId="61F5A19A" w16cex:dateUtc="2025-09-16T17:39:00Z"/>
  <w16cex:commentExtensible w16cex:durableId="6CCB8353" w16cex:dateUtc="2025-09-16T17:42:00Z"/>
  <w16cex:commentExtensible w16cex:durableId="5F500DF6" w16cex:dateUtc="2025-09-17T13:41:00Z"/>
  <w16cex:commentExtensible w16cex:durableId="00903AAB" w16cex:dateUtc="2025-09-17T14:12:00Z"/>
  <w16cex:commentExtensible w16cex:durableId="7E1959F4" w16cex:dateUtc="2026-02-11T21:33:00Z"/>
  <w16cex:commentExtensible w16cex:durableId="2295071B" w16cex:dateUtc="2026-02-23T03:06:00Z"/>
  <w16cex:commentExtensible w16cex:durableId="327282BC" w16cex:dateUtc="2026-02-23T16:53:00Z"/>
  <w16cex:commentExtensible w16cex:durableId="0534EFBF" w16cex:dateUtc="2025-09-17T14:20:00Z"/>
  <w16cex:commentExtensible w16cex:durableId="70324F18" w16cex:dateUtc="2025-09-17T14:20:00Z"/>
  <w16cex:commentExtensible w16cex:durableId="5294A00E" w16cex:dateUtc="2025-09-17T14:22:00Z"/>
  <w16cex:commentExtensible w16cex:durableId="61216566" w16cex:dateUtc="2026-02-11T21:37:00Z"/>
  <w16cex:commentExtensible w16cex:durableId="3D28E411" w16cex:dateUtc="2026-02-11T21:42:00Z"/>
  <w16cex:commentExtensible w16cex:durableId="6BADD5DC" w16cex:dateUtc="2026-02-11T21:56:00Z"/>
  <w16cex:commentExtensible w16cex:durableId="27EF6FE6" w16cex:dateUtc="2025-10-15T13:15:00Z"/>
  <w16cex:commentExtensible w16cex:durableId="52DE02ED" w16cex:dateUtc="2025-10-07T14:54:00Z"/>
  <w16cex:commentExtensible w16cex:durableId="67DD50B1" w16cex:dateUtc="2025-10-07T14:56:00Z"/>
  <w16cex:commentExtensible w16cex:durableId="38E90CF9" w16cex:dateUtc="2026-02-12T18:45:00Z"/>
  <w16cex:commentExtensible w16cex:durableId="60BA9F66" w16cex:dateUtc="2025-10-15T14:22:00Z"/>
  <w16cex:commentExtensible w16cex:durableId="0831A423" w16cex:dateUtc="2026-02-12T19:19:00Z"/>
  <w16cex:commentExtensible w16cex:durableId="00ECB9C0" w16cex:dateUtc="2026-02-12T19:24:00Z"/>
  <w16cex:commentExtensible w16cex:durableId="43F9204A" w16cex:dateUtc="2026-02-26T20:59:00Z"/>
  <w16cex:commentExtensible w16cex:durableId="318F9E4A" w16cex:dateUtc="2026-02-12T19:27:00Z"/>
  <w16cex:commentExtensible w16cex:durableId="6D0A6B50" w16cex:dateUtc="2025-03-13T15:57:00Z"/>
  <w16cex:commentExtensible w16cex:durableId="5A315B61" w16cex:dateUtc="2026-02-12T20:17:00Z"/>
  <w16cex:commentExtensible w16cex:durableId="36C58A65" w16cex:dateUtc="2026-02-12T20:15:00Z"/>
  <w16cex:commentExtensible w16cex:durableId="536C6453" w16cex:dateUtc="2025-03-21T12:02:00Z"/>
  <w16cex:commentExtensible w16cex:durableId="39D86DB1" w16cex:dateUtc="2026-02-12T20:25:00Z"/>
  <w16cex:commentExtensible w16cex:durableId="63C7FA2D" w16cex:dateUtc="2026-02-12T20:30:00Z"/>
  <w16cex:commentExtensible w16cex:durableId="5A0A2A90" w16cex:dateUtc="2026-02-23T15:48:00Z"/>
  <w16cex:commentExtensible w16cex:durableId="538B94F8" w16cex:dateUtc="2026-02-13T21:10:00Z"/>
  <w16cex:commentExtensible w16cex:durableId="42466244" w16cex:dateUtc="2026-02-13T21:13:00Z"/>
  <w16cex:commentExtensible w16cex:durableId="16601878" w16cex:dateUtc="2026-02-17T14:56:00Z"/>
  <w16cex:commentExtensible w16cex:durableId="7FC83896" w16cex:dateUtc="2026-02-17T15:05:00Z"/>
  <w16cex:commentExtensible w16cex:durableId="3E065FA9" w16cex:dateUtc="2026-02-17T15:14:00Z"/>
  <w16cex:commentExtensible w16cex:durableId="2C610FDC" w16cex:dateUtc="2026-02-17T15:17:00Z"/>
  <w16cex:commentExtensible w16cex:durableId="6EC12722" w16cex:dateUtc="2026-02-17T15:26:00Z"/>
  <w16cex:commentExtensible w16cex:durableId="3BFC6832" w16cex:dateUtc="2026-02-17T19:46:00Z"/>
  <w16cex:commentExtensible w16cex:durableId="6DDB7CD7" w16cex:dateUtc="2026-02-17T19:54:00Z"/>
  <w16cex:commentExtensible w16cex:durableId="09F6F33D" w16cex:dateUtc="2026-02-17T19:56:00Z"/>
  <w16cex:commentExtensible w16cex:durableId="44E69F99" w16cex:dateUtc="2026-02-17T19:57:00Z"/>
  <w16cex:commentExtensible w16cex:durableId="20A449D1" w16cex:dateUtc="2026-02-17T19:57:00Z"/>
  <w16cex:commentExtensible w16cex:durableId="4BDF71EE" w16cex:dateUtc="2026-02-17T19:58:00Z"/>
  <w16cex:commentExtensible w16cex:durableId="0F93FB1D" w16cex:dateUtc="2026-02-17T20:01:00Z"/>
  <w16cex:commentExtensible w16cex:durableId="767F97C8" w16cex:dateUtc="2026-02-17T20:03:00Z"/>
  <w16cex:commentExtensible w16cex:durableId="12E4C9BB" w16cex:dateUtc="2026-03-25T15:50:00Z"/>
  <w16cex:commentExtensible w16cex:durableId="56686A1B" w16cex:dateUtc="2026-02-17T20:08:00Z"/>
  <w16cex:commentExtensible w16cex:durableId="27E55C7E" w16cex:dateUtc="2026-02-17T20:09:00Z"/>
  <w16cex:commentExtensible w16cex:durableId="516A6E46" w16cex:dateUtc="2026-02-17T20:09:00Z"/>
  <w16cex:commentExtensible w16cex:durableId="3B50C14C" w16cex:dateUtc="2026-02-17T20:13:00Z"/>
  <w16cex:commentExtensible w16cex:durableId="1A38E0F0" w16cex:dateUtc="2026-02-17T20:15:00Z"/>
  <w16cex:commentExtensible w16cex:durableId="68878B79" w16cex:dateUtc="2026-03-25T15:51:00Z"/>
  <w16cex:commentExtensible w16cex:durableId="14D2FA13" w16cex:dateUtc="2026-02-17T20:25:00Z"/>
  <w16cex:commentExtensible w16cex:durableId="0AC2718C" w16cex:dateUtc="2026-02-17T19:49:00Z"/>
  <w16cex:commentExtensible w16cex:durableId="6E622269" w16cex:dateUtc="2026-02-17T20:32:00Z"/>
  <w16cex:commentExtensible w16cex:durableId="0A05629A" w16cex:dateUtc="2026-02-17T20:33:00Z"/>
  <w16cex:commentExtensible w16cex:durableId="6CF1F4FF" w16cex:dateUtc="2026-02-17T20:35:00Z"/>
  <w16cex:commentExtensible w16cex:durableId="71DF8B74" w16cex:dateUtc="2026-02-17T20:35:00Z"/>
  <w16cex:commentExtensible w16cex:durableId="0648D9AF" w16cex:dateUtc="2026-02-17T20:38:00Z"/>
  <w16cex:commentExtensible w16cex:durableId="1BDDDFAE" w16cex:dateUtc="2026-02-17T19:49:00Z"/>
  <w16cex:commentExtensible w16cex:durableId="2565D14C" w16cex:dateUtc="2026-02-17T20:43:00Z"/>
  <w16cex:commentExtensible w16cex:durableId="49A80391" w16cex:dateUtc="2026-03-25T15:47:00Z"/>
  <w16cex:commentExtensible w16cex:durableId="6243A896" w16cex:dateUtc="2026-02-17T21:19:00Z"/>
  <w16cex:commentExtensible w16cex:durableId="02BC87EA" w16cex:dateUtc="2026-02-17T21:26:00Z"/>
  <w16cex:commentExtensible w16cex:durableId="00A754B6" w16cex:dateUtc="2026-02-26T16:35:00Z"/>
  <w16cex:commentExtensible w16cex:durableId="55A6A260" w16cex:dateUtc="2026-02-26T16:34:00Z"/>
  <w16cex:commentExtensible w16cex:durableId="230198E0" w16cex:dateUtc="2026-02-17T21:28:00Z"/>
  <w16cex:commentExtensible w16cex:durableId="0CA4B33B" w16cex:dateUtc="2026-02-17T21:48:00Z"/>
  <w16cex:commentExtensible w16cex:durableId="64040A8E" w16cex:dateUtc="2026-02-17T21:47:00Z"/>
  <w16cex:commentExtensible w16cex:durableId="0D9EDA6F" w16cex:dateUtc="2026-02-17T21:50:00Z"/>
  <w16cex:commentExtensible w16cex:durableId="694EE15D" w16cex:dateUtc="2026-02-17T21:51:00Z"/>
  <w16cex:commentExtensible w16cex:durableId="4C758B51" w16cex:dateUtc="2026-02-27T13:50:00Z"/>
  <w16cex:commentExtensible w16cex:durableId="4028336E" w16cex:dateUtc="2026-02-26T16:42:00Z"/>
  <w16cex:commentExtensible w16cex:durableId="365F5D10" w16cex:dateUtc="2026-02-27T13:53:00Z"/>
  <w16cex:commentExtensible w16cex:durableId="1A006EAA" w16cex:dateUtc="2026-02-20T21:25:00Z"/>
  <w16cex:commentExtensible w16cex:durableId="19615F2F" w16cex:dateUtc="2026-02-20T21:25:00Z"/>
  <w16cex:commentExtensible w16cex:durableId="1A69912F" w16cex:dateUtc="2026-02-20T21:29:00Z"/>
  <w16cex:commentExtensible w16cex:durableId="449822EF" w16cex:dateUtc="2026-02-20T21:32:00Z"/>
  <w16cex:commentExtensible w16cex:durableId="06B7B2C4" w16cex:dateUtc="2026-02-23T17:40:00Z"/>
  <w16cex:commentExtensible w16cex:durableId="26F5247B" w16cex:dateUtc="2026-02-17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9D26BA" w16cid:durableId="1323B75B"/>
  <w16cid:commentId w16cid:paraId="61B68077" w16cid:durableId="3D25A85D"/>
  <w16cid:commentId w16cid:paraId="415AD165" w16cid:durableId="589DE028"/>
  <w16cid:commentId w16cid:paraId="31F10BB5" w16cid:durableId="6A496B04"/>
  <w16cid:commentId w16cid:paraId="2FE77484" w16cid:durableId="700BC152"/>
  <w16cid:commentId w16cid:paraId="38746DBF" w16cid:durableId="6B0AACDB"/>
  <w16cid:commentId w16cid:paraId="56B560F0" w16cid:durableId="5B643BF1"/>
  <w16cid:commentId w16cid:paraId="7319F2AE" w16cid:durableId="70A78530"/>
  <w16cid:commentId w16cid:paraId="7B3FC470" w16cid:durableId="56ECA1D2"/>
  <w16cid:commentId w16cid:paraId="691F2DBC" w16cid:durableId="6DF56130"/>
  <w16cid:commentId w16cid:paraId="17176A78" w16cid:durableId="2A338343"/>
  <w16cid:commentId w16cid:paraId="6B5E7B13" w16cid:durableId="1495DFC1"/>
  <w16cid:commentId w16cid:paraId="0A8B654D" w16cid:durableId="573C8B53"/>
  <w16cid:commentId w16cid:paraId="476F82E9" w16cid:durableId="5801BBFB"/>
  <w16cid:commentId w16cid:paraId="0C196181" w16cid:durableId="32DCE650"/>
  <w16cid:commentId w16cid:paraId="7AEB5272" w16cid:durableId="20F5B147"/>
  <w16cid:commentId w16cid:paraId="2AA30672" w16cid:durableId="2323BC57"/>
  <w16cid:commentId w16cid:paraId="3157BD08" w16cid:durableId="71A3F33D"/>
  <w16cid:commentId w16cid:paraId="483EDA49" w16cid:durableId="0D93E7BC"/>
  <w16cid:commentId w16cid:paraId="4A16E546" w16cid:durableId="2AB57151"/>
  <w16cid:commentId w16cid:paraId="2EA2FB00" w16cid:durableId="1CE2267D"/>
  <w16cid:commentId w16cid:paraId="3A602A1D" w16cid:durableId="719526C3"/>
  <w16cid:commentId w16cid:paraId="09A08944" w16cid:durableId="4CB6BE11"/>
  <w16cid:commentId w16cid:paraId="14C15EBB" w16cid:durableId="60332A3D"/>
  <w16cid:commentId w16cid:paraId="2F3234EF" w16cid:durableId="703AA3CC"/>
  <w16cid:commentId w16cid:paraId="2FAD7A76" w16cid:durableId="3722DEC2"/>
  <w16cid:commentId w16cid:paraId="089CCBC2" w16cid:durableId="445AB546"/>
  <w16cid:commentId w16cid:paraId="43E1FE43" w16cid:durableId="188D7CE9"/>
  <w16cid:commentId w16cid:paraId="377BB10F" w16cid:durableId="14545DFC"/>
  <w16cid:commentId w16cid:paraId="23D4BCF3" w16cid:durableId="70034A04"/>
  <w16cid:commentId w16cid:paraId="36312F10" w16cid:durableId="47927A50"/>
  <w16cid:commentId w16cid:paraId="2C1777E6" w16cid:durableId="4EF4C342"/>
  <w16cid:commentId w16cid:paraId="483DADD7" w16cid:durableId="48E42BD0"/>
  <w16cid:commentId w16cid:paraId="316AC9D2" w16cid:durableId="1A6D53E4"/>
  <w16cid:commentId w16cid:paraId="005F8229" w16cid:durableId="6C9C924E"/>
  <w16cid:commentId w16cid:paraId="342EBCB9" w16cid:durableId="69B4499F"/>
  <w16cid:commentId w16cid:paraId="08EBAB57" w16cid:durableId="27661778"/>
  <w16cid:commentId w16cid:paraId="586A00D9" w16cid:durableId="13E49F11"/>
  <w16cid:commentId w16cid:paraId="085D98F8" w16cid:durableId="76245D04"/>
  <w16cid:commentId w16cid:paraId="493DFE8B" w16cid:durableId="2F894576"/>
  <w16cid:commentId w16cid:paraId="1A7D7C58" w16cid:durableId="79E54B23"/>
  <w16cid:commentId w16cid:paraId="78296C9B" w16cid:durableId="25F04951"/>
  <w16cid:commentId w16cid:paraId="2108EE33" w16cid:durableId="0FC1080A"/>
  <w16cid:commentId w16cid:paraId="52A8993D" w16cid:durableId="10E97365"/>
  <w16cid:commentId w16cid:paraId="4A7C00C6" w16cid:durableId="3D2B19CC"/>
  <w16cid:commentId w16cid:paraId="10DA5AF7" w16cid:durableId="640D3C58"/>
  <w16cid:commentId w16cid:paraId="3C95028D" w16cid:durableId="429487CB"/>
  <w16cid:commentId w16cid:paraId="36EACA0E" w16cid:durableId="1D95B82A"/>
  <w16cid:commentId w16cid:paraId="0AB19796" w16cid:durableId="4FBF920B"/>
  <w16cid:commentId w16cid:paraId="3C12F271" w16cid:durableId="252BEDD9"/>
  <w16cid:commentId w16cid:paraId="569F3A6B" w16cid:durableId="3255CE40"/>
  <w16cid:commentId w16cid:paraId="70808B2F" w16cid:durableId="62DFFAD3"/>
  <w16cid:commentId w16cid:paraId="457B1218" w16cid:durableId="21F05EB5"/>
  <w16cid:commentId w16cid:paraId="4A7560BA" w16cid:durableId="1269EF58"/>
  <w16cid:commentId w16cid:paraId="16AEF5B4" w16cid:durableId="30098B43"/>
  <w16cid:commentId w16cid:paraId="384BA338" w16cid:durableId="749A58DF"/>
  <w16cid:commentId w16cid:paraId="5CCE0CF1" w16cid:durableId="0E5C3894"/>
  <w16cid:commentId w16cid:paraId="34E63493" w16cid:durableId="3198D0AA"/>
  <w16cid:commentId w16cid:paraId="4556C578" w16cid:durableId="4FBDA224"/>
  <w16cid:commentId w16cid:paraId="7FC5F5C5" w16cid:durableId="35CFFFE5"/>
  <w16cid:commentId w16cid:paraId="507053DD" w16cid:durableId="47E4DF00"/>
  <w16cid:commentId w16cid:paraId="54DFC32F" w16cid:durableId="504BD75A"/>
  <w16cid:commentId w16cid:paraId="1C717655" w16cid:durableId="2DF49AF8"/>
  <w16cid:commentId w16cid:paraId="5D509D83" w16cid:durableId="5854776D"/>
  <w16cid:commentId w16cid:paraId="6B8AF9E8" w16cid:durableId="4F78B7FD"/>
  <w16cid:commentId w16cid:paraId="357B77FB" w16cid:durableId="4BC06050"/>
  <w16cid:commentId w16cid:paraId="5C06D701" w16cid:durableId="33A57925"/>
  <w16cid:commentId w16cid:paraId="29BF27BA" w16cid:durableId="25A33BB3"/>
  <w16cid:commentId w16cid:paraId="215ECCCD" w16cid:durableId="7B7FB678"/>
  <w16cid:commentId w16cid:paraId="726C8D18" w16cid:durableId="455A67CA"/>
  <w16cid:commentId w16cid:paraId="6B6FEE60" w16cid:durableId="7F9A36A2"/>
  <w16cid:commentId w16cid:paraId="14BBACE5" w16cid:durableId="1ED06552"/>
  <w16cid:commentId w16cid:paraId="5DF4F0EA" w16cid:durableId="08EE7433"/>
  <w16cid:commentId w16cid:paraId="004C633A" w16cid:durableId="26DA397E"/>
  <w16cid:commentId w16cid:paraId="199A7299" w16cid:durableId="011F5792"/>
  <w16cid:commentId w16cid:paraId="29956675" w16cid:durableId="140E3EFA"/>
  <w16cid:commentId w16cid:paraId="48456EC8" w16cid:durableId="4396EC17"/>
  <w16cid:commentId w16cid:paraId="0CA760AF" w16cid:durableId="6B70D51F"/>
  <w16cid:commentId w16cid:paraId="529B99F3" w16cid:durableId="206D1DCF"/>
  <w16cid:commentId w16cid:paraId="6F305EBD" w16cid:durableId="151A692A"/>
  <w16cid:commentId w16cid:paraId="189AD341" w16cid:durableId="248F8B99"/>
  <w16cid:commentId w16cid:paraId="186BE343" w16cid:durableId="441CFAF7"/>
  <w16cid:commentId w16cid:paraId="7EE72D05" w16cid:durableId="2735DA86"/>
  <w16cid:commentId w16cid:paraId="54F1DA33" w16cid:durableId="4F7AD48A"/>
  <w16cid:commentId w16cid:paraId="58DD42A3" w16cid:durableId="40F37537"/>
  <w16cid:commentId w16cid:paraId="30817FA1" w16cid:durableId="27A09ECE"/>
  <w16cid:commentId w16cid:paraId="250BD8E2" w16cid:durableId="0423EE10"/>
  <w16cid:commentId w16cid:paraId="47EA5F10" w16cid:durableId="182C66E8"/>
  <w16cid:commentId w16cid:paraId="3EC19291" w16cid:durableId="52144463"/>
  <w16cid:commentId w16cid:paraId="6F6FBC3E" w16cid:durableId="637532DC"/>
  <w16cid:commentId w16cid:paraId="5B3B28D1" w16cid:durableId="564E79CD"/>
  <w16cid:commentId w16cid:paraId="2833CD1D" w16cid:durableId="2952A0BC"/>
  <w16cid:commentId w16cid:paraId="48496A80" w16cid:durableId="5B561B77"/>
  <w16cid:commentId w16cid:paraId="20F88BE6" w16cid:durableId="4278E42C"/>
  <w16cid:commentId w16cid:paraId="0E64E806" w16cid:durableId="4DBE0935"/>
  <w16cid:commentId w16cid:paraId="6BA72BDE" w16cid:durableId="5D1342FF"/>
  <w16cid:commentId w16cid:paraId="5FEC2A84" w16cid:durableId="14C2EFDD"/>
  <w16cid:commentId w16cid:paraId="20AB23BF" w16cid:durableId="30BB17FC"/>
  <w16cid:commentId w16cid:paraId="34B86C7F" w16cid:durableId="6AF38C6A"/>
  <w16cid:commentId w16cid:paraId="16B9FAD8" w16cid:durableId="64B07090"/>
  <w16cid:commentId w16cid:paraId="1FFF0525" w16cid:durableId="753CA8DD"/>
  <w16cid:commentId w16cid:paraId="6BBC2A0A" w16cid:durableId="2D8D1B67"/>
  <w16cid:commentId w16cid:paraId="023EBF5F" w16cid:durableId="4CFB7B7F"/>
  <w16cid:commentId w16cid:paraId="28B1CB34" w16cid:durableId="238ADE71"/>
  <w16cid:commentId w16cid:paraId="5AF7BA7F" w16cid:durableId="4940A687"/>
  <w16cid:commentId w16cid:paraId="5BCEDA8B" w16cid:durableId="1DD5E757"/>
  <w16cid:commentId w16cid:paraId="4DAACA6A" w16cid:durableId="5B64FB59"/>
  <w16cid:commentId w16cid:paraId="5CDDB4C9" w16cid:durableId="2C90099A"/>
  <w16cid:commentId w16cid:paraId="20972603" w16cid:durableId="64CF3897"/>
  <w16cid:commentId w16cid:paraId="2FC3B1FA" w16cid:durableId="79F37919"/>
  <w16cid:commentId w16cid:paraId="220D262D" w16cid:durableId="4E18C07E"/>
  <w16cid:commentId w16cid:paraId="0E3D91AA" w16cid:durableId="2AD4BEDD"/>
  <w16cid:commentId w16cid:paraId="0806B5DC" w16cid:durableId="5D447636"/>
  <w16cid:commentId w16cid:paraId="06F8A1C2" w16cid:durableId="3504EB07"/>
  <w16cid:commentId w16cid:paraId="01BA8945" w16cid:durableId="3C2440F5"/>
  <w16cid:commentId w16cid:paraId="09C874A7" w16cid:durableId="0F0977A9"/>
  <w16cid:commentId w16cid:paraId="547B2406" w16cid:durableId="7A4618B4"/>
  <w16cid:commentId w16cid:paraId="7C62E1E2" w16cid:durableId="46013743"/>
  <w16cid:commentId w16cid:paraId="18064032" w16cid:durableId="667A36EB"/>
  <w16cid:commentId w16cid:paraId="7A214563" w16cid:durableId="40A3463E"/>
  <w16cid:commentId w16cid:paraId="27861A6F" w16cid:durableId="378EEFB4"/>
  <w16cid:commentId w16cid:paraId="354C3038" w16cid:durableId="7488C67F"/>
  <w16cid:commentId w16cid:paraId="3E5853F4" w16cid:durableId="324AF948"/>
  <w16cid:commentId w16cid:paraId="62C4D45D" w16cid:durableId="4C24DC1D"/>
  <w16cid:commentId w16cid:paraId="4D20FD46" w16cid:durableId="393D8D13"/>
  <w16cid:commentId w16cid:paraId="63BD4DE6" w16cid:durableId="22BE8BFF"/>
  <w16cid:commentId w16cid:paraId="4AA47A91" w16cid:durableId="37061A89"/>
  <w16cid:commentId w16cid:paraId="0CA1E855" w16cid:durableId="6DF7EEDB"/>
  <w16cid:commentId w16cid:paraId="634E4A66" w16cid:durableId="41C8A65F"/>
  <w16cid:commentId w16cid:paraId="350DB566" w16cid:durableId="34D9C56F"/>
  <w16cid:commentId w16cid:paraId="3893FDF5" w16cid:durableId="0427CC6A"/>
  <w16cid:commentId w16cid:paraId="62DFC70E" w16cid:durableId="28D0FE03"/>
  <w16cid:commentId w16cid:paraId="7C91BAFB" w16cid:durableId="60F9FD10"/>
  <w16cid:commentId w16cid:paraId="0D6AEE13" w16cid:durableId="5FB50147"/>
  <w16cid:commentId w16cid:paraId="4244F712" w16cid:durableId="2314F1A3"/>
  <w16cid:commentId w16cid:paraId="26A7F366" w16cid:durableId="32F2436F"/>
  <w16cid:commentId w16cid:paraId="4903BD96" w16cid:durableId="5EAC3B4F"/>
  <w16cid:commentId w16cid:paraId="0A0571AD" w16cid:durableId="61F5A19A"/>
  <w16cid:commentId w16cid:paraId="66624B61" w16cid:durableId="6CCB8353"/>
  <w16cid:commentId w16cid:paraId="2B424009" w16cid:durableId="5F500DF6"/>
  <w16cid:commentId w16cid:paraId="35162C91" w16cid:durableId="00903AAB"/>
  <w16cid:commentId w16cid:paraId="7A48554C" w16cid:durableId="7E1959F4"/>
  <w16cid:commentId w16cid:paraId="6A2FB851" w16cid:durableId="2295071B"/>
  <w16cid:commentId w16cid:paraId="773500ED" w16cid:durableId="327282BC"/>
  <w16cid:commentId w16cid:paraId="6B7FB5EB" w16cid:durableId="0534EFBF"/>
  <w16cid:commentId w16cid:paraId="0EBCB87D" w16cid:durableId="70324F18"/>
  <w16cid:commentId w16cid:paraId="1CB1A26F" w16cid:durableId="5294A00E"/>
  <w16cid:commentId w16cid:paraId="592D3B9D" w16cid:durableId="61216566"/>
  <w16cid:commentId w16cid:paraId="0D8F18EB" w16cid:durableId="3D28E411"/>
  <w16cid:commentId w16cid:paraId="38D7C29A" w16cid:durableId="6BADD5DC"/>
  <w16cid:commentId w16cid:paraId="35B01334" w16cid:durableId="27EF6FE6"/>
  <w16cid:commentId w16cid:paraId="54FA0A80" w16cid:durableId="52DE02ED"/>
  <w16cid:commentId w16cid:paraId="3244466C" w16cid:durableId="67DD50B1"/>
  <w16cid:commentId w16cid:paraId="4158D7D1" w16cid:durableId="38E90CF9"/>
  <w16cid:commentId w16cid:paraId="2EB84FF2" w16cid:durableId="60BA9F66"/>
  <w16cid:commentId w16cid:paraId="68357030" w16cid:durableId="0831A423"/>
  <w16cid:commentId w16cid:paraId="57B923DA" w16cid:durableId="00ECB9C0"/>
  <w16cid:commentId w16cid:paraId="5B432E91" w16cid:durableId="43F9204A"/>
  <w16cid:commentId w16cid:paraId="18079D7E" w16cid:durableId="318F9E4A"/>
  <w16cid:commentId w16cid:paraId="4620CF85" w16cid:durableId="6D0A6B50"/>
  <w16cid:commentId w16cid:paraId="4A4490DD" w16cid:durableId="5A315B61"/>
  <w16cid:commentId w16cid:paraId="0C8EA702" w16cid:durableId="36C58A65"/>
  <w16cid:commentId w16cid:paraId="7AEE8308" w16cid:durableId="536C6453"/>
  <w16cid:commentId w16cid:paraId="2D10FD15" w16cid:durableId="39D86DB1"/>
  <w16cid:commentId w16cid:paraId="2B7693F5" w16cid:durableId="63C7FA2D"/>
  <w16cid:commentId w16cid:paraId="564EBFDF" w16cid:durableId="5A0A2A90"/>
  <w16cid:commentId w16cid:paraId="2583B8B6" w16cid:durableId="538B94F8"/>
  <w16cid:commentId w16cid:paraId="7163A736" w16cid:durableId="42466244"/>
  <w16cid:commentId w16cid:paraId="69FE0249" w16cid:durableId="16601878"/>
  <w16cid:commentId w16cid:paraId="5BD7036F" w16cid:durableId="7FC83896"/>
  <w16cid:commentId w16cid:paraId="5A0FAE94" w16cid:durableId="3E065FA9"/>
  <w16cid:commentId w16cid:paraId="2AA4A2E4" w16cid:durableId="2C610FDC"/>
  <w16cid:commentId w16cid:paraId="7C159F9B" w16cid:durableId="6EC12722"/>
  <w16cid:commentId w16cid:paraId="369B5C78" w16cid:durableId="3BFC6832"/>
  <w16cid:commentId w16cid:paraId="1489CCBD" w16cid:durableId="6DDB7CD7"/>
  <w16cid:commentId w16cid:paraId="2A3894CE" w16cid:durableId="09F6F33D"/>
  <w16cid:commentId w16cid:paraId="38968EE8" w16cid:durableId="44E69F99"/>
  <w16cid:commentId w16cid:paraId="2669BFE6" w16cid:durableId="20A449D1"/>
  <w16cid:commentId w16cid:paraId="221E3082" w16cid:durableId="4BDF71EE"/>
  <w16cid:commentId w16cid:paraId="7F1BA528" w16cid:durableId="0F93FB1D"/>
  <w16cid:commentId w16cid:paraId="6882EF79" w16cid:durableId="767F97C8"/>
  <w16cid:commentId w16cid:paraId="461A0950" w16cid:durableId="12E4C9BB"/>
  <w16cid:commentId w16cid:paraId="0F006763" w16cid:durableId="56686A1B"/>
  <w16cid:commentId w16cid:paraId="1FC00883" w16cid:durableId="27E55C7E"/>
  <w16cid:commentId w16cid:paraId="5309D94D" w16cid:durableId="516A6E46"/>
  <w16cid:commentId w16cid:paraId="78FB4DBB" w16cid:durableId="3B50C14C"/>
  <w16cid:commentId w16cid:paraId="1653BE9E" w16cid:durableId="1A38E0F0"/>
  <w16cid:commentId w16cid:paraId="556BCF69" w16cid:durableId="68878B79"/>
  <w16cid:commentId w16cid:paraId="6F7A9829" w16cid:durableId="14D2FA13"/>
  <w16cid:commentId w16cid:paraId="57DD40C8" w16cid:durableId="0AC2718C"/>
  <w16cid:commentId w16cid:paraId="33A46035" w16cid:durableId="6E622269"/>
  <w16cid:commentId w16cid:paraId="05751025" w16cid:durableId="0A05629A"/>
  <w16cid:commentId w16cid:paraId="35BFB1FB" w16cid:durableId="6CF1F4FF"/>
  <w16cid:commentId w16cid:paraId="1082CF9D" w16cid:durableId="71DF8B74"/>
  <w16cid:commentId w16cid:paraId="3105E466" w16cid:durableId="0648D9AF"/>
  <w16cid:commentId w16cid:paraId="54DE7723" w16cid:durableId="1BDDDFAE"/>
  <w16cid:commentId w16cid:paraId="4DBBA266" w16cid:durableId="2565D14C"/>
  <w16cid:commentId w16cid:paraId="0F0C0713" w16cid:durableId="49A80391"/>
  <w16cid:commentId w16cid:paraId="2CDD4BD6" w16cid:durableId="6243A896"/>
  <w16cid:commentId w16cid:paraId="11DD1930" w16cid:durableId="02BC87EA"/>
  <w16cid:commentId w16cid:paraId="4604AE00" w16cid:durableId="00A754B6"/>
  <w16cid:commentId w16cid:paraId="0FE71679" w16cid:durableId="55A6A260"/>
  <w16cid:commentId w16cid:paraId="12688398" w16cid:durableId="230198E0"/>
  <w16cid:commentId w16cid:paraId="2A7EA620" w16cid:durableId="0CA4B33B"/>
  <w16cid:commentId w16cid:paraId="6443FA80" w16cid:durableId="64040A8E"/>
  <w16cid:commentId w16cid:paraId="0705A3BE" w16cid:durableId="0D9EDA6F"/>
  <w16cid:commentId w16cid:paraId="0EC59D33" w16cid:durableId="694EE15D"/>
  <w16cid:commentId w16cid:paraId="6507A42A" w16cid:durableId="4C758B51"/>
  <w16cid:commentId w16cid:paraId="58F9E7C7" w16cid:durableId="4028336E"/>
  <w16cid:commentId w16cid:paraId="5138C1B9" w16cid:durableId="365F5D10"/>
  <w16cid:commentId w16cid:paraId="28E1909F" w16cid:durableId="1A006EAA"/>
  <w16cid:commentId w16cid:paraId="16AC9FBA" w16cid:durableId="19615F2F"/>
  <w16cid:commentId w16cid:paraId="1E542635" w16cid:durableId="1A69912F"/>
  <w16cid:commentId w16cid:paraId="00D5A62C" w16cid:durableId="449822EF"/>
  <w16cid:commentId w16cid:paraId="0E20AD09" w16cid:durableId="06B7B2C4"/>
  <w16cid:commentId w16cid:paraId="48A36091" w16cid:durableId="26F524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4821" w14:textId="77777777" w:rsidR="00AE1045" w:rsidRDefault="00AE1045">
      <w:r>
        <w:separator/>
      </w:r>
    </w:p>
  </w:endnote>
  <w:endnote w:type="continuationSeparator" w:id="0">
    <w:p w14:paraId="491C4EAF" w14:textId="77777777" w:rsidR="00AE1045" w:rsidRDefault="00AE1045">
      <w:r>
        <w:continuationSeparator/>
      </w:r>
    </w:p>
  </w:endnote>
  <w:endnote w:type="continuationNotice" w:id="1">
    <w:p w14:paraId="46F7F643" w14:textId="77777777" w:rsidR="00AE1045" w:rsidRDefault="00AE10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Trebuchet MS">
    <w:panose1 w:val="020B0603020202020204"/>
    <w:charset w:val="00"/>
    <w:family w:val="swiss"/>
    <w:pitch w:val="variable"/>
    <w:sig w:usb0="00000687" w:usb1="00000000" w:usb2="00000000" w:usb3="00000000" w:csb0="000000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kChamp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exta Black">
    <w:altName w:val="Calibri"/>
    <w:charset w:val="00"/>
    <w:family w:val="swiss"/>
    <w:pitch w:val="default"/>
    <w:sig w:usb0="00000003" w:usb1="00000000" w:usb2="00000000" w:usb3="00000000" w:csb0="00000001" w:csb1="00000000"/>
  </w:font>
  <w:font w:name="Texta Book">
    <w:altName w:val="Calibri"/>
    <w:charset w:val="00"/>
    <w:family w:val="swiss"/>
    <w:pitch w:val="default"/>
    <w:sig w:usb0="00000003" w:usb1="00000000" w:usb2="00000000" w:usb3="00000000" w:csb0="00000001" w:csb1="00000000"/>
  </w:font>
  <w:font w:name="MinioMM_485 SB 585 NO 11 OP">
    <w:panose1 w:val="00000000000000000000"/>
    <w:charset w:val="00"/>
    <w:family w:val="roman"/>
    <w:notTrueType/>
    <w:pitch w:val="variable"/>
    <w:sig w:usb0="00000003" w:usb1="00000000" w:usb2="00000000" w:usb3="00000000" w:csb0="00000001" w:csb1="00000000"/>
  </w:font>
  <w:font w:name="UniversPPP-Light">
    <w:charset w:val="00"/>
    <w:family w:val="swiss"/>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887939"/>
      <w:docPartObj>
        <w:docPartGallery w:val="Page Numbers (Bottom of Page)"/>
        <w:docPartUnique/>
      </w:docPartObj>
    </w:sdtPr>
    <w:sdtEndPr>
      <w:rPr>
        <w:color w:val="808080" w:themeColor="background1" w:themeShade="80"/>
        <w:spacing w:val="60"/>
      </w:rPr>
    </w:sdtEndPr>
    <w:sdtContent>
      <w:p w14:paraId="508DD832" w14:textId="77777777" w:rsidR="00C77169" w:rsidRDefault="00C771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808080" w:themeColor="background1" w:themeShade="80"/>
            <w:spacing w:val="60"/>
          </w:rPr>
          <w:t>Page</w:t>
        </w:r>
      </w:p>
    </w:sdtContent>
  </w:sdt>
  <w:p w14:paraId="6CABE20F" w14:textId="77777777" w:rsidR="00C77169" w:rsidRDefault="00C77169">
    <w:pPr>
      <w:pStyle w:val="Footer"/>
    </w:pPr>
  </w:p>
  <w:p w14:paraId="190C48DF" w14:textId="77777777" w:rsidR="00C77169" w:rsidRDefault="00C77169"/>
  <w:p w14:paraId="07544A63" w14:textId="77777777" w:rsidR="00C77169" w:rsidRDefault="00C77169"/>
  <w:p w14:paraId="47B6745B" w14:textId="77777777" w:rsidR="00C77169" w:rsidRDefault="00C771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47906"/>
      <w:docPartObj>
        <w:docPartGallery w:val="Page Numbers (Bottom of Page)"/>
        <w:docPartUnique/>
      </w:docPartObj>
    </w:sdtPr>
    <w:sdtEndPr>
      <w:rPr>
        <w:color w:val="808080" w:themeColor="background1" w:themeShade="80"/>
        <w:spacing w:val="60"/>
      </w:rPr>
    </w:sdtEndPr>
    <w:sdtContent>
      <w:p w14:paraId="6FD0F360" w14:textId="77777777" w:rsidR="00572233" w:rsidRDefault="00527FA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808080" w:themeColor="background1" w:themeShade="80"/>
            <w:spacing w:val="60"/>
          </w:rPr>
          <w:t>Page</w:t>
        </w:r>
      </w:p>
    </w:sdtContent>
  </w:sdt>
  <w:p w14:paraId="3E159074" w14:textId="77777777" w:rsidR="00572233" w:rsidRDefault="00572233">
    <w:pPr>
      <w:pStyle w:val="Footer"/>
    </w:pPr>
  </w:p>
  <w:p w14:paraId="5C537F3E" w14:textId="77777777" w:rsidR="00572233" w:rsidRDefault="00572233"/>
  <w:p w14:paraId="0A4543D8" w14:textId="77777777" w:rsidR="00572233" w:rsidRDefault="00572233"/>
  <w:p w14:paraId="1E48728A" w14:textId="77777777" w:rsidR="00572233" w:rsidRDefault="005722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8ABA" w14:textId="77777777" w:rsidR="00AE1045" w:rsidRDefault="00AE1045">
      <w:r>
        <w:separator/>
      </w:r>
    </w:p>
  </w:footnote>
  <w:footnote w:type="continuationSeparator" w:id="0">
    <w:p w14:paraId="22E671D3" w14:textId="77777777" w:rsidR="00AE1045" w:rsidRDefault="00AE1045">
      <w:r>
        <w:continuationSeparator/>
      </w:r>
    </w:p>
  </w:footnote>
  <w:footnote w:type="continuationNotice" w:id="1">
    <w:p w14:paraId="6AA12DE2" w14:textId="77777777" w:rsidR="00AE1045" w:rsidRDefault="00AE1045"/>
  </w:footnote>
  <w:footnote w:id="2">
    <w:p w14:paraId="4DED722E" w14:textId="77777777" w:rsidR="00C102E3" w:rsidRDefault="00C102E3" w:rsidP="00C102E3">
      <w:pPr>
        <w:rPr>
          <w:rFonts w:eastAsia="Times New Roman" w:cs="Times New Roman"/>
          <w:sz w:val="16"/>
          <w:szCs w:val="16"/>
        </w:rPr>
      </w:pPr>
      <w:r>
        <w:rPr>
          <w:rStyle w:val="FootnoteReference"/>
        </w:rPr>
        <w:footnoteRef/>
      </w:r>
      <w:r>
        <w:t xml:space="preserve"> </w:t>
      </w:r>
      <w:r>
        <w:rPr>
          <w:rFonts w:eastAsia="Times New Roman" w:cs="Times New Roman"/>
          <w:sz w:val="16"/>
          <w:szCs w:val="16"/>
        </w:rPr>
        <w:t>Per the UN Secretary-General’s Bulletin (</w:t>
      </w:r>
      <w:hyperlink r:id="rId1" w:history="1">
        <w:r w:rsidRPr="00651911">
          <w:rPr>
            <w:rStyle w:val="Hyperlink"/>
            <w:rFonts w:eastAsia="Times New Roman" w:cs="Times New Roman"/>
            <w:sz w:val="16"/>
            <w:szCs w:val="16"/>
          </w:rPr>
          <w:t>ST/SGB/2003/13</w:t>
        </w:r>
      </w:hyperlink>
      <w:r>
        <w:rPr>
          <w:rFonts w:eastAsia="Times New Roman" w:cs="Times New Roman"/>
          <w:sz w:val="16"/>
          <w:szCs w:val="16"/>
        </w:rPr>
        <w:t>), sexual exploitation is defined as “any actual or attempted abuse of a position of</w:t>
      </w:r>
    </w:p>
    <w:p w14:paraId="294234B1" w14:textId="77777777" w:rsidR="00C102E3" w:rsidRDefault="00C102E3" w:rsidP="00C102E3">
      <w:pPr>
        <w:pStyle w:val="FootnoteText"/>
      </w:pPr>
      <w:r>
        <w:rPr>
          <w:rFonts w:eastAsia="Times New Roman" w:cs="Times New Roman"/>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 w:id="3">
    <w:p w14:paraId="6BEC25F1" w14:textId="77777777" w:rsidR="00C102E3" w:rsidRDefault="00C102E3" w:rsidP="00C102E3">
      <w:pPr>
        <w:pStyle w:val="FootnoteText"/>
      </w:pPr>
      <w:r w:rsidRPr="0CD8E694">
        <w:rPr>
          <w:rStyle w:val="FootnoteReference"/>
        </w:rPr>
        <w:footnoteRef/>
      </w:r>
      <w:r>
        <w:t xml:space="preserve"> https://www.elon.edu/u/ceie/violence-response/types-of-violence/sexual-violence/</w:t>
      </w:r>
    </w:p>
  </w:footnote>
  <w:footnote w:id="4">
    <w:p w14:paraId="12DD1CDA" w14:textId="77777777" w:rsidR="00C82514" w:rsidRPr="00CD4A70" w:rsidRDefault="00C82514" w:rsidP="00C82514">
      <w:pPr>
        <w:pStyle w:val="FootnoteText"/>
        <w:rPr>
          <w:rFonts w:cs="Times New Roman"/>
        </w:rPr>
      </w:pPr>
      <w:r w:rsidRPr="003D2DE4">
        <w:rPr>
          <w:rStyle w:val="FootnoteReference"/>
          <w:rFonts w:cs="Times New Roman"/>
        </w:rPr>
        <w:footnoteRef/>
      </w:r>
      <w:r w:rsidRPr="00CD4A70">
        <w:rPr>
          <w:rFonts w:cs="Times New Roman"/>
        </w:rPr>
        <w:t xml:space="preserve"> If the field program does not have a designated HR representative, the Home Office HR team will designate the individual to be on the Approval Team</w:t>
      </w:r>
    </w:p>
  </w:footnote>
  <w:footnote w:id="5">
    <w:p w14:paraId="47A896E2" w14:textId="77777777" w:rsidR="00C82514" w:rsidRDefault="00C82514" w:rsidP="00C82514">
      <w:pPr>
        <w:pStyle w:val="FootnoteText"/>
      </w:pPr>
      <w:r>
        <w:rPr>
          <w:rStyle w:val="FootnoteReference"/>
        </w:rPr>
        <w:footnoteRef/>
      </w:r>
      <w:r>
        <w:t xml:space="preserve"> Pro-rated for eligible staff who begin working with Partners in the calendar year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462"/>
    <w:multiLevelType w:val="hybridMultilevel"/>
    <w:tmpl w:val="65D8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67B16"/>
    <w:multiLevelType w:val="hybridMultilevel"/>
    <w:tmpl w:val="CF489A6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1C92E8A"/>
    <w:multiLevelType w:val="hybridMultilevel"/>
    <w:tmpl w:val="64EA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17064"/>
    <w:multiLevelType w:val="hybridMultilevel"/>
    <w:tmpl w:val="D51406F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1EF6B71"/>
    <w:multiLevelType w:val="multilevel"/>
    <w:tmpl w:val="5CF21FB8"/>
    <w:lvl w:ilvl="0">
      <w:start w:val="1"/>
      <w:numFmt w:val="decimal"/>
      <w:lvlText w:val="%1)"/>
      <w:lvlJc w:val="left"/>
      <w:pPr>
        <w:ind w:left="1080" w:hanging="360"/>
      </w:p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 w15:restartNumberingAfterBreak="0">
    <w:nsid w:val="02354E21"/>
    <w:multiLevelType w:val="multilevel"/>
    <w:tmpl w:val="07629526"/>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9A051D"/>
    <w:multiLevelType w:val="hybridMultilevel"/>
    <w:tmpl w:val="B0FC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1E4346"/>
    <w:multiLevelType w:val="multilevel"/>
    <w:tmpl w:val="3BE41350"/>
    <w:lvl w:ilvl="0">
      <w:start w:val="7"/>
      <w:numFmt w:val="decimal"/>
      <w:lvlText w:val="%1"/>
      <w:lvlJc w:val="left"/>
      <w:pPr>
        <w:ind w:left="564" w:hanging="564"/>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33EBDE8"/>
    <w:multiLevelType w:val="hybridMultilevel"/>
    <w:tmpl w:val="9B94F3CE"/>
    <w:lvl w:ilvl="0" w:tplc="BEC06E8C">
      <w:start w:val="1"/>
      <w:numFmt w:val="lowerLetter"/>
      <w:lvlText w:val="%1)"/>
      <w:lvlJc w:val="left"/>
      <w:pPr>
        <w:ind w:left="720" w:hanging="360"/>
      </w:pPr>
    </w:lvl>
    <w:lvl w:ilvl="1" w:tplc="6C580434">
      <w:start w:val="1"/>
      <w:numFmt w:val="lowerLetter"/>
      <w:lvlText w:val="%2."/>
      <w:lvlJc w:val="left"/>
      <w:pPr>
        <w:ind w:left="1440" w:hanging="360"/>
      </w:pPr>
    </w:lvl>
    <w:lvl w:ilvl="2" w:tplc="98BAB3D6">
      <w:start w:val="1"/>
      <w:numFmt w:val="lowerRoman"/>
      <w:lvlText w:val="%3."/>
      <w:lvlJc w:val="right"/>
      <w:pPr>
        <w:ind w:left="2160" w:hanging="180"/>
      </w:pPr>
    </w:lvl>
    <w:lvl w:ilvl="3" w:tplc="9A90EEEE">
      <w:start w:val="1"/>
      <w:numFmt w:val="decimal"/>
      <w:lvlText w:val="%4."/>
      <w:lvlJc w:val="left"/>
      <w:pPr>
        <w:ind w:left="2880" w:hanging="360"/>
      </w:pPr>
    </w:lvl>
    <w:lvl w:ilvl="4" w:tplc="E6C4932A">
      <w:start w:val="1"/>
      <w:numFmt w:val="lowerLetter"/>
      <w:lvlText w:val="%5."/>
      <w:lvlJc w:val="left"/>
      <w:pPr>
        <w:ind w:left="3600" w:hanging="360"/>
      </w:pPr>
    </w:lvl>
    <w:lvl w:ilvl="5" w:tplc="42843434">
      <w:start w:val="1"/>
      <w:numFmt w:val="lowerRoman"/>
      <w:lvlText w:val="%6."/>
      <w:lvlJc w:val="right"/>
      <w:pPr>
        <w:ind w:left="4320" w:hanging="180"/>
      </w:pPr>
    </w:lvl>
    <w:lvl w:ilvl="6" w:tplc="205A9CCA">
      <w:start w:val="1"/>
      <w:numFmt w:val="decimal"/>
      <w:lvlText w:val="%7."/>
      <w:lvlJc w:val="left"/>
      <w:pPr>
        <w:ind w:left="5040" w:hanging="360"/>
      </w:pPr>
    </w:lvl>
    <w:lvl w:ilvl="7" w:tplc="7ACA0420">
      <w:start w:val="1"/>
      <w:numFmt w:val="lowerLetter"/>
      <w:lvlText w:val="%8."/>
      <w:lvlJc w:val="left"/>
      <w:pPr>
        <w:ind w:left="5760" w:hanging="360"/>
      </w:pPr>
    </w:lvl>
    <w:lvl w:ilvl="8" w:tplc="7D0E2852">
      <w:start w:val="1"/>
      <w:numFmt w:val="lowerRoman"/>
      <w:lvlText w:val="%9."/>
      <w:lvlJc w:val="right"/>
      <w:pPr>
        <w:ind w:left="6480" w:hanging="180"/>
      </w:pPr>
    </w:lvl>
  </w:abstractNum>
  <w:abstractNum w:abstractNumId="11" w15:restartNumberingAfterBreak="0">
    <w:nsid w:val="03440006"/>
    <w:multiLevelType w:val="hybridMultilevel"/>
    <w:tmpl w:val="B684606A"/>
    <w:lvl w:ilvl="0" w:tplc="831C532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67367C"/>
    <w:multiLevelType w:val="hybridMultilevel"/>
    <w:tmpl w:val="CEB6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8EBEC7"/>
    <w:multiLevelType w:val="hybridMultilevel"/>
    <w:tmpl w:val="012C5DF2"/>
    <w:lvl w:ilvl="0" w:tplc="98824FC0">
      <w:start w:val="1"/>
      <w:numFmt w:val="upperLetter"/>
      <w:lvlText w:val="%1)"/>
      <w:lvlJc w:val="left"/>
      <w:pPr>
        <w:ind w:left="1080" w:hanging="360"/>
      </w:pPr>
    </w:lvl>
    <w:lvl w:ilvl="1" w:tplc="EB38645A">
      <w:start w:val="1"/>
      <w:numFmt w:val="lowerLetter"/>
      <w:lvlText w:val="%2."/>
      <w:lvlJc w:val="left"/>
      <w:pPr>
        <w:ind w:left="1800" w:hanging="360"/>
      </w:pPr>
    </w:lvl>
    <w:lvl w:ilvl="2" w:tplc="457AEA2E">
      <w:start w:val="1"/>
      <w:numFmt w:val="lowerRoman"/>
      <w:lvlText w:val="%3."/>
      <w:lvlJc w:val="right"/>
      <w:pPr>
        <w:ind w:left="2520" w:hanging="180"/>
      </w:pPr>
    </w:lvl>
    <w:lvl w:ilvl="3" w:tplc="AF641634">
      <w:start w:val="1"/>
      <w:numFmt w:val="decimal"/>
      <w:lvlText w:val="%4."/>
      <w:lvlJc w:val="left"/>
      <w:pPr>
        <w:ind w:left="3240" w:hanging="360"/>
      </w:pPr>
    </w:lvl>
    <w:lvl w:ilvl="4" w:tplc="1F5C948A">
      <w:start w:val="1"/>
      <w:numFmt w:val="lowerLetter"/>
      <w:lvlText w:val="%5."/>
      <w:lvlJc w:val="left"/>
      <w:pPr>
        <w:ind w:left="3960" w:hanging="360"/>
      </w:pPr>
    </w:lvl>
    <w:lvl w:ilvl="5" w:tplc="E8FE0D82">
      <w:start w:val="1"/>
      <w:numFmt w:val="lowerRoman"/>
      <w:lvlText w:val="%6."/>
      <w:lvlJc w:val="right"/>
      <w:pPr>
        <w:ind w:left="4680" w:hanging="180"/>
      </w:pPr>
    </w:lvl>
    <w:lvl w:ilvl="6" w:tplc="98905E90">
      <w:start w:val="1"/>
      <w:numFmt w:val="decimal"/>
      <w:lvlText w:val="%7."/>
      <w:lvlJc w:val="left"/>
      <w:pPr>
        <w:ind w:left="5400" w:hanging="360"/>
      </w:pPr>
    </w:lvl>
    <w:lvl w:ilvl="7" w:tplc="57F2651C">
      <w:start w:val="1"/>
      <w:numFmt w:val="lowerLetter"/>
      <w:lvlText w:val="%8."/>
      <w:lvlJc w:val="left"/>
      <w:pPr>
        <w:ind w:left="6120" w:hanging="360"/>
      </w:pPr>
    </w:lvl>
    <w:lvl w:ilvl="8" w:tplc="5FF0E960">
      <w:start w:val="1"/>
      <w:numFmt w:val="lowerRoman"/>
      <w:lvlText w:val="%9."/>
      <w:lvlJc w:val="right"/>
      <w:pPr>
        <w:ind w:left="6840" w:hanging="180"/>
      </w:pPr>
    </w:lvl>
  </w:abstractNum>
  <w:abstractNum w:abstractNumId="14" w15:restartNumberingAfterBreak="0">
    <w:nsid w:val="04579CC6"/>
    <w:multiLevelType w:val="hybridMultilevel"/>
    <w:tmpl w:val="DCE27050"/>
    <w:lvl w:ilvl="0" w:tplc="3C5AAAD4">
      <w:start w:val="2"/>
      <w:numFmt w:val="decimal"/>
      <w:lvlText w:val="%1."/>
      <w:lvlJc w:val="left"/>
      <w:pPr>
        <w:ind w:left="720" w:hanging="360"/>
      </w:pPr>
    </w:lvl>
    <w:lvl w:ilvl="1" w:tplc="1616CEDC">
      <w:start w:val="1"/>
      <w:numFmt w:val="lowerLetter"/>
      <w:lvlText w:val="%2."/>
      <w:lvlJc w:val="left"/>
      <w:pPr>
        <w:ind w:left="1440" w:hanging="360"/>
      </w:pPr>
    </w:lvl>
    <w:lvl w:ilvl="2" w:tplc="73BE9BB4">
      <w:start w:val="1"/>
      <w:numFmt w:val="lowerRoman"/>
      <w:lvlText w:val="%3."/>
      <w:lvlJc w:val="right"/>
      <w:pPr>
        <w:ind w:left="2160" w:hanging="180"/>
      </w:pPr>
    </w:lvl>
    <w:lvl w:ilvl="3" w:tplc="CDD87A24">
      <w:start w:val="1"/>
      <w:numFmt w:val="decimal"/>
      <w:lvlText w:val="%4."/>
      <w:lvlJc w:val="left"/>
      <w:pPr>
        <w:ind w:left="2880" w:hanging="360"/>
      </w:pPr>
    </w:lvl>
    <w:lvl w:ilvl="4" w:tplc="38D25D06">
      <w:start w:val="1"/>
      <w:numFmt w:val="lowerLetter"/>
      <w:lvlText w:val="%5."/>
      <w:lvlJc w:val="left"/>
      <w:pPr>
        <w:ind w:left="3600" w:hanging="360"/>
      </w:pPr>
    </w:lvl>
    <w:lvl w:ilvl="5" w:tplc="37EEF3D8">
      <w:start w:val="1"/>
      <w:numFmt w:val="lowerRoman"/>
      <w:lvlText w:val="%6."/>
      <w:lvlJc w:val="right"/>
      <w:pPr>
        <w:ind w:left="4320" w:hanging="180"/>
      </w:pPr>
    </w:lvl>
    <w:lvl w:ilvl="6" w:tplc="29389A1C">
      <w:start w:val="1"/>
      <w:numFmt w:val="decimal"/>
      <w:lvlText w:val="%7."/>
      <w:lvlJc w:val="left"/>
      <w:pPr>
        <w:ind w:left="5040" w:hanging="360"/>
      </w:pPr>
    </w:lvl>
    <w:lvl w:ilvl="7" w:tplc="C1846556">
      <w:start w:val="1"/>
      <w:numFmt w:val="lowerLetter"/>
      <w:lvlText w:val="%8."/>
      <w:lvlJc w:val="left"/>
      <w:pPr>
        <w:ind w:left="5760" w:hanging="360"/>
      </w:pPr>
    </w:lvl>
    <w:lvl w:ilvl="8" w:tplc="1A08F288">
      <w:start w:val="1"/>
      <w:numFmt w:val="lowerRoman"/>
      <w:lvlText w:val="%9."/>
      <w:lvlJc w:val="right"/>
      <w:pPr>
        <w:ind w:left="6480" w:hanging="180"/>
      </w:pPr>
    </w:lvl>
  </w:abstractNum>
  <w:abstractNum w:abstractNumId="15" w15:restartNumberingAfterBreak="0">
    <w:nsid w:val="04D87DDA"/>
    <w:multiLevelType w:val="hybridMultilevel"/>
    <w:tmpl w:val="C890B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5425857"/>
    <w:multiLevelType w:val="hybridMultilevel"/>
    <w:tmpl w:val="99E08E26"/>
    <w:lvl w:ilvl="0" w:tplc="ECA04210">
      <w:start w:val="1"/>
      <w:numFmt w:val="bullet"/>
      <w:lvlText w:val=""/>
      <w:lvlJc w:val="left"/>
      <w:pPr>
        <w:ind w:left="2660" w:hanging="360"/>
      </w:pPr>
      <w:rPr>
        <w:rFonts w:ascii="Symbol" w:hAnsi="Symbol"/>
      </w:rPr>
    </w:lvl>
    <w:lvl w:ilvl="1" w:tplc="D92280B8">
      <w:start w:val="1"/>
      <w:numFmt w:val="bullet"/>
      <w:lvlText w:val=""/>
      <w:lvlJc w:val="left"/>
      <w:pPr>
        <w:ind w:left="2660" w:hanging="360"/>
      </w:pPr>
      <w:rPr>
        <w:rFonts w:ascii="Symbol" w:hAnsi="Symbol"/>
      </w:rPr>
    </w:lvl>
    <w:lvl w:ilvl="2" w:tplc="7338A310">
      <w:start w:val="1"/>
      <w:numFmt w:val="bullet"/>
      <w:lvlText w:val=""/>
      <w:lvlJc w:val="left"/>
      <w:pPr>
        <w:ind w:left="2660" w:hanging="360"/>
      </w:pPr>
      <w:rPr>
        <w:rFonts w:ascii="Symbol" w:hAnsi="Symbol"/>
      </w:rPr>
    </w:lvl>
    <w:lvl w:ilvl="3" w:tplc="0E74C27A">
      <w:start w:val="1"/>
      <w:numFmt w:val="bullet"/>
      <w:lvlText w:val=""/>
      <w:lvlJc w:val="left"/>
      <w:pPr>
        <w:ind w:left="2660" w:hanging="360"/>
      </w:pPr>
      <w:rPr>
        <w:rFonts w:ascii="Symbol" w:hAnsi="Symbol"/>
      </w:rPr>
    </w:lvl>
    <w:lvl w:ilvl="4" w:tplc="4C9A20D6">
      <w:start w:val="1"/>
      <w:numFmt w:val="bullet"/>
      <w:lvlText w:val=""/>
      <w:lvlJc w:val="left"/>
      <w:pPr>
        <w:ind w:left="2660" w:hanging="360"/>
      </w:pPr>
      <w:rPr>
        <w:rFonts w:ascii="Symbol" w:hAnsi="Symbol"/>
      </w:rPr>
    </w:lvl>
    <w:lvl w:ilvl="5" w:tplc="F67A3FAE">
      <w:start w:val="1"/>
      <w:numFmt w:val="bullet"/>
      <w:lvlText w:val=""/>
      <w:lvlJc w:val="left"/>
      <w:pPr>
        <w:ind w:left="2660" w:hanging="360"/>
      </w:pPr>
      <w:rPr>
        <w:rFonts w:ascii="Symbol" w:hAnsi="Symbol"/>
      </w:rPr>
    </w:lvl>
    <w:lvl w:ilvl="6" w:tplc="6CCEB218">
      <w:start w:val="1"/>
      <w:numFmt w:val="bullet"/>
      <w:lvlText w:val=""/>
      <w:lvlJc w:val="left"/>
      <w:pPr>
        <w:ind w:left="2660" w:hanging="360"/>
      </w:pPr>
      <w:rPr>
        <w:rFonts w:ascii="Symbol" w:hAnsi="Symbol"/>
      </w:rPr>
    </w:lvl>
    <w:lvl w:ilvl="7" w:tplc="DF4C0C50">
      <w:start w:val="1"/>
      <w:numFmt w:val="bullet"/>
      <w:lvlText w:val=""/>
      <w:lvlJc w:val="left"/>
      <w:pPr>
        <w:ind w:left="2660" w:hanging="360"/>
      </w:pPr>
      <w:rPr>
        <w:rFonts w:ascii="Symbol" w:hAnsi="Symbol"/>
      </w:rPr>
    </w:lvl>
    <w:lvl w:ilvl="8" w:tplc="D9B4751A">
      <w:start w:val="1"/>
      <w:numFmt w:val="bullet"/>
      <w:lvlText w:val=""/>
      <w:lvlJc w:val="left"/>
      <w:pPr>
        <w:ind w:left="2660" w:hanging="360"/>
      </w:pPr>
      <w:rPr>
        <w:rFonts w:ascii="Symbol" w:hAnsi="Symbol"/>
      </w:rPr>
    </w:lvl>
  </w:abstractNum>
  <w:abstractNum w:abstractNumId="17" w15:restartNumberingAfterBreak="0">
    <w:nsid w:val="05F94756"/>
    <w:multiLevelType w:val="hybridMultilevel"/>
    <w:tmpl w:val="E0B66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4F30FD"/>
    <w:multiLevelType w:val="hybridMultilevel"/>
    <w:tmpl w:val="370AF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651008C"/>
    <w:multiLevelType w:val="hybridMultilevel"/>
    <w:tmpl w:val="6332E1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6786228"/>
    <w:multiLevelType w:val="hybridMultilevel"/>
    <w:tmpl w:val="D38E8A5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1" w15:restartNumberingAfterBreak="0">
    <w:nsid w:val="08A093F0"/>
    <w:multiLevelType w:val="multilevel"/>
    <w:tmpl w:val="96A490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91E6551"/>
    <w:multiLevelType w:val="hybridMultilevel"/>
    <w:tmpl w:val="52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257586"/>
    <w:multiLevelType w:val="hybridMultilevel"/>
    <w:tmpl w:val="C6B6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732BCC"/>
    <w:multiLevelType w:val="hybridMultilevel"/>
    <w:tmpl w:val="C8502E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AB7AFE"/>
    <w:multiLevelType w:val="hybridMultilevel"/>
    <w:tmpl w:val="AA726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ADDC26E"/>
    <w:multiLevelType w:val="hybridMultilevel"/>
    <w:tmpl w:val="BE903B3A"/>
    <w:lvl w:ilvl="0" w:tplc="7AB85CBE">
      <w:start w:val="1"/>
      <w:numFmt w:val="decimal"/>
      <w:lvlText w:val="%1."/>
      <w:lvlJc w:val="left"/>
      <w:pPr>
        <w:ind w:left="720" w:hanging="360"/>
      </w:pPr>
    </w:lvl>
    <w:lvl w:ilvl="1" w:tplc="6234FF34">
      <w:start w:val="1"/>
      <w:numFmt w:val="lowerLetter"/>
      <w:lvlText w:val="%2."/>
      <w:lvlJc w:val="left"/>
      <w:pPr>
        <w:ind w:left="1440" w:hanging="360"/>
      </w:pPr>
    </w:lvl>
    <w:lvl w:ilvl="2" w:tplc="F0F0F030">
      <w:start w:val="1"/>
      <w:numFmt w:val="lowerRoman"/>
      <w:lvlText w:val="%3."/>
      <w:lvlJc w:val="right"/>
      <w:pPr>
        <w:ind w:left="2160" w:hanging="180"/>
      </w:pPr>
    </w:lvl>
    <w:lvl w:ilvl="3" w:tplc="0922A054">
      <w:start w:val="1"/>
      <w:numFmt w:val="decimal"/>
      <w:lvlText w:val="%4."/>
      <w:lvlJc w:val="left"/>
      <w:pPr>
        <w:ind w:left="2880" w:hanging="360"/>
      </w:pPr>
    </w:lvl>
    <w:lvl w:ilvl="4" w:tplc="2DF208F2">
      <w:start w:val="1"/>
      <w:numFmt w:val="lowerLetter"/>
      <w:lvlText w:val="%5."/>
      <w:lvlJc w:val="left"/>
      <w:pPr>
        <w:ind w:left="3600" w:hanging="360"/>
      </w:pPr>
    </w:lvl>
    <w:lvl w:ilvl="5" w:tplc="7554B7B0">
      <w:start w:val="1"/>
      <w:numFmt w:val="lowerRoman"/>
      <w:lvlText w:val="%6."/>
      <w:lvlJc w:val="right"/>
      <w:pPr>
        <w:ind w:left="4320" w:hanging="180"/>
      </w:pPr>
    </w:lvl>
    <w:lvl w:ilvl="6" w:tplc="59405436">
      <w:start w:val="1"/>
      <w:numFmt w:val="decimal"/>
      <w:lvlText w:val="%7."/>
      <w:lvlJc w:val="left"/>
      <w:pPr>
        <w:ind w:left="5040" w:hanging="360"/>
      </w:pPr>
    </w:lvl>
    <w:lvl w:ilvl="7" w:tplc="30F6A38C">
      <w:start w:val="1"/>
      <w:numFmt w:val="lowerLetter"/>
      <w:lvlText w:val="%8."/>
      <w:lvlJc w:val="left"/>
      <w:pPr>
        <w:ind w:left="5760" w:hanging="360"/>
      </w:pPr>
    </w:lvl>
    <w:lvl w:ilvl="8" w:tplc="C0BCA334">
      <w:start w:val="1"/>
      <w:numFmt w:val="lowerRoman"/>
      <w:lvlText w:val="%9."/>
      <w:lvlJc w:val="right"/>
      <w:pPr>
        <w:ind w:left="6480" w:hanging="180"/>
      </w:pPr>
    </w:lvl>
  </w:abstractNum>
  <w:abstractNum w:abstractNumId="27" w15:restartNumberingAfterBreak="0">
    <w:nsid w:val="0AE524FD"/>
    <w:multiLevelType w:val="hybridMultilevel"/>
    <w:tmpl w:val="610C7016"/>
    <w:lvl w:ilvl="0" w:tplc="5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B0B4C8A"/>
    <w:multiLevelType w:val="hybridMultilevel"/>
    <w:tmpl w:val="2F7AE6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B8944E0"/>
    <w:multiLevelType w:val="hybridMultilevel"/>
    <w:tmpl w:val="274C06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0C166086"/>
    <w:multiLevelType w:val="hybridMultilevel"/>
    <w:tmpl w:val="90128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C9F4FD3"/>
    <w:multiLevelType w:val="hybridMultilevel"/>
    <w:tmpl w:val="DFDE07C0"/>
    <w:lvl w:ilvl="0" w:tplc="2842D7BE">
      <w:start w:val="1"/>
      <w:numFmt w:val="decimal"/>
      <w:lvlText w:val="%1."/>
      <w:lvlJc w:val="left"/>
      <w:pPr>
        <w:ind w:left="720" w:hanging="360"/>
      </w:pPr>
      <w:rPr>
        <w:rFonts w:hint="default"/>
      </w:rPr>
    </w:lvl>
    <w:lvl w:ilvl="1" w:tplc="CC708958">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C108A2"/>
    <w:multiLevelType w:val="hybridMultilevel"/>
    <w:tmpl w:val="C1B4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CCE6DDE"/>
    <w:multiLevelType w:val="hybridMultilevel"/>
    <w:tmpl w:val="95E85906"/>
    <w:lvl w:ilvl="0" w:tplc="17906A5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B01CE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10038633"/>
    <w:multiLevelType w:val="hybridMultilevel"/>
    <w:tmpl w:val="3892A27E"/>
    <w:lvl w:ilvl="0" w:tplc="56A67B0A">
      <w:start w:val="4"/>
      <w:numFmt w:val="decimal"/>
      <w:lvlText w:val="%1."/>
      <w:lvlJc w:val="left"/>
      <w:pPr>
        <w:ind w:left="720" w:hanging="360"/>
      </w:pPr>
    </w:lvl>
    <w:lvl w:ilvl="1" w:tplc="CE9CBE08">
      <w:start w:val="1"/>
      <w:numFmt w:val="lowerLetter"/>
      <w:lvlText w:val="%2."/>
      <w:lvlJc w:val="left"/>
      <w:pPr>
        <w:ind w:left="1440" w:hanging="360"/>
      </w:pPr>
    </w:lvl>
    <w:lvl w:ilvl="2" w:tplc="C31CA098">
      <w:start w:val="1"/>
      <w:numFmt w:val="lowerRoman"/>
      <w:lvlText w:val="%3."/>
      <w:lvlJc w:val="right"/>
      <w:pPr>
        <w:ind w:left="2160" w:hanging="180"/>
      </w:pPr>
    </w:lvl>
    <w:lvl w:ilvl="3" w:tplc="5D4CA1FE">
      <w:start w:val="1"/>
      <w:numFmt w:val="decimal"/>
      <w:lvlText w:val="%4."/>
      <w:lvlJc w:val="left"/>
      <w:pPr>
        <w:ind w:left="2880" w:hanging="360"/>
      </w:pPr>
    </w:lvl>
    <w:lvl w:ilvl="4" w:tplc="377E3E1E">
      <w:start w:val="1"/>
      <w:numFmt w:val="lowerLetter"/>
      <w:lvlText w:val="%5."/>
      <w:lvlJc w:val="left"/>
      <w:pPr>
        <w:ind w:left="3600" w:hanging="360"/>
      </w:pPr>
    </w:lvl>
    <w:lvl w:ilvl="5" w:tplc="5B5ADEA2">
      <w:start w:val="1"/>
      <w:numFmt w:val="lowerRoman"/>
      <w:lvlText w:val="%6."/>
      <w:lvlJc w:val="right"/>
      <w:pPr>
        <w:ind w:left="4320" w:hanging="180"/>
      </w:pPr>
    </w:lvl>
    <w:lvl w:ilvl="6" w:tplc="9F0AB5EE">
      <w:start w:val="1"/>
      <w:numFmt w:val="decimal"/>
      <w:lvlText w:val="%7."/>
      <w:lvlJc w:val="left"/>
      <w:pPr>
        <w:ind w:left="5040" w:hanging="360"/>
      </w:pPr>
    </w:lvl>
    <w:lvl w:ilvl="7" w:tplc="EE7EFA1C">
      <w:start w:val="1"/>
      <w:numFmt w:val="lowerLetter"/>
      <w:lvlText w:val="%8."/>
      <w:lvlJc w:val="left"/>
      <w:pPr>
        <w:ind w:left="5760" w:hanging="360"/>
      </w:pPr>
    </w:lvl>
    <w:lvl w:ilvl="8" w:tplc="94945928">
      <w:start w:val="1"/>
      <w:numFmt w:val="lowerRoman"/>
      <w:lvlText w:val="%9."/>
      <w:lvlJc w:val="right"/>
      <w:pPr>
        <w:ind w:left="6480" w:hanging="180"/>
      </w:pPr>
    </w:lvl>
  </w:abstractNum>
  <w:abstractNum w:abstractNumId="36" w15:restartNumberingAfterBreak="0">
    <w:nsid w:val="1037428F"/>
    <w:multiLevelType w:val="multilevel"/>
    <w:tmpl w:val="A830B266"/>
    <w:lvl w:ilvl="0">
      <w:start w:val="7"/>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10AA05BA"/>
    <w:multiLevelType w:val="hybridMultilevel"/>
    <w:tmpl w:val="1DA248E2"/>
    <w:lvl w:ilvl="0" w:tplc="2842D7B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867B52"/>
    <w:multiLevelType w:val="multilevel"/>
    <w:tmpl w:val="AE5A4D98"/>
    <w:lvl w:ilvl="0">
      <w:start w:val="5"/>
      <w:numFmt w:val="bullet"/>
      <w:lvlText w:val="-"/>
      <w:lvlJc w:val="left"/>
      <w:rPr>
        <w:rFonts w:ascii="Times New Roman" w:eastAsia="Trebuchet MS" w:hAnsi="Times New Roman" w:cs="Times New Roman" w:hint="default"/>
        <w:i/>
        <w:w w:val="105"/>
      </w:rPr>
    </w:lvl>
    <w:lvl w:ilvl="1">
      <w:start w:val="1"/>
      <w:numFmt w:val="decimal"/>
      <w:isLgl/>
      <w:lvlText w:val="%1.%2"/>
      <w:lvlJc w:val="left"/>
      <w:pPr>
        <w:ind w:left="1769" w:hanging="370"/>
      </w:pPr>
      <w:rPr>
        <w:rFonts w:hint="default"/>
        <w:w w:val="110"/>
      </w:rPr>
    </w:lvl>
    <w:lvl w:ilvl="2">
      <w:start w:val="1"/>
      <w:numFmt w:val="decimal"/>
      <w:isLgl/>
      <w:lvlText w:val="%1.%2.%3"/>
      <w:lvlJc w:val="left"/>
      <w:pPr>
        <w:ind w:left="2479" w:hanging="720"/>
      </w:pPr>
      <w:rPr>
        <w:rFonts w:hint="default"/>
        <w:w w:val="110"/>
      </w:rPr>
    </w:lvl>
    <w:lvl w:ilvl="3">
      <w:start w:val="1"/>
      <w:numFmt w:val="decimal"/>
      <w:isLgl/>
      <w:lvlText w:val="%1.%2.%3.%4"/>
      <w:lvlJc w:val="left"/>
      <w:pPr>
        <w:ind w:left="3199" w:hanging="1080"/>
      </w:pPr>
      <w:rPr>
        <w:rFonts w:hint="default"/>
        <w:w w:val="110"/>
      </w:rPr>
    </w:lvl>
    <w:lvl w:ilvl="4">
      <w:start w:val="1"/>
      <w:numFmt w:val="decimal"/>
      <w:isLgl/>
      <w:lvlText w:val="%1.%2.%3.%4.%5"/>
      <w:lvlJc w:val="left"/>
      <w:pPr>
        <w:ind w:left="3559" w:hanging="1080"/>
      </w:pPr>
      <w:rPr>
        <w:rFonts w:hint="default"/>
        <w:w w:val="110"/>
      </w:rPr>
    </w:lvl>
    <w:lvl w:ilvl="5">
      <w:start w:val="1"/>
      <w:numFmt w:val="decimal"/>
      <w:isLgl/>
      <w:lvlText w:val="%1.%2.%3.%4.%5.%6"/>
      <w:lvlJc w:val="left"/>
      <w:pPr>
        <w:ind w:left="4279" w:hanging="1440"/>
      </w:pPr>
      <w:rPr>
        <w:rFonts w:hint="default"/>
        <w:w w:val="110"/>
      </w:rPr>
    </w:lvl>
    <w:lvl w:ilvl="6">
      <w:start w:val="1"/>
      <w:numFmt w:val="decimal"/>
      <w:isLgl/>
      <w:lvlText w:val="%1.%2.%3.%4.%5.%6.%7"/>
      <w:lvlJc w:val="left"/>
      <w:pPr>
        <w:ind w:left="4639" w:hanging="1440"/>
      </w:pPr>
      <w:rPr>
        <w:rFonts w:hint="default"/>
        <w:w w:val="110"/>
      </w:rPr>
    </w:lvl>
    <w:lvl w:ilvl="7">
      <w:start w:val="1"/>
      <w:numFmt w:val="decimal"/>
      <w:isLgl/>
      <w:lvlText w:val="%1.%2.%3.%4.%5.%6.%7.%8"/>
      <w:lvlJc w:val="left"/>
      <w:pPr>
        <w:ind w:left="5359" w:hanging="1800"/>
      </w:pPr>
      <w:rPr>
        <w:rFonts w:hint="default"/>
        <w:w w:val="110"/>
      </w:rPr>
    </w:lvl>
    <w:lvl w:ilvl="8">
      <w:start w:val="1"/>
      <w:numFmt w:val="decimal"/>
      <w:isLgl/>
      <w:lvlText w:val="%1.%2.%3.%4.%5.%6.%7.%8.%9"/>
      <w:lvlJc w:val="left"/>
      <w:pPr>
        <w:ind w:left="6079" w:hanging="2160"/>
      </w:pPr>
      <w:rPr>
        <w:rFonts w:hint="default"/>
        <w:w w:val="110"/>
      </w:rPr>
    </w:lvl>
  </w:abstractNum>
  <w:abstractNum w:abstractNumId="39" w15:restartNumberingAfterBreak="0">
    <w:nsid w:val="11AD3C97"/>
    <w:multiLevelType w:val="hybridMultilevel"/>
    <w:tmpl w:val="50A689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2B908D9"/>
    <w:multiLevelType w:val="hybridMultilevel"/>
    <w:tmpl w:val="2096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2C531A6"/>
    <w:multiLevelType w:val="hybridMultilevel"/>
    <w:tmpl w:val="394EC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C931D1"/>
    <w:multiLevelType w:val="hybridMultilevel"/>
    <w:tmpl w:val="CBC014A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4" w15:restartNumberingAfterBreak="0">
    <w:nsid w:val="142E66BA"/>
    <w:multiLevelType w:val="hybridMultilevel"/>
    <w:tmpl w:val="56568B1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D026B0"/>
    <w:multiLevelType w:val="hybridMultilevel"/>
    <w:tmpl w:val="DA30F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56E4756"/>
    <w:multiLevelType w:val="hybridMultilevel"/>
    <w:tmpl w:val="D526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5E10F28"/>
    <w:multiLevelType w:val="hybridMultilevel"/>
    <w:tmpl w:val="60005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A399C0"/>
    <w:multiLevelType w:val="hybridMultilevel"/>
    <w:tmpl w:val="57304CE2"/>
    <w:lvl w:ilvl="0" w:tplc="1082CE08">
      <w:start w:val="1"/>
      <w:numFmt w:val="bullet"/>
      <w:lvlText w:val=""/>
      <w:lvlJc w:val="left"/>
      <w:pPr>
        <w:ind w:left="720" w:hanging="360"/>
      </w:pPr>
      <w:rPr>
        <w:rFonts w:ascii="Symbol" w:hAnsi="Symbol" w:hint="default"/>
      </w:rPr>
    </w:lvl>
    <w:lvl w:ilvl="1" w:tplc="C88E9E40">
      <w:start w:val="1"/>
      <w:numFmt w:val="bullet"/>
      <w:lvlText w:val="o"/>
      <w:lvlJc w:val="left"/>
      <w:pPr>
        <w:ind w:left="1440" w:hanging="360"/>
      </w:pPr>
      <w:rPr>
        <w:rFonts w:ascii="Courier New" w:hAnsi="Courier New" w:hint="default"/>
      </w:rPr>
    </w:lvl>
    <w:lvl w:ilvl="2" w:tplc="82266760">
      <w:start w:val="1"/>
      <w:numFmt w:val="bullet"/>
      <w:lvlText w:val=""/>
      <w:lvlJc w:val="left"/>
      <w:pPr>
        <w:ind w:left="2160" w:hanging="360"/>
      </w:pPr>
      <w:rPr>
        <w:rFonts w:ascii="Wingdings" w:hAnsi="Wingdings" w:hint="default"/>
      </w:rPr>
    </w:lvl>
    <w:lvl w:ilvl="3" w:tplc="23888654">
      <w:start w:val="1"/>
      <w:numFmt w:val="bullet"/>
      <w:lvlText w:val=""/>
      <w:lvlJc w:val="left"/>
      <w:pPr>
        <w:ind w:left="2880" w:hanging="360"/>
      </w:pPr>
      <w:rPr>
        <w:rFonts w:ascii="Symbol" w:hAnsi="Symbol" w:hint="default"/>
      </w:rPr>
    </w:lvl>
    <w:lvl w:ilvl="4" w:tplc="A5BA7C28">
      <w:start w:val="1"/>
      <w:numFmt w:val="bullet"/>
      <w:lvlText w:val="o"/>
      <w:lvlJc w:val="left"/>
      <w:pPr>
        <w:ind w:left="3600" w:hanging="360"/>
      </w:pPr>
      <w:rPr>
        <w:rFonts w:ascii="Courier New" w:hAnsi="Courier New" w:hint="default"/>
      </w:rPr>
    </w:lvl>
    <w:lvl w:ilvl="5" w:tplc="9AFC3396">
      <w:start w:val="1"/>
      <w:numFmt w:val="bullet"/>
      <w:lvlText w:val=""/>
      <w:lvlJc w:val="left"/>
      <w:pPr>
        <w:ind w:left="4320" w:hanging="360"/>
      </w:pPr>
      <w:rPr>
        <w:rFonts w:ascii="Wingdings" w:hAnsi="Wingdings" w:hint="default"/>
      </w:rPr>
    </w:lvl>
    <w:lvl w:ilvl="6" w:tplc="79786362">
      <w:start w:val="1"/>
      <w:numFmt w:val="bullet"/>
      <w:lvlText w:val=""/>
      <w:lvlJc w:val="left"/>
      <w:pPr>
        <w:ind w:left="5040" w:hanging="360"/>
      </w:pPr>
      <w:rPr>
        <w:rFonts w:ascii="Symbol" w:hAnsi="Symbol" w:hint="default"/>
      </w:rPr>
    </w:lvl>
    <w:lvl w:ilvl="7" w:tplc="FBC697D6">
      <w:start w:val="1"/>
      <w:numFmt w:val="bullet"/>
      <w:lvlText w:val="o"/>
      <w:lvlJc w:val="left"/>
      <w:pPr>
        <w:ind w:left="5760" w:hanging="360"/>
      </w:pPr>
      <w:rPr>
        <w:rFonts w:ascii="Courier New" w:hAnsi="Courier New" w:hint="default"/>
      </w:rPr>
    </w:lvl>
    <w:lvl w:ilvl="8" w:tplc="5FFA94B8">
      <w:start w:val="1"/>
      <w:numFmt w:val="bullet"/>
      <w:lvlText w:val=""/>
      <w:lvlJc w:val="left"/>
      <w:pPr>
        <w:ind w:left="6480" w:hanging="360"/>
      </w:pPr>
      <w:rPr>
        <w:rFonts w:ascii="Wingdings" w:hAnsi="Wingdings" w:hint="default"/>
      </w:rPr>
    </w:lvl>
  </w:abstractNum>
  <w:abstractNum w:abstractNumId="50" w15:restartNumberingAfterBreak="0">
    <w:nsid w:val="17263023"/>
    <w:multiLevelType w:val="hybridMultilevel"/>
    <w:tmpl w:val="C3B0E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86C1C27"/>
    <w:multiLevelType w:val="hybridMultilevel"/>
    <w:tmpl w:val="5CB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965928"/>
    <w:multiLevelType w:val="hybridMultilevel"/>
    <w:tmpl w:val="3B406B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673E2F"/>
    <w:multiLevelType w:val="hybridMultilevel"/>
    <w:tmpl w:val="98163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97E1E85"/>
    <w:multiLevelType w:val="hybridMultilevel"/>
    <w:tmpl w:val="FFFC035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580A0001">
      <w:start w:val="1"/>
      <w:numFmt w:val="bullet"/>
      <w:lvlText w:val=""/>
      <w:lvlJc w:val="left"/>
      <w:pPr>
        <w:ind w:left="36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19F8675D"/>
    <w:multiLevelType w:val="multilevel"/>
    <w:tmpl w:val="2E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A851FA8"/>
    <w:multiLevelType w:val="hybridMultilevel"/>
    <w:tmpl w:val="EFF64A82"/>
    <w:lvl w:ilvl="0" w:tplc="DA78B1BE">
      <w:start w:val="1"/>
      <w:numFmt w:val="decimal"/>
      <w:lvlText w:val="%1."/>
      <w:lvlJc w:val="left"/>
      <w:pPr>
        <w:ind w:left="720" w:hanging="360"/>
      </w:pPr>
      <w:rPr>
        <w:rFonts w:ascii="Times New Roman" w:hAnsi="Times New Roman" w:cs="Times New Roman"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A945E5E"/>
    <w:multiLevelType w:val="hybridMultilevel"/>
    <w:tmpl w:val="2C1A6DFA"/>
    <w:lvl w:ilvl="0" w:tplc="9E70C950">
      <w:start w:val="1"/>
      <w:numFmt w:val="bullet"/>
      <w:lvlText w:val=""/>
      <w:lvlJc w:val="left"/>
      <w:pPr>
        <w:ind w:left="1760" w:hanging="360"/>
      </w:pPr>
      <w:rPr>
        <w:rFonts w:ascii="Symbol" w:hAnsi="Symbol"/>
      </w:rPr>
    </w:lvl>
    <w:lvl w:ilvl="1" w:tplc="9DC63D24">
      <w:start w:val="1"/>
      <w:numFmt w:val="bullet"/>
      <w:lvlText w:val=""/>
      <w:lvlJc w:val="left"/>
      <w:pPr>
        <w:ind w:left="1760" w:hanging="360"/>
      </w:pPr>
      <w:rPr>
        <w:rFonts w:ascii="Symbol" w:hAnsi="Symbol"/>
      </w:rPr>
    </w:lvl>
    <w:lvl w:ilvl="2" w:tplc="FB766340">
      <w:start w:val="1"/>
      <w:numFmt w:val="bullet"/>
      <w:lvlText w:val=""/>
      <w:lvlJc w:val="left"/>
      <w:pPr>
        <w:ind w:left="1760" w:hanging="360"/>
      </w:pPr>
      <w:rPr>
        <w:rFonts w:ascii="Symbol" w:hAnsi="Symbol"/>
      </w:rPr>
    </w:lvl>
    <w:lvl w:ilvl="3" w:tplc="F90276AA">
      <w:start w:val="1"/>
      <w:numFmt w:val="bullet"/>
      <w:lvlText w:val=""/>
      <w:lvlJc w:val="left"/>
      <w:pPr>
        <w:ind w:left="1760" w:hanging="360"/>
      </w:pPr>
      <w:rPr>
        <w:rFonts w:ascii="Symbol" w:hAnsi="Symbol"/>
      </w:rPr>
    </w:lvl>
    <w:lvl w:ilvl="4" w:tplc="DE7E288E">
      <w:start w:val="1"/>
      <w:numFmt w:val="bullet"/>
      <w:lvlText w:val=""/>
      <w:lvlJc w:val="left"/>
      <w:pPr>
        <w:ind w:left="1760" w:hanging="360"/>
      </w:pPr>
      <w:rPr>
        <w:rFonts w:ascii="Symbol" w:hAnsi="Symbol"/>
      </w:rPr>
    </w:lvl>
    <w:lvl w:ilvl="5" w:tplc="16366A74">
      <w:start w:val="1"/>
      <w:numFmt w:val="bullet"/>
      <w:lvlText w:val=""/>
      <w:lvlJc w:val="left"/>
      <w:pPr>
        <w:ind w:left="1760" w:hanging="360"/>
      </w:pPr>
      <w:rPr>
        <w:rFonts w:ascii="Symbol" w:hAnsi="Symbol"/>
      </w:rPr>
    </w:lvl>
    <w:lvl w:ilvl="6" w:tplc="627482A0">
      <w:start w:val="1"/>
      <w:numFmt w:val="bullet"/>
      <w:lvlText w:val=""/>
      <w:lvlJc w:val="left"/>
      <w:pPr>
        <w:ind w:left="1760" w:hanging="360"/>
      </w:pPr>
      <w:rPr>
        <w:rFonts w:ascii="Symbol" w:hAnsi="Symbol"/>
      </w:rPr>
    </w:lvl>
    <w:lvl w:ilvl="7" w:tplc="9E6075CC">
      <w:start w:val="1"/>
      <w:numFmt w:val="bullet"/>
      <w:lvlText w:val=""/>
      <w:lvlJc w:val="left"/>
      <w:pPr>
        <w:ind w:left="1760" w:hanging="360"/>
      </w:pPr>
      <w:rPr>
        <w:rFonts w:ascii="Symbol" w:hAnsi="Symbol"/>
      </w:rPr>
    </w:lvl>
    <w:lvl w:ilvl="8" w:tplc="8FE00614">
      <w:start w:val="1"/>
      <w:numFmt w:val="bullet"/>
      <w:lvlText w:val=""/>
      <w:lvlJc w:val="left"/>
      <w:pPr>
        <w:ind w:left="1760" w:hanging="360"/>
      </w:pPr>
      <w:rPr>
        <w:rFonts w:ascii="Symbol" w:hAnsi="Symbol"/>
      </w:rPr>
    </w:lvl>
  </w:abstractNum>
  <w:abstractNum w:abstractNumId="59" w15:restartNumberingAfterBreak="0">
    <w:nsid w:val="1AD2302A"/>
    <w:multiLevelType w:val="hybridMultilevel"/>
    <w:tmpl w:val="E08C1F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0" w15:restartNumberingAfterBreak="0">
    <w:nsid w:val="1B943614"/>
    <w:multiLevelType w:val="hybridMultilevel"/>
    <w:tmpl w:val="ABA20F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1B9C62C1"/>
    <w:multiLevelType w:val="hybridMultilevel"/>
    <w:tmpl w:val="C13A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BE56327"/>
    <w:multiLevelType w:val="hybridMultilevel"/>
    <w:tmpl w:val="340E4D7A"/>
    <w:lvl w:ilvl="0" w:tplc="C91A6798">
      <w:start w:val="1"/>
      <w:numFmt w:val="bullet"/>
      <w:lvlText w:val=""/>
      <w:lvlJc w:val="left"/>
      <w:pPr>
        <w:ind w:left="2660" w:hanging="360"/>
      </w:pPr>
      <w:rPr>
        <w:rFonts w:ascii="Symbol" w:hAnsi="Symbol"/>
      </w:rPr>
    </w:lvl>
    <w:lvl w:ilvl="1" w:tplc="B3C41638">
      <w:start w:val="1"/>
      <w:numFmt w:val="bullet"/>
      <w:lvlText w:val=""/>
      <w:lvlJc w:val="left"/>
      <w:pPr>
        <w:ind w:left="2660" w:hanging="360"/>
      </w:pPr>
      <w:rPr>
        <w:rFonts w:ascii="Symbol" w:hAnsi="Symbol"/>
      </w:rPr>
    </w:lvl>
    <w:lvl w:ilvl="2" w:tplc="E00E1FF6">
      <w:start w:val="1"/>
      <w:numFmt w:val="bullet"/>
      <w:lvlText w:val=""/>
      <w:lvlJc w:val="left"/>
      <w:pPr>
        <w:ind w:left="2660" w:hanging="360"/>
      </w:pPr>
      <w:rPr>
        <w:rFonts w:ascii="Symbol" w:hAnsi="Symbol"/>
      </w:rPr>
    </w:lvl>
    <w:lvl w:ilvl="3" w:tplc="718A2210">
      <w:start w:val="1"/>
      <w:numFmt w:val="bullet"/>
      <w:lvlText w:val=""/>
      <w:lvlJc w:val="left"/>
      <w:pPr>
        <w:ind w:left="2660" w:hanging="360"/>
      </w:pPr>
      <w:rPr>
        <w:rFonts w:ascii="Symbol" w:hAnsi="Symbol"/>
      </w:rPr>
    </w:lvl>
    <w:lvl w:ilvl="4" w:tplc="17B84AD0">
      <w:start w:val="1"/>
      <w:numFmt w:val="bullet"/>
      <w:lvlText w:val=""/>
      <w:lvlJc w:val="left"/>
      <w:pPr>
        <w:ind w:left="2660" w:hanging="360"/>
      </w:pPr>
      <w:rPr>
        <w:rFonts w:ascii="Symbol" w:hAnsi="Symbol"/>
      </w:rPr>
    </w:lvl>
    <w:lvl w:ilvl="5" w:tplc="7236E6D2">
      <w:start w:val="1"/>
      <w:numFmt w:val="bullet"/>
      <w:lvlText w:val=""/>
      <w:lvlJc w:val="left"/>
      <w:pPr>
        <w:ind w:left="2660" w:hanging="360"/>
      </w:pPr>
      <w:rPr>
        <w:rFonts w:ascii="Symbol" w:hAnsi="Symbol"/>
      </w:rPr>
    </w:lvl>
    <w:lvl w:ilvl="6" w:tplc="8EB67A90">
      <w:start w:val="1"/>
      <w:numFmt w:val="bullet"/>
      <w:lvlText w:val=""/>
      <w:lvlJc w:val="left"/>
      <w:pPr>
        <w:ind w:left="2660" w:hanging="360"/>
      </w:pPr>
      <w:rPr>
        <w:rFonts w:ascii="Symbol" w:hAnsi="Symbol"/>
      </w:rPr>
    </w:lvl>
    <w:lvl w:ilvl="7" w:tplc="78B67F16">
      <w:start w:val="1"/>
      <w:numFmt w:val="bullet"/>
      <w:lvlText w:val=""/>
      <w:lvlJc w:val="left"/>
      <w:pPr>
        <w:ind w:left="2660" w:hanging="360"/>
      </w:pPr>
      <w:rPr>
        <w:rFonts w:ascii="Symbol" w:hAnsi="Symbol"/>
      </w:rPr>
    </w:lvl>
    <w:lvl w:ilvl="8" w:tplc="FF3C58F0">
      <w:start w:val="1"/>
      <w:numFmt w:val="bullet"/>
      <w:lvlText w:val=""/>
      <w:lvlJc w:val="left"/>
      <w:pPr>
        <w:ind w:left="2660" w:hanging="360"/>
      </w:pPr>
      <w:rPr>
        <w:rFonts w:ascii="Symbol" w:hAnsi="Symbol"/>
      </w:rPr>
    </w:lvl>
  </w:abstractNum>
  <w:abstractNum w:abstractNumId="63" w15:restartNumberingAfterBreak="0">
    <w:nsid w:val="1D4B76AE"/>
    <w:multiLevelType w:val="hybridMultilevel"/>
    <w:tmpl w:val="1DD6FEE2"/>
    <w:lvl w:ilvl="0" w:tplc="B25603C6">
      <w:start w:val="1"/>
      <w:numFmt w:val="bullet"/>
      <w:lvlText w:val="-"/>
      <w:lvlJc w:val="left"/>
      <w:pPr>
        <w:ind w:left="720" w:hanging="360"/>
      </w:pPr>
      <w:rPr>
        <w:rFonts w:ascii="Aptos" w:hAnsi="Aptos" w:hint="default"/>
      </w:rPr>
    </w:lvl>
    <w:lvl w:ilvl="1" w:tplc="12CC8BBC">
      <w:start w:val="1"/>
      <w:numFmt w:val="bullet"/>
      <w:lvlText w:val="o"/>
      <w:lvlJc w:val="left"/>
      <w:pPr>
        <w:ind w:left="1440" w:hanging="360"/>
      </w:pPr>
      <w:rPr>
        <w:rFonts w:ascii="Courier New" w:hAnsi="Courier New" w:hint="default"/>
      </w:rPr>
    </w:lvl>
    <w:lvl w:ilvl="2" w:tplc="104A6196">
      <w:start w:val="1"/>
      <w:numFmt w:val="bullet"/>
      <w:lvlText w:val=""/>
      <w:lvlJc w:val="left"/>
      <w:pPr>
        <w:ind w:left="2160" w:hanging="360"/>
      </w:pPr>
      <w:rPr>
        <w:rFonts w:ascii="Wingdings" w:hAnsi="Wingdings" w:hint="default"/>
      </w:rPr>
    </w:lvl>
    <w:lvl w:ilvl="3" w:tplc="5044A13E">
      <w:start w:val="1"/>
      <w:numFmt w:val="bullet"/>
      <w:lvlText w:val=""/>
      <w:lvlJc w:val="left"/>
      <w:pPr>
        <w:ind w:left="2880" w:hanging="360"/>
      </w:pPr>
      <w:rPr>
        <w:rFonts w:ascii="Symbol" w:hAnsi="Symbol" w:hint="default"/>
      </w:rPr>
    </w:lvl>
    <w:lvl w:ilvl="4" w:tplc="7764C50A">
      <w:start w:val="1"/>
      <w:numFmt w:val="bullet"/>
      <w:lvlText w:val="o"/>
      <w:lvlJc w:val="left"/>
      <w:pPr>
        <w:ind w:left="3600" w:hanging="360"/>
      </w:pPr>
      <w:rPr>
        <w:rFonts w:ascii="Courier New" w:hAnsi="Courier New" w:hint="default"/>
      </w:rPr>
    </w:lvl>
    <w:lvl w:ilvl="5" w:tplc="A8DA2078">
      <w:start w:val="1"/>
      <w:numFmt w:val="bullet"/>
      <w:lvlText w:val=""/>
      <w:lvlJc w:val="left"/>
      <w:pPr>
        <w:ind w:left="4320" w:hanging="360"/>
      </w:pPr>
      <w:rPr>
        <w:rFonts w:ascii="Wingdings" w:hAnsi="Wingdings" w:hint="default"/>
      </w:rPr>
    </w:lvl>
    <w:lvl w:ilvl="6" w:tplc="EC46DBC4">
      <w:start w:val="1"/>
      <w:numFmt w:val="bullet"/>
      <w:lvlText w:val=""/>
      <w:lvlJc w:val="left"/>
      <w:pPr>
        <w:ind w:left="5040" w:hanging="360"/>
      </w:pPr>
      <w:rPr>
        <w:rFonts w:ascii="Symbol" w:hAnsi="Symbol" w:hint="default"/>
      </w:rPr>
    </w:lvl>
    <w:lvl w:ilvl="7" w:tplc="B19A1362">
      <w:start w:val="1"/>
      <w:numFmt w:val="bullet"/>
      <w:lvlText w:val="o"/>
      <w:lvlJc w:val="left"/>
      <w:pPr>
        <w:ind w:left="5760" w:hanging="360"/>
      </w:pPr>
      <w:rPr>
        <w:rFonts w:ascii="Courier New" w:hAnsi="Courier New" w:hint="default"/>
      </w:rPr>
    </w:lvl>
    <w:lvl w:ilvl="8" w:tplc="F05C838A">
      <w:start w:val="1"/>
      <w:numFmt w:val="bullet"/>
      <w:lvlText w:val=""/>
      <w:lvlJc w:val="left"/>
      <w:pPr>
        <w:ind w:left="6480" w:hanging="360"/>
      </w:pPr>
      <w:rPr>
        <w:rFonts w:ascii="Wingdings" w:hAnsi="Wingdings" w:hint="default"/>
      </w:rPr>
    </w:lvl>
  </w:abstractNum>
  <w:abstractNum w:abstractNumId="64" w15:restartNumberingAfterBreak="0">
    <w:nsid w:val="1E0E3730"/>
    <w:multiLevelType w:val="hybridMultilevel"/>
    <w:tmpl w:val="BA2000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5" w15:restartNumberingAfterBreak="0">
    <w:nsid w:val="1E710DEE"/>
    <w:multiLevelType w:val="hybridMultilevel"/>
    <w:tmpl w:val="276EED1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6" w15:restartNumberingAfterBreak="0">
    <w:nsid w:val="1E960D1B"/>
    <w:multiLevelType w:val="hybridMultilevel"/>
    <w:tmpl w:val="D5247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B77DBF"/>
    <w:multiLevelType w:val="hybridMultilevel"/>
    <w:tmpl w:val="CD385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CB72FE"/>
    <w:multiLevelType w:val="hybridMultilevel"/>
    <w:tmpl w:val="40DCA002"/>
    <w:lvl w:ilvl="0" w:tplc="FFFFFFFF">
      <w:start w:val="1"/>
      <w:numFmt w:val="decimal"/>
      <w:lvlText w:val="%1."/>
      <w:lvlJc w:val="left"/>
      <w:pPr>
        <w:ind w:left="720" w:hanging="360"/>
      </w:pPr>
      <w:rPr>
        <w:b w:val="0"/>
        <w:bCs w:val="0"/>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E25512"/>
    <w:multiLevelType w:val="hybridMultilevel"/>
    <w:tmpl w:val="C8CE35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0" w15:restartNumberingAfterBreak="0">
    <w:nsid w:val="20FD3DB4"/>
    <w:multiLevelType w:val="hybridMultilevel"/>
    <w:tmpl w:val="CFE62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16843EB"/>
    <w:multiLevelType w:val="hybridMultilevel"/>
    <w:tmpl w:val="7C98314C"/>
    <w:lvl w:ilvl="0" w:tplc="2842D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1CA0C24"/>
    <w:multiLevelType w:val="hybridMultilevel"/>
    <w:tmpl w:val="F0883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20D0FD6"/>
    <w:multiLevelType w:val="hybridMultilevel"/>
    <w:tmpl w:val="92A8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2751293"/>
    <w:multiLevelType w:val="hybridMultilevel"/>
    <w:tmpl w:val="9BE40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39C54DE"/>
    <w:multiLevelType w:val="hybridMultilevel"/>
    <w:tmpl w:val="1F5C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4091DFC"/>
    <w:multiLevelType w:val="hybridMultilevel"/>
    <w:tmpl w:val="1E725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44D4469"/>
    <w:multiLevelType w:val="hybridMultilevel"/>
    <w:tmpl w:val="484C0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535094D"/>
    <w:multiLevelType w:val="hybridMultilevel"/>
    <w:tmpl w:val="21FAB882"/>
    <w:lvl w:ilvl="0" w:tplc="FFFFFFFF">
      <w:start w:val="1"/>
      <w:numFmt w:val="decimal"/>
      <w:lvlText w:val="%1)"/>
      <w:lvlJc w:val="left"/>
      <w:pPr>
        <w:ind w:left="871"/>
      </w:pPr>
      <w:rPr>
        <w:rFonts w:ascii="Times New Roman" w:eastAsia="Arial" w:hAnsi="Times New Roman" w:cs="Times New Roman" w:hint="default"/>
        <w:b/>
        <w:bCs w:val="0"/>
        <w:i w:val="0"/>
        <w:strike w:val="0"/>
        <w:dstrike w:val="0"/>
        <w:color w:val="auto"/>
        <w:sz w:val="22"/>
        <w:szCs w:val="22"/>
        <w:u w:val="none" w:color="000000"/>
        <w:bdr w:val="none" w:sz="0" w:space="0" w:color="auto"/>
        <w:shd w:val="clear" w:color="auto" w:fill="auto"/>
        <w:vertAlign w:val="baseline"/>
      </w:rPr>
    </w:lvl>
    <w:lvl w:ilvl="1" w:tplc="FFFFFFFF">
      <w:start w:val="1"/>
      <w:numFmt w:val="bullet"/>
      <w:lvlText w:val="✓"/>
      <w:lvlJc w:val="left"/>
      <w:pPr>
        <w:ind w:left="10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abstractNum>
  <w:abstractNum w:abstractNumId="80" w15:restartNumberingAfterBreak="0">
    <w:nsid w:val="25C520C5"/>
    <w:multiLevelType w:val="hybridMultilevel"/>
    <w:tmpl w:val="99D05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64E3100"/>
    <w:multiLevelType w:val="hybridMultilevel"/>
    <w:tmpl w:val="28DC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6A95E05"/>
    <w:multiLevelType w:val="hybridMultilevel"/>
    <w:tmpl w:val="721E646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3" w15:restartNumberingAfterBreak="0">
    <w:nsid w:val="2781445D"/>
    <w:multiLevelType w:val="hybridMultilevel"/>
    <w:tmpl w:val="AA726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765DB8"/>
    <w:multiLevelType w:val="multilevel"/>
    <w:tmpl w:val="48987F18"/>
    <w:lvl w:ilvl="0">
      <w:start w:val="9"/>
      <w:numFmt w:val="decimal"/>
      <w:lvlText w:val="%1"/>
      <w:lvlJc w:val="left"/>
      <w:pPr>
        <w:ind w:left="400" w:hanging="40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320" w:hanging="2160"/>
      </w:pPr>
      <w:rPr>
        <w:rFonts w:hint="default"/>
      </w:rPr>
    </w:lvl>
  </w:abstractNum>
  <w:abstractNum w:abstractNumId="86" w15:restartNumberingAfterBreak="0">
    <w:nsid w:val="29945A48"/>
    <w:multiLevelType w:val="hybridMultilevel"/>
    <w:tmpl w:val="6C0C84E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9A67944"/>
    <w:multiLevelType w:val="hybridMultilevel"/>
    <w:tmpl w:val="FA868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9CB190F"/>
    <w:multiLevelType w:val="hybridMultilevel"/>
    <w:tmpl w:val="24EA8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A443487"/>
    <w:multiLevelType w:val="hybridMultilevel"/>
    <w:tmpl w:val="A6B2A39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0" w15:restartNumberingAfterBreak="0">
    <w:nsid w:val="2AD43DBE"/>
    <w:multiLevelType w:val="hybridMultilevel"/>
    <w:tmpl w:val="B4162038"/>
    <w:lvl w:ilvl="0" w:tplc="D2886708">
      <w:start w:val="5"/>
      <w:numFmt w:val="bullet"/>
      <w:lvlText w:val="-"/>
      <w:lvlJc w:val="left"/>
      <w:pPr>
        <w:ind w:left="720" w:hanging="360"/>
      </w:pPr>
      <w:rPr>
        <w:rFonts w:ascii="Times New Roman" w:eastAsia="Trebuchet MS" w:hAnsi="Times New Roman" w:cs="Times New Roman" w:hint="default"/>
        <w:i/>
        <w:w w:val="105"/>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B4B1DF0"/>
    <w:multiLevelType w:val="hybridMultilevel"/>
    <w:tmpl w:val="AE765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BBF0121"/>
    <w:multiLevelType w:val="hybridMultilevel"/>
    <w:tmpl w:val="DF6C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BEF1A0C"/>
    <w:multiLevelType w:val="hybridMultilevel"/>
    <w:tmpl w:val="D46EF69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4" w15:restartNumberingAfterBreak="0">
    <w:nsid w:val="2C03348C"/>
    <w:multiLevelType w:val="hybridMultilevel"/>
    <w:tmpl w:val="9B547A6C"/>
    <w:lvl w:ilvl="0" w:tplc="5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E0C3079"/>
    <w:multiLevelType w:val="hybridMultilevel"/>
    <w:tmpl w:val="B2A4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5CE560"/>
    <w:multiLevelType w:val="hybridMultilevel"/>
    <w:tmpl w:val="6F08E796"/>
    <w:lvl w:ilvl="0" w:tplc="1D080CCC">
      <w:start w:val="1"/>
      <w:numFmt w:val="bullet"/>
      <w:lvlText w:val="-"/>
      <w:lvlJc w:val="left"/>
      <w:pPr>
        <w:ind w:left="720" w:hanging="360"/>
      </w:pPr>
      <w:rPr>
        <w:rFonts w:ascii="Aptos" w:hAnsi="Aptos" w:hint="default"/>
      </w:rPr>
    </w:lvl>
    <w:lvl w:ilvl="1" w:tplc="51D60CF4">
      <w:start w:val="1"/>
      <w:numFmt w:val="bullet"/>
      <w:lvlText w:val="o"/>
      <w:lvlJc w:val="left"/>
      <w:pPr>
        <w:ind w:left="1440" w:hanging="360"/>
      </w:pPr>
      <w:rPr>
        <w:rFonts w:ascii="Courier New" w:hAnsi="Courier New" w:hint="default"/>
      </w:rPr>
    </w:lvl>
    <w:lvl w:ilvl="2" w:tplc="44BC5588">
      <w:start w:val="1"/>
      <w:numFmt w:val="bullet"/>
      <w:lvlText w:val=""/>
      <w:lvlJc w:val="left"/>
      <w:pPr>
        <w:ind w:left="2160" w:hanging="360"/>
      </w:pPr>
      <w:rPr>
        <w:rFonts w:ascii="Wingdings" w:hAnsi="Wingdings" w:hint="default"/>
      </w:rPr>
    </w:lvl>
    <w:lvl w:ilvl="3" w:tplc="B2F60C78">
      <w:start w:val="1"/>
      <w:numFmt w:val="bullet"/>
      <w:lvlText w:val=""/>
      <w:lvlJc w:val="left"/>
      <w:pPr>
        <w:ind w:left="2880" w:hanging="360"/>
      </w:pPr>
      <w:rPr>
        <w:rFonts w:ascii="Symbol" w:hAnsi="Symbol" w:hint="default"/>
      </w:rPr>
    </w:lvl>
    <w:lvl w:ilvl="4" w:tplc="9294E00A">
      <w:start w:val="1"/>
      <w:numFmt w:val="bullet"/>
      <w:lvlText w:val="o"/>
      <w:lvlJc w:val="left"/>
      <w:pPr>
        <w:ind w:left="3600" w:hanging="360"/>
      </w:pPr>
      <w:rPr>
        <w:rFonts w:ascii="Courier New" w:hAnsi="Courier New" w:hint="default"/>
      </w:rPr>
    </w:lvl>
    <w:lvl w:ilvl="5" w:tplc="6FAC942C">
      <w:start w:val="1"/>
      <w:numFmt w:val="bullet"/>
      <w:lvlText w:val=""/>
      <w:lvlJc w:val="left"/>
      <w:pPr>
        <w:ind w:left="4320" w:hanging="360"/>
      </w:pPr>
      <w:rPr>
        <w:rFonts w:ascii="Wingdings" w:hAnsi="Wingdings" w:hint="default"/>
      </w:rPr>
    </w:lvl>
    <w:lvl w:ilvl="6" w:tplc="E1AAF7B0">
      <w:start w:val="1"/>
      <w:numFmt w:val="bullet"/>
      <w:lvlText w:val=""/>
      <w:lvlJc w:val="left"/>
      <w:pPr>
        <w:ind w:left="5040" w:hanging="360"/>
      </w:pPr>
      <w:rPr>
        <w:rFonts w:ascii="Symbol" w:hAnsi="Symbol" w:hint="default"/>
      </w:rPr>
    </w:lvl>
    <w:lvl w:ilvl="7" w:tplc="CDD0308C">
      <w:start w:val="1"/>
      <w:numFmt w:val="bullet"/>
      <w:lvlText w:val="o"/>
      <w:lvlJc w:val="left"/>
      <w:pPr>
        <w:ind w:left="5760" w:hanging="360"/>
      </w:pPr>
      <w:rPr>
        <w:rFonts w:ascii="Courier New" w:hAnsi="Courier New" w:hint="default"/>
      </w:rPr>
    </w:lvl>
    <w:lvl w:ilvl="8" w:tplc="CBEA5520">
      <w:start w:val="1"/>
      <w:numFmt w:val="bullet"/>
      <w:lvlText w:val=""/>
      <w:lvlJc w:val="left"/>
      <w:pPr>
        <w:ind w:left="6480" w:hanging="360"/>
      </w:pPr>
      <w:rPr>
        <w:rFonts w:ascii="Wingdings" w:hAnsi="Wingdings" w:hint="default"/>
      </w:rPr>
    </w:lvl>
  </w:abstractNum>
  <w:abstractNum w:abstractNumId="97" w15:restartNumberingAfterBreak="0">
    <w:nsid w:val="2F5E63B9"/>
    <w:multiLevelType w:val="hybridMultilevel"/>
    <w:tmpl w:val="E2EC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0863F88"/>
    <w:multiLevelType w:val="hybridMultilevel"/>
    <w:tmpl w:val="ED2C53CA"/>
    <w:lvl w:ilvl="0" w:tplc="30E079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09C7E32"/>
    <w:multiLevelType w:val="hybridMultilevel"/>
    <w:tmpl w:val="1A04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0B30B33"/>
    <w:multiLevelType w:val="hybridMultilevel"/>
    <w:tmpl w:val="0FB25FB6"/>
    <w:lvl w:ilvl="0" w:tplc="382E99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E73AB9"/>
    <w:multiLevelType w:val="hybridMultilevel"/>
    <w:tmpl w:val="F9165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10F4388"/>
    <w:multiLevelType w:val="hybridMultilevel"/>
    <w:tmpl w:val="00145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1443097"/>
    <w:multiLevelType w:val="hybridMultilevel"/>
    <w:tmpl w:val="858E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147211E"/>
    <w:multiLevelType w:val="hybridMultilevel"/>
    <w:tmpl w:val="5BB0D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149034A"/>
    <w:multiLevelType w:val="hybridMultilevel"/>
    <w:tmpl w:val="CAAE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21DC7D2"/>
    <w:multiLevelType w:val="hybridMultilevel"/>
    <w:tmpl w:val="00AAB52C"/>
    <w:lvl w:ilvl="0" w:tplc="10E46BB0">
      <w:start w:val="1"/>
      <w:numFmt w:val="bullet"/>
      <w:lvlText w:val="a"/>
      <w:lvlJc w:val="left"/>
      <w:pPr>
        <w:ind w:left="720" w:hanging="360"/>
      </w:pPr>
      <w:rPr>
        <w:rFonts w:ascii="Times New Roman" w:hAnsi="Times New Roman" w:hint="default"/>
      </w:rPr>
    </w:lvl>
    <w:lvl w:ilvl="1" w:tplc="D988EA6C">
      <w:start w:val="1"/>
      <w:numFmt w:val="bullet"/>
      <w:lvlText w:val="o"/>
      <w:lvlJc w:val="left"/>
      <w:pPr>
        <w:ind w:left="1440" w:hanging="360"/>
      </w:pPr>
      <w:rPr>
        <w:rFonts w:ascii="Courier New" w:hAnsi="Courier New" w:hint="default"/>
      </w:rPr>
    </w:lvl>
    <w:lvl w:ilvl="2" w:tplc="D4D80E30">
      <w:start w:val="1"/>
      <w:numFmt w:val="bullet"/>
      <w:lvlText w:val=""/>
      <w:lvlJc w:val="left"/>
      <w:pPr>
        <w:ind w:left="2160" w:hanging="360"/>
      </w:pPr>
      <w:rPr>
        <w:rFonts w:ascii="Wingdings" w:hAnsi="Wingdings" w:hint="default"/>
      </w:rPr>
    </w:lvl>
    <w:lvl w:ilvl="3" w:tplc="9F5C21D8">
      <w:start w:val="1"/>
      <w:numFmt w:val="bullet"/>
      <w:lvlText w:val=""/>
      <w:lvlJc w:val="left"/>
      <w:pPr>
        <w:ind w:left="2880" w:hanging="360"/>
      </w:pPr>
      <w:rPr>
        <w:rFonts w:ascii="Symbol" w:hAnsi="Symbol" w:hint="default"/>
      </w:rPr>
    </w:lvl>
    <w:lvl w:ilvl="4" w:tplc="B8AE639C">
      <w:start w:val="1"/>
      <w:numFmt w:val="bullet"/>
      <w:lvlText w:val="o"/>
      <w:lvlJc w:val="left"/>
      <w:pPr>
        <w:ind w:left="3600" w:hanging="360"/>
      </w:pPr>
      <w:rPr>
        <w:rFonts w:ascii="Courier New" w:hAnsi="Courier New" w:hint="default"/>
      </w:rPr>
    </w:lvl>
    <w:lvl w:ilvl="5" w:tplc="AD86652A">
      <w:start w:val="1"/>
      <w:numFmt w:val="bullet"/>
      <w:lvlText w:val=""/>
      <w:lvlJc w:val="left"/>
      <w:pPr>
        <w:ind w:left="4320" w:hanging="360"/>
      </w:pPr>
      <w:rPr>
        <w:rFonts w:ascii="Wingdings" w:hAnsi="Wingdings" w:hint="default"/>
      </w:rPr>
    </w:lvl>
    <w:lvl w:ilvl="6" w:tplc="84985D58">
      <w:start w:val="1"/>
      <w:numFmt w:val="bullet"/>
      <w:lvlText w:val=""/>
      <w:lvlJc w:val="left"/>
      <w:pPr>
        <w:ind w:left="5040" w:hanging="360"/>
      </w:pPr>
      <w:rPr>
        <w:rFonts w:ascii="Symbol" w:hAnsi="Symbol" w:hint="default"/>
      </w:rPr>
    </w:lvl>
    <w:lvl w:ilvl="7" w:tplc="53FA0944">
      <w:start w:val="1"/>
      <w:numFmt w:val="bullet"/>
      <w:lvlText w:val="o"/>
      <w:lvlJc w:val="left"/>
      <w:pPr>
        <w:ind w:left="5760" w:hanging="360"/>
      </w:pPr>
      <w:rPr>
        <w:rFonts w:ascii="Courier New" w:hAnsi="Courier New" w:hint="default"/>
      </w:rPr>
    </w:lvl>
    <w:lvl w:ilvl="8" w:tplc="E06C2B9C">
      <w:start w:val="1"/>
      <w:numFmt w:val="bullet"/>
      <w:lvlText w:val=""/>
      <w:lvlJc w:val="left"/>
      <w:pPr>
        <w:ind w:left="6480" w:hanging="360"/>
      </w:pPr>
      <w:rPr>
        <w:rFonts w:ascii="Wingdings" w:hAnsi="Wingdings" w:hint="default"/>
      </w:rPr>
    </w:lvl>
  </w:abstractNum>
  <w:abstractNum w:abstractNumId="107" w15:restartNumberingAfterBreak="0">
    <w:nsid w:val="33933A12"/>
    <w:multiLevelType w:val="hybridMultilevel"/>
    <w:tmpl w:val="1380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3B2933B"/>
    <w:multiLevelType w:val="hybridMultilevel"/>
    <w:tmpl w:val="4C107BDC"/>
    <w:lvl w:ilvl="0" w:tplc="20FCBE4C">
      <w:start w:val="1"/>
      <w:numFmt w:val="lowerLetter"/>
      <w:lvlText w:val="%1)"/>
      <w:lvlJc w:val="left"/>
      <w:pPr>
        <w:ind w:left="720" w:hanging="360"/>
      </w:pPr>
    </w:lvl>
    <w:lvl w:ilvl="1" w:tplc="E14E1F94">
      <w:start w:val="1"/>
      <w:numFmt w:val="lowerLetter"/>
      <w:lvlText w:val="%2."/>
      <w:lvlJc w:val="left"/>
      <w:pPr>
        <w:ind w:left="1440" w:hanging="360"/>
      </w:pPr>
    </w:lvl>
    <w:lvl w:ilvl="2" w:tplc="D5EEAA2A">
      <w:start w:val="1"/>
      <w:numFmt w:val="lowerRoman"/>
      <w:lvlText w:val="%3."/>
      <w:lvlJc w:val="right"/>
      <w:pPr>
        <w:ind w:left="2160" w:hanging="180"/>
      </w:pPr>
    </w:lvl>
    <w:lvl w:ilvl="3" w:tplc="85A23910">
      <w:start w:val="1"/>
      <w:numFmt w:val="decimal"/>
      <w:lvlText w:val="%4."/>
      <w:lvlJc w:val="left"/>
      <w:pPr>
        <w:ind w:left="2880" w:hanging="360"/>
      </w:pPr>
    </w:lvl>
    <w:lvl w:ilvl="4" w:tplc="A426ECA4">
      <w:start w:val="1"/>
      <w:numFmt w:val="lowerLetter"/>
      <w:lvlText w:val="%5."/>
      <w:lvlJc w:val="left"/>
      <w:pPr>
        <w:ind w:left="3600" w:hanging="360"/>
      </w:pPr>
    </w:lvl>
    <w:lvl w:ilvl="5" w:tplc="FE52455A">
      <w:start w:val="1"/>
      <w:numFmt w:val="lowerRoman"/>
      <w:lvlText w:val="%6."/>
      <w:lvlJc w:val="right"/>
      <w:pPr>
        <w:ind w:left="4320" w:hanging="180"/>
      </w:pPr>
    </w:lvl>
    <w:lvl w:ilvl="6" w:tplc="0AD87BB6">
      <w:start w:val="1"/>
      <w:numFmt w:val="decimal"/>
      <w:lvlText w:val="%7."/>
      <w:lvlJc w:val="left"/>
      <w:pPr>
        <w:ind w:left="5040" w:hanging="360"/>
      </w:pPr>
    </w:lvl>
    <w:lvl w:ilvl="7" w:tplc="6CE4D2C6">
      <w:start w:val="1"/>
      <w:numFmt w:val="lowerLetter"/>
      <w:lvlText w:val="%8."/>
      <w:lvlJc w:val="left"/>
      <w:pPr>
        <w:ind w:left="5760" w:hanging="360"/>
      </w:pPr>
    </w:lvl>
    <w:lvl w:ilvl="8" w:tplc="9A1CA34A">
      <w:start w:val="1"/>
      <w:numFmt w:val="lowerRoman"/>
      <w:lvlText w:val="%9."/>
      <w:lvlJc w:val="right"/>
      <w:pPr>
        <w:ind w:left="6480" w:hanging="180"/>
      </w:pPr>
    </w:lvl>
  </w:abstractNum>
  <w:abstractNum w:abstractNumId="109" w15:restartNumberingAfterBreak="0">
    <w:nsid w:val="347E3EAB"/>
    <w:multiLevelType w:val="hybridMultilevel"/>
    <w:tmpl w:val="9110829C"/>
    <w:lvl w:ilvl="0" w:tplc="4198D1E4">
      <w:start w:val="1"/>
      <w:numFmt w:val="bullet"/>
      <w:lvlText w:val=""/>
      <w:lvlJc w:val="left"/>
      <w:pPr>
        <w:ind w:left="1080" w:hanging="360"/>
      </w:pPr>
      <w:rPr>
        <w:rFonts w:ascii="Symbol" w:hAnsi="Symbol" w:hint="default"/>
      </w:rPr>
    </w:lvl>
    <w:lvl w:ilvl="1" w:tplc="C21AD844">
      <w:start w:val="1"/>
      <w:numFmt w:val="bullet"/>
      <w:lvlText w:val="o"/>
      <w:lvlJc w:val="left"/>
      <w:pPr>
        <w:ind w:left="1800" w:hanging="360"/>
      </w:pPr>
      <w:rPr>
        <w:rFonts w:ascii="Courier New" w:hAnsi="Courier New" w:hint="default"/>
      </w:rPr>
    </w:lvl>
    <w:lvl w:ilvl="2" w:tplc="569AB1B2">
      <w:start w:val="1"/>
      <w:numFmt w:val="bullet"/>
      <w:lvlText w:val=""/>
      <w:lvlJc w:val="left"/>
      <w:pPr>
        <w:ind w:left="2520" w:hanging="360"/>
      </w:pPr>
      <w:rPr>
        <w:rFonts w:ascii="Wingdings" w:hAnsi="Wingdings" w:hint="default"/>
      </w:rPr>
    </w:lvl>
    <w:lvl w:ilvl="3" w:tplc="7D8E2682">
      <w:start w:val="1"/>
      <w:numFmt w:val="bullet"/>
      <w:lvlText w:val=""/>
      <w:lvlJc w:val="left"/>
      <w:pPr>
        <w:ind w:left="3240" w:hanging="360"/>
      </w:pPr>
      <w:rPr>
        <w:rFonts w:ascii="Symbol" w:hAnsi="Symbol" w:hint="default"/>
      </w:rPr>
    </w:lvl>
    <w:lvl w:ilvl="4" w:tplc="97A0776E">
      <w:start w:val="1"/>
      <w:numFmt w:val="bullet"/>
      <w:lvlText w:val="o"/>
      <w:lvlJc w:val="left"/>
      <w:pPr>
        <w:ind w:left="3960" w:hanging="360"/>
      </w:pPr>
      <w:rPr>
        <w:rFonts w:ascii="Courier New" w:hAnsi="Courier New" w:hint="default"/>
      </w:rPr>
    </w:lvl>
    <w:lvl w:ilvl="5" w:tplc="36943590">
      <w:start w:val="1"/>
      <w:numFmt w:val="bullet"/>
      <w:lvlText w:val=""/>
      <w:lvlJc w:val="left"/>
      <w:pPr>
        <w:ind w:left="4680" w:hanging="360"/>
      </w:pPr>
      <w:rPr>
        <w:rFonts w:ascii="Wingdings" w:hAnsi="Wingdings" w:hint="default"/>
      </w:rPr>
    </w:lvl>
    <w:lvl w:ilvl="6" w:tplc="68285236">
      <w:start w:val="1"/>
      <w:numFmt w:val="bullet"/>
      <w:lvlText w:val=""/>
      <w:lvlJc w:val="left"/>
      <w:pPr>
        <w:ind w:left="5400" w:hanging="360"/>
      </w:pPr>
      <w:rPr>
        <w:rFonts w:ascii="Symbol" w:hAnsi="Symbol" w:hint="default"/>
      </w:rPr>
    </w:lvl>
    <w:lvl w:ilvl="7" w:tplc="3FCA7DD6">
      <w:start w:val="1"/>
      <w:numFmt w:val="bullet"/>
      <w:lvlText w:val="o"/>
      <w:lvlJc w:val="left"/>
      <w:pPr>
        <w:ind w:left="6120" w:hanging="360"/>
      </w:pPr>
      <w:rPr>
        <w:rFonts w:ascii="Courier New" w:hAnsi="Courier New" w:hint="default"/>
      </w:rPr>
    </w:lvl>
    <w:lvl w:ilvl="8" w:tplc="0944BB7E">
      <w:start w:val="1"/>
      <w:numFmt w:val="bullet"/>
      <w:lvlText w:val=""/>
      <w:lvlJc w:val="left"/>
      <w:pPr>
        <w:ind w:left="6840" w:hanging="360"/>
      </w:pPr>
      <w:rPr>
        <w:rFonts w:ascii="Wingdings" w:hAnsi="Wingdings" w:hint="default"/>
      </w:rPr>
    </w:lvl>
  </w:abstractNum>
  <w:abstractNum w:abstractNumId="110" w15:restartNumberingAfterBreak="0">
    <w:nsid w:val="34B37ED4"/>
    <w:multiLevelType w:val="hybridMultilevel"/>
    <w:tmpl w:val="A4A61D0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1" w15:restartNumberingAfterBreak="0">
    <w:nsid w:val="34F743CB"/>
    <w:multiLevelType w:val="hybridMultilevel"/>
    <w:tmpl w:val="0AE8D2D6"/>
    <w:lvl w:ilvl="0" w:tplc="F79805EC">
      <w:start w:val="3"/>
      <w:numFmt w:val="decimal"/>
      <w:lvlText w:val="%1."/>
      <w:lvlJc w:val="left"/>
      <w:pPr>
        <w:ind w:left="720" w:hanging="360"/>
      </w:pPr>
    </w:lvl>
    <w:lvl w:ilvl="1" w:tplc="8B82816A">
      <w:start w:val="1"/>
      <w:numFmt w:val="lowerLetter"/>
      <w:lvlText w:val="%2."/>
      <w:lvlJc w:val="left"/>
      <w:pPr>
        <w:ind w:left="1440" w:hanging="360"/>
      </w:pPr>
    </w:lvl>
    <w:lvl w:ilvl="2" w:tplc="248EC4CC">
      <w:start w:val="1"/>
      <w:numFmt w:val="lowerRoman"/>
      <w:lvlText w:val="%3."/>
      <w:lvlJc w:val="right"/>
      <w:pPr>
        <w:ind w:left="2160" w:hanging="180"/>
      </w:pPr>
    </w:lvl>
    <w:lvl w:ilvl="3" w:tplc="3C0E520E">
      <w:start w:val="1"/>
      <w:numFmt w:val="decimal"/>
      <w:lvlText w:val="%4."/>
      <w:lvlJc w:val="left"/>
      <w:pPr>
        <w:ind w:left="2880" w:hanging="360"/>
      </w:pPr>
    </w:lvl>
    <w:lvl w:ilvl="4" w:tplc="72EE7EA4">
      <w:start w:val="1"/>
      <w:numFmt w:val="lowerLetter"/>
      <w:lvlText w:val="%5."/>
      <w:lvlJc w:val="left"/>
      <w:pPr>
        <w:ind w:left="3600" w:hanging="360"/>
      </w:pPr>
    </w:lvl>
    <w:lvl w:ilvl="5" w:tplc="F4062970">
      <w:start w:val="1"/>
      <w:numFmt w:val="lowerRoman"/>
      <w:lvlText w:val="%6."/>
      <w:lvlJc w:val="right"/>
      <w:pPr>
        <w:ind w:left="4320" w:hanging="180"/>
      </w:pPr>
    </w:lvl>
    <w:lvl w:ilvl="6" w:tplc="189A3DBE">
      <w:start w:val="1"/>
      <w:numFmt w:val="decimal"/>
      <w:lvlText w:val="%7."/>
      <w:lvlJc w:val="left"/>
      <w:pPr>
        <w:ind w:left="5040" w:hanging="360"/>
      </w:pPr>
    </w:lvl>
    <w:lvl w:ilvl="7" w:tplc="EE7EE66E">
      <w:start w:val="1"/>
      <w:numFmt w:val="lowerLetter"/>
      <w:lvlText w:val="%8."/>
      <w:lvlJc w:val="left"/>
      <w:pPr>
        <w:ind w:left="5760" w:hanging="360"/>
      </w:pPr>
    </w:lvl>
    <w:lvl w:ilvl="8" w:tplc="BA8282C6">
      <w:start w:val="1"/>
      <w:numFmt w:val="lowerRoman"/>
      <w:lvlText w:val="%9."/>
      <w:lvlJc w:val="right"/>
      <w:pPr>
        <w:ind w:left="6480" w:hanging="180"/>
      </w:pPr>
    </w:lvl>
  </w:abstractNum>
  <w:abstractNum w:abstractNumId="112"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62568EF"/>
    <w:multiLevelType w:val="hybridMultilevel"/>
    <w:tmpl w:val="DFCC1F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64F2DFC"/>
    <w:multiLevelType w:val="hybridMultilevel"/>
    <w:tmpl w:val="B8D2F016"/>
    <w:lvl w:ilvl="0" w:tplc="D2886708">
      <w:start w:val="5"/>
      <w:numFmt w:val="bullet"/>
      <w:lvlText w:val="-"/>
      <w:lvlJc w:val="left"/>
      <w:pPr>
        <w:ind w:left="785" w:hanging="360"/>
      </w:pPr>
      <w:rPr>
        <w:rFonts w:ascii="Times New Roman" w:eastAsia="Trebuchet MS" w:hAnsi="Times New Roman" w:cs="Times New Roman" w:hint="default"/>
        <w:i/>
        <w:w w:val="105"/>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15" w15:restartNumberingAfterBreak="0">
    <w:nsid w:val="36564238"/>
    <w:multiLevelType w:val="multilevel"/>
    <w:tmpl w:val="C5A622E8"/>
    <w:lvl w:ilvl="0">
      <w:start w:val="1"/>
      <w:numFmt w:val="decimal"/>
      <w:lvlText w:val="%1."/>
      <w:lvlJc w:val="left"/>
      <w:pPr>
        <w:ind w:left="360" w:hanging="360"/>
      </w:pPr>
      <w:rPr>
        <w:rFonts w:hint="default"/>
      </w:rPr>
    </w:lvl>
    <w:lvl w:ilvl="1">
      <w:start w:val="1"/>
      <w:numFmt w:val="decimal"/>
      <w:isLgl/>
      <w:lvlText w:val="%1.%2"/>
      <w:lvlJc w:val="left"/>
      <w:pPr>
        <w:ind w:left="1569" w:hanging="370"/>
      </w:pPr>
      <w:rPr>
        <w:rFonts w:hint="default"/>
        <w:w w:val="110"/>
      </w:rPr>
    </w:lvl>
    <w:lvl w:ilvl="2">
      <w:start w:val="1"/>
      <w:numFmt w:val="decimal"/>
      <w:isLgl/>
      <w:lvlText w:val="%1.%2.%3"/>
      <w:lvlJc w:val="left"/>
      <w:pPr>
        <w:ind w:left="2279" w:hanging="720"/>
      </w:pPr>
      <w:rPr>
        <w:rFonts w:hint="default"/>
        <w:w w:val="110"/>
      </w:rPr>
    </w:lvl>
    <w:lvl w:ilvl="3">
      <w:start w:val="1"/>
      <w:numFmt w:val="decimal"/>
      <w:isLgl/>
      <w:lvlText w:val="%1.%2.%3.%4"/>
      <w:lvlJc w:val="left"/>
      <w:pPr>
        <w:ind w:left="2999" w:hanging="1080"/>
      </w:pPr>
      <w:rPr>
        <w:rFonts w:hint="default"/>
        <w:w w:val="110"/>
      </w:rPr>
    </w:lvl>
    <w:lvl w:ilvl="4">
      <w:start w:val="1"/>
      <w:numFmt w:val="decimal"/>
      <w:isLgl/>
      <w:lvlText w:val="%1.%2.%3.%4.%5"/>
      <w:lvlJc w:val="left"/>
      <w:pPr>
        <w:ind w:left="3359" w:hanging="1080"/>
      </w:pPr>
      <w:rPr>
        <w:rFonts w:hint="default"/>
        <w:w w:val="110"/>
      </w:rPr>
    </w:lvl>
    <w:lvl w:ilvl="5">
      <w:start w:val="1"/>
      <w:numFmt w:val="decimal"/>
      <w:isLgl/>
      <w:lvlText w:val="%1.%2.%3.%4.%5.%6"/>
      <w:lvlJc w:val="left"/>
      <w:pPr>
        <w:ind w:left="4079" w:hanging="1440"/>
      </w:pPr>
      <w:rPr>
        <w:rFonts w:hint="default"/>
        <w:w w:val="110"/>
      </w:rPr>
    </w:lvl>
    <w:lvl w:ilvl="6">
      <w:start w:val="1"/>
      <w:numFmt w:val="decimal"/>
      <w:isLgl/>
      <w:lvlText w:val="%1.%2.%3.%4.%5.%6.%7"/>
      <w:lvlJc w:val="left"/>
      <w:pPr>
        <w:ind w:left="4439" w:hanging="1440"/>
      </w:pPr>
      <w:rPr>
        <w:rFonts w:hint="default"/>
        <w:w w:val="110"/>
      </w:rPr>
    </w:lvl>
    <w:lvl w:ilvl="7">
      <w:start w:val="1"/>
      <w:numFmt w:val="decimal"/>
      <w:isLgl/>
      <w:lvlText w:val="%1.%2.%3.%4.%5.%6.%7.%8"/>
      <w:lvlJc w:val="left"/>
      <w:pPr>
        <w:ind w:left="5159" w:hanging="1800"/>
      </w:pPr>
      <w:rPr>
        <w:rFonts w:hint="default"/>
        <w:w w:val="110"/>
      </w:rPr>
    </w:lvl>
    <w:lvl w:ilvl="8">
      <w:start w:val="1"/>
      <w:numFmt w:val="decimal"/>
      <w:isLgl/>
      <w:lvlText w:val="%1.%2.%3.%4.%5.%6.%7.%8.%9"/>
      <w:lvlJc w:val="left"/>
      <w:pPr>
        <w:ind w:left="5879" w:hanging="2160"/>
      </w:pPr>
      <w:rPr>
        <w:rFonts w:hint="default"/>
        <w:w w:val="110"/>
      </w:rPr>
    </w:lvl>
  </w:abstractNum>
  <w:abstractNum w:abstractNumId="116" w15:restartNumberingAfterBreak="0">
    <w:nsid w:val="37A028D9"/>
    <w:multiLevelType w:val="hybridMultilevel"/>
    <w:tmpl w:val="544A312C"/>
    <w:lvl w:ilvl="0" w:tplc="FFFFFFFF">
      <w:start w:val="1"/>
      <w:numFmt w:val="decimal"/>
      <w:lvlText w:val="%1)"/>
      <w:lvlJc w:val="left"/>
      <w:pPr>
        <w:ind w:left="360" w:hanging="360"/>
      </w:pPr>
    </w:lvl>
    <w:lvl w:ilvl="1" w:tplc="FFFFFFFF">
      <w:start w:val="1"/>
      <w:numFmt w:val="lowerLetter"/>
      <w:lvlText w:val="%2)"/>
      <w:lvlJc w:val="left"/>
      <w:pPr>
        <w:ind w:left="720" w:hanging="360"/>
      </w:pPr>
      <w:rPr>
        <w:rFonts w:hint="default"/>
      </w:rPr>
    </w:lvl>
    <w:lvl w:ilvl="2" w:tplc="FFFFFFFF">
      <w:start w:val="1"/>
      <w:numFmt w:val="lowerRoman"/>
      <w:lvlText w:val="%3)"/>
      <w:lvlJc w:val="left"/>
      <w:pPr>
        <w:ind w:left="1080" w:hanging="360"/>
      </w:pPr>
      <w:rPr>
        <w:rFonts w:hint="default"/>
        <w:sz w:val="22"/>
      </w:rPr>
    </w:lvl>
    <w:lvl w:ilvl="3" w:tplc="FFFFFFFF">
      <w:start w:val="1"/>
      <w:numFmt w:val="decimal"/>
      <w:lvlText w:val="(%4)"/>
      <w:lvlJc w:val="left"/>
      <w:pPr>
        <w:ind w:left="1440" w:hanging="360"/>
      </w:pPr>
      <w:rPr>
        <w:rFonts w:hint="default"/>
      </w:rPr>
    </w:lvl>
    <w:lvl w:ilvl="4" w:tplc="FFFFFFFF">
      <w:start w:val="1"/>
      <w:numFmt w:val="lowerLetter"/>
      <w:lvlText w:val="(%5)"/>
      <w:lvlJc w:val="left"/>
      <w:pPr>
        <w:ind w:left="1800" w:hanging="360"/>
      </w:pPr>
      <w:rPr>
        <w:rFonts w:hint="default"/>
      </w:rPr>
    </w:lvl>
    <w:lvl w:ilvl="5" w:tplc="FFFFFFFF">
      <w:start w:val="1"/>
      <w:numFmt w:val="lowerRoman"/>
      <w:lvlText w:val="(%6)"/>
      <w:lvlJc w:val="left"/>
      <w:pPr>
        <w:ind w:left="2160" w:hanging="360"/>
      </w:pPr>
      <w:rPr>
        <w:rFonts w:hint="default"/>
      </w:rPr>
    </w:lvl>
    <w:lvl w:ilvl="6" w:tplc="FFFFFFFF">
      <w:start w:val="1"/>
      <w:numFmt w:val="decimal"/>
      <w:lvlText w:val="%7."/>
      <w:lvlJc w:val="left"/>
      <w:pPr>
        <w:ind w:left="2520" w:hanging="360"/>
      </w:pPr>
      <w:rPr>
        <w:rFonts w:hint="default"/>
      </w:rPr>
    </w:lvl>
    <w:lvl w:ilvl="7" w:tplc="FFFFFFFF">
      <w:start w:val="1"/>
      <w:numFmt w:val="lowerLetter"/>
      <w:lvlText w:val="%8."/>
      <w:lvlJc w:val="left"/>
      <w:pPr>
        <w:ind w:left="2880" w:hanging="360"/>
      </w:pPr>
      <w:rPr>
        <w:rFonts w:hint="default"/>
      </w:rPr>
    </w:lvl>
    <w:lvl w:ilvl="8" w:tplc="FFFFFFFF">
      <w:start w:val="1"/>
      <w:numFmt w:val="lowerRoman"/>
      <w:lvlText w:val="%9."/>
      <w:lvlJc w:val="left"/>
      <w:pPr>
        <w:ind w:left="3240" w:hanging="360"/>
      </w:pPr>
      <w:rPr>
        <w:rFonts w:hint="default"/>
      </w:rPr>
    </w:lvl>
  </w:abstractNum>
  <w:abstractNum w:abstractNumId="117" w15:restartNumberingAfterBreak="0">
    <w:nsid w:val="38C0596E"/>
    <w:multiLevelType w:val="hybridMultilevel"/>
    <w:tmpl w:val="C046B52A"/>
    <w:lvl w:ilvl="0" w:tplc="626AD748">
      <w:start w:val="5"/>
      <w:numFmt w:val="decimal"/>
      <w:lvlText w:val="%1)"/>
      <w:lvlJc w:val="left"/>
      <w:pPr>
        <w:ind w:left="3240" w:hanging="360"/>
      </w:pPr>
      <w:rPr>
        <w:rFonts w:hint="default"/>
        <w:b w:val="0"/>
        <w:bCs/>
        <w:sz w:val="24"/>
        <w:szCs w:val="24"/>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8" w15:restartNumberingAfterBreak="0">
    <w:nsid w:val="38C17B9A"/>
    <w:multiLevelType w:val="hybridMultilevel"/>
    <w:tmpl w:val="356A9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93A23F7"/>
    <w:multiLevelType w:val="hybridMultilevel"/>
    <w:tmpl w:val="FB3E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9CF7B16"/>
    <w:multiLevelType w:val="multilevel"/>
    <w:tmpl w:val="873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9DE2680"/>
    <w:multiLevelType w:val="hybridMultilevel"/>
    <w:tmpl w:val="8AD4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A1E4289"/>
    <w:multiLevelType w:val="hybridMultilevel"/>
    <w:tmpl w:val="8B0CE73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3" w15:restartNumberingAfterBreak="0">
    <w:nsid w:val="3A576E67"/>
    <w:multiLevelType w:val="hybridMultilevel"/>
    <w:tmpl w:val="521EB47E"/>
    <w:lvl w:ilvl="0" w:tplc="D2886708">
      <w:start w:val="5"/>
      <w:numFmt w:val="bullet"/>
      <w:lvlText w:val="-"/>
      <w:lvlJc w:val="left"/>
      <w:pPr>
        <w:ind w:left="720" w:hanging="360"/>
      </w:pPr>
      <w:rPr>
        <w:rFonts w:ascii="Times New Roman" w:eastAsia="Trebuchet MS" w:hAnsi="Times New Roman" w:cs="Times New Roman" w:hint="default"/>
        <w:i/>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AAC0DBB"/>
    <w:multiLevelType w:val="hybridMultilevel"/>
    <w:tmpl w:val="7188E774"/>
    <w:lvl w:ilvl="0" w:tplc="CDAA73A0">
      <w:start w:val="1"/>
      <w:numFmt w:val="bullet"/>
      <w:pStyle w:val="Bullets"/>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25" w15:restartNumberingAfterBreak="0">
    <w:nsid w:val="3B2E0219"/>
    <w:multiLevelType w:val="hybridMultilevel"/>
    <w:tmpl w:val="5D0E5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B4F0AE8"/>
    <w:multiLevelType w:val="hybridMultilevel"/>
    <w:tmpl w:val="2A4856FC"/>
    <w:lvl w:ilvl="0" w:tplc="6F8E339E">
      <w:start w:val="1"/>
      <w:numFmt w:val="bullet"/>
      <w:lvlText w:val=""/>
      <w:lvlJc w:val="left"/>
      <w:pPr>
        <w:ind w:left="720" w:hanging="360"/>
      </w:pPr>
      <w:rPr>
        <w:rFonts w:ascii="Symbol" w:hAnsi="Symbol" w:hint="default"/>
      </w:rPr>
    </w:lvl>
    <w:lvl w:ilvl="1" w:tplc="A718B122">
      <w:start w:val="1"/>
      <w:numFmt w:val="bullet"/>
      <w:lvlText w:val="o"/>
      <w:lvlJc w:val="left"/>
      <w:pPr>
        <w:ind w:left="1440" w:hanging="360"/>
      </w:pPr>
      <w:rPr>
        <w:rFonts w:ascii="Courier New" w:hAnsi="Courier New" w:hint="default"/>
      </w:rPr>
    </w:lvl>
    <w:lvl w:ilvl="2" w:tplc="E2520ACC">
      <w:start w:val="1"/>
      <w:numFmt w:val="bullet"/>
      <w:lvlText w:val=""/>
      <w:lvlJc w:val="left"/>
      <w:pPr>
        <w:ind w:left="2160" w:hanging="360"/>
      </w:pPr>
      <w:rPr>
        <w:rFonts w:ascii="Wingdings" w:hAnsi="Wingdings" w:hint="default"/>
      </w:rPr>
    </w:lvl>
    <w:lvl w:ilvl="3" w:tplc="9F7ABAAC">
      <w:start w:val="1"/>
      <w:numFmt w:val="bullet"/>
      <w:lvlText w:val=""/>
      <w:lvlJc w:val="left"/>
      <w:pPr>
        <w:ind w:left="2880" w:hanging="360"/>
      </w:pPr>
      <w:rPr>
        <w:rFonts w:ascii="Symbol" w:hAnsi="Symbol" w:hint="default"/>
      </w:rPr>
    </w:lvl>
    <w:lvl w:ilvl="4" w:tplc="CBE47906">
      <w:start w:val="1"/>
      <w:numFmt w:val="bullet"/>
      <w:lvlText w:val="o"/>
      <w:lvlJc w:val="left"/>
      <w:pPr>
        <w:ind w:left="3600" w:hanging="360"/>
      </w:pPr>
      <w:rPr>
        <w:rFonts w:ascii="Courier New" w:hAnsi="Courier New" w:hint="default"/>
      </w:rPr>
    </w:lvl>
    <w:lvl w:ilvl="5" w:tplc="6F20BE4C">
      <w:start w:val="1"/>
      <w:numFmt w:val="bullet"/>
      <w:lvlText w:val=""/>
      <w:lvlJc w:val="left"/>
      <w:pPr>
        <w:ind w:left="4320" w:hanging="360"/>
      </w:pPr>
      <w:rPr>
        <w:rFonts w:ascii="Wingdings" w:hAnsi="Wingdings" w:hint="default"/>
      </w:rPr>
    </w:lvl>
    <w:lvl w:ilvl="6" w:tplc="DF8CB49C">
      <w:start w:val="1"/>
      <w:numFmt w:val="bullet"/>
      <w:lvlText w:val=""/>
      <w:lvlJc w:val="left"/>
      <w:pPr>
        <w:ind w:left="5040" w:hanging="360"/>
      </w:pPr>
      <w:rPr>
        <w:rFonts w:ascii="Symbol" w:hAnsi="Symbol" w:hint="default"/>
      </w:rPr>
    </w:lvl>
    <w:lvl w:ilvl="7" w:tplc="765E5016">
      <w:start w:val="1"/>
      <w:numFmt w:val="bullet"/>
      <w:lvlText w:val="o"/>
      <w:lvlJc w:val="left"/>
      <w:pPr>
        <w:ind w:left="5760" w:hanging="360"/>
      </w:pPr>
      <w:rPr>
        <w:rFonts w:ascii="Courier New" w:hAnsi="Courier New" w:hint="default"/>
      </w:rPr>
    </w:lvl>
    <w:lvl w:ilvl="8" w:tplc="E0047B78">
      <w:start w:val="1"/>
      <w:numFmt w:val="bullet"/>
      <w:lvlText w:val=""/>
      <w:lvlJc w:val="left"/>
      <w:pPr>
        <w:ind w:left="6480" w:hanging="360"/>
      </w:pPr>
      <w:rPr>
        <w:rFonts w:ascii="Wingdings" w:hAnsi="Wingdings" w:hint="default"/>
      </w:rPr>
    </w:lvl>
  </w:abstractNum>
  <w:abstractNum w:abstractNumId="127" w15:restartNumberingAfterBreak="0">
    <w:nsid w:val="3BC71227"/>
    <w:multiLevelType w:val="hybridMultilevel"/>
    <w:tmpl w:val="50E49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129" w15:restartNumberingAfterBreak="0">
    <w:nsid w:val="3CDB4CB6"/>
    <w:multiLevelType w:val="hybridMultilevel"/>
    <w:tmpl w:val="698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E1A24CE"/>
    <w:multiLevelType w:val="hybridMultilevel"/>
    <w:tmpl w:val="5DACE2F2"/>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1" w15:restartNumberingAfterBreak="0">
    <w:nsid w:val="3E47783C"/>
    <w:multiLevelType w:val="hybridMultilevel"/>
    <w:tmpl w:val="7AD8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E562C20"/>
    <w:multiLevelType w:val="hybridMultilevel"/>
    <w:tmpl w:val="42B0CF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3E795B3E"/>
    <w:multiLevelType w:val="hybridMultilevel"/>
    <w:tmpl w:val="3B463ABA"/>
    <w:lvl w:ilvl="0" w:tplc="17906A52">
      <w:start w:val="1"/>
      <w:numFmt w:val="decimal"/>
      <w:lvlText w:val="%1."/>
      <w:lvlJc w:val="left"/>
      <w:pPr>
        <w:ind w:left="720" w:hanging="360"/>
      </w:pPr>
      <w:rPr>
        <w:rFonts w:ascii="Times New Roman" w:eastAsiaTheme="minorEastAsia"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03FA0F"/>
    <w:multiLevelType w:val="hybridMultilevel"/>
    <w:tmpl w:val="79B0F89C"/>
    <w:lvl w:ilvl="0" w:tplc="3822DB44">
      <w:start w:val="1"/>
      <w:numFmt w:val="bullet"/>
      <w:lvlText w:val=""/>
      <w:lvlJc w:val="left"/>
      <w:pPr>
        <w:ind w:left="720" w:hanging="360"/>
      </w:pPr>
      <w:rPr>
        <w:rFonts w:ascii="Symbol" w:hAnsi="Symbol" w:hint="default"/>
      </w:rPr>
    </w:lvl>
    <w:lvl w:ilvl="1" w:tplc="83BC2E76">
      <w:start w:val="1"/>
      <w:numFmt w:val="bullet"/>
      <w:lvlText w:val="o"/>
      <w:lvlJc w:val="left"/>
      <w:pPr>
        <w:ind w:left="1440" w:hanging="360"/>
      </w:pPr>
      <w:rPr>
        <w:rFonts w:ascii="Courier New" w:hAnsi="Courier New" w:hint="default"/>
      </w:rPr>
    </w:lvl>
    <w:lvl w:ilvl="2" w:tplc="DF1267F8">
      <w:start w:val="1"/>
      <w:numFmt w:val="bullet"/>
      <w:lvlText w:val=""/>
      <w:lvlJc w:val="left"/>
      <w:pPr>
        <w:ind w:left="2160" w:hanging="360"/>
      </w:pPr>
      <w:rPr>
        <w:rFonts w:ascii="Wingdings" w:hAnsi="Wingdings" w:hint="default"/>
      </w:rPr>
    </w:lvl>
    <w:lvl w:ilvl="3" w:tplc="ECEE1870">
      <w:start w:val="1"/>
      <w:numFmt w:val="bullet"/>
      <w:lvlText w:val=""/>
      <w:lvlJc w:val="left"/>
      <w:pPr>
        <w:ind w:left="2880" w:hanging="360"/>
      </w:pPr>
      <w:rPr>
        <w:rFonts w:ascii="Symbol" w:hAnsi="Symbol" w:hint="default"/>
      </w:rPr>
    </w:lvl>
    <w:lvl w:ilvl="4" w:tplc="EEAA8D5A">
      <w:start w:val="1"/>
      <w:numFmt w:val="bullet"/>
      <w:lvlText w:val="o"/>
      <w:lvlJc w:val="left"/>
      <w:pPr>
        <w:ind w:left="3600" w:hanging="360"/>
      </w:pPr>
      <w:rPr>
        <w:rFonts w:ascii="Courier New" w:hAnsi="Courier New" w:hint="default"/>
      </w:rPr>
    </w:lvl>
    <w:lvl w:ilvl="5" w:tplc="5C466846">
      <w:start w:val="1"/>
      <w:numFmt w:val="bullet"/>
      <w:lvlText w:val=""/>
      <w:lvlJc w:val="left"/>
      <w:pPr>
        <w:ind w:left="4320" w:hanging="360"/>
      </w:pPr>
      <w:rPr>
        <w:rFonts w:ascii="Wingdings" w:hAnsi="Wingdings" w:hint="default"/>
      </w:rPr>
    </w:lvl>
    <w:lvl w:ilvl="6" w:tplc="BA944880">
      <w:start w:val="1"/>
      <w:numFmt w:val="bullet"/>
      <w:lvlText w:val=""/>
      <w:lvlJc w:val="left"/>
      <w:pPr>
        <w:ind w:left="5040" w:hanging="360"/>
      </w:pPr>
      <w:rPr>
        <w:rFonts w:ascii="Symbol" w:hAnsi="Symbol" w:hint="default"/>
      </w:rPr>
    </w:lvl>
    <w:lvl w:ilvl="7" w:tplc="C3F87B74">
      <w:start w:val="1"/>
      <w:numFmt w:val="bullet"/>
      <w:lvlText w:val="o"/>
      <w:lvlJc w:val="left"/>
      <w:pPr>
        <w:ind w:left="5760" w:hanging="360"/>
      </w:pPr>
      <w:rPr>
        <w:rFonts w:ascii="Courier New" w:hAnsi="Courier New" w:hint="default"/>
      </w:rPr>
    </w:lvl>
    <w:lvl w:ilvl="8" w:tplc="B65C7AE4">
      <w:start w:val="1"/>
      <w:numFmt w:val="bullet"/>
      <w:lvlText w:val=""/>
      <w:lvlJc w:val="left"/>
      <w:pPr>
        <w:ind w:left="6480" w:hanging="360"/>
      </w:pPr>
      <w:rPr>
        <w:rFonts w:ascii="Wingdings" w:hAnsi="Wingdings" w:hint="default"/>
      </w:rPr>
    </w:lvl>
  </w:abstractNum>
  <w:abstractNum w:abstractNumId="135" w15:restartNumberingAfterBreak="0">
    <w:nsid w:val="3F394109"/>
    <w:multiLevelType w:val="hybridMultilevel"/>
    <w:tmpl w:val="CE1C9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FD059C5"/>
    <w:multiLevelType w:val="hybridMultilevel"/>
    <w:tmpl w:val="4F3884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1CE2908A">
      <w:start w:val="1"/>
      <w:numFmt w:val="decimal"/>
      <w:lvlText w:val="%3."/>
      <w:lvlJc w:val="left"/>
      <w:pPr>
        <w:ind w:left="2340" w:hanging="360"/>
      </w:pPr>
      <w:rPr>
        <w:rFonts w:hint="default"/>
      </w:rPr>
    </w:lvl>
    <w:lvl w:ilvl="3" w:tplc="07E41F78">
      <w:numFmt w:val="bullet"/>
      <w:lvlText w:val="•"/>
      <w:lvlJc w:val="left"/>
      <w:pPr>
        <w:ind w:left="2880" w:hanging="360"/>
      </w:pPr>
      <w:rPr>
        <w:rFonts w:ascii="Times New Roman" w:eastAsiaTheme="minorEastAs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03D1488"/>
    <w:multiLevelType w:val="hybridMultilevel"/>
    <w:tmpl w:val="B4EA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0A3794B"/>
    <w:multiLevelType w:val="multilevel"/>
    <w:tmpl w:val="590EEE32"/>
    <w:lvl w:ilvl="0">
      <w:start w:val="7"/>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9" w15:restartNumberingAfterBreak="0">
    <w:nsid w:val="41190C55"/>
    <w:multiLevelType w:val="hybridMultilevel"/>
    <w:tmpl w:val="B47C9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3B1CC48"/>
    <w:multiLevelType w:val="hybridMultilevel"/>
    <w:tmpl w:val="00D68BA8"/>
    <w:lvl w:ilvl="0" w:tplc="2910A77E">
      <w:start w:val="1"/>
      <w:numFmt w:val="bullet"/>
      <w:lvlText w:val="a"/>
      <w:lvlJc w:val="left"/>
      <w:pPr>
        <w:ind w:left="720" w:hanging="360"/>
      </w:pPr>
      <w:rPr>
        <w:rFonts w:ascii="Times New Roman" w:hAnsi="Times New Roman" w:hint="default"/>
      </w:rPr>
    </w:lvl>
    <w:lvl w:ilvl="1" w:tplc="FABED8AA">
      <w:start w:val="1"/>
      <w:numFmt w:val="bullet"/>
      <w:lvlText w:val="o"/>
      <w:lvlJc w:val="left"/>
      <w:pPr>
        <w:ind w:left="1440" w:hanging="360"/>
      </w:pPr>
      <w:rPr>
        <w:rFonts w:ascii="Courier New" w:hAnsi="Courier New" w:hint="default"/>
      </w:rPr>
    </w:lvl>
    <w:lvl w:ilvl="2" w:tplc="95427E2C">
      <w:start w:val="1"/>
      <w:numFmt w:val="bullet"/>
      <w:lvlText w:val=""/>
      <w:lvlJc w:val="left"/>
      <w:pPr>
        <w:ind w:left="2160" w:hanging="360"/>
      </w:pPr>
      <w:rPr>
        <w:rFonts w:ascii="Wingdings" w:hAnsi="Wingdings" w:hint="default"/>
      </w:rPr>
    </w:lvl>
    <w:lvl w:ilvl="3" w:tplc="E02225B2">
      <w:start w:val="1"/>
      <w:numFmt w:val="bullet"/>
      <w:lvlText w:val=""/>
      <w:lvlJc w:val="left"/>
      <w:pPr>
        <w:ind w:left="2880" w:hanging="360"/>
      </w:pPr>
      <w:rPr>
        <w:rFonts w:ascii="Symbol" w:hAnsi="Symbol" w:hint="default"/>
      </w:rPr>
    </w:lvl>
    <w:lvl w:ilvl="4" w:tplc="646A9C54">
      <w:start w:val="1"/>
      <w:numFmt w:val="bullet"/>
      <w:lvlText w:val="o"/>
      <w:lvlJc w:val="left"/>
      <w:pPr>
        <w:ind w:left="3600" w:hanging="360"/>
      </w:pPr>
      <w:rPr>
        <w:rFonts w:ascii="Courier New" w:hAnsi="Courier New" w:hint="default"/>
      </w:rPr>
    </w:lvl>
    <w:lvl w:ilvl="5" w:tplc="D428AF7A">
      <w:start w:val="1"/>
      <w:numFmt w:val="bullet"/>
      <w:lvlText w:val=""/>
      <w:lvlJc w:val="left"/>
      <w:pPr>
        <w:ind w:left="4320" w:hanging="360"/>
      </w:pPr>
      <w:rPr>
        <w:rFonts w:ascii="Wingdings" w:hAnsi="Wingdings" w:hint="default"/>
      </w:rPr>
    </w:lvl>
    <w:lvl w:ilvl="6" w:tplc="5A7843E2">
      <w:start w:val="1"/>
      <w:numFmt w:val="bullet"/>
      <w:lvlText w:val=""/>
      <w:lvlJc w:val="left"/>
      <w:pPr>
        <w:ind w:left="5040" w:hanging="360"/>
      </w:pPr>
      <w:rPr>
        <w:rFonts w:ascii="Symbol" w:hAnsi="Symbol" w:hint="default"/>
      </w:rPr>
    </w:lvl>
    <w:lvl w:ilvl="7" w:tplc="9C84F0F2">
      <w:start w:val="1"/>
      <w:numFmt w:val="bullet"/>
      <w:lvlText w:val="o"/>
      <w:lvlJc w:val="left"/>
      <w:pPr>
        <w:ind w:left="5760" w:hanging="360"/>
      </w:pPr>
      <w:rPr>
        <w:rFonts w:ascii="Courier New" w:hAnsi="Courier New" w:hint="default"/>
      </w:rPr>
    </w:lvl>
    <w:lvl w:ilvl="8" w:tplc="1FD236EA">
      <w:start w:val="1"/>
      <w:numFmt w:val="bullet"/>
      <w:lvlText w:val=""/>
      <w:lvlJc w:val="left"/>
      <w:pPr>
        <w:ind w:left="6480" w:hanging="360"/>
      </w:pPr>
      <w:rPr>
        <w:rFonts w:ascii="Wingdings" w:hAnsi="Wingdings" w:hint="default"/>
      </w:rPr>
    </w:lvl>
  </w:abstractNum>
  <w:abstractNum w:abstractNumId="143" w15:restartNumberingAfterBreak="0">
    <w:nsid w:val="4413E79B"/>
    <w:multiLevelType w:val="hybridMultilevel"/>
    <w:tmpl w:val="5C58F4C8"/>
    <w:lvl w:ilvl="0" w:tplc="3A94AA0A">
      <w:start w:val="1"/>
      <w:numFmt w:val="bullet"/>
      <w:lvlText w:val=""/>
      <w:lvlJc w:val="left"/>
      <w:pPr>
        <w:ind w:left="720" w:hanging="360"/>
      </w:pPr>
      <w:rPr>
        <w:rFonts w:ascii="Symbol" w:hAnsi="Symbol" w:hint="default"/>
      </w:rPr>
    </w:lvl>
    <w:lvl w:ilvl="1" w:tplc="DC7402DA">
      <w:start w:val="1"/>
      <w:numFmt w:val="bullet"/>
      <w:lvlText w:val="o"/>
      <w:lvlJc w:val="left"/>
      <w:pPr>
        <w:ind w:left="1440" w:hanging="360"/>
      </w:pPr>
      <w:rPr>
        <w:rFonts w:ascii="Courier New" w:hAnsi="Courier New" w:hint="default"/>
      </w:rPr>
    </w:lvl>
    <w:lvl w:ilvl="2" w:tplc="B6C4EDFE">
      <w:start w:val="1"/>
      <w:numFmt w:val="bullet"/>
      <w:lvlText w:val=""/>
      <w:lvlJc w:val="left"/>
      <w:pPr>
        <w:ind w:left="2160" w:hanging="360"/>
      </w:pPr>
      <w:rPr>
        <w:rFonts w:ascii="Wingdings" w:hAnsi="Wingdings" w:hint="default"/>
      </w:rPr>
    </w:lvl>
    <w:lvl w:ilvl="3" w:tplc="CE144DC2">
      <w:start w:val="1"/>
      <w:numFmt w:val="bullet"/>
      <w:lvlText w:val=""/>
      <w:lvlJc w:val="left"/>
      <w:pPr>
        <w:ind w:left="2880" w:hanging="360"/>
      </w:pPr>
      <w:rPr>
        <w:rFonts w:ascii="Symbol" w:hAnsi="Symbol" w:hint="default"/>
      </w:rPr>
    </w:lvl>
    <w:lvl w:ilvl="4" w:tplc="991647E4">
      <w:start w:val="1"/>
      <w:numFmt w:val="bullet"/>
      <w:lvlText w:val="o"/>
      <w:lvlJc w:val="left"/>
      <w:pPr>
        <w:ind w:left="3600" w:hanging="360"/>
      </w:pPr>
      <w:rPr>
        <w:rFonts w:ascii="Courier New" w:hAnsi="Courier New" w:hint="default"/>
      </w:rPr>
    </w:lvl>
    <w:lvl w:ilvl="5" w:tplc="66BCBB0E">
      <w:start w:val="1"/>
      <w:numFmt w:val="bullet"/>
      <w:lvlText w:val=""/>
      <w:lvlJc w:val="left"/>
      <w:pPr>
        <w:ind w:left="4320" w:hanging="360"/>
      </w:pPr>
      <w:rPr>
        <w:rFonts w:ascii="Wingdings" w:hAnsi="Wingdings" w:hint="default"/>
      </w:rPr>
    </w:lvl>
    <w:lvl w:ilvl="6" w:tplc="9D7049AE">
      <w:start w:val="1"/>
      <w:numFmt w:val="bullet"/>
      <w:lvlText w:val=""/>
      <w:lvlJc w:val="left"/>
      <w:pPr>
        <w:ind w:left="5040" w:hanging="360"/>
      </w:pPr>
      <w:rPr>
        <w:rFonts w:ascii="Symbol" w:hAnsi="Symbol" w:hint="default"/>
      </w:rPr>
    </w:lvl>
    <w:lvl w:ilvl="7" w:tplc="EE945408">
      <w:start w:val="1"/>
      <w:numFmt w:val="bullet"/>
      <w:lvlText w:val="o"/>
      <w:lvlJc w:val="left"/>
      <w:pPr>
        <w:ind w:left="5760" w:hanging="360"/>
      </w:pPr>
      <w:rPr>
        <w:rFonts w:ascii="Courier New" w:hAnsi="Courier New" w:hint="default"/>
      </w:rPr>
    </w:lvl>
    <w:lvl w:ilvl="8" w:tplc="3072CB6A">
      <w:start w:val="1"/>
      <w:numFmt w:val="bullet"/>
      <w:lvlText w:val=""/>
      <w:lvlJc w:val="left"/>
      <w:pPr>
        <w:ind w:left="6480" w:hanging="360"/>
      </w:pPr>
      <w:rPr>
        <w:rFonts w:ascii="Wingdings" w:hAnsi="Wingdings" w:hint="default"/>
      </w:rPr>
    </w:lvl>
  </w:abstractNum>
  <w:abstractNum w:abstractNumId="144" w15:restartNumberingAfterBreak="0">
    <w:nsid w:val="449E1B4F"/>
    <w:multiLevelType w:val="hybridMultilevel"/>
    <w:tmpl w:val="6BCC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5DA7E4F"/>
    <w:multiLevelType w:val="hybridMultilevel"/>
    <w:tmpl w:val="07D497FC"/>
    <w:lvl w:ilvl="0" w:tplc="8446D41E">
      <w:start w:val="1"/>
      <w:numFmt w:val="upp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46100CD1"/>
    <w:multiLevelType w:val="hybridMultilevel"/>
    <w:tmpl w:val="C54E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6432574"/>
    <w:multiLevelType w:val="hybridMultilevel"/>
    <w:tmpl w:val="8CBEDA4A"/>
    <w:lvl w:ilvl="0" w:tplc="CD06D63C">
      <w:start w:val="1"/>
      <w:numFmt w:val="bullet"/>
      <w:lvlText w:val=""/>
      <w:lvlJc w:val="left"/>
      <w:pPr>
        <w:ind w:left="720" w:hanging="360"/>
      </w:pPr>
      <w:rPr>
        <w:rFonts w:ascii="Symbol" w:hAnsi="Symbol" w:hint="default"/>
      </w:rPr>
    </w:lvl>
    <w:lvl w:ilvl="1" w:tplc="5666DDE8">
      <w:start w:val="1"/>
      <w:numFmt w:val="bullet"/>
      <w:lvlText w:val="o"/>
      <w:lvlJc w:val="left"/>
      <w:pPr>
        <w:ind w:left="1440" w:hanging="360"/>
      </w:pPr>
      <w:rPr>
        <w:rFonts w:ascii="Courier New" w:hAnsi="Courier New" w:hint="default"/>
      </w:rPr>
    </w:lvl>
    <w:lvl w:ilvl="2" w:tplc="A6F23B24">
      <w:start w:val="1"/>
      <w:numFmt w:val="bullet"/>
      <w:lvlText w:val=""/>
      <w:lvlJc w:val="left"/>
      <w:pPr>
        <w:ind w:left="2160" w:hanging="360"/>
      </w:pPr>
      <w:rPr>
        <w:rFonts w:ascii="Wingdings" w:hAnsi="Wingdings" w:hint="default"/>
      </w:rPr>
    </w:lvl>
    <w:lvl w:ilvl="3" w:tplc="5BD4312C">
      <w:start w:val="1"/>
      <w:numFmt w:val="bullet"/>
      <w:lvlText w:val=""/>
      <w:lvlJc w:val="left"/>
      <w:pPr>
        <w:ind w:left="2880" w:hanging="360"/>
      </w:pPr>
      <w:rPr>
        <w:rFonts w:ascii="Symbol" w:hAnsi="Symbol" w:hint="default"/>
      </w:rPr>
    </w:lvl>
    <w:lvl w:ilvl="4" w:tplc="E66EACCA">
      <w:start w:val="1"/>
      <w:numFmt w:val="bullet"/>
      <w:lvlText w:val="o"/>
      <w:lvlJc w:val="left"/>
      <w:pPr>
        <w:ind w:left="3600" w:hanging="360"/>
      </w:pPr>
      <w:rPr>
        <w:rFonts w:ascii="Courier New" w:hAnsi="Courier New" w:hint="default"/>
      </w:rPr>
    </w:lvl>
    <w:lvl w:ilvl="5" w:tplc="4782AD20">
      <w:start w:val="1"/>
      <w:numFmt w:val="bullet"/>
      <w:lvlText w:val=""/>
      <w:lvlJc w:val="left"/>
      <w:pPr>
        <w:ind w:left="4320" w:hanging="360"/>
      </w:pPr>
      <w:rPr>
        <w:rFonts w:ascii="Wingdings" w:hAnsi="Wingdings" w:hint="default"/>
      </w:rPr>
    </w:lvl>
    <w:lvl w:ilvl="6" w:tplc="32927674">
      <w:start w:val="1"/>
      <w:numFmt w:val="bullet"/>
      <w:lvlText w:val=""/>
      <w:lvlJc w:val="left"/>
      <w:pPr>
        <w:ind w:left="5040" w:hanging="360"/>
      </w:pPr>
      <w:rPr>
        <w:rFonts w:ascii="Symbol" w:hAnsi="Symbol" w:hint="default"/>
      </w:rPr>
    </w:lvl>
    <w:lvl w:ilvl="7" w:tplc="C87E086A">
      <w:start w:val="1"/>
      <w:numFmt w:val="bullet"/>
      <w:lvlText w:val="o"/>
      <w:lvlJc w:val="left"/>
      <w:pPr>
        <w:ind w:left="5760" w:hanging="360"/>
      </w:pPr>
      <w:rPr>
        <w:rFonts w:ascii="Courier New" w:hAnsi="Courier New" w:hint="default"/>
      </w:rPr>
    </w:lvl>
    <w:lvl w:ilvl="8" w:tplc="10224682">
      <w:start w:val="1"/>
      <w:numFmt w:val="bullet"/>
      <w:lvlText w:val=""/>
      <w:lvlJc w:val="left"/>
      <w:pPr>
        <w:ind w:left="6480" w:hanging="360"/>
      </w:pPr>
      <w:rPr>
        <w:rFonts w:ascii="Wingdings" w:hAnsi="Wingdings" w:hint="default"/>
      </w:rPr>
    </w:lvl>
  </w:abstractNum>
  <w:abstractNum w:abstractNumId="148" w15:restartNumberingAfterBreak="0">
    <w:nsid w:val="46C71160"/>
    <w:multiLevelType w:val="hybridMultilevel"/>
    <w:tmpl w:val="8EF82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7833159"/>
    <w:multiLevelType w:val="hybridMultilevel"/>
    <w:tmpl w:val="B47EB7E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0" w15:restartNumberingAfterBreak="0">
    <w:nsid w:val="48496E2C"/>
    <w:multiLevelType w:val="hybridMultilevel"/>
    <w:tmpl w:val="A87632F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1" w15:restartNumberingAfterBreak="0">
    <w:nsid w:val="487A4725"/>
    <w:multiLevelType w:val="hybridMultilevel"/>
    <w:tmpl w:val="1AE0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8D4364D"/>
    <w:multiLevelType w:val="hybridMultilevel"/>
    <w:tmpl w:val="CD4089E6"/>
    <w:lvl w:ilvl="0" w:tplc="0409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3" w15:restartNumberingAfterBreak="0">
    <w:nsid w:val="48FD685F"/>
    <w:multiLevelType w:val="hybridMultilevel"/>
    <w:tmpl w:val="AE765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9A756DF"/>
    <w:multiLevelType w:val="hybridMultilevel"/>
    <w:tmpl w:val="EB5A6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9E815CB"/>
    <w:multiLevelType w:val="hybridMultilevel"/>
    <w:tmpl w:val="85BCE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9F44BB8"/>
    <w:multiLevelType w:val="hybridMultilevel"/>
    <w:tmpl w:val="0E2C1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9F91C90"/>
    <w:multiLevelType w:val="hybridMultilevel"/>
    <w:tmpl w:val="05E8E2E4"/>
    <w:lvl w:ilvl="0" w:tplc="C75E009C">
      <w:start w:val="1"/>
      <w:numFmt w:val="bullet"/>
      <w:lvlText w:val=""/>
      <w:lvlJc w:val="left"/>
      <w:pPr>
        <w:ind w:left="1760" w:hanging="360"/>
      </w:pPr>
      <w:rPr>
        <w:rFonts w:ascii="Symbol" w:hAnsi="Symbol"/>
      </w:rPr>
    </w:lvl>
    <w:lvl w:ilvl="1" w:tplc="D5A6F7F0">
      <w:start w:val="1"/>
      <w:numFmt w:val="bullet"/>
      <w:lvlText w:val=""/>
      <w:lvlJc w:val="left"/>
      <w:pPr>
        <w:ind w:left="1760" w:hanging="360"/>
      </w:pPr>
      <w:rPr>
        <w:rFonts w:ascii="Symbol" w:hAnsi="Symbol"/>
      </w:rPr>
    </w:lvl>
    <w:lvl w:ilvl="2" w:tplc="71506770">
      <w:start w:val="1"/>
      <w:numFmt w:val="bullet"/>
      <w:lvlText w:val=""/>
      <w:lvlJc w:val="left"/>
      <w:pPr>
        <w:ind w:left="1760" w:hanging="360"/>
      </w:pPr>
      <w:rPr>
        <w:rFonts w:ascii="Symbol" w:hAnsi="Symbol"/>
      </w:rPr>
    </w:lvl>
    <w:lvl w:ilvl="3" w:tplc="B6544F50">
      <w:start w:val="1"/>
      <w:numFmt w:val="bullet"/>
      <w:lvlText w:val=""/>
      <w:lvlJc w:val="left"/>
      <w:pPr>
        <w:ind w:left="1760" w:hanging="360"/>
      </w:pPr>
      <w:rPr>
        <w:rFonts w:ascii="Symbol" w:hAnsi="Symbol"/>
      </w:rPr>
    </w:lvl>
    <w:lvl w:ilvl="4" w:tplc="04963D84">
      <w:start w:val="1"/>
      <w:numFmt w:val="bullet"/>
      <w:lvlText w:val=""/>
      <w:lvlJc w:val="left"/>
      <w:pPr>
        <w:ind w:left="1760" w:hanging="360"/>
      </w:pPr>
      <w:rPr>
        <w:rFonts w:ascii="Symbol" w:hAnsi="Symbol"/>
      </w:rPr>
    </w:lvl>
    <w:lvl w:ilvl="5" w:tplc="45DA1846">
      <w:start w:val="1"/>
      <w:numFmt w:val="bullet"/>
      <w:lvlText w:val=""/>
      <w:lvlJc w:val="left"/>
      <w:pPr>
        <w:ind w:left="1760" w:hanging="360"/>
      </w:pPr>
      <w:rPr>
        <w:rFonts w:ascii="Symbol" w:hAnsi="Symbol"/>
      </w:rPr>
    </w:lvl>
    <w:lvl w:ilvl="6" w:tplc="73308E9C">
      <w:start w:val="1"/>
      <w:numFmt w:val="bullet"/>
      <w:lvlText w:val=""/>
      <w:lvlJc w:val="left"/>
      <w:pPr>
        <w:ind w:left="1760" w:hanging="360"/>
      </w:pPr>
      <w:rPr>
        <w:rFonts w:ascii="Symbol" w:hAnsi="Symbol"/>
      </w:rPr>
    </w:lvl>
    <w:lvl w:ilvl="7" w:tplc="77AA36B6">
      <w:start w:val="1"/>
      <w:numFmt w:val="bullet"/>
      <w:lvlText w:val=""/>
      <w:lvlJc w:val="left"/>
      <w:pPr>
        <w:ind w:left="1760" w:hanging="360"/>
      </w:pPr>
      <w:rPr>
        <w:rFonts w:ascii="Symbol" w:hAnsi="Symbol"/>
      </w:rPr>
    </w:lvl>
    <w:lvl w:ilvl="8" w:tplc="2E945A68">
      <w:start w:val="1"/>
      <w:numFmt w:val="bullet"/>
      <w:lvlText w:val=""/>
      <w:lvlJc w:val="left"/>
      <w:pPr>
        <w:ind w:left="1760" w:hanging="360"/>
      </w:pPr>
      <w:rPr>
        <w:rFonts w:ascii="Symbol" w:hAnsi="Symbol"/>
      </w:rPr>
    </w:lvl>
  </w:abstractNum>
  <w:abstractNum w:abstractNumId="158" w15:restartNumberingAfterBreak="0">
    <w:nsid w:val="4BAA02FF"/>
    <w:multiLevelType w:val="hybridMultilevel"/>
    <w:tmpl w:val="E86060E6"/>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E96A4BA8">
      <w:start w:val="1"/>
      <w:numFmt w:val="lowerRoman"/>
      <w:lvlText w:val="%3."/>
      <w:lvlJc w:val="right"/>
      <w:pPr>
        <w:ind w:left="1440" w:hanging="360"/>
      </w:pPr>
      <w:rPr>
        <w:rFonts w:hint="default"/>
        <w:b w:val="0"/>
        <w:bCs/>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159" w15:restartNumberingAfterBreak="0">
    <w:nsid w:val="4BB72B3F"/>
    <w:multiLevelType w:val="hybridMultilevel"/>
    <w:tmpl w:val="5B6EFEEA"/>
    <w:lvl w:ilvl="0" w:tplc="0836405C">
      <w:start w:val="1"/>
      <w:numFmt w:val="decimal"/>
      <w:lvlText w:val="%1."/>
      <w:lvlJc w:val="left"/>
      <w:pPr>
        <w:ind w:left="720" w:hanging="360"/>
      </w:pPr>
    </w:lvl>
    <w:lvl w:ilvl="1" w:tplc="652EEF1A">
      <w:start w:val="1"/>
      <w:numFmt w:val="lowerLetter"/>
      <w:lvlText w:val="%2."/>
      <w:lvlJc w:val="left"/>
      <w:pPr>
        <w:ind w:left="1440" w:hanging="360"/>
      </w:pPr>
    </w:lvl>
    <w:lvl w:ilvl="2" w:tplc="6CDC9FC2">
      <w:start w:val="1"/>
      <w:numFmt w:val="lowerRoman"/>
      <w:lvlText w:val="%3."/>
      <w:lvlJc w:val="right"/>
      <w:pPr>
        <w:ind w:left="2160" w:hanging="180"/>
      </w:pPr>
    </w:lvl>
    <w:lvl w:ilvl="3" w:tplc="75F6D3AC">
      <w:start w:val="1"/>
      <w:numFmt w:val="decimal"/>
      <w:lvlText w:val="%4."/>
      <w:lvlJc w:val="left"/>
      <w:pPr>
        <w:ind w:left="2880" w:hanging="360"/>
      </w:pPr>
    </w:lvl>
    <w:lvl w:ilvl="4" w:tplc="EB861870">
      <w:start w:val="1"/>
      <w:numFmt w:val="lowerLetter"/>
      <w:lvlText w:val="%5."/>
      <w:lvlJc w:val="left"/>
      <w:pPr>
        <w:ind w:left="3600" w:hanging="360"/>
      </w:pPr>
    </w:lvl>
    <w:lvl w:ilvl="5" w:tplc="DFBA744E">
      <w:start w:val="1"/>
      <w:numFmt w:val="lowerRoman"/>
      <w:lvlText w:val="%6."/>
      <w:lvlJc w:val="right"/>
      <w:pPr>
        <w:ind w:left="4320" w:hanging="180"/>
      </w:pPr>
    </w:lvl>
    <w:lvl w:ilvl="6" w:tplc="70EEC8D8">
      <w:start w:val="1"/>
      <w:numFmt w:val="decimal"/>
      <w:lvlText w:val="%7."/>
      <w:lvlJc w:val="left"/>
      <w:pPr>
        <w:ind w:left="5040" w:hanging="360"/>
      </w:pPr>
    </w:lvl>
    <w:lvl w:ilvl="7" w:tplc="B0BA5692">
      <w:start w:val="1"/>
      <w:numFmt w:val="lowerLetter"/>
      <w:lvlText w:val="%8."/>
      <w:lvlJc w:val="left"/>
      <w:pPr>
        <w:ind w:left="5760" w:hanging="360"/>
      </w:pPr>
    </w:lvl>
    <w:lvl w:ilvl="8" w:tplc="9D9AAD48">
      <w:start w:val="1"/>
      <w:numFmt w:val="lowerRoman"/>
      <w:lvlText w:val="%9."/>
      <w:lvlJc w:val="right"/>
      <w:pPr>
        <w:ind w:left="6480" w:hanging="180"/>
      </w:pPr>
    </w:lvl>
  </w:abstractNum>
  <w:abstractNum w:abstractNumId="160" w15:restartNumberingAfterBreak="0">
    <w:nsid w:val="4D3FB2E6"/>
    <w:multiLevelType w:val="multilevel"/>
    <w:tmpl w:val="ACA25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4D6E45B3"/>
    <w:multiLevelType w:val="hybridMultilevel"/>
    <w:tmpl w:val="67E8D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D976098"/>
    <w:multiLevelType w:val="hybridMultilevel"/>
    <w:tmpl w:val="45369532"/>
    <w:lvl w:ilvl="0" w:tplc="5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numFmt w:val="bullet"/>
      <w:lvlText w:val="•"/>
      <w:lvlJc w:val="left"/>
      <w:pPr>
        <w:ind w:left="2880" w:hanging="360"/>
      </w:pPr>
      <w:rPr>
        <w:rFonts w:ascii="Times New Roman" w:eastAsiaTheme="minorEastAsia"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4DA6107E"/>
    <w:multiLevelType w:val="hybridMultilevel"/>
    <w:tmpl w:val="EB3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DD06141"/>
    <w:multiLevelType w:val="hybridMultilevel"/>
    <w:tmpl w:val="BA68C83C"/>
    <w:lvl w:ilvl="0" w:tplc="1804A718">
      <w:start w:val="1"/>
      <w:numFmt w:val="decimal"/>
      <w:lvlText w:val="%1."/>
      <w:lvlJc w:val="left"/>
      <w:pPr>
        <w:ind w:left="720" w:hanging="360"/>
      </w:pPr>
    </w:lvl>
    <w:lvl w:ilvl="1" w:tplc="F60AA1AE">
      <w:start w:val="1"/>
      <w:numFmt w:val="lowerLetter"/>
      <w:lvlText w:val="%2."/>
      <w:lvlJc w:val="left"/>
      <w:pPr>
        <w:ind w:left="1440" w:hanging="360"/>
      </w:pPr>
    </w:lvl>
    <w:lvl w:ilvl="2" w:tplc="1A407838">
      <w:start w:val="1"/>
      <w:numFmt w:val="lowerRoman"/>
      <w:lvlText w:val="%3."/>
      <w:lvlJc w:val="right"/>
      <w:pPr>
        <w:ind w:left="2160" w:hanging="180"/>
      </w:pPr>
    </w:lvl>
    <w:lvl w:ilvl="3" w:tplc="6B342830">
      <w:start w:val="1"/>
      <w:numFmt w:val="decimal"/>
      <w:lvlText w:val="%4."/>
      <w:lvlJc w:val="left"/>
      <w:pPr>
        <w:ind w:left="2880" w:hanging="360"/>
      </w:pPr>
    </w:lvl>
    <w:lvl w:ilvl="4" w:tplc="3342F0FC">
      <w:start w:val="1"/>
      <w:numFmt w:val="lowerLetter"/>
      <w:lvlText w:val="%5."/>
      <w:lvlJc w:val="left"/>
      <w:pPr>
        <w:ind w:left="3600" w:hanging="360"/>
      </w:pPr>
    </w:lvl>
    <w:lvl w:ilvl="5" w:tplc="BA7836C2">
      <w:start w:val="1"/>
      <w:numFmt w:val="lowerRoman"/>
      <w:lvlText w:val="%6."/>
      <w:lvlJc w:val="right"/>
      <w:pPr>
        <w:ind w:left="4320" w:hanging="180"/>
      </w:pPr>
    </w:lvl>
    <w:lvl w:ilvl="6" w:tplc="3342D526">
      <w:start w:val="1"/>
      <w:numFmt w:val="decimal"/>
      <w:lvlText w:val="%7."/>
      <w:lvlJc w:val="left"/>
      <w:pPr>
        <w:ind w:left="5040" w:hanging="360"/>
      </w:pPr>
    </w:lvl>
    <w:lvl w:ilvl="7" w:tplc="C934503E">
      <w:start w:val="1"/>
      <w:numFmt w:val="lowerLetter"/>
      <w:lvlText w:val="%8."/>
      <w:lvlJc w:val="left"/>
      <w:pPr>
        <w:ind w:left="5760" w:hanging="360"/>
      </w:pPr>
    </w:lvl>
    <w:lvl w:ilvl="8" w:tplc="F23C8234">
      <w:start w:val="1"/>
      <w:numFmt w:val="lowerRoman"/>
      <w:lvlText w:val="%9."/>
      <w:lvlJc w:val="right"/>
      <w:pPr>
        <w:ind w:left="6480" w:hanging="180"/>
      </w:pPr>
    </w:lvl>
  </w:abstractNum>
  <w:abstractNum w:abstractNumId="165" w15:restartNumberingAfterBreak="0">
    <w:nsid w:val="4DE76BCE"/>
    <w:multiLevelType w:val="hybridMultilevel"/>
    <w:tmpl w:val="1C54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EB82F76"/>
    <w:multiLevelType w:val="hybridMultilevel"/>
    <w:tmpl w:val="077CA032"/>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7" w15:restartNumberingAfterBreak="0">
    <w:nsid w:val="4FA71012"/>
    <w:multiLevelType w:val="hybridMultilevel"/>
    <w:tmpl w:val="54F48EA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8" w15:restartNumberingAfterBreak="0">
    <w:nsid w:val="4FE95E63"/>
    <w:multiLevelType w:val="hybridMultilevel"/>
    <w:tmpl w:val="847E6C20"/>
    <w:lvl w:ilvl="0" w:tplc="5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numFmt w:val="bullet"/>
      <w:lvlText w:val="•"/>
      <w:lvlJc w:val="left"/>
      <w:pPr>
        <w:ind w:left="2880" w:hanging="360"/>
      </w:pPr>
      <w:rPr>
        <w:rFonts w:ascii="Times New Roman" w:eastAsiaTheme="minorEastAsia"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FF20F51"/>
    <w:multiLevelType w:val="hybridMultilevel"/>
    <w:tmpl w:val="08A886E8"/>
    <w:lvl w:ilvl="0" w:tplc="E0F85002">
      <w:start w:val="1"/>
      <w:numFmt w:val="bullet"/>
      <w:lvlText w:val="-"/>
      <w:lvlJc w:val="left"/>
      <w:pPr>
        <w:ind w:left="720" w:hanging="360"/>
      </w:pPr>
      <w:rPr>
        <w:rFonts w:ascii="Aptos" w:hAnsi="Aptos" w:hint="default"/>
      </w:rPr>
    </w:lvl>
    <w:lvl w:ilvl="1" w:tplc="F23A2EC4">
      <w:start w:val="1"/>
      <w:numFmt w:val="bullet"/>
      <w:lvlText w:val="o"/>
      <w:lvlJc w:val="left"/>
      <w:pPr>
        <w:ind w:left="1440" w:hanging="360"/>
      </w:pPr>
      <w:rPr>
        <w:rFonts w:ascii="Courier New" w:hAnsi="Courier New" w:hint="default"/>
      </w:rPr>
    </w:lvl>
    <w:lvl w:ilvl="2" w:tplc="68588728">
      <w:start w:val="1"/>
      <w:numFmt w:val="bullet"/>
      <w:lvlText w:val=""/>
      <w:lvlJc w:val="left"/>
      <w:pPr>
        <w:ind w:left="2160" w:hanging="360"/>
      </w:pPr>
      <w:rPr>
        <w:rFonts w:ascii="Wingdings" w:hAnsi="Wingdings" w:hint="default"/>
      </w:rPr>
    </w:lvl>
    <w:lvl w:ilvl="3" w:tplc="6C72E3F6">
      <w:start w:val="1"/>
      <w:numFmt w:val="bullet"/>
      <w:lvlText w:val=""/>
      <w:lvlJc w:val="left"/>
      <w:pPr>
        <w:ind w:left="2880" w:hanging="360"/>
      </w:pPr>
      <w:rPr>
        <w:rFonts w:ascii="Symbol" w:hAnsi="Symbol" w:hint="default"/>
      </w:rPr>
    </w:lvl>
    <w:lvl w:ilvl="4" w:tplc="FB8CBF32">
      <w:start w:val="1"/>
      <w:numFmt w:val="bullet"/>
      <w:lvlText w:val="o"/>
      <w:lvlJc w:val="left"/>
      <w:pPr>
        <w:ind w:left="3600" w:hanging="360"/>
      </w:pPr>
      <w:rPr>
        <w:rFonts w:ascii="Courier New" w:hAnsi="Courier New" w:hint="default"/>
      </w:rPr>
    </w:lvl>
    <w:lvl w:ilvl="5" w:tplc="83C8024C">
      <w:start w:val="1"/>
      <w:numFmt w:val="bullet"/>
      <w:lvlText w:val=""/>
      <w:lvlJc w:val="left"/>
      <w:pPr>
        <w:ind w:left="4320" w:hanging="360"/>
      </w:pPr>
      <w:rPr>
        <w:rFonts w:ascii="Wingdings" w:hAnsi="Wingdings" w:hint="default"/>
      </w:rPr>
    </w:lvl>
    <w:lvl w:ilvl="6" w:tplc="6136E67E">
      <w:start w:val="1"/>
      <w:numFmt w:val="bullet"/>
      <w:lvlText w:val=""/>
      <w:lvlJc w:val="left"/>
      <w:pPr>
        <w:ind w:left="5040" w:hanging="360"/>
      </w:pPr>
      <w:rPr>
        <w:rFonts w:ascii="Symbol" w:hAnsi="Symbol" w:hint="default"/>
      </w:rPr>
    </w:lvl>
    <w:lvl w:ilvl="7" w:tplc="2E4ED1E2">
      <w:start w:val="1"/>
      <w:numFmt w:val="bullet"/>
      <w:lvlText w:val="o"/>
      <w:lvlJc w:val="left"/>
      <w:pPr>
        <w:ind w:left="5760" w:hanging="360"/>
      </w:pPr>
      <w:rPr>
        <w:rFonts w:ascii="Courier New" w:hAnsi="Courier New" w:hint="default"/>
      </w:rPr>
    </w:lvl>
    <w:lvl w:ilvl="8" w:tplc="5AC0D926">
      <w:start w:val="1"/>
      <w:numFmt w:val="bullet"/>
      <w:lvlText w:val=""/>
      <w:lvlJc w:val="left"/>
      <w:pPr>
        <w:ind w:left="6480" w:hanging="360"/>
      </w:pPr>
      <w:rPr>
        <w:rFonts w:ascii="Wingdings" w:hAnsi="Wingdings" w:hint="default"/>
      </w:rPr>
    </w:lvl>
  </w:abstractNum>
  <w:abstractNum w:abstractNumId="170" w15:restartNumberingAfterBreak="0">
    <w:nsid w:val="50005BE0"/>
    <w:multiLevelType w:val="hybridMultilevel"/>
    <w:tmpl w:val="EBC0C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016C0C0"/>
    <w:multiLevelType w:val="hybridMultilevel"/>
    <w:tmpl w:val="78689854"/>
    <w:lvl w:ilvl="0" w:tplc="7B9A2C68">
      <w:start w:val="1"/>
      <w:numFmt w:val="decimal"/>
      <w:lvlText w:val="%1."/>
      <w:lvlJc w:val="left"/>
      <w:pPr>
        <w:ind w:left="720" w:hanging="360"/>
      </w:pPr>
    </w:lvl>
    <w:lvl w:ilvl="1" w:tplc="18583012">
      <w:start w:val="1"/>
      <w:numFmt w:val="lowerLetter"/>
      <w:lvlText w:val="%2."/>
      <w:lvlJc w:val="left"/>
      <w:pPr>
        <w:ind w:left="1440" w:hanging="360"/>
      </w:pPr>
    </w:lvl>
    <w:lvl w:ilvl="2" w:tplc="79CAC0F2">
      <w:start w:val="1"/>
      <w:numFmt w:val="lowerRoman"/>
      <w:lvlText w:val="%3."/>
      <w:lvlJc w:val="right"/>
      <w:pPr>
        <w:ind w:left="2160" w:hanging="180"/>
      </w:pPr>
    </w:lvl>
    <w:lvl w:ilvl="3" w:tplc="A5C60F7C">
      <w:start w:val="1"/>
      <w:numFmt w:val="decimal"/>
      <w:lvlText w:val="%4."/>
      <w:lvlJc w:val="left"/>
      <w:pPr>
        <w:ind w:left="2880" w:hanging="360"/>
      </w:pPr>
    </w:lvl>
    <w:lvl w:ilvl="4" w:tplc="58F63C06">
      <w:start w:val="1"/>
      <w:numFmt w:val="lowerLetter"/>
      <w:lvlText w:val="%5."/>
      <w:lvlJc w:val="left"/>
      <w:pPr>
        <w:ind w:left="3600" w:hanging="360"/>
      </w:pPr>
    </w:lvl>
    <w:lvl w:ilvl="5" w:tplc="075255F8">
      <w:start w:val="1"/>
      <w:numFmt w:val="lowerRoman"/>
      <w:lvlText w:val="%6."/>
      <w:lvlJc w:val="right"/>
      <w:pPr>
        <w:ind w:left="4320" w:hanging="180"/>
      </w:pPr>
    </w:lvl>
    <w:lvl w:ilvl="6" w:tplc="7E24C50C">
      <w:start w:val="1"/>
      <w:numFmt w:val="decimal"/>
      <w:lvlText w:val="%7."/>
      <w:lvlJc w:val="left"/>
      <w:pPr>
        <w:ind w:left="5040" w:hanging="360"/>
      </w:pPr>
    </w:lvl>
    <w:lvl w:ilvl="7" w:tplc="D6B8ECB8">
      <w:start w:val="1"/>
      <w:numFmt w:val="lowerLetter"/>
      <w:lvlText w:val="%8."/>
      <w:lvlJc w:val="left"/>
      <w:pPr>
        <w:ind w:left="5760" w:hanging="360"/>
      </w:pPr>
    </w:lvl>
    <w:lvl w:ilvl="8" w:tplc="D018E58C">
      <w:start w:val="1"/>
      <w:numFmt w:val="lowerRoman"/>
      <w:lvlText w:val="%9."/>
      <w:lvlJc w:val="right"/>
      <w:pPr>
        <w:ind w:left="6480" w:hanging="180"/>
      </w:pPr>
    </w:lvl>
  </w:abstractNum>
  <w:abstractNum w:abstractNumId="172" w15:restartNumberingAfterBreak="0">
    <w:nsid w:val="519176EB"/>
    <w:multiLevelType w:val="hybridMultilevel"/>
    <w:tmpl w:val="EFC28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1E3332C"/>
    <w:multiLevelType w:val="hybridMultilevel"/>
    <w:tmpl w:val="B8BA43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28B53DE"/>
    <w:multiLevelType w:val="hybridMultilevel"/>
    <w:tmpl w:val="6E14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2D91263"/>
    <w:multiLevelType w:val="hybridMultilevel"/>
    <w:tmpl w:val="3C88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35D5827"/>
    <w:multiLevelType w:val="hybridMultilevel"/>
    <w:tmpl w:val="3738C7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53B625DD"/>
    <w:multiLevelType w:val="hybridMultilevel"/>
    <w:tmpl w:val="42B0CF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3D02BA1"/>
    <w:multiLevelType w:val="hybridMultilevel"/>
    <w:tmpl w:val="05E23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40C2400"/>
    <w:multiLevelType w:val="hybridMultilevel"/>
    <w:tmpl w:val="9C32B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483167B"/>
    <w:multiLevelType w:val="multilevel"/>
    <w:tmpl w:val="6F6037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55364547"/>
    <w:multiLevelType w:val="hybridMultilevel"/>
    <w:tmpl w:val="E9BE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5491B02"/>
    <w:multiLevelType w:val="hybridMultilevel"/>
    <w:tmpl w:val="9300E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186" w15:restartNumberingAfterBreak="0">
    <w:nsid w:val="56E0210D"/>
    <w:multiLevelType w:val="hybridMultilevel"/>
    <w:tmpl w:val="31C23E98"/>
    <w:lvl w:ilvl="0" w:tplc="04090017">
      <w:start w:val="1"/>
      <w:numFmt w:val="lowerLetter"/>
      <w:lvlText w:val="%1)"/>
      <w:lvlJc w:val="left"/>
      <w:pPr>
        <w:ind w:left="360" w:hanging="360"/>
      </w:p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7" w15:restartNumberingAfterBreak="0">
    <w:nsid w:val="581B721C"/>
    <w:multiLevelType w:val="hybridMultilevel"/>
    <w:tmpl w:val="34C6DEC2"/>
    <w:lvl w:ilvl="0" w:tplc="72E09056">
      <w:start w:val="1"/>
      <w:numFmt w:val="bullet"/>
      <w:lvlText w:val="-"/>
      <w:lvlJc w:val="left"/>
      <w:pPr>
        <w:ind w:left="720" w:hanging="360"/>
      </w:pPr>
      <w:rPr>
        <w:rFonts w:ascii="Aptos" w:hAnsi="Aptos" w:hint="default"/>
      </w:rPr>
    </w:lvl>
    <w:lvl w:ilvl="1" w:tplc="B41AC446">
      <w:start w:val="1"/>
      <w:numFmt w:val="bullet"/>
      <w:lvlText w:val="o"/>
      <w:lvlJc w:val="left"/>
      <w:pPr>
        <w:ind w:left="1440" w:hanging="360"/>
      </w:pPr>
      <w:rPr>
        <w:rFonts w:ascii="Courier New" w:hAnsi="Courier New" w:hint="default"/>
      </w:rPr>
    </w:lvl>
    <w:lvl w:ilvl="2" w:tplc="658ADDE8">
      <w:start w:val="1"/>
      <w:numFmt w:val="bullet"/>
      <w:lvlText w:val=""/>
      <w:lvlJc w:val="left"/>
      <w:pPr>
        <w:ind w:left="2160" w:hanging="360"/>
      </w:pPr>
      <w:rPr>
        <w:rFonts w:ascii="Wingdings" w:hAnsi="Wingdings" w:hint="default"/>
      </w:rPr>
    </w:lvl>
    <w:lvl w:ilvl="3" w:tplc="CB84FDA4">
      <w:start w:val="1"/>
      <w:numFmt w:val="bullet"/>
      <w:lvlText w:val=""/>
      <w:lvlJc w:val="left"/>
      <w:pPr>
        <w:ind w:left="2880" w:hanging="360"/>
      </w:pPr>
      <w:rPr>
        <w:rFonts w:ascii="Symbol" w:hAnsi="Symbol" w:hint="default"/>
      </w:rPr>
    </w:lvl>
    <w:lvl w:ilvl="4" w:tplc="3E14EF0C">
      <w:start w:val="1"/>
      <w:numFmt w:val="bullet"/>
      <w:lvlText w:val="o"/>
      <w:lvlJc w:val="left"/>
      <w:pPr>
        <w:ind w:left="3600" w:hanging="360"/>
      </w:pPr>
      <w:rPr>
        <w:rFonts w:ascii="Courier New" w:hAnsi="Courier New" w:hint="default"/>
      </w:rPr>
    </w:lvl>
    <w:lvl w:ilvl="5" w:tplc="2D06A9C0">
      <w:start w:val="1"/>
      <w:numFmt w:val="bullet"/>
      <w:lvlText w:val=""/>
      <w:lvlJc w:val="left"/>
      <w:pPr>
        <w:ind w:left="4320" w:hanging="360"/>
      </w:pPr>
      <w:rPr>
        <w:rFonts w:ascii="Wingdings" w:hAnsi="Wingdings" w:hint="default"/>
      </w:rPr>
    </w:lvl>
    <w:lvl w:ilvl="6" w:tplc="DBCA5C02">
      <w:start w:val="1"/>
      <w:numFmt w:val="bullet"/>
      <w:lvlText w:val=""/>
      <w:lvlJc w:val="left"/>
      <w:pPr>
        <w:ind w:left="5040" w:hanging="360"/>
      </w:pPr>
      <w:rPr>
        <w:rFonts w:ascii="Symbol" w:hAnsi="Symbol" w:hint="default"/>
      </w:rPr>
    </w:lvl>
    <w:lvl w:ilvl="7" w:tplc="46686A5A">
      <w:start w:val="1"/>
      <w:numFmt w:val="bullet"/>
      <w:lvlText w:val="o"/>
      <w:lvlJc w:val="left"/>
      <w:pPr>
        <w:ind w:left="5760" w:hanging="360"/>
      </w:pPr>
      <w:rPr>
        <w:rFonts w:ascii="Courier New" w:hAnsi="Courier New" w:hint="default"/>
      </w:rPr>
    </w:lvl>
    <w:lvl w:ilvl="8" w:tplc="9D820B72">
      <w:start w:val="1"/>
      <w:numFmt w:val="bullet"/>
      <w:lvlText w:val=""/>
      <w:lvlJc w:val="left"/>
      <w:pPr>
        <w:ind w:left="6480" w:hanging="360"/>
      </w:pPr>
      <w:rPr>
        <w:rFonts w:ascii="Wingdings" w:hAnsi="Wingdings" w:hint="default"/>
      </w:rPr>
    </w:lvl>
  </w:abstractNum>
  <w:abstractNum w:abstractNumId="188" w15:restartNumberingAfterBreak="0">
    <w:nsid w:val="583C4BB0"/>
    <w:multiLevelType w:val="hybridMultilevel"/>
    <w:tmpl w:val="B9A47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86A127E"/>
    <w:multiLevelType w:val="hybridMultilevel"/>
    <w:tmpl w:val="2092F97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8822BA1"/>
    <w:multiLevelType w:val="hybridMultilevel"/>
    <w:tmpl w:val="0DFA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8EF07E2"/>
    <w:multiLevelType w:val="hybridMultilevel"/>
    <w:tmpl w:val="BC00FE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5B5F0858"/>
    <w:multiLevelType w:val="hybridMultilevel"/>
    <w:tmpl w:val="0798C9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C1732DC"/>
    <w:multiLevelType w:val="hybridMultilevel"/>
    <w:tmpl w:val="C33A3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5CEC1C5B"/>
    <w:multiLevelType w:val="hybridMultilevel"/>
    <w:tmpl w:val="23DC2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D350E19"/>
    <w:multiLevelType w:val="hybridMultilevel"/>
    <w:tmpl w:val="E9FC0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DAC5F83"/>
    <w:multiLevelType w:val="hybridMultilevel"/>
    <w:tmpl w:val="D4229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E46790E"/>
    <w:multiLevelType w:val="hybridMultilevel"/>
    <w:tmpl w:val="CD2E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F9F270D"/>
    <w:multiLevelType w:val="hybridMultilevel"/>
    <w:tmpl w:val="A60237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9" w15:restartNumberingAfterBreak="0">
    <w:nsid w:val="5FA91EA2"/>
    <w:multiLevelType w:val="hybridMultilevel"/>
    <w:tmpl w:val="DECCBC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0835596"/>
    <w:multiLevelType w:val="hybridMultilevel"/>
    <w:tmpl w:val="4A1E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10E1FB6"/>
    <w:multiLevelType w:val="hybridMultilevel"/>
    <w:tmpl w:val="87845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29D6850"/>
    <w:multiLevelType w:val="hybridMultilevel"/>
    <w:tmpl w:val="461E8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3406823"/>
    <w:multiLevelType w:val="hybridMultilevel"/>
    <w:tmpl w:val="8496E2A2"/>
    <w:lvl w:ilvl="0" w:tplc="E91ED77A">
      <w:start w:val="1"/>
      <w:numFmt w:val="decimal"/>
      <w:lvlText w:val="%1."/>
      <w:lvlJc w:val="left"/>
      <w:pPr>
        <w:ind w:left="720" w:hanging="360"/>
      </w:pPr>
    </w:lvl>
    <w:lvl w:ilvl="1" w:tplc="EF923420">
      <w:start w:val="1"/>
      <w:numFmt w:val="lowerLetter"/>
      <w:lvlText w:val="%2."/>
      <w:lvlJc w:val="left"/>
      <w:pPr>
        <w:ind w:left="1440" w:hanging="360"/>
      </w:pPr>
    </w:lvl>
    <w:lvl w:ilvl="2" w:tplc="044C20E0">
      <w:start w:val="1"/>
      <w:numFmt w:val="lowerRoman"/>
      <w:lvlText w:val="%3."/>
      <w:lvlJc w:val="right"/>
      <w:pPr>
        <w:ind w:left="2160" w:hanging="180"/>
      </w:pPr>
    </w:lvl>
    <w:lvl w:ilvl="3" w:tplc="83409D9E">
      <w:start w:val="1"/>
      <w:numFmt w:val="decimal"/>
      <w:lvlText w:val="%4."/>
      <w:lvlJc w:val="left"/>
      <w:pPr>
        <w:ind w:left="2880" w:hanging="360"/>
      </w:pPr>
    </w:lvl>
    <w:lvl w:ilvl="4" w:tplc="4C7A6016">
      <w:start w:val="1"/>
      <w:numFmt w:val="lowerLetter"/>
      <w:lvlText w:val="%5."/>
      <w:lvlJc w:val="left"/>
      <w:pPr>
        <w:ind w:left="3600" w:hanging="360"/>
      </w:pPr>
    </w:lvl>
    <w:lvl w:ilvl="5" w:tplc="A0DCADF6">
      <w:start w:val="1"/>
      <w:numFmt w:val="lowerRoman"/>
      <w:lvlText w:val="%6."/>
      <w:lvlJc w:val="right"/>
      <w:pPr>
        <w:ind w:left="4320" w:hanging="180"/>
      </w:pPr>
    </w:lvl>
    <w:lvl w:ilvl="6" w:tplc="473E8CB4">
      <w:start w:val="1"/>
      <w:numFmt w:val="decimal"/>
      <w:lvlText w:val="%7."/>
      <w:lvlJc w:val="left"/>
      <w:pPr>
        <w:ind w:left="5040" w:hanging="360"/>
      </w:pPr>
    </w:lvl>
    <w:lvl w:ilvl="7" w:tplc="532ADECA">
      <w:start w:val="1"/>
      <w:numFmt w:val="lowerLetter"/>
      <w:lvlText w:val="%8."/>
      <w:lvlJc w:val="left"/>
      <w:pPr>
        <w:ind w:left="5760" w:hanging="360"/>
      </w:pPr>
    </w:lvl>
    <w:lvl w:ilvl="8" w:tplc="6CD8163E">
      <w:start w:val="1"/>
      <w:numFmt w:val="lowerRoman"/>
      <w:lvlText w:val="%9."/>
      <w:lvlJc w:val="right"/>
      <w:pPr>
        <w:ind w:left="6480" w:hanging="180"/>
      </w:pPr>
    </w:lvl>
  </w:abstractNum>
  <w:abstractNum w:abstractNumId="205" w15:restartNumberingAfterBreak="0">
    <w:nsid w:val="63CB3B7E"/>
    <w:multiLevelType w:val="hybridMultilevel"/>
    <w:tmpl w:val="3150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49A24FA"/>
    <w:multiLevelType w:val="hybridMultilevel"/>
    <w:tmpl w:val="7CF89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5053FF7"/>
    <w:multiLevelType w:val="hybridMultilevel"/>
    <w:tmpl w:val="47D2C4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58E4F11"/>
    <w:multiLevelType w:val="multilevel"/>
    <w:tmpl w:val="1D801A82"/>
    <w:lvl w:ilvl="0">
      <w:start w:val="1"/>
      <w:numFmt w:val="decimal"/>
      <w:lvlText w:val="%1."/>
      <w:lvlJc w:val="left"/>
      <w:pPr>
        <w:ind w:left="720" w:hanging="360"/>
      </w:pPr>
    </w:lvl>
    <w:lvl w:ilvl="1">
      <w:start w:val="5"/>
      <w:numFmt w:val="decimal"/>
      <w:isLgl/>
      <w:lvlText w:val="%1.%2"/>
      <w:lvlJc w:val="left"/>
      <w:pPr>
        <w:ind w:left="938" w:hanging="578"/>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9" w15:restartNumberingAfterBreak="0">
    <w:nsid w:val="65BE0697"/>
    <w:multiLevelType w:val="hybridMultilevel"/>
    <w:tmpl w:val="3B0E15F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70FC239"/>
    <w:multiLevelType w:val="hybridMultilevel"/>
    <w:tmpl w:val="AE3CC492"/>
    <w:lvl w:ilvl="0" w:tplc="BB08D9F8">
      <w:start w:val="1"/>
      <w:numFmt w:val="decimal"/>
      <w:lvlText w:val="%1."/>
      <w:lvlJc w:val="left"/>
      <w:pPr>
        <w:ind w:left="720" w:hanging="360"/>
      </w:pPr>
    </w:lvl>
    <w:lvl w:ilvl="1" w:tplc="8A4C09AE">
      <w:start w:val="1"/>
      <w:numFmt w:val="lowerLetter"/>
      <w:lvlText w:val="%2."/>
      <w:lvlJc w:val="left"/>
      <w:pPr>
        <w:ind w:left="1440" w:hanging="360"/>
      </w:pPr>
    </w:lvl>
    <w:lvl w:ilvl="2" w:tplc="B2201520">
      <w:start w:val="1"/>
      <w:numFmt w:val="lowerRoman"/>
      <w:lvlText w:val="%3."/>
      <w:lvlJc w:val="right"/>
      <w:pPr>
        <w:ind w:left="2160" w:hanging="180"/>
      </w:pPr>
    </w:lvl>
    <w:lvl w:ilvl="3" w:tplc="E818822E">
      <w:start w:val="1"/>
      <w:numFmt w:val="decimal"/>
      <w:lvlText w:val="%4."/>
      <w:lvlJc w:val="left"/>
      <w:pPr>
        <w:ind w:left="2880" w:hanging="360"/>
      </w:pPr>
    </w:lvl>
    <w:lvl w:ilvl="4" w:tplc="C4D6C5E8">
      <w:start w:val="1"/>
      <w:numFmt w:val="lowerLetter"/>
      <w:lvlText w:val="%5."/>
      <w:lvlJc w:val="left"/>
      <w:pPr>
        <w:ind w:left="3600" w:hanging="360"/>
      </w:pPr>
    </w:lvl>
    <w:lvl w:ilvl="5" w:tplc="D06A0874">
      <w:start w:val="1"/>
      <w:numFmt w:val="lowerRoman"/>
      <w:lvlText w:val="%6."/>
      <w:lvlJc w:val="right"/>
      <w:pPr>
        <w:ind w:left="4320" w:hanging="180"/>
      </w:pPr>
    </w:lvl>
    <w:lvl w:ilvl="6" w:tplc="9830E78A">
      <w:start w:val="1"/>
      <w:numFmt w:val="decimal"/>
      <w:lvlText w:val="%7."/>
      <w:lvlJc w:val="left"/>
      <w:pPr>
        <w:ind w:left="5040" w:hanging="360"/>
      </w:pPr>
    </w:lvl>
    <w:lvl w:ilvl="7" w:tplc="344EFF78">
      <w:start w:val="1"/>
      <w:numFmt w:val="lowerLetter"/>
      <w:lvlText w:val="%8."/>
      <w:lvlJc w:val="left"/>
      <w:pPr>
        <w:ind w:left="5760" w:hanging="360"/>
      </w:pPr>
    </w:lvl>
    <w:lvl w:ilvl="8" w:tplc="455E9878">
      <w:start w:val="1"/>
      <w:numFmt w:val="lowerRoman"/>
      <w:lvlText w:val="%9."/>
      <w:lvlJc w:val="right"/>
      <w:pPr>
        <w:ind w:left="6480" w:hanging="180"/>
      </w:pPr>
    </w:lvl>
  </w:abstractNum>
  <w:abstractNum w:abstractNumId="212" w15:restartNumberingAfterBreak="0">
    <w:nsid w:val="676B4AD4"/>
    <w:multiLevelType w:val="hybridMultilevel"/>
    <w:tmpl w:val="C9EAA6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7835B24"/>
    <w:multiLevelType w:val="hybridMultilevel"/>
    <w:tmpl w:val="99B08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7F3235D"/>
    <w:multiLevelType w:val="hybridMultilevel"/>
    <w:tmpl w:val="BC0EF870"/>
    <w:lvl w:ilvl="0" w:tplc="24C27968">
      <w:start w:val="1"/>
      <w:numFmt w:val="bullet"/>
      <w:lvlText w:val="✓"/>
      <w:lvlJc w:val="left"/>
      <w:pPr>
        <w:ind w:left="720" w:hanging="3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5" w15:restartNumberingAfterBreak="0">
    <w:nsid w:val="687C85BD"/>
    <w:multiLevelType w:val="hybridMultilevel"/>
    <w:tmpl w:val="02B09AB8"/>
    <w:lvl w:ilvl="0" w:tplc="01186504">
      <w:start w:val="1"/>
      <w:numFmt w:val="bullet"/>
      <w:lvlText w:val="-"/>
      <w:lvlJc w:val="left"/>
      <w:pPr>
        <w:ind w:left="720" w:hanging="360"/>
      </w:pPr>
      <w:rPr>
        <w:rFonts w:ascii="Aptos" w:hAnsi="Aptos" w:hint="default"/>
      </w:rPr>
    </w:lvl>
    <w:lvl w:ilvl="1" w:tplc="BCB2981C">
      <w:start w:val="1"/>
      <w:numFmt w:val="bullet"/>
      <w:lvlText w:val="o"/>
      <w:lvlJc w:val="left"/>
      <w:pPr>
        <w:ind w:left="1440" w:hanging="360"/>
      </w:pPr>
      <w:rPr>
        <w:rFonts w:ascii="Courier New" w:hAnsi="Courier New" w:hint="default"/>
      </w:rPr>
    </w:lvl>
    <w:lvl w:ilvl="2" w:tplc="DFA41D86">
      <w:start w:val="1"/>
      <w:numFmt w:val="bullet"/>
      <w:lvlText w:val=""/>
      <w:lvlJc w:val="left"/>
      <w:pPr>
        <w:ind w:left="2160" w:hanging="360"/>
      </w:pPr>
      <w:rPr>
        <w:rFonts w:ascii="Wingdings" w:hAnsi="Wingdings" w:hint="default"/>
      </w:rPr>
    </w:lvl>
    <w:lvl w:ilvl="3" w:tplc="169EF572">
      <w:start w:val="1"/>
      <w:numFmt w:val="bullet"/>
      <w:lvlText w:val=""/>
      <w:lvlJc w:val="left"/>
      <w:pPr>
        <w:ind w:left="2880" w:hanging="360"/>
      </w:pPr>
      <w:rPr>
        <w:rFonts w:ascii="Symbol" w:hAnsi="Symbol" w:hint="default"/>
      </w:rPr>
    </w:lvl>
    <w:lvl w:ilvl="4" w:tplc="C170868A">
      <w:start w:val="1"/>
      <w:numFmt w:val="bullet"/>
      <w:lvlText w:val="o"/>
      <w:lvlJc w:val="left"/>
      <w:pPr>
        <w:ind w:left="3600" w:hanging="360"/>
      </w:pPr>
      <w:rPr>
        <w:rFonts w:ascii="Courier New" w:hAnsi="Courier New" w:hint="default"/>
      </w:rPr>
    </w:lvl>
    <w:lvl w:ilvl="5" w:tplc="DC52DAD4">
      <w:start w:val="1"/>
      <w:numFmt w:val="bullet"/>
      <w:lvlText w:val=""/>
      <w:lvlJc w:val="left"/>
      <w:pPr>
        <w:ind w:left="4320" w:hanging="360"/>
      </w:pPr>
      <w:rPr>
        <w:rFonts w:ascii="Wingdings" w:hAnsi="Wingdings" w:hint="default"/>
      </w:rPr>
    </w:lvl>
    <w:lvl w:ilvl="6" w:tplc="AA0E57B2">
      <w:start w:val="1"/>
      <w:numFmt w:val="bullet"/>
      <w:lvlText w:val=""/>
      <w:lvlJc w:val="left"/>
      <w:pPr>
        <w:ind w:left="5040" w:hanging="360"/>
      </w:pPr>
      <w:rPr>
        <w:rFonts w:ascii="Symbol" w:hAnsi="Symbol" w:hint="default"/>
      </w:rPr>
    </w:lvl>
    <w:lvl w:ilvl="7" w:tplc="B06251B4">
      <w:start w:val="1"/>
      <w:numFmt w:val="bullet"/>
      <w:lvlText w:val="o"/>
      <w:lvlJc w:val="left"/>
      <w:pPr>
        <w:ind w:left="5760" w:hanging="360"/>
      </w:pPr>
      <w:rPr>
        <w:rFonts w:ascii="Courier New" w:hAnsi="Courier New" w:hint="default"/>
      </w:rPr>
    </w:lvl>
    <w:lvl w:ilvl="8" w:tplc="E7449962">
      <w:start w:val="1"/>
      <w:numFmt w:val="bullet"/>
      <w:lvlText w:val=""/>
      <w:lvlJc w:val="left"/>
      <w:pPr>
        <w:ind w:left="6480" w:hanging="360"/>
      </w:pPr>
      <w:rPr>
        <w:rFonts w:ascii="Wingdings" w:hAnsi="Wingdings" w:hint="default"/>
      </w:rPr>
    </w:lvl>
  </w:abstractNum>
  <w:abstractNum w:abstractNumId="216" w15:restartNumberingAfterBreak="0">
    <w:nsid w:val="68F53E14"/>
    <w:multiLevelType w:val="hybridMultilevel"/>
    <w:tmpl w:val="E3721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A0D4686"/>
    <w:multiLevelType w:val="hybridMultilevel"/>
    <w:tmpl w:val="7FAEC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A922A63"/>
    <w:multiLevelType w:val="hybridMultilevel"/>
    <w:tmpl w:val="AF3AC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C29A5CD"/>
    <w:multiLevelType w:val="multilevel"/>
    <w:tmpl w:val="61F432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221" w15:restartNumberingAfterBreak="0">
    <w:nsid w:val="6C9E4A92"/>
    <w:multiLevelType w:val="hybridMultilevel"/>
    <w:tmpl w:val="1CC6193A"/>
    <w:lvl w:ilvl="0" w:tplc="5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CEB308A"/>
    <w:multiLevelType w:val="hybridMultilevel"/>
    <w:tmpl w:val="D83AC6FC"/>
    <w:lvl w:ilvl="0" w:tplc="17906A5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D7E3AD8"/>
    <w:multiLevelType w:val="hybridMultilevel"/>
    <w:tmpl w:val="544A312C"/>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224" w15:restartNumberingAfterBreak="0">
    <w:nsid w:val="6D9C50EE"/>
    <w:multiLevelType w:val="hybridMultilevel"/>
    <w:tmpl w:val="ED28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E2A06EB"/>
    <w:multiLevelType w:val="hybridMultilevel"/>
    <w:tmpl w:val="2CD08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6" w15:restartNumberingAfterBreak="0">
    <w:nsid w:val="6F3E78A6"/>
    <w:multiLevelType w:val="hybridMultilevel"/>
    <w:tmpl w:val="B6D0D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05F312E"/>
    <w:multiLevelType w:val="hybridMultilevel"/>
    <w:tmpl w:val="ED4AD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072B146"/>
    <w:multiLevelType w:val="multilevel"/>
    <w:tmpl w:val="F8C42EB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0" w15:restartNumberingAfterBreak="0">
    <w:nsid w:val="707F138B"/>
    <w:multiLevelType w:val="hybridMultilevel"/>
    <w:tmpl w:val="D4568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0874E10"/>
    <w:multiLevelType w:val="hybridMultilevel"/>
    <w:tmpl w:val="8E7CA1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17557D0"/>
    <w:multiLevelType w:val="hybridMultilevel"/>
    <w:tmpl w:val="25F6B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1A2FEE1"/>
    <w:multiLevelType w:val="hybridMultilevel"/>
    <w:tmpl w:val="E2B02EA2"/>
    <w:lvl w:ilvl="0" w:tplc="7FA6981A">
      <w:start w:val="1"/>
      <w:numFmt w:val="bullet"/>
      <w:lvlText w:val=""/>
      <w:lvlJc w:val="left"/>
      <w:pPr>
        <w:ind w:left="720" w:hanging="360"/>
      </w:pPr>
      <w:rPr>
        <w:rFonts w:ascii="Symbol" w:hAnsi="Symbol" w:hint="default"/>
      </w:rPr>
    </w:lvl>
    <w:lvl w:ilvl="1" w:tplc="978EC584">
      <w:start w:val="1"/>
      <w:numFmt w:val="bullet"/>
      <w:lvlText w:val="o"/>
      <w:lvlJc w:val="left"/>
      <w:pPr>
        <w:ind w:left="1440" w:hanging="360"/>
      </w:pPr>
      <w:rPr>
        <w:rFonts w:ascii="Courier New" w:hAnsi="Courier New" w:hint="default"/>
      </w:rPr>
    </w:lvl>
    <w:lvl w:ilvl="2" w:tplc="0BC0266C">
      <w:start w:val="1"/>
      <w:numFmt w:val="bullet"/>
      <w:lvlText w:val=""/>
      <w:lvlJc w:val="left"/>
      <w:pPr>
        <w:ind w:left="2160" w:hanging="360"/>
      </w:pPr>
      <w:rPr>
        <w:rFonts w:ascii="Wingdings" w:hAnsi="Wingdings" w:hint="default"/>
      </w:rPr>
    </w:lvl>
    <w:lvl w:ilvl="3" w:tplc="81B2EDBA">
      <w:start w:val="1"/>
      <w:numFmt w:val="bullet"/>
      <w:lvlText w:val=""/>
      <w:lvlJc w:val="left"/>
      <w:pPr>
        <w:ind w:left="2880" w:hanging="360"/>
      </w:pPr>
      <w:rPr>
        <w:rFonts w:ascii="Symbol" w:hAnsi="Symbol" w:hint="default"/>
      </w:rPr>
    </w:lvl>
    <w:lvl w:ilvl="4" w:tplc="A9189024">
      <w:start w:val="1"/>
      <w:numFmt w:val="bullet"/>
      <w:lvlText w:val="o"/>
      <w:lvlJc w:val="left"/>
      <w:pPr>
        <w:ind w:left="3600" w:hanging="360"/>
      </w:pPr>
      <w:rPr>
        <w:rFonts w:ascii="Courier New" w:hAnsi="Courier New" w:hint="default"/>
      </w:rPr>
    </w:lvl>
    <w:lvl w:ilvl="5" w:tplc="20188894">
      <w:start w:val="1"/>
      <w:numFmt w:val="bullet"/>
      <w:lvlText w:val=""/>
      <w:lvlJc w:val="left"/>
      <w:pPr>
        <w:ind w:left="4320" w:hanging="360"/>
      </w:pPr>
      <w:rPr>
        <w:rFonts w:ascii="Wingdings" w:hAnsi="Wingdings" w:hint="default"/>
      </w:rPr>
    </w:lvl>
    <w:lvl w:ilvl="6" w:tplc="3E54AD3E">
      <w:start w:val="1"/>
      <w:numFmt w:val="bullet"/>
      <w:lvlText w:val=""/>
      <w:lvlJc w:val="left"/>
      <w:pPr>
        <w:ind w:left="5040" w:hanging="360"/>
      </w:pPr>
      <w:rPr>
        <w:rFonts w:ascii="Symbol" w:hAnsi="Symbol" w:hint="default"/>
      </w:rPr>
    </w:lvl>
    <w:lvl w:ilvl="7" w:tplc="C464BFD4">
      <w:start w:val="1"/>
      <w:numFmt w:val="bullet"/>
      <w:lvlText w:val="o"/>
      <w:lvlJc w:val="left"/>
      <w:pPr>
        <w:ind w:left="5760" w:hanging="360"/>
      </w:pPr>
      <w:rPr>
        <w:rFonts w:ascii="Courier New" w:hAnsi="Courier New" w:hint="default"/>
      </w:rPr>
    </w:lvl>
    <w:lvl w:ilvl="8" w:tplc="BFE8B1A8">
      <w:start w:val="1"/>
      <w:numFmt w:val="bullet"/>
      <w:lvlText w:val=""/>
      <w:lvlJc w:val="left"/>
      <w:pPr>
        <w:ind w:left="6480" w:hanging="360"/>
      </w:pPr>
      <w:rPr>
        <w:rFonts w:ascii="Wingdings" w:hAnsi="Wingdings" w:hint="default"/>
      </w:rPr>
    </w:lvl>
  </w:abstractNum>
  <w:abstractNum w:abstractNumId="234" w15:restartNumberingAfterBreak="0">
    <w:nsid w:val="7297FB4D"/>
    <w:multiLevelType w:val="hybridMultilevel"/>
    <w:tmpl w:val="CA665190"/>
    <w:lvl w:ilvl="0" w:tplc="7004DD0E">
      <w:start w:val="1"/>
      <w:numFmt w:val="bullet"/>
      <w:lvlText w:val="-"/>
      <w:lvlJc w:val="left"/>
      <w:pPr>
        <w:ind w:left="720" w:hanging="360"/>
      </w:pPr>
      <w:rPr>
        <w:rFonts w:ascii="Aptos" w:hAnsi="Aptos" w:hint="default"/>
      </w:rPr>
    </w:lvl>
    <w:lvl w:ilvl="1" w:tplc="22269240">
      <w:start w:val="1"/>
      <w:numFmt w:val="bullet"/>
      <w:lvlText w:val="o"/>
      <w:lvlJc w:val="left"/>
      <w:pPr>
        <w:ind w:left="1440" w:hanging="360"/>
      </w:pPr>
      <w:rPr>
        <w:rFonts w:ascii="Courier New" w:hAnsi="Courier New" w:hint="default"/>
      </w:rPr>
    </w:lvl>
    <w:lvl w:ilvl="2" w:tplc="3D50B6F0">
      <w:start w:val="1"/>
      <w:numFmt w:val="bullet"/>
      <w:lvlText w:val=""/>
      <w:lvlJc w:val="left"/>
      <w:pPr>
        <w:ind w:left="2160" w:hanging="360"/>
      </w:pPr>
      <w:rPr>
        <w:rFonts w:ascii="Wingdings" w:hAnsi="Wingdings" w:hint="default"/>
      </w:rPr>
    </w:lvl>
    <w:lvl w:ilvl="3" w:tplc="A9B872E8">
      <w:start w:val="1"/>
      <w:numFmt w:val="bullet"/>
      <w:lvlText w:val=""/>
      <w:lvlJc w:val="left"/>
      <w:pPr>
        <w:ind w:left="2880" w:hanging="360"/>
      </w:pPr>
      <w:rPr>
        <w:rFonts w:ascii="Symbol" w:hAnsi="Symbol" w:hint="default"/>
      </w:rPr>
    </w:lvl>
    <w:lvl w:ilvl="4" w:tplc="CA7EE980">
      <w:start w:val="1"/>
      <w:numFmt w:val="bullet"/>
      <w:lvlText w:val="o"/>
      <w:lvlJc w:val="left"/>
      <w:pPr>
        <w:ind w:left="3600" w:hanging="360"/>
      </w:pPr>
      <w:rPr>
        <w:rFonts w:ascii="Courier New" w:hAnsi="Courier New" w:hint="default"/>
      </w:rPr>
    </w:lvl>
    <w:lvl w:ilvl="5" w:tplc="7A36041A">
      <w:start w:val="1"/>
      <w:numFmt w:val="bullet"/>
      <w:lvlText w:val=""/>
      <w:lvlJc w:val="left"/>
      <w:pPr>
        <w:ind w:left="4320" w:hanging="360"/>
      </w:pPr>
      <w:rPr>
        <w:rFonts w:ascii="Wingdings" w:hAnsi="Wingdings" w:hint="default"/>
      </w:rPr>
    </w:lvl>
    <w:lvl w:ilvl="6" w:tplc="C7CA15CA">
      <w:start w:val="1"/>
      <w:numFmt w:val="bullet"/>
      <w:lvlText w:val=""/>
      <w:lvlJc w:val="left"/>
      <w:pPr>
        <w:ind w:left="5040" w:hanging="360"/>
      </w:pPr>
      <w:rPr>
        <w:rFonts w:ascii="Symbol" w:hAnsi="Symbol" w:hint="default"/>
      </w:rPr>
    </w:lvl>
    <w:lvl w:ilvl="7" w:tplc="6A3C0C38">
      <w:start w:val="1"/>
      <w:numFmt w:val="bullet"/>
      <w:lvlText w:val="o"/>
      <w:lvlJc w:val="left"/>
      <w:pPr>
        <w:ind w:left="5760" w:hanging="360"/>
      </w:pPr>
      <w:rPr>
        <w:rFonts w:ascii="Courier New" w:hAnsi="Courier New" w:hint="default"/>
      </w:rPr>
    </w:lvl>
    <w:lvl w:ilvl="8" w:tplc="21D67D92">
      <w:start w:val="1"/>
      <w:numFmt w:val="bullet"/>
      <w:lvlText w:val=""/>
      <w:lvlJc w:val="left"/>
      <w:pPr>
        <w:ind w:left="6480" w:hanging="360"/>
      </w:pPr>
      <w:rPr>
        <w:rFonts w:ascii="Wingdings" w:hAnsi="Wingdings" w:hint="default"/>
      </w:rPr>
    </w:lvl>
  </w:abstractNum>
  <w:abstractNum w:abstractNumId="235" w15:restartNumberingAfterBreak="0">
    <w:nsid w:val="734B4885"/>
    <w:multiLevelType w:val="hybridMultilevel"/>
    <w:tmpl w:val="BBBA5F6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36F29F0"/>
    <w:multiLevelType w:val="multilevel"/>
    <w:tmpl w:val="4380FDA4"/>
    <w:lvl w:ilvl="0">
      <w:start w:val="1"/>
      <w:numFmt w:val="decimal"/>
      <w:lvlText w:val="%1."/>
      <w:lvlJc w:val="left"/>
      <w:pPr>
        <w:ind w:left="72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7" w15:restartNumberingAfterBreak="0">
    <w:nsid w:val="7383401A"/>
    <w:multiLevelType w:val="hybridMultilevel"/>
    <w:tmpl w:val="A99E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3F26618"/>
    <w:multiLevelType w:val="hybridMultilevel"/>
    <w:tmpl w:val="E6B8A11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9" w15:restartNumberingAfterBreak="0">
    <w:nsid w:val="743575F0"/>
    <w:multiLevelType w:val="multilevel"/>
    <w:tmpl w:val="0846A68A"/>
    <w:lvl w:ilvl="0">
      <w:start w:val="8"/>
      <w:numFmt w:val="decimal"/>
      <w:lvlText w:val="%1"/>
      <w:lvlJc w:val="left"/>
      <w:pPr>
        <w:ind w:left="400" w:hanging="400"/>
      </w:pPr>
      <w:rPr>
        <w:rFonts w:hint="default"/>
      </w:rPr>
    </w:lvl>
    <w:lvl w:ilvl="1">
      <w:start w:val="4"/>
      <w:numFmt w:val="decimal"/>
      <w:lvlText w:val="%1.%2"/>
      <w:lvlJc w:val="left"/>
      <w:pPr>
        <w:ind w:left="99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0" w15:restartNumberingAfterBreak="0">
    <w:nsid w:val="7494146B"/>
    <w:multiLevelType w:val="hybridMultilevel"/>
    <w:tmpl w:val="21FAB882"/>
    <w:lvl w:ilvl="0" w:tplc="ED625922">
      <w:start w:val="1"/>
      <w:numFmt w:val="decimal"/>
      <w:lvlText w:val="%1)"/>
      <w:lvlJc w:val="left"/>
      <w:pPr>
        <w:ind w:left="871"/>
      </w:pPr>
      <w:rPr>
        <w:rFonts w:ascii="Times New Roman" w:eastAsia="Arial" w:hAnsi="Times New Roman" w:cs="Times New Roman" w:hint="default"/>
        <w:b/>
        <w:bCs w:val="0"/>
        <w:i w:val="0"/>
        <w:strike w:val="0"/>
        <w:dstrike w:val="0"/>
        <w:color w:val="auto"/>
        <w:sz w:val="22"/>
        <w:szCs w:val="22"/>
        <w:u w:val="none" w:color="000000"/>
        <w:bdr w:val="none" w:sz="0" w:space="0" w:color="auto"/>
        <w:shd w:val="clear" w:color="auto" w:fill="auto"/>
        <w:vertAlign w:val="baseline"/>
      </w:rPr>
    </w:lvl>
    <w:lvl w:ilvl="1" w:tplc="24C27968">
      <w:start w:val="1"/>
      <w:numFmt w:val="bullet"/>
      <w:lvlText w:val="✓"/>
      <w:lvlJc w:val="left"/>
      <w:pPr>
        <w:ind w:left="10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2" w:tplc="2124A3AA">
      <w:start w:val="1"/>
      <w:numFmt w:val="bullet"/>
      <w:lvlText w:val="▪"/>
      <w:lvlJc w:val="left"/>
      <w:pPr>
        <w:ind w:left="18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3" w:tplc="3C7CD83C">
      <w:start w:val="1"/>
      <w:numFmt w:val="bullet"/>
      <w:lvlText w:val="•"/>
      <w:lvlJc w:val="left"/>
      <w:pPr>
        <w:ind w:left="25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4" w:tplc="3162D69A">
      <w:start w:val="1"/>
      <w:numFmt w:val="bullet"/>
      <w:lvlText w:val="o"/>
      <w:lvlJc w:val="left"/>
      <w:pPr>
        <w:ind w:left="324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5" w:tplc="8A6CF8FC">
      <w:start w:val="1"/>
      <w:numFmt w:val="bullet"/>
      <w:lvlText w:val="▪"/>
      <w:lvlJc w:val="left"/>
      <w:pPr>
        <w:ind w:left="39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6" w:tplc="6000798E">
      <w:start w:val="1"/>
      <w:numFmt w:val="bullet"/>
      <w:lvlText w:val="•"/>
      <w:lvlJc w:val="left"/>
      <w:pPr>
        <w:ind w:left="46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7" w:tplc="989875BC">
      <w:start w:val="1"/>
      <w:numFmt w:val="bullet"/>
      <w:lvlText w:val="o"/>
      <w:lvlJc w:val="left"/>
      <w:pPr>
        <w:ind w:left="54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8" w:tplc="4406EBBA">
      <w:start w:val="1"/>
      <w:numFmt w:val="bullet"/>
      <w:lvlText w:val="▪"/>
      <w:lvlJc w:val="left"/>
      <w:pPr>
        <w:ind w:left="61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abstractNum>
  <w:abstractNum w:abstractNumId="241" w15:restartNumberingAfterBreak="0">
    <w:nsid w:val="74D733A8"/>
    <w:multiLevelType w:val="hybridMultilevel"/>
    <w:tmpl w:val="04A47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3" w15:restartNumberingAfterBreak="0">
    <w:nsid w:val="75BB2627"/>
    <w:multiLevelType w:val="hybridMultilevel"/>
    <w:tmpl w:val="B3F0B388"/>
    <w:lvl w:ilvl="0" w:tplc="EFA67962">
      <w:start w:val="1"/>
      <w:numFmt w:val="bullet"/>
      <w:lvlText w:val=""/>
      <w:lvlJc w:val="left"/>
      <w:pPr>
        <w:ind w:left="1440" w:hanging="360"/>
      </w:pPr>
      <w:rPr>
        <w:rFonts w:ascii="Symbol" w:hAnsi="Symbol" w:hint="default"/>
      </w:rPr>
    </w:lvl>
    <w:lvl w:ilvl="1" w:tplc="0F6266F2">
      <w:start w:val="1"/>
      <w:numFmt w:val="bullet"/>
      <w:lvlText w:val="o"/>
      <w:lvlJc w:val="left"/>
      <w:pPr>
        <w:ind w:left="2160" w:hanging="360"/>
      </w:pPr>
      <w:rPr>
        <w:rFonts w:ascii="Courier New" w:hAnsi="Courier New" w:hint="default"/>
      </w:rPr>
    </w:lvl>
    <w:lvl w:ilvl="2" w:tplc="CD84D1F4">
      <w:start w:val="1"/>
      <w:numFmt w:val="bullet"/>
      <w:lvlText w:val=""/>
      <w:lvlJc w:val="left"/>
      <w:pPr>
        <w:ind w:left="2880" w:hanging="360"/>
      </w:pPr>
      <w:rPr>
        <w:rFonts w:ascii="Wingdings" w:hAnsi="Wingdings" w:hint="default"/>
      </w:rPr>
    </w:lvl>
    <w:lvl w:ilvl="3" w:tplc="F5FEBDAA">
      <w:start w:val="1"/>
      <w:numFmt w:val="bullet"/>
      <w:lvlText w:val=""/>
      <w:lvlJc w:val="left"/>
      <w:pPr>
        <w:ind w:left="3600" w:hanging="360"/>
      </w:pPr>
      <w:rPr>
        <w:rFonts w:ascii="Symbol" w:hAnsi="Symbol" w:hint="default"/>
      </w:rPr>
    </w:lvl>
    <w:lvl w:ilvl="4" w:tplc="A676687C">
      <w:start w:val="1"/>
      <w:numFmt w:val="bullet"/>
      <w:lvlText w:val="o"/>
      <w:lvlJc w:val="left"/>
      <w:pPr>
        <w:ind w:left="4320" w:hanging="360"/>
      </w:pPr>
      <w:rPr>
        <w:rFonts w:ascii="Courier New" w:hAnsi="Courier New" w:hint="default"/>
      </w:rPr>
    </w:lvl>
    <w:lvl w:ilvl="5" w:tplc="E756663C">
      <w:start w:val="1"/>
      <w:numFmt w:val="bullet"/>
      <w:lvlText w:val=""/>
      <w:lvlJc w:val="left"/>
      <w:pPr>
        <w:ind w:left="5040" w:hanging="360"/>
      </w:pPr>
      <w:rPr>
        <w:rFonts w:ascii="Wingdings" w:hAnsi="Wingdings" w:hint="default"/>
      </w:rPr>
    </w:lvl>
    <w:lvl w:ilvl="6" w:tplc="81F87C80">
      <w:start w:val="1"/>
      <w:numFmt w:val="bullet"/>
      <w:lvlText w:val=""/>
      <w:lvlJc w:val="left"/>
      <w:pPr>
        <w:ind w:left="5760" w:hanging="360"/>
      </w:pPr>
      <w:rPr>
        <w:rFonts w:ascii="Symbol" w:hAnsi="Symbol" w:hint="default"/>
      </w:rPr>
    </w:lvl>
    <w:lvl w:ilvl="7" w:tplc="AE0E011C">
      <w:start w:val="1"/>
      <w:numFmt w:val="bullet"/>
      <w:lvlText w:val="o"/>
      <w:lvlJc w:val="left"/>
      <w:pPr>
        <w:ind w:left="6480" w:hanging="360"/>
      </w:pPr>
      <w:rPr>
        <w:rFonts w:ascii="Courier New" w:hAnsi="Courier New" w:hint="default"/>
      </w:rPr>
    </w:lvl>
    <w:lvl w:ilvl="8" w:tplc="E3A6DF3E">
      <w:start w:val="1"/>
      <w:numFmt w:val="bullet"/>
      <w:lvlText w:val=""/>
      <w:lvlJc w:val="left"/>
      <w:pPr>
        <w:ind w:left="7200" w:hanging="360"/>
      </w:pPr>
      <w:rPr>
        <w:rFonts w:ascii="Wingdings" w:hAnsi="Wingdings" w:hint="default"/>
      </w:rPr>
    </w:lvl>
  </w:abstractNum>
  <w:abstractNum w:abstractNumId="244" w15:restartNumberingAfterBreak="0">
    <w:nsid w:val="75BF7DB4"/>
    <w:multiLevelType w:val="hybridMultilevel"/>
    <w:tmpl w:val="7866478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5" w15:restartNumberingAfterBreak="0">
    <w:nsid w:val="763E6E60"/>
    <w:multiLevelType w:val="hybridMultilevel"/>
    <w:tmpl w:val="7528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6C40FA0"/>
    <w:multiLevelType w:val="hybridMultilevel"/>
    <w:tmpl w:val="2A1A74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6CE7C43"/>
    <w:multiLevelType w:val="hybridMultilevel"/>
    <w:tmpl w:val="D03C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6DF25D0"/>
    <w:multiLevelType w:val="hybridMultilevel"/>
    <w:tmpl w:val="CE620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7500781"/>
    <w:multiLevelType w:val="hybridMultilevel"/>
    <w:tmpl w:val="33BACB70"/>
    <w:lvl w:ilvl="0" w:tplc="580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numFmt w:val="bullet"/>
      <w:lvlText w:val="•"/>
      <w:lvlJc w:val="left"/>
      <w:pPr>
        <w:ind w:left="3240" w:hanging="360"/>
      </w:pPr>
      <w:rPr>
        <w:rFonts w:ascii="Times New Roman" w:eastAsiaTheme="minorEastAsia" w:hAnsi="Times New Roman" w:cs="Times New Roman"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0" w15:restartNumberingAfterBreak="0">
    <w:nsid w:val="7764195D"/>
    <w:multiLevelType w:val="hybridMultilevel"/>
    <w:tmpl w:val="7A302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81216A9"/>
    <w:multiLevelType w:val="hybridMultilevel"/>
    <w:tmpl w:val="544A312C"/>
    <w:lvl w:ilvl="0" w:tplc="FFFFFFFF">
      <w:start w:val="1"/>
      <w:numFmt w:val="decimal"/>
      <w:lvlText w:val="%1)"/>
      <w:lvlJc w:val="left"/>
      <w:pPr>
        <w:ind w:left="720" w:hanging="360"/>
      </w:pPr>
    </w:lvl>
    <w:lvl w:ilvl="1" w:tplc="FFFFFFFF">
      <w:start w:val="1"/>
      <w:numFmt w:val="lowerLetter"/>
      <w:lvlText w:val="%2)"/>
      <w:lvlJc w:val="left"/>
      <w:pPr>
        <w:ind w:left="1080" w:hanging="360"/>
      </w:pPr>
      <w:rPr>
        <w:rFonts w:hint="default"/>
      </w:rPr>
    </w:lvl>
    <w:lvl w:ilvl="2" w:tplc="FFFFFFFF">
      <w:start w:val="1"/>
      <w:numFmt w:val="lowerRoman"/>
      <w:lvlText w:val="%3)"/>
      <w:lvlJc w:val="left"/>
      <w:pPr>
        <w:ind w:left="1440" w:hanging="360"/>
      </w:pPr>
      <w:rPr>
        <w:rFonts w:hint="default"/>
        <w:sz w:val="22"/>
      </w:rPr>
    </w:lvl>
    <w:lvl w:ilvl="3" w:tplc="FFFFFFFF">
      <w:start w:val="1"/>
      <w:numFmt w:val="decimal"/>
      <w:lvlText w:val="(%4)"/>
      <w:lvlJc w:val="left"/>
      <w:pPr>
        <w:ind w:left="1800" w:hanging="360"/>
      </w:pPr>
      <w:rPr>
        <w:rFonts w:hint="default"/>
      </w:rPr>
    </w:lvl>
    <w:lvl w:ilvl="4" w:tplc="FFFFFFFF">
      <w:start w:val="1"/>
      <w:numFmt w:val="lowerLetter"/>
      <w:lvlText w:val="(%5)"/>
      <w:lvlJc w:val="left"/>
      <w:pPr>
        <w:ind w:left="2160" w:hanging="360"/>
      </w:pPr>
      <w:rPr>
        <w:rFonts w:hint="default"/>
      </w:rPr>
    </w:lvl>
    <w:lvl w:ilvl="5" w:tplc="FFFFFFFF">
      <w:start w:val="1"/>
      <w:numFmt w:val="lowerRoman"/>
      <w:lvlText w:val="(%6)"/>
      <w:lvlJc w:val="left"/>
      <w:pPr>
        <w:ind w:left="2520" w:hanging="360"/>
      </w:pPr>
      <w:rPr>
        <w:rFonts w:hint="default"/>
      </w:rPr>
    </w:lvl>
    <w:lvl w:ilvl="6" w:tplc="FFFFFFFF">
      <w:start w:val="1"/>
      <w:numFmt w:val="decimal"/>
      <w:lvlText w:val="%7."/>
      <w:lvlJc w:val="left"/>
      <w:pPr>
        <w:ind w:left="2880" w:hanging="360"/>
      </w:pPr>
      <w:rPr>
        <w:rFonts w:hint="default"/>
      </w:rPr>
    </w:lvl>
    <w:lvl w:ilvl="7" w:tplc="FFFFFFFF">
      <w:start w:val="1"/>
      <w:numFmt w:val="lowerLetter"/>
      <w:lvlText w:val="%8."/>
      <w:lvlJc w:val="left"/>
      <w:pPr>
        <w:ind w:left="3240" w:hanging="360"/>
      </w:pPr>
      <w:rPr>
        <w:rFonts w:hint="default"/>
      </w:rPr>
    </w:lvl>
    <w:lvl w:ilvl="8" w:tplc="FFFFFFFF">
      <w:start w:val="1"/>
      <w:numFmt w:val="lowerRoman"/>
      <w:lvlText w:val="%9."/>
      <w:lvlJc w:val="left"/>
      <w:pPr>
        <w:ind w:left="3600" w:hanging="360"/>
      </w:pPr>
      <w:rPr>
        <w:rFonts w:hint="default"/>
      </w:rPr>
    </w:lvl>
  </w:abstractNum>
  <w:abstractNum w:abstractNumId="252" w15:restartNumberingAfterBreak="0">
    <w:nsid w:val="78506AD2"/>
    <w:multiLevelType w:val="hybridMultilevel"/>
    <w:tmpl w:val="7752F6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3"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D42A02"/>
    <w:multiLevelType w:val="hybridMultilevel"/>
    <w:tmpl w:val="AAA4D2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5" w15:restartNumberingAfterBreak="0">
    <w:nsid w:val="79173CAD"/>
    <w:multiLevelType w:val="hybridMultilevel"/>
    <w:tmpl w:val="E0F822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79C00ADF"/>
    <w:multiLevelType w:val="hybridMultilevel"/>
    <w:tmpl w:val="8C8EBA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A2E5D9E"/>
    <w:multiLevelType w:val="hybridMultilevel"/>
    <w:tmpl w:val="759EA61A"/>
    <w:lvl w:ilvl="0" w:tplc="A5BCAF8C">
      <w:start w:val="1"/>
      <w:numFmt w:val="decimal"/>
      <w:lvlText w:val="%1."/>
      <w:lvlJc w:val="left"/>
      <w:pPr>
        <w:ind w:left="720" w:hanging="360"/>
      </w:pPr>
    </w:lvl>
    <w:lvl w:ilvl="1" w:tplc="FB58EB8A">
      <w:start w:val="1"/>
      <w:numFmt w:val="lowerLetter"/>
      <w:lvlText w:val="%2."/>
      <w:lvlJc w:val="left"/>
      <w:pPr>
        <w:ind w:left="1440" w:hanging="360"/>
      </w:pPr>
    </w:lvl>
    <w:lvl w:ilvl="2" w:tplc="969C6512">
      <w:start w:val="1"/>
      <w:numFmt w:val="lowerRoman"/>
      <w:lvlText w:val="%3."/>
      <w:lvlJc w:val="right"/>
      <w:pPr>
        <w:ind w:left="2160" w:hanging="180"/>
      </w:pPr>
    </w:lvl>
    <w:lvl w:ilvl="3" w:tplc="BED44D8E">
      <w:start w:val="1"/>
      <w:numFmt w:val="decimal"/>
      <w:lvlText w:val="%4."/>
      <w:lvlJc w:val="left"/>
      <w:pPr>
        <w:ind w:left="2880" w:hanging="360"/>
      </w:pPr>
    </w:lvl>
    <w:lvl w:ilvl="4" w:tplc="B2920476">
      <w:start w:val="1"/>
      <w:numFmt w:val="lowerLetter"/>
      <w:lvlText w:val="%5."/>
      <w:lvlJc w:val="left"/>
      <w:pPr>
        <w:ind w:left="3600" w:hanging="360"/>
      </w:pPr>
    </w:lvl>
    <w:lvl w:ilvl="5" w:tplc="9026824E">
      <w:start w:val="1"/>
      <w:numFmt w:val="lowerRoman"/>
      <w:lvlText w:val="%6."/>
      <w:lvlJc w:val="right"/>
      <w:pPr>
        <w:ind w:left="4320" w:hanging="180"/>
      </w:pPr>
    </w:lvl>
    <w:lvl w:ilvl="6" w:tplc="88B62D60">
      <w:start w:val="1"/>
      <w:numFmt w:val="decimal"/>
      <w:lvlText w:val="%7."/>
      <w:lvlJc w:val="left"/>
      <w:pPr>
        <w:ind w:left="5040" w:hanging="360"/>
      </w:pPr>
    </w:lvl>
    <w:lvl w:ilvl="7" w:tplc="2098C14C">
      <w:start w:val="1"/>
      <w:numFmt w:val="lowerLetter"/>
      <w:lvlText w:val="%8."/>
      <w:lvlJc w:val="left"/>
      <w:pPr>
        <w:ind w:left="5760" w:hanging="360"/>
      </w:pPr>
    </w:lvl>
    <w:lvl w:ilvl="8" w:tplc="0674EB7C">
      <w:start w:val="1"/>
      <w:numFmt w:val="lowerRoman"/>
      <w:lvlText w:val="%9."/>
      <w:lvlJc w:val="right"/>
      <w:pPr>
        <w:ind w:left="6480" w:hanging="180"/>
      </w:pPr>
    </w:lvl>
  </w:abstractNum>
  <w:abstractNum w:abstractNumId="258" w15:restartNumberingAfterBreak="0">
    <w:nsid w:val="7A3051B0"/>
    <w:multiLevelType w:val="hybridMultilevel"/>
    <w:tmpl w:val="33BA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6D6A5C"/>
    <w:multiLevelType w:val="hybridMultilevel"/>
    <w:tmpl w:val="47D0703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0" w15:restartNumberingAfterBreak="0">
    <w:nsid w:val="7A9E0FA7"/>
    <w:multiLevelType w:val="hybridMultilevel"/>
    <w:tmpl w:val="7A1E6FEE"/>
    <w:lvl w:ilvl="0" w:tplc="8D58088E">
      <w:start w:val="9"/>
      <w:numFmt w:val="decimal"/>
      <w:lvlText w:val="%1."/>
      <w:lvlJc w:val="left"/>
      <w:pPr>
        <w:ind w:left="720" w:hanging="360"/>
      </w:pPr>
    </w:lvl>
    <w:lvl w:ilvl="1" w:tplc="A7061DEA">
      <w:start w:val="1"/>
      <w:numFmt w:val="lowerLetter"/>
      <w:lvlText w:val="%2."/>
      <w:lvlJc w:val="left"/>
      <w:pPr>
        <w:ind w:left="1440" w:hanging="360"/>
      </w:pPr>
    </w:lvl>
    <w:lvl w:ilvl="2" w:tplc="0324B44E">
      <w:start w:val="1"/>
      <w:numFmt w:val="lowerRoman"/>
      <w:lvlText w:val="%3."/>
      <w:lvlJc w:val="right"/>
      <w:pPr>
        <w:ind w:left="2160" w:hanging="180"/>
      </w:pPr>
    </w:lvl>
    <w:lvl w:ilvl="3" w:tplc="C638E6FE">
      <w:start w:val="1"/>
      <w:numFmt w:val="decimal"/>
      <w:lvlText w:val="%4."/>
      <w:lvlJc w:val="left"/>
      <w:pPr>
        <w:ind w:left="2880" w:hanging="360"/>
      </w:pPr>
    </w:lvl>
    <w:lvl w:ilvl="4" w:tplc="63228AF6">
      <w:start w:val="1"/>
      <w:numFmt w:val="lowerLetter"/>
      <w:lvlText w:val="%5."/>
      <w:lvlJc w:val="left"/>
      <w:pPr>
        <w:ind w:left="3600" w:hanging="360"/>
      </w:pPr>
    </w:lvl>
    <w:lvl w:ilvl="5" w:tplc="86F83C28">
      <w:start w:val="1"/>
      <w:numFmt w:val="lowerRoman"/>
      <w:lvlText w:val="%6."/>
      <w:lvlJc w:val="right"/>
      <w:pPr>
        <w:ind w:left="4320" w:hanging="180"/>
      </w:pPr>
    </w:lvl>
    <w:lvl w:ilvl="6" w:tplc="30429E1A">
      <w:start w:val="1"/>
      <w:numFmt w:val="decimal"/>
      <w:lvlText w:val="%7."/>
      <w:lvlJc w:val="left"/>
      <w:pPr>
        <w:ind w:left="5040" w:hanging="360"/>
      </w:pPr>
    </w:lvl>
    <w:lvl w:ilvl="7" w:tplc="C4487832">
      <w:start w:val="1"/>
      <w:numFmt w:val="lowerLetter"/>
      <w:lvlText w:val="%8."/>
      <w:lvlJc w:val="left"/>
      <w:pPr>
        <w:ind w:left="5760" w:hanging="360"/>
      </w:pPr>
    </w:lvl>
    <w:lvl w:ilvl="8" w:tplc="8660AABA">
      <w:start w:val="1"/>
      <w:numFmt w:val="lowerRoman"/>
      <w:lvlText w:val="%9."/>
      <w:lvlJc w:val="right"/>
      <w:pPr>
        <w:ind w:left="6480" w:hanging="180"/>
      </w:pPr>
    </w:lvl>
  </w:abstractNum>
  <w:abstractNum w:abstractNumId="261" w15:restartNumberingAfterBreak="0">
    <w:nsid w:val="7D01707E"/>
    <w:multiLevelType w:val="hybridMultilevel"/>
    <w:tmpl w:val="76FAF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D9876B0"/>
    <w:multiLevelType w:val="hybridMultilevel"/>
    <w:tmpl w:val="1E36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E1B36E5"/>
    <w:multiLevelType w:val="hybridMultilevel"/>
    <w:tmpl w:val="815AF944"/>
    <w:lvl w:ilvl="0" w:tplc="282CA92C">
      <w:numFmt w:val="bullet"/>
      <w:lvlText w:val=""/>
      <w:lvlJc w:val="left"/>
      <w:pPr>
        <w:ind w:left="840" w:hanging="360"/>
      </w:pPr>
      <w:rPr>
        <w:rFonts w:ascii="Symbol" w:eastAsia="Symbol" w:hAnsi="Symbol" w:cs="Symbol" w:hint="default"/>
        <w:w w:val="100"/>
        <w:sz w:val="18"/>
        <w:szCs w:val="18"/>
        <w:lang w:val="en-US" w:eastAsia="en-US" w:bidi="ar-SA"/>
      </w:rPr>
    </w:lvl>
    <w:lvl w:ilvl="1" w:tplc="9DB48588">
      <w:numFmt w:val="bullet"/>
      <w:lvlText w:val="•"/>
      <w:lvlJc w:val="left"/>
      <w:pPr>
        <w:ind w:left="1892" w:hanging="360"/>
      </w:pPr>
      <w:rPr>
        <w:rFonts w:hint="default"/>
        <w:lang w:val="en-US" w:eastAsia="en-US" w:bidi="ar-SA"/>
      </w:rPr>
    </w:lvl>
    <w:lvl w:ilvl="2" w:tplc="16484E4C">
      <w:numFmt w:val="bullet"/>
      <w:lvlText w:val="•"/>
      <w:lvlJc w:val="left"/>
      <w:pPr>
        <w:ind w:left="2944" w:hanging="360"/>
      </w:pPr>
      <w:rPr>
        <w:rFonts w:hint="default"/>
        <w:lang w:val="en-US" w:eastAsia="en-US" w:bidi="ar-SA"/>
      </w:rPr>
    </w:lvl>
    <w:lvl w:ilvl="3" w:tplc="0916EB24">
      <w:numFmt w:val="bullet"/>
      <w:lvlText w:val="•"/>
      <w:lvlJc w:val="left"/>
      <w:pPr>
        <w:ind w:left="3996" w:hanging="360"/>
      </w:pPr>
      <w:rPr>
        <w:rFonts w:hint="default"/>
        <w:lang w:val="en-US" w:eastAsia="en-US" w:bidi="ar-SA"/>
      </w:rPr>
    </w:lvl>
    <w:lvl w:ilvl="4" w:tplc="784ECDB2">
      <w:numFmt w:val="bullet"/>
      <w:lvlText w:val="•"/>
      <w:lvlJc w:val="left"/>
      <w:pPr>
        <w:ind w:left="5048" w:hanging="360"/>
      </w:pPr>
      <w:rPr>
        <w:rFonts w:hint="default"/>
        <w:lang w:val="en-US" w:eastAsia="en-US" w:bidi="ar-SA"/>
      </w:rPr>
    </w:lvl>
    <w:lvl w:ilvl="5" w:tplc="A77CD134">
      <w:numFmt w:val="bullet"/>
      <w:lvlText w:val="•"/>
      <w:lvlJc w:val="left"/>
      <w:pPr>
        <w:ind w:left="6100" w:hanging="360"/>
      </w:pPr>
      <w:rPr>
        <w:rFonts w:hint="default"/>
        <w:lang w:val="en-US" w:eastAsia="en-US" w:bidi="ar-SA"/>
      </w:rPr>
    </w:lvl>
    <w:lvl w:ilvl="6" w:tplc="5502B5E8">
      <w:numFmt w:val="bullet"/>
      <w:lvlText w:val="•"/>
      <w:lvlJc w:val="left"/>
      <w:pPr>
        <w:ind w:left="7152" w:hanging="360"/>
      </w:pPr>
      <w:rPr>
        <w:rFonts w:hint="default"/>
        <w:lang w:val="en-US" w:eastAsia="en-US" w:bidi="ar-SA"/>
      </w:rPr>
    </w:lvl>
    <w:lvl w:ilvl="7" w:tplc="3B489028">
      <w:numFmt w:val="bullet"/>
      <w:lvlText w:val="•"/>
      <w:lvlJc w:val="left"/>
      <w:pPr>
        <w:ind w:left="8204" w:hanging="360"/>
      </w:pPr>
      <w:rPr>
        <w:rFonts w:hint="default"/>
        <w:lang w:val="en-US" w:eastAsia="en-US" w:bidi="ar-SA"/>
      </w:rPr>
    </w:lvl>
    <w:lvl w:ilvl="8" w:tplc="E2DEE758">
      <w:numFmt w:val="bullet"/>
      <w:lvlText w:val="•"/>
      <w:lvlJc w:val="left"/>
      <w:pPr>
        <w:ind w:left="9256" w:hanging="360"/>
      </w:pPr>
      <w:rPr>
        <w:rFonts w:hint="default"/>
        <w:lang w:val="en-US" w:eastAsia="en-US" w:bidi="ar-SA"/>
      </w:rPr>
    </w:lvl>
  </w:abstractNum>
  <w:abstractNum w:abstractNumId="264" w15:restartNumberingAfterBreak="0">
    <w:nsid w:val="7EEC6EDA"/>
    <w:multiLevelType w:val="hybridMultilevel"/>
    <w:tmpl w:val="FFB44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F0C4D5F"/>
    <w:multiLevelType w:val="hybridMultilevel"/>
    <w:tmpl w:val="B922CB5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6" w15:restartNumberingAfterBreak="0">
    <w:nsid w:val="7F2A42F7"/>
    <w:multiLevelType w:val="hybridMultilevel"/>
    <w:tmpl w:val="7AD25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FFC2B83"/>
    <w:multiLevelType w:val="hybridMultilevel"/>
    <w:tmpl w:val="0EA89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290791">
    <w:abstractNumId w:val="49"/>
  </w:num>
  <w:num w:numId="2" w16cid:durableId="1054742879">
    <w:abstractNumId w:val="187"/>
  </w:num>
  <w:num w:numId="3" w16cid:durableId="672607856">
    <w:abstractNumId w:val="164"/>
  </w:num>
  <w:num w:numId="4" w16cid:durableId="398984158">
    <w:abstractNumId w:val="160"/>
  </w:num>
  <w:num w:numId="5" w16cid:durableId="285085511">
    <w:abstractNumId w:val="26"/>
  </w:num>
  <w:num w:numId="6" w16cid:durableId="320086059">
    <w:abstractNumId w:val="134"/>
  </w:num>
  <w:num w:numId="7" w16cid:durableId="164781752">
    <w:abstractNumId w:val="126"/>
  </w:num>
  <w:num w:numId="8" w16cid:durableId="440690505">
    <w:abstractNumId w:val="233"/>
  </w:num>
  <w:num w:numId="9" w16cid:durableId="841093334">
    <w:abstractNumId w:val="147"/>
  </w:num>
  <w:num w:numId="10" w16cid:durableId="583807482">
    <w:abstractNumId w:val="243"/>
  </w:num>
  <w:num w:numId="11" w16cid:durableId="1870340065">
    <w:abstractNumId w:val="35"/>
  </w:num>
  <w:num w:numId="12" w16cid:durableId="301615707">
    <w:abstractNumId w:val="111"/>
  </w:num>
  <w:num w:numId="13" w16cid:durableId="238097767">
    <w:abstractNumId w:val="14"/>
  </w:num>
  <w:num w:numId="14" w16cid:durableId="173882234">
    <w:abstractNumId w:val="171"/>
  </w:num>
  <w:num w:numId="15" w16cid:durableId="940187791">
    <w:abstractNumId w:val="211"/>
  </w:num>
  <w:num w:numId="16" w16cid:durableId="1389107949">
    <w:abstractNumId w:val="159"/>
  </w:num>
  <w:num w:numId="17" w16cid:durableId="126821077">
    <w:abstractNumId w:val="257"/>
  </w:num>
  <w:num w:numId="18" w16cid:durableId="973485513">
    <w:abstractNumId w:val="219"/>
  </w:num>
  <w:num w:numId="19" w16cid:durableId="236983479">
    <w:abstractNumId w:val="96"/>
  </w:num>
  <w:num w:numId="20" w16cid:durableId="206645446">
    <w:abstractNumId w:val="215"/>
  </w:num>
  <w:num w:numId="21" w16cid:durableId="1979606082">
    <w:abstractNumId w:val="63"/>
  </w:num>
  <w:num w:numId="22" w16cid:durableId="1836916426">
    <w:abstractNumId w:val="169"/>
  </w:num>
  <w:num w:numId="23" w16cid:durableId="1395274678">
    <w:abstractNumId w:val="234"/>
  </w:num>
  <w:num w:numId="24" w16cid:durableId="319117130">
    <w:abstractNumId w:val="13"/>
  </w:num>
  <w:num w:numId="25" w16cid:durableId="750202186">
    <w:abstractNumId w:val="180"/>
  </w:num>
  <w:num w:numId="26" w16cid:durableId="1436680307">
    <w:abstractNumId w:val="229"/>
  </w:num>
  <w:num w:numId="27" w16cid:durableId="735709352">
    <w:abstractNumId w:val="142"/>
  </w:num>
  <w:num w:numId="28" w16cid:durableId="2070764310">
    <w:abstractNumId w:val="106"/>
  </w:num>
  <w:num w:numId="29" w16cid:durableId="1313947757">
    <w:abstractNumId w:val="21"/>
  </w:num>
  <w:num w:numId="30" w16cid:durableId="1123621134">
    <w:abstractNumId w:val="108"/>
  </w:num>
  <w:num w:numId="31" w16cid:durableId="294458173">
    <w:abstractNumId w:val="260"/>
  </w:num>
  <w:num w:numId="32" w16cid:durableId="1873111844">
    <w:abstractNumId w:val="10"/>
  </w:num>
  <w:num w:numId="33" w16cid:durableId="1663925049">
    <w:abstractNumId w:val="143"/>
  </w:num>
  <w:num w:numId="34" w16cid:durableId="2056390191">
    <w:abstractNumId w:val="109"/>
  </w:num>
  <w:num w:numId="35" w16cid:durableId="1981838967">
    <w:abstractNumId w:val="204"/>
  </w:num>
  <w:num w:numId="36" w16cid:durableId="643123924">
    <w:abstractNumId w:val="230"/>
  </w:num>
  <w:num w:numId="37" w16cid:durableId="1527062058">
    <w:abstractNumId w:val="48"/>
  </w:num>
  <w:num w:numId="38" w16cid:durableId="1506700251">
    <w:abstractNumId w:val="74"/>
  </w:num>
  <w:num w:numId="39" w16cid:durableId="83571446">
    <w:abstractNumId w:val="208"/>
  </w:num>
  <w:num w:numId="40" w16cid:durableId="1135560335">
    <w:abstractNumId w:val="236"/>
  </w:num>
  <w:num w:numId="41" w16cid:durableId="621225028">
    <w:abstractNumId w:val="40"/>
  </w:num>
  <w:num w:numId="42" w16cid:durableId="2127650987">
    <w:abstractNumId w:val="188"/>
  </w:num>
  <w:num w:numId="43" w16cid:durableId="1303583674">
    <w:abstractNumId w:val="156"/>
  </w:num>
  <w:num w:numId="44" w16cid:durableId="1933512710">
    <w:abstractNumId w:val="54"/>
  </w:num>
  <w:num w:numId="45" w16cid:durableId="1659920163">
    <w:abstractNumId w:val="178"/>
  </w:num>
  <w:num w:numId="46" w16cid:durableId="2126536690">
    <w:abstractNumId w:val="216"/>
  </w:num>
  <w:num w:numId="47" w16cid:durableId="224923185">
    <w:abstractNumId w:val="105"/>
  </w:num>
  <w:num w:numId="48" w16cid:durableId="266349859">
    <w:abstractNumId w:val="4"/>
  </w:num>
  <w:num w:numId="49" w16cid:durableId="1113209281">
    <w:abstractNumId w:val="29"/>
  </w:num>
  <w:num w:numId="50" w16cid:durableId="1390033255">
    <w:abstractNumId w:val="252"/>
  </w:num>
  <w:num w:numId="51" w16cid:durableId="1985305013">
    <w:abstractNumId w:val="165"/>
  </w:num>
  <w:num w:numId="52" w16cid:durableId="1165365733">
    <w:abstractNumId w:val="129"/>
  </w:num>
  <w:num w:numId="53" w16cid:durableId="660155765">
    <w:abstractNumId w:val="66"/>
  </w:num>
  <w:num w:numId="54" w16cid:durableId="1411082613">
    <w:abstractNumId w:val="179"/>
  </w:num>
  <w:num w:numId="55" w16cid:durableId="2123956500">
    <w:abstractNumId w:val="170"/>
  </w:num>
  <w:num w:numId="56" w16cid:durableId="78989072">
    <w:abstractNumId w:val="113"/>
  </w:num>
  <w:num w:numId="57" w16cid:durableId="1793671041">
    <w:abstractNumId w:val="99"/>
  </w:num>
  <w:num w:numId="58" w16cid:durableId="1889148073">
    <w:abstractNumId w:val="101"/>
  </w:num>
  <w:num w:numId="59" w16cid:durableId="941838849">
    <w:abstractNumId w:val="17"/>
  </w:num>
  <w:num w:numId="60" w16cid:durableId="752629997">
    <w:abstractNumId w:val="67"/>
  </w:num>
  <w:num w:numId="61" w16cid:durableId="175466804">
    <w:abstractNumId w:val="256"/>
  </w:num>
  <w:num w:numId="62" w16cid:durableId="771822413">
    <w:abstractNumId w:val="127"/>
  </w:num>
  <w:num w:numId="63" w16cid:durableId="893004294">
    <w:abstractNumId w:val="228"/>
  </w:num>
  <w:num w:numId="64" w16cid:durableId="1458639334">
    <w:abstractNumId w:val="196"/>
  </w:num>
  <w:num w:numId="65" w16cid:durableId="1557666784">
    <w:abstractNumId w:val="172"/>
  </w:num>
  <w:num w:numId="66" w16cid:durableId="304507309">
    <w:abstractNumId w:val="190"/>
  </w:num>
  <w:num w:numId="67" w16cid:durableId="1333293910">
    <w:abstractNumId w:val="161"/>
  </w:num>
  <w:num w:numId="68" w16cid:durableId="95254354">
    <w:abstractNumId w:val="254"/>
  </w:num>
  <w:num w:numId="69" w16cid:durableId="1267538860">
    <w:abstractNumId w:val="107"/>
  </w:num>
  <w:num w:numId="70" w16cid:durableId="1549565921">
    <w:abstractNumId w:val="81"/>
  </w:num>
  <w:num w:numId="71" w16cid:durableId="577443800">
    <w:abstractNumId w:val="125"/>
  </w:num>
  <w:num w:numId="72" w16cid:durableId="1627194738">
    <w:abstractNumId w:val="19"/>
  </w:num>
  <w:num w:numId="73" w16cid:durableId="603270368">
    <w:abstractNumId w:val="197"/>
  </w:num>
  <w:num w:numId="74" w16cid:durableId="1539003279">
    <w:abstractNumId w:val="39"/>
  </w:num>
  <w:num w:numId="75" w16cid:durableId="1715735278">
    <w:abstractNumId w:val="98"/>
  </w:num>
  <w:num w:numId="76" w16cid:durableId="1896502014">
    <w:abstractNumId w:val="88"/>
  </w:num>
  <w:num w:numId="77" w16cid:durableId="520244337">
    <w:abstractNumId w:val="202"/>
  </w:num>
  <w:num w:numId="78" w16cid:durableId="1123307118">
    <w:abstractNumId w:val="174"/>
  </w:num>
  <w:num w:numId="79" w16cid:durableId="375544507">
    <w:abstractNumId w:val="87"/>
  </w:num>
  <w:num w:numId="80" w16cid:durableId="2057006171">
    <w:abstractNumId w:val="140"/>
  </w:num>
  <w:num w:numId="81" w16cid:durableId="1019698963">
    <w:abstractNumId w:val="0"/>
  </w:num>
  <w:num w:numId="82" w16cid:durableId="397482282">
    <w:abstractNumId w:val="92"/>
  </w:num>
  <w:num w:numId="83" w16cid:durableId="162477910">
    <w:abstractNumId w:val="262"/>
  </w:num>
  <w:num w:numId="84" w16cid:durableId="523516829">
    <w:abstractNumId w:val="75"/>
  </w:num>
  <w:num w:numId="85" w16cid:durableId="1003045711">
    <w:abstractNumId w:val="148"/>
  </w:num>
  <w:num w:numId="86" w16cid:durableId="7800609">
    <w:abstractNumId w:val="77"/>
  </w:num>
  <w:num w:numId="87" w16cid:durableId="621301636">
    <w:abstractNumId w:val="264"/>
  </w:num>
  <w:num w:numId="88" w16cid:durableId="772898246">
    <w:abstractNumId w:val="245"/>
  </w:num>
  <w:num w:numId="89" w16cid:durableId="1580212022">
    <w:abstractNumId w:val="37"/>
  </w:num>
  <w:num w:numId="90" w16cid:durableId="182137997">
    <w:abstractNumId w:val="231"/>
  </w:num>
  <w:num w:numId="91" w16cid:durableId="1173496526">
    <w:abstractNumId w:val="199"/>
  </w:num>
  <w:num w:numId="92" w16cid:durableId="1697972378">
    <w:abstractNumId w:val="31"/>
  </w:num>
  <w:num w:numId="93" w16cid:durableId="1365595551">
    <w:abstractNumId w:val="71"/>
  </w:num>
  <w:num w:numId="94" w16cid:durableId="1785539235">
    <w:abstractNumId w:val="30"/>
  </w:num>
  <w:num w:numId="95" w16cid:durableId="1656373891">
    <w:abstractNumId w:val="61"/>
  </w:num>
  <w:num w:numId="96" w16cid:durableId="1473673162">
    <w:abstractNumId w:val="32"/>
  </w:num>
  <w:num w:numId="97" w16cid:durableId="1229418197">
    <w:abstractNumId w:val="7"/>
  </w:num>
  <w:num w:numId="98" w16cid:durableId="839738062">
    <w:abstractNumId w:val="47"/>
  </w:num>
  <w:num w:numId="99" w16cid:durableId="1018777270">
    <w:abstractNumId w:val="181"/>
  </w:num>
  <w:num w:numId="100" w16cid:durableId="1950577339">
    <w:abstractNumId w:val="206"/>
  </w:num>
  <w:num w:numId="101" w16cid:durableId="1188910534">
    <w:abstractNumId w:val="145"/>
  </w:num>
  <w:num w:numId="102" w16cid:durableId="1148015284">
    <w:abstractNumId w:val="250"/>
  </w:num>
  <w:num w:numId="103" w16cid:durableId="1755862182">
    <w:abstractNumId w:val="102"/>
  </w:num>
  <w:num w:numId="104" w16cid:durableId="79641219">
    <w:abstractNumId w:val="266"/>
  </w:num>
  <w:num w:numId="105" w16cid:durableId="431242209">
    <w:abstractNumId w:val="213"/>
  </w:num>
  <w:num w:numId="106" w16cid:durableId="270019425">
    <w:abstractNumId w:val="182"/>
  </w:num>
  <w:num w:numId="107" w16cid:durableId="2041011817">
    <w:abstractNumId w:val="118"/>
  </w:num>
  <w:num w:numId="108" w16cid:durableId="1741947733">
    <w:abstractNumId w:val="18"/>
  </w:num>
  <w:num w:numId="109" w16cid:durableId="1007441280">
    <w:abstractNumId w:val="193"/>
  </w:num>
  <w:num w:numId="110" w16cid:durableId="827552628">
    <w:abstractNumId w:val="78"/>
  </w:num>
  <w:num w:numId="111" w16cid:durableId="208343860">
    <w:abstractNumId w:val="28"/>
  </w:num>
  <w:num w:numId="112" w16cid:durableId="1460799000">
    <w:abstractNumId w:val="44"/>
  </w:num>
  <w:num w:numId="113" w16cid:durableId="155415727">
    <w:abstractNumId w:val="176"/>
  </w:num>
  <w:num w:numId="114" w16cid:durableId="736708729">
    <w:abstractNumId w:val="255"/>
  </w:num>
  <w:num w:numId="115" w16cid:durableId="294258725">
    <w:abstractNumId w:val="189"/>
  </w:num>
  <w:num w:numId="116" w16cid:durableId="457532436">
    <w:abstractNumId w:val="235"/>
  </w:num>
  <w:num w:numId="117" w16cid:durableId="304480452">
    <w:abstractNumId w:val="52"/>
  </w:num>
  <w:num w:numId="118" w16cid:durableId="255753620">
    <w:abstractNumId w:val="68"/>
  </w:num>
  <w:num w:numId="119" w16cid:durableId="669913064">
    <w:abstractNumId w:val="57"/>
  </w:num>
  <w:num w:numId="120" w16cid:durableId="1612854478">
    <w:abstractNumId w:val="267"/>
  </w:num>
  <w:num w:numId="121" w16cid:durableId="993796848">
    <w:abstractNumId w:val="124"/>
  </w:num>
  <w:num w:numId="122" w16cid:durableId="866915821">
    <w:abstractNumId w:val="11"/>
  </w:num>
  <w:num w:numId="123" w16cid:durableId="1183860827">
    <w:abstractNumId w:val="192"/>
  </w:num>
  <w:num w:numId="124" w16cid:durableId="773986758">
    <w:abstractNumId w:val="224"/>
  </w:num>
  <w:num w:numId="125" w16cid:durableId="2064138480">
    <w:abstractNumId w:val="41"/>
  </w:num>
  <w:num w:numId="126" w16cid:durableId="1976720675">
    <w:abstractNumId w:val="163"/>
  </w:num>
  <w:num w:numId="127" w16cid:durableId="1280145772">
    <w:abstractNumId w:val="64"/>
  </w:num>
  <w:num w:numId="128" w16cid:durableId="281351487">
    <w:abstractNumId w:val="246"/>
  </w:num>
  <w:num w:numId="129" w16cid:durableId="1297249722">
    <w:abstractNumId w:val="212"/>
  </w:num>
  <w:num w:numId="130" w16cid:durableId="1832673937">
    <w:abstractNumId w:val="100"/>
  </w:num>
  <w:num w:numId="131" w16cid:durableId="609356761">
    <w:abstractNumId w:val="136"/>
  </w:num>
  <w:num w:numId="132" w16cid:durableId="825048392">
    <w:abstractNumId w:val="2"/>
  </w:num>
  <w:num w:numId="133" w16cid:durableId="1175001289">
    <w:abstractNumId w:val="226"/>
  </w:num>
  <w:num w:numId="134" w16cid:durableId="1675837939">
    <w:abstractNumId w:val="8"/>
  </w:num>
  <w:num w:numId="135" w16cid:durableId="1212498668">
    <w:abstractNumId w:val="223"/>
  </w:num>
  <w:num w:numId="136" w16cid:durableId="620961785">
    <w:abstractNumId w:val="185"/>
  </w:num>
  <w:num w:numId="137" w16cid:durableId="1528568368">
    <w:abstractNumId w:val="200"/>
  </w:num>
  <w:num w:numId="138" w16cid:durableId="1714691739">
    <w:abstractNumId w:val="141"/>
  </w:num>
  <w:num w:numId="139" w16cid:durableId="1558278152">
    <w:abstractNumId w:val="53"/>
  </w:num>
  <w:num w:numId="140" w16cid:durableId="1096095943">
    <w:abstractNumId w:val="242"/>
  </w:num>
  <w:num w:numId="141" w16cid:durableId="1210721493">
    <w:abstractNumId w:val="128"/>
  </w:num>
  <w:num w:numId="142" w16cid:durableId="895317138">
    <w:abstractNumId w:val="158"/>
  </w:num>
  <w:num w:numId="143" w16cid:durableId="1450510192">
    <w:abstractNumId w:val="253"/>
  </w:num>
  <w:num w:numId="144" w16cid:durableId="116609745">
    <w:abstractNumId w:val="84"/>
  </w:num>
  <w:num w:numId="145" w16cid:durableId="1631591888">
    <w:abstractNumId w:val="227"/>
  </w:num>
  <w:num w:numId="146" w16cid:durableId="2091078649">
    <w:abstractNumId w:val="144"/>
  </w:num>
  <w:num w:numId="147" w16cid:durableId="985934520">
    <w:abstractNumId w:val="183"/>
  </w:num>
  <w:num w:numId="148" w16cid:durableId="1011179377">
    <w:abstractNumId w:val="220"/>
  </w:num>
  <w:num w:numId="149" w16cid:durableId="1037387175">
    <w:abstractNumId w:val="42"/>
  </w:num>
  <w:num w:numId="150" w16cid:durableId="1218662272">
    <w:abstractNumId w:val="45"/>
  </w:num>
  <w:num w:numId="151" w16cid:durableId="680815515">
    <w:abstractNumId w:val="56"/>
  </w:num>
  <w:num w:numId="152" w16cid:durableId="1499032252">
    <w:abstractNumId w:val="210"/>
  </w:num>
  <w:num w:numId="153" w16cid:durableId="66418431">
    <w:abstractNumId w:val="112"/>
  </w:num>
  <w:num w:numId="154" w16cid:durableId="1621691170">
    <w:abstractNumId w:val="23"/>
  </w:num>
  <w:num w:numId="155" w16cid:durableId="1459640496">
    <w:abstractNumId w:val="51"/>
  </w:num>
  <w:num w:numId="156" w16cid:durableId="315453924">
    <w:abstractNumId w:val="22"/>
  </w:num>
  <w:num w:numId="157" w16cid:durableId="250479773">
    <w:abstractNumId w:val="154"/>
  </w:num>
  <w:num w:numId="158" w16cid:durableId="475606284">
    <w:abstractNumId w:val="117"/>
  </w:num>
  <w:num w:numId="159" w16cid:durableId="40053974">
    <w:abstractNumId w:val="251"/>
  </w:num>
  <w:num w:numId="160" w16cid:durableId="1991783873">
    <w:abstractNumId w:val="6"/>
  </w:num>
  <w:num w:numId="161" w16cid:durableId="2118327500">
    <w:abstractNumId w:val="184"/>
  </w:num>
  <w:num w:numId="162" w16cid:durableId="43919414">
    <w:abstractNumId w:val="76"/>
  </w:num>
  <w:num w:numId="163" w16cid:durableId="1258171460">
    <w:abstractNumId w:val="24"/>
  </w:num>
  <w:num w:numId="164" w16cid:durableId="1606769207">
    <w:abstractNumId w:val="116"/>
  </w:num>
  <w:num w:numId="165" w16cid:durableId="739911721">
    <w:abstractNumId w:val="25"/>
  </w:num>
  <w:num w:numId="166" w16cid:durableId="1098479847">
    <w:abstractNumId w:val="177"/>
  </w:num>
  <w:num w:numId="167" w16cid:durableId="1479542056">
    <w:abstractNumId w:val="83"/>
  </w:num>
  <w:num w:numId="168" w16cid:durableId="34158350">
    <w:abstractNumId w:val="132"/>
  </w:num>
  <w:num w:numId="169" w16cid:durableId="282276934">
    <w:abstractNumId w:val="9"/>
  </w:num>
  <w:num w:numId="170" w16cid:durableId="2081324989">
    <w:abstractNumId w:val="36"/>
  </w:num>
  <w:num w:numId="171" w16cid:durableId="1097409839">
    <w:abstractNumId w:val="137"/>
  </w:num>
  <w:num w:numId="172" w16cid:durableId="952787016">
    <w:abstractNumId w:val="205"/>
  </w:num>
  <w:num w:numId="173" w16cid:durableId="844512061">
    <w:abstractNumId w:val="155"/>
  </w:num>
  <w:num w:numId="174" w16cid:durableId="906379159">
    <w:abstractNumId w:val="119"/>
  </w:num>
  <w:num w:numId="175" w16cid:durableId="1654674339">
    <w:abstractNumId w:val="195"/>
  </w:num>
  <w:num w:numId="176" w16cid:durableId="908491737">
    <w:abstractNumId w:val="258"/>
  </w:num>
  <w:num w:numId="177" w16cid:durableId="1965454825">
    <w:abstractNumId w:val="146"/>
  </w:num>
  <w:num w:numId="178" w16cid:durableId="1547453723">
    <w:abstractNumId w:val="232"/>
  </w:num>
  <w:num w:numId="179" w16cid:durableId="676536923">
    <w:abstractNumId w:val="135"/>
  </w:num>
  <w:num w:numId="180" w16cid:durableId="1598517964">
    <w:abstractNumId w:val="139"/>
  </w:num>
  <w:num w:numId="181" w16cid:durableId="1267663269">
    <w:abstractNumId w:val="86"/>
  </w:num>
  <w:num w:numId="182" w16cid:durableId="1111556329">
    <w:abstractNumId w:val="20"/>
  </w:num>
  <w:num w:numId="183" w16cid:durableId="118114418">
    <w:abstractNumId w:val="43"/>
  </w:num>
  <w:num w:numId="184" w16cid:durableId="1219584846">
    <w:abstractNumId w:val="265"/>
  </w:num>
  <w:num w:numId="185" w16cid:durableId="1162309785">
    <w:abstractNumId w:val="198"/>
  </w:num>
  <w:num w:numId="186" w16cid:durableId="358967043">
    <w:abstractNumId w:val="93"/>
  </w:num>
  <w:num w:numId="187" w16cid:durableId="982080112">
    <w:abstractNumId w:val="167"/>
  </w:num>
  <w:num w:numId="188" w16cid:durableId="1316842070">
    <w:abstractNumId w:val="168"/>
  </w:num>
  <w:num w:numId="189" w16cid:durableId="1639845030">
    <w:abstractNumId w:val="238"/>
  </w:num>
  <w:num w:numId="190" w16cid:durableId="843865204">
    <w:abstractNumId w:val="82"/>
  </w:num>
  <w:num w:numId="191" w16cid:durableId="703093556">
    <w:abstractNumId w:val="110"/>
  </w:num>
  <w:num w:numId="192" w16cid:durableId="1911766875">
    <w:abstractNumId w:val="149"/>
  </w:num>
  <w:num w:numId="193" w16cid:durableId="439840154">
    <w:abstractNumId w:val="259"/>
  </w:num>
  <w:num w:numId="194" w16cid:durableId="508787466">
    <w:abstractNumId w:val="1"/>
  </w:num>
  <w:num w:numId="195" w16cid:durableId="1422527546">
    <w:abstractNumId w:val="122"/>
  </w:num>
  <w:num w:numId="196" w16cid:durableId="2109306878">
    <w:abstractNumId w:val="162"/>
  </w:num>
  <w:num w:numId="197" w16cid:durableId="1903442245">
    <w:abstractNumId w:val="166"/>
  </w:num>
  <w:num w:numId="198" w16cid:durableId="261911943">
    <w:abstractNumId w:val="55"/>
  </w:num>
  <w:num w:numId="199" w16cid:durableId="158036085">
    <w:abstractNumId w:val="221"/>
  </w:num>
  <w:num w:numId="200" w16cid:durableId="1477988865">
    <w:abstractNumId w:val="130"/>
  </w:num>
  <w:num w:numId="201" w16cid:durableId="1611664271">
    <w:abstractNumId w:val="65"/>
  </w:num>
  <w:num w:numId="202" w16cid:durableId="727074344">
    <w:abstractNumId w:val="27"/>
  </w:num>
  <w:num w:numId="203" w16cid:durableId="1983732123">
    <w:abstractNumId w:val="150"/>
  </w:num>
  <w:num w:numId="204" w16cid:durableId="106236573">
    <w:abstractNumId w:val="186"/>
  </w:num>
  <w:num w:numId="205" w16cid:durableId="794719785">
    <w:abstractNumId w:val="94"/>
  </w:num>
  <w:num w:numId="206" w16cid:durableId="562563369">
    <w:abstractNumId w:val="69"/>
  </w:num>
  <w:num w:numId="207" w16cid:durableId="2112702599">
    <w:abstractNumId w:val="249"/>
  </w:num>
  <w:num w:numId="208" w16cid:durableId="1690719613">
    <w:abstractNumId w:val="244"/>
  </w:num>
  <w:num w:numId="209" w16cid:durableId="1127577820">
    <w:abstractNumId w:val="115"/>
  </w:num>
  <w:num w:numId="210" w16cid:durableId="56828442">
    <w:abstractNumId w:val="114"/>
  </w:num>
  <w:num w:numId="211" w16cid:durableId="349644130">
    <w:abstractNumId w:val="38"/>
  </w:num>
  <w:num w:numId="212" w16cid:durableId="1712922162">
    <w:abstractNumId w:val="123"/>
  </w:num>
  <w:num w:numId="213" w16cid:durableId="526606023">
    <w:abstractNumId w:val="90"/>
  </w:num>
  <w:num w:numId="214" w16cid:durableId="1234117781">
    <w:abstractNumId w:val="218"/>
  </w:num>
  <w:num w:numId="215" w16cid:durableId="763965250">
    <w:abstractNumId w:val="80"/>
  </w:num>
  <w:num w:numId="216" w16cid:durableId="1198199742">
    <w:abstractNumId w:val="194"/>
  </w:num>
  <w:num w:numId="217" w16cid:durableId="644236025">
    <w:abstractNumId w:val="59"/>
  </w:num>
  <w:num w:numId="218" w16cid:durableId="515466960">
    <w:abstractNumId w:val="3"/>
  </w:num>
  <w:num w:numId="219" w16cid:durableId="220482801">
    <w:abstractNumId w:val="207"/>
  </w:num>
  <w:num w:numId="220" w16cid:durableId="1056394393">
    <w:abstractNumId w:val="72"/>
  </w:num>
  <w:num w:numId="221" w16cid:durableId="1876195785">
    <w:abstractNumId w:val="131"/>
  </w:num>
  <w:num w:numId="222" w16cid:durableId="1649818197">
    <w:abstractNumId w:val="201"/>
  </w:num>
  <w:num w:numId="223" w16cid:durableId="710157967">
    <w:abstractNumId w:val="95"/>
  </w:num>
  <w:num w:numId="224" w16cid:durableId="1006326275">
    <w:abstractNumId w:val="240"/>
  </w:num>
  <w:num w:numId="225" w16cid:durableId="204801501">
    <w:abstractNumId w:val="5"/>
  </w:num>
  <w:num w:numId="226" w16cid:durableId="489639211">
    <w:abstractNumId w:val="152"/>
  </w:num>
  <w:num w:numId="227" w16cid:durableId="792595271">
    <w:abstractNumId w:val="214"/>
  </w:num>
  <w:num w:numId="228" w16cid:durableId="380834976">
    <w:abstractNumId w:val="247"/>
  </w:num>
  <w:num w:numId="229" w16cid:durableId="952057384">
    <w:abstractNumId w:val="151"/>
  </w:num>
  <w:num w:numId="230" w16cid:durableId="785582606">
    <w:abstractNumId w:val="173"/>
  </w:num>
  <w:num w:numId="231" w16cid:durableId="208998140">
    <w:abstractNumId w:val="46"/>
  </w:num>
  <w:num w:numId="232" w16cid:durableId="1889218105">
    <w:abstractNumId w:val="237"/>
  </w:num>
  <w:num w:numId="233" w16cid:durableId="98107449">
    <w:abstractNumId w:val="97"/>
  </w:num>
  <w:num w:numId="234" w16cid:durableId="1990673455">
    <w:abstractNumId w:val="138"/>
  </w:num>
  <w:num w:numId="235" w16cid:durableId="1807310256">
    <w:abstractNumId w:val="209"/>
  </w:num>
  <w:num w:numId="236" w16cid:durableId="1338727550">
    <w:abstractNumId w:val="60"/>
  </w:num>
  <w:num w:numId="237" w16cid:durableId="2036878541">
    <w:abstractNumId w:val="217"/>
  </w:num>
  <w:num w:numId="238" w16cid:durableId="201677384">
    <w:abstractNumId w:val="175"/>
  </w:num>
  <w:num w:numId="239" w16cid:durableId="332879718">
    <w:abstractNumId w:val="104"/>
  </w:num>
  <w:num w:numId="240" w16cid:durableId="174853406">
    <w:abstractNumId w:val="191"/>
  </w:num>
  <w:num w:numId="241" w16cid:durableId="1837918348">
    <w:abstractNumId w:val="15"/>
  </w:num>
  <w:num w:numId="242" w16cid:durableId="1290088011">
    <w:abstractNumId w:val="241"/>
  </w:num>
  <w:num w:numId="243" w16cid:durableId="189880280">
    <w:abstractNumId w:val="121"/>
  </w:num>
  <w:num w:numId="244" w16cid:durableId="417020241">
    <w:abstractNumId w:val="248"/>
  </w:num>
  <w:num w:numId="245" w16cid:durableId="312494344">
    <w:abstractNumId w:val="103"/>
  </w:num>
  <w:num w:numId="246" w16cid:durableId="193202905">
    <w:abstractNumId w:val="263"/>
  </w:num>
  <w:num w:numId="247" w16cid:durableId="1203324003">
    <w:abstractNumId w:val="153"/>
  </w:num>
  <w:num w:numId="248" w16cid:durableId="1476486125">
    <w:abstractNumId w:val="91"/>
  </w:num>
  <w:num w:numId="249" w16cid:durableId="296691353">
    <w:abstractNumId w:val="203"/>
  </w:num>
  <w:num w:numId="250" w16cid:durableId="2125690930">
    <w:abstractNumId w:val="79"/>
  </w:num>
  <w:num w:numId="251" w16cid:durableId="2116292322">
    <w:abstractNumId w:val="50"/>
  </w:num>
  <w:num w:numId="252" w16cid:durableId="2138529277">
    <w:abstractNumId w:val="33"/>
  </w:num>
  <w:num w:numId="253" w16cid:durableId="964045114">
    <w:abstractNumId w:val="133"/>
  </w:num>
  <w:num w:numId="254" w16cid:durableId="437020978">
    <w:abstractNumId w:val="222"/>
  </w:num>
  <w:num w:numId="255" w16cid:durableId="269975350">
    <w:abstractNumId w:val="34"/>
  </w:num>
  <w:num w:numId="256" w16cid:durableId="514656346">
    <w:abstractNumId w:val="225"/>
  </w:num>
  <w:num w:numId="257" w16cid:durableId="523785683">
    <w:abstractNumId w:val="12"/>
  </w:num>
  <w:num w:numId="258" w16cid:durableId="1608924631">
    <w:abstractNumId w:val="70"/>
  </w:num>
  <w:num w:numId="259" w16cid:durableId="2122796545">
    <w:abstractNumId w:val="73"/>
  </w:num>
  <w:num w:numId="260" w16cid:durableId="2125924533">
    <w:abstractNumId w:val="89"/>
  </w:num>
  <w:num w:numId="261" w16cid:durableId="855769310">
    <w:abstractNumId w:val="58"/>
  </w:num>
  <w:num w:numId="262" w16cid:durableId="1865484645">
    <w:abstractNumId w:val="16"/>
  </w:num>
  <w:num w:numId="263" w16cid:durableId="1517498679">
    <w:abstractNumId w:val="157"/>
  </w:num>
  <w:num w:numId="264" w16cid:durableId="813835780">
    <w:abstractNumId w:val="62"/>
  </w:num>
  <w:num w:numId="265" w16cid:durableId="1236555178">
    <w:abstractNumId w:val="239"/>
  </w:num>
  <w:num w:numId="266" w16cid:durableId="33117261">
    <w:abstractNumId w:val="120"/>
  </w:num>
  <w:num w:numId="267" w16cid:durableId="347485804">
    <w:abstractNumId w:val="85"/>
  </w:num>
  <w:num w:numId="268" w16cid:durableId="290401120">
    <w:abstractNumId w:val="261"/>
  </w:num>
  <w:numIdMacAtCleanup w:val="2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an Ash">
    <w15:presenceInfo w15:providerId="AD" w15:userId="S::mash@partners.net::6f1afe83-cafa-44c1-84c8-e8b5d4a60212"/>
  </w15:person>
  <w15:person w15:author="Leonardo Torres">
    <w15:presenceInfo w15:providerId="AD" w15:userId="S::ltorres@partners.net::0411b1c9-fac9-4aa8-8725-2b8609cc18e0"/>
  </w15:person>
  <w15:person w15:author="Catalina Ipas">
    <w15:presenceInfo w15:providerId="AD" w15:userId="S::cipas@partners.net::bc5d8e65-d428-4fab-9459-e9b4f26a3759"/>
  </w15:person>
  <w15:person w15:author="Roger Sanchez">
    <w15:presenceInfo w15:providerId="AD" w15:userId="S::rsanchez@partners.net::50ade738-df91-4789-bbfa-70e8d934ab19"/>
  </w15:person>
  <w15:person w15:author="Danielle Martin">
    <w15:presenceInfo w15:providerId="None" w15:userId="Danielle Martin"/>
  </w15:person>
  <w15:person w15:author="Paola Sarmiento">
    <w15:presenceInfo w15:providerId="AD" w15:userId="S::psarmiento@partners.net::e0255561-4dc0-45fc-8d01-0914501388b5"/>
  </w15:person>
  <w15:person w15:author="Fernando Rodriguez">
    <w15:presenceInfo w15:providerId="AD" w15:userId="S::frodriguez@partners.net::66d3df84-e876-4541-b5ec-37806d8a68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AB"/>
    <w:rsid w:val="000001BD"/>
    <w:rsid w:val="00000809"/>
    <w:rsid w:val="000012DE"/>
    <w:rsid w:val="00001411"/>
    <w:rsid w:val="000014DB"/>
    <w:rsid w:val="00001DEA"/>
    <w:rsid w:val="0000203E"/>
    <w:rsid w:val="000028BB"/>
    <w:rsid w:val="00002BC1"/>
    <w:rsid w:val="0000366D"/>
    <w:rsid w:val="00003698"/>
    <w:rsid w:val="0000383D"/>
    <w:rsid w:val="00004700"/>
    <w:rsid w:val="000048D6"/>
    <w:rsid w:val="00005766"/>
    <w:rsid w:val="00005D75"/>
    <w:rsid w:val="00005E85"/>
    <w:rsid w:val="00005FBC"/>
    <w:rsid w:val="00006068"/>
    <w:rsid w:val="000065C9"/>
    <w:rsid w:val="000066CF"/>
    <w:rsid w:val="0000683D"/>
    <w:rsid w:val="00006955"/>
    <w:rsid w:val="0000706C"/>
    <w:rsid w:val="00010383"/>
    <w:rsid w:val="000104DC"/>
    <w:rsid w:val="00011C7F"/>
    <w:rsid w:val="00011CC4"/>
    <w:rsid w:val="0001377E"/>
    <w:rsid w:val="00013B9C"/>
    <w:rsid w:val="0001455B"/>
    <w:rsid w:val="00014782"/>
    <w:rsid w:val="000149B9"/>
    <w:rsid w:val="0001541E"/>
    <w:rsid w:val="00015816"/>
    <w:rsid w:val="000162F9"/>
    <w:rsid w:val="00017563"/>
    <w:rsid w:val="00017B27"/>
    <w:rsid w:val="000204E9"/>
    <w:rsid w:val="000207CC"/>
    <w:rsid w:val="000207E6"/>
    <w:rsid w:val="00020A29"/>
    <w:rsid w:val="00021098"/>
    <w:rsid w:val="000210BC"/>
    <w:rsid w:val="00021213"/>
    <w:rsid w:val="00021955"/>
    <w:rsid w:val="00022EA0"/>
    <w:rsid w:val="00023118"/>
    <w:rsid w:val="0002314A"/>
    <w:rsid w:val="000237FD"/>
    <w:rsid w:val="00024424"/>
    <w:rsid w:val="000247E2"/>
    <w:rsid w:val="00024A56"/>
    <w:rsid w:val="000260DF"/>
    <w:rsid w:val="00026C8D"/>
    <w:rsid w:val="000274D9"/>
    <w:rsid w:val="000277EE"/>
    <w:rsid w:val="00030D2F"/>
    <w:rsid w:val="000321D1"/>
    <w:rsid w:val="0003244C"/>
    <w:rsid w:val="00032492"/>
    <w:rsid w:val="00032BFB"/>
    <w:rsid w:val="00033E83"/>
    <w:rsid w:val="00034A94"/>
    <w:rsid w:val="00035346"/>
    <w:rsid w:val="00036569"/>
    <w:rsid w:val="000368C7"/>
    <w:rsid w:val="00036EE1"/>
    <w:rsid w:val="0003708E"/>
    <w:rsid w:val="00037162"/>
    <w:rsid w:val="0004002E"/>
    <w:rsid w:val="000405C5"/>
    <w:rsid w:val="00041244"/>
    <w:rsid w:val="00041C50"/>
    <w:rsid w:val="00043EC0"/>
    <w:rsid w:val="00044373"/>
    <w:rsid w:val="000452ED"/>
    <w:rsid w:val="000455DA"/>
    <w:rsid w:val="00046287"/>
    <w:rsid w:val="00046788"/>
    <w:rsid w:val="00047046"/>
    <w:rsid w:val="0004753A"/>
    <w:rsid w:val="000476BB"/>
    <w:rsid w:val="00047D3C"/>
    <w:rsid w:val="00047F88"/>
    <w:rsid w:val="00050CE9"/>
    <w:rsid w:val="00050E70"/>
    <w:rsid w:val="00051288"/>
    <w:rsid w:val="00051451"/>
    <w:rsid w:val="00052124"/>
    <w:rsid w:val="000534C3"/>
    <w:rsid w:val="000541CC"/>
    <w:rsid w:val="00054AEC"/>
    <w:rsid w:val="00055329"/>
    <w:rsid w:val="00055BAC"/>
    <w:rsid w:val="00055C8A"/>
    <w:rsid w:val="000560BA"/>
    <w:rsid w:val="0005678C"/>
    <w:rsid w:val="00057021"/>
    <w:rsid w:val="0005765D"/>
    <w:rsid w:val="00057E46"/>
    <w:rsid w:val="00060047"/>
    <w:rsid w:val="00060D64"/>
    <w:rsid w:val="00060EA7"/>
    <w:rsid w:val="000616EA"/>
    <w:rsid w:val="00061AA9"/>
    <w:rsid w:val="00061E45"/>
    <w:rsid w:val="00062705"/>
    <w:rsid w:val="00062F00"/>
    <w:rsid w:val="000638B3"/>
    <w:rsid w:val="0006399D"/>
    <w:rsid w:val="00063A3D"/>
    <w:rsid w:val="00063DA3"/>
    <w:rsid w:val="00063E14"/>
    <w:rsid w:val="0006551C"/>
    <w:rsid w:val="000665EE"/>
    <w:rsid w:val="00066FAE"/>
    <w:rsid w:val="00067C17"/>
    <w:rsid w:val="0007015A"/>
    <w:rsid w:val="000702AD"/>
    <w:rsid w:val="00070D60"/>
    <w:rsid w:val="00071174"/>
    <w:rsid w:val="000711F4"/>
    <w:rsid w:val="0007123C"/>
    <w:rsid w:val="0007231D"/>
    <w:rsid w:val="0007262E"/>
    <w:rsid w:val="00072845"/>
    <w:rsid w:val="00072A9C"/>
    <w:rsid w:val="0007320D"/>
    <w:rsid w:val="00073AEB"/>
    <w:rsid w:val="0007416C"/>
    <w:rsid w:val="00074362"/>
    <w:rsid w:val="00074945"/>
    <w:rsid w:val="00074CEC"/>
    <w:rsid w:val="00075072"/>
    <w:rsid w:val="00075427"/>
    <w:rsid w:val="000756EC"/>
    <w:rsid w:val="000759F6"/>
    <w:rsid w:val="000760DF"/>
    <w:rsid w:val="000769AB"/>
    <w:rsid w:val="00077125"/>
    <w:rsid w:val="000773F0"/>
    <w:rsid w:val="00077A2F"/>
    <w:rsid w:val="00080544"/>
    <w:rsid w:val="00080B3A"/>
    <w:rsid w:val="0008122A"/>
    <w:rsid w:val="00081CE0"/>
    <w:rsid w:val="00081D70"/>
    <w:rsid w:val="00081E9A"/>
    <w:rsid w:val="00082783"/>
    <w:rsid w:val="00083890"/>
    <w:rsid w:val="00083D15"/>
    <w:rsid w:val="0008438F"/>
    <w:rsid w:val="00084A73"/>
    <w:rsid w:val="00084F7E"/>
    <w:rsid w:val="0008512A"/>
    <w:rsid w:val="00085CA1"/>
    <w:rsid w:val="00085E23"/>
    <w:rsid w:val="00085FBD"/>
    <w:rsid w:val="000864B8"/>
    <w:rsid w:val="00087042"/>
    <w:rsid w:val="000871E7"/>
    <w:rsid w:val="00087678"/>
    <w:rsid w:val="0009043F"/>
    <w:rsid w:val="00090839"/>
    <w:rsid w:val="00090A80"/>
    <w:rsid w:val="000913E7"/>
    <w:rsid w:val="0009160A"/>
    <w:rsid w:val="000916A8"/>
    <w:rsid w:val="000918BB"/>
    <w:rsid w:val="00091FF2"/>
    <w:rsid w:val="00092A97"/>
    <w:rsid w:val="00092C69"/>
    <w:rsid w:val="00093EA9"/>
    <w:rsid w:val="00094173"/>
    <w:rsid w:val="0009551B"/>
    <w:rsid w:val="00097041"/>
    <w:rsid w:val="000971D5"/>
    <w:rsid w:val="00097C9F"/>
    <w:rsid w:val="000A09D0"/>
    <w:rsid w:val="000A0FDB"/>
    <w:rsid w:val="000A1765"/>
    <w:rsid w:val="000A241F"/>
    <w:rsid w:val="000A2F98"/>
    <w:rsid w:val="000A333C"/>
    <w:rsid w:val="000A3A15"/>
    <w:rsid w:val="000A41BB"/>
    <w:rsid w:val="000A51E8"/>
    <w:rsid w:val="000A673E"/>
    <w:rsid w:val="000A68BF"/>
    <w:rsid w:val="000A694C"/>
    <w:rsid w:val="000A6F7D"/>
    <w:rsid w:val="000A73E8"/>
    <w:rsid w:val="000A7813"/>
    <w:rsid w:val="000A7EA4"/>
    <w:rsid w:val="000B00B5"/>
    <w:rsid w:val="000B0BB1"/>
    <w:rsid w:val="000B134B"/>
    <w:rsid w:val="000B213A"/>
    <w:rsid w:val="000B3BFC"/>
    <w:rsid w:val="000B3CD1"/>
    <w:rsid w:val="000B4240"/>
    <w:rsid w:val="000B4241"/>
    <w:rsid w:val="000B4A3E"/>
    <w:rsid w:val="000B4F40"/>
    <w:rsid w:val="000B50C4"/>
    <w:rsid w:val="000B535D"/>
    <w:rsid w:val="000B5C69"/>
    <w:rsid w:val="000B5EAA"/>
    <w:rsid w:val="000B73BF"/>
    <w:rsid w:val="000B7547"/>
    <w:rsid w:val="000B7DB9"/>
    <w:rsid w:val="000C018A"/>
    <w:rsid w:val="000C0482"/>
    <w:rsid w:val="000C0C5B"/>
    <w:rsid w:val="000C10D8"/>
    <w:rsid w:val="000C115F"/>
    <w:rsid w:val="000C15F6"/>
    <w:rsid w:val="000C1C0D"/>
    <w:rsid w:val="000C1CCC"/>
    <w:rsid w:val="000C1E1B"/>
    <w:rsid w:val="000C2319"/>
    <w:rsid w:val="000C2F75"/>
    <w:rsid w:val="000C4053"/>
    <w:rsid w:val="000C4473"/>
    <w:rsid w:val="000C4CCF"/>
    <w:rsid w:val="000C4DFB"/>
    <w:rsid w:val="000C5559"/>
    <w:rsid w:val="000C57CE"/>
    <w:rsid w:val="000C57F8"/>
    <w:rsid w:val="000C5C8D"/>
    <w:rsid w:val="000C5D06"/>
    <w:rsid w:val="000C64D0"/>
    <w:rsid w:val="000C64D2"/>
    <w:rsid w:val="000C6ADB"/>
    <w:rsid w:val="000C755A"/>
    <w:rsid w:val="000C768F"/>
    <w:rsid w:val="000C76D8"/>
    <w:rsid w:val="000D053E"/>
    <w:rsid w:val="000D20F4"/>
    <w:rsid w:val="000D22E0"/>
    <w:rsid w:val="000D244A"/>
    <w:rsid w:val="000D244B"/>
    <w:rsid w:val="000D2C0C"/>
    <w:rsid w:val="000D45E1"/>
    <w:rsid w:val="000D5B2C"/>
    <w:rsid w:val="000D6F90"/>
    <w:rsid w:val="000D72E9"/>
    <w:rsid w:val="000E0C98"/>
    <w:rsid w:val="000E14F9"/>
    <w:rsid w:val="000E2603"/>
    <w:rsid w:val="000E2CDC"/>
    <w:rsid w:val="000E2CF8"/>
    <w:rsid w:val="000E2D95"/>
    <w:rsid w:val="000E30A7"/>
    <w:rsid w:val="000E33E8"/>
    <w:rsid w:val="000E37EA"/>
    <w:rsid w:val="000E3815"/>
    <w:rsid w:val="000E40C8"/>
    <w:rsid w:val="000E473A"/>
    <w:rsid w:val="000E4996"/>
    <w:rsid w:val="000E4BC2"/>
    <w:rsid w:val="000E5A1C"/>
    <w:rsid w:val="000E6C7C"/>
    <w:rsid w:val="000E6F20"/>
    <w:rsid w:val="000E75B8"/>
    <w:rsid w:val="000E769D"/>
    <w:rsid w:val="000E77A2"/>
    <w:rsid w:val="000E79F5"/>
    <w:rsid w:val="000F07D0"/>
    <w:rsid w:val="000F0F08"/>
    <w:rsid w:val="000F10F7"/>
    <w:rsid w:val="000F1AC0"/>
    <w:rsid w:val="000F2341"/>
    <w:rsid w:val="000F23C9"/>
    <w:rsid w:val="000F24C2"/>
    <w:rsid w:val="000F26E2"/>
    <w:rsid w:val="000F2862"/>
    <w:rsid w:val="000F2881"/>
    <w:rsid w:val="000F2F2A"/>
    <w:rsid w:val="000F372A"/>
    <w:rsid w:val="000F3C24"/>
    <w:rsid w:val="000F439F"/>
    <w:rsid w:val="000F46EC"/>
    <w:rsid w:val="000F4B3F"/>
    <w:rsid w:val="000F53DF"/>
    <w:rsid w:val="000F66D2"/>
    <w:rsid w:val="000F6709"/>
    <w:rsid w:val="000F7353"/>
    <w:rsid w:val="000F7D20"/>
    <w:rsid w:val="00100EB9"/>
    <w:rsid w:val="00100EF2"/>
    <w:rsid w:val="001017D2"/>
    <w:rsid w:val="00101AC5"/>
    <w:rsid w:val="00101F3C"/>
    <w:rsid w:val="00102023"/>
    <w:rsid w:val="001021FC"/>
    <w:rsid w:val="001022CE"/>
    <w:rsid w:val="00105065"/>
    <w:rsid w:val="00105ABE"/>
    <w:rsid w:val="001060B4"/>
    <w:rsid w:val="00106CE0"/>
    <w:rsid w:val="00107235"/>
    <w:rsid w:val="0010773D"/>
    <w:rsid w:val="001103EF"/>
    <w:rsid w:val="00110B39"/>
    <w:rsid w:val="00110F12"/>
    <w:rsid w:val="00111692"/>
    <w:rsid w:val="0011186D"/>
    <w:rsid w:val="00112888"/>
    <w:rsid w:val="00112901"/>
    <w:rsid w:val="00113270"/>
    <w:rsid w:val="00113C6A"/>
    <w:rsid w:val="001143A2"/>
    <w:rsid w:val="001164E0"/>
    <w:rsid w:val="00116C3F"/>
    <w:rsid w:val="00116FBA"/>
    <w:rsid w:val="00117AE4"/>
    <w:rsid w:val="0012040B"/>
    <w:rsid w:val="001209C2"/>
    <w:rsid w:val="00122155"/>
    <w:rsid w:val="001223B5"/>
    <w:rsid w:val="00122523"/>
    <w:rsid w:val="00123BFE"/>
    <w:rsid w:val="00123E3A"/>
    <w:rsid w:val="00124116"/>
    <w:rsid w:val="00126016"/>
    <w:rsid w:val="00127035"/>
    <w:rsid w:val="001275E7"/>
    <w:rsid w:val="00127C83"/>
    <w:rsid w:val="00127F67"/>
    <w:rsid w:val="00130690"/>
    <w:rsid w:val="0013082C"/>
    <w:rsid w:val="00130B6D"/>
    <w:rsid w:val="00130CD5"/>
    <w:rsid w:val="0013178B"/>
    <w:rsid w:val="0013185D"/>
    <w:rsid w:val="001320E5"/>
    <w:rsid w:val="00132639"/>
    <w:rsid w:val="001327A0"/>
    <w:rsid w:val="00132AEE"/>
    <w:rsid w:val="00134446"/>
    <w:rsid w:val="00134976"/>
    <w:rsid w:val="00135081"/>
    <w:rsid w:val="001350C3"/>
    <w:rsid w:val="00135127"/>
    <w:rsid w:val="00135207"/>
    <w:rsid w:val="0013588C"/>
    <w:rsid w:val="00136581"/>
    <w:rsid w:val="00136E5E"/>
    <w:rsid w:val="00137635"/>
    <w:rsid w:val="00137B53"/>
    <w:rsid w:val="001405A1"/>
    <w:rsid w:val="001409BE"/>
    <w:rsid w:val="00140B85"/>
    <w:rsid w:val="00140C8C"/>
    <w:rsid w:val="00140E3E"/>
    <w:rsid w:val="0014168B"/>
    <w:rsid w:val="00141A13"/>
    <w:rsid w:val="0014235F"/>
    <w:rsid w:val="0014244A"/>
    <w:rsid w:val="00143845"/>
    <w:rsid w:val="00143EAF"/>
    <w:rsid w:val="00144020"/>
    <w:rsid w:val="00144862"/>
    <w:rsid w:val="00144FBF"/>
    <w:rsid w:val="00145AC0"/>
    <w:rsid w:val="00145B6A"/>
    <w:rsid w:val="001462CE"/>
    <w:rsid w:val="001467EE"/>
    <w:rsid w:val="0014698E"/>
    <w:rsid w:val="00146BEA"/>
    <w:rsid w:val="001472F4"/>
    <w:rsid w:val="0014791A"/>
    <w:rsid w:val="00147CBD"/>
    <w:rsid w:val="001504DC"/>
    <w:rsid w:val="00150912"/>
    <w:rsid w:val="001509A3"/>
    <w:rsid w:val="00151152"/>
    <w:rsid w:val="0015218C"/>
    <w:rsid w:val="00152268"/>
    <w:rsid w:val="001524C0"/>
    <w:rsid w:val="001528DD"/>
    <w:rsid w:val="00152B96"/>
    <w:rsid w:val="00153020"/>
    <w:rsid w:val="00153ACE"/>
    <w:rsid w:val="0015425E"/>
    <w:rsid w:val="0015457D"/>
    <w:rsid w:val="001549CD"/>
    <w:rsid w:val="0015502D"/>
    <w:rsid w:val="001558EE"/>
    <w:rsid w:val="00155F0F"/>
    <w:rsid w:val="00155FBF"/>
    <w:rsid w:val="0015643B"/>
    <w:rsid w:val="00156473"/>
    <w:rsid w:val="00156740"/>
    <w:rsid w:val="00156D25"/>
    <w:rsid w:val="00157A9E"/>
    <w:rsid w:val="00157EB3"/>
    <w:rsid w:val="00160FBA"/>
    <w:rsid w:val="00161BE1"/>
    <w:rsid w:val="0016212C"/>
    <w:rsid w:val="00162188"/>
    <w:rsid w:val="00162DE8"/>
    <w:rsid w:val="00162E39"/>
    <w:rsid w:val="001630A2"/>
    <w:rsid w:val="00164315"/>
    <w:rsid w:val="001643F0"/>
    <w:rsid w:val="00164465"/>
    <w:rsid w:val="00164D58"/>
    <w:rsid w:val="00166786"/>
    <w:rsid w:val="0016706F"/>
    <w:rsid w:val="00170060"/>
    <w:rsid w:val="001705EE"/>
    <w:rsid w:val="00170F70"/>
    <w:rsid w:val="001711F7"/>
    <w:rsid w:val="00171276"/>
    <w:rsid w:val="00171372"/>
    <w:rsid w:val="00171B3C"/>
    <w:rsid w:val="00171DAD"/>
    <w:rsid w:val="00171FEB"/>
    <w:rsid w:val="001729E6"/>
    <w:rsid w:val="0017310A"/>
    <w:rsid w:val="0017333A"/>
    <w:rsid w:val="001735D3"/>
    <w:rsid w:val="0017597B"/>
    <w:rsid w:val="00175EFB"/>
    <w:rsid w:val="001762A6"/>
    <w:rsid w:val="001766C1"/>
    <w:rsid w:val="00176760"/>
    <w:rsid w:val="00176D8B"/>
    <w:rsid w:val="001805B5"/>
    <w:rsid w:val="001807CA"/>
    <w:rsid w:val="00181DB1"/>
    <w:rsid w:val="001836F0"/>
    <w:rsid w:val="00183EA9"/>
    <w:rsid w:val="00183FA9"/>
    <w:rsid w:val="00184178"/>
    <w:rsid w:val="001843C7"/>
    <w:rsid w:val="001846F5"/>
    <w:rsid w:val="00184A1E"/>
    <w:rsid w:val="00184C98"/>
    <w:rsid w:val="00185497"/>
    <w:rsid w:val="00185A24"/>
    <w:rsid w:val="00185B24"/>
    <w:rsid w:val="00186374"/>
    <w:rsid w:val="00186B90"/>
    <w:rsid w:val="00187644"/>
    <w:rsid w:val="001937A1"/>
    <w:rsid w:val="00193D92"/>
    <w:rsid w:val="0019431A"/>
    <w:rsid w:val="00194A6F"/>
    <w:rsid w:val="001951E4"/>
    <w:rsid w:val="00195D09"/>
    <w:rsid w:val="00196367"/>
    <w:rsid w:val="0019660D"/>
    <w:rsid w:val="001968C8"/>
    <w:rsid w:val="00196D33"/>
    <w:rsid w:val="001972E8"/>
    <w:rsid w:val="00197AD0"/>
    <w:rsid w:val="00197BB8"/>
    <w:rsid w:val="00197E91"/>
    <w:rsid w:val="001A04E0"/>
    <w:rsid w:val="001A09D5"/>
    <w:rsid w:val="001A0E98"/>
    <w:rsid w:val="001A0EFF"/>
    <w:rsid w:val="001A0FDB"/>
    <w:rsid w:val="001A14AF"/>
    <w:rsid w:val="001A2463"/>
    <w:rsid w:val="001A2DD0"/>
    <w:rsid w:val="001A2F94"/>
    <w:rsid w:val="001A31BD"/>
    <w:rsid w:val="001A3AD8"/>
    <w:rsid w:val="001A3B23"/>
    <w:rsid w:val="001A4389"/>
    <w:rsid w:val="001A4669"/>
    <w:rsid w:val="001A4DDA"/>
    <w:rsid w:val="001A4E7A"/>
    <w:rsid w:val="001A4FB7"/>
    <w:rsid w:val="001A53AE"/>
    <w:rsid w:val="001A583D"/>
    <w:rsid w:val="001A58B6"/>
    <w:rsid w:val="001A6038"/>
    <w:rsid w:val="001A6306"/>
    <w:rsid w:val="001A726C"/>
    <w:rsid w:val="001A79B0"/>
    <w:rsid w:val="001A7AE6"/>
    <w:rsid w:val="001B05AA"/>
    <w:rsid w:val="001B0CDF"/>
    <w:rsid w:val="001B14C2"/>
    <w:rsid w:val="001B2463"/>
    <w:rsid w:val="001B24EA"/>
    <w:rsid w:val="001B2A1D"/>
    <w:rsid w:val="001B2C43"/>
    <w:rsid w:val="001B3320"/>
    <w:rsid w:val="001B3D93"/>
    <w:rsid w:val="001B4277"/>
    <w:rsid w:val="001B45B5"/>
    <w:rsid w:val="001B49EE"/>
    <w:rsid w:val="001B6335"/>
    <w:rsid w:val="001B643B"/>
    <w:rsid w:val="001B65C0"/>
    <w:rsid w:val="001B6D94"/>
    <w:rsid w:val="001B715E"/>
    <w:rsid w:val="001B73E9"/>
    <w:rsid w:val="001B7686"/>
    <w:rsid w:val="001C04FD"/>
    <w:rsid w:val="001C06C3"/>
    <w:rsid w:val="001C0C22"/>
    <w:rsid w:val="001C1816"/>
    <w:rsid w:val="001C186E"/>
    <w:rsid w:val="001C1DD3"/>
    <w:rsid w:val="001C26D3"/>
    <w:rsid w:val="001C3F56"/>
    <w:rsid w:val="001C3FF2"/>
    <w:rsid w:val="001C50CF"/>
    <w:rsid w:val="001C558F"/>
    <w:rsid w:val="001C5600"/>
    <w:rsid w:val="001C57EC"/>
    <w:rsid w:val="001C5814"/>
    <w:rsid w:val="001C59CC"/>
    <w:rsid w:val="001C6886"/>
    <w:rsid w:val="001C712E"/>
    <w:rsid w:val="001D067C"/>
    <w:rsid w:val="001D14F1"/>
    <w:rsid w:val="001D1A94"/>
    <w:rsid w:val="001D1B2F"/>
    <w:rsid w:val="001D29FC"/>
    <w:rsid w:val="001D30AE"/>
    <w:rsid w:val="001D527C"/>
    <w:rsid w:val="001D56A1"/>
    <w:rsid w:val="001D5779"/>
    <w:rsid w:val="001D6AC0"/>
    <w:rsid w:val="001D6F36"/>
    <w:rsid w:val="001D7108"/>
    <w:rsid w:val="001D75A8"/>
    <w:rsid w:val="001D763C"/>
    <w:rsid w:val="001D7D21"/>
    <w:rsid w:val="001D7FC4"/>
    <w:rsid w:val="001E069B"/>
    <w:rsid w:val="001E0A24"/>
    <w:rsid w:val="001E0AD2"/>
    <w:rsid w:val="001E13D8"/>
    <w:rsid w:val="001E23F9"/>
    <w:rsid w:val="001E26B6"/>
    <w:rsid w:val="001E33FD"/>
    <w:rsid w:val="001E35E9"/>
    <w:rsid w:val="001E3FD0"/>
    <w:rsid w:val="001E402A"/>
    <w:rsid w:val="001E5B3B"/>
    <w:rsid w:val="001E5C7B"/>
    <w:rsid w:val="001E5DF7"/>
    <w:rsid w:val="001E6432"/>
    <w:rsid w:val="001E6466"/>
    <w:rsid w:val="001E7DA2"/>
    <w:rsid w:val="001E7DE6"/>
    <w:rsid w:val="001F0716"/>
    <w:rsid w:val="001F1011"/>
    <w:rsid w:val="001F136C"/>
    <w:rsid w:val="001F1831"/>
    <w:rsid w:val="001F20BB"/>
    <w:rsid w:val="001F2791"/>
    <w:rsid w:val="001F27F5"/>
    <w:rsid w:val="001F30AF"/>
    <w:rsid w:val="001F35DE"/>
    <w:rsid w:val="001F4B6A"/>
    <w:rsid w:val="001F5C57"/>
    <w:rsid w:val="001F60AA"/>
    <w:rsid w:val="001F65DB"/>
    <w:rsid w:val="001F67D7"/>
    <w:rsid w:val="001F7CE6"/>
    <w:rsid w:val="001F7D1D"/>
    <w:rsid w:val="002014DF"/>
    <w:rsid w:val="00201A50"/>
    <w:rsid w:val="0020225F"/>
    <w:rsid w:val="00202CCD"/>
    <w:rsid w:val="00202DBE"/>
    <w:rsid w:val="00203923"/>
    <w:rsid w:val="00204620"/>
    <w:rsid w:val="00204B9A"/>
    <w:rsid w:val="00204C11"/>
    <w:rsid w:val="00204C1B"/>
    <w:rsid w:val="00205068"/>
    <w:rsid w:val="00205ED9"/>
    <w:rsid w:val="00206F50"/>
    <w:rsid w:val="0020750B"/>
    <w:rsid w:val="002116EA"/>
    <w:rsid w:val="00213496"/>
    <w:rsid w:val="00213765"/>
    <w:rsid w:val="00214499"/>
    <w:rsid w:val="002147DD"/>
    <w:rsid w:val="0021490F"/>
    <w:rsid w:val="002154A9"/>
    <w:rsid w:val="0021550E"/>
    <w:rsid w:val="00215FC8"/>
    <w:rsid w:val="00215FEC"/>
    <w:rsid w:val="00217A4A"/>
    <w:rsid w:val="00217D0C"/>
    <w:rsid w:val="0022022F"/>
    <w:rsid w:val="00220669"/>
    <w:rsid w:val="002210FC"/>
    <w:rsid w:val="00221F0A"/>
    <w:rsid w:val="0022288F"/>
    <w:rsid w:val="00222F03"/>
    <w:rsid w:val="002231AD"/>
    <w:rsid w:val="00223ED9"/>
    <w:rsid w:val="00223FEE"/>
    <w:rsid w:val="00224E02"/>
    <w:rsid w:val="00225060"/>
    <w:rsid w:val="0022586E"/>
    <w:rsid w:val="00225941"/>
    <w:rsid w:val="00226C14"/>
    <w:rsid w:val="00226F0D"/>
    <w:rsid w:val="00226FF1"/>
    <w:rsid w:val="00227179"/>
    <w:rsid w:val="00230543"/>
    <w:rsid w:val="002316E2"/>
    <w:rsid w:val="002328E8"/>
    <w:rsid w:val="00233243"/>
    <w:rsid w:val="002335DE"/>
    <w:rsid w:val="0023407A"/>
    <w:rsid w:val="00234EAC"/>
    <w:rsid w:val="0023517D"/>
    <w:rsid w:val="0023523E"/>
    <w:rsid w:val="00235B5A"/>
    <w:rsid w:val="00235DC5"/>
    <w:rsid w:val="002363A2"/>
    <w:rsid w:val="002370CF"/>
    <w:rsid w:val="0023730B"/>
    <w:rsid w:val="00237DE5"/>
    <w:rsid w:val="00237EAB"/>
    <w:rsid w:val="00240865"/>
    <w:rsid w:val="00240C6E"/>
    <w:rsid w:val="00240C91"/>
    <w:rsid w:val="00240FB2"/>
    <w:rsid w:val="00241A2C"/>
    <w:rsid w:val="00241B39"/>
    <w:rsid w:val="00241E4A"/>
    <w:rsid w:val="00241E82"/>
    <w:rsid w:val="00242502"/>
    <w:rsid w:val="00242A50"/>
    <w:rsid w:val="00242BCC"/>
    <w:rsid w:val="002454A0"/>
    <w:rsid w:val="00245579"/>
    <w:rsid w:val="00245685"/>
    <w:rsid w:val="00245DD8"/>
    <w:rsid w:val="00245E92"/>
    <w:rsid w:val="002468DE"/>
    <w:rsid w:val="00246BF5"/>
    <w:rsid w:val="002477A9"/>
    <w:rsid w:val="00250C69"/>
    <w:rsid w:val="00251AF8"/>
    <w:rsid w:val="00252E50"/>
    <w:rsid w:val="00254074"/>
    <w:rsid w:val="0025488B"/>
    <w:rsid w:val="00254EB5"/>
    <w:rsid w:val="0025564A"/>
    <w:rsid w:val="002556C1"/>
    <w:rsid w:val="00255BB0"/>
    <w:rsid w:val="0025636B"/>
    <w:rsid w:val="00256CA1"/>
    <w:rsid w:val="00257096"/>
    <w:rsid w:val="002574ED"/>
    <w:rsid w:val="002575DF"/>
    <w:rsid w:val="00257B43"/>
    <w:rsid w:val="00257B6D"/>
    <w:rsid w:val="00257DF1"/>
    <w:rsid w:val="00261855"/>
    <w:rsid w:val="0026296F"/>
    <w:rsid w:val="00262ECC"/>
    <w:rsid w:val="002630AE"/>
    <w:rsid w:val="00263A5A"/>
    <w:rsid w:val="00263CC8"/>
    <w:rsid w:val="00263E19"/>
    <w:rsid w:val="0026485C"/>
    <w:rsid w:val="00265C0B"/>
    <w:rsid w:val="00265F1F"/>
    <w:rsid w:val="0026600D"/>
    <w:rsid w:val="00266732"/>
    <w:rsid w:val="00266961"/>
    <w:rsid w:val="00266BEC"/>
    <w:rsid w:val="00267074"/>
    <w:rsid w:val="00267E50"/>
    <w:rsid w:val="00270092"/>
    <w:rsid w:val="0027083D"/>
    <w:rsid w:val="00271134"/>
    <w:rsid w:val="002716B4"/>
    <w:rsid w:val="00271923"/>
    <w:rsid w:val="00271C17"/>
    <w:rsid w:val="00272733"/>
    <w:rsid w:val="00272A41"/>
    <w:rsid w:val="002736CB"/>
    <w:rsid w:val="00275819"/>
    <w:rsid w:val="002758CC"/>
    <w:rsid w:val="00275A61"/>
    <w:rsid w:val="0027662D"/>
    <w:rsid w:val="0027739F"/>
    <w:rsid w:val="00280826"/>
    <w:rsid w:val="0028124D"/>
    <w:rsid w:val="0028216A"/>
    <w:rsid w:val="002823E4"/>
    <w:rsid w:val="00282C2D"/>
    <w:rsid w:val="00284ABC"/>
    <w:rsid w:val="00284C45"/>
    <w:rsid w:val="00284EE1"/>
    <w:rsid w:val="00284FB4"/>
    <w:rsid w:val="002857CA"/>
    <w:rsid w:val="00286198"/>
    <w:rsid w:val="0028717B"/>
    <w:rsid w:val="002871EC"/>
    <w:rsid w:val="00287AA7"/>
    <w:rsid w:val="0028B3A0"/>
    <w:rsid w:val="00290BDE"/>
    <w:rsid w:val="00290F06"/>
    <w:rsid w:val="00291030"/>
    <w:rsid w:val="00291CA8"/>
    <w:rsid w:val="00292529"/>
    <w:rsid w:val="00292678"/>
    <w:rsid w:val="002930ED"/>
    <w:rsid w:val="00293A0C"/>
    <w:rsid w:val="00294124"/>
    <w:rsid w:val="00295BCE"/>
    <w:rsid w:val="00296269"/>
    <w:rsid w:val="00296C3B"/>
    <w:rsid w:val="00296C44"/>
    <w:rsid w:val="00297E9B"/>
    <w:rsid w:val="002A00C5"/>
    <w:rsid w:val="002A0216"/>
    <w:rsid w:val="002A0AA4"/>
    <w:rsid w:val="002A151C"/>
    <w:rsid w:val="002A1E46"/>
    <w:rsid w:val="002A2289"/>
    <w:rsid w:val="002A250A"/>
    <w:rsid w:val="002A2C9A"/>
    <w:rsid w:val="002A2FCE"/>
    <w:rsid w:val="002A3259"/>
    <w:rsid w:val="002A33A3"/>
    <w:rsid w:val="002A4D77"/>
    <w:rsid w:val="002A5777"/>
    <w:rsid w:val="002A5A98"/>
    <w:rsid w:val="002A5DB4"/>
    <w:rsid w:val="002A5DDD"/>
    <w:rsid w:val="002A6598"/>
    <w:rsid w:val="002A69D5"/>
    <w:rsid w:val="002A6CF0"/>
    <w:rsid w:val="002A795C"/>
    <w:rsid w:val="002B0138"/>
    <w:rsid w:val="002B0D33"/>
    <w:rsid w:val="002B0E6E"/>
    <w:rsid w:val="002B1205"/>
    <w:rsid w:val="002B1310"/>
    <w:rsid w:val="002B2170"/>
    <w:rsid w:val="002B25A7"/>
    <w:rsid w:val="002B30CE"/>
    <w:rsid w:val="002B3D8D"/>
    <w:rsid w:val="002B401D"/>
    <w:rsid w:val="002B4180"/>
    <w:rsid w:val="002B5666"/>
    <w:rsid w:val="002B588C"/>
    <w:rsid w:val="002B5C1C"/>
    <w:rsid w:val="002B6419"/>
    <w:rsid w:val="002B6E18"/>
    <w:rsid w:val="002C00AC"/>
    <w:rsid w:val="002C00FA"/>
    <w:rsid w:val="002C09EE"/>
    <w:rsid w:val="002C12C6"/>
    <w:rsid w:val="002C154B"/>
    <w:rsid w:val="002C1A9C"/>
    <w:rsid w:val="002C233C"/>
    <w:rsid w:val="002C290B"/>
    <w:rsid w:val="002C2A79"/>
    <w:rsid w:val="002C2B8E"/>
    <w:rsid w:val="002C2E76"/>
    <w:rsid w:val="002C2F83"/>
    <w:rsid w:val="002C5075"/>
    <w:rsid w:val="002C5DC2"/>
    <w:rsid w:val="002C5F10"/>
    <w:rsid w:val="002C605F"/>
    <w:rsid w:val="002C61F8"/>
    <w:rsid w:val="002C6FE0"/>
    <w:rsid w:val="002C7153"/>
    <w:rsid w:val="002C7F25"/>
    <w:rsid w:val="002D082D"/>
    <w:rsid w:val="002D0B97"/>
    <w:rsid w:val="002D199D"/>
    <w:rsid w:val="002D2F1E"/>
    <w:rsid w:val="002D32AF"/>
    <w:rsid w:val="002D358A"/>
    <w:rsid w:val="002D3AE3"/>
    <w:rsid w:val="002D5851"/>
    <w:rsid w:val="002D5A02"/>
    <w:rsid w:val="002D5A7A"/>
    <w:rsid w:val="002D5C94"/>
    <w:rsid w:val="002D60C9"/>
    <w:rsid w:val="002D6353"/>
    <w:rsid w:val="002D73A4"/>
    <w:rsid w:val="002E00E4"/>
    <w:rsid w:val="002E0118"/>
    <w:rsid w:val="002E0383"/>
    <w:rsid w:val="002E1121"/>
    <w:rsid w:val="002E17B9"/>
    <w:rsid w:val="002E23F7"/>
    <w:rsid w:val="002E27B5"/>
    <w:rsid w:val="002E2B24"/>
    <w:rsid w:val="002E2BCC"/>
    <w:rsid w:val="002E2E67"/>
    <w:rsid w:val="002E3829"/>
    <w:rsid w:val="002E427D"/>
    <w:rsid w:val="002E4450"/>
    <w:rsid w:val="002E546E"/>
    <w:rsid w:val="002E5572"/>
    <w:rsid w:val="002E614A"/>
    <w:rsid w:val="002E637A"/>
    <w:rsid w:val="002E64DB"/>
    <w:rsid w:val="002E6C37"/>
    <w:rsid w:val="002E6DCE"/>
    <w:rsid w:val="002E7A7D"/>
    <w:rsid w:val="002F0355"/>
    <w:rsid w:val="002F0457"/>
    <w:rsid w:val="002F0BE6"/>
    <w:rsid w:val="002F1364"/>
    <w:rsid w:val="002F253B"/>
    <w:rsid w:val="002F3295"/>
    <w:rsid w:val="002F453F"/>
    <w:rsid w:val="002F4824"/>
    <w:rsid w:val="002F4BE6"/>
    <w:rsid w:val="002F5B60"/>
    <w:rsid w:val="002F5C20"/>
    <w:rsid w:val="002F5F57"/>
    <w:rsid w:val="002F6637"/>
    <w:rsid w:val="002F7056"/>
    <w:rsid w:val="002F7094"/>
    <w:rsid w:val="003001BC"/>
    <w:rsid w:val="00301675"/>
    <w:rsid w:val="0030179B"/>
    <w:rsid w:val="00301981"/>
    <w:rsid w:val="00302508"/>
    <w:rsid w:val="00304A90"/>
    <w:rsid w:val="003060E8"/>
    <w:rsid w:val="003061F1"/>
    <w:rsid w:val="00307044"/>
    <w:rsid w:val="00307568"/>
    <w:rsid w:val="003104C0"/>
    <w:rsid w:val="003105DC"/>
    <w:rsid w:val="00310F38"/>
    <w:rsid w:val="0031100C"/>
    <w:rsid w:val="00312226"/>
    <w:rsid w:val="0031249F"/>
    <w:rsid w:val="00312723"/>
    <w:rsid w:val="003133C3"/>
    <w:rsid w:val="00314144"/>
    <w:rsid w:val="0031422F"/>
    <w:rsid w:val="00315472"/>
    <w:rsid w:val="003157B2"/>
    <w:rsid w:val="00315B4B"/>
    <w:rsid w:val="00315B69"/>
    <w:rsid w:val="00315DD7"/>
    <w:rsid w:val="00315F9F"/>
    <w:rsid w:val="003160D8"/>
    <w:rsid w:val="00316250"/>
    <w:rsid w:val="00316ADB"/>
    <w:rsid w:val="00317302"/>
    <w:rsid w:val="0031753B"/>
    <w:rsid w:val="00317703"/>
    <w:rsid w:val="00317EC8"/>
    <w:rsid w:val="003209B2"/>
    <w:rsid w:val="00320E6B"/>
    <w:rsid w:val="00321123"/>
    <w:rsid w:val="003229C5"/>
    <w:rsid w:val="003230C4"/>
    <w:rsid w:val="003239C2"/>
    <w:rsid w:val="00323D8A"/>
    <w:rsid w:val="00324336"/>
    <w:rsid w:val="00324C36"/>
    <w:rsid w:val="00324F33"/>
    <w:rsid w:val="00325617"/>
    <w:rsid w:val="00325703"/>
    <w:rsid w:val="00325D17"/>
    <w:rsid w:val="00325D3B"/>
    <w:rsid w:val="00325E2F"/>
    <w:rsid w:val="00325EFB"/>
    <w:rsid w:val="00326230"/>
    <w:rsid w:val="003263C0"/>
    <w:rsid w:val="00326A66"/>
    <w:rsid w:val="00326F29"/>
    <w:rsid w:val="00327319"/>
    <w:rsid w:val="0032746F"/>
    <w:rsid w:val="00327B94"/>
    <w:rsid w:val="00327E0A"/>
    <w:rsid w:val="00330199"/>
    <w:rsid w:val="00330330"/>
    <w:rsid w:val="003308E7"/>
    <w:rsid w:val="00330C6D"/>
    <w:rsid w:val="00331305"/>
    <w:rsid w:val="00331629"/>
    <w:rsid w:val="00331F31"/>
    <w:rsid w:val="00332677"/>
    <w:rsid w:val="003330DA"/>
    <w:rsid w:val="00333EFB"/>
    <w:rsid w:val="00334103"/>
    <w:rsid w:val="00334563"/>
    <w:rsid w:val="00334E7E"/>
    <w:rsid w:val="00334EB5"/>
    <w:rsid w:val="00336B49"/>
    <w:rsid w:val="0033704A"/>
    <w:rsid w:val="00337087"/>
    <w:rsid w:val="00337CB9"/>
    <w:rsid w:val="0034040C"/>
    <w:rsid w:val="003407DD"/>
    <w:rsid w:val="003417D2"/>
    <w:rsid w:val="003422F0"/>
    <w:rsid w:val="0034313B"/>
    <w:rsid w:val="00343BA8"/>
    <w:rsid w:val="0034403D"/>
    <w:rsid w:val="003458B6"/>
    <w:rsid w:val="00346050"/>
    <w:rsid w:val="003460B4"/>
    <w:rsid w:val="00346178"/>
    <w:rsid w:val="003466A0"/>
    <w:rsid w:val="00346761"/>
    <w:rsid w:val="00346B69"/>
    <w:rsid w:val="003475DA"/>
    <w:rsid w:val="0035018B"/>
    <w:rsid w:val="00350864"/>
    <w:rsid w:val="003508EF"/>
    <w:rsid w:val="00351082"/>
    <w:rsid w:val="00351220"/>
    <w:rsid w:val="0035147E"/>
    <w:rsid w:val="003514D6"/>
    <w:rsid w:val="00351B02"/>
    <w:rsid w:val="0035209C"/>
    <w:rsid w:val="003528E2"/>
    <w:rsid w:val="00352DB3"/>
    <w:rsid w:val="003530C8"/>
    <w:rsid w:val="0035419D"/>
    <w:rsid w:val="00354257"/>
    <w:rsid w:val="00354A92"/>
    <w:rsid w:val="00354B57"/>
    <w:rsid w:val="003550C5"/>
    <w:rsid w:val="003554D6"/>
    <w:rsid w:val="003557CB"/>
    <w:rsid w:val="00355DF1"/>
    <w:rsid w:val="003565F1"/>
    <w:rsid w:val="00356932"/>
    <w:rsid w:val="0035693D"/>
    <w:rsid w:val="00356DDF"/>
    <w:rsid w:val="00356F7C"/>
    <w:rsid w:val="003573E5"/>
    <w:rsid w:val="00357605"/>
    <w:rsid w:val="00357A3C"/>
    <w:rsid w:val="00357C9E"/>
    <w:rsid w:val="003603C3"/>
    <w:rsid w:val="00360C91"/>
    <w:rsid w:val="00361FEE"/>
    <w:rsid w:val="00362C12"/>
    <w:rsid w:val="00362E10"/>
    <w:rsid w:val="00363755"/>
    <w:rsid w:val="00363C4D"/>
    <w:rsid w:val="00363D11"/>
    <w:rsid w:val="00363F8D"/>
    <w:rsid w:val="00364114"/>
    <w:rsid w:val="003642B5"/>
    <w:rsid w:val="0036430E"/>
    <w:rsid w:val="003645F9"/>
    <w:rsid w:val="003646C2"/>
    <w:rsid w:val="00364CD3"/>
    <w:rsid w:val="00364FC9"/>
    <w:rsid w:val="00366821"/>
    <w:rsid w:val="00367593"/>
    <w:rsid w:val="00370454"/>
    <w:rsid w:val="00370FC2"/>
    <w:rsid w:val="00371045"/>
    <w:rsid w:val="0037114C"/>
    <w:rsid w:val="0037188E"/>
    <w:rsid w:val="0037284C"/>
    <w:rsid w:val="00372851"/>
    <w:rsid w:val="003728CF"/>
    <w:rsid w:val="00372E7E"/>
    <w:rsid w:val="00373F44"/>
    <w:rsid w:val="00373FC0"/>
    <w:rsid w:val="00374172"/>
    <w:rsid w:val="003741FE"/>
    <w:rsid w:val="0037485C"/>
    <w:rsid w:val="003753A0"/>
    <w:rsid w:val="00375C42"/>
    <w:rsid w:val="00375E29"/>
    <w:rsid w:val="00375FBA"/>
    <w:rsid w:val="003763BB"/>
    <w:rsid w:val="00376662"/>
    <w:rsid w:val="00376B09"/>
    <w:rsid w:val="00376E1F"/>
    <w:rsid w:val="00376E87"/>
    <w:rsid w:val="00377116"/>
    <w:rsid w:val="0037716C"/>
    <w:rsid w:val="0037734C"/>
    <w:rsid w:val="0037752B"/>
    <w:rsid w:val="00377780"/>
    <w:rsid w:val="00377B35"/>
    <w:rsid w:val="0038065A"/>
    <w:rsid w:val="003809C5"/>
    <w:rsid w:val="0038209D"/>
    <w:rsid w:val="00382129"/>
    <w:rsid w:val="00382261"/>
    <w:rsid w:val="0038278C"/>
    <w:rsid w:val="00382FE0"/>
    <w:rsid w:val="00383548"/>
    <w:rsid w:val="00383E7F"/>
    <w:rsid w:val="00384232"/>
    <w:rsid w:val="00384861"/>
    <w:rsid w:val="00385430"/>
    <w:rsid w:val="00385478"/>
    <w:rsid w:val="00385549"/>
    <w:rsid w:val="003857B5"/>
    <w:rsid w:val="00385F7F"/>
    <w:rsid w:val="00386794"/>
    <w:rsid w:val="003868E6"/>
    <w:rsid w:val="00386FEE"/>
    <w:rsid w:val="003878A9"/>
    <w:rsid w:val="00387E06"/>
    <w:rsid w:val="003904A6"/>
    <w:rsid w:val="003910C4"/>
    <w:rsid w:val="00391312"/>
    <w:rsid w:val="00391E67"/>
    <w:rsid w:val="003920A7"/>
    <w:rsid w:val="00392631"/>
    <w:rsid w:val="003928BB"/>
    <w:rsid w:val="003936BA"/>
    <w:rsid w:val="00393713"/>
    <w:rsid w:val="00395AF9"/>
    <w:rsid w:val="003967F6"/>
    <w:rsid w:val="00396D34"/>
    <w:rsid w:val="0039798C"/>
    <w:rsid w:val="0039799C"/>
    <w:rsid w:val="003A0C73"/>
    <w:rsid w:val="003A0D09"/>
    <w:rsid w:val="003A0FA0"/>
    <w:rsid w:val="003A120C"/>
    <w:rsid w:val="003A145B"/>
    <w:rsid w:val="003A1792"/>
    <w:rsid w:val="003A1CDF"/>
    <w:rsid w:val="003A2D70"/>
    <w:rsid w:val="003A3A14"/>
    <w:rsid w:val="003A3C66"/>
    <w:rsid w:val="003A6069"/>
    <w:rsid w:val="003A675C"/>
    <w:rsid w:val="003A69A9"/>
    <w:rsid w:val="003A6D05"/>
    <w:rsid w:val="003A7227"/>
    <w:rsid w:val="003A73EF"/>
    <w:rsid w:val="003A79CD"/>
    <w:rsid w:val="003A7F89"/>
    <w:rsid w:val="003B08CA"/>
    <w:rsid w:val="003B106A"/>
    <w:rsid w:val="003B1C8A"/>
    <w:rsid w:val="003B1F9A"/>
    <w:rsid w:val="003B2E87"/>
    <w:rsid w:val="003B307C"/>
    <w:rsid w:val="003B311A"/>
    <w:rsid w:val="003B3431"/>
    <w:rsid w:val="003B38C3"/>
    <w:rsid w:val="003B4AAB"/>
    <w:rsid w:val="003B4B5E"/>
    <w:rsid w:val="003B4CFF"/>
    <w:rsid w:val="003B4FD9"/>
    <w:rsid w:val="003B5D5B"/>
    <w:rsid w:val="003B62F3"/>
    <w:rsid w:val="003B65B8"/>
    <w:rsid w:val="003B7019"/>
    <w:rsid w:val="003B7335"/>
    <w:rsid w:val="003B7A1F"/>
    <w:rsid w:val="003C1393"/>
    <w:rsid w:val="003C1993"/>
    <w:rsid w:val="003C1BE5"/>
    <w:rsid w:val="003C2650"/>
    <w:rsid w:val="003C2816"/>
    <w:rsid w:val="003C2E26"/>
    <w:rsid w:val="003C2F9A"/>
    <w:rsid w:val="003C3DFD"/>
    <w:rsid w:val="003C42D4"/>
    <w:rsid w:val="003C4727"/>
    <w:rsid w:val="003C56A2"/>
    <w:rsid w:val="003C5D61"/>
    <w:rsid w:val="003C6294"/>
    <w:rsid w:val="003C6358"/>
    <w:rsid w:val="003C69C9"/>
    <w:rsid w:val="003C7178"/>
    <w:rsid w:val="003C769A"/>
    <w:rsid w:val="003D0E15"/>
    <w:rsid w:val="003D10C1"/>
    <w:rsid w:val="003D18B0"/>
    <w:rsid w:val="003D2231"/>
    <w:rsid w:val="003D298C"/>
    <w:rsid w:val="003D2EAF"/>
    <w:rsid w:val="003D2F50"/>
    <w:rsid w:val="003D2F85"/>
    <w:rsid w:val="003D3E2B"/>
    <w:rsid w:val="003D48ED"/>
    <w:rsid w:val="003D4EDA"/>
    <w:rsid w:val="003D527D"/>
    <w:rsid w:val="003D6DF9"/>
    <w:rsid w:val="003D7284"/>
    <w:rsid w:val="003D72CB"/>
    <w:rsid w:val="003D75F6"/>
    <w:rsid w:val="003D78A8"/>
    <w:rsid w:val="003E0089"/>
    <w:rsid w:val="003E021A"/>
    <w:rsid w:val="003E071A"/>
    <w:rsid w:val="003E0FF2"/>
    <w:rsid w:val="003E15EF"/>
    <w:rsid w:val="003E1901"/>
    <w:rsid w:val="003E19C0"/>
    <w:rsid w:val="003E24B8"/>
    <w:rsid w:val="003E25B6"/>
    <w:rsid w:val="003E3A67"/>
    <w:rsid w:val="003E3ED2"/>
    <w:rsid w:val="003E4A21"/>
    <w:rsid w:val="003E4A5F"/>
    <w:rsid w:val="003E4F54"/>
    <w:rsid w:val="003E5007"/>
    <w:rsid w:val="003E5941"/>
    <w:rsid w:val="003E5D74"/>
    <w:rsid w:val="003E5FAD"/>
    <w:rsid w:val="003E5FB7"/>
    <w:rsid w:val="003E63F0"/>
    <w:rsid w:val="003E73AE"/>
    <w:rsid w:val="003F0A17"/>
    <w:rsid w:val="003F12AC"/>
    <w:rsid w:val="003F1A03"/>
    <w:rsid w:val="003F20B2"/>
    <w:rsid w:val="003F26EA"/>
    <w:rsid w:val="003F2D47"/>
    <w:rsid w:val="003F3388"/>
    <w:rsid w:val="003F37F8"/>
    <w:rsid w:val="003F3D3C"/>
    <w:rsid w:val="003F4897"/>
    <w:rsid w:val="003F5075"/>
    <w:rsid w:val="003F56CA"/>
    <w:rsid w:val="003F601E"/>
    <w:rsid w:val="003F649A"/>
    <w:rsid w:val="003F6E1C"/>
    <w:rsid w:val="003F70D7"/>
    <w:rsid w:val="004005A8"/>
    <w:rsid w:val="00400735"/>
    <w:rsid w:val="004007A8"/>
    <w:rsid w:val="0040275E"/>
    <w:rsid w:val="00403474"/>
    <w:rsid w:val="00403E9E"/>
    <w:rsid w:val="00404646"/>
    <w:rsid w:val="00404D27"/>
    <w:rsid w:val="0040514D"/>
    <w:rsid w:val="00405985"/>
    <w:rsid w:val="004064BE"/>
    <w:rsid w:val="00406963"/>
    <w:rsid w:val="00406A58"/>
    <w:rsid w:val="00406C0E"/>
    <w:rsid w:val="00406E7B"/>
    <w:rsid w:val="00407012"/>
    <w:rsid w:val="0040777A"/>
    <w:rsid w:val="00407FA6"/>
    <w:rsid w:val="004102CF"/>
    <w:rsid w:val="00410491"/>
    <w:rsid w:val="00410834"/>
    <w:rsid w:val="004109F3"/>
    <w:rsid w:val="0041135D"/>
    <w:rsid w:val="004114B0"/>
    <w:rsid w:val="00412476"/>
    <w:rsid w:val="00412499"/>
    <w:rsid w:val="00412E08"/>
    <w:rsid w:val="00413A72"/>
    <w:rsid w:val="00413C1F"/>
    <w:rsid w:val="00414459"/>
    <w:rsid w:val="004147DA"/>
    <w:rsid w:val="00414916"/>
    <w:rsid w:val="00414A7F"/>
    <w:rsid w:val="00414B91"/>
    <w:rsid w:val="00415395"/>
    <w:rsid w:val="00415D62"/>
    <w:rsid w:val="00415F25"/>
    <w:rsid w:val="00416C5A"/>
    <w:rsid w:val="0041729E"/>
    <w:rsid w:val="00417555"/>
    <w:rsid w:val="00417804"/>
    <w:rsid w:val="0041782A"/>
    <w:rsid w:val="00417864"/>
    <w:rsid w:val="00420055"/>
    <w:rsid w:val="00420280"/>
    <w:rsid w:val="00421192"/>
    <w:rsid w:val="00421B33"/>
    <w:rsid w:val="004233CD"/>
    <w:rsid w:val="00423573"/>
    <w:rsid w:val="00423F5B"/>
    <w:rsid w:val="0042429B"/>
    <w:rsid w:val="00424B67"/>
    <w:rsid w:val="00425258"/>
    <w:rsid w:val="00425935"/>
    <w:rsid w:val="00425A2A"/>
    <w:rsid w:val="00425A75"/>
    <w:rsid w:val="00427032"/>
    <w:rsid w:val="00427853"/>
    <w:rsid w:val="00427FBC"/>
    <w:rsid w:val="0043172A"/>
    <w:rsid w:val="00431864"/>
    <w:rsid w:val="00432F67"/>
    <w:rsid w:val="00433646"/>
    <w:rsid w:val="0043395B"/>
    <w:rsid w:val="00433B07"/>
    <w:rsid w:val="00433D29"/>
    <w:rsid w:val="004355E9"/>
    <w:rsid w:val="00435C06"/>
    <w:rsid w:val="0043649B"/>
    <w:rsid w:val="004365EA"/>
    <w:rsid w:val="00436E6D"/>
    <w:rsid w:val="004370F7"/>
    <w:rsid w:val="00437178"/>
    <w:rsid w:val="00437E99"/>
    <w:rsid w:val="00440B55"/>
    <w:rsid w:val="00441D9E"/>
    <w:rsid w:val="00442102"/>
    <w:rsid w:val="004421E6"/>
    <w:rsid w:val="0044228C"/>
    <w:rsid w:val="00443059"/>
    <w:rsid w:val="004432D4"/>
    <w:rsid w:val="00443A1D"/>
    <w:rsid w:val="00444D5C"/>
    <w:rsid w:val="00445DF0"/>
    <w:rsid w:val="0044663B"/>
    <w:rsid w:val="00446B7C"/>
    <w:rsid w:val="004477F0"/>
    <w:rsid w:val="00450A96"/>
    <w:rsid w:val="00450BC5"/>
    <w:rsid w:val="0045178E"/>
    <w:rsid w:val="004517D3"/>
    <w:rsid w:val="00451C04"/>
    <w:rsid w:val="0045204C"/>
    <w:rsid w:val="00453115"/>
    <w:rsid w:val="004534BE"/>
    <w:rsid w:val="0045353D"/>
    <w:rsid w:val="00453A47"/>
    <w:rsid w:val="0045413B"/>
    <w:rsid w:val="004541AA"/>
    <w:rsid w:val="004546FA"/>
    <w:rsid w:val="00454801"/>
    <w:rsid w:val="00454CBB"/>
    <w:rsid w:val="00454EB8"/>
    <w:rsid w:val="004555C1"/>
    <w:rsid w:val="00455750"/>
    <w:rsid w:val="004558E0"/>
    <w:rsid w:val="004558EF"/>
    <w:rsid w:val="00455C70"/>
    <w:rsid w:val="004562C0"/>
    <w:rsid w:val="00456A37"/>
    <w:rsid w:val="00456EE7"/>
    <w:rsid w:val="0045746B"/>
    <w:rsid w:val="004575CF"/>
    <w:rsid w:val="004576CB"/>
    <w:rsid w:val="00457C59"/>
    <w:rsid w:val="00460D35"/>
    <w:rsid w:val="00461B85"/>
    <w:rsid w:val="004620D4"/>
    <w:rsid w:val="00462CFB"/>
    <w:rsid w:val="00462DC9"/>
    <w:rsid w:val="00463172"/>
    <w:rsid w:val="00463CEA"/>
    <w:rsid w:val="004645F7"/>
    <w:rsid w:val="00464BD6"/>
    <w:rsid w:val="00464F8F"/>
    <w:rsid w:val="004655B0"/>
    <w:rsid w:val="004656EF"/>
    <w:rsid w:val="00466528"/>
    <w:rsid w:val="0046684B"/>
    <w:rsid w:val="00466FD4"/>
    <w:rsid w:val="004705F4"/>
    <w:rsid w:val="004706D5"/>
    <w:rsid w:val="004716A3"/>
    <w:rsid w:val="00471A91"/>
    <w:rsid w:val="004738DD"/>
    <w:rsid w:val="004743E5"/>
    <w:rsid w:val="00474657"/>
    <w:rsid w:val="00475C57"/>
    <w:rsid w:val="00475E37"/>
    <w:rsid w:val="00477902"/>
    <w:rsid w:val="00477C45"/>
    <w:rsid w:val="00480502"/>
    <w:rsid w:val="00480BC5"/>
    <w:rsid w:val="00481242"/>
    <w:rsid w:val="00481C05"/>
    <w:rsid w:val="00481D07"/>
    <w:rsid w:val="00482A8A"/>
    <w:rsid w:val="004833DB"/>
    <w:rsid w:val="004834D5"/>
    <w:rsid w:val="00483B11"/>
    <w:rsid w:val="00483E5F"/>
    <w:rsid w:val="00483FC9"/>
    <w:rsid w:val="004843F3"/>
    <w:rsid w:val="00484686"/>
    <w:rsid w:val="00484EB7"/>
    <w:rsid w:val="00486448"/>
    <w:rsid w:val="004865EC"/>
    <w:rsid w:val="00486B70"/>
    <w:rsid w:val="0048715B"/>
    <w:rsid w:val="0048736A"/>
    <w:rsid w:val="00487758"/>
    <w:rsid w:val="0048792C"/>
    <w:rsid w:val="00487A93"/>
    <w:rsid w:val="00487B08"/>
    <w:rsid w:val="00487BE4"/>
    <w:rsid w:val="00487CD9"/>
    <w:rsid w:val="00487D6C"/>
    <w:rsid w:val="00490140"/>
    <w:rsid w:val="00490228"/>
    <w:rsid w:val="0049044D"/>
    <w:rsid w:val="00490AB8"/>
    <w:rsid w:val="00491904"/>
    <w:rsid w:val="00491E84"/>
    <w:rsid w:val="00492507"/>
    <w:rsid w:val="00492AF2"/>
    <w:rsid w:val="00492D8C"/>
    <w:rsid w:val="00492F09"/>
    <w:rsid w:val="00493711"/>
    <w:rsid w:val="00493751"/>
    <w:rsid w:val="004958A8"/>
    <w:rsid w:val="004963D6"/>
    <w:rsid w:val="00496FB9"/>
    <w:rsid w:val="0049702B"/>
    <w:rsid w:val="0049741B"/>
    <w:rsid w:val="004A08B4"/>
    <w:rsid w:val="004A200D"/>
    <w:rsid w:val="004A3A90"/>
    <w:rsid w:val="004A3C42"/>
    <w:rsid w:val="004A3D5F"/>
    <w:rsid w:val="004A44A1"/>
    <w:rsid w:val="004A44DD"/>
    <w:rsid w:val="004A44E8"/>
    <w:rsid w:val="004A4796"/>
    <w:rsid w:val="004A4DF4"/>
    <w:rsid w:val="004A5860"/>
    <w:rsid w:val="004A62AC"/>
    <w:rsid w:val="004A62BC"/>
    <w:rsid w:val="004A6515"/>
    <w:rsid w:val="004A6C29"/>
    <w:rsid w:val="004A7A8E"/>
    <w:rsid w:val="004A7A91"/>
    <w:rsid w:val="004B0EC3"/>
    <w:rsid w:val="004B16E0"/>
    <w:rsid w:val="004B1791"/>
    <w:rsid w:val="004B3158"/>
    <w:rsid w:val="004B3946"/>
    <w:rsid w:val="004B3A3F"/>
    <w:rsid w:val="004B3D00"/>
    <w:rsid w:val="004B3F0D"/>
    <w:rsid w:val="004B42AE"/>
    <w:rsid w:val="004B558E"/>
    <w:rsid w:val="004B5DD1"/>
    <w:rsid w:val="004B5EEB"/>
    <w:rsid w:val="004B65E5"/>
    <w:rsid w:val="004B6685"/>
    <w:rsid w:val="004B6F6E"/>
    <w:rsid w:val="004B70E5"/>
    <w:rsid w:val="004B7663"/>
    <w:rsid w:val="004B7A0E"/>
    <w:rsid w:val="004C16DF"/>
    <w:rsid w:val="004C1BE8"/>
    <w:rsid w:val="004C26E1"/>
    <w:rsid w:val="004C2AFC"/>
    <w:rsid w:val="004C2CC2"/>
    <w:rsid w:val="004C3A48"/>
    <w:rsid w:val="004C4635"/>
    <w:rsid w:val="004C4CBB"/>
    <w:rsid w:val="004C4E6F"/>
    <w:rsid w:val="004C5402"/>
    <w:rsid w:val="004C5C23"/>
    <w:rsid w:val="004C5D8D"/>
    <w:rsid w:val="004C5E2F"/>
    <w:rsid w:val="004C6620"/>
    <w:rsid w:val="004C6859"/>
    <w:rsid w:val="004C6ADE"/>
    <w:rsid w:val="004C7188"/>
    <w:rsid w:val="004C778C"/>
    <w:rsid w:val="004C79CB"/>
    <w:rsid w:val="004C7BBB"/>
    <w:rsid w:val="004D0ACA"/>
    <w:rsid w:val="004D0D67"/>
    <w:rsid w:val="004D1034"/>
    <w:rsid w:val="004D111E"/>
    <w:rsid w:val="004D1F35"/>
    <w:rsid w:val="004D22F9"/>
    <w:rsid w:val="004D2C7C"/>
    <w:rsid w:val="004D2F5E"/>
    <w:rsid w:val="004D33B1"/>
    <w:rsid w:val="004D3D9E"/>
    <w:rsid w:val="004D422A"/>
    <w:rsid w:val="004D4600"/>
    <w:rsid w:val="004D4A46"/>
    <w:rsid w:val="004D59D8"/>
    <w:rsid w:val="004D6032"/>
    <w:rsid w:val="004D669C"/>
    <w:rsid w:val="004D6877"/>
    <w:rsid w:val="004D6AC6"/>
    <w:rsid w:val="004D6B2E"/>
    <w:rsid w:val="004D7B94"/>
    <w:rsid w:val="004E0261"/>
    <w:rsid w:val="004E0AB2"/>
    <w:rsid w:val="004E0B29"/>
    <w:rsid w:val="004E2591"/>
    <w:rsid w:val="004E2A88"/>
    <w:rsid w:val="004E2DD4"/>
    <w:rsid w:val="004E3266"/>
    <w:rsid w:val="004E3832"/>
    <w:rsid w:val="004E3CCE"/>
    <w:rsid w:val="004E3F4B"/>
    <w:rsid w:val="004E4AD1"/>
    <w:rsid w:val="004E541F"/>
    <w:rsid w:val="004E5AA9"/>
    <w:rsid w:val="004E6341"/>
    <w:rsid w:val="004E64E1"/>
    <w:rsid w:val="004E6F66"/>
    <w:rsid w:val="004E709F"/>
    <w:rsid w:val="004E7248"/>
    <w:rsid w:val="004E7E50"/>
    <w:rsid w:val="004F02BF"/>
    <w:rsid w:val="004F0C70"/>
    <w:rsid w:val="004F173F"/>
    <w:rsid w:val="004F18A1"/>
    <w:rsid w:val="004F2719"/>
    <w:rsid w:val="004F2CF1"/>
    <w:rsid w:val="004F335B"/>
    <w:rsid w:val="004F350F"/>
    <w:rsid w:val="004F3739"/>
    <w:rsid w:val="004F3B0E"/>
    <w:rsid w:val="004F4016"/>
    <w:rsid w:val="004F4044"/>
    <w:rsid w:val="004F4C95"/>
    <w:rsid w:val="004F5843"/>
    <w:rsid w:val="004F63AA"/>
    <w:rsid w:val="004F6B0B"/>
    <w:rsid w:val="004F71C4"/>
    <w:rsid w:val="0050029B"/>
    <w:rsid w:val="00500670"/>
    <w:rsid w:val="00500C51"/>
    <w:rsid w:val="00500D8F"/>
    <w:rsid w:val="0050146E"/>
    <w:rsid w:val="00502146"/>
    <w:rsid w:val="00502A81"/>
    <w:rsid w:val="00503038"/>
    <w:rsid w:val="00503973"/>
    <w:rsid w:val="005041E8"/>
    <w:rsid w:val="00504288"/>
    <w:rsid w:val="00504A9A"/>
    <w:rsid w:val="00505378"/>
    <w:rsid w:val="00505B41"/>
    <w:rsid w:val="00505FAB"/>
    <w:rsid w:val="00506919"/>
    <w:rsid w:val="005076C2"/>
    <w:rsid w:val="00507888"/>
    <w:rsid w:val="00507B8E"/>
    <w:rsid w:val="00507CC0"/>
    <w:rsid w:val="00507DB7"/>
    <w:rsid w:val="005109D0"/>
    <w:rsid w:val="00510DA4"/>
    <w:rsid w:val="00512F9C"/>
    <w:rsid w:val="00514579"/>
    <w:rsid w:val="005158FB"/>
    <w:rsid w:val="00515EDB"/>
    <w:rsid w:val="005171BC"/>
    <w:rsid w:val="0051784B"/>
    <w:rsid w:val="00517DE7"/>
    <w:rsid w:val="00517DF1"/>
    <w:rsid w:val="00520253"/>
    <w:rsid w:val="0052025E"/>
    <w:rsid w:val="0052066D"/>
    <w:rsid w:val="00520B3C"/>
    <w:rsid w:val="0052346F"/>
    <w:rsid w:val="00523531"/>
    <w:rsid w:val="00524238"/>
    <w:rsid w:val="0052457F"/>
    <w:rsid w:val="0052482D"/>
    <w:rsid w:val="00524A49"/>
    <w:rsid w:val="005257BC"/>
    <w:rsid w:val="00525919"/>
    <w:rsid w:val="00525E41"/>
    <w:rsid w:val="0052615D"/>
    <w:rsid w:val="0052676F"/>
    <w:rsid w:val="00526798"/>
    <w:rsid w:val="00526D1C"/>
    <w:rsid w:val="00526FC1"/>
    <w:rsid w:val="00527544"/>
    <w:rsid w:val="00527C74"/>
    <w:rsid w:val="00527FAB"/>
    <w:rsid w:val="0053040E"/>
    <w:rsid w:val="00531EFD"/>
    <w:rsid w:val="00532835"/>
    <w:rsid w:val="00533B0C"/>
    <w:rsid w:val="00534DA3"/>
    <w:rsid w:val="005350D2"/>
    <w:rsid w:val="005364BE"/>
    <w:rsid w:val="00536B08"/>
    <w:rsid w:val="00537052"/>
    <w:rsid w:val="005379F7"/>
    <w:rsid w:val="00537DC9"/>
    <w:rsid w:val="00537F36"/>
    <w:rsid w:val="005404F5"/>
    <w:rsid w:val="00540FE1"/>
    <w:rsid w:val="0054103D"/>
    <w:rsid w:val="005431D7"/>
    <w:rsid w:val="00543C06"/>
    <w:rsid w:val="00544379"/>
    <w:rsid w:val="00544B9F"/>
    <w:rsid w:val="00545039"/>
    <w:rsid w:val="0054678E"/>
    <w:rsid w:val="00546941"/>
    <w:rsid w:val="00546DB7"/>
    <w:rsid w:val="00546DBD"/>
    <w:rsid w:val="00546EB4"/>
    <w:rsid w:val="0054718E"/>
    <w:rsid w:val="00547A89"/>
    <w:rsid w:val="00547C78"/>
    <w:rsid w:val="00547FF2"/>
    <w:rsid w:val="00550205"/>
    <w:rsid w:val="00550386"/>
    <w:rsid w:val="00552535"/>
    <w:rsid w:val="00552B02"/>
    <w:rsid w:val="005534C0"/>
    <w:rsid w:val="00553694"/>
    <w:rsid w:val="005536F6"/>
    <w:rsid w:val="00553F2A"/>
    <w:rsid w:val="005545C5"/>
    <w:rsid w:val="00554B68"/>
    <w:rsid w:val="00555209"/>
    <w:rsid w:val="005553A2"/>
    <w:rsid w:val="00555B24"/>
    <w:rsid w:val="00555C45"/>
    <w:rsid w:val="00555DE8"/>
    <w:rsid w:val="00556354"/>
    <w:rsid w:val="005564F2"/>
    <w:rsid w:val="00556E83"/>
    <w:rsid w:val="005605F9"/>
    <w:rsid w:val="005606DD"/>
    <w:rsid w:val="005607B4"/>
    <w:rsid w:val="00560F94"/>
    <w:rsid w:val="005615E5"/>
    <w:rsid w:val="0056269D"/>
    <w:rsid w:val="005627AF"/>
    <w:rsid w:val="0056377A"/>
    <w:rsid w:val="00563B5C"/>
    <w:rsid w:val="00563FA3"/>
    <w:rsid w:val="0056400C"/>
    <w:rsid w:val="00565527"/>
    <w:rsid w:val="00565730"/>
    <w:rsid w:val="00567ABD"/>
    <w:rsid w:val="00567CE5"/>
    <w:rsid w:val="0057014D"/>
    <w:rsid w:val="005701EA"/>
    <w:rsid w:val="00570673"/>
    <w:rsid w:val="00571A1D"/>
    <w:rsid w:val="00571C94"/>
    <w:rsid w:val="00572043"/>
    <w:rsid w:val="00572233"/>
    <w:rsid w:val="00572661"/>
    <w:rsid w:val="005727E3"/>
    <w:rsid w:val="00572AA1"/>
    <w:rsid w:val="00573382"/>
    <w:rsid w:val="0057346B"/>
    <w:rsid w:val="005734E3"/>
    <w:rsid w:val="005749BC"/>
    <w:rsid w:val="00575243"/>
    <w:rsid w:val="00576AA9"/>
    <w:rsid w:val="00577474"/>
    <w:rsid w:val="00577883"/>
    <w:rsid w:val="005778D7"/>
    <w:rsid w:val="00577E6E"/>
    <w:rsid w:val="00580188"/>
    <w:rsid w:val="005809B7"/>
    <w:rsid w:val="00580FF8"/>
    <w:rsid w:val="005812E4"/>
    <w:rsid w:val="0058173F"/>
    <w:rsid w:val="00582B2A"/>
    <w:rsid w:val="005833DA"/>
    <w:rsid w:val="00583844"/>
    <w:rsid w:val="00585032"/>
    <w:rsid w:val="005853C1"/>
    <w:rsid w:val="00585437"/>
    <w:rsid w:val="00586092"/>
    <w:rsid w:val="00586177"/>
    <w:rsid w:val="0058637C"/>
    <w:rsid w:val="005864AB"/>
    <w:rsid w:val="00586831"/>
    <w:rsid w:val="0058790C"/>
    <w:rsid w:val="00587A53"/>
    <w:rsid w:val="0059079A"/>
    <w:rsid w:val="00590C85"/>
    <w:rsid w:val="00590ECE"/>
    <w:rsid w:val="00590EF5"/>
    <w:rsid w:val="00591CDB"/>
    <w:rsid w:val="00591D42"/>
    <w:rsid w:val="00592BB6"/>
    <w:rsid w:val="00592C4B"/>
    <w:rsid w:val="0059392E"/>
    <w:rsid w:val="00593C50"/>
    <w:rsid w:val="00593F2F"/>
    <w:rsid w:val="005943EC"/>
    <w:rsid w:val="0059601A"/>
    <w:rsid w:val="00596060"/>
    <w:rsid w:val="005967C8"/>
    <w:rsid w:val="00596DC6"/>
    <w:rsid w:val="0059759E"/>
    <w:rsid w:val="005A0FF9"/>
    <w:rsid w:val="005A1F11"/>
    <w:rsid w:val="005A2561"/>
    <w:rsid w:val="005A2646"/>
    <w:rsid w:val="005A302F"/>
    <w:rsid w:val="005A35AA"/>
    <w:rsid w:val="005A36F7"/>
    <w:rsid w:val="005A4418"/>
    <w:rsid w:val="005A4F67"/>
    <w:rsid w:val="005A4F86"/>
    <w:rsid w:val="005A5160"/>
    <w:rsid w:val="005A5298"/>
    <w:rsid w:val="005A6376"/>
    <w:rsid w:val="005A65F9"/>
    <w:rsid w:val="005A6D71"/>
    <w:rsid w:val="005A7E0D"/>
    <w:rsid w:val="005B189D"/>
    <w:rsid w:val="005B2211"/>
    <w:rsid w:val="005B271F"/>
    <w:rsid w:val="005B299E"/>
    <w:rsid w:val="005B2AC6"/>
    <w:rsid w:val="005B31F0"/>
    <w:rsid w:val="005B3D2E"/>
    <w:rsid w:val="005B4BC5"/>
    <w:rsid w:val="005B5547"/>
    <w:rsid w:val="005B55E8"/>
    <w:rsid w:val="005B5818"/>
    <w:rsid w:val="005B5980"/>
    <w:rsid w:val="005B6A97"/>
    <w:rsid w:val="005B72C5"/>
    <w:rsid w:val="005B7D72"/>
    <w:rsid w:val="005B7DCE"/>
    <w:rsid w:val="005B7E1B"/>
    <w:rsid w:val="005C03C0"/>
    <w:rsid w:val="005C0AEB"/>
    <w:rsid w:val="005C1F6E"/>
    <w:rsid w:val="005C2524"/>
    <w:rsid w:val="005C31CD"/>
    <w:rsid w:val="005C3700"/>
    <w:rsid w:val="005C3B56"/>
    <w:rsid w:val="005C411A"/>
    <w:rsid w:val="005C41AF"/>
    <w:rsid w:val="005C46EF"/>
    <w:rsid w:val="005C49CA"/>
    <w:rsid w:val="005C4BD4"/>
    <w:rsid w:val="005C6480"/>
    <w:rsid w:val="005C659D"/>
    <w:rsid w:val="005C7400"/>
    <w:rsid w:val="005C7450"/>
    <w:rsid w:val="005C7695"/>
    <w:rsid w:val="005C7F8C"/>
    <w:rsid w:val="005D052C"/>
    <w:rsid w:val="005D0572"/>
    <w:rsid w:val="005D0BCA"/>
    <w:rsid w:val="005D0E2B"/>
    <w:rsid w:val="005D0F7C"/>
    <w:rsid w:val="005D1195"/>
    <w:rsid w:val="005D174E"/>
    <w:rsid w:val="005D1A7C"/>
    <w:rsid w:val="005D1E1D"/>
    <w:rsid w:val="005D28E0"/>
    <w:rsid w:val="005D2A73"/>
    <w:rsid w:val="005D3DBF"/>
    <w:rsid w:val="005D4018"/>
    <w:rsid w:val="005D46C6"/>
    <w:rsid w:val="005D47EF"/>
    <w:rsid w:val="005D4B04"/>
    <w:rsid w:val="005D549F"/>
    <w:rsid w:val="005D57BE"/>
    <w:rsid w:val="005D5B05"/>
    <w:rsid w:val="005D5B82"/>
    <w:rsid w:val="005D736A"/>
    <w:rsid w:val="005D7BAD"/>
    <w:rsid w:val="005E058A"/>
    <w:rsid w:val="005E0F8A"/>
    <w:rsid w:val="005E111A"/>
    <w:rsid w:val="005E26B2"/>
    <w:rsid w:val="005E449A"/>
    <w:rsid w:val="005E4601"/>
    <w:rsid w:val="005E4B0F"/>
    <w:rsid w:val="005E4E03"/>
    <w:rsid w:val="005E52F0"/>
    <w:rsid w:val="005E5534"/>
    <w:rsid w:val="005E55A1"/>
    <w:rsid w:val="005E6B30"/>
    <w:rsid w:val="005E71B0"/>
    <w:rsid w:val="005E77BF"/>
    <w:rsid w:val="005F008E"/>
    <w:rsid w:val="005F1038"/>
    <w:rsid w:val="005F1336"/>
    <w:rsid w:val="005F14D2"/>
    <w:rsid w:val="005F2DD6"/>
    <w:rsid w:val="005F34D2"/>
    <w:rsid w:val="005F3A57"/>
    <w:rsid w:val="005F43EC"/>
    <w:rsid w:val="005F5757"/>
    <w:rsid w:val="005F57C6"/>
    <w:rsid w:val="005F5978"/>
    <w:rsid w:val="005F5D44"/>
    <w:rsid w:val="005F6401"/>
    <w:rsid w:val="005F68B5"/>
    <w:rsid w:val="005F6C81"/>
    <w:rsid w:val="005F6EB2"/>
    <w:rsid w:val="005F7533"/>
    <w:rsid w:val="005F75F3"/>
    <w:rsid w:val="005F7D29"/>
    <w:rsid w:val="005F7FD8"/>
    <w:rsid w:val="0060068C"/>
    <w:rsid w:val="006006B4"/>
    <w:rsid w:val="00600F4C"/>
    <w:rsid w:val="006015F0"/>
    <w:rsid w:val="0060190F"/>
    <w:rsid w:val="006023FA"/>
    <w:rsid w:val="00602A5D"/>
    <w:rsid w:val="0060356D"/>
    <w:rsid w:val="00603936"/>
    <w:rsid w:val="006040E2"/>
    <w:rsid w:val="00604503"/>
    <w:rsid w:val="0060537C"/>
    <w:rsid w:val="006054B6"/>
    <w:rsid w:val="00605B26"/>
    <w:rsid w:val="00605E8B"/>
    <w:rsid w:val="00605FC8"/>
    <w:rsid w:val="006061CD"/>
    <w:rsid w:val="00606B26"/>
    <w:rsid w:val="00607079"/>
    <w:rsid w:val="00607B83"/>
    <w:rsid w:val="00607C89"/>
    <w:rsid w:val="00610902"/>
    <w:rsid w:val="00610932"/>
    <w:rsid w:val="00610B07"/>
    <w:rsid w:val="00611059"/>
    <w:rsid w:val="00611B9E"/>
    <w:rsid w:val="00613784"/>
    <w:rsid w:val="006140BB"/>
    <w:rsid w:val="0061438E"/>
    <w:rsid w:val="00614AF9"/>
    <w:rsid w:val="00617419"/>
    <w:rsid w:val="006179EA"/>
    <w:rsid w:val="00617A72"/>
    <w:rsid w:val="00617C96"/>
    <w:rsid w:val="006213FE"/>
    <w:rsid w:val="00621BBF"/>
    <w:rsid w:val="00621E06"/>
    <w:rsid w:val="00622794"/>
    <w:rsid w:val="006228C2"/>
    <w:rsid w:val="00622AF6"/>
    <w:rsid w:val="006233A3"/>
    <w:rsid w:val="0062407B"/>
    <w:rsid w:val="0062425E"/>
    <w:rsid w:val="00624C40"/>
    <w:rsid w:val="00624D73"/>
    <w:rsid w:val="00624F40"/>
    <w:rsid w:val="006262C9"/>
    <w:rsid w:val="0062637E"/>
    <w:rsid w:val="00626D35"/>
    <w:rsid w:val="00626F44"/>
    <w:rsid w:val="0062773F"/>
    <w:rsid w:val="00627D62"/>
    <w:rsid w:val="00627D7B"/>
    <w:rsid w:val="006301F4"/>
    <w:rsid w:val="0063069F"/>
    <w:rsid w:val="006308EB"/>
    <w:rsid w:val="00630CCA"/>
    <w:rsid w:val="00631577"/>
    <w:rsid w:val="00632519"/>
    <w:rsid w:val="00632DD2"/>
    <w:rsid w:val="00633EC9"/>
    <w:rsid w:val="006346C0"/>
    <w:rsid w:val="006348CF"/>
    <w:rsid w:val="00634E39"/>
    <w:rsid w:val="0063507C"/>
    <w:rsid w:val="0063556A"/>
    <w:rsid w:val="00635855"/>
    <w:rsid w:val="00635DFB"/>
    <w:rsid w:val="00636086"/>
    <w:rsid w:val="00636449"/>
    <w:rsid w:val="00637AD7"/>
    <w:rsid w:val="00637C27"/>
    <w:rsid w:val="00640D1B"/>
    <w:rsid w:val="00640F2F"/>
    <w:rsid w:val="00640F59"/>
    <w:rsid w:val="00641847"/>
    <w:rsid w:val="00641ACA"/>
    <w:rsid w:val="00641BA8"/>
    <w:rsid w:val="00642A32"/>
    <w:rsid w:val="00643058"/>
    <w:rsid w:val="006442DF"/>
    <w:rsid w:val="00645460"/>
    <w:rsid w:val="006457EF"/>
    <w:rsid w:val="006468F8"/>
    <w:rsid w:val="0064793A"/>
    <w:rsid w:val="00647B8D"/>
    <w:rsid w:val="00647BB4"/>
    <w:rsid w:val="0065195E"/>
    <w:rsid w:val="00651F66"/>
    <w:rsid w:val="0065305A"/>
    <w:rsid w:val="00653437"/>
    <w:rsid w:val="006539AC"/>
    <w:rsid w:val="00653F55"/>
    <w:rsid w:val="00654085"/>
    <w:rsid w:val="0065442C"/>
    <w:rsid w:val="00654E4D"/>
    <w:rsid w:val="006550DF"/>
    <w:rsid w:val="00655E49"/>
    <w:rsid w:val="00656696"/>
    <w:rsid w:val="00657A1F"/>
    <w:rsid w:val="00660230"/>
    <w:rsid w:val="0066053C"/>
    <w:rsid w:val="0066091C"/>
    <w:rsid w:val="0066132C"/>
    <w:rsid w:val="00661711"/>
    <w:rsid w:val="006619E7"/>
    <w:rsid w:val="00661EEA"/>
    <w:rsid w:val="00661F51"/>
    <w:rsid w:val="0066339D"/>
    <w:rsid w:val="0066495F"/>
    <w:rsid w:val="00664AC1"/>
    <w:rsid w:val="006651D0"/>
    <w:rsid w:val="00665B70"/>
    <w:rsid w:val="006663A9"/>
    <w:rsid w:val="00666526"/>
    <w:rsid w:val="0066698A"/>
    <w:rsid w:val="00666C45"/>
    <w:rsid w:val="00666DCA"/>
    <w:rsid w:val="0066726C"/>
    <w:rsid w:val="006676BB"/>
    <w:rsid w:val="0067031E"/>
    <w:rsid w:val="00671C74"/>
    <w:rsid w:val="0067241D"/>
    <w:rsid w:val="00672580"/>
    <w:rsid w:val="00672735"/>
    <w:rsid w:val="00672F49"/>
    <w:rsid w:val="00673C49"/>
    <w:rsid w:val="00674852"/>
    <w:rsid w:val="00674E92"/>
    <w:rsid w:val="00675326"/>
    <w:rsid w:val="006754B1"/>
    <w:rsid w:val="00675925"/>
    <w:rsid w:val="00675D95"/>
    <w:rsid w:val="006765E9"/>
    <w:rsid w:val="006769E4"/>
    <w:rsid w:val="00676AE8"/>
    <w:rsid w:val="00676D80"/>
    <w:rsid w:val="00676FA6"/>
    <w:rsid w:val="006778A2"/>
    <w:rsid w:val="00677A79"/>
    <w:rsid w:val="00680FC5"/>
    <w:rsid w:val="006813C6"/>
    <w:rsid w:val="0068158F"/>
    <w:rsid w:val="00682499"/>
    <w:rsid w:val="006824E4"/>
    <w:rsid w:val="00683401"/>
    <w:rsid w:val="0068399D"/>
    <w:rsid w:val="00683AC4"/>
    <w:rsid w:val="00684016"/>
    <w:rsid w:val="00685281"/>
    <w:rsid w:val="00685B34"/>
    <w:rsid w:val="0068615A"/>
    <w:rsid w:val="00686518"/>
    <w:rsid w:val="006868DE"/>
    <w:rsid w:val="006875BE"/>
    <w:rsid w:val="00687A24"/>
    <w:rsid w:val="006903EA"/>
    <w:rsid w:val="00691105"/>
    <w:rsid w:val="00691958"/>
    <w:rsid w:val="00692489"/>
    <w:rsid w:val="006926F2"/>
    <w:rsid w:val="00692EA4"/>
    <w:rsid w:val="00692F3E"/>
    <w:rsid w:val="00693580"/>
    <w:rsid w:val="0069435A"/>
    <w:rsid w:val="0069453F"/>
    <w:rsid w:val="00694F1B"/>
    <w:rsid w:val="0069521C"/>
    <w:rsid w:val="006953B3"/>
    <w:rsid w:val="006956CB"/>
    <w:rsid w:val="006958DB"/>
    <w:rsid w:val="00695DB7"/>
    <w:rsid w:val="00696A77"/>
    <w:rsid w:val="00696B15"/>
    <w:rsid w:val="00696C14"/>
    <w:rsid w:val="00697251"/>
    <w:rsid w:val="006A03A3"/>
    <w:rsid w:val="006A125F"/>
    <w:rsid w:val="006A1C1F"/>
    <w:rsid w:val="006A1F43"/>
    <w:rsid w:val="006A2E08"/>
    <w:rsid w:val="006A491E"/>
    <w:rsid w:val="006A4BAC"/>
    <w:rsid w:val="006A6307"/>
    <w:rsid w:val="006A6C0E"/>
    <w:rsid w:val="006A7857"/>
    <w:rsid w:val="006A7A8D"/>
    <w:rsid w:val="006B0368"/>
    <w:rsid w:val="006B0C4E"/>
    <w:rsid w:val="006B0C81"/>
    <w:rsid w:val="006B0FE1"/>
    <w:rsid w:val="006B11DB"/>
    <w:rsid w:val="006B139E"/>
    <w:rsid w:val="006B15A5"/>
    <w:rsid w:val="006B173E"/>
    <w:rsid w:val="006B2030"/>
    <w:rsid w:val="006B256C"/>
    <w:rsid w:val="006B27E4"/>
    <w:rsid w:val="006B2989"/>
    <w:rsid w:val="006B34A7"/>
    <w:rsid w:val="006B35A0"/>
    <w:rsid w:val="006B3746"/>
    <w:rsid w:val="006B4218"/>
    <w:rsid w:val="006B4655"/>
    <w:rsid w:val="006B4C29"/>
    <w:rsid w:val="006B597A"/>
    <w:rsid w:val="006B669C"/>
    <w:rsid w:val="006B66F8"/>
    <w:rsid w:val="006B6803"/>
    <w:rsid w:val="006B7823"/>
    <w:rsid w:val="006C0C84"/>
    <w:rsid w:val="006C1AF0"/>
    <w:rsid w:val="006C1D4D"/>
    <w:rsid w:val="006C2B3A"/>
    <w:rsid w:val="006C357F"/>
    <w:rsid w:val="006C44DB"/>
    <w:rsid w:val="006C4A03"/>
    <w:rsid w:val="006C4DF0"/>
    <w:rsid w:val="006C5797"/>
    <w:rsid w:val="006C5980"/>
    <w:rsid w:val="006C5D24"/>
    <w:rsid w:val="006C5E68"/>
    <w:rsid w:val="006C6FEA"/>
    <w:rsid w:val="006C77E3"/>
    <w:rsid w:val="006C78B5"/>
    <w:rsid w:val="006D0D2F"/>
    <w:rsid w:val="006D150D"/>
    <w:rsid w:val="006D20BC"/>
    <w:rsid w:val="006D21B2"/>
    <w:rsid w:val="006D230C"/>
    <w:rsid w:val="006D326C"/>
    <w:rsid w:val="006D3882"/>
    <w:rsid w:val="006D4F79"/>
    <w:rsid w:val="006D5394"/>
    <w:rsid w:val="006D5627"/>
    <w:rsid w:val="006D57AC"/>
    <w:rsid w:val="006D6117"/>
    <w:rsid w:val="006D68CC"/>
    <w:rsid w:val="006D6BC9"/>
    <w:rsid w:val="006D70CA"/>
    <w:rsid w:val="006D72C2"/>
    <w:rsid w:val="006D756A"/>
    <w:rsid w:val="006D7A30"/>
    <w:rsid w:val="006D7BA9"/>
    <w:rsid w:val="006E0AAB"/>
    <w:rsid w:val="006E113C"/>
    <w:rsid w:val="006E130A"/>
    <w:rsid w:val="006E154F"/>
    <w:rsid w:val="006E1612"/>
    <w:rsid w:val="006E199F"/>
    <w:rsid w:val="006E1A21"/>
    <w:rsid w:val="006E1E22"/>
    <w:rsid w:val="006E1E4B"/>
    <w:rsid w:val="006E4AA1"/>
    <w:rsid w:val="006E4B7D"/>
    <w:rsid w:val="006E50BB"/>
    <w:rsid w:val="006E5111"/>
    <w:rsid w:val="006E6E00"/>
    <w:rsid w:val="006E6F2A"/>
    <w:rsid w:val="006E76C5"/>
    <w:rsid w:val="006E7E04"/>
    <w:rsid w:val="006F12EC"/>
    <w:rsid w:val="006F1FC4"/>
    <w:rsid w:val="006F3D71"/>
    <w:rsid w:val="006F3E5A"/>
    <w:rsid w:val="006F3F07"/>
    <w:rsid w:val="006F59AC"/>
    <w:rsid w:val="006F61FD"/>
    <w:rsid w:val="006F7483"/>
    <w:rsid w:val="006F7BF2"/>
    <w:rsid w:val="00700813"/>
    <w:rsid w:val="007015DB"/>
    <w:rsid w:val="00701DF4"/>
    <w:rsid w:val="007021D8"/>
    <w:rsid w:val="00702358"/>
    <w:rsid w:val="00702387"/>
    <w:rsid w:val="007025DC"/>
    <w:rsid w:val="0070264A"/>
    <w:rsid w:val="0070315E"/>
    <w:rsid w:val="0070350C"/>
    <w:rsid w:val="00704CA0"/>
    <w:rsid w:val="007067EB"/>
    <w:rsid w:val="0070698F"/>
    <w:rsid w:val="00706BF5"/>
    <w:rsid w:val="00706D4F"/>
    <w:rsid w:val="00706F12"/>
    <w:rsid w:val="00706F67"/>
    <w:rsid w:val="007117F8"/>
    <w:rsid w:val="007127B4"/>
    <w:rsid w:val="0071392C"/>
    <w:rsid w:val="007155F7"/>
    <w:rsid w:val="0071560F"/>
    <w:rsid w:val="00715C5B"/>
    <w:rsid w:val="007161B8"/>
    <w:rsid w:val="007165D9"/>
    <w:rsid w:val="007170EF"/>
    <w:rsid w:val="0072058F"/>
    <w:rsid w:val="00720BF7"/>
    <w:rsid w:val="00720D4F"/>
    <w:rsid w:val="00721C1E"/>
    <w:rsid w:val="00722B04"/>
    <w:rsid w:val="00723A76"/>
    <w:rsid w:val="00723F2B"/>
    <w:rsid w:val="00723F87"/>
    <w:rsid w:val="007249A3"/>
    <w:rsid w:val="00724CAC"/>
    <w:rsid w:val="0072591D"/>
    <w:rsid w:val="00725B45"/>
    <w:rsid w:val="00725EC3"/>
    <w:rsid w:val="007261A2"/>
    <w:rsid w:val="007264C0"/>
    <w:rsid w:val="00726683"/>
    <w:rsid w:val="00726A4E"/>
    <w:rsid w:val="00727FC0"/>
    <w:rsid w:val="00730647"/>
    <w:rsid w:val="00730CD9"/>
    <w:rsid w:val="0073109A"/>
    <w:rsid w:val="0073114F"/>
    <w:rsid w:val="00731B35"/>
    <w:rsid w:val="00732224"/>
    <w:rsid w:val="00732710"/>
    <w:rsid w:val="007328AA"/>
    <w:rsid w:val="00732A12"/>
    <w:rsid w:val="007337DC"/>
    <w:rsid w:val="00733BD6"/>
    <w:rsid w:val="00734000"/>
    <w:rsid w:val="00734C9A"/>
    <w:rsid w:val="00734F56"/>
    <w:rsid w:val="00735D1B"/>
    <w:rsid w:val="00736141"/>
    <w:rsid w:val="00736AFF"/>
    <w:rsid w:val="00737221"/>
    <w:rsid w:val="00740A14"/>
    <w:rsid w:val="00740C61"/>
    <w:rsid w:val="00741CF4"/>
    <w:rsid w:val="00741F76"/>
    <w:rsid w:val="007433D6"/>
    <w:rsid w:val="00744DDD"/>
    <w:rsid w:val="007460BD"/>
    <w:rsid w:val="00746A70"/>
    <w:rsid w:val="00746C4A"/>
    <w:rsid w:val="00746C51"/>
    <w:rsid w:val="00747C53"/>
    <w:rsid w:val="0075040C"/>
    <w:rsid w:val="00750AC8"/>
    <w:rsid w:val="007514B7"/>
    <w:rsid w:val="0075177D"/>
    <w:rsid w:val="007518AC"/>
    <w:rsid w:val="00751EE0"/>
    <w:rsid w:val="007524E1"/>
    <w:rsid w:val="0075262A"/>
    <w:rsid w:val="00752D18"/>
    <w:rsid w:val="0075346C"/>
    <w:rsid w:val="00753EAE"/>
    <w:rsid w:val="00754693"/>
    <w:rsid w:val="00754E54"/>
    <w:rsid w:val="007553C2"/>
    <w:rsid w:val="007554B2"/>
    <w:rsid w:val="0075556E"/>
    <w:rsid w:val="00755C7B"/>
    <w:rsid w:val="007561D2"/>
    <w:rsid w:val="007563BA"/>
    <w:rsid w:val="0076080F"/>
    <w:rsid w:val="00760A23"/>
    <w:rsid w:val="0076123A"/>
    <w:rsid w:val="00761312"/>
    <w:rsid w:val="007613C4"/>
    <w:rsid w:val="00761EE0"/>
    <w:rsid w:val="007623A1"/>
    <w:rsid w:val="00762449"/>
    <w:rsid w:val="0076368B"/>
    <w:rsid w:val="0076396A"/>
    <w:rsid w:val="007641D2"/>
    <w:rsid w:val="007645B0"/>
    <w:rsid w:val="00764988"/>
    <w:rsid w:val="0076565D"/>
    <w:rsid w:val="00765AF5"/>
    <w:rsid w:val="00766195"/>
    <w:rsid w:val="0076685E"/>
    <w:rsid w:val="007675FB"/>
    <w:rsid w:val="00767B1B"/>
    <w:rsid w:val="007700FA"/>
    <w:rsid w:val="0077047E"/>
    <w:rsid w:val="00770A14"/>
    <w:rsid w:val="00771791"/>
    <w:rsid w:val="00771795"/>
    <w:rsid w:val="00771D9D"/>
    <w:rsid w:val="0077238E"/>
    <w:rsid w:val="007723E9"/>
    <w:rsid w:val="00772EF5"/>
    <w:rsid w:val="00773347"/>
    <w:rsid w:val="00773924"/>
    <w:rsid w:val="00774784"/>
    <w:rsid w:val="00774C01"/>
    <w:rsid w:val="00774FD3"/>
    <w:rsid w:val="00775F6A"/>
    <w:rsid w:val="00777288"/>
    <w:rsid w:val="0077735F"/>
    <w:rsid w:val="00777496"/>
    <w:rsid w:val="00777602"/>
    <w:rsid w:val="00777885"/>
    <w:rsid w:val="007810AE"/>
    <w:rsid w:val="0078121F"/>
    <w:rsid w:val="00781AE9"/>
    <w:rsid w:val="00782281"/>
    <w:rsid w:val="0078237E"/>
    <w:rsid w:val="00784CCD"/>
    <w:rsid w:val="00785837"/>
    <w:rsid w:val="00786698"/>
    <w:rsid w:val="007869E7"/>
    <w:rsid w:val="00786BA2"/>
    <w:rsid w:val="00787E90"/>
    <w:rsid w:val="00790886"/>
    <w:rsid w:val="00791C7A"/>
    <w:rsid w:val="007924A7"/>
    <w:rsid w:val="007934C9"/>
    <w:rsid w:val="007939AC"/>
    <w:rsid w:val="00793E98"/>
    <w:rsid w:val="007941F6"/>
    <w:rsid w:val="007949BE"/>
    <w:rsid w:val="007949CA"/>
    <w:rsid w:val="00794E47"/>
    <w:rsid w:val="0079581A"/>
    <w:rsid w:val="0079600C"/>
    <w:rsid w:val="007970F5"/>
    <w:rsid w:val="00797951"/>
    <w:rsid w:val="007A0FB5"/>
    <w:rsid w:val="007A11EC"/>
    <w:rsid w:val="007A2AA9"/>
    <w:rsid w:val="007A35FC"/>
    <w:rsid w:val="007A3DEF"/>
    <w:rsid w:val="007A46C8"/>
    <w:rsid w:val="007A4D00"/>
    <w:rsid w:val="007A5683"/>
    <w:rsid w:val="007A6A92"/>
    <w:rsid w:val="007B02B5"/>
    <w:rsid w:val="007B07D6"/>
    <w:rsid w:val="007B189F"/>
    <w:rsid w:val="007B1D6D"/>
    <w:rsid w:val="007B3484"/>
    <w:rsid w:val="007B4099"/>
    <w:rsid w:val="007B5B24"/>
    <w:rsid w:val="007B5CA5"/>
    <w:rsid w:val="007B734C"/>
    <w:rsid w:val="007B76B0"/>
    <w:rsid w:val="007B789B"/>
    <w:rsid w:val="007C18A9"/>
    <w:rsid w:val="007C1CB9"/>
    <w:rsid w:val="007C1E46"/>
    <w:rsid w:val="007C2176"/>
    <w:rsid w:val="007C2507"/>
    <w:rsid w:val="007C4229"/>
    <w:rsid w:val="007C4F53"/>
    <w:rsid w:val="007C5499"/>
    <w:rsid w:val="007C56C0"/>
    <w:rsid w:val="007C57C2"/>
    <w:rsid w:val="007C5C61"/>
    <w:rsid w:val="007C626C"/>
    <w:rsid w:val="007C62C0"/>
    <w:rsid w:val="007C681F"/>
    <w:rsid w:val="007C6B53"/>
    <w:rsid w:val="007C716D"/>
    <w:rsid w:val="007C7448"/>
    <w:rsid w:val="007D1CB8"/>
    <w:rsid w:val="007D1F46"/>
    <w:rsid w:val="007D1FA9"/>
    <w:rsid w:val="007D26D9"/>
    <w:rsid w:val="007D27C0"/>
    <w:rsid w:val="007D2C84"/>
    <w:rsid w:val="007D2E60"/>
    <w:rsid w:val="007D3F4F"/>
    <w:rsid w:val="007D4489"/>
    <w:rsid w:val="007D5355"/>
    <w:rsid w:val="007D5550"/>
    <w:rsid w:val="007D5E29"/>
    <w:rsid w:val="007D643D"/>
    <w:rsid w:val="007D6A7E"/>
    <w:rsid w:val="007E030B"/>
    <w:rsid w:val="007E09FE"/>
    <w:rsid w:val="007E0A53"/>
    <w:rsid w:val="007E0B03"/>
    <w:rsid w:val="007E0CDB"/>
    <w:rsid w:val="007E1D89"/>
    <w:rsid w:val="007E1DB0"/>
    <w:rsid w:val="007E2236"/>
    <w:rsid w:val="007E319C"/>
    <w:rsid w:val="007E35CE"/>
    <w:rsid w:val="007E3906"/>
    <w:rsid w:val="007E3963"/>
    <w:rsid w:val="007E414F"/>
    <w:rsid w:val="007E421E"/>
    <w:rsid w:val="007E4783"/>
    <w:rsid w:val="007E49E3"/>
    <w:rsid w:val="007E4ECC"/>
    <w:rsid w:val="007E5B3C"/>
    <w:rsid w:val="007E641B"/>
    <w:rsid w:val="007E64B3"/>
    <w:rsid w:val="007E64DC"/>
    <w:rsid w:val="007E663B"/>
    <w:rsid w:val="007E6A51"/>
    <w:rsid w:val="007E71A9"/>
    <w:rsid w:val="007F0087"/>
    <w:rsid w:val="007F049A"/>
    <w:rsid w:val="007F0B73"/>
    <w:rsid w:val="007F0F88"/>
    <w:rsid w:val="007F3873"/>
    <w:rsid w:val="007F3A7D"/>
    <w:rsid w:val="007F3B48"/>
    <w:rsid w:val="007F3CF0"/>
    <w:rsid w:val="007F3DB8"/>
    <w:rsid w:val="007F40D0"/>
    <w:rsid w:val="007F4984"/>
    <w:rsid w:val="007F4C03"/>
    <w:rsid w:val="007F5122"/>
    <w:rsid w:val="007F56F3"/>
    <w:rsid w:val="007F77E1"/>
    <w:rsid w:val="007F7B17"/>
    <w:rsid w:val="007F7C15"/>
    <w:rsid w:val="007F7E5B"/>
    <w:rsid w:val="00800046"/>
    <w:rsid w:val="00800BAE"/>
    <w:rsid w:val="00800FF7"/>
    <w:rsid w:val="00801011"/>
    <w:rsid w:val="00801A59"/>
    <w:rsid w:val="00802B13"/>
    <w:rsid w:val="0080328F"/>
    <w:rsid w:val="0080369A"/>
    <w:rsid w:val="00803746"/>
    <w:rsid w:val="00803E67"/>
    <w:rsid w:val="008068A2"/>
    <w:rsid w:val="00806D0D"/>
    <w:rsid w:val="00807934"/>
    <w:rsid w:val="00810200"/>
    <w:rsid w:val="008108C8"/>
    <w:rsid w:val="00810FF8"/>
    <w:rsid w:val="008116A2"/>
    <w:rsid w:val="00812753"/>
    <w:rsid w:val="0081569D"/>
    <w:rsid w:val="0081706F"/>
    <w:rsid w:val="008176F2"/>
    <w:rsid w:val="00817D15"/>
    <w:rsid w:val="00817ED8"/>
    <w:rsid w:val="008201C4"/>
    <w:rsid w:val="00820A98"/>
    <w:rsid w:val="00820DD2"/>
    <w:rsid w:val="008212F9"/>
    <w:rsid w:val="0082257A"/>
    <w:rsid w:val="00822AED"/>
    <w:rsid w:val="00823E54"/>
    <w:rsid w:val="00824064"/>
    <w:rsid w:val="008259BC"/>
    <w:rsid w:val="00825B52"/>
    <w:rsid w:val="00827ED1"/>
    <w:rsid w:val="008317C2"/>
    <w:rsid w:val="00832660"/>
    <w:rsid w:val="00832997"/>
    <w:rsid w:val="00832EEC"/>
    <w:rsid w:val="00833FFE"/>
    <w:rsid w:val="00834174"/>
    <w:rsid w:val="00834499"/>
    <w:rsid w:val="008347D7"/>
    <w:rsid w:val="0083519C"/>
    <w:rsid w:val="008359EC"/>
    <w:rsid w:val="00835B79"/>
    <w:rsid w:val="00835C36"/>
    <w:rsid w:val="00836DD4"/>
    <w:rsid w:val="008400E2"/>
    <w:rsid w:val="00840375"/>
    <w:rsid w:val="00840923"/>
    <w:rsid w:val="00840CD1"/>
    <w:rsid w:val="00840DDE"/>
    <w:rsid w:val="008415C7"/>
    <w:rsid w:val="00841E66"/>
    <w:rsid w:val="00842365"/>
    <w:rsid w:val="00842EF6"/>
    <w:rsid w:val="0084578A"/>
    <w:rsid w:val="00845EA1"/>
    <w:rsid w:val="00846171"/>
    <w:rsid w:val="0084622B"/>
    <w:rsid w:val="00846437"/>
    <w:rsid w:val="008464B1"/>
    <w:rsid w:val="00846F8A"/>
    <w:rsid w:val="00847298"/>
    <w:rsid w:val="00847423"/>
    <w:rsid w:val="008478F3"/>
    <w:rsid w:val="008479AA"/>
    <w:rsid w:val="00847D33"/>
    <w:rsid w:val="00847D50"/>
    <w:rsid w:val="0085003A"/>
    <w:rsid w:val="00850336"/>
    <w:rsid w:val="0085040A"/>
    <w:rsid w:val="00850EF0"/>
    <w:rsid w:val="00851010"/>
    <w:rsid w:val="00851881"/>
    <w:rsid w:val="008518B6"/>
    <w:rsid w:val="00851AE7"/>
    <w:rsid w:val="00851C70"/>
    <w:rsid w:val="00853572"/>
    <w:rsid w:val="00853715"/>
    <w:rsid w:val="0085387E"/>
    <w:rsid w:val="00853995"/>
    <w:rsid w:val="00853B7F"/>
    <w:rsid w:val="00853FB0"/>
    <w:rsid w:val="00854DD0"/>
    <w:rsid w:val="008553AA"/>
    <w:rsid w:val="00855F0B"/>
    <w:rsid w:val="00856F2C"/>
    <w:rsid w:val="00857316"/>
    <w:rsid w:val="008575B6"/>
    <w:rsid w:val="00857608"/>
    <w:rsid w:val="00857E3B"/>
    <w:rsid w:val="008609EC"/>
    <w:rsid w:val="00860EDD"/>
    <w:rsid w:val="00860FFB"/>
    <w:rsid w:val="00861D31"/>
    <w:rsid w:val="008620B9"/>
    <w:rsid w:val="0086290B"/>
    <w:rsid w:val="00862DA8"/>
    <w:rsid w:val="008631AD"/>
    <w:rsid w:val="0086374F"/>
    <w:rsid w:val="00863FF3"/>
    <w:rsid w:val="00864105"/>
    <w:rsid w:val="00864542"/>
    <w:rsid w:val="00864EA5"/>
    <w:rsid w:val="0086502A"/>
    <w:rsid w:val="00865111"/>
    <w:rsid w:val="008656BD"/>
    <w:rsid w:val="00865B46"/>
    <w:rsid w:val="00865F65"/>
    <w:rsid w:val="00866171"/>
    <w:rsid w:val="00866176"/>
    <w:rsid w:val="00866B3B"/>
    <w:rsid w:val="00867424"/>
    <w:rsid w:val="00870AE1"/>
    <w:rsid w:val="00871056"/>
    <w:rsid w:val="00871A35"/>
    <w:rsid w:val="00871BB0"/>
    <w:rsid w:val="00871EC7"/>
    <w:rsid w:val="0087279F"/>
    <w:rsid w:val="00872E83"/>
    <w:rsid w:val="00872FCA"/>
    <w:rsid w:val="008732DA"/>
    <w:rsid w:val="0087373D"/>
    <w:rsid w:val="00873973"/>
    <w:rsid w:val="00874C84"/>
    <w:rsid w:val="00874DD4"/>
    <w:rsid w:val="008753C2"/>
    <w:rsid w:val="0087573A"/>
    <w:rsid w:val="00875C16"/>
    <w:rsid w:val="008760A2"/>
    <w:rsid w:val="008763B4"/>
    <w:rsid w:val="00876C92"/>
    <w:rsid w:val="008775B7"/>
    <w:rsid w:val="00877D94"/>
    <w:rsid w:val="008807AC"/>
    <w:rsid w:val="00880A91"/>
    <w:rsid w:val="00880BBB"/>
    <w:rsid w:val="00880D4F"/>
    <w:rsid w:val="00881187"/>
    <w:rsid w:val="008811C2"/>
    <w:rsid w:val="008822A2"/>
    <w:rsid w:val="008829A0"/>
    <w:rsid w:val="00882A09"/>
    <w:rsid w:val="00882BA2"/>
    <w:rsid w:val="00882FA8"/>
    <w:rsid w:val="00883564"/>
    <w:rsid w:val="00883973"/>
    <w:rsid w:val="00884EF9"/>
    <w:rsid w:val="008854C0"/>
    <w:rsid w:val="008854FC"/>
    <w:rsid w:val="00885F9C"/>
    <w:rsid w:val="00886341"/>
    <w:rsid w:val="0088660E"/>
    <w:rsid w:val="00886923"/>
    <w:rsid w:val="00886D8F"/>
    <w:rsid w:val="00886EAE"/>
    <w:rsid w:val="008906CC"/>
    <w:rsid w:val="00891952"/>
    <w:rsid w:val="00892961"/>
    <w:rsid w:val="0089364D"/>
    <w:rsid w:val="008936D1"/>
    <w:rsid w:val="00893C16"/>
    <w:rsid w:val="008948FA"/>
    <w:rsid w:val="00894B3E"/>
    <w:rsid w:val="00894D34"/>
    <w:rsid w:val="00894FB2"/>
    <w:rsid w:val="008954F5"/>
    <w:rsid w:val="00896171"/>
    <w:rsid w:val="008A015E"/>
    <w:rsid w:val="008A0F2D"/>
    <w:rsid w:val="008A28E6"/>
    <w:rsid w:val="008A303C"/>
    <w:rsid w:val="008A34AD"/>
    <w:rsid w:val="008A3518"/>
    <w:rsid w:val="008A364B"/>
    <w:rsid w:val="008A39F0"/>
    <w:rsid w:val="008A3E6A"/>
    <w:rsid w:val="008A3E6C"/>
    <w:rsid w:val="008A456A"/>
    <w:rsid w:val="008A47EF"/>
    <w:rsid w:val="008A4AD4"/>
    <w:rsid w:val="008A6188"/>
    <w:rsid w:val="008A6553"/>
    <w:rsid w:val="008A6C65"/>
    <w:rsid w:val="008A6F01"/>
    <w:rsid w:val="008B0627"/>
    <w:rsid w:val="008B08B2"/>
    <w:rsid w:val="008B0928"/>
    <w:rsid w:val="008B117F"/>
    <w:rsid w:val="008B1951"/>
    <w:rsid w:val="008B3799"/>
    <w:rsid w:val="008B38FA"/>
    <w:rsid w:val="008B3E3E"/>
    <w:rsid w:val="008B41C5"/>
    <w:rsid w:val="008B5420"/>
    <w:rsid w:val="008B5AA4"/>
    <w:rsid w:val="008B5AC3"/>
    <w:rsid w:val="008B6705"/>
    <w:rsid w:val="008B698C"/>
    <w:rsid w:val="008B6AFD"/>
    <w:rsid w:val="008B6D6A"/>
    <w:rsid w:val="008B75AB"/>
    <w:rsid w:val="008B78C4"/>
    <w:rsid w:val="008B7C32"/>
    <w:rsid w:val="008B7CD5"/>
    <w:rsid w:val="008B7EA7"/>
    <w:rsid w:val="008C0358"/>
    <w:rsid w:val="008C0BE6"/>
    <w:rsid w:val="008C0DA0"/>
    <w:rsid w:val="008C0DA3"/>
    <w:rsid w:val="008C13A8"/>
    <w:rsid w:val="008C14E9"/>
    <w:rsid w:val="008C19BC"/>
    <w:rsid w:val="008C19C3"/>
    <w:rsid w:val="008C2B02"/>
    <w:rsid w:val="008C2B4C"/>
    <w:rsid w:val="008C2D3E"/>
    <w:rsid w:val="008C3857"/>
    <w:rsid w:val="008C3FD0"/>
    <w:rsid w:val="008C490A"/>
    <w:rsid w:val="008C4EB2"/>
    <w:rsid w:val="008C50ED"/>
    <w:rsid w:val="008C50F7"/>
    <w:rsid w:val="008C5449"/>
    <w:rsid w:val="008C57A2"/>
    <w:rsid w:val="008C5AF0"/>
    <w:rsid w:val="008C5EEE"/>
    <w:rsid w:val="008C6936"/>
    <w:rsid w:val="008C7806"/>
    <w:rsid w:val="008D0B76"/>
    <w:rsid w:val="008D1069"/>
    <w:rsid w:val="008D1350"/>
    <w:rsid w:val="008D1A00"/>
    <w:rsid w:val="008D1EA7"/>
    <w:rsid w:val="008D1F7A"/>
    <w:rsid w:val="008D2056"/>
    <w:rsid w:val="008D23AF"/>
    <w:rsid w:val="008D29C2"/>
    <w:rsid w:val="008D2ACF"/>
    <w:rsid w:val="008D3FC4"/>
    <w:rsid w:val="008D4DE0"/>
    <w:rsid w:val="008D54C4"/>
    <w:rsid w:val="008D5E8A"/>
    <w:rsid w:val="008D5F0F"/>
    <w:rsid w:val="008D6D8B"/>
    <w:rsid w:val="008D70D9"/>
    <w:rsid w:val="008D759F"/>
    <w:rsid w:val="008D78F0"/>
    <w:rsid w:val="008E086A"/>
    <w:rsid w:val="008E1086"/>
    <w:rsid w:val="008E1336"/>
    <w:rsid w:val="008E1C1D"/>
    <w:rsid w:val="008E2735"/>
    <w:rsid w:val="008E37B8"/>
    <w:rsid w:val="008E428D"/>
    <w:rsid w:val="008E4625"/>
    <w:rsid w:val="008E4693"/>
    <w:rsid w:val="008E5563"/>
    <w:rsid w:val="008E6830"/>
    <w:rsid w:val="008E6A70"/>
    <w:rsid w:val="008E725D"/>
    <w:rsid w:val="008E749F"/>
    <w:rsid w:val="008E74B6"/>
    <w:rsid w:val="008E7C12"/>
    <w:rsid w:val="008E7D6D"/>
    <w:rsid w:val="008E7EB4"/>
    <w:rsid w:val="008F0B64"/>
    <w:rsid w:val="008F1156"/>
    <w:rsid w:val="008F1CAA"/>
    <w:rsid w:val="008F1EAA"/>
    <w:rsid w:val="008F21B9"/>
    <w:rsid w:val="008F2247"/>
    <w:rsid w:val="008F27B1"/>
    <w:rsid w:val="008F2DDC"/>
    <w:rsid w:val="008F3AE2"/>
    <w:rsid w:val="008F3CFD"/>
    <w:rsid w:val="008F5484"/>
    <w:rsid w:val="008F5EDF"/>
    <w:rsid w:val="008F6184"/>
    <w:rsid w:val="008F6622"/>
    <w:rsid w:val="008F67F4"/>
    <w:rsid w:val="00900804"/>
    <w:rsid w:val="0090159A"/>
    <w:rsid w:val="009029F8"/>
    <w:rsid w:val="00902A82"/>
    <w:rsid w:val="009031E8"/>
    <w:rsid w:val="009045BB"/>
    <w:rsid w:val="009050F0"/>
    <w:rsid w:val="0090663C"/>
    <w:rsid w:val="00906D10"/>
    <w:rsid w:val="009071C6"/>
    <w:rsid w:val="00910512"/>
    <w:rsid w:val="00910813"/>
    <w:rsid w:val="009113EC"/>
    <w:rsid w:val="0091183F"/>
    <w:rsid w:val="00911889"/>
    <w:rsid w:val="00911960"/>
    <w:rsid w:val="00911DCD"/>
    <w:rsid w:val="00912706"/>
    <w:rsid w:val="0091274F"/>
    <w:rsid w:val="00913261"/>
    <w:rsid w:val="00913AD7"/>
    <w:rsid w:val="00913BB6"/>
    <w:rsid w:val="00913C6F"/>
    <w:rsid w:val="00913E77"/>
    <w:rsid w:val="0091546C"/>
    <w:rsid w:val="009159CF"/>
    <w:rsid w:val="00915B8B"/>
    <w:rsid w:val="00916207"/>
    <w:rsid w:val="009167F8"/>
    <w:rsid w:val="00916B9C"/>
    <w:rsid w:val="00916E8D"/>
    <w:rsid w:val="00916EBB"/>
    <w:rsid w:val="009171B1"/>
    <w:rsid w:val="009172AA"/>
    <w:rsid w:val="00917EF0"/>
    <w:rsid w:val="009212E2"/>
    <w:rsid w:val="00921831"/>
    <w:rsid w:val="0092218C"/>
    <w:rsid w:val="009223E3"/>
    <w:rsid w:val="00922F71"/>
    <w:rsid w:val="009236AC"/>
    <w:rsid w:val="0092395E"/>
    <w:rsid w:val="00923AB5"/>
    <w:rsid w:val="0092421D"/>
    <w:rsid w:val="00924242"/>
    <w:rsid w:val="00924C8A"/>
    <w:rsid w:val="00925033"/>
    <w:rsid w:val="00925311"/>
    <w:rsid w:val="00925B93"/>
    <w:rsid w:val="00925C70"/>
    <w:rsid w:val="00925EDF"/>
    <w:rsid w:val="00926151"/>
    <w:rsid w:val="009261A3"/>
    <w:rsid w:val="0092643F"/>
    <w:rsid w:val="00926D73"/>
    <w:rsid w:val="009270E1"/>
    <w:rsid w:val="00930117"/>
    <w:rsid w:val="00930FC0"/>
    <w:rsid w:val="009313EE"/>
    <w:rsid w:val="00931DB9"/>
    <w:rsid w:val="009332F5"/>
    <w:rsid w:val="00934173"/>
    <w:rsid w:val="00934888"/>
    <w:rsid w:val="00934B67"/>
    <w:rsid w:val="00934CFD"/>
    <w:rsid w:val="00934D83"/>
    <w:rsid w:val="00936159"/>
    <w:rsid w:val="00936344"/>
    <w:rsid w:val="00936494"/>
    <w:rsid w:val="00936E94"/>
    <w:rsid w:val="00937428"/>
    <w:rsid w:val="009377D5"/>
    <w:rsid w:val="0093791E"/>
    <w:rsid w:val="00937D33"/>
    <w:rsid w:val="00937E35"/>
    <w:rsid w:val="00937E50"/>
    <w:rsid w:val="009406CE"/>
    <w:rsid w:val="0094119D"/>
    <w:rsid w:val="009416C1"/>
    <w:rsid w:val="009418FD"/>
    <w:rsid w:val="00941A07"/>
    <w:rsid w:val="00941D9F"/>
    <w:rsid w:val="00942709"/>
    <w:rsid w:val="009435BF"/>
    <w:rsid w:val="009443D3"/>
    <w:rsid w:val="0094560D"/>
    <w:rsid w:val="00945DCA"/>
    <w:rsid w:val="00946190"/>
    <w:rsid w:val="00946905"/>
    <w:rsid w:val="00946DDB"/>
    <w:rsid w:val="00947004"/>
    <w:rsid w:val="0094754A"/>
    <w:rsid w:val="0094771A"/>
    <w:rsid w:val="009502DA"/>
    <w:rsid w:val="009507DF"/>
    <w:rsid w:val="00950EEA"/>
    <w:rsid w:val="009511B4"/>
    <w:rsid w:val="00951548"/>
    <w:rsid w:val="00952030"/>
    <w:rsid w:val="00955DD3"/>
    <w:rsid w:val="00956C8C"/>
    <w:rsid w:val="00956EC0"/>
    <w:rsid w:val="00957307"/>
    <w:rsid w:val="0096030D"/>
    <w:rsid w:val="00960EB8"/>
    <w:rsid w:val="00961321"/>
    <w:rsid w:val="00961A0A"/>
    <w:rsid w:val="00961CAC"/>
    <w:rsid w:val="00961D85"/>
    <w:rsid w:val="009621E2"/>
    <w:rsid w:val="00962332"/>
    <w:rsid w:val="00962624"/>
    <w:rsid w:val="00963182"/>
    <w:rsid w:val="009631E7"/>
    <w:rsid w:val="009639BC"/>
    <w:rsid w:val="00963A80"/>
    <w:rsid w:val="00963B2A"/>
    <w:rsid w:val="00963F51"/>
    <w:rsid w:val="009643A4"/>
    <w:rsid w:val="00965622"/>
    <w:rsid w:val="00965A6F"/>
    <w:rsid w:val="0096640E"/>
    <w:rsid w:val="009672BF"/>
    <w:rsid w:val="00967961"/>
    <w:rsid w:val="00967E98"/>
    <w:rsid w:val="00967FE3"/>
    <w:rsid w:val="00967FED"/>
    <w:rsid w:val="00970068"/>
    <w:rsid w:val="009702B1"/>
    <w:rsid w:val="00970631"/>
    <w:rsid w:val="00971A4A"/>
    <w:rsid w:val="00972526"/>
    <w:rsid w:val="009728E2"/>
    <w:rsid w:val="00973397"/>
    <w:rsid w:val="00973FA7"/>
    <w:rsid w:val="00974076"/>
    <w:rsid w:val="00975535"/>
    <w:rsid w:val="0097626D"/>
    <w:rsid w:val="009801B6"/>
    <w:rsid w:val="00981173"/>
    <w:rsid w:val="00981457"/>
    <w:rsid w:val="009814F0"/>
    <w:rsid w:val="0098204E"/>
    <w:rsid w:val="009820DD"/>
    <w:rsid w:val="009824C8"/>
    <w:rsid w:val="0098251D"/>
    <w:rsid w:val="00982D9F"/>
    <w:rsid w:val="00982FED"/>
    <w:rsid w:val="009830BC"/>
    <w:rsid w:val="00983231"/>
    <w:rsid w:val="00984A4E"/>
    <w:rsid w:val="00984CB0"/>
    <w:rsid w:val="009851C1"/>
    <w:rsid w:val="0098554A"/>
    <w:rsid w:val="00985868"/>
    <w:rsid w:val="0098621E"/>
    <w:rsid w:val="00986BA3"/>
    <w:rsid w:val="00986F0A"/>
    <w:rsid w:val="00990084"/>
    <w:rsid w:val="0099087A"/>
    <w:rsid w:val="0099112F"/>
    <w:rsid w:val="009912ED"/>
    <w:rsid w:val="00991312"/>
    <w:rsid w:val="0099186A"/>
    <w:rsid w:val="00992F08"/>
    <w:rsid w:val="00993C18"/>
    <w:rsid w:val="00993D47"/>
    <w:rsid w:val="009944BB"/>
    <w:rsid w:val="00994F07"/>
    <w:rsid w:val="00996089"/>
    <w:rsid w:val="00996C0D"/>
    <w:rsid w:val="009975BC"/>
    <w:rsid w:val="00997AC9"/>
    <w:rsid w:val="00997EFD"/>
    <w:rsid w:val="009A0548"/>
    <w:rsid w:val="009A0564"/>
    <w:rsid w:val="009A1355"/>
    <w:rsid w:val="009A190C"/>
    <w:rsid w:val="009A1992"/>
    <w:rsid w:val="009A1E67"/>
    <w:rsid w:val="009A1F96"/>
    <w:rsid w:val="009A25CA"/>
    <w:rsid w:val="009A26D8"/>
    <w:rsid w:val="009A2A2F"/>
    <w:rsid w:val="009A30B7"/>
    <w:rsid w:val="009A4775"/>
    <w:rsid w:val="009A4B05"/>
    <w:rsid w:val="009A5540"/>
    <w:rsid w:val="009A605F"/>
    <w:rsid w:val="009A6273"/>
    <w:rsid w:val="009A6FDD"/>
    <w:rsid w:val="009A7884"/>
    <w:rsid w:val="009B09C8"/>
    <w:rsid w:val="009B0B1E"/>
    <w:rsid w:val="009B1411"/>
    <w:rsid w:val="009B15CF"/>
    <w:rsid w:val="009B16CC"/>
    <w:rsid w:val="009B175C"/>
    <w:rsid w:val="009B1F0A"/>
    <w:rsid w:val="009B258D"/>
    <w:rsid w:val="009B282F"/>
    <w:rsid w:val="009B34C8"/>
    <w:rsid w:val="009B3AF7"/>
    <w:rsid w:val="009B3C41"/>
    <w:rsid w:val="009B3D65"/>
    <w:rsid w:val="009B3D88"/>
    <w:rsid w:val="009B3FCF"/>
    <w:rsid w:val="009B4220"/>
    <w:rsid w:val="009B4A1A"/>
    <w:rsid w:val="009B4DCE"/>
    <w:rsid w:val="009B5AC0"/>
    <w:rsid w:val="009B6602"/>
    <w:rsid w:val="009B6651"/>
    <w:rsid w:val="009B6C8E"/>
    <w:rsid w:val="009B6CF7"/>
    <w:rsid w:val="009B6D46"/>
    <w:rsid w:val="009B6FAC"/>
    <w:rsid w:val="009B706C"/>
    <w:rsid w:val="009B72B9"/>
    <w:rsid w:val="009B7F49"/>
    <w:rsid w:val="009C01E0"/>
    <w:rsid w:val="009C0FF4"/>
    <w:rsid w:val="009C172A"/>
    <w:rsid w:val="009C197C"/>
    <w:rsid w:val="009C22CA"/>
    <w:rsid w:val="009C26D5"/>
    <w:rsid w:val="009C2928"/>
    <w:rsid w:val="009C2C3D"/>
    <w:rsid w:val="009C32A5"/>
    <w:rsid w:val="009C38B1"/>
    <w:rsid w:val="009C4AB8"/>
    <w:rsid w:val="009C4B0C"/>
    <w:rsid w:val="009C4D63"/>
    <w:rsid w:val="009C667A"/>
    <w:rsid w:val="009C6718"/>
    <w:rsid w:val="009C6734"/>
    <w:rsid w:val="009C68A1"/>
    <w:rsid w:val="009C6AD9"/>
    <w:rsid w:val="009C6CE9"/>
    <w:rsid w:val="009C7A97"/>
    <w:rsid w:val="009C7B29"/>
    <w:rsid w:val="009C7C66"/>
    <w:rsid w:val="009D1304"/>
    <w:rsid w:val="009D1717"/>
    <w:rsid w:val="009D3D5A"/>
    <w:rsid w:val="009D424E"/>
    <w:rsid w:val="009D4CC5"/>
    <w:rsid w:val="009D530D"/>
    <w:rsid w:val="009D53E4"/>
    <w:rsid w:val="009D56D4"/>
    <w:rsid w:val="009D5E73"/>
    <w:rsid w:val="009D644A"/>
    <w:rsid w:val="009D7793"/>
    <w:rsid w:val="009D7C43"/>
    <w:rsid w:val="009E079B"/>
    <w:rsid w:val="009E0D23"/>
    <w:rsid w:val="009E174A"/>
    <w:rsid w:val="009E4C73"/>
    <w:rsid w:val="009E4E07"/>
    <w:rsid w:val="009E540D"/>
    <w:rsid w:val="009E57D0"/>
    <w:rsid w:val="009E6155"/>
    <w:rsid w:val="009E615C"/>
    <w:rsid w:val="009E6248"/>
    <w:rsid w:val="009E668C"/>
    <w:rsid w:val="009E675A"/>
    <w:rsid w:val="009E67C8"/>
    <w:rsid w:val="009E6B35"/>
    <w:rsid w:val="009E6D95"/>
    <w:rsid w:val="009E7555"/>
    <w:rsid w:val="009E7576"/>
    <w:rsid w:val="009E7E9B"/>
    <w:rsid w:val="009F0233"/>
    <w:rsid w:val="009F0478"/>
    <w:rsid w:val="009F12E5"/>
    <w:rsid w:val="009F135D"/>
    <w:rsid w:val="009F1C77"/>
    <w:rsid w:val="009F2C27"/>
    <w:rsid w:val="009F3E78"/>
    <w:rsid w:val="009F443D"/>
    <w:rsid w:val="009F45B8"/>
    <w:rsid w:val="009F52CA"/>
    <w:rsid w:val="009F5FCA"/>
    <w:rsid w:val="009F5FD8"/>
    <w:rsid w:val="009F6158"/>
    <w:rsid w:val="009F71AB"/>
    <w:rsid w:val="009F7F73"/>
    <w:rsid w:val="00A0030B"/>
    <w:rsid w:val="00A005E5"/>
    <w:rsid w:val="00A0082A"/>
    <w:rsid w:val="00A00F9A"/>
    <w:rsid w:val="00A01553"/>
    <w:rsid w:val="00A01624"/>
    <w:rsid w:val="00A017BF"/>
    <w:rsid w:val="00A01C40"/>
    <w:rsid w:val="00A0213E"/>
    <w:rsid w:val="00A022CA"/>
    <w:rsid w:val="00A02459"/>
    <w:rsid w:val="00A024DD"/>
    <w:rsid w:val="00A02625"/>
    <w:rsid w:val="00A027D8"/>
    <w:rsid w:val="00A02D23"/>
    <w:rsid w:val="00A0343C"/>
    <w:rsid w:val="00A04128"/>
    <w:rsid w:val="00A0428F"/>
    <w:rsid w:val="00A044E0"/>
    <w:rsid w:val="00A04BDC"/>
    <w:rsid w:val="00A054C0"/>
    <w:rsid w:val="00A05929"/>
    <w:rsid w:val="00A06388"/>
    <w:rsid w:val="00A06C34"/>
    <w:rsid w:val="00A06EE0"/>
    <w:rsid w:val="00A10055"/>
    <w:rsid w:val="00A10381"/>
    <w:rsid w:val="00A10FD4"/>
    <w:rsid w:val="00A11B0A"/>
    <w:rsid w:val="00A1311E"/>
    <w:rsid w:val="00A1379D"/>
    <w:rsid w:val="00A13CB9"/>
    <w:rsid w:val="00A14D4B"/>
    <w:rsid w:val="00A14F5C"/>
    <w:rsid w:val="00A14FA6"/>
    <w:rsid w:val="00A151BA"/>
    <w:rsid w:val="00A1590B"/>
    <w:rsid w:val="00A167F5"/>
    <w:rsid w:val="00A16ABF"/>
    <w:rsid w:val="00A17087"/>
    <w:rsid w:val="00A17277"/>
    <w:rsid w:val="00A1759A"/>
    <w:rsid w:val="00A17B10"/>
    <w:rsid w:val="00A17CA2"/>
    <w:rsid w:val="00A18EC5"/>
    <w:rsid w:val="00A2037E"/>
    <w:rsid w:val="00A20BD7"/>
    <w:rsid w:val="00A20F26"/>
    <w:rsid w:val="00A21899"/>
    <w:rsid w:val="00A2228B"/>
    <w:rsid w:val="00A22E16"/>
    <w:rsid w:val="00A2314E"/>
    <w:rsid w:val="00A242CC"/>
    <w:rsid w:val="00A24429"/>
    <w:rsid w:val="00A25D24"/>
    <w:rsid w:val="00A25FB9"/>
    <w:rsid w:val="00A2607D"/>
    <w:rsid w:val="00A271DB"/>
    <w:rsid w:val="00A27444"/>
    <w:rsid w:val="00A27AF4"/>
    <w:rsid w:val="00A300D8"/>
    <w:rsid w:val="00A30873"/>
    <w:rsid w:val="00A3133A"/>
    <w:rsid w:val="00A31912"/>
    <w:rsid w:val="00A32F95"/>
    <w:rsid w:val="00A33275"/>
    <w:rsid w:val="00A333DE"/>
    <w:rsid w:val="00A3490C"/>
    <w:rsid w:val="00A34CB2"/>
    <w:rsid w:val="00A34E59"/>
    <w:rsid w:val="00A3505B"/>
    <w:rsid w:val="00A35CAA"/>
    <w:rsid w:val="00A36D08"/>
    <w:rsid w:val="00A3779D"/>
    <w:rsid w:val="00A379CB"/>
    <w:rsid w:val="00A400B6"/>
    <w:rsid w:val="00A40622"/>
    <w:rsid w:val="00A4089B"/>
    <w:rsid w:val="00A411D2"/>
    <w:rsid w:val="00A412C7"/>
    <w:rsid w:val="00A4251B"/>
    <w:rsid w:val="00A427C1"/>
    <w:rsid w:val="00A42C46"/>
    <w:rsid w:val="00A43532"/>
    <w:rsid w:val="00A436AC"/>
    <w:rsid w:val="00A436DC"/>
    <w:rsid w:val="00A45A0D"/>
    <w:rsid w:val="00A46B4B"/>
    <w:rsid w:val="00A46B4D"/>
    <w:rsid w:val="00A46DA0"/>
    <w:rsid w:val="00A47B23"/>
    <w:rsid w:val="00A47C92"/>
    <w:rsid w:val="00A509F6"/>
    <w:rsid w:val="00A50ABE"/>
    <w:rsid w:val="00A516E0"/>
    <w:rsid w:val="00A51C25"/>
    <w:rsid w:val="00A51C8B"/>
    <w:rsid w:val="00A51E04"/>
    <w:rsid w:val="00A52109"/>
    <w:rsid w:val="00A52CB2"/>
    <w:rsid w:val="00A53206"/>
    <w:rsid w:val="00A5330A"/>
    <w:rsid w:val="00A53888"/>
    <w:rsid w:val="00A54904"/>
    <w:rsid w:val="00A553D6"/>
    <w:rsid w:val="00A60A2A"/>
    <w:rsid w:val="00A628A7"/>
    <w:rsid w:val="00A636F3"/>
    <w:rsid w:val="00A63D1C"/>
    <w:rsid w:val="00A64051"/>
    <w:rsid w:val="00A64077"/>
    <w:rsid w:val="00A646CC"/>
    <w:rsid w:val="00A647E3"/>
    <w:rsid w:val="00A65012"/>
    <w:rsid w:val="00A653B2"/>
    <w:rsid w:val="00A6653E"/>
    <w:rsid w:val="00A66CB3"/>
    <w:rsid w:val="00A6734A"/>
    <w:rsid w:val="00A6749D"/>
    <w:rsid w:val="00A70CA8"/>
    <w:rsid w:val="00A70EC3"/>
    <w:rsid w:val="00A710E8"/>
    <w:rsid w:val="00A71FD5"/>
    <w:rsid w:val="00A72726"/>
    <w:rsid w:val="00A72BD0"/>
    <w:rsid w:val="00A740AA"/>
    <w:rsid w:val="00A74A2F"/>
    <w:rsid w:val="00A74BE5"/>
    <w:rsid w:val="00A75231"/>
    <w:rsid w:val="00A75449"/>
    <w:rsid w:val="00A75D05"/>
    <w:rsid w:val="00A75DE6"/>
    <w:rsid w:val="00A75EAE"/>
    <w:rsid w:val="00A7631F"/>
    <w:rsid w:val="00A763CE"/>
    <w:rsid w:val="00A766EF"/>
    <w:rsid w:val="00A76741"/>
    <w:rsid w:val="00A776FA"/>
    <w:rsid w:val="00A77A62"/>
    <w:rsid w:val="00A77C3B"/>
    <w:rsid w:val="00A77CF8"/>
    <w:rsid w:val="00A77DBB"/>
    <w:rsid w:val="00A80131"/>
    <w:rsid w:val="00A803D2"/>
    <w:rsid w:val="00A80AF0"/>
    <w:rsid w:val="00A80B5B"/>
    <w:rsid w:val="00A813B6"/>
    <w:rsid w:val="00A81FC2"/>
    <w:rsid w:val="00A821E9"/>
    <w:rsid w:val="00A828CD"/>
    <w:rsid w:val="00A82A10"/>
    <w:rsid w:val="00A82D18"/>
    <w:rsid w:val="00A82E71"/>
    <w:rsid w:val="00A840F7"/>
    <w:rsid w:val="00A8420C"/>
    <w:rsid w:val="00A84405"/>
    <w:rsid w:val="00A8508A"/>
    <w:rsid w:val="00A856EE"/>
    <w:rsid w:val="00A857BD"/>
    <w:rsid w:val="00A86274"/>
    <w:rsid w:val="00A86BB8"/>
    <w:rsid w:val="00A86C71"/>
    <w:rsid w:val="00A872BF"/>
    <w:rsid w:val="00A876CB"/>
    <w:rsid w:val="00A8786D"/>
    <w:rsid w:val="00A900A0"/>
    <w:rsid w:val="00A901AA"/>
    <w:rsid w:val="00A90812"/>
    <w:rsid w:val="00A90A88"/>
    <w:rsid w:val="00A91975"/>
    <w:rsid w:val="00A91E0C"/>
    <w:rsid w:val="00A92739"/>
    <w:rsid w:val="00A92905"/>
    <w:rsid w:val="00A92F75"/>
    <w:rsid w:val="00A930A1"/>
    <w:rsid w:val="00A93448"/>
    <w:rsid w:val="00A94E9B"/>
    <w:rsid w:val="00A95B6D"/>
    <w:rsid w:val="00A95DF9"/>
    <w:rsid w:val="00A96116"/>
    <w:rsid w:val="00A966E8"/>
    <w:rsid w:val="00A96F4C"/>
    <w:rsid w:val="00A971F5"/>
    <w:rsid w:val="00A97C2A"/>
    <w:rsid w:val="00AA03FD"/>
    <w:rsid w:val="00AA0BD0"/>
    <w:rsid w:val="00AA1055"/>
    <w:rsid w:val="00AA1786"/>
    <w:rsid w:val="00AA1933"/>
    <w:rsid w:val="00AA1EBA"/>
    <w:rsid w:val="00AA1FB4"/>
    <w:rsid w:val="00AA2152"/>
    <w:rsid w:val="00AA2430"/>
    <w:rsid w:val="00AA3426"/>
    <w:rsid w:val="00AA3B4A"/>
    <w:rsid w:val="00AA3C7C"/>
    <w:rsid w:val="00AA4076"/>
    <w:rsid w:val="00AA4517"/>
    <w:rsid w:val="00AA47C2"/>
    <w:rsid w:val="00AA54BB"/>
    <w:rsid w:val="00AA566F"/>
    <w:rsid w:val="00AA5A75"/>
    <w:rsid w:val="00AA5D81"/>
    <w:rsid w:val="00AA7C56"/>
    <w:rsid w:val="00AA7C93"/>
    <w:rsid w:val="00AB011A"/>
    <w:rsid w:val="00AB070A"/>
    <w:rsid w:val="00AB0AE7"/>
    <w:rsid w:val="00AB1BA2"/>
    <w:rsid w:val="00AB1DED"/>
    <w:rsid w:val="00AB40C8"/>
    <w:rsid w:val="00AB40E2"/>
    <w:rsid w:val="00AB43E9"/>
    <w:rsid w:val="00AB6E26"/>
    <w:rsid w:val="00AB71E5"/>
    <w:rsid w:val="00AB7A5C"/>
    <w:rsid w:val="00AC0114"/>
    <w:rsid w:val="00AC0880"/>
    <w:rsid w:val="00AC0A37"/>
    <w:rsid w:val="00AC1672"/>
    <w:rsid w:val="00AC1DCC"/>
    <w:rsid w:val="00AC240B"/>
    <w:rsid w:val="00AC2DA1"/>
    <w:rsid w:val="00AC3A6E"/>
    <w:rsid w:val="00AC43C0"/>
    <w:rsid w:val="00AC4E8A"/>
    <w:rsid w:val="00AC52E3"/>
    <w:rsid w:val="00AC6666"/>
    <w:rsid w:val="00AC6EFD"/>
    <w:rsid w:val="00AC76CF"/>
    <w:rsid w:val="00AC798F"/>
    <w:rsid w:val="00AC7B26"/>
    <w:rsid w:val="00AC7C6F"/>
    <w:rsid w:val="00AD03C4"/>
    <w:rsid w:val="00AD0808"/>
    <w:rsid w:val="00AD0B35"/>
    <w:rsid w:val="00AD0C8C"/>
    <w:rsid w:val="00AD1A26"/>
    <w:rsid w:val="00AD2AD6"/>
    <w:rsid w:val="00AD34B5"/>
    <w:rsid w:val="00AD3CC6"/>
    <w:rsid w:val="00AD4435"/>
    <w:rsid w:val="00AD4894"/>
    <w:rsid w:val="00AD48AC"/>
    <w:rsid w:val="00AD48D1"/>
    <w:rsid w:val="00AD492B"/>
    <w:rsid w:val="00AD527E"/>
    <w:rsid w:val="00AD56D1"/>
    <w:rsid w:val="00AD57AD"/>
    <w:rsid w:val="00AD6403"/>
    <w:rsid w:val="00AD6453"/>
    <w:rsid w:val="00AD6B55"/>
    <w:rsid w:val="00AD6F24"/>
    <w:rsid w:val="00AD70CC"/>
    <w:rsid w:val="00AD729D"/>
    <w:rsid w:val="00AD7493"/>
    <w:rsid w:val="00AD770A"/>
    <w:rsid w:val="00AD79CD"/>
    <w:rsid w:val="00AD7B27"/>
    <w:rsid w:val="00AE02C9"/>
    <w:rsid w:val="00AE0469"/>
    <w:rsid w:val="00AE0896"/>
    <w:rsid w:val="00AE1045"/>
    <w:rsid w:val="00AE1129"/>
    <w:rsid w:val="00AE180A"/>
    <w:rsid w:val="00AE198D"/>
    <w:rsid w:val="00AE2220"/>
    <w:rsid w:val="00AE24DD"/>
    <w:rsid w:val="00AE2838"/>
    <w:rsid w:val="00AE2BFC"/>
    <w:rsid w:val="00AE2D23"/>
    <w:rsid w:val="00AE2DFD"/>
    <w:rsid w:val="00AE420A"/>
    <w:rsid w:val="00AE4248"/>
    <w:rsid w:val="00AE4570"/>
    <w:rsid w:val="00AE4F0C"/>
    <w:rsid w:val="00AE5006"/>
    <w:rsid w:val="00AE54FE"/>
    <w:rsid w:val="00AE63C2"/>
    <w:rsid w:val="00AE6B3C"/>
    <w:rsid w:val="00AE6CFC"/>
    <w:rsid w:val="00AE786A"/>
    <w:rsid w:val="00AE7D24"/>
    <w:rsid w:val="00AE7E87"/>
    <w:rsid w:val="00AF0E90"/>
    <w:rsid w:val="00AF15A5"/>
    <w:rsid w:val="00AF21A1"/>
    <w:rsid w:val="00AF27F2"/>
    <w:rsid w:val="00AF2BD6"/>
    <w:rsid w:val="00AF2BD8"/>
    <w:rsid w:val="00AF360C"/>
    <w:rsid w:val="00AF366C"/>
    <w:rsid w:val="00AF397C"/>
    <w:rsid w:val="00AF3D4B"/>
    <w:rsid w:val="00AF50F8"/>
    <w:rsid w:val="00AF55ED"/>
    <w:rsid w:val="00AF5A0D"/>
    <w:rsid w:val="00AF5CE7"/>
    <w:rsid w:val="00AF5E88"/>
    <w:rsid w:val="00AF65EF"/>
    <w:rsid w:val="00AF6786"/>
    <w:rsid w:val="00AF6932"/>
    <w:rsid w:val="00AF7062"/>
    <w:rsid w:val="00AF7D1D"/>
    <w:rsid w:val="00B009D8"/>
    <w:rsid w:val="00B00D8B"/>
    <w:rsid w:val="00B011B8"/>
    <w:rsid w:val="00B01EBE"/>
    <w:rsid w:val="00B027AC"/>
    <w:rsid w:val="00B03207"/>
    <w:rsid w:val="00B0384D"/>
    <w:rsid w:val="00B03BFF"/>
    <w:rsid w:val="00B03E59"/>
    <w:rsid w:val="00B04363"/>
    <w:rsid w:val="00B0484E"/>
    <w:rsid w:val="00B04A6A"/>
    <w:rsid w:val="00B04B52"/>
    <w:rsid w:val="00B056C7"/>
    <w:rsid w:val="00B058E7"/>
    <w:rsid w:val="00B05B9F"/>
    <w:rsid w:val="00B0623C"/>
    <w:rsid w:val="00B063AE"/>
    <w:rsid w:val="00B0680B"/>
    <w:rsid w:val="00B07380"/>
    <w:rsid w:val="00B079EA"/>
    <w:rsid w:val="00B07A98"/>
    <w:rsid w:val="00B10B6E"/>
    <w:rsid w:val="00B10FA5"/>
    <w:rsid w:val="00B113BB"/>
    <w:rsid w:val="00B11596"/>
    <w:rsid w:val="00B116DF"/>
    <w:rsid w:val="00B11944"/>
    <w:rsid w:val="00B11F57"/>
    <w:rsid w:val="00B12B12"/>
    <w:rsid w:val="00B131DE"/>
    <w:rsid w:val="00B132C1"/>
    <w:rsid w:val="00B143A3"/>
    <w:rsid w:val="00B14702"/>
    <w:rsid w:val="00B15D3E"/>
    <w:rsid w:val="00B16026"/>
    <w:rsid w:val="00B16CC7"/>
    <w:rsid w:val="00B17D27"/>
    <w:rsid w:val="00B1D7B9"/>
    <w:rsid w:val="00B20377"/>
    <w:rsid w:val="00B2048B"/>
    <w:rsid w:val="00B2071C"/>
    <w:rsid w:val="00B20EFB"/>
    <w:rsid w:val="00B21221"/>
    <w:rsid w:val="00B213AD"/>
    <w:rsid w:val="00B21B66"/>
    <w:rsid w:val="00B220B8"/>
    <w:rsid w:val="00B224E7"/>
    <w:rsid w:val="00B22CAB"/>
    <w:rsid w:val="00B23EB9"/>
    <w:rsid w:val="00B23FDE"/>
    <w:rsid w:val="00B244F8"/>
    <w:rsid w:val="00B25162"/>
    <w:rsid w:val="00B256A7"/>
    <w:rsid w:val="00B26070"/>
    <w:rsid w:val="00B2782A"/>
    <w:rsid w:val="00B3139A"/>
    <w:rsid w:val="00B31790"/>
    <w:rsid w:val="00B31A62"/>
    <w:rsid w:val="00B3232E"/>
    <w:rsid w:val="00B32CF2"/>
    <w:rsid w:val="00B3332A"/>
    <w:rsid w:val="00B3357A"/>
    <w:rsid w:val="00B336D3"/>
    <w:rsid w:val="00B349EA"/>
    <w:rsid w:val="00B35036"/>
    <w:rsid w:val="00B36776"/>
    <w:rsid w:val="00B37F8B"/>
    <w:rsid w:val="00B40014"/>
    <w:rsid w:val="00B409E2"/>
    <w:rsid w:val="00B419A1"/>
    <w:rsid w:val="00B41A3C"/>
    <w:rsid w:val="00B4212D"/>
    <w:rsid w:val="00B4255A"/>
    <w:rsid w:val="00B42977"/>
    <w:rsid w:val="00B43685"/>
    <w:rsid w:val="00B43CC8"/>
    <w:rsid w:val="00B4433B"/>
    <w:rsid w:val="00B460C2"/>
    <w:rsid w:val="00B46488"/>
    <w:rsid w:val="00B465B2"/>
    <w:rsid w:val="00B473EC"/>
    <w:rsid w:val="00B479CE"/>
    <w:rsid w:val="00B5111D"/>
    <w:rsid w:val="00B51BA4"/>
    <w:rsid w:val="00B51E63"/>
    <w:rsid w:val="00B524AB"/>
    <w:rsid w:val="00B538B4"/>
    <w:rsid w:val="00B54D70"/>
    <w:rsid w:val="00B55ED3"/>
    <w:rsid w:val="00B560DD"/>
    <w:rsid w:val="00B56424"/>
    <w:rsid w:val="00B578FE"/>
    <w:rsid w:val="00B57A79"/>
    <w:rsid w:val="00B60392"/>
    <w:rsid w:val="00B60DB2"/>
    <w:rsid w:val="00B61932"/>
    <w:rsid w:val="00B61D27"/>
    <w:rsid w:val="00B61F83"/>
    <w:rsid w:val="00B6229A"/>
    <w:rsid w:val="00B62E84"/>
    <w:rsid w:val="00B62F96"/>
    <w:rsid w:val="00B63B8E"/>
    <w:rsid w:val="00B6433E"/>
    <w:rsid w:val="00B64520"/>
    <w:rsid w:val="00B648D1"/>
    <w:rsid w:val="00B65450"/>
    <w:rsid w:val="00B65D17"/>
    <w:rsid w:val="00B6604C"/>
    <w:rsid w:val="00B6685F"/>
    <w:rsid w:val="00B67647"/>
    <w:rsid w:val="00B676DD"/>
    <w:rsid w:val="00B70D75"/>
    <w:rsid w:val="00B71497"/>
    <w:rsid w:val="00B718D3"/>
    <w:rsid w:val="00B7243F"/>
    <w:rsid w:val="00B72C91"/>
    <w:rsid w:val="00B72F66"/>
    <w:rsid w:val="00B73000"/>
    <w:rsid w:val="00B733B3"/>
    <w:rsid w:val="00B73487"/>
    <w:rsid w:val="00B73CE7"/>
    <w:rsid w:val="00B741B1"/>
    <w:rsid w:val="00B74311"/>
    <w:rsid w:val="00B7440D"/>
    <w:rsid w:val="00B745A7"/>
    <w:rsid w:val="00B74AF7"/>
    <w:rsid w:val="00B75C0C"/>
    <w:rsid w:val="00B75C4C"/>
    <w:rsid w:val="00B76287"/>
    <w:rsid w:val="00B76516"/>
    <w:rsid w:val="00B76BA9"/>
    <w:rsid w:val="00B76F86"/>
    <w:rsid w:val="00B77086"/>
    <w:rsid w:val="00B8038F"/>
    <w:rsid w:val="00B804D6"/>
    <w:rsid w:val="00B80A8D"/>
    <w:rsid w:val="00B80E00"/>
    <w:rsid w:val="00B80F0E"/>
    <w:rsid w:val="00B8126B"/>
    <w:rsid w:val="00B818BC"/>
    <w:rsid w:val="00B81ACA"/>
    <w:rsid w:val="00B81C53"/>
    <w:rsid w:val="00B8222B"/>
    <w:rsid w:val="00B8238B"/>
    <w:rsid w:val="00B8262F"/>
    <w:rsid w:val="00B82C43"/>
    <w:rsid w:val="00B82EAA"/>
    <w:rsid w:val="00B837C5"/>
    <w:rsid w:val="00B83868"/>
    <w:rsid w:val="00B83F9A"/>
    <w:rsid w:val="00B84C2B"/>
    <w:rsid w:val="00B84F73"/>
    <w:rsid w:val="00B85AA7"/>
    <w:rsid w:val="00B85E99"/>
    <w:rsid w:val="00B8601F"/>
    <w:rsid w:val="00B86B02"/>
    <w:rsid w:val="00B86E19"/>
    <w:rsid w:val="00B87D92"/>
    <w:rsid w:val="00B906EC"/>
    <w:rsid w:val="00B9296C"/>
    <w:rsid w:val="00B93606"/>
    <w:rsid w:val="00B95856"/>
    <w:rsid w:val="00B9590F"/>
    <w:rsid w:val="00B95BF2"/>
    <w:rsid w:val="00B95EEF"/>
    <w:rsid w:val="00B96225"/>
    <w:rsid w:val="00B9653B"/>
    <w:rsid w:val="00B96D6C"/>
    <w:rsid w:val="00B97B41"/>
    <w:rsid w:val="00BA0641"/>
    <w:rsid w:val="00BA13C4"/>
    <w:rsid w:val="00BA30ED"/>
    <w:rsid w:val="00BA3B8F"/>
    <w:rsid w:val="00BA3BA5"/>
    <w:rsid w:val="00BA48FD"/>
    <w:rsid w:val="00BA4C43"/>
    <w:rsid w:val="00BA52E1"/>
    <w:rsid w:val="00BA5428"/>
    <w:rsid w:val="00BA553D"/>
    <w:rsid w:val="00BA5D21"/>
    <w:rsid w:val="00BA5D5C"/>
    <w:rsid w:val="00BA6C89"/>
    <w:rsid w:val="00BA6E81"/>
    <w:rsid w:val="00BA777E"/>
    <w:rsid w:val="00BB0C1A"/>
    <w:rsid w:val="00BB120B"/>
    <w:rsid w:val="00BB1372"/>
    <w:rsid w:val="00BB1BFC"/>
    <w:rsid w:val="00BB2D26"/>
    <w:rsid w:val="00BB3444"/>
    <w:rsid w:val="00BB3C23"/>
    <w:rsid w:val="00BB3C3A"/>
    <w:rsid w:val="00BB3CFE"/>
    <w:rsid w:val="00BB3DE5"/>
    <w:rsid w:val="00BB4B20"/>
    <w:rsid w:val="00BB4BB6"/>
    <w:rsid w:val="00BB52EC"/>
    <w:rsid w:val="00BB5B8C"/>
    <w:rsid w:val="00BB5DF0"/>
    <w:rsid w:val="00BB5E2F"/>
    <w:rsid w:val="00BB68DD"/>
    <w:rsid w:val="00BB6C6B"/>
    <w:rsid w:val="00BB70A0"/>
    <w:rsid w:val="00BB7512"/>
    <w:rsid w:val="00BB7833"/>
    <w:rsid w:val="00BB7B3C"/>
    <w:rsid w:val="00BB7EBE"/>
    <w:rsid w:val="00BC067E"/>
    <w:rsid w:val="00BC07D9"/>
    <w:rsid w:val="00BC2CB1"/>
    <w:rsid w:val="00BC3AC6"/>
    <w:rsid w:val="00BC4B0D"/>
    <w:rsid w:val="00BC5198"/>
    <w:rsid w:val="00BC53EA"/>
    <w:rsid w:val="00BC57DB"/>
    <w:rsid w:val="00BC5C5A"/>
    <w:rsid w:val="00BC714E"/>
    <w:rsid w:val="00BC7910"/>
    <w:rsid w:val="00BD19E5"/>
    <w:rsid w:val="00BD1A81"/>
    <w:rsid w:val="00BD2BDA"/>
    <w:rsid w:val="00BD2C19"/>
    <w:rsid w:val="00BD4017"/>
    <w:rsid w:val="00BD4AAB"/>
    <w:rsid w:val="00BD4F80"/>
    <w:rsid w:val="00BD65AC"/>
    <w:rsid w:val="00BD6C0E"/>
    <w:rsid w:val="00BD6F92"/>
    <w:rsid w:val="00BD7610"/>
    <w:rsid w:val="00BD7A86"/>
    <w:rsid w:val="00BE0B4B"/>
    <w:rsid w:val="00BE19A1"/>
    <w:rsid w:val="00BE1EE2"/>
    <w:rsid w:val="00BE20EC"/>
    <w:rsid w:val="00BE2984"/>
    <w:rsid w:val="00BE3B8B"/>
    <w:rsid w:val="00BE3F60"/>
    <w:rsid w:val="00BE49CD"/>
    <w:rsid w:val="00BE5AD0"/>
    <w:rsid w:val="00BE5E6C"/>
    <w:rsid w:val="00BE5F00"/>
    <w:rsid w:val="00BE6A20"/>
    <w:rsid w:val="00BE6BCF"/>
    <w:rsid w:val="00BE6DD9"/>
    <w:rsid w:val="00BE7B01"/>
    <w:rsid w:val="00BE7CDF"/>
    <w:rsid w:val="00BF0035"/>
    <w:rsid w:val="00BF061B"/>
    <w:rsid w:val="00BF0A65"/>
    <w:rsid w:val="00BF2FF2"/>
    <w:rsid w:val="00BF3925"/>
    <w:rsid w:val="00BF3C75"/>
    <w:rsid w:val="00BF4874"/>
    <w:rsid w:val="00BF6447"/>
    <w:rsid w:val="00BF6795"/>
    <w:rsid w:val="00BF76A3"/>
    <w:rsid w:val="00C01504"/>
    <w:rsid w:val="00C01531"/>
    <w:rsid w:val="00C016AD"/>
    <w:rsid w:val="00C025D6"/>
    <w:rsid w:val="00C034D1"/>
    <w:rsid w:val="00C03BB6"/>
    <w:rsid w:val="00C045F0"/>
    <w:rsid w:val="00C046DF"/>
    <w:rsid w:val="00C04D2B"/>
    <w:rsid w:val="00C05FE1"/>
    <w:rsid w:val="00C065D5"/>
    <w:rsid w:val="00C0693C"/>
    <w:rsid w:val="00C0762C"/>
    <w:rsid w:val="00C0793C"/>
    <w:rsid w:val="00C1001C"/>
    <w:rsid w:val="00C102E3"/>
    <w:rsid w:val="00C103AE"/>
    <w:rsid w:val="00C1052D"/>
    <w:rsid w:val="00C105ED"/>
    <w:rsid w:val="00C108A0"/>
    <w:rsid w:val="00C10FFD"/>
    <w:rsid w:val="00C11977"/>
    <w:rsid w:val="00C11F98"/>
    <w:rsid w:val="00C1278D"/>
    <w:rsid w:val="00C13558"/>
    <w:rsid w:val="00C1375C"/>
    <w:rsid w:val="00C13DFD"/>
    <w:rsid w:val="00C13F40"/>
    <w:rsid w:val="00C14948"/>
    <w:rsid w:val="00C14C77"/>
    <w:rsid w:val="00C153F8"/>
    <w:rsid w:val="00C158DF"/>
    <w:rsid w:val="00C15C0C"/>
    <w:rsid w:val="00C165C5"/>
    <w:rsid w:val="00C17238"/>
    <w:rsid w:val="00C17902"/>
    <w:rsid w:val="00C17B7F"/>
    <w:rsid w:val="00C2086D"/>
    <w:rsid w:val="00C21729"/>
    <w:rsid w:val="00C21C85"/>
    <w:rsid w:val="00C22149"/>
    <w:rsid w:val="00C222A4"/>
    <w:rsid w:val="00C22E3B"/>
    <w:rsid w:val="00C2334F"/>
    <w:rsid w:val="00C23951"/>
    <w:rsid w:val="00C24171"/>
    <w:rsid w:val="00C241D2"/>
    <w:rsid w:val="00C24EC4"/>
    <w:rsid w:val="00C2508D"/>
    <w:rsid w:val="00C25413"/>
    <w:rsid w:val="00C25831"/>
    <w:rsid w:val="00C2600B"/>
    <w:rsid w:val="00C261BE"/>
    <w:rsid w:val="00C27A13"/>
    <w:rsid w:val="00C3099F"/>
    <w:rsid w:val="00C309BF"/>
    <w:rsid w:val="00C30B84"/>
    <w:rsid w:val="00C32165"/>
    <w:rsid w:val="00C326C7"/>
    <w:rsid w:val="00C32BCC"/>
    <w:rsid w:val="00C33377"/>
    <w:rsid w:val="00C333C0"/>
    <w:rsid w:val="00C33453"/>
    <w:rsid w:val="00C33B4B"/>
    <w:rsid w:val="00C3431D"/>
    <w:rsid w:val="00C3497E"/>
    <w:rsid w:val="00C34F40"/>
    <w:rsid w:val="00C35093"/>
    <w:rsid w:val="00C351F4"/>
    <w:rsid w:val="00C35404"/>
    <w:rsid w:val="00C356B1"/>
    <w:rsid w:val="00C3574D"/>
    <w:rsid w:val="00C363F6"/>
    <w:rsid w:val="00C36E38"/>
    <w:rsid w:val="00C37270"/>
    <w:rsid w:val="00C37961"/>
    <w:rsid w:val="00C37D9F"/>
    <w:rsid w:val="00C405C9"/>
    <w:rsid w:val="00C406AB"/>
    <w:rsid w:val="00C40905"/>
    <w:rsid w:val="00C40E7E"/>
    <w:rsid w:val="00C411B0"/>
    <w:rsid w:val="00C411DB"/>
    <w:rsid w:val="00C412B3"/>
    <w:rsid w:val="00C429EC"/>
    <w:rsid w:val="00C4307D"/>
    <w:rsid w:val="00C436AE"/>
    <w:rsid w:val="00C4389C"/>
    <w:rsid w:val="00C4506D"/>
    <w:rsid w:val="00C451BC"/>
    <w:rsid w:val="00C467BD"/>
    <w:rsid w:val="00C46EED"/>
    <w:rsid w:val="00C47117"/>
    <w:rsid w:val="00C502E9"/>
    <w:rsid w:val="00C507AB"/>
    <w:rsid w:val="00C511C0"/>
    <w:rsid w:val="00C51713"/>
    <w:rsid w:val="00C518AE"/>
    <w:rsid w:val="00C52666"/>
    <w:rsid w:val="00C529D3"/>
    <w:rsid w:val="00C533B9"/>
    <w:rsid w:val="00C53CB7"/>
    <w:rsid w:val="00C53D26"/>
    <w:rsid w:val="00C53DA6"/>
    <w:rsid w:val="00C54387"/>
    <w:rsid w:val="00C54718"/>
    <w:rsid w:val="00C54740"/>
    <w:rsid w:val="00C54D16"/>
    <w:rsid w:val="00C56001"/>
    <w:rsid w:val="00C5609C"/>
    <w:rsid w:val="00C565B0"/>
    <w:rsid w:val="00C57ADE"/>
    <w:rsid w:val="00C60AA2"/>
    <w:rsid w:val="00C60C14"/>
    <w:rsid w:val="00C62979"/>
    <w:rsid w:val="00C62EC2"/>
    <w:rsid w:val="00C63326"/>
    <w:rsid w:val="00C63468"/>
    <w:rsid w:val="00C63517"/>
    <w:rsid w:val="00C63C66"/>
    <w:rsid w:val="00C63F15"/>
    <w:rsid w:val="00C6426A"/>
    <w:rsid w:val="00C64708"/>
    <w:rsid w:val="00C64D05"/>
    <w:rsid w:val="00C64E20"/>
    <w:rsid w:val="00C65821"/>
    <w:rsid w:val="00C65A8D"/>
    <w:rsid w:val="00C65E65"/>
    <w:rsid w:val="00C66D5A"/>
    <w:rsid w:val="00C67C6C"/>
    <w:rsid w:val="00C70445"/>
    <w:rsid w:val="00C70E25"/>
    <w:rsid w:val="00C713D3"/>
    <w:rsid w:val="00C7168C"/>
    <w:rsid w:val="00C71906"/>
    <w:rsid w:val="00C7210F"/>
    <w:rsid w:val="00C7291E"/>
    <w:rsid w:val="00C73DCE"/>
    <w:rsid w:val="00C73EE3"/>
    <w:rsid w:val="00C74554"/>
    <w:rsid w:val="00C75118"/>
    <w:rsid w:val="00C751B9"/>
    <w:rsid w:val="00C770CF"/>
    <w:rsid w:val="00C77169"/>
    <w:rsid w:val="00C77848"/>
    <w:rsid w:val="00C77FEC"/>
    <w:rsid w:val="00C801F4"/>
    <w:rsid w:val="00C813B5"/>
    <w:rsid w:val="00C81BB2"/>
    <w:rsid w:val="00C81ED5"/>
    <w:rsid w:val="00C81FA2"/>
    <w:rsid w:val="00C82081"/>
    <w:rsid w:val="00C82514"/>
    <w:rsid w:val="00C8361F"/>
    <w:rsid w:val="00C83A14"/>
    <w:rsid w:val="00C83B77"/>
    <w:rsid w:val="00C84A35"/>
    <w:rsid w:val="00C86025"/>
    <w:rsid w:val="00C86BF4"/>
    <w:rsid w:val="00C86DAD"/>
    <w:rsid w:val="00C8768C"/>
    <w:rsid w:val="00C876C4"/>
    <w:rsid w:val="00C87766"/>
    <w:rsid w:val="00C87941"/>
    <w:rsid w:val="00C87F49"/>
    <w:rsid w:val="00C90145"/>
    <w:rsid w:val="00C902DE"/>
    <w:rsid w:val="00C90E3B"/>
    <w:rsid w:val="00C9173D"/>
    <w:rsid w:val="00C922BA"/>
    <w:rsid w:val="00C94186"/>
    <w:rsid w:val="00C95193"/>
    <w:rsid w:val="00C9536B"/>
    <w:rsid w:val="00C95AEA"/>
    <w:rsid w:val="00C95CF0"/>
    <w:rsid w:val="00C96BEE"/>
    <w:rsid w:val="00C97809"/>
    <w:rsid w:val="00C97E1A"/>
    <w:rsid w:val="00CA078A"/>
    <w:rsid w:val="00CA08A1"/>
    <w:rsid w:val="00CA0ADC"/>
    <w:rsid w:val="00CA1891"/>
    <w:rsid w:val="00CA1E03"/>
    <w:rsid w:val="00CA2013"/>
    <w:rsid w:val="00CA218B"/>
    <w:rsid w:val="00CA22EF"/>
    <w:rsid w:val="00CA26E2"/>
    <w:rsid w:val="00CA2C05"/>
    <w:rsid w:val="00CA2CA3"/>
    <w:rsid w:val="00CA3423"/>
    <w:rsid w:val="00CA3780"/>
    <w:rsid w:val="00CA3839"/>
    <w:rsid w:val="00CA48A8"/>
    <w:rsid w:val="00CA5644"/>
    <w:rsid w:val="00CA57E8"/>
    <w:rsid w:val="00CA5808"/>
    <w:rsid w:val="00CA5CAE"/>
    <w:rsid w:val="00CA7A66"/>
    <w:rsid w:val="00CB0077"/>
    <w:rsid w:val="00CB0468"/>
    <w:rsid w:val="00CB06CA"/>
    <w:rsid w:val="00CB0734"/>
    <w:rsid w:val="00CB0CF4"/>
    <w:rsid w:val="00CB1231"/>
    <w:rsid w:val="00CB1426"/>
    <w:rsid w:val="00CB1A44"/>
    <w:rsid w:val="00CB23EB"/>
    <w:rsid w:val="00CB3364"/>
    <w:rsid w:val="00CB5047"/>
    <w:rsid w:val="00CB605E"/>
    <w:rsid w:val="00CB6358"/>
    <w:rsid w:val="00CB68F5"/>
    <w:rsid w:val="00CB7482"/>
    <w:rsid w:val="00CC023C"/>
    <w:rsid w:val="00CC0FCE"/>
    <w:rsid w:val="00CC1460"/>
    <w:rsid w:val="00CC15D2"/>
    <w:rsid w:val="00CC1826"/>
    <w:rsid w:val="00CC18B4"/>
    <w:rsid w:val="00CC3509"/>
    <w:rsid w:val="00CC3952"/>
    <w:rsid w:val="00CC3E32"/>
    <w:rsid w:val="00CC4247"/>
    <w:rsid w:val="00CC45EB"/>
    <w:rsid w:val="00CC4678"/>
    <w:rsid w:val="00CC4DD7"/>
    <w:rsid w:val="00CC4E7E"/>
    <w:rsid w:val="00CC539D"/>
    <w:rsid w:val="00CC59FD"/>
    <w:rsid w:val="00CC6388"/>
    <w:rsid w:val="00CC68BF"/>
    <w:rsid w:val="00CC6D4A"/>
    <w:rsid w:val="00CD0355"/>
    <w:rsid w:val="00CD0602"/>
    <w:rsid w:val="00CD075B"/>
    <w:rsid w:val="00CD0D81"/>
    <w:rsid w:val="00CD1054"/>
    <w:rsid w:val="00CD191E"/>
    <w:rsid w:val="00CD1C82"/>
    <w:rsid w:val="00CD1E7E"/>
    <w:rsid w:val="00CD2514"/>
    <w:rsid w:val="00CD28A7"/>
    <w:rsid w:val="00CD28F2"/>
    <w:rsid w:val="00CD2C40"/>
    <w:rsid w:val="00CD3053"/>
    <w:rsid w:val="00CD3E89"/>
    <w:rsid w:val="00CD3EBE"/>
    <w:rsid w:val="00CD4446"/>
    <w:rsid w:val="00CD4BA6"/>
    <w:rsid w:val="00CD4D47"/>
    <w:rsid w:val="00CD63D5"/>
    <w:rsid w:val="00CD71F7"/>
    <w:rsid w:val="00CD762F"/>
    <w:rsid w:val="00CD7CD5"/>
    <w:rsid w:val="00CE0615"/>
    <w:rsid w:val="00CE28F4"/>
    <w:rsid w:val="00CE32E2"/>
    <w:rsid w:val="00CE3320"/>
    <w:rsid w:val="00CE3D4D"/>
    <w:rsid w:val="00CE4328"/>
    <w:rsid w:val="00CE4DC1"/>
    <w:rsid w:val="00CE50AC"/>
    <w:rsid w:val="00CE5172"/>
    <w:rsid w:val="00CE6338"/>
    <w:rsid w:val="00CE6580"/>
    <w:rsid w:val="00CF0020"/>
    <w:rsid w:val="00CF128D"/>
    <w:rsid w:val="00CF1945"/>
    <w:rsid w:val="00CF237B"/>
    <w:rsid w:val="00CF24E5"/>
    <w:rsid w:val="00CF25FD"/>
    <w:rsid w:val="00CF2BBD"/>
    <w:rsid w:val="00CF2C57"/>
    <w:rsid w:val="00CF3953"/>
    <w:rsid w:val="00CF4007"/>
    <w:rsid w:val="00CF4E5D"/>
    <w:rsid w:val="00CF5106"/>
    <w:rsid w:val="00CF5A21"/>
    <w:rsid w:val="00CF60C7"/>
    <w:rsid w:val="00CF6F4E"/>
    <w:rsid w:val="00CF6FAA"/>
    <w:rsid w:val="00CF742B"/>
    <w:rsid w:val="00CF7671"/>
    <w:rsid w:val="00CF7BD4"/>
    <w:rsid w:val="00D0103D"/>
    <w:rsid w:val="00D01499"/>
    <w:rsid w:val="00D01BA1"/>
    <w:rsid w:val="00D01EF4"/>
    <w:rsid w:val="00D01F38"/>
    <w:rsid w:val="00D01F55"/>
    <w:rsid w:val="00D02C2E"/>
    <w:rsid w:val="00D0322B"/>
    <w:rsid w:val="00D03599"/>
    <w:rsid w:val="00D0375C"/>
    <w:rsid w:val="00D0421F"/>
    <w:rsid w:val="00D04564"/>
    <w:rsid w:val="00D04D4D"/>
    <w:rsid w:val="00D05633"/>
    <w:rsid w:val="00D05C84"/>
    <w:rsid w:val="00D06409"/>
    <w:rsid w:val="00D06E97"/>
    <w:rsid w:val="00D07A05"/>
    <w:rsid w:val="00D10CBC"/>
    <w:rsid w:val="00D11DCC"/>
    <w:rsid w:val="00D12B27"/>
    <w:rsid w:val="00D12F53"/>
    <w:rsid w:val="00D138C0"/>
    <w:rsid w:val="00D13B8E"/>
    <w:rsid w:val="00D13B96"/>
    <w:rsid w:val="00D14214"/>
    <w:rsid w:val="00D145A2"/>
    <w:rsid w:val="00D149A6"/>
    <w:rsid w:val="00D14A3C"/>
    <w:rsid w:val="00D152C1"/>
    <w:rsid w:val="00D15ABF"/>
    <w:rsid w:val="00D15D69"/>
    <w:rsid w:val="00D165F5"/>
    <w:rsid w:val="00D176F8"/>
    <w:rsid w:val="00D178F4"/>
    <w:rsid w:val="00D17B39"/>
    <w:rsid w:val="00D20F15"/>
    <w:rsid w:val="00D224AE"/>
    <w:rsid w:val="00D23705"/>
    <w:rsid w:val="00D2464E"/>
    <w:rsid w:val="00D247B4"/>
    <w:rsid w:val="00D24D47"/>
    <w:rsid w:val="00D25646"/>
    <w:rsid w:val="00D2612D"/>
    <w:rsid w:val="00D265B7"/>
    <w:rsid w:val="00D26B31"/>
    <w:rsid w:val="00D300B6"/>
    <w:rsid w:val="00D30400"/>
    <w:rsid w:val="00D3074E"/>
    <w:rsid w:val="00D30777"/>
    <w:rsid w:val="00D30E8C"/>
    <w:rsid w:val="00D312DE"/>
    <w:rsid w:val="00D31A04"/>
    <w:rsid w:val="00D31CC6"/>
    <w:rsid w:val="00D31EAD"/>
    <w:rsid w:val="00D32626"/>
    <w:rsid w:val="00D32953"/>
    <w:rsid w:val="00D33E2F"/>
    <w:rsid w:val="00D342A0"/>
    <w:rsid w:val="00D348C4"/>
    <w:rsid w:val="00D35214"/>
    <w:rsid w:val="00D35F59"/>
    <w:rsid w:val="00D368CB"/>
    <w:rsid w:val="00D37514"/>
    <w:rsid w:val="00D3767A"/>
    <w:rsid w:val="00D3790B"/>
    <w:rsid w:val="00D40EB7"/>
    <w:rsid w:val="00D40EEE"/>
    <w:rsid w:val="00D42105"/>
    <w:rsid w:val="00D44046"/>
    <w:rsid w:val="00D44409"/>
    <w:rsid w:val="00D45623"/>
    <w:rsid w:val="00D4608A"/>
    <w:rsid w:val="00D464B1"/>
    <w:rsid w:val="00D46CBA"/>
    <w:rsid w:val="00D470CA"/>
    <w:rsid w:val="00D472BB"/>
    <w:rsid w:val="00D477B3"/>
    <w:rsid w:val="00D504AB"/>
    <w:rsid w:val="00D508B9"/>
    <w:rsid w:val="00D50FE4"/>
    <w:rsid w:val="00D510BE"/>
    <w:rsid w:val="00D513CA"/>
    <w:rsid w:val="00D5155D"/>
    <w:rsid w:val="00D51BA3"/>
    <w:rsid w:val="00D52006"/>
    <w:rsid w:val="00D52028"/>
    <w:rsid w:val="00D522B0"/>
    <w:rsid w:val="00D52B7C"/>
    <w:rsid w:val="00D5309F"/>
    <w:rsid w:val="00D53404"/>
    <w:rsid w:val="00D53AA7"/>
    <w:rsid w:val="00D55180"/>
    <w:rsid w:val="00D552CF"/>
    <w:rsid w:val="00D5560E"/>
    <w:rsid w:val="00D55ABF"/>
    <w:rsid w:val="00D55C94"/>
    <w:rsid w:val="00D5684A"/>
    <w:rsid w:val="00D574B8"/>
    <w:rsid w:val="00D57611"/>
    <w:rsid w:val="00D57F7F"/>
    <w:rsid w:val="00D60658"/>
    <w:rsid w:val="00D60836"/>
    <w:rsid w:val="00D6102E"/>
    <w:rsid w:val="00D61315"/>
    <w:rsid w:val="00D61C24"/>
    <w:rsid w:val="00D61D9D"/>
    <w:rsid w:val="00D62261"/>
    <w:rsid w:val="00D6234C"/>
    <w:rsid w:val="00D62E6A"/>
    <w:rsid w:val="00D668AF"/>
    <w:rsid w:val="00D67385"/>
    <w:rsid w:val="00D673E6"/>
    <w:rsid w:val="00D67C5F"/>
    <w:rsid w:val="00D67F2A"/>
    <w:rsid w:val="00D70328"/>
    <w:rsid w:val="00D707DF"/>
    <w:rsid w:val="00D71F36"/>
    <w:rsid w:val="00D721A8"/>
    <w:rsid w:val="00D72FD6"/>
    <w:rsid w:val="00D740E3"/>
    <w:rsid w:val="00D747FC"/>
    <w:rsid w:val="00D7507E"/>
    <w:rsid w:val="00D75110"/>
    <w:rsid w:val="00D75701"/>
    <w:rsid w:val="00D75F75"/>
    <w:rsid w:val="00D76159"/>
    <w:rsid w:val="00D762CB"/>
    <w:rsid w:val="00D774D2"/>
    <w:rsid w:val="00D77950"/>
    <w:rsid w:val="00D77BB5"/>
    <w:rsid w:val="00D80579"/>
    <w:rsid w:val="00D80CAF"/>
    <w:rsid w:val="00D81A27"/>
    <w:rsid w:val="00D82E93"/>
    <w:rsid w:val="00D84359"/>
    <w:rsid w:val="00D84973"/>
    <w:rsid w:val="00D85264"/>
    <w:rsid w:val="00D857C8"/>
    <w:rsid w:val="00D85CC4"/>
    <w:rsid w:val="00D875CE"/>
    <w:rsid w:val="00D87A36"/>
    <w:rsid w:val="00D87BB5"/>
    <w:rsid w:val="00D9133E"/>
    <w:rsid w:val="00D92021"/>
    <w:rsid w:val="00D929E2"/>
    <w:rsid w:val="00D92B4B"/>
    <w:rsid w:val="00D92DDE"/>
    <w:rsid w:val="00D93460"/>
    <w:rsid w:val="00D93B7C"/>
    <w:rsid w:val="00D93F4C"/>
    <w:rsid w:val="00D94AE1"/>
    <w:rsid w:val="00D95216"/>
    <w:rsid w:val="00D953A4"/>
    <w:rsid w:val="00D95C3B"/>
    <w:rsid w:val="00D95FA0"/>
    <w:rsid w:val="00D96B0C"/>
    <w:rsid w:val="00D96E12"/>
    <w:rsid w:val="00D97689"/>
    <w:rsid w:val="00D97B69"/>
    <w:rsid w:val="00DA022D"/>
    <w:rsid w:val="00DA04DD"/>
    <w:rsid w:val="00DA0742"/>
    <w:rsid w:val="00DA0807"/>
    <w:rsid w:val="00DA13F5"/>
    <w:rsid w:val="00DA2C50"/>
    <w:rsid w:val="00DA2E26"/>
    <w:rsid w:val="00DA31C4"/>
    <w:rsid w:val="00DA3353"/>
    <w:rsid w:val="00DA39B0"/>
    <w:rsid w:val="00DA3AFF"/>
    <w:rsid w:val="00DA42E8"/>
    <w:rsid w:val="00DA5398"/>
    <w:rsid w:val="00DA6D43"/>
    <w:rsid w:val="00DA70B0"/>
    <w:rsid w:val="00DA72F9"/>
    <w:rsid w:val="00DA7887"/>
    <w:rsid w:val="00DB0A5E"/>
    <w:rsid w:val="00DB12A3"/>
    <w:rsid w:val="00DB15B9"/>
    <w:rsid w:val="00DB18BF"/>
    <w:rsid w:val="00DB196A"/>
    <w:rsid w:val="00DB2B6A"/>
    <w:rsid w:val="00DB3F5F"/>
    <w:rsid w:val="00DB4051"/>
    <w:rsid w:val="00DB4090"/>
    <w:rsid w:val="00DB46FA"/>
    <w:rsid w:val="00DB57AE"/>
    <w:rsid w:val="00DB5FC7"/>
    <w:rsid w:val="00DB69AF"/>
    <w:rsid w:val="00DB7B3D"/>
    <w:rsid w:val="00DC0701"/>
    <w:rsid w:val="00DC0F35"/>
    <w:rsid w:val="00DC1EEE"/>
    <w:rsid w:val="00DC2384"/>
    <w:rsid w:val="00DC2AE7"/>
    <w:rsid w:val="00DC2DF1"/>
    <w:rsid w:val="00DC30BE"/>
    <w:rsid w:val="00DC448C"/>
    <w:rsid w:val="00DC4988"/>
    <w:rsid w:val="00DC50C2"/>
    <w:rsid w:val="00DC54FD"/>
    <w:rsid w:val="00DC66DC"/>
    <w:rsid w:val="00DC6980"/>
    <w:rsid w:val="00DC6C07"/>
    <w:rsid w:val="00DC7782"/>
    <w:rsid w:val="00DC7CE0"/>
    <w:rsid w:val="00DD03E9"/>
    <w:rsid w:val="00DD09E1"/>
    <w:rsid w:val="00DD0C5E"/>
    <w:rsid w:val="00DD0DE8"/>
    <w:rsid w:val="00DD1269"/>
    <w:rsid w:val="00DD1427"/>
    <w:rsid w:val="00DD169E"/>
    <w:rsid w:val="00DD1AF9"/>
    <w:rsid w:val="00DD23FD"/>
    <w:rsid w:val="00DD2D53"/>
    <w:rsid w:val="00DD2DBE"/>
    <w:rsid w:val="00DD3716"/>
    <w:rsid w:val="00DD629D"/>
    <w:rsid w:val="00DD6514"/>
    <w:rsid w:val="00DD6E82"/>
    <w:rsid w:val="00DD7F16"/>
    <w:rsid w:val="00DE015C"/>
    <w:rsid w:val="00DE0642"/>
    <w:rsid w:val="00DE0B29"/>
    <w:rsid w:val="00DE0E24"/>
    <w:rsid w:val="00DE16AC"/>
    <w:rsid w:val="00DE24C7"/>
    <w:rsid w:val="00DE26FB"/>
    <w:rsid w:val="00DE275C"/>
    <w:rsid w:val="00DE276A"/>
    <w:rsid w:val="00DE27D9"/>
    <w:rsid w:val="00DE2921"/>
    <w:rsid w:val="00DE2ABD"/>
    <w:rsid w:val="00DE2CF2"/>
    <w:rsid w:val="00DE35A2"/>
    <w:rsid w:val="00DE3736"/>
    <w:rsid w:val="00DE4147"/>
    <w:rsid w:val="00DE601B"/>
    <w:rsid w:val="00DE6ABB"/>
    <w:rsid w:val="00DE6C5D"/>
    <w:rsid w:val="00DE7224"/>
    <w:rsid w:val="00DF0757"/>
    <w:rsid w:val="00DF1CEA"/>
    <w:rsid w:val="00DF1DB6"/>
    <w:rsid w:val="00DF2286"/>
    <w:rsid w:val="00DF24F2"/>
    <w:rsid w:val="00DF3B21"/>
    <w:rsid w:val="00DF40D0"/>
    <w:rsid w:val="00DF4CC0"/>
    <w:rsid w:val="00DF4DAD"/>
    <w:rsid w:val="00DF55C6"/>
    <w:rsid w:val="00DF5AA0"/>
    <w:rsid w:val="00DF6671"/>
    <w:rsid w:val="00DF718B"/>
    <w:rsid w:val="00DF7FE8"/>
    <w:rsid w:val="00E0089D"/>
    <w:rsid w:val="00E00A0C"/>
    <w:rsid w:val="00E00D11"/>
    <w:rsid w:val="00E00F33"/>
    <w:rsid w:val="00E01261"/>
    <w:rsid w:val="00E013A5"/>
    <w:rsid w:val="00E0170D"/>
    <w:rsid w:val="00E029AA"/>
    <w:rsid w:val="00E033D7"/>
    <w:rsid w:val="00E03A7D"/>
    <w:rsid w:val="00E03E70"/>
    <w:rsid w:val="00E040EA"/>
    <w:rsid w:val="00E04692"/>
    <w:rsid w:val="00E0517F"/>
    <w:rsid w:val="00E05575"/>
    <w:rsid w:val="00E066F7"/>
    <w:rsid w:val="00E070AA"/>
    <w:rsid w:val="00E07197"/>
    <w:rsid w:val="00E07806"/>
    <w:rsid w:val="00E07B1C"/>
    <w:rsid w:val="00E1130C"/>
    <w:rsid w:val="00E114F1"/>
    <w:rsid w:val="00E12A93"/>
    <w:rsid w:val="00E12F92"/>
    <w:rsid w:val="00E13276"/>
    <w:rsid w:val="00E14307"/>
    <w:rsid w:val="00E145C5"/>
    <w:rsid w:val="00E14B29"/>
    <w:rsid w:val="00E14DEE"/>
    <w:rsid w:val="00E15293"/>
    <w:rsid w:val="00E15A1C"/>
    <w:rsid w:val="00E16BB2"/>
    <w:rsid w:val="00E207A8"/>
    <w:rsid w:val="00E20846"/>
    <w:rsid w:val="00E20EBE"/>
    <w:rsid w:val="00E21CB8"/>
    <w:rsid w:val="00E21DF9"/>
    <w:rsid w:val="00E231FA"/>
    <w:rsid w:val="00E23A6F"/>
    <w:rsid w:val="00E23E71"/>
    <w:rsid w:val="00E243CA"/>
    <w:rsid w:val="00E24756"/>
    <w:rsid w:val="00E2475A"/>
    <w:rsid w:val="00E24A75"/>
    <w:rsid w:val="00E251E7"/>
    <w:rsid w:val="00E253EF"/>
    <w:rsid w:val="00E255CB"/>
    <w:rsid w:val="00E25664"/>
    <w:rsid w:val="00E2590A"/>
    <w:rsid w:val="00E25F52"/>
    <w:rsid w:val="00E27A39"/>
    <w:rsid w:val="00E27DE7"/>
    <w:rsid w:val="00E306F3"/>
    <w:rsid w:val="00E313AA"/>
    <w:rsid w:val="00E316E6"/>
    <w:rsid w:val="00E3193F"/>
    <w:rsid w:val="00E32976"/>
    <w:rsid w:val="00E32D24"/>
    <w:rsid w:val="00E335F4"/>
    <w:rsid w:val="00E336CD"/>
    <w:rsid w:val="00E34054"/>
    <w:rsid w:val="00E35674"/>
    <w:rsid w:val="00E35A18"/>
    <w:rsid w:val="00E35AFB"/>
    <w:rsid w:val="00E370EB"/>
    <w:rsid w:val="00E402BB"/>
    <w:rsid w:val="00E40718"/>
    <w:rsid w:val="00E41575"/>
    <w:rsid w:val="00E4159C"/>
    <w:rsid w:val="00E416A9"/>
    <w:rsid w:val="00E41C4F"/>
    <w:rsid w:val="00E41D14"/>
    <w:rsid w:val="00E41DB3"/>
    <w:rsid w:val="00E43E4F"/>
    <w:rsid w:val="00E45221"/>
    <w:rsid w:val="00E46267"/>
    <w:rsid w:val="00E46E4B"/>
    <w:rsid w:val="00E470AC"/>
    <w:rsid w:val="00E4783D"/>
    <w:rsid w:val="00E47DD8"/>
    <w:rsid w:val="00E50042"/>
    <w:rsid w:val="00E50135"/>
    <w:rsid w:val="00E5054C"/>
    <w:rsid w:val="00E5090D"/>
    <w:rsid w:val="00E51715"/>
    <w:rsid w:val="00E51CD2"/>
    <w:rsid w:val="00E51CD6"/>
    <w:rsid w:val="00E51E66"/>
    <w:rsid w:val="00E522DD"/>
    <w:rsid w:val="00E527EF"/>
    <w:rsid w:val="00E52867"/>
    <w:rsid w:val="00E528E2"/>
    <w:rsid w:val="00E52C58"/>
    <w:rsid w:val="00E53396"/>
    <w:rsid w:val="00E53843"/>
    <w:rsid w:val="00E53863"/>
    <w:rsid w:val="00E53B09"/>
    <w:rsid w:val="00E53C3E"/>
    <w:rsid w:val="00E54475"/>
    <w:rsid w:val="00E546A5"/>
    <w:rsid w:val="00E54EDA"/>
    <w:rsid w:val="00E552E7"/>
    <w:rsid w:val="00E5544D"/>
    <w:rsid w:val="00E558BC"/>
    <w:rsid w:val="00E55D79"/>
    <w:rsid w:val="00E56650"/>
    <w:rsid w:val="00E56A6B"/>
    <w:rsid w:val="00E56B27"/>
    <w:rsid w:val="00E56F49"/>
    <w:rsid w:val="00E572D8"/>
    <w:rsid w:val="00E57B71"/>
    <w:rsid w:val="00E602DA"/>
    <w:rsid w:val="00E60487"/>
    <w:rsid w:val="00E613F3"/>
    <w:rsid w:val="00E61423"/>
    <w:rsid w:val="00E61FC4"/>
    <w:rsid w:val="00E62C76"/>
    <w:rsid w:val="00E62DAD"/>
    <w:rsid w:val="00E6393E"/>
    <w:rsid w:val="00E63A24"/>
    <w:rsid w:val="00E63CD6"/>
    <w:rsid w:val="00E64E9B"/>
    <w:rsid w:val="00E6525B"/>
    <w:rsid w:val="00E65917"/>
    <w:rsid w:val="00E65D26"/>
    <w:rsid w:val="00E65E60"/>
    <w:rsid w:val="00E66005"/>
    <w:rsid w:val="00E663CC"/>
    <w:rsid w:val="00E66AE6"/>
    <w:rsid w:val="00E66B6D"/>
    <w:rsid w:val="00E670A1"/>
    <w:rsid w:val="00E67565"/>
    <w:rsid w:val="00E67E3F"/>
    <w:rsid w:val="00E67EA2"/>
    <w:rsid w:val="00E70098"/>
    <w:rsid w:val="00E703B6"/>
    <w:rsid w:val="00E70592"/>
    <w:rsid w:val="00E71A2A"/>
    <w:rsid w:val="00E72326"/>
    <w:rsid w:val="00E72505"/>
    <w:rsid w:val="00E727A0"/>
    <w:rsid w:val="00E7299F"/>
    <w:rsid w:val="00E72C00"/>
    <w:rsid w:val="00E72E81"/>
    <w:rsid w:val="00E7360C"/>
    <w:rsid w:val="00E7395D"/>
    <w:rsid w:val="00E7398B"/>
    <w:rsid w:val="00E74527"/>
    <w:rsid w:val="00E74F1C"/>
    <w:rsid w:val="00E7566C"/>
    <w:rsid w:val="00E75CF1"/>
    <w:rsid w:val="00E75D65"/>
    <w:rsid w:val="00E776BC"/>
    <w:rsid w:val="00E80705"/>
    <w:rsid w:val="00E80ACB"/>
    <w:rsid w:val="00E80D95"/>
    <w:rsid w:val="00E81436"/>
    <w:rsid w:val="00E81742"/>
    <w:rsid w:val="00E81E18"/>
    <w:rsid w:val="00E81F29"/>
    <w:rsid w:val="00E82201"/>
    <w:rsid w:val="00E82BF3"/>
    <w:rsid w:val="00E8369E"/>
    <w:rsid w:val="00E83916"/>
    <w:rsid w:val="00E846BF"/>
    <w:rsid w:val="00E84C18"/>
    <w:rsid w:val="00E8530C"/>
    <w:rsid w:val="00E863F6"/>
    <w:rsid w:val="00E86CFF"/>
    <w:rsid w:val="00E87F7C"/>
    <w:rsid w:val="00E90D49"/>
    <w:rsid w:val="00E912AD"/>
    <w:rsid w:val="00E923B4"/>
    <w:rsid w:val="00E924F8"/>
    <w:rsid w:val="00E92771"/>
    <w:rsid w:val="00E92F69"/>
    <w:rsid w:val="00E932E7"/>
    <w:rsid w:val="00E93911"/>
    <w:rsid w:val="00E93C8A"/>
    <w:rsid w:val="00E93FE9"/>
    <w:rsid w:val="00E94B10"/>
    <w:rsid w:val="00E95337"/>
    <w:rsid w:val="00E95B2A"/>
    <w:rsid w:val="00E961AE"/>
    <w:rsid w:val="00E96645"/>
    <w:rsid w:val="00E96E31"/>
    <w:rsid w:val="00E97121"/>
    <w:rsid w:val="00E9718C"/>
    <w:rsid w:val="00E973DC"/>
    <w:rsid w:val="00E9743D"/>
    <w:rsid w:val="00E97445"/>
    <w:rsid w:val="00E97770"/>
    <w:rsid w:val="00E97A51"/>
    <w:rsid w:val="00EA2574"/>
    <w:rsid w:val="00EA2C0C"/>
    <w:rsid w:val="00EA4122"/>
    <w:rsid w:val="00EA464F"/>
    <w:rsid w:val="00EA46BD"/>
    <w:rsid w:val="00EA49C6"/>
    <w:rsid w:val="00EA4B43"/>
    <w:rsid w:val="00EA639F"/>
    <w:rsid w:val="00EA67AE"/>
    <w:rsid w:val="00EA6818"/>
    <w:rsid w:val="00EA6C90"/>
    <w:rsid w:val="00EA6F6F"/>
    <w:rsid w:val="00EA78B5"/>
    <w:rsid w:val="00EA7E93"/>
    <w:rsid w:val="00EB0DE6"/>
    <w:rsid w:val="00EB1325"/>
    <w:rsid w:val="00EB1326"/>
    <w:rsid w:val="00EB1AFC"/>
    <w:rsid w:val="00EB2156"/>
    <w:rsid w:val="00EB2612"/>
    <w:rsid w:val="00EB2A12"/>
    <w:rsid w:val="00EB4244"/>
    <w:rsid w:val="00EB45ED"/>
    <w:rsid w:val="00EB55F5"/>
    <w:rsid w:val="00EB5C20"/>
    <w:rsid w:val="00EB6256"/>
    <w:rsid w:val="00EB68CB"/>
    <w:rsid w:val="00EB6A0B"/>
    <w:rsid w:val="00EB6CBA"/>
    <w:rsid w:val="00EC038D"/>
    <w:rsid w:val="00EC065D"/>
    <w:rsid w:val="00EC07DF"/>
    <w:rsid w:val="00EC0D92"/>
    <w:rsid w:val="00EC1392"/>
    <w:rsid w:val="00EC1FCC"/>
    <w:rsid w:val="00EC23FD"/>
    <w:rsid w:val="00EC2BBD"/>
    <w:rsid w:val="00EC2F4A"/>
    <w:rsid w:val="00EC307C"/>
    <w:rsid w:val="00EC51CF"/>
    <w:rsid w:val="00EC54AB"/>
    <w:rsid w:val="00EC6667"/>
    <w:rsid w:val="00EC693D"/>
    <w:rsid w:val="00ED0677"/>
    <w:rsid w:val="00ED1884"/>
    <w:rsid w:val="00ED1CD8"/>
    <w:rsid w:val="00ED2007"/>
    <w:rsid w:val="00ED3035"/>
    <w:rsid w:val="00ED3F72"/>
    <w:rsid w:val="00ED49DC"/>
    <w:rsid w:val="00ED4B10"/>
    <w:rsid w:val="00ED4D08"/>
    <w:rsid w:val="00ED50A6"/>
    <w:rsid w:val="00ED51D8"/>
    <w:rsid w:val="00ED5490"/>
    <w:rsid w:val="00ED602B"/>
    <w:rsid w:val="00ED61E1"/>
    <w:rsid w:val="00ED69DA"/>
    <w:rsid w:val="00ED7176"/>
    <w:rsid w:val="00EE18D2"/>
    <w:rsid w:val="00EE1A01"/>
    <w:rsid w:val="00EE23A5"/>
    <w:rsid w:val="00EE3795"/>
    <w:rsid w:val="00EE44E5"/>
    <w:rsid w:val="00EE450F"/>
    <w:rsid w:val="00EE45CB"/>
    <w:rsid w:val="00EE45E8"/>
    <w:rsid w:val="00EE486F"/>
    <w:rsid w:val="00EE531E"/>
    <w:rsid w:val="00EE566F"/>
    <w:rsid w:val="00EE56BB"/>
    <w:rsid w:val="00EE5B15"/>
    <w:rsid w:val="00EE771C"/>
    <w:rsid w:val="00EF0152"/>
    <w:rsid w:val="00EF0FE0"/>
    <w:rsid w:val="00EF1127"/>
    <w:rsid w:val="00EF1A5B"/>
    <w:rsid w:val="00EF1A6C"/>
    <w:rsid w:val="00EF1C3E"/>
    <w:rsid w:val="00EF2057"/>
    <w:rsid w:val="00EF240F"/>
    <w:rsid w:val="00EF2438"/>
    <w:rsid w:val="00EF2A94"/>
    <w:rsid w:val="00EF38B8"/>
    <w:rsid w:val="00EF3F1F"/>
    <w:rsid w:val="00EF47AC"/>
    <w:rsid w:val="00EF4F23"/>
    <w:rsid w:val="00EF5513"/>
    <w:rsid w:val="00EF5757"/>
    <w:rsid w:val="00EF5F00"/>
    <w:rsid w:val="00EF6349"/>
    <w:rsid w:val="00EF647B"/>
    <w:rsid w:val="00EF690C"/>
    <w:rsid w:val="00EF7033"/>
    <w:rsid w:val="00F02545"/>
    <w:rsid w:val="00F02E61"/>
    <w:rsid w:val="00F04104"/>
    <w:rsid w:val="00F042EB"/>
    <w:rsid w:val="00F04E5E"/>
    <w:rsid w:val="00F04EAE"/>
    <w:rsid w:val="00F050C8"/>
    <w:rsid w:val="00F05B60"/>
    <w:rsid w:val="00F06699"/>
    <w:rsid w:val="00F066F4"/>
    <w:rsid w:val="00F06838"/>
    <w:rsid w:val="00F06D34"/>
    <w:rsid w:val="00F06E08"/>
    <w:rsid w:val="00F06E94"/>
    <w:rsid w:val="00F105FC"/>
    <w:rsid w:val="00F10D06"/>
    <w:rsid w:val="00F11C41"/>
    <w:rsid w:val="00F122B9"/>
    <w:rsid w:val="00F13221"/>
    <w:rsid w:val="00F13DE0"/>
    <w:rsid w:val="00F145CD"/>
    <w:rsid w:val="00F14804"/>
    <w:rsid w:val="00F157A4"/>
    <w:rsid w:val="00F16DA5"/>
    <w:rsid w:val="00F223D5"/>
    <w:rsid w:val="00F22DE1"/>
    <w:rsid w:val="00F234BF"/>
    <w:rsid w:val="00F241C3"/>
    <w:rsid w:val="00F252D1"/>
    <w:rsid w:val="00F262B4"/>
    <w:rsid w:val="00F26B54"/>
    <w:rsid w:val="00F27091"/>
    <w:rsid w:val="00F27C9A"/>
    <w:rsid w:val="00F30EC2"/>
    <w:rsid w:val="00F318DA"/>
    <w:rsid w:val="00F320A5"/>
    <w:rsid w:val="00F32117"/>
    <w:rsid w:val="00F34324"/>
    <w:rsid w:val="00F35741"/>
    <w:rsid w:val="00F35BB2"/>
    <w:rsid w:val="00F35C22"/>
    <w:rsid w:val="00F35D22"/>
    <w:rsid w:val="00F36B68"/>
    <w:rsid w:val="00F36CC1"/>
    <w:rsid w:val="00F3751E"/>
    <w:rsid w:val="00F37F6F"/>
    <w:rsid w:val="00F40C8C"/>
    <w:rsid w:val="00F4122F"/>
    <w:rsid w:val="00F41CD5"/>
    <w:rsid w:val="00F42AF8"/>
    <w:rsid w:val="00F42B7C"/>
    <w:rsid w:val="00F4393A"/>
    <w:rsid w:val="00F43E89"/>
    <w:rsid w:val="00F43F7D"/>
    <w:rsid w:val="00F4557D"/>
    <w:rsid w:val="00F4558B"/>
    <w:rsid w:val="00F46092"/>
    <w:rsid w:val="00F4687B"/>
    <w:rsid w:val="00F46AB7"/>
    <w:rsid w:val="00F47512"/>
    <w:rsid w:val="00F47D85"/>
    <w:rsid w:val="00F50059"/>
    <w:rsid w:val="00F50AA4"/>
    <w:rsid w:val="00F5171D"/>
    <w:rsid w:val="00F525F0"/>
    <w:rsid w:val="00F52AE0"/>
    <w:rsid w:val="00F52ED3"/>
    <w:rsid w:val="00F5387C"/>
    <w:rsid w:val="00F5410F"/>
    <w:rsid w:val="00F5418C"/>
    <w:rsid w:val="00F548B6"/>
    <w:rsid w:val="00F55930"/>
    <w:rsid w:val="00F5603A"/>
    <w:rsid w:val="00F56C3C"/>
    <w:rsid w:val="00F57225"/>
    <w:rsid w:val="00F5754B"/>
    <w:rsid w:val="00F576CE"/>
    <w:rsid w:val="00F576ED"/>
    <w:rsid w:val="00F57CD3"/>
    <w:rsid w:val="00F60303"/>
    <w:rsid w:val="00F61ABF"/>
    <w:rsid w:val="00F61D79"/>
    <w:rsid w:val="00F620E8"/>
    <w:rsid w:val="00F6214E"/>
    <w:rsid w:val="00F6230F"/>
    <w:rsid w:val="00F6285A"/>
    <w:rsid w:val="00F62C34"/>
    <w:rsid w:val="00F6340B"/>
    <w:rsid w:val="00F6346E"/>
    <w:rsid w:val="00F6356B"/>
    <w:rsid w:val="00F63D39"/>
    <w:rsid w:val="00F646B0"/>
    <w:rsid w:val="00F650C0"/>
    <w:rsid w:val="00F65270"/>
    <w:rsid w:val="00F6557B"/>
    <w:rsid w:val="00F65DB3"/>
    <w:rsid w:val="00F662A8"/>
    <w:rsid w:val="00F66872"/>
    <w:rsid w:val="00F66F0B"/>
    <w:rsid w:val="00F67B2B"/>
    <w:rsid w:val="00F67FB1"/>
    <w:rsid w:val="00F702FD"/>
    <w:rsid w:val="00F70F47"/>
    <w:rsid w:val="00F71135"/>
    <w:rsid w:val="00F71A31"/>
    <w:rsid w:val="00F72089"/>
    <w:rsid w:val="00F7240A"/>
    <w:rsid w:val="00F73E79"/>
    <w:rsid w:val="00F74AF0"/>
    <w:rsid w:val="00F74EB4"/>
    <w:rsid w:val="00F75C69"/>
    <w:rsid w:val="00F76104"/>
    <w:rsid w:val="00F761A1"/>
    <w:rsid w:val="00F76407"/>
    <w:rsid w:val="00F76D09"/>
    <w:rsid w:val="00F76D2F"/>
    <w:rsid w:val="00F770C3"/>
    <w:rsid w:val="00F77416"/>
    <w:rsid w:val="00F779DD"/>
    <w:rsid w:val="00F77C13"/>
    <w:rsid w:val="00F8166B"/>
    <w:rsid w:val="00F81B2D"/>
    <w:rsid w:val="00F826BF"/>
    <w:rsid w:val="00F839F2"/>
    <w:rsid w:val="00F841EB"/>
    <w:rsid w:val="00F84596"/>
    <w:rsid w:val="00F85019"/>
    <w:rsid w:val="00F859D2"/>
    <w:rsid w:val="00F85E40"/>
    <w:rsid w:val="00F8636A"/>
    <w:rsid w:val="00F87055"/>
    <w:rsid w:val="00F90906"/>
    <w:rsid w:val="00F90F98"/>
    <w:rsid w:val="00F91052"/>
    <w:rsid w:val="00F91294"/>
    <w:rsid w:val="00F92467"/>
    <w:rsid w:val="00F92E16"/>
    <w:rsid w:val="00F92F52"/>
    <w:rsid w:val="00F930EA"/>
    <w:rsid w:val="00F9325D"/>
    <w:rsid w:val="00F93442"/>
    <w:rsid w:val="00F93487"/>
    <w:rsid w:val="00F93732"/>
    <w:rsid w:val="00F93E68"/>
    <w:rsid w:val="00F94300"/>
    <w:rsid w:val="00F95249"/>
    <w:rsid w:val="00F95A43"/>
    <w:rsid w:val="00F95C97"/>
    <w:rsid w:val="00F96056"/>
    <w:rsid w:val="00F96481"/>
    <w:rsid w:val="00F96990"/>
    <w:rsid w:val="00F96FBC"/>
    <w:rsid w:val="00F97047"/>
    <w:rsid w:val="00F97118"/>
    <w:rsid w:val="00FA09C6"/>
    <w:rsid w:val="00FA3161"/>
    <w:rsid w:val="00FA334C"/>
    <w:rsid w:val="00FA3E3B"/>
    <w:rsid w:val="00FA3F7B"/>
    <w:rsid w:val="00FA4E33"/>
    <w:rsid w:val="00FA531A"/>
    <w:rsid w:val="00FA5C50"/>
    <w:rsid w:val="00FA674F"/>
    <w:rsid w:val="00FA6C9C"/>
    <w:rsid w:val="00FA7260"/>
    <w:rsid w:val="00FA75AC"/>
    <w:rsid w:val="00FB00F9"/>
    <w:rsid w:val="00FB0437"/>
    <w:rsid w:val="00FB060C"/>
    <w:rsid w:val="00FB0A57"/>
    <w:rsid w:val="00FB0C9C"/>
    <w:rsid w:val="00FB0E2D"/>
    <w:rsid w:val="00FB24EF"/>
    <w:rsid w:val="00FB24F0"/>
    <w:rsid w:val="00FB2A95"/>
    <w:rsid w:val="00FB3A93"/>
    <w:rsid w:val="00FB3D9F"/>
    <w:rsid w:val="00FB48CA"/>
    <w:rsid w:val="00FB494D"/>
    <w:rsid w:val="00FB53FB"/>
    <w:rsid w:val="00FB55A1"/>
    <w:rsid w:val="00FB565D"/>
    <w:rsid w:val="00FB5DFA"/>
    <w:rsid w:val="00FB65ED"/>
    <w:rsid w:val="00FB6B83"/>
    <w:rsid w:val="00FB70B3"/>
    <w:rsid w:val="00FB75EB"/>
    <w:rsid w:val="00FB7E11"/>
    <w:rsid w:val="00FC127D"/>
    <w:rsid w:val="00FC143D"/>
    <w:rsid w:val="00FC1B43"/>
    <w:rsid w:val="00FC2039"/>
    <w:rsid w:val="00FC34D8"/>
    <w:rsid w:val="00FC35B3"/>
    <w:rsid w:val="00FC3A35"/>
    <w:rsid w:val="00FC490A"/>
    <w:rsid w:val="00FC5375"/>
    <w:rsid w:val="00FC6541"/>
    <w:rsid w:val="00FD010A"/>
    <w:rsid w:val="00FD0D84"/>
    <w:rsid w:val="00FD0D91"/>
    <w:rsid w:val="00FD0DA5"/>
    <w:rsid w:val="00FD1064"/>
    <w:rsid w:val="00FD130F"/>
    <w:rsid w:val="00FD159B"/>
    <w:rsid w:val="00FD2CB2"/>
    <w:rsid w:val="00FD307C"/>
    <w:rsid w:val="00FD3094"/>
    <w:rsid w:val="00FD3BC5"/>
    <w:rsid w:val="00FD3CBD"/>
    <w:rsid w:val="00FD436F"/>
    <w:rsid w:val="00FD4497"/>
    <w:rsid w:val="00FD5853"/>
    <w:rsid w:val="00FD5BB7"/>
    <w:rsid w:val="00FD68DE"/>
    <w:rsid w:val="00FD6C88"/>
    <w:rsid w:val="00FD7625"/>
    <w:rsid w:val="00FD79B0"/>
    <w:rsid w:val="00FD7F2C"/>
    <w:rsid w:val="00FD7FB6"/>
    <w:rsid w:val="00FE0610"/>
    <w:rsid w:val="00FE07E1"/>
    <w:rsid w:val="00FE0A3B"/>
    <w:rsid w:val="00FE205B"/>
    <w:rsid w:val="00FE25BC"/>
    <w:rsid w:val="00FE3906"/>
    <w:rsid w:val="00FE3B42"/>
    <w:rsid w:val="00FE3D3C"/>
    <w:rsid w:val="00FE4011"/>
    <w:rsid w:val="00FE571D"/>
    <w:rsid w:val="00FE6038"/>
    <w:rsid w:val="00FE61E1"/>
    <w:rsid w:val="00FE634C"/>
    <w:rsid w:val="00FE6644"/>
    <w:rsid w:val="00FE6871"/>
    <w:rsid w:val="00FE76F6"/>
    <w:rsid w:val="00FF03F8"/>
    <w:rsid w:val="00FF076D"/>
    <w:rsid w:val="00FF0D18"/>
    <w:rsid w:val="00FF1DBD"/>
    <w:rsid w:val="00FF214A"/>
    <w:rsid w:val="00FF220F"/>
    <w:rsid w:val="00FF2EF3"/>
    <w:rsid w:val="00FF39B4"/>
    <w:rsid w:val="00FF463B"/>
    <w:rsid w:val="00FF46A5"/>
    <w:rsid w:val="00FF47B9"/>
    <w:rsid w:val="00FF4911"/>
    <w:rsid w:val="00FF4EB5"/>
    <w:rsid w:val="00FF5089"/>
    <w:rsid w:val="00FF50C0"/>
    <w:rsid w:val="00FF50E7"/>
    <w:rsid w:val="00FF5955"/>
    <w:rsid w:val="00FF5DAE"/>
    <w:rsid w:val="00FF5EF2"/>
    <w:rsid w:val="00FF61BF"/>
    <w:rsid w:val="00FF6214"/>
    <w:rsid w:val="00FF671C"/>
    <w:rsid w:val="00FF6F44"/>
    <w:rsid w:val="01046BB7"/>
    <w:rsid w:val="01197A22"/>
    <w:rsid w:val="0122C3CE"/>
    <w:rsid w:val="012ED691"/>
    <w:rsid w:val="01335D91"/>
    <w:rsid w:val="013E16A6"/>
    <w:rsid w:val="0146C7A8"/>
    <w:rsid w:val="016B23CD"/>
    <w:rsid w:val="0172698D"/>
    <w:rsid w:val="025497EE"/>
    <w:rsid w:val="02906DF3"/>
    <w:rsid w:val="02A9D39A"/>
    <w:rsid w:val="02AFC9ED"/>
    <w:rsid w:val="02BF77B8"/>
    <w:rsid w:val="02C90C28"/>
    <w:rsid w:val="02C9F669"/>
    <w:rsid w:val="0327FADD"/>
    <w:rsid w:val="03295F74"/>
    <w:rsid w:val="032BF20B"/>
    <w:rsid w:val="0330DF45"/>
    <w:rsid w:val="0344C7E1"/>
    <w:rsid w:val="035C9F44"/>
    <w:rsid w:val="036D891B"/>
    <w:rsid w:val="038A9082"/>
    <w:rsid w:val="039C565F"/>
    <w:rsid w:val="03C7041D"/>
    <w:rsid w:val="03D489E5"/>
    <w:rsid w:val="03D75FAF"/>
    <w:rsid w:val="04437B9F"/>
    <w:rsid w:val="0455D97A"/>
    <w:rsid w:val="045F2D9F"/>
    <w:rsid w:val="0471F27D"/>
    <w:rsid w:val="0477E473"/>
    <w:rsid w:val="047F57F2"/>
    <w:rsid w:val="04A8541B"/>
    <w:rsid w:val="04CB0DF1"/>
    <w:rsid w:val="04D6ABF4"/>
    <w:rsid w:val="04E9BC72"/>
    <w:rsid w:val="04FDDCD7"/>
    <w:rsid w:val="04FF4834"/>
    <w:rsid w:val="0506B29D"/>
    <w:rsid w:val="051FA1AA"/>
    <w:rsid w:val="05263BC3"/>
    <w:rsid w:val="0534DB94"/>
    <w:rsid w:val="053CDF35"/>
    <w:rsid w:val="0547455C"/>
    <w:rsid w:val="057FFD79"/>
    <w:rsid w:val="058EA6C9"/>
    <w:rsid w:val="05C03B68"/>
    <w:rsid w:val="05EE82CB"/>
    <w:rsid w:val="05F6B01E"/>
    <w:rsid w:val="061FFBF0"/>
    <w:rsid w:val="064E6DAA"/>
    <w:rsid w:val="065E6362"/>
    <w:rsid w:val="068EABFC"/>
    <w:rsid w:val="06A25C74"/>
    <w:rsid w:val="06C0AB95"/>
    <w:rsid w:val="06F03C7E"/>
    <w:rsid w:val="06F26228"/>
    <w:rsid w:val="06F7EB79"/>
    <w:rsid w:val="06FAF6E8"/>
    <w:rsid w:val="06FB820E"/>
    <w:rsid w:val="070A6E3E"/>
    <w:rsid w:val="0728606D"/>
    <w:rsid w:val="0730C024"/>
    <w:rsid w:val="0739FF11"/>
    <w:rsid w:val="074C3A5C"/>
    <w:rsid w:val="075F0333"/>
    <w:rsid w:val="0777FD5B"/>
    <w:rsid w:val="078E4A50"/>
    <w:rsid w:val="07FBBBB1"/>
    <w:rsid w:val="08238C1E"/>
    <w:rsid w:val="084F86E2"/>
    <w:rsid w:val="085399B4"/>
    <w:rsid w:val="087E901E"/>
    <w:rsid w:val="08833B06"/>
    <w:rsid w:val="08F676B1"/>
    <w:rsid w:val="090B2580"/>
    <w:rsid w:val="092CA7D2"/>
    <w:rsid w:val="0977D9B9"/>
    <w:rsid w:val="097B8795"/>
    <w:rsid w:val="09A56FC6"/>
    <w:rsid w:val="09B3845A"/>
    <w:rsid w:val="09C988C4"/>
    <w:rsid w:val="09E005A3"/>
    <w:rsid w:val="0A06F39F"/>
    <w:rsid w:val="0A1B8482"/>
    <w:rsid w:val="0A1E0CF8"/>
    <w:rsid w:val="0A605057"/>
    <w:rsid w:val="0A81EC3A"/>
    <w:rsid w:val="0AB6D4EC"/>
    <w:rsid w:val="0ACDA272"/>
    <w:rsid w:val="0ACF0D2D"/>
    <w:rsid w:val="0B7F1ED2"/>
    <w:rsid w:val="0BBFDBB9"/>
    <w:rsid w:val="0BCFF858"/>
    <w:rsid w:val="0BD38B02"/>
    <w:rsid w:val="0BF48668"/>
    <w:rsid w:val="0C4D556B"/>
    <w:rsid w:val="0C4D7BB7"/>
    <w:rsid w:val="0C76767A"/>
    <w:rsid w:val="0C9AEB97"/>
    <w:rsid w:val="0CBAE404"/>
    <w:rsid w:val="0CEC6639"/>
    <w:rsid w:val="0CFF3268"/>
    <w:rsid w:val="0D22E6FD"/>
    <w:rsid w:val="0D28C874"/>
    <w:rsid w:val="0D466AE1"/>
    <w:rsid w:val="0D86C4A1"/>
    <w:rsid w:val="0D8B3B01"/>
    <w:rsid w:val="0DA5BB3E"/>
    <w:rsid w:val="0E15FEFD"/>
    <w:rsid w:val="0E1BCB2C"/>
    <w:rsid w:val="0E2B526E"/>
    <w:rsid w:val="0E34B284"/>
    <w:rsid w:val="0E496BE5"/>
    <w:rsid w:val="0E6FF4B3"/>
    <w:rsid w:val="0E916A6A"/>
    <w:rsid w:val="0EACF692"/>
    <w:rsid w:val="0ECD11A1"/>
    <w:rsid w:val="0ED44A64"/>
    <w:rsid w:val="0ED96AFD"/>
    <w:rsid w:val="0F5ADFC2"/>
    <w:rsid w:val="0F60EB57"/>
    <w:rsid w:val="0FADD551"/>
    <w:rsid w:val="0FEC271B"/>
    <w:rsid w:val="0FEC4AF0"/>
    <w:rsid w:val="10364BA1"/>
    <w:rsid w:val="103E1ACD"/>
    <w:rsid w:val="106DFA7D"/>
    <w:rsid w:val="1077F6E8"/>
    <w:rsid w:val="109C66BF"/>
    <w:rsid w:val="10A1A4FF"/>
    <w:rsid w:val="10A2622F"/>
    <w:rsid w:val="10D12C05"/>
    <w:rsid w:val="10E75CA6"/>
    <w:rsid w:val="1118D212"/>
    <w:rsid w:val="11507776"/>
    <w:rsid w:val="1150978A"/>
    <w:rsid w:val="1176608E"/>
    <w:rsid w:val="11917862"/>
    <w:rsid w:val="1195708D"/>
    <w:rsid w:val="11AA9837"/>
    <w:rsid w:val="1202A6D2"/>
    <w:rsid w:val="1206DDCF"/>
    <w:rsid w:val="120A40C2"/>
    <w:rsid w:val="12235ED3"/>
    <w:rsid w:val="125B3E89"/>
    <w:rsid w:val="12B7C7CE"/>
    <w:rsid w:val="12D611DC"/>
    <w:rsid w:val="12D800CF"/>
    <w:rsid w:val="12DF736A"/>
    <w:rsid w:val="13488B7A"/>
    <w:rsid w:val="135EF1A6"/>
    <w:rsid w:val="136AAEB2"/>
    <w:rsid w:val="13756B99"/>
    <w:rsid w:val="13886CA6"/>
    <w:rsid w:val="1389CA53"/>
    <w:rsid w:val="139453EC"/>
    <w:rsid w:val="13B24833"/>
    <w:rsid w:val="13C07928"/>
    <w:rsid w:val="13CAB6D7"/>
    <w:rsid w:val="13D0ED99"/>
    <w:rsid w:val="13D4D1B7"/>
    <w:rsid w:val="140196DF"/>
    <w:rsid w:val="141A7E2D"/>
    <w:rsid w:val="14300E5C"/>
    <w:rsid w:val="1439579D"/>
    <w:rsid w:val="1471939E"/>
    <w:rsid w:val="1478D3BD"/>
    <w:rsid w:val="14898503"/>
    <w:rsid w:val="148A7CEB"/>
    <w:rsid w:val="14F11F1F"/>
    <w:rsid w:val="154E45C8"/>
    <w:rsid w:val="15650021"/>
    <w:rsid w:val="156A0C4B"/>
    <w:rsid w:val="15878915"/>
    <w:rsid w:val="15899529"/>
    <w:rsid w:val="159BF7F9"/>
    <w:rsid w:val="15BBAFF8"/>
    <w:rsid w:val="15D9A3CA"/>
    <w:rsid w:val="15EF3871"/>
    <w:rsid w:val="1612032F"/>
    <w:rsid w:val="161F6F4B"/>
    <w:rsid w:val="1664D662"/>
    <w:rsid w:val="168F34AE"/>
    <w:rsid w:val="169B5C72"/>
    <w:rsid w:val="169E9C77"/>
    <w:rsid w:val="16A82C3C"/>
    <w:rsid w:val="16AF35F7"/>
    <w:rsid w:val="16B7FCF7"/>
    <w:rsid w:val="1702CA86"/>
    <w:rsid w:val="1730ECD6"/>
    <w:rsid w:val="17473C76"/>
    <w:rsid w:val="17D2DB5E"/>
    <w:rsid w:val="17D3FAEC"/>
    <w:rsid w:val="17FFDA40"/>
    <w:rsid w:val="18257727"/>
    <w:rsid w:val="1837C9B5"/>
    <w:rsid w:val="185EBB03"/>
    <w:rsid w:val="1866C8B2"/>
    <w:rsid w:val="186B6E51"/>
    <w:rsid w:val="186BB909"/>
    <w:rsid w:val="187EFA42"/>
    <w:rsid w:val="189134C8"/>
    <w:rsid w:val="1897191F"/>
    <w:rsid w:val="1899437D"/>
    <w:rsid w:val="18AB40A4"/>
    <w:rsid w:val="18B1E965"/>
    <w:rsid w:val="18DF3098"/>
    <w:rsid w:val="1902DCAC"/>
    <w:rsid w:val="191FAF6D"/>
    <w:rsid w:val="192B6DA4"/>
    <w:rsid w:val="192F624F"/>
    <w:rsid w:val="1931EBEE"/>
    <w:rsid w:val="195459EA"/>
    <w:rsid w:val="19A171CA"/>
    <w:rsid w:val="19A679E1"/>
    <w:rsid w:val="19C1631D"/>
    <w:rsid w:val="19EDE939"/>
    <w:rsid w:val="19EECCAD"/>
    <w:rsid w:val="19F36D6E"/>
    <w:rsid w:val="19F6334B"/>
    <w:rsid w:val="1A37498F"/>
    <w:rsid w:val="1A7EE1D4"/>
    <w:rsid w:val="1A832560"/>
    <w:rsid w:val="1ABDD4DF"/>
    <w:rsid w:val="1AC15BA9"/>
    <w:rsid w:val="1ACB35C8"/>
    <w:rsid w:val="1B0ECA16"/>
    <w:rsid w:val="1B162145"/>
    <w:rsid w:val="1B178CF2"/>
    <w:rsid w:val="1B40E412"/>
    <w:rsid w:val="1B4633A7"/>
    <w:rsid w:val="1B465A92"/>
    <w:rsid w:val="1B557F86"/>
    <w:rsid w:val="1B938B2A"/>
    <w:rsid w:val="1BE612E5"/>
    <w:rsid w:val="1C0B9548"/>
    <w:rsid w:val="1C3A3C0D"/>
    <w:rsid w:val="1C64E7D5"/>
    <w:rsid w:val="1C64F200"/>
    <w:rsid w:val="1C6F722D"/>
    <w:rsid w:val="1C7C8E8A"/>
    <w:rsid w:val="1CA3E7B7"/>
    <w:rsid w:val="1CBA8702"/>
    <w:rsid w:val="1CC2E52C"/>
    <w:rsid w:val="1CE540E1"/>
    <w:rsid w:val="1CECDA46"/>
    <w:rsid w:val="1CF2DDC5"/>
    <w:rsid w:val="1D04F257"/>
    <w:rsid w:val="1D2336AE"/>
    <w:rsid w:val="1D25B00F"/>
    <w:rsid w:val="1D8152D8"/>
    <w:rsid w:val="1D95DA04"/>
    <w:rsid w:val="1DC99AF0"/>
    <w:rsid w:val="1DD11480"/>
    <w:rsid w:val="1DEF9BAE"/>
    <w:rsid w:val="1E07A361"/>
    <w:rsid w:val="1E0C2041"/>
    <w:rsid w:val="1E1A6247"/>
    <w:rsid w:val="1E1D0165"/>
    <w:rsid w:val="1E209BC2"/>
    <w:rsid w:val="1E2F1ECF"/>
    <w:rsid w:val="1E3C3750"/>
    <w:rsid w:val="1E5A7797"/>
    <w:rsid w:val="1EA2BCCA"/>
    <w:rsid w:val="1ECA73F7"/>
    <w:rsid w:val="1EFD7C53"/>
    <w:rsid w:val="1F3C84C1"/>
    <w:rsid w:val="1F599918"/>
    <w:rsid w:val="1F6EE04A"/>
    <w:rsid w:val="1F86BB5C"/>
    <w:rsid w:val="1FB55F22"/>
    <w:rsid w:val="1FB7AFF6"/>
    <w:rsid w:val="1FC99240"/>
    <w:rsid w:val="1FD87094"/>
    <w:rsid w:val="1FFE454F"/>
    <w:rsid w:val="200E3A27"/>
    <w:rsid w:val="202F4E90"/>
    <w:rsid w:val="20323E4E"/>
    <w:rsid w:val="20398FED"/>
    <w:rsid w:val="204DF2C4"/>
    <w:rsid w:val="20512750"/>
    <w:rsid w:val="20537EE2"/>
    <w:rsid w:val="206A9605"/>
    <w:rsid w:val="20918D9B"/>
    <w:rsid w:val="20AECB2E"/>
    <w:rsid w:val="20B21622"/>
    <w:rsid w:val="20D09D6C"/>
    <w:rsid w:val="20F94A15"/>
    <w:rsid w:val="20FB91BD"/>
    <w:rsid w:val="2105EBC7"/>
    <w:rsid w:val="21109BFD"/>
    <w:rsid w:val="2111C721"/>
    <w:rsid w:val="2157AEE8"/>
    <w:rsid w:val="215D4C48"/>
    <w:rsid w:val="216F07CE"/>
    <w:rsid w:val="2179B141"/>
    <w:rsid w:val="21ABCF55"/>
    <w:rsid w:val="2214C381"/>
    <w:rsid w:val="22157389"/>
    <w:rsid w:val="22331741"/>
    <w:rsid w:val="225107C7"/>
    <w:rsid w:val="226089D9"/>
    <w:rsid w:val="227E9505"/>
    <w:rsid w:val="22B413EC"/>
    <w:rsid w:val="22B43227"/>
    <w:rsid w:val="22FF655A"/>
    <w:rsid w:val="2302C45E"/>
    <w:rsid w:val="230C087C"/>
    <w:rsid w:val="231DB53F"/>
    <w:rsid w:val="233A7713"/>
    <w:rsid w:val="2341D26A"/>
    <w:rsid w:val="2352A46B"/>
    <w:rsid w:val="23ACF77C"/>
    <w:rsid w:val="23B856F5"/>
    <w:rsid w:val="23B8AA23"/>
    <w:rsid w:val="23D9211A"/>
    <w:rsid w:val="23F04D93"/>
    <w:rsid w:val="23F5D949"/>
    <w:rsid w:val="240F37D6"/>
    <w:rsid w:val="24324F39"/>
    <w:rsid w:val="24420045"/>
    <w:rsid w:val="24459AE7"/>
    <w:rsid w:val="245E94DA"/>
    <w:rsid w:val="248E3AD0"/>
    <w:rsid w:val="24B1EFA7"/>
    <w:rsid w:val="24CB55BB"/>
    <w:rsid w:val="24D3244F"/>
    <w:rsid w:val="24DD12E6"/>
    <w:rsid w:val="24EFA66D"/>
    <w:rsid w:val="250CF259"/>
    <w:rsid w:val="257904F3"/>
    <w:rsid w:val="25904222"/>
    <w:rsid w:val="2599C4B9"/>
    <w:rsid w:val="25D5A0F8"/>
    <w:rsid w:val="264F539B"/>
    <w:rsid w:val="267953B7"/>
    <w:rsid w:val="26A0C6E6"/>
    <w:rsid w:val="26A10F60"/>
    <w:rsid w:val="26BA0BC2"/>
    <w:rsid w:val="26CB1079"/>
    <w:rsid w:val="26E22129"/>
    <w:rsid w:val="26EB022F"/>
    <w:rsid w:val="26F8EB79"/>
    <w:rsid w:val="26FD9A95"/>
    <w:rsid w:val="2722ACE2"/>
    <w:rsid w:val="2723692B"/>
    <w:rsid w:val="2769973E"/>
    <w:rsid w:val="277A7778"/>
    <w:rsid w:val="2790C6F7"/>
    <w:rsid w:val="27DDC4F5"/>
    <w:rsid w:val="27E0B3DB"/>
    <w:rsid w:val="27EC08C6"/>
    <w:rsid w:val="27F146E7"/>
    <w:rsid w:val="286652DD"/>
    <w:rsid w:val="2882D2F0"/>
    <w:rsid w:val="288AA73D"/>
    <w:rsid w:val="28A09071"/>
    <w:rsid w:val="28A588DB"/>
    <w:rsid w:val="28A9F7F5"/>
    <w:rsid w:val="28B71E30"/>
    <w:rsid w:val="28B98B3B"/>
    <w:rsid w:val="28DB5916"/>
    <w:rsid w:val="28DFED75"/>
    <w:rsid w:val="28F01970"/>
    <w:rsid w:val="2903E206"/>
    <w:rsid w:val="291C7D42"/>
    <w:rsid w:val="294AA8C5"/>
    <w:rsid w:val="294E78E0"/>
    <w:rsid w:val="2956B398"/>
    <w:rsid w:val="297D2F37"/>
    <w:rsid w:val="297DF4D3"/>
    <w:rsid w:val="298B2125"/>
    <w:rsid w:val="2992752C"/>
    <w:rsid w:val="29B18792"/>
    <w:rsid w:val="29D2D9BE"/>
    <w:rsid w:val="2A587CC2"/>
    <w:rsid w:val="2A591E7C"/>
    <w:rsid w:val="2A725AA4"/>
    <w:rsid w:val="2AA0F0EC"/>
    <w:rsid w:val="2AA77852"/>
    <w:rsid w:val="2AD4FE3D"/>
    <w:rsid w:val="2AF30ECA"/>
    <w:rsid w:val="2B08AC40"/>
    <w:rsid w:val="2B18E1A4"/>
    <w:rsid w:val="2B314FDF"/>
    <w:rsid w:val="2B31899E"/>
    <w:rsid w:val="2B49E65D"/>
    <w:rsid w:val="2B50BE67"/>
    <w:rsid w:val="2B59BADE"/>
    <w:rsid w:val="2B6F1E0C"/>
    <w:rsid w:val="2B6FA823"/>
    <w:rsid w:val="2B76640D"/>
    <w:rsid w:val="2B7BA9FE"/>
    <w:rsid w:val="2BC112F2"/>
    <w:rsid w:val="2C15F5A0"/>
    <w:rsid w:val="2C3F6A04"/>
    <w:rsid w:val="2C64AE2E"/>
    <w:rsid w:val="2C8A6688"/>
    <w:rsid w:val="2CA84365"/>
    <w:rsid w:val="2CC2F170"/>
    <w:rsid w:val="2CD5350C"/>
    <w:rsid w:val="2D062C23"/>
    <w:rsid w:val="2D09854C"/>
    <w:rsid w:val="2D2E61A8"/>
    <w:rsid w:val="2D3F5057"/>
    <w:rsid w:val="2D6BBBB2"/>
    <w:rsid w:val="2D6EB0C5"/>
    <w:rsid w:val="2D75AC91"/>
    <w:rsid w:val="2D7885C7"/>
    <w:rsid w:val="2D865E01"/>
    <w:rsid w:val="2D95E6BE"/>
    <w:rsid w:val="2DB61F17"/>
    <w:rsid w:val="2E19D275"/>
    <w:rsid w:val="2E489735"/>
    <w:rsid w:val="2E5F13C9"/>
    <w:rsid w:val="2E69C982"/>
    <w:rsid w:val="2E83DAC0"/>
    <w:rsid w:val="2EA636E0"/>
    <w:rsid w:val="2EBCD743"/>
    <w:rsid w:val="2EBEADBB"/>
    <w:rsid w:val="2EE2C2C4"/>
    <w:rsid w:val="2EE6E479"/>
    <w:rsid w:val="2F0DC9D1"/>
    <w:rsid w:val="2F2BC497"/>
    <w:rsid w:val="2F35339C"/>
    <w:rsid w:val="2F4AE529"/>
    <w:rsid w:val="2FB29F17"/>
    <w:rsid w:val="2FBD2F15"/>
    <w:rsid w:val="2FEA98B6"/>
    <w:rsid w:val="2FF2A669"/>
    <w:rsid w:val="3029CB92"/>
    <w:rsid w:val="303089EE"/>
    <w:rsid w:val="3036311F"/>
    <w:rsid w:val="3044B5CD"/>
    <w:rsid w:val="3050CBA3"/>
    <w:rsid w:val="3056B5E4"/>
    <w:rsid w:val="305CB7DE"/>
    <w:rsid w:val="308FE209"/>
    <w:rsid w:val="30AE52AE"/>
    <w:rsid w:val="30B04582"/>
    <w:rsid w:val="30C15964"/>
    <w:rsid w:val="30CF341C"/>
    <w:rsid w:val="30D44654"/>
    <w:rsid w:val="30E2DAAA"/>
    <w:rsid w:val="31118AF9"/>
    <w:rsid w:val="31230867"/>
    <w:rsid w:val="3125CAEA"/>
    <w:rsid w:val="3137E7FB"/>
    <w:rsid w:val="315429A5"/>
    <w:rsid w:val="31562AC8"/>
    <w:rsid w:val="315A55E3"/>
    <w:rsid w:val="31623DDB"/>
    <w:rsid w:val="317CD9A8"/>
    <w:rsid w:val="31AF617F"/>
    <w:rsid w:val="31B3B128"/>
    <w:rsid w:val="31CC5970"/>
    <w:rsid w:val="31D2F969"/>
    <w:rsid w:val="31E6F8DB"/>
    <w:rsid w:val="31F6530E"/>
    <w:rsid w:val="31F7AC1C"/>
    <w:rsid w:val="322C062D"/>
    <w:rsid w:val="322E8400"/>
    <w:rsid w:val="323C01AB"/>
    <w:rsid w:val="3254679E"/>
    <w:rsid w:val="3282D3D7"/>
    <w:rsid w:val="32CC5795"/>
    <w:rsid w:val="32EFFF05"/>
    <w:rsid w:val="32FBA15F"/>
    <w:rsid w:val="33343D70"/>
    <w:rsid w:val="33558E63"/>
    <w:rsid w:val="336BD18C"/>
    <w:rsid w:val="3382053A"/>
    <w:rsid w:val="33A7797B"/>
    <w:rsid w:val="33BFBB34"/>
    <w:rsid w:val="33C74E09"/>
    <w:rsid w:val="33D56372"/>
    <w:rsid w:val="33DA4881"/>
    <w:rsid w:val="33E84E23"/>
    <w:rsid w:val="33F8A9CD"/>
    <w:rsid w:val="34193C95"/>
    <w:rsid w:val="341A6F94"/>
    <w:rsid w:val="344DDDDD"/>
    <w:rsid w:val="34667700"/>
    <w:rsid w:val="348493E2"/>
    <w:rsid w:val="3495F691"/>
    <w:rsid w:val="34AC24F5"/>
    <w:rsid w:val="34B6E994"/>
    <w:rsid w:val="34B8F032"/>
    <w:rsid w:val="34D3CE2C"/>
    <w:rsid w:val="34F4A6E5"/>
    <w:rsid w:val="3506AFA2"/>
    <w:rsid w:val="350FBAC0"/>
    <w:rsid w:val="3517320D"/>
    <w:rsid w:val="352FF6BD"/>
    <w:rsid w:val="3557D576"/>
    <w:rsid w:val="355DA11E"/>
    <w:rsid w:val="357A1E28"/>
    <w:rsid w:val="3592C8AB"/>
    <w:rsid w:val="359CBBB5"/>
    <w:rsid w:val="35A47935"/>
    <w:rsid w:val="360D00F3"/>
    <w:rsid w:val="3617847B"/>
    <w:rsid w:val="366A02C6"/>
    <w:rsid w:val="36A09D79"/>
    <w:rsid w:val="36A6F240"/>
    <w:rsid w:val="36A93C8F"/>
    <w:rsid w:val="36AC33F4"/>
    <w:rsid w:val="36C83F8F"/>
    <w:rsid w:val="36ECBA31"/>
    <w:rsid w:val="3722E801"/>
    <w:rsid w:val="37686107"/>
    <w:rsid w:val="3768F766"/>
    <w:rsid w:val="3795A894"/>
    <w:rsid w:val="37BB0065"/>
    <w:rsid w:val="37DD52A8"/>
    <w:rsid w:val="38333FFE"/>
    <w:rsid w:val="383DC42E"/>
    <w:rsid w:val="38416E18"/>
    <w:rsid w:val="384E4586"/>
    <w:rsid w:val="386C2361"/>
    <w:rsid w:val="387C3E28"/>
    <w:rsid w:val="388F7647"/>
    <w:rsid w:val="3893A8D2"/>
    <w:rsid w:val="38D0CF43"/>
    <w:rsid w:val="38DDB1D7"/>
    <w:rsid w:val="38DDF28E"/>
    <w:rsid w:val="38E1AB80"/>
    <w:rsid w:val="38F395C5"/>
    <w:rsid w:val="390B476E"/>
    <w:rsid w:val="390DF478"/>
    <w:rsid w:val="3912FFBC"/>
    <w:rsid w:val="3934A08F"/>
    <w:rsid w:val="39435B0D"/>
    <w:rsid w:val="395623B9"/>
    <w:rsid w:val="39785F4A"/>
    <w:rsid w:val="3A87DDD9"/>
    <w:rsid w:val="3A95008F"/>
    <w:rsid w:val="3AB4B3A7"/>
    <w:rsid w:val="3ACE9E75"/>
    <w:rsid w:val="3AD8ED63"/>
    <w:rsid w:val="3ADE8455"/>
    <w:rsid w:val="3B08F172"/>
    <w:rsid w:val="3B381A70"/>
    <w:rsid w:val="3B60791F"/>
    <w:rsid w:val="3BB5E3AB"/>
    <w:rsid w:val="3BD84E3A"/>
    <w:rsid w:val="3BFF61A5"/>
    <w:rsid w:val="3C0E5A2D"/>
    <w:rsid w:val="3C285527"/>
    <w:rsid w:val="3C29B20D"/>
    <w:rsid w:val="3C79719A"/>
    <w:rsid w:val="3C8D8AF8"/>
    <w:rsid w:val="3CAFAB30"/>
    <w:rsid w:val="3CB6F220"/>
    <w:rsid w:val="3CB7E459"/>
    <w:rsid w:val="3CCF9C9F"/>
    <w:rsid w:val="3CD3A6FC"/>
    <w:rsid w:val="3CD4AAD6"/>
    <w:rsid w:val="3CDE5A20"/>
    <w:rsid w:val="3D0A1F69"/>
    <w:rsid w:val="3D4522AA"/>
    <w:rsid w:val="3D54B903"/>
    <w:rsid w:val="3D91EEC6"/>
    <w:rsid w:val="3DA07C31"/>
    <w:rsid w:val="3DB237CA"/>
    <w:rsid w:val="3DC757A8"/>
    <w:rsid w:val="3DE34A65"/>
    <w:rsid w:val="3DE38AD0"/>
    <w:rsid w:val="3DF3592A"/>
    <w:rsid w:val="3E175780"/>
    <w:rsid w:val="3E1E3D28"/>
    <w:rsid w:val="3E598D26"/>
    <w:rsid w:val="3E7932CE"/>
    <w:rsid w:val="3ED7D1CE"/>
    <w:rsid w:val="3EF24AEF"/>
    <w:rsid w:val="3EF8AA7D"/>
    <w:rsid w:val="3F24294D"/>
    <w:rsid w:val="3F590365"/>
    <w:rsid w:val="3F5F3E67"/>
    <w:rsid w:val="3FEB272E"/>
    <w:rsid w:val="3FEF41D4"/>
    <w:rsid w:val="4050A4B7"/>
    <w:rsid w:val="405A82A4"/>
    <w:rsid w:val="4073148A"/>
    <w:rsid w:val="40D58BEF"/>
    <w:rsid w:val="410C4962"/>
    <w:rsid w:val="41185A92"/>
    <w:rsid w:val="412F88F9"/>
    <w:rsid w:val="418388A7"/>
    <w:rsid w:val="41906EA7"/>
    <w:rsid w:val="41AF410A"/>
    <w:rsid w:val="41B09D21"/>
    <w:rsid w:val="41BA54D5"/>
    <w:rsid w:val="41D6710A"/>
    <w:rsid w:val="41E23740"/>
    <w:rsid w:val="41F8376A"/>
    <w:rsid w:val="421F0AFA"/>
    <w:rsid w:val="42326FD7"/>
    <w:rsid w:val="4238B8F0"/>
    <w:rsid w:val="42637A8B"/>
    <w:rsid w:val="426DDE6F"/>
    <w:rsid w:val="42711A89"/>
    <w:rsid w:val="4287C441"/>
    <w:rsid w:val="428E495E"/>
    <w:rsid w:val="428F0634"/>
    <w:rsid w:val="4298AB59"/>
    <w:rsid w:val="42A44213"/>
    <w:rsid w:val="42C79E54"/>
    <w:rsid w:val="42D5FC3F"/>
    <w:rsid w:val="435A958A"/>
    <w:rsid w:val="43A64BD9"/>
    <w:rsid w:val="43D687E8"/>
    <w:rsid w:val="43E80611"/>
    <w:rsid w:val="440E0D2F"/>
    <w:rsid w:val="441AD00E"/>
    <w:rsid w:val="44830867"/>
    <w:rsid w:val="4483DCE0"/>
    <w:rsid w:val="44874A56"/>
    <w:rsid w:val="448AE858"/>
    <w:rsid w:val="44CCA074"/>
    <w:rsid w:val="44D3B9F5"/>
    <w:rsid w:val="4514E11B"/>
    <w:rsid w:val="452B0869"/>
    <w:rsid w:val="455A8B4B"/>
    <w:rsid w:val="4570AA70"/>
    <w:rsid w:val="45A1A3BC"/>
    <w:rsid w:val="45B71B80"/>
    <w:rsid w:val="45C3B933"/>
    <w:rsid w:val="45D6808A"/>
    <w:rsid w:val="4632D2EA"/>
    <w:rsid w:val="4635FA5D"/>
    <w:rsid w:val="464BFE8E"/>
    <w:rsid w:val="467347AF"/>
    <w:rsid w:val="468A8CFA"/>
    <w:rsid w:val="46ACFBC0"/>
    <w:rsid w:val="46AD2251"/>
    <w:rsid w:val="46C4C8B0"/>
    <w:rsid w:val="46CAE628"/>
    <w:rsid w:val="46E11CA5"/>
    <w:rsid w:val="46EF8F66"/>
    <w:rsid w:val="470AF93E"/>
    <w:rsid w:val="472D865A"/>
    <w:rsid w:val="472ED210"/>
    <w:rsid w:val="4733CED6"/>
    <w:rsid w:val="474BFD1B"/>
    <w:rsid w:val="4782C86E"/>
    <w:rsid w:val="4792329F"/>
    <w:rsid w:val="479EB804"/>
    <w:rsid w:val="47B94520"/>
    <w:rsid w:val="47C1BA63"/>
    <w:rsid w:val="47C53B9A"/>
    <w:rsid w:val="4801EF18"/>
    <w:rsid w:val="4818BA05"/>
    <w:rsid w:val="4832A832"/>
    <w:rsid w:val="4834903B"/>
    <w:rsid w:val="48873EB5"/>
    <w:rsid w:val="488E5A06"/>
    <w:rsid w:val="4895478A"/>
    <w:rsid w:val="48CFF6F2"/>
    <w:rsid w:val="48DC8283"/>
    <w:rsid w:val="48E474DD"/>
    <w:rsid w:val="48E8F3A4"/>
    <w:rsid w:val="48FB13C1"/>
    <w:rsid w:val="48FE2F34"/>
    <w:rsid w:val="4936D999"/>
    <w:rsid w:val="4940B843"/>
    <w:rsid w:val="49608911"/>
    <w:rsid w:val="49632FC4"/>
    <w:rsid w:val="497D91CC"/>
    <w:rsid w:val="498C9446"/>
    <w:rsid w:val="49A2F08F"/>
    <w:rsid w:val="49C1A605"/>
    <w:rsid w:val="49EA3310"/>
    <w:rsid w:val="4A15822D"/>
    <w:rsid w:val="4A3B11F4"/>
    <w:rsid w:val="4A758D11"/>
    <w:rsid w:val="4AB32222"/>
    <w:rsid w:val="4AB46A96"/>
    <w:rsid w:val="4AC0480A"/>
    <w:rsid w:val="4B0898CB"/>
    <w:rsid w:val="4B0AD35F"/>
    <w:rsid w:val="4B1CE5E2"/>
    <w:rsid w:val="4B202A82"/>
    <w:rsid w:val="4B25F8D1"/>
    <w:rsid w:val="4B2D29F4"/>
    <w:rsid w:val="4B32F43C"/>
    <w:rsid w:val="4B53315B"/>
    <w:rsid w:val="4BA7FAA7"/>
    <w:rsid w:val="4BC3330B"/>
    <w:rsid w:val="4BC3F61E"/>
    <w:rsid w:val="4BDA1CB4"/>
    <w:rsid w:val="4BE346D9"/>
    <w:rsid w:val="4BFE5F6B"/>
    <w:rsid w:val="4C1CB437"/>
    <w:rsid w:val="4C5D3560"/>
    <w:rsid w:val="4C64E9E8"/>
    <w:rsid w:val="4C6F4BFE"/>
    <w:rsid w:val="4C763066"/>
    <w:rsid w:val="4CAA591A"/>
    <w:rsid w:val="4CEDA529"/>
    <w:rsid w:val="4CFB75A7"/>
    <w:rsid w:val="4D22F18D"/>
    <w:rsid w:val="4D7A4465"/>
    <w:rsid w:val="4D8C6C2B"/>
    <w:rsid w:val="4D97CBBF"/>
    <w:rsid w:val="4DB93538"/>
    <w:rsid w:val="4DCBD83A"/>
    <w:rsid w:val="4DF490D7"/>
    <w:rsid w:val="4DFEB5AF"/>
    <w:rsid w:val="4E06F224"/>
    <w:rsid w:val="4E29B8AF"/>
    <w:rsid w:val="4E2B694F"/>
    <w:rsid w:val="4E347B79"/>
    <w:rsid w:val="4E4625E4"/>
    <w:rsid w:val="4E526C04"/>
    <w:rsid w:val="4E60DC6C"/>
    <w:rsid w:val="4E6948F3"/>
    <w:rsid w:val="4E71D882"/>
    <w:rsid w:val="4EB3B21F"/>
    <w:rsid w:val="4ECCF861"/>
    <w:rsid w:val="4EE647EE"/>
    <w:rsid w:val="4EF7A7D2"/>
    <w:rsid w:val="4F09D77F"/>
    <w:rsid w:val="4F0DEEC3"/>
    <w:rsid w:val="4F32B631"/>
    <w:rsid w:val="4F458C54"/>
    <w:rsid w:val="4F6EA2B8"/>
    <w:rsid w:val="4F8654C7"/>
    <w:rsid w:val="4F9093E4"/>
    <w:rsid w:val="4F9B19C7"/>
    <w:rsid w:val="4FA8859D"/>
    <w:rsid w:val="4FF8496B"/>
    <w:rsid w:val="50000F5F"/>
    <w:rsid w:val="501BE485"/>
    <w:rsid w:val="501D3114"/>
    <w:rsid w:val="5041789B"/>
    <w:rsid w:val="505F28CB"/>
    <w:rsid w:val="505FF707"/>
    <w:rsid w:val="5070C6DE"/>
    <w:rsid w:val="507F1EF8"/>
    <w:rsid w:val="508021D5"/>
    <w:rsid w:val="50898341"/>
    <w:rsid w:val="508B1447"/>
    <w:rsid w:val="50AFCCDF"/>
    <w:rsid w:val="50B3B06C"/>
    <w:rsid w:val="50F22CDE"/>
    <w:rsid w:val="5116D137"/>
    <w:rsid w:val="511F1F8E"/>
    <w:rsid w:val="511FAEC4"/>
    <w:rsid w:val="515B0AAF"/>
    <w:rsid w:val="5163B8A0"/>
    <w:rsid w:val="51A45651"/>
    <w:rsid w:val="51A59669"/>
    <w:rsid w:val="52231F44"/>
    <w:rsid w:val="522E70E8"/>
    <w:rsid w:val="522EC442"/>
    <w:rsid w:val="529D1BB6"/>
    <w:rsid w:val="52BE31BF"/>
    <w:rsid w:val="52C39CC5"/>
    <w:rsid w:val="52E4C136"/>
    <w:rsid w:val="5345ABCB"/>
    <w:rsid w:val="534DF026"/>
    <w:rsid w:val="537C4704"/>
    <w:rsid w:val="5383A789"/>
    <w:rsid w:val="53B82832"/>
    <w:rsid w:val="53C6CFAB"/>
    <w:rsid w:val="53D49F21"/>
    <w:rsid w:val="540612F2"/>
    <w:rsid w:val="5408D7A5"/>
    <w:rsid w:val="540A401D"/>
    <w:rsid w:val="540E3437"/>
    <w:rsid w:val="5413612E"/>
    <w:rsid w:val="54413DF1"/>
    <w:rsid w:val="544E04A7"/>
    <w:rsid w:val="54609AB3"/>
    <w:rsid w:val="547199DF"/>
    <w:rsid w:val="54BC0A26"/>
    <w:rsid w:val="54D8543B"/>
    <w:rsid w:val="54D99D93"/>
    <w:rsid w:val="54DEADEF"/>
    <w:rsid w:val="54FC1DBB"/>
    <w:rsid w:val="55062442"/>
    <w:rsid w:val="55121707"/>
    <w:rsid w:val="55145823"/>
    <w:rsid w:val="554CCF66"/>
    <w:rsid w:val="555096F7"/>
    <w:rsid w:val="556D07BE"/>
    <w:rsid w:val="55CD2DEA"/>
    <w:rsid w:val="55E2FDF1"/>
    <w:rsid w:val="55F4EB34"/>
    <w:rsid w:val="562E63EF"/>
    <w:rsid w:val="5673E681"/>
    <w:rsid w:val="56A22860"/>
    <w:rsid w:val="56C47DFA"/>
    <w:rsid w:val="56D2F461"/>
    <w:rsid w:val="56EBF60D"/>
    <w:rsid w:val="56EEEF91"/>
    <w:rsid w:val="570DFE2F"/>
    <w:rsid w:val="572BF021"/>
    <w:rsid w:val="572D53A4"/>
    <w:rsid w:val="572E439C"/>
    <w:rsid w:val="57392481"/>
    <w:rsid w:val="573B4AF7"/>
    <w:rsid w:val="574EF9F1"/>
    <w:rsid w:val="576062C6"/>
    <w:rsid w:val="57F12401"/>
    <w:rsid w:val="5835FD43"/>
    <w:rsid w:val="584B7D98"/>
    <w:rsid w:val="58557E35"/>
    <w:rsid w:val="5879812B"/>
    <w:rsid w:val="587CB70C"/>
    <w:rsid w:val="58A02E56"/>
    <w:rsid w:val="58B3C2DD"/>
    <w:rsid w:val="58BE8947"/>
    <w:rsid w:val="58C641B2"/>
    <w:rsid w:val="58CBF52F"/>
    <w:rsid w:val="58CF2B91"/>
    <w:rsid w:val="58E8E63B"/>
    <w:rsid w:val="5909E213"/>
    <w:rsid w:val="59323A1A"/>
    <w:rsid w:val="5945A753"/>
    <w:rsid w:val="594A75EA"/>
    <w:rsid w:val="5970FE17"/>
    <w:rsid w:val="597E0754"/>
    <w:rsid w:val="599C0E04"/>
    <w:rsid w:val="59B43444"/>
    <w:rsid w:val="59EC85DA"/>
    <w:rsid w:val="59ECB7ED"/>
    <w:rsid w:val="5A23E883"/>
    <w:rsid w:val="5A567781"/>
    <w:rsid w:val="5A63DF47"/>
    <w:rsid w:val="5A7F5CE5"/>
    <w:rsid w:val="5ABC298E"/>
    <w:rsid w:val="5AD7B1EE"/>
    <w:rsid w:val="5AD7D23D"/>
    <w:rsid w:val="5AD87B11"/>
    <w:rsid w:val="5B110230"/>
    <w:rsid w:val="5B32BA57"/>
    <w:rsid w:val="5B5A37E1"/>
    <w:rsid w:val="5B6ACEAA"/>
    <w:rsid w:val="5B7F13D0"/>
    <w:rsid w:val="5B81AC93"/>
    <w:rsid w:val="5B89FD0B"/>
    <w:rsid w:val="5BC2CBEB"/>
    <w:rsid w:val="5BFDCE19"/>
    <w:rsid w:val="5C4279BF"/>
    <w:rsid w:val="5C46C1E5"/>
    <w:rsid w:val="5C5FF9B2"/>
    <w:rsid w:val="5C6E4FAE"/>
    <w:rsid w:val="5CBEB279"/>
    <w:rsid w:val="5CE474E2"/>
    <w:rsid w:val="5CEDE875"/>
    <w:rsid w:val="5D21BBB7"/>
    <w:rsid w:val="5D232993"/>
    <w:rsid w:val="5D3F21CF"/>
    <w:rsid w:val="5D4A2BF7"/>
    <w:rsid w:val="5D4F390A"/>
    <w:rsid w:val="5D709FD9"/>
    <w:rsid w:val="5DAC124E"/>
    <w:rsid w:val="5DB8874B"/>
    <w:rsid w:val="5DBBB7C4"/>
    <w:rsid w:val="5DBDC33F"/>
    <w:rsid w:val="5DD4D599"/>
    <w:rsid w:val="5DD781AD"/>
    <w:rsid w:val="5DDA4049"/>
    <w:rsid w:val="5E016564"/>
    <w:rsid w:val="5E39FDED"/>
    <w:rsid w:val="5E3BF2B4"/>
    <w:rsid w:val="5E488FCE"/>
    <w:rsid w:val="5E77B5F2"/>
    <w:rsid w:val="5E93D8D8"/>
    <w:rsid w:val="5EBF6639"/>
    <w:rsid w:val="5ED64134"/>
    <w:rsid w:val="5EED732B"/>
    <w:rsid w:val="5F08FB10"/>
    <w:rsid w:val="5F139A96"/>
    <w:rsid w:val="5F25908C"/>
    <w:rsid w:val="5F391B71"/>
    <w:rsid w:val="5F3F8B29"/>
    <w:rsid w:val="5F713BEE"/>
    <w:rsid w:val="5FB09422"/>
    <w:rsid w:val="5FCE100F"/>
    <w:rsid w:val="5FE86A08"/>
    <w:rsid w:val="5FEECF01"/>
    <w:rsid w:val="60082EB5"/>
    <w:rsid w:val="60143594"/>
    <w:rsid w:val="6031CCC3"/>
    <w:rsid w:val="603AD0AC"/>
    <w:rsid w:val="603EF851"/>
    <w:rsid w:val="604896F4"/>
    <w:rsid w:val="605D7C9F"/>
    <w:rsid w:val="60833B78"/>
    <w:rsid w:val="608AD429"/>
    <w:rsid w:val="6099A410"/>
    <w:rsid w:val="60A75E18"/>
    <w:rsid w:val="60BCBD96"/>
    <w:rsid w:val="60FE9C45"/>
    <w:rsid w:val="610BD4B4"/>
    <w:rsid w:val="611E9168"/>
    <w:rsid w:val="612DA652"/>
    <w:rsid w:val="6157E19B"/>
    <w:rsid w:val="61936F71"/>
    <w:rsid w:val="61A518B8"/>
    <w:rsid w:val="61CCCE8E"/>
    <w:rsid w:val="61DEF2F0"/>
    <w:rsid w:val="61DFAF65"/>
    <w:rsid w:val="624D036A"/>
    <w:rsid w:val="62649D71"/>
    <w:rsid w:val="628A76D1"/>
    <w:rsid w:val="6292BFCF"/>
    <w:rsid w:val="62CFF3B5"/>
    <w:rsid w:val="62E7BBD5"/>
    <w:rsid w:val="62E9BF37"/>
    <w:rsid w:val="630C13DB"/>
    <w:rsid w:val="6317D6A2"/>
    <w:rsid w:val="634A9F4E"/>
    <w:rsid w:val="6359F8F6"/>
    <w:rsid w:val="63763DB8"/>
    <w:rsid w:val="637D217A"/>
    <w:rsid w:val="639F5C86"/>
    <w:rsid w:val="63A4194B"/>
    <w:rsid w:val="63B1C982"/>
    <w:rsid w:val="63CBEC10"/>
    <w:rsid w:val="63D3830A"/>
    <w:rsid w:val="6465BF6A"/>
    <w:rsid w:val="6481C2CC"/>
    <w:rsid w:val="6489EC58"/>
    <w:rsid w:val="649516EC"/>
    <w:rsid w:val="64AB3632"/>
    <w:rsid w:val="64B5B6CC"/>
    <w:rsid w:val="64D5690E"/>
    <w:rsid w:val="64D982DC"/>
    <w:rsid w:val="64EFAB91"/>
    <w:rsid w:val="64FC8251"/>
    <w:rsid w:val="65497B1C"/>
    <w:rsid w:val="655D72C9"/>
    <w:rsid w:val="6565FFD0"/>
    <w:rsid w:val="6585CBBA"/>
    <w:rsid w:val="659C988D"/>
    <w:rsid w:val="65D47315"/>
    <w:rsid w:val="65D521D8"/>
    <w:rsid w:val="664C9E4B"/>
    <w:rsid w:val="665220B6"/>
    <w:rsid w:val="6677BF3D"/>
    <w:rsid w:val="66A6C5CF"/>
    <w:rsid w:val="66AC5E77"/>
    <w:rsid w:val="66CD0631"/>
    <w:rsid w:val="66F59F70"/>
    <w:rsid w:val="66F913E9"/>
    <w:rsid w:val="67108BEA"/>
    <w:rsid w:val="67132380"/>
    <w:rsid w:val="67157404"/>
    <w:rsid w:val="67261829"/>
    <w:rsid w:val="6782260F"/>
    <w:rsid w:val="67C5D077"/>
    <w:rsid w:val="67ED86F5"/>
    <w:rsid w:val="68039BBF"/>
    <w:rsid w:val="680BE25D"/>
    <w:rsid w:val="68171DE2"/>
    <w:rsid w:val="682AA8F3"/>
    <w:rsid w:val="68544A5D"/>
    <w:rsid w:val="68553790"/>
    <w:rsid w:val="68664729"/>
    <w:rsid w:val="686C32DC"/>
    <w:rsid w:val="686EB04A"/>
    <w:rsid w:val="6870EBCA"/>
    <w:rsid w:val="6893CED3"/>
    <w:rsid w:val="689476E7"/>
    <w:rsid w:val="68B23B75"/>
    <w:rsid w:val="68F24C69"/>
    <w:rsid w:val="68F509BD"/>
    <w:rsid w:val="68FD8C6D"/>
    <w:rsid w:val="6903BF91"/>
    <w:rsid w:val="690C31D6"/>
    <w:rsid w:val="693BB7D5"/>
    <w:rsid w:val="69483CF4"/>
    <w:rsid w:val="69D18A63"/>
    <w:rsid w:val="6A0D75A1"/>
    <w:rsid w:val="6A21ED10"/>
    <w:rsid w:val="6A541B52"/>
    <w:rsid w:val="6A543CC2"/>
    <w:rsid w:val="6AAB3A60"/>
    <w:rsid w:val="6B08D226"/>
    <w:rsid w:val="6B139E33"/>
    <w:rsid w:val="6B1F86C8"/>
    <w:rsid w:val="6B3DA70A"/>
    <w:rsid w:val="6B3F5191"/>
    <w:rsid w:val="6B414327"/>
    <w:rsid w:val="6B619C2E"/>
    <w:rsid w:val="6B668553"/>
    <w:rsid w:val="6B6FBC41"/>
    <w:rsid w:val="6B74FFE9"/>
    <w:rsid w:val="6B7B8459"/>
    <w:rsid w:val="6B8706A7"/>
    <w:rsid w:val="6B9727D6"/>
    <w:rsid w:val="6B9A628B"/>
    <w:rsid w:val="6B9FE1A5"/>
    <w:rsid w:val="6BA11499"/>
    <w:rsid w:val="6BA6AEF6"/>
    <w:rsid w:val="6BAD7437"/>
    <w:rsid w:val="6BD3E15D"/>
    <w:rsid w:val="6C3A9EF7"/>
    <w:rsid w:val="6C3E5DB0"/>
    <w:rsid w:val="6C43B202"/>
    <w:rsid w:val="6C66977B"/>
    <w:rsid w:val="6CA48BF3"/>
    <w:rsid w:val="6CB03C55"/>
    <w:rsid w:val="6CB5E28B"/>
    <w:rsid w:val="6CC0C977"/>
    <w:rsid w:val="6CC31714"/>
    <w:rsid w:val="6D0CF741"/>
    <w:rsid w:val="6D0DC8B1"/>
    <w:rsid w:val="6D439778"/>
    <w:rsid w:val="6D44232F"/>
    <w:rsid w:val="6D4DAC44"/>
    <w:rsid w:val="6D680766"/>
    <w:rsid w:val="6D85607C"/>
    <w:rsid w:val="6D911AD5"/>
    <w:rsid w:val="6D9F38E3"/>
    <w:rsid w:val="6DBEC850"/>
    <w:rsid w:val="6DD096E5"/>
    <w:rsid w:val="6DE8A786"/>
    <w:rsid w:val="6DF306DB"/>
    <w:rsid w:val="6DF3A8C1"/>
    <w:rsid w:val="6E25DBFB"/>
    <w:rsid w:val="6E2B75E8"/>
    <w:rsid w:val="6E2D0DA3"/>
    <w:rsid w:val="6E33625D"/>
    <w:rsid w:val="6E424D1F"/>
    <w:rsid w:val="6E47B1FA"/>
    <w:rsid w:val="6E619186"/>
    <w:rsid w:val="6E8633F3"/>
    <w:rsid w:val="6E960B48"/>
    <w:rsid w:val="6EA8386A"/>
    <w:rsid w:val="6EB8188B"/>
    <w:rsid w:val="6EC7C492"/>
    <w:rsid w:val="6ED0992D"/>
    <w:rsid w:val="6EEDAF06"/>
    <w:rsid w:val="6F30C817"/>
    <w:rsid w:val="6F4E449D"/>
    <w:rsid w:val="6F54C5EE"/>
    <w:rsid w:val="6F670412"/>
    <w:rsid w:val="6F6E464B"/>
    <w:rsid w:val="6F8BE6B3"/>
    <w:rsid w:val="6FB686CA"/>
    <w:rsid w:val="6FD812F8"/>
    <w:rsid w:val="700BF18A"/>
    <w:rsid w:val="702C3127"/>
    <w:rsid w:val="7051D3BE"/>
    <w:rsid w:val="7078C1A3"/>
    <w:rsid w:val="7125139E"/>
    <w:rsid w:val="7144BA10"/>
    <w:rsid w:val="719A144A"/>
    <w:rsid w:val="71B0FB9E"/>
    <w:rsid w:val="71CDD403"/>
    <w:rsid w:val="71D752F1"/>
    <w:rsid w:val="71E4D788"/>
    <w:rsid w:val="71E7482A"/>
    <w:rsid w:val="7212C65C"/>
    <w:rsid w:val="721FD51E"/>
    <w:rsid w:val="7261D9C4"/>
    <w:rsid w:val="72D139CA"/>
    <w:rsid w:val="730E2596"/>
    <w:rsid w:val="7310553C"/>
    <w:rsid w:val="73110F72"/>
    <w:rsid w:val="733BB10C"/>
    <w:rsid w:val="734EF5C4"/>
    <w:rsid w:val="737FA09F"/>
    <w:rsid w:val="7393CC41"/>
    <w:rsid w:val="73AF507D"/>
    <w:rsid w:val="73CCED57"/>
    <w:rsid w:val="73F7A797"/>
    <w:rsid w:val="740F4775"/>
    <w:rsid w:val="7419DF24"/>
    <w:rsid w:val="74379591"/>
    <w:rsid w:val="744584DB"/>
    <w:rsid w:val="7446FC98"/>
    <w:rsid w:val="74515CC7"/>
    <w:rsid w:val="746BC32B"/>
    <w:rsid w:val="74AAAE11"/>
    <w:rsid w:val="74B429BE"/>
    <w:rsid w:val="74F37887"/>
    <w:rsid w:val="74FB00FD"/>
    <w:rsid w:val="7523552F"/>
    <w:rsid w:val="7532248C"/>
    <w:rsid w:val="75434258"/>
    <w:rsid w:val="7560B42E"/>
    <w:rsid w:val="758703D8"/>
    <w:rsid w:val="758A7E29"/>
    <w:rsid w:val="75C9FED2"/>
    <w:rsid w:val="75F9A244"/>
    <w:rsid w:val="75FF0278"/>
    <w:rsid w:val="76045138"/>
    <w:rsid w:val="761741E7"/>
    <w:rsid w:val="765B0DBE"/>
    <w:rsid w:val="766317E5"/>
    <w:rsid w:val="76698353"/>
    <w:rsid w:val="769646CB"/>
    <w:rsid w:val="76C14C76"/>
    <w:rsid w:val="76D0BB03"/>
    <w:rsid w:val="76DABA82"/>
    <w:rsid w:val="77290F85"/>
    <w:rsid w:val="7729A94E"/>
    <w:rsid w:val="7733A4B8"/>
    <w:rsid w:val="77A0D601"/>
    <w:rsid w:val="77C8250A"/>
    <w:rsid w:val="77D03882"/>
    <w:rsid w:val="77EA1926"/>
    <w:rsid w:val="77F4221A"/>
    <w:rsid w:val="77F83709"/>
    <w:rsid w:val="77FF9457"/>
    <w:rsid w:val="784FB35A"/>
    <w:rsid w:val="78789BC7"/>
    <w:rsid w:val="78D1246C"/>
    <w:rsid w:val="78D19753"/>
    <w:rsid w:val="78E1173B"/>
    <w:rsid w:val="78FE2F77"/>
    <w:rsid w:val="79166B1B"/>
    <w:rsid w:val="792BE01A"/>
    <w:rsid w:val="7931F1D3"/>
    <w:rsid w:val="796BC632"/>
    <w:rsid w:val="796C0A4F"/>
    <w:rsid w:val="79879D5E"/>
    <w:rsid w:val="79B95ECF"/>
    <w:rsid w:val="79BC616C"/>
    <w:rsid w:val="79C60F3D"/>
    <w:rsid w:val="79EA6640"/>
    <w:rsid w:val="79F3AC6C"/>
    <w:rsid w:val="7A08BD48"/>
    <w:rsid w:val="7A4870F7"/>
    <w:rsid w:val="7A501375"/>
    <w:rsid w:val="7A588D12"/>
    <w:rsid w:val="7A7B7744"/>
    <w:rsid w:val="7A942F75"/>
    <w:rsid w:val="7AC8FD76"/>
    <w:rsid w:val="7AD10172"/>
    <w:rsid w:val="7AE45329"/>
    <w:rsid w:val="7B08988E"/>
    <w:rsid w:val="7B29FB0D"/>
    <w:rsid w:val="7B37B095"/>
    <w:rsid w:val="7B40BAAA"/>
    <w:rsid w:val="7B412198"/>
    <w:rsid w:val="7B58D8BC"/>
    <w:rsid w:val="7B5D11A7"/>
    <w:rsid w:val="7B642BB7"/>
    <w:rsid w:val="7B6E64C3"/>
    <w:rsid w:val="7B71FBEA"/>
    <w:rsid w:val="7B90A259"/>
    <w:rsid w:val="7BD42D80"/>
    <w:rsid w:val="7BDC7AB3"/>
    <w:rsid w:val="7BF39200"/>
    <w:rsid w:val="7C0C184A"/>
    <w:rsid w:val="7C2F7D16"/>
    <w:rsid w:val="7C39C61B"/>
    <w:rsid w:val="7C39CCA8"/>
    <w:rsid w:val="7CB36C56"/>
    <w:rsid w:val="7CB6C5DC"/>
    <w:rsid w:val="7CC0790E"/>
    <w:rsid w:val="7CD49CF4"/>
    <w:rsid w:val="7CD80172"/>
    <w:rsid w:val="7CDD6BDA"/>
    <w:rsid w:val="7D17C5CA"/>
    <w:rsid w:val="7D4C9F35"/>
    <w:rsid w:val="7D686CD7"/>
    <w:rsid w:val="7D7443E1"/>
    <w:rsid w:val="7D7817A8"/>
    <w:rsid w:val="7D847B07"/>
    <w:rsid w:val="7DC0F549"/>
    <w:rsid w:val="7DCCD4A8"/>
    <w:rsid w:val="7DE3627A"/>
    <w:rsid w:val="7E3533C5"/>
    <w:rsid w:val="7E6B94A7"/>
    <w:rsid w:val="7E8141AA"/>
    <w:rsid w:val="7F240AEA"/>
    <w:rsid w:val="7F321282"/>
    <w:rsid w:val="7F4615C4"/>
    <w:rsid w:val="7FBB8F67"/>
    <w:rsid w:val="7FF944C8"/>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148B"/>
  <w15:chartTrackingRefBased/>
  <w15:docId w15:val="{CEDE66B9-2964-4F23-84CC-844A49B1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F7D"/>
    <w:pPr>
      <w:spacing w:after="0" w:line="240" w:lineRule="auto"/>
    </w:pPr>
    <w:rPr>
      <w:rFonts w:ascii="Times New Roman" w:eastAsiaTheme="minorEastAsia" w:hAnsi="Times New Roman"/>
      <w:sz w:val="24"/>
      <w:szCs w:val="24"/>
    </w:rPr>
  </w:style>
  <w:style w:type="paragraph" w:styleId="Heading1">
    <w:name w:val="heading 1"/>
    <w:basedOn w:val="Normal"/>
    <w:next w:val="Normal"/>
    <w:link w:val="Heading1Char"/>
    <w:qFormat/>
    <w:rsid w:val="00CA1E03"/>
    <w:pPr>
      <w:keepNext/>
      <w:keepLines/>
      <w:spacing w:before="480"/>
      <w:outlineLvl w:val="0"/>
    </w:pPr>
    <w:rPr>
      <w:rFonts w:eastAsiaTheme="majorEastAsia" w:cstheme="majorBidi"/>
      <w:b/>
      <w:bCs/>
      <w:color w:val="E66800"/>
      <w:sz w:val="40"/>
      <w:szCs w:val="28"/>
    </w:rPr>
  </w:style>
  <w:style w:type="paragraph" w:styleId="Heading2">
    <w:name w:val="heading 2"/>
    <w:basedOn w:val="Normal"/>
    <w:next w:val="Normal"/>
    <w:link w:val="Heading2Char"/>
    <w:unhideWhenUsed/>
    <w:qFormat/>
    <w:rsid w:val="00DE7224"/>
    <w:pPr>
      <w:keepNext/>
      <w:keepLines/>
      <w:spacing w:before="200"/>
      <w:outlineLvl w:val="1"/>
    </w:pPr>
    <w:rPr>
      <w:rFonts w:eastAsiaTheme="majorEastAsia" w:cstheme="majorBidi"/>
      <w:b/>
      <w:bCs/>
      <w:color w:val="E66800"/>
      <w:sz w:val="32"/>
      <w:szCs w:val="26"/>
    </w:rPr>
  </w:style>
  <w:style w:type="paragraph" w:styleId="Heading3">
    <w:name w:val="heading 3"/>
    <w:basedOn w:val="Normal"/>
    <w:next w:val="Normal"/>
    <w:link w:val="Heading3Char"/>
    <w:unhideWhenUsed/>
    <w:qFormat/>
    <w:rsid w:val="007E2236"/>
    <w:pPr>
      <w:keepNext/>
      <w:keepLines/>
      <w:spacing w:before="200"/>
      <w:jc w:val="both"/>
      <w:outlineLvl w:val="2"/>
    </w:pPr>
    <w:rPr>
      <w:rFonts w:eastAsiaTheme="majorEastAsia" w:cs="Times New Roman"/>
      <w:b/>
      <w:bCs/>
      <w:color w:val="E66800"/>
      <w:sz w:val="28"/>
    </w:rPr>
  </w:style>
  <w:style w:type="paragraph" w:styleId="Heading4">
    <w:name w:val="heading 4"/>
    <w:basedOn w:val="Normal"/>
    <w:next w:val="Normal"/>
    <w:link w:val="Heading4Char"/>
    <w:uiPriority w:val="9"/>
    <w:unhideWhenUsed/>
    <w:qFormat/>
    <w:rsid w:val="00CF60C7"/>
    <w:pPr>
      <w:keepNext/>
      <w:keepLines/>
      <w:spacing w:before="200"/>
      <w:outlineLvl w:val="3"/>
    </w:pPr>
    <w:rPr>
      <w:rFonts w:ascii="Calibri" w:eastAsiaTheme="majorEastAsia" w:hAnsi="Calibri" w:cstheme="majorBidi"/>
      <w:b/>
      <w:bCs/>
      <w:i/>
      <w:iCs/>
      <w:color w:val="E66800"/>
      <w:sz w:val="26"/>
    </w:rPr>
  </w:style>
  <w:style w:type="paragraph" w:styleId="Heading6">
    <w:name w:val="heading 6"/>
    <w:basedOn w:val="Normal"/>
    <w:next w:val="Normal"/>
    <w:link w:val="Heading6Char"/>
    <w:uiPriority w:val="9"/>
    <w:semiHidden/>
    <w:unhideWhenUsed/>
    <w:qFormat/>
    <w:rsid w:val="00527FA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1E03"/>
    <w:rPr>
      <w:rFonts w:ascii="Times New Roman" w:eastAsiaTheme="majorEastAsia" w:hAnsi="Times New Roman" w:cstheme="majorBidi"/>
      <w:b/>
      <w:bCs/>
      <w:color w:val="E66800"/>
      <w:sz w:val="40"/>
      <w:szCs w:val="28"/>
    </w:rPr>
  </w:style>
  <w:style w:type="character" w:customStyle="1" w:styleId="Heading2Char">
    <w:name w:val="Heading 2 Char"/>
    <w:basedOn w:val="DefaultParagraphFont"/>
    <w:link w:val="Heading2"/>
    <w:rsid w:val="00DE7224"/>
    <w:rPr>
      <w:rFonts w:ascii="Times New Roman" w:eastAsiaTheme="majorEastAsia" w:hAnsi="Times New Roman" w:cstheme="majorBidi"/>
      <w:b/>
      <w:bCs/>
      <w:color w:val="E66800"/>
      <w:sz w:val="32"/>
      <w:szCs w:val="26"/>
    </w:rPr>
  </w:style>
  <w:style w:type="character" w:customStyle="1" w:styleId="Heading3Char">
    <w:name w:val="Heading 3 Char"/>
    <w:basedOn w:val="DefaultParagraphFont"/>
    <w:link w:val="Heading3"/>
    <w:rsid w:val="007E2236"/>
    <w:rPr>
      <w:rFonts w:ascii="Times New Roman" w:eastAsiaTheme="majorEastAsia" w:hAnsi="Times New Roman" w:cs="Times New Roman"/>
      <w:b/>
      <w:bCs/>
      <w:color w:val="E66800"/>
      <w:sz w:val="28"/>
      <w:szCs w:val="24"/>
    </w:rPr>
  </w:style>
  <w:style w:type="character" w:customStyle="1" w:styleId="Heading4Char">
    <w:name w:val="Heading 4 Char"/>
    <w:basedOn w:val="DefaultParagraphFont"/>
    <w:link w:val="Heading4"/>
    <w:uiPriority w:val="9"/>
    <w:rsid w:val="00CF60C7"/>
    <w:rPr>
      <w:rFonts w:ascii="Calibri" w:eastAsiaTheme="majorEastAsia" w:hAnsi="Calibri" w:cstheme="majorBidi"/>
      <w:b/>
      <w:bCs/>
      <w:i/>
      <w:iCs/>
      <w:color w:val="E66800"/>
      <w:sz w:val="26"/>
      <w:szCs w:val="24"/>
    </w:rPr>
  </w:style>
  <w:style w:type="character" w:customStyle="1" w:styleId="Heading6Char">
    <w:name w:val="Heading 6 Char"/>
    <w:basedOn w:val="DefaultParagraphFont"/>
    <w:link w:val="Heading6"/>
    <w:uiPriority w:val="9"/>
    <w:semiHidden/>
    <w:rsid w:val="00527FA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nhideWhenUsed/>
    <w:rsid w:val="00527FAB"/>
    <w:pPr>
      <w:tabs>
        <w:tab w:val="center" w:pos="4680"/>
        <w:tab w:val="right" w:pos="9360"/>
      </w:tabs>
    </w:pPr>
  </w:style>
  <w:style w:type="character" w:customStyle="1" w:styleId="HeaderChar">
    <w:name w:val="Header Char"/>
    <w:basedOn w:val="DefaultParagraphFont"/>
    <w:link w:val="Header"/>
    <w:rsid w:val="00527FAB"/>
    <w:rPr>
      <w:rFonts w:eastAsiaTheme="minorEastAsia"/>
      <w:sz w:val="24"/>
      <w:szCs w:val="24"/>
    </w:rPr>
  </w:style>
  <w:style w:type="paragraph" w:styleId="Footer">
    <w:name w:val="footer"/>
    <w:basedOn w:val="Normal"/>
    <w:link w:val="FooterChar"/>
    <w:unhideWhenUsed/>
    <w:rsid w:val="00527FAB"/>
    <w:pPr>
      <w:tabs>
        <w:tab w:val="center" w:pos="4680"/>
        <w:tab w:val="right" w:pos="9360"/>
      </w:tabs>
    </w:pPr>
  </w:style>
  <w:style w:type="character" w:customStyle="1" w:styleId="FooterChar">
    <w:name w:val="Footer Char"/>
    <w:basedOn w:val="DefaultParagraphFont"/>
    <w:link w:val="Footer"/>
    <w:rsid w:val="00527FAB"/>
    <w:rPr>
      <w:rFonts w:eastAsiaTheme="minorEastAsia"/>
      <w:sz w:val="24"/>
      <w:szCs w:val="24"/>
    </w:rPr>
  </w:style>
  <w:style w:type="paragraph" w:styleId="ListParagraph">
    <w:name w:val="List Paragraph"/>
    <w:basedOn w:val="Normal"/>
    <w:link w:val="ListParagraphChar"/>
    <w:uiPriority w:val="34"/>
    <w:qFormat/>
    <w:rsid w:val="00527FAB"/>
    <w:pPr>
      <w:ind w:left="720"/>
      <w:contextualSpacing/>
    </w:pPr>
  </w:style>
  <w:style w:type="character" w:customStyle="1" w:styleId="ListParagraphChar">
    <w:name w:val="List Paragraph Char"/>
    <w:link w:val="ListParagraph"/>
    <w:uiPriority w:val="1"/>
    <w:locked/>
    <w:rsid w:val="00BB3C23"/>
    <w:rPr>
      <w:rFonts w:eastAsiaTheme="minorEastAsia"/>
      <w:sz w:val="24"/>
      <w:szCs w:val="24"/>
    </w:rPr>
  </w:style>
  <w:style w:type="paragraph" w:styleId="BalloonText">
    <w:name w:val="Balloon Text"/>
    <w:basedOn w:val="Normal"/>
    <w:link w:val="BalloonTextChar"/>
    <w:uiPriority w:val="99"/>
    <w:semiHidden/>
    <w:unhideWhenUsed/>
    <w:rsid w:val="00527FAB"/>
    <w:rPr>
      <w:rFonts w:ascii="Tahoma" w:hAnsi="Tahoma" w:cs="Tahoma"/>
      <w:sz w:val="16"/>
      <w:szCs w:val="16"/>
    </w:rPr>
  </w:style>
  <w:style w:type="character" w:customStyle="1" w:styleId="BalloonTextChar">
    <w:name w:val="Balloon Text Char"/>
    <w:basedOn w:val="DefaultParagraphFont"/>
    <w:link w:val="BalloonText"/>
    <w:uiPriority w:val="99"/>
    <w:semiHidden/>
    <w:rsid w:val="00527FAB"/>
    <w:rPr>
      <w:rFonts w:ascii="Tahoma" w:eastAsiaTheme="minorEastAsia" w:hAnsi="Tahoma" w:cs="Tahoma"/>
      <w:sz w:val="16"/>
      <w:szCs w:val="16"/>
    </w:rPr>
  </w:style>
  <w:style w:type="character" w:styleId="Hyperlink">
    <w:name w:val="Hyperlink"/>
    <w:basedOn w:val="DefaultParagraphFont"/>
    <w:uiPriority w:val="99"/>
    <w:unhideWhenUsed/>
    <w:rsid w:val="00527FAB"/>
    <w:rPr>
      <w:color w:val="0563C1" w:themeColor="hyperlink"/>
      <w:u w:val="single"/>
    </w:rPr>
  </w:style>
  <w:style w:type="paragraph" w:styleId="TOCHeading">
    <w:name w:val="TOC Heading"/>
    <w:basedOn w:val="Heading1"/>
    <w:next w:val="Normal"/>
    <w:uiPriority w:val="39"/>
    <w:semiHidden/>
    <w:unhideWhenUsed/>
    <w:qFormat/>
    <w:rsid w:val="00527FAB"/>
    <w:pPr>
      <w:spacing w:line="276" w:lineRule="auto"/>
      <w:outlineLvl w:val="9"/>
    </w:pPr>
    <w:rPr>
      <w:lang w:eastAsia="ja-JP"/>
    </w:rPr>
  </w:style>
  <w:style w:type="paragraph" w:styleId="TOC1">
    <w:name w:val="toc 1"/>
    <w:basedOn w:val="Normal"/>
    <w:next w:val="Normal"/>
    <w:autoRedefine/>
    <w:uiPriority w:val="39"/>
    <w:unhideWhenUsed/>
    <w:rsid w:val="00740C61"/>
    <w:pPr>
      <w:tabs>
        <w:tab w:val="left" w:pos="480"/>
        <w:tab w:val="right" w:leader="dot" w:pos="9350"/>
      </w:tabs>
      <w:spacing w:after="100"/>
    </w:pPr>
  </w:style>
  <w:style w:type="paragraph" w:styleId="TOC2">
    <w:name w:val="toc 2"/>
    <w:basedOn w:val="Normal"/>
    <w:next w:val="Normal"/>
    <w:autoRedefine/>
    <w:uiPriority w:val="39"/>
    <w:unhideWhenUsed/>
    <w:rsid w:val="00633EC9"/>
    <w:pPr>
      <w:tabs>
        <w:tab w:val="left" w:pos="1100"/>
        <w:tab w:val="right" w:leader="dot" w:pos="9350"/>
      </w:tabs>
      <w:spacing w:after="100"/>
      <w:ind w:left="240"/>
    </w:pPr>
  </w:style>
  <w:style w:type="paragraph" w:styleId="TOC3">
    <w:name w:val="toc 3"/>
    <w:basedOn w:val="Normal"/>
    <w:next w:val="Normal"/>
    <w:autoRedefine/>
    <w:uiPriority w:val="39"/>
    <w:unhideWhenUsed/>
    <w:rsid w:val="00412476"/>
    <w:pPr>
      <w:tabs>
        <w:tab w:val="right" w:leader="dot" w:pos="9350"/>
      </w:tabs>
      <w:spacing w:after="100"/>
    </w:pPr>
  </w:style>
  <w:style w:type="paragraph" w:styleId="Title">
    <w:name w:val="Title"/>
    <w:basedOn w:val="Normal"/>
    <w:next w:val="Normal"/>
    <w:link w:val="TitleChar"/>
    <w:uiPriority w:val="10"/>
    <w:qFormat/>
    <w:rsid w:val="00527FAB"/>
    <w:pPr>
      <w:spacing w:after="120"/>
      <w:contextualSpacing/>
    </w:pPr>
    <w:rPr>
      <w:rFonts w:asciiTheme="majorHAnsi" w:eastAsiaTheme="majorEastAsia" w:hAnsiTheme="majorHAnsi" w:cstheme="majorBidi"/>
      <w:color w:val="44546A"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527FAB"/>
    <w:rPr>
      <w:rFonts w:asciiTheme="majorHAnsi" w:eastAsiaTheme="majorEastAsia" w:hAnsiTheme="majorHAnsi" w:cstheme="majorBidi"/>
      <w:color w:val="44546A"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527FAB"/>
    <w:pPr>
      <w:numPr>
        <w:ilvl w:val="1"/>
      </w:numPr>
      <w:spacing w:after="180" w:line="274" w:lineRule="auto"/>
    </w:pPr>
    <w:rPr>
      <w:rFonts w:eastAsiaTheme="majorEastAsia" w:cstheme="majorBidi"/>
      <w:iCs/>
      <w:color w:val="50637D" w:themeColor="text2" w:themeTint="E6"/>
      <w:sz w:val="32"/>
      <w:lang w:bidi="hi-IN"/>
      <w14:ligatures w14:val="standard"/>
    </w:rPr>
  </w:style>
  <w:style w:type="character" w:customStyle="1" w:styleId="SubtitleChar">
    <w:name w:val="Subtitle Char"/>
    <w:basedOn w:val="DefaultParagraphFont"/>
    <w:link w:val="Subtitle"/>
    <w:uiPriority w:val="11"/>
    <w:rsid w:val="00527FAB"/>
    <w:rPr>
      <w:rFonts w:eastAsiaTheme="majorEastAsia" w:cstheme="majorBidi"/>
      <w:iCs/>
      <w:color w:val="50637D" w:themeColor="text2" w:themeTint="E6"/>
      <w:sz w:val="32"/>
      <w:szCs w:val="24"/>
      <w:lang w:bidi="hi-IN"/>
      <w14:ligatures w14:val="standard"/>
    </w:rPr>
  </w:style>
  <w:style w:type="paragraph" w:styleId="TOC4">
    <w:name w:val="toc 4"/>
    <w:basedOn w:val="Normal"/>
    <w:next w:val="Normal"/>
    <w:autoRedefine/>
    <w:uiPriority w:val="39"/>
    <w:unhideWhenUsed/>
    <w:rsid w:val="00527FAB"/>
    <w:pPr>
      <w:spacing w:after="100" w:line="276" w:lineRule="auto"/>
      <w:ind w:left="660"/>
    </w:pPr>
    <w:rPr>
      <w:sz w:val="22"/>
      <w:szCs w:val="22"/>
    </w:rPr>
  </w:style>
  <w:style w:type="paragraph" w:styleId="TOC5">
    <w:name w:val="toc 5"/>
    <w:basedOn w:val="Normal"/>
    <w:next w:val="Normal"/>
    <w:autoRedefine/>
    <w:uiPriority w:val="39"/>
    <w:unhideWhenUsed/>
    <w:rsid w:val="00527FAB"/>
    <w:pPr>
      <w:spacing w:after="100" w:line="276" w:lineRule="auto"/>
      <w:ind w:left="880"/>
    </w:pPr>
    <w:rPr>
      <w:sz w:val="22"/>
      <w:szCs w:val="22"/>
    </w:rPr>
  </w:style>
  <w:style w:type="paragraph" w:styleId="TOC6">
    <w:name w:val="toc 6"/>
    <w:basedOn w:val="Normal"/>
    <w:next w:val="Normal"/>
    <w:autoRedefine/>
    <w:uiPriority w:val="39"/>
    <w:unhideWhenUsed/>
    <w:rsid w:val="00527FAB"/>
    <w:pPr>
      <w:spacing w:after="100" w:line="276" w:lineRule="auto"/>
      <w:ind w:left="1100"/>
    </w:pPr>
    <w:rPr>
      <w:sz w:val="22"/>
      <w:szCs w:val="22"/>
    </w:rPr>
  </w:style>
  <w:style w:type="paragraph" w:styleId="TOC7">
    <w:name w:val="toc 7"/>
    <w:basedOn w:val="Normal"/>
    <w:next w:val="Normal"/>
    <w:autoRedefine/>
    <w:uiPriority w:val="39"/>
    <w:unhideWhenUsed/>
    <w:rsid w:val="00527FAB"/>
    <w:pPr>
      <w:spacing w:after="100" w:line="276" w:lineRule="auto"/>
      <w:ind w:left="1320"/>
    </w:pPr>
    <w:rPr>
      <w:sz w:val="22"/>
      <w:szCs w:val="22"/>
    </w:rPr>
  </w:style>
  <w:style w:type="paragraph" w:styleId="TOC8">
    <w:name w:val="toc 8"/>
    <w:basedOn w:val="Normal"/>
    <w:next w:val="Normal"/>
    <w:autoRedefine/>
    <w:uiPriority w:val="39"/>
    <w:unhideWhenUsed/>
    <w:rsid w:val="00527FAB"/>
    <w:pPr>
      <w:spacing w:after="100" w:line="276" w:lineRule="auto"/>
      <w:ind w:left="1540"/>
    </w:pPr>
    <w:rPr>
      <w:sz w:val="22"/>
      <w:szCs w:val="22"/>
    </w:rPr>
  </w:style>
  <w:style w:type="paragraph" w:styleId="TOC9">
    <w:name w:val="toc 9"/>
    <w:basedOn w:val="Normal"/>
    <w:next w:val="Normal"/>
    <w:autoRedefine/>
    <w:uiPriority w:val="39"/>
    <w:unhideWhenUsed/>
    <w:rsid w:val="00527FAB"/>
    <w:pPr>
      <w:spacing w:after="100" w:line="276" w:lineRule="auto"/>
      <w:ind w:left="1760"/>
    </w:pPr>
    <w:rPr>
      <w:sz w:val="22"/>
      <w:szCs w:val="22"/>
    </w:rPr>
  </w:style>
  <w:style w:type="table" w:styleId="TableGrid">
    <w:name w:val="Table Grid"/>
    <w:basedOn w:val="TableNormal"/>
    <w:uiPriority w:val="59"/>
    <w:rsid w:val="00527FAB"/>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527FAB"/>
    <w:pPr>
      <w:spacing w:after="0" w:line="240" w:lineRule="auto"/>
    </w:pPr>
    <w:rPr>
      <w:rFonts w:eastAsiaTheme="minorEastAsia"/>
      <w:color w:val="2F5496" w:themeColor="accent1" w:themeShade="BF"/>
      <w:sz w:val="24"/>
      <w:szCs w:val="24"/>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6">
    <w:name w:val="Light List Accent 6"/>
    <w:basedOn w:val="TableNormal"/>
    <w:uiPriority w:val="61"/>
    <w:rsid w:val="00527FAB"/>
    <w:pPr>
      <w:spacing w:after="0" w:line="240" w:lineRule="auto"/>
    </w:pPr>
    <w:rPr>
      <w:rFonts w:eastAsiaTheme="minorEastAsia"/>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Default">
    <w:name w:val="Default"/>
    <w:rsid w:val="00527FAB"/>
    <w:pPr>
      <w:autoSpaceDE w:val="0"/>
      <w:autoSpaceDN w:val="0"/>
      <w:adjustRightInd w:val="0"/>
      <w:spacing w:after="0" w:line="240" w:lineRule="auto"/>
    </w:pPr>
    <w:rPr>
      <w:rFonts w:ascii="Texta Black" w:eastAsiaTheme="minorEastAsia" w:hAnsi="Texta Black" w:cs="Texta Black"/>
      <w:color w:val="000000"/>
      <w:sz w:val="24"/>
      <w:szCs w:val="24"/>
    </w:rPr>
  </w:style>
  <w:style w:type="paragraph" w:customStyle="1" w:styleId="Pa22">
    <w:name w:val="Pa22"/>
    <w:basedOn w:val="Default"/>
    <w:next w:val="Default"/>
    <w:uiPriority w:val="99"/>
    <w:rsid w:val="00527FAB"/>
    <w:pPr>
      <w:spacing w:line="201" w:lineRule="atLeast"/>
    </w:pPr>
    <w:rPr>
      <w:rFonts w:cstheme="minorBidi"/>
      <w:color w:val="auto"/>
    </w:rPr>
  </w:style>
  <w:style w:type="character" w:customStyle="1" w:styleId="alt-edited">
    <w:name w:val="alt-edited"/>
    <w:basedOn w:val="DefaultParagraphFont"/>
    <w:rsid w:val="00527FAB"/>
  </w:style>
  <w:style w:type="character" w:customStyle="1" w:styleId="A15">
    <w:name w:val="A15"/>
    <w:uiPriority w:val="99"/>
    <w:rsid w:val="00527FAB"/>
    <w:rPr>
      <w:rFonts w:cs="Texta Book"/>
      <w:color w:val="000000"/>
    </w:rPr>
  </w:style>
  <w:style w:type="paragraph" w:styleId="Revision">
    <w:name w:val="Revision"/>
    <w:hidden/>
    <w:uiPriority w:val="99"/>
    <w:semiHidden/>
    <w:rsid w:val="00527FAB"/>
    <w:pPr>
      <w:spacing w:after="0" w:line="240" w:lineRule="auto"/>
    </w:pPr>
    <w:rPr>
      <w:rFonts w:eastAsiaTheme="minorEastAsia"/>
      <w:sz w:val="24"/>
      <w:szCs w:val="24"/>
    </w:rPr>
  </w:style>
  <w:style w:type="character" w:styleId="FollowedHyperlink">
    <w:name w:val="FollowedHyperlink"/>
    <w:basedOn w:val="DefaultParagraphFont"/>
    <w:uiPriority w:val="99"/>
    <w:semiHidden/>
    <w:unhideWhenUsed/>
    <w:rsid w:val="00527FAB"/>
    <w:rPr>
      <w:color w:val="954F72" w:themeColor="followedHyperlink"/>
      <w:u w:val="single"/>
    </w:rPr>
  </w:style>
  <w:style w:type="character" w:styleId="UnresolvedMention">
    <w:name w:val="Unresolved Mention"/>
    <w:basedOn w:val="DefaultParagraphFont"/>
    <w:uiPriority w:val="99"/>
    <w:semiHidden/>
    <w:unhideWhenUsed/>
    <w:rsid w:val="00527FAB"/>
    <w:rPr>
      <w:color w:val="605E5C"/>
      <w:shd w:val="clear" w:color="auto" w:fill="E1DFDD"/>
    </w:rPr>
  </w:style>
  <w:style w:type="paragraph" w:styleId="BodyText">
    <w:name w:val="Body Text"/>
    <w:basedOn w:val="Normal"/>
    <w:link w:val="BodyTextChar"/>
    <w:uiPriority w:val="1"/>
    <w:qFormat/>
    <w:rsid w:val="00527FAB"/>
    <w:pPr>
      <w:widowControl w:val="0"/>
    </w:pPr>
    <w:rPr>
      <w:rFonts w:eastAsia="Times New Roman" w:cs="Times New Roman"/>
      <w:sz w:val="20"/>
      <w:szCs w:val="20"/>
    </w:rPr>
  </w:style>
  <w:style w:type="character" w:customStyle="1" w:styleId="BodyTextChar">
    <w:name w:val="Body Text Char"/>
    <w:basedOn w:val="DefaultParagraphFont"/>
    <w:link w:val="BodyText"/>
    <w:uiPriority w:val="1"/>
    <w:rsid w:val="00527FAB"/>
    <w:rPr>
      <w:rFonts w:ascii="Times New Roman" w:eastAsia="Times New Roman" w:hAnsi="Times New Roman" w:cs="Times New Roman"/>
      <w:sz w:val="20"/>
      <w:szCs w:val="20"/>
    </w:rPr>
  </w:style>
  <w:style w:type="paragraph" w:styleId="BodyText3">
    <w:name w:val="Body Text 3"/>
    <w:basedOn w:val="Normal"/>
    <w:link w:val="BodyText3Char"/>
    <w:uiPriority w:val="99"/>
    <w:semiHidden/>
    <w:unhideWhenUsed/>
    <w:rsid w:val="00527FAB"/>
    <w:pPr>
      <w:spacing w:after="120"/>
    </w:pPr>
    <w:rPr>
      <w:sz w:val="16"/>
      <w:szCs w:val="16"/>
    </w:rPr>
  </w:style>
  <w:style w:type="character" w:customStyle="1" w:styleId="BodyText3Char">
    <w:name w:val="Body Text 3 Char"/>
    <w:basedOn w:val="DefaultParagraphFont"/>
    <w:link w:val="BodyText3"/>
    <w:uiPriority w:val="99"/>
    <w:semiHidden/>
    <w:rsid w:val="00527FAB"/>
    <w:rPr>
      <w:rFonts w:eastAsiaTheme="minorEastAsia"/>
      <w:sz w:val="16"/>
      <w:szCs w:val="16"/>
    </w:rPr>
  </w:style>
  <w:style w:type="paragraph" w:styleId="PlainText">
    <w:name w:val="Plain Text"/>
    <w:basedOn w:val="Normal"/>
    <w:link w:val="PlainTextChar"/>
    <w:rsid w:val="00527FAB"/>
    <w:rPr>
      <w:rFonts w:ascii="Courier New" w:eastAsia="Times New Roman" w:hAnsi="Courier New" w:cs="Times New Roman"/>
      <w:sz w:val="20"/>
      <w:szCs w:val="20"/>
      <w:lang w:val="x-none" w:eastAsia="es-ES"/>
    </w:rPr>
  </w:style>
  <w:style w:type="character" w:customStyle="1" w:styleId="PlainTextChar">
    <w:name w:val="Plain Text Char"/>
    <w:basedOn w:val="DefaultParagraphFont"/>
    <w:link w:val="PlainText"/>
    <w:rsid w:val="00527FAB"/>
    <w:rPr>
      <w:rFonts w:ascii="Courier New" w:eastAsia="Times New Roman" w:hAnsi="Courier New" w:cs="Times New Roman"/>
      <w:sz w:val="20"/>
      <w:szCs w:val="20"/>
      <w:lang w:val="x-none" w:eastAsia="es-ES"/>
    </w:rPr>
  </w:style>
  <w:style w:type="paragraph" w:customStyle="1" w:styleId="Texto">
    <w:name w:val="Texto"/>
    <w:basedOn w:val="Normal"/>
    <w:link w:val="TextoCar"/>
    <w:rsid w:val="00527FAB"/>
    <w:pPr>
      <w:spacing w:after="101" w:line="216" w:lineRule="exact"/>
      <w:ind w:firstLine="288"/>
      <w:jc w:val="both"/>
    </w:pPr>
    <w:rPr>
      <w:rFonts w:ascii="Arial" w:eastAsia="Times New Roman" w:hAnsi="Arial" w:cs="Times New Roman"/>
      <w:sz w:val="18"/>
      <w:szCs w:val="18"/>
      <w:lang w:val="es-ES" w:eastAsia="x-none"/>
    </w:rPr>
  </w:style>
  <w:style w:type="character" w:customStyle="1" w:styleId="TextoCar">
    <w:name w:val="Texto Car"/>
    <w:link w:val="Texto"/>
    <w:locked/>
    <w:rsid w:val="00527FAB"/>
    <w:rPr>
      <w:rFonts w:ascii="Arial" w:eastAsia="Times New Roman" w:hAnsi="Arial" w:cs="Times New Roman"/>
      <w:sz w:val="18"/>
      <w:szCs w:val="18"/>
      <w:lang w:val="es-ES" w:eastAsia="x-none"/>
    </w:rPr>
  </w:style>
  <w:style w:type="character" w:customStyle="1" w:styleId="p">
    <w:name w:val="p"/>
    <w:basedOn w:val="DefaultParagraphFont"/>
    <w:rsid w:val="00527FAB"/>
  </w:style>
  <w:style w:type="paragraph" w:styleId="FootnoteText">
    <w:name w:val="footnote text"/>
    <w:basedOn w:val="Normal"/>
    <w:link w:val="FootnoteTextChar"/>
    <w:uiPriority w:val="99"/>
    <w:semiHidden/>
    <w:unhideWhenUsed/>
    <w:rsid w:val="00527FAB"/>
    <w:rPr>
      <w:sz w:val="20"/>
      <w:szCs w:val="20"/>
    </w:rPr>
  </w:style>
  <w:style w:type="character" w:customStyle="1" w:styleId="FootnoteTextChar">
    <w:name w:val="Footnote Text Char"/>
    <w:basedOn w:val="DefaultParagraphFont"/>
    <w:link w:val="FootnoteText"/>
    <w:uiPriority w:val="99"/>
    <w:semiHidden/>
    <w:rsid w:val="00527FAB"/>
    <w:rPr>
      <w:rFonts w:eastAsiaTheme="minorEastAsia"/>
      <w:sz w:val="20"/>
      <w:szCs w:val="20"/>
    </w:rPr>
  </w:style>
  <w:style w:type="character" w:styleId="FootnoteReference">
    <w:name w:val="footnote reference"/>
    <w:basedOn w:val="DefaultParagraphFont"/>
    <w:uiPriority w:val="99"/>
    <w:semiHidden/>
    <w:unhideWhenUsed/>
    <w:rsid w:val="00527FAB"/>
    <w:rPr>
      <w:vertAlign w:val="superscript"/>
    </w:rPr>
  </w:style>
  <w:style w:type="character" w:customStyle="1" w:styleId="notranslate">
    <w:name w:val="notranslate"/>
    <w:basedOn w:val="DefaultParagraphFont"/>
    <w:rsid w:val="00527FAB"/>
  </w:style>
  <w:style w:type="paragraph" w:styleId="NormalWeb">
    <w:name w:val="Normal (Web)"/>
    <w:basedOn w:val="Normal"/>
    <w:uiPriority w:val="99"/>
    <w:unhideWhenUsed/>
    <w:rsid w:val="00527FAB"/>
    <w:pPr>
      <w:spacing w:before="100" w:beforeAutospacing="1" w:after="100" w:afterAutospacing="1"/>
    </w:pPr>
    <w:rPr>
      <w:rFonts w:eastAsia="Times New Roman" w:cs="Times New Roman"/>
      <w:lang w:val="es-CO" w:eastAsia="es-CO"/>
    </w:rPr>
  </w:style>
  <w:style w:type="character" w:customStyle="1" w:styleId="formato">
    <w:name w:val="formato"/>
    <w:basedOn w:val="DefaultParagraphFont"/>
    <w:rsid w:val="00527FAB"/>
  </w:style>
  <w:style w:type="character" w:styleId="Strong">
    <w:name w:val="Strong"/>
    <w:basedOn w:val="DefaultParagraphFont"/>
    <w:uiPriority w:val="22"/>
    <w:qFormat/>
    <w:rsid w:val="00527FAB"/>
    <w:rPr>
      <w:b/>
      <w:bCs/>
    </w:rPr>
  </w:style>
  <w:style w:type="character" w:styleId="Emphasis">
    <w:name w:val="Emphasis"/>
    <w:basedOn w:val="DefaultParagraphFont"/>
    <w:uiPriority w:val="20"/>
    <w:qFormat/>
    <w:rsid w:val="00527FAB"/>
    <w:rPr>
      <w:i/>
      <w:iCs/>
    </w:rPr>
  </w:style>
  <w:style w:type="character" w:customStyle="1" w:styleId="apple-converted-space">
    <w:name w:val="apple-converted-space"/>
    <w:basedOn w:val="DefaultParagraphFont"/>
    <w:rsid w:val="00527FAB"/>
  </w:style>
  <w:style w:type="paragraph" w:customStyle="1" w:styleId="msonormal0">
    <w:name w:val="msonormal"/>
    <w:basedOn w:val="Normal"/>
    <w:rsid w:val="00527FAB"/>
    <w:pPr>
      <w:spacing w:before="100" w:beforeAutospacing="1" w:after="100" w:afterAutospacing="1"/>
    </w:pPr>
    <w:rPr>
      <w:rFonts w:eastAsia="Times New Roman" w:cs="Times New Roman"/>
    </w:rPr>
  </w:style>
  <w:style w:type="paragraph" w:styleId="EnvelopeAddress">
    <w:name w:val="envelope address"/>
    <w:basedOn w:val="Normal"/>
    <w:semiHidden/>
    <w:unhideWhenUsed/>
    <w:rsid w:val="00527FAB"/>
    <w:pPr>
      <w:keepLines/>
      <w:ind w:left="3240"/>
    </w:pPr>
    <w:rPr>
      <w:rFonts w:eastAsia="Times New Roman" w:cs="Times New Roman"/>
      <w:b/>
      <w:i/>
      <w:szCs w:val="20"/>
    </w:rPr>
  </w:style>
  <w:style w:type="paragraph" w:styleId="DocumentMap">
    <w:name w:val="Document Map"/>
    <w:basedOn w:val="Normal"/>
    <w:link w:val="DocumentMapChar"/>
    <w:semiHidden/>
    <w:unhideWhenUsed/>
    <w:rsid w:val="00527FAB"/>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527FAB"/>
    <w:rPr>
      <w:rFonts w:ascii="Tahoma" w:eastAsia="Times New Roman" w:hAnsi="Tahoma" w:cs="Tahoma"/>
      <w:sz w:val="20"/>
      <w:szCs w:val="20"/>
      <w:shd w:val="clear" w:color="auto" w:fill="000080"/>
    </w:rPr>
  </w:style>
  <w:style w:type="paragraph" w:customStyle="1" w:styleId="TableParagraph">
    <w:name w:val="Table Paragraph"/>
    <w:basedOn w:val="Normal"/>
    <w:uiPriority w:val="1"/>
    <w:qFormat/>
    <w:rsid w:val="00527FAB"/>
    <w:pPr>
      <w:widowControl w:val="0"/>
    </w:pPr>
    <w:rPr>
      <w:rFonts w:eastAsiaTheme="minorHAnsi"/>
      <w:sz w:val="22"/>
      <w:szCs w:val="22"/>
    </w:rPr>
  </w:style>
  <w:style w:type="paragraph" w:customStyle="1" w:styleId="centrado">
    <w:name w:val="centrado"/>
    <w:basedOn w:val="Normal"/>
    <w:rsid w:val="00527FAB"/>
    <w:pPr>
      <w:spacing w:before="100" w:beforeAutospacing="1" w:after="100" w:afterAutospacing="1"/>
    </w:pPr>
    <w:rPr>
      <w:rFonts w:eastAsia="Times New Roman" w:cs="Times New Roman"/>
      <w:lang w:val="es-CO" w:eastAsia="es-CO"/>
    </w:rPr>
  </w:style>
  <w:style w:type="character" w:customStyle="1" w:styleId="baj">
    <w:name w:val="b_aj"/>
    <w:basedOn w:val="DefaultParagraphFont"/>
    <w:rsid w:val="00527FAB"/>
  </w:style>
  <w:style w:type="paragraph" w:styleId="NoSpacing">
    <w:name w:val="No Spacing"/>
    <w:uiPriority w:val="1"/>
    <w:qFormat/>
    <w:rsid w:val="001B65C0"/>
    <w:pPr>
      <w:spacing w:after="0" w:line="240" w:lineRule="auto"/>
    </w:pPr>
    <w:rPr>
      <w:rFonts w:eastAsiaTheme="minorEastAsia"/>
      <w:sz w:val="24"/>
      <w:szCs w:val="24"/>
    </w:rPr>
  </w:style>
  <w:style w:type="table" w:customStyle="1" w:styleId="TableGrid0">
    <w:name w:val="Table Grid0"/>
    <w:basedOn w:val="TableNormal"/>
    <w:rsid w:val="006B465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6B4655"/>
    <w:pPr>
      <w:spacing w:line="300" w:lineRule="exact"/>
    </w:pPr>
    <w:rPr>
      <w:rFonts w:ascii="Arial" w:eastAsia="MinioMM_485 SB 585 NO 11 OP" w:hAnsi="Arial" w:cs="Times New Roman"/>
      <w:b/>
      <w:color w:val="2B5A85"/>
      <w:sz w:val="20"/>
      <w:szCs w:val="20"/>
    </w:rPr>
  </w:style>
  <w:style w:type="paragraph" w:customStyle="1" w:styleId="TableText">
    <w:name w:val="Table Text"/>
    <w:aliases w:val="tt,table text,table titles,Table Titles,table title,tx,t,TableText,TableText...,table titl... + Custom Col..."/>
    <w:basedOn w:val="Normal"/>
    <w:link w:val="TableTextChar"/>
    <w:uiPriority w:val="2"/>
    <w:qFormat/>
    <w:rsid w:val="006B4655"/>
    <w:pPr>
      <w:spacing w:line="300" w:lineRule="exact"/>
    </w:pPr>
    <w:rPr>
      <w:rFonts w:ascii="Arial" w:eastAsia="MinioMM_485 SB 585 NO 11 OP" w:hAnsi="Arial" w:cs="Times New Roman"/>
      <w:color w:val="2B5A85"/>
      <w:sz w:val="20"/>
      <w:szCs w:val="18"/>
    </w:rPr>
  </w:style>
  <w:style w:type="character" w:customStyle="1" w:styleId="TableTextChar">
    <w:name w:val="Table Text Char"/>
    <w:aliases w:val="tt Char,table text Char,table titles Char,Table Titles Char,table title Char,tx Char,t Char,TableText Char,table titl... + Custom Col... Char"/>
    <w:link w:val="TableText"/>
    <w:uiPriority w:val="2"/>
    <w:rsid w:val="006B4655"/>
    <w:rPr>
      <w:rFonts w:ascii="Arial" w:eastAsia="MinioMM_485 SB 585 NO 11 OP" w:hAnsi="Arial" w:cs="Times New Roman"/>
      <w:color w:val="2B5A85"/>
      <w:sz w:val="20"/>
      <w:szCs w:val="18"/>
    </w:rPr>
  </w:style>
  <w:style w:type="paragraph" w:customStyle="1" w:styleId="BodyCopy">
    <w:name w:val="Body Copy"/>
    <w:basedOn w:val="Normal"/>
    <w:uiPriority w:val="99"/>
    <w:rsid w:val="00A82E71"/>
    <w:pPr>
      <w:tabs>
        <w:tab w:val="left" w:pos="160"/>
        <w:tab w:val="left" w:pos="360"/>
      </w:tabs>
      <w:suppressAutoHyphens/>
      <w:autoSpaceDE w:val="0"/>
      <w:autoSpaceDN w:val="0"/>
      <w:adjustRightInd w:val="0"/>
      <w:textAlignment w:val="center"/>
    </w:pPr>
    <w:rPr>
      <w:rFonts w:ascii="Arial" w:eastAsia="Calibri" w:hAnsi="Arial" w:cs="UniversPPP-Light"/>
      <w:color w:val="000000"/>
      <w:sz w:val="20"/>
      <w:szCs w:val="20"/>
    </w:rPr>
  </w:style>
  <w:style w:type="paragraph" w:customStyle="1" w:styleId="Bullets">
    <w:name w:val="Bullets"/>
    <w:basedOn w:val="BodyCopy"/>
    <w:uiPriority w:val="99"/>
    <w:rsid w:val="001F136C"/>
    <w:pPr>
      <w:numPr>
        <w:numId w:val="121"/>
      </w:numPr>
      <w:tabs>
        <w:tab w:val="clear" w:pos="160"/>
        <w:tab w:val="clear" w:pos="360"/>
        <w:tab w:val="left" w:pos="720"/>
      </w:tabs>
      <w:spacing w:after="200"/>
      <w:ind w:right="720"/>
    </w:pPr>
  </w:style>
  <w:style w:type="character" w:customStyle="1" w:styleId="normaltextrun">
    <w:name w:val="normaltextrun"/>
    <w:basedOn w:val="DefaultParagraphFont"/>
    <w:rsid w:val="002B6E18"/>
  </w:style>
  <w:style w:type="paragraph" w:customStyle="1" w:styleId="paragraph">
    <w:name w:val="paragraph"/>
    <w:basedOn w:val="Normal"/>
    <w:rsid w:val="002B6E18"/>
    <w:pPr>
      <w:spacing w:before="100" w:beforeAutospacing="1" w:after="100" w:afterAutospacing="1"/>
    </w:pPr>
    <w:rPr>
      <w:rFonts w:eastAsia="Times New Roman" w:cs="Times New Roman"/>
    </w:rPr>
  </w:style>
  <w:style w:type="character" w:customStyle="1" w:styleId="eop">
    <w:name w:val="eop"/>
    <w:basedOn w:val="DefaultParagraphFont"/>
    <w:rsid w:val="002B6E18"/>
  </w:style>
  <w:style w:type="character" w:styleId="Mention">
    <w:name w:val="Mention"/>
    <w:basedOn w:val="DefaultParagraphFont"/>
    <w:uiPriority w:val="99"/>
    <w:unhideWhenUsed/>
    <w:rsid w:val="009A26D8"/>
    <w:rPr>
      <w:color w:val="2B579A"/>
      <w:shd w:val="clear" w:color="auto" w:fill="E1DFDD"/>
    </w:rPr>
  </w:style>
  <w:style w:type="character" w:customStyle="1" w:styleId="ph">
    <w:name w:val="ph"/>
    <w:basedOn w:val="DefaultParagraphFont"/>
    <w:rsid w:val="00DD1AF9"/>
  </w:style>
  <w:style w:type="table" w:styleId="ListTable2-Accent6">
    <w:name w:val="List Table 2 Accent 6"/>
    <w:basedOn w:val="TableNormal"/>
    <w:uiPriority w:val="47"/>
    <w:rsid w:val="00AC76CF"/>
    <w:pPr>
      <w:spacing w:after="0" w:line="240" w:lineRule="auto"/>
    </w:pPr>
    <w:rPr>
      <w:rFonts w:eastAsiaTheme="minorEastAsia"/>
      <w:lang w:val="es-419" w:eastAsia="es-419"/>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indent-2">
    <w:name w:val="indent-2"/>
    <w:basedOn w:val="Normal"/>
    <w:rsid w:val="0037485C"/>
    <w:pPr>
      <w:spacing w:before="100" w:beforeAutospacing="1" w:after="100" w:afterAutospacing="1"/>
    </w:pPr>
    <w:rPr>
      <w:rFonts w:eastAsia="Times New Roman" w:cs="Times New Roman"/>
    </w:rPr>
  </w:style>
  <w:style w:type="character" w:customStyle="1" w:styleId="paragraph-hierarchy">
    <w:name w:val="paragraph-hierarchy"/>
    <w:basedOn w:val="DefaultParagraphFont"/>
    <w:rsid w:val="0037485C"/>
  </w:style>
  <w:style w:type="character" w:customStyle="1" w:styleId="paren">
    <w:name w:val="paren"/>
    <w:basedOn w:val="DefaultParagraphFont"/>
    <w:rsid w:val="0037485C"/>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heme="minorEastAsia"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56C3C"/>
    <w:rPr>
      <w:b/>
      <w:bCs/>
    </w:rPr>
  </w:style>
  <w:style w:type="character" w:customStyle="1" w:styleId="CommentSubjectChar">
    <w:name w:val="Comment Subject Char"/>
    <w:basedOn w:val="CommentTextChar"/>
    <w:link w:val="CommentSubject"/>
    <w:uiPriority w:val="99"/>
    <w:semiHidden/>
    <w:rsid w:val="00F56C3C"/>
    <w:rPr>
      <w:rFonts w:ascii="Times New Roman" w:eastAsiaTheme="minorEastAsia"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8652">
      <w:bodyDiv w:val="1"/>
      <w:marLeft w:val="0"/>
      <w:marRight w:val="0"/>
      <w:marTop w:val="0"/>
      <w:marBottom w:val="0"/>
      <w:divBdr>
        <w:top w:val="none" w:sz="0" w:space="0" w:color="auto"/>
        <w:left w:val="none" w:sz="0" w:space="0" w:color="auto"/>
        <w:bottom w:val="none" w:sz="0" w:space="0" w:color="auto"/>
        <w:right w:val="none" w:sz="0" w:space="0" w:color="auto"/>
      </w:divBdr>
    </w:div>
    <w:div w:id="127406687">
      <w:bodyDiv w:val="1"/>
      <w:marLeft w:val="0"/>
      <w:marRight w:val="0"/>
      <w:marTop w:val="0"/>
      <w:marBottom w:val="0"/>
      <w:divBdr>
        <w:top w:val="none" w:sz="0" w:space="0" w:color="auto"/>
        <w:left w:val="none" w:sz="0" w:space="0" w:color="auto"/>
        <w:bottom w:val="none" w:sz="0" w:space="0" w:color="auto"/>
        <w:right w:val="none" w:sz="0" w:space="0" w:color="auto"/>
      </w:divBdr>
    </w:div>
    <w:div w:id="184098594">
      <w:bodyDiv w:val="1"/>
      <w:marLeft w:val="0"/>
      <w:marRight w:val="0"/>
      <w:marTop w:val="0"/>
      <w:marBottom w:val="0"/>
      <w:divBdr>
        <w:top w:val="none" w:sz="0" w:space="0" w:color="auto"/>
        <w:left w:val="none" w:sz="0" w:space="0" w:color="auto"/>
        <w:bottom w:val="none" w:sz="0" w:space="0" w:color="auto"/>
        <w:right w:val="none" w:sz="0" w:space="0" w:color="auto"/>
      </w:divBdr>
    </w:div>
    <w:div w:id="342784574">
      <w:bodyDiv w:val="1"/>
      <w:marLeft w:val="0"/>
      <w:marRight w:val="0"/>
      <w:marTop w:val="0"/>
      <w:marBottom w:val="0"/>
      <w:divBdr>
        <w:top w:val="none" w:sz="0" w:space="0" w:color="auto"/>
        <w:left w:val="none" w:sz="0" w:space="0" w:color="auto"/>
        <w:bottom w:val="none" w:sz="0" w:space="0" w:color="auto"/>
        <w:right w:val="none" w:sz="0" w:space="0" w:color="auto"/>
      </w:divBdr>
    </w:div>
    <w:div w:id="389770493">
      <w:bodyDiv w:val="1"/>
      <w:marLeft w:val="0"/>
      <w:marRight w:val="0"/>
      <w:marTop w:val="0"/>
      <w:marBottom w:val="0"/>
      <w:divBdr>
        <w:top w:val="none" w:sz="0" w:space="0" w:color="auto"/>
        <w:left w:val="none" w:sz="0" w:space="0" w:color="auto"/>
        <w:bottom w:val="none" w:sz="0" w:space="0" w:color="auto"/>
        <w:right w:val="none" w:sz="0" w:space="0" w:color="auto"/>
      </w:divBdr>
    </w:div>
    <w:div w:id="398404715">
      <w:bodyDiv w:val="1"/>
      <w:marLeft w:val="0"/>
      <w:marRight w:val="0"/>
      <w:marTop w:val="0"/>
      <w:marBottom w:val="0"/>
      <w:divBdr>
        <w:top w:val="none" w:sz="0" w:space="0" w:color="auto"/>
        <w:left w:val="none" w:sz="0" w:space="0" w:color="auto"/>
        <w:bottom w:val="none" w:sz="0" w:space="0" w:color="auto"/>
        <w:right w:val="none" w:sz="0" w:space="0" w:color="auto"/>
      </w:divBdr>
    </w:div>
    <w:div w:id="408312386">
      <w:bodyDiv w:val="1"/>
      <w:marLeft w:val="0"/>
      <w:marRight w:val="0"/>
      <w:marTop w:val="0"/>
      <w:marBottom w:val="0"/>
      <w:divBdr>
        <w:top w:val="none" w:sz="0" w:space="0" w:color="auto"/>
        <w:left w:val="none" w:sz="0" w:space="0" w:color="auto"/>
        <w:bottom w:val="none" w:sz="0" w:space="0" w:color="auto"/>
        <w:right w:val="none" w:sz="0" w:space="0" w:color="auto"/>
      </w:divBdr>
    </w:div>
    <w:div w:id="515122449">
      <w:bodyDiv w:val="1"/>
      <w:marLeft w:val="0"/>
      <w:marRight w:val="0"/>
      <w:marTop w:val="0"/>
      <w:marBottom w:val="0"/>
      <w:divBdr>
        <w:top w:val="none" w:sz="0" w:space="0" w:color="auto"/>
        <w:left w:val="none" w:sz="0" w:space="0" w:color="auto"/>
        <w:bottom w:val="none" w:sz="0" w:space="0" w:color="auto"/>
        <w:right w:val="none" w:sz="0" w:space="0" w:color="auto"/>
      </w:divBdr>
    </w:div>
    <w:div w:id="622156852">
      <w:bodyDiv w:val="1"/>
      <w:marLeft w:val="0"/>
      <w:marRight w:val="0"/>
      <w:marTop w:val="0"/>
      <w:marBottom w:val="0"/>
      <w:divBdr>
        <w:top w:val="none" w:sz="0" w:space="0" w:color="auto"/>
        <w:left w:val="none" w:sz="0" w:space="0" w:color="auto"/>
        <w:bottom w:val="none" w:sz="0" w:space="0" w:color="auto"/>
        <w:right w:val="none" w:sz="0" w:space="0" w:color="auto"/>
      </w:divBdr>
    </w:div>
    <w:div w:id="623316014">
      <w:bodyDiv w:val="1"/>
      <w:marLeft w:val="0"/>
      <w:marRight w:val="0"/>
      <w:marTop w:val="0"/>
      <w:marBottom w:val="0"/>
      <w:divBdr>
        <w:top w:val="none" w:sz="0" w:space="0" w:color="auto"/>
        <w:left w:val="none" w:sz="0" w:space="0" w:color="auto"/>
        <w:bottom w:val="none" w:sz="0" w:space="0" w:color="auto"/>
        <w:right w:val="none" w:sz="0" w:space="0" w:color="auto"/>
      </w:divBdr>
    </w:div>
    <w:div w:id="747191274">
      <w:bodyDiv w:val="1"/>
      <w:marLeft w:val="0"/>
      <w:marRight w:val="0"/>
      <w:marTop w:val="0"/>
      <w:marBottom w:val="0"/>
      <w:divBdr>
        <w:top w:val="none" w:sz="0" w:space="0" w:color="auto"/>
        <w:left w:val="none" w:sz="0" w:space="0" w:color="auto"/>
        <w:bottom w:val="none" w:sz="0" w:space="0" w:color="auto"/>
        <w:right w:val="none" w:sz="0" w:space="0" w:color="auto"/>
      </w:divBdr>
    </w:div>
    <w:div w:id="1025249017">
      <w:bodyDiv w:val="1"/>
      <w:marLeft w:val="0"/>
      <w:marRight w:val="0"/>
      <w:marTop w:val="0"/>
      <w:marBottom w:val="0"/>
      <w:divBdr>
        <w:top w:val="none" w:sz="0" w:space="0" w:color="auto"/>
        <w:left w:val="none" w:sz="0" w:space="0" w:color="auto"/>
        <w:bottom w:val="none" w:sz="0" w:space="0" w:color="auto"/>
        <w:right w:val="none" w:sz="0" w:space="0" w:color="auto"/>
      </w:divBdr>
      <w:divsChild>
        <w:div w:id="322511633">
          <w:marLeft w:val="0"/>
          <w:marRight w:val="0"/>
          <w:marTop w:val="0"/>
          <w:marBottom w:val="0"/>
          <w:divBdr>
            <w:top w:val="none" w:sz="0" w:space="0" w:color="auto"/>
            <w:left w:val="none" w:sz="0" w:space="0" w:color="auto"/>
            <w:bottom w:val="none" w:sz="0" w:space="0" w:color="auto"/>
            <w:right w:val="none" w:sz="0" w:space="0" w:color="auto"/>
          </w:divBdr>
        </w:div>
        <w:div w:id="529028017">
          <w:marLeft w:val="0"/>
          <w:marRight w:val="0"/>
          <w:marTop w:val="0"/>
          <w:marBottom w:val="0"/>
          <w:divBdr>
            <w:top w:val="none" w:sz="0" w:space="0" w:color="auto"/>
            <w:left w:val="none" w:sz="0" w:space="0" w:color="auto"/>
            <w:bottom w:val="none" w:sz="0" w:space="0" w:color="auto"/>
            <w:right w:val="none" w:sz="0" w:space="0" w:color="auto"/>
          </w:divBdr>
        </w:div>
        <w:div w:id="1015964393">
          <w:marLeft w:val="0"/>
          <w:marRight w:val="0"/>
          <w:marTop w:val="0"/>
          <w:marBottom w:val="0"/>
          <w:divBdr>
            <w:top w:val="none" w:sz="0" w:space="0" w:color="auto"/>
            <w:left w:val="none" w:sz="0" w:space="0" w:color="auto"/>
            <w:bottom w:val="none" w:sz="0" w:space="0" w:color="auto"/>
            <w:right w:val="none" w:sz="0" w:space="0" w:color="auto"/>
          </w:divBdr>
        </w:div>
        <w:div w:id="1626932050">
          <w:marLeft w:val="0"/>
          <w:marRight w:val="0"/>
          <w:marTop w:val="0"/>
          <w:marBottom w:val="0"/>
          <w:divBdr>
            <w:top w:val="none" w:sz="0" w:space="0" w:color="auto"/>
            <w:left w:val="none" w:sz="0" w:space="0" w:color="auto"/>
            <w:bottom w:val="none" w:sz="0" w:space="0" w:color="auto"/>
            <w:right w:val="none" w:sz="0" w:space="0" w:color="auto"/>
          </w:divBdr>
        </w:div>
        <w:div w:id="2062900695">
          <w:marLeft w:val="0"/>
          <w:marRight w:val="0"/>
          <w:marTop w:val="0"/>
          <w:marBottom w:val="0"/>
          <w:divBdr>
            <w:top w:val="none" w:sz="0" w:space="0" w:color="auto"/>
            <w:left w:val="none" w:sz="0" w:space="0" w:color="auto"/>
            <w:bottom w:val="none" w:sz="0" w:space="0" w:color="auto"/>
            <w:right w:val="none" w:sz="0" w:space="0" w:color="auto"/>
          </w:divBdr>
        </w:div>
      </w:divsChild>
    </w:div>
    <w:div w:id="1066955758">
      <w:bodyDiv w:val="1"/>
      <w:marLeft w:val="0"/>
      <w:marRight w:val="0"/>
      <w:marTop w:val="0"/>
      <w:marBottom w:val="0"/>
      <w:divBdr>
        <w:top w:val="none" w:sz="0" w:space="0" w:color="auto"/>
        <w:left w:val="none" w:sz="0" w:space="0" w:color="auto"/>
        <w:bottom w:val="none" w:sz="0" w:space="0" w:color="auto"/>
        <w:right w:val="none" w:sz="0" w:space="0" w:color="auto"/>
      </w:divBdr>
    </w:div>
    <w:div w:id="1123572303">
      <w:bodyDiv w:val="1"/>
      <w:marLeft w:val="0"/>
      <w:marRight w:val="0"/>
      <w:marTop w:val="0"/>
      <w:marBottom w:val="0"/>
      <w:divBdr>
        <w:top w:val="none" w:sz="0" w:space="0" w:color="auto"/>
        <w:left w:val="none" w:sz="0" w:space="0" w:color="auto"/>
        <w:bottom w:val="none" w:sz="0" w:space="0" w:color="auto"/>
        <w:right w:val="none" w:sz="0" w:space="0" w:color="auto"/>
      </w:divBdr>
    </w:div>
    <w:div w:id="1177889196">
      <w:bodyDiv w:val="1"/>
      <w:marLeft w:val="0"/>
      <w:marRight w:val="0"/>
      <w:marTop w:val="0"/>
      <w:marBottom w:val="0"/>
      <w:divBdr>
        <w:top w:val="none" w:sz="0" w:space="0" w:color="auto"/>
        <w:left w:val="none" w:sz="0" w:space="0" w:color="auto"/>
        <w:bottom w:val="none" w:sz="0" w:space="0" w:color="auto"/>
        <w:right w:val="none" w:sz="0" w:space="0" w:color="auto"/>
      </w:divBdr>
      <w:divsChild>
        <w:div w:id="69087458">
          <w:marLeft w:val="1080"/>
          <w:marRight w:val="0"/>
          <w:marTop w:val="100"/>
          <w:marBottom w:val="0"/>
          <w:divBdr>
            <w:top w:val="none" w:sz="0" w:space="0" w:color="auto"/>
            <w:left w:val="none" w:sz="0" w:space="0" w:color="auto"/>
            <w:bottom w:val="none" w:sz="0" w:space="0" w:color="auto"/>
            <w:right w:val="none" w:sz="0" w:space="0" w:color="auto"/>
          </w:divBdr>
        </w:div>
        <w:div w:id="756052389">
          <w:marLeft w:val="1080"/>
          <w:marRight w:val="0"/>
          <w:marTop w:val="100"/>
          <w:marBottom w:val="0"/>
          <w:divBdr>
            <w:top w:val="none" w:sz="0" w:space="0" w:color="auto"/>
            <w:left w:val="none" w:sz="0" w:space="0" w:color="auto"/>
            <w:bottom w:val="none" w:sz="0" w:space="0" w:color="auto"/>
            <w:right w:val="none" w:sz="0" w:space="0" w:color="auto"/>
          </w:divBdr>
        </w:div>
        <w:div w:id="957293840">
          <w:marLeft w:val="1080"/>
          <w:marRight w:val="0"/>
          <w:marTop w:val="100"/>
          <w:marBottom w:val="0"/>
          <w:divBdr>
            <w:top w:val="none" w:sz="0" w:space="0" w:color="auto"/>
            <w:left w:val="none" w:sz="0" w:space="0" w:color="auto"/>
            <w:bottom w:val="none" w:sz="0" w:space="0" w:color="auto"/>
            <w:right w:val="none" w:sz="0" w:space="0" w:color="auto"/>
          </w:divBdr>
        </w:div>
        <w:div w:id="1164011468">
          <w:marLeft w:val="1080"/>
          <w:marRight w:val="0"/>
          <w:marTop w:val="100"/>
          <w:marBottom w:val="0"/>
          <w:divBdr>
            <w:top w:val="none" w:sz="0" w:space="0" w:color="auto"/>
            <w:left w:val="none" w:sz="0" w:space="0" w:color="auto"/>
            <w:bottom w:val="none" w:sz="0" w:space="0" w:color="auto"/>
            <w:right w:val="none" w:sz="0" w:space="0" w:color="auto"/>
          </w:divBdr>
        </w:div>
        <w:div w:id="1329285893">
          <w:marLeft w:val="1080"/>
          <w:marRight w:val="0"/>
          <w:marTop w:val="100"/>
          <w:marBottom w:val="0"/>
          <w:divBdr>
            <w:top w:val="none" w:sz="0" w:space="0" w:color="auto"/>
            <w:left w:val="none" w:sz="0" w:space="0" w:color="auto"/>
            <w:bottom w:val="none" w:sz="0" w:space="0" w:color="auto"/>
            <w:right w:val="none" w:sz="0" w:space="0" w:color="auto"/>
          </w:divBdr>
        </w:div>
        <w:div w:id="1641420340">
          <w:marLeft w:val="1080"/>
          <w:marRight w:val="0"/>
          <w:marTop w:val="100"/>
          <w:marBottom w:val="0"/>
          <w:divBdr>
            <w:top w:val="none" w:sz="0" w:space="0" w:color="auto"/>
            <w:left w:val="none" w:sz="0" w:space="0" w:color="auto"/>
            <w:bottom w:val="none" w:sz="0" w:space="0" w:color="auto"/>
            <w:right w:val="none" w:sz="0" w:space="0" w:color="auto"/>
          </w:divBdr>
        </w:div>
        <w:div w:id="1699047094">
          <w:marLeft w:val="1080"/>
          <w:marRight w:val="0"/>
          <w:marTop w:val="100"/>
          <w:marBottom w:val="0"/>
          <w:divBdr>
            <w:top w:val="none" w:sz="0" w:space="0" w:color="auto"/>
            <w:left w:val="none" w:sz="0" w:space="0" w:color="auto"/>
            <w:bottom w:val="none" w:sz="0" w:space="0" w:color="auto"/>
            <w:right w:val="none" w:sz="0" w:space="0" w:color="auto"/>
          </w:divBdr>
        </w:div>
        <w:div w:id="1780104390">
          <w:marLeft w:val="1080"/>
          <w:marRight w:val="0"/>
          <w:marTop w:val="100"/>
          <w:marBottom w:val="0"/>
          <w:divBdr>
            <w:top w:val="none" w:sz="0" w:space="0" w:color="auto"/>
            <w:left w:val="none" w:sz="0" w:space="0" w:color="auto"/>
            <w:bottom w:val="none" w:sz="0" w:space="0" w:color="auto"/>
            <w:right w:val="none" w:sz="0" w:space="0" w:color="auto"/>
          </w:divBdr>
        </w:div>
      </w:divsChild>
    </w:div>
    <w:div w:id="1308779687">
      <w:bodyDiv w:val="1"/>
      <w:marLeft w:val="0"/>
      <w:marRight w:val="0"/>
      <w:marTop w:val="0"/>
      <w:marBottom w:val="0"/>
      <w:divBdr>
        <w:top w:val="none" w:sz="0" w:space="0" w:color="auto"/>
        <w:left w:val="none" w:sz="0" w:space="0" w:color="auto"/>
        <w:bottom w:val="none" w:sz="0" w:space="0" w:color="auto"/>
        <w:right w:val="none" w:sz="0" w:space="0" w:color="auto"/>
      </w:divBdr>
    </w:div>
    <w:div w:id="1361274672">
      <w:bodyDiv w:val="1"/>
      <w:marLeft w:val="0"/>
      <w:marRight w:val="0"/>
      <w:marTop w:val="0"/>
      <w:marBottom w:val="0"/>
      <w:divBdr>
        <w:top w:val="none" w:sz="0" w:space="0" w:color="auto"/>
        <w:left w:val="none" w:sz="0" w:space="0" w:color="auto"/>
        <w:bottom w:val="none" w:sz="0" w:space="0" w:color="auto"/>
        <w:right w:val="none" w:sz="0" w:space="0" w:color="auto"/>
      </w:divBdr>
    </w:div>
    <w:div w:id="1458766440">
      <w:bodyDiv w:val="1"/>
      <w:marLeft w:val="0"/>
      <w:marRight w:val="0"/>
      <w:marTop w:val="0"/>
      <w:marBottom w:val="0"/>
      <w:divBdr>
        <w:top w:val="none" w:sz="0" w:space="0" w:color="auto"/>
        <w:left w:val="none" w:sz="0" w:space="0" w:color="auto"/>
        <w:bottom w:val="none" w:sz="0" w:space="0" w:color="auto"/>
        <w:right w:val="none" w:sz="0" w:space="0" w:color="auto"/>
      </w:divBdr>
    </w:div>
    <w:div w:id="1499808016">
      <w:bodyDiv w:val="1"/>
      <w:marLeft w:val="0"/>
      <w:marRight w:val="0"/>
      <w:marTop w:val="0"/>
      <w:marBottom w:val="0"/>
      <w:divBdr>
        <w:top w:val="none" w:sz="0" w:space="0" w:color="auto"/>
        <w:left w:val="none" w:sz="0" w:space="0" w:color="auto"/>
        <w:bottom w:val="none" w:sz="0" w:space="0" w:color="auto"/>
        <w:right w:val="none" w:sz="0" w:space="0" w:color="auto"/>
      </w:divBdr>
    </w:div>
    <w:div w:id="1593659895">
      <w:bodyDiv w:val="1"/>
      <w:marLeft w:val="0"/>
      <w:marRight w:val="0"/>
      <w:marTop w:val="0"/>
      <w:marBottom w:val="0"/>
      <w:divBdr>
        <w:top w:val="none" w:sz="0" w:space="0" w:color="auto"/>
        <w:left w:val="none" w:sz="0" w:space="0" w:color="auto"/>
        <w:bottom w:val="none" w:sz="0" w:space="0" w:color="auto"/>
        <w:right w:val="none" w:sz="0" w:space="0" w:color="auto"/>
      </w:divBdr>
    </w:div>
    <w:div w:id="1662584470">
      <w:bodyDiv w:val="1"/>
      <w:marLeft w:val="0"/>
      <w:marRight w:val="0"/>
      <w:marTop w:val="0"/>
      <w:marBottom w:val="0"/>
      <w:divBdr>
        <w:top w:val="none" w:sz="0" w:space="0" w:color="auto"/>
        <w:left w:val="none" w:sz="0" w:space="0" w:color="auto"/>
        <w:bottom w:val="none" w:sz="0" w:space="0" w:color="auto"/>
        <w:right w:val="none" w:sz="0" w:space="0" w:color="auto"/>
      </w:divBdr>
    </w:div>
    <w:div w:id="1737588558">
      <w:bodyDiv w:val="1"/>
      <w:marLeft w:val="0"/>
      <w:marRight w:val="0"/>
      <w:marTop w:val="0"/>
      <w:marBottom w:val="0"/>
      <w:divBdr>
        <w:top w:val="none" w:sz="0" w:space="0" w:color="auto"/>
        <w:left w:val="none" w:sz="0" w:space="0" w:color="auto"/>
        <w:bottom w:val="none" w:sz="0" w:space="0" w:color="auto"/>
        <w:right w:val="none" w:sz="0" w:space="0" w:color="auto"/>
      </w:divBdr>
    </w:div>
    <w:div w:id="1742101466">
      <w:bodyDiv w:val="1"/>
      <w:marLeft w:val="0"/>
      <w:marRight w:val="0"/>
      <w:marTop w:val="0"/>
      <w:marBottom w:val="0"/>
      <w:divBdr>
        <w:top w:val="none" w:sz="0" w:space="0" w:color="auto"/>
        <w:left w:val="none" w:sz="0" w:space="0" w:color="auto"/>
        <w:bottom w:val="none" w:sz="0" w:space="0" w:color="auto"/>
        <w:right w:val="none" w:sz="0" w:space="0" w:color="auto"/>
      </w:divBdr>
    </w:div>
    <w:div w:id="1791362313">
      <w:bodyDiv w:val="1"/>
      <w:marLeft w:val="0"/>
      <w:marRight w:val="0"/>
      <w:marTop w:val="0"/>
      <w:marBottom w:val="0"/>
      <w:divBdr>
        <w:top w:val="none" w:sz="0" w:space="0" w:color="auto"/>
        <w:left w:val="none" w:sz="0" w:space="0" w:color="auto"/>
        <w:bottom w:val="none" w:sz="0" w:space="0" w:color="auto"/>
        <w:right w:val="none" w:sz="0" w:space="0" w:color="auto"/>
      </w:divBdr>
    </w:div>
    <w:div w:id="1840848136">
      <w:bodyDiv w:val="1"/>
      <w:marLeft w:val="0"/>
      <w:marRight w:val="0"/>
      <w:marTop w:val="0"/>
      <w:marBottom w:val="0"/>
      <w:divBdr>
        <w:top w:val="none" w:sz="0" w:space="0" w:color="auto"/>
        <w:left w:val="none" w:sz="0" w:space="0" w:color="auto"/>
        <w:bottom w:val="none" w:sz="0" w:space="0" w:color="auto"/>
        <w:right w:val="none" w:sz="0" w:space="0" w:color="auto"/>
      </w:divBdr>
    </w:div>
    <w:div w:id="1865091640">
      <w:bodyDiv w:val="1"/>
      <w:marLeft w:val="0"/>
      <w:marRight w:val="0"/>
      <w:marTop w:val="0"/>
      <w:marBottom w:val="0"/>
      <w:divBdr>
        <w:top w:val="none" w:sz="0" w:space="0" w:color="auto"/>
        <w:left w:val="none" w:sz="0" w:space="0" w:color="auto"/>
        <w:bottom w:val="none" w:sz="0" w:space="0" w:color="auto"/>
        <w:right w:val="none" w:sz="0" w:space="0" w:color="auto"/>
      </w:divBdr>
    </w:div>
    <w:div w:id="2027902400">
      <w:bodyDiv w:val="1"/>
      <w:marLeft w:val="0"/>
      <w:marRight w:val="0"/>
      <w:marTop w:val="0"/>
      <w:marBottom w:val="0"/>
      <w:divBdr>
        <w:top w:val="none" w:sz="0" w:space="0" w:color="auto"/>
        <w:left w:val="none" w:sz="0" w:space="0" w:color="auto"/>
        <w:bottom w:val="none" w:sz="0" w:space="0" w:color="auto"/>
        <w:right w:val="none" w:sz="0" w:space="0" w:color="auto"/>
      </w:divBdr>
    </w:div>
    <w:div w:id="212469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mailto:mgdhondurashr@partners.net" TargetMode="External"/><Relationship Id="rId1" Type="http://schemas.openxmlformats.org/officeDocument/2006/relationships/hyperlink" Target="https://www.visualcompliance.com/"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ecfr.gov/current/title-2/subtitle-A/chapter-II/part-200/subpart-D/subject-group-ECFR45ddd4419ad436d/section-200.319" TargetMode="External"/><Relationship Id="rId21" Type="http://schemas.openxmlformats.org/officeDocument/2006/relationships/hyperlink" Target="https://app.pandadoc.com/a/" TargetMode="External"/><Relationship Id="rId42" Type="http://schemas.openxmlformats.org/officeDocument/2006/relationships/hyperlink" Target="mailto:compliance@partners.net" TargetMode="External"/><Relationship Id="rId63" Type="http://schemas.openxmlformats.org/officeDocument/2006/relationships/hyperlink" Target="https://partnersnet107.sharepoint.com/:f:/s/FA/EhRWJ5OyGn5ajKqYcCgildgBqRiRWUm1elkuQfvIJQy0Ag?e=skw63t" TargetMode="External"/><Relationship Id="rId84" Type="http://schemas.openxmlformats.org/officeDocument/2006/relationships/hyperlink" Target="https://partnersnet107.sharepoint.com/:f:/s/FA/Eq5XXOBhJW9MsOB8urUTVEMBV1uznR9_L3yhCgNjlhZY5Q?e=Giaz9B" TargetMode="External"/><Relationship Id="rId138" Type="http://schemas.openxmlformats.org/officeDocument/2006/relationships/hyperlink" Target="https://partnersnet107.sharepoint.com/:f:/s/FA/ErHaAh6OQGhHgL4SyXsvm6wB_zIWs1V1rNRLtGSQdFLQBg?e=RJDAfN" TargetMode="External"/><Relationship Id="rId159" Type="http://schemas.openxmlformats.org/officeDocument/2006/relationships/hyperlink" Target="https://app.pandadoc.com/a/" TargetMode="External"/><Relationship Id="rId170" Type="http://schemas.openxmlformats.org/officeDocument/2006/relationships/hyperlink" Target="https://www4.visualcompliance.com/_logon.cfm" TargetMode="External"/><Relationship Id="rId191" Type="http://schemas.openxmlformats.org/officeDocument/2006/relationships/hyperlink" Target="https://polarisproject.org/human-trafficking-101/" TargetMode="External"/><Relationship Id="rId205" Type="http://schemas.openxmlformats.org/officeDocument/2006/relationships/image" Target="media/image15.jpeg"/><Relationship Id="rId107" Type="http://schemas.openxmlformats.org/officeDocument/2006/relationships/hyperlink" Target="https://partnersnet107.sharepoint.com/:f:/s/FA/Ej3mJaemTu1HjKtuYOJV8SQBIK_sqo8lm06ICscPkB7j4w?e=GOcAfT" TargetMode="External"/><Relationship Id="rId11" Type="http://schemas.openxmlformats.org/officeDocument/2006/relationships/image" Target="media/image1.emf"/><Relationship Id="rId32" Type="http://schemas.openxmlformats.org/officeDocument/2006/relationships/hyperlink" Target="https://partnersnet107.sharepoint.com/:f:/s/FA/IgAUVieTshp-WoyqmHAoIpXYAakYkVlJtXpZLkH7yCUMtAI?e=S2aHKD" TargetMode="External"/><Relationship Id="rId53" Type="http://schemas.openxmlformats.org/officeDocument/2006/relationships/hyperlink" Target="https://partnersnet107.sharepoint.com/:f:/s/FA/EgjISdGODW1ahEtBoNtoCbkBw0yYLw9Yhq3eSbm-QbtZyQ?e=STvWTR" TargetMode="External"/><Relationship Id="rId74" Type="http://schemas.openxmlformats.org/officeDocument/2006/relationships/hyperlink" Target="https://partnersnet107.sharepoint.com/:f:/s/FA/EojsvYGqSlFBl6wHKx8R5AEB5zcY5gCdCKTETQpbPRqSGg?e=CKxaUJ" TargetMode="External"/><Relationship Id="rId128" Type="http://schemas.openxmlformats.org/officeDocument/2006/relationships/hyperlink" Target="https://www.ecfr.gov/current/title-2/subtitle-A/chapter-II/part-200/subpart-D/subject-group-ECFR45ddd4419ad436d/section-200.320" TargetMode="External"/><Relationship Id="rId149" Type="http://schemas.openxmlformats.org/officeDocument/2006/relationships/hyperlink" Target="mailto:compliance@partners.net" TargetMode="External"/><Relationship Id="rId5" Type="http://schemas.openxmlformats.org/officeDocument/2006/relationships/numbering" Target="numbering.xml"/><Relationship Id="rId95" Type="http://schemas.openxmlformats.org/officeDocument/2006/relationships/hyperlink" Target="https://www.replicon.com/" TargetMode="External"/><Relationship Id="rId160" Type="http://schemas.openxmlformats.org/officeDocument/2006/relationships/hyperlink" Target="https://app.pandadoc.com/a/" TargetMode="External"/><Relationship Id="rId181" Type="http://schemas.openxmlformats.org/officeDocument/2006/relationships/hyperlink" Target="https://www.ohchr.org/en/professionalinterest/pages/crc.aspx" TargetMode="External"/><Relationship Id="rId22" Type="http://schemas.openxmlformats.org/officeDocument/2006/relationships/hyperlink" Target="https://partnersnet107.sharepoint.com/:w:/s/FA/IQB-2WzHArY2T4Mzv3U7cKRQAck7xfM4ztlxnWsak8jx5Fo?e=Q0HVmF" TargetMode="External"/><Relationship Id="rId43" Type="http://schemas.openxmlformats.org/officeDocument/2006/relationships/hyperlink" Target="mailto:support@fsistrategies.com" TargetMode="External"/><Relationship Id="rId64" Type="http://schemas.openxmlformats.org/officeDocument/2006/relationships/hyperlink" Target="https://partnersnet107.sharepoint.com/:b:/s/FA/EVXJKMeNyQZCgYdt8CLnNiIBBwaWpJEFRF0Brdfi5W6lMw?e=j5zAyF" TargetMode="External"/><Relationship Id="rId118" Type="http://schemas.openxmlformats.org/officeDocument/2006/relationships/hyperlink" Target="https://partnersnet107.sharepoint.com/:f:/s/FA/EpdtYRrgzXZYiQlnwGjnndcBBo9G1FoNGdfQ0jZAby0bSw?e=7ISp85" TargetMode="External"/><Relationship Id="rId139" Type="http://schemas.openxmlformats.org/officeDocument/2006/relationships/hyperlink" Target="https://www.gsa.gov/node/86696?utm_source=OGP&amp;utm_medium=print-radio&amp;utm_term=perdiem&amp;utm_campaign=shortcuts" TargetMode="External"/><Relationship Id="rId85" Type="http://schemas.openxmlformats.org/officeDocument/2006/relationships/hyperlink" Target="https://partnersnet107.sharepoint.com/:f:/s/FA/EgNK9zPOO49BnNKdWGpjJZQB77DHsCsfo_DN0gNK6w7SCg?e=AtX7rv" TargetMode="External"/><Relationship Id="rId150" Type="http://schemas.openxmlformats.org/officeDocument/2006/relationships/hyperlink" Target="https://app.pandadoc.com/a/" TargetMode="External"/><Relationship Id="rId171" Type="http://schemas.openxmlformats.org/officeDocument/2006/relationships/hyperlink" Target="https://www.nsopw.gov/" TargetMode="External"/><Relationship Id="rId192" Type="http://schemas.openxmlformats.org/officeDocument/2006/relationships/hyperlink" Target="https://partnersnet107.sharepoint.com/:f:/s/External/EmUCWxgl7a5OiId81kTgVtABuubGy3jsKvay2klNUSHbAw?e=4Q61fe" TargetMode="External"/><Relationship Id="rId206" Type="http://schemas.openxmlformats.org/officeDocument/2006/relationships/image" Target="media/image16.jpeg"/><Relationship Id="rId12" Type="http://schemas.openxmlformats.org/officeDocument/2006/relationships/hyperlink" Target="mailto:compliance@partners.net" TargetMode="External"/><Relationship Id="rId33" Type="http://schemas.openxmlformats.org/officeDocument/2006/relationships/hyperlink" Target="https://partnersnet107.sharepoint.com/:f:/s/FA/IgAUVieTshp-WoyqmHAoIpXYAakYkVlJtXpZLkH7yCUMtAI?e=S2aHKD" TargetMode="External"/><Relationship Id="rId108" Type="http://schemas.openxmlformats.org/officeDocument/2006/relationships/hyperlink" Target="https://partnersnet107.sharepoint.com/:f:/s/FA/Ej3mJaemTu1HjKtuYOJV8SQBIK_sqo8lm06ICscPkB7j4w?e=GOcAfT" TargetMode="External"/><Relationship Id="rId129" Type="http://schemas.openxmlformats.org/officeDocument/2006/relationships/hyperlink" Target="mailto:compliance@partners.net" TargetMode="External"/><Relationship Id="rId54" Type="http://schemas.openxmlformats.org/officeDocument/2006/relationships/hyperlink" Target="https://www.visualcompliance.com/" TargetMode="External"/><Relationship Id="rId75" Type="http://schemas.openxmlformats.org/officeDocument/2006/relationships/hyperlink" Target="https://partnersnet107.sharepoint.com/:f:/s/FA/ElQ4GmDawWZUuP_4vUrGDMUBZ4BnY0Hbg8dq2i9TK2xdNQ?e=8ecBFD" TargetMode="External"/><Relationship Id="rId96" Type="http://schemas.openxmlformats.org/officeDocument/2006/relationships/hyperlink" Target="https://www.replicon.com/" TargetMode="External"/><Relationship Id="rId140" Type="http://schemas.openxmlformats.org/officeDocument/2006/relationships/hyperlink" Target="http://www.defensetravel.dod.mil/site/perdiemCalc.cfm" TargetMode="External"/><Relationship Id="rId161" Type="http://schemas.openxmlformats.org/officeDocument/2006/relationships/image" Target="media/image3.png"/><Relationship Id="rId182" Type="http://schemas.openxmlformats.org/officeDocument/2006/relationships/hyperlink" Target="https://www4.visualcompliance.com/_logon.cfm" TargetMode="External"/><Relationship Id="rId6" Type="http://schemas.openxmlformats.org/officeDocument/2006/relationships/styles" Target="styles.xml"/><Relationship Id="rId23" Type="http://schemas.openxmlformats.org/officeDocument/2006/relationships/hyperlink" Target="https://sam.gov/content/home/" TargetMode="External"/><Relationship Id="rId119" Type="http://schemas.openxmlformats.org/officeDocument/2006/relationships/hyperlink" Target="https://partnersnet107.sharepoint.com/:f:/s/FA/Eg05ZGswNDhKsgRmGKQTdvwBq52H9YmWGeDjNdOF7J88fg?e=aFtOS0" TargetMode="External"/><Relationship Id="rId44" Type="http://schemas.openxmlformats.org/officeDocument/2006/relationships/hyperlink" Target="https://partnersnet107.sharepoint.com/:f:/s/FA/EvhjGqFecWZNsxmaiqG2HLMBVFaLjJ1y3udKMxsXzvZ-Yg?e=zUee2y" TargetMode="External"/><Relationship Id="rId65" Type="http://schemas.openxmlformats.org/officeDocument/2006/relationships/hyperlink" Target="https://www.acquisition.gov/far/52.203-18" TargetMode="External"/><Relationship Id="rId86" Type="http://schemas.openxmlformats.org/officeDocument/2006/relationships/hyperlink" Target="https://partnersnet107.sharepoint.com/:f:/s/FA/Elg29tpeBjFVjHagl6M6q8sBQarckJxEUJAvfMuLAmKIXA?e=cxz2Qe" TargetMode="External"/><Relationship Id="rId130" Type="http://schemas.openxmlformats.org/officeDocument/2006/relationships/hyperlink" Target="https://partnersnet107.sharepoint.com/:x:/s/FA/EVwzq4K5w9ZFmz_6A-cuudIBcQGFQY3JP1zUCj7yMm3cGA?e=Ydoqsf" TargetMode="External"/><Relationship Id="rId151" Type="http://schemas.openxmlformats.org/officeDocument/2006/relationships/hyperlink" Target="https://app.pandadoc.com/a/" TargetMode="External"/><Relationship Id="rId172" Type="http://schemas.openxmlformats.org/officeDocument/2006/relationships/hyperlink" Target="https://www.interaction.org/courses/sea101v2/" TargetMode="External"/><Relationship Id="rId193" Type="http://schemas.openxmlformats.org/officeDocument/2006/relationships/hyperlink" Target="mailto:help@befree.org" TargetMode="External"/><Relationship Id="rId207" Type="http://schemas.openxmlformats.org/officeDocument/2006/relationships/footer" Target="footer2.xml"/><Relationship Id="rId13" Type="http://schemas.openxmlformats.org/officeDocument/2006/relationships/image" Target="media/image2.png"/><Relationship Id="rId109" Type="http://schemas.openxmlformats.org/officeDocument/2006/relationships/hyperlink" Target="https://partnersnet107.sharepoint.com/:f:/s/FA/EvhjGqFecWZNsxmaiqG2HLMBVFaLjJ1y3udKMxsXzvZ-Yg?e=zUee2y" TargetMode="External"/><Relationship Id="rId34" Type="http://schemas.openxmlformats.org/officeDocument/2006/relationships/hyperlink" Target="https://www.ecfr.gov/current/title-2/subtitle-A/chapter-II/part-200/subpart-F" TargetMode="External"/><Relationship Id="rId55" Type="http://schemas.openxmlformats.org/officeDocument/2006/relationships/hyperlink" Target="https://www.visualcompliance.com/" TargetMode="External"/><Relationship Id="rId76" Type="http://schemas.openxmlformats.org/officeDocument/2006/relationships/hyperlink" Target="https://app.pandadoc.com/a/" TargetMode="External"/><Relationship Id="rId97" Type="http://schemas.openxmlformats.org/officeDocument/2006/relationships/hyperlink" Target="https://www.replicon.com/" TargetMode="External"/><Relationship Id="rId120" Type="http://schemas.openxmlformats.org/officeDocument/2006/relationships/hyperlink" Target="https://partnersnet107.sharepoint.com/:f:/s/FA/EraJgo7EzWxOjxe1K0kZX3ABahtaYWlhJ7Hnu691Nt7AEA?e=adZW2B" TargetMode="External"/><Relationship Id="rId141" Type="http://schemas.openxmlformats.org/officeDocument/2006/relationships/hyperlink" Target="https://aoprals.state.gov/web920/per_diem.asp" TargetMode="External"/><Relationship Id="rId7" Type="http://schemas.openxmlformats.org/officeDocument/2006/relationships/settings" Target="settings.xml"/><Relationship Id="rId162" Type="http://schemas.openxmlformats.org/officeDocument/2006/relationships/image" Target="media/image4.png"/><Relationship Id="rId183" Type="http://schemas.openxmlformats.org/officeDocument/2006/relationships/hyperlink" Target="https://www.nsopw.gov/" TargetMode="External"/><Relationship Id="rId24" Type="http://schemas.openxmlformats.org/officeDocument/2006/relationships/hyperlink" Target="https://scsanctions.un.org/search/" TargetMode="External"/><Relationship Id="rId45" Type="http://schemas.openxmlformats.org/officeDocument/2006/relationships/hyperlink" Target="https://partnersnet107.sharepoint.com/:f:/s/FA/Erpp9D-TufBLhx8LB81PliMBzcjWytLH_SxNk6z2uQCm-Q?e=xJAR4W" TargetMode="External"/><Relationship Id="rId66" Type="http://schemas.openxmlformats.org/officeDocument/2006/relationships/hyperlink" Target="https://www.acquisition.gov/far/52.203-19" TargetMode="External"/><Relationship Id="rId87" Type="http://schemas.openxmlformats.org/officeDocument/2006/relationships/hyperlink" Target="https://partnersnet107.sharepoint.com/:f:/s/FA/Egu-AzGAW2FGohAZGDUqqHMBLIUweLy28Oe1gVqJ163kfg?e=3IuTNA" TargetMode="External"/><Relationship Id="rId110" Type="http://schemas.openxmlformats.org/officeDocument/2006/relationships/hyperlink" Target="mailto:support@fsistrategies.com" TargetMode="External"/><Relationship Id="rId131" Type="http://schemas.openxmlformats.org/officeDocument/2006/relationships/hyperlink" Target="https://login.replicon.com/" TargetMode="External"/><Relationship Id="rId61" Type="http://schemas.openxmlformats.org/officeDocument/2006/relationships/hyperlink" Target="mailto:compliance@partners.net" TargetMode="External"/><Relationship Id="rId82" Type="http://schemas.openxmlformats.org/officeDocument/2006/relationships/hyperlink" Target="https://partnersnet107.sharepoint.com/:f:/s/FA/IgAKIftETEg9SpujdZstdS-tAZSE8PKfuW_ehBhB2dK8eO0?e=0wOZVx" TargetMode="External"/><Relationship Id="rId152" Type="http://schemas.openxmlformats.org/officeDocument/2006/relationships/hyperlink" Target="https://www.triplogmileage.com/" TargetMode="External"/><Relationship Id="rId173" Type="http://schemas.openxmlformats.org/officeDocument/2006/relationships/hyperlink" Target="https://www.youtube.com/watch?v=48MCG22FqrE&amp;feature=youtu.be" TargetMode="External"/><Relationship Id="rId194" Type="http://schemas.openxmlformats.org/officeDocument/2006/relationships/footer" Target="footer1.xml"/><Relationship Id="rId199" Type="http://schemas.openxmlformats.org/officeDocument/2006/relationships/image" Target="media/image13.emf"/><Relationship Id="rId203" Type="http://schemas.openxmlformats.org/officeDocument/2006/relationships/hyperlink" Target="https://aoprals.state.gov/web920/per_diem.asp" TargetMode="External"/><Relationship Id="rId208" Type="http://schemas.openxmlformats.org/officeDocument/2006/relationships/fontTable" Target="fontTable.xml"/><Relationship Id="rId19" Type="http://schemas.openxmlformats.org/officeDocument/2006/relationships/hyperlink" Target="https://www.replicon.com/" TargetMode="External"/><Relationship Id="rId14" Type="http://schemas.openxmlformats.org/officeDocument/2006/relationships/hyperlink" Target="https://partnersnet107.sharepoint.com/:f:/s/FA/IgCXbWEa4M12WIkJZ8Bo553XAQaPRtRaDRnX0NI2QG8tG0s?e=ojhvdi" TargetMode="External"/><Relationship Id="rId30" Type="http://schemas.openxmlformats.org/officeDocument/2006/relationships/hyperlink" Target="https://partnersnet107.sharepoint.com/:f:/s/FA/Eho5LaT9FmVMutdPYdyUO7kBHcaaBslCVFEQhP-6-AScqQ?e=0vAec3" TargetMode="External"/><Relationship Id="rId35" Type="http://schemas.openxmlformats.org/officeDocument/2006/relationships/hyperlink" Target="https://partnersnet107.sharepoint.com/:f:/s/FA/ElLCuU0lUO1HqB7c6RwEr4oBeqEq9jq6tHD5H09ep4kemA?e=IvKi0X" TargetMode="External"/><Relationship Id="rId56" Type="http://schemas.openxmlformats.org/officeDocument/2006/relationships/hyperlink" Target="https://partnersnet107.sharepoint.com/:f:/s/FA/EtfIPZK9WWdRh7l9DtS4pwsBjT3UCi1GtEUqHzgBEhOcrQ?e=MPmzXZ" TargetMode="External"/><Relationship Id="rId77" Type="http://schemas.openxmlformats.org/officeDocument/2006/relationships/hyperlink" Target="https://partnersnet107.sharepoint.com/:f:/s/FA/EjVZ2CR0qqZHmMyIJVAUwGsBERgn6652oTnfYNaA2-4jwQ?e=sxhp7l" TargetMode="External"/><Relationship Id="rId100" Type="http://schemas.openxmlformats.org/officeDocument/2006/relationships/hyperlink" Target="mailto:FOandSubReport@partners.net" TargetMode="External"/><Relationship Id="rId105" Type="http://schemas.openxmlformats.org/officeDocument/2006/relationships/hyperlink" Target="https://partnersnet107.sharepoint.com/:f:/s/FA/Ej3-fi_nbRtCpEc8t6ceRdcBExIdYa-9Kvm3z-rhS0Sreg?e=rYvbs5" TargetMode="External"/><Relationship Id="rId126" Type="http://schemas.openxmlformats.org/officeDocument/2006/relationships/hyperlink" Target="https://partnersnet107.sharepoint.com/:f:/s/FA/EpOQuqd3u9RMva9YmCYkKnYBBvEmIAxEVHIS090faY8ceA?e=519nze" TargetMode="External"/><Relationship Id="rId147" Type="http://schemas.openxmlformats.org/officeDocument/2006/relationships/hyperlink" Target="http://www.gsa.gov/ftr" TargetMode="External"/><Relationship Id="rId168" Type="http://schemas.openxmlformats.org/officeDocument/2006/relationships/hyperlink" Target="https://undocs.org/ST/SGB/2003/13" TargetMode="External"/><Relationship Id="rId8" Type="http://schemas.openxmlformats.org/officeDocument/2006/relationships/webSettings" Target="webSettings.xml"/><Relationship Id="rId51" Type="http://schemas.microsoft.com/office/2016/09/relationships/commentsIds" Target="commentsIds.xml"/><Relationship Id="rId72" Type="http://schemas.openxmlformats.org/officeDocument/2006/relationships/hyperlink" Target="mailto:bbulger@fosterthomas.com" TargetMode="External"/><Relationship Id="rId93" Type="http://schemas.openxmlformats.org/officeDocument/2006/relationships/hyperlink" Target="https://support.microsoft.com/en-us/office/schedule-chat-messages-in-microsoft-teams-2fc5ea77-7bb4-4511-8f59-e62bac1c0f6a" TargetMode="External"/><Relationship Id="rId98" Type="http://schemas.openxmlformats.org/officeDocument/2006/relationships/hyperlink" Target="https://partnersnet107.sharepoint.com/:f:/s/FA/EtnOcghqY5ZBgxhvwfCRpuABMW5Qk5jJt4diAgFkOexzcg?e=C4W02z" TargetMode="External"/><Relationship Id="rId121" Type="http://schemas.openxmlformats.org/officeDocument/2006/relationships/hyperlink" Target="https://partnersnet107.sharepoint.com/:f:/s/FA/Eg05ZGswNDhKsgRmGKQTdvwBq52H9YmWGeDjNdOF7J88fg?e=aFtOS0" TargetMode="External"/><Relationship Id="rId142" Type="http://schemas.openxmlformats.org/officeDocument/2006/relationships/hyperlink" Target="https://www.gsa.gov/policy-regulations/policy/travel-management-policy/fly-america-act" TargetMode="External"/><Relationship Id="rId163" Type="http://schemas.openxmlformats.org/officeDocument/2006/relationships/image" Target="media/image5.png"/><Relationship Id="rId184" Type="http://schemas.openxmlformats.org/officeDocument/2006/relationships/hyperlink" Target="https://agora.unicef.org/totara/dashboard/index.php" TargetMode="External"/><Relationship Id="rId189" Type="http://schemas.openxmlformats.org/officeDocument/2006/relationships/hyperlink" Target="mailto:compliance@partners.net" TargetMode="External"/><Relationship Id="rId3" Type="http://schemas.openxmlformats.org/officeDocument/2006/relationships/customXml" Target="../customXml/item3.xml"/><Relationship Id="rId25" Type="http://schemas.openxmlformats.org/officeDocument/2006/relationships/hyperlink" Target="https://sanctionssearch.ofac.treas.gov/" TargetMode="External"/><Relationship Id="rId46" Type="http://schemas.openxmlformats.org/officeDocument/2006/relationships/hyperlink" Target="https://partnersnet107.sharepoint.com/:f:/s/FA/EgngEY8OG8RIs5JhAgyDsGYBbgm6IhIP1IFUFuE68RXKdA?e=GJoj1r" TargetMode="External"/><Relationship Id="rId67" Type="http://schemas.openxmlformats.org/officeDocument/2006/relationships/hyperlink" Target="https://www.acquisition.gov/far/3.909" TargetMode="External"/><Relationship Id="rId116" Type="http://schemas.openxmlformats.org/officeDocument/2006/relationships/hyperlink" Target="https://partnersnet107.sharepoint.com/:f:/s/FA/EpOQuqd3u9RMva9YmCYkKnYBBvEmIAxEVHIS090faY8ceA?e=3JpQnz" TargetMode="External"/><Relationship Id="rId137" Type="http://schemas.openxmlformats.org/officeDocument/2006/relationships/hyperlink" Target="https://partnersnet107.sharepoint.com/:f:/s/FA/EojsvYGqSlFBl6wHKx8R5AEB5zcY5gCdCKTETQpbPRqSGg?e=CKxaUJ" TargetMode="External"/><Relationship Id="rId158" Type="http://schemas.openxmlformats.org/officeDocument/2006/relationships/hyperlink" Target="https://app.pandadoc.com/a/" TargetMode="External"/><Relationship Id="rId20" Type="http://schemas.openxmlformats.org/officeDocument/2006/relationships/hyperlink" Target="https://app.pandadoc.com/a/" TargetMode="External"/><Relationship Id="rId41" Type="http://schemas.openxmlformats.org/officeDocument/2006/relationships/hyperlink" Target="mailto:poahr@partners.net" TargetMode="External"/><Relationship Id="rId62" Type="http://schemas.openxmlformats.org/officeDocument/2006/relationships/hyperlink" Target="mailto:compliance@partners.net" TargetMode="External"/><Relationship Id="rId83" Type="http://schemas.openxmlformats.org/officeDocument/2006/relationships/hyperlink" Target="https://partnersnet107.sharepoint.com/:f:/s/FA/EiHzrKr6ciNLqgURW7HUkeABRQ0ma29EN-jGDDABs_LdSw?e=59yiqE" TargetMode="External"/><Relationship Id="rId88" Type="http://schemas.openxmlformats.org/officeDocument/2006/relationships/hyperlink" Target="https://www.federalregister.gov/documents/2024/01/10/2024-00067/employee-or-independent-contractor-classification-under-the-fair-labor-standards-act" TargetMode="External"/><Relationship Id="rId111" Type="http://schemas.openxmlformats.org/officeDocument/2006/relationships/hyperlink" Target="https://partnersnet107.sharepoint.com/:f:/s/FA/Em7I0TqD75FOs7M0Suv5feoBbkqlB5H5xvUhAf0-J6Ye-Q?e=yZoCRd" TargetMode="External"/><Relationship Id="rId132" Type="http://schemas.openxmlformats.org/officeDocument/2006/relationships/hyperlink" Target="https://partnersnet107.sharepoint.com/:f:/s/FA/Eg9wf99L5btelVUzgmbYXfEBL8F5sHm7_jKUgzFA5NT8ig?e=icQp7j" TargetMode="External"/><Relationship Id="rId153" Type="http://schemas.openxmlformats.org/officeDocument/2006/relationships/hyperlink" Target="https://www.triplogmileage.com/" TargetMode="External"/><Relationship Id="rId174" Type="http://schemas.openxmlformats.org/officeDocument/2006/relationships/hyperlink" Target="https://app.pandadoc.com/a/" TargetMode="External"/><Relationship Id="rId179" Type="http://schemas.openxmlformats.org/officeDocument/2006/relationships/hyperlink" Target="https://partnersnet107.sharepoint.com/:w:/r/sites/FA/_layouts/15/Doc.aspx?sourcedoc=%7B85C79243-C7D2-4DE3-B8CD-09B99D117866%7D&amp;file=SEA%20Prevention%20Policy%20Final%202021-03-31.docx&amp;action=default&amp;mobileredirect=true" TargetMode="External"/><Relationship Id="rId195" Type="http://schemas.openxmlformats.org/officeDocument/2006/relationships/image" Target="media/image9.emf"/><Relationship Id="rId209" Type="http://schemas.microsoft.com/office/2011/relationships/people" Target="people.xml"/><Relationship Id="rId190" Type="http://schemas.openxmlformats.org/officeDocument/2006/relationships/hyperlink" Target="https://www.fai.gov/sites/default/files/FAC_022-Combating_Trafficking_in_Persons/story.html" TargetMode="External"/><Relationship Id="rId204" Type="http://schemas.openxmlformats.org/officeDocument/2006/relationships/hyperlink" Target="http://www.gsa.gov/travel/plan-book/per-diem-rates/mie-breakdown" TargetMode="External"/><Relationship Id="rId15" Type="http://schemas.openxmlformats.org/officeDocument/2006/relationships/hyperlink" Target="https://partnersnet107.sharepoint.com/:f:/s/FA/IgAEJugBXRpARZu0vSoF9PXmAXvS4j0vfqPvcBCEdliYwCk?e=U6hehI" TargetMode="External"/><Relationship Id="rId36" Type="http://schemas.openxmlformats.org/officeDocument/2006/relationships/hyperlink" Target="https://app.pandadoc.com/a/" TargetMode="External"/><Relationship Id="rId57" Type="http://schemas.openxmlformats.org/officeDocument/2006/relationships/hyperlink" Target="https://www.bill.com/" TargetMode="External"/><Relationship Id="rId106" Type="http://schemas.openxmlformats.org/officeDocument/2006/relationships/hyperlink" Target="https://partnersnet107.sharepoint.com/:f:/s/FA/EjZfGiyzQdVAkhxg8nyNDy0BoO4tuuBWfssfRe-e547Pjw?e=QR7mjW" TargetMode="External"/><Relationship Id="rId127" Type="http://schemas.openxmlformats.org/officeDocument/2006/relationships/hyperlink" Target="https://www.ecfr.gov/current/title-2/subtitle-A/chapter-II/part-200/subpart-D/subject-group-ECFR45ddd4419ad436d/section-200.320" TargetMode="External"/><Relationship Id="rId10" Type="http://schemas.openxmlformats.org/officeDocument/2006/relationships/endnotes" Target="endnotes.xml"/><Relationship Id="rId31" Type="http://schemas.openxmlformats.org/officeDocument/2006/relationships/hyperlink" Target="https://partnersnet107.sharepoint.com/:f:/s/FA/EnHhonrhpJNcors4LCivySkBpGtMZ6LMKMTVNgUMNVyjqA?e=TCZgGU" TargetMode="External"/><Relationship Id="rId52" Type="http://schemas.microsoft.com/office/2018/08/relationships/commentsExtensible" Target="commentsExtensible.xml"/><Relationship Id="rId73" Type="http://schemas.openxmlformats.org/officeDocument/2006/relationships/hyperlink" Target="https://partnersnet107.sharepoint.com/:f:/s/FA/EojsvYGqSlFBl6wHKx8R5AEB5zcY5gCdCKTETQpbPRqSGg?e=CKxaUJ" TargetMode="External"/><Relationship Id="rId78" Type="http://schemas.openxmlformats.org/officeDocument/2006/relationships/hyperlink" Target="https://www.acquisition.gov/far/subpart-39.2" TargetMode="External"/><Relationship Id="rId94" Type="http://schemas.openxmlformats.org/officeDocument/2006/relationships/hyperlink" Target="https://partnersnet107.sharepoint.com/:f:/s/FA/ElQ4GmDawWZUuP_4vUrGDMUBZ4BnY0Hbg8dq2i9TK2xdNQ?e=DBbkz2" TargetMode="External"/><Relationship Id="rId99" Type="http://schemas.openxmlformats.org/officeDocument/2006/relationships/hyperlink" Target="https://app.pandadoc.com/a/" TargetMode="External"/><Relationship Id="rId101" Type="http://schemas.openxmlformats.org/officeDocument/2006/relationships/hyperlink" Target="https://partnersnet107.sharepoint.com/sites/FA/Organizational%20FA/HR/Recruitment%20Process%20Employees/2)%20Position%20Description/Job%20Description%20with%20Competencies" TargetMode="External"/><Relationship Id="rId122" Type="http://schemas.openxmlformats.org/officeDocument/2006/relationships/hyperlink" Target="https://partnersnet107.sharepoint.com/:f:/s/FA/EraJgo7EzWxOjxe1K0kZX3ABahtaYWlhJ7Hnu691Nt7AEA?e=adZW2B" TargetMode="External"/><Relationship Id="rId143" Type="http://schemas.openxmlformats.org/officeDocument/2006/relationships/hyperlink" Target="https://www.ecfr.gov/current/title-2/subtitle-A/chapter-II/part-200/subpart-E" TargetMode="External"/><Relationship Id="rId148" Type="http://schemas.openxmlformats.org/officeDocument/2006/relationships/hyperlink" Target="https://app.pandadoc.com/a/" TargetMode="External"/><Relationship Id="rId164" Type="http://schemas.openxmlformats.org/officeDocument/2006/relationships/image" Target="media/image6.png"/><Relationship Id="rId169" Type="http://schemas.openxmlformats.org/officeDocument/2006/relationships/hyperlink" Target="https://undocs.org/ST/SGB/2003/13" TargetMode="External"/><Relationship Id="rId185" Type="http://schemas.openxmlformats.org/officeDocument/2006/relationships/hyperlink" Target="https://app.pandadoc.com/a/"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 TargetMode="External"/><Relationship Id="rId210" Type="http://schemas.openxmlformats.org/officeDocument/2006/relationships/theme" Target="theme/theme1.xml"/><Relationship Id="rId26" Type="http://schemas.openxmlformats.org/officeDocument/2006/relationships/hyperlink" Target="https://www.visualcompliance.com/" TargetMode="External"/><Relationship Id="rId47" Type="http://schemas.openxmlformats.org/officeDocument/2006/relationships/hyperlink" Target="https://partnersnet107.sharepoint.com/:f:/s/FA/EtUTooaOUVBLrvlTaLWkd-oB4VxKuWUtFVDIrgtKLJLfew?e=iXvKxE" TargetMode="External"/><Relationship Id="rId68" Type="http://schemas.openxmlformats.org/officeDocument/2006/relationships/hyperlink" Target="mailto:bbulger@fosterthomas.com" TargetMode="External"/><Relationship Id="rId89" Type="http://schemas.openxmlformats.org/officeDocument/2006/relationships/hyperlink" Target="https://app.pandadoc.com/a/" TargetMode="External"/><Relationship Id="rId112" Type="http://schemas.openxmlformats.org/officeDocument/2006/relationships/hyperlink" Target="https://partnersnet107.sharepoint.com/:f:/s/FA/EtfIPZK9WWdRh7l9DtS4pwsBjT3UCi1GtEUqHzgBEhOcrQ?e=dPkM6I" TargetMode="External"/><Relationship Id="rId133" Type="http://schemas.openxmlformats.org/officeDocument/2006/relationships/hyperlink" Target="https://partnersnet107.sharepoint.com/:f:/s/FA/Eg9wf99L5btelVUzgmbYXfEBL8F5sHm7_jKUgzFA5NT8ig?e=icQp7j" TargetMode="External"/><Relationship Id="rId154" Type="http://schemas.openxmlformats.org/officeDocument/2006/relationships/hyperlink" Target="https://www.triplogmileage.com/" TargetMode="External"/><Relationship Id="rId175" Type="http://schemas.openxmlformats.org/officeDocument/2006/relationships/hyperlink" Target="https://partnersnet107.sharepoint.com/:x:/s/FA/EdWYOxhx7whDmSZqYWInb7IBQSI2FO60Xc0xE70zu1cJxA?e=riWpG0" TargetMode="External"/><Relationship Id="rId196" Type="http://schemas.openxmlformats.org/officeDocument/2006/relationships/image" Target="media/image10.png"/><Relationship Id="rId200" Type="http://schemas.openxmlformats.org/officeDocument/2006/relationships/image" Target="media/image14.emf"/><Relationship Id="rId16" Type="http://schemas.openxmlformats.org/officeDocument/2006/relationships/hyperlink" Target="https://www.pandadoc.com/" TargetMode="External"/><Relationship Id="rId37" Type="http://schemas.openxmlformats.org/officeDocument/2006/relationships/hyperlink" Target="https://app.pandadoc.com/a/%23/templates/KXDfoMtU9X5zTVfBhsE9FU" TargetMode="External"/><Relationship Id="rId58" Type="http://schemas.openxmlformats.org/officeDocument/2006/relationships/hyperlink" Target="mailto:compliance@partners.net" TargetMode="External"/><Relationship Id="rId79" Type="http://schemas.openxmlformats.org/officeDocument/2006/relationships/hyperlink" Target="https://www.acquisition.gov/far/subpart-39.2" TargetMode="External"/><Relationship Id="rId102" Type="http://schemas.openxmlformats.org/officeDocument/2006/relationships/hyperlink" Target="https://partnersnet107.sharepoint.com/:f:/s/FA/EijR8dhhJWRMndUHH8QTeNIBrO7eNk5rMoILjTaNnPJPCQ?e=22vBUC" TargetMode="External"/><Relationship Id="rId123" Type="http://schemas.openxmlformats.org/officeDocument/2006/relationships/hyperlink" Target="https://partnersnet107.sharepoint.com/:f:/s/FA/EmOOdaQxyG5Og6_wuimqp8YBpzjjtxgI29plJQc8X_2dsA?e=05AwZZ" TargetMode="External"/><Relationship Id="rId144" Type="http://schemas.openxmlformats.org/officeDocument/2006/relationships/hyperlink" Target="https://www.gsa.gov/node/86696?utm_source=OGP&amp;utm_medium=print-radio&amp;utm_term=perdiem&amp;utm_campaign=shortcuts" TargetMode="External"/><Relationship Id="rId90" Type="http://schemas.openxmlformats.org/officeDocument/2006/relationships/hyperlink" Target="https://partnersnet107.sharepoint.com/:f:/s/FA/Eho5LaT9FmVMutdPYdyUO7kBHcaaBslCVFEQhP-6-AScqQ?e=CYt1YH" TargetMode="External"/><Relationship Id="rId165" Type="http://schemas.openxmlformats.org/officeDocument/2006/relationships/image" Target="media/image7.png"/><Relationship Id="rId186" Type="http://schemas.openxmlformats.org/officeDocument/2006/relationships/hyperlink" Target="mailto:hr@partners.net" TargetMode="External"/><Relationship Id="rId211" Type="http://schemas.microsoft.com/office/2019/05/relationships/documenttasks" Target="documenttasks/documenttasks1.xml"/><Relationship Id="rId27" Type="http://schemas.openxmlformats.org/officeDocument/2006/relationships/hyperlink" Target="http://www.oanda.com" TargetMode="External"/><Relationship Id="rId48" Type="http://schemas.openxmlformats.org/officeDocument/2006/relationships/hyperlink" Target="http://www.oanda.com"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partnersnet107.sharepoint.com/:f:/s/FA/EpdtYRrgzXZYiQlnwGjnndcBBo9G1FoNGdfQ0jZAby0bSw?e=JEgyBT" TargetMode="External"/><Relationship Id="rId134" Type="http://schemas.openxmlformats.org/officeDocument/2006/relationships/hyperlink" Target="https://travelguard.secure.force.com/TravelAssistance/TGRegister?PL=AIGACCIDENTANDHEALTH" TargetMode="External"/><Relationship Id="rId80" Type="http://schemas.openxmlformats.org/officeDocument/2006/relationships/hyperlink" Target="https://www.federalregister.gov/select-citation/2021/08/11/36-CFR-1194.1" TargetMode="External"/><Relationship Id="rId155" Type="http://schemas.openxmlformats.org/officeDocument/2006/relationships/hyperlink" Target="https://www.triplogmileage.com/" TargetMode="External"/><Relationship Id="rId176" Type="http://schemas.openxmlformats.org/officeDocument/2006/relationships/hyperlink" Target="https://www.pandadoc.com/" TargetMode="External"/><Relationship Id="rId197" Type="http://schemas.openxmlformats.org/officeDocument/2006/relationships/image" Target="media/image11.emf"/><Relationship Id="rId201" Type="http://schemas.openxmlformats.org/officeDocument/2006/relationships/hyperlink" Target="https://www.gsa.gov/node/86696?utm_source=OGP&amp;utm_medium=print-radio&amp;utm_term=perdiem&amp;utm_campaign=shortcuts" TargetMode="External"/><Relationship Id="rId17" Type="http://schemas.openxmlformats.org/officeDocument/2006/relationships/hyperlink" Target="https://partnersnet107.sharepoint.com/:f:/s/FA/IgAEJugBXRpARZu0vSoF9PXmAXvS4j0vfqPvcBCEdliYwCk?e=N5Z4dp" TargetMode="External"/><Relationship Id="rId38" Type="http://schemas.openxmlformats.org/officeDocument/2006/relationships/hyperlink" Target="https://partnersnet107.sharepoint.com/:f:/s/FA/Ev-NWmGKbtpXnNE8Xv8kN7kBd-j-dg2apqJTlsVKIz0N7g?e=AVeTHj" TargetMode="External"/><Relationship Id="rId59" Type="http://schemas.openxmlformats.org/officeDocument/2006/relationships/hyperlink" Target="mailto:bbulger@fosterthomas.com" TargetMode="External"/><Relationship Id="rId103" Type="http://schemas.openxmlformats.org/officeDocument/2006/relationships/hyperlink" Target="https://partnersnet107.sharepoint.com/:f:/s/FA/EvfrZNycZG5Ei9qSdoooUY8BYzZng2FCahQbOs5PvNrxqA?e=vgeYKN" TargetMode="External"/><Relationship Id="rId124" Type="http://schemas.openxmlformats.org/officeDocument/2006/relationships/hyperlink" Target="https://partnersnet107.sharepoint.com/:f:/s/FA/EhIM75iljBFKivBAPXHAzy0BzGKa95YQEOfbbS9g-YKe_A?e=Xt1BXa" TargetMode="External"/><Relationship Id="rId70" Type="http://schemas.openxmlformats.org/officeDocument/2006/relationships/hyperlink" Target="mailto:bbulger@fosterthomas.com" TargetMode="External"/><Relationship Id="rId91" Type="http://schemas.openxmlformats.org/officeDocument/2006/relationships/hyperlink" Target="https://partnersnet107.sharepoint.com/:f:/s/FA/EhRWJ5OyGn5ajKqYcCgildgBqRiRWUm1elkuQfvIJQy0Ag?e=bCdFEz" TargetMode="External"/><Relationship Id="rId145" Type="http://schemas.openxmlformats.org/officeDocument/2006/relationships/hyperlink" Target="http://www.defensetravel.dod.mil/site/perdiemCalc.cfm" TargetMode="External"/><Relationship Id="rId166" Type="http://schemas.openxmlformats.org/officeDocument/2006/relationships/image" Target="media/image8.png"/><Relationship Id="rId187" Type="http://schemas.openxmlformats.org/officeDocument/2006/relationships/hyperlink" Target="https://partnersnet107.sharepoint.com/:w:/s/FA/ET2CUgl9ymFJvZrTJ7Gt0xoBcfnDKC7Jx1WJl7IYxzEznQ?e=vfHRUb" TargetMode="External"/><Relationship Id="rId1" Type="http://schemas.openxmlformats.org/officeDocument/2006/relationships/customXml" Target="../customXml/item1.xml"/><Relationship Id="rId28" Type="http://schemas.openxmlformats.org/officeDocument/2006/relationships/hyperlink" Target="https://partnersnet107.sharepoint.com/:f:/s/FA/Eoyo1yeAObhbvAgsEFHp298B_ChXoU4LMRMPX0zEQ9imxw?e=UYj7bD" TargetMode="External"/><Relationship Id="rId49" Type="http://schemas.openxmlformats.org/officeDocument/2006/relationships/comments" Target="comments.xml"/><Relationship Id="rId114" Type="http://schemas.openxmlformats.org/officeDocument/2006/relationships/hyperlink" Target="https://www.acquisition.gov/browse/index/far" TargetMode="External"/><Relationship Id="rId60" Type="http://schemas.openxmlformats.org/officeDocument/2006/relationships/hyperlink" Target="https://undocs.org/Home/Mobile?FinalSymbol=ST%2FSGB%2F2003%2F13&amp;Language=E&amp;DeviceType=Desktop&amp;LangRequested=False" TargetMode="External"/><Relationship Id="rId81" Type="http://schemas.openxmlformats.org/officeDocument/2006/relationships/hyperlink" Target="https://www.federalregister.gov/select-citation/2021/08/11/36-CFR-1194.1" TargetMode="External"/><Relationship Id="rId135" Type="http://schemas.openxmlformats.org/officeDocument/2006/relationships/hyperlink" Target="https://travelguard.secure.force.com/TravelAssistance/TGRegister?PL=AIGACCIDENTANDHEALTH" TargetMode="External"/><Relationship Id="rId156" Type="http://schemas.openxmlformats.org/officeDocument/2006/relationships/hyperlink" Target="https://www.triplogmileage.com/" TargetMode="External"/><Relationship Id="rId177" Type="http://schemas.openxmlformats.org/officeDocument/2006/relationships/hyperlink" Target="mailto:poahr@partners.net" TargetMode="External"/><Relationship Id="rId198" Type="http://schemas.openxmlformats.org/officeDocument/2006/relationships/image" Target="media/image12.emf"/><Relationship Id="rId202" Type="http://schemas.openxmlformats.org/officeDocument/2006/relationships/hyperlink" Target="http://www.defensetravel.dod.mil/site/perdiemCalc.cfm" TargetMode="External"/><Relationship Id="rId18" Type="http://schemas.openxmlformats.org/officeDocument/2006/relationships/hyperlink" Target="https://app.pandadoc.com/a/" TargetMode="External"/><Relationship Id="rId39" Type="http://schemas.openxmlformats.org/officeDocument/2006/relationships/hyperlink" Target="https://partnersnet107.sharepoint.com/:f:/s/FA/Ev-NWmGKbtpXnNE8Xv8kN7kBd-j-dg2apqJTlsVKIz0N7g?e=AVeTHj" TargetMode="External"/><Relationship Id="rId50" Type="http://schemas.microsoft.com/office/2011/relationships/commentsExtended" Target="commentsExtended.xml"/><Relationship Id="rId104" Type="http://schemas.openxmlformats.org/officeDocument/2006/relationships/hyperlink" Target="https://partnersnet107.sharepoint.com/:f:/s/FA/EvfrZNycZG5Ei9qSdoooUY8BYzZng2FCahQbOs5PvNrxqA?e=Eh3cbb" TargetMode="External"/><Relationship Id="rId125" Type="http://schemas.openxmlformats.org/officeDocument/2006/relationships/hyperlink" Target="https://partnersnet107.sharepoint.com/:f:/s/FA/EhIM75iljBFKivBAPXHAzy0BzGKa95YQEOfbbS9g-YKe_A?e=Xt1BXa" TargetMode="External"/><Relationship Id="rId146" Type="http://schemas.openxmlformats.org/officeDocument/2006/relationships/hyperlink" Target="https://aoprals.state.gov/web920/per_diem.asp" TargetMode="External"/><Relationship Id="rId167" Type="http://schemas.openxmlformats.org/officeDocument/2006/relationships/hyperlink" Target="https://partnersnet107.sharepoint.com/:b:/s/FA/EXnzP9ohuY5NlhQFl7JXOiUBKYCCc2Nlz7EbWteu4yf6_g?e=WOejVi" TargetMode="External"/><Relationship Id="rId188" Type="http://schemas.openxmlformats.org/officeDocument/2006/relationships/hyperlink" Target="https://www.state.gov/trafficking-in-persons-report/" TargetMode="External"/><Relationship Id="rId71" Type="http://schemas.openxmlformats.org/officeDocument/2006/relationships/hyperlink" Target="mailto:bbulger@fosterthomas.com" TargetMode="External"/><Relationship Id="rId92" Type="http://schemas.openxmlformats.org/officeDocument/2006/relationships/hyperlink" Target="https://support.microsoft.com/en-us/office/delay-or-schedule-sending-email-messages-in-outlook-026af69f-c287-490a-a72f-6c65793744ba" TargetMode="External"/><Relationship Id="rId2" Type="http://schemas.openxmlformats.org/officeDocument/2006/relationships/customXml" Target="../customXml/item2.xml"/><Relationship Id="rId29" Type="http://schemas.openxmlformats.org/officeDocument/2006/relationships/hyperlink" Target="https://partnersnet107.sharepoint.com/:f:/s/FA/IgBYNvbaXgYxVYx2oJejOqvLAUGq3JCcRFCQL3zLiwJiiFw?e=P7UljS" TargetMode="External"/><Relationship Id="rId40" Type="http://schemas.openxmlformats.org/officeDocument/2006/relationships/hyperlink" Target="https://partnersnet107.sharepoint.com/:f:/s/FA/ErqREx7vp0FPgKvWRhUqhpEBfdDNoYQQZpolvE6LFbt5Pg?e=J22TPM" TargetMode="External"/><Relationship Id="rId115" Type="http://schemas.openxmlformats.org/officeDocument/2006/relationships/hyperlink" Target="https://www.govinfo.gov/app/details/CFR-2014-title2-vol1/CFR-2014-title2-vol1-sec200-67" TargetMode="External"/><Relationship Id="rId136" Type="http://schemas.openxmlformats.org/officeDocument/2006/relationships/hyperlink" Target="https://partnersnet107.sharepoint.com/:f:/s/FA/EnEC6m4h0_lFsrFysHiAC10BiA7HBE0qTdwp69Ux44WHag?e=m9KJys" TargetMode="External"/><Relationship Id="rId157" Type="http://schemas.openxmlformats.org/officeDocument/2006/relationships/hyperlink" Target="https://partnersnet107.sharepoint.com/:f:/s/FA/EpdtYRrgzXZYiQlnwGjnndcBBo9G1FoNGdfQ0jZAby0bSw?e=efsIPx" TargetMode="External"/><Relationship Id="rId178" Type="http://schemas.openxmlformats.org/officeDocument/2006/relationships/hyperlink" Target="mailto:poahr@partners.ne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documenttasks/documenttasks1.xml><?xml version="1.0" encoding="utf-8"?>
<t:Tasks xmlns:t="http://schemas.microsoft.com/office/tasks/2019/documenttasks" xmlns:oel="http://schemas.microsoft.com/office/2019/extlst">
  <t:Task id="{3E11357B-5744-44AF-A840-B667B5A58E40}">
    <t:Anchor>
      <t:Comment id="402592913"/>
    </t:Anchor>
    <t:History>
      <t:Event id="{6A9653CB-BD73-4EC2-98D1-7C504E9D425D}" time="2024-09-04T17:28:51.818Z">
        <t:Attribution userId="S::psarmiento@partners.net::e0255561-4dc0-45fc-8d01-0914501388b5" userProvider="AD" userName="Paola Sarmiento"/>
        <t:Anchor>
          <t:Comment id="402592913"/>
        </t:Anchor>
        <t:Create/>
      </t:Event>
      <t:Event id="{2A13B4A3-452D-421F-9AF6-4AA6DB838EFC}" time="2024-09-04T17:28:51.818Z">
        <t:Attribution userId="S::psarmiento@partners.net::e0255561-4dc0-45fc-8d01-0914501388b5" userProvider="AD" userName="Paola Sarmiento"/>
        <t:Anchor>
          <t:Comment id="402592913"/>
        </t:Anchor>
        <t:Assign userId="S::dmartin@partners.net::04f63225-1d27-46ab-9c7c-1c8b513bed32" userProvider="AD" userName="Danielle Martin"/>
      </t:Event>
      <t:Event id="{158D4399-268C-4EF6-BBE4-B49EC1E2D101}" time="2024-09-04T17:28:51.818Z">
        <t:Attribution userId="S::psarmiento@partners.net::e0255561-4dc0-45fc-8d01-0914501388b5" userProvider="AD" userName="Paola Sarmiento"/>
        <t:Anchor>
          <t:Comment id="402592913"/>
        </t:Anchor>
        <t:SetTitle title="@Danielle Martin Is this the same code of conduct? "/>
      </t:Event>
    </t:History>
  </t:Task>
  <t:Task id="{1B02317D-A902-44A3-A285-C32F7D9F4DF8}">
    <t:Anchor>
      <t:Comment id="1731786705"/>
    </t:Anchor>
    <t:History>
      <t:Event id="{2F5CAAF9-CEC4-4C6A-8CF6-8E9CAD38B5DC}" time="2024-09-04T23:45:55.751Z">
        <t:Attribution userId="S::psarmiento@partners.net::e0255561-4dc0-45fc-8d01-0914501388b5" userProvider="AD" userName="Paola Sarmiento"/>
        <t:Anchor>
          <t:Comment id="1731786705"/>
        </t:Anchor>
        <t:Create/>
      </t:Event>
      <t:Event id="{E72E3FB2-50E2-424E-B10F-E2C66686FCB5}" time="2024-09-04T23:45:55.751Z">
        <t:Attribution userId="S::psarmiento@partners.net::e0255561-4dc0-45fc-8d01-0914501388b5" userProvider="AD" userName="Paola Sarmiento"/>
        <t:Anchor>
          <t:Comment id="1731786705"/>
        </t:Anchor>
        <t:Assign userId="S::nabegesah@partners.net::70dbb83d-0fd1-45c2-9802-bf372af8db90" userProvider="AD" userName="Natalie Abegesah"/>
      </t:Event>
      <t:Event id="{5FA0D487-BAB8-4004-80A6-D2A1F628F7F3}" time="2024-09-04T23:45:55.751Z">
        <t:Attribution userId="S::psarmiento@partners.net::e0255561-4dc0-45fc-8d01-0914501388b5" userProvider="AD" userName="Paola Sarmiento"/>
        <t:Anchor>
          <t:Comment id="1731786705"/>
        </t:Anchor>
        <t:SetTitle title="@Natalie Abegesah please review, I add a paragraph "/>
      </t:Event>
    </t:History>
  </t:Task>
  <t:Task id="{B3E40812-5214-4FBE-BCC7-A9C46DC7C76A}">
    <t:Anchor>
      <t:Comment id="2037012271"/>
    </t:Anchor>
    <t:History>
      <t:Event id="{E5DC7B79-46A5-4027-BB88-8C89BB323809}" time="2024-09-05T00:14:19.423Z">
        <t:Attribution userId="S::psarmiento@partners.net::e0255561-4dc0-45fc-8d01-0914501388b5" userProvider="AD" userName="Paola Sarmiento"/>
        <t:Anchor>
          <t:Comment id="2037012271"/>
        </t:Anchor>
        <t:Create/>
      </t:Event>
      <t:Event id="{1C47210A-24C1-4EEA-A0F8-9516E062F9FD}" time="2024-09-05T00:14:19.423Z">
        <t:Attribution userId="S::psarmiento@partners.net::e0255561-4dc0-45fc-8d01-0914501388b5" userProvider="AD" userName="Paola Sarmiento"/>
        <t:Anchor>
          <t:Comment id="2037012271"/>
        </t:Anchor>
        <t:Assign userId="S::dmartin@partners.net::04f63225-1d27-46ab-9c7c-1c8b513bed32" userProvider="AD" userName="Danielle Martin"/>
      </t:Event>
      <t:Event id="{ED2BC651-90E8-45EB-B9A7-0C2B3B4DB075}" time="2024-09-05T00:14:19.423Z">
        <t:Attribution userId="S::psarmiento@partners.net::e0255561-4dc0-45fc-8d01-0914501388b5" userProvider="AD" userName="Paola Sarmiento"/>
        <t:Anchor>
          <t:Comment id="2037012271"/>
        </t:Anchor>
        <t:SetTitle title="@Danielle Martin please can you confirm? Or will be register as working hour with a com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271A39-97AA-4CBD-913D-2E3EA13D1654}">
  <ds:schemaRefs>
    <ds:schemaRef ds:uri="http://schemas.openxmlformats.org/officeDocument/2006/bibliography"/>
  </ds:schemaRefs>
</ds:datastoreItem>
</file>

<file path=customXml/itemProps2.xml><?xml version="1.0" encoding="utf-8"?>
<ds:datastoreItem xmlns:ds="http://schemas.openxmlformats.org/officeDocument/2006/customXml" ds:itemID="{11487F3C-1958-4002-8988-53345C34D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D7B152-64F3-4AD6-B96C-BC0CD29919C4}">
  <ds:schemaRefs>
    <ds:schemaRef ds:uri="http://schemas.microsoft.com/sharepoint/v3/contenttype/forms"/>
  </ds:schemaRefs>
</ds:datastoreItem>
</file>

<file path=customXml/itemProps4.xml><?xml version="1.0" encoding="utf-8"?>
<ds:datastoreItem xmlns:ds="http://schemas.openxmlformats.org/officeDocument/2006/customXml" ds:itemID="{633BDC9B-BDEF-4D36-B166-36EE5A8982C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89549</Words>
  <Characters>510432</Characters>
  <Application>Microsoft Office Word</Application>
  <DocSecurity>4</DocSecurity>
  <Lines>4253</Lines>
  <Paragraphs>1197</Paragraphs>
  <ScaleCrop>false</ScaleCrop>
  <Company/>
  <LinksUpToDate>false</LinksUpToDate>
  <CharactersWithSpaces>598784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Gloria Garcia Fiallos</cp:lastModifiedBy>
  <cp:revision>1572</cp:revision>
  <cp:lastPrinted>2022-11-01T06:34:00Z</cp:lastPrinted>
  <dcterms:created xsi:type="dcterms:W3CDTF">2024-11-15T08:39:00Z</dcterms:created>
  <dcterms:modified xsi:type="dcterms:W3CDTF">2026-07-13T23:39:00Z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