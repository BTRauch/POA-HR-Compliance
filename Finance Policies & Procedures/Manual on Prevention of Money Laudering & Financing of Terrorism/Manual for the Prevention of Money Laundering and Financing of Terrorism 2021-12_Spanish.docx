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ADEFF" w14:textId="0FEE75B5" w:rsidR="0026274D" w:rsidRPr="00C84371" w:rsidRDefault="002A6C24" w:rsidP="007D341C">
      <w:pPr>
        <w:jc w:val="center"/>
        <w:rPr>
          <w:rFonts w:ascii="Times New Roman" w:hAnsi="Times New Roman" w:cs="Times New Roman"/>
          <w:b/>
          <w:sz w:val="24"/>
          <w:szCs w:val="24"/>
          <w:lang w:val="es-CR"/>
        </w:rPr>
      </w:pPr>
      <w:r w:rsidRPr="00C84371">
        <w:rPr>
          <w:rFonts w:ascii="Times New Roman" w:hAnsi="Times New Roman" w:cs="Times New Roman"/>
          <w:b/>
          <w:noProof/>
          <w:sz w:val="24"/>
          <w:szCs w:val="24"/>
          <w:lang w:val="es-CR"/>
        </w:rPr>
        <w:drawing>
          <wp:inline distT="0" distB="0" distL="0" distR="0" wp14:anchorId="4A265700" wp14:editId="0ABEF0F5">
            <wp:extent cx="5817870" cy="905001"/>
            <wp:effectExtent l="0" t="0" r="0" b="9525"/>
            <wp:docPr id="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826402" cy="906328"/>
                    </a:xfrm>
                    <a:prstGeom prst="rect">
                      <a:avLst/>
                    </a:prstGeom>
                  </pic:spPr>
                </pic:pic>
              </a:graphicData>
            </a:graphic>
          </wp:inline>
        </w:drawing>
      </w:r>
    </w:p>
    <w:p w14:paraId="42A9A9E3" w14:textId="77777777" w:rsidR="0026274D" w:rsidRPr="00C84371" w:rsidRDefault="0026274D" w:rsidP="007D341C">
      <w:pPr>
        <w:jc w:val="center"/>
        <w:rPr>
          <w:rFonts w:ascii="Times New Roman" w:hAnsi="Times New Roman" w:cs="Times New Roman"/>
          <w:b/>
          <w:sz w:val="24"/>
          <w:szCs w:val="24"/>
          <w:lang w:val="es-CR"/>
        </w:rPr>
      </w:pPr>
    </w:p>
    <w:p w14:paraId="01E74DB9" w14:textId="77777777" w:rsidR="0026274D" w:rsidRPr="00C84371" w:rsidRDefault="0026274D" w:rsidP="007D341C">
      <w:pPr>
        <w:jc w:val="center"/>
        <w:rPr>
          <w:rFonts w:ascii="Times New Roman" w:hAnsi="Times New Roman" w:cs="Times New Roman"/>
          <w:b/>
          <w:sz w:val="36"/>
          <w:szCs w:val="36"/>
          <w:lang w:val="es-CR"/>
        </w:rPr>
      </w:pPr>
    </w:p>
    <w:p w14:paraId="213AF7A6" w14:textId="77777777" w:rsidR="007D341C" w:rsidRPr="00C84371" w:rsidRDefault="007D341C" w:rsidP="007D341C">
      <w:pPr>
        <w:jc w:val="center"/>
        <w:rPr>
          <w:rFonts w:ascii="Times New Roman" w:hAnsi="Times New Roman" w:cs="Times New Roman"/>
          <w:b/>
          <w:sz w:val="36"/>
          <w:szCs w:val="36"/>
          <w:lang w:val="es-CR"/>
        </w:rPr>
      </w:pPr>
      <w:r w:rsidRPr="00C84371">
        <w:rPr>
          <w:rFonts w:ascii="Times New Roman" w:hAnsi="Times New Roman" w:cs="Times New Roman"/>
          <w:b/>
          <w:sz w:val="36"/>
          <w:szCs w:val="36"/>
          <w:lang w:val="es-CR"/>
        </w:rPr>
        <w:t>MANUAL INTERNO PARA LA PREVENCIÓN DEL LAVADO DE DINERO Y FINANCIACIÓN DEL TERRORISMO</w:t>
      </w:r>
    </w:p>
    <w:p w14:paraId="7CACE72B" w14:textId="77777777" w:rsidR="00A4447F" w:rsidRPr="00C84371" w:rsidRDefault="00A4447F" w:rsidP="002D00EC">
      <w:pPr>
        <w:jc w:val="both"/>
        <w:rPr>
          <w:rFonts w:ascii="Times New Roman" w:hAnsi="Times New Roman" w:cs="Times New Roman"/>
          <w:sz w:val="36"/>
          <w:szCs w:val="36"/>
          <w:lang w:val="es-CR"/>
        </w:rPr>
      </w:pPr>
    </w:p>
    <w:p w14:paraId="102D5FAD" w14:textId="77777777" w:rsidR="00A4447F" w:rsidRPr="00C84371" w:rsidRDefault="00A4447F" w:rsidP="002D00EC">
      <w:pPr>
        <w:jc w:val="both"/>
        <w:rPr>
          <w:rFonts w:ascii="Times New Roman" w:hAnsi="Times New Roman" w:cs="Times New Roman"/>
          <w:b/>
          <w:sz w:val="36"/>
          <w:szCs w:val="36"/>
          <w:lang w:val="es-CR"/>
        </w:rPr>
      </w:pPr>
    </w:p>
    <w:p w14:paraId="69183551" w14:textId="77777777" w:rsidR="00A4447F" w:rsidRPr="00C84371" w:rsidRDefault="00A4447F" w:rsidP="002D00EC">
      <w:pPr>
        <w:jc w:val="both"/>
        <w:rPr>
          <w:rFonts w:ascii="Times New Roman" w:hAnsi="Times New Roman" w:cs="Times New Roman"/>
          <w:b/>
          <w:sz w:val="36"/>
          <w:szCs w:val="36"/>
          <w:lang w:val="es-CR"/>
        </w:rPr>
      </w:pPr>
    </w:p>
    <w:p w14:paraId="3D029F3D" w14:textId="77777777" w:rsidR="00100793" w:rsidRPr="00C84371" w:rsidRDefault="00100793" w:rsidP="002D00EC">
      <w:pPr>
        <w:jc w:val="both"/>
        <w:rPr>
          <w:rFonts w:ascii="Times New Roman" w:hAnsi="Times New Roman" w:cs="Times New Roman"/>
          <w:b/>
          <w:sz w:val="36"/>
          <w:szCs w:val="36"/>
          <w:lang w:val="es-CR"/>
        </w:rPr>
      </w:pPr>
    </w:p>
    <w:p w14:paraId="00E712A4" w14:textId="714E036D" w:rsidR="001C5E18" w:rsidRPr="00C84371" w:rsidRDefault="00A4447F" w:rsidP="00B06E77">
      <w:pPr>
        <w:jc w:val="center"/>
        <w:rPr>
          <w:rFonts w:ascii="Times New Roman" w:hAnsi="Times New Roman" w:cs="Times New Roman"/>
          <w:b/>
          <w:sz w:val="36"/>
          <w:szCs w:val="36"/>
          <w:lang w:val="es-CR"/>
        </w:rPr>
      </w:pPr>
      <w:r w:rsidRPr="00C84371">
        <w:rPr>
          <w:rFonts w:ascii="Times New Roman" w:hAnsi="Times New Roman" w:cs="Times New Roman"/>
          <w:b/>
          <w:sz w:val="36"/>
          <w:szCs w:val="36"/>
          <w:lang w:val="es-CR"/>
        </w:rPr>
        <w:t xml:space="preserve">ASUNCIÓN </w:t>
      </w:r>
      <w:r w:rsidR="00C84371" w:rsidRPr="00C84371">
        <w:rPr>
          <w:rFonts w:ascii="Times New Roman" w:hAnsi="Times New Roman" w:cs="Times New Roman"/>
          <w:b/>
          <w:sz w:val="36"/>
          <w:szCs w:val="36"/>
          <w:lang w:val="es-CR"/>
        </w:rPr>
        <w:t>- PARAGUAY</w:t>
      </w:r>
    </w:p>
    <w:p w14:paraId="5D063D07" w14:textId="77777777" w:rsidR="00B06E77" w:rsidRPr="00C84371" w:rsidRDefault="00B06E77" w:rsidP="00B06E77">
      <w:pPr>
        <w:jc w:val="center"/>
        <w:rPr>
          <w:rFonts w:ascii="Times New Roman" w:hAnsi="Times New Roman" w:cs="Times New Roman"/>
          <w:b/>
          <w:sz w:val="36"/>
          <w:szCs w:val="36"/>
          <w:lang w:val="es-CR"/>
        </w:rPr>
      </w:pPr>
    </w:p>
    <w:p w14:paraId="536025C9" w14:textId="3F57C86C" w:rsidR="00B06E77" w:rsidRPr="00C84371" w:rsidRDefault="00A533DB" w:rsidP="00B06E77">
      <w:pPr>
        <w:jc w:val="center"/>
        <w:rPr>
          <w:rFonts w:ascii="Times New Roman" w:hAnsi="Times New Roman" w:cs="Times New Roman"/>
          <w:b/>
          <w:sz w:val="36"/>
          <w:szCs w:val="36"/>
          <w:lang w:val="es-CR"/>
        </w:rPr>
      </w:pPr>
      <w:r w:rsidRPr="00C84371">
        <w:rPr>
          <w:rFonts w:ascii="Times New Roman" w:hAnsi="Times New Roman" w:cs="Times New Roman"/>
          <w:b/>
          <w:sz w:val="36"/>
          <w:szCs w:val="36"/>
          <w:lang w:val="es-CR"/>
        </w:rPr>
        <w:t>DICIEMBRE - 2021</w:t>
      </w:r>
    </w:p>
    <w:p w14:paraId="2A63161F" w14:textId="77777777" w:rsidR="00B06E77" w:rsidRPr="00C84371" w:rsidRDefault="00B06E77">
      <w:pPr>
        <w:rPr>
          <w:rFonts w:ascii="Times New Roman" w:hAnsi="Times New Roman" w:cs="Times New Roman"/>
          <w:b/>
          <w:bCs/>
          <w:color w:val="FF0000"/>
          <w:sz w:val="36"/>
          <w:szCs w:val="36"/>
          <w:lang w:val="es-CR"/>
        </w:rPr>
      </w:pPr>
      <w:r w:rsidRPr="00C84371">
        <w:rPr>
          <w:rFonts w:ascii="Times New Roman" w:hAnsi="Times New Roman" w:cs="Times New Roman"/>
          <w:b/>
          <w:bCs/>
          <w:color w:val="FF0000"/>
          <w:sz w:val="36"/>
          <w:szCs w:val="36"/>
          <w:lang w:val="es-CR"/>
        </w:rPr>
        <w:br w:type="page"/>
      </w:r>
    </w:p>
    <w:p w14:paraId="0E9623F6" w14:textId="36A81616" w:rsidR="00083D5F" w:rsidRPr="00C84371" w:rsidRDefault="00A4447F" w:rsidP="0079118D">
      <w:pPr>
        <w:autoSpaceDE w:val="0"/>
        <w:autoSpaceDN w:val="0"/>
        <w:adjustRightInd w:val="0"/>
        <w:spacing w:after="0"/>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INDICE</w:t>
      </w:r>
      <w:r w:rsidR="00083D5F" w:rsidRPr="00C84371">
        <w:rPr>
          <w:rFonts w:ascii="Times New Roman" w:hAnsi="Times New Roman" w:cs="Times New Roman"/>
          <w:b/>
          <w:bCs/>
          <w:color w:val="000000"/>
          <w:sz w:val="24"/>
          <w:szCs w:val="24"/>
          <w:lang w:val="es-CR"/>
        </w:rPr>
        <w:fldChar w:fldCharType="begin"/>
      </w:r>
      <w:r w:rsidR="00083D5F" w:rsidRPr="00C84371">
        <w:rPr>
          <w:rFonts w:ascii="Times New Roman" w:hAnsi="Times New Roman" w:cs="Times New Roman"/>
          <w:b/>
          <w:bCs/>
          <w:color w:val="000000"/>
          <w:sz w:val="24"/>
          <w:szCs w:val="24"/>
          <w:lang w:val="es-CR"/>
        </w:rPr>
        <w:instrText xml:space="preserve"> INDEX \e "</w:instrText>
      </w:r>
      <w:r w:rsidR="00083D5F" w:rsidRPr="00C84371">
        <w:rPr>
          <w:rFonts w:ascii="Times New Roman" w:hAnsi="Times New Roman" w:cs="Times New Roman"/>
          <w:b/>
          <w:bCs/>
          <w:color w:val="000000"/>
          <w:sz w:val="24"/>
          <w:szCs w:val="24"/>
          <w:lang w:val="es-CR"/>
        </w:rPr>
        <w:tab/>
        <w:instrText xml:space="preserve">" \c "2" \z "15370" </w:instrText>
      </w:r>
      <w:r w:rsidR="00083D5F" w:rsidRPr="00C84371">
        <w:rPr>
          <w:rFonts w:ascii="Times New Roman" w:hAnsi="Times New Roman" w:cs="Times New Roman"/>
          <w:b/>
          <w:bCs/>
          <w:color w:val="000000"/>
          <w:sz w:val="24"/>
          <w:szCs w:val="24"/>
          <w:lang w:val="es-CR"/>
        </w:rPr>
        <w:fldChar w:fldCharType="separate"/>
      </w:r>
    </w:p>
    <w:sdt>
      <w:sdtPr>
        <w:rPr>
          <w:rFonts w:ascii="Times New Roman" w:eastAsiaTheme="minorHAnsi" w:hAnsi="Times New Roman" w:cs="Times New Roman"/>
          <w:b w:val="0"/>
          <w:bCs w:val="0"/>
          <w:color w:val="auto"/>
          <w:sz w:val="24"/>
          <w:szCs w:val="24"/>
          <w:lang w:val="es-CR" w:eastAsia="en-US"/>
        </w:rPr>
        <w:id w:val="1165755944"/>
        <w:docPartObj>
          <w:docPartGallery w:val="Table of Contents"/>
          <w:docPartUnique/>
        </w:docPartObj>
      </w:sdtPr>
      <w:sdtEndPr/>
      <w:sdtContent>
        <w:p w14:paraId="30EE5F5F" w14:textId="43A01CC3" w:rsidR="00083D5F" w:rsidRPr="00C84371" w:rsidRDefault="00083D5F">
          <w:pPr>
            <w:pStyle w:val="TOCHeading"/>
            <w:rPr>
              <w:rFonts w:ascii="Times New Roman" w:hAnsi="Times New Roman" w:cs="Times New Roman"/>
              <w:sz w:val="24"/>
              <w:szCs w:val="24"/>
              <w:lang w:val="es-CR"/>
            </w:rPr>
          </w:pPr>
        </w:p>
        <w:p w14:paraId="386CB565" w14:textId="77777777" w:rsidR="000875A7" w:rsidRPr="00C84371" w:rsidRDefault="00083D5F">
          <w:pPr>
            <w:pStyle w:val="TOC1"/>
            <w:tabs>
              <w:tab w:val="right" w:leader="dot" w:pos="8828"/>
            </w:tabs>
            <w:rPr>
              <w:rFonts w:ascii="Times New Roman" w:eastAsiaTheme="minorEastAsia" w:hAnsi="Times New Roman" w:cs="Times New Roman"/>
              <w:noProof/>
              <w:sz w:val="24"/>
              <w:szCs w:val="24"/>
              <w:lang w:val="es-CR" w:eastAsia="es-PY"/>
            </w:rPr>
          </w:pPr>
          <w:r w:rsidRPr="00C84371">
            <w:rPr>
              <w:rFonts w:ascii="Times New Roman" w:hAnsi="Times New Roman" w:cs="Times New Roman"/>
              <w:sz w:val="24"/>
              <w:szCs w:val="24"/>
              <w:lang w:val="es-CR"/>
            </w:rPr>
            <w:fldChar w:fldCharType="begin"/>
          </w:r>
          <w:r w:rsidRPr="00C84371">
            <w:rPr>
              <w:rFonts w:ascii="Times New Roman" w:hAnsi="Times New Roman" w:cs="Times New Roman"/>
              <w:sz w:val="24"/>
              <w:szCs w:val="24"/>
              <w:lang w:val="es-CR"/>
            </w:rPr>
            <w:instrText xml:space="preserve"> TOC \o "1-3" \h \z \u </w:instrText>
          </w:r>
          <w:r w:rsidRPr="00C84371">
            <w:rPr>
              <w:rFonts w:ascii="Times New Roman" w:hAnsi="Times New Roman" w:cs="Times New Roman"/>
              <w:sz w:val="24"/>
              <w:szCs w:val="24"/>
              <w:lang w:val="es-CR"/>
            </w:rPr>
            <w:fldChar w:fldCharType="separate"/>
          </w:r>
          <w:hyperlink w:anchor="_Toc59545491" w:history="1">
            <w:r w:rsidR="000875A7" w:rsidRPr="00C84371">
              <w:rPr>
                <w:rStyle w:val="Hyperlink"/>
                <w:rFonts w:ascii="Times New Roman" w:hAnsi="Times New Roman" w:cs="Times New Roman"/>
                <w:b/>
                <w:bCs/>
                <w:noProof/>
                <w:sz w:val="24"/>
                <w:szCs w:val="24"/>
                <w:lang w:val="es-CR"/>
              </w:rPr>
              <w:t>CAPITULO 1. GENERALIDADES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_Toc59545491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4</w:t>
            </w:r>
            <w:r w:rsidR="000875A7" w:rsidRPr="00C84371">
              <w:rPr>
                <w:rFonts w:ascii="Times New Roman" w:hAnsi="Times New Roman" w:cs="Times New Roman"/>
                <w:noProof/>
                <w:webHidden/>
                <w:sz w:val="24"/>
                <w:szCs w:val="24"/>
                <w:lang w:val="es-CR"/>
              </w:rPr>
              <w:fldChar w:fldCharType="end"/>
            </w:r>
          </w:hyperlink>
        </w:p>
        <w:p w14:paraId="3D77BD28" w14:textId="2639C492"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r>
            <w:rPr>
              <w:rFonts w:ascii="Times New Roman" w:hAnsi="Times New Roman" w:cs="Times New Roman"/>
              <w:sz w:val="24"/>
              <w:szCs w:val="24"/>
              <w:lang w:val="es-CR"/>
            </w:rPr>
            <w:fldChar w:fldCharType="begin"/>
          </w:r>
          <w:r>
            <w:rPr>
              <w:rFonts w:ascii="Times New Roman" w:hAnsi="Times New Roman" w:cs="Times New Roman"/>
              <w:sz w:val="24"/>
              <w:szCs w:val="24"/>
              <w:lang w:val="es-CR"/>
            </w:rPr>
            <w:instrText xml:space="preserve"> =  \* MERGEFORMAT </w:instrText>
          </w:r>
          <w:r>
            <w:rPr>
              <w:rFonts w:ascii="Times New Roman" w:hAnsi="Times New Roman" w:cs="Times New Roman"/>
              <w:sz w:val="24"/>
              <w:szCs w:val="24"/>
              <w:lang w:val="es-CR"/>
            </w:rPr>
            <w:fldChar w:fldCharType="separate"/>
          </w:r>
          <w:r>
            <w:rPr>
              <w:rFonts w:ascii="Times New Roman" w:hAnsi="Times New Roman" w:cs="Times New Roman"/>
              <w:b/>
              <w:noProof/>
              <w:sz w:val="24"/>
              <w:szCs w:val="24"/>
              <w:lang w:val="es-CR"/>
            </w:rPr>
            <w:t>!Unexpected End of Formula</w:t>
          </w:r>
          <w:r>
            <w:rPr>
              <w:rFonts w:ascii="Times New Roman" w:hAnsi="Times New Roman" w:cs="Times New Roman"/>
              <w:sz w:val="24"/>
              <w:szCs w:val="24"/>
              <w:lang w:val="es-CR"/>
            </w:rPr>
            <w:fldChar w:fldCharType="end"/>
          </w:r>
        </w:p>
        <w:p w14:paraId="35A07CBA"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493" w:history="1">
            <w:r w:rsidR="000875A7" w:rsidRPr="00C84371">
              <w:rPr>
                <w:rStyle w:val="Hyperlink"/>
                <w:rFonts w:ascii="Times New Roman" w:hAnsi="Times New Roman" w:cs="Times New Roman"/>
                <w:noProof/>
                <w:sz w:val="24"/>
                <w:szCs w:val="24"/>
                <w:lang w:val="es-CR"/>
              </w:rPr>
              <w:t>1.2 Objetivos del Manual</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_Toc59545493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5</w:t>
            </w:r>
            <w:r w:rsidR="000875A7" w:rsidRPr="00C84371">
              <w:rPr>
                <w:rFonts w:ascii="Times New Roman" w:hAnsi="Times New Roman" w:cs="Times New Roman"/>
                <w:noProof/>
                <w:webHidden/>
                <w:sz w:val="24"/>
                <w:szCs w:val="24"/>
                <w:lang w:val="es-CR"/>
              </w:rPr>
              <w:fldChar w:fldCharType="end"/>
            </w:r>
          </w:hyperlink>
        </w:p>
        <w:p w14:paraId="68DDB333"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494" w:history="1">
            <w:r w:rsidR="000875A7" w:rsidRPr="00C84371">
              <w:rPr>
                <w:rStyle w:val="Hyperlink"/>
                <w:rFonts w:ascii="Times New Roman" w:hAnsi="Times New Roman" w:cs="Times New Roman"/>
                <w:noProof/>
                <w:sz w:val="24"/>
                <w:szCs w:val="24"/>
                <w:lang w:val="es-CR"/>
              </w:rPr>
              <w:t>1.3 Definiciones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_Toc59545494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5</w:t>
            </w:r>
            <w:r w:rsidR="000875A7" w:rsidRPr="00C84371">
              <w:rPr>
                <w:rFonts w:ascii="Times New Roman" w:hAnsi="Times New Roman" w:cs="Times New Roman"/>
                <w:noProof/>
                <w:webHidden/>
                <w:sz w:val="24"/>
                <w:szCs w:val="24"/>
                <w:lang w:val="es-CR"/>
              </w:rPr>
              <w:fldChar w:fldCharType="end"/>
            </w:r>
          </w:hyperlink>
        </w:p>
        <w:p w14:paraId="1C309E3F" w14:textId="77777777" w:rsidR="000875A7" w:rsidRPr="00C84371" w:rsidRDefault="00083367">
          <w:pPr>
            <w:pStyle w:val="TOC1"/>
            <w:tabs>
              <w:tab w:val="right" w:leader="dot" w:pos="8828"/>
            </w:tabs>
            <w:rPr>
              <w:rFonts w:ascii="Times New Roman" w:eastAsiaTheme="minorEastAsia" w:hAnsi="Times New Roman" w:cs="Times New Roman"/>
              <w:noProof/>
              <w:sz w:val="24"/>
              <w:szCs w:val="24"/>
              <w:lang w:val="es-CR" w:eastAsia="es-PY"/>
            </w:rPr>
          </w:pPr>
          <w:hyperlink w:anchor="_Toc59545495" w:history="1">
            <w:r w:rsidR="000875A7" w:rsidRPr="00C84371">
              <w:rPr>
                <w:rStyle w:val="Hyperlink"/>
                <w:rFonts w:ascii="Times New Roman" w:hAnsi="Times New Roman" w:cs="Times New Roman"/>
                <w:b/>
                <w:bCs/>
                <w:noProof/>
                <w:sz w:val="24"/>
                <w:szCs w:val="24"/>
                <w:lang w:val="es-CR"/>
              </w:rPr>
              <w:t>CAPITULO 2. ANTECEDENTES Y MARCO LEGAL</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_Toc59545495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8</w:t>
            </w:r>
            <w:r w:rsidR="000875A7" w:rsidRPr="00C84371">
              <w:rPr>
                <w:rFonts w:ascii="Times New Roman" w:hAnsi="Times New Roman" w:cs="Times New Roman"/>
                <w:noProof/>
                <w:webHidden/>
                <w:sz w:val="24"/>
                <w:szCs w:val="24"/>
                <w:lang w:val="es-CR"/>
              </w:rPr>
              <w:fldChar w:fldCharType="end"/>
            </w:r>
          </w:hyperlink>
        </w:p>
        <w:p w14:paraId="10338DE3"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496" w:history="1">
            <w:r w:rsidR="000875A7" w:rsidRPr="00C84371">
              <w:rPr>
                <w:rStyle w:val="Hyperlink"/>
                <w:rFonts w:ascii="Times New Roman" w:hAnsi="Times New Roman" w:cs="Times New Roman"/>
                <w:noProof/>
                <w:sz w:val="24"/>
                <w:szCs w:val="24"/>
                <w:lang w:val="es-CR"/>
              </w:rPr>
              <w:t>2.1 Antecedentes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_Toc59545496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8</w:t>
            </w:r>
            <w:r w:rsidR="000875A7" w:rsidRPr="00C84371">
              <w:rPr>
                <w:rFonts w:ascii="Times New Roman" w:hAnsi="Times New Roman" w:cs="Times New Roman"/>
                <w:noProof/>
                <w:webHidden/>
                <w:sz w:val="24"/>
                <w:szCs w:val="24"/>
                <w:lang w:val="es-CR"/>
              </w:rPr>
              <w:fldChar w:fldCharType="end"/>
            </w:r>
          </w:hyperlink>
        </w:p>
        <w:p w14:paraId="24D6FD61"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497" w:history="1">
            <w:r w:rsidR="000875A7" w:rsidRPr="00C84371">
              <w:rPr>
                <w:rStyle w:val="Hyperlink"/>
                <w:rFonts w:ascii="Times New Roman" w:hAnsi="Times New Roman" w:cs="Times New Roman"/>
                <w:noProof/>
                <w:sz w:val="24"/>
                <w:szCs w:val="24"/>
                <w:lang w:val="es-CR"/>
              </w:rPr>
              <w:t>2.2 Marco Legal</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_Toc59545497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9</w:t>
            </w:r>
            <w:r w:rsidR="000875A7" w:rsidRPr="00C84371">
              <w:rPr>
                <w:rFonts w:ascii="Times New Roman" w:hAnsi="Times New Roman" w:cs="Times New Roman"/>
                <w:noProof/>
                <w:webHidden/>
                <w:sz w:val="24"/>
                <w:szCs w:val="24"/>
                <w:lang w:val="es-CR"/>
              </w:rPr>
              <w:fldChar w:fldCharType="end"/>
            </w:r>
          </w:hyperlink>
        </w:p>
        <w:p w14:paraId="66C349C1" w14:textId="77777777" w:rsidR="000875A7" w:rsidRPr="00C84371" w:rsidRDefault="00083367">
          <w:pPr>
            <w:pStyle w:val="TOC1"/>
            <w:tabs>
              <w:tab w:val="right" w:leader="dot" w:pos="8828"/>
            </w:tabs>
            <w:rPr>
              <w:rFonts w:ascii="Times New Roman" w:eastAsiaTheme="minorEastAsia" w:hAnsi="Times New Roman" w:cs="Times New Roman"/>
              <w:noProof/>
              <w:sz w:val="24"/>
              <w:szCs w:val="24"/>
              <w:lang w:val="es-CR" w:eastAsia="es-PY"/>
            </w:rPr>
          </w:pPr>
          <w:hyperlink w:anchor="_Toc59545498" w:history="1">
            <w:r w:rsidR="000875A7" w:rsidRPr="00C84371">
              <w:rPr>
                <w:rStyle w:val="Hyperlink"/>
                <w:rFonts w:ascii="Times New Roman" w:hAnsi="Times New Roman" w:cs="Times New Roman"/>
                <w:b/>
                <w:bCs/>
                <w:noProof/>
                <w:sz w:val="24"/>
                <w:szCs w:val="24"/>
                <w:lang w:val="es-CR"/>
              </w:rPr>
              <w:t>CAPITULO 3. POLÍTICAS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_Toc59545498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10</w:t>
            </w:r>
            <w:r w:rsidR="000875A7" w:rsidRPr="00C84371">
              <w:rPr>
                <w:rFonts w:ascii="Times New Roman" w:hAnsi="Times New Roman" w:cs="Times New Roman"/>
                <w:noProof/>
                <w:webHidden/>
                <w:sz w:val="24"/>
                <w:szCs w:val="24"/>
                <w:lang w:val="es-CR"/>
              </w:rPr>
              <w:fldChar w:fldCharType="end"/>
            </w:r>
          </w:hyperlink>
        </w:p>
        <w:p w14:paraId="6CF150F2"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499" w:history="1">
            <w:r w:rsidR="000875A7" w:rsidRPr="00C84371">
              <w:rPr>
                <w:rStyle w:val="Hyperlink"/>
                <w:rFonts w:ascii="Times New Roman" w:hAnsi="Times New Roman" w:cs="Times New Roman"/>
                <w:noProof/>
                <w:sz w:val="24"/>
                <w:szCs w:val="24"/>
                <w:lang w:val="es-CR"/>
              </w:rPr>
              <w:t>3.1 Introducción</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_Toc59545499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10</w:t>
            </w:r>
            <w:r w:rsidR="000875A7" w:rsidRPr="00C84371">
              <w:rPr>
                <w:rFonts w:ascii="Times New Roman" w:hAnsi="Times New Roman" w:cs="Times New Roman"/>
                <w:noProof/>
                <w:webHidden/>
                <w:sz w:val="24"/>
                <w:szCs w:val="24"/>
                <w:lang w:val="es-CR"/>
              </w:rPr>
              <w:fldChar w:fldCharType="end"/>
            </w:r>
          </w:hyperlink>
        </w:p>
        <w:p w14:paraId="00BB39F8"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0" w:history="1">
            <w:r w:rsidR="000875A7" w:rsidRPr="00C84371">
              <w:rPr>
                <w:rStyle w:val="Hyperlink"/>
                <w:rFonts w:ascii="Times New Roman" w:hAnsi="Times New Roman" w:cs="Times New Roman"/>
                <w:noProof/>
                <w:sz w:val="24"/>
                <w:szCs w:val="24"/>
                <w:lang w:val="es-CR"/>
              </w:rPr>
              <w:t>3.2 Políticas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_Toc59545500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10</w:t>
            </w:r>
            <w:r w:rsidR="000875A7" w:rsidRPr="00C84371">
              <w:rPr>
                <w:rFonts w:ascii="Times New Roman" w:hAnsi="Times New Roman" w:cs="Times New Roman"/>
                <w:noProof/>
                <w:webHidden/>
                <w:sz w:val="24"/>
                <w:szCs w:val="24"/>
                <w:lang w:val="es-CR"/>
              </w:rPr>
              <w:fldChar w:fldCharType="end"/>
            </w:r>
          </w:hyperlink>
        </w:p>
        <w:p w14:paraId="29ABA1B5"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1" w:history="1">
            <w:r w:rsidR="000875A7" w:rsidRPr="00C84371">
              <w:rPr>
                <w:rStyle w:val="Hyperlink"/>
                <w:rFonts w:ascii="Times New Roman" w:hAnsi="Times New Roman" w:cs="Times New Roman"/>
                <w:noProof/>
                <w:sz w:val="24"/>
                <w:szCs w:val="24"/>
                <w:lang w:val="es-CR"/>
              </w:rPr>
              <w:t xml:space="preserve">3.3 Política de Identificación y </w:t>
            </w:r>
            <w:r w:rsidR="000875A7" w:rsidRPr="00C84371">
              <w:rPr>
                <w:rStyle w:val="Hyperlink"/>
                <w:rFonts w:ascii="Times New Roman" w:hAnsi="Times New Roman" w:cs="Times New Roman"/>
                <w:iCs/>
                <w:noProof/>
                <w:sz w:val="24"/>
                <w:szCs w:val="24"/>
                <w:lang w:val="es-CR"/>
              </w:rPr>
              <w:t>Registro de donantes, aportantes o benefactores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_Toc59545501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11</w:t>
            </w:r>
            <w:r w:rsidR="000875A7" w:rsidRPr="00C84371">
              <w:rPr>
                <w:rFonts w:ascii="Times New Roman" w:hAnsi="Times New Roman" w:cs="Times New Roman"/>
                <w:noProof/>
                <w:webHidden/>
                <w:sz w:val="24"/>
                <w:szCs w:val="24"/>
                <w:lang w:val="es-CR"/>
              </w:rPr>
              <w:fldChar w:fldCharType="end"/>
            </w:r>
          </w:hyperlink>
        </w:p>
        <w:p w14:paraId="38676297"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2" w:history="1">
            <w:r w:rsidR="000875A7" w:rsidRPr="00C84371">
              <w:rPr>
                <w:rStyle w:val="Hyperlink"/>
                <w:rFonts w:ascii="Times New Roman" w:hAnsi="Times New Roman" w:cs="Times New Roman"/>
                <w:noProof/>
                <w:sz w:val="24"/>
                <w:szCs w:val="24"/>
                <w:lang w:val="es-CR"/>
              </w:rPr>
              <w:t>3.4 Política para la contratación de empleados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_Toc59545502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12</w:t>
            </w:r>
            <w:r w:rsidR="000875A7" w:rsidRPr="00C84371">
              <w:rPr>
                <w:rFonts w:ascii="Times New Roman" w:hAnsi="Times New Roman" w:cs="Times New Roman"/>
                <w:noProof/>
                <w:webHidden/>
                <w:sz w:val="24"/>
                <w:szCs w:val="24"/>
                <w:lang w:val="es-CR"/>
              </w:rPr>
              <w:fldChar w:fldCharType="end"/>
            </w:r>
          </w:hyperlink>
        </w:p>
        <w:p w14:paraId="713E04EB" w14:textId="77777777" w:rsidR="000875A7" w:rsidRPr="00C84371" w:rsidRDefault="00083367">
          <w:pPr>
            <w:pStyle w:val="TOC1"/>
            <w:tabs>
              <w:tab w:val="right" w:leader="dot" w:pos="8828"/>
            </w:tabs>
            <w:rPr>
              <w:rFonts w:ascii="Times New Roman" w:eastAsiaTheme="minorEastAsia" w:hAnsi="Times New Roman" w:cs="Times New Roman"/>
              <w:noProof/>
              <w:sz w:val="24"/>
              <w:szCs w:val="24"/>
              <w:lang w:val="es-CR" w:eastAsia="es-PY"/>
            </w:rPr>
          </w:pPr>
          <w:hyperlink w:anchor="_Toc59545503" w:history="1">
            <w:r w:rsidR="000875A7" w:rsidRPr="00C84371">
              <w:rPr>
                <w:rStyle w:val="Hyperlink"/>
                <w:rFonts w:ascii="Times New Roman" w:hAnsi="Times New Roman" w:cs="Times New Roman"/>
                <w:b/>
                <w:bCs/>
                <w:noProof/>
                <w:sz w:val="24"/>
                <w:szCs w:val="24"/>
                <w:lang w:val="es-CR"/>
              </w:rPr>
              <w:t>CAPITULO 4. ESTRUCTURA FUNCIONAL PARA LA PREVENCIÓN DEL LAVADO DE DINERO O BIENES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_Toc59545503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14</w:t>
            </w:r>
            <w:r w:rsidR="000875A7" w:rsidRPr="00C84371">
              <w:rPr>
                <w:rFonts w:ascii="Times New Roman" w:hAnsi="Times New Roman" w:cs="Times New Roman"/>
                <w:noProof/>
                <w:webHidden/>
                <w:sz w:val="24"/>
                <w:szCs w:val="24"/>
                <w:lang w:val="es-CR"/>
              </w:rPr>
              <w:fldChar w:fldCharType="end"/>
            </w:r>
          </w:hyperlink>
        </w:p>
        <w:p w14:paraId="734FAD98"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4" w:history="1">
            <w:r w:rsidR="000875A7" w:rsidRPr="00C84371">
              <w:rPr>
                <w:rStyle w:val="Hyperlink"/>
                <w:rFonts w:ascii="Times New Roman" w:hAnsi="Times New Roman" w:cs="Times New Roman"/>
                <w:noProof/>
                <w:sz w:val="24"/>
                <w:szCs w:val="24"/>
                <w:lang w:val="es-CR"/>
              </w:rPr>
              <w:t>4.1 Oficial de Cumplimiento.</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_Toc59545504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14</w:t>
            </w:r>
            <w:r w:rsidR="000875A7" w:rsidRPr="00C84371">
              <w:rPr>
                <w:rFonts w:ascii="Times New Roman" w:hAnsi="Times New Roman" w:cs="Times New Roman"/>
                <w:noProof/>
                <w:webHidden/>
                <w:sz w:val="24"/>
                <w:szCs w:val="24"/>
                <w:lang w:val="es-CR"/>
              </w:rPr>
              <w:fldChar w:fldCharType="end"/>
            </w:r>
          </w:hyperlink>
        </w:p>
        <w:p w14:paraId="52C39495"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5" w:history="1">
            <w:r w:rsidR="000875A7" w:rsidRPr="00C84371">
              <w:rPr>
                <w:rStyle w:val="Hyperlink"/>
                <w:rFonts w:ascii="Times New Roman" w:hAnsi="Times New Roman" w:cs="Times New Roman"/>
                <w:noProof/>
                <w:sz w:val="24"/>
                <w:szCs w:val="24"/>
                <w:lang w:val="es-CR"/>
              </w:rPr>
              <w:t>4.2 Auditoria Interna</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_Toc59545505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14</w:t>
            </w:r>
            <w:r w:rsidR="000875A7" w:rsidRPr="00C84371">
              <w:rPr>
                <w:rFonts w:ascii="Times New Roman" w:hAnsi="Times New Roman" w:cs="Times New Roman"/>
                <w:noProof/>
                <w:webHidden/>
                <w:sz w:val="24"/>
                <w:szCs w:val="24"/>
                <w:lang w:val="es-CR"/>
              </w:rPr>
              <w:fldChar w:fldCharType="end"/>
            </w:r>
          </w:hyperlink>
        </w:p>
        <w:p w14:paraId="3427F56A"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6" w:history="1">
            <w:r w:rsidR="000875A7" w:rsidRPr="00C84371">
              <w:rPr>
                <w:rStyle w:val="Hyperlink"/>
                <w:rFonts w:ascii="Times New Roman" w:hAnsi="Times New Roman" w:cs="Times New Roman"/>
                <w:noProof/>
                <w:sz w:val="24"/>
                <w:szCs w:val="24"/>
                <w:lang w:val="es-CR"/>
              </w:rPr>
              <w:t>4.3 Auditoría Externa.</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_Toc59545506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15</w:t>
            </w:r>
            <w:r w:rsidR="000875A7" w:rsidRPr="00C84371">
              <w:rPr>
                <w:rFonts w:ascii="Times New Roman" w:hAnsi="Times New Roman" w:cs="Times New Roman"/>
                <w:noProof/>
                <w:webHidden/>
                <w:sz w:val="24"/>
                <w:szCs w:val="24"/>
                <w:lang w:val="es-CR"/>
              </w:rPr>
              <w:fldChar w:fldCharType="end"/>
            </w:r>
          </w:hyperlink>
        </w:p>
        <w:p w14:paraId="7BFEC2D0" w14:textId="77777777" w:rsidR="000875A7" w:rsidRPr="00C84371" w:rsidRDefault="00083367">
          <w:pPr>
            <w:pStyle w:val="TOC1"/>
            <w:tabs>
              <w:tab w:val="right" w:leader="dot" w:pos="8828"/>
            </w:tabs>
            <w:rPr>
              <w:rFonts w:ascii="Times New Roman" w:eastAsiaTheme="minorEastAsia" w:hAnsi="Times New Roman" w:cs="Times New Roman"/>
              <w:noProof/>
              <w:sz w:val="24"/>
              <w:szCs w:val="24"/>
              <w:lang w:val="es-CR" w:eastAsia="es-PY"/>
            </w:rPr>
          </w:pPr>
          <w:hyperlink w:anchor="_Toc59545507" w:history="1">
            <w:r w:rsidR="000875A7" w:rsidRPr="00C84371">
              <w:rPr>
                <w:rStyle w:val="Hyperlink"/>
                <w:rFonts w:ascii="Times New Roman" w:hAnsi="Times New Roman" w:cs="Times New Roman"/>
                <w:b/>
                <w:bCs/>
                <w:noProof/>
                <w:sz w:val="24"/>
                <w:szCs w:val="24"/>
                <w:lang w:val="es-CR"/>
              </w:rPr>
              <w:t>CAPITULO 5. CAPACITACIÓN</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_Toc59545507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15</w:t>
            </w:r>
            <w:r w:rsidR="000875A7" w:rsidRPr="00C84371">
              <w:rPr>
                <w:rFonts w:ascii="Times New Roman" w:hAnsi="Times New Roman" w:cs="Times New Roman"/>
                <w:noProof/>
                <w:webHidden/>
                <w:sz w:val="24"/>
                <w:szCs w:val="24"/>
                <w:lang w:val="es-CR"/>
              </w:rPr>
              <w:fldChar w:fldCharType="end"/>
            </w:r>
          </w:hyperlink>
        </w:p>
        <w:p w14:paraId="7784A78F"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8" w:history="1">
            <w:r w:rsidR="000875A7" w:rsidRPr="00C84371">
              <w:rPr>
                <w:rStyle w:val="Hyperlink"/>
                <w:rFonts w:ascii="Times New Roman" w:hAnsi="Times New Roman" w:cs="Times New Roman"/>
                <w:noProof/>
                <w:sz w:val="24"/>
                <w:szCs w:val="24"/>
                <w:lang w:val="es-CR"/>
              </w:rPr>
              <w:t>5.1 Del Programa de Capacitación al Personal.</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_Toc59545508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16</w:t>
            </w:r>
            <w:r w:rsidR="000875A7" w:rsidRPr="00C84371">
              <w:rPr>
                <w:rFonts w:ascii="Times New Roman" w:hAnsi="Times New Roman" w:cs="Times New Roman"/>
                <w:noProof/>
                <w:webHidden/>
                <w:sz w:val="24"/>
                <w:szCs w:val="24"/>
                <w:lang w:val="es-CR"/>
              </w:rPr>
              <w:fldChar w:fldCharType="end"/>
            </w:r>
          </w:hyperlink>
        </w:p>
        <w:p w14:paraId="371D1ED9"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09" w:history="1">
            <w:r w:rsidR="000875A7" w:rsidRPr="00C84371">
              <w:rPr>
                <w:rStyle w:val="Hyperlink"/>
                <w:rFonts w:ascii="Times New Roman" w:hAnsi="Times New Roman" w:cs="Times New Roman"/>
                <w:noProof/>
                <w:sz w:val="24"/>
                <w:szCs w:val="24"/>
                <w:lang w:val="es-CR"/>
              </w:rPr>
              <w:t>5.2 Del Contenido del Programa</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_Toc59545509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16</w:t>
            </w:r>
            <w:r w:rsidR="000875A7" w:rsidRPr="00C84371">
              <w:rPr>
                <w:rFonts w:ascii="Times New Roman" w:hAnsi="Times New Roman" w:cs="Times New Roman"/>
                <w:noProof/>
                <w:webHidden/>
                <w:sz w:val="24"/>
                <w:szCs w:val="24"/>
                <w:lang w:val="es-CR"/>
              </w:rPr>
              <w:fldChar w:fldCharType="end"/>
            </w:r>
          </w:hyperlink>
        </w:p>
        <w:p w14:paraId="73353515"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0" w:history="1">
            <w:r w:rsidR="000875A7" w:rsidRPr="00C84371">
              <w:rPr>
                <w:rStyle w:val="Hyperlink"/>
                <w:rFonts w:ascii="Times New Roman" w:hAnsi="Times New Roman" w:cs="Times New Roman"/>
                <w:noProof/>
                <w:sz w:val="24"/>
                <w:szCs w:val="24"/>
                <w:lang w:val="es-CR"/>
              </w:rPr>
              <w:t>5.3 De los lineamientos Generales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_Toc59545510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16</w:t>
            </w:r>
            <w:r w:rsidR="000875A7" w:rsidRPr="00C84371">
              <w:rPr>
                <w:rFonts w:ascii="Times New Roman" w:hAnsi="Times New Roman" w:cs="Times New Roman"/>
                <w:noProof/>
                <w:webHidden/>
                <w:sz w:val="24"/>
                <w:szCs w:val="24"/>
                <w:lang w:val="es-CR"/>
              </w:rPr>
              <w:fldChar w:fldCharType="end"/>
            </w:r>
          </w:hyperlink>
        </w:p>
        <w:p w14:paraId="5B42670E" w14:textId="77777777" w:rsidR="000875A7" w:rsidRPr="00C84371" w:rsidRDefault="00083367">
          <w:pPr>
            <w:pStyle w:val="TOC1"/>
            <w:tabs>
              <w:tab w:val="right" w:leader="dot" w:pos="8828"/>
            </w:tabs>
            <w:rPr>
              <w:rFonts w:ascii="Times New Roman" w:eastAsiaTheme="minorEastAsia" w:hAnsi="Times New Roman" w:cs="Times New Roman"/>
              <w:noProof/>
              <w:sz w:val="24"/>
              <w:szCs w:val="24"/>
              <w:lang w:val="es-CR" w:eastAsia="es-PY"/>
            </w:rPr>
          </w:pPr>
          <w:hyperlink w:anchor="_Toc59545511" w:history="1">
            <w:r w:rsidR="000875A7" w:rsidRPr="00C84371">
              <w:rPr>
                <w:rStyle w:val="Hyperlink"/>
                <w:rFonts w:ascii="Times New Roman" w:hAnsi="Times New Roman" w:cs="Times New Roman"/>
                <w:b/>
                <w:bCs/>
                <w:noProof/>
                <w:sz w:val="24"/>
                <w:szCs w:val="24"/>
                <w:lang w:val="es-CR"/>
              </w:rPr>
              <w:t>CAPITULO 6. REPORTES Y OBLIGACIONES DE LA OSFL CON LA SEPRELAD</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_Toc59545511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17</w:t>
            </w:r>
            <w:r w:rsidR="000875A7" w:rsidRPr="00C84371">
              <w:rPr>
                <w:rFonts w:ascii="Times New Roman" w:hAnsi="Times New Roman" w:cs="Times New Roman"/>
                <w:noProof/>
                <w:webHidden/>
                <w:sz w:val="24"/>
                <w:szCs w:val="24"/>
                <w:lang w:val="es-CR"/>
              </w:rPr>
              <w:fldChar w:fldCharType="end"/>
            </w:r>
          </w:hyperlink>
        </w:p>
        <w:p w14:paraId="1D786AAA"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2" w:history="1">
            <w:r w:rsidR="000875A7" w:rsidRPr="00C84371">
              <w:rPr>
                <w:rStyle w:val="Hyperlink"/>
                <w:rFonts w:ascii="Times New Roman" w:hAnsi="Times New Roman" w:cs="Times New Roman"/>
                <w:noProof/>
                <w:sz w:val="24"/>
                <w:szCs w:val="24"/>
                <w:lang w:val="es-CR"/>
              </w:rPr>
              <w:t>6.1 REPORTE DE OPERACIONES SOSPECHOSAS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_Toc59545512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17</w:t>
            </w:r>
            <w:r w:rsidR="000875A7" w:rsidRPr="00C84371">
              <w:rPr>
                <w:rFonts w:ascii="Times New Roman" w:hAnsi="Times New Roman" w:cs="Times New Roman"/>
                <w:noProof/>
                <w:webHidden/>
                <w:sz w:val="24"/>
                <w:szCs w:val="24"/>
                <w:lang w:val="es-CR"/>
              </w:rPr>
              <w:fldChar w:fldCharType="end"/>
            </w:r>
          </w:hyperlink>
        </w:p>
        <w:p w14:paraId="2FA0C8C9"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3" w:history="1">
            <w:r w:rsidR="000875A7" w:rsidRPr="00C84371">
              <w:rPr>
                <w:rStyle w:val="Hyperlink"/>
                <w:rFonts w:ascii="Times New Roman" w:hAnsi="Times New Roman" w:cs="Times New Roman"/>
                <w:noProof/>
                <w:sz w:val="24"/>
                <w:szCs w:val="24"/>
                <w:lang w:val="es-CR"/>
              </w:rPr>
              <w:t>6.2 OPERACIONES INUSUALES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_Toc59545513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17</w:t>
            </w:r>
            <w:r w:rsidR="000875A7" w:rsidRPr="00C84371">
              <w:rPr>
                <w:rFonts w:ascii="Times New Roman" w:hAnsi="Times New Roman" w:cs="Times New Roman"/>
                <w:noProof/>
                <w:webHidden/>
                <w:sz w:val="24"/>
                <w:szCs w:val="24"/>
                <w:lang w:val="es-CR"/>
              </w:rPr>
              <w:fldChar w:fldCharType="end"/>
            </w:r>
          </w:hyperlink>
        </w:p>
        <w:p w14:paraId="4643965E"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4" w:history="1">
            <w:r w:rsidR="000875A7" w:rsidRPr="00C84371">
              <w:rPr>
                <w:rStyle w:val="Hyperlink"/>
                <w:rFonts w:ascii="Times New Roman" w:hAnsi="Times New Roman" w:cs="Times New Roman"/>
                <w:noProof/>
                <w:sz w:val="24"/>
                <w:szCs w:val="24"/>
                <w:lang w:val="es-CR"/>
              </w:rPr>
              <w:t>6.3 REPORTE NEGATIVO</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_Toc59545514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18</w:t>
            </w:r>
            <w:r w:rsidR="000875A7" w:rsidRPr="00C84371">
              <w:rPr>
                <w:rFonts w:ascii="Times New Roman" w:hAnsi="Times New Roman" w:cs="Times New Roman"/>
                <w:noProof/>
                <w:webHidden/>
                <w:sz w:val="24"/>
                <w:szCs w:val="24"/>
                <w:lang w:val="es-CR"/>
              </w:rPr>
              <w:fldChar w:fldCharType="end"/>
            </w:r>
          </w:hyperlink>
        </w:p>
        <w:p w14:paraId="29EC7BB3"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5" w:history="1">
            <w:r w:rsidR="000875A7" w:rsidRPr="00C84371">
              <w:rPr>
                <w:rStyle w:val="Hyperlink"/>
                <w:rFonts w:ascii="Times New Roman" w:hAnsi="Times New Roman" w:cs="Times New Roman"/>
                <w:noProof/>
                <w:sz w:val="24"/>
                <w:szCs w:val="24"/>
                <w:lang w:val="es-CR"/>
              </w:rPr>
              <w:t>6.4 REMISIÓN Y ACTUALIZACIÓN DE DATOS, PARA EL SECTOR OSFL.</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_Toc59545515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18</w:t>
            </w:r>
            <w:r w:rsidR="000875A7" w:rsidRPr="00C84371">
              <w:rPr>
                <w:rFonts w:ascii="Times New Roman" w:hAnsi="Times New Roman" w:cs="Times New Roman"/>
                <w:noProof/>
                <w:webHidden/>
                <w:sz w:val="24"/>
                <w:szCs w:val="24"/>
                <w:lang w:val="es-CR"/>
              </w:rPr>
              <w:fldChar w:fldCharType="end"/>
            </w:r>
          </w:hyperlink>
        </w:p>
        <w:p w14:paraId="70525CEA"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6" w:history="1">
            <w:r w:rsidR="000875A7" w:rsidRPr="00C84371">
              <w:rPr>
                <w:rStyle w:val="Hyperlink"/>
                <w:rFonts w:ascii="Times New Roman" w:hAnsi="Times New Roman" w:cs="Times New Roman"/>
                <w:noProof/>
                <w:sz w:val="24"/>
                <w:szCs w:val="24"/>
                <w:lang w:val="es-CR"/>
              </w:rPr>
              <w:t>6.5 Obligación de mantener confidencialidad</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_Toc59545516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18</w:t>
            </w:r>
            <w:r w:rsidR="000875A7" w:rsidRPr="00C84371">
              <w:rPr>
                <w:rFonts w:ascii="Times New Roman" w:hAnsi="Times New Roman" w:cs="Times New Roman"/>
                <w:noProof/>
                <w:webHidden/>
                <w:sz w:val="24"/>
                <w:szCs w:val="24"/>
                <w:lang w:val="es-CR"/>
              </w:rPr>
              <w:fldChar w:fldCharType="end"/>
            </w:r>
          </w:hyperlink>
        </w:p>
        <w:p w14:paraId="22C36383" w14:textId="77777777" w:rsidR="000875A7" w:rsidRPr="00C84371" w:rsidRDefault="00083367">
          <w:pPr>
            <w:pStyle w:val="TOC1"/>
            <w:tabs>
              <w:tab w:val="right" w:leader="dot" w:pos="8828"/>
            </w:tabs>
            <w:rPr>
              <w:rFonts w:ascii="Times New Roman" w:eastAsiaTheme="minorEastAsia" w:hAnsi="Times New Roman" w:cs="Times New Roman"/>
              <w:noProof/>
              <w:sz w:val="24"/>
              <w:szCs w:val="24"/>
              <w:lang w:val="es-CR" w:eastAsia="es-PY"/>
            </w:rPr>
          </w:pPr>
          <w:hyperlink w:anchor="_Toc59545517" w:history="1">
            <w:r w:rsidR="000875A7" w:rsidRPr="00C84371">
              <w:rPr>
                <w:rStyle w:val="Hyperlink"/>
                <w:rFonts w:ascii="Times New Roman" w:hAnsi="Times New Roman" w:cs="Times New Roman"/>
                <w:b/>
                <w:bCs/>
                <w:noProof/>
                <w:sz w:val="24"/>
                <w:szCs w:val="24"/>
                <w:lang w:val="es-CR"/>
              </w:rPr>
              <w:t>CAPITULO 7. SANCIÓN POR INCUMPLIMIENTO Y CONSERVACIÓN DE INFORMACIÓN Y DOCUMENTACIÓN.</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_Toc59545517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20</w:t>
            </w:r>
            <w:r w:rsidR="000875A7" w:rsidRPr="00C84371">
              <w:rPr>
                <w:rFonts w:ascii="Times New Roman" w:hAnsi="Times New Roman" w:cs="Times New Roman"/>
                <w:noProof/>
                <w:webHidden/>
                <w:sz w:val="24"/>
                <w:szCs w:val="24"/>
                <w:lang w:val="es-CR"/>
              </w:rPr>
              <w:fldChar w:fldCharType="end"/>
            </w:r>
          </w:hyperlink>
        </w:p>
        <w:p w14:paraId="3CCD5EA6"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8" w:history="1">
            <w:r w:rsidR="000875A7" w:rsidRPr="00C84371">
              <w:rPr>
                <w:rStyle w:val="Hyperlink"/>
                <w:rFonts w:ascii="Times New Roman" w:hAnsi="Times New Roman" w:cs="Times New Roman"/>
                <w:noProof/>
                <w:sz w:val="24"/>
                <w:szCs w:val="24"/>
                <w:lang w:val="es-CR"/>
              </w:rPr>
              <w:t>7.1 Sanción por incumplimiento</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_Toc59545518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20</w:t>
            </w:r>
            <w:r w:rsidR="000875A7" w:rsidRPr="00C84371">
              <w:rPr>
                <w:rFonts w:ascii="Times New Roman" w:hAnsi="Times New Roman" w:cs="Times New Roman"/>
                <w:noProof/>
                <w:webHidden/>
                <w:sz w:val="24"/>
                <w:szCs w:val="24"/>
                <w:lang w:val="es-CR"/>
              </w:rPr>
              <w:fldChar w:fldCharType="end"/>
            </w:r>
          </w:hyperlink>
        </w:p>
        <w:p w14:paraId="2DB4D9C7" w14:textId="77777777" w:rsidR="000875A7" w:rsidRPr="00C84371" w:rsidRDefault="00083367">
          <w:pPr>
            <w:pStyle w:val="TOC2"/>
            <w:tabs>
              <w:tab w:val="right" w:leader="dot" w:pos="8828"/>
            </w:tabs>
            <w:rPr>
              <w:rFonts w:ascii="Times New Roman" w:eastAsiaTheme="minorEastAsia" w:hAnsi="Times New Roman" w:cs="Times New Roman"/>
              <w:noProof/>
              <w:sz w:val="24"/>
              <w:szCs w:val="24"/>
              <w:lang w:val="es-CR" w:eastAsia="es-PY"/>
            </w:rPr>
          </w:pPr>
          <w:hyperlink w:anchor="_Toc59545519" w:history="1">
            <w:r w:rsidR="000875A7" w:rsidRPr="00C84371">
              <w:rPr>
                <w:rStyle w:val="Hyperlink"/>
                <w:rFonts w:ascii="Times New Roman" w:hAnsi="Times New Roman" w:cs="Times New Roman"/>
                <w:noProof/>
                <w:sz w:val="24"/>
                <w:szCs w:val="24"/>
                <w:lang w:val="es-CR"/>
              </w:rPr>
              <w:t>7.2 Conservación de información y documentación</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_Toc59545519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20</w:t>
            </w:r>
            <w:r w:rsidR="000875A7" w:rsidRPr="00C84371">
              <w:rPr>
                <w:rFonts w:ascii="Times New Roman" w:hAnsi="Times New Roman" w:cs="Times New Roman"/>
                <w:noProof/>
                <w:webHidden/>
                <w:sz w:val="24"/>
                <w:szCs w:val="24"/>
                <w:lang w:val="es-CR"/>
              </w:rPr>
              <w:fldChar w:fldCharType="end"/>
            </w:r>
          </w:hyperlink>
        </w:p>
        <w:p w14:paraId="0E13681C" w14:textId="77777777" w:rsidR="000875A7" w:rsidRPr="00C84371" w:rsidRDefault="00083367">
          <w:pPr>
            <w:pStyle w:val="TOC1"/>
            <w:tabs>
              <w:tab w:val="right" w:leader="dot" w:pos="8828"/>
            </w:tabs>
            <w:rPr>
              <w:rFonts w:ascii="Times New Roman" w:eastAsiaTheme="minorEastAsia" w:hAnsi="Times New Roman" w:cs="Times New Roman"/>
              <w:noProof/>
              <w:sz w:val="24"/>
              <w:szCs w:val="24"/>
              <w:lang w:val="es-CR" w:eastAsia="es-PY"/>
            </w:rPr>
          </w:pPr>
          <w:hyperlink w:anchor="_Toc59545520" w:history="1">
            <w:r w:rsidR="000875A7" w:rsidRPr="00C84371">
              <w:rPr>
                <w:rStyle w:val="Hyperlink"/>
                <w:rFonts w:ascii="Times New Roman" w:hAnsi="Times New Roman" w:cs="Times New Roman"/>
                <w:b/>
                <w:bCs/>
                <w:noProof/>
                <w:sz w:val="24"/>
                <w:szCs w:val="24"/>
                <w:lang w:val="es-CR"/>
              </w:rPr>
              <w:t>ANEXOS</w:t>
            </w:r>
            <w:r w:rsidR="000875A7" w:rsidRPr="00C84371">
              <w:rPr>
                <w:rFonts w:ascii="Times New Roman" w:hAnsi="Times New Roman" w:cs="Times New Roman"/>
                <w:noProof/>
                <w:webHidden/>
                <w:sz w:val="24"/>
                <w:szCs w:val="24"/>
                <w:lang w:val="es-CR"/>
              </w:rPr>
              <w:tab/>
            </w:r>
            <w:r w:rsidR="000875A7" w:rsidRPr="00C84371">
              <w:rPr>
                <w:rFonts w:ascii="Times New Roman" w:hAnsi="Times New Roman" w:cs="Times New Roman"/>
                <w:noProof/>
                <w:webHidden/>
                <w:sz w:val="24"/>
                <w:szCs w:val="24"/>
                <w:lang w:val="es-CR"/>
              </w:rPr>
              <w:fldChar w:fldCharType="begin"/>
            </w:r>
            <w:r w:rsidR="000875A7" w:rsidRPr="00C84371">
              <w:rPr>
                <w:rFonts w:ascii="Times New Roman" w:hAnsi="Times New Roman" w:cs="Times New Roman"/>
                <w:noProof/>
                <w:webHidden/>
                <w:sz w:val="24"/>
                <w:szCs w:val="24"/>
                <w:lang w:val="es-CR"/>
              </w:rPr>
              <w:instrText xml:space="preserve"> PAGEREF _Toc59545520 \h </w:instrText>
            </w:r>
            <w:r w:rsidR="000875A7" w:rsidRPr="00C84371">
              <w:rPr>
                <w:rFonts w:ascii="Times New Roman" w:hAnsi="Times New Roman" w:cs="Times New Roman"/>
                <w:noProof/>
                <w:webHidden/>
                <w:sz w:val="24"/>
                <w:szCs w:val="24"/>
                <w:lang w:val="es-CR"/>
              </w:rPr>
            </w:r>
            <w:r w:rsidR="000875A7" w:rsidRPr="00C84371">
              <w:rPr>
                <w:rFonts w:ascii="Times New Roman" w:hAnsi="Times New Roman" w:cs="Times New Roman"/>
                <w:noProof/>
                <w:webHidden/>
                <w:sz w:val="24"/>
                <w:szCs w:val="24"/>
                <w:lang w:val="es-CR"/>
              </w:rPr>
              <w:fldChar w:fldCharType="separate"/>
            </w:r>
            <w:r w:rsidR="000875A7" w:rsidRPr="00C84371">
              <w:rPr>
                <w:rFonts w:ascii="Times New Roman" w:hAnsi="Times New Roman" w:cs="Times New Roman"/>
                <w:noProof/>
                <w:webHidden/>
                <w:sz w:val="24"/>
                <w:szCs w:val="24"/>
                <w:lang w:val="es-CR"/>
              </w:rPr>
              <w:t>21</w:t>
            </w:r>
            <w:r w:rsidR="000875A7" w:rsidRPr="00C84371">
              <w:rPr>
                <w:rFonts w:ascii="Times New Roman" w:hAnsi="Times New Roman" w:cs="Times New Roman"/>
                <w:noProof/>
                <w:webHidden/>
                <w:sz w:val="24"/>
                <w:szCs w:val="24"/>
                <w:lang w:val="es-CR"/>
              </w:rPr>
              <w:fldChar w:fldCharType="end"/>
            </w:r>
          </w:hyperlink>
        </w:p>
        <w:p w14:paraId="43CD9288" w14:textId="3E2982EE" w:rsidR="00083D5F" w:rsidRPr="00C84371" w:rsidRDefault="00083D5F">
          <w:pPr>
            <w:rPr>
              <w:rFonts w:ascii="Times New Roman" w:hAnsi="Times New Roman" w:cs="Times New Roman"/>
              <w:sz w:val="24"/>
              <w:szCs w:val="24"/>
              <w:lang w:val="es-CR"/>
            </w:rPr>
          </w:pPr>
          <w:r w:rsidRPr="00C84371">
            <w:rPr>
              <w:rFonts w:ascii="Times New Roman" w:hAnsi="Times New Roman" w:cs="Times New Roman"/>
              <w:b/>
              <w:bCs/>
              <w:sz w:val="24"/>
              <w:szCs w:val="24"/>
              <w:lang w:val="es-CR"/>
            </w:rPr>
            <w:fldChar w:fldCharType="end"/>
          </w:r>
        </w:p>
      </w:sdtContent>
    </w:sdt>
    <w:p w14:paraId="79D8AF1E" w14:textId="100AEF97" w:rsidR="00083D5F" w:rsidRPr="00C84371" w:rsidRDefault="00083D5F">
      <w:pPr>
        <w:rPr>
          <w:rFonts w:ascii="Times New Roman" w:hAnsi="Times New Roman" w:cs="Times New Roman"/>
          <w:b/>
          <w:bCs/>
          <w:noProof/>
          <w:color w:val="000000"/>
          <w:sz w:val="24"/>
          <w:szCs w:val="24"/>
          <w:lang w:val="es-CR"/>
        </w:rPr>
        <w:sectPr w:rsidR="00083D5F" w:rsidRPr="00C84371" w:rsidSect="00083D5F">
          <w:headerReference w:type="default" r:id="rId12"/>
          <w:footerReference w:type="default" r:id="rId13"/>
          <w:type w:val="continuous"/>
          <w:pgSz w:w="12240" w:h="15840"/>
          <w:pgMar w:top="1843" w:right="1701" w:bottom="1417" w:left="1701" w:header="708" w:footer="708" w:gutter="0"/>
          <w:cols w:space="708"/>
          <w:titlePg/>
          <w:docGrid w:linePitch="360"/>
        </w:sectPr>
      </w:pPr>
    </w:p>
    <w:p w14:paraId="0FBA0358" w14:textId="0CE9F9B8" w:rsidR="009077A2" w:rsidRPr="00C84371" w:rsidRDefault="00083D5F">
      <w:pPr>
        <w:rPr>
          <w:rFonts w:ascii="Times New Roman" w:hAnsi="Times New Roman" w:cs="Times New Roman"/>
          <w:b/>
          <w:bCs/>
          <w:color w:val="000000"/>
          <w:sz w:val="24"/>
          <w:szCs w:val="24"/>
          <w:lang w:val="es-CR"/>
        </w:rPr>
      </w:pPr>
      <w:r w:rsidRPr="00C84371">
        <w:rPr>
          <w:rFonts w:ascii="Times New Roman" w:hAnsi="Times New Roman" w:cs="Times New Roman"/>
          <w:b/>
          <w:bCs/>
          <w:color w:val="000000"/>
          <w:sz w:val="24"/>
          <w:szCs w:val="24"/>
          <w:lang w:val="es-CR"/>
        </w:rPr>
        <w:fldChar w:fldCharType="end"/>
      </w:r>
      <w:r w:rsidR="009077A2" w:rsidRPr="00C84371">
        <w:rPr>
          <w:rFonts w:ascii="Times New Roman" w:hAnsi="Times New Roman" w:cs="Times New Roman"/>
          <w:b/>
          <w:bCs/>
          <w:color w:val="000000"/>
          <w:sz w:val="24"/>
          <w:szCs w:val="24"/>
          <w:lang w:val="es-CR"/>
        </w:rPr>
        <w:br w:type="page"/>
      </w:r>
    </w:p>
    <w:p w14:paraId="0B271382" w14:textId="55714534" w:rsidR="00A10EBC" w:rsidRPr="00C84371" w:rsidRDefault="00A10EBC" w:rsidP="0079118D">
      <w:pPr>
        <w:pStyle w:val="Heading1"/>
        <w:ind w:left="0"/>
        <w:rPr>
          <w:rFonts w:ascii="Times New Roman" w:hAnsi="Times New Roman" w:cs="Times New Roman"/>
          <w:b/>
          <w:bCs/>
          <w:lang w:val="es-CR"/>
        </w:rPr>
      </w:pPr>
      <w:bookmarkStart w:id="0" w:name="_Toc59545491"/>
      <w:r w:rsidRPr="00C84371">
        <w:rPr>
          <w:rFonts w:ascii="Times New Roman" w:hAnsi="Times New Roman" w:cs="Times New Roman"/>
          <w:b/>
          <w:bCs/>
          <w:lang w:val="es-CR"/>
        </w:rPr>
        <w:t>CAPITULO 1. GENERALIDADES</w:t>
      </w:r>
      <w:bookmarkEnd w:id="0"/>
      <w:r w:rsidR="005C78B7" w:rsidRPr="00C84371">
        <w:rPr>
          <w:rFonts w:ascii="Times New Roman" w:hAnsi="Times New Roman" w:cs="Times New Roman"/>
          <w:b/>
          <w:bCs/>
          <w:lang w:val="es-CR"/>
        </w:rPr>
        <w:fldChar w:fldCharType="begin"/>
      </w:r>
      <w:r w:rsidR="005C78B7" w:rsidRPr="00C84371">
        <w:rPr>
          <w:rFonts w:ascii="Times New Roman" w:hAnsi="Times New Roman" w:cs="Times New Roman"/>
          <w:lang w:val="es-CR"/>
        </w:rPr>
        <w:instrText xml:space="preserve"> XE "</w:instrText>
      </w:r>
      <w:r w:rsidR="005C78B7" w:rsidRPr="00C84371">
        <w:rPr>
          <w:rFonts w:ascii="Times New Roman" w:hAnsi="Times New Roman" w:cs="Times New Roman"/>
          <w:b/>
          <w:bCs/>
          <w:lang w:val="es-CR"/>
        </w:rPr>
        <w:instrText>CAPITULO 1. GENERALIDADES</w:instrText>
      </w:r>
      <w:r w:rsidR="005C78B7" w:rsidRPr="00C84371">
        <w:rPr>
          <w:rFonts w:ascii="Times New Roman" w:hAnsi="Times New Roman" w:cs="Times New Roman"/>
          <w:lang w:val="es-CR"/>
        </w:rPr>
        <w:instrText xml:space="preserve">" </w:instrText>
      </w:r>
      <w:r w:rsidR="005C78B7" w:rsidRPr="00C84371">
        <w:rPr>
          <w:rFonts w:ascii="Times New Roman" w:hAnsi="Times New Roman" w:cs="Times New Roman"/>
          <w:b/>
          <w:bCs/>
          <w:lang w:val="es-CR"/>
        </w:rPr>
        <w:fldChar w:fldCharType="end"/>
      </w:r>
    </w:p>
    <w:p w14:paraId="752426EF" w14:textId="77777777" w:rsidR="00A10EBC" w:rsidRPr="00C84371" w:rsidRDefault="00A10EBC" w:rsidP="002D00EC">
      <w:pPr>
        <w:autoSpaceDE w:val="0"/>
        <w:autoSpaceDN w:val="0"/>
        <w:adjustRightInd w:val="0"/>
        <w:spacing w:after="0"/>
        <w:jc w:val="both"/>
        <w:rPr>
          <w:rFonts w:ascii="Times New Roman" w:hAnsi="Times New Roman" w:cs="Times New Roman"/>
          <w:b/>
          <w:bCs/>
          <w:sz w:val="24"/>
          <w:szCs w:val="24"/>
          <w:lang w:val="es-CR"/>
        </w:rPr>
      </w:pPr>
    </w:p>
    <w:p w14:paraId="06F68E52" w14:textId="77777777" w:rsidR="00A10EBC" w:rsidRPr="00C84371" w:rsidRDefault="00A10EBC" w:rsidP="005C78B7">
      <w:pPr>
        <w:pStyle w:val="Heading2"/>
        <w:rPr>
          <w:rFonts w:ascii="Times New Roman" w:hAnsi="Times New Roman" w:cs="Times New Roman"/>
          <w:b w:val="0"/>
          <w:bCs w:val="0"/>
          <w:sz w:val="24"/>
          <w:szCs w:val="24"/>
          <w:lang w:val="es-CR"/>
        </w:rPr>
      </w:pPr>
      <w:bookmarkStart w:id="1" w:name="_Toc59545492"/>
      <w:r w:rsidRPr="00C84371">
        <w:rPr>
          <w:rFonts w:ascii="Times New Roman" w:hAnsi="Times New Roman" w:cs="Times New Roman"/>
          <w:sz w:val="24"/>
          <w:szCs w:val="24"/>
          <w:lang w:val="es-CR"/>
        </w:rPr>
        <w:t>1.1 Introducción</w:t>
      </w:r>
      <w:bookmarkEnd w:id="1"/>
    </w:p>
    <w:p w14:paraId="3BBE9E0E" w14:textId="77777777" w:rsidR="00A10EBC" w:rsidRPr="00C84371" w:rsidRDefault="00A10EBC" w:rsidP="002D00EC">
      <w:pPr>
        <w:autoSpaceDE w:val="0"/>
        <w:autoSpaceDN w:val="0"/>
        <w:adjustRightInd w:val="0"/>
        <w:spacing w:after="0"/>
        <w:jc w:val="both"/>
        <w:rPr>
          <w:rFonts w:ascii="Times New Roman" w:hAnsi="Times New Roman" w:cs="Times New Roman"/>
          <w:sz w:val="24"/>
          <w:szCs w:val="24"/>
          <w:lang w:val="es-CR"/>
        </w:rPr>
      </w:pPr>
    </w:p>
    <w:p w14:paraId="198CF4B5" w14:textId="59FF9181" w:rsidR="00E974F3" w:rsidRPr="00C84371" w:rsidRDefault="00E974F3" w:rsidP="00E974F3">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Según lo establecen la </w:t>
      </w:r>
      <w:r w:rsidRPr="00C84371">
        <w:rPr>
          <w:rFonts w:ascii="Times New Roman" w:hAnsi="Times New Roman" w:cs="Times New Roman"/>
          <w:b/>
          <w:sz w:val="24"/>
          <w:szCs w:val="24"/>
          <w:lang w:val="es-CR"/>
        </w:rPr>
        <w:t>Ley N° 1015/97</w:t>
      </w:r>
      <w:r w:rsidRPr="00C84371">
        <w:rPr>
          <w:rFonts w:ascii="Times New Roman" w:hAnsi="Times New Roman" w:cs="Times New Roman"/>
          <w:sz w:val="24"/>
          <w:szCs w:val="24"/>
          <w:lang w:val="es-CR"/>
        </w:rPr>
        <w:t xml:space="preserve"> “</w:t>
      </w:r>
      <w:r w:rsidR="00FA1C96" w:rsidRPr="00C84371">
        <w:rPr>
          <w:rFonts w:ascii="Times New Roman" w:hAnsi="Times New Roman" w:cs="Times New Roman"/>
          <w:sz w:val="24"/>
          <w:szCs w:val="24"/>
          <w:lang w:val="es-CR"/>
        </w:rPr>
        <w:t>Que p</w:t>
      </w:r>
      <w:r w:rsidR="00E60A31" w:rsidRPr="00C84371">
        <w:rPr>
          <w:rFonts w:ascii="Times New Roman" w:hAnsi="Times New Roman" w:cs="Times New Roman"/>
          <w:sz w:val="24"/>
          <w:szCs w:val="24"/>
          <w:lang w:val="es-CR"/>
        </w:rPr>
        <w:t xml:space="preserve">reviene </w:t>
      </w:r>
      <w:r w:rsidR="00FA1C96" w:rsidRPr="00C84371">
        <w:rPr>
          <w:rFonts w:ascii="Times New Roman" w:hAnsi="Times New Roman" w:cs="Times New Roman"/>
          <w:sz w:val="24"/>
          <w:szCs w:val="24"/>
          <w:lang w:val="es-CR"/>
        </w:rPr>
        <w:t>y</w:t>
      </w:r>
      <w:r w:rsidR="00E60A31" w:rsidRPr="00C84371">
        <w:rPr>
          <w:rFonts w:ascii="Times New Roman" w:hAnsi="Times New Roman" w:cs="Times New Roman"/>
          <w:sz w:val="24"/>
          <w:szCs w:val="24"/>
          <w:lang w:val="es-CR"/>
        </w:rPr>
        <w:t xml:space="preserve"> Reprime </w:t>
      </w:r>
      <w:r w:rsidR="00FA1C96" w:rsidRPr="00C84371">
        <w:rPr>
          <w:rFonts w:ascii="Times New Roman" w:hAnsi="Times New Roman" w:cs="Times New Roman"/>
          <w:sz w:val="24"/>
          <w:szCs w:val="24"/>
          <w:lang w:val="es-CR"/>
        </w:rPr>
        <w:t>l</w:t>
      </w:r>
      <w:r w:rsidR="00E60A31" w:rsidRPr="00C84371">
        <w:rPr>
          <w:rFonts w:ascii="Times New Roman" w:hAnsi="Times New Roman" w:cs="Times New Roman"/>
          <w:sz w:val="24"/>
          <w:szCs w:val="24"/>
          <w:lang w:val="es-CR"/>
        </w:rPr>
        <w:t xml:space="preserve">os Actos Ilícitos Destinados a </w:t>
      </w:r>
      <w:r w:rsidR="00FA1C96" w:rsidRPr="00C84371">
        <w:rPr>
          <w:rFonts w:ascii="Times New Roman" w:hAnsi="Times New Roman" w:cs="Times New Roman"/>
          <w:sz w:val="24"/>
          <w:szCs w:val="24"/>
          <w:lang w:val="es-CR"/>
        </w:rPr>
        <w:t>l</w:t>
      </w:r>
      <w:r w:rsidR="00E60A31" w:rsidRPr="00C84371">
        <w:rPr>
          <w:rFonts w:ascii="Times New Roman" w:hAnsi="Times New Roman" w:cs="Times New Roman"/>
          <w:sz w:val="24"/>
          <w:szCs w:val="24"/>
          <w:lang w:val="es-CR"/>
        </w:rPr>
        <w:t xml:space="preserve">a Legitimación </w:t>
      </w:r>
      <w:r w:rsidR="00FA1C96" w:rsidRPr="00C84371">
        <w:rPr>
          <w:rFonts w:ascii="Times New Roman" w:hAnsi="Times New Roman" w:cs="Times New Roman"/>
          <w:sz w:val="24"/>
          <w:szCs w:val="24"/>
          <w:lang w:val="es-CR"/>
        </w:rPr>
        <w:t>d</w:t>
      </w:r>
      <w:r w:rsidR="00E60A31" w:rsidRPr="00C84371">
        <w:rPr>
          <w:rFonts w:ascii="Times New Roman" w:hAnsi="Times New Roman" w:cs="Times New Roman"/>
          <w:sz w:val="24"/>
          <w:szCs w:val="24"/>
          <w:lang w:val="es-CR"/>
        </w:rPr>
        <w:t xml:space="preserve">e Dinero </w:t>
      </w:r>
      <w:r w:rsidR="00FA1C96" w:rsidRPr="00C84371">
        <w:rPr>
          <w:rFonts w:ascii="Times New Roman" w:hAnsi="Times New Roman" w:cs="Times New Roman"/>
          <w:sz w:val="24"/>
          <w:szCs w:val="24"/>
          <w:lang w:val="es-CR"/>
        </w:rPr>
        <w:t>o</w:t>
      </w:r>
      <w:r w:rsidR="00E60A31" w:rsidRPr="00C84371">
        <w:rPr>
          <w:rFonts w:ascii="Times New Roman" w:hAnsi="Times New Roman" w:cs="Times New Roman"/>
          <w:sz w:val="24"/>
          <w:szCs w:val="24"/>
          <w:lang w:val="es-CR"/>
        </w:rPr>
        <w:t xml:space="preserve"> Bienes</w:t>
      </w:r>
      <w:r w:rsidRPr="00C84371">
        <w:rPr>
          <w:rFonts w:ascii="Times New Roman" w:hAnsi="Times New Roman" w:cs="Times New Roman"/>
          <w:sz w:val="24"/>
          <w:szCs w:val="24"/>
          <w:lang w:val="es-CR"/>
        </w:rPr>
        <w:t xml:space="preserve">” y su modificatoria la </w:t>
      </w:r>
      <w:r w:rsidRPr="00C84371">
        <w:rPr>
          <w:rFonts w:ascii="Times New Roman" w:hAnsi="Times New Roman" w:cs="Times New Roman"/>
          <w:b/>
          <w:sz w:val="24"/>
          <w:szCs w:val="24"/>
          <w:lang w:val="es-CR"/>
        </w:rPr>
        <w:t>Ley N° 3783/09</w:t>
      </w:r>
      <w:r w:rsidRPr="00C84371">
        <w:rPr>
          <w:rFonts w:ascii="Times New Roman" w:hAnsi="Times New Roman" w:cs="Times New Roman"/>
          <w:sz w:val="24"/>
          <w:szCs w:val="24"/>
          <w:lang w:val="es-CR"/>
        </w:rPr>
        <w:t xml:space="preserve"> </w:t>
      </w:r>
      <w:r w:rsidR="00CD0682" w:rsidRPr="00C84371">
        <w:rPr>
          <w:rFonts w:ascii="Times New Roman" w:hAnsi="Times New Roman" w:cs="Times New Roman"/>
          <w:sz w:val="24"/>
          <w:szCs w:val="24"/>
          <w:lang w:val="es-CR"/>
        </w:rPr>
        <w:t>“</w:t>
      </w:r>
      <w:r w:rsidR="00FA1C96" w:rsidRPr="00C84371">
        <w:rPr>
          <w:rFonts w:ascii="Times New Roman" w:hAnsi="Times New Roman" w:cs="Times New Roman"/>
          <w:sz w:val="24"/>
          <w:szCs w:val="24"/>
          <w:lang w:val="es-CR"/>
        </w:rPr>
        <w:t>Que modifica varios artículos d</w:t>
      </w:r>
      <w:r w:rsidR="00E60A31" w:rsidRPr="00C84371">
        <w:rPr>
          <w:rFonts w:ascii="Times New Roman" w:hAnsi="Times New Roman" w:cs="Times New Roman"/>
          <w:sz w:val="24"/>
          <w:szCs w:val="24"/>
          <w:lang w:val="es-CR"/>
        </w:rPr>
        <w:t xml:space="preserve">e </w:t>
      </w:r>
      <w:r w:rsidR="00FA1C96" w:rsidRPr="00C84371">
        <w:rPr>
          <w:rFonts w:ascii="Times New Roman" w:hAnsi="Times New Roman" w:cs="Times New Roman"/>
          <w:sz w:val="24"/>
          <w:szCs w:val="24"/>
          <w:lang w:val="es-CR"/>
        </w:rPr>
        <w:t>l</w:t>
      </w:r>
      <w:r w:rsidR="00E60A31" w:rsidRPr="00C84371">
        <w:rPr>
          <w:rFonts w:ascii="Times New Roman" w:hAnsi="Times New Roman" w:cs="Times New Roman"/>
          <w:sz w:val="24"/>
          <w:szCs w:val="24"/>
          <w:lang w:val="es-CR"/>
        </w:rPr>
        <w:t>a</w:t>
      </w:r>
      <w:r w:rsidR="00FA1C96" w:rsidRPr="00C84371">
        <w:rPr>
          <w:rFonts w:ascii="Times New Roman" w:hAnsi="Times New Roman" w:cs="Times New Roman"/>
          <w:sz w:val="24"/>
          <w:szCs w:val="24"/>
          <w:lang w:val="es-CR"/>
        </w:rPr>
        <w:t xml:space="preserve"> Ley Nº 1.015/97 “Que Previene y Reprime los Actos Ilícitos Destinados a</w:t>
      </w:r>
      <w:r w:rsidR="00E60A31" w:rsidRPr="00C84371">
        <w:rPr>
          <w:rFonts w:ascii="Times New Roman" w:hAnsi="Times New Roman" w:cs="Times New Roman"/>
          <w:sz w:val="24"/>
          <w:szCs w:val="24"/>
          <w:lang w:val="es-CR"/>
        </w:rPr>
        <w:t xml:space="preserve"> </w:t>
      </w:r>
      <w:r w:rsidR="00FA1C96" w:rsidRPr="00C84371">
        <w:rPr>
          <w:rFonts w:ascii="Times New Roman" w:hAnsi="Times New Roman" w:cs="Times New Roman"/>
          <w:sz w:val="24"/>
          <w:szCs w:val="24"/>
          <w:lang w:val="es-CR"/>
        </w:rPr>
        <w:t>la Legitimación d</w:t>
      </w:r>
      <w:r w:rsidR="00E60A31" w:rsidRPr="00C84371">
        <w:rPr>
          <w:rFonts w:ascii="Times New Roman" w:hAnsi="Times New Roman" w:cs="Times New Roman"/>
          <w:sz w:val="24"/>
          <w:szCs w:val="24"/>
          <w:lang w:val="es-CR"/>
        </w:rPr>
        <w:t xml:space="preserve">e Dinero </w:t>
      </w:r>
      <w:r w:rsidR="00FA1C96" w:rsidRPr="00C84371">
        <w:rPr>
          <w:rFonts w:ascii="Times New Roman" w:hAnsi="Times New Roman" w:cs="Times New Roman"/>
          <w:sz w:val="24"/>
          <w:szCs w:val="24"/>
          <w:lang w:val="es-CR"/>
        </w:rPr>
        <w:t>o</w:t>
      </w:r>
      <w:r w:rsidR="00E60A31" w:rsidRPr="00C84371">
        <w:rPr>
          <w:rFonts w:ascii="Times New Roman" w:hAnsi="Times New Roman" w:cs="Times New Roman"/>
          <w:sz w:val="24"/>
          <w:szCs w:val="24"/>
          <w:lang w:val="es-CR"/>
        </w:rPr>
        <w:t xml:space="preserve"> Bienes</w:t>
      </w:r>
      <w:r w:rsidRPr="00C84371">
        <w:rPr>
          <w:rFonts w:ascii="Times New Roman" w:hAnsi="Times New Roman" w:cs="Times New Roman"/>
          <w:sz w:val="24"/>
          <w:szCs w:val="24"/>
          <w:lang w:val="es-CR"/>
        </w:rPr>
        <w:t>”</w:t>
      </w:r>
      <w:r w:rsidR="003B144F" w:rsidRPr="00C84371">
        <w:rPr>
          <w:rFonts w:ascii="Times New Roman" w:hAnsi="Times New Roman" w:cs="Times New Roman"/>
          <w:sz w:val="24"/>
          <w:szCs w:val="24"/>
          <w:lang w:val="es-CR"/>
        </w:rPr>
        <w:t xml:space="preserve">, </w:t>
      </w:r>
      <w:r w:rsidR="009F37FF" w:rsidRPr="00C84371">
        <w:rPr>
          <w:rFonts w:ascii="Times New Roman" w:hAnsi="Times New Roman" w:cs="Times New Roman"/>
          <w:sz w:val="24"/>
          <w:szCs w:val="24"/>
          <w:lang w:val="es-CR"/>
        </w:rPr>
        <w:t>son sujetos obligados, las fundaciones y organizaciones no gubernamentales (ONG's)</w:t>
      </w:r>
      <w:r w:rsidR="00E71B05" w:rsidRPr="00C84371">
        <w:rPr>
          <w:rFonts w:ascii="Times New Roman" w:hAnsi="Times New Roman" w:cs="Times New Roman"/>
          <w:sz w:val="24"/>
          <w:szCs w:val="24"/>
          <w:lang w:val="es-CR"/>
        </w:rPr>
        <w:t>, también denominadas las organizaciones sin fines de lucro (OS</w:t>
      </w:r>
      <w:r w:rsidR="001D2400" w:rsidRPr="00C84371">
        <w:rPr>
          <w:rFonts w:ascii="Times New Roman" w:hAnsi="Times New Roman" w:cs="Times New Roman"/>
          <w:sz w:val="24"/>
          <w:szCs w:val="24"/>
          <w:lang w:val="es-CR"/>
        </w:rPr>
        <w:t>F</w:t>
      </w:r>
      <w:r w:rsidR="00E71B05" w:rsidRPr="00C84371">
        <w:rPr>
          <w:rFonts w:ascii="Times New Roman" w:hAnsi="Times New Roman" w:cs="Times New Roman"/>
          <w:sz w:val="24"/>
          <w:szCs w:val="24"/>
          <w:lang w:val="es-CR"/>
        </w:rPr>
        <w:t>L).</w:t>
      </w:r>
    </w:p>
    <w:p w14:paraId="531B7746" w14:textId="77777777" w:rsidR="00E71B05" w:rsidRPr="00C84371" w:rsidRDefault="00E71B05" w:rsidP="00E974F3">
      <w:pPr>
        <w:autoSpaceDE w:val="0"/>
        <w:autoSpaceDN w:val="0"/>
        <w:adjustRightInd w:val="0"/>
        <w:spacing w:after="0"/>
        <w:jc w:val="both"/>
        <w:rPr>
          <w:rFonts w:ascii="Times New Roman" w:hAnsi="Times New Roman" w:cs="Times New Roman"/>
          <w:sz w:val="24"/>
          <w:szCs w:val="24"/>
          <w:lang w:val="es-CR"/>
        </w:rPr>
      </w:pPr>
    </w:p>
    <w:p w14:paraId="52E1125E" w14:textId="188A3D99" w:rsidR="007E2717" w:rsidRPr="00C84371" w:rsidRDefault="00CF5E6D" w:rsidP="002D00EC">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Por lo cual, </w:t>
      </w:r>
      <w:del w:id="2" w:author="Danielle Martin" w:date="2021-12-20T13:39:00Z">
        <w:r w:rsidRPr="00C84371" w:rsidDel="00450FCA">
          <w:rPr>
            <w:rFonts w:ascii="Times New Roman" w:hAnsi="Times New Roman" w:cs="Times New Roman"/>
            <w:sz w:val="24"/>
            <w:szCs w:val="24"/>
            <w:lang w:val="es-CR"/>
          </w:rPr>
          <w:delText xml:space="preserve">la </w:delText>
        </w:r>
      </w:del>
      <w:ins w:id="3" w:author="Danielle Martin" w:date="2021-12-20T13:39:00Z">
        <w:r w:rsidR="00450FCA" w:rsidRPr="00C84371">
          <w:rPr>
            <w:rFonts w:ascii="Times New Roman" w:hAnsi="Times New Roman" w:cs="Times New Roman"/>
            <w:sz w:val="24"/>
            <w:szCs w:val="24"/>
            <w:lang w:val="es-CR"/>
          </w:rPr>
          <w:t>La Secretaría de Prevención de Lavado de Dinero o Bienes</w:t>
        </w:r>
        <w:r w:rsidR="00450FCA" w:rsidRPr="00C84371">
          <w:rPr>
            <w:rFonts w:ascii="Times New Roman" w:hAnsi="Times New Roman" w:cs="Times New Roman"/>
            <w:sz w:val="24"/>
            <w:szCs w:val="24"/>
            <w:lang w:val="es-CR"/>
          </w:rPr>
          <w:t xml:space="preserve"> (</w:t>
        </w:r>
      </w:ins>
      <w:r w:rsidRPr="00C84371">
        <w:rPr>
          <w:rFonts w:ascii="Times New Roman" w:hAnsi="Times New Roman" w:cs="Times New Roman"/>
          <w:sz w:val="24"/>
          <w:szCs w:val="24"/>
          <w:lang w:val="es-CR"/>
        </w:rPr>
        <w:t>SEPRELAD</w:t>
      </w:r>
      <w:ins w:id="4" w:author="Danielle Martin" w:date="2021-12-20T13:39:00Z">
        <w:r w:rsidR="00450FCA" w:rsidRPr="00C84371">
          <w:rPr>
            <w:rFonts w:ascii="Times New Roman" w:hAnsi="Times New Roman" w:cs="Times New Roman"/>
            <w:sz w:val="24"/>
            <w:szCs w:val="24"/>
            <w:lang w:val="es-CR"/>
          </w:rPr>
          <w:t>)</w:t>
        </w:r>
      </w:ins>
      <w:r w:rsidRPr="00C84371">
        <w:rPr>
          <w:rFonts w:ascii="Times New Roman" w:hAnsi="Times New Roman" w:cs="Times New Roman"/>
          <w:sz w:val="24"/>
          <w:szCs w:val="24"/>
          <w:lang w:val="es-CR"/>
        </w:rPr>
        <w:t xml:space="preserve"> mediante la </w:t>
      </w:r>
      <w:r w:rsidRPr="00C84371">
        <w:rPr>
          <w:rFonts w:ascii="Times New Roman" w:hAnsi="Times New Roman" w:cs="Times New Roman"/>
          <w:b/>
          <w:sz w:val="24"/>
          <w:szCs w:val="24"/>
          <w:lang w:val="es-CR"/>
        </w:rPr>
        <w:t>Resolución N° 45</w:t>
      </w:r>
      <w:r w:rsidR="003E7E24" w:rsidRPr="00C84371">
        <w:rPr>
          <w:rFonts w:ascii="Times New Roman" w:hAnsi="Times New Roman" w:cs="Times New Roman"/>
          <w:b/>
          <w:sz w:val="24"/>
          <w:szCs w:val="24"/>
          <w:lang w:val="es-CR"/>
        </w:rPr>
        <w:t>3</w:t>
      </w:r>
      <w:r w:rsidRPr="00C84371">
        <w:rPr>
          <w:rFonts w:ascii="Times New Roman" w:hAnsi="Times New Roman" w:cs="Times New Roman"/>
          <w:b/>
          <w:sz w:val="24"/>
          <w:szCs w:val="24"/>
          <w:lang w:val="es-CR"/>
        </w:rPr>
        <w:t>/11</w:t>
      </w:r>
      <w:r w:rsidRPr="00C84371">
        <w:rPr>
          <w:rFonts w:ascii="Times New Roman" w:hAnsi="Times New Roman" w:cs="Times New Roman"/>
          <w:sz w:val="24"/>
          <w:szCs w:val="24"/>
          <w:lang w:val="es-CR"/>
        </w:rPr>
        <w:t xml:space="preserve"> aprobó el reglamento de Prevención de Lavado de Dinero y Financiamiento del Terrorismo</w:t>
      </w:r>
      <w:r w:rsidR="00465CEE" w:rsidRPr="00C84371">
        <w:rPr>
          <w:rFonts w:ascii="Times New Roman" w:hAnsi="Times New Roman" w:cs="Times New Roman"/>
          <w:sz w:val="24"/>
          <w:szCs w:val="24"/>
          <w:lang w:val="es-CR"/>
        </w:rPr>
        <w:t xml:space="preserve"> para las </w:t>
      </w:r>
      <w:proofErr w:type="spellStart"/>
      <w:r w:rsidR="00465CEE" w:rsidRPr="00C84371">
        <w:rPr>
          <w:rFonts w:ascii="Times New Roman" w:hAnsi="Times New Roman" w:cs="Times New Roman"/>
          <w:sz w:val="24"/>
          <w:szCs w:val="24"/>
          <w:lang w:val="es-CR"/>
        </w:rPr>
        <w:t>OS</w:t>
      </w:r>
      <w:r w:rsidR="001D2400" w:rsidRPr="00C84371">
        <w:rPr>
          <w:rFonts w:ascii="Times New Roman" w:hAnsi="Times New Roman" w:cs="Times New Roman"/>
          <w:sz w:val="24"/>
          <w:szCs w:val="24"/>
          <w:lang w:val="es-CR"/>
        </w:rPr>
        <w:t>F</w:t>
      </w:r>
      <w:r w:rsidR="00465CEE" w:rsidRPr="00C84371">
        <w:rPr>
          <w:rFonts w:ascii="Times New Roman" w:hAnsi="Times New Roman" w:cs="Times New Roman"/>
          <w:sz w:val="24"/>
          <w:szCs w:val="24"/>
          <w:lang w:val="es-CR"/>
        </w:rPr>
        <w:t>Ls</w:t>
      </w:r>
      <w:proofErr w:type="spellEnd"/>
      <w:r w:rsidR="00170156" w:rsidRPr="00C84371">
        <w:rPr>
          <w:rFonts w:ascii="Times New Roman" w:hAnsi="Times New Roman" w:cs="Times New Roman"/>
          <w:sz w:val="24"/>
          <w:szCs w:val="24"/>
          <w:lang w:val="es-CR"/>
        </w:rPr>
        <w:t xml:space="preserve"> para i</w:t>
      </w:r>
      <w:r w:rsidR="00CD0682" w:rsidRPr="00C84371">
        <w:rPr>
          <w:rFonts w:ascii="Times New Roman" w:hAnsi="Times New Roman" w:cs="Times New Roman"/>
          <w:sz w:val="24"/>
          <w:szCs w:val="24"/>
          <w:lang w:val="es-CR"/>
        </w:rPr>
        <w:t>dentificar</w:t>
      </w:r>
      <w:r w:rsidR="001C30AD" w:rsidRPr="00C84371">
        <w:rPr>
          <w:rFonts w:ascii="Times New Roman" w:hAnsi="Times New Roman" w:cs="Times New Roman"/>
          <w:sz w:val="24"/>
          <w:szCs w:val="24"/>
          <w:lang w:val="es-CR"/>
        </w:rPr>
        <w:t xml:space="preserve"> a sus aportantes, donantes o benefactores</w:t>
      </w:r>
      <w:r w:rsidR="00170156" w:rsidRPr="00C84371">
        <w:rPr>
          <w:rFonts w:ascii="Times New Roman" w:hAnsi="Times New Roman" w:cs="Times New Roman"/>
          <w:sz w:val="24"/>
          <w:szCs w:val="24"/>
          <w:lang w:val="es-CR"/>
        </w:rPr>
        <w:t>.</w:t>
      </w:r>
      <w:r w:rsidR="001C30AD" w:rsidRPr="00C84371">
        <w:rPr>
          <w:rFonts w:ascii="Times New Roman" w:hAnsi="Times New Roman" w:cs="Times New Roman"/>
          <w:sz w:val="24"/>
          <w:szCs w:val="24"/>
          <w:lang w:val="es-CR"/>
        </w:rPr>
        <w:t xml:space="preserve"> Registrar los ingresos y egresos de dinero o bienes</w:t>
      </w:r>
      <w:r w:rsidR="006C01CC" w:rsidRPr="00C84371">
        <w:rPr>
          <w:rFonts w:ascii="Times New Roman" w:hAnsi="Times New Roman" w:cs="Times New Roman"/>
          <w:sz w:val="24"/>
          <w:szCs w:val="24"/>
          <w:lang w:val="es-CR"/>
        </w:rPr>
        <w:t xml:space="preserve">; </w:t>
      </w:r>
      <w:r w:rsidR="001C30AD" w:rsidRPr="00C84371">
        <w:rPr>
          <w:rFonts w:ascii="Times New Roman" w:hAnsi="Times New Roman" w:cs="Times New Roman"/>
          <w:sz w:val="24"/>
          <w:szCs w:val="24"/>
          <w:lang w:val="es-CR"/>
        </w:rPr>
        <w:t xml:space="preserve">verificar el origen y el destino de </w:t>
      </w:r>
      <w:r w:rsidR="00C84371" w:rsidRPr="00C84371">
        <w:rPr>
          <w:rFonts w:ascii="Times New Roman" w:hAnsi="Times New Roman" w:cs="Times New Roman"/>
          <w:sz w:val="24"/>
          <w:szCs w:val="24"/>
          <w:lang w:val="es-CR"/>
        </w:rPr>
        <w:t>estos</w:t>
      </w:r>
      <w:r w:rsidR="001C30AD" w:rsidRPr="00C84371">
        <w:rPr>
          <w:rFonts w:ascii="Times New Roman" w:hAnsi="Times New Roman" w:cs="Times New Roman"/>
          <w:sz w:val="24"/>
          <w:szCs w:val="24"/>
          <w:lang w:val="es-CR"/>
        </w:rPr>
        <w:t xml:space="preserve">, </w:t>
      </w:r>
      <w:r w:rsidR="006C01CC" w:rsidRPr="00C84371">
        <w:rPr>
          <w:rFonts w:ascii="Times New Roman" w:hAnsi="Times New Roman" w:cs="Times New Roman"/>
          <w:sz w:val="24"/>
          <w:szCs w:val="24"/>
          <w:lang w:val="es-CR"/>
        </w:rPr>
        <w:t>mediante la implementación de políticas y procedimientos definida</w:t>
      </w:r>
      <w:r w:rsidR="002F44C7" w:rsidRPr="00C84371">
        <w:rPr>
          <w:rFonts w:ascii="Times New Roman" w:hAnsi="Times New Roman" w:cs="Times New Roman"/>
          <w:sz w:val="24"/>
          <w:szCs w:val="24"/>
          <w:lang w:val="es-CR"/>
        </w:rPr>
        <w:t xml:space="preserve"> por la organización.</w:t>
      </w:r>
    </w:p>
    <w:p w14:paraId="1FFAE76D" w14:textId="77777777" w:rsidR="00FB50FF" w:rsidRPr="00C84371" w:rsidRDefault="00FB50FF" w:rsidP="002D00EC">
      <w:pPr>
        <w:autoSpaceDE w:val="0"/>
        <w:autoSpaceDN w:val="0"/>
        <w:adjustRightInd w:val="0"/>
        <w:spacing w:after="0"/>
        <w:jc w:val="both"/>
        <w:rPr>
          <w:rFonts w:ascii="Times New Roman" w:hAnsi="Times New Roman" w:cs="Times New Roman"/>
          <w:sz w:val="24"/>
          <w:szCs w:val="24"/>
          <w:lang w:val="es-CR"/>
        </w:rPr>
      </w:pPr>
    </w:p>
    <w:p w14:paraId="778CF4D2" w14:textId="6E8A59D1" w:rsidR="00FB50FF" w:rsidRPr="00C84371" w:rsidRDefault="00FB50FF" w:rsidP="002D00EC">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Por otra parte, la SEPRELAD ha emitido la </w:t>
      </w:r>
      <w:r w:rsidRPr="00C84371">
        <w:rPr>
          <w:rFonts w:ascii="Times New Roman" w:hAnsi="Times New Roman" w:cs="Times New Roman"/>
          <w:b/>
          <w:sz w:val="24"/>
          <w:szCs w:val="24"/>
          <w:lang w:val="es-CR"/>
        </w:rPr>
        <w:t>Resolución N° 247/20</w:t>
      </w:r>
      <w:r w:rsidRPr="00C84371">
        <w:rPr>
          <w:rFonts w:ascii="Times New Roman" w:hAnsi="Times New Roman" w:cs="Times New Roman"/>
          <w:sz w:val="24"/>
          <w:szCs w:val="24"/>
          <w:lang w:val="es-CR"/>
        </w:rPr>
        <w:t xml:space="preserve"> “Por la cual se aprueba el formulario de remisión y actualización de datos y el instructivo de utilización, dirigido a los sujetos obligados del sector OSFL, supervisados por </w:t>
      </w:r>
      <w:ins w:id="5" w:author="Danielle Martin" w:date="2021-12-20T14:14:00Z">
        <w:r w:rsidR="00335F24" w:rsidRPr="00C84371">
          <w:rPr>
            <w:rFonts w:ascii="Times New Roman" w:hAnsi="Times New Roman" w:cs="Times New Roman"/>
            <w:sz w:val="24"/>
            <w:szCs w:val="24"/>
            <w:lang w:val="es-CR"/>
          </w:rPr>
          <w:t>SEPRELAD</w:t>
        </w:r>
      </w:ins>
      <w:del w:id="6" w:author="Danielle Martin" w:date="2021-12-20T14:14:00Z">
        <w:r w:rsidRPr="00C84371" w:rsidDel="00335F24">
          <w:rPr>
            <w:rFonts w:ascii="Times New Roman" w:hAnsi="Times New Roman" w:cs="Times New Roman"/>
            <w:sz w:val="24"/>
            <w:szCs w:val="24"/>
            <w:lang w:val="es-CR"/>
          </w:rPr>
          <w:delText>la Secretaría de Prevención de Lavado de Dinero o Bienes</w:delText>
        </w:r>
      </w:del>
      <w:r w:rsidRPr="00C84371">
        <w:rPr>
          <w:rFonts w:ascii="Times New Roman" w:hAnsi="Times New Roman" w:cs="Times New Roman"/>
          <w:sz w:val="24"/>
          <w:szCs w:val="24"/>
          <w:lang w:val="es-CR"/>
        </w:rPr>
        <w:t>; y se abroga la Resolución SEPRELAD N° 348”</w:t>
      </w:r>
    </w:p>
    <w:p w14:paraId="1F8A8B39" w14:textId="77777777" w:rsidR="007E2717" w:rsidRPr="00C84371" w:rsidRDefault="007E2717" w:rsidP="002D00EC">
      <w:pPr>
        <w:autoSpaceDE w:val="0"/>
        <w:autoSpaceDN w:val="0"/>
        <w:adjustRightInd w:val="0"/>
        <w:spacing w:after="0"/>
        <w:jc w:val="both"/>
        <w:rPr>
          <w:rFonts w:ascii="Times New Roman" w:hAnsi="Times New Roman" w:cs="Times New Roman"/>
          <w:sz w:val="24"/>
          <w:szCs w:val="24"/>
          <w:lang w:val="es-CR"/>
        </w:rPr>
      </w:pPr>
    </w:p>
    <w:p w14:paraId="50F84C95" w14:textId="50FB768B" w:rsidR="002C186A" w:rsidRPr="00C84371" w:rsidRDefault="002C186A" w:rsidP="00C33824">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Partners of the Americas Paraguay, ha elaborado el presente manual para dar cumplimiento a dichas obligaciones como OS</w:t>
      </w:r>
      <w:r w:rsidR="001D2400" w:rsidRPr="00C84371">
        <w:rPr>
          <w:rFonts w:ascii="Times New Roman" w:hAnsi="Times New Roman" w:cs="Times New Roman"/>
          <w:sz w:val="24"/>
          <w:szCs w:val="24"/>
          <w:lang w:val="es-CR"/>
        </w:rPr>
        <w:t>F</w:t>
      </w:r>
      <w:r w:rsidRPr="00C84371">
        <w:rPr>
          <w:rFonts w:ascii="Times New Roman" w:hAnsi="Times New Roman" w:cs="Times New Roman"/>
          <w:sz w:val="24"/>
          <w:szCs w:val="24"/>
          <w:lang w:val="es-CR"/>
        </w:rPr>
        <w:t>L, en donde se establecen las políticas y procedimientos adoptados en materia de Prevención del Lavado de Dinero o Bienes.</w:t>
      </w:r>
    </w:p>
    <w:p w14:paraId="4FEF3464" w14:textId="77777777" w:rsidR="002C186A" w:rsidRPr="00C84371" w:rsidRDefault="002C186A" w:rsidP="00C33824">
      <w:pPr>
        <w:autoSpaceDE w:val="0"/>
        <w:autoSpaceDN w:val="0"/>
        <w:adjustRightInd w:val="0"/>
        <w:spacing w:after="0"/>
        <w:jc w:val="both"/>
        <w:rPr>
          <w:rFonts w:ascii="Times New Roman" w:hAnsi="Times New Roman" w:cs="Times New Roman"/>
          <w:sz w:val="24"/>
          <w:szCs w:val="24"/>
          <w:lang w:val="es-CR"/>
        </w:rPr>
      </w:pPr>
    </w:p>
    <w:p w14:paraId="310FFA1F" w14:textId="04E2AFC4" w:rsidR="00074E36" w:rsidRPr="00C84371" w:rsidRDefault="00074E36" w:rsidP="002D00EC">
      <w:pPr>
        <w:autoSpaceDE w:val="0"/>
        <w:autoSpaceDN w:val="0"/>
        <w:adjustRightInd w:val="0"/>
        <w:spacing w:after="0"/>
        <w:jc w:val="both"/>
        <w:rPr>
          <w:rFonts w:ascii="Times New Roman" w:hAnsi="Times New Roman" w:cs="Times New Roman"/>
          <w:sz w:val="24"/>
          <w:szCs w:val="24"/>
          <w:lang w:val="es-CR"/>
        </w:rPr>
      </w:pPr>
    </w:p>
    <w:p w14:paraId="29CBDF1B" w14:textId="77777777" w:rsidR="001020E7" w:rsidRPr="00C84371" w:rsidRDefault="001020E7" w:rsidP="002D00EC">
      <w:pPr>
        <w:autoSpaceDE w:val="0"/>
        <w:autoSpaceDN w:val="0"/>
        <w:adjustRightInd w:val="0"/>
        <w:spacing w:after="0"/>
        <w:jc w:val="both"/>
        <w:rPr>
          <w:rFonts w:ascii="Times New Roman" w:hAnsi="Times New Roman" w:cs="Times New Roman"/>
          <w:sz w:val="24"/>
          <w:szCs w:val="24"/>
          <w:lang w:val="es-CR"/>
        </w:rPr>
      </w:pPr>
    </w:p>
    <w:p w14:paraId="2B7D2BAB" w14:textId="77777777" w:rsidR="00501942" w:rsidRPr="00C84371" w:rsidRDefault="00501942">
      <w:pPr>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br w:type="page"/>
      </w:r>
    </w:p>
    <w:p w14:paraId="378EB87E" w14:textId="40323220" w:rsidR="00CC5273" w:rsidRPr="00C84371" w:rsidRDefault="00DA62ED" w:rsidP="005C78B7">
      <w:pPr>
        <w:pStyle w:val="Heading2"/>
        <w:rPr>
          <w:rFonts w:ascii="Times New Roman" w:hAnsi="Times New Roman" w:cs="Times New Roman"/>
          <w:b w:val="0"/>
          <w:bCs w:val="0"/>
          <w:sz w:val="24"/>
          <w:szCs w:val="24"/>
          <w:lang w:val="es-CR"/>
        </w:rPr>
      </w:pPr>
      <w:bookmarkStart w:id="7" w:name="_Toc59545493"/>
      <w:r w:rsidRPr="00C84371">
        <w:rPr>
          <w:rFonts w:ascii="Times New Roman" w:hAnsi="Times New Roman" w:cs="Times New Roman"/>
          <w:sz w:val="24"/>
          <w:szCs w:val="24"/>
          <w:lang w:val="es-CR"/>
        </w:rPr>
        <w:t xml:space="preserve">1.2 </w:t>
      </w:r>
      <w:r w:rsidR="00D96FF9" w:rsidRPr="00C84371">
        <w:rPr>
          <w:rFonts w:ascii="Times New Roman" w:hAnsi="Times New Roman" w:cs="Times New Roman"/>
          <w:sz w:val="24"/>
          <w:szCs w:val="24"/>
          <w:lang w:val="es-CR"/>
        </w:rPr>
        <w:t>Objetivo</w:t>
      </w:r>
      <w:r w:rsidR="00764C40" w:rsidRPr="00C84371">
        <w:rPr>
          <w:rFonts w:ascii="Times New Roman" w:hAnsi="Times New Roman" w:cs="Times New Roman"/>
          <w:sz w:val="24"/>
          <w:szCs w:val="24"/>
          <w:lang w:val="es-CR"/>
        </w:rPr>
        <w:t>s</w:t>
      </w:r>
      <w:r w:rsidR="00D96FF9" w:rsidRPr="00C84371">
        <w:rPr>
          <w:rFonts w:ascii="Times New Roman" w:hAnsi="Times New Roman" w:cs="Times New Roman"/>
          <w:sz w:val="24"/>
          <w:szCs w:val="24"/>
          <w:lang w:val="es-CR"/>
        </w:rPr>
        <w:t xml:space="preserve"> del Manual</w:t>
      </w:r>
      <w:bookmarkEnd w:id="7"/>
    </w:p>
    <w:p w14:paraId="10B6C556" w14:textId="77777777" w:rsidR="008D71BD" w:rsidRPr="00C84371" w:rsidRDefault="008D71BD" w:rsidP="002D00EC">
      <w:pPr>
        <w:autoSpaceDE w:val="0"/>
        <w:autoSpaceDN w:val="0"/>
        <w:adjustRightInd w:val="0"/>
        <w:spacing w:after="0"/>
        <w:jc w:val="both"/>
        <w:rPr>
          <w:rFonts w:ascii="Times New Roman" w:hAnsi="Times New Roman" w:cs="Times New Roman"/>
          <w:b/>
          <w:bCs/>
          <w:sz w:val="24"/>
          <w:szCs w:val="24"/>
          <w:lang w:val="es-CR"/>
        </w:rPr>
      </w:pPr>
    </w:p>
    <w:p w14:paraId="7948890B" w14:textId="76554482" w:rsidR="00DA62ED" w:rsidRPr="00C84371" w:rsidRDefault="00764C40" w:rsidP="002D00EC">
      <w:pPr>
        <w:autoSpaceDE w:val="0"/>
        <w:autoSpaceDN w:val="0"/>
        <w:adjustRightInd w:val="0"/>
        <w:spacing w:after="0"/>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 xml:space="preserve">Objetivo </w:t>
      </w:r>
      <w:r w:rsidR="00DA62ED" w:rsidRPr="00C84371">
        <w:rPr>
          <w:rFonts w:ascii="Times New Roman" w:hAnsi="Times New Roman" w:cs="Times New Roman"/>
          <w:b/>
          <w:bCs/>
          <w:sz w:val="24"/>
          <w:szCs w:val="24"/>
          <w:lang w:val="es-CR"/>
        </w:rPr>
        <w:t>General</w:t>
      </w:r>
    </w:p>
    <w:p w14:paraId="3874B84F" w14:textId="69131E9B" w:rsidR="0083069C" w:rsidRPr="00C84371" w:rsidRDefault="009D27FD" w:rsidP="002D00EC">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Definir políticas y procedimientos </w:t>
      </w:r>
      <w:r w:rsidR="00D344C6" w:rsidRPr="00C84371">
        <w:rPr>
          <w:rFonts w:ascii="Times New Roman" w:hAnsi="Times New Roman" w:cs="Times New Roman"/>
          <w:sz w:val="24"/>
          <w:szCs w:val="24"/>
          <w:lang w:val="es-CR"/>
        </w:rPr>
        <w:t xml:space="preserve">que adoptará Partners of the Americas Paraguay </w:t>
      </w:r>
      <w:r w:rsidRPr="00C84371">
        <w:rPr>
          <w:rFonts w:ascii="Times New Roman" w:hAnsi="Times New Roman" w:cs="Times New Roman"/>
          <w:sz w:val="24"/>
          <w:szCs w:val="24"/>
          <w:lang w:val="es-CR"/>
        </w:rPr>
        <w:t>para la prevención, detección y reporte de hechos que pudieran guardar relación con el Lavado de Dinero o Bienes y la Financiación del Terrorismo (LD/FT</w:t>
      </w:r>
      <w:ins w:id="8" w:author="Danielle Martin" w:date="2021-12-20T13:46:00Z">
        <w:r w:rsidR="00BA1193">
          <w:rPr>
            <w:rFonts w:ascii="Times New Roman" w:hAnsi="Times New Roman" w:cs="Times New Roman"/>
            <w:sz w:val="24"/>
            <w:szCs w:val="24"/>
            <w:lang w:val="es-CR"/>
          </w:rPr>
          <w:t>)</w:t>
        </w:r>
      </w:ins>
      <w:r w:rsidR="00213534" w:rsidRPr="00C84371">
        <w:rPr>
          <w:rFonts w:ascii="Times New Roman" w:hAnsi="Times New Roman" w:cs="Times New Roman"/>
          <w:sz w:val="24"/>
          <w:szCs w:val="24"/>
          <w:lang w:val="es-CR"/>
        </w:rPr>
        <w:t>.</w:t>
      </w:r>
    </w:p>
    <w:p w14:paraId="70CF8457" w14:textId="77777777" w:rsidR="0083069C" w:rsidRPr="00C84371" w:rsidRDefault="0083069C" w:rsidP="002D00EC">
      <w:pPr>
        <w:autoSpaceDE w:val="0"/>
        <w:autoSpaceDN w:val="0"/>
        <w:adjustRightInd w:val="0"/>
        <w:spacing w:after="0"/>
        <w:jc w:val="both"/>
        <w:rPr>
          <w:rFonts w:ascii="Times New Roman" w:hAnsi="Times New Roman" w:cs="Times New Roman"/>
          <w:sz w:val="24"/>
          <w:szCs w:val="24"/>
          <w:lang w:val="es-CR"/>
        </w:rPr>
      </w:pPr>
    </w:p>
    <w:p w14:paraId="1D4C7906" w14:textId="77777777" w:rsidR="00DA62ED" w:rsidRPr="00C84371" w:rsidRDefault="00DA62ED" w:rsidP="002D00EC">
      <w:pPr>
        <w:autoSpaceDE w:val="0"/>
        <w:autoSpaceDN w:val="0"/>
        <w:adjustRightInd w:val="0"/>
        <w:spacing w:after="0"/>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Objetivos específicos</w:t>
      </w:r>
    </w:p>
    <w:p w14:paraId="64BC6669" w14:textId="53F3CBFA" w:rsidR="006477E0" w:rsidRPr="00C84371" w:rsidRDefault="00213534" w:rsidP="006477E0">
      <w:pPr>
        <w:pStyle w:val="ListParagraph"/>
        <w:numPr>
          <w:ilvl w:val="0"/>
          <w:numId w:val="2"/>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Establecer </w:t>
      </w:r>
      <w:r w:rsidR="006477E0" w:rsidRPr="00C84371">
        <w:rPr>
          <w:rFonts w:ascii="Times New Roman" w:hAnsi="Times New Roman" w:cs="Times New Roman"/>
          <w:bCs/>
          <w:sz w:val="24"/>
          <w:szCs w:val="24"/>
          <w:lang w:val="es-CR"/>
        </w:rPr>
        <w:t>un Manual para la Prevención del L</w:t>
      </w:r>
      <w:r w:rsidR="00CE001B" w:rsidRPr="00C84371">
        <w:rPr>
          <w:rFonts w:ascii="Times New Roman" w:hAnsi="Times New Roman" w:cs="Times New Roman"/>
          <w:bCs/>
          <w:sz w:val="24"/>
          <w:szCs w:val="24"/>
          <w:lang w:val="es-CR"/>
        </w:rPr>
        <w:t xml:space="preserve">D/FT interno para </w:t>
      </w:r>
      <w:r w:rsidR="00654286" w:rsidRPr="00C84371">
        <w:rPr>
          <w:rFonts w:ascii="Times New Roman" w:hAnsi="Times New Roman" w:cs="Times New Roman"/>
          <w:bCs/>
          <w:sz w:val="24"/>
          <w:szCs w:val="24"/>
          <w:lang w:val="es-CR"/>
        </w:rPr>
        <w:t>Partners of the Americas Paraguay</w:t>
      </w:r>
      <w:r w:rsidR="00CE001B" w:rsidRPr="00C84371">
        <w:rPr>
          <w:rFonts w:ascii="Times New Roman" w:hAnsi="Times New Roman" w:cs="Times New Roman"/>
          <w:bCs/>
          <w:sz w:val="24"/>
          <w:szCs w:val="24"/>
          <w:lang w:val="es-CR"/>
        </w:rPr>
        <w:t>.</w:t>
      </w:r>
    </w:p>
    <w:p w14:paraId="5B7E6A50" w14:textId="34F69921" w:rsidR="003D5A63" w:rsidRPr="00C84371" w:rsidRDefault="00B34A71" w:rsidP="003D5A63">
      <w:pPr>
        <w:pStyle w:val="ListParagraph"/>
        <w:numPr>
          <w:ilvl w:val="0"/>
          <w:numId w:val="2"/>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Determinar</w:t>
      </w:r>
      <w:r w:rsidR="00767A52" w:rsidRPr="00C84371">
        <w:rPr>
          <w:rFonts w:ascii="Times New Roman" w:hAnsi="Times New Roman" w:cs="Times New Roman"/>
          <w:sz w:val="24"/>
          <w:szCs w:val="24"/>
          <w:lang w:val="es-CR"/>
        </w:rPr>
        <w:t xml:space="preserve"> </w:t>
      </w:r>
      <w:r w:rsidR="003D5A63" w:rsidRPr="00C84371">
        <w:rPr>
          <w:rFonts w:ascii="Times New Roman" w:hAnsi="Times New Roman" w:cs="Times New Roman"/>
          <w:sz w:val="24"/>
          <w:szCs w:val="24"/>
          <w:lang w:val="es-CR"/>
        </w:rPr>
        <w:t>capacitaciones sobre Prevención del LD/FT para los funcionarios de la Organización.</w:t>
      </w:r>
    </w:p>
    <w:p w14:paraId="6235406F" w14:textId="6BE2AAF4" w:rsidR="0080199C" w:rsidRPr="00C84371" w:rsidRDefault="00945E77" w:rsidP="003D5A63">
      <w:pPr>
        <w:pStyle w:val="ListParagraph"/>
        <w:numPr>
          <w:ilvl w:val="0"/>
          <w:numId w:val="2"/>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Establecer políticas y mecanismos para la </w:t>
      </w:r>
      <w:r w:rsidR="00767A52" w:rsidRPr="00C84371">
        <w:rPr>
          <w:rFonts w:ascii="Times New Roman" w:hAnsi="Times New Roman" w:cs="Times New Roman"/>
          <w:sz w:val="24"/>
          <w:szCs w:val="24"/>
          <w:lang w:val="es-CR"/>
        </w:rPr>
        <w:t xml:space="preserve">identificación y registro </w:t>
      </w:r>
      <w:r w:rsidR="0080199C" w:rsidRPr="00C84371">
        <w:rPr>
          <w:rFonts w:ascii="Times New Roman" w:hAnsi="Times New Roman" w:cs="Times New Roman"/>
          <w:sz w:val="24"/>
          <w:szCs w:val="24"/>
          <w:lang w:val="es-CR"/>
        </w:rPr>
        <w:t>de donantes, aportantes o benefactores.</w:t>
      </w:r>
    </w:p>
    <w:p w14:paraId="6E0BBB2B" w14:textId="2AF8072A" w:rsidR="003D5A63" w:rsidRPr="00C84371" w:rsidRDefault="00EF19F7" w:rsidP="003D5A63">
      <w:pPr>
        <w:pStyle w:val="ListParagraph"/>
        <w:numPr>
          <w:ilvl w:val="0"/>
          <w:numId w:val="2"/>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Considerar </w:t>
      </w:r>
      <w:r w:rsidR="0052334D" w:rsidRPr="00C84371">
        <w:rPr>
          <w:rFonts w:ascii="Times New Roman" w:hAnsi="Times New Roman" w:cs="Times New Roman"/>
          <w:sz w:val="24"/>
          <w:szCs w:val="24"/>
          <w:lang w:val="es-CR"/>
        </w:rPr>
        <w:t>el método</w:t>
      </w:r>
      <w:r w:rsidR="003D5A63" w:rsidRPr="00C84371">
        <w:rPr>
          <w:rFonts w:ascii="Times New Roman" w:hAnsi="Times New Roman" w:cs="Times New Roman"/>
          <w:sz w:val="24"/>
          <w:szCs w:val="24"/>
          <w:lang w:val="es-CR"/>
        </w:rPr>
        <w:t xml:space="preserve"> de registro para los ingresos y egresos de las donaciones </w:t>
      </w:r>
      <w:r w:rsidR="00BF5299" w:rsidRPr="00C84371">
        <w:rPr>
          <w:rFonts w:ascii="Times New Roman" w:hAnsi="Times New Roman" w:cs="Times New Roman"/>
          <w:sz w:val="24"/>
          <w:szCs w:val="24"/>
          <w:lang w:val="es-CR"/>
        </w:rPr>
        <w:t>y/o aportes recibido</w:t>
      </w:r>
      <w:r w:rsidR="003D5A63" w:rsidRPr="00C84371">
        <w:rPr>
          <w:rFonts w:ascii="Times New Roman" w:hAnsi="Times New Roman" w:cs="Times New Roman"/>
          <w:sz w:val="24"/>
          <w:szCs w:val="24"/>
          <w:lang w:val="es-CR"/>
        </w:rPr>
        <w:t>s por la Organización.</w:t>
      </w:r>
    </w:p>
    <w:p w14:paraId="0A070455" w14:textId="0DD18B34" w:rsidR="003D5A63" w:rsidRPr="00C84371" w:rsidRDefault="00AF3880" w:rsidP="003D5A63">
      <w:pPr>
        <w:pStyle w:val="ListParagraph"/>
        <w:numPr>
          <w:ilvl w:val="0"/>
          <w:numId w:val="2"/>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Especificar </w:t>
      </w:r>
      <w:r w:rsidR="00744F91" w:rsidRPr="00C84371">
        <w:rPr>
          <w:rFonts w:ascii="Times New Roman" w:hAnsi="Times New Roman" w:cs="Times New Roman"/>
          <w:sz w:val="24"/>
          <w:szCs w:val="24"/>
          <w:lang w:val="es-CR"/>
        </w:rPr>
        <w:t xml:space="preserve">los </w:t>
      </w:r>
      <w:r w:rsidR="003D5A63" w:rsidRPr="00C84371">
        <w:rPr>
          <w:rFonts w:ascii="Times New Roman" w:hAnsi="Times New Roman" w:cs="Times New Roman"/>
          <w:sz w:val="24"/>
          <w:szCs w:val="24"/>
          <w:lang w:val="es-CR"/>
        </w:rPr>
        <w:t>procesos de verificación de las informaciones y documentos respaldatorios proporcionados por los donantes, aportantes o benefactores.</w:t>
      </w:r>
    </w:p>
    <w:p w14:paraId="280CA895" w14:textId="77777777" w:rsidR="003E62B3" w:rsidRPr="00C84371" w:rsidRDefault="003E62B3" w:rsidP="002D00EC">
      <w:pPr>
        <w:autoSpaceDE w:val="0"/>
        <w:autoSpaceDN w:val="0"/>
        <w:adjustRightInd w:val="0"/>
        <w:spacing w:after="0"/>
        <w:jc w:val="both"/>
        <w:rPr>
          <w:rFonts w:ascii="Times New Roman" w:hAnsi="Times New Roman" w:cs="Times New Roman"/>
          <w:sz w:val="24"/>
          <w:szCs w:val="24"/>
          <w:lang w:val="es-CR"/>
        </w:rPr>
      </w:pPr>
    </w:p>
    <w:p w14:paraId="1FA82597" w14:textId="77777777" w:rsidR="008D71BD" w:rsidRPr="00C84371" w:rsidRDefault="008D71BD" w:rsidP="002D00EC">
      <w:pPr>
        <w:autoSpaceDE w:val="0"/>
        <w:autoSpaceDN w:val="0"/>
        <w:adjustRightInd w:val="0"/>
        <w:spacing w:after="0"/>
        <w:jc w:val="both"/>
        <w:rPr>
          <w:rFonts w:ascii="Times New Roman" w:hAnsi="Times New Roman" w:cs="Times New Roman"/>
          <w:sz w:val="24"/>
          <w:szCs w:val="24"/>
          <w:lang w:val="es-CR"/>
        </w:rPr>
      </w:pPr>
    </w:p>
    <w:p w14:paraId="08AC26C3" w14:textId="77777777" w:rsidR="002630E0" w:rsidRPr="00C84371" w:rsidRDefault="002630E0" w:rsidP="005C78B7">
      <w:pPr>
        <w:pStyle w:val="Heading2"/>
        <w:rPr>
          <w:rFonts w:ascii="Times New Roman" w:hAnsi="Times New Roman" w:cs="Times New Roman"/>
          <w:b w:val="0"/>
          <w:bCs w:val="0"/>
          <w:sz w:val="24"/>
          <w:szCs w:val="24"/>
          <w:lang w:val="es-CR"/>
        </w:rPr>
      </w:pPr>
      <w:bookmarkStart w:id="9" w:name="_Toc59545494"/>
      <w:r w:rsidRPr="00C84371">
        <w:rPr>
          <w:rFonts w:ascii="Times New Roman" w:hAnsi="Times New Roman" w:cs="Times New Roman"/>
          <w:sz w:val="24"/>
          <w:szCs w:val="24"/>
          <w:lang w:val="es-CR"/>
        </w:rPr>
        <w:t>1.3 D</w:t>
      </w:r>
      <w:r w:rsidR="00D96FF9" w:rsidRPr="00C84371">
        <w:rPr>
          <w:rFonts w:ascii="Times New Roman" w:hAnsi="Times New Roman" w:cs="Times New Roman"/>
          <w:sz w:val="24"/>
          <w:szCs w:val="24"/>
          <w:lang w:val="es-CR"/>
        </w:rPr>
        <w:t>efiniciones</w:t>
      </w:r>
      <w:bookmarkEnd w:id="9"/>
    </w:p>
    <w:p w14:paraId="38C18A26" w14:textId="77777777" w:rsidR="00DD6938" w:rsidRPr="00C84371" w:rsidRDefault="00DD6938" w:rsidP="002D00EC">
      <w:pPr>
        <w:autoSpaceDE w:val="0"/>
        <w:autoSpaceDN w:val="0"/>
        <w:adjustRightInd w:val="0"/>
        <w:spacing w:after="0"/>
        <w:jc w:val="both"/>
        <w:rPr>
          <w:rFonts w:ascii="Times New Roman" w:hAnsi="Times New Roman" w:cs="Times New Roman"/>
          <w:b/>
          <w:sz w:val="24"/>
          <w:szCs w:val="24"/>
          <w:lang w:val="es-CR"/>
        </w:rPr>
      </w:pPr>
    </w:p>
    <w:p w14:paraId="522A24CC" w14:textId="094815F6" w:rsidR="00DF0D90" w:rsidRPr="00C84371" w:rsidRDefault="00DD6938" w:rsidP="002D00EC">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b/>
          <w:sz w:val="24"/>
          <w:szCs w:val="24"/>
          <w:lang w:val="es-CR"/>
        </w:rPr>
        <w:t xml:space="preserve">1.3.1 </w:t>
      </w:r>
      <w:r w:rsidR="00DF0D90" w:rsidRPr="00C84371">
        <w:rPr>
          <w:rFonts w:ascii="Times New Roman" w:hAnsi="Times New Roman" w:cs="Times New Roman"/>
          <w:b/>
          <w:sz w:val="24"/>
          <w:szCs w:val="24"/>
          <w:lang w:val="es-CR"/>
        </w:rPr>
        <w:t>PLD/FT:</w:t>
      </w:r>
      <w:r w:rsidR="00DF0D90" w:rsidRPr="00C84371">
        <w:rPr>
          <w:rFonts w:ascii="Times New Roman" w:hAnsi="Times New Roman" w:cs="Times New Roman"/>
          <w:sz w:val="24"/>
          <w:szCs w:val="24"/>
          <w:lang w:val="es-CR"/>
        </w:rPr>
        <w:t xml:space="preserve"> Prevención de Lavado de Dinero y Financiamiento del Terrorismo</w:t>
      </w:r>
    </w:p>
    <w:p w14:paraId="6A32600A" w14:textId="77777777" w:rsidR="00DF0D90" w:rsidRPr="00C84371" w:rsidRDefault="00DF0D90" w:rsidP="002D00EC">
      <w:pPr>
        <w:autoSpaceDE w:val="0"/>
        <w:autoSpaceDN w:val="0"/>
        <w:adjustRightInd w:val="0"/>
        <w:spacing w:after="0"/>
        <w:jc w:val="both"/>
        <w:rPr>
          <w:rFonts w:ascii="Times New Roman" w:hAnsi="Times New Roman" w:cs="Times New Roman"/>
          <w:b/>
          <w:sz w:val="24"/>
          <w:szCs w:val="24"/>
          <w:lang w:val="es-CR"/>
        </w:rPr>
      </w:pPr>
    </w:p>
    <w:p w14:paraId="4F57B705" w14:textId="7FE948B8" w:rsidR="003E62B3" w:rsidRPr="00C84371" w:rsidRDefault="00DF0D90" w:rsidP="002D00EC">
      <w:pPr>
        <w:autoSpaceDE w:val="0"/>
        <w:autoSpaceDN w:val="0"/>
        <w:adjustRightInd w:val="0"/>
        <w:spacing w:after="0"/>
        <w:jc w:val="both"/>
        <w:rPr>
          <w:rFonts w:ascii="Times New Roman" w:hAnsi="Times New Roman" w:cs="Times New Roman"/>
          <w:b/>
          <w:sz w:val="24"/>
          <w:szCs w:val="24"/>
          <w:lang w:val="es-CR"/>
        </w:rPr>
      </w:pPr>
      <w:r w:rsidRPr="00C84371">
        <w:rPr>
          <w:rFonts w:ascii="Times New Roman" w:hAnsi="Times New Roman" w:cs="Times New Roman"/>
          <w:b/>
          <w:sz w:val="24"/>
          <w:szCs w:val="24"/>
          <w:lang w:val="es-CR"/>
        </w:rPr>
        <w:t xml:space="preserve">1.3.2 </w:t>
      </w:r>
      <w:r w:rsidR="009F22CE" w:rsidRPr="00C84371">
        <w:rPr>
          <w:rFonts w:ascii="Times New Roman" w:hAnsi="Times New Roman" w:cs="Times New Roman"/>
          <w:b/>
          <w:sz w:val="24"/>
          <w:szCs w:val="24"/>
          <w:lang w:val="es-CR"/>
        </w:rPr>
        <w:t>L</w:t>
      </w:r>
      <w:r w:rsidR="002630E0" w:rsidRPr="00C84371">
        <w:rPr>
          <w:rFonts w:ascii="Times New Roman" w:hAnsi="Times New Roman" w:cs="Times New Roman"/>
          <w:b/>
          <w:sz w:val="24"/>
          <w:szCs w:val="24"/>
          <w:lang w:val="es-CR"/>
        </w:rPr>
        <w:t>avado y blanqueo de activos</w:t>
      </w:r>
    </w:p>
    <w:p w14:paraId="1ECC3742" w14:textId="22ABD9F9" w:rsidR="00B211F2" w:rsidRPr="00C84371" w:rsidRDefault="00CD4715" w:rsidP="002D00EC">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También conocido como: Lavado de Dinero, Blanqueo de Capitales, Legitimación de Capitales, Blanqueo de Activos, etc. Ante cualquiera de las definiciones anteriores nos estamos refiriendo al mismo proceso que definimos a continuación:</w:t>
      </w:r>
    </w:p>
    <w:p w14:paraId="715B6E86" w14:textId="77777777" w:rsidR="00FA1B51" w:rsidRPr="00C84371" w:rsidRDefault="00FA1B51" w:rsidP="00C84D95">
      <w:pPr>
        <w:pStyle w:val="ListParagraph"/>
        <w:numPr>
          <w:ilvl w:val="0"/>
          <w:numId w:val="17"/>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“Introducción subrepticia de dinero de origen ilícito en los canales legítimos de la economía formal” (Naciones Unidas).</w:t>
      </w:r>
    </w:p>
    <w:p w14:paraId="6FAC2E8E" w14:textId="77777777" w:rsidR="00FA1B51" w:rsidRPr="00C84371" w:rsidRDefault="00FA1B51" w:rsidP="00C84D95">
      <w:pPr>
        <w:pStyle w:val="ListParagraph"/>
        <w:numPr>
          <w:ilvl w:val="0"/>
          <w:numId w:val="17"/>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“El lavado de dinero es un proceso en virtud del cual los activos obtenidos o generados a través de actividades delictivas se transfieren o encubren, a fin de disimular sus vínculos con el delito” (Fondo Monetario Internacional).</w:t>
      </w:r>
    </w:p>
    <w:p w14:paraId="4F342A71" w14:textId="77777777" w:rsidR="00663F9A" w:rsidRPr="00C84371" w:rsidRDefault="00663F9A" w:rsidP="00FA1B51">
      <w:pPr>
        <w:autoSpaceDE w:val="0"/>
        <w:autoSpaceDN w:val="0"/>
        <w:adjustRightInd w:val="0"/>
        <w:spacing w:after="0"/>
        <w:jc w:val="both"/>
        <w:rPr>
          <w:rFonts w:ascii="Times New Roman" w:hAnsi="Times New Roman" w:cs="Times New Roman"/>
          <w:sz w:val="24"/>
          <w:szCs w:val="24"/>
          <w:lang w:val="es-CR"/>
        </w:rPr>
      </w:pPr>
    </w:p>
    <w:p w14:paraId="01D4699A" w14:textId="77777777" w:rsidR="00413DA1" w:rsidRPr="00C84371" w:rsidRDefault="00413DA1" w:rsidP="00FA1B51">
      <w:pPr>
        <w:autoSpaceDE w:val="0"/>
        <w:autoSpaceDN w:val="0"/>
        <w:adjustRightInd w:val="0"/>
        <w:spacing w:after="0"/>
        <w:jc w:val="both"/>
        <w:rPr>
          <w:rFonts w:ascii="Times New Roman" w:hAnsi="Times New Roman" w:cs="Times New Roman"/>
          <w:sz w:val="24"/>
          <w:szCs w:val="24"/>
          <w:lang w:val="es-CR"/>
        </w:rPr>
      </w:pPr>
    </w:p>
    <w:p w14:paraId="4CE3E35B" w14:textId="77777777" w:rsidR="00413DA1" w:rsidRPr="00C84371" w:rsidRDefault="00413DA1" w:rsidP="00FA1B51">
      <w:pPr>
        <w:autoSpaceDE w:val="0"/>
        <w:autoSpaceDN w:val="0"/>
        <w:adjustRightInd w:val="0"/>
        <w:spacing w:after="0"/>
        <w:jc w:val="both"/>
        <w:rPr>
          <w:rFonts w:ascii="Times New Roman" w:hAnsi="Times New Roman" w:cs="Times New Roman"/>
          <w:sz w:val="24"/>
          <w:szCs w:val="24"/>
          <w:lang w:val="es-CR"/>
        </w:rPr>
      </w:pPr>
    </w:p>
    <w:p w14:paraId="5D95EC8E" w14:textId="77777777" w:rsidR="00413DA1" w:rsidRPr="00C84371" w:rsidRDefault="00413DA1" w:rsidP="00FA1B51">
      <w:pPr>
        <w:autoSpaceDE w:val="0"/>
        <w:autoSpaceDN w:val="0"/>
        <w:adjustRightInd w:val="0"/>
        <w:spacing w:after="0"/>
        <w:jc w:val="both"/>
        <w:rPr>
          <w:rFonts w:ascii="Times New Roman" w:hAnsi="Times New Roman" w:cs="Times New Roman"/>
          <w:sz w:val="24"/>
          <w:szCs w:val="24"/>
          <w:lang w:val="es-CR"/>
        </w:rPr>
      </w:pPr>
    </w:p>
    <w:p w14:paraId="0A5189AF" w14:textId="77777777" w:rsidR="00C54457" w:rsidRPr="00C84371" w:rsidRDefault="00C54457" w:rsidP="00FA1B51">
      <w:pPr>
        <w:autoSpaceDE w:val="0"/>
        <w:autoSpaceDN w:val="0"/>
        <w:adjustRightInd w:val="0"/>
        <w:spacing w:after="0"/>
        <w:jc w:val="both"/>
        <w:rPr>
          <w:rFonts w:ascii="Times New Roman" w:hAnsi="Times New Roman" w:cs="Times New Roman"/>
          <w:sz w:val="24"/>
          <w:szCs w:val="24"/>
          <w:lang w:val="es-CR"/>
        </w:rPr>
      </w:pPr>
    </w:p>
    <w:p w14:paraId="751BBB30" w14:textId="77777777" w:rsidR="00C54457" w:rsidRPr="00C84371" w:rsidRDefault="00C54457" w:rsidP="00FA1B51">
      <w:pPr>
        <w:autoSpaceDE w:val="0"/>
        <w:autoSpaceDN w:val="0"/>
        <w:adjustRightInd w:val="0"/>
        <w:spacing w:after="0"/>
        <w:jc w:val="both"/>
        <w:rPr>
          <w:rFonts w:ascii="Times New Roman" w:hAnsi="Times New Roman" w:cs="Times New Roman"/>
          <w:sz w:val="24"/>
          <w:szCs w:val="24"/>
          <w:lang w:val="es-CR"/>
        </w:rPr>
      </w:pPr>
    </w:p>
    <w:p w14:paraId="43E91E9E" w14:textId="77777777" w:rsidR="00C54457" w:rsidRPr="00C84371" w:rsidRDefault="00C54457" w:rsidP="00FA1B51">
      <w:pPr>
        <w:autoSpaceDE w:val="0"/>
        <w:autoSpaceDN w:val="0"/>
        <w:adjustRightInd w:val="0"/>
        <w:spacing w:after="0"/>
        <w:jc w:val="both"/>
        <w:rPr>
          <w:rFonts w:ascii="Times New Roman" w:hAnsi="Times New Roman" w:cs="Times New Roman"/>
          <w:sz w:val="24"/>
          <w:szCs w:val="24"/>
          <w:lang w:val="es-CR"/>
        </w:rPr>
      </w:pPr>
    </w:p>
    <w:p w14:paraId="614868BD" w14:textId="77777777" w:rsidR="00C54457" w:rsidRPr="00C84371" w:rsidRDefault="00C54457" w:rsidP="00FA1B51">
      <w:pPr>
        <w:autoSpaceDE w:val="0"/>
        <w:autoSpaceDN w:val="0"/>
        <w:adjustRightInd w:val="0"/>
        <w:spacing w:after="0"/>
        <w:jc w:val="both"/>
        <w:rPr>
          <w:rFonts w:ascii="Times New Roman" w:hAnsi="Times New Roman" w:cs="Times New Roman"/>
          <w:sz w:val="24"/>
          <w:szCs w:val="24"/>
          <w:lang w:val="es-CR"/>
        </w:rPr>
      </w:pPr>
    </w:p>
    <w:p w14:paraId="49436F9E" w14:textId="77777777" w:rsidR="00B7352C" w:rsidRPr="00C84371" w:rsidRDefault="00FA1B51" w:rsidP="00FA1B51">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Por lo cual, entendemos como</w:t>
      </w:r>
      <w:r w:rsidR="00663F9A" w:rsidRPr="00C84371">
        <w:rPr>
          <w:rFonts w:ascii="Times New Roman" w:hAnsi="Times New Roman" w:cs="Times New Roman"/>
          <w:sz w:val="24"/>
          <w:szCs w:val="24"/>
          <w:lang w:val="es-CR"/>
        </w:rPr>
        <w:t>:</w:t>
      </w:r>
    </w:p>
    <w:p w14:paraId="721D14AB" w14:textId="77777777" w:rsidR="00E858A8" w:rsidRPr="00C84371" w:rsidRDefault="00E858A8" w:rsidP="00FA1B51">
      <w:pPr>
        <w:autoSpaceDE w:val="0"/>
        <w:autoSpaceDN w:val="0"/>
        <w:adjustRightInd w:val="0"/>
        <w:spacing w:after="0"/>
        <w:jc w:val="both"/>
        <w:rPr>
          <w:rFonts w:ascii="Times New Roman" w:hAnsi="Times New Roman" w:cs="Times New Roman"/>
          <w:sz w:val="24"/>
          <w:szCs w:val="24"/>
          <w:lang w:val="es-CR"/>
        </w:rPr>
      </w:pPr>
    </w:p>
    <w:p w14:paraId="2F606293" w14:textId="77777777" w:rsidR="00E858A8" w:rsidRPr="00C84371" w:rsidRDefault="00E858A8" w:rsidP="00E858A8">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b/>
          <w:sz w:val="24"/>
          <w:szCs w:val="24"/>
          <w:lang w:val="es-CR"/>
        </w:rPr>
        <w:t>Lavado de Activos,</w:t>
      </w:r>
      <w:r w:rsidRPr="00C84371">
        <w:rPr>
          <w:rFonts w:ascii="Times New Roman" w:hAnsi="Times New Roman" w:cs="Times New Roman"/>
          <w:sz w:val="24"/>
          <w:szCs w:val="24"/>
          <w:lang w:val="es-CR"/>
        </w:rPr>
        <w:t xml:space="preserve"> al proceso mediante el cual una persona natural o jurídica poseedora de bienes de origen ilícito, los incorpora al sistema financiero, con el propósito de ocultar el origen delictivo de dicha riqueza, para conferirle una apariencia legal.</w:t>
      </w:r>
    </w:p>
    <w:p w14:paraId="60AEDCFB" w14:textId="77777777" w:rsidR="00E858A8" w:rsidRPr="00C84371" w:rsidRDefault="00E858A8" w:rsidP="00FA1B51">
      <w:pPr>
        <w:autoSpaceDE w:val="0"/>
        <w:autoSpaceDN w:val="0"/>
        <w:adjustRightInd w:val="0"/>
        <w:spacing w:after="0"/>
        <w:jc w:val="both"/>
        <w:rPr>
          <w:rFonts w:ascii="Times New Roman" w:hAnsi="Times New Roman" w:cs="Times New Roman"/>
          <w:sz w:val="24"/>
          <w:szCs w:val="24"/>
          <w:lang w:val="es-CR"/>
        </w:rPr>
      </w:pPr>
    </w:p>
    <w:p w14:paraId="35D5EED0" w14:textId="192ED260" w:rsidR="00CD4715" w:rsidRPr="00C84371" w:rsidRDefault="00FA1B51" w:rsidP="00FA1B51">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Dada la naturaleza de las operaciones financieras utilizadas en esta actividad, es posible que las OSFL sean utilizadas involuntariamente como agentes para donar o aportar fondos provenientes de actividades ilícitas o delictivas, comprometiendo la estabilidad, seriedad y credibilidad de las mencionadas Instituciones.</w:t>
      </w:r>
    </w:p>
    <w:p w14:paraId="26624EE9" w14:textId="77777777" w:rsidR="00FA1B51" w:rsidRPr="00C84371" w:rsidRDefault="00FA1B51" w:rsidP="002D00EC">
      <w:pPr>
        <w:autoSpaceDE w:val="0"/>
        <w:autoSpaceDN w:val="0"/>
        <w:adjustRightInd w:val="0"/>
        <w:spacing w:after="0"/>
        <w:jc w:val="both"/>
        <w:rPr>
          <w:rFonts w:ascii="Times New Roman" w:hAnsi="Times New Roman" w:cs="Times New Roman"/>
          <w:color w:val="FF0000"/>
          <w:sz w:val="24"/>
          <w:szCs w:val="24"/>
          <w:lang w:val="es-CR"/>
        </w:rPr>
      </w:pPr>
    </w:p>
    <w:p w14:paraId="6EF209BD" w14:textId="77777777" w:rsidR="003E4727" w:rsidRPr="00C84371" w:rsidRDefault="003E4727" w:rsidP="002D00EC">
      <w:pPr>
        <w:autoSpaceDE w:val="0"/>
        <w:autoSpaceDN w:val="0"/>
        <w:adjustRightInd w:val="0"/>
        <w:spacing w:after="0"/>
        <w:jc w:val="both"/>
        <w:rPr>
          <w:rFonts w:ascii="Times New Roman" w:hAnsi="Times New Roman" w:cs="Times New Roman"/>
          <w:b/>
          <w:sz w:val="24"/>
          <w:szCs w:val="24"/>
          <w:lang w:val="es-CR"/>
        </w:rPr>
      </w:pPr>
    </w:p>
    <w:p w14:paraId="36984696" w14:textId="19A0AA93" w:rsidR="003E62B3" w:rsidRPr="00C84371" w:rsidRDefault="00DF0D90" w:rsidP="002D00EC">
      <w:pPr>
        <w:autoSpaceDE w:val="0"/>
        <w:autoSpaceDN w:val="0"/>
        <w:adjustRightInd w:val="0"/>
        <w:spacing w:after="0"/>
        <w:jc w:val="both"/>
        <w:rPr>
          <w:rFonts w:ascii="Times New Roman" w:hAnsi="Times New Roman" w:cs="Times New Roman"/>
          <w:b/>
          <w:sz w:val="24"/>
          <w:szCs w:val="24"/>
          <w:lang w:val="es-CR"/>
        </w:rPr>
      </w:pPr>
      <w:r w:rsidRPr="00C84371">
        <w:rPr>
          <w:rFonts w:ascii="Times New Roman" w:hAnsi="Times New Roman" w:cs="Times New Roman"/>
          <w:b/>
          <w:sz w:val="24"/>
          <w:szCs w:val="24"/>
          <w:lang w:val="es-CR"/>
        </w:rPr>
        <w:t>1.3.3</w:t>
      </w:r>
      <w:r w:rsidR="00615D3F" w:rsidRPr="00C84371">
        <w:rPr>
          <w:rFonts w:ascii="Times New Roman" w:hAnsi="Times New Roman" w:cs="Times New Roman"/>
          <w:b/>
          <w:sz w:val="24"/>
          <w:szCs w:val="24"/>
          <w:lang w:val="es-CR"/>
        </w:rPr>
        <w:t xml:space="preserve"> </w:t>
      </w:r>
      <w:r w:rsidR="007D433E" w:rsidRPr="00C84371">
        <w:rPr>
          <w:rFonts w:ascii="Times New Roman" w:hAnsi="Times New Roman" w:cs="Times New Roman"/>
          <w:b/>
          <w:sz w:val="24"/>
          <w:szCs w:val="24"/>
          <w:lang w:val="es-CR"/>
        </w:rPr>
        <w:t>F</w:t>
      </w:r>
      <w:r w:rsidR="002630E0" w:rsidRPr="00C84371">
        <w:rPr>
          <w:rFonts w:ascii="Times New Roman" w:hAnsi="Times New Roman" w:cs="Times New Roman"/>
          <w:b/>
          <w:sz w:val="24"/>
          <w:szCs w:val="24"/>
          <w:lang w:val="es-CR"/>
        </w:rPr>
        <w:t>inanciamiento del terrorismo</w:t>
      </w:r>
    </w:p>
    <w:p w14:paraId="19EF027E" w14:textId="3E7BFFCD" w:rsidR="00DF2D7C" w:rsidRPr="00C84371" w:rsidRDefault="001F05EA" w:rsidP="001F05EA">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Las Naciones Unidas han definido al Financiamiento del Terrorismo como la actividad en la cual “Una persona </w:t>
      </w:r>
      <w:r w:rsidR="00C84371" w:rsidRPr="00C84371">
        <w:rPr>
          <w:rFonts w:ascii="Times New Roman" w:hAnsi="Times New Roman" w:cs="Times New Roman"/>
          <w:sz w:val="24"/>
          <w:szCs w:val="24"/>
          <w:lang w:val="es-CR"/>
        </w:rPr>
        <w:t>que,</w:t>
      </w:r>
      <w:r w:rsidRPr="00C84371">
        <w:rPr>
          <w:rFonts w:ascii="Times New Roman" w:hAnsi="Times New Roman" w:cs="Times New Roman"/>
          <w:sz w:val="24"/>
          <w:szCs w:val="24"/>
          <w:lang w:val="es-CR"/>
        </w:rPr>
        <w:t xml:space="preserve"> por cualquier medio, ilegalmente y por voluntad propia, proporciona y recauda fondos con la intención de que sean utilizados, o a sabiendas de que serán utilizados para llevar a cabo lo siguiente: </w:t>
      </w:r>
    </w:p>
    <w:p w14:paraId="74B07D57" w14:textId="77777777" w:rsidR="00DF2D7C" w:rsidRPr="00C84371" w:rsidRDefault="001F05EA" w:rsidP="001F05EA">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(a) Un acto que constituye un delito dentro del alcance y según la definición de los tratados existentes; o </w:t>
      </w:r>
    </w:p>
    <w:p w14:paraId="5DBE3E15" w14:textId="31C57954" w:rsidR="001F05EA" w:rsidRPr="00C84371" w:rsidRDefault="001F05EA" w:rsidP="001F05EA">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(b) Cualquier otro acto destinado a ocasionar la muerte o lesiones corporales graves a civiles, o a cualquier otra persona que no esté participando activamente en las hostilidades dentro de una situación de conflicto armado, cuando el propósito de dicho acto, por su naturaleza o contexto sea intimidar a una población, u obligar a un buen gobierno u organismo internacional a realizar o dejar de realizar un acto.</w:t>
      </w:r>
    </w:p>
    <w:p w14:paraId="76315607" w14:textId="77777777" w:rsidR="001F05EA" w:rsidRPr="00C84371" w:rsidRDefault="001F05EA" w:rsidP="002D00EC">
      <w:pPr>
        <w:autoSpaceDE w:val="0"/>
        <w:autoSpaceDN w:val="0"/>
        <w:adjustRightInd w:val="0"/>
        <w:spacing w:after="0"/>
        <w:jc w:val="both"/>
        <w:rPr>
          <w:rFonts w:ascii="Times New Roman" w:hAnsi="Times New Roman" w:cs="Times New Roman"/>
          <w:color w:val="FF0000"/>
          <w:sz w:val="24"/>
          <w:szCs w:val="24"/>
          <w:lang w:val="es-CR"/>
        </w:rPr>
      </w:pPr>
    </w:p>
    <w:p w14:paraId="363A045B" w14:textId="77777777" w:rsidR="000511C5" w:rsidRPr="00C84371" w:rsidRDefault="000511C5" w:rsidP="002D00EC">
      <w:pPr>
        <w:autoSpaceDE w:val="0"/>
        <w:autoSpaceDN w:val="0"/>
        <w:adjustRightInd w:val="0"/>
        <w:spacing w:after="0"/>
        <w:jc w:val="both"/>
        <w:rPr>
          <w:rFonts w:ascii="Times New Roman" w:hAnsi="Times New Roman" w:cs="Times New Roman"/>
          <w:color w:val="FF0000"/>
          <w:sz w:val="24"/>
          <w:szCs w:val="24"/>
          <w:lang w:val="es-CR"/>
        </w:rPr>
      </w:pPr>
    </w:p>
    <w:p w14:paraId="6AC5F41E" w14:textId="0389148A" w:rsidR="000511C5" w:rsidRPr="00C84371" w:rsidRDefault="00EE7E2A" w:rsidP="002D00EC">
      <w:p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1.3.</w:t>
      </w:r>
      <w:r w:rsidR="00DF0D90" w:rsidRPr="00C84371">
        <w:rPr>
          <w:rFonts w:ascii="Times New Roman" w:hAnsi="Times New Roman" w:cs="Times New Roman"/>
          <w:b/>
          <w:bCs/>
          <w:sz w:val="24"/>
          <w:szCs w:val="24"/>
          <w:lang w:val="es-CR"/>
        </w:rPr>
        <w:t>4</w:t>
      </w:r>
      <w:r w:rsidRPr="00C84371">
        <w:rPr>
          <w:rFonts w:ascii="Times New Roman" w:hAnsi="Times New Roman" w:cs="Times New Roman"/>
          <w:b/>
          <w:bCs/>
          <w:sz w:val="24"/>
          <w:szCs w:val="24"/>
          <w:lang w:val="es-CR"/>
        </w:rPr>
        <w:t xml:space="preserve"> </w:t>
      </w:r>
      <w:r w:rsidR="000511C5" w:rsidRPr="00C84371">
        <w:rPr>
          <w:rFonts w:ascii="Times New Roman" w:hAnsi="Times New Roman" w:cs="Times New Roman"/>
          <w:b/>
          <w:bCs/>
          <w:sz w:val="24"/>
          <w:szCs w:val="24"/>
          <w:lang w:val="es-CR"/>
        </w:rPr>
        <w:t>OFAC</w:t>
      </w:r>
    </w:p>
    <w:p w14:paraId="58BF0C71" w14:textId="77777777" w:rsidR="00CD46D0" w:rsidRPr="00C84371" w:rsidRDefault="00CD46D0" w:rsidP="00CD46D0">
      <w:pPr>
        <w:autoSpaceDE w:val="0"/>
        <w:autoSpaceDN w:val="0"/>
        <w:adjustRightInd w:val="0"/>
        <w:spacing w:after="0" w:line="240" w:lineRule="auto"/>
        <w:jc w:val="both"/>
        <w:rPr>
          <w:rFonts w:ascii="Times New Roman" w:hAnsi="Times New Roman" w:cs="Times New Roman"/>
          <w:i/>
          <w:iCs/>
          <w:sz w:val="24"/>
          <w:szCs w:val="24"/>
          <w:lang w:val="es-CR"/>
        </w:rPr>
      </w:pPr>
      <w:r w:rsidRPr="00C84371">
        <w:rPr>
          <w:rFonts w:ascii="Times New Roman" w:hAnsi="Times New Roman" w:cs="Times New Roman"/>
          <w:sz w:val="24"/>
          <w:szCs w:val="24"/>
          <w:lang w:val="es-CR"/>
        </w:rPr>
        <w:t xml:space="preserve">La Oficina para el Control de activos Extranjeros, </w:t>
      </w:r>
      <w:r w:rsidRPr="00C84371">
        <w:rPr>
          <w:rFonts w:ascii="Times New Roman" w:hAnsi="Times New Roman" w:cs="Times New Roman"/>
          <w:b/>
          <w:bCs/>
          <w:sz w:val="24"/>
          <w:szCs w:val="24"/>
          <w:lang w:val="es-CR"/>
        </w:rPr>
        <w:t xml:space="preserve">OFAC </w:t>
      </w:r>
      <w:r w:rsidRPr="00C84371">
        <w:rPr>
          <w:rFonts w:ascii="Times New Roman" w:hAnsi="Times New Roman" w:cs="Times New Roman"/>
          <w:sz w:val="24"/>
          <w:szCs w:val="24"/>
          <w:lang w:val="es-CR"/>
        </w:rPr>
        <w:t>(</w:t>
      </w:r>
      <w:r w:rsidRPr="00C84371">
        <w:rPr>
          <w:rFonts w:ascii="Times New Roman" w:hAnsi="Times New Roman" w:cs="Times New Roman"/>
          <w:i/>
          <w:iCs/>
          <w:sz w:val="24"/>
          <w:szCs w:val="24"/>
          <w:lang w:val="es-CR"/>
        </w:rPr>
        <w:t>Office of Foreign Assets</w:t>
      </w:r>
    </w:p>
    <w:p w14:paraId="344D4197" w14:textId="77777777" w:rsidR="00CD46D0" w:rsidRPr="00C84371" w:rsidRDefault="00CD46D0" w:rsidP="00CD46D0">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i/>
          <w:iCs/>
          <w:sz w:val="24"/>
          <w:szCs w:val="24"/>
          <w:lang w:val="es-CR"/>
        </w:rPr>
        <w:t xml:space="preserve">Control), </w:t>
      </w:r>
      <w:r w:rsidRPr="00C84371">
        <w:rPr>
          <w:rFonts w:ascii="Times New Roman" w:hAnsi="Times New Roman" w:cs="Times New Roman"/>
          <w:sz w:val="24"/>
          <w:szCs w:val="24"/>
          <w:lang w:val="es-CR"/>
        </w:rPr>
        <w:t>adscrita al Departamento del Tesoro de los Estados Unidos de Norteamérica, administra una serie de leyes que imponen sanciones económicas contra organizaciones o individuos hostiles con el fin de realizar los objetivos de la política exterior norteamericana.</w:t>
      </w:r>
    </w:p>
    <w:p w14:paraId="12D9FEF9" w14:textId="77777777" w:rsidR="00CD46D0" w:rsidRPr="00C84371" w:rsidRDefault="00CD46D0" w:rsidP="00CD46D0">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Le corresponde divulgar, administrar y exigir el cumplimiento de las sanciones comerciales contra los países, organizaciones e individuos que se dedican al terrorismo y al tráfico internacional de narcóticos.</w:t>
      </w:r>
    </w:p>
    <w:p w14:paraId="6D2239C8" w14:textId="77777777" w:rsidR="00B90CF9" w:rsidRPr="00C84371" w:rsidRDefault="00B90CF9" w:rsidP="002D00EC">
      <w:pPr>
        <w:autoSpaceDE w:val="0"/>
        <w:autoSpaceDN w:val="0"/>
        <w:adjustRightInd w:val="0"/>
        <w:spacing w:after="0" w:line="240" w:lineRule="auto"/>
        <w:jc w:val="both"/>
        <w:rPr>
          <w:rFonts w:ascii="Times New Roman" w:hAnsi="Times New Roman" w:cs="Times New Roman"/>
          <w:b/>
          <w:sz w:val="24"/>
          <w:szCs w:val="24"/>
          <w:lang w:val="es-CR"/>
        </w:rPr>
      </w:pPr>
    </w:p>
    <w:p w14:paraId="550F8FBD" w14:textId="77777777" w:rsidR="00B90CF9" w:rsidRPr="00C84371" w:rsidRDefault="00B90CF9" w:rsidP="002D00EC">
      <w:pPr>
        <w:autoSpaceDE w:val="0"/>
        <w:autoSpaceDN w:val="0"/>
        <w:adjustRightInd w:val="0"/>
        <w:spacing w:after="0" w:line="240" w:lineRule="auto"/>
        <w:jc w:val="both"/>
        <w:rPr>
          <w:rFonts w:ascii="Times New Roman" w:hAnsi="Times New Roman" w:cs="Times New Roman"/>
          <w:b/>
          <w:sz w:val="24"/>
          <w:szCs w:val="24"/>
          <w:lang w:val="es-CR"/>
        </w:rPr>
      </w:pPr>
    </w:p>
    <w:p w14:paraId="0F806C97" w14:textId="3CE5AA1B" w:rsidR="00271D3D" w:rsidRPr="00C84371" w:rsidRDefault="00DF0D90" w:rsidP="002D00EC">
      <w:pPr>
        <w:autoSpaceDE w:val="0"/>
        <w:autoSpaceDN w:val="0"/>
        <w:adjustRightInd w:val="0"/>
        <w:spacing w:after="0" w:line="240" w:lineRule="auto"/>
        <w:jc w:val="both"/>
        <w:rPr>
          <w:rFonts w:ascii="Times New Roman" w:hAnsi="Times New Roman" w:cs="Times New Roman"/>
          <w:b/>
          <w:sz w:val="24"/>
          <w:szCs w:val="24"/>
          <w:lang w:val="es-CR"/>
        </w:rPr>
      </w:pPr>
      <w:r w:rsidRPr="00C84371">
        <w:rPr>
          <w:rFonts w:ascii="Times New Roman" w:hAnsi="Times New Roman" w:cs="Times New Roman"/>
          <w:b/>
          <w:sz w:val="24"/>
          <w:szCs w:val="24"/>
          <w:lang w:val="es-CR"/>
        </w:rPr>
        <w:t>1.3.5</w:t>
      </w:r>
      <w:r w:rsidR="000A428C" w:rsidRPr="00C84371">
        <w:rPr>
          <w:rFonts w:ascii="Times New Roman" w:hAnsi="Times New Roman" w:cs="Times New Roman"/>
          <w:b/>
          <w:sz w:val="24"/>
          <w:szCs w:val="24"/>
          <w:lang w:val="es-CR"/>
        </w:rPr>
        <w:t xml:space="preserve"> </w:t>
      </w:r>
      <w:r w:rsidR="004001B0" w:rsidRPr="00C84371">
        <w:rPr>
          <w:rFonts w:ascii="Times New Roman" w:hAnsi="Times New Roman" w:cs="Times New Roman"/>
          <w:b/>
          <w:sz w:val="24"/>
          <w:szCs w:val="24"/>
          <w:lang w:val="es-CR"/>
        </w:rPr>
        <w:t>Comité del Consejo de Seguridad</w:t>
      </w:r>
      <w:r w:rsidR="003F4A70" w:rsidRPr="00C84371">
        <w:rPr>
          <w:rFonts w:ascii="Times New Roman" w:hAnsi="Times New Roman" w:cs="Times New Roman"/>
          <w:b/>
          <w:sz w:val="24"/>
          <w:szCs w:val="24"/>
          <w:lang w:val="es-CR"/>
        </w:rPr>
        <w:t xml:space="preserve"> de las Naciones Unidas</w:t>
      </w:r>
      <w:r w:rsidR="004001B0" w:rsidRPr="00C84371">
        <w:rPr>
          <w:rFonts w:ascii="Times New Roman" w:hAnsi="Times New Roman" w:cs="Times New Roman"/>
          <w:b/>
          <w:sz w:val="24"/>
          <w:szCs w:val="24"/>
          <w:lang w:val="es-CR"/>
        </w:rPr>
        <w:t xml:space="preserve"> establecido en virtud de la resolución 1267 (1999)</w:t>
      </w:r>
    </w:p>
    <w:p w14:paraId="2B9F4F72" w14:textId="77777777" w:rsidR="00BF1E37" w:rsidRPr="00C84371" w:rsidRDefault="00BF1E37" w:rsidP="00BF1E37">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El régimen de sanciones fue establecido en virtud de la resolución 1267 (1999) y ha sido modificado y fortalecido por resoluciones posteriores, a saber, las resoluciones 1333 (2000), 1390 (2002), 1455 (2003), 1526 (2004), 1617 (2005), 1735 (2006), 1822 (2008), 1904 (2009), la resolución 1989 (2011) y la resolución 2083 (2012), de modo que las sanciones ahora abarcan a las personas y entidades asociadas con Al-Qaida dondequiera que se encuentren. Las personas y entidades asociadas se consignan en la Lista relativa a las sanciones contra Al-Qaida. Los resúmenes de los motivos por los que las personas, los grupos, las empresas y las entidades se incluyeron en la Lista relativa a las sanciones contra Al-Qaida, pueden consultarse en el sitio web del Comité.</w:t>
      </w:r>
    </w:p>
    <w:p w14:paraId="19B78C01" w14:textId="77777777" w:rsidR="00BF1E37" w:rsidRPr="00C84371" w:rsidRDefault="00BF1E37" w:rsidP="00BF1E37">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Todas estas resoluciones han sido aprobadas con arreglo al Capítulo VII de la Carta de las Naciones Unidas y exigen que todos los Estados adopten las siguientes medidas en relación con cualquier persona o entidad asociada con Al-Qaida designada por el Comité</w:t>
      </w:r>
    </w:p>
    <w:p w14:paraId="518E103F" w14:textId="77777777" w:rsidR="00BF1E37" w:rsidRPr="00C84371" w:rsidRDefault="00BF1E37" w:rsidP="00DD6BEE">
      <w:pPr>
        <w:autoSpaceDE w:val="0"/>
        <w:autoSpaceDN w:val="0"/>
        <w:adjustRightInd w:val="0"/>
        <w:spacing w:after="0"/>
        <w:jc w:val="both"/>
        <w:rPr>
          <w:rFonts w:ascii="Times New Roman" w:hAnsi="Times New Roman" w:cs="Times New Roman"/>
          <w:b/>
          <w:sz w:val="24"/>
          <w:szCs w:val="24"/>
          <w:u w:val="single"/>
          <w:lang w:val="es-CR"/>
        </w:rPr>
      </w:pPr>
    </w:p>
    <w:p w14:paraId="74708723" w14:textId="77777777" w:rsidR="0080405E" w:rsidRPr="00C84371" w:rsidRDefault="0080405E" w:rsidP="002D00EC">
      <w:pPr>
        <w:autoSpaceDE w:val="0"/>
        <w:autoSpaceDN w:val="0"/>
        <w:adjustRightInd w:val="0"/>
        <w:spacing w:after="0"/>
        <w:jc w:val="both"/>
        <w:rPr>
          <w:rFonts w:ascii="Times New Roman" w:hAnsi="Times New Roman" w:cs="Times New Roman"/>
          <w:bCs/>
          <w:iCs/>
          <w:sz w:val="24"/>
          <w:szCs w:val="24"/>
          <w:lang w:val="es-CR"/>
        </w:rPr>
      </w:pPr>
    </w:p>
    <w:p w14:paraId="113E81C2" w14:textId="77777777" w:rsidR="00736B10" w:rsidRPr="00C84371" w:rsidRDefault="00736B10" w:rsidP="002D00EC">
      <w:pPr>
        <w:autoSpaceDE w:val="0"/>
        <w:autoSpaceDN w:val="0"/>
        <w:adjustRightInd w:val="0"/>
        <w:spacing w:after="0"/>
        <w:jc w:val="both"/>
        <w:rPr>
          <w:rFonts w:ascii="Times New Roman" w:hAnsi="Times New Roman" w:cs="Times New Roman"/>
          <w:bCs/>
          <w:iCs/>
          <w:sz w:val="24"/>
          <w:szCs w:val="24"/>
          <w:lang w:val="es-CR"/>
        </w:rPr>
      </w:pPr>
    </w:p>
    <w:p w14:paraId="329D3849" w14:textId="77777777" w:rsidR="00452F15" w:rsidRPr="00C84371" w:rsidRDefault="00452F15">
      <w:pPr>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br w:type="page"/>
      </w:r>
    </w:p>
    <w:p w14:paraId="1BFD4C05" w14:textId="054491E2" w:rsidR="000511C5" w:rsidRPr="00C84371" w:rsidRDefault="000511C5" w:rsidP="002D696A">
      <w:pPr>
        <w:pStyle w:val="Heading1"/>
        <w:ind w:left="0"/>
        <w:rPr>
          <w:rFonts w:ascii="Times New Roman" w:hAnsi="Times New Roman" w:cs="Times New Roman"/>
          <w:b/>
          <w:bCs/>
          <w:lang w:val="es-CR"/>
        </w:rPr>
        <w:pPrChange w:id="10" w:author="Danielle Martin" w:date="2021-12-20T14:29:00Z">
          <w:pPr>
            <w:pStyle w:val="Heading1"/>
          </w:pPr>
        </w:pPrChange>
      </w:pPr>
      <w:bookmarkStart w:id="11" w:name="_Toc59545495"/>
      <w:r w:rsidRPr="00C84371">
        <w:rPr>
          <w:rFonts w:ascii="Times New Roman" w:hAnsi="Times New Roman" w:cs="Times New Roman"/>
          <w:b/>
          <w:bCs/>
          <w:lang w:val="es-CR"/>
        </w:rPr>
        <w:t>CAPITULO 2. ANTECEDENTES Y MARCO LEGAL</w:t>
      </w:r>
      <w:bookmarkEnd w:id="11"/>
    </w:p>
    <w:p w14:paraId="5F5A0A7F" w14:textId="77777777" w:rsidR="000511C5" w:rsidRPr="00C84371" w:rsidRDefault="000511C5"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1C518A33" w14:textId="77777777" w:rsidR="000511C5" w:rsidRPr="00C84371" w:rsidRDefault="000511C5" w:rsidP="005C78B7">
      <w:pPr>
        <w:pStyle w:val="Heading2"/>
        <w:rPr>
          <w:rFonts w:ascii="Times New Roman" w:hAnsi="Times New Roman" w:cs="Times New Roman"/>
          <w:b w:val="0"/>
          <w:bCs w:val="0"/>
          <w:sz w:val="24"/>
          <w:szCs w:val="24"/>
          <w:lang w:val="es-CR"/>
        </w:rPr>
      </w:pPr>
      <w:bookmarkStart w:id="12" w:name="_Toc59545496"/>
      <w:r w:rsidRPr="00C84371">
        <w:rPr>
          <w:rFonts w:ascii="Times New Roman" w:hAnsi="Times New Roman" w:cs="Times New Roman"/>
          <w:sz w:val="24"/>
          <w:szCs w:val="24"/>
          <w:lang w:val="es-CR"/>
        </w:rPr>
        <w:t>2.1 Antecedentes</w:t>
      </w:r>
      <w:bookmarkEnd w:id="12"/>
    </w:p>
    <w:p w14:paraId="3EF64167" w14:textId="77777777" w:rsidR="00431228" w:rsidRPr="00C84371" w:rsidRDefault="00431228" w:rsidP="002D00EC">
      <w:pPr>
        <w:autoSpaceDE w:val="0"/>
        <w:autoSpaceDN w:val="0"/>
        <w:adjustRightInd w:val="0"/>
        <w:spacing w:after="0" w:line="240" w:lineRule="auto"/>
        <w:jc w:val="both"/>
        <w:rPr>
          <w:rFonts w:ascii="Times New Roman" w:hAnsi="Times New Roman" w:cs="Times New Roman"/>
          <w:sz w:val="24"/>
          <w:szCs w:val="24"/>
          <w:lang w:val="es-CR"/>
        </w:rPr>
      </w:pPr>
    </w:p>
    <w:p w14:paraId="7F2F74C1" w14:textId="6F0ADBC8" w:rsidR="000511C5" w:rsidRPr="00C84371" w:rsidRDefault="000511C5"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De acuerdo a lo establecido en el Artículo 13 de la Ley 1015 / 97 </w:t>
      </w:r>
      <w:r w:rsidRPr="00C84371">
        <w:rPr>
          <w:rFonts w:ascii="Times New Roman" w:hAnsi="Times New Roman" w:cs="Times New Roman"/>
          <w:b/>
          <w:bCs/>
          <w:sz w:val="24"/>
          <w:szCs w:val="24"/>
          <w:lang w:val="es-CR"/>
        </w:rPr>
        <w:t>¨que previene y reprime los actos ilícitos destinados a la legitimación de dinero o bienes¨</w:t>
      </w:r>
      <w:r w:rsidR="00271D3D" w:rsidRPr="00C84371">
        <w:rPr>
          <w:rFonts w:ascii="Times New Roman" w:hAnsi="Times New Roman" w:cs="Times New Roman"/>
          <w:b/>
          <w:bCs/>
          <w:sz w:val="24"/>
          <w:szCs w:val="24"/>
          <w:lang w:val="es-CR"/>
        </w:rPr>
        <w:t xml:space="preserve">, </w:t>
      </w:r>
      <w:r w:rsidR="004001B0" w:rsidRPr="00C84371">
        <w:rPr>
          <w:rFonts w:ascii="Times New Roman" w:hAnsi="Times New Roman" w:cs="Times New Roman"/>
          <w:bCs/>
          <w:sz w:val="24"/>
          <w:szCs w:val="24"/>
          <w:lang w:val="es-CR"/>
        </w:rPr>
        <w:t>modificada por la Ley 3783/09</w:t>
      </w:r>
      <w:r w:rsidR="00271D3D" w:rsidRPr="00C84371">
        <w:rPr>
          <w:rFonts w:ascii="Times New Roman" w:hAnsi="Times New Roman" w:cs="Times New Roman"/>
          <w:b/>
          <w:bCs/>
          <w:sz w:val="24"/>
          <w:szCs w:val="24"/>
          <w:lang w:val="es-CR"/>
        </w:rPr>
        <w:t>,</w:t>
      </w:r>
      <w:r w:rsidRPr="00C84371">
        <w:rPr>
          <w:rFonts w:ascii="Times New Roman" w:hAnsi="Times New Roman" w:cs="Times New Roman"/>
          <w:b/>
          <w:bCs/>
          <w:sz w:val="24"/>
          <w:szCs w:val="24"/>
          <w:lang w:val="es-CR"/>
        </w:rPr>
        <w:t xml:space="preserve"> </w:t>
      </w:r>
      <w:r w:rsidRPr="00C84371">
        <w:rPr>
          <w:rFonts w:ascii="Times New Roman" w:hAnsi="Times New Roman" w:cs="Times New Roman"/>
          <w:sz w:val="24"/>
          <w:szCs w:val="24"/>
          <w:lang w:val="es-CR"/>
        </w:rPr>
        <w:t>se consideran sujetos obligados,</w:t>
      </w:r>
      <w:r w:rsidRPr="00C84371">
        <w:rPr>
          <w:rFonts w:ascii="Times New Roman" w:hAnsi="Times New Roman" w:cs="Times New Roman"/>
          <w:b/>
          <w:bCs/>
          <w:sz w:val="24"/>
          <w:szCs w:val="24"/>
          <w:lang w:val="es-CR"/>
        </w:rPr>
        <w:t xml:space="preserve"> </w:t>
      </w:r>
      <w:r w:rsidRPr="00C84371">
        <w:rPr>
          <w:rFonts w:ascii="Times New Roman" w:hAnsi="Times New Roman" w:cs="Times New Roman"/>
          <w:sz w:val="24"/>
          <w:szCs w:val="24"/>
          <w:lang w:val="es-CR"/>
        </w:rPr>
        <w:t>las siguientes entidades:</w:t>
      </w:r>
    </w:p>
    <w:p w14:paraId="23AC2051"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Los bancos;</w:t>
      </w:r>
    </w:p>
    <w:p w14:paraId="1D60776E"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financieras;</w:t>
      </w:r>
    </w:p>
    <w:p w14:paraId="18D26CB0"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compañías de seguro;</w:t>
      </w:r>
    </w:p>
    <w:p w14:paraId="5BA0587A"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casas de cambio;</w:t>
      </w:r>
    </w:p>
    <w:p w14:paraId="316F3788"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sociedades y agencias de valores (bolsas de valores);</w:t>
      </w:r>
    </w:p>
    <w:p w14:paraId="12B235E0"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sociedades de inversión;</w:t>
      </w:r>
    </w:p>
    <w:p w14:paraId="59C98134"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sociedades de mandato;</w:t>
      </w:r>
    </w:p>
    <w:p w14:paraId="226E95E3"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administradoras de fondos mutuos de inversión y de jubilación;</w:t>
      </w:r>
    </w:p>
    <w:p w14:paraId="0778F1D2"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cooperativas;</w:t>
      </w:r>
    </w:p>
    <w:p w14:paraId="45E1BC49"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que explotan juegos de azar;</w:t>
      </w:r>
    </w:p>
    <w:p w14:paraId="000122CD"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inmobiliarias;</w:t>
      </w:r>
    </w:p>
    <w:p w14:paraId="46A0C3A0" w14:textId="77777777" w:rsidR="00271D3D" w:rsidRPr="00C84371" w:rsidRDefault="004001B0" w:rsidP="00271D3D">
      <w:pPr>
        <w:autoSpaceDE w:val="0"/>
        <w:autoSpaceDN w:val="0"/>
        <w:adjustRightInd w:val="0"/>
        <w:spacing w:after="0" w:line="240" w:lineRule="auto"/>
        <w:jc w:val="both"/>
        <w:rPr>
          <w:rFonts w:ascii="Times New Roman" w:hAnsi="Times New Roman" w:cs="Times New Roman"/>
          <w:b/>
          <w:sz w:val="24"/>
          <w:szCs w:val="24"/>
          <w:u w:val="single"/>
          <w:lang w:val="es-CR"/>
        </w:rPr>
      </w:pPr>
      <w:r w:rsidRPr="00C84371">
        <w:rPr>
          <w:rFonts w:ascii="Times New Roman" w:hAnsi="Times New Roman" w:cs="Times New Roman"/>
          <w:b/>
          <w:sz w:val="24"/>
          <w:szCs w:val="24"/>
          <w:u w:val="single"/>
          <w:lang w:val="es-CR"/>
        </w:rPr>
        <w:t>Las organizaciones sin fines de lucro (OS</w:t>
      </w:r>
      <w:r w:rsidR="001329F8" w:rsidRPr="00C84371">
        <w:rPr>
          <w:rFonts w:ascii="Times New Roman" w:hAnsi="Times New Roman" w:cs="Times New Roman"/>
          <w:b/>
          <w:sz w:val="24"/>
          <w:szCs w:val="24"/>
          <w:u w:val="single"/>
          <w:lang w:val="es-CR"/>
        </w:rPr>
        <w:t>F</w:t>
      </w:r>
      <w:r w:rsidRPr="00C84371">
        <w:rPr>
          <w:rFonts w:ascii="Times New Roman" w:hAnsi="Times New Roman" w:cs="Times New Roman"/>
          <w:b/>
          <w:sz w:val="24"/>
          <w:szCs w:val="24"/>
          <w:u w:val="single"/>
          <w:lang w:val="es-CR"/>
        </w:rPr>
        <w:t>L)</w:t>
      </w:r>
    </w:p>
    <w:p w14:paraId="207DB0F6"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casas de empeño;</w:t>
      </w:r>
    </w:p>
    <w:p w14:paraId="10FA9AEC"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entidades gubernamentales,</w:t>
      </w:r>
    </w:p>
    <w:p w14:paraId="24E04392" w14:textId="77777777" w:rsidR="00E42D8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actividades y profesiones no financieras,</w:t>
      </w:r>
    </w:p>
    <w:p w14:paraId="5C83206B" w14:textId="570F7D40"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La/s persona/s física/s o jurídica/s que se </w:t>
      </w:r>
      <w:r w:rsidR="00E42D8D" w:rsidRPr="00C84371">
        <w:rPr>
          <w:rFonts w:ascii="Times New Roman" w:hAnsi="Times New Roman" w:cs="Times New Roman"/>
          <w:sz w:val="24"/>
          <w:szCs w:val="24"/>
          <w:lang w:val="es-CR"/>
        </w:rPr>
        <w:t xml:space="preserve">dedique de manera habitual a la </w:t>
      </w:r>
      <w:r w:rsidRPr="00C84371">
        <w:rPr>
          <w:rFonts w:ascii="Times New Roman" w:hAnsi="Times New Roman" w:cs="Times New Roman"/>
          <w:sz w:val="24"/>
          <w:szCs w:val="24"/>
          <w:lang w:val="es-CR"/>
        </w:rPr>
        <w:t>intermediación financiera,</w:t>
      </w:r>
      <w:r w:rsidR="00CB41B1" w:rsidRPr="00C84371">
        <w:rPr>
          <w:rFonts w:ascii="Times New Roman" w:hAnsi="Times New Roman" w:cs="Times New Roman"/>
          <w:sz w:val="24"/>
          <w:szCs w:val="24"/>
          <w:lang w:val="es-CR"/>
        </w:rPr>
        <w:t xml:space="preserve"> </w:t>
      </w:r>
      <w:r w:rsidRPr="00C84371">
        <w:rPr>
          <w:rFonts w:ascii="Times New Roman" w:hAnsi="Times New Roman" w:cs="Times New Roman"/>
          <w:sz w:val="24"/>
          <w:szCs w:val="24"/>
          <w:lang w:val="es-CR"/>
        </w:rPr>
        <w:t>el comercio de joyas, piedras y metales preciosos; objetos de arte y antigüedades, a la inversión filatélica o numismática; y,</w:t>
      </w:r>
    </w:p>
    <w:p w14:paraId="2D7F8675" w14:textId="77777777" w:rsidR="00271D3D" w:rsidRPr="00C84371" w:rsidRDefault="00271D3D" w:rsidP="00271D3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Las que realicen actos de comercio en general, que impliquen transferencias de dineros o valores, sean éstas formales o informales, de conformidad a lo establecido en esta Ley.</w:t>
      </w:r>
    </w:p>
    <w:p w14:paraId="666D7EB6" w14:textId="77777777" w:rsidR="00CD2180" w:rsidRPr="00C84371" w:rsidRDefault="00CD2180" w:rsidP="002D00EC">
      <w:pPr>
        <w:autoSpaceDE w:val="0"/>
        <w:autoSpaceDN w:val="0"/>
        <w:adjustRightInd w:val="0"/>
        <w:spacing w:after="0" w:line="240" w:lineRule="auto"/>
        <w:jc w:val="both"/>
        <w:rPr>
          <w:rFonts w:ascii="Times New Roman" w:hAnsi="Times New Roman" w:cs="Times New Roman"/>
          <w:sz w:val="24"/>
          <w:szCs w:val="24"/>
          <w:lang w:val="es-CR"/>
        </w:rPr>
      </w:pPr>
    </w:p>
    <w:p w14:paraId="11A2EE6D" w14:textId="0F679422" w:rsidR="000511C5" w:rsidRPr="00C84371" w:rsidRDefault="000511C5" w:rsidP="002D00EC">
      <w:p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Las OSFL y su papel en la Prevención del Lavado de Dinero o Bienes</w:t>
      </w:r>
    </w:p>
    <w:p w14:paraId="7A60B8E1" w14:textId="18D99D80" w:rsidR="000511C5" w:rsidRPr="00C84371" w:rsidRDefault="00BE2771"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Las actividades que ejerce </w:t>
      </w:r>
      <w:r w:rsidR="00645039" w:rsidRPr="00C84371">
        <w:rPr>
          <w:rFonts w:ascii="Times New Roman" w:hAnsi="Times New Roman" w:cs="Times New Roman"/>
          <w:sz w:val="24"/>
          <w:szCs w:val="24"/>
          <w:lang w:val="es-CR"/>
        </w:rPr>
        <w:t>Partners of the Americas Paraguay</w:t>
      </w:r>
      <w:r w:rsidR="000511C5" w:rsidRPr="00C84371">
        <w:rPr>
          <w:rFonts w:ascii="Times New Roman" w:hAnsi="Times New Roman" w:cs="Times New Roman"/>
          <w:sz w:val="24"/>
          <w:szCs w:val="24"/>
          <w:lang w:val="es-CR"/>
        </w:rPr>
        <w:t xml:space="preserve"> l</w:t>
      </w:r>
      <w:r w:rsidR="00E77256" w:rsidRPr="00C84371">
        <w:rPr>
          <w:rFonts w:ascii="Times New Roman" w:hAnsi="Times New Roman" w:cs="Times New Roman"/>
          <w:sz w:val="24"/>
          <w:szCs w:val="24"/>
          <w:lang w:val="es-CR"/>
        </w:rPr>
        <w:t>o</w:t>
      </w:r>
      <w:r w:rsidR="000511C5" w:rsidRPr="00C84371">
        <w:rPr>
          <w:rFonts w:ascii="Times New Roman" w:hAnsi="Times New Roman" w:cs="Times New Roman"/>
          <w:sz w:val="24"/>
          <w:szCs w:val="24"/>
          <w:lang w:val="es-CR"/>
        </w:rPr>
        <w:t xml:space="preserve"> convierte en Sujeto Obligado en materia de prevención del lavado de dinero o bienes.</w:t>
      </w:r>
    </w:p>
    <w:p w14:paraId="2EF6AF7D" w14:textId="55954B4F" w:rsidR="000511C5" w:rsidRPr="00C84371" w:rsidRDefault="000511C5"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Los Sujetos Obligados, como parte importante en la lucha contra</w:t>
      </w:r>
      <w:r w:rsidR="00220ACC" w:rsidRPr="00C84371">
        <w:rPr>
          <w:rFonts w:ascii="Times New Roman" w:hAnsi="Times New Roman" w:cs="Times New Roman"/>
          <w:sz w:val="24"/>
          <w:szCs w:val="24"/>
          <w:lang w:val="es-CR"/>
        </w:rPr>
        <w:t xml:space="preserve"> delitos relacionados al lavado </w:t>
      </w:r>
      <w:r w:rsidRPr="00C84371">
        <w:rPr>
          <w:rFonts w:ascii="Times New Roman" w:hAnsi="Times New Roman" w:cs="Times New Roman"/>
          <w:sz w:val="24"/>
          <w:szCs w:val="24"/>
          <w:lang w:val="es-CR"/>
        </w:rPr>
        <w:t>de dinero o bienes, tienen la obligación de reportar las operacio</w:t>
      </w:r>
      <w:r w:rsidR="00220ACC" w:rsidRPr="00C84371">
        <w:rPr>
          <w:rFonts w:ascii="Times New Roman" w:hAnsi="Times New Roman" w:cs="Times New Roman"/>
          <w:sz w:val="24"/>
          <w:szCs w:val="24"/>
          <w:lang w:val="es-CR"/>
        </w:rPr>
        <w:t xml:space="preserve">nes sospechosas a la </w:t>
      </w:r>
      <w:del w:id="13" w:author="Danielle Martin" w:date="2021-12-20T14:15:00Z">
        <w:r w:rsidR="00220ACC" w:rsidRPr="00C84371" w:rsidDel="003D45D4">
          <w:rPr>
            <w:rFonts w:ascii="Times New Roman" w:hAnsi="Times New Roman" w:cs="Times New Roman"/>
            <w:sz w:val="24"/>
            <w:szCs w:val="24"/>
            <w:lang w:val="es-CR"/>
          </w:rPr>
          <w:delText xml:space="preserve">Secretaría </w:delText>
        </w:r>
        <w:r w:rsidRPr="00C84371" w:rsidDel="003D45D4">
          <w:rPr>
            <w:rFonts w:ascii="Times New Roman" w:hAnsi="Times New Roman" w:cs="Times New Roman"/>
            <w:sz w:val="24"/>
            <w:szCs w:val="24"/>
            <w:lang w:val="es-CR"/>
          </w:rPr>
          <w:delText>de Prevención de Lavado de Dinero o Bienes (</w:delText>
        </w:r>
      </w:del>
      <w:r w:rsidRPr="00C84371">
        <w:rPr>
          <w:rFonts w:ascii="Times New Roman" w:hAnsi="Times New Roman" w:cs="Times New Roman"/>
          <w:sz w:val="24"/>
          <w:szCs w:val="24"/>
          <w:lang w:val="es-CR"/>
        </w:rPr>
        <w:t>SEPRELAD</w:t>
      </w:r>
      <w:ins w:id="14" w:author="Danielle Martin" w:date="2021-12-20T14:15:00Z">
        <w:r w:rsidR="003D45D4">
          <w:rPr>
            <w:rFonts w:ascii="Times New Roman" w:hAnsi="Times New Roman" w:cs="Times New Roman"/>
            <w:sz w:val="24"/>
            <w:szCs w:val="24"/>
            <w:lang w:val="es-CR"/>
          </w:rPr>
          <w:t>.</w:t>
        </w:r>
      </w:ins>
      <w:del w:id="15" w:author="Danielle Martin" w:date="2021-12-20T14:15:00Z">
        <w:r w:rsidRPr="00C84371" w:rsidDel="003D45D4">
          <w:rPr>
            <w:rFonts w:ascii="Times New Roman" w:hAnsi="Times New Roman" w:cs="Times New Roman"/>
            <w:sz w:val="24"/>
            <w:szCs w:val="24"/>
            <w:lang w:val="es-CR"/>
          </w:rPr>
          <w:delText>)</w:delText>
        </w:r>
      </w:del>
    </w:p>
    <w:p w14:paraId="0919DD2B" w14:textId="77777777" w:rsidR="00D83F1B" w:rsidRPr="00C84371" w:rsidRDefault="00D83F1B" w:rsidP="002D00EC">
      <w:pPr>
        <w:autoSpaceDE w:val="0"/>
        <w:autoSpaceDN w:val="0"/>
        <w:adjustRightInd w:val="0"/>
        <w:spacing w:after="0" w:line="240" w:lineRule="auto"/>
        <w:jc w:val="both"/>
        <w:rPr>
          <w:rFonts w:ascii="Times New Roman" w:hAnsi="Times New Roman" w:cs="Times New Roman"/>
          <w:sz w:val="24"/>
          <w:szCs w:val="24"/>
          <w:lang w:val="es-CR"/>
        </w:rPr>
      </w:pPr>
    </w:p>
    <w:p w14:paraId="40466D20" w14:textId="77777777" w:rsidR="00D83F1B" w:rsidRPr="00C84371" w:rsidRDefault="00D83F1B" w:rsidP="002D00EC">
      <w:pPr>
        <w:autoSpaceDE w:val="0"/>
        <w:autoSpaceDN w:val="0"/>
        <w:adjustRightInd w:val="0"/>
        <w:spacing w:after="0" w:line="240" w:lineRule="auto"/>
        <w:jc w:val="both"/>
        <w:rPr>
          <w:rFonts w:ascii="Times New Roman" w:hAnsi="Times New Roman" w:cs="Times New Roman"/>
          <w:sz w:val="24"/>
          <w:szCs w:val="24"/>
          <w:lang w:val="es-CR"/>
        </w:rPr>
      </w:pPr>
    </w:p>
    <w:p w14:paraId="57FEB6A6" w14:textId="77777777" w:rsidR="00276881" w:rsidRPr="00C84371" w:rsidRDefault="00276881"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31E71698" w14:textId="77777777" w:rsidR="00C54457" w:rsidRPr="00C84371" w:rsidRDefault="00C5445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095A8955" w14:textId="77777777" w:rsidR="00C54457" w:rsidRPr="00C84371" w:rsidRDefault="00C5445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7153399F" w14:textId="77777777" w:rsidR="00C54457" w:rsidRPr="00C84371" w:rsidRDefault="00C5445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20D68E5C" w14:textId="77777777" w:rsidR="00C54457" w:rsidRPr="00C84371" w:rsidRDefault="00C5445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6220342A" w14:textId="77777777" w:rsidR="00C54457" w:rsidRPr="00C84371" w:rsidRDefault="00C5445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364DA863" w14:textId="2BB08D6A" w:rsidR="000511C5" w:rsidRPr="00C84371" w:rsidRDefault="00371D24" w:rsidP="005C78B7">
      <w:pPr>
        <w:pStyle w:val="Heading2"/>
        <w:rPr>
          <w:rFonts w:ascii="Times New Roman" w:hAnsi="Times New Roman" w:cs="Times New Roman"/>
          <w:b w:val="0"/>
          <w:bCs w:val="0"/>
          <w:sz w:val="24"/>
          <w:szCs w:val="24"/>
          <w:lang w:val="es-CR"/>
        </w:rPr>
      </w:pPr>
      <w:bookmarkStart w:id="16" w:name="_Toc59545497"/>
      <w:r w:rsidRPr="00C84371">
        <w:rPr>
          <w:rFonts w:ascii="Times New Roman" w:hAnsi="Times New Roman" w:cs="Times New Roman"/>
          <w:sz w:val="24"/>
          <w:szCs w:val="24"/>
          <w:lang w:val="es-CR"/>
        </w:rPr>
        <w:t>2.2</w:t>
      </w:r>
      <w:r w:rsidR="00D27A31" w:rsidRPr="00C84371">
        <w:rPr>
          <w:rFonts w:ascii="Times New Roman" w:hAnsi="Times New Roman" w:cs="Times New Roman"/>
          <w:sz w:val="24"/>
          <w:szCs w:val="24"/>
          <w:lang w:val="es-CR"/>
        </w:rPr>
        <w:t xml:space="preserve"> </w:t>
      </w:r>
      <w:r w:rsidR="000511C5" w:rsidRPr="00C84371">
        <w:rPr>
          <w:rFonts w:ascii="Times New Roman" w:hAnsi="Times New Roman" w:cs="Times New Roman"/>
          <w:sz w:val="24"/>
          <w:szCs w:val="24"/>
          <w:lang w:val="es-CR"/>
        </w:rPr>
        <w:t>Marco Legal</w:t>
      </w:r>
      <w:bookmarkEnd w:id="16"/>
    </w:p>
    <w:p w14:paraId="5EEB7494" w14:textId="77777777" w:rsidR="00334BB3" w:rsidRPr="00C84371" w:rsidRDefault="00334BB3"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5C41B3E8" w14:textId="57160315" w:rsidR="000511C5" w:rsidRPr="00C84371" w:rsidRDefault="00371D24" w:rsidP="002D00EC">
      <w:p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2.2</w:t>
      </w:r>
      <w:r w:rsidR="000511C5" w:rsidRPr="00C84371">
        <w:rPr>
          <w:rFonts w:ascii="Times New Roman" w:hAnsi="Times New Roman" w:cs="Times New Roman"/>
          <w:b/>
          <w:bCs/>
          <w:sz w:val="24"/>
          <w:szCs w:val="24"/>
          <w:lang w:val="es-CR"/>
        </w:rPr>
        <w:t>.1 Normativa aplicable</w:t>
      </w:r>
    </w:p>
    <w:p w14:paraId="5F9FB23B" w14:textId="77777777" w:rsidR="000511C5" w:rsidRPr="00C84371" w:rsidRDefault="000511C5" w:rsidP="002D00EC">
      <w:pPr>
        <w:autoSpaceDE w:val="0"/>
        <w:autoSpaceDN w:val="0"/>
        <w:adjustRightInd w:val="0"/>
        <w:spacing w:after="0" w:line="240" w:lineRule="auto"/>
        <w:jc w:val="both"/>
        <w:rPr>
          <w:rFonts w:ascii="Times New Roman" w:hAnsi="Times New Roman" w:cs="Times New Roman"/>
          <w:sz w:val="24"/>
          <w:szCs w:val="24"/>
          <w:lang w:val="es-CR"/>
        </w:rPr>
      </w:pPr>
    </w:p>
    <w:p w14:paraId="0C85714E" w14:textId="032D691C" w:rsidR="000511C5" w:rsidRPr="00C84371" w:rsidRDefault="000511C5"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Es obligación de</w:t>
      </w:r>
      <w:r w:rsidR="00334BB3" w:rsidRPr="00C84371">
        <w:rPr>
          <w:rFonts w:ascii="Times New Roman" w:hAnsi="Times New Roman" w:cs="Times New Roman"/>
          <w:sz w:val="24"/>
          <w:szCs w:val="24"/>
          <w:lang w:val="es-CR"/>
        </w:rPr>
        <w:t xml:space="preserve"> </w:t>
      </w:r>
      <w:r w:rsidR="0048790C" w:rsidRPr="00C84371">
        <w:rPr>
          <w:rFonts w:ascii="Times New Roman" w:hAnsi="Times New Roman" w:cs="Times New Roman"/>
          <w:sz w:val="24"/>
          <w:szCs w:val="24"/>
          <w:lang w:val="es-CR"/>
        </w:rPr>
        <w:t>Partners of the Americas Paraguay</w:t>
      </w:r>
      <w:r w:rsidRPr="00C84371">
        <w:rPr>
          <w:rFonts w:ascii="Times New Roman" w:hAnsi="Times New Roman" w:cs="Times New Roman"/>
          <w:sz w:val="24"/>
          <w:szCs w:val="24"/>
          <w:lang w:val="es-CR"/>
        </w:rPr>
        <w:t>, conocer las normas legale</w:t>
      </w:r>
      <w:r w:rsidR="00220ACC" w:rsidRPr="00C84371">
        <w:rPr>
          <w:rFonts w:ascii="Times New Roman" w:hAnsi="Times New Roman" w:cs="Times New Roman"/>
          <w:sz w:val="24"/>
          <w:szCs w:val="24"/>
          <w:lang w:val="es-CR"/>
        </w:rPr>
        <w:t xml:space="preserve">s relativas a la prevención del </w:t>
      </w:r>
      <w:r w:rsidRPr="00C84371">
        <w:rPr>
          <w:rFonts w:ascii="Times New Roman" w:hAnsi="Times New Roman" w:cs="Times New Roman"/>
          <w:sz w:val="24"/>
          <w:szCs w:val="24"/>
          <w:lang w:val="es-CR"/>
        </w:rPr>
        <w:t>lavado de dinero o bienes vigentes en la República del Paraguay.</w:t>
      </w:r>
    </w:p>
    <w:p w14:paraId="308A1B71" w14:textId="77777777" w:rsidR="00781D8F" w:rsidRPr="00C84371" w:rsidRDefault="00781D8F" w:rsidP="002D00EC">
      <w:pPr>
        <w:autoSpaceDE w:val="0"/>
        <w:autoSpaceDN w:val="0"/>
        <w:adjustRightInd w:val="0"/>
        <w:spacing w:after="0" w:line="240" w:lineRule="auto"/>
        <w:jc w:val="both"/>
        <w:rPr>
          <w:rFonts w:ascii="Times New Roman" w:hAnsi="Times New Roman" w:cs="Times New Roman"/>
          <w:sz w:val="24"/>
          <w:szCs w:val="24"/>
          <w:lang w:val="es-CR"/>
        </w:rPr>
      </w:pPr>
    </w:p>
    <w:p w14:paraId="3B0380B1" w14:textId="7A25B10F" w:rsidR="000511C5" w:rsidRPr="00C84371" w:rsidRDefault="000511C5"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La normativa paraguaya </w:t>
      </w:r>
      <w:r w:rsidR="00AF032F" w:rsidRPr="00C84371">
        <w:rPr>
          <w:rFonts w:ascii="Times New Roman" w:hAnsi="Times New Roman" w:cs="Times New Roman"/>
          <w:sz w:val="24"/>
          <w:szCs w:val="24"/>
          <w:lang w:val="es-CR"/>
        </w:rPr>
        <w:t xml:space="preserve">para las OSFL </w:t>
      </w:r>
      <w:r w:rsidRPr="00C84371">
        <w:rPr>
          <w:rFonts w:ascii="Times New Roman" w:hAnsi="Times New Roman" w:cs="Times New Roman"/>
          <w:sz w:val="24"/>
          <w:szCs w:val="24"/>
          <w:lang w:val="es-CR"/>
        </w:rPr>
        <w:t xml:space="preserve">se rige </w:t>
      </w:r>
      <w:del w:id="17" w:author="Danielle Martin" w:date="2021-12-20T14:17:00Z">
        <w:r w:rsidRPr="00C84371" w:rsidDel="0089765E">
          <w:rPr>
            <w:rFonts w:ascii="Times New Roman" w:hAnsi="Times New Roman" w:cs="Times New Roman"/>
            <w:sz w:val="24"/>
            <w:szCs w:val="24"/>
            <w:lang w:val="es-CR"/>
          </w:rPr>
          <w:delText xml:space="preserve">básicamente </w:delText>
        </w:r>
      </w:del>
      <w:r w:rsidRPr="00C84371">
        <w:rPr>
          <w:rFonts w:ascii="Times New Roman" w:hAnsi="Times New Roman" w:cs="Times New Roman"/>
          <w:sz w:val="24"/>
          <w:szCs w:val="24"/>
          <w:lang w:val="es-CR"/>
        </w:rPr>
        <w:t>por:</w:t>
      </w:r>
    </w:p>
    <w:p w14:paraId="39673334" w14:textId="5C129BA3" w:rsidR="000511C5" w:rsidRPr="00C84371" w:rsidRDefault="000511C5" w:rsidP="0047558E">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Ley 1015/97</w:t>
      </w:r>
    </w:p>
    <w:p w14:paraId="47241D32" w14:textId="77777777" w:rsidR="00271D3D" w:rsidRPr="00C84371" w:rsidRDefault="00271D3D" w:rsidP="0047558E">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Ley 3783/09 que modifica la Ley 1015/97</w:t>
      </w:r>
    </w:p>
    <w:p w14:paraId="1BACB2E9" w14:textId="77777777" w:rsidR="00AF032F" w:rsidRPr="00C84371" w:rsidRDefault="00AF032F" w:rsidP="0047558E">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Resolución No. 218/11 de la SEPRELAD</w:t>
      </w:r>
    </w:p>
    <w:p w14:paraId="4B5866EA" w14:textId="77777777" w:rsidR="000511C5" w:rsidRPr="00C84371" w:rsidRDefault="00AF032F" w:rsidP="0047558E">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Resolución No. 453/11</w:t>
      </w:r>
      <w:r w:rsidR="000511C5" w:rsidRPr="00C84371">
        <w:rPr>
          <w:rFonts w:ascii="Times New Roman" w:hAnsi="Times New Roman" w:cs="Times New Roman"/>
          <w:b/>
          <w:bCs/>
          <w:sz w:val="24"/>
          <w:szCs w:val="24"/>
          <w:lang w:val="es-CR"/>
        </w:rPr>
        <w:t xml:space="preserve"> de la SEPRELAD</w:t>
      </w:r>
    </w:p>
    <w:p w14:paraId="197109C9" w14:textId="6DCB333B" w:rsidR="000511C5" w:rsidRPr="00C84371" w:rsidRDefault="00AF032F" w:rsidP="0047558E">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Resolución No. 292/13</w:t>
      </w:r>
      <w:r w:rsidR="000511C5" w:rsidRPr="00C84371">
        <w:rPr>
          <w:rFonts w:ascii="Times New Roman" w:hAnsi="Times New Roman" w:cs="Times New Roman"/>
          <w:b/>
          <w:bCs/>
          <w:sz w:val="24"/>
          <w:szCs w:val="24"/>
          <w:lang w:val="es-CR"/>
        </w:rPr>
        <w:t xml:space="preserve"> de la SEPRELAD</w:t>
      </w:r>
    </w:p>
    <w:p w14:paraId="13BF6821" w14:textId="749173C2" w:rsidR="0055343B" w:rsidRPr="00C84371" w:rsidRDefault="0055343B" w:rsidP="0047558E">
      <w:pPr>
        <w:pStyle w:val="ListParagraph"/>
        <w:numPr>
          <w:ilvl w:val="0"/>
          <w:numId w:val="19"/>
        </w:num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Resolución No. 247/20 de la SEPRELAD</w:t>
      </w:r>
    </w:p>
    <w:p w14:paraId="30E8417F" w14:textId="2E361A46" w:rsidR="00371D24" w:rsidRPr="00C84371" w:rsidRDefault="00371D24">
      <w:pPr>
        <w:rPr>
          <w:rFonts w:ascii="Times New Roman" w:hAnsi="Times New Roman" w:cs="Times New Roman"/>
          <w:b/>
          <w:bCs/>
          <w:sz w:val="24"/>
          <w:szCs w:val="24"/>
          <w:lang w:val="es-CR"/>
        </w:rPr>
      </w:pPr>
    </w:p>
    <w:p w14:paraId="0039440C" w14:textId="77777777" w:rsidR="00276881" w:rsidRPr="00C84371" w:rsidRDefault="00276881">
      <w:pPr>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br w:type="page"/>
      </w:r>
    </w:p>
    <w:p w14:paraId="78509F8A" w14:textId="61B1E208" w:rsidR="00730FC9" w:rsidRPr="00C84371" w:rsidRDefault="00730FC9" w:rsidP="002D696A">
      <w:pPr>
        <w:pStyle w:val="Heading1"/>
        <w:ind w:left="0"/>
        <w:rPr>
          <w:rFonts w:ascii="Times New Roman" w:hAnsi="Times New Roman" w:cs="Times New Roman"/>
          <w:b/>
          <w:bCs/>
          <w:lang w:val="es-CR"/>
        </w:rPr>
        <w:pPrChange w:id="18" w:author="Danielle Martin" w:date="2021-12-20T14:29:00Z">
          <w:pPr>
            <w:pStyle w:val="Heading1"/>
          </w:pPr>
        </w:pPrChange>
      </w:pPr>
      <w:bookmarkStart w:id="19" w:name="_Toc59545498"/>
      <w:r w:rsidRPr="00C84371">
        <w:rPr>
          <w:rFonts w:ascii="Times New Roman" w:hAnsi="Times New Roman" w:cs="Times New Roman"/>
          <w:b/>
          <w:bCs/>
          <w:lang w:val="es-CR"/>
        </w:rPr>
        <w:t>CAPITULO 3. POLÍTICAS</w:t>
      </w:r>
      <w:bookmarkEnd w:id="19"/>
    </w:p>
    <w:p w14:paraId="78D4D20F" w14:textId="77777777" w:rsidR="00C8257D" w:rsidRPr="00C84371" w:rsidRDefault="00C8257D" w:rsidP="002D00EC">
      <w:pPr>
        <w:autoSpaceDE w:val="0"/>
        <w:autoSpaceDN w:val="0"/>
        <w:adjustRightInd w:val="0"/>
        <w:spacing w:after="0"/>
        <w:jc w:val="both"/>
        <w:rPr>
          <w:rFonts w:ascii="Times New Roman" w:hAnsi="Times New Roman" w:cs="Times New Roman"/>
          <w:b/>
          <w:bCs/>
          <w:sz w:val="24"/>
          <w:szCs w:val="24"/>
          <w:lang w:val="es-CR"/>
        </w:rPr>
      </w:pPr>
    </w:p>
    <w:p w14:paraId="48056DAA" w14:textId="556364BE" w:rsidR="00730FC9" w:rsidRPr="00C84371" w:rsidRDefault="00721F10" w:rsidP="005C78B7">
      <w:pPr>
        <w:pStyle w:val="Heading2"/>
        <w:rPr>
          <w:rFonts w:ascii="Times New Roman" w:hAnsi="Times New Roman" w:cs="Times New Roman"/>
          <w:b w:val="0"/>
          <w:bCs w:val="0"/>
          <w:sz w:val="24"/>
          <w:szCs w:val="24"/>
          <w:lang w:val="es-CR"/>
        </w:rPr>
      </w:pPr>
      <w:bookmarkStart w:id="20" w:name="_Toc59545499"/>
      <w:r w:rsidRPr="00C84371">
        <w:rPr>
          <w:rFonts w:ascii="Times New Roman" w:hAnsi="Times New Roman" w:cs="Times New Roman"/>
          <w:sz w:val="24"/>
          <w:szCs w:val="24"/>
          <w:lang w:val="es-CR"/>
        </w:rPr>
        <w:t xml:space="preserve">3.1 </w:t>
      </w:r>
      <w:r w:rsidR="00730FC9" w:rsidRPr="00C84371">
        <w:rPr>
          <w:rFonts w:ascii="Times New Roman" w:hAnsi="Times New Roman" w:cs="Times New Roman"/>
          <w:sz w:val="24"/>
          <w:szCs w:val="24"/>
          <w:lang w:val="es-CR"/>
        </w:rPr>
        <w:t>Introducción</w:t>
      </w:r>
      <w:bookmarkEnd w:id="20"/>
    </w:p>
    <w:p w14:paraId="6642661B" w14:textId="77777777" w:rsidR="000E337C" w:rsidRPr="00C84371" w:rsidRDefault="000E337C" w:rsidP="002D00EC">
      <w:pPr>
        <w:autoSpaceDE w:val="0"/>
        <w:autoSpaceDN w:val="0"/>
        <w:adjustRightInd w:val="0"/>
        <w:spacing w:after="0" w:line="240" w:lineRule="auto"/>
        <w:jc w:val="both"/>
        <w:rPr>
          <w:rFonts w:ascii="Times New Roman" w:hAnsi="Times New Roman" w:cs="Times New Roman"/>
          <w:sz w:val="24"/>
          <w:szCs w:val="24"/>
          <w:lang w:val="es-CR"/>
        </w:rPr>
      </w:pPr>
    </w:p>
    <w:p w14:paraId="134CE867" w14:textId="4402D518" w:rsidR="00FB61D3" w:rsidRPr="00C84371" w:rsidRDefault="00BF674D"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 Resolución Nº 453/11 de la SEPRELAD</w:t>
      </w:r>
      <w:r w:rsidR="00530269" w:rsidRPr="00C84371">
        <w:rPr>
          <w:rFonts w:ascii="Times New Roman" w:hAnsi="Times New Roman" w:cs="Times New Roman"/>
          <w:sz w:val="24"/>
          <w:szCs w:val="24"/>
          <w:lang w:val="es-CR"/>
        </w:rPr>
        <w:t xml:space="preserve"> expresa</w:t>
      </w:r>
      <w:r w:rsidR="00B57086" w:rsidRPr="00C84371">
        <w:rPr>
          <w:rFonts w:ascii="Times New Roman" w:hAnsi="Times New Roman" w:cs="Times New Roman"/>
          <w:sz w:val="24"/>
          <w:szCs w:val="24"/>
          <w:lang w:val="es-CR"/>
        </w:rPr>
        <w:t xml:space="preserve"> en </w:t>
      </w:r>
      <w:r w:rsidR="001F0BA9" w:rsidRPr="00C84371">
        <w:rPr>
          <w:rFonts w:ascii="Times New Roman" w:hAnsi="Times New Roman" w:cs="Times New Roman"/>
          <w:sz w:val="24"/>
          <w:szCs w:val="24"/>
          <w:lang w:val="es-CR"/>
        </w:rPr>
        <w:t>el</w:t>
      </w:r>
      <w:r w:rsidRPr="00C84371">
        <w:rPr>
          <w:rFonts w:ascii="Times New Roman" w:hAnsi="Times New Roman" w:cs="Times New Roman"/>
          <w:sz w:val="24"/>
          <w:szCs w:val="24"/>
          <w:lang w:val="es-CR"/>
        </w:rPr>
        <w:t xml:space="preserve"> </w:t>
      </w:r>
      <w:r w:rsidR="002370EA" w:rsidRPr="00C84371">
        <w:rPr>
          <w:rFonts w:ascii="Times New Roman" w:hAnsi="Times New Roman" w:cs="Times New Roman"/>
          <w:sz w:val="24"/>
          <w:szCs w:val="24"/>
          <w:lang w:val="es-CR"/>
        </w:rPr>
        <w:t>Capítulo</w:t>
      </w:r>
      <w:r w:rsidRPr="00C84371">
        <w:rPr>
          <w:rFonts w:ascii="Times New Roman" w:hAnsi="Times New Roman" w:cs="Times New Roman"/>
          <w:sz w:val="24"/>
          <w:szCs w:val="24"/>
          <w:lang w:val="es-CR"/>
        </w:rPr>
        <w:t xml:space="preserve"> II Artículo 3º que </w:t>
      </w:r>
      <w:r w:rsidR="00D27D44" w:rsidRPr="00C84371">
        <w:rPr>
          <w:rFonts w:ascii="Times New Roman" w:hAnsi="Times New Roman" w:cs="Times New Roman"/>
          <w:sz w:val="24"/>
          <w:szCs w:val="24"/>
          <w:lang w:val="es-CR"/>
        </w:rPr>
        <w:t>l</w:t>
      </w:r>
      <w:r w:rsidR="00170A59" w:rsidRPr="00C84371">
        <w:rPr>
          <w:rFonts w:ascii="Times New Roman" w:hAnsi="Times New Roman" w:cs="Times New Roman"/>
          <w:sz w:val="24"/>
          <w:szCs w:val="24"/>
          <w:lang w:val="es-CR"/>
        </w:rPr>
        <w:t>as OSFL,</w:t>
      </w:r>
      <w:r w:rsidR="00FB61D3" w:rsidRPr="00C84371">
        <w:rPr>
          <w:rFonts w:ascii="Times New Roman" w:hAnsi="Times New Roman" w:cs="Times New Roman"/>
          <w:sz w:val="24"/>
          <w:szCs w:val="24"/>
          <w:lang w:val="es-CR"/>
        </w:rPr>
        <w:t xml:space="preserve"> a fin de minimizar el riesgo de que el sector sea utilizado para la comisión de hechos de LD/FT, debe formular Manuales acordes a su naturaleza y características</w:t>
      </w:r>
      <w:r w:rsidR="00AC00D3" w:rsidRPr="00C84371">
        <w:rPr>
          <w:rFonts w:ascii="Times New Roman" w:hAnsi="Times New Roman" w:cs="Times New Roman"/>
          <w:sz w:val="24"/>
          <w:szCs w:val="24"/>
          <w:lang w:val="es-CR"/>
        </w:rPr>
        <w:t>.</w:t>
      </w:r>
    </w:p>
    <w:p w14:paraId="087C8280" w14:textId="77777777" w:rsidR="00286CE7" w:rsidRPr="00C84371" w:rsidRDefault="00286CE7" w:rsidP="002D00EC">
      <w:pPr>
        <w:autoSpaceDE w:val="0"/>
        <w:autoSpaceDN w:val="0"/>
        <w:adjustRightInd w:val="0"/>
        <w:spacing w:after="0" w:line="240" w:lineRule="auto"/>
        <w:jc w:val="both"/>
        <w:rPr>
          <w:rFonts w:ascii="Times New Roman" w:hAnsi="Times New Roman" w:cs="Times New Roman"/>
          <w:sz w:val="24"/>
          <w:szCs w:val="24"/>
          <w:lang w:val="es-CR"/>
        </w:rPr>
      </w:pPr>
    </w:p>
    <w:p w14:paraId="16C8A57C" w14:textId="78D6C923" w:rsidR="00E923E7" w:rsidRPr="00C84371" w:rsidRDefault="008B3EB1"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Es por esto</w:t>
      </w:r>
      <w:r w:rsidR="0008577D" w:rsidRPr="00C84371">
        <w:rPr>
          <w:rFonts w:ascii="Times New Roman" w:hAnsi="Times New Roman" w:cs="Times New Roman"/>
          <w:sz w:val="24"/>
          <w:szCs w:val="24"/>
          <w:lang w:val="es-CR"/>
        </w:rPr>
        <w:t>,</w:t>
      </w:r>
      <w:r w:rsidRPr="00C84371">
        <w:rPr>
          <w:rFonts w:ascii="Times New Roman" w:hAnsi="Times New Roman" w:cs="Times New Roman"/>
          <w:sz w:val="24"/>
          <w:szCs w:val="24"/>
          <w:lang w:val="es-CR"/>
        </w:rPr>
        <w:t xml:space="preserve"> que </w:t>
      </w:r>
      <w:r w:rsidR="008765E3" w:rsidRPr="00C84371">
        <w:rPr>
          <w:rFonts w:ascii="Times New Roman" w:hAnsi="Times New Roman" w:cs="Times New Roman"/>
          <w:sz w:val="24"/>
          <w:szCs w:val="24"/>
          <w:lang w:val="es-CR"/>
        </w:rPr>
        <w:t xml:space="preserve">Partners of the Americas Paraguay </w:t>
      </w:r>
      <w:r w:rsidR="008B64D1" w:rsidRPr="00C84371">
        <w:rPr>
          <w:rFonts w:ascii="Times New Roman" w:hAnsi="Times New Roman" w:cs="Times New Roman"/>
          <w:sz w:val="24"/>
          <w:szCs w:val="24"/>
          <w:lang w:val="es-CR"/>
        </w:rPr>
        <w:t>adopta</w:t>
      </w:r>
      <w:r w:rsidR="008738E4" w:rsidRPr="00C84371">
        <w:rPr>
          <w:rFonts w:ascii="Times New Roman" w:hAnsi="Times New Roman" w:cs="Times New Roman"/>
          <w:sz w:val="24"/>
          <w:szCs w:val="24"/>
          <w:lang w:val="es-CR"/>
        </w:rPr>
        <w:t xml:space="preserve"> políticas y procedimientos internos</w:t>
      </w:r>
      <w:r w:rsidR="00AC00D3" w:rsidRPr="00C84371">
        <w:rPr>
          <w:rFonts w:ascii="Times New Roman" w:hAnsi="Times New Roman" w:cs="Times New Roman"/>
          <w:sz w:val="24"/>
          <w:szCs w:val="24"/>
          <w:lang w:val="es-CR"/>
        </w:rPr>
        <w:t xml:space="preserve"> preventivos</w:t>
      </w:r>
      <w:r w:rsidR="00E923E7" w:rsidRPr="00C84371">
        <w:rPr>
          <w:rFonts w:ascii="Times New Roman" w:hAnsi="Times New Roman" w:cs="Times New Roman"/>
          <w:sz w:val="24"/>
          <w:szCs w:val="24"/>
          <w:lang w:val="es-CR"/>
        </w:rPr>
        <w:t xml:space="preserve"> con el fin de:</w:t>
      </w:r>
    </w:p>
    <w:p w14:paraId="242E08BC" w14:textId="77777777" w:rsidR="00E923E7" w:rsidRPr="00C84371" w:rsidRDefault="00E923E7" w:rsidP="00E923E7">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w:t>
      </w:r>
      <w:r w:rsidR="00AC00D3" w:rsidRPr="00C84371">
        <w:rPr>
          <w:rFonts w:ascii="Times New Roman" w:hAnsi="Times New Roman" w:cs="Times New Roman"/>
          <w:sz w:val="24"/>
          <w:szCs w:val="24"/>
          <w:lang w:val="es-CR"/>
        </w:rPr>
        <w:t xml:space="preserve">dentificar, </w:t>
      </w:r>
    </w:p>
    <w:p w14:paraId="758D2249" w14:textId="77777777" w:rsidR="00E923E7" w:rsidRPr="00C84371" w:rsidRDefault="00E923E7" w:rsidP="00E923E7">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R</w:t>
      </w:r>
      <w:r w:rsidR="00AC00D3" w:rsidRPr="00C84371">
        <w:rPr>
          <w:rFonts w:ascii="Times New Roman" w:hAnsi="Times New Roman" w:cs="Times New Roman"/>
          <w:sz w:val="24"/>
          <w:szCs w:val="24"/>
          <w:lang w:val="es-CR"/>
        </w:rPr>
        <w:t xml:space="preserve">egistrar y </w:t>
      </w:r>
    </w:p>
    <w:p w14:paraId="4B267579" w14:textId="72DD9C31" w:rsidR="00E923E7" w:rsidRPr="00C84371" w:rsidRDefault="00E923E7" w:rsidP="00B55D74">
      <w:pPr>
        <w:pStyle w:val="ListParagraph"/>
        <w:numPr>
          <w:ilvl w:val="0"/>
          <w:numId w:val="20"/>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R</w:t>
      </w:r>
      <w:r w:rsidR="00AC00D3" w:rsidRPr="00C84371">
        <w:rPr>
          <w:rFonts w:ascii="Times New Roman" w:hAnsi="Times New Roman" w:cs="Times New Roman"/>
          <w:sz w:val="24"/>
          <w:szCs w:val="24"/>
          <w:lang w:val="es-CR"/>
        </w:rPr>
        <w:t xml:space="preserve">eportar </w:t>
      </w:r>
      <w:r w:rsidR="005C2F9C" w:rsidRPr="00C84371">
        <w:rPr>
          <w:rFonts w:ascii="Times New Roman" w:hAnsi="Times New Roman" w:cs="Times New Roman"/>
          <w:sz w:val="24"/>
          <w:szCs w:val="24"/>
          <w:lang w:val="es-CR"/>
        </w:rPr>
        <w:t>a</w:t>
      </w:r>
      <w:r w:rsidR="001B74E5" w:rsidRPr="00C84371">
        <w:rPr>
          <w:rFonts w:ascii="Times New Roman" w:hAnsi="Times New Roman" w:cs="Times New Roman"/>
          <w:sz w:val="24"/>
          <w:szCs w:val="24"/>
          <w:lang w:val="es-CR"/>
        </w:rPr>
        <w:t xml:space="preserve"> la</w:t>
      </w:r>
      <w:r w:rsidR="005C2F9C" w:rsidRPr="00C84371">
        <w:rPr>
          <w:rFonts w:ascii="Times New Roman" w:hAnsi="Times New Roman" w:cs="Times New Roman"/>
          <w:sz w:val="24"/>
          <w:szCs w:val="24"/>
          <w:lang w:val="es-CR"/>
        </w:rPr>
        <w:t xml:space="preserve"> SEPRELAD</w:t>
      </w:r>
    </w:p>
    <w:p w14:paraId="547D12EC" w14:textId="77777777" w:rsidR="00D83F1B" w:rsidRPr="00C84371" w:rsidRDefault="00D83F1B" w:rsidP="002D00EC">
      <w:pPr>
        <w:autoSpaceDE w:val="0"/>
        <w:autoSpaceDN w:val="0"/>
        <w:adjustRightInd w:val="0"/>
        <w:spacing w:after="0"/>
        <w:jc w:val="both"/>
        <w:rPr>
          <w:rFonts w:ascii="Times New Roman" w:hAnsi="Times New Roman" w:cs="Times New Roman"/>
          <w:sz w:val="24"/>
          <w:szCs w:val="24"/>
          <w:lang w:val="es-CR"/>
        </w:rPr>
      </w:pPr>
    </w:p>
    <w:p w14:paraId="6076683C" w14:textId="77777777" w:rsidR="00E6548F" w:rsidRPr="00C84371" w:rsidRDefault="00E6548F" w:rsidP="002D00EC">
      <w:pPr>
        <w:autoSpaceDE w:val="0"/>
        <w:autoSpaceDN w:val="0"/>
        <w:adjustRightInd w:val="0"/>
        <w:spacing w:after="0"/>
        <w:jc w:val="both"/>
        <w:rPr>
          <w:rFonts w:ascii="Times New Roman" w:hAnsi="Times New Roman" w:cs="Times New Roman"/>
          <w:sz w:val="24"/>
          <w:szCs w:val="24"/>
          <w:lang w:val="es-CR"/>
        </w:rPr>
      </w:pPr>
    </w:p>
    <w:p w14:paraId="6CEB63F7" w14:textId="5BF4776D" w:rsidR="00FB61D3" w:rsidRPr="00C84371" w:rsidRDefault="00071F69" w:rsidP="005C78B7">
      <w:pPr>
        <w:pStyle w:val="Heading2"/>
        <w:rPr>
          <w:rFonts w:ascii="Times New Roman" w:hAnsi="Times New Roman" w:cs="Times New Roman"/>
          <w:b w:val="0"/>
          <w:sz w:val="24"/>
          <w:szCs w:val="24"/>
          <w:lang w:val="es-CR"/>
        </w:rPr>
      </w:pPr>
      <w:bookmarkStart w:id="21" w:name="_Toc59545500"/>
      <w:r w:rsidRPr="00C84371">
        <w:rPr>
          <w:rFonts w:ascii="Times New Roman" w:hAnsi="Times New Roman" w:cs="Times New Roman"/>
          <w:sz w:val="24"/>
          <w:szCs w:val="24"/>
          <w:lang w:val="es-CR"/>
        </w:rPr>
        <w:t>3.</w:t>
      </w:r>
      <w:r w:rsidR="00721F10" w:rsidRPr="00C84371">
        <w:rPr>
          <w:rFonts w:ascii="Times New Roman" w:hAnsi="Times New Roman" w:cs="Times New Roman"/>
          <w:sz w:val="24"/>
          <w:szCs w:val="24"/>
          <w:lang w:val="es-CR"/>
        </w:rPr>
        <w:t>2</w:t>
      </w:r>
      <w:r w:rsidRPr="00C84371">
        <w:rPr>
          <w:rFonts w:ascii="Times New Roman" w:hAnsi="Times New Roman" w:cs="Times New Roman"/>
          <w:sz w:val="24"/>
          <w:szCs w:val="24"/>
          <w:lang w:val="es-CR"/>
        </w:rPr>
        <w:t xml:space="preserve"> </w:t>
      </w:r>
      <w:r w:rsidR="005B0E3B" w:rsidRPr="00C84371">
        <w:rPr>
          <w:rFonts w:ascii="Times New Roman" w:hAnsi="Times New Roman" w:cs="Times New Roman"/>
          <w:sz w:val="24"/>
          <w:szCs w:val="24"/>
          <w:lang w:val="es-CR"/>
        </w:rPr>
        <w:t>Políticas</w:t>
      </w:r>
      <w:bookmarkEnd w:id="21"/>
    </w:p>
    <w:p w14:paraId="1D66F8C3" w14:textId="03A5DDC1" w:rsidR="00774947" w:rsidRPr="00C84371" w:rsidRDefault="00774947" w:rsidP="002D00EC">
      <w:pPr>
        <w:pStyle w:val="ListParagraph"/>
        <w:numPr>
          <w:ilvl w:val="0"/>
          <w:numId w:val="5"/>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Identificar y conocer a los aportantes, donantes o benefactores. Con documentos respaldatorios conforme a lo</w:t>
      </w:r>
      <w:r w:rsidR="006E3E71" w:rsidRPr="00C84371">
        <w:rPr>
          <w:rFonts w:ascii="Times New Roman" w:hAnsi="Times New Roman" w:cs="Times New Roman"/>
          <w:sz w:val="24"/>
          <w:szCs w:val="24"/>
          <w:lang w:val="es-CR"/>
        </w:rPr>
        <w:t>s requisitos establecidos en la Ley.</w:t>
      </w:r>
    </w:p>
    <w:p w14:paraId="12621866" w14:textId="1E5A44B9" w:rsidR="006E3E71" w:rsidRPr="00C84371" w:rsidRDefault="006E3E71" w:rsidP="002D00EC">
      <w:pPr>
        <w:pStyle w:val="ListParagraph"/>
        <w:numPr>
          <w:ilvl w:val="0"/>
          <w:numId w:val="5"/>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Promocionar la cultura y concienciación de la prevención de LD/FT a todos los componentes de la organización.</w:t>
      </w:r>
    </w:p>
    <w:p w14:paraId="584EC670" w14:textId="55712CCF" w:rsidR="006E3E71" w:rsidRPr="00C84371" w:rsidRDefault="006E3E71" w:rsidP="00990C93">
      <w:pPr>
        <w:pStyle w:val="ListParagraph"/>
        <w:numPr>
          <w:ilvl w:val="0"/>
          <w:numId w:val="5"/>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Verificar el origen y e</w:t>
      </w:r>
      <w:r w:rsidR="00FA2176" w:rsidRPr="00C84371">
        <w:rPr>
          <w:rFonts w:ascii="Times New Roman" w:hAnsi="Times New Roman" w:cs="Times New Roman"/>
          <w:sz w:val="24"/>
          <w:szCs w:val="24"/>
          <w:lang w:val="es-CR"/>
        </w:rPr>
        <w:t xml:space="preserve">l destino de los fondos donados para donaciones a partir de USD 10.000 y teniendo en cuenta el </w:t>
      </w:r>
      <w:r w:rsidR="00990C93" w:rsidRPr="00C84371">
        <w:rPr>
          <w:rFonts w:ascii="Times New Roman" w:hAnsi="Times New Roman" w:cs="Times New Roman"/>
          <w:sz w:val="24"/>
          <w:szCs w:val="24"/>
          <w:lang w:val="es-CR"/>
        </w:rPr>
        <w:t>Resolución SEPRELAD N° 453/2011</w:t>
      </w:r>
      <w:r w:rsidR="00F614DB" w:rsidRPr="00C84371">
        <w:rPr>
          <w:rFonts w:ascii="Times New Roman" w:hAnsi="Times New Roman" w:cs="Times New Roman"/>
          <w:sz w:val="24"/>
          <w:szCs w:val="24"/>
          <w:lang w:val="es-CR"/>
        </w:rPr>
        <w:t>.</w:t>
      </w:r>
    </w:p>
    <w:p w14:paraId="611F982B" w14:textId="77777777" w:rsidR="006E3E71" w:rsidRPr="00C84371" w:rsidRDefault="006E3E71" w:rsidP="002D00EC">
      <w:pPr>
        <w:pStyle w:val="ListParagraph"/>
        <w:numPr>
          <w:ilvl w:val="0"/>
          <w:numId w:val="5"/>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Implementar registros de las donaciones recibidas para identificar el destino de los fondos.</w:t>
      </w:r>
    </w:p>
    <w:p w14:paraId="57796542" w14:textId="3E91042A" w:rsidR="0057466F" w:rsidRPr="00C84371" w:rsidRDefault="0057466F" w:rsidP="002D00EC">
      <w:pPr>
        <w:pStyle w:val="ListParagraph"/>
        <w:numPr>
          <w:ilvl w:val="0"/>
          <w:numId w:val="5"/>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Implementar registros de los recursos obtenidos de las actividades realizadas.</w:t>
      </w:r>
    </w:p>
    <w:p w14:paraId="5C599D71" w14:textId="1CD506C9" w:rsidR="0057466F" w:rsidRPr="00C84371" w:rsidRDefault="0057466F" w:rsidP="002D00EC">
      <w:pPr>
        <w:pStyle w:val="ListParagraph"/>
        <w:numPr>
          <w:ilvl w:val="0"/>
          <w:numId w:val="5"/>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Implementar sistemas de monitoreo que permitan detectar en tiempo y forma las donaciones inusuales.</w:t>
      </w:r>
    </w:p>
    <w:p w14:paraId="59DF97A3" w14:textId="051EED19" w:rsidR="006E3E71" w:rsidRPr="00C84371" w:rsidRDefault="006E3E71" w:rsidP="002D00EC">
      <w:pPr>
        <w:pStyle w:val="ListParagraph"/>
        <w:numPr>
          <w:ilvl w:val="0"/>
          <w:numId w:val="5"/>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Considerar los antecedentes personales, para la contratación de empleados y colaboradores a fin de evitar la utilización de la organización para hechos relacionados al LD/FT.</w:t>
      </w:r>
    </w:p>
    <w:p w14:paraId="4BF89E17" w14:textId="77777777" w:rsidR="00774947" w:rsidRPr="00C84371" w:rsidRDefault="00774947" w:rsidP="002D00EC">
      <w:pPr>
        <w:autoSpaceDE w:val="0"/>
        <w:autoSpaceDN w:val="0"/>
        <w:adjustRightInd w:val="0"/>
        <w:spacing w:after="0"/>
        <w:jc w:val="both"/>
        <w:rPr>
          <w:rFonts w:ascii="Times New Roman" w:hAnsi="Times New Roman" w:cs="Times New Roman"/>
          <w:color w:val="FF0000"/>
          <w:sz w:val="24"/>
          <w:szCs w:val="24"/>
          <w:lang w:val="es-CR"/>
        </w:rPr>
      </w:pPr>
    </w:p>
    <w:p w14:paraId="3C7B4798" w14:textId="77777777" w:rsidR="00E6548F" w:rsidRPr="00C84371" w:rsidRDefault="00E6548F" w:rsidP="002D00EC">
      <w:pPr>
        <w:autoSpaceDE w:val="0"/>
        <w:autoSpaceDN w:val="0"/>
        <w:adjustRightInd w:val="0"/>
        <w:spacing w:after="0"/>
        <w:jc w:val="both"/>
        <w:rPr>
          <w:rFonts w:ascii="Times New Roman" w:hAnsi="Times New Roman" w:cs="Times New Roman"/>
          <w:color w:val="FF0000"/>
          <w:sz w:val="24"/>
          <w:szCs w:val="24"/>
          <w:lang w:val="es-CR"/>
        </w:rPr>
      </w:pPr>
    </w:p>
    <w:p w14:paraId="0C66E94A" w14:textId="3660EE61" w:rsidR="00893015" w:rsidRPr="00C84371" w:rsidRDefault="00450919" w:rsidP="005C78B7">
      <w:pPr>
        <w:pStyle w:val="Heading2"/>
        <w:rPr>
          <w:rFonts w:ascii="Times New Roman" w:hAnsi="Times New Roman" w:cs="Times New Roman"/>
          <w:b w:val="0"/>
          <w:bCs w:val="0"/>
          <w:sz w:val="24"/>
          <w:szCs w:val="24"/>
          <w:lang w:val="es-CR"/>
        </w:rPr>
      </w:pPr>
      <w:bookmarkStart w:id="22" w:name="_Toc59545501"/>
      <w:r w:rsidRPr="00C84371">
        <w:rPr>
          <w:rFonts w:ascii="Times New Roman" w:hAnsi="Times New Roman" w:cs="Times New Roman"/>
          <w:sz w:val="24"/>
          <w:szCs w:val="24"/>
          <w:lang w:val="es-CR"/>
        </w:rPr>
        <w:t>3.</w:t>
      </w:r>
      <w:r w:rsidR="00721F10" w:rsidRPr="00C84371">
        <w:rPr>
          <w:rFonts w:ascii="Times New Roman" w:hAnsi="Times New Roman" w:cs="Times New Roman"/>
          <w:sz w:val="24"/>
          <w:szCs w:val="24"/>
          <w:lang w:val="es-CR"/>
        </w:rPr>
        <w:t>3</w:t>
      </w:r>
      <w:r w:rsidRPr="00C84371">
        <w:rPr>
          <w:rFonts w:ascii="Times New Roman" w:hAnsi="Times New Roman" w:cs="Times New Roman"/>
          <w:sz w:val="24"/>
          <w:szCs w:val="24"/>
          <w:lang w:val="es-CR"/>
        </w:rPr>
        <w:t xml:space="preserve"> Política </w:t>
      </w:r>
      <w:r w:rsidR="00893015" w:rsidRPr="00C84371">
        <w:rPr>
          <w:rFonts w:ascii="Times New Roman" w:hAnsi="Times New Roman" w:cs="Times New Roman"/>
          <w:sz w:val="24"/>
          <w:szCs w:val="24"/>
          <w:lang w:val="es-CR"/>
        </w:rPr>
        <w:t>de Identificación</w:t>
      </w:r>
      <w:r w:rsidR="005F2372" w:rsidRPr="00C84371">
        <w:rPr>
          <w:rFonts w:ascii="Times New Roman" w:hAnsi="Times New Roman" w:cs="Times New Roman"/>
          <w:sz w:val="24"/>
          <w:szCs w:val="24"/>
          <w:lang w:val="es-CR"/>
        </w:rPr>
        <w:t xml:space="preserve"> y</w:t>
      </w:r>
      <w:r w:rsidR="00893015" w:rsidRPr="00C84371">
        <w:rPr>
          <w:rFonts w:ascii="Times New Roman" w:hAnsi="Times New Roman" w:cs="Times New Roman"/>
          <w:sz w:val="24"/>
          <w:szCs w:val="24"/>
          <w:lang w:val="es-CR"/>
        </w:rPr>
        <w:t xml:space="preserve"> </w:t>
      </w:r>
      <w:r w:rsidR="0026785D" w:rsidRPr="00C84371">
        <w:rPr>
          <w:rFonts w:ascii="Times New Roman" w:hAnsi="Times New Roman" w:cs="Times New Roman"/>
          <w:iCs/>
          <w:sz w:val="24"/>
          <w:szCs w:val="24"/>
          <w:lang w:val="es-CR"/>
        </w:rPr>
        <w:t>Registro de donantes, aportantes o benefactores</w:t>
      </w:r>
      <w:bookmarkEnd w:id="22"/>
    </w:p>
    <w:p w14:paraId="0A7BAA92" w14:textId="62B4F5EF" w:rsidR="00D82D22" w:rsidRPr="00C84371" w:rsidRDefault="00D82D22" w:rsidP="00D82D22">
      <w:p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 xml:space="preserve">La organización está obligada a identificar y registrar por medios fehacientes a las personas, donantes, aportantes o benefactores vinculados y relacionados con los Ingresos y egresos de dinero o bienes, en carácter de donaciones. Los datos, </w:t>
      </w:r>
      <w:r w:rsidR="0092465C" w:rsidRPr="00C84371">
        <w:rPr>
          <w:rFonts w:ascii="Times New Roman" w:hAnsi="Times New Roman" w:cs="Times New Roman"/>
          <w:bCs/>
          <w:iCs/>
          <w:sz w:val="24"/>
          <w:szCs w:val="24"/>
          <w:lang w:val="es-CR"/>
        </w:rPr>
        <w:t>i</w:t>
      </w:r>
      <w:r w:rsidRPr="00C84371">
        <w:rPr>
          <w:rFonts w:ascii="Times New Roman" w:hAnsi="Times New Roman" w:cs="Times New Roman"/>
          <w:bCs/>
          <w:iCs/>
          <w:sz w:val="24"/>
          <w:szCs w:val="24"/>
          <w:lang w:val="es-CR"/>
        </w:rPr>
        <w:t>nformaciones y documentaciones a ser solicitados estarán determinados por la cuantía de los ingresos y el destino de los egresos.</w:t>
      </w:r>
    </w:p>
    <w:p w14:paraId="7600BA99" w14:textId="77777777" w:rsidR="00D82D22" w:rsidRPr="00C84371" w:rsidRDefault="00D82D22" w:rsidP="00D82D22">
      <w:pPr>
        <w:autoSpaceDE w:val="0"/>
        <w:autoSpaceDN w:val="0"/>
        <w:adjustRightInd w:val="0"/>
        <w:spacing w:after="0"/>
        <w:jc w:val="both"/>
        <w:rPr>
          <w:rFonts w:ascii="Times New Roman" w:hAnsi="Times New Roman" w:cs="Times New Roman"/>
          <w:bCs/>
          <w:iCs/>
          <w:sz w:val="24"/>
          <w:szCs w:val="24"/>
          <w:lang w:val="es-CR"/>
        </w:rPr>
      </w:pPr>
    </w:p>
    <w:p w14:paraId="15036B08" w14:textId="470DC917" w:rsidR="00D82D22" w:rsidRPr="00C84371" w:rsidRDefault="00721F10" w:rsidP="00D82D22">
      <w:pPr>
        <w:autoSpaceDE w:val="0"/>
        <w:autoSpaceDN w:val="0"/>
        <w:adjustRightInd w:val="0"/>
        <w:spacing w:after="0"/>
        <w:jc w:val="both"/>
        <w:rPr>
          <w:rFonts w:ascii="Times New Roman" w:hAnsi="Times New Roman" w:cs="Times New Roman"/>
          <w:b/>
          <w:bCs/>
          <w:iCs/>
          <w:sz w:val="24"/>
          <w:szCs w:val="24"/>
          <w:lang w:val="es-CR"/>
        </w:rPr>
      </w:pPr>
      <w:r w:rsidRPr="00C84371">
        <w:rPr>
          <w:rFonts w:ascii="Times New Roman" w:hAnsi="Times New Roman" w:cs="Times New Roman"/>
          <w:b/>
          <w:bCs/>
          <w:iCs/>
          <w:sz w:val="24"/>
          <w:szCs w:val="24"/>
          <w:lang w:val="es-CR"/>
        </w:rPr>
        <w:t>3.3</w:t>
      </w:r>
      <w:r w:rsidR="006C41DB" w:rsidRPr="00C84371">
        <w:rPr>
          <w:rFonts w:ascii="Times New Roman" w:hAnsi="Times New Roman" w:cs="Times New Roman"/>
          <w:b/>
          <w:bCs/>
          <w:iCs/>
          <w:sz w:val="24"/>
          <w:szCs w:val="24"/>
          <w:lang w:val="es-CR"/>
        </w:rPr>
        <w:t>.</w:t>
      </w:r>
      <w:r w:rsidR="0026785D" w:rsidRPr="00C84371">
        <w:rPr>
          <w:rFonts w:ascii="Times New Roman" w:hAnsi="Times New Roman" w:cs="Times New Roman"/>
          <w:b/>
          <w:bCs/>
          <w:iCs/>
          <w:sz w:val="24"/>
          <w:szCs w:val="24"/>
          <w:lang w:val="es-CR"/>
        </w:rPr>
        <w:t>1</w:t>
      </w:r>
      <w:r w:rsidR="006C41DB" w:rsidRPr="00C84371">
        <w:rPr>
          <w:rFonts w:ascii="Times New Roman" w:hAnsi="Times New Roman" w:cs="Times New Roman"/>
          <w:b/>
          <w:bCs/>
          <w:iCs/>
          <w:sz w:val="24"/>
          <w:szCs w:val="24"/>
          <w:lang w:val="es-CR"/>
        </w:rPr>
        <w:t xml:space="preserve"> </w:t>
      </w:r>
      <w:r w:rsidR="00D82D22" w:rsidRPr="00C84371">
        <w:rPr>
          <w:rFonts w:ascii="Times New Roman" w:hAnsi="Times New Roman" w:cs="Times New Roman"/>
          <w:b/>
          <w:bCs/>
          <w:iCs/>
          <w:sz w:val="24"/>
          <w:szCs w:val="24"/>
          <w:lang w:val="es-CR"/>
        </w:rPr>
        <w:t>Requisitos generales de Identificación</w:t>
      </w:r>
      <w:r w:rsidR="00DC1287" w:rsidRPr="00C84371">
        <w:rPr>
          <w:rFonts w:ascii="Times New Roman" w:hAnsi="Times New Roman" w:cs="Times New Roman"/>
          <w:b/>
          <w:bCs/>
          <w:iCs/>
          <w:sz w:val="24"/>
          <w:szCs w:val="24"/>
          <w:lang w:val="es-CR"/>
        </w:rPr>
        <w:t xml:space="preserve"> según Anexo A Versión 20</w:t>
      </w:r>
      <w:r w:rsidR="00E560FB" w:rsidRPr="00C84371">
        <w:rPr>
          <w:rFonts w:ascii="Times New Roman" w:hAnsi="Times New Roman" w:cs="Times New Roman"/>
          <w:b/>
          <w:bCs/>
          <w:iCs/>
          <w:sz w:val="24"/>
          <w:szCs w:val="24"/>
          <w:lang w:val="es-CR"/>
        </w:rPr>
        <w:t>21</w:t>
      </w:r>
      <w:r w:rsidR="00D82D22" w:rsidRPr="00C84371">
        <w:rPr>
          <w:rFonts w:ascii="Times New Roman" w:hAnsi="Times New Roman" w:cs="Times New Roman"/>
          <w:b/>
          <w:bCs/>
          <w:iCs/>
          <w:sz w:val="24"/>
          <w:szCs w:val="24"/>
          <w:lang w:val="es-CR"/>
        </w:rPr>
        <w:t>:</w:t>
      </w:r>
    </w:p>
    <w:p w14:paraId="3F2DD7AA" w14:textId="77777777" w:rsidR="00D82D22" w:rsidRPr="00C84371" w:rsidRDefault="00D82D22" w:rsidP="005C304B">
      <w:pPr>
        <w:autoSpaceDE w:val="0"/>
        <w:autoSpaceDN w:val="0"/>
        <w:adjustRightInd w:val="0"/>
        <w:spacing w:after="0"/>
        <w:ind w:firstLine="360"/>
        <w:jc w:val="both"/>
        <w:rPr>
          <w:rFonts w:ascii="Times New Roman" w:hAnsi="Times New Roman" w:cs="Times New Roman"/>
          <w:bCs/>
          <w:iCs/>
          <w:sz w:val="24"/>
          <w:szCs w:val="24"/>
          <w:lang w:val="es-CR"/>
        </w:rPr>
      </w:pPr>
      <w:r w:rsidRPr="00C84371">
        <w:rPr>
          <w:rFonts w:ascii="Times New Roman" w:hAnsi="Times New Roman" w:cs="Times New Roman"/>
          <w:b/>
          <w:bCs/>
          <w:iCs/>
          <w:sz w:val="24"/>
          <w:szCs w:val="24"/>
          <w:lang w:val="es-CR"/>
        </w:rPr>
        <w:t>Personas Físicas</w:t>
      </w:r>
    </w:p>
    <w:p w14:paraId="5CB772B7" w14:textId="77777777" w:rsidR="00D82D2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Nombres, Apellidos completos,</w:t>
      </w:r>
    </w:p>
    <w:p w14:paraId="04B8CE25" w14:textId="77777777" w:rsidR="00D82D2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Lugar y fecha de nacimiento,</w:t>
      </w:r>
    </w:p>
    <w:p w14:paraId="40C917FD" w14:textId="77777777" w:rsidR="00D82D2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Cedula de Identidad o pasaporte vigente,</w:t>
      </w:r>
    </w:p>
    <w:p w14:paraId="7DAA27BD" w14:textId="77777777" w:rsidR="00D82D2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Actividad económica principal,</w:t>
      </w:r>
    </w:p>
    <w:p w14:paraId="2A4943E3" w14:textId="77777777" w:rsidR="0068509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 xml:space="preserve">Dirección, </w:t>
      </w:r>
    </w:p>
    <w:p w14:paraId="03C36DE8" w14:textId="57BE3621" w:rsidR="00D82D2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Ciudad,</w:t>
      </w:r>
    </w:p>
    <w:p w14:paraId="372F6196" w14:textId="77777777" w:rsidR="0068509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 xml:space="preserve">Números de Teléfonos y </w:t>
      </w:r>
    </w:p>
    <w:p w14:paraId="7B5C14A6" w14:textId="2FBF89EA" w:rsidR="00D82D22" w:rsidRPr="00C84371" w:rsidRDefault="00D82D22" w:rsidP="00D82D22">
      <w:pPr>
        <w:pStyle w:val="ListParagraph"/>
        <w:numPr>
          <w:ilvl w:val="0"/>
          <w:numId w:val="6"/>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Dirección de correo electrónico.</w:t>
      </w:r>
    </w:p>
    <w:p w14:paraId="6B89E68C" w14:textId="77777777" w:rsidR="006C03F9" w:rsidRDefault="006C03F9" w:rsidP="005C304B">
      <w:pPr>
        <w:autoSpaceDE w:val="0"/>
        <w:autoSpaceDN w:val="0"/>
        <w:adjustRightInd w:val="0"/>
        <w:spacing w:after="0"/>
        <w:ind w:firstLine="360"/>
        <w:jc w:val="both"/>
        <w:rPr>
          <w:ins w:id="23" w:author="Danielle Martin" w:date="2021-12-20T14:19:00Z"/>
          <w:rFonts w:ascii="Times New Roman" w:hAnsi="Times New Roman" w:cs="Times New Roman"/>
          <w:b/>
          <w:bCs/>
          <w:iCs/>
          <w:sz w:val="24"/>
          <w:szCs w:val="24"/>
          <w:lang w:val="es-CR"/>
        </w:rPr>
      </w:pPr>
    </w:p>
    <w:p w14:paraId="5A8871A8" w14:textId="596DFCD9" w:rsidR="00D82D22" w:rsidRPr="00C84371" w:rsidRDefault="00D82D22" w:rsidP="005C304B">
      <w:pPr>
        <w:autoSpaceDE w:val="0"/>
        <w:autoSpaceDN w:val="0"/>
        <w:adjustRightInd w:val="0"/>
        <w:spacing w:after="0"/>
        <w:ind w:firstLine="360"/>
        <w:jc w:val="both"/>
        <w:rPr>
          <w:rFonts w:ascii="Times New Roman" w:hAnsi="Times New Roman" w:cs="Times New Roman"/>
          <w:b/>
          <w:bCs/>
          <w:iCs/>
          <w:sz w:val="24"/>
          <w:szCs w:val="24"/>
          <w:lang w:val="es-CR"/>
        </w:rPr>
      </w:pPr>
      <w:r w:rsidRPr="00C84371">
        <w:rPr>
          <w:rFonts w:ascii="Times New Roman" w:hAnsi="Times New Roman" w:cs="Times New Roman"/>
          <w:b/>
          <w:bCs/>
          <w:iCs/>
          <w:sz w:val="24"/>
          <w:szCs w:val="24"/>
          <w:lang w:val="es-CR"/>
        </w:rPr>
        <w:t>Personas Jurídicas</w:t>
      </w:r>
    </w:p>
    <w:p w14:paraId="3F7D29AD" w14:textId="0F1ED2E7"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Razón Social</w:t>
      </w:r>
      <w:ins w:id="24" w:author="Danielle Martin" w:date="2021-12-20T14:18:00Z">
        <w:r w:rsidR="00C24C69">
          <w:rPr>
            <w:rFonts w:ascii="Times New Roman" w:hAnsi="Times New Roman" w:cs="Times New Roman"/>
            <w:bCs/>
            <w:iCs/>
            <w:sz w:val="24"/>
            <w:szCs w:val="24"/>
            <w:lang w:val="es-CR"/>
          </w:rPr>
          <w:t>,</w:t>
        </w:r>
      </w:ins>
    </w:p>
    <w:p w14:paraId="3FB49E0D" w14:textId="19FABEA0"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Registro único del Contribuyente (RUC)</w:t>
      </w:r>
      <w:ins w:id="25" w:author="Danielle Martin" w:date="2021-12-20T14:18:00Z">
        <w:r w:rsidR="00C24C69">
          <w:rPr>
            <w:rFonts w:ascii="Times New Roman" w:hAnsi="Times New Roman" w:cs="Times New Roman"/>
            <w:bCs/>
            <w:iCs/>
            <w:sz w:val="24"/>
            <w:szCs w:val="24"/>
            <w:lang w:val="es-CR"/>
          </w:rPr>
          <w:t>,</w:t>
        </w:r>
      </w:ins>
    </w:p>
    <w:p w14:paraId="0F202826" w14:textId="77777777"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Actividad Económica principal,</w:t>
      </w:r>
    </w:p>
    <w:p w14:paraId="5FB101F6" w14:textId="77777777"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Dirección fiscal,</w:t>
      </w:r>
    </w:p>
    <w:p w14:paraId="24A51123" w14:textId="77777777"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Ciudad,</w:t>
      </w:r>
    </w:p>
    <w:p w14:paraId="6B8F2C3A" w14:textId="77777777"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Número/s de teléfono/s,</w:t>
      </w:r>
    </w:p>
    <w:p w14:paraId="6EA095F8" w14:textId="04B62879"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Nombres y Apellidos completos de los socios o accionistas actuales,</w:t>
      </w:r>
      <w:ins w:id="26" w:author="Danielle Martin" w:date="2021-12-20T14:18:00Z">
        <w:r w:rsidR="00C24C69">
          <w:rPr>
            <w:rFonts w:ascii="Times New Roman" w:hAnsi="Times New Roman" w:cs="Times New Roman"/>
            <w:bCs/>
            <w:iCs/>
            <w:sz w:val="24"/>
            <w:szCs w:val="24"/>
            <w:lang w:val="es-CR"/>
          </w:rPr>
          <w:t xml:space="preserve"> y</w:t>
        </w:r>
      </w:ins>
    </w:p>
    <w:p w14:paraId="21A63053" w14:textId="77777777" w:rsidR="00D82D22" w:rsidRPr="00C84371" w:rsidRDefault="00D82D22" w:rsidP="00D82D22">
      <w:pPr>
        <w:pStyle w:val="ListParagraph"/>
        <w:numPr>
          <w:ilvl w:val="0"/>
          <w:numId w:val="7"/>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Nombres y Apellidos completos de los representantes legales.</w:t>
      </w:r>
    </w:p>
    <w:p w14:paraId="594F1199" w14:textId="77777777" w:rsidR="006F4F6A" w:rsidRPr="00C84371" w:rsidRDefault="006F4F6A" w:rsidP="006F4F6A">
      <w:pPr>
        <w:autoSpaceDE w:val="0"/>
        <w:autoSpaceDN w:val="0"/>
        <w:adjustRightInd w:val="0"/>
        <w:spacing w:after="0"/>
        <w:jc w:val="both"/>
        <w:rPr>
          <w:rFonts w:ascii="Times New Roman" w:hAnsi="Times New Roman" w:cs="Times New Roman"/>
          <w:bCs/>
          <w:iCs/>
          <w:sz w:val="24"/>
          <w:szCs w:val="24"/>
          <w:lang w:val="es-CR"/>
        </w:rPr>
      </w:pPr>
    </w:p>
    <w:p w14:paraId="2E334D71" w14:textId="45939377" w:rsidR="0032421A" w:rsidRPr="00C84371" w:rsidRDefault="00721F10" w:rsidP="00472B10">
      <w:pPr>
        <w:autoSpaceDE w:val="0"/>
        <w:autoSpaceDN w:val="0"/>
        <w:adjustRightInd w:val="0"/>
        <w:spacing w:after="0"/>
        <w:jc w:val="both"/>
        <w:rPr>
          <w:rFonts w:ascii="Times New Roman" w:hAnsi="Times New Roman" w:cs="Times New Roman"/>
          <w:b/>
          <w:bCs/>
          <w:iCs/>
          <w:sz w:val="24"/>
          <w:szCs w:val="24"/>
          <w:lang w:val="es-CR"/>
        </w:rPr>
      </w:pPr>
      <w:r w:rsidRPr="00C84371">
        <w:rPr>
          <w:rFonts w:ascii="Times New Roman" w:hAnsi="Times New Roman" w:cs="Times New Roman"/>
          <w:b/>
          <w:bCs/>
          <w:iCs/>
          <w:sz w:val="24"/>
          <w:szCs w:val="24"/>
          <w:lang w:val="es-CR"/>
        </w:rPr>
        <w:t>3.3</w:t>
      </w:r>
      <w:r w:rsidR="006C41DB" w:rsidRPr="00C84371">
        <w:rPr>
          <w:rFonts w:ascii="Times New Roman" w:hAnsi="Times New Roman" w:cs="Times New Roman"/>
          <w:b/>
          <w:bCs/>
          <w:iCs/>
          <w:sz w:val="24"/>
          <w:szCs w:val="24"/>
          <w:lang w:val="es-CR"/>
        </w:rPr>
        <w:t>.</w:t>
      </w:r>
      <w:r w:rsidR="0026785D" w:rsidRPr="00C84371">
        <w:rPr>
          <w:rFonts w:ascii="Times New Roman" w:hAnsi="Times New Roman" w:cs="Times New Roman"/>
          <w:b/>
          <w:bCs/>
          <w:iCs/>
          <w:sz w:val="24"/>
          <w:szCs w:val="24"/>
          <w:lang w:val="es-CR"/>
        </w:rPr>
        <w:t>2</w:t>
      </w:r>
      <w:r w:rsidR="006C41DB" w:rsidRPr="00C84371">
        <w:rPr>
          <w:rFonts w:ascii="Times New Roman" w:hAnsi="Times New Roman" w:cs="Times New Roman"/>
          <w:b/>
          <w:bCs/>
          <w:iCs/>
          <w:sz w:val="24"/>
          <w:szCs w:val="24"/>
          <w:lang w:val="es-CR"/>
        </w:rPr>
        <w:t xml:space="preserve"> </w:t>
      </w:r>
      <w:r w:rsidR="00F818FB" w:rsidRPr="00C84371">
        <w:rPr>
          <w:rFonts w:ascii="Times New Roman" w:hAnsi="Times New Roman" w:cs="Times New Roman"/>
          <w:b/>
          <w:bCs/>
          <w:iCs/>
          <w:sz w:val="24"/>
          <w:szCs w:val="24"/>
          <w:lang w:val="es-CR"/>
        </w:rPr>
        <w:t xml:space="preserve">Dependiendo de la cuantía de las donaciones, se deberá exigir lo siguiente: </w:t>
      </w:r>
    </w:p>
    <w:p w14:paraId="6F6050E2" w14:textId="727CA472" w:rsidR="0032421A" w:rsidRPr="00C84371" w:rsidRDefault="00F818FB" w:rsidP="009451DF">
      <w:pPr>
        <w:pStyle w:val="ListParagraph"/>
        <w:numPr>
          <w:ilvl w:val="0"/>
          <w:numId w:val="22"/>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u w:val="single"/>
          <w:lang w:val="es-CR"/>
        </w:rPr>
        <w:t xml:space="preserve">Donaciones </w:t>
      </w:r>
      <w:r w:rsidR="00DD0170" w:rsidRPr="00C84371">
        <w:rPr>
          <w:rFonts w:ascii="Times New Roman" w:hAnsi="Times New Roman" w:cs="Times New Roman"/>
          <w:bCs/>
          <w:iCs/>
          <w:sz w:val="24"/>
          <w:szCs w:val="24"/>
          <w:u w:val="single"/>
          <w:lang w:val="es-CR"/>
        </w:rPr>
        <w:t>desde USD 1.000 hasta USD 9.999 o su equivalente en otras monedas</w:t>
      </w:r>
      <w:r w:rsidR="00D72FA8" w:rsidRPr="00C84371">
        <w:rPr>
          <w:rFonts w:ascii="Times New Roman" w:hAnsi="Times New Roman" w:cs="Times New Roman"/>
          <w:bCs/>
          <w:iCs/>
          <w:sz w:val="24"/>
          <w:szCs w:val="24"/>
          <w:lang w:val="es-CR"/>
        </w:rPr>
        <w:t>:</w:t>
      </w:r>
      <w:r w:rsidR="00DD0170" w:rsidRPr="00C84371">
        <w:rPr>
          <w:rFonts w:ascii="Times New Roman" w:hAnsi="Times New Roman" w:cs="Times New Roman"/>
          <w:bCs/>
          <w:iCs/>
          <w:sz w:val="24"/>
          <w:szCs w:val="24"/>
          <w:lang w:val="es-CR"/>
        </w:rPr>
        <w:t xml:space="preserve"> </w:t>
      </w:r>
      <w:r w:rsidR="0013252B" w:rsidRPr="00C84371">
        <w:rPr>
          <w:rFonts w:ascii="Times New Roman" w:hAnsi="Times New Roman" w:cs="Times New Roman"/>
          <w:b/>
          <w:bCs/>
          <w:iCs/>
          <w:sz w:val="24"/>
          <w:szCs w:val="24"/>
          <w:lang w:val="es-CR"/>
        </w:rPr>
        <w:t xml:space="preserve">a) persona física: </w:t>
      </w:r>
      <w:r w:rsidR="00DD0170" w:rsidRPr="00C84371">
        <w:rPr>
          <w:rFonts w:ascii="Times New Roman" w:hAnsi="Times New Roman" w:cs="Times New Roman"/>
          <w:bCs/>
          <w:iCs/>
          <w:sz w:val="24"/>
          <w:szCs w:val="24"/>
          <w:lang w:val="es-CR"/>
        </w:rPr>
        <w:t>se exigirá la presentación del documento de identidad o cualquier otro documento que identifique al donant</w:t>
      </w:r>
      <w:r w:rsidR="00320766" w:rsidRPr="00C84371">
        <w:rPr>
          <w:rFonts w:ascii="Times New Roman" w:hAnsi="Times New Roman" w:cs="Times New Roman"/>
          <w:bCs/>
          <w:iCs/>
          <w:sz w:val="24"/>
          <w:szCs w:val="24"/>
          <w:lang w:val="es-CR"/>
        </w:rPr>
        <w:t xml:space="preserve">e y se retendrá copia </w:t>
      </w:r>
      <w:r w:rsidR="00C84371" w:rsidRPr="00C84371">
        <w:rPr>
          <w:rFonts w:ascii="Times New Roman" w:hAnsi="Times New Roman" w:cs="Times New Roman"/>
          <w:bCs/>
          <w:iCs/>
          <w:sz w:val="24"/>
          <w:szCs w:val="24"/>
          <w:lang w:val="es-CR"/>
        </w:rPr>
        <w:t>de este</w:t>
      </w:r>
      <w:r w:rsidR="00320766" w:rsidRPr="00C84371">
        <w:rPr>
          <w:rFonts w:ascii="Times New Roman" w:hAnsi="Times New Roman" w:cs="Times New Roman"/>
          <w:bCs/>
          <w:iCs/>
          <w:sz w:val="24"/>
          <w:szCs w:val="24"/>
          <w:lang w:val="es-CR"/>
        </w:rPr>
        <w:t xml:space="preserve">; </w:t>
      </w:r>
      <w:r w:rsidR="00320766" w:rsidRPr="00C84371">
        <w:rPr>
          <w:rFonts w:ascii="Times New Roman" w:hAnsi="Times New Roman" w:cs="Times New Roman"/>
          <w:b/>
          <w:bCs/>
          <w:iCs/>
          <w:sz w:val="24"/>
          <w:szCs w:val="24"/>
          <w:lang w:val="es-CR"/>
        </w:rPr>
        <w:t>b) persona jurídica</w:t>
      </w:r>
      <w:r w:rsidR="00AD7580" w:rsidRPr="00C84371">
        <w:rPr>
          <w:rFonts w:ascii="Times New Roman" w:hAnsi="Times New Roman" w:cs="Times New Roman"/>
          <w:b/>
          <w:bCs/>
          <w:iCs/>
          <w:sz w:val="24"/>
          <w:szCs w:val="24"/>
          <w:lang w:val="es-CR"/>
        </w:rPr>
        <w:t xml:space="preserve"> (sociedades)</w:t>
      </w:r>
      <w:r w:rsidR="00320766" w:rsidRPr="00C84371">
        <w:rPr>
          <w:rFonts w:ascii="Times New Roman" w:hAnsi="Times New Roman" w:cs="Times New Roman"/>
          <w:b/>
          <w:bCs/>
          <w:iCs/>
          <w:sz w:val="24"/>
          <w:szCs w:val="24"/>
          <w:lang w:val="es-CR"/>
        </w:rPr>
        <w:t>:</w:t>
      </w:r>
      <w:r w:rsidR="00DD0170" w:rsidRPr="00C84371">
        <w:rPr>
          <w:rFonts w:ascii="Times New Roman" w:hAnsi="Times New Roman" w:cs="Times New Roman"/>
          <w:bCs/>
          <w:iCs/>
          <w:sz w:val="24"/>
          <w:szCs w:val="24"/>
          <w:lang w:val="es-CR"/>
        </w:rPr>
        <w:t xml:space="preserve"> </w:t>
      </w:r>
      <w:r w:rsidR="00037ACE" w:rsidRPr="00C84371">
        <w:rPr>
          <w:rFonts w:ascii="Times New Roman" w:hAnsi="Times New Roman" w:cs="Times New Roman"/>
          <w:bCs/>
          <w:iCs/>
          <w:sz w:val="24"/>
          <w:szCs w:val="24"/>
          <w:lang w:val="es-CR"/>
        </w:rPr>
        <w:t xml:space="preserve">se solicitará </w:t>
      </w:r>
      <w:r w:rsidR="00BA57B3" w:rsidRPr="00C84371">
        <w:rPr>
          <w:rFonts w:ascii="Times New Roman" w:hAnsi="Times New Roman" w:cs="Times New Roman"/>
          <w:bCs/>
          <w:iCs/>
          <w:sz w:val="24"/>
          <w:szCs w:val="24"/>
          <w:lang w:val="es-CR"/>
        </w:rPr>
        <w:t>la Cédula Tributaria o Constancia de RUC</w:t>
      </w:r>
      <w:r w:rsidR="00037ACE" w:rsidRPr="00C84371">
        <w:rPr>
          <w:rFonts w:ascii="Times New Roman" w:hAnsi="Times New Roman" w:cs="Times New Roman"/>
          <w:bCs/>
          <w:iCs/>
          <w:sz w:val="24"/>
          <w:szCs w:val="24"/>
          <w:lang w:val="es-CR"/>
        </w:rPr>
        <w:t>.</w:t>
      </w:r>
    </w:p>
    <w:p w14:paraId="15E2019D" w14:textId="77777777" w:rsidR="009451DF" w:rsidRPr="00C84371" w:rsidRDefault="009451DF" w:rsidP="009451DF">
      <w:pPr>
        <w:pStyle w:val="ListParagraph"/>
        <w:autoSpaceDE w:val="0"/>
        <w:autoSpaceDN w:val="0"/>
        <w:adjustRightInd w:val="0"/>
        <w:spacing w:after="0"/>
        <w:ind w:left="1150"/>
        <w:jc w:val="both"/>
        <w:rPr>
          <w:rFonts w:ascii="Times New Roman" w:hAnsi="Times New Roman" w:cs="Times New Roman"/>
          <w:bCs/>
          <w:iCs/>
          <w:sz w:val="24"/>
          <w:szCs w:val="24"/>
          <w:lang w:val="es-CR"/>
        </w:rPr>
      </w:pPr>
    </w:p>
    <w:p w14:paraId="72FE87DB" w14:textId="31B2A826" w:rsidR="00DD0170" w:rsidRPr="00C84371" w:rsidRDefault="00EE1881" w:rsidP="0032421A">
      <w:pPr>
        <w:pStyle w:val="ListParagraph"/>
        <w:numPr>
          <w:ilvl w:val="0"/>
          <w:numId w:val="22"/>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u w:val="single"/>
          <w:lang w:val="es-CR"/>
        </w:rPr>
        <w:t xml:space="preserve">Donaciones </w:t>
      </w:r>
      <w:r w:rsidR="00DD0170" w:rsidRPr="00C84371">
        <w:rPr>
          <w:rFonts w:ascii="Times New Roman" w:hAnsi="Times New Roman" w:cs="Times New Roman"/>
          <w:bCs/>
          <w:iCs/>
          <w:sz w:val="24"/>
          <w:szCs w:val="24"/>
          <w:u w:val="single"/>
          <w:lang w:val="es-CR"/>
        </w:rPr>
        <w:t>desde USD 10.000 en adelante</w:t>
      </w:r>
      <w:r w:rsidR="00D72FA8" w:rsidRPr="00C84371">
        <w:rPr>
          <w:rFonts w:ascii="Times New Roman" w:hAnsi="Times New Roman" w:cs="Times New Roman"/>
          <w:bCs/>
          <w:iCs/>
          <w:sz w:val="24"/>
          <w:szCs w:val="24"/>
          <w:lang w:val="es-CR"/>
        </w:rPr>
        <w:t>:</w:t>
      </w:r>
      <w:r w:rsidR="00DD0170" w:rsidRPr="00C84371">
        <w:rPr>
          <w:rFonts w:ascii="Times New Roman" w:hAnsi="Times New Roman" w:cs="Times New Roman"/>
          <w:bCs/>
          <w:iCs/>
          <w:sz w:val="24"/>
          <w:szCs w:val="24"/>
          <w:lang w:val="es-CR"/>
        </w:rPr>
        <w:t xml:space="preserve"> además de lo previamente mencionado</w:t>
      </w:r>
      <w:r w:rsidR="001A44E8" w:rsidRPr="00C84371">
        <w:rPr>
          <w:rFonts w:ascii="Times New Roman" w:hAnsi="Times New Roman" w:cs="Times New Roman"/>
          <w:bCs/>
          <w:iCs/>
          <w:sz w:val="24"/>
          <w:szCs w:val="24"/>
          <w:lang w:val="es-CR"/>
        </w:rPr>
        <w:t xml:space="preserve"> en el párrafo anterior</w:t>
      </w:r>
      <w:r w:rsidR="00100530" w:rsidRPr="00C84371">
        <w:rPr>
          <w:rFonts w:ascii="Times New Roman" w:hAnsi="Times New Roman" w:cs="Times New Roman"/>
          <w:bCs/>
          <w:iCs/>
          <w:sz w:val="24"/>
          <w:szCs w:val="24"/>
          <w:lang w:val="es-CR"/>
        </w:rPr>
        <w:t>,</w:t>
      </w:r>
      <w:r w:rsidR="00DD0170" w:rsidRPr="00C84371">
        <w:rPr>
          <w:rFonts w:ascii="Times New Roman" w:hAnsi="Times New Roman" w:cs="Times New Roman"/>
          <w:bCs/>
          <w:iCs/>
          <w:sz w:val="24"/>
          <w:szCs w:val="24"/>
          <w:lang w:val="es-CR"/>
        </w:rPr>
        <w:t xml:space="preserve"> se exigirá el llenado del “Formulario de Declaración Jurada de</w:t>
      </w:r>
      <w:r w:rsidR="0066215D" w:rsidRPr="00C84371">
        <w:rPr>
          <w:rFonts w:ascii="Times New Roman" w:hAnsi="Times New Roman" w:cs="Times New Roman"/>
          <w:bCs/>
          <w:iCs/>
          <w:sz w:val="24"/>
          <w:szCs w:val="24"/>
          <w:lang w:val="es-CR"/>
        </w:rPr>
        <w:t>l</w:t>
      </w:r>
      <w:r w:rsidR="00DD0170" w:rsidRPr="00C84371">
        <w:rPr>
          <w:rFonts w:ascii="Times New Roman" w:hAnsi="Times New Roman" w:cs="Times New Roman"/>
          <w:bCs/>
          <w:iCs/>
          <w:sz w:val="24"/>
          <w:szCs w:val="24"/>
          <w:lang w:val="es-CR"/>
        </w:rPr>
        <w:t xml:space="preserve"> Donante</w:t>
      </w:r>
      <w:r w:rsidR="00F02D27" w:rsidRPr="00C84371">
        <w:rPr>
          <w:rFonts w:ascii="Times New Roman" w:hAnsi="Times New Roman" w:cs="Times New Roman"/>
          <w:bCs/>
          <w:iCs/>
          <w:sz w:val="24"/>
          <w:szCs w:val="24"/>
          <w:lang w:val="es-CR"/>
        </w:rPr>
        <w:t>”</w:t>
      </w:r>
      <w:r w:rsidR="00DD0170" w:rsidRPr="00C84371">
        <w:rPr>
          <w:rFonts w:ascii="Times New Roman" w:hAnsi="Times New Roman" w:cs="Times New Roman"/>
          <w:bCs/>
          <w:iCs/>
          <w:sz w:val="24"/>
          <w:szCs w:val="24"/>
          <w:lang w:val="es-CR"/>
        </w:rPr>
        <w:t xml:space="preserve"> </w:t>
      </w:r>
      <w:r w:rsidR="00F02D27" w:rsidRPr="00C84371">
        <w:rPr>
          <w:rFonts w:ascii="Times New Roman" w:hAnsi="Times New Roman" w:cs="Times New Roman"/>
          <w:bCs/>
          <w:iCs/>
          <w:sz w:val="24"/>
          <w:szCs w:val="24"/>
          <w:lang w:val="es-CR"/>
        </w:rPr>
        <w:t>(</w:t>
      </w:r>
      <w:r w:rsidR="00DD0170" w:rsidRPr="00C84371">
        <w:rPr>
          <w:rFonts w:ascii="Times New Roman" w:hAnsi="Times New Roman" w:cs="Times New Roman"/>
          <w:bCs/>
          <w:iCs/>
          <w:sz w:val="24"/>
          <w:szCs w:val="24"/>
          <w:lang w:val="es-CR"/>
        </w:rPr>
        <w:t>Anexo B</w:t>
      </w:r>
      <w:r w:rsidR="00F02D27" w:rsidRPr="00C84371">
        <w:rPr>
          <w:rFonts w:ascii="Times New Roman" w:hAnsi="Times New Roman" w:cs="Times New Roman"/>
          <w:bCs/>
          <w:iCs/>
          <w:sz w:val="24"/>
          <w:szCs w:val="24"/>
          <w:lang w:val="es-CR"/>
        </w:rPr>
        <w:t>)</w:t>
      </w:r>
      <w:r w:rsidR="00DD0170" w:rsidRPr="00C84371">
        <w:rPr>
          <w:rFonts w:ascii="Times New Roman" w:hAnsi="Times New Roman" w:cs="Times New Roman"/>
          <w:bCs/>
          <w:iCs/>
          <w:sz w:val="24"/>
          <w:szCs w:val="24"/>
          <w:lang w:val="es-CR"/>
        </w:rPr>
        <w:t>.</w:t>
      </w:r>
    </w:p>
    <w:p w14:paraId="2189E46E" w14:textId="77777777" w:rsidR="00E65503" w:rsidRPr="00C84371" w:rsidRDefault="00E65503" w:rsidP="00D82D22">
      <w:pPr>
        <w:autoSpaceDE w:val="0"/>
        <w:autoSpaceDN w:val="0"/>
        <w:adjustRightInd w:val="0"/>
        <w:spacing w:after="0"/>
        <w:jc w:val="both"/>
        <w:rPr>
          <w:rFonts w:ascii="Times New Roman" w:hAnsi="Times New Roman" w:cs="Times New Roman"/>
          <w:bCs/>
          <w:iCs/>
          <w:sz w:val="24"/>
          <w:szCs w:val="24"/>
          <w:lang w:val="es-CR"/>
        </w:rPr>
      </w:pPr>
    </w:p>
    <w:p w14:paraId="1DAEBEC8" w14:textId="10D643D1" w:rsidR="00D82D22" w:rsidRPr="00C84371" w:rsidRDefault="00721F10" w:rsidP="00D82D22">
      <w:pPr>
        <w:autoSpaceDE w:val="0"/>
        <w:autoSpaceDN w:val="0"/>
        <w:adjustRightInd w:val="0"/>
        <w:spacing w:after="0"/>
        <w:jc w:val="both"/>
        <w:rPr>
          <w:rFonts w:ascii="Times New Roman" w:hAnsi="Times New Roman" w:cs="Times New Roman"/>
          <w:b/>
          <w:bCs/>
          <w:iCs/>
          <w:sz w:val="24"/>
          <w:szCs w:val="24"/>
          <w:lang w:val="es-CR"/>
        </w:rPr>
      </w:pPr>
      <w:r w:rsidRPr="00C84371">
        <w:rPr>
          <w:rFonts w:ascii="Times New Roman" w:hAnsi="Times New Roman" w:cs="Times New Roman"/>
          <w:b/>
          <w:bCs/>
          <w:iCs/>
          <w:sz w:val="24"/>
          <w:szCs w:val="24"/>
          <w:lang w:val="es-CR"/>
        </w:rPr>
        <w:t>3.3</w:t>
      </w:r>
      <w:r w:rsidR="004A38B7" w:rsidRPr="00C84371">
        <w:rPr>
          <w:rFonts w:ascii="Times New Roman" w:hAnsi="Times New Roman" w:cs="Times New Roman"/>
          <w:b/>
          <w:bCs/>
          <w:iCs/>
          <w:sz w:val="24"/>
          <w:szCs w:val="24"/>
          <w:lang w:val="es-CR"/>
        </w:rPr>
        <w:t>.</w:t>
      </w:r>
      <w:r w:rsidR="00F24ED8" w:rsidRPr="00C84371">
        <w:rPr>
          <w:rFonts w:ascii="Times New Roman" w:hAnsi="Times New Roman" w:cs="Times New Roman"/>
          <w:b/>
          <w:bCs/>
          <w:iCs/>
          <w:sz w:val="24"/>
          <w:szCs w:val="24"/>
          <w:lang w:val="es-CR"/>
        </w:rPr>
        <w:t>3</w:t>
      </w:r>
      <w:r w:rsidR="004A38B7" w:rsidRPr="00C84371">
        <w:rPr>
          <w:rFonts w:ascii="Times New Roman" w:hAnsi="Times New Roman" w:cs="Times New Roman"/>
          <w:b/>
          <w:bCs/>
          <w:iCs/>
          <w:sz w:val="24"/>
          <w:szCs w:val="24"/>
          <w:lang w:val="es-CR"/>
        </w:rPr>
        <w:t xml:space="preserve"> </w:t>
      </w:r>
      <w:r w:rsidR="00D82D22" w:rsidRPr="00C84371">
        <w:rPr>
          <w:rFonts w:ascii="Times New Roman" w:hAnsi="Times New Roman" w:cs="Times New Roman"/>
          <w:b/>
          <w:bCs/>
          <w:iCs/>
          <w:sz w:val="24"/>
          <w:szCs w:val="24"/>
          <w:lang w:val="es-CR"/>
        </w:rPr>
        <w:t>Fondos Provenientes de otras Entidades afectadas a los reglamentos de la SEPRELAD.</w:t>
      </w:r>
    </w:p>
    <w:p w14:paraId="62068ED9" w14:textId="77777777" w:rsidR="00D82D22" w:rsidRPr="00C84371" w:rsidRDefault="00D82D22" w:rsidP="00D30889">
      <w:pPr>
        <w:pStyle w:val="ListParagraph"/>
        <w:numPr>
          <w:ilvl w:val="0"/>
          <w:numId w:val="23"/>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En el supuesto de tratarse de fondos provenientes de otras entidades afectadas a los reglamentos de la SEPRELAD, se presume que las mismas aplicaron el procedimiento de debida diligencia, para identificar a los donantes, aportantes o benefactores y que han verificado el origen del dinero, bien, fondos o recursos.</w:t>
      </w:r>
    </w:p>
    <w:p w14:paraId="7A8ACE5F" w14:textId="4CA75633" w:rsidR="00D82D22" w:rsidRPr="00C84371" w:rsidRDefault="00D82D22" w:rsidP="00D30889">
      <w:pPr>
        <w:pStyle w:val="ListParagraph"/>
        <w:numPr>
          <w:ilvl w:val="0"/>
          <w:numId w:val="23"/>
        </w:num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 xml:space="preserve">En el caso de fondos provenientes de entidades financieras internacionales, excepto de aquellos países o territorios considerados débiles en la implementación de programas globales </w:t>
      </w:r>
      <w:r w:rsidR="00C84371" w:rsidRPr="00C84371">
        <w:rPr>
          <w:rFonts w:ascii="Times New Roman" w:hAnsi="Times New Roman" w:cs="Times New Roman"/>
          <w:bCs/>
          <w:iCs/>
          <w:sz w:val="24"/>
          <w:szCs w:val="24"/>
          <w:lang w:val="es-CR"/>
        </w:rPr>
        <w:t>antilavado</w:t>
      </w:r>
      <w:r w:rsidRPr="00C84371">
        <w:rPr>
          <w:rFonts w:ascii="Times New Roman" w:hAnsi="Times New Roman" w:cs="Times New Roman"/>
          <w:bCs/>
          <w:iCs/>
          <w:sz w:val="24"/>
          <w:szCs w:val="24"/>
          <w:lang w:val="es-CR"/>
        </w:rPr>
        <w:t>, se presume que las mismas han aplicado el procedimiento de debida diligencia.</w:t>
      </w:r>
    </w:p>
    <w:p w14:paraId="61CD4AD0" w14:textId="77777777" w:rsidR="00D82D22" w:rsidRPr="00C84371" w:rsidRDefault="00D82D22" w:rsidP="00B844FF">
      <w:p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Dichas presunciones no impiden a las OSFL analizar la posible discordancia entre el perfil del donante y el monto y/o modalidad de la transacción proveniente de otras entidades afectadas a los reglamentos emitidos por la SEPRELAD.</w:t>
      </w:r>
    </w:p>
    <w:p w14:paraId="1BBBF39E" w14:textId="77777777" w:rsidR="00D82D22" w:rsidRPr="00C84371" w:rsidRDefault="00D82D22" w:rsidP="00D82D22">
      <w:pPr>
        <w:autoSpaceDE w:val="0"/>
        <w:autoSpaceDN w:val="0"/>
        <w:adjustRightInd w:val="0"/>
        <w:spacing w:after="0"/>
        <w:jc w:val="both"/>
        <w:rPr>
          <w:rFonts w:ascii="Times New Roman" w:hAnsi="Times New Roman" w:cs="Times New Roman"/>
          <w:bCs/>
          <w:iCs/>
          <w:sz w:val="24"/>
          <w:szCs w:val="24"/>
          <w:lang w:val="es-CR"/>
        </w:rPr>
      </w:pPr>
    </w:p>
    <w:p w14:paraId="52733C9B" w14:textId="6616DDC5" w:rsidR="00060E56" w:rsidRPr="00C84371" w:rsidRDefault="00060E56" w:rsidP="00060E56">
      <w:p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3.3.</w:t>
      </w:r>
      <w:r w:rsidR="00F24ED8" w:rsidRPr="00C84371">
        <w:rPr>
          <w:rFonts w:ascii="Times New Roman" w:hAnsi="Times New Roman" w:cs="Times New Roman"/>
          <w:b/>
          <w:bCs/>
          <w:sz w:val="24"/>
          <w:szCs w:val="24"/>
          <w:lang w:val="es-CR"/>
        </w:rPr>
        <w:t>4</w:t>
      </w:r>
      <w:r w:rsidRPr="00C84371">
        <w:rPr>
          <w:rFonts w:ascii="Times New Roman" w:hAnsi="Times New Roman" w:cs="Times New Roman"/>
          <w:b/>
          <w:bCs/>
          <w:sz w:val="24"/>
          <w:szCs w:val="24"/>
          <w:lang w:val="es-CR"/>
        </w:rPr>
        <w:t xml:space="preserve"> Personas Expuestas Políticamente (PEPs).</w:t>
      </w:r>
    </w:p>
    <w:p w14:paraId="22B709F6" w14:textId="77777777" w:rsidR="00A06E44" w:rsidRPr="00C84371" w:rsidRDefault="00A06E44" w:rsidP="00A06E44">
      <w:pPr>
        <w:autoSpaceDE w:val="0"/>
        <w:autoSpaceDN w:val="0"/>
        <w:adjustRightInd w:val="0"/>
        <w:spacing w:after="0"/>
        <w:jc w:val="both"/>
        <w:rPr>
          <w:rFonts w:ascii="Times New Roman" w:hAnsi="Times New Roman" w:cs="Times New Roman"/>
          <w:bCs/>
          <w:iCs/>
          <w:sz w:val="24"/>
          <w:szCs w:val="24"/>
          <w:lang w:val="es-CR"/>
        </w:rPr>
      </w:pPr>
      <w:r w:rsidRPr="00C84371">
        <w:rPr>
          <w:rFonts w:ascii="Times New Roman" w:hAnsi="Times New Roman" w:cs="Times New Roman"/>
          <w:bCs/>
          <w:iCs/>
          <w:sz w:val="24"/>
          <w:szCs w:val="24"/>
          <w:lang w:val="es-CR"/>
        </w:rPr>
        <w:t xml:space="preserve">Considerando que la Resolución SEPRELAD N° 453/2011 no define qué es un PEP, y teniendo en cuenta que el Art. 14° de la misma indica que son PEPs quienes sean individualizados como tales mediante el enlace directo que se encuentra en la Página Web de la SEPRELAD (el cual dirige al siguiente sitio: </w:t>
      </w:r>
      <w:hyperlink r:id="rId14" w:history="1">
        <w:r w:rsidRPr="00C84371">
          <w:rPr>
            <w:rStyle w:val="Hyperlink"/>
            <w:rFonts w:ascii="Times New Roman" w:hAnsi="Times New Roman" w:cs="Times New Roman"/>
            <w:bCs/>
            <w:iCs/>
            <w:color w:val="auto"/>
            <w:sz w:val="24"/>
            <w:szCs w:val="24"/>
            <w:lang w:val="es-CR"/>
          </w:rPr>
          <w:t>http://www.aquieneselegimos.org.py/</w:t>
        </w:r>
      </w:hyperlink>
      <w:r w:rsidRPr="00C84371">
        <w:rPr>
          <w:rFonts w:ascii="Times New Roman" w:hAnsi="Times New Roman" w:cs="Times New Roman"/>
          <w:bCs/>
          <w:iCs/>
          <w:sz w:val="24"/>
          <w:szCs w:val="24"/>
          <w:lang w:val="es-CR"/>
        </w:rPr>
        <w:t>), pues la OSFL considerará PEPs a aquellas personas que ejerzan cargos electivos, cuyos datos formen parte de la base de datos de dicho sitio web, hasta dos años después de que hayan dejado el cargo para el cual fueron elegidas, inclusive.</w:t>
      </w:r>
    </w:p>
    <w:p w14:paraId="29E8D835" w14:textId="77777777" w:rsidR="00060E56" w:rsidRPr="00C84371" w:rsidRDefault="00060E56" w:rsidP="00060E56">
      <w:pPr>
        <w:autoSpaceDE w:val="0"/>
        <w:autoSpaceDN w:val="0"/>
        <w:adjustRightInd w:val="0"/>
        <w:spacing w:after="0" w:line="240" w:lineRule="auto"/>
        <w:jc w:val="both"/>
        <w:rPr>
          <w:rFonts w:ascii="Times New Roman" w:hAnsi="Times New Roman" w:cs="Times New Roman"/>
          <w:b/>
          <w:bCs/>
          <w:color w:val="FF0000"/>
          <w:sz w:val="24"/>
          <w:szCs w:val="24"/>
          <w:lang w:val="es-CR"/>
        </w:rPr>
      </w:pPr>
    </w:p>
    <w:p w14:paraId="64BB312F" w14:textId="61123B0D" w:rsidR="00060E56" w:rsidRPr="00C84371" w:rsidRDefault="007E21C8" w:rsidP="00060E56">
      <w:p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Las medidas que se deberán tomar son las siguientes</w:t>
      </w:r>
      <w:r w:rsidR="00060E56" w:rsidRPr="00C84371">
        <w:rPr>
          <w:rFonts w:ascii="Times New Roman" w:hAnsi="Times New Roman" w:cs="Times New Roman"/>
          <w:bCs/>
          <w:sz w:val="24"/>
          <w:szCs w:val="24"/>
          <w:lang w:val="es-CR"/>
        </w:rPr>
        <w:t>:</w:t>
      </w:r>
    </w:p>
    <w:p w14:paraId="409016D9" w14:textId="2A0A35F9" w:rsidR="00060E56" w:rsidRPr="00C84371" w:rsidRDefault="00B65ED5" w:rsidP="00060E56">
      <w:pPr>
        <w:pStyle w:val="ListParagraph"/>
        <w:numPr>
          <w:ilvl w:val="0"/>
          <w:numId w:val="15"/>
        </w:num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Clasificarlos </w:t>
      </w:r>
      <w:r w:rsidR="00060E56" w:rsidRPr="00C84371">
        <w:rPr>
          <w:rFonts w:ascii="Times New Roman" w:hAnsi="Times New Roman" w:cs="Times New Roman"/>
          <w:bCs/>
          <w:sz w:val="24"/>
          <w:szCs w:val="24"/>
          <w:lang w:val="es-CR"/>
        </w:rPr>
        <w:t>como de ALTO RIESGO;</w:t>
      </w:r>
      <w:ins w:id="27" w:author="Danielle Martin" w:date="2021-12-20T14:21:00Z">
        <w:r w:rsidR="00D00718">
          <w:rPr>
            <w:rFonts w:ascii="Times New Roman" w:hAnsi="Times New Roman" w:cs="Times New Roman"/>
            <w:bCs/>
            <w:sz w:val="24"/>
            <w:szCs w:val="24"/>
            <w:lang w:val="es-CR"/>
          </w:rPr>
          <w:t xml:space="preserve"> y</w:t>
        </w:r>
      </w:ins>
    </w:p>
    <w:p w14:paraId="72C96AC1" w14:textId="2A80A42A" w:rsidR="00060E56" w:rsidRPr="00C84371" w:rsidRDefault="00B65ED5" w:rsidP="00060E56">
      <w:pPr>
        <w:pStyle w:val="ListParagraph"/>
        <w:numPr>
          <w:ilvl w:val="0"/>
          <w:numId w:val="15"/>
        </w:num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Obtener </w:t>
      </w:r>
      <w:r w:rsidR="00060E56" w:rsidRPr="00C84371">
        <w:rPr>
          <w:rFonts w:ascii="Times New Roman" w:hAnsi="Times New Roman" w:cs="Times New Roman"/>
          <w:bCs/>
          <w:sz w:val="24"/>
          <w:szCs w:val="24"/>
          <w:lang w:val="es-CR"/>
        </w:rPr>
        <w:t xml:space="preserve">la aprobación del Directorio para establecer o continuar relaciones con </w:t>
      </w:r>
      <w:r w:rsidRPr="00C84371">
        <w:rPr>
          <w:rFonts w:ascii="Times New Roman" w:hAnsi="Times New Roman" w:cs="Times New Roman"/>
          <w:bCs/>
          <w:sz w:val="24"/>
          <w:szCs w:val="24"/>
          <w:lang w:val="es-CR"/>
        </w:rPr>
        <w:t>los mismos</w:t>
      </w:r>
      <w:ins w:id="28" w:author="Danielle Martin" w:date="2021-12-20T14:21:00Z">
        <w:r w:rsidR="00D00718">
          <w:rPr>
            <w:rFonts w:ascii="Times New Roman" w:hAnsi="Times New Roman" w:cs="Times New Roman"/>
            <w:bCs/>
            <w:sz w:val="24"/>
            <w:szCs w:val="24"/>
            <w:lang w:val="es-CR"/>
          </w:rPr>
          <w:t>.</w:t>
        </w:r>
      </w:ins>
      <w:del w:id="29" w:author="Danielle Martin" w:date="2021-12-20T14:21:00Z">
        <w:r w:rsidR="00060E56" w:rsidRPr="00C84371" w:rsidDel="00D00718">
          <w:rPr>
            <w:rFonts w:ascii="Times New Roman" w:hAnsi="Times New Roman" w:cs="Times New Roman"/>
            <w:bCs/>
            <w:sz w:val="24"/>
            <w:szCs w:val="24"/>
            <w:lang w:val="es-CR"/>
          </w:rPr>
          <w:delText>;</w:delText>
        </w:r>
      </w:del>
    </w:p>
    <w:p w14:paraId="2C018C61" w14:textId="77777777" w:rsidR="00060E56" w:rsidRPr="00C84371" w:rsidRDefault="00060E56" w:rsidP="00D82D22">
      <w:pPr>
        <w:autoSpaceDE w:val="0"/>
        <w:autoSpaceDN w:val="0"/>
        <w:adjustRightInd w:val="0"/>
        <w:spacing w:after="0"/>
        <w:jc w:val="both"/>
        <w:rPr>
          <w:rFonts w:ascii="Times New Roman" w:hAnsi="Times New Roman" w:cs="Times New Roman"/>
          <w:bCs/>
          <w:iCs/>
          <w:sz w:val="24"/>
          <w:szCs w:val="24"/>
          <w:lang w:val="es-CR"/>
        </w:rPr>
      </w:pPr>
    </w:p>
    <w:p w14:paraId="2FDF0D1C" w14:textId="77777777" w:rsidR="00E33908" w:rsidRPr="00C84371" w:rsidRDefault="00E33908" w:rsidP="00D82D22">
      <w:pPr>
        <w:autoSpaceDE w:val="0"/>
        <w:autoSpaceDN w:val="0"/>
        <w:adjustRightInd w:val="0"/>
        <w:spacing w:after="0"/>
        <w:jc w:val="both"/>
        <w:rPr>
          <w:rFonts w:ascii="Times New Roman" w:hAnsi="Times New Roman" w:cs="Times New Roman"/>
          <w:bCs/>
          <w:iCs/>
          <w:sz w:val="24"/>
          <w:szCs w:val="24"/>
          <w:lang w:val="es-CR"/>
        </w:rPr>
      </w:pPr>
    </w:p>
    <w:p w14:paraId="147DB703" w14:textId="79F5D314" w:rsidR="00D82D22" w:rsidRPr="00C84371" w:rsidRDefault="00D82D22" w:rsidP="005C78B7">
      <w:pPr>
        <w:pStyle w:val="Heading2"/>
        <w:rPr>
          <w:rFonts w:ascii="Times New Roman" w:hAnsi="Times New Roman" w:cs="Times New Roman"/>
          <w:b w:val="0"/>
          <w:bCs w:val="0"/>
          <w:sz w:val="24"/>
          <w:szCs w:val="24"/>
          <w:lang w:val="es-CR"/>
        </w:rPr>
      </w:pPr>
      <w:bookmarkStart w:id="30" w:name="_Toc59545502"/>
      <w:r w:rsidRPr="00C84371">
        <w:rPr>
          <w:rFonts w:ascii="Times New Roman" w:hAnsi="Times New Roman" w:cs="Times New Roman"/>
          <w:sz w:val="24"/>
          <w:szCs w:val="24"/>
          <w:lang w:val="es-CR"/>
        </w:rPr>
        <w:t xml:space="preserve">3.4 </w:t>
      </w:r>
      <w:commentRangeStart w:id="31"/>
      <w:r w:rsidRPr="00C84371">
        <w:rPr>
          <w:rFonts w:ascii="Times New Roman" w:hAnsi="Times New Roman" w:cs="Times New Roman"/>
          <w:sz w:val="24"/>
          <w:szCs w:val="24"/>
          <w:lang w:val="es-CR"/>
        </w:rPr>
        <w:t xml:space="preserve">Política </w:t>
      </w:r>
      <w:r w:rsidR="00F72723" w:rsidRPr="00C84371">
        <w:rPr>
          <w:rFonts w:ascii="Times New Roman" w:hAnsi="Times New Roman" w:cs="Times New Roman"/>
          <w:sz w:val="24"/>
          <w:szCs w:val="24"/>
          <w:lang w:val="es-CR"/>
        </w:rPr>
        <w:t>para la contratación de empleados</w:t>
      </w:r>
      <w:bookmarkEnd w:id="30"/>
      <w:commentRangeEnd w:id="31"/>
      <w:r w:rsidR="00847B2E">
        <w:rPr>
          <w:rStyle w:val="CommentReference"/>
          <w:rFonts w:asciiTheme="minorHAnsi" w:eastAsiaTheme="minorHAnsi" w:hAnsiTheme="minorHAnsi" w:cstheme="minorBidi"/>
          <w:b w:val="0"/>
          <w:bCs w:val="0"/>
          <w:color w:val="auto"/>
        </w:rPr>
        <w:commentReference w:id="31"/>
      </w:r>
    </w:p>
    <w:p w14:paraId="4FE39607" w14:textId="77777777" w:rsidR="00D670A6" w:rsidRPr="00C84371" w:rsidRDefault="00D670A6" w:rsidP="00D82D22">
      <w:pPr>
        <w:autoSpaceDE w:val="0"/>
        <w:autoSpaceDN w:val="0"/>
        <w:adjustRightInd w:val="0"/>
        <w:spacing w:after="0" w:line="240" w:lineRule="auto"/>
        <w:jc w:val="both"/>
        <w:rPr>
          <w:rFonts w:ascii="Times New Roman" w:hAnsi="Times New Roman" w:cs="Times New Roman"/>
          <w:sz w:val="24"/>
          <w:szCs w:val="24"/>
          <w:lang w:val="es-CR"/>
        </w:rPr>
      </w:pPr>
    </w:p>
    <w:p w14:paraId="2F7C602E" w14:textId="4C461A28" w:rsidR="00A76D9F" w:rsidRPr="00C84371" w:rsidRDefault="0079355E" w:rsidP="00D82D22">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A fin de </w:t>
      </w:r>
      <w:r w:rsidR="00A9439C" w:rsidRPr="00C84371">
        <w:rPr>
          <w:rFonts w:ascii="Times New Roman" w:hAnsi="Times New Roman" w:cs="Times New Roman"/>
          <w:sz w:val="24"/>
          <w:szCs w:val="24"/>
          <w:lang w:val="es-CR"/>
        </w:rPr>
        <w:t xml:space="preserve">evitar la utilización de la organización para hechos relacionados al LD/FT, </w:t>
      </w:r>
      <w:r w:rsidR="002A4E11" w:rsidRPr="00C84371">
        <w:rPr>
          <w:rFonts w:ascii="Times New Roman" w:hAnsi="Times New Roman" w:cs="Times New Roman"/>
          <w:sz w:val="24"/>
          <w:szCs w:val="24"/>
          <w:lang w:val="es-CR"/>
        </w:rPr>
        <w:t xml:space="preserve">en cuanto a la contratación, </w:t>
      </w:r>
      <w:r w:rsidR="00C11DE8" w:rsidRPr="00C84371">
        <w:rPr>
          <w:rFonts w:ascii="Times New Roman" w:hAnsi="Times New Roman" w:cs="Times New Roman"/>
          <w:sz w:val="24"/>
          <w:szCs w:val="24"/>
          <w:lang w:val="es-CR"/>
        </w:rPr>
        <w:t xml:space="preserve">la Organización </w:t>
      </w:r>
      <w:r w:rsidR="00CA3F7A" w:rsidRPr="00C84371">
        <w:rPr>
          <w:rFonts w:ascii="Times New Roman" w:hAnsi="Times New Roman" w:cs="Times New Roman"/>
          <w:sz w:val="24"/>
          <w:szCs w:val="24"/>
          <w:lang w:val="es-CR"/>
        </w:rPr>
        <w:t>deberá manejar la siguiente información de cada persona</w:t>
      </w:r>
      <w:r w:rsidR="00141FF3" w:rsidRPr="00C84371">
        <w:rPr>
          <w:rFonts w:ascii="Times New Roman" w:hAnsi="Times New Roman" w:cs="Times New Roman"/>
          <w:sz w:val="24"/>
          <w:szCs w:val="24"/>
          <w:lang w:val="es-CR"/>
        </w:rPr>
        <w:t xml:space="preserve">: </w:t>
      </w:r>
    </w:p>
    <w:p w14:paraId="5235AD70" w14:textId="77777777" w:rsidR="00E92A4F" w:rsidRPr="00C84371" w:rsidRDefault="00E92A4F" w:rsidP="00E92A4F">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Nombres y apellidos completos;</w:t>
      </w:r>
    </w:p>
    <w:p w14:paraId="704B7561" w14:textId="31D67B13" w:rsidR="00E92A4F" w:rsidRPr="00C84371" w:rsidRDefault="00E92A4F" w:rsidP="00E92A4F">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Cédula de identidad;</w:t>
      </w:r>
    </w:p>
    <w:p w14:paraId="19E30652" w14:textId="311FFF07" w:rsidR="00E92A4F" w:rsidRPr="00C84371" w:rsidRDefault="00E92A4F" w:rsidP="00E92A4F">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Dirección Domiciliaria;</w:t>
      </w:r>
    </w:p>
    <w:p w14:paraId="280E3445" w14:textId="2071938C" w:rsidR="001A3875" w:rsidRPr="00C84371" w:rsidRDefault="0000011A" w:rsidP="00E92A4F">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Referencias personales;</w:t>
      </w:r>
    </w:p>
    <w:p w14:paraId="61640D4D" w14:textId="489F6767" w:rsidR="0057350E" w:rsidRPr="00C84371" w:rsidRDefault="0057350E" w:rsidP="0057350E">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Vigilar su conducta, en especial de los empleados que tienen cargos relacionados con el manejo de proveedores, recepción de dinero, control de información y custodia de valores, como así también aquellos que tienen relaciones estrechas con personas expuestas políticamente</w:t>
      </w:r>
      <w:ins w:id="32" w:author="Danielle Martin" w:date="2021-12-20T14:22:00Z">
        <w:r w:rsidR="00AC1EFB">
          <w:rPr>
            <w:rFonts w:ascii="Times New Roman" w:hAnsi="Times New Roman" w:cs="Times New Roman"/>
            <w:sz w:val="24"/>
            <w:szCs w:val="24"/>
            <w:lang w:val="es-CR"/>
          </w:rPr>
          <w:t>, y</w:t>
        </w:r>
      </w:ins>
      <w:del w:id="33" w:author="Danielle Martin" w:date="2021-12-20T14:21:00Z">
        <w:r w:rsidRPr="00C84371" w:rsidDel="00AC1EFB">
          <w:rPr>
            <w:rFonts w:ascii="Times New Roman" w:hAnsi="Times New Roman" w:cs="Times New Roman"/>
            <w:sz w:val="24"/>
            <w:szCs w:val="24"/>
            <w:lang w:val="es-CR"/>
          </w:rPr>
          <w:delText>.</w:delText>
        </w:r>
      </w:del>
    </w:p>
    <w:p w14:paraId="37005003" w14:textId="77777777" w:rsidR="0057350E" w:rsidRPr="00C84371" w:rsidRDefault="0057350E" w:rsidP="0057350E">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Identificar los conflictos de intereses de tipo general que pueden tener los empleados y los de tipo específico ligado a determinados cargos o funciones.</w:t>
      </w:r>
    </w:p>
    <w:p w14:paraId="0FC75FFF" w14:textId="3C729695" w:rsidR="00141FF3" w:rsidRPr="00C84371" w:rsidRDefault="00141FF3" w:rsidP="0057350E">
      <w:pPr>
        <w:pStyle w:val="ListParagraph"/>
        <w:autoSpaceDE w:val="0"/>
        <w:autoSpaceDN w:val="0"/>
        <w:adjustRightInd w:val="0"/>
        <w:spacing w:after="0" w:line="240" w:lineRule="auto"/>
        <w:jc w:val="both"/>
        <w:rPr>
          <w:rFonts w:ascii="Times New Roman" w:hAnsi="Times New Roman" w:cs="Times New Roman"/>
          <w:color w:val="FF0000"/>
          <w:sz w:val="24"/>
          <w:szCs w:val="24"/>
          <w:lang w:val="es-CR"/>
        </w:rPr>
      </w:pPr>
    </w:p>
    <w:p w14:paraId="60E70CF9" w14:textId="77777777" w:rsidR="00774947" w:rsidRPr="00C84371" w:rsidRDefault="00774947" w:rsidP="002D00EC">
      <w:pPr>
        <w:autoSpaceDE w:val="0"/>
        <w:autoSpaceDN w:val="0"/>
        <w:adjustRightInd w:val="0"/>
        <w:spacing w:after="0"/>
        <w:jc w:val="both"/>
        <w:rPr>
          <w:rFonts w:ascii="Times New Roman" w:hAnsi="Times New Roman" w:cs="Times New Roman"/>
          <w:color w:val="FF0000"/>
          <w:sz w:val="24"/>
          <w:szCs w:val="24"/>
          <w:lang w:val="es-CR"/>
        </w:rPr>
      </w:pPr>
    </w:p>
    <w:p w14:paraId="4AEB5761" w14:textId="77777777" w:rsidR="0080405E" w:rsidRPr="00C84371" w:rsidRDefault="0080405E" w:rsidP="002D00EC">
      <w:pPr>
        <w:autoSpaceDE w:val="0"/>
        <w:autoSpaceDN w:val="0"/>
        <w:adjustRightInd w:val="0"/>
        <w:spacing w:after="0"/>
        <w:jc w:val="both"/>
        <w:rPr>
          <w:rFonts w:ascii="Times New Roman" w:hAnsi="Times New Roman" w:cs="Times New Roman"/>
          <w:bCs/>
          <w:iCs/>
          <w:color w:val="FF0000"/>
          <w:sz w:val="24"/>
          <w:szCs w:val="24"/>
          <w:lang w:val="es-CR"/>
        </w:rPr>
      </w:pPr>
    </w:p>
    <w:p w14:paraId="5E7BF49A" w14:textId="77777777" w:rsidR="00A073E9" w:rsidRPr="00C84371" w:rsidRDefault="00A073E9">
      <w:pPr>
        <w:rPr>
          <w:rFonts w:ascii="Times New Roman" w:hAnsi="Times New Roman" w:cs="Times New Roman"/>
          <w:b/>
          <w:bCs/>
          <w:color w:val="FF0000"/>
          <w:sz w:val="24"/>
          <w:szCs w:val="24"/>
          <w:lang w:val="es-CR"/>
        </w:rPr>
      </w:pPr>
      <w:r w:rsidRPr="00C84371">
        <w:rPr>
          <w:rFonts w:ascii="Times New Roman" w:hAnsi="Times New Roman" w:cs="Times New Roman"/>
          <w:b/>
          <w:bCs/>
          <w:color w:val="FF0000"/>
          <w:sz w:val="24"/>
          <w:szCs w:val="24"/>
          <w:lang w:val="es-CR"/>
        </w:rPr>
        <w:br w:type="page"/>
      </w:r>
    </w:p>
    <w:p w14:paraId="7E35E843" w14:textId="1B8D19FA" w:rsidR="002D00EC" w:rsidRPr="00C84371" w:rsidRDefault="002D00EC" w:rsidP="002D696A">
      <w:pPr>
        <w:pStyle w:val="Heading1"/>
        <w:ind w:left="0"/>
        <w:rPr>
          <w:rFonts w:ascii="Times New Roman" w:hAnsi="Times New Roman" w:cs="Times New Roman"/>
          <w:b/>
          <w:bCs/>
          <w:lang w:val="es-CR"/>
        </w:rPr>
        <w:pPrChange w:id="34" w:author="Danielle Martin" w:date="2021-12-20T14:29:00Z">
          <w:pPr>
            <w:pStyle w:val="Heading1"/>
          </w:pPr>
        </w:pPrChange>
      </w:pPr>
      <w:bookmarkStart w:id="35" w:name="_Toc59545503"/>
      <w:r w:rsidRPr="00C84371">
        <w:rPr>
          <w:rFonts w:ascii="Times New Roman" w:hAnsi="Times New Roman" w:cs="Times New Roman"/>
          <w:b/>
          <w:bCs/>
          <w:lang w:val="es-CR"/>
        </w:rPr>
        <w:t>CAPITULO 4. ESTRUCTURA FUNCIONAL PARA LA PREVENCIÓN DEL</w:t>
      </w:r>
      <w:r w:rsidR="004D144C" w:rsidRPr="00C84371">
        <w:rPr>
          <w:rFonts w:ascii="Times New Roman" w:hAnsi="Times New Roman" w:cs="Times New Roman"/>
          <w:b/>
          <w:bCs/>
          <w:lang w:val="es-CR"/>
        </w:rPr>
        <w:t xml:space="preserve"> </w:t>
      </w:r>
      <w:r w:rsidRPr="00C84371">
        <w:rPr>
          <w:rFonts w:ascii="Times New Roman" w:hAnsi="Times New Roman" w:cs="Times New Roman"/>
          <w:b/>
          <w:bCs/>
          <w:lang w:val="es-CR"/>
        </w:rPr>
        <w:t>LAVADO DE DINERO O BIENES</w:t>
      </w:r>
      <w:bookmarkEnd w:id="35"/>
    </w:p>
    <w:p w14:paraId="751C613A" w14:textId="77777777" w:rsidR="002D00EC" w:rsidRPr="00C84371" w:rsidRDefault="002D00EC"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5E50F429" w14:textId="512F1C0A" w:rsidR="00885E42" w:rsidRPr="00C84371" w:rsidRDefault="00956E1B"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En conformidad a lo establecido en la Resolución 453/11</w:t>
      </w:r>
      <w:r w:rsidR="00FD409F" w:rsidRPr="00C84371">
        <w:rPr>
          <w:rFonts w:ascii="Times New Roman" w:hAnsi="Times New Roman" w:cs="Times New Roman"/>
          <w:sz w:val="24"/>
          <w:szCs w:val="24"/>
          <w:lang w:val="es-CR"/>
        </w:rPr>
        <w:t>, la Organización debe con</w:t>
      </w:r>
      <w:r w:rsidR="00654665" w:rsidRPr="00C84371">
        <w:rPr>
          <w:rFonts w:ascii="Times New Roman" w:hAnsi="Times New Roman" w:cs="Times New Roman"/>
          <w:sz w:val="24"/>
          <w:szCs w:val="24"/>
          <w:lang w:val="es-CR"/>
        </w:rPr>
        <w:t>tar con la siguiente estructura para la prevención del LD/FT</w:t>
      </w:r>
      <w:r w:rsidR="00FC3141" w:rsidRPr="00C84371">
        <w:rPr>
          <w:rFonts w:ascii="Times New Roman" w:hAnsi="Times New Roman" w:cs="Times New Roman"/>
          <w:sz w:val="24"/>
          <w:szCs w:val="24"/>
          <w:lang w:val="es-CR"/>
        </w:rPr>
        <w:t>:</w:t>
      </w:r>
    </w:p>
    <w:p w14:paraId="6CA2ED86" w14:textId="3538D287" w:rsidR="00F45B6D" w:rsidRPr="00C84371" w:rsidRDefault="00A45EAE" w:rsidP="00A45EAE">
      <w:pPr>
        <w:pStyle w:val="ListParagraph"/>
        <w:numPr>
          <w:ilvl w:val="0"/>
          <w:numId w:val="25"/>
        </w:num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Cs/>
          <w:sz w:val="24"/>
          <w:szCs w:val="24"/>
          <w:lang w:val="es-CR"/>
        </w:rPr>
        <w:t>Oficial de Cumplimiento</w:t>
      </w:r>
    </w:p>
    <w:p w14:paraId="74C05D49" w14:textId="70647028" w:rsidR="00A45EAE" w:rsidRPr="00C84371" w:rsidRDefault="00666288" w:rsidP="00A45EAE">
      <w:pPr>
        <w:pStyle w:val="ListParagraph"/>
        <w:numPr>
          <w:ilvl w:val="0"/>
          <w:numId w:val="25"/>
        </w:num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Auditorí</w:t>
      </w:r>
      <w:r w:rsidR="00A45EAE" w:rsidRPr="00C84371">
        <w:rPr>
          <w:rFonts w:ascii="Times New Roman" w:hAnsi="Times New Roman" w:cs="Times New Roman"/>
          <w:bCs/>
          <w:sz w:val="24"/>
          <w:szCs w:val="24"/>
          <w:lang w:val="es-CR"/>
        </w:rPr>
        <w:t>a Interna</w:t>
      </w:r>
    </w:p>
    <w:p w14:paraId="6EAB7CD8" w14:textId="70ECA677" w:rsidR="00A45EAE" w:rsidRPr="00C84371" w:rsidRDefault="00A45EAE" w:rsidP="00A45EAE">
      <w:pPr>
        <w:pStyle w:val="ListParagraph"/>
        <w:numPr>
          <w:ilvl w:val="0"/>
          <w:numId w:val="25"/>
        </w:num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Auditoría Externa</w:t>
      </w:r>
    </w:p>
    <w:p w14:paraId="2FA54015" w14:textId="77777777" w:rsidR="00A45EAE" w:rsidRPr="00C84371" w:rsidRDefault="00A45EAE"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71982398" w14:textId="77777777" w:rsidR="00A45EAE" w:rsidRPr="00C84371" w:rsidRDefault="00A45EAE"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417F21D2" w14:textId="7A2C0EEF" w:rsidR="00286CE7" w:rsidRPr="00C84371" w:rsidRDefault="00286CE7" w:rsidP="005C78B7">
      <w:pPr>
        <w:pStyle w:val="Heading2"/>
        <w:rPr>
          <w:rFonts w:ascii="Times New Roman" w:hAnsi="Times New Roman" w:cs="Times New Roman"/>
          <w:bCs w:val="0"/>
          <w:sz w:val="24"/>
          <w:szCs w:val="24"/>
          <w:lang w:val="es-CR"/>
        </w:rPr>
      </w:pPr>
      <w:bookmarkStart w:id="36" w:name="_Toc59545504"/>
      <w:r w:rsidRPr="00C84371">
        <w:rPr>
          <w:rFonts w:ascii="Times New Roman" w:hAnsi="Times New Roman" w:cs="Times New Roman"/>
          <w:sz w:val="24"/>
          <w:szCs w:val="24"/>
          <w:lang w:val="es-CR"/>
        </w:rPr>
        <w:t>4.1 Oficial de Cumplimiento.</w:t>
      </w:r>
      <w:bookmarkEnd w:id="36"/>
    </w:p>
    <w:p w14:paraId="45413DBF" w14:textId="77777777" w:rsidR="00F45B6D" w:rsidRPr="00C84371" w:rsidRDefault="0012392D" w:rsidP="002D00EC">
      <w:p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La OSFL</w:t>
      </w:r>
      <w:r w:rsidR="00CB72A9" w:rsidRPr="00C84371">
        <w:rPr>
          <w:rFonts w:ascii="Times New Roman" w:hAnsi="Times New Roman" w:cs="Times New Roman"/>
          <w:bCs/>
          <w:sz w:val="24"/>
          <w:szCs w:val="24"/>
          <w:lang w:val="es-CR"/>
        </w:rPr>
        <w:t xml:space="preserve">, designará un </w:t>
      </w:r>
      <w:commentRangeStart w:id="37"/>
      <w:r w:rsidR="00CB72A9" w:rsidRPr="00C84371">
        <w:rPr>
          <w:rFonts w:ascii="Times New Roman" w:hAnsi="Times New Roman" w:cs="Times New Roman"/>
          <w:bCs/>
          <w:sz w:val="24"/>
          <w:szCs w:val="24"/>
          <w:lang w:val="es-CR"/>
        </w:rPr>
        <w:t xml:space="preserve">Oficial de Cumplimiento </w:t>
      </w:r>
      <w:commentRangeEnd w:id="37"/>
      <w:r w:rsidR="00A126B3">
        <w:rPr>
          <w:rStyle w:val="CommentReference"/>
        </w:rPr>
        <w:commentReference w:id="37"/>
      </w:r>
      <w:r w:rsidR="00CB72A9" w:rsidRPr="00C84371">
        <w:rPr>
          <w:rFonts w:ascii="Times New Roman" w:hAnsi="Times New Roman" w:cs="Times New Roman"/>
          <w:bCs/>
          <w:sz w:val="24"/>
          <w:szCs w:val="24"/>
          <w:lang w:val="es-CR"/>
        </w:rPr>
        <w:t xml:space="preserve">con rango jerárquico superior, quien dependerá orgánica y funcionalmente del Directorio o asimilados, debiendo elevar copia autenticada ante notario del acta de su designación, currículo vitae y demás antecedentes a la SEPRELAD.  </w:t>
      </w:r>
    </w:p>
    <w:p w14:paraId="72EA94A9" w14:textId="77777777" w:rsidR="00286CE7" w:rsidRPr="00C84371" w:rsidRDefault="00286CE7" w:rsidP="002D00EC">
      <w:pPr>
        <w:autoSpaceDE w:val="0"/>
        <w:autoSpaceDN w:val="0"/>
        <w:adjustRightInd w:val="0"/>
        <w:spacing w:after="0" w:line="240" w:lineRule="auto"/>
        <w:jc w:val="both"/>
        <w:rPr>
          <w:rFonts w:ascii="Times New Roman" w:hAnsi="Times New Roman" w:cs="Times New Roman"/>
          <w:bCs/>
          <w:sz w:val="24"/>
          <w:szCs w:val="24"/>
          <w:lang w:val="es-CR"/>
        </w:rPr>
      </w:pPr>
    </w:p>
    <w:p w14:paraId="2C561427" w14:textId="77777777" w:rsidR="00CB72A9" w:rsidRPr="00C84371" w:rsidRDefault="00CB72A9" w:rsidP="002D00EC">
      <w:pPr>
        <w:autoSpaceDE w:val="0"/>
        <w:autoSpaceDN w:val="0"/>
        <w:adjustRightInd w:val="0"/>
        <w:spacing w:after="0" w:line="240" w:lineRule="auto"/>
        <w:jc w:val="both"/>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t>Funcion</w:t>
      </w:r>
      <w:r w:rsidR="00286CE7" w:rsidRPr="00C84371">
        <w:rPr>
          <w:rFonts w:ascii="Times New Roman" w:hAnsi="Times New Roman" w:cs="Times New Roman"/>
          <w:b/>
          <w:bCs/>
          <w:sz w:val="24"/>
          <w:szCs w:val="24"/>
          <w:lang w:val="es-CR"/>
        </w:rPr>
        <w:t>es del Oficial de Cumplimiento:</w:t>
      </w:r>
    </w:p>
    <w:p w14:paraId="7C5BE1E6" w14:textId="3BCAC576" w:rsidR="00CB72A9" w:rsidRPr="00C84371" w:rsidRDefault="00CB72A9"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Ejercer sus funciones en el marco de las políticas y procedimientos</w:t>
      </w:r>
      <w:r w:rsidR="00157670" w:rsidRPr="00C84371">
        <w:rPr>
          <w:rFonts w:ascii="Times New Roman" w:hAnsi="Times New Roman" w:cs="Times New Roman"/>
          <w:bCs/>
          <w:sz w:val="24"/>
          <w:szCs w:val="24"/>
          <w:lang w:val="es-CR"/>
        </w:rPr>
        <w:t xml:space="preserve"> adoptados por la Organización </w:t>
      </w:r>
      <w:r w:rsidRPr="00C84371">
        <w:rPr>
          <w:rFonts w:ascii="Times New Roman" w:hAnsi="Times New Roman" w:cs="Times New Roman"/>
          <w:bCs/>
          <w:sz w:val="24"/>
          <w:szCs w:val="24"/>
          <w:lang w:val="es-CR"/>
        </w:rPr>
        <w:t>en la prevención del LD/FT.</w:t>
      </w:r>
    </w:p>
    <w:p w14:paraId="6BF63A26" w14:textId="77777777" w:rsidR="00CB72A9" w:rsidRPr="00C84371" w:rsidRDefault="00CB72A9"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Mantener actualizado el Manual respecto a las políticas, procedimientos preventivos de LD/FT adoptados por la Organización.</w:t>
      </w:r>
    </w:p>
    <w:p w14:paraId="6021BEE9" w14:textId="77777777" w:rsidR="00CB72A9" w:rsidRPr="00C84371" w:rsidRDefault="00CB72A9"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Asesorar a los Directivos o asimilados de la Organización </w:t>
      </w:r>
      <w:r w:rsidR="000E0350" w:rsidRPr="00C84371">
        <w:rPr>
          <w:rFonts w:ascii="Times New Roman" w:hAnsi="Times New Roman" w:cs="Times New Roman"/>
          <w:bCs/>
          <w:sz w:val="24"/>
          <w:szCs w:val="24"/>
          <w:lang w:val="es-CR"/>
        </w:rPr>
        <w:t>respecto a las políticas y procedimientos preventivos de LD/FT.</w:t>
      </w:r>
    </w:p>
    <w:p w14:paraId="09A5DB45" w14:textId="77777777" w:rsidR="000E0350" w:rsidRPr="00C84371" w:rsidRDefault="000E0350"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Ser el enlace entre la Organización y la SEPRELAD para cuestiones relacionadas a la prevención de LD/FT.</w:t>
      </w:r>
    </w:p>
    <w:p w14:paraId="3AD9ABC0" w14:textId="77777777" w:rsidR="000E0350" w:rsidRPr="00C84371" w:rsidRDefault="000E0350"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Desarrollar e implementar políticas y sistemas de monitoreo de las donaciones y recursos obtenidos para identificar los ingresos y egresos efectuados, optimizados en registros que permitan la detección de operaciones inusuales a fin de evitar riesgos inherentes a operaciones ilícitas.</w:t>
      </w:r>
    </w:p>
    <w:p w14:paraId="4B9EBBBE" w14:textId="33E45507" w:rsidR="000E0350" w:rsidRPr="00C84371" w:rsidRDefault="000E0350"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Elaborar y desarrollar programas de capacitación en materia preventiva de LD/FT, dirigido a todos los miembros de la Organización </w:t>
      </w:r>
    </w:p>
    <w:p w14:paraId="23953D72" w14:textId="77777777" w:rsidR="000E0350" w:rsidRPr="00C84371" w:rsidRDefault="000E0350"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Documentar su gestión, la cual deberá estar disponible para el Auditor Interno y para la SEPRELAD.</w:t>
      </w:r>
    </w:p>
    <w:p w14:paraId="2F62F497" w14:textId="77777777" w:rsidR="000E0350" w:rsidRPr="00C84371" w:rsidRDefault="000E0350" w:rsidP="000E0350">
      <w:pPr>
        <w:pStyle w:val="ListParagraph"/>
        <w:numPr>
          <w:ilvl w:val="0"/>
          <w:numId w:val="9"/>
        </w:numPr>
        <w:autoSpaceDE w:val="0"/>
        <w:autoSpaceDN w:val="0"/>
        <w:adjustRightInd w:val="0"/>
        <w:spacing w:after="0"/>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Analizar, elaborar y remitir los reportes de aquellas operaciones que revistan carácter de sospecha. </w:t>
      </w:r>
    </w:p>
    <w:p w14:paraId="024E04D9" w14:textId="77777777" w:rsidR="000E0350" w:rsidRPr="00C84371" w:rsidRDefault="000E0350" w:rsidP="002D00EC">
      <w:pPr>
        <w:autoSpaceDE w:val="0"/>
        <w:autoSpaceDN w:val="0"/>
        <w:adjustRightInd w:val="0"/>
        <w:spacing w:after="0" w:line="240" w:lineRule="auto"/>
        <w:jc w:val="both"/>
        <w:rPr>
          <w:rFonts w:ascii="Times New Roman" w:hAnsi="Times New Roman" w:cs="Times New Roman"/>
          <w:bCs/>
          <w:sz w:val="24"/>
          <w:szCs w:val="24"/>
          <w:lang w:val="es-CR"/>
        </w:rPr>
      </w:pPr>
    </w:p>
    <w:p w14:paraId="061CB0F5" w14:textId="62321C06" w:rsidR="002D00EC" w:rsidRPr="00C84371" w:rsidRDefault="00286CE7" w:rsidP="005C78B7">
      <w:pPr>
        <w:pStyle w:val="Heading2"/>
        <w:rPr>
          <w:rFonts w:ascii="Times New Roman" w:hAnsi="Times New Roman" w:cs="Times New Roman"/>
          <w:b w:val="0"/>
          <w:bCs w:val="0"/>
          <w:sz w:val="24"/>
          <w:szCs w:val="24"/>
          <w:lang w:val="es-CR"/>
        </w:rPr>
      </w:pPr>
      <w:bookmarkStart w:id="38" w:name="_Toc59545505"/>
      <w:r w:rsidRPr="00C84371">
        <w:rPr>
          <w:rFonts w:ascii="Times New Roman" w:hAnsi="Times New Roman" w:cs="Times New Roman"/>
          <w:sz w:val="24"/>
          <w:szCs w:val="24"/>
          <w:lang w:val="es-CR"/>
        </w:rPr>
        <w:t xml:space="preserve">4.2 </w:t>
      </w:r>
      <w:r w:rsidR="00C84371" w:rsidRPr="00C84371">
        <w:rPr>
          <w:rFonts w:ascii="Times New Roman" w:hAnsi="Times New Roman" w:cs="Times New Roman"/>
          <w:sz w:val="24"/>
          <w:szCs w:val="24"/>
          <w:lang w:val="es-CR"/>
        </w:rPr>
        <w:t>Auditoría</w:t>
      </w:r>
      <w:r w:rsidR="002D00EC" w:rsidRPr="00C84371">
        <w:rPr>
          <w:rFonts w:ascii="Times New Roman" w:hAnsi="Times New Roman" w:cs="Times New Roman"/>
          <w:sz w:val="24"/>
          <w:szCs w:val="24"/>
          <w:lang w:val="es-CR"/>
        </w:rPr>
        <w:t xml:space="preserve"> Interna</w:t>
      </w:r>
      <w:bookmarkEnd w:id="38"/>
    </w:p>
    <w:p w14:paraId="15BD5C5C" w14:textId="76D7FEBE" w:rsidR="00902779" w:rsidRPr="00C84371" w:rsidRDefault="00902779"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 organización</w:t>
      </w:r>
      <w:r w:rsidR="00F44A3E" w:rsidRPr="00C84371">
        <w:rPr>
          <w:rFonts w:ascii="Times New Roman" w:hAnsi="Times New Roman" w:cs="Times New Roman"/>
          <w:sz w:val="24"/>
          <w:szCs w:val="24"/>
          <w:lang w:val="es-CR"/>
        </w:rPr>
        <w:t xml:space="preserve"> implementará programas </w:t>
      </w:r>
      <w:r w:rsidRPr="00C84371">
        <w:rPr>
          <w:rFonts w:ascii="Times New Roman" w:hAnsi="Times New Roman" w:cs="Times New Roman"/>
          <w:sz w:val="24"/>
          <w:szCs w:val="24"/>
          <w:lang w:val="es-CR"/>
        </w:rPr>
        <w:t xml:space="preserve">de </w:t>
      </w:r>
      <w:r w:rsidR="00C84371" w:rsidRPr="00C84371">
        <w:rPr>
          <w:rFonts w:ascii="Times New Roman" w:hAnsi="Times New Roman" w:cs="Times New Roman"/>
          <w:sz w:val="24"/>
          <w:szCs w:val="24"/>
          <w:lang w:val="es-CR"/>
        </w:rPr>
        <w:t>Auditoría</w:t>
      </w:r>
      <w:r w:rsidRPr="00C84371">
        <w:rPr>
          <w:rFonts w:ascii="Times New Roman" w:hAnsi="Times New Roman" w:cs="Times New Roman"/>
          <w:sz w:val="24"/>
          <w:szCs w:val="24"/>
          <w:lang w:val="es-CR"/>
        </w:rPr>
        <w:t xml:space="preserve"> Interna, para verificar periódicamente</w:t>
      </w:r>
      <w:r w:rsidR="00462364" w:rsidRPr="00C84371">
        <w:rPr>
          <w:rFonts w:ascii="Times New Roman" w:hAnsi="Times New Roman" w:cs="Times New Roman"/>
          <w:sz w:val="24"/>
          <w:szCs w:val="24"/>
          <w:lang w:val="es-CR"/>
        </w:rPr>
        <w:t>, sin perjuicio de otras funciones,</w:t>
      </w:r>
      <w:r w:rsidRPr="00C84371">
        <w:rPr>
          <w:rFonts w:ascii="Times New Roman" w:hAnsi="Times New Roman" w:cs="Times New Roman"/>
          <w:sz w:val="24"/>
          <w:szCs w:val="24"/>
          <w:lang w:val="es-CR"/>
        </w:rPr>
        <w:t xml:space="preserve"> la razonabilidad, eficiencia de las políticas y procedimientos de prevención de LD/FT, considerando los riesgos inherentes y las normas vigentes.</w:t>
      </w:r>
    </w:p>
    <w:p w14:paraId="1C8CE61E" w14:textId="77777777" w:rsidR="00902779" w:rsidRPr="00C84371" w:rsidRDefault="00902779" w:rsidP="002D00EC">
      <w:pPr>
        <w:autoSpaceDE w:val="0"/>
        <w:autoSpaceDN w:val="0"/>
        <w:adjustRightInd w:val="0"/>
        <w:spacing w:after="0" w:line="240" w:lineRule="auto"/>
        <w:jc w:val="both"/>
        <w:rPr>
          <w:rFonts w:ascii="Times New Roman" w:hAnsi="Times New Roman" w:cs="Times New Roman"/>
          <w:sz w:val="24"/>
          <w:szCs w:val="24"/>
          <w:lang w:val="es-CR"/>
        </w:rPr>
      </w:pPr>
    </w:p>
    <w:p w14:paraId="6464DA09" w14:textId="77777777" w:rsidR="00902779" w:rsidRPr="00C84371" w:rsidRDefault="00902779"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b/>
          <w:sz w:val="24"/>
          <w:szCs w:val="24"/>
          <w:lang w:val="es-CR"/>
        </w:rPr>
        <w:t>Funciones del Auditor Interno:</w:t>
      </w:r>
    </w:p>
    <w:p w14:paraId="0C0D7842" w14:textId="77777777" w:rsidR="00902779" w:rsidRPr="00C84371" w:rsidRDefault="00902779" w:rsidP="00286CE7">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Verificar la integridad, eficacia y cumplimiento de las políticas, procedimientos y normas de prevención de LD/FT, enfocadas al factor de riesgo.</w:t>
      </w:r>
    </w:p>
    <w:p w14:paraId="7BCB23D6" w14:textId="77777777" w:rsidR="00FA28CC" w:rsidRPr="00C84371" w:rsidRDefault="00902779" w:rsidP="00286CE7">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Contemplar en su programa de trabajo la evaluación de las políticas y procedimientos </w:t>
      </w:r>
      <w:r w:rsidR="00FA28CC" w:rsidRPr="00C84371">
        <w:rPr>
          <w:rFonts w:ascii="Times New Roman" w:hAnsi="Times New Roman" w:cs="Times New Roman"/>
          <w:sz w:val="24"/>
          <w:szCs w:val="24"/>
          <w:lang w:val="es-CR"/>
        </w:rPr>
        <w:t>de normas de prevención de LD/FT.</w:t>
      </w:r>
    </w:p>
    <w:p w14:paraId="3B2ABADC" w14:textId="260D8989" w:rsidR="00FA28CC" w:rsidRPr="00C84371" w:rsidRDefault="00FA28CC" w:rsidP="00286CE7">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Alertar y Comunicar la Oficial de Cumplimiento sobre las deb</w:t>
      </w:r>
      <w:r w:rsidR="009C402A" w:rsidRPr="00C84371">
        <w:rPr>
          <w:rFonts w:ascii="Times New Roman" w:hAnsi="Times New Roman" w:cs="Times New Roman"/>
          <w:sz w:val="24"/>
          <w:szCs w:val="24"/>
          <w:lang w:val="es-CR"/>
        </w:rPr>
        <w:t>ilidades observadas respecto a l</w:t>
      </w:r>
      <w:r w:rsidRPr="00C84371">
        <w:rPr>
          <w:rFonts w:ascii="Times New Roman" w:hAnsi="Times New Roman" w:cs="Times New Roman"/>
          <w:sz w:val="24"/>
          <w:szCs w:val="24"/>
          <w:lang w:val="es-CR"/>
        </w:rPr>
        <w:t>as políticas y procedimientos de prevención de LD/FT.</w:t>
      </w:r>
    </w:p>
    <w:p w14:paraId="714F55F9" w14:textId="77777777" w:rsidR="00FA28CC" w:rsidRPr="00C84371" w:rsidRDefault="00FA28CC" w:rsidP="00286CE7">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Verificar el cumplimiento de las normativas relacionadas con el control de ingresos y egresos de fondos y recursos.</w:t>
      </w:r>
    </w:p>
    <w:p w14:paraId="0BA21950" w14:textId="77777777" w:rsidR="00FA28CC" w:rsidRPr="00C84371" w:rsidRDefault="00FA28CC" w:rsidP="00286CE7">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Documentar las evaluaciones realizadas respecto al cumplimiento de las políticas y procedimientos en materia de prevención de LD/FT.</w:t>
      </w:r>
    </w:p>
    <w:p w14:paraId="64B1BC3F" w14:textId="77777777" w:rsidR="00FA28CC" w:rsidRPr="00C84371" w:rsidRDefault="00FA28CC" w:rsidP="00286CE7">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Formular recomendaciones que fortalezcan las políticas y procedimientos de prevención de LDFT.</w:t>
      </w:r>
    </w:p>
    <w:p w14:paraId="118FA0D8" w14:textId="50C634BC" w:rsidR="00FA28CC" w:rsidRPr="00C84371" w:rsidRDefault="00FA28CC" w:rsidP="00286CE7">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Remitir a la SEPRELAD a los treinta días posteriores al cierre de cada </w:t>
      </w:r>
      <w:r w:rsidR="005F5C15" w:rsidRPr="00C84371">
        <w:rPr>
          <w:rFonts w:ascii="Times New Roman" w:hAnsi="Times New Roman" w:cs="Times New Roman"/>
          <w:sz w:val="24"/>
          <w:szCs w:val="24"/>
          <w:lang w:val="es-CR"/>
        </w:rPr>
        <w:t>trimestre</w:t>
      </w:r>
      <w:r w:rsidRPr="00C84371">
        <w:rPr>
          <w:rFonts w:ascii="Times New Roman" w:hAnsi="Times New Roman" w:cs="Times New Roman"/>
          <w:sz w:val="24"/>
          <w:szCs w:val="24"/>
          <w:lang w:val="es-CR"/>
        </w:rPr>
        <w:t xml:space="preserve"> del ejercicio auditado, un informe de las evaluaciones vertidas en el aspecto de prevención de LD/FT.</w:t>
      </w:r>
    </w:p>
    <w:p w14:paraId="4E1A3DC8" w14:textId="77777777" w:rsidR="00FA28CC" w:rsidRPr="00C84371" w:rsidRDefault="00FA28CC" w:rsidP="002D00EC">
      <w:pPr>
        <w:autoSpaceDE w:val="0"/>
        <w:autoSpaceDN w:val="0"/>
        <w:adjustRightInd w:val="0"/>
        <w:spacing w:after="0" w:line="240" w:lineRule="auto"/>
        <w:jc w:val="both"/>
        <w:rPr>
          <w:rFonts w:ascii="Times New Roman" w:hAnsi="Times New Roman" w:cs="Times New Roman"/>
          <w:sz w:val="24"/>
          <w:szCs w:val="24"/>
          <w:lang w:val="es-CR"/>
        </w:rPr>
      </w:pPr>
    </w:p>
    <w:p w14:paraId="5FC10E27" w14:textId="35707C4E" w:rsidR="00FA28CC" w:rsidRPr="00C84371" w:rsidRDefault="00286CE7" w:rsidP="005C78B7">
      <w:pPr>
        <w:pStyle w:val="Heading2"/>
        <w:rPr>
          <w:rFonts w:ascii="Times New Roman" w:hAnsi="Times New Roman" w:cs="Times New Roman"/>
          <w:b w:val="0"/>
          <w:sz w:val="24"/>
          <w:szCs w:val="24"/>
          <w:lang w:val="es-CR"/>
        </w:rPr>
      </w:pPr>
      <w:bookmarkStart w:id="39" w:name="_Toc59545506"/>
      <w:r w:rsidRPr="00C84371">
        <w:rPr>
          <w:rFonts w:ascii="Times New Roman" w:hAnsi="Times New Roman" w:cs="Times New Roman"/>
          <w:sz w:val="24"/>
          <w:szCs w:val="24"/>
          <w:lang w:val="es-CR"/>
        </w:rPr>
        <w:t xml:space="preserve">4.3 </w:t>
      </w:r>
      <w:r w:rsidR="00FA28CC" w:rsidRPr="00C84371">
        <w:rPr>
          <w:rFonts w:ascii="Times New Roman" w:hAnsi="Times New Roman" w:cs="Times New Roman"/>
          <w:sz w:val="24"/>
          <w:szCs w:val="24"/>
          <w:lang w:val="es-CR"/>
        </w:rPr>
        <w:t>Auditoría Externa.</w:t>
      </w:r>
      <w:bookmarkEnd w:id="39"/>
    </w:p>
    <w:p w14:paraId="0C48C89C" w14:textId="4F6CF041" w:rsidR="002D00EC" w:rsidRPr="00C84371" w:rsidRDefault="001B48E2"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 organización deberá</w:t>
      </w:r>
      <w:r w:rsidR="002D00EC" w:rsidRPr="00C84371">
        <w:rPr>
          <w:rFonts w:ascii="Times New Roman" w:hAnsi="Times New Roman" w:cs="Times New Roman"/>
          <w:sz w:val="24"/>
          <w:szCs w:val="24"/>
          <w:lang w:val="es-CR"/>
        </w:rPr>
        <w:t xml:space="preserve"> examinar anualmente los progr</w:t>
      </w:r>
      <w:r w:rsidRPr="00C84371">
        <w:rPr>
          <w:rFonts w:ascii="Times New Roman" w:hAnsi="Times New Roman" w:cs="Times New Roman"/>
          <w:sz w:val="24"/>
          <w:szCs w:val="24"/>
          <w:lang w:val="es-CR"/>
        </w:rPr>
        <w:t>amas de prevención de LD/FT por medio de auditores independiente</w:t>
      </w:r>
      <w:r w:rsidR="0029283B" w:rsidRPr="00C84371">
        <w:rPr>
          <w:rFonts w:ascii="Times New Roman" w:hAnsi="Times New Roman" w:cs="Times New Roman"/>
          <w:sz w:val="24"/>
          <w:szCs w:val="24"/>
          <w:lang w:val="es-CR"/>
        </w:rPr>
        <w:t>s</w:t>
      </w:r>
      <w:r w:rsidRPr="00C84371">
        <w:rPr>
          <w:rFonts w:ascii="Times New Roman" w:hAnsi="Times New Roman" w:cs="Times New Roman"/>
          <w:sz w:val="24"/>
          <w:szCs w:val="24"/>
          <w:lang w:val="es-CR"/>
        </w:rPr>
        <w:t xml:space="preserve"> </w:t>
      </w:r>
      <w:r w:rsidR="002D00EC" w:rsidRPr="00C84371">
        <w:rPr>
          <w:rFonts w:ascii="Times New Roman" w:hAnsi="Times New Roman" w:cs="Times New Roman"/>
          <w:sz w:val="24"/>
          <w:szCs w:val="24"/>
          <w:lang w:val="es-CR"/>
        </w:rPr>
        <w:t>y emitir un informe a ser pr</w:t>
      </w:r>
      <w:r w:rsidRPr="00C84371">
        <w:rPr>
          <w:rFonts w:ascii="Times New Roman" w:hAnsi="Times New Roman" w:cs="Times New Roman"/>
          <w:sz w:val="24"/>
          <w:szCs w:val="24"/>
          <w:lang w:val="es-CR"/>
        </w:rPr>
        <w:t>esentado a la SEPRELAD a los</w:t>
      </w:r>
      <w:r w:rsidR="002D00EC" w:rsidRPr="00C84371">
        <w:rPr>
          <w:rFonts w:ascii="Times New Roman" w:hAnsi="Times New Roman" w:cs="Times New Roman"/>
          <w:sz w:val="24"/>
          <w:szCs w:val="24"/>
          <w:lang w:val="es-CR"/>
        </w:rPr>
        <w:t xml:space="preserve"> </w:t>
      </w:r>
      <w:r w:rsidRPr="00C84371">
        <w:rPr>
          <w:rFonts w:ascii="Times New Roman" w:hAnsi="Times New Roman" w:cs="Times New Roman"/>
          <w:sz w:val="24"/>
          <w:szCs w:val="24"/>
          <w:lang w:val="es-CR"/>
        </w:rPr>
        <w:t xml:space="preserve">60 </w:t>
      </w:r>
      <w:r w:rsidR="002D00EC" w:rsidRPr="00C84371">
        <w:rPr>
          <w:rFonts w:ascii="Times New Roman" w:hAnsi="Times New Roman" w:cs="Times New Roman"/>
          <w:sz w:val="24"/>
          <w:szCs w:val="24"/>
          <w:lang w:val="es-CR"/>
        </w:rPr>
        <w:t>(</w:t>
      </w:r>
      <w:r w:rsidRPr="00C84371">
        <w:rPr>
          <w:rFonts w:ascii="Times New Roman" w:hAnsi="Times New Roman" w:cs="Times New Roman"/>
          <w:sz w:val="24"/>
          <w:szCs w:val="24"/>
          <w:lang w:val="es-CR"/>
        </w:rPr>
        <w:t xml:space="preserve">sesenta) </w:t>
      </w:r>
      <w:r w:rsidR="002D00EC" w:rsidRPr="00C84371">
        <w:rPr>
          <w:rFonts w:ascii="Times New Roman" w:hAnsi="Times New Roman" w:cs="Times New Roman"/>
          <w:sz w:val="24"/>
          <w:szCs w:val="24"/>
          <w:lang w:val="es-CR"/>
        </w:rPr>
        <w:t>días del cierre del ejercicio auditado, con el objeto de comprobar su eficacia y cumplimiento.</w:t>
      </w:r>
    </w:p>
    <w:p w14:paraId="5F44C55D" w14:textId="77777777" w:rsidR="001B48E2" w:rsidRPr="00C84371" w:rsidRDefault="001B48E2" w:rsidP="002D00EC">
      <w:pPr>
        <w:autoSpaceDE w:val="0"/>
        <w:autoSpaceDN w:val="0"/>
        <w:adjustRightInd w:val="0"/>
        <w:spacing w:after="0" w:line="240" w:lineRule="auto"/>
        <w:jc w:val="both"/>
        <w:rPr>
          <w:rFonts w:ascii="Times New Roman" w:hAnsi="Times New Roman" w:cs="Times New Roman"/>
          <w:sz w:val="24"/>
          <w:szCs w:val="24"/>
          <w:lang w:val="es-CR"/>
        </w:rPr>
      </w:pPr>
    </w:p>
    <w:p w14:paraId="6C545F91" w14:textId="4405B953" w:rsidR="001B48E2" w:rsidRPr="00C84371" w:rsidRDefault="00F60614"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 Auditoría Externa</w:t>
      </w:r>
      <w:r w:rsidR="001B48E2" w:rsidRPr="00C84371">
        <w:rPr>
          <w:rFonts w:ascii="Times New Roman" w:hAnsi="Times New Roman" w:cs="Times New Roman"/>
          <w:sz w:val="24"/>
          <w:szCs w:val="24"/>
          <w:lang w:val="es-CR"/>
        </w:rPr>
        <w:t xml:space="preserve"> deberá:</w:t>
      </w:r>
    </w:p>
    <w:p w14:paraId="7BE33542" w14:textId="77777777" w:rsidR="001B48E2" w:rsidRPr="00C84371" w:rsidRDefault="001B48E2" w:rsidP="00286CE7">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Evaluar la integridad, eficacia y cumplimiento de las políticas y procedimientos y normas de prevención de LD/FT.</w:t>
      </w:r>
    </w:p>
    <w:p w14:paraId="567F2148" w14:textId="77777777" w:rsidR="001B48E2" w:rsidRPr="00C84371" w:rsidRDefault="001B48E2" w:rsidP="00286CE7">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Verificar el origen y destino de las donaciones.</w:t>
      </w:r>
    </w:p>
    <w:p w14:paraId="662CAE2E" w14:textId="77777777" w:rsidR="001B48E2" w:rsidRPr="00C84371" w:rsidRDefault="001B48E2" w:rsidP="00286CE7">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Comprobar el cumplim</w:t>
      </w:r>
      <w:r w:rsidR="00196017" w:rsidRPr="00C84371">
        <w:rPr>
          <w:rFonts w:ascii="Times New Roman" w:hAnsi="Times New Roman" w:cs="Times New Roman"/>
          <w:sz w:val="24"/>
          <w:szCs w:val="24"/>
          <w:lang w:val="es-CR"/>
        </w:rPr>
        <w:t>i</w:t>
      </w:r>
      <w:r w:rsidRPr="00C84371">
        <w:rPr>
          <w:rFonts w:ascii="Times New Roman" w:hAnsi="Times New Roman" w:cs="Times New Roman"/>
          <w:sz w:val="24"/>
          <w:szCs w:val="24"/>
          <w:lang w:val="es-CR"/>
        </w:rPr>
        <w:t>ento de las disposiciones legales y normativas aplicables a los riesgos inherentes.</w:t>
      </w:r>
    </w:p>
    <w:p w14:paraId="5B23118C" w14:textId="77777777" w:rsidR="001B48E2" w:rsidRPr="00C84371" w:rsidRDefault="001B48E2" w:rsidP="00286CE7">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Verificar el cumplimiento y alcance de programas de capacitación.</w:t>
      </w:r>
    </w:p>
    <w:p w14:paraId="6B6504D8" w14:textId="77777777" w:rsidR="001B48E2" w:rsidRPr="00C84371" w:rsidRDefault="001B48E2" w:rsidP="00286CE7">
      <w:pPr>
        <w:pStyle w:val="ListParagraph"/>
        <w:numPr>
          <w:ilvl w:val="0"/>
          <w:numId w:val="1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Formular recomendaciones que fortalezcan las políticas y procedimientos de prevención de LD/FT.</w:t>
      </w:r>
    </w:p>
    <w:p w14:paraId="087E19CF" w14:textId="77777777" w:rsidR="00C54457" w:rsidRPr="00C84371" w:rsidRDefault="00C5445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68B0D8E9" w14:textId="77777777" w:rsidR="00C54457" w:rsidRPr="00C84371" w:rsidRDefault="00C5445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2D88449D" w14:textId="77777777" w:rsidR="002D00EC" w:rsidRPr="00C84371" w:rsidRDefault="002D00EC" w:rsidP="002D696A">
      <w:pPr>
        <w:pStyle w:val="Heading1"/>
        <w:ind w:left="0"/>
        <w:rPr>
          <w:rFonts w:ascii="Times New Roman" w:hAnsi="Times New Roman" w:cs="Times New Roman"/>
          <w:b/>
          <w:bCs/>
          <w:lang w:val="es-CR"/>
        </w:rPr>
        <w:pPrChange w:id="40" w:author="Danielle Martin" w:date="2021-12-20T14:29:00Z">
          <w:pPr>
            <w:pStyle w:val="Heading1"/>
          </w:pPr>
        </w:pPrChange>
      </w:pPr>
      <w:bookmarkStart w:id="41" w:name="_Toc59545507"/>
      <w:r w:rsidRPr="00C84371">
        <w:rPr>
          <w:rFonts w:ascii="Times New Roman" w:hAnsi="Times New Roman" w:cs="Times New Roman"/>
          <w:b/>
          <w:bCs/>
          <w:lang w:val="es-CR"/>
        </w:rPr>
        <w:t>CAPITULO 5. CAPACITACIÓN</w:t>
      </w:r>
      <w:bookmarkEnd w:id="41"/>
    </w:p>
    <w:p w14:paraId="5FBD0C55" w14:textId="77777777" w:rsidR="00286CE7" w:rsidRPr="00C84371" w:rsidRDefault="00286CE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2B7381B2" w14:textId="174E323E" w:rsidR="00FC178D" w:rsidRPr="00C84371" w:rsidRDefault="0034515A"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Partners of the Americas Paraguay </w:t>
      </w:r>
      <w:r w:rsidR="00B33F35" w:rsidRPr="00C84371">
        <w:rPr>
          <w:rFonts w:ascii="Times New Roman" w:hAnsi="Times New Roman" w:cs="Times New Roman"/>
          <w:sz w:val="24"/>
          <w:szCs w:val="24"/>
          <w:lang w:val="es-CR"/>
        </w:rPr>
        <w:t xml:space="preserve">adoptó la política de </w:t>
      </w:r>
      <w:r w:rsidR="009018B2" w:rsidRPr="00C84371">
        <w:rPr>
          <w:rFonts w:ascii="Times New Roman" w:hAnsi="Times New Roman" w:cs="Times New Roman"/>
          <w:sz w:val="24"/>
          <w:szCs w:val="24"/>
          <w:lang w:val="es-CR"/>
        </w:rPr>
        <w:t>p</w:t>
      </w:r>
      <w:r w:rsidR="00B33F35" w:rsidRPr="00C84371">
        <w:rPr>
          <w:rFonts w:ascii="Times New Roman" w:hAnsi="Times New Roman" w:cs="Times New Roman"/>
          <w:sz w:val="24"/>
          <w:szCs w:val="24"/>
          <w:lang w:val="es-CR"/>
        </w:rPr>
        <w:t>romocionar la cultura y concienciación de prevención de LD/FT a todos los componentes de la Organizaci</w:t>
      </w:r>
      <w:r w:rsidR="00F156FA" w:rsidRPr="00C84371">
        <w:rPr>
          <w:rFonts w:ascii="Times New Roman" w:hAnsi="Times New Roman" w:cs="Times New Roman"/>
          <w:sz w:val="24"/>
          <w:szCs w:val="24"/>
          <w:lang w:val="es-CR"/>
        </w:rPr>
        <w:t xml:space="preserve">ón, por lo cual </w:t>
      </w:r>
      <w:r w:rsidR="008A079E" w:rsidRPr="00C84371">
        <w:rPr>
          <w:rFonts w:ascii="Times New Roman" w:hAnsi="Times New Roman" w:cs="Times New Roman"/>
          <w:sz w:val="24"/>
          <w:szCs w:val="24"/>
          <w:lang w:val="es-CR"/>
        </w:rPr>
        <w:t>debe</w:t>
      </w:r>
      <w:r w:rsidR="005839A1" w:rsidRPr="00C84371">
        <w:rPr>
          <w:rFonts w:ascii="Times New Roman" w:hAnsi="Times New Roman" w:cs="Times New Roman"/>
          <w:sz w:val="24"/>
          <w:szCs w:val="24"/>
          <w:lang w:val="es-CR"/>
        </w:rPr>
        <w:t>rá</w:t>
      </w:r>
      <w:r w:rsidR="008A079E" w:rsidRPr="00C84371">
        <w:rPr>
          <w:rFonts w:ascii="Times New Roman" w:hAnsi="Times New Roman" w:cs="Times New Roman"/>
          <w:sz w:val="24"/>
          <w:szCs w:val="24"/>
          <w:lang w:val="es-CR"/>
        </w:rPr>
        <w:t xml:space="preserve"> contar con un </w:t>
      </w:r>
      <w:r w:rsidR="00AD06E6" w:rsidRPr="00C84371">
        <w:rPr>
          <w:rFonts w:ascii="Times New Roman" w:hAnsi="Times New Roman" w:cs="Times New Roman"/>
          <w:sz w:val="24"/>
          <w:szCs w:val="24"/>
          <w:lang w:val="es-CR"/>
        </w:rPr>
        <w:t>p</w:t>
      </w:r>
      <w:r w:rsidR="00DB7F72" w:rsidRPr="00C84371">
        <w:rPr>
          <w:rFonts w:ascii="Times New Roman" w:hAnsi="Times New Roman" w:cs="Times New Roman"/>
          <w:sz w:val="24"/>
          <w:szCs w:val="24"/>
          <w:lang w:val="es-CR"/>
        </w:rPr>
        <w:t xml:space="preserve">rograma de </w:t>
      </w:r>
      <w:r w:rsidR="00AD06E6" w:rsidRPr="00C84371">
        <w:rPr>
          <w:rFonts w:ascii="Times New Roman" w:hAnsi="Times New Roman" w:cs="Times New Roman"/>
          <w:sz w:val="24"/>
          <w:szCs w:val="24"/>
          <w:lang w:val="es-CR"/>
        </w:rPr>
        <w:t>c</w:t>
      </w:r>
      <w:r w:rsidR="00DB7F72" w:rsidRPr="00C84371">
        <w:rPr>
          <w:rFonts w:ascii="Times New Roman" w:hAnsi="Times New Roman" w:cs="Times New Roman"/>
          <w:sz w:val="24"/>
          <w:szCs w:val="24"/>
          <w:lang w:val="es-CR"/>
        </w:rPr>
        <w:t>apacitación</w:t>
      </w:r>
      <w:r w:rsidR="0083764F" w:rsidRPr="00C84371">
        <w:rPr>
          <w:rFonts w:ascii="Times New Roman" w:hAnsi="Times New Roman" w:cs="Times New Roman"/>
          <w:sz w:val="24"/>
          <w:szCs w:val="24"/>
          <w:lang w:val="es-CR"/>
        </w:rPr>
        <w:t xml:space="preserve"> </w:t>
      </w:r>
      <w:r w:rsidR="00DB7F72" w:rsidRPr="00C84371">
        <w:rPr>
          <w:rFonts w:ascii="Times New Roman" w:hAnsi="Times New Roman" w:cs="Times New Roman"/>
          <w:sz w:val="24"/>
          <w:szCs w:val="24"/>
          <w:lang w:val="es-CR"/>
        </w:rPr>
        <w:t xml:space="preserve">dirigido a los miembros, empleados y colaboradores. </w:t>
      </w:r>
    </w:p>
    <w:p w14:paraId="09435904" w14:textId="77777777" w:rsidR="00FC178D" w:rsidRPr="00C84371" w:rsidRDefault="00FC178D" w:rsidP="002D00EC">
      <w:pPr>
        <w:autoSpaceDE w:val="0"/>
        <w:autoSpaceDN w:val="0"/>
        <w:adjustRightInd w:val="0"/>
        <w:spacing w:after="0" w:line="240" w:lineRule="auto"/>
        <w:jc w:val="both"/>
        <w:rPr>
          <w:rFonts w:ascii="Times New Roman" w:hAnsi="Times New Roman" w:cs="Times New Roman"/>
          <w:sz w:val="24"/>
          <w:szCs w:val="24"/>
          <w:lang w:val="es-CR"/>
        </w:rPr>
      </w:pPr>
    </w:p>
    <w:p w14:paraId="5F1FD178" w14:textId="77777777" w:rsidR="005839A1" w:rsidRPr="00C84371" w:rsidRDefault="005839A1" w:rsidP="005C78B7">
      <w:pPr>
        <w:pStyle w:val="Heading2"/>
        <w:rPr>
          <w:rFonts w:ascii="Times New Roman" w:hAnsi="Times New Roman" w:cs="Times New Roman"/>
          <w:b w:val="0"/>
          <w:bCs w:val="0"/>
          <w:sz w:val="24"/>
          <w:szCs w:val="24"/>
          <w:lang w:val="es-CR"/>
        </w:rPr>
      </w:pPr>
      <w:bookmarkStart w:id="42" w:name="_Toc59545508"/>
      <w:r w:rsidRPr="00C84371">
        <w:rPr>
          <w:rFonts w:ascii="Times New Roman" w:hAnsi="Times New Roman" w:cs="Times New Roman"/>
          <w:sz w:val="24"/>
          <w:szCs w:val="24"/>
          <w:lang w:val="es-CR"/>
        </w:rPr>
        <w:t>5.1 Del Programa de Capacitación al Personal.</w:t>
      </w:r>
      <w:bookmarkEnd w:id="42"/>
    </w:p>
    <w:p w14:paraId="26B11D17" w14:textId="2CD885E7" w:rsidR="004877E7" w:rsidRPr="00C84371" w:rsidRDefault="004877E7"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El programa </w:t>
      </w:r>
      <w:r w:rsidR="00D153B1" w:rsidRPr="00C84371">
        <w:rPr>
          <w:rFonts w:ascii="Times New Roman" w:hAnsi="Times New Roman" w:cs="Times New Roman"/>
          <w:sz w:val="24"/>
          <w:szCs w:val="24"/>
          <w:lang w:val="es-CR"/>
        </w:rPr>
        <w:t>de capacitación debe</w:t>
      </w:r>
      <w:r w:rsidR="005E3F79" w:rsidRPr="00C84371">
        <w:rPr>
          <w:rFonts w:ascii="Times New Roman" w:hAnsi="Times New Roman" w:cs="Times New Roman"/>
          <w:sz w:val="24"/>
          <w:szCs w:val="24"/>
          <w:lang w:val="es-CR"/>
        </w:rPr>
        <w:t>:</w:t>
      </w:r>
    </w:p>
    <w:p w14:paraId="24109058" w14:textId="73894848" w:rsidR="00C06840" w:rsidRPr="00C84371" w:rsidRDefault="00D153B1" w:rsidP="00D153B1">
      <w:pPr>
        <w:pStyle w:val="ListParagraph"/>
        <w:numPr>
          <w:ilvl w:val="0"/>
          <w:numId w:val="27"/>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Garantizar que los componentes de </w:t>
      </w:r>
      <w:r w:rsidR="0004236F" w:rsidRPr="00C84371">
        <w:rPr>
          <w:rFonts w:ascii="Times New Roman" w:hAnsi="Times New Roman" w:cs="Times New Roman"/>
          <w:sz w:val="24"/>
          <w:szCs w:val="24"/>
          <w:lang w:val="es-CR"/>
        </w:rPr>
        <w:t>Partners of the Americas Paraguay</w:t>
      </w:r>
      <w:r w:rsidRPr="00C84371">
        <w:rPr>
          <w:rFonts w:ascii="Times New Roman" w:hAnsi="Times New Roman" w:cs="Times New Roman"/>
          <w:sz w:val="24"/>
          <w:szCs w:val="24"/>
          <w:lang w:val="es-CR"/>
        </w:rPr>
        <w:t>, reciban información adecuada en materia de prevención de LD/FT;</w:t>
      </w:r>
    </w:p>
    <w:p w14:paraId="3C78A406" w14:textId="00A96C79" w:rsidR="00D153B1" w:rsidRPr="00C84371" w:rsidRDefault="00D153B1" w:rsidP="00D153B1">
      <w:pPr>
        <w:pStyle w:val="ListParagraph"/>
        <w:numPr>
          <w:ilvl w:val="0"/>
          <w:numId w:val="27"/>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Contar con herramientas actualizadas y medidas preventivas para la lucha contra el LD/FT.</w:t>
      </w:r>
    </w:p>
    <w:p w14:paraId="7F8CD3B2" w14:textId="77777777" w:rsidR="00D96FF9" w:rsidRPr="00C84371" w:rsidRDefault="00D96FF9" w:rsidP="002D00EC">
      <w:pPr>
        <w:autoSpaceDE w:val="0"/>
        <w:autoSpaceDN w:val="0"/>
        <w:adjustRightInd w:val="0"/>
        <w:spacing w:after="0" w:line="240" w:lineRule="auto"/>
        <w:jc w:val="both"/>
        <w:rPr>
          <w:rFonts w:ascii="Times New Roman" w:hAnsi="Times New Roman" w:cs="Times New Roman"/>
          <w:color w:val="FF0000"/>
          <w:sz w:val="24"/>
          <w:szCs w:val="24"/>
          <w:lang w:val="es-CR"/>
        </w:rPr>
      </w:pPr>
    </w:p>
    <w:p w14:paraId="58A243FB" w14:textId="77777777" w:rsidR="002D00EC" w:rsidRPr="00C84371" w:rsidRDefault="002D00EC" w:rsidP="005C78B7">
      <w:pPr>
        <w:pStyle w:val="Heading2"/>
        <w:rPr>
          <w:rFonts w:ascii="Times New Roman" w:hAnsi="Times New Roman" w:cs="Times New Roman"/>
          <w:b w:val="0"/>
          <w:bCs w:val="0"/>
          <w:sz w:val="24"/>
          <w:szCs w:val="24"/>
          <w:lang w:val="es-CR"/>
        </w:rPr>
      </w:pPr>
      <w:bookmarkStart w:id="43" w:name="_Toc59545509"/>
      <w:r w:rsidRPr="00C84371">
        <w:rPr>
          <w:rFonts w:ascii="Times New Roman" w:hAnsi="Times New Roman" w:cs="Times New Roman"/>
          <w:sz w:val="24"/>
          <w:szCs w:val="24"/>
          <w:lang w:val="es-CR"/>
        </w:rPr>
        <w:t>5.2 Del Contenido del Programa</w:t>
      </w:r>
      <w:bookmarkEnd w:id="43"/>
    </w:p>
    <w:p w14:paraId="6416D8CF" w14:textId="77777777" w:rsidR="002D00EC" w:rsidRPr="00C84371" w:rsidRDefault="002D00EC"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 determinación del contenido del Programa de Capacitació</w:t>
      </w:r>
      <w:r w:rsidR="00767DE0" w:rsidRPr="00C84371">
        <w:rPr>
          <w:rFonts w:ascii="Times New Roman" w:hAnsi="Times New Roman" w:cs="Times New Roman"/>
          <w:sz w:val="24"/>
          <w:szCs w:val="24"/>
          <w:lang w:val="es-CR"/>
        </w:rPr>
        <w:t xml:space="preserve">n estará a cargo del Oficial de </w:t>
      </w:r>
      <w:r w:rsidRPr="00C84371">
        <w:rPr>
          <w:rFonts w:ascii="Times New Roman" w:hAnsi="Times New Roman" w:cs="Times New Roman"/>
          <w:sz w:val="24"/>
          <w:szCs w:val="24"/>
          <w:lang w:val="es-CR"/>
        </w:rPr>
        <w:t>Cumplimiento y será elaborado en función a los requerimien</w:t>
      </w:r>
      <w:r w:rsidR="00767DE0" w:rsidRPr="00C84371">
        <w:rPr>
          <w:rFonts w:ascii="Times New Roman" w:hAnsi="Times New Roman" w:cs="Times New Roman"/>
          <w:sz w:val="24"/>
          <w:szCs w:val="24"/>
          <w:lang w:val="es-CR"/>
        </w:rPr>
        <w:t xml:space="preserve">tos de las autoridades y de las </w:t>
      </w:r>
      <w:r w:rsidRPr="00C84371">
        <w:rPr>
          <w:rFonts w:ascii="Times New Roman" w:hAnsi="Times New Roman" w:cs="Times New Roman"/>
          <w:sz w:val="24"/>
          <w:szCs w:val="24"/>
          <w:lang w:val="es-CR"/>
        </w:rPr>
        <w:t>características de la propia</w:t>
      </w:r>
      <w:r w:rsidR="00767DE0" w:rsidRPr="00C84371">
        <w:rPr>
          <w:rFonts w:ascii="Times New Roman" w:hAnsi="Times New Roman" w:cs="Times New Roman"/>
          <w:sz w:val="24"/>
          <w:szCs w:val="24"/>
          <w:lang w:val="es-CR"/>
        </w:rPr>
        <w:t xml:space="preserve"> Organización.</w:t>
      </w:r>
    </w:p>
    <w:p w14:paraId="5B887B3A" w14:textId="77777777" w:rsidR="002D00EC" w:rsidRPr="00C84371" w:rsidRDefault="002D00EC"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Será recomendable que el Oficial de Cumplimiento esté presente e</w:t>
      </w:r>
      <w:r w:rsidR="00767DE0" w:rsidRPr="00C84371">
        <w:rPr>
          <w:rFonts w:ascii="Times New Roman" w:hAnsi="Times New Roman" w:cs="Times New Roman"/>
          <w:sz w:val="24"/>
          <w:szCs w:val="24"/>
          <w:lang w:val="es-CR"/>
        </w:rPr>
        <w:t xml:space="preserve">n las acciones de capacitación, </w:t>
      </w:r>
      <w:r w:rsidRPr="00C84371">
        <w:rPr>
          <w:rFonts w:ascii="Times New Roman" w:hAnsi="Times New Roman" w:cs="Times New Roman"/>
          <w:sz w:val="24"/>
          <w:szCs w:val="24"/>
          <w:lang w:val="es-CR"/>
        </w:rPr>
        <w:t>bien sea como participante o expositor.</w:t>
      </w:r>
    </w:p>
    <w:p w14:paraId="1DEC4DD8" w14:textId="77777777" w:rsidR="002D00EC" w:rsidRPr="00C84371" w:rsidRDefault="002D00EC" w:rsidP="00767DE0">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Se mantendrán registros de las acciones de capacitación en mat</w:t>
      </w:r>
      <w:r w:rsidR="00767DE0" w:rsidRPr="00C84371">
        <w:rPr>
          <w:rFonts w:ascii="Times New Roman" w:hAnsi="Times New Roman" w:cs="Times New Roman"/>
          <w:sz w:val="24"/>
          <w:szCs w:val="24"/>
          <w:lang w:val="es-CR"/>
        </w:rPr>
        <w:t xml:space="preserve">eria de Prevención de lavado de </w:t>
      </w:r>
      <w:r w:rsidRPr="00C84371">
        <w:rPr>
          <w:rFonts w:ascii="Times New Roman" w:hAnsi="Times New Roman" w:cs="Times New Roman"/>
          <w:sz w:val="24"/>
          <w:szCs w:val="24"/>
          <w:lang w:val="es-CR"/>
        </w:rPr>
        <w:t>dinero o bienes desarrolladas</w:t>
      </w:r>
      <w:r w:rsidR="00767DE0" w:rsidRPr="00C84371">
        <w:rPr>
          <w:rFonts w:ascii="Times New Roman" w:hAnsi="Times New Roman" w:cs="Times New Roman"/>
          <w:sz w:val="24"/>
          <w:szCs w:val="24"/>
          <w:lang w:val="es-CR"/>
        </w:rPr>
        <w:t>.</w:t>
      </w:r>
    </w:p>
    <w:p w14:paraId="121010BC" w14:textId="77777777" w:rsidR="00767DE0" w:rsidRPr="00C84371" w:rsidRDefault="00767DE0" w:rsidP="002D00EC">
      <w:pPr>
        <w:autoSpaceDE w:val="0"/>
        <w:autoSpaceDN w:val="0"/>
        <w:adjustRightInd w:val="0"/>
        <w:spacing w:after="0" w:line="240" w:lineRule="auto"/>
        <w:jc w:val="both"/>
        <w:rPr>
          <w:rFonts w:ascii="Times New Roman" w:hAnsi="Times New Roman" w:cs="Times New Roman"/>
          <w:sz w:val="24"/>
          <w:szCs w:val="24"/>
          <w:lang w:val="es-CR"/>
        </w:rPr>
      </w:pPr>
    </w:p>
    <w:p w14:paraId="0D5EBB17" w14:textId="77777777" w:rsidR="002D00EC" w:rsidRPr="00C84371" w:rsidRDefault="002D00EC" w:rsidP="005C78B7">
      <w:pPr>
        <w:pStyle w:val="Heading2"/>
        <w:rPr>
          <w:rFonts w:ascii="Times New Roman" w:hAnsi="Times New Roman" w:cs="Times New Roman"/>
          <w:b w:val="0"/>
          <w:bCs w:val="0"/>
          <w:sz w:val="24"/>
          <w:szCs w:val="24"/>
          <w:lang w:val="es-CR"/>
        </w:rPr>
      </w:pPr>
      <w:bookmarkStart w:id="44" w:name="_Toc59545510"/>
      <w:r w:rsidRPr="00C84371">
        <w:rPr>
          <w:rFonts w:ascii="Times New Roman" w:hAnsi="Times New Roman" w:cs="Times New Roman"/>
          <w:sz w:val="24"/>
          <w:szCs w:val="24"/>
          <w:lang w:val="es-CR"/>
        </w:rPr>
        <w:t>5.3 De los lineamientos Generales</w:t>
      </w:r>
      <w:bookmarkEnd w:id="44"/>
    </w:p>
    <w:p w14:paraId="063C1D14" w14:textId="1229B024" w:rsidR="002D00EC" w:rsidRPr="00C84371" w:rsidRDefault="00F84C41"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Se e</w:t>
      </w:r>
      <w:r w:rsidR="002D00EC" w:rsidRPr="00C84371">
        <w:rPr>
          <w:rFonts w:ascii="Times New Roman" w:hAnsi="Times New Roman" w:cs="Times New Roman"/>
          <w:sz w:val="24"/>
          <w:szCs w:val="24"/>
          <w:lang w:val="es-CR"/>
        </w:rPr>
        <w:t>fectuar</w:t>
      </w:r>
      <w:r w:rsidRPr="00C84371">
        <w:rPr>
          <w:rFonts w:ascii="Times New Roman" w:hAnsi="Times New Roman" w:cs="Times New Roman"/>
          <w:sz w:val="24"/>
          <w:szCs w:val="24"/>
          <w:lang w:val="es-CR"/>
        </w:rPr>
        <w:t>án</w:t>
      </w:r>
      <w:r w:rsidR="002D00EC" w:rsidRPr="00C84371">
        <w:rPr>
          <w:rFonts w:ascii="Times New Roman" w:hAnsi="Times New Roman" w:cs="Times New Roman"/>
          <w:sz w:val="24"/>
          <w:szCs w:val="24"/>
          <w:lang w:val="es-CR"/>
        </w:rPr>
        <w:t xml:space="preserve"> por lo menos una vez al año, cursos, semi</w:t>
      </w:r>
      <w:r w:rsidR="00767DE0" w:rsidRPr="00C84371">
        <w:rPr>
          <w:rFonts w:ascii="Times New Roman" w:hAnsi="Times New Roman" w:cs="Times New Roman"/>
          <w:sz w:val="24"/>
          <w:szCs w:val="24"/>
          <w:lang w:val="es-CR"/>
        </w:rPr>
        <w:t xml:space="preserve">narios, talleres o reuniones de </w:t>
      </w:r>
      <w:r w:rsidR="002D00EC" w:rsidRPr="00C84371">
        <w:rPr>
          <w:rFonts w:ascii="Times New Roman" w:hAnsi="Times New Roman" w:cs="Times New Roman"/>
          <w:sz w:val="24"/>
          <w:szCs w:val="24"/>
          <w:lang w:val="es-CR"/>
        </w:rPr>
        <w:t>información, especialmente cuando se modifique el contenid</w:t>
      </w:r>
      <w:r w:rsidR="00767DE0" w:rsidRPr="00C84371">
        <w:rPr>
          <w:rFonts w:ascii="Times New Roman" w:hAnsi="Times New Roman" w:cs="Times New Roman"/>
          <w:sz w:val="24"/>
          <w:szCs w:val="24"/>
          <w:lang w:val="es-CR"/>
        </w:rPr>
        <w:t xml:space="preserve">o de las disposiciones o de los </w:t>
      </w:r>
      <w:r w:rsidR="002D00EC" w:rsidRPr="00C84371">
        <w:rPr>
          <w:rFonts w:ascii="Times New Roman" w:hAnsi="Times New Roman" w:cs="Times New Roman"/>
          <w:sz w:val="24"/>
          <w:szCs w:val="24"/>
          <w:lang w:val="es-CR"/>
        </w:rPr>
        <w:t>formatos de reportes de operaciones sospechosas.</w:t>
      </w:r>
    </w:p>
    <w:p w14:paraId="2C8EA916" w14:textId="745DDABA" w:rsidR="002D00EC" w:rsidRPr="00C84371" w:rsidRDefault="00E24FDE"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Igualmente, se d</w:t>
      </w:r>
      <w:r w:rsidR="002D00EC" w:rsidRPr="00C84371">
        <w:rPr>
          <w:rFonts w:ascii="Times New Roman" w:hAnsi="Times New Roman" w:cs="Times New Roman"/>
          <w:sz w:val="24"/>
          <w:szCs w:val="24"/>
          <w:lang w:val="es-CR"/>
        </w:rPr>
        <w:t>ar</w:t>
      </w:r>
      <w:r w:rsidRPr="00C84371">
        <w:rPr>
          <w:rFonts w:ascii="Times New Roman" w:hAnsi="Times New Roman" w:cs="Times New Roman"/>
          <w:sz w:val="24"/>
          <w:szCs w:val="24"/>
          <w:lang w:val="es-CR"/>
        </w:rPr>
        <w:t>á</w:t>
      </w:r>
      <w:r w:rsidR="002D00EC" w:rsidRPr="00C84371">
        <w:rPr>
          <w:rFonts w:ascii="Times New Roman" w:hAnsi="Times New Roman" w:cs="Times New Roman"/>
          <w:sz w:val="24"/>
          <w:szCs w:val="24"/>
          <w:lang w:val="es-CR"/>
        </w:rPr>
        <w:t xml:space="preserve"> a conocer a los empleados y funcionarios de nuevo i</w:t>
      </w:r>
      <w:r w:rsidR="00767DE0" w:rsidRPr="00C84371">
        <w:rPr>
          <w:rFonts w:ascii="Times New Roman" w:hAnsi="Times New Roman" w:cs="Times New Roman"/>
          <w:sz w:val="24"/>
          <w:szCs w:val="24"/>
          <w:lang w:val="es-CR"/>
        </w:rPr>
        <w:t xml:space="preserve">ngreso, así como a las áreas de </w:t>
      </w:r>
      <w:r w:rsidR="002D00EC" w:rsidRPr="00C84371">
        <w:rPr>
          <w:rFonts w:ascii="Times New Roman" w:hAnsi="Times New Roman" w:cs="Times New Roman"/>
          <w:sz w:val="24"/>
          <w:szCs w:val="24"/>
          <w:lang w:val="es-CR"/>
        </w:rPr>
        <w:t>relación con el público y manejo de recursos, el contenido</w:t>
      </w:r>
      <w:r w:rsidR="00767DE0" w:rsidRPr="00C84371">
        <w:rPr>
          <w:rFonts w:ascii="Times New Roman" w:hAnsi="Times New Roman" w:cs="Times New Roman"/>
          <w:sz w:val="24"/>
          <w:szCs w:val="24"/>
          <w:lang w:val="es-CR"/>
        </w:rPr>
        <w:t xml:space="preserve"> de las disposiciones y de este </w:t>
      </w:r>
      <w:r w:rsidR="002D00EC" w:rsidRPr="00C84371">
        <w:rPr>
          <w:rFonts w:ascii="Times New Roman" w:hAnsi="Times New Roman" w:cs="Times New Roman"/>
          <w:sz w:val="24"/>
          <w:szCs w:val="24"/>
          <w:lang w:val="es-CR"/>
        </w:rPr>
        <w:t>Manual.</w:t>
      </w:r>
    </w:p>
    <w:p w14:paraId="77F98210" w14:textId="77777777" w:rsidR="00767DE0" w:rsidRPr="00C84371" w:rsidRDefault="00767DE0"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399B6B31" w14:textId="77777777" w:rsidR="00FE2A1C" w:rsidRPr="00C84371" w:rsidRDefault="00FE2A1C">
      <w:pPr>
        <w:rPr>
          <w:rFonts w:ascii="Times New Roman" w:hAnsi="Times New Roman" w:cs="Times New Roman"/>
          <w:b/>
          <w:bCs/>
          <w:color w:val="FF0000"/>
          <w:sz w:val="24"/>
          <w:szCs w:val="24"/>
          <w:lang w:val="es-CR"/>
        </w:rPr>
      </w:pPr>
      <w:r w:rsidRPr="00C84371">
        <w:rPr>
          <w:rFonts w:ascii="Times New Roman" w:hAnsi="Times New Roman" w:cs="Times New Roman"/>
          <w:b/>
          <w:bCs/>
          <w:color w:val="FF0000"/>
          <w:sz w:val="24"/>
          <w:szCs w:val="24"/>
          <w:lang w:val="es-CR"/>
        </w:rPr>
        <w:br w:type="page"/>
      </w:r>
    </w:p>
    <w:p w14:paraId="325319CC" w14:textId="37C4B284" w:rsidR="006A3C6F" w:rsidRPr="00C84371" w:rsidRDefault="002D00EC" w:rsidP="00026266">
      <w:pPr>
        <w:pStyle w:val="Heading1"/>
        <w:ind w:left="0"/>
        <w:rPr>
          <w:rFonts w:ascii="Times New Roman" w:hAnsi="Times New Roman" w:cs="Times New Roman"/>
          <w:b/>
          <w:bCs/>
          <w:lang w:val="es-CR"/>
        </w:rPr>
        <w:pPrChange w:id="45" w:author="Danielle Martin" w:date="2021-12-20T14:31:00Z">
          <w:pPr>
            <w:pStyle w:val="Heading1"/>
          </w:pPr>
        </w:pPrChange>
      </w:pPr>
      <w:bookmarkStart w:id="46" w:name="_Toc59545511"/>
      <w:r w:rsidRPr="00C84371">
        <w:rPr>
          <w:rFonts w:ascii="Times New Roman" w:hAnsi="Times New Roman" w:cs="Times New Roman"/>
          <w:b/>
          <w:bCs/>
          <w:lang w:val="es-CR"/>
        </w:rPr>
        <w:t>CAPITULO 6. REPORTE</w:t>
      </w:r>
      <w:r w:rsidR="00D35533" w:rsidRPr="00C84371">
        <w:rPr>
          <w:rFonts w:ascii="Times New Roman" w:hAnsi="Times New Roman" w:cs="Times New Roman"/>
          <w:b/>
          <w:bCs/>
          <w:lang w:val="es-CR"/>
        </w:rPr>
        <w:t xml:space="preserve">S </w:t>
      </w:r>
      <w:r w:rsidR="00F41BA5" w:rsidRPr="00C84371">
        <w:rPr>
          <w:rFonts w:ascii="Times New Roman" w:hAnsi="Times New Roman" w:cs="Times New Roman"/>
          <w:b/>
          <w:bCs/>
          <w:lang w:val="es-CR"/>
        </w:rPr>
        <w:t xml:space="preserve">Y OBLIGACIONES </w:t>
      </w:r>
      <w:r w:rsidR="008729AE" w:rsidRPr="00C84371">
        <w:rPr>
          <w:rFonts w:ascii="Times New Roman" w:hAnsi="Times New Roman" w:cs="Times New Roman"/>
          <w:b/>
          <w:bCs/>
          <w:lang w:val="es-CR"/>
        </w:rPr>
        <w:t xml:space="preserve">DE LA OSFL </w:t>
      </w:r>
      <w:r w:rsidR="00F41BA5" w:rsidRPr="00C84371">
        <w:rPr>
          <w:rFonts w:ascii="Times New Roman" w:hAnsi="Times New Roman" w:cs="Times New Roman"/>
          <w:b/>
          <w:bCs/>
          <w:lang w:val="es-CR"/>
        </w:rPr>
        <w:t xml:space="preserve">CON </w:t>
      </w:r>
      <w:r w:rsidR="00D35533" w:rsidRPr="00C84371">
        <w:rPr>
          <w:rFonts w:ascii="Times New Roman" w:hAnsi="Times New Roman" w:cs="Times New Roman"/>
          <w:b/>
          <w:bCs/>
          <w:lang w:val="es-CR"/>
        </w:rPr>
        <w:t>LA SEPRELAD</w:t>
      </w:r>
      <w:bookmarkEnd w:id="46"/>
    </w:p>
    <w:p w14:paraId="6DAF916A" w14:textId="77777777" w:rsidR="006A3C6F" w:rsidRPr="00C84371" w:rsidRDefault="006A3C6F"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525816AB" w14:textId="37278727" w:rsidR="003761D4" w:rsidRPr="00C84371" w:rsidRDefault="003761D4" w:rsidP="003761D4">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La Organización está obligada a realizar reportes a la (SEPRELAD) de cualquier hecho u operación, con independencia de su cuantía, efectuado o no, del que puedan deducirse indicios o sospechas de que esté relacionado con el delito de LD/FT, así como también </w:t>
      </w:r>
      <w:r w:rsidR="0063246B" w:rsidRPr="00C84371">
        <w:rPr>
          <w:rFonts w:ascii="Times New Roman" w:hAnsi="Times New Roman" w:cs="Times New Roman"/>
          <w:sz w:val="24"/>
          <w:szCs w:val="24"/>
          <w:lang w:val="es-CR"/>
        </w:rPr>
        <w:t xml:space="preserve">se debe emitir reportes </w:t>
      </w:r>
      <w:r w:rsidRPr="00C84371">
        <w:rPr>
          <w:rFonts w:ascii="Times New Roman" w:hAnsi="Times New Roman" w:cs="Times New Roman"/>
          <w:sz w:val="24"/>
          <w:szCs w:val="24"/>
          <w:lang w:val="es-CR"/>
        </w:rPr>
        <w:t>en el caso de no observarse lo mencionado anteriormente.</w:t>
      </w:r>
    </w:p>
    <w:p w14:paraId="186A8AC5" w14:textId="77777777" w:rsidR="003761D4" w:rsidRPr="00C84371" w:rsidRDefault="003761D4" w:rsidP="002D00EC">
      <w:pPr>
        <w:autoSpaceDE w:val="0"/>
        <w:autoSpaceDN w:val="0"/>
        <w:adjustRightInd w:val="0"/>
        <w:spacing w:after="0" w:line="240" w:lineRule="auto"/>
        <w:jc w:val="both"/>
        <w:rPr>
          <w:rFonts w:ascii="Times New Roman" w:hAnsi="Times New Roman" w:cs="Times New Roman"/>
          <w:bCs/>
          <w:sz w:val="24"/>
          <w:szCs w:val="24"/>
          <w:lang w:val="es-CR"/>
        </w:rPr>
      </w:pPr>
    </w:p>
    <w:p w14:paraId="036A88D2" w14:textId="709A6B25" w:rsidR="006A3C6F" w:rsidRPr="00C84371" w:rsidRDefault="00B76245" w:rsidP="002D00EC">
      <w:p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Los </w:t>
      </w:r>
      <w:r w:rsidR="0067155C" w:rsidRPr="00C84371">
        <w:rPr>
          <w:rFonts w:ascii="Times New Roman" w:hAnsi="Times New Roman" w:cs="Times New Roman"/>
          <w:bCs/>
          <w:sz w:val="24"/>
          <w:szCs w:val="24"/>
          <w:lang w:val="es-CR"/>
        </w:rPr>
        <w:t xml:space="preserve">reportes se pueden clasificar </w:t>
      </w:r>
      <w:r w:rsidR="00972CAF" w:rsidRPr="00C84371">
        <w:rPr>
          <w:rFonts w:ascii="Times New Roman" w:hAnsi="Times New Roman" w:cs="Times New Roman"/>
          <w:bCs/>
          <w:sz w:val="24"/>
          <w:szCs w:val="24"/>
          <w:lang w:val="es-CR"/>
        </w:rPr>
        <w:t>en</w:t>
      </w:r>
      <w:r w:rsidR="0067155C" w:rsidRPr="00C84371">
        <w:rPr>
          <w:rFonts w:ascii="Times New Roman" w:hAnsi="Times New Roman" w:cs="Times New Roman"/>
          <w:bCs/>
          <w:sz w:val="24"/>
          <w:szCs w:val="24"/>
          <w:lang w:val="es-CR"/>
        </w:rPr>
        <w:t>:</w:t>
      </w:r>
    </w:p>
    <w:p w14:paraId="691019E0" w14:textId="0D4931E7" w:rsidR="00D63532" w:rsidRPr="00C84371" w:rsidRDefault="00210B23" w:rsidP="005E2FD6">
      <w:pPr>
        <w:pStyle w:val="ListParagraph"/>
        <w:numPr>
          <w:ilvl w:val="0"/>
          <w:numId w:val="28"/>
        </w:num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 xml:space="preserve">Operaciones </w:t>
      </w:r>
      <w:r w:rsidR="00BC56EC" w:rsidRPr="00C84371">
        <w:rPr>
          <w:rFonts w:ascii="Times New Roman" w:hAnsi="Times New Roman" w:cs="Times New Roman"/>
          <w:bCs/>
          <w:sz w:val="24"/>
          <w:szCs w:val="24"/>
          <w:lang w:val="es-CR"/>
        </w:rPr>
        <w:t>s</w:t>
      </w:r>
      <w:r w:rsidRPr="00C84371">
        <w:rPr>
          <w:rFonts w:ascii="Times New Roman" w:hAnsi="Times New Roman" w:cs="Times New Roman"/>
          <w:bCs/>
          <w:sz w:val="24"/>
          <w:szCs w:val="24"/>
          <w:lang w:val="es-CR"/>
        </w:rPr>
        <w:t>ospechosas</w:t>
      </w:r>
    </w:p>
    <w:p w14:paraId="73B546EC" w14:textId="151018CF" w:rsidR="0093768B" w:rsidRPr="00C84371" w:rsidRDefault="00210B23" w:rsidP="005E2FD6">
      <w:pPr>
        <w:pStyle w:val="ListParagraph"/>
        <w:numPr>
          <w:ilvl w:val="0"/>
          <w:numId w:val="28"/>
        </w:num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Operaciones</w:t>
      </w:r>
      <w:r w:rsidR="007671BE" w:rsidRPr="00C84371">
        <w:rPr>
          <w:rFonts w:ascii="Times New Roman" w:hAnsi="Times New Roman" w:cs="Times New Roman"/>
          <w:bCs/>
          <w:sz w:val="24"/>
          <w:szCs w:val="24"/>
          <w:lang w:val="es-CR"/>
        </w:rPr>
        <w:t xml:space="preserve"> inusuales</w:t>
      </w:r>
    </w:p>
    <w:p w14:paraId="70AE1502" w14:textId="55A02DC9" w:rsidR="006F5E6F" w:rsidRPr="00C84371" w:rsidRDefault="00A11C58" w:rsidP="006F5E6F">
      <w:pPr>
        <w:pStyle w:val="ListParagraph"/>
        <w:numPr>
          <w:ilvl w:val="0"/>
          <w:numId w:val="28"/>
        </w:numPr>
        <w:autoSpaceDE w:val="0"/>
        <w:autoSpaceDN w:val="0"/>
        <w:adjustRightInd w:val="0"/>
        <w:spacing w:after="0" w:line="240" w:lineRule="auto"/>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Negativo</w:t>
      </w:r>
    </w:p>
    <w:p w14:paraId="290F96C3" w14:textId="77777777" w:rsidR="006A3C6F" w:rsidRPr="00C84371" w:rsidRDefault="006A3C6F"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21C030E6" w14:textId="77777777" w:rsidR="00701DBF" w:rsidRPr="00C84371" w:rsidRDefault="00701DBF"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39FF8E2F" w14:textId="0D792F04" w:rsidR="002D00EC" w:rsidRPr="00C84371" w:rsidRDefault="00C86D16" w:rsidP="005C78B7">
      <w:pPr>
        <w:pStyle w:val="Heading2"/>
        <w:rPr>
          <w:rFonts w:ascii="Times New Roman" w:hAnsi="Times New Roman" w:cs="Times New Roman"/>
          <w:b w:val="0"/>
          <w:bCs w:val="0"/>
          <w:sz w:val="24"/>
          <w:szCs w:val="24"/>
          <w:lang w:val="es-CR"/>
        </w:rPr>
      </w:pPr>
      <w:bookmarkStart w:id="47" w:name="_Toc59545512"/>
      <w:r w:rsidRPr="00C84371">
        <w:rPr>
          <w:rFonts w:ascii="Times New Roman" w:hAnsi="Times New Roman" w:cs="Times New Roman"/>
          <w:sz w:val="24"/>
          <w:szCs w:val="24"/>
          <w:lang w:val="es-CR"/>
        </w:rPr>
        <w:t>6.1 R</w:t>
      </w:r>
      <w:ins w:id="48" w:author="Danielle Martin" w:date="2021-12-20T14:37:00Z">
        <w:r w:rsidR="00BE6ED8">
          <w:rPr>
            <w:rFonts w:ascii="Times New Roman" w:hAnsi="Times New Roman" w:cs="Times New Roman"/>
            <w:sz w:val="24"/>
            <w:szCs w:val="24"/>
            <w:lang w:val="es-CR"/>
          </w:rPr>
          <w:t>eporte de Operaciones Sospechosas</w:t>
        </w:r>
      </w:ins>
      <w:del w:id="49" w:author="Danielle Martin" w:date="2021-12-20T14:37:00Z">
        <w:r w:rsidRPr="00C84371" w:rsidDel="00BE6ED8">
          <w:rPr>
            <w:rFonts w:ascii="Times New Roman" w:hAnsi="Times New Roman" w:cs="Times New Roman"/>
            <w:sz w:val="24"/>
            <w:szCs w:val="24"/>
            <w:lang w:val="es-CR"/>
          </w:rPr>
          <w:delText xml:space="preserve">EPORTE DE OPERACIONES </w:delText>
        </w:r>
        <w:r w:rsidR="002D00EC" w:rsidRPr="00C84371" w:rsidDel="00BE6ED8">
          <w:rPr>
            <w:rFonts w:ascii="Times New Roman" w:hAnsi="Times New Roman" w:cs="Times New Roman"/>
            <w:sz w:val="24"/>
            <w:szCs w:val="24"/>
            <w:lang w:val="es-CR"/>
          </w:rPr>
          <w:delText>SOSPECHOSAS</w:delText>
        </w:r>
      </w:del>
      <w:bookmarkEnd w:id="47"/>
    </w:p>
    <w:p w14:paraId="64F3BFC6" w14:textId="77777777" w:rsidR="00A95062" w:rsidRPr="00C84371" w:rsidRDefault="00A95062" w:rsidP="00023915">
      <w:pPr>
        <w:autoSpaceDE w:val="0"/>
        <w:autoSpaceDN w:val="0"/>
        <w:adjustRightInd w:val="0"/>
        <w:spacing w:after="0" w:line="240" w:lineRule="auto"/>
        <w:jc w:val="both"/>
        <w:rPr>
          <w:rFonts w:ascii="Times New Roman" w:hAnsi="Times New Roman" w:cs="Times New Roman"/>
          <w:sz w:val="24"/>
          <w:szCs w:val="24"/>
          <w:lang w:val="es-CR"/>
        </w:rPr>
      </w:pPr>
    </w:p>
    <w:p w14:paraId="2380626E" w14:textId="1D6253F0" w:rsidR="00023915" w:rsidRPr="00C84371" w:rsidRDefault="00657B91" w:rsidP="00023915">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Los reportes de operaciones sospechosas deben ser comunicados a la SEPRELAD inmediatamente a través del formulario denominado “Reporte de Operaciones Sospechosas” </w:t>
      </w:r>
      <w:r w:rsidR="00611E09" w:rsidRPr="00C84371">
        <w:rPr>
          <w:rFonts w:ascii="Times New Roman" w:hAnsi="Times New Roman" w:cs="Times New Roman"/>
          <w:sz w:val="24"/>
          <w:szCs w:val="24"/>
          <w:lang w:val="es-CR"/>
        </w:rPr>
        <w:t xml:space="preserve">(Anexo </w:t>
      </w:r>
      <w:r w:rsidR="00685520" w:rsidRPr="00C84371">
        <w:rPr>
          <w:rFonts w:ascii="Times New Roman" w:hAnsi="Times New Roman" w:cs="Times New Roman"/>
          <w:sz w:val="24"/>
          <w:szCs w:val="24"/>
          <w:lang w:val="es-CR"/>
        </w:rPr>
        <w:t>C</w:t>
      </w:r>
      <w:del w:id="50" w:author="Danielle Martin" w:date="2021-12-20T14:35:00Z">
        <w:r w:rsidR="001539E4" w:rsidRPr="00C84371" w:rsidDel="00F9482C">
          <w:rPr>
            <w:rFonts w:ascii="Times New Roman" w:hAnsi="Times New Roman" w:cs="Times New Roman"/>
            <w:sz w:val="24"/>
            <w:szCs w:val="24"/>
            <w:lang w:val="es-CR"/>
          </w:rPr>
          <w:delText xml:space="preserve"> Versión 20</w:delText>
        </w:r>
        <w:r w:rsidR="0039436A" w:rsidRPr="00C84371" w:rsidDel="00F9482C">
          <w:rPr>
            <w:rFonts w:ascii="Times New Roman" w:hAnsi="Times New Roman" w:cs="Times New Roman"/>
            <w:sz w:val="24"/>
            <w:szCs w:val="24"/>
            <w:lang w:val="es-CR"/>
          </w:rPr>
          <w:delText>21</w:delText>
        </w:r>
      </w:del>
      <w:r w:rsidR="00611E09" w:rsidRPr="00C84371">
        <w:rPr>
          <w:rFonts w:ascii="Times New Roman" w:hAnsi="Times New Roman" w:cs="Times New Roman"/>
          <w:sz w:val="24"/>
          <w:szCs w:val="24"/>
          <w:lang w:val="es-CR"/>
        </w:rPr>
        <w:t xml:space="preserve">), acompañado del </w:t>
      </w:r>
      <w:r w:rsidR="003D6981" w:rsidRPr="00C84371">
        <w:rPr>
          <w:rFonts w:ascii="Times New Roman" w:hAnsi="Times New Roman" w:cs="Times New Roman"/>
          <w:bCs/>
          <w:iCs/>
          <w:sz w:val="24"/>
          <w:szCs w:val="24"/>
          <w:lang w:val="es-CR"/>
        </w:rPr>
        <w:t>“Formulario de Declarac</w:t>
      </w:r>
      <w:r w:rsidR="00AE5791" w:rsidRPr="00C84371">
        <w:rPr>
          <w:rFonts w:ascii="Times New Roman" w:hAnsi="Times New Roman" w:cs="Times New Roman"/>
          <w:bCs/>
          <w:iCs/>
          <w:sz w:val="24"/>
          <w:szCs w:val="24"/>
          <w:lang w:val="es-CR"/>
        </w:rPr>
        <w:t>ión Jurada del Donante” (Anexo A o B</w:t>
      </w:r>
      <w:del w:id="51" w:author="Danielle Martin" w:date="2021-12-20T14:35:00Z">
        <w:r w:rsidR="00AE5791" w:rsidRPr="00C84371" w:rsidDel="00F9482C">
          <w:rPr>
            <w:rFonts w:ascii="Times New Roman" w:hAnsi="Times New Roman" w:cs="Times New Roman"/>
            <w:bCs/>
            <w:iCs/>
            <w:sz w:val="24"/>
            <w:szCs w:val="24"/>
            <w:lang w:val="es-CR"/>
          </w:rPr>
          <w:delText xml:space="preserve"> Versión 20</w:delText>
        </w:r>
        <w:r w:rsidR="0039436A" w:rsidRPr="00C84371" w:rsidDel="00F9482C">
          <w:rPr>
            <w:rFonts w:ascii="Times New Roman" w:hAnsi="Times New Roman" w:cs="Times New Roman"/>
            <w:bCs/>
            <w:iCs/>
            <w:sz w:val="24"/>
            <w:szCs w:val="24"/>
            <w:lang w:val="es-CR"/>
          </w:rPr>
          <w:delText>21</w:delText>
        </w:r>
      </w:del>
      <w:r w:rsidR="003D6981" w:rsidRPr="00C84371">
        <w:rPr>
          <w:rFonts w:ascii="Times New Roman" w:hAnsi="Times New Roman" w:cs="Times New Roman"/>
          <w:bCs/>
          <w:iCs/>
          <w:sz w:val="24"/>
          <w:szCs w:val="24"/>
          <w:lang w:val="es-CR"/>
        </w:rPr>
        <w:t>)</w:t>
      </w:r>
      <w:r w:rsidR="00611E09" w:rsidRPr="00C84371">
        <w:rPr>
          <w:rFonts w:ascii="Times New Roman" w:hAnsi="Times New Roman" w:cs="Times New Roman"/>
          <w:sz w:val="24"/>
          <w:szCs w:val="24"/>
          <w:lang w:val="es-CR"/>
        </w:rPr>
        <w:t>.</w:t>
      </w:r>
    </w:p>
    <w:p w14:paraId="51CDF318" w14:textId="77777777" w:rsidR="00A95062" w:rsidRPr="00C84371" w:rsidRDefault="00A95062" w:rsidP="00A95062">
      <w:pPr>
        <w:autoSpaceDE w:val="0"/>
        <w:autoSpaceDN w:val="0"/>
        <w:adjustRightInd w:val="0"/>
        <w:spacing w:after="0"/>
        <w:jc w:val="both"/>
        <w:rPr>
          <w:rFonts w:ascii="Times New Roman" w:hAnsi="Times New Roman" w:cs="Times New Roman"/>
          <w:sz w:val="24"/>
          <w:szCs w:val="24"/>
          <w:lang w:val="es-CR"/>
        </w:rPr>
      </w:pPr>
    </w:p>
    <w:p w14:paraId="267E4E26" w14:textId="0C795221" w:rsidR="00A95062" w:rsidRPr="00C84371" w:rsidRDefault="007F4EA5" w:rsidP="00A95062">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Algunas p</w:t>
      </w:r>
      <w:r w:rsidR="00A95062" w:rsidRPr="00C84371">
        <w:rPr>
          <w:rFonts w:ascii="Times New Roman" w:hAnsi="Times New Roman" w:cs="Times New Roman"/>
          <w:sz w:val="24"/>
          <w:szCs w:val="24"/>
          <w:lang w:val="es-CR"/>
        </w:rPr>
        <w:t>autas de conductas propias o susceptibles de ser usadas en el lavado de dinero o bienes</w:t>
      </w:r>
      <w:r w:rsidRPr="00C84371">
        <w:rPr>
          <w:rFonts w:ascii="Times New Roman" w:hAnsi="Times New Roman" w:cs="Times New Roman"/>
          <w:sz w:val="24"/>
          <w:szCs w:val="24"/>
          <w:lang w:val="es-CR"/>
        </w:rPr>
        <w:t xml:space="preserve"> son</w:t>
      </w:r>
      <w:r w:rsidR="00A95062" w:rsidRPr="00C84371">
        <w:rPr>
          <w:rFonts w:ascii="Times New Roman" w:hAnsi="Times New Roman" w:cs="Times New Roman"/>
          <w:sz w:val="24"/>
          <w:szCs w:val="24"/>
          <w:lang w:val="es-CR"/>
        </w:rPr>
        <w:t>:</w:t>
      </w:r>
    </w:p>
    <w:p w14:paraId="5688DAC0" w14:textId="77777777" w:rsidR="00A95062" w:rsidRPr="00C84371" w:rsidRDefault="00A95062" w:rsidP="00A95062">
      <w:pPr>
        <w:pStyle w:val="ListParagraph"/>
        <w:numPr>
          <w:ilvl w:val="0"/>
          <w:numId w:val="4"/>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Renuencia a cumplir con los requisitos de dar información o llenar registros.</w:t>
      </w:r>
    </w:p>
    <w:p w14:paraId="5B3CD483" w14:textId="77777777" w:rsidR="00A95062" w:rsidRPr="00C84371" w:rsidRDefault="00A95062" w:rsidP="00A95062">
      <w:pPr>
        <w:pStyle w:val="ListParagraph"/>
        <w:numPr>
          <w:ilvl w:val="0"/>
          <w:numId w:val="4"/>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Información insuficiente o sospechosa.</w:t>
      </w:r>
    </w:p>
    <w:p w14:paraId="47B17A7C" w14:textId="77777777" w:rsidR="00A95062" w:rsidRPr="00C84371" w:rsidRDefault="00A95062" w:rsidP="00A95062">
      <w:pPr>
        <w:pStyle w:val="ListParagraph"/>
        <w:numPr>
          <w:ilvl w:val="0"/>
          <w:numId w:val="4"/>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Operaciones con características marcadamente poco usuales.</w:t>
      </w:r>
    </w:p>
    <w:p w14:paraId="7EB4B92A" w14:textId="77777777" w:rsidR="00A95062" w:rsidRPr="00C84371" w:rsidRDefault="00A95062" w:rsidP="00A95062">
      <w:pPr>
        <w:pStyle w:val="ListParagraph"/>
        <w:numPr>
          <w:ilvl w:val="0"/>
          <w:numId w:val="4"/>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Operaciones que no son consistentes con las actividades del donante.</w:t>
      </w:r>
    </w:p>
    <w:p w14:paraId="76308374" w14:textId="77777777" w:rsidR="00A95062" w:rsidRPr="00C84371" w:rsidRDefault="00A95062" w:rsidP="00A95062">
      <w:pPr>
        <w:pStyle w:val="ListParagraph"/>
        <w:numPr>
          <w:ilvl w:val="0"/>
          <w:numId w:val="4"/>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Cambios en los patrones de realizar algunas transacciones.</w:t>
      </w:r>
    </w:p>
    <w:p w14:paraId="3E2FFB71" w14:textId="77777777" w:rsidR="00A95062" w:rsidRPr="00C84371" w:rsidRDefault="00A95062" w:rsidP="00A95062">
      <w:pPr>
        <w:pStyle w:val="ListParagraph"/>
        <w:numPr>
          <w:ilvl w:val="0"/>
          <w:numId w:val="4"/>
        </w:num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Falta de consistencia económica o legal en alguna transacción determinada.</w:t>
      </w:r>
    </w:p>
    <w:p w14:paraId="219C42C8" w14:textId="77777777" w:rsidR="008750DB" w:rsidRPr="00C84371" w:rsidRDefault="008750DB" w:rsidP="00023915">
      <w:pPr>
        <w:autoSpaceDE w:val="0"/>
        <w:autoSpaceDN w:val="0"/>
        <w:adjustRightInd w:val="0"/>
        <w:spacing w:after="0" w:line="240" w:lineRule="auto"/>
        <w:jc w:val="both"/>
        <w:rPr>
          <w:rFonts w:ascii="Times New Roman" w:hAnsi="Times New Roman" w:cs="Times New Roman"/>
          <w:sz w:val="24"/>
          <w:szCs w:val="24"/>
          <w:lang w:val="es-CR"/>
        </w:rPr>
      </w:pPr>
    </w:p>
    <w:p w14:paraId="1E319672" w14:textId="77777777" w:rsidR="00F61439" w:rsidRPr="00C84371" w:rsidRDefault="00F61439" w:rsidP="00023915">
      <w:pPr>
        <w:autoSpaceDE w:val="0"/>
        <w:autoSpaceDN w:val="0"/>
        <w:adjustRightInd w:val="0"/>
        <w:spacing w:after="0" w:line="240" w:lineRule="auto"/>
        <w:jc w:val="both"/>
        <w:rPr>
          <w:rFonts w:ascii="Times New Roman" w:hAnsi="Times New Roman" w:cs="Times New Roman"/>
          <w:sz w:val="24"/>
          <w:szCs w:val="24"/>
          <w:lang w:val="es-CR"/>
        </w:rPr>
      </w:pPr>
    </w:p>
    <w:p w14:paraId="2B17A623" w14:textId="3759A3FB" w:rsidR="00F61439" w:rsidRPr="00C84371" w:rsidRDefault="00F61439" w:rsidP="005C78B7">
      <w:pPr>
        <w:pStyle w:val="Heading2"/>
        <w:rPr>
          <w:rFonts w:ascii="Times New Roman" w:hAnsi="Times New Roman" w:cs="Times New Roman"/>
          <w:b w:val="0"/>
          <w:bCs w:val="0"/>
          <w:sz w:val="24"/>
          <w:szCs w:val="24"/>
          <w:lang w:val="es-CR"/>
        </w:rPr>
      </w:pPr>
      <w:bookmarkStart w:id="52" w:name="_Toc59545513"/>
      <w:r w:rsidRPr="00C84371">
        <w:rPr>
          <w:rFonts w:ascii="Times New Roman" w:hAnsi="Times New Roman" w:cs="Times New Roman"/>
          <w:sz w:val="24"/>
          <w:szCs w:val="24"/>
          <w:lang w:val="es-CR"/>
        </w:rPr>
        <w:t xml:space="preserve">6.2 </w:t>
      </w:r>
      <w:r w:rsidR="002E56EE" w:rsidRPr="00C84371">
        <w:rPr>
          <w:rFonts w:ascii="Times New Roman" w:hAnsi="Times New Roman" w:cs="Times New Roman"/>
          <w:sz w:val="24"/>
          <w:szCs w:val="24"/>
          <w:lang w:val="es-CR"/>
        </w:rPr>
        <w:t>O</w:t>
      </w:r>
      <w:ins w:id="53" w:author="Danielle Martin" w:date="2021-12-20T14:38:00Z">
        <w:r w:rsidR="00A6248E">
          <w:rPr>
            <w:rFonts w:ascii="Times New Roman" w:hAnsi="Times New Roman" w:cs="Times New Roman"/>
            <w:sz w:val="24"/>
            <w:szCs w:val="24"/>
            <w:lang w:val="es-CR"/>
          </w:rPr>
          <w:t>peraciones Inusuales</w:t>
        </w:r>
      </w:ins>
      <w:del w:id="54" w:author="Danielle Martin" w:date="2021-12-20T14:38:00Z">
        <w:r w:rsidR="002E56EE" w:rsidRPr="00C84371" w:rsidDel="00A6248E">
          <w:rPr>
            <w:rFonts w:ascii="Times New Roman" w:hAnsi="Times New Roman" w:cs="Times New Roman"/>
            <w:sz w:val="24"/>
            <w:szCs w:val="24"/>
            <w:lang w:val="es-CR"/>
          </w:rPr>
          <w:delText>PERACIONES INUSUALES</w:delText>
        </w:r>
      </w:del>
      <w:bookmarkEnd w:id="52"/>
    </w:p>
    <w:p w14:paraId="2B65342D" w14:textId="77777777" w:rsidR="00951FC6" w:rsidRPr="00C84371" w:rsidRDefault="00951FC6" w:rsidP="00023915">
      <w:pPr>
        <w:autoSpaceDE w:val="0"/>
        <w:autoSpaceDN w:val="0"/>
        <w:adjustRightInd w:val="0"/>
        <w:spacing w:after="0" w:line="240" w:lineRule="auto"/>
        <w:jc w:val="both"/>
        <w:rPr>
          <w:rFonts w:ascii="Times New Roman" w:hAnsi="Times New Roman" w:cs="Times New Roman"/>
          <w:sz w:val="24"/>
          <w:szCs w:val="24"/>
          <w:lang w:val="es-CR"/>
        </w:rPr>
      </w:pPr>
    </w:p>
    <w:p w14:paraId="1C665E05" w14:textId="18032797" w:rsidR="00F61439" w:rsidRPr="00C84371" w:rsidRDefault="00F61439" w:rsidP="00E33041">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Con respecto </w:t>
      </w:r>
      <w:r w:rsidR="00E33041" w:rsidRPr="00C84371">
        <w:rPr>
          <w:rFonts w:ascii="Times New Roman" w:hAnsi="Times New Roman" w:cs="Times New Roman"/>
          <w:sz w:val="24"/>
          <w:szCs w:val="24"/>
          <w:lang w:val="es-CR"/>
        </w:rPr>
        <w:t xml:space="preserve">a las donaciones inusuales, la </w:t>
      </w:r>
      <w:r w:rsidR="0039436A" w:rsidRPr="00C84371">
        <w:rPr>
          <w:rFonts w:ascii="Times New Roman" w:hAnsi="Times New Roman" w:cs="Times New Roman"/>
          <w:sz w:val="24"/>
          <w:szCs w:val="24"/>
          <w:lang w:val="es-CR"/>
        </w:rPr>
        <w:t>Organización debe</w:t>
      </w:r>
      <w:r w:rsidRPr="00C84371">
        <w:rPr>
          <w:rFonts w:ascii="Times New Roman" w:hAnsi="Times New Roman" w:cs="Times New Roman"/>
          <w:sz w:val="24"/>
          <w:szCs w:val="24"/>
          <w:lang w:val="es-CR"/>
        </w:rPr>
        <w:t xml:space="preserve"> analizar dentro de los 30 (treinta) días desde la detección d</w:t>
      </w:r>
      <w:r w:rsidR="00F059AF" w:rsidRPr="00C84371">
        <w:rPr>
          <w:rFonts w:ascii="Times New Roman" w:hAnsi="Times New Roman" w:cs="Times New Roman"/>
          <w:sz w:val="24"/>
          <w:szCs w:val="24"/>
          <w:lang w:val="es-CR"/>
        </w:rPr>
        <w:t xml:space="preserve">e la inusualidad, si los hechos, circunstancias o propósitos </w:t>
      </w:r>
      <w:r w:rsidR="00A378AF" w:rsidRPr="00C84371">
        <w:rPr>
          <w:rFonts w:ascii="Times New Roman" w:hAnsi="Times New Roman" w:cs="Times New Roman"/>
          <w:sz w:val="24"/>
          <w:szCs w:val="24"/>
          <w:lang w:val="es-CR"/>
        </w:rPr>
        <w:t xml:space="preserve">de </w:t>
      </w:r>
      <w:r w:rsidR="00C84371" w:rsidRPr="00C84371">
        <w:rPr>
          <w:rFonts w:ascii="Times New Roman" w:hAnsi="Times New Roman" w:cs="Times New Roman"/>
          <w:sz w:val="24"/>
          <w:szCs w:val="24"/>
          <w:lang w:val="es-CR"/>
        </w:rPr>
        <w:t>esta</w:t>
      </w:r>
      <w:r w:rsidR="00A378AF" w:rsidRPr="00C84371">
        <w:rPr>
          <w:rFonts w:ascii="Times New Roman" w:hAnsi="Times New Roman" w:cs="Times New Roman"/>
          <w:sz w:val="24"/>
          <w:szCs w:val="24"/>
          <w:lang w:val="es-CR"/>
        </w:rPr>
        <w:t xml:space="preserve">, </w:t>
      </w:r>
      <w:r w:rsidRPr="00C84371">
        <w:rPr>
          <w:rFonts w:ascii="Times New Roman" w:hAnsi="Times New Roman" w:cs="Times New Roman"/>
          <w:sz w:val="24"/>
          <w:szCs w:val="24"/>
          <w:lang w:val="es-CR"/>
        </w:rPr>
        <w:t xml:space="preserve">no reflejan una explicación válida o carecen de justificación, será considerada </w:t>
      </w:r>
      <w:r w:rsidRPr="00C84371">
        <w:rPr>
          <w:rFonts w:ascii="Times New Roman" w:hAnsi="Times New Roman" w:cs="Times New Roman"/>
          <w:b/>
          <w:sz w:val="24"/>
          <w:szCs w:val="24"/>
          <w:lang w:val="es-CR"/>
        </w:rPr>
        <w:t>operación sospechosa</w:t>
      </w:r>
      <w:r w:rsidRPr="00C84371">
        <w:rPr>
          <w:rFonts w:ascii="Times New Roman" w:hAnsi="Times New Roman" w:cs="Times New Roman"/>
          <w:sz w:val="24"/>
          <w:szCs w:val="24"/>
          <w:lang w:val="es-CR"/>
        </w:rPr>
        <w:t>.</w:t>
      </w:r>
    </w:p>
    <w:p w14:paraId="648F78E3" w14:textId="77777777" w:rsidR="00951FC6" w:rsidRPr="00C84371" w:rsidRDefault="00951FC6" w:rsidP="00023915">
      <w:pPr>
        <w:autoSpaceDE w:val="0"/>
        <w:autoSpaceDN w:val="0"/>
        <w:adjustRightInd w:val="0"/>
        <w:spacing w:after="0" w:line="240" w:lineRule="auto"/>
        <w:jc w:val="both"/>
        <w:rPr>
          <w:rFonts w:ascii="Times New Roman" w:hAnsi="Times New Roman" w:cs="Times New Roman"/>
          <w:sz w:val="24"/>
          <w:szCs w:val="24"/>
          <w:lang w:val="es-CR"/>
        </w:rPr>
      </w:pPr>
    </w:p>
    <w:p w14:paraId="57F3768B" w14:textId="0B49984B" w:rsidR="00AA104C" w:rsidRPr="00C84371" w:rsidDel="006936FB" w:rsidRDefault="00AA104C" w:rsidP="00023915">
      <w:pPr>
        <w:autoSpaceDE w:val="0"/>
        <w:autoSpaceDN w:val="0"/>
        <w:adjustRightInd w:val="0"/>
        <w:spacing w:after="0" w:line="240" w:lineRule="auto"/>
        <w:jc w:val="both"/>
        <w:rPr>
          <w:del w:id="55" w:author="Danielle Martin" w:date="2021-12-20T14:34:00Z"/>
          <w:rFonts w:ascii="Times New Roman" w:hAnsi="Times New Roman" w:cs="Times New Roman"/>
          <w:sz w:val="24"/>
          <w:szCs w:val="24"/>
          <w:lang w:val="es-CR"/>
        </w:rPr>
      </w:pPr>
    </w:p>
    <w:p w14:paraId="32178598" w14:textId="18CA1B10" w:rsidR="00AA104C" w:rsidRPr="00C84371" w:rsidDel="006936FB" w:rsidRDefault="00AA104C" w:rsidP="00023915">
      <w:pPr>
        <w:autoSpaceDE w:val="0"/>
        <w:autoSpaceDN w:val="0"/>
        <w:adjustRightInd w:val="0"/>
        <w:spacing w:after="0" w:line="240" w:lineRule="auto"/>
        <w:jc w:val="both"/>
        <w:rPr>
          <w:del w:id="56" w:author="Danielle Martin" w:date="2021-12-20T14:34:00Z"/>
          <w:rFonts w:ascii="Times New Roman" w:hAnsi="Times New Roman" w:cs="Times New Roman"/>
          <w:sz w:val="24"/>
          <w:szCs w:val="24"/>
          <w:lang w:val="es-CR"/>
        </w:rPr>
      </w:pPr>
    </w:p>
    <w:p w14:paraId="4B6CDC8E" w14:textId="77777777" w:rsidR="00AA104C" w:rsidRPr="00C84371" w:rsidRDefault="00AA104C" w:rsidP="00023915">
      <w:pPr>
        <w:autoSpaceDE w:val="0"/>
        <w:autoSpaceDN w:val="0"/>
        <w:adjustRightInd w:val="0"/>
        <w:spacing w:after="0" w:line="240" w:lineRule="auto"/>
        <w:jc w:val="both"/>
        <w:rPr>
          <w:rFonts w:ascii="Times New Roman" w:hAnsi="Times New Roman" w:cs="Times New Roman"/>
          <w:sz w:val="24"/>
          <w:szCs w:val="24"/>
          <w:lang w:val="es-CR"/>
        </w:rPr>
      </w:pPr>
    </w:p>
    <w:p w14:paraId="2A56003D" w14:textId="77777777" w:rsidR="00AA104C" w:rsidRPr="00C84371" w:rsidRDefault="00AA104C" w:rsidP="00023915">
      <w:pPr>
        <w:autoSpaceDE w:val="0"/>
        <w:autoSpaceDN w:val="0"/>
        <w:adjustRightInd w:val="0"/>
        <w:spacing w:after="0" w:line="240" w:lineRule="auto"/>
        <w:jc w:val="both"/>
        <w:rPr>
          <w:rFonts w:ascii="Times New Roman" w:hAnsi="Times New Roman" w:cs="Times New Roman"/>
          <w:sz w:val="24"/>
          <w:szCs w:val="24"/>
          <w:lang w:val="es-CR"/>
        </w:rPr>
      </w:pPr>
    </w:p>
    <w:p w14:paraId="44C67A57" w14:textId="5B9417F6" w:rsidR="00FF072D" w:rsidRPr="00C84371" w:rsidRDefault="00FF072D" w:rsidP="005C78B7">
      <w:pPr>
        <w:pStyle w:val="Heading2"/>
        <w:rPr>
          <w:rFonts w:ascii="Times New Roman" w:hAnsi="Times New Roman" w:cs="Times New Roman"/>
          <w:b w:val="0"/>
          <w:bCs w:val="0"/>
          <w:sz w:val="24"/>
          <w:szCs w:val="24"/>
          <w:lang w:val="es-CR"/>
        </w:rPr>
      </w:pPr>
      <w:bookmarkStart w:id="57" w:name="_Toc59545514"/>
      <w:r w:rsidRPr="00C84371">
        <w:rPr>
          <w:rFonts w:ascii="Times New Roman" w:hAnsi="Times New Roman" w:cs="Times New Roman"/>
          <w:sz w:val="24"/>
          <w:szCs w:val="24"/>
          <w:lang w:val="es-CR"/>
        </w:rPr>
        <w:t>6.3 R</w:t>
      </w:r>
      <w:ins w:id="58" w:author="Danielle Martin" w:date="2021-12-20T14:38:00Z">
        <w:r w:rsidR="00A6248E">
          <w:rPr>
            <w:rFonts w:ascii="Times New Roman" w:hAnsi="Times New Roman" w:cs="Times New Roman"/>
            <w:sz w:val="24"/>
            <w:szCs w:val="24"/>
            <w:lang w:val="es-CR"/>
          </w:rPr>
          <w:t>eporte Negativo</w:t>
        </w:r>
      </w:ins>
      <w:del w:id="59" w:author="Danielle Martin" w:date="2021-12-20T14:38:00Z">
        <w:r w:rsidRPr="00C84371" w:rsidDel="00A6248E">
          <w:rPr>
            <w:rFonts w:ascii="Times New Roman" w:hAnsi="Times New Roman" w:cs="Times New Roman"/>
            <w:sz w:val="24"/>
            <w:szCs w:val="24"/>
            <w:lang w:val="es-CR"/>
          </w:rPr>
          <w:delText>EPORTE NEGATIVO</w:delText>
        </w:r>
      </w:del>
      <w:bookmarkEnd w:id="57"/>
    </w:p>
    <w:p w14:paraId="39E93BD4" w14:textId="77777777" w:rsidR="00E412D9" w:rsidRPr="00C84371" w:rsidRDefault="00E412D9" w:rsidP="00F61439">
      <w:pPr>
        <w:autoSpaceDE w:val="0"/>
        <w:autoSpaceDN w:val="0"/>
        <w:adjustRightInd w:val="0"/>
        <w:spacing w:after="0" w:line="240" w:lineRule="auto"/>
        <w:jc w:val="both"/>
        <w:rPr>
          <w:rFonts w:ascii="Times New Roman" w:hAnsi="Times New Roman" w:cs="Times New Roman"/>
          <w:color w:val="FF0000"/>
          <w:sz w:val="24"/>
          <w:szCs w:val="24"/>
          <w:lang w:val="es-CR"/>
        </w:rPr>
      </w:pPr>
    </w:p>
    <w:p w14:paraId="6A073998" w14:textId="4C55EA98" w:rsidR="00516003" w:rsidRPr="00C84371" w:rsidRDefault="00516003" w:rsidP="001A3A1D">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En caso de no detectar operaciones sospechosas de LD/FT, la Organización debe emitir un reporte para la SEPRELAD denominado </w:t>
      </w:r>
      <w:r w:rsidRPr="00C84371">
        <w:rPr>
          <w:rFonts w:ascii="Times New Roman" w:hAnsi="Times New Roman" w:cs="Times New Roman"/>
          <w:sz w:val="24"/>
          <w:szCs w:val="24"/>
          <w:u w:val="single"/>
          <w:lang w:val="es-CR"/>
        </w:rPr>
        <w:t>Reporte negativo</w:t>
      </w:r>
      <w:r w:rsidR="00C54AAB" w:rsidRPr="00C84371">
        <w:rPr>
          <w:rFonts w:ascii="Times New Roman" w:hAnsi="Times New Roman" w:cs="Times New Roman"/>
          <w:sz w:val="24"/>
          <w:szCs w:val="24"/>
          <w:lang w:val="es-CR"/>
        </w:rPr>
        <w:t xml:space="preserve">, a efectos de poner de manifiesto la ausencia de reportes de operación sospechosa durante el </w:t>
      </w:r>
      <w:r w:rsidR="00794AC4" w:rsidRPr="00C84371">
        <w:rPr>
          <w:rFonts w:ascii="Times New Roman" w:hAnsi="Times New Roman" w:cs="Times New Roman"/>
          <w:sz w:val="24"/>
          <w:szCs w:val="24"/>
          <w:lang w:val="es-CR"/>
        </w:rPr>
        <w:t>trimestre</w:t>
      </w:r>
      <w:r w:rsidR="00C54AAB" w:rsidRPr="00C84371">
        <w:rPr>
          <w:rFonts w:ascii="Times New Roman" w:hAnsi="Times New Roman" w:cs="Times New Roman"/>
          <w:sz w:val="24"/>
          <w:szCs w:val="24"/>
          <w:lang w:val="es-CR"/>
        </w:rPr>
        <w:t xml:space="preserve"> inmediatamente precedente al mes en que se presenta.</w:t>
      </w:r>
    </w:p>
    <w:p w14:paraId="5E8199C8" w14:textId="77777777" w:rsidR="00516003" w:rsidRPr="00C84371" w:rsidRDefault="00516003" w:rsidP="001A3A1D">
      <w:pPr>
        <w:autoSpaceDE w:val="0"/>
        <w:autoSpaceDN w:val="0"/>
        <w:adjustRightInd w:val="0"/>
        <w:spacing w:after="0" w:line="240" w:lineRule="auto"/>
        <w:jc w:val="both"/>
        <w:rPr>
          <w:rFonts w:ascii="Times New Roman" w:hAnsi="Times New Roman" w:cs="Times New Roman"/>
          <w:sz w:val="24"/>
          <w:szCs w:val="24"/>
          <w:lang w:val="es-CR"/>
        </w:rPr>
      </w:pPr>
    </w:p>
    <w:p w14:paraId="7DC82150" w14:textId="6B8CF8FC" w:rsidR="003E49F2" w:rsidRPr="00C84371" w:rsidRDefault="001D0162" w:rsidP="001E7866">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Tan pronto sea habilitada la Plataforma ROS-WEB para las OSFL</w:t>
      </w:r>
      <w:r w:rsidR="00793C22" w:rsidRPr="00C84371">
        <w:rPr>
          <w:rFonts w:ascii="Times New Roman" w:hAnsi="Times New Roman" w:cs="Times New Roman"/>
          <w:sz w:val="24"/>
          <w:szCs w:val="24"/>
          <w:lang w:val="es-CR"/>
        </w:rPr>
        <w:t xml:space="preserve">, el reporte será presentado por este medio, </w:t>
      </w:r>
      <w:r w:rsidR="00CB65DB" w:rsidRPr="00C84371">
        <w:rPr>
          <w:rFonts w:ascii="Times New Roman" w:hAnsi="Times New Roman" w:cs="Times New Roman"/>
          <w:sz w:val="24"/>
          <w:szCs w:val="24"/>
          <w:lang w:val="es-CR"/>
        </w:rPr>
        <w:t>m</w:t>
      </w:r>
      <w:r w:rsidRPr="00C84371">
        <w:rPr>
          <w:rFonts w:ascii="Times New Roman" w:hAnsi="Times New Roman" w:cs="Times New Roman"/>
          <w:sz w:val="24"/>
          <w:szCs w:val="24"/>
          <w:lang w:val="es-CR"/>
        </w:rPr>
        <w:t xml:space="preserve">ientras la plataforma no esté disponible para OSFL, el Reporte Negativo deberá remitirse </w:t>
      </w:r>
      <w:r w:rsidR="00CB65DB" w:rsidRPr="00C84371">
        <w:rPr>
          <w:rFonts w:ascii="Times New Roman" w:hAnsi="Times New Roman" w:cs="Times New Roman"/>
          <w:sz w:val="24"/>
          <w:szCs w:val="24"/>
          <w:lang w:val="es-CR"/>
        </w:rPr>
        <w:t>a la SEPRELAD</w:t>
      </w:r>
      <w:r w:rsidR="00AC5B97" w:rsidRPr="00C84371">
        <w:rPr>
          <w:rFonts w:ascii="Times New Roman" w:hAnsi="Times New Roman" w:cs="Times New Roman"/>
          <w:sz w:val="24"/>
          <w:szCs w:val="24"/>
          <w:lang w:val="es-CR"/>
        </w:rPr>
        <w:t xml:space="preserve"> por escrito.</w:t>
      </w:r>
    </w:p>
    <w:p w14:paraId="39437284" w14:textId="77777777" w:rsidR="00AC5B97" w:rsidRPr="00C84371" w:rsidRDefault="00AC5B97" w:rsidP="001E7866">
      <w:pPr>
        <w:autoSpaceDE w:val="0"/>
        <w:autoSpaceDN w:val="0"/>
        <w:adjustRightInd w:val="0"/>
        <w:spacing w:after="0" w:line="240" w:lineRule="auto"/>
        <w:jc w:val="both"/>
        <w:rPr>
          <w:rFonts w:ascii="Times New Roman" w:hAnsi="Times New Roman" w:cs="Times New Roman"/>
          <w:sz w:val="24"/>
          <w:szCs w:val="24"/>
          <w:lang w:val="es-CR"/>
        </w:rPr>
      </w:pPr>
    </w:p>
    <w:p w14:paraId="1A38BCE2" w14:textId="633DA25E" w:rsidR="00AC5B97" w:rsidRPr="00C84371" w:rsidRDefault="007432EC" w:rsidP="001E7866">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w:t>
      </w:r>
      <w:r w:rsidR="00AC5B97" w:rsidRPr="00C84371">
        <w:rPr>
          <w:rFonts w:ascii="Times New Roman" w:hAnsi="Times New Roman" w:cs="Times New Roman"/>
          <w:sz w:val="24"/>
          <w:szCs w:val="24"/>
          <w:lang w:val="es-CR"/>
        </w:rPr>
        <w:t xml:space="preserve">a presentación del reporte </w:t>
      </w:r>
      <w:r w:rsidRPr="00C84371">
        <w:rPr>
          <w:rFonts w:ascii="Times New Roman" w:hAnsi="Times New Roman" w:cs="Times New Roman"/>
          <w:sz w:val="24"/>
          <w:szCs w:val="24"/>
          <w:lang w:val="es-CR"/>
        </w:rPr>
        <w:t>se debe realizar en forma trimestral, durante los primeros 5 (cinco) días de los meses de</w:t>
      </w:r>
      <w:r w:rsidR="00AC5B97" w:rsidRPr="00C84371">
        <w:rPr>
          <w:rFonts w:ascii="Times New Roman" w:hAnsi="Times New Roman" w:cs="Times New Roman"/>
          <w:sz w:val="24"/>
          <w:szCs w:val="24"/>
          <w:lang w:val="es-CR"/>
        </w:rPr>
        <w:t>:</w:t>
      </w:r>
    </w:p>
    <w:p w14:paraId="4BAD8144" w14:textId="3F090E59" w:rsidR="00AC5B97" w:rsidRPr="00C84371" w:rsidRDefault="007432EC" w:rsidP="00AC5B97">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Enero</w:t>
      </w:r>
    </w:p>
    <w:p w14:paraId="4E8AD48D" w14:textId="75400221" w:rsidR="007432EC" w:rsidRPr="00C84371" w:rsidRDefault="007432EC" w:rsidP="00AC5B97">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Abril</w:t>
      </w:r>
    </w:p>
    <w:p w14:paraId="5978401A" w14:textId="67779A09" w:rsidR="007432EC" w:rsidRPr="00C84371" w:rsidRDefault="007432EC" w:rsidP="00AC5B97">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Julio</w:t>
      </w:r>
    </w:p>
    <w:p w14:paraId="339EA047" w14:textId="725D27BA" w:rsidR="007432EC" w:rsidRPr="00C84371" w:rsidRDefault="007432EC" w:rsidP="00AC5B97">
      <w:pPr>
        <w:pStyle w:val="ListParagraph"/>
        <w:numPr>
          <w:ilvl w:val="0"/>
          <w:numId w:val="36"/>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Octubre</w:t>
      </w:r>
    </w:p>
    <w:p w14:paraId="6C546C35" w14:textId="77777777" w:rsidR="003E49F2" w:rsidRPr="00C84371" w:rsidRDefault="003E49F2" w:rsidP="001A3A1D">
      <w:pPr>
        <w:autoSpaceDE w:val="0"/>
        <w:autoSpaceDN w:val="0"/>
        <w:adjustRightInd w:val="0"/>
        <w:spacing w:after="0" w:line="240" w:lineRule="auto"/>
        <w:jc w:val="both"/>
        <w:rPr>
          <w:rFonts w:ascii="Times New Roman" w:hAnsi="Times New Roman" w:cs="Times New Roman"/>
          <w:sz w:val="24"/>
          <w:szCs w:val="24"/>
          <w:lang w:val="es-CR"/>
        </w:rPr>
      </w:pPr>
    </w:p>
    <w:p w14:paraId="0C4B3F6E" w14:textId="77777777" w:rsidR="004D5FC7" w:rsidRPr="00C84371" w:rsidRDefault="004D5FC7" w:rsidP="004D5FC7">
      <w:pPr>
        <w:autoSpaceDE w:val="0"/>
        <w:autoSpaceDN w:val="0"/>
        <w:adjustRightInd w:val="0"/>
        <w:spacing w:after="0" w:line="240" w:lineRule="auto"/>
        <w:ind w:left="360"/>
        <w:jc w:val="both"/>
        <w:rPr>
          <w:rFonts w:ascii="Times New Roman" w:hAnsi="Times New Roman" w:cs="Times New Roman"/>
          <w:sz w:val="24"/>
          <w:szCs w:val="24"/>
          <w:lang w:val="es-CR"/>
        </w:rPr>
      </w:pPr>
    </w:p>
    <w:p w14:paraId="4C88CDBD" w14:textId="468DBACB" w:rsidR="003931C8" w:rsidRPr="00C84371" w:rsidRDefault="00ED0F4A" w:rsidP="00372F0D">
      <w:pPr>
        <w:pStyle w:val="Heading2"/>
        <w:rPr>
          <w:rFonts w:ascii="Times New Roman" w:hAnsi="Times New Roman" w:cs="Times New Roman"/>
          <w:sz w:val="24"/>
          <w:szCs w:val="24"/>
          <w:lang w:val="es-CR"/>
        </w:rPr>
      </w:pPr>
      <w:bookmarkStart w:id="60" w:name="_Toc59545515"/>
      <w:r w:rsidRPr="00C84371">
        <w:rPr>
          <w:rFonts w:ascii="Times New Roman" w:hAnsi="Times New Roman" w:cs="Times New Roman"/>
          <w:sz w:val="24"/>
          <w:szCs w:val="24"/>
          <w:lang w:val="es-CR"/>
        </w:rPr>
        <w:t>6</w:t>
      </w:r>
      <w:r w:rsidR="009B7EC5" w:rsidRPr="00C84371">
        <w:rPr>
          <w:rFonts w:ascii="Times New Roman" w:hAnsi="Times New Roman" w:cs="Times New Roman"/>
          <w:sz w:val="24"/>
          <w:szCs w:val="24"/>
          <w:lang w:val="es-CR"/>
        </w:rPr>
        <w:t>.</w:t>
      </w:r>
      <w:r w:rsidR="00AB6F68" w:rsidRPr="00C84371">
        <w:rPr>
          <w:rFonts w:ascii="Times New Roman" w:hAnsi="Times New Roman" w:cs="Times New Roman"/>
          <w:sz w:val="24"/>
          <w:szCs w:val="24"/>
          <w:lang w:val="es-CR"/>
        </w:rPr>
        <w:t>4</w:t>
      </w:r>
      <w:r w:rsidRPr="00C84371">
        <w:rPr>
          <w:rFonts w:ascii="Times New Roman" w:hAnsi="Times New Roman" w:cs="Times New Roman"/>
          <w:sz w:val="24"/>
          <w:szCs w:val="24"/>
          <w:lang w:val="es-CR"/>
        </w:rPr>
        <w:t xml:space="preserve"> </w:t>
      </w:r>
      <w:ins w:id="61" w:author="Danielle Martin" w:date="2021-12-20T14:38:00Z">
        <w:r w:rsidR="00890A3B">
          <w:rPr>
            <w:rFonts w:ascii="Times New Roman" w:hAnsi="Times New Roman" w:cs="Times New Roman"/>
            <w:sz w:val="24"/>
            <w:szCs w:val="24"/>
            <w:lang w:val="es-CR"/>
          </w:rPr>
          <w:t xml:space="preserve">Remisión y </w:t>
        </w:r>
      </w:ins>
      <w:ins w:id="62" w:author="Danielle Martin" w:date="2021-12-20T14:39:00Z">
        <w:r w:rsidR="00890A3B">
          <w:rPr>
            <w:rFonts w:ascii="Times New Roman" w:hAnsi="Times New Roman" w:cs="Times New Roman"/>
            <w:sz w:val="24"/>
            <w:szCs w:val="24"/>
            <w:lang w:val="es-CR"/>
          </w:rPr>
          <w:t>Emisión y Actualización de Datos, para el Sector OSFL.</w:t>
        </w:r>
      </w:ins>
      <w:del w:id="63" w:author="Danielle Martin" w:date="2021-12-20T14:39:00Z">
        <w:r w:rsidR="003931C8" w:rsidRPr="00C84371" w:rsidDel="00890A3B">
          <w:rPr>
            <w:rFonts w:ascii="Times New Roman" w:hAnsi="Times New Roman" w:cs="Times New Roman"/>
            <w:sz w:val="24"/>
            <w:szCs w:val="24"/>
            <w:lang w:val="es-CR"/>
          </w:rPr>
          <w:delText>EMISIÓN Y ACTUALIZACIÓN DE DATOS, PARA EL SECTOR OSFL.</w:delText>
        </w:r>
      </w:del>
      <w:bookmarkEnd w:id="60"/>
    </w:p>
    <w:p w14:paraId="1DE941FD" w14:textId="3DC62CAE" w:rsidR="003931C8" w:rsidRPr="00C84371" w:rsidRDefault="003931C8" w:rsidP="00133E8C">
      <w:pPr>
        <w:jc w:val="both"/>
        <w:rPr>
          <w:rFonts w:ascii="Times New Roman" w:hAnsi="Times New Roman" w:cs="Times New Roman"/>
          <w:bCs/>
          <w:sz w:val="24"/>
          <w:szCs w:val="24"/>
          <w:lang w:val="es-CR"/>
        </w:rPr>
      </w:pPr>
      <w:r w:rsidRPr="00C84371">
        <w:rPr>
          <w:rFonts w:ascii="Times New Roman" w:hAnsi="Times New Roman" w:cs="Times New Roman"/>
          <w:bCs/>
          <w:sz w:val="24"/>
          <w:szCs w:val="24"/>
          <w:lang w:val="es-CR"/>
        </w:rPr>
        <w:t>Conforme a la Resolución N°</w:t>
      </w:r>
      <w:r w:rsidR="00276EFA" w:rsidRPr="00C84371">
        <w:rPr>
          <w:rFonts w:ascii="Times New Roman" w:hAnsi="Times New Roman" w:cs="Times New Roman"/>
          <w:bCs/>
          <w:sz w:val="24"/>
          <w:szCs w:val="24"/>
          <w:lang w:val="es-CR"/>
        </w:rPr>
        <w:t xml:space="preserve"> 247/20 y sus Anexos I y II, la Organización debe remitir en forma anual, los primeros 20 días del mes de marzo de cada año, a través de un correo electrónico a la dirección </w:t>
      </w:r>
      <w:hyperlink r:id="rId19" w:history="1">
        <w:r w:rsidR="00276EFA" w:rsidRPr="00C84371">
          <w:rPr>
            <w:rStyle w:val="Hyperlink"/>
            <w:rFonts w:ascii="Times New Roman" w:hAnsi="Times New Roman" w:cs="Times New Roman"/>
            <w:sz w:val="24"/>
            <w:szCs w:val="24"/>
            <w:lang w:val="es-CR"/>
          </w:rPr>
          <w:t>reporteosl@seprelad.gov.py</w:t>
        </w:r>
      </w:hyperlink>
      <w:r w:rsidR="00276EFA" w:rsidRPr="00C84371">
        <w:rPr>
          <w:rFonts w:ascii="Times New Roman" w:hAnsi="Times New Roman" w:cs="Times New Roman"/>
          <w:bCs/>
          <w:sz w:val="24"/>
          <w:szCs w:val="24"/>
          <w:lang w:val="es-CR"/>
        </w:rPr>
        <w:t xml:space="preserve"> , en formato planilla electrónica Excel</w:t>
      </w:r>
      <w:r w:rsidR="00612568" w:rsidRPr="00C84371">
        <w:rPr>
          <w:rFonts w:ascii="Times New Roman" w:hAnsi="Times New Roman" w:cs="Times New Roman"/>
          <w:bCs/>
          <w:sz w:val="24"/>
          <w:szCs w:val="24"/>
          <w:lang w:val="es-CR"/>
        </w:rPr>
        <w:t>, el “Formulario de Remisión y Actualización de Datos”</w:t>
      </w:r>
      <w:r w:rsidR="008C66F0" w:rsidRPr="00C84371">
        <w:rPr>
          <w:rFonts w:ascii="Times New Roman" w:hAnsi="Times New Roman" w:cs="Times New Roman"/>
          <w:bCs/>
          <w:sz w:val="24"/>
          <w:szCs w:val="24"/>
          <w:lang w:val="es-CR"/>
        </w:rPr>
        <w:t>, cuyo formato está disponible en la página web institucional de la SEPRELAD.</w:t>
      </w:r>
    </w:p>
    <w:p w14:paraId="37C12B03" w14:textId="67BD76E3" w:rsidR="00276EFA" w:rsidRPr="00C84371" w:rsidRDefault="00612568" w:rsidP="00133E8C">
      <w:pPr>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La SEPRELAD al recibir el correo electrónico emitirá una respuesta automática, la cual servirá como suficiente acuse de recibo </w:t>
      </w:r>
      <w:r w:rsidR="00C84371" w:rsidRPr="00C84371">
        <w:rPr>
          <w:rFonts w:ascii="Times New Roman" w:hAnsi="Times New Roman" w:cs="Times New Roman"/>
          <w:sz w:val="24"/>
          <w:szCs w:val="24"/>
          <w:lang w:val="es-CR"/>
        </w:rPr>
        <w:t>pro-parte</w:t>
      </w:r>
      <w:r w:rsidRPr="00C84371">
        <w:rPr>
          <w:rFonts w:ascii="Times New Roman" w:hAnsi="Times New Roman" w:cs="Times New Roman"/>
          <w:sz w:val="24"/>
          <w:szCs w:val="24"/>
          <w:lang w:val="es-CR"/>
        </w:rPr>
        <w:t xml:space="preserve"> de la Secretaría de Estado.</w:t>
      </w:r>
    </w:p>
    <w:p w14:paraId="491A98DA" w14:textId="77777777" w:rsidR="00612568" w:rsidRPr="00C84371" w:rsidRDefault="00612568" w:rsidP="005C78B7">
      <w:pPr>
        <w:pStyle w:val="Heading2"/>
        <w:rPr>
          <w:rFonts w:ascii="Times New Roman" w:hAnsi="Times New Roman" w:cs="Times New Roman"/>
          <w:sz w:val="24"/>
          <w:szCs w:val="24"/>
          <w:lang w:val="es-CR"/>
        </w:rPr>
      </w:pPr>
    </w:p>
    <w:p w14:paraId="3DCD0B78" w14:textId="18953897" w:rsidR="004D5FC7" w:rsidRPr="00C84371" w:rsidRDefault="003931C8" w:rsidP="005C78B7">
      <w:pPr>
        <w:pStyle w:val="Heading2"/>
        <w:rPr>
          <w:rFonts w:ascii="Times New Roman" w:hAnsi="Times New Roman" w:cs="Times New Roman"/>
          <w:b w:val="0"/>
          <w:sz w:val="24"/>
          <w:szCs w:val="24"/>
          <w:lang w:val="es-CR"/>
        </w:rPr>
      </w:pPr>
      <w:bookmarkStart w:id="64" w:name="_Toc59545516"/>
      <w:r w:rsidRPr="00C84371">
        <w:rPr>
          <w:rFonts w:ascii="Times New Roman" w:hAnsi="Times New Roman" w:cs="Times New Roman"/>
          <w:sz w:val="24"/>
          <w:szCs w:val="24"/>
          <w:lang w:val="es-CR"/>
        </w:rPr>
        <w:t xml:space="preserve">6.5 </w:t>
      </w:r>
      <w:r w:rsidR="00AB6F68" w:rsidRPr="00C84371">
        <w:rPr>
          <w:rFonts w:ascii="Times New Roman" w:hAnsi="Times New Roman" w:cs="Times New Roman"/>
          <w:sz w:val="24"/>
          <w:szCs w:val="24"/>
          <w:lang w:val="es-CR"/>
        </w:rPr>
        <w:t>Obligación de m</w:t>
      </w:r>
      <w:r w:rsidR="004D5FC7" w:rsidRPr="00C84371">
        <w:rPr>
          <w:rFonts w:ascii="Times New Roman" w:hAnsi="Times New Roman" w:cs="Times New Roman"/>
          <w:sz w:val="24"/>
          <w:szCs w:val="24"/>
          <w:lang w:val="es-CR"/>
        </w:rPr>
        <w:t>antener confidencialidad</w:t>
      </w:r>
      <w:bookmarkEnd w:id="64"/>
    </w:p>
    <w:p w14:paraId="7E3DD062" w14:textId="0CB3212C" w:rsidR="004D5FC7" w:rsidRPr="00C84371" w:rsidRDefault="00722AF5" w:rsidP="00722AF5">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La Organización deberá abstenerse de revelar o </w:t>
      </w:r>
      <w:r w:rsidR="00D96FF9" w:rsidRPr="00C84371">
        <w:rPr>
          <w:rFonts w:ascii="Times New Roman" w:hAnsi="Times New Roman" w:cs="Times New Roman"/>
          <w:sz w:val="24"/>
          <w:szCs w:val="24"/>
          <w:lang w:val="es-CR"/>
        </w:rPr>
        <w:t>comunicar</w:t>
      </w:r>
      <w:r w:rsidRPr="00C84371">
        <w:rPr>
          <w:rFonts w:ascii="Times New Roman" w:hAnsi="Times New Roman" w:cs="Times New Roman"/>
          <w:sz w:val="24"/>
          <w:szCs w:val="24"/>
          <w:lang w:val="es-CR"/>
        </w:rPr>
        <w:t xml:space="preserve"> que la misma ha elevado un Reporte de Operación</w:t>
      </w:r>
      <w:r w:rsidR="004D5FC7" w:rsidRPr="00C84371">
        <w:rPr>
          <w:rFonts w:ascii="Times New Roman" w:hAnsi="Times New Roman" w:cs="Times New Roman"/>
          <w:sz w:val="24"/>
          <w:szCs w:val="24"/>
          <w:lang w:val="es-CR"/>
        </w:rPr>
        <w:t xml:space="preserve"> Sospechosa, de su contenido y las documentaciones respaldatorias.</w:t>
      </w:r>
    </w:p>
    <w:p w14:paraId="24703EFB" w14:textId="1212068C" w:rsidR="004D5FC7" w:rsidRPr="00C84371" w:rsidRDefault="00C84371" w:rsidP="00722AF5">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Igualmente,</w:t>
      </w:r>
      <w:r w:rsidR="004D5FC7" w:rsidRPr="00C84371">
        <w:rPr>
          <w:rFonts w:ascii="Times New Roman" w:hAnsi="Times New Roman" w:cs="Times New Roman"/>
          <w:sz w:val="24"/>
          <w:szCs w:val="24"/>
          <w:lang w:val="es-CR"/>
        </w:rPr>
        <w:t xml:space="preserve"> no podrá revelar</w:t>
      </w:r>
      <w:r w:rsidR="009604E1" w:rsidRPr="00C84371">
        <w:rPr>
          <w:rFonts w:ascii="Times New Roman" w:hAnsi="Times New Roman" w:cs="Times New Roman"/>
          <w:sz w:val="24"/>
          <w:szCs w:val="24"/>
          <w:lang w:val="es-CR"/>
        </w:rPr>
        <w:t>se</w:t>
      </w:r>
      <w:r w:rsidR="004D5FC7" w:rsidRPr="00C84371">
        <w:rPr>
          <w:rFonts w:ascii="Times New Roman" w:hAnsi="Times New Roman" w:cs="Times New Roman"/>
          <w:sz w:val="24"/>
          <w:szCs w:val="24"/>
          <w:lang w:val="es-CR"/>
        </w:rPr>
        <w:t xml:space="preserve"> ninguna información que haya sido requerida por la SEPRELAD.</w:t>
      </w:r>
    </w:p>
    <w:p w14:paraId="6E9595C7" w14:textId="4CB5FF0C" w:rsidR="00EA4DF4" w:rsidRPr="00697E0F" w:rsidRDefault="004D5FC7" w:rsidP="00697E0F">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 xml:space="preserve">Ante conocimiento de la transgresión de esta prohibición, el </w:t>
      </w:r>
      <w:r w:rsidR="00B63EBF" w:rsidRPr="00C84371">
        <w:rPr>
          <w:rFonts w:ascii="Times New Roman" w:hAnsi="Times New Roman" w:cs="Times New Roman"/>
          <w:sz w:val="24"/>
          <w:szCs w:val="24"/>
          <w:lang w:val="es-CR"/>
        </w:rPr>
        <w:t>O</w:t>
      </w:r>
      <w:r w:rsidRPr="00C84371">
        <w:rPr>
          <w:rFonts w:ascii="Times New Roman" w:hAnsi="Times New Roman" w:cs="Times New Roman"/>
          <w:sz w:val="24"/>
          <w:szCs w:val="24"/>
          <w:lang w:val="es-CR"/>
        </w:rPr>
        <w:t xml:space="preserve">ficial de </w:t>
      </w:r>
      <w:r w:rsidR="00B63EBF" w:rsidRPr="00C84371">
        <w:rPr>
          <w:rFonts w:ascii="Times New Roman" w:hAnsi="Times New Roman" w:cs="Times New Roman"/>
          <w:sz w:val="24"/>
          <w:szCs w:val="24"/>
          <w:lang w:val="es-CR"/>
        </w:rPr>
        <w:t>C</w:t>
      </w:r>
      <w:r w:rsidRPr="00C84371">
        <w:rPr>
          <w:rFonts w:ascii="Times New Roman" w:hAnsi="Times New Roman" w:cs="Times New Roman"/>
          <w:sz w:val="24"/>
          <w:szCs w:val="24"/>
          <w:lang w:val="es-CR"/>
        </w:rPr>
        <w:t>umplimiento o cualquier otro miembro, comunicará a la máxima autoridad de la Organización respecto a la situación, a los fines respectivos.</w:t>
      </w:r>
    </w:p>
    <w:p w14:paraId="58B9F865" w14:textId="7EE485C1" w:rsidR="002D00EC" w:rsidRPr="00C84371" w:rsidRDefault="002D00EC" w:rsidP="005C78B7">
      <w:pPr>
        <w:pStyle w:val="Heading1"/>
        <w:rPr>
          <w:rFonts w:ascii="Times New Roman" w:hAnsi="Times New Roman" w:cs="Times New Roman"/>
          <w:b/>
          <w:bCs/>
          <w:lang w:val="es-CR"/>
        </w:rPr>
      </w:pPr>
      <w:bookmarkStart w:id="65" w:name="_Toc59545517"/>
      <w:r w:rsidRPr="00C84371">
        <w:rPr>
          <w:rFonts w:ascii="Times New Roman" w:hAnsi="Times New Roman" w:cs="Times New Roman"/>
          <w:b/>
          <w:bCs/>
          <w:lang w:val="es-CR"/>
        </w:rPr>
        <w:t xml:space="preserve">CAPITULO 7. </w:t>
      </w:r>
      <w:r w:rsidR="003808CC" w:rsidRPr="00C84371">
        <w:rPr>
          <w:rFonts w:ascii="Times New Roman" w:hAnsi="Times New Roman" w:cs="Times New Roman"/>
          <w:b/>
          <w:bCs/>
          <w:lang w:val="es-CR"/>
        </w:rPr>
        <w:t xml:space="preserve">SANCIÓN POR INCUMPLIMIENTO </w:t>
      </w:r>
      <w:r w:rsidR="004D5FC7" w:rsidRPr="00C84371">
        <w:rPr>
          <w:rFonts w:ascii="Times New Roman" w:hAnsi="Times New Roman" w:cs="Times New Roman"/>
          <w:b/>
          <w:bCs/>
          <w:lang w:val="es-CR"/>
        </w:rPr>
        <w:t xml:space="preserve">Y CONSERVACIÓN DE INFORMACIÓN Y </w:t>
      </w:r>
      <w:r w:rsidRPr="00C84371">
        <w:rPr>
          <w:rFonts w:ascii="Times New Roman" w:hAnsi="Times New Roman" w:cs="Times New Roman"/>
          <w:b/>
          <w:bCs/>
          <w:lang w:val="es-CR"/>
        </w:rPr>
        <w:t>DOCUMENTACIÓN</w:t>
      </w:r>
      <w:r w:rsidR="004D5FC7" w:rsidRPr="00C84371">
        <w:rPr>
          <w:rFonts w:ascii="Times New Roman" w:hAnsi="Times New Roman" w:cs="Times New Roman"/>
          <w:b/>
          <w:bCs/>
          <w:lang w:val="es-CR"/>
        </w:rPr>
        <w:t>.</w:t>
      </w:r>
      <w:bookmarkEnd w:id="65"/>
    </w:p>
    <w:p w14:paraId="717B1251" w14:textId="77777777" w:rsidR="004D5FC7" w:rsidRPr="00C84371" w:rsidRDefault="004D5FC7"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7D07AA70" w14:textId="77777777" w:rsidR="002E326B" w:rsidRPr="00C84371" w:rsidRDefault="002E326B" w:rsidP="002D00EC">
      <w:pPr>
        <w:autoSpaceDE w:val="0"/>
        <w:autoSpaceDN w:val="0"/>
        <w:adjustRightInd w:val="0"/>
        <w:spacing w:after="0" w:line="240" w:lineRule="auto"/>
        <w:jc w:val="both"/>
        <w:rPr>
          <w:rFonts w:ascii="Times New Roman" w:hAnsi="Times New Roman" w:cs="Times New Roman"/>
          <w:b/>
          <w:bCs/>
          <w:sz w:val="24"/>
          <w:szCs w:val="24"/>
          <w:lang w:val="es-CR"/>
        </w:rPr>
      </w:pPr>
    </w:p>
    <w:p w14:paraId="197AAADC" w14:textId="77777777" w:rsidR="002D00EC" w:rsidRPr="00C84371" w:rsidRDefault="002D00EC" w:rsidP="005C78B7">
      <w:pPr>
        <w:pStyle w:val="Heading2"/>
        <w:rPr>
          <w:rFonts w:ascii="Times New Roman" w:hAnsi="Times New Roman" w:cs="Times New Roman"/>
          <w:b w:val="0"/>
          <w:bCs w:val="0"/>
          <w:sz w:val="24"/>
          <w:szCs w:val="24"/>
          <w:lang w:val="es-CR"/>
        </w:rPr>
      </w:pPr>
      <w:bookmarkStart w:id="66" w:name="_Toc59545518"/>
      <w:r w:rsidRPr="00C84371">
        <w:rPr>
          <w:rFonts w:ascii="Times New Roman" w:hAnsi="Times New Roman" w:cs="Times New Roman"/>
          <w:sz w:val="24"/>
          <w:szCs w:val="24"/>
          <w:lang w:val="es-CR"/>
        </w:rPr>
        <w:t>7.1 Sanción por incumplimiento</w:t>
      </w:r>
      <w:bookmarkEnd w:id="66"/>
    </w:p>
    <w:p w14:paraId="6FBBA75F" w14:textId="77777777" w:rsidR="00E139E9" w:rsidRPr="00C84371" w:rsidRDefault="00E139E9" w:rsidP="004D5FC7">
      <w:pPr>
        <w:autoSpaceDE w:val="0"/>
        <w:autoSpaceDN w:val="0"/>
        <w:adjustRightInd w:val="0"/>
        <w:spacing w:after="0" w:line="240" w:lineRule="auto"/>
        <w:jc w:val="both"/>
        <w:rPr>
          <w:rFonts w:ascii="Times New Roman" w:hAnsi="Times New Roman" w:cs="Times New Roman"/>
          <w:sz w:val="24"/>
          <w:szCs w:val="24"/>
          <w:lang w:val="es-CR"/>
        </w:rPr>
      </w:pPr>
    </w:p>
    <w:p w14:paraId="0D10E565" w14:textId="3E763E2A" w:rsidR="00E139E9" w:rsidRPr="00C84371" w:rsidRDefault="00E139E9" w:rsidP="004D5FC7">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 Organización bajo la supervisión y fiscalización de la SEPRELAD, será pasible de las sanciones previstas en la norma vigente.</w:t>
      </w:r>
    </w:p>
    <w:p w14:paraId="5C3D0D29" w14:textId="77777777" w:rsidR="00E139E9" w:rsidRPr="00C84371" w:rsidRDefault="00E139E9" w:rsidP="004D5FC7">
      <w:pPr>
        <w:autoSpaceDE w:val="0"/>
        <w:autoSpaceDN w:val="0"/>
        <w:adjustRightInd w:val="0"/>
        <w:spacing w:after="0" w:line="240" w:lineRule="auto"/>
        <w:jc w:val="both"/>
        <w:rPr>
          <w:rFonts w:ascii="Times New Roman" w:hAnsi="Times New Roman" w:cs="Times New Roman"/>
          <w:sz w:val="24"/>
          <w:szCs w:val="24"/>
          <w:lang w:val="es-CR"/>
        </w:rPr>
      </w:pPr>
    </w:p>
    <w:p w14:paraId="3770A406" w14:textId="39E3247F" w:rsidR="004D5FC7" w:rsidRPr="00C84371" w:rsidRDefault="004D5FC7" w:rsidP="004D5FC7">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El incumplimiento de las normas sobre prevención de LD/FT será consi</w:t>
      </w:r>
      <w:r w:rsidR="000C7454" w:rsidRPr="00C84371">
        <w:rPr>
          <w:rFonts w:ascii="Times New Roman" w:hAnsi="Times New Roman" w:cs="Times New Roman"/>
          <w:sz w:val="24"/>
          <w:szCs w:val="24"/>
          <w:lang w:val="es-CR"/>
        </w:rPr>
        <w:t>derada como una transgresión a l</w:t>
      </w:r>
      <w:r w:rsidRPr="00C84371">
        <w:rPr>
          <w:rFonts w:ascii="Times New Roman" w:hAnsi="Times New Roman" w:cs="Times New Roman"/>
          <w:sz w:val="24"/>
          <w:szCs w:val="24"/>
          <w:lang w:val="es-CR"/>
        </w:rPr>
        <w:t xml:space="preserve">as disposiciones dictadas en los artículos </w:t>
      </w:r>
      <w:r w:rsidR="00286CE7" w:rsidRPr="00C84371">
        <w:rPr>
          <w:rFonts w:ascii="Times New Roman" w:hAnsi="Times New Roman" w:cs="Times New Roman"/>
          <w:sz w:val="24"/>
          <w:szCs w:val="24"/>
          <w:lang w:val="es-CR"/>
        </w:rPr>
        <w:t>24 de la Ley N°</w:t>
      </w:r>
      <w:r w:rsidRPr="00C84371">
        <w:rPr>
          <w:rFonts w:ascii="Times New Roman" w:hAnsi="Times New Roman" w:cs="Times New Roman"/>
          <w:sz w:val="24"/>
          <w:szCs w:val="24"/>
          <w:lang w:val="es-CR"/>
        </w:rPr>
        <w:t xml:space="preserve"> 1015/97 y su </w:t>
      </w:r>
      <w:r w:rsidR="00286CE7" w:rsidRPr="00C84371">
        <w:rPr>
          <w:rFonts w:ascii="Times New Roman" w:hAnsi="Times New Roman" w:cs="Times New Roman"/>
          <w:sz w:val="24"/>
          <w:szCs w:val="24"/>
          <w:lang w:val="es-CR"/>
        </w:rPr>
        <w:t>modificatoria Ley N°</w:t>
      </w:r>
      <w:r w:rsidRPr="00C84371">
        <w:rPr>
          <w:rFonts w:ascii="Times New Roman" w:hAnsi="Times New Roman" w:cs="Times New Roman"/>
          <w:sz w:val="24"/>
          <w:szCs w:val="24"/>
          <w:lang w:val="es-CR"/>
        </w:rPr>
        <w:t xml:space="preserve"> 3783/09.</w:t>
      </w:r>
    </w:p>
    <w:p w14:paraId="775155E4" w14:textId="77777777" w:rsidR="004D5FC7" w:rsidRPr="00C84371" w:rsidRDefault="004D5FC7" w:rsidP="004D5FC7">
      <w:pPr>
        <w:autoSpaceDE w:val="0"/>
        <w:autoSpaceDN w:val="0"/>
        <w:adjustRightInd w:val="0"/>
        <w:spacing w:after="0" w:line="240" w:lineRule="auto"/>
        <w:jc w:val="both"/>
        <w:rPr>
          <w:rFonts w:ascii="Times New Roman" w:hAnsi="Times New Roman" w:cs="Times New Roman"/>
          <w:sz w:val="24"/>
          <w:szCs w:val="24"/>
          <w:lang w:val="es-CR"/>
        </w:rPr>
      </w:pPr>
    </w:p>
    <w:p w14:paraId="7A251E48" w14:textId="77777777" w:rsidR="002E326B" w:rsidRPr="00C84371" w:rsidRDefault="002E326B" w:rsidP="004D5FC7">
      <w:pPr>
        <w:autoSpaceDE w:val="0"/>
        <w:autoSpaceDN w:val="0"/>
        <w:adjustRightInd w:val="0"/>
        <w:spacing w:after="0" w:line="240" w:lineRule="auto"/>
        <w:jc w:val="both"/>
        <w:rPr>
          <w:rFonts w:ascii="Times New Roman" w:hAnsi="Times New Roman" w:cs="Times New Roman"/>
          <w:sz w:val="24"/>
          <w:szCs w:val="24"/>
          <w:lang w:val="es-CR"/>
        </w:rPr>
      </w:pPr>
    </w:p>
    <w:p w14:paraId="0658F242" w14:textId="77777777" w:rsidR="002D00EC" w:rsidRPr="00C84371" w:rsidRDefault="002D00EC" w:rsidP="005C78B7">
      <w:pPr>
        <w:pStyle w:val="Heading2"/>
        <w:rPr>
          <w:rFonts w:ascii="Times New Roman" w:hAnsi="Times New Roman" w:cs="Times New Roman"/>
          <w:b w:val="0"/>
          <w:bCs w:val="0"/>
          <w:sz w:val="24"/>
          <w:szCs w:val="24"/>
          <w:lang w:val="es-CR"/>
        </w:rPr>
      </w:pPr>
      <w:bookmarkStart w:id="67" w:name="_Toc59545519"/>
      <w:r w:rsidRPr="00C84371">
        <w:rPr>
          <w:rFonts w:ascii="Times New Roman" w:hAnsi="Times New Roman" w:cs="Times New Roman"/>
          <w:sz w:val="24"/>
          <w:szCs w:val="24"/>
          <w:lang w:val="es-CR"/>
        </w:rPr>
        <w:t>7.2 Conservación de información y documentación</w:t>
      </w:r>
      <w:bookmarkEnd w:id="67"/>
    </w:p>
    <w:p w14:paraId="2A227550" w14:textId="77777777" w:rsidR="002E326B" w:rsidRPr="00C84371" w:rsidRDefault="002E326B" w:rsidP="002D00EC">
      <w:pPr>
        <w:autoSpaceDE w:val="0"/>
        <w:autoSpaceDN w:val="0"/>
        <w:adjustRightInd w:val="0"/>
        <w:spacing w:after="0" w:line="240" w:lineRule="auto"/>
        <w:jc w:val="both"/>
        <w:rPr>
          <w:rFonts w:ascii="Times New Roman" w:hAnsi="Times New Roman" w:cs="Times New Roman"/>
          <w:sz w:val="24"/>
          <w:szCs w:val="24"/>
          <w:lang w:val="es-CR"/>
        </w:rPr>
      </w:pPr>
    </w:p>
    <w:p w14:paraId="1D528D25" w14:textId="601E3692" w:rsidR="002D00EC" w:rsidRPr="00C84371" w:rsidRDefault="002D00EC" w:rsidP="002D00EC">
      <w:p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La Organización</w:t>
      </w:r>
      <w:r w:rsidR="00286CE7" w:rsidRPr="00C84371">
        <w:rPr>
          <w:rFonts w:ascii="Times New Roman" w:hAnsi="Times New Roman" w:cs="Times New Roman"/>
          <w:sz w:val="24"/>
          <w:szCs w:val="24"/>
          <w:lang w:val="es-CR"/>
        </w:rPr>
        <w:t xml:space="preserve"> </w:t>
      </w:r>
      <w:r w:rsidRPr="00C84371">
        <w:rPr>
          <w:rFonts w:ascii="Times New Roman" w:hAnsi="Times New Roman" w:cs="Times New Roman"/>
          <w:sz w:val="24"/>
          <w:szCs w:val="24"/>
          <w:lang w:val="es-CR"/>
        </w:rPr>
        <w:t>conservará o retendrá todos los registros</w:t>
      </w:r>
      <w:r w:rsidR="00286CE7" w:rsidRPr="00C84371">
        <w:rPr>
          <w:rFonts w:ascii="Times New Roman" w:hAnsi="Times New Roman" w:cs="Times New Roman"/>
          <w:sz w:val="24"/>
          <w:szCs w:val="24"/>
          <w:lang w:val="es-CR"/>
        </w:rPr>
        <w:t xml:space="preserve">, informes y documentaciones de </w:t>
      </w:r>
      <w:r w:rsidRPr="00C84371">
        <w:rPr>
          <w:rFonts w:ascii="Times New Roman" w:hAnsi="Times New Roman" w:cs="Times New Roman"/>
          <w:sz w:val="24"/>
          <w:szCs w:val="24"/>
          <w:lang w:val="es-CR"/>
        </w:rPr>
        <w:t>soportes señalados en el presente Manual, durante un períod</w:t>
      </w:r>
      <w:r w:rsidR="00286CE7" w:rsidRPr="00C84371">
        <w:rPr>
          <w:rFonts w:ascii="Times New Roman" w:hAnsi="Times New Roman" w:cs="Times New Roman"/>
          <w:sz w:val="24"/>
          <w:szCs w:val="24"/>
          <w:lang w:val="es-CR"/>
        </w:rPr>
        <w:t xml:space="preserve">o mínimo de </w:t>
      </w:r>
      <w:del w:id="68" w:author="Danielle Martin" w:date="2021-12-20T14:46:00Z">
        <w:r w:rsidR="002E326B" w:rsidRPr="00C84371" w:rsidDel="00AA0AE7">
          <w:rPr>
            <w:rFonts w:ascii="Times New Roman" w:hAnsi="Times New Roman" w:cs="Times New Roman"/>
            <w:sz w:val="24"/>
            <w:szCs w:val="24"/>
            <w:lang w:val="es-CR"/>
          </w:rPr>
          <w:delText xml:space="preserve">5 </w:delText>
        </w:r>
      </w:del>
      <w:ins w:id="69" w:author="Danielle Martin" w:date="2021-12-20T14:46:00Z">
        <w:r w:rsidR="00AA0AE7">
          <w:rPr>
            <w:rFonts w:ascii="Times New Roman" w:hAnsi="Times New Roman" w:cs="Times New Roman"/>
            <w:sz w:val="24"/>
            <w:szCs w:val="24"/>
            <w:lang w:val="es-CR"/>
          </w:rPr>
          <w:t>cinco</w:t>
        </w:r>
        <w:r w:rsidR="00AA0AE7" w:rsidRPr="00C84371">
          <w:rPr>
            <w:rFonts w:ascii="Times New Roman" w:hAnsi="Times New Roman" w:cs="Times New Roman"/>
            <w:sz w:val="24"/>
            <w:szCs w:val="24"/>
            <w:lang w:val="es-CR"/>
          </w:rPr>
          <w:t xml:space="preserve"> </w:t>
        </w:r>
      </w:ins>
      <w:r w:rsidR="002E326B" w:rsidRPr="00C84371">
        <w:rPr>
          <w:rFonts w:ascii="Times New Roman" w:hAnsi="Times New Roman" w:cs="Times New Roman"/>
          <w:sz w:val="24"/>
          <w:szCs w:val="24"/>
          <w:lang w:val="es-CR"/>
        </w:rPr>
        <w:t>(</w:t>
      </w:r>
      <w:del w:id="70" w:author="Danielle Martin" w:date="2021-12-20T14:46:00Z">
        <w:r w:rsidR="00286CE7" w:rsidRPr="00C84371" w:rsidDel="00AA0AE7">
          <w:rPr>
            <w:rFonts w:ascii="Times New Roman" w:hAnsi="Times New Roman" w:cs="Times New Roman"/>
            <w:sz w:val="24"/>
            <w:szCs w:val="24"/>
            <w:lang w:val="es-CR"/>
          </w:rPr>
          <w:delText>cinco</w:delText>
        </w:r>
      </w:del>
      <w:ins w:id="71" w:author="Danielle Martin" w:date="2021-12-20T14:46:00Z">
        <w:r w:rsidR="00AA0AE7">
          <w:rPr>
            <w:rFonts w:ascii="Times New Roman" w:hAnsi="Times New Roman" w:cs="Times New Roman"/>
            <w:sz w:val="24"/>
            <w:szCs w:val="24"/>
            <w:lang w:val="es-CR"/>
          </w:rPr>
          <w:t>5</w:t>
        </w:r>
      </w:ins>
      <w:r w:rsidR="002E326B" w:rsidRPr="00C84371">
        <w:rPr>
          <w:rFonts w:ascii="Times New Roman" w:hAnsi="Times New Roman" w:cs="Times New Roman"/>
          <w:sz w:val="24"/>
          <w:szCs w:val="24"/>
          <w:lang w:val="es-CR"/>
        </w:rPr>
        <w:t>)</w:t>
      </w:r>
      <w:r w:rsidR="00286CE7" w:rsidRPr="00C84371">
        <w:rPr>
          <w:rFonts w:ascii="Times New Roman" w:hAnsi="Times New Roman" w:cs="Times New Roman"/>
          <w:sz w:val="24"/>
          <w:szCs w:val="24"/>
          <w:lang w:val="es-CR"/>
        </w:rPr>
        <w:t xml:space="preserve"> años, de </w:t>
      </w:r>
      <w:r w:rsidRPr="00C84371">
        <w:rPr>
          <w:rFonts w:ascii="Times New Roman" w:hAnsi="Times New Roman" w:cs="Times New Roman"/>
          <w:sz w:val="24"/>
          <w:szCs w:val="24"/>
          <w:lang w:val="es-CR"/>
        </w:rPr>
        <w:t>acuerdo a reglamentación vigente en la materia.</w:t>
      </w:r>
    </w:p>
    <w:p w14:paraId="2180B830" w14:textId="77777777" w:rsidR="00B64FFB" w:rsidRPr="00C84371" w:rsidRDefault="00B64FFB">
      <w:pPr>
        <w:rPr>
          <w:rFonts w:ascii="Times New Roman" w:hAnsi="Times New Roman" w:cs="Times New Roman"/>
          <w:b/>
          <w:bCs/>
          <w:sz w:val="24"/>
          <w:szCs w:val="24"/>
          <w:lang w:val="es-CR"/>
        </w:rPr>
      </w:pPr>
      <w:r w:rsidRPr="00C84371">
        <w:rPr>
          <w:rFonts w:ascii="Times New Roman" w:hAnsi="Times New Roman" w:cs="Times New Roman"/>
          <w:b/>
          <w:bCs/>
          <w:sz w:val="24"/>
          <w:szCs w:val="24"/>
          <w:lang w:val="es-CR"/>
        </w:rPr>
        <w:br w:type="page"/>
      </w:r>
    </w:p>
    <w:p w14:paraId="66A4DEC9" w14:textId="19F9DC2F" w:rsidR="002D00EC" w:rsidRPr="00C84371" w:rsidRDefault="002D00EC" w:rsidP="00914BF1">
      <w:pPr>
        <w:pStyle w:val="Heading1"/>
        <w:ind w:left="0"/>
        <w:rPr>
          <w:rFonts w:ascii="Times New Roman" w:hAnsi="Times New Roman" w:cs="Times New Roman"/>
          <w:b/>
          <w:bCs/>
          <w:lang w:val="es-CR"/>
        </w:rPr>
        <w:pPrChange w:id="72" w:author="Danielle Martin" w:date="2021-12-20T14:47:00Z">
          <w:pPr>
            <w:pStyle w:val="Heading1"/>
          </w:pPr>
        </w:pPrChange>
      </w:pPr>
      <w:bookmarkStart w:id="73" w:name="_Toc59545520"/>
      <w:r w:rsidRPr="00C84371">
        <w:rPr>
          <w:rFonts w:ascii="Times New Roman" w:hAnsi="Times New Roman" w:cs="Times New Roman"/>
          <w:b/>
          <w:bCs/>
          <w:lang w:val="es-CR"/>
        </w:rPr>
        <w:t>ANEXOS</w:t>
      </w:r>
      <w:bookmarkEnd w:id="73"/>
    </w:p>
    <w:p w14:paraId="00296587" w14:textId="77777777" w:rsidR="004B7BB4" w:rsidRPr="00C84371" w:rsidRDefault="004B7BB4" w:rsidP="00882F9C">
      <w:pPr>
        <w:autoSpaceDE w:val="0"/>
        <w:autoSpaceDN w:val="0"/>
        <w:adjustRightInd w:val="0"/>
        <w:spacing w:after="0"/>
        <w:jc w:val="both"/>
        <w:rPr>
          <w:rFonts w:ascii="Times New Roman" w:hAnsi="Times New Roman" w:cs="Times New Roman"/>
          <w:sz w:val="24"/>
          <w:szCs w:val="24"/>
          <w:u w:val="single"/>
          <w:lang w:val="es-CR"/>
        </w:rPr>
      </w:pPr>
    </w:p>
    <w:p w14:paraId="6057AB52" w14:textId="4D3B5408" w:rsidR="00882F9C" w:rsidRPr="00C84371" w:rsidRDefault="00882F9C" w:rsidP="00882F9C">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u w:val="single"/>
          <w:lang w:val="es-CR"/>
        </w:rPr>
        <w:t>Anexo A</w:t>
      </w:r>
      <w:r w:rsidRPr="00C84371">
        <w:rPr>
          <w:rFonts w:ascii="Times New Roman" w:hAnsi="Times New Roman" w:cs="Times New Roman"/>
          <w:sz w:val="24"/>
          <w:szCs w:val="24"/>
          <w:lang w:val="es-CR"/>
        </w:rPr>
        <w:t xml:space="preserve">. </w:t>
      </w:r>
      <w:r w:rsidR="00A71F45" w:rsidRPr="00C84371">
        <w:rPr>
          <w:rFonts w:ascii="Times New Roman" w:hAnsi="Times New Roman" w:cs="Times New Roman"/>
          <w:sz w:val="24"/>
          <w:szCs w:val="24"/>
          <w:lang w:val="es-CR"/>
        </w:rPr>
        <w:t>Formulario de Identificación y Registro del Donante</w:t>
      </w:r>
    </w:p>
    <w:p w14:paraId="11B70B1B" w14:textId="77777777" w:rsidR="00A96E4A" w:rsidRPr="00C84371" w:rsidRDefault="00A96E4A" w:rsidP="00882F9C">
      <w:pPr>
        <w:autoSpaceDE w:val="0"/>
        <w:autoSpaceDN w:val="0"/>
        <w:adjustRightInd w:val="0"/>
        <w:spacing w:after="0"/>
        <w:jc w:val="both"/>
        <w:rPr>
          <w:rFonts w:ascii="Times New Roman" w:hAnsi="Times New Roman" w:cs="Times New Roman"/>
          <w:sz w:val="24"/>
          <w:szCs w:val="24"/>
          <w:u w:val="single"/>
          <w:lang w:val="es-CR"/>
        </w:rPr>
      </w:pPr>
    </w:p>
    <w:p w14:paraId="1E54512B" w14:textId="65FFC3C6" w:rsidR="00882F9C" w:rsidRPr="00C84371" w:rsidRDefault="00882F9C" w:rsidP="00882F9C">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u w:val="single"/>
          <w:lang w:val="es-CR"/>
        </w:rPr>
        <w:t>Anexo B</w:t>
      </w:r>
      <w:r w:rsidRPr="00C84371">
        <w:rPr>
          <w:rFonts w:ascii="Times New Roman" w:hAnsi="Times New Roman" w:cs="Times New Roman"/>
          <w:sz w:val="24"/>
          <w:szCs w:val="24"/>
          <w:lang w:val="es-CR"/>
        </w:rPr>
        <w:t xml:space="preserve">. </w:t>
      </w:r>
      <w:r w:rsidR="00906C86" w:rsidRPr="00C84371">
        <w:rPr>
          <w:rFonts w:ascii="Times New Roman" w:hAnsi="Times New Roman" w:cs="Times New Roman"/>
          <w:sz w:val="24"/>
          <w:szCs w:val="24"/>
          <w:lang w:val="es-CR"/>
        </w:rPr>
        <w:t xml:space="preserve">Formulario de </w:t>
      </w:r>
      <w:r w:rsidRPr="00C84371">
        <w:rPr>
          <w:rFonts w:ascii="Times New Roman" w:hAnsi="Times New Roman" w:cs="Times New Roman"/>
          <w:sz w:val="24"/>
          <w:szCs w:val="24"/>
          <w:lang w:val="es-CR"/>
        </w:rPr>
        <w:t>Declaración Jurada de</w:t>
      </w:r>
      <w:r w:rsidR="00001B81" w:rsidRPr="00C84371">
        <w:rPr>
          <w:rFonts w:ascii="Times New Roman" w:hAnsi="Times New Roman" w:cs="Times New Roman"/>
          <w:sz w:val="24"/>
          <w:szCs w:val="24"/>
          <w:lang w:val="es-CR"/>
        </w:rPr>
        <w:t xml:space="preserve"> Donaciones</w:t>
      </w:r>
    </w:p>
    <w:p w14:paraId="70E2C535" w14:textId="77777777" w:rsidR="00271890" w:rsidRPr="00C84371" w:rsidRDefault="00271890" w:rsidP="003F4A70">
      <w:pPr>
        <w:autoSpaceDE w:val="0"/>
        <w:autoSpaceDN w:val="0"/>
        <w:adjustRightInd w:val="0"/>
        <w:spacing w:after="0"/>
        <w:jc w:val="both"/>
        <w:rPr>
          <w:rFonts w:ascii="Times New Roman" w:hAnsi="Times New Roman" w:cs="Times New Roman"/>
          <w:sz w:val="24"/>
          <w:szCs w:val="24"/>
          <w:lang w:val="es-CR"/>
        </w:rPr>
      </w:pPr>
    </w:p>
    <w:p w14:paraId="4C37DBE0" w14:textId="73599FDF" w:rsidR="00A71F45" w:rsidRPr="00C84371" w:rsidRDefault="00882F9C" w:rsidP="003F4A70">
      <w:pPr>
        <w:autoSpaceDE w:val="0"/>
        <w:autoSpaceDN w:val="0"/>
        <w:adjustRightInd w:val="0"/>
        <w:spacing w:after="0"/>
        <w:jc w:val="both"/>
        <w:rPr>
          <w:rFonts w:ascii="Times New Roman" w:hAnsi="Times New Roman" w:cs="Times New Roman"/>
          <w:sz w:val="24"/>
          <w:szCs w:val="24"/>
          <w:lang w:val="es-CR"/>
        </w:rPr>
      </w:pPr>
      <w:r w:rsidRPr="00C84371">
        <w:rPr>
          <w:rFonts w:ascii="Times New Roman" w:hAnsi="Times New Roman" w:cs="Times New Roman"/>
          <w:sz w:val="24"/>
          <w:szCs w:val="24"/>
          <w:u w:val="single"/>
          <w:lang w:val="es-CR"/>
        </w:rPr>
        <w:t>Anexo C</w:t>
      </w:r>
      <w:r w:rsidRPr="00C84371">
        <w:rPr>
          <w:rFonts w:ascii="Times New Roman" w:hAnsi="Times New Roman" w:cs="Times New Roman"/>
          <w:sz w:val="24"/>
          <w:szCs w:val="24"/>
          <w:lang w:val="es-CR"/>
        </w:rPr>
        <w:t xml:space="preserve">. </w:t>
      </w:r>
      <w:r w:rsidR="00A71F45" w:rsidRPr="00C84371">
        <w:rPr>
          <w:rFonts w:ascii="Times New Roman" w:hAnsi="Times New Roman" w:cs="Times New Roman"/>
          <w:sz w:val="24"/>
          <w:szCs w:val="24"/>
          <w:lang w:val="es-CR"/>
        </w:rPr>
        <w:t>Reporte de Operaciones Sospechosas (ROS)</w:t>
      </w:r>
    </w:p>
    <w:p w14:paraId="2C614A6C" w14:textId="77777777" w:rsidR="00A71F45" w:rsidRPr="00C84371" w:rsidRDefault="00A71F45" w:rsidP="003F4A70">
      <w:pPr>
        <w:autoSpaceDE w:val="0"/>
        <w:autoSpaceDN w:val="0"/>
        <w:adjustRightInd w:val="0"/>
        <w:spacing w:after="0"/>
        <w:jc w:val="both"/>
        <w:rPr>
          <w:rFonts w:ascii="Times New Roman" w:hAnsi="Times New Roman" w:cs="Times New Roman"/>
          <w:sz w:val="24"/>
          <w:szCs w:val="24"/>
          <w:lang w:val="es-CR"/>
        </w:rPr>
      </w:pPr>
    </w:p>
    <w:p w14:paraId="73A17630" w14:textId="2E9B6A48" w:rsidR="003F4A70" w:rsidRPr="00C84371" w:rsidRDefault="00C57445" w:rsidP="003F4A70">
      <w:pPr>
        <w:autoSpaceDE w:val="0"/>
        <w:autoSpaceDN w:val="0"/>
        <w:adjustRightInd w:val="0"/>
        <w:spacing w:after="0"/>
        <w:jc w:val="both"/>
        <w:rPr>
          <w:rFonts w:ascii="Times New Roman" w:hAnsi="Times New Roman" w:cs="Times New Roman"/>
          <w:b/>
          <w:sz w:val="24"/>
          <w:szCs w:val="24"/>
          <w:lang w:val="es-CR"/>
        </w:rPr>
      </w:pPr>
      <w:r w:rsidRPr="00C84371">
        <w:rPr>
          <w:rFonts w:ascii="Times New Roman" w:hAnsi="Times New Roman" w:cs="Times New Roman"/>
          <w:sz w:val="24"/>
          <w:szCs w:val="24"/>
          <w:u w:val="single"/>
          <w:lang w:val="es-CR"/>
        </w:rPr>
        <w:t>Anexo D</w:t>
      </w:r>
      <w:r w:rsidRPr="00C84371">
        <w:rPr>
          <w:rFonts w:ascii="Times New Roman" w:hAnsi="Times New Roman" w:cs="Times New Roman"/>
          <w:sz w:val="24"/>
          <w:szCs w:val="24"/>
          <w:lang w:val="es-CR"/>
        </w:rPr>
        <w:t xml:space="preserve">. </w:t>
      </w:r>
      <w:r w:rsidR="00882F9C" w:rsidRPr="00C84371">
        <w:rPr>
          <w:rFonts w:ascii="Times New Roman" w:hAnsi="Times New Roman" w:cs="Times New Roman"/>
          <w:sz w:val="24"/>
          <w:szCs w:val="24"/>
          <w:lang w:val="es-CR"/>
        </w:rPr>
        <w:t>Marco Legal Vigente</w:t>
      </w:r>
    </w:p>
    <w:p w14:paraId="144017A9" w14:textId="77777777" w:rsidR="003F4A70" w:rsidRPr="00C84371" w:rsidRDefault="003F4A70" w:rsidP="00271890">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Ley 1015 / 97</w:t>
      </w:r>
    </w:p>
    <w:p w14:paraId="79D86A8F" w14:textId="77777777" w:rsidR="003F4A70" w:rsidRPr="00C84371" w:rsidRDefault="003F4A70" w:rsidP="00271890">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Ley 3783 / 09</w:t>
      </w:r>
    </w:p>
    <w:p w14:paraId="370FF6C1" w14:textId="77777777" w:rsidR="007563A5" w:rsidRPr="00C84371" w:rsidRDefault="007563A5" w:rsidP="007563A5">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Resolución SEPRELAD Nº 453/11</w:t>
      </w:r>
    </w:p>
    <w:p w14:paraId="7FFEAC3C" w14:textId="2AE7E0F8" w:rsidR="007563A5" w:rsidRPr="00C84371" w:rsidRDefault="007563A5" w:rsidP="007563A5">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Resolución SEPRELAD Nº 292/13</w:t>
      </w:r>
    </w:p>
    <w:p w14:paraId="637E641E" w14:textId="4509BE7F" w:rsidR="00C54457" w:rsidRPr="00C84371" w:rsidRDefault="00C54457" w:rsidP="007563A5">
      <w:pPr>
        <w:pStyle w:val="ListParagraph"/>
        <w:numPr>
          <w:ilvl w:val="0"/>
          <w:numId w:val="32"/>
        </w:numPr>
        <w:autoSpaceDE w:val="0"/>
        <w:autoSpaceDN w:val="0"/>
        <w:adjustRightInd w:val="0"/>
        <w:spacing w:after="0" w:line="240" w:lineRule="auto"/>
        <w:jc w:val="both"/>
        <w:rPr>
          <w:rFonts w:ascii="Times New Roman" w:hAnsi="Times New Roman" w:cs="Times New Roman"/>
          <w:sz w:val="24"/>
          <w:szCs w:val="24"/>
          <w:lang w:val="es-CR"/>
        </w:rPr>
      </w:pPr>
      <w:r w:rsidRPr="00C84371">
        <w:rPr>
          <w:rFonts w:ascii="Times New Roman" w:hAnsi="Times New Roman" w:cs="Times New Roman"/>
          <w:sz w:val="24"/>
          <w:szCs w:val="24"/>
          <w:lang w:val="es-CR"/>
        </w:rPr>
        <w:t>Resolución SEPRELAD N° 247/20</w:t>
      </w:r>
    </w:p>
    <w:sectPr w:rsidR="00C54457" w:rsidRPr="00C84371" w:rsidSect="00083D5F">
      <w:type w:val="continuous"/>
      <w:pgSz w:w="12240" w:h="15840"/>
      <w:pgMar w:top="1843"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1" w:author="Danielle Martin" w:date="2021-12-20T14:22:00Z" w:initials="DM">
    <w:p w14:paraId="0ED00CC9" w14:textId="2BD1FE07" w:rsidR="00847B2E" w:rsidRDefault="00847B2E">
      <w:pPr>
        <w:pStyle w:val="CommentText"/>
      </w:pPr>
      <w:r>
        <w:rPr>
          <w:rStyle w:val="CommentReference"/>
        </w:rPr>
        <w:annotationRef/>
      </w:r>
      <w:r w:rsidR="00A234E4">
        <w:t>Sera importante para mencionar</w:t>
      </w:r>
      <w:r>
        <w:t xml:space="preserve"> </w:t>
      </w:r>
      <w:r w:rsidR="007608C7">
        <w:t xml:space="preserve">que todos los empleados firmar </w:t>
      </w:r>
      <w:r w:rsidR="00A234E4">
        <w:t>nuestra política</w:t>
      </w:r>
      <w:r w:rsidR="007608C7">
        <w:t xml:space="preserve"> </w:t>
      </w:r>
      <w:r w:rsidR="001C4A89">
        <w:t>de conflicto de interés cada ano.</w:t>
      </w:r>
    </w:p>
  </w:comment>
  <w:comment w:id="37" w:author="Danielle Martin" w:date="2021-12-20T14:26:00Z" w:initials="DM">
    <w:p w14:paraId="6F71F8E7" w14:textId="23FD0519" w:rsidR="00A126B3" w:rsidRDefault="00A126B3">
      <w:pPr>
        <w:pStyle w:val="CommentText"/>
      </w:pPr>
      <w:r>
        <w:rPr>
          <w:rStyle w:val="CommentReference"/>
        </w:rPr>
        <w:annotationRef/>
      </w:r>
      <w:proofErr w:type="gramStart"/>
      <w:r>
        <w:t>Quien será la oficial de cumplimiento?</w:t>
      </w:r>
      <w:proofErr w:type="gramEnd"/>
      <w:r w:rsidR="00C90AB4">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D00CC9" w15:done="0"/>
  <w15:commentEx w15:paraId="6F71F8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B1020" w16cex:dateUtc="2021-12-20T19:22:00Z"/>
  <w16cex:commentExtensible w16cex:durableId="256B10FC" w16cex:dateUtc="2021-12-20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D00CC9" w16cid:durableId="256B1020"/>
  <w16cid:commentId w16cid:paraId="6F71F8E7" w16cid:durableId="256B10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8FCA1" w14:textId="77777777" w:rsidR="00C36601" w:rsidRDefault="00C36601" w:rsidP="0080405E">
      <w:pPr>
        <w:spacing w:after="0" w:line="240" w:lineRule="auto"/>
      </w:pPr>
      <w:r>
        <w:separator/>
      </w:r>
    </w:p>
  </w:endnote>
  <w:endnote w:type="continuationSeparator" w:id="0">
    <w:p w14:paraId="35F363F4" w14:textId="77777777" w:rsidR="00C36601" w:rsidRDefault="00C36601" w:rsidP="00804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456501"/>
      <w:docPartObj>
        <w:docPartGallery w:val="Page Numbers (Bottom of Page)"/>
        <w:docPartUnique/>
      </w:docPartObj>
    </w:sdtPr>
    <w:sdtEndPr/>
    <w:sdtContent>
      <w:p w14:paraId="2EB049B4" w14:textId="2DF55DA8" w:rsidR="005C78B7" w:rsidRDefault="005C78B7">
        <w:pPr>
          <w:pStyle w:val="Footer"/>
          <w:jc w:val="right"/>
        </w:pPr>
        <w:r>
          <w:fldChar w:fldCharType="begin"/>
        </w:r>
        <w:r>
          <w:instrText>PAGE   \* MERGEFORMAT</w:instrText>
        </w:r>
        <w:r>
          <w:fldChar w:fldCharType="separate"/>
        </w:r>
        <w:r w:rsidR="00E560FB" w:rsidRPr="00E560FB">
          <w:rPr>
            <w:noProof/>
            <w:lang w:val="es-ES"/>
          </w:rPr>
          <w:t>11</w:t>
        </w:r>
        <w:r>
          <w:fldChar w:fldCharType="end"/>
        </w:r>
      </w:p>
    </w:sdtContent>
  </w:sdt>
  <w:p w14:paraId="4B9F6104" w14:textId="77777777" w:rsidR="00CB72A9" w:rsidRDefault="00CB72A9" w:rsidP="00A10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2C450" w14:textId="77777777" w:rsidR="00C36601" w:rsidRDefault="00C36601" w:rsidP="0080405E">
      <w:pPr>
        <w:spacing w:after="0" w:line="240" w:lineRule="auto"/>
      </w:pPr>
      <w:r>
        <w:separator/>
      </w:r>
    </w:p>
  </w:footnote>
  <w:footnote w:type="continuationSeparator" w:id="0">
    <w:p w14:paraId="0E244EF0" w14:textId="77777777" w:rsidR="00C36601" w:rsidRDefault="00C36601" w:rsidP="00804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034" w:type="pct"/>
      <w:tblInd w:w="-885" w:type="dxa"/>
      <w:tblLook w:val="01E0" w:firstRow="1" w:lastRow="1" w:firstColumn="1" w:lastColumn="1" w:noHBand="0" w:noVBand="0"/>
    </w:tblPr>
    <w:tblGrid>
      <w:gridCol w:w="10666"/>
    </w:tblGrid>
    <w:tr w:rsidR="007F547B" w14:paraId="072470C1" w14:textId="77777777" w:rsidTr="007F547B">
      <w:tc>
        <w:tcPr>
          <w:tcW w:w="0" w:type="auto"/>
        </w:tcPr>
        <w:p w14:paraId="6C5ADC6C" w14:textId="1F595AA9" w:rsidR="007F547B" w:rsidRPr="00C51E3F" w:rsidRDefault="007F547B" w:rsidP="00DF6B69">
          <w:pPr>
            <w:pStyle w:val="Header"/>
            <w:rPr>
              <w:lang w:val="en-US"/>
            </w:rPr>
          </w:pPr>
        </w:p>
        <w:p w14:paraId="74C70422" w14:textId="47577E52" w:rsidR="007F547B" w:rsidRPr="00DF6B69" w:rsidRDefault="007F547B" w:rsidP="00DF6B69">
          <w:pPr>
            <w:pStyle w:val="Header"/>
            <w:rPr>
              <w:b/>
              <w:bCs/>
              <w:lang w:val="en-GB"/>
            </w:rPr>
          </w:pPr>
        </w:p>
      </w:tc>
    </w:tr>
  </w:tbl>
  <w:p w14:paraId="071DB59A" w14:textId="77777777" w:rsidR="00CB72A9" w:rsidRDefault="00CB7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0266"/>
    <w:multiLevelType w:val="hybridMultilevel"/>
    <w:tmpl w:val="49F21B1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6435C3C"/>
    <w:multiLevelType w:val="hybridMultilevel"/>
    <w:tmpl w:val="564C368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06A64EFF"/>
    <w:multiLevelType w:val="hybridMultilevel"/>
    <w:tmpl w:val="11903B66"/>
    <w:lvl w:ilvl="0" w:tplc="3C0A0001">
      <w:start w:val="1"/>
      <w:numFmt w:val="bullet"/>
      <w:lvlText w:val=""/>
      <w:lvlJc w:val="left"/>
      <w:pPr>
        <w:ind w:left="720" w:hanging="360"/>
      </w:pPr>
      <w:rPr>
        <w:rFonts w:ascii="Symbol" w:hAnsi="Symbol"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 w15:restartNumberingAfterBreak="0">
    <w:nsid w:val="09954FD0"/>
    <w:multiLevelType w:val="hybridMultilevel"/>
    <w:tmpl w:val="38DC97B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0D74571A"/>
    <w:multiLevelType w:val="hybridMultilevel"/>
    <w:tmpl w:val="702EF63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5CB4AB2"/>
    <w:multiLevelType w:val="hybridMultilevel"/>
    <w:tmpl w:val="A776CDBE"/>
    <w:lvl w:ilvl="0" w:tplc="30D6D564">
      <w:start w:val="1"/>
      <w:numFmt w:val="bullet"/>
      <w:lvlText w:val="-"/>
      <w:lvlJc w:val="left"/>
      <w:pPr>
        <w:ind w:left="720" w:hanging="360"/>
      </w:pPr>
      <w:rPr>
        <w:rFonts w:ascii="Arial" w:eastAsiaTheme="minorHAns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8146183"/>
    <w:multiLevelType w:val="hybridMultilevel"/>
    <w:tmpl w:val="585088A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90760B"/>
    <w:multiLevelType w:val="hybridMultilevel"/>
    <w:tmpl w:val="AFD28F2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1CD3775B"/>
    <w:multiLevelType w:val="hybridMultilevel"/>
    <w:tmpl w:val="EFA2A25E"/>
    <w:lvl w:ilvl="0" w:tplc="30D6D564">
      <w:start w:val="1"/>
      <w:numFmt w:val="bullet"/>
      <w:lvlText w:val="-"/>
      <w:lvlJc w:val="left"/>
      <w:pPr>
        <w:ind w:left="720" w:hanging="360"/>
      </w:pPr>
      <w:rPr>
        <w:rFonts w:ascii="Arial" w:eastAsiaTheme="minorHAns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2084223B"/>
    <w:multiLevelType w:val="hybridMultilevel"/>
    <w:tmpl w:val="BB88E4C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22CC1550"/>
    <w:multiLevelType w:val="hybridMultilevel"/>
    <w:tmpl w:val="BE72D7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58D5A6E"/>
    <w:multiLevelType w:val="hybridMultilevel"/>
    <w:tmpl w:val="F4CAB01A"/>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27C14C7D"/>
    <w:multiLevelType w:val="hybridMultilevel"/>
    <w:tmpl w:val="484E6FD8"/>
    <w:lvl w:ilvl="0" w:tplc="3C0A0005">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30597ED3"/>
    <w:multiLevelType w:val="hybridMultilevel"/>
    <w:tmpl w:val="577830D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31A82BC1"/>
    <w:multiLevelType w:val="hybridMultilevel"/>
    <w:tmpl w:val="490009B8"/>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5" w15:restartNumberingAfterBreak="0">
    <w:nsid w:val="3C3E5759"/>
    <w:multiLevelType w:val="hybridMultilevel"/>
    <w:tmpl w:val="91BE96F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3CD86A1E"/>
    <w:multiLevelType w:val="hybridMultilevel"/>
    <w:tmpl w:val="8FB2388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41604181"/>
    <w:multiLevelType w:val="hybridMultilevel"/>
    <w:tmpl w:val="96803A80"/>
    <w:lvl w:ilvl="0" w:tplc="7CC28BB8">
      <w:start w:val="1"/>
      <w:numFmt w:val="lowerLetter"/>
      <w:lvlText w:val="%1)"/>
      <w:lvlJc w:val="left"/>
      <w:pPr>
        <w:ind w:left="1275" w:hanging="360"/>
      </w:pPr>
      <w:rPr>
        <w:rFonts w:hint="default"/>
      </w:rPr>
    </w:lvl>
    <w:lvl w:ilvl="1" w:tplc="3C0A0019" w:tentative="1">
      <w:start w:val="1"/>
      <w:numFmt w:val="lowerLetter"/>
      <w:lvlText w:val="%2."/>
      <w:lvlJc w:val="left"/>
      <w:pPr>
        <w:ind w:left="1995" w:hanging="360"/>
      </w:pPr>
    </w:lvl>
    <w:lvl w:ilvl="2" w:tplc="3C0A001B" w:tentative="1">
      <w:start w:val="1"/>
      <w:numFmt w:val="lowerRoman"/>
      <w:lvlText w:val="%3."/>
      <w:lvlJc w:val="right"/>
      <w:pPr>
        <w:ind w:left="2715" w:hanging="180"/>
      </w:pPr>
    </w:lvl>
    <w:lvl w:ilvl="3" w:tplc="3C0A000F" w:tentative="1">
      <w:start w:val="1"/>
      <w:numFmt w:val="decimal"/>
      <w:lvlText w:val="%4."/>
      <w:lvlJc w:val="left"/>
      <w:pPr>
        <w:ind w:left="3435" w:hanging="360"/>
      </w:pPr>
    </w:lvl>
    <w:lvl w:ilvl="4" w:tplc="3C0A0019" w:tentative="1">
      <w:start w:val="1"/>
      <w:numFmt w:val="lowerLetter"/>
      <w:lvlText w:val="%5."/>
      <w:lvlJc w:val="left"/>
      <w:pPr>
        <w:ind w:left="4155" w:hanging="360"/>
      </w:pPr>
    </w:lvl>
    <w:lvl w:ilvl="5" w:tplc="3C0A001B" w:tentative="1">
      <w:start w:val="1"/>
      <w:numFmt w:val="lowerRoman"/>
      <w:lvlText w:val="%6."/>
      <w:lvlJc w:val="right"/>
      <w:pPr>
        <w:ind w:left="4875" w:hanging="180"/>
      </w:pPr>
    </w:lvl>
    <w:lvl w:ilvl="6" w:tplc="3C0A000F" w:tentative="1">
      <w:start w:val="1"/>
      <w:numFmt w:val="decimal"/>
      <w:lvlText w:val="%7."/>
      <w:lvlJc w:val="left"/>
      <w:pPr>
        <w:ind w:left="5595" w:hanging="360"/>
      </w:pPr>
    </w:lvl>
    <w:lvl w:ilvl="7" w:tplc="3C0A0019" w:tentative="1">
      <w:start w:val="1"/>
      <w:numFmt w:val="lowerLetter"/>
      <w:lvlText w:val="%8."/>
      <w:lvlJc w:val="left"/>
      <w:pPr>
        <w:ind w:left="6315" w:hanging="360"/>
      </w:pPr>
    </w:lvl>
    <w:lvl w:ilvl="8" w:tplc="3C0A001B" w:tentative="1">
      <w:start w:val="1"/>
      <w:numFmt w:val="lowerRoman"/>
      <w:lvlText w:val="%9."/>
      <w:lvlJc w:val="right"/>
      <w:pPr>
        <w:ind w:left="7035" w:hanging="180"/>
      </w:pPr>
    </w:lvl>
  </w:abstractNum>
  <w:abstractNum w:abstractNumId="18" w15:restartNumberingAfterBreak="0">
    <w:nsid w:val="46B314FA"/>
    <w:multiLevelType w:val="hybridMultilevel"/>
    <w:tmpl w:val="EED60B00"/>
    <w:lvl w:ilvl="0" w:tplc="3C0A0001">
      <w:start w:val="1"/>
      <w:numFmt w:val="bullet"/>
      <w:lvlText w:val=""/>
      <w:lvlJc w:val="left"/>
      <w:pPr>
        <w:ind w:left="1428" w:hanging="360"/>
      </w:pPr>
      <w:rPr>
        <w:rFonts w:ascii="Symbol" w:hAnsi="Symbol" w:hint="default"/>
      </w:rPr>
    </w:lvl>
    <w:lvl w:ilvl="1" w:tplc="3C0A0003" w:tentative="1">
      <w:start w:val="1"/>
      <w:numFmt w:val="bullet"/>
      <w:lvlText w:val="o"/>
      <w:lvlJc w:val="left"/>
      <w:pPr>
        <w:ind w:left="2148" w:hanging="360"/>
      </w:pPr>
      <w:rPr>
        <w:rFonts w:ascii="Courier New" w:hAnsi="Courier New" w:cs="Courier New" w:hint="default"/>
      </w:rPr>
    </w:lvl>
    <w:lvl w:ilvl="2" w:tplc="3C0A0005" w:tentative="1">
      <w:start w:val="1"/>
      <w:numFmt w:val="bullet"/>
      <w:lvlText w:val=""/>
      <w:lvlJc w:val="left"/>
      <w:pPr>
        <w:ind w:left="2868" w:hanging="360"/>
      </w:pPr>
      <w:rPr>
        <w:rFonts w:ascii="Wingdings" w:hAnsi="Wingdings" w:hint="default"/>
      </w:rPr>
    </w:lvl>
    <w:lvl w:ilvl="3" w:tplc="3C0A0001" w:tentative="1">
      <w:start w:val="1"/>
      <w:numFmt w:val="bullet"/>
      <w:lvlText w:val=""/>
      <w:lvlJc w:val="left"/>
      <w:pPr>
        <w:ind w:left="3588" w:hanging="360"/>
      </w:pPr>
      <w:rPr>
        <w:rFonts w:ascii="Symbol" w:hAnsi="Symbol" w:hint="default"/>
      </w:rPr>
    </w:lvl>
    <w:lvl w:ilvl="4" w:tplc="3C0A0003" w:tentative="1">
      <w:start w:val="1"/>
      <w:numFmt w:val="bullet"/>
      <w:lvlText w:val="o"/>
      <w:lvlJc w:val="left"/>
      <w:pPr>
        <w:ind w:left="4308" w:hanging="360"/>
      </w:pPr>
      <w:rPr>
        <w:rFonts w:ascii="Courier New" w:hAnsi="Courier New" w:cs="Courier New" w:hint="default"/>
      </w:rPr>
    </w:lvl>
    <w:lvl w:ilvl="5" w:tplc="3C0A0005" w:tentative="1">
      <w:start w:val="1"/>
      <w:numFmt w:val="bullet"/>
      <w:lvlText w:val=""/>
      <w:lvlJc w:val="left"/>
      <w:pPr>
        <w:ind w:left="5028" w:hanging="360"/>
      </w:pPr>
      <w:rPr>
        <w:rFonts w:ascii="Wingdings" w:hAnsi="Wingdings" w:hint="default"/>
      </w:rPr>
    </w:lvl>
    <w:lvl w:ilvl="6" w:tplc="3C0A0001" w:tentative="1">
      <w:start w:val="1"/>
      <w:numFmt w:val="bullet"/>
      <w:lvlText w:val=""/>
      <w:lvlJc w:val="left"/>
      <w:pPr>
        <w:ind w:left="5748" w:hanging="360"/>
      </w:pPr>
      <w:rPr>
        <w:rFonts w:ascii="Symbol" w:hAnsi="Symbol" w:hint="default"/>
      </w:rPr>
    </w:lvl>
    <w:lvl w:ilvl="7" w:tplc="3C0A0003" w:tentative="1">
      <w:start w:val="1"/>
      <w:numFmt w:val="bullet"/>
      <w:lvlText w:val="o"/>
      <w:lvlJc w:val="left"/>
      <w:pPr>
        <w:ind w:left="6468" w:hanging="360"/>
      </w:pPr>
      <w:rPr>
        <w:rFonts w:ascii="Courier New" w:hAnsi="Courier New" w:cs="Courier New" w:hint="default"/>
      </w:rPr>
    </w:lvl>
    <w:lvl w:ilvl="8" w:tplc="3C0A0005" w:tentative="1">
      <w:start w:val="1"/>
      <w:numFmt w:val="bullet"/>
      <w:lvlText w:val=""/>
      <w:lvlJc w:val="left"/>
      <w:pPr>
        <w:ind w:left="7188" w:hanging="360"/>
      </w:pPr>
      <w:rPr>
        <w:rFonts w:ascii="Wingdings" w:hAnsi="Wingdings" w:hint="default"/>
      </w:rPr>
    </w:lvl>
  </w:abstractNum>
  <w:abstractNum w:abstractNumId="19" w15:restartNumberingAfterBreak="0">
    <w:nsid w:val="520E34BB"/>
    <w:multiLevelType w:val="hybridMultilevel"/>
    <w:tmpl w:val="3366565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531B6726"/>
    <w:multiLevelType w:val="hybridMultilevel"/>
    <w:tmpl w:val="3D7AF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39F3D9B"/>
    <w:multiLevelType w:val="hybridMultilevel"/>
    <w:tmpl w:val="5DC4C520"/>
    <w:lvl w:ilvl="0" w:tplc="3C0A000D">
      <w:start w:val="1"/>
      <w:numFmt w:val="bullet"/>
      <w:lvlText w:val=""/>
      <w:lvlJc w:val="left"/>
      <w:pPr>
        <w:ind w:left="1150" w:hanging="360"/>
      </w:pPr>
      <w:rPr>
        <w:rFonts w:ascii="Wingdings" w:hAnsi="Wingdings" w:hint="default"/>
      </w:rPr>
    </w:lvl>
    <w:lvl w:ilvl="1" w:tplc="3C0A0003" w:tentative="1">
      <w:start w:val="1"/>
      <w:numFmt w:val="bullet"/>
      <w:lvlText w:val="o"/>
      <w:lvlJc w:val="left"/>
      <w:pPr>
        <w:ind w:left="1870" w:hanging="360"/>
      </w:pPr>
      <w:rPr>
        <w:rFonts w:ascii="Courier New" w:hAnsi="Courier New" w:cs="Courier New" w:hint="default"/>
      </w:rPr>
    </w:lvl>
    <w:lvl w:ilvl="2" w:tplc="3C0A0005" w:tentative="1">
      <w:start w:val="1"/>
      <w:numFmt w:val="bullet"/>
      <w:lvlText w:val=""/>
      <w:lvlJc w:val="left"/>
      <w:pPr>
        <w:ind w:left="2590" w:hanging="360"/>
      </w:pPr>
      <w:rPr>
        <w:rFonts w:ascii="Wingdings" w:hAnsi="Wingdings" w:hint="default"/>
      </w:rPr>
    </w:lvl>
    <w:lvl w:ilvl="3" w:tplc="3C0A0001" w:tentative="1">
      <w:start w:val="1"/>
      <w:numFmt w:val="bullet"/>
      <w:lvlText w:val=""/>
      <w:lvlJc w:val="left"/>
      <w:pPr>
        <w:ind w:left="3310" w:hanging="360"/>
      </w:pPr>
      <w:rPr>
        <w:rFonts w:ascii="Symbol" w:hAnsi="Symbol" w:hint="default"/>
      </w:rPr>
    </w:lvl>
    <w:lvl w:ilvl="4" w:tplc="3C0A0003" w:tentative="1">
      <w:start w:val="1"/>
      <w:numFmt w:val="bullet"/>
      <w:lvlText w:val="o"/>
      <w:lvlJc w:val="left"/>
      <w:pPr>
        <w:ind w:left="4030" w:hanging="360"/>
      </w:pPr>
      <w:rPr>
        <w:rFonts w:ascii="Courier New" w:hAnsi="Courier New" w:cs="Courier New" w:hint="default"/>
      </w:rPr>
    </w:lvl>
    <w:lvl w:ilvl="5" w:tplc="3C0A0005" w:tentative="1">
      <w:start w:val="1"/>
      <w:numFmt w:val="bullet"/>
      <w:lvlText w:val=""/>
      <w:lvlJc w:val="left"/>
      <w:pPr>
        <w:ind w:left="4750" w:hanging="360"/>
      </w:pPr>
      <w:rPr>
        <w:rFonts w:ascii="Wingdings" w:hAnsi="Wingdings" w:hint="default"/>
      </w:rPr>
    </w:lvl>
    <w:lvl w:ilvl="6" w:tplc="3C0A0001" w:tentative="1">
      <w:start w:val="1"/>
      <w:numFmt w:val="bullet"/>
      <w:lvlText w:val=""/>
      <w:lvlJc w:val="left"/>
      <w:pPr>
        <w:ind w:left="5470" w:hanging="360"/>
      </w:pPr>
      <w:rPr>
        <w:rFonts w:ascii="Symbol" w:hAnsi="Symbol" w:hint="default"/>
      </w:rPr>
    </w:lvl>
    <w:lvl w:ilvl="7" w:tplc="3C0A0003" w:tentative="1">
      <w:start w:val="1"/>
      <w:numFmt w:val="bullet"/>
      <w:lvlText w:val="o"/>
      <w:lvlJc w:val="left"/>
      <w:pPr>
        <w:ind w:left="6190" w:hanging="360"/>
      </w:pPr>
      <w:rPr>
        <w:rFonts w:ascii="Courier New" w:hAnsi="Courier New" w:cs="Courier New" w:hint="default"/>
      </w:rPr>
    </w:lvl>
    <w:lvl w:ilvl="8" w:tplc="3C0A0005" w:tentative="1">
      <w:start w:val="1"/>
      <w:numFmt w:val="bullet"/>
      <w:lvlText w:val=""/>
      <w:lvlJc w:val="left"/>
      <w:pPr>
        <w:ind w:left="6910" w:hanging="360"/>
      </w:pPr>
      <w:rPr>
        <w:rFonts w:ascii="Wingdings" w:hAnsi="Wingdings" w:hint="default"/>
      </w:rPr>
    </w:lvl>
  </w:abstractNum>
  <w:abstractNum w:abstractNumId="22" w15:restartNumberingAfterBreak="0">
    <w:nsid w:val="57326E6C"/>
    <w:multiLevelType w:val="hybridMultilevel"/>
    <w:tmpl w:val="DF1A82A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5C6C6501"/>
    <w:multiLevelType w:val="hybridMultilevel"/>
    <w:tmpl w:val="2CE6E050"/>
    <w:lvl w:ilvl="0" w:tplc="3C0A0001">
      <w:start w:val="1"/>
      <w:numFmt w:val="bullet"/>
      <w:lvlText w:val=""/>
      <w:lvlJc w:val="left"/>
      <w:pPr>
        <w:ind w:left="720" w:hanging="360"/>
      </w:pPr>
      <w:rPr>
        <w:rFonts w:ascii="Symbol" w:hAnsi="Symbol" w:hint="default"/>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66D3006F"/>
    <w:multiLevelType w:val="hybridMultilevel"/>
    <w:tmpl w:val="9998E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79921F0"/>
    <w:multiLevelType w:val="hybridMultilevel"/>
    <w:tmpl w:val="77E03E2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6" w15:restartNumberingAfterBreak="0">
    <w:nsid w:val="690C4CC8"/>
    <w:multiLevelType w:val="hybridMultilevel"/>
    <w:tmpl w:val="9530B840"/>
    <w:lvl w:ilvl="0" w:tplc="3C0A0017">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7" w15:restartNumberingAfterBreak="0">
    <w:nsid w:val="6C2C20FF"/>
    <w:multiLevelType w:val="hybridMultilevel"/>
    <w:tmpl w:val="5562FCF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6E046FDB"/>
    <w:multiLevelType w:val="hybridMultilevel"/>
    <w:tmpl w:val="74403A94"/>
    <w:lvl w:ilvl="0" w:tplc="3C0A0019">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9" w15:restartNumberingAfterBreak="0">
    <w:nsid w:val="731661A9"/>
    <w:multiLevelType w:val="hybridMultilevel"/>
    <w:tmpl w:val="9C8AC95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73D63745"/>
    <w:multiLevelType w:val="hybridMultilevel"/>
    <w:tmpl w:val="190C4F98"/>
    <w:lvl w:ilvl="0" w:tplc="3C0A000D">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1" w15:restartNumberingAfterBreak="0">
    <w:nsid w:val="7499616F"/>
    <w:multiLevelType w:val="hybridMultilevel"/>
    <w:tmpl w:val="498A89F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2" w15:restartNumberingAfterBreak="0">
    <w:nsid w:val="7627135F"/>
    <w:multiLevelType w:val="hybridMultilevel"/>
    <w:tmpl w:val="A3A69B54"/>
    <w:lvl w:ilvl="0" w:tplc="30D6D564">
      <w:start w:val="1"/>
      <w:numFmt w:val="bullet"/>
      <w:lvlText w:val="-"/>
      <w:lvlJc w:val="left"/>
      <w:pPr>
        <w:ind w:left="720" w:hanging="360"/>
      </w:pPr>
      <w:rPr>
        <w:rFonts w:ascii="Arial" w:eastAsiaTheme="minorHAns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3" w15:restartNumberingAfterBreak="0">
    <w:nsid w:val="7AF840EF"/>
    <w:multiLevelType w:val="hybridMultilevel"/>
    <w:tmpl w:val="88409AEE"/>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4" w15:restartNumberingAfterBreak="0">
    <w:nsid w:val="7B831521"/>
    <w:multiLevelType w:val="hybridMultilevel"/>
    <w:tmpl w:val="8550B53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5" w15:restartNumberingAfterBreak="0">
    <w:nsid w:val="7FEB2B74"/>
    <w:multiLevelType w:val="hybridMultilevel"/>
    <w:tmpl w:val="54F0CE4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33"/>
  </w:num>
  <w:num w:numId="2">
    <w:abstractNumId w:val="27"/>
  </w:num>
  <w:num w:numId="3">
    <w:abstractNumId w:val="34"/>
  </w:num>
  <w:num w:numId="4">
    <w:abstractNumId w:val="13"/>
  </w:num>
  <w:num w:numId="5">
    <w:abstractNumId w:val="23"/>
  </w:num>
  <w:num w:numId="6">
    <w:abstractNumId w:val="16"/>
  </w:num>
  <w:num w:numId="7">
    <w:abstractNumId w:val="15"/>
  </w:num>
  <w:num w:numId="8">
    <w:abstractNumId w:val="4"/>
  </w:num>
  <w:num w:numId="9">
    <w:abstractNumId w:val="29"/>
  </w:num>
  <w:num w:numId="10">
    <w:abstractNumId w:val="2"/>
  </w:num>
  <w:num w:numId="11">
    <w:abstractNumId w:val="1"/>
  </w:num>
  <w:num w:numId="12">
    <w:abstractNumId w:val="22"/>
  </w:num>
  <w:num w:numId="13">
    <w:abstractNumId w:val="20"/>
  </w:num>
  <w:num w:numId="14">
    <w:abstractNumId w:val="24"/>
  </w:num>
  <w:num w:numId="15">
    <w:abstractNumId w:val="10"/>
  </w:num>
  <w:num w:numId="16">
    <w:abstractNumId w:val="8"/>
  </w:num>
  <w:num w:numId="17">
    <w:abstractNumId w:val="5"/>
  </w:num>
  <w:num w:numId="18">
    <w:abstractNumId w:val="32"/>
  </w:num>
  <w:num w:numId="19">
    <w:abstractNumId w:val="35"/>
  </w:num>
  <w:num w:numId="20">
    <w:abstractNumId w:val="6"/>
  </w:num>
  <w:num w:numId="21">
    <w:abstractNumId w:val="0"/>
  </w:num>
  <w:num w:numId="22">
    <w:abstractNumId w:val="21"/>
  </w:num>
  <w:num w:numId="23">
    <w:abstractNumId w:val="12"/>
  </w:num>
  <w:num w:numId="24">
    <w:abstractNumId w:val="25"/>
  </w:num>
  <w:num w:numId="25">
    <w:abstractNumId w:val="31"/>
  </w:num>
  <w:num w:numId="26">
    <w:abstractNumId w:val="7"/>
  </w:num>
  <w:num w:numId="27">
    <w:abstractNumId w:val="3"/>
  </w:num>
  <w:num w:numId="28">
    <w:abstractNumId w:val="26"/>
  </w:num>
  <w:num w:numId="29">
    <w:abstractNumId w:val="30"/>
  </w:num>
  <w:num w:numId="30">
    <w:abstractNumId w:val="11"/>
  </w:num>
  <w:num w:numId="31">
    <w:abstractNumId w:val="19"/>
  </w:num>
  <w:num w:numId="32">
    <w:abstractNumId w:val="18"/>
  </w:num>
  <w:num w:numId="33">
    <w:abstractNumId w:val="14"/>
  </w:num>
  <w:num w:numId="34">
    <w:abstractNumId w:val="28"/>
  </w:num>
  <w:num w:numId="35">
    <w:abstractNumId w:val="17"/>
  </w:num>
  <w:num w:numId="3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7F"/>
    <w:rsid w:val="0000011A"/>
    <w:rsid w:val="00001B81"/>
    <w:rsid w:val="0000571C"/>
    <w:rsid w:val="000138CE"/>
    <w:rsid w:val="00013AC3"/>
    <w:rsid w:val="00014FB7"/>
    <w:rsid w:val="00023122"/>
    <w:rsid w:val="00023915"/>
    <w:rsid w:val="00024652"/>
    <w:rsid w:val="00026266"/>
    <w:rsid w:val="00027135"/>
    <w:rsid w:val="0003007A"/>
    <w:rsid w:val="000332FA"/>
    <w:rsid w:val="00035B40"/>
    <w:rsid w:val="00037ACE"/>
    <w:rsid w:val="0004236F"/>
    <w:rsid w:val="00046513"/>
    <w:rsid w:val="00047D74"/>
    <w:rsid w:val="000511C5"/>
    <w:rsid w:val="00051480"/>
    <w:rsid w:val="00051F6A"/>
    <w:rsid w:val="0005292C"/>
    <w:rsid w:val="00060E56"/>
    <w:rsid w:val="00063BF6"/>
    <w:rsid w:val="00071443"/>
    <w:rsid w:val="00071F69"/>
    <w:rsid w:val="00072485"/>
    <w:rsid w:val="00073609"/>
    <w:rsid w:val="00074E36"/>
    <w:rsid w:val="000778FD"/>
    <w:rsid w:val="00083367"/>
    <w:rsid w:val="00083C0C"/>
    <w:rsid w:val="00083D5F"/>
    <w:rsid w:val="0008577D"/>
    <w:rsid w:val="000875A7"/>
    <w:rsid w:val="00087F1E"/>
    <w:rsid w:val="00090C04"/>
    <w:rsid w:val="000926AC"/>
    <w:rsid w:val="000A428C"/>
    <w:rsid w:val="000A4482"/>
    <w:rsid w:val="000A667E"/>
    <w:rsid w:val="000A6E7E"/>
    <w:rsid w:val="000B3027"/>
    <w:rsid w:val="000B3BFC"/>
    <w:rsid w:val="000C2181"/>
    <w:rsid w:val="000C5E02"/>
    <w:rsid w:val="000C7454"/>
    <w:rsid w:val="000D4B1E"/>
    <w:rsid w:val="000E0350"/>
    <w:rsid w:val="000E077E"/>
    <w:rsid w:val="000E2431"/>
    <w:rsid w:val="000E337C"/>
    <w:rsid w:val="000F0264"/>
    <w:rsid w:val="000F15B8"/>
    <w:rsid w:val="000F446F"/>
    <w:rsid w:val="000F722C"/>
    <w:rsid w:val="00100357"/>
    <w:rsid w:val="00100530"/>
    <w:rsid w:val="00100793"/>
    <w:rsid w:val="001020E7"/>
    <w:rsid w:val="00110BEC"/>
    <w:rsid w:val="00113160"/>
    <w:rsid w:val="00120790"/>
    <w:rsid w:val="0012392D"/>
    <w:rsid w:val="0013252B"/>
    <w:rsid w:val="001329F8"/>
    <w:rsid w:val="00133E8C"/>
    <w:rsid w:val="00135DF2"/>
    <w:rsid w:val="00141D80"/>
    <w:rsid w:val="00141FF3"/>
    <w:rsid w:val="001421FD"/>
    <w:rsid w:val="00143226"/>
    <w:rsid w:val="0014384A"/>
    <w:rsid w:val="001518D1"/>
    <w:rsid w:val="001539E4"/>
    <w:rsid w:val="001542D7"/>
    <w:rsid w:val="00157670"/>
    <w:rsid w:val="00160330"/>
    <w:rsid w:val="00170156"/>
    <w:rsid w:val="00170A59"/>
    <w:rsid w:val="00173FDC"/>
    <w:rsid w:val="0017608D"/>
    <w:rsid w:val="00176373"/>
    <w:rsid w:val="00181241"/>
    <w:rsid w:val="001831E2"/>
    <w:rsid w:val="001848D7"/>
    <w:rsid w:val="00185F16"/>
    <w:rsid w:val="001866FE"/>
    <w:rsid w:val="001902D5"/>
    <w:rsid w:val="001903A1"/>
    <w:rsid w:val="00196017"/>
    <w:rsid w:val="00197505"/>
    <w:rsid w:val="001A1977"/>
    <w:rsid w:val="001A1B8E"/>
    <w:rsid w:val="001A34E6"/>
    <w:rsid w:val="001A3875"/>
    <w:rsid w:val="001A3A1D"/>
    <w:rsid w:val="001A44E8"/>
    <w:rsid w:val="001A5867"/>
    <w:rsid w:val="001B2704"/>
    <w:rsid w:val="001B48E2"/>
    <w:rsid w:val="001B5A23"/>
    <w:rsid w:val="001B6E48"/>
    <w:rsid w:val="001B74E5"/>
    <w:rsid w:val="001B7709"/>
    <w:rsid w:val="001C30AD"/>
    <w:rsid w:val="001C4A89"/>
    <w:rsid w:val="001C5E18"/>
    <w:rsid w:val="001C7F97"/>
    <w:rsid w:val="001D0162"/>
    <w:rsid w:val="001D2400"/>
    <w:rsid w:val="001D2B9F"/>
    <w:rsid w:val="001D477C"/>
    <w:rsid w:val="001D6264"/>
    <w:rsid w:val="001E573C"/>
    <w:rsid w:val="001E686B"/>
    <w:rsid w:val="001E7866"/>
    <w:rsid w:val="001F05EA"/>
    <w:rsid w:val="001F0BA9"/>
    <w:rsid w:val="001F16F2"/>
    <w:rsid w:val="001F2E42"/>
    <w:rsid w:val="001F7382"/>
    <w:rsid w:val="00206152"/>
    <w:rsid w:val="00210B23"/>
    <w:rsid w:val="002133DF"/>
    <w:rsid w:val="00213534"/>
    <w:rsid w:val="002204B2"/>
    <w:rsid w:val="00220ACC"/>
    <w:rsid w:val="00221300"/>
    <w:rsid w:val="00224055"/>
    <w:rsid w:val="002276F2"/>
    <w:rsid w:val="0023223F"/>
    <w:rsid w:val="00235FED"/>
    <w:rsid w:val="002370EA"/>
    <w:rsid w:val="00244B15"/>
    <w:rsid w:val="00245A6A"/>
    <w:rsid w:val="00250539"/>
    <w:rsid w:val="00254692"/>
    <w:rsid w:val="002551D7"/>
    <w:rsid w:val="00257F9A"/>
    <w:rsid w:val="00262104"/>
    <w:rsid w:val="0026274D"/>
    <w:rsid w:val="002630E0"/>
    <w:rsid w:val="00263E94"/>
    <w:rsid w:val="0026481C"/>
    <w:rsid w:val="00264F12"/>
    <w:rsid w:val="00267028"/>
    <w:rsid w:val="0026785D"/>
    <w:rsid w:val="00271890"/>
    <w:rsid w:val="00271D3D"/>
    <w:rsid w:val="00274CF8"/>
    <w:rsid w:val="00275118"/>
    <w:rsid w:val="00275224"/>
    <w:rsid w:val="00276881"/>
    <w:rsid w:val="00276EFA"/>
    <w:rsid w:val="00277FDF"/>
    <w:rsid w:val="00281467"/>
    <w:rsid w:val="0028319B"/>
    <w:rsid w:val="00283919"/>
    <w:rsid w:val="00283D81"/>
    <w:rsid w:val="0028629F"/>
    <w:rsid w:val="00286CE7"/>
    <w:rsid w:val="002921FB"/>
    <w:rsid w:val="0029283B"/>
    <w:rsid w:val="002A2519"/>
    <w:rsid w:val="002A3146"/>
    <w:rsid w:val="002A4E11"/>
    <w:rsid w:val="002A6C24"/>
    <w:rsid w:val="002B7A74"/>
    <w:rsid w:val="002C186A"/>
    <w:rsid w:val="002C5A92"/>
    <w:rsid w:val="002C61CA"/>
    <w:rsid w:val="002C6D12"/>
    <w:rsid w:val="002D00EC"/>
    <w:rsid w:val="002D3C57"/>
    <w:rsid w:val="002D657F"/>
    <w:rsid w:val="002D696A"/>
    <w:rsid w:val="002D7F42"/>
    <w:rsid w:val="002E1B68"/>
    <w:rsid w:val="002E23FE"/>
    <w:rsid w:val="002E326B"/>
    <w:rsid w:val="002E56EE"/>
    <w:rsid w:val="002F1582"/>
    <w:rsid w:val="002F44C7"/>
    <w:rsid w:val="002F76BA"/>
    <w:rsid w:val="0030188F"/>
    <w:rsid w:val="003035E7"/>
    <w:rsid w:val="00306E1E"/>
    <w:rsid w:val="00310306"/>
    <w:rsid w:val="00313AA3"/>
    <w:rsid w:val="00314F3E"/>
    <w:rsid w:val="003155A2"/>
    <w:rsid w:val="00320766"/>
    <w:rsid w:val="00323782"/>
    <w:rsid w:val="0032421A"/>
    <w:rsid w:val="00324966"/>
    <w:rsid w:val="00330F0D"/>
    <w:rsid w:val="0033231E"/>
    <w:rsid w:val="00332352"/>
    <w:rsid w:val="00334BB3"/>
    <w:rsid w:val="00334D0C"/>
    <w:rsid w:val="00335F24"/>
    <w:rsid w:val="003364EF"/>
    <w:rsid w:val="0034515A"/>
    <w:rsid w:val="00352004"/>
    <w:rsid w:val="00360D5F"/>
    <w:rsid w:val="003668C4"/>
    <w:rsid w:val="0036726E"/>
    <w:rsid w:val="00371D24"/>
    <w:rsid w:val="00372F0D"/>
    <w:rsid w:val="00373AB1"/>
    <w:rsid w:val="003758AD"/>
    <w:rsid w:val="003761D4"/>
    <w:rsid w:val="00377E3C"/>
    <w:rsid w:val="00380260"/>
    <w:rsid w:val="003802CF"/>
    <w:rsid w:val="003808CC"/>
    <w:rsid w:val="003931C8"/>
    <w:rsid w:val="0039436A"/>
    <w:rsid w:val="00396430"/>
    <w:rsid w:val="00397465"/>
    <w:rsid w:val="003A3261"/>
    <w:rsid w:val="003A45AA"/>
    <w:rsid w:val="003A45F3"/>
    <w:rsid w:val="003A4D37"/>
    <w:rsid w:val="003B144F"/>
    <w:rsid w:val="003B2111"/>
    <w:rsid w:val="003B2E4A"/>
    <w:rsid w:val="003B2FCA"/>
    <w:rsid w:val="003B5354"/>
    <w:rsid w:val="003B5A0F"/>
    <w:rsid w:val="003C359C"/>
    <w:rsid w:val="003C5852"/>
    <w:rsid w:val="003D415C"/>
    <w:rsid w:val="003D45D4"/>
    <w:rsid w:val="003D5A63"/>
    <w:rsid w:val="003D6981"/>
    <w:rsid w:val="003E4727"/>
    <w:rsid w:val="003E49F2"/>
    <w:rsid w:val="003E5069"/>
    <w:rsid w:val="003E58DF"/>
    <w:rsid w:val="003E62B3"/>
    <w:rsid w:val="003E7E24"/>
    <w:rsid w:val="003F4A70"/>
    <w:rsid w:val="003F609F"/>
    <w:rsid w:val="004001B0"/>
    <w:rsid w:val="00401C79"/>
    <w:rsid w:val="004021AE"/>
    <w:rsid w:val="0040222C"/>
    <w:rsid w:val="00404EED"/>
    <w:rsid w:val="00405CBC"/>
    <w:rsid w:val="00410922"/>
    <w:rsid w:val="00411E5B"/>
    <w:rsid w:val="0041369D"/>
    <w:rsid w:val="00413DA1"/>
    <w:rsid w:val="00421351"/>
    <w:rsid w:val="00425A62"/>
    <w:rsid w:val="00426880"/>
    <w:rsid w:val="004272A8"/>
    <w:rsid w:val="00427DDB"/>
    <w:rsid w:val="00431228"/>
    <w:rsid w:val="00437E19"/>
    <w:rsid w:val="004407FF"/>
    <w:rsid w:val="00442F09"/>
    <w:rsid w:val="00450824"/>
    <w:rsid w:val="00450919"/>
    <w:rsid w:val="00450FCA"/>
    <w:rsid w:val="00452F15"/>
    <w:rsid w:val="0045328F"/>
    <w:rsid w:val="00453DA5"/>
    <w:rsid w:val="004549FF"/>
    <w:rsid w:val="00460BD2"/>
    <w:rsid w:val="00462364"/>
    <w:rsid w:val="004634B3"/>
    <w:rsid w:val="00465CEE"/>
    <w:rsid w:val="0046614D"/>
    <w:rsid w:val="00471021"/>
    <w:rsid w:val="00472B10"/>
    <w:rsid w:val="00474037"/>
    <w:rsid w:val="0047558E"/>
    <w:rsid w:val="00475712"/>
    <w:rsid w:val="00477171"/>
    <w:rsid w:val="00480D3D"/>
    <w:rsid w:val="00483806"/>
    <w:rsid w:val="00484651"/>
    <w:rsid w:val="00486729"/>
    <w:rsid w:val="004874DE"/>
    <w:rsid w:val="004877E7"/>
    <w:rsid w:val="0048790C"/>
    <w:rsid w:val="004A0C86"/>
    <w:rsid w:val="004A258C"/>
    <w:rsid w:val="004A38B7"/>
    <w:rsid w:val="004A6A41"/>
    <w:rsid w:val="004B457C"/>
    <w:rsid w:val="004B70FB"/>
    <w:rsid w:val="004B75F8"/>
    <w:rsid w:val="004B7BB4"/>
    <w:rsid w:val="004C3D67"/>
    <w:rsid w:val="004C5738"/>
    <w:rsid w:val="004C5FCF"/>
    <w:rsid w:val="004D144C"/>
    <w:rsid w:val="004D5FC7"/>
    <w:rsid w:val="004E4C4E"/>
    <w:rsid w:val="004F1375"/>
    <w:rsid w:val="004F1643"/>
    <w:rsid w:val="004F1AD8"/>
    <w:rsid w:val="004F25B2"/>
    <w:rsid w:val="004F689F"/>
    <w:rsid w:val="004F7056"/>
    <w:rsid w:val="00501402"/>
    <w:rsid w:val="005017FE"/>
    <w:rsid w:val="00501942"/>
    <w:rsid w:val="005045A9"/>
    <w:rsid w:val="00505CF3"/>
    <w:rsid w:val="00516003"/>
    <w:rsid w:val="0052334D"/>
    <w:rsid w:val="00530269"/>
    <w:rsid w:val="00531669"/>
    <w:rsid w:val="00540E75"/>
    <w:rsid w:val="0054210E"/>
    <w:rsid w:val="005442FB"/>
    <w:rsid w:val="00544CE0"/>
    <w:rsid w:val="0054694F"/>
    <w:rsid w:val="00551459"/>
    <w:rsid w:val="0055343B"/>
    <w:rsid w:val="00553B90"/>
    <w:rsid w:val="00564F4A"/>
    <w:rsid w:val="00567E61"/>
    <w:rsid w:val="005712A0"/>
    <w:rsid w:val="00571E4B"/>
    <w:rsid w:val="0057350E"/>
    <w:rsid w:val="0057466F"/>
    <w:rsid w:val="00582E7D"/>
    <w:rsid w:val="005839A1"/>
    <w:rsid w:val="00583D69"/>
    <w:rsid w:val="00584327"/>
    <w:rsid w:val="005861B9"/>
    <w:rsid w:val="00587A9A"/>
    <w:rsid w:val="0059359C"/>
    <w:rsid w:val="00596F7E"/>
    <w:rsid w:val="005A0439"/>
    <w:rsid w:val="005B0E3B"/>
    <w:rsid w:val="005B3C9E"/>
    <w:rsid w:val="005B5D98"/>
    <w:rsid w:val="005B6B82"/>
    <w:rsid w:val="005C0E93"/>
    <w:rsid w:val="005C1CE1"/>
    <w:rsid w:val="005C1D5F"/>
    <w:rsid w:val="005C2F9C"/>
    <w:rsid w:val="005C304B"/>
    <w:rsid w:val="005C3A47"/>
    <w:rsid w:val="005C4469"/>
    <w:rsid w:val="005C78B7"/>
    <w:rsid w:val="005D1107"/>
    <w:rsid w:val="005D1F33"/>
    <w:rsid w:val="005D1F52"/>
    <w:rsid w:val="005D23CC"/>
    <w:rsid w:val="005D3CB1"/>
    <w:rsid w:val="005D3F66"/>
    <w:rsid w:val="005D4428"/>
    <w:rsid w:val="005D47A7"/>
    <w:rsid w:val="005D565B"/>
    <w:rsid w:val="005D60CB"/>
    <w:rsid w:val="005D7759"/>
    <w:rsid w:val="005E2FD6"/>
    <w:rsid w:val="005E3F79"/>
    <w:rsid w:val="005E5DD5"/>
    <w:rsid w:val="005F2372"/>
    <w:rsid w:val="005F5C15"/>
    <w:rsid w:val="006049C3"/>
    <w:rsid w:val="0060769F"/>
    <w:rsid w:val="00607BD6"/>
    <w:rsid w:val="00611E09"/>
    <w:rsid w:val="00611F39"/>
    <w:rsid w:val="00612568"/>
    <w:rsid w:val="0061440E"/>
    <w:rsid w:val="00615D3F"/>
    <w:rsid w:val="00622835"/>
    <w:rsid w:val="006301D9"/>
    <w:rsid w:val="006317CD"/>
    <w:rsid w:val="00631B70"/>
    <w:rsid w:val="00631FB9"/>
    <w:rsid w:val="0063246B"/>
    <w:rsid w:val="00634D45"/>
    <w:rsid w:val="00634EAD"/>
    <w:rsid w:val="0063605E"/>
    <w:rsid w:val="006361D8"/>
    <w:rsid w:val="00636FD7"/>
    <w:rsid w:val="00645039"/>
    <w:rsid w:val="00645843"/>
    <w:rsid w:val="006475F2"/>
    <w:rsid w:val="006477E0"/>
    <w:rsid w:val="00654286"/>
    <w:rsid w:val="00654665"/>
    <w:rsid w:val="00657B91"/>
    <w:rsid w:val="00661444"/>
    <w:rsid w:val="0066215D"/>
    <w:rsid w:val="00663F9A"/>
    <w:rsid w:val="006652D4"/>
    <w:rsid w:val="00666288"/>
    <w:rsid w:val="0067155C"/>
    <w:rsid w:val="00672B41"/>
    <w:rsid w:val="00673D99"/>
    <w:rsid w:val="00675DB3"/>
    <w:rsid w:val="00676A38"/>
    <w:rsid w:val="00680518"/>
    <w:rsid w:val="00684764"/>
    <w:rsid w:val="00685092"/>
    <w:rsid w:val="00685520"/>
    <w:rsid w:val="0068629C"/>
    <w:rsid w:val="006936FB"/>
    <w:rsid w:val="006955DF"/>
    <w:rsid w:val="0069597E"/>
    <w:rsid w:val="00697E0F"/>
    <w:rsid w:val="006A1260"/>
    <w:rsid w:val="006A3C6F"/>
    <w:rsid w:val="006A5A89"/>
    <w:rsid w:val="006A618F"/>
    <w:rsid w:val="006A63D2"/>
    <w:rsid w:val="006A6DE2"/>
    <w:rsid w:val="006B6F24"/>
    <w:rsid w:val="006C01CC"/>
    <w:rsid w:val="006C03F9"/>
    <w:rsid w:val="006C1CDA"/>
    <w:rsid w:val="006C1D77"/>
    <w:rsid w:val="006C2476"/>
    <w:rsid w:val="006C2595"/>
    <w:rsid w:val="006C2B0D"/>
    <w:rsid w:val="006C4099"/>
    <w:rsid w:val="006C41DB"/>
    <w:rsid w:val="006C6606"/>
    <w:rsid w:val="006C6723"/>
    <w:rsid w:val="006D0A52"/>
    <w:rsid w:val="006D0C75"/>
    <w:rsid w:val="006D2309"/>
    <w:rsid w:val="006D55D1"/>
    <w:rsid w:val="006D60C6"/>
    <w:rsid w:val="006E1416"/>
    <w:rsid w:val="006E147F"/>
    <w:rsid w:val="006E3C62"/>
    <w:rsid w:val="006E3E71"/>
    <w:rsid w:val="006E6390"/>
    <w:rsid w:val="006F0392"/>
    <w:rsid w:val="006F4222"/>
    <w:rsid w:val="006F4F6A"/>
    <w:rsid w:val="006F5DEB"/>
    <w:rsid w:val="006F5E6F"/>
    <w:rsid w:val="006F6D84"/>
    <w:rsid w:val="007018F8"/>
    <w:rsid w:val="00701DBF"/>
    <w:rsid w:val="00721F10"/>
    <w:rsid w:val="00722012"/>
    <w:rsid w:val="00722AF5"/>
    <w:rsid w:val="00724DD2"/>
    <w:rsid w:val="00727160"/>
    <w:rsid w:val="007271FB"/>
    <w:rsid w:val="007277DE"/>
    <w:rsid w:val="00730FC9"/>
    <w:rsid w:val="007313E1"/>
    <w:rsid w:val="00733F28"/>
    <w:rsid w:val="00736B10"/>
    <w:rsid w:val="00737093"/>
    <w:rsid w:val="00741F9D"/>
    <w:rsid w:val="007431ED"/>
    <w:rsid w:val="007432EC"/>
    <w:rsid w:val="00744F91"/>
    <w:rsid w:val="007508E4"/>
    <w:rsid w:val="007509D2"/>
    <w:rsid w:val="00752D49"/>
    <w:rsid w:val="007539B0"/>
    <w:rsid w:val="007563A5"/>
    <w:rsid w:val="007608C7"/>
    <w:rsid w:val="00761B45"/>
    <w:rsid w:val="00762613"/>
    <w:rsid w:val="00764C40"/>
    <w:rsid w:val="00765513"/>
    <w:rsid w:val="00766748"/>
    <w:rsid w:val="007671BE"/>
    <w:rsid w:val="00767A52"/>
    <w:rsid w:val="00767DE0"/>
    <w:rsid w:val="007713C1"/>
    <w:rsid w:val="007721A6"/>
    <w:rsid w:val="00772461"/>
    <w:rsid w:val="00773D77"/>
    <w:rsid w:val="00774947"/>
    <w:rsid w:val="00776AA2"/>
    <w:rsid w:val="007770D5"/>
    <w:rsid w:val="00780885"/>
    <w:rsid w:val="007816D7"/>
    <w:rsid w:val="0078183F"/>
    <w:rsid w:val="00781D8F"/>
    <w:rsid w:val="007850E3"/>
    <w:rsid w:val="007862A3"/>
    <w:rsid w:val="0079118D"/>
    <w:rsid w:val="007916B8"/>
    <w:rsid w:val="00791EC1"/>
    <w:rsid w:val="007928F6"/>
    <w:rsid w:val="0079355E"/>
    <w:rsid w:val="00793C22"/>
    <w:rsid w:val="00794AC4"/>
    <w:rsid w:val="00796547"/>
    <w:rsid w:val="007A2A4C"/>
    <w:rsid w:val="007A35D4"/>
    <w:rsid w:val="007A5B25"/>
    <w:rsid w:val="007A77AA"/>
    <w:rsid w:val="007B0ECA"/>
    <w:rsid w:val="007B1A30"/>
    <w:rsid w:val="007B2882"/>
    <w:rsid w:val="007C11B8"/>
    <w:rsid w:val="007C3F2C"/>
    <w:rsid w:val="007C45E9"/>
    <w:rsid w:val="007C500B"/>
    <w:rsid w:val="007D341C"/>
    <w:rsid w:val="007D433E"/>
    <w:rsid w:val="007D6C28"/>
    <w:rsid w:val="007E11B3"/>
    <w:rsid w:val="007E175C"/>
    <w:rsid w:val="007E21C8"/>
    <w:rsid w:val="007E2581"/>
    <w:rsid w:val="007E2717"/>
    <w:rsid w:val="007E4512"/>
    <w:rsid w:val="007F0582"/>
    <w:rsid w:val="007F240E"/>
    <w:rsid w:val="007F4EA5"/>
    <w:rsid w:val="007F547B"/>
    <w:rsid w:val="007F696E"/>
    <w:rsid w:val="007F6CBF"/>
    <w:rsid w:val="007F731D"/>
    <w:rsid w:val="007F789E"/>
    <w:rsid w:val="0080199C"/>
    <w:rsid w:val="0080405E"/>
    <w:rsid w:val="008058F0"/>
    <w:rsid w:val="008100F7"/>
    <w:rsid w:val="008106BC"/>
    <w:rsid w:val="00810C20"/>
    <w:rsid w:val="00813846"/>
    <w:rsid w:val="00820E3C"/>
    <w:rsid w:val="00821E75"/>
    <w:rsid w:val="0082651B"/>
    <w:rsid w:val="008274A0"/>
    <w:rsid w:val="008274DB"/>
    <w:rsid w:val="0083069C"/>
    <w:rsid w:val="0083137B"/>
    <w:rsid w:val="00835D72"/>
    <w:rsid w:val="0083764F"/>
    <w:rsid w:val="00844C3E"/>
    <w:rsid w:val="00844F7B"/>
    <w:rsid w:val="00847B2E"/>
    <w:rsid w:val="0085037B"/>
    <w:rsid w:val="008506E1"/>
    <w:rsid w:val="00852717"/>
    <w:rsid w:val="00855146"/>
    <w:rsid w:val="0085633B"/>
    <w:rsid w:val="008572FA"/>
    <w:rsid w:val="00864475"/>
    <w:rsid w:val="008660F8"/>
    <w:rsid w:val="00870E02"/>
    <w:rsid w:val="00871760"/>
    <w:rsid w:val="00872121"/>
    <w:rsid w:val="008729AE"/>
    <w:rsid w:val="0087342B"/>
    <w:rsid w:val="0087345D"/>
    <w:rsid w:val="008738E4"/>
    <w:rsid w:val="008750DB"/>
    <w:rsid w:val="00875278"/>
    <w:rsid w:val="008765E3"/>
    <w:rsid w:val="00882F9C"/>
    <w:rsid w:val="00884A58"/>
    <w:rsid w:val="00885E42"/>
    <w:rsid w:val="00886191"/>
    <w:rsid w:val="00890A3B"/>
    <w:rsid w:val="00893015"/>
    <w:rsid w:val="0089765E"/>
    <w:rsid w:val="008A079E"/>
    <w:rsid w:val="008A0B91"/>
    <w:rsid w:val="008A35D0"/>
    <w:rsid w:val="008A6DD8"/>
    <w:rsid w:val="008A747B"/>
    <w:rsid w:val="008B0AA2"/>
    <w:rsid w:val="008B24E8"/>
    <w:rsid w:val="008B3EB1"/>
    <w:rsid w:val="008B64D1"/>
    <w:rsid w:val="008B72FD"/>
    <w:rsid w:val="008C003B"/>
    <w:rsid w:val="008C258E"/>
    <w:rsid w:val="008C465D"/>
    <w:rsid w:val="008C57DC"/>
    <w:rsid w:val="008C6398"/>
    <w:rsid w:val="008C66F0"/>
    <w:rsid w:val="008C6DE9"/>
    <w:rsid w:val="008C6ECC"/>
    <w:rsid w:val="008D3E42"/>
    <w:rsid w:val="008D71BD"/>
    <w:rsid w:val="008E08EB"/>
    <w:rsid w:val="008E147F"/>
    <w:rsid w:val="008E2AF9"/>
    <w:rsid w:val="008E31B3"/>
    <w:rsid w:val="008E3962"/>
    <w:rsid w:val="008E75E2"/>
    <w:rsid w:val="008E79E1"/>
    <w:rsid w:val="008F284B"/>
    <w:rsid w:val="008F3B9E"/>
    <w:rsid w:val="009002F4"/>
    <w:rsid w:val="009003C0"/>
    <w:rsid w:val="009018B2"/>
    <w:rsid w:val="00902779"/>
    <w:rsid w:val="00903F26"/>
    <w:rsid w:val="0090670A"/>
    <w:rsid w:val="00906C86"/>
    <w:rsid w:val="009077A2"/>
    <w:rsid w:val="00907A21"/>
    <w:rsid w:val="0091214B"/>
    <w:rsid w:val="00912201"/>
    <w:rsid w:val="00914BF1"/>
    <w:rsid w:val="00916F6B"/>
    <w:rsid w:val="00920E39"/>
    <w:rsid w:val="0092465C"/>
    <w:rsid w:val="009248A4"/>
    <w:rsid w:val="00930164"/>
    <w:rsid w:val="009331C1"/>
    <w:rsid w:val="0093427F"/>
    <w:rsid w:val="0093768B"/>
    <w:rsid w:val="00943F6A"/>
    <w:rsid w:val="009451DF"/>
    <w:rsid w:val="009457A4"/>
    <w:rsid w:val="00945E77"/>
    <w:rsid w:val="009506B8"/>
    <w:rsid w:val="00951FC6"/>
    <w:rsid w:val="009539B9"/>
    <w:rsid w:val="0095455D"/>
    <w:rsid w:val="00954667"/>
    <w:rsid w:val="00956E1B"/>
    <w:rsid w:val="00957473"/>
    <w:rsid w:val="009604E1"/>
    <w:rsid w:val="00961856"/>
    <w:rsid w:val="00962D23"/>
    <w:rsid w:val="00963DF3"/>
    <w:rsid w:val="009709DD"/>
    <w:rsid w:val="00972CAF"/>
    <w:rsid w:val="009730FB"/>
    <w:rsid w:val="00984CFC"/>
    <w:rsid w:val="009860A9"/>
    <w:rsid w:val="00987CB5"/>
    <w:rsid w:val="00990C93"/>
    <w:rsid w:val="009931C3"/>
    <w:rsid w:val="00993BB1"/>
    <w:rsid w:val="009A0572"/>
    <w:rsid w:val="009A0DB8"/>
    <w:rsid w:val="009A43A9"/>
    <w:rsid w:val="009A5CF3"/>
    <w:rsid w:val="009B2934"/>
    <w:rsid w:val="009B66C1"/>
    <w:rsid w:val="009B7EC5"/>
    <w:rsid w:val="009C13A2"/>
    <w:rsid w:val="009C1B75"/>
    <w:rsid w:val="009C402A"/>
    <w:rsid w:val="009D27FD"/>
    <w:rsid w:val="009D427A"/>
    <w:rsid w:val="009F0580"/>
    <w:rsid w:val="009F1ADA"/>
    <w:rsid w:val="009F22CE"/>
    <w:rsid w:val="009F37FF"/>
    <w:rsid w:val="009F519E"/>
    <w:rsid w:val="00A00C6C"/>
    <w:rsid w:val="00A01998"/>
    <w:rsid w:val="00A03E87"/>
    <w:rsid w:val="00A06E44"/>
    <w:rsid w:val="00A073E9"/>
    <w:rsid w:val="00A10EBC"/>
    <w:rsid w:val="00A11C58"/>
    <w:rsid w:val="00A126B3"/>
    <w:rsid w:val="00A14C49"/>
    <w:rsid w:val="00A1519C"/>
    <w:rsid w:val="00A16540"/>
    <w:rsid w:val="00A167CC"/>
    <w:rsid w:val="00A179B1"/>
    <w:rsid w:val="00A234E4"/>
    <w:rsid w:val="00A31C36"/>
    <w:rsid w:val="00A3520F"/>
    <w:rsid w:val="00A361AE"/>
    <w:rsid w:val="00A378AF"/>
    <w:rsid w:val="00A40C3B"/>
    <w:rsid w:val="00A41E21"/>
    <w:rsid w:val="00A42971"/>
    <w:rsid w:val="00A4447F"/>
    <w:rsid w:val="00A45EAE"/>
    <w:rsid w:val="00A509D8"/>
    <w:rsid w:val="00A526D1"/>
    <w:rsid w:val="00A533DB"/>
    <w:rsid w:val="00A578B4"/>
    <w:rsid w:val="00A61A3A"/>
    <w:rsid w:val="00A6248E"/>
    <w:rsid w:val="00A640BC"/>
    <w:rsid w:val="00A64282"/>
    <w:rsid w:val="00A71F45"/>
    <w:rsid w:val="00A7263E"/>
    <w:rsid w:val="00A75FD8"/>
    <w:rsid w:val="00A76D9F"/>
    <w:rsid w:val="00A84F42"/>
    <w:rsid w:val="00A858C9"/>
    <w:rsid w:val="00A86163"/>
    <w:rsid w:val="00A90BF5"/>
    <w:rsid w:val="00A91AD0"/>
    <w:rsid w:val="00A9275A"/>
    <w:rsid w:val="00A9439C"/>
    <w:rsid w:val="00A95062"/>
    <w:rsid w:val="00A951FF"/>
    <w:rsid w:val="00A96E4A"/>
    <w:rsid w:val="00A97109"/>
    <w:rsid w:val="00A977F3"/>
    <w:rsid w:val="00AA0928"/>
    <w:rsid w:val="00AA0AE7"/>
    <w:rsid w:val="00AA104C"/>
    <w:rsid w:val="00AA2C38"/>
    <w:rsid w:val="00AA3EA5"/>
    <w:rsid w:val="00AA6D5A"/>
    <w:rsid w:val="00AB2A3A"/>
    <w:rsid w:val="00AB541E"/>
    <w:rsid w:val="00AB63D5"/>
    <w:rsid w:val="00AB6F68"/>
    <w:rsid w:val="00AC00D3"/>
    <w:rsid w:val="00AC1EFB"/>
    <w:rsid w:val="00AC381A"/>
    <w:rsid w:val="00AC3B3A"/>
    <w:rsid w:val="00AC437C"/>
    <w:rsid w:val="00AC55C9"/>
    <w:rsid w:val="00AC5B01"/>
    <w:rsid w:val="00AC5B97"/>
    <w:rsid w:val="00AD06E6"/>
    <w:rsid w:val="00AD29E1"/>
    <w:rsid w:val="00AD7580"/>
    <w:rsid w:val="00AE5791"/>
    <w:rsid w:val="00AE5A7A"/>
    <w:rsid w:val="00AE69F4"/>
    <w:rsid w:val="00AE7948"/>
    <w:rsid w:val="00AF032F"/>
    <w:rsid w:val="00AF3880"/>
    <w:rsid w:val="00AF653A"/>
    <w:rsid w:val="00B000F2"/>
    <w:rsid w:val="00B00112"/>
    <w:rsid w:val="00B02043"/>
    <w:rsid w:val="00B02BAD"/>
    <w:rsid w:val="00B044FE"/>
    <w:rsid w:val="00B05FD6"/>
    <w:rsid w:val="00B06E77"/>
    <w:rsid w:val="00B07897"/>
    <w:rsid w:val="00B102EC"/>
    <w:rsid w:val="00B17C3B"/>
    <w:rsid w:val="00B211F2"/>
    <w:rsid w:val="00B224E7"/>
    <w:rsid w:val="00B24FE7"/>
    <w:rsid w:val="00B25FBC"/>
    <w:rsid w:val="00B324FE"/>
    <w:rsid w:val="00B33F35"/>
    <w:rsid w:val="00B34A71"/>
    <w:rsid w:val="00B37261"/>
    <w:rsid w:val="00B417F7"/>
    <w:rsid w:val="00B470DD"/>
    <w:rsid w:val="00B5305B"/>
    <w:rsid w:val="00B53282"/>
    <w:rsid w:val="00B53B4B"/>
    <w:rsid w:val="00B5423D"/>
    <w:rsid w:val="00B559E7"/>
    <w:rsid w:val="00B55D74"/>
    <w:rsid w:val="00B57086"/>
    <w:rsid w:val="00B6066B"/>
    <w:rsid w:val="00B63EBF"/>
    <w:rsid w:val="00B645FD"/>
    <w:rsid w:val="00B64E30"/>
    <w:rsid w:val="00B64FFB"/>
    <w:rsid w:val="00B65ED5"/>
    <w:rsid w:val="00B67C1A"/>
    <w:rsid w:val="00B7352C"/>
    <w:rsid w:val="00B75CF1"/>
    <w:rsid w:val="00B76245"/>
    <w:rsid w:val="00B7751E"/>
    <w:rsid w:val="00B80CA0"/>
    <w:rsid w:val="00B8146A"/>
    <w:rsid w:val="00B82139"/>
    <w:rsid w:val="00B83251"/>
    <w:rsid w:val="00B844FF"/>
    <w:rsid w:val="00B8623C"/>
    <w:rsid w:val="00B90CF9"/>
    <w:rsid w:val="00B96FE1"/>
    <w:rsid w:val="00BA1193"/>
    <w:rsid w:val="00BA57B3"/>
    <w:rsid w:val="00BB3766"/>
    <w:rsid w:val="00BC1C56"/>
    <w:rsid w:val="00BC56EC"/>
    <w:rsid w:val="00BC6C2A"/>
    <w:rsid w:val="00BC6DE5"/>
    <w:rsid w:val="00BC758A"/>
    <w:rsid w:val="00BC7A80"/>
    <w:rsid w:val="00BD5669"/>
    <w:rsid w:val="00BD7B93"/>
    <w:rsid w:val="00BD7BCC"/>
    <w:rsid w:val="00BE241A"/>
    <w:rsid w:val="00BE2771"/>
    <w:rsid w:val="00BE33C8"/>
    <w:rsid w:val="00BE5DD9"/>
    <w:rsid w:val="00BE5F21"/>
    <w:rsid w:val="00BE6ED8"/>
    <w:rsid w:val="00BE73B4"/>
    <w:rsid w:val="00BF0D15"/>
    <w:rsid w:val="00BF1AA3"/>
    <w:rsid w:val="00BF1E37"/>
    <w:rsid w:val="00BF4A1D"/>
    <w:rsid w:val="00BF5299"/>
    <w:rsid w:val="00BF674D"/>
    <w:rsid w:val="00BF6B3D"/>
    <w:rsid w:val="00C04729"/>
    <w:rsid w:val="00C050C2"/>
    <w:rsid w:val="00C05D32"/>
    <w:rsid w:val="00C06840"/>
    <w:rsid w:val="00C11249"/>
    <w:rsid w:val="00C11DE8"/>
    <w:rsid w:val="00C12A4A"/>
    <w:rsid w:val="00C156D4"/>
    <w:rsid w:val="00C17379"/>
    <w:rsid w:val="00C24C69"/>
    <w:rsid w:val="00C24D88"/>
    <w:rsid w:val="00C31190"/>
    <w:rsid w:val="00C33824"/>
    <w:rsid w:val="00C36601"/>
    <w:rsid w:val="00C42A54"/>
    <w:rsid w:val="00C47B2B"/>
    <w:rsid w:val="00C50EC5"/>
    <w:rsid w:val="00C51E3F"/>
    <w:rsid w:val="00C52CC7"/>
    <w:rsid w:val="00C54457"/>
    <w:rsid w:val="00C54AAB"/>
    <w:rsid w:val="00C573A0"/>
    <w:rsid w:val="00C57445"/>
    <w:rsid w:val="00C63339"/>
    <w:rsid w:val="00C64AB9"/>
    <w:rsid w:val="00C7000D"/>
    <w:rsid w:val="00C7259A"/>
    <w:rsid w:val="00C75D30"/>
    <w:rsid w:val="00C76B0E"/>
    <w:rsid w:val="00C80CF7"/>
    <w:rsid w:val="00C8257D"/>
    <w:rsid w:val="00C84371"/>
    <w:rsid w:val="00C84D95"/>
    <w:rsid w:val="00C86D16"/>
    <w:rsid w:val="00C86DED"/>
    <w:rsid w:val="00C90AB4"/>
    <w:rsid w:val="00C94D7A"/>
    <w:rsid w:val="00C9636D"/>
    <w:rsid w:val="00C97148"/>
    <w:rsid w:val="00C97FDB"/>
    <w:rsid w:val="00CA2405"/>
    <w:rsid w:val="00CA3777"/>
    <w:rsid w:val="00CA3F7A"/>
    <w:rsid w:val="00CA4FAF"/>
    <w:rsid w:val="00CA5323"/>
    <w:rsid w:val="00CB2043"/>
    <w:rsid w:val="00CB41B1"/>
    <w:rsid w:val="00CB5477"/>
    <w:rsid w:val="00CB605D"/>
    <w:rsid w:val="00CB65DB"/>
    <w:rsid w:val="00CB72A9"/>
    <w:rsid w:val="00CC02BF"/>
    <w:rsid w:val="00CC5273"/>
    <w:rsid w:val="00CD0682"/>
    <w:rsid w:val="00CD2180"/>
    <w:rsid w:val="00CD4026"/>
    <w:rsid w:val="00CD46D0"/>
    <w:rsid w:val="00CD4715"/>
    <w:rsid w:val="00CE001B"/>
    <w:rsid w:val="00CE589D"/>
    <w:rsid w:val="00CF0F8C"/>
    <w:rsid w:val="00CF2FD2"/>
    <w:rsid w:val="00CF4A2A"/>
    <w:rsid w:val="00CF5E6D"/>
    <w:rsid w:val="00CF71B5"/>
    <w:rsid w:val="00D0066F"/>
    <w:rsid w:val="00D00718"/>
    <w:rsid w:val="00D036B4"/>
    <w:rsid w:val="00D07F90"/>
    <w:rsid w:val="00D10B48"/>
    <w:rsid w:val="00D12D52"/>
    <w:rsid w:val="00D153B1"/>
    <w:rsid w:val="00D2768E"/>
    <w:rsid w:val="00D27A31"/>
    <w:rsid w:val="00D27D44"/>
    <w:rsid w:val="00D30889"/>
    <w:rsid w:val="00D31EBE"/>
    <w:rsid w:val="00D33375"/>
    <w:rsid w:val="00D344C6"/>
    <w:rsid w:val="00D35533"/>
    <w:rsid w:val="00D36F4E"/>
    <w:rsid w:val="00D37313"/>
    <w:rsid w:val="00D435C4"/>
    <w:rsid w:val="00D47683"/>
    <w:rsid w:val="00D6211D"/>
    <w:rsid w:val="00D62B32"/>
    <w:rsid w:val="00D63532"/>
    <w:rsid w:val="00D670A6"/>
    <w:rsid w:val="00D67316"/>
    <w:rsid w:val="00D72FA8"/>
    <w:rsid w:val="00D7497A"/>
    <w:rsid w:val="00D74A47"/>
    <w:rsid w:val="00D74D57"/>
    <w:rsid w:val="00D764AB"/>
    <w:rsid w:val="00D76727"/>
    <w:rsid w:val="00D82D22"/>
    <w:rsid w:val="00D83F1B"/>
    <w:rsid w:val="00D845F0"/>
    <w:rsid w:val="00D86D8D"/>
    <w:rsid w:val="00D8749F"/>
    <w:rsid w:val="00D90BE5"/>
    <w:rsid w:val="00D9120E"/>
    <w:rsid w:val="00D92995"/>
    <w:rsid w:val="00D94D94"/>
    <w:rsid w:val="00D96EBB"/>
    <w:rsid w:val="00D96FF9"/>
    <w:rsid w:val="00DA2570"/>
    <w:rsid w:val="00DA62ED"/>
    <w:rsid w:val="00DB2262"/>
    <w:rsid w:val="00DB70F2"/>
    <w:rsid w:val="00DB7F72"/>
    <w:rsid w:val="00DC0805"/>
    <w:rsid w:val="00DC1287"/>
    <w:rsid w:val="00DC3DA0"/>
    <w:rsid w:val="00DC4A23"/>
    <w:rsid w:val="00DC505D"/>
    <w:rsid w:val="00DC7D99"/>
    <w:rsid w:val="00DD0170"/>
    <w:rsid w:val="00DD112D"/>
    <w:rsid w:val="00DD5E29"/>
    <w:rsid w:val="00DD6938"/>
    <w:rsid w:val="00DD6BEE"/>
    <w:rsid w:val="00DD6E7C"/>
    <w:rsid w:val="00DF0D90"/>
    <w:rsid w:val="00DF0FDD"/>
    <w:rsid w:val="00DF18C6"/>
    <w:rsid w:val="00DF2D7C"/>
    <w:rsid w:val="00DF4C44"/>
    <w:rsid w:val="00DF54F1"/>
    <w:rsid w:val="00DF6B69"/>
    <w:rsid w:val="00E02701"/>
    <w:rsid w:val="00E043A8"/>
    <w:rsid w:val="00E10127"/>
    <w:rsid w:val="00E139E9"/>
    <w:rsid w:val="00E15536"/>
    <w:rsid w:val="00E161F9"/>
    <w:rsid w:val="00E178A4"/>
    <w:rsid w:val="00E209BC"/>
    <w:rsid w:val="00E24FDE"/>
    <w:rsid w:val="00E30C9E"/>
    <w:rsid w:val="00E32159"/>
    <w:rsid w:val="00E33041"/>
    <w:rsid w:val="00E33078"/>
    <w:rsid w:val="00E33908"/>
    <w:rsid w:val="00E3416C"/>
    <w:rsid w:val="00E36FE8"/>
    <w:rsid w:val="00E412D9"/>
    <w:rsid w:val="00E42338"/>
    <w:rsid w:val="00E42D8D"/>
    <w:rsid w:val="00E438F6"/>
    <w:rsid w:val="00E44A09"/>
    <w:rsid w:val="00E51178"/>
    <w:rsid w:val="00E51A49"/>
    <w:rsid w:val="00E51ED9"/>
    <w:rsid w:val="00E560FB"/>
    <w:rsid w:val="00E56B7E"/>
    <w:rsid w:val="00E57A82"/>
    <w:rsid w:val="00E60A31"/>
    <w:rsid w:val="00E62EEA"/>
    <w:rsid w:val="00E6548F"/>
    <w:rsid w:val="00E65503"/>
    <w:rsid w:val="00E65BD5"/>
    <w:rsid w:val="00E67A1C"/>
    <w:rsid w:val="00E702A3"/>
    <w:rsid w:val="00E7064A"/>
    <w:rsid w:val="00E70CE1"/>
    <w:rsid w:val="00E717BA"/>
    <w:rsid w:val="00E71B05"/>
    <w:rsid w:val="00E71C14"/>
    <w:rsid w:val="00E72433"/>
    <w:rsid w:val="00E77016"/>
    <w:rsid w:val="00E77256"/>
    <w:rsid w:val="00E80278"/>
    <w:rsid w:val="00E8423D"/>
    <w:rsid w:val="00E8539D"/>
    <w:rsid w:val="00E858A8"/>
    <w:rsid w:val="00E923E7"/>
    <w:rsid w:val="00E92A4F"/>
    <w:rsid w:val="00E9424E"/>
    <w:rsid w:val="00E9717C"/>
    <w:rsid w:val="00E974F3"/>
    <w:rsid w:val="00EA26C3"/>
    <w:rsid w:val="00EA327A"/>
    <w:rsid w:val="00EA4DF4"/>
    <w:rsid w:val="00EC36ED"/>
    <w:rsid w:val="00EC45C3"/>
    <w:rsid w:val="00EC5535"/>
    <w:rsid w:val="00EC5B97"/>
    <w:rsid w:val="00EC75CA"/>
    <w:rsid w:val="00ED0F4A"/>
    <w:rsid w:val="00ED2855"/>
    <w:rsid w:val="00ED3434"/>
    <w:rsid w:val="00ED7896"/>
    <w:rsid w:val="00EE09C4"/>
    <w:rsid w:val="00EE1881"/>
    <w:rsid w:val="00EE49C4"/>
    <w:rsid w:val="00EE7E2A"/>
    <w:rsid w:val="00EF19F7"/>
    <w:rsid w:val="00EF2520"/>
    <w:rsid w:val="00EF3584"/>
    <w:rsid w:val="00EF7E3C"/>
    <w:rsid w:val="00F01B07"/>
    <w:rsid w:val="00F02D27"/>
    <w:rsid w:val="00F05923"/>
    <w:rsid w:val="00F059AF"/>
    <w:rsid w:val="00F06472"/>
    <w:rsid w:val="00F07FDB"/>
    <w:rsid w:val="00F10CF6"/>
    <w:rsid w:val="00F156CA"/>
    <w:rsid w:val="00F156FA"/>
    <w:rsid w:val="00F20C71"/>
    <w:rsid w:val="00F21DF3"/>
    <w:rsid w:val="00F2314F"/>
    <w:rsid w:val="00F24ED8"/>
    <w:rsid w:val="00F25A1F"/>
    <w:rsid w:val="00F2637B"/>
    <w:rsid w:val="00F266FB"/>
    <w:rsid w:val="00F32525"/>
    <w:rsid w:val="00F328EE"/>
    <w:rsid w:val="00F34162"/>
    <w:rsid w:val="00F3590E"/>
    <w:rsid w:val="00F41BA5"/>
    <w:rsid w:val="00F431AF"/>
    <w:rsid w:val="00F44A3E"/>
    <w:rsid w:val="00F45B6D"/>
    <w:rsid w:val="00F50EC2"/>
    <w:rsid w:val="00F54AC4"/>
    <w:rsid w:val="00F5550A"/>
    <w:rsid w:val="00F60614"/>
    <w:rsid w:val="00F61439"/>
    <w:rsid w:val="00F614DB"/>
    <w:rsid w:val="00F62C04"/>
    <w:rsid w:val="00F6489F"/>
    <w:rsid w:val="00F70AA2"/>
    <w:rsid w:val="00F72723"/>
    <w:rsid w:val="00F727F8"/>
    <w:rsid w:val="00F72A34"/>
    <w:rsid w:val="00F73675"/>
    <w:rsid w:val="00F73960"/>
    <w:rsid w:val="00F73DE7"/>
    <w:rsid w:val="00F76D41"/>
    <w:rsid w:val="00F818FB"/>
    <w:rsid w:val="00F81AD7"/>
    <w:rsid w:val="00F84C41"/>
    <w:rsid w:val="00F85303"/>
    <w:rsid w:val="00F8787D"/>
    <w:rsid w:val="00F909DE"/>
    <w:rsid w:val="00F9346E"/>
    <w:rsid w:val="00F94173"/>
    <w:rsid w:val="00F94755"/>
    <w:rsid w:val="00F9482C"/>
    <w:rsid w:val="00FA1B51"/>
    <w:rsid w:val="00FA1C96"/>
    <w:rsid w:val="00FA2176"/>
    <w:rsid w:val="00FA28CC"/>
    <w:rsid w:val="00FA62DC"/>
    <w:rsid w:val="00FB48A1"/>
    <w:rsid w:val="00FB50FF"/>
    <w:rsid w:val="00FB61D3"/>
    <w:rsid w:val="00FB75AD"/>
    <w:rsid w:val="00FC178D"/>
    <w:rsid w:val="00FC3141"/>
    <w:rsid w:val="00FC4FCB"/>
    <w:rsid w:val="00FD409F"/>
    <w:rsid w:val="00FD45DB"/>
    <w:rsid w:val="00FD738E"/>
    <w:rsid w:val="00FD7B52"/>
    <w:rsid w:val="00FE00FE"/>
    <w:rsid w:val="00FE0DB9"/>
    <w:rsid w:val="00FE1A14"/>
    <w:rsid w:val="00FE2224"/>
    <w:rsid w:val="00FE2A1C"/>
    <w:rsid w:val="00FE359B"/>
    <w:rsid w:val="00FE6268"/>
    <w:rsid w:val="00FF072D"/>
    <w:rsid w:val="00FF4A42"/>
    <w:rsid w:val="00FF78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AF5B0"/>
  <w15:docId w15:val="{DD2F2723-4835-4B0D-818D-1438FF26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4FE"/>
  </w:style>
  <w:style w:type="paragraph" w:styleId="Heading1">
    <w:name w:val="heading 1"/>
    <w:basedOn w:val="Normal"/>
    <w:next w:val="Normal"/>
    <w:link w:val="Heading1Char"/>
    <w:uiPriority w:val="99"/>
    <w:qFormat/>
    <w:rsid w:val="006F5DEB"/>
    <w:pPr>
      <w:keepNext/>
      <w:widowControl w:val="0"/>
      <w:autoSpaceDE w:val="0"/>
      <w:autoSpaceDN w:val="0"/>
      <w:adjustRightInd w:val="0"/>
      <w:spacing w:after="0" w:line="240" w:lineRule="auto"/>
      <w:ind w:left="72"/>
      <w:outlineLvl w:val="0"/>
    </w:pPr>
    <w:rPr>
      <w:rFonts w:ascii="Arial" w:eastAsia="Times New Roman" w:hAnsi="Arial" w:cs="Arial"/>
      <w:sz w:val="24"/>
      <w:szCs w:val="24"/>
      <w:lang w:val="es-ES" w:eastAsia="es-ES"/>
    </w:rPr>
  </w:style>
  <w:style w:type="paragraph" w:styleId="Heading2">
    <w:name w:val="heading 2"/>
    <w:basedOn w:val="Normal"/>
    <w:next w:val="Normal"/>
    <w:link w:val="Heading2Char"/>
    <w:uiPriority w:val="9"/>
    <w:semiHidden/>
    <w:unhideWhenUsed/>
    <w:qFormat/>
    <w:rsid w:val="005C78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C78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44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447F"/>
    <w:rPr>
      <w:rFonts w:ascii="Tahoma" w:hAnsi="Tahoma" w:cs="Tahoma"/>
      <w:sz w:val="16"/>
      <w:szCs w:val="16"/>
    </w:rPr>
  </w:style>
  <w:style w:type="paragraph" w:styleId="Header">
    <w:name w:val="header"/>
    <w:basedOn w:val="Normal"/>
    <w:link w:val="HeaderChar"/>
    <w:uiPriority w:val="99"/>
    <w:unhideWhenUsed/>
    <w:rsid w:val="0080405E"/>
    <w:pPr>
      <w:tabs>
        <w:tab w:val="center" w:pos="4419"/>
        <w:tab w:val="right" w:pos="8838"/>
      </w:tabs>
      <w:spacing w:after="0" w:line="240" w:lineRule="auto"/>
    </w:pPr>
  </w:style>
  <w:style w:type="character" w:customStyle="1" w:styleId="HeaderChar">
    <w:name w:val="Header Char"/>
    <w:basedOn w:val="DefaultParagraphFont"/>
    <w:link w:val="Header"/>
    <w:uiPriority w:val="99"/>
    <w:rsid w:val="0080405E"/>
  </w:style>
  <w:style w:type="paragraph" w:styleId="Footer">
    <w:name w:val="footer"/>
    <w:basedOn w:val="Normal"/>
    <w:link w:val="FooterChar"/>
    <w:uiPriority w:val="99"/>
    <w:unhideWhenUsed/>
    <w:rsid w:val="0080405E"/>
    <w:pPr>
      <w:tabs>
        <w:tab w:val="center" w:pos="4419"/>
        <w:tab w:val="right" w:pos="8838"/>
      </w:tabs>
      <w:spacing w:after="0" w:line="240" w:lineRule="auto"/>
    </w:pPr>
  </w:style>
  <w:style w:type="character" w:customStyle="1" w:styleId="FooterChar">
    <w:name w:val="Footer Char"/>
    <w:basedOn w:val="DefaultParagraphFont"/>
    <w:link w:val="Footer"/>
    <w:uiPriority w:val="99"/>
    <w:rsid w:val="0080405E"/>
  </w:style>
  <w:style w:type="table" w:styleId="TableGrid">
    <w:name w:val="Table Grid"/>
    <w:basedOn w:val="TableNormal"/>
    <w:uiPriority w:val="59"/>
    <w:rsid w:val="00A10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2B3"/>
    <w:pPr>
      <w:ind w:left="720"/>
      <w:contextualSpacing/>
    </w:pPr>
  </w:style>
  <w:style w:type="character" w:styleId="CommentReference">
    <w:name w:val="annotation reference"/>
    <w:basedOn w:val="DefaultParagraphFont"/>
    <w:uiPriority w:val="99"/>
    <w:semiHidden/>
    <w:unhideWhenUsed/>
    <w:rsid w:val="001329F8"/>
    <w:rPr>
      <w:sz w:val="16"/>
      <w:szCs w:val="16"/>
    </w:rPr>
  </w:style>
  <w:style w:type="paragraph" w:styleId="CommentText">
    <w:name w:val="annotation text"/>
    <w:basedOn w:val="Normal"/>
    <w:link w:val="CommentTextChar"/>
    <w:uiPriority w:val="99"/>
    <w:semiHidden/>
    <w:unhideWhenUsed/>
    <w:rsid w:val="001329F8"/>
    <w:pPr>
      <w:spacing w:line="240" w:lineRule="auto"/>
    </w:pPr>
    <w:rPr>
      <w:sz w:val="20"/>
      <w:szCs w:val="20"/>
    </w:rPr>
  </w:style>
  <w:style w:type="character" w:customStyle="1" w:styleId="CommentTextChar">
    <w:name w:val="Comment Text Char"/>
    <w:basedOn w:val="DefaultParagraphFont"/>
    <w:link w:val="CommentText"/>
    <w:uiPriority w:val="99"/>
    <w:semiHidden/>
    <w:rsid w:val="001329F8"/>
    <w:rPr>
      <w:sz w:val="20"/>
      <w:szCs w:val="20"/>
    </w:rPr>
  </w:style>
  <w:style w:type="paragraph" w:styleId="CommentSubject">
    <w:name w:val="annotation subject"/>
    <w:basedOn w:val="CommentText"/>
    <w:next w:val="CommentText"/>
    <w:link w:val="CommentSubjectChar"/>
    <w:uiPriority w:val="99"/>
    <w:semiHidden/>
    <w:unhideWhenUsed/>
    <w:rsid w:val="001329F8"/>
    <w:rPr>
      <w:b/>
      <w:bCs/>
    </w:rPr>
  </w:style>
  <w:style w:type="character" w:customStyle="1" w:styleId="CommentSubjectChar">
    <w:name w:val="Comment Subject Char"/>
    <w:basedOn w:val="CommentTextChar"/>
    <w:link w:val="CommentSubject"/>
    <w:uiPriority w:val="99"/>
    <w:semiHidden/>
    <w:rsid w:val="001329F8"/>
    <w:rPr>
      <w:b/>
      <w:bCs/>
      <w:sz w:val="20"/>
      <w:szCs w:val="20"/>
    </w:rPr>
  </w:style>
  <w:style w:type="paragraph" w:styleId="Revision">
    <w:name w:val="Revision"/>
    <w:hidden/>
    <w:uiPriority w:val="99"/>
    <w:semiHidden/>
    <w:rsid w:val="001329F8"/>
    <w:pPr>
      <w:spacing w:after="0" w:line="240" w:lineRule="auto"/>
    </w:pPr>
  </w:style>
  <w:style w:type="character" w:styleId="Hyperlink">
    <w:name w:val="Hyperlink"/>
    <w:basedOn w:val="DefaultParagraphFont"/>
    <w:uiPriority w:val="99"/>
    <w:unhideWhenUsed/>
    <w:rsid w:val="00AD29E1"/>
    <w:rPr>
      <w:color w:val="0000FF" w:themeColor="hyperlink"/>
      <w:u w:val="single"/>
    </w:rPr>
  </w:style>
  <w:style w:type="character" w:customStyle="1" w:styleId="Heading1Char">
    <w:name w:val="Heading 1 Char"/>
    <w:basedOn w:val="DefaultParagraphFont"/>
    <w:link w:val="Heading1"/>
    <w:uiPriority w:val="99"/>
    <w:rsid w:val="006F5DEB"/>
    <w:rPr>
      <w:rFonts w:ascii="Arial" w:eastAsia="Times New Roman" w:hAnsi="Arial" w:cs="Arial"/>
      <w:sz w:val="24"/>
      <w:szCs w:val="24"/>
      <w:lang w:val="es-ES" w:eastAsia="es-ES"/>
    </w:rPr>
  </w:style>
  <w:style w:type="table" w:styleId="DarkList-Accent1">
    <w:name w:val="Dark List Accent 1"/>
    <w:basedOn w:val="TableNormal"/>
    <w:uiPriority w:val="70"/>
    <w:rsid w:val="006F5DEB"/>
    <w:pPr>
      <w:spacing w:after="0" w:line="240" w:lineRule="auto"/>
    </w:pPr>
    <w:rPr>
      <w:rFonts w:ascii="Times New Roman" w:eastAsia="Times New Roman" w:hAnsi="Times New Roman" w:cs="Times New Roman"/>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character" w:styleId="FollowedHyperlink">
    <w:name w:val="FollowedHyperlink"/>
    <w:basedOn w:val="DefaultParagraphFont"/>
    <w:uiPriority w:val="99"/>
    <w:semiHidden/>
    <w:unhideWhenUsed/>
    <w:rsid w:val="00A06E44"/>
    <w:rPr>
      <w:color w:val="800080" w:themeColor="followedHyperlink"/>
      <w:u w:val="single"/>
    </w:rPr>
  </w:style>
  <w:style w:type="paragraph" w:styleId="Subtitle">
    <w:name w:val="Subtitle"/>
    <w:basedOn w:val="Normal"/>
    <w:next w:val="Normal"/>
    <w:link w:val="SubtitleChar"/>
    <w:uiPriority w:val="11"/>
    <w:qFormat/>
    <w:rsid w:val="00190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903A1"/>
    <w:rPr>
      <w:rFonts w:asciiTheme="majorHAnsi" w:eastAsiaTheme="majorEastAsia" w:hAnsiTheme="majorHAnsi" w:cstheme="majorBidi"/>
      <w:i/>
      <w:iCs/>
      <w:color w:val="4F81BD" w:themeColor="accent1"/>
      <w:spacing w:val="15"/>
      <w:sz w:val="24"/>
      <w:szCs w:val="24"/>
    </w:rPr>
  </w:style>
  <w:style w:type="paragraph" w:styleId="Index1">
    <w:name w:val="index 1"/>
    <w:basedOn w:val="Normal"/>
    <w:next w:val="Normal"/>
    <w:autoRedefine/>
    <w:uiPriority w:val="99"/>
    <w:semiHidden/>
    <w:unhideWhenUsed/>
    <w:rsid w:val="005C78B7"/>
    <w:pPr>
      <w:spacing w:after="0" w:line="240" w:lineRule="auto"/>
      <w:ind w:left="220" w:hanging="220"/>
    </w:pPr>
  </w:style>
  <w:style w:type="character" w:customStyle="1" w:styleId="Heading2Char">
    <w:name w:val="Heading 2 Char"/>
    <w:basedOn w:val="DefaultParagraphFont"/>
    <w:link w:val="Heading2"/>
    <w:uiPriority w:val="9"/>
    <w:semiHidden/>
    <w:rsid w:val="005C78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C78B7"/>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083D5F"/>
    <w:pPr>
      <w:keepLines/>
      <w:widowControl/>
      <w:autoSpaceDE/>
      <w:autoSpaceDN/>
      <w:adjustRightInd/>
      <w:spacing w:before="480" w:line="276" w:lineRule="auto"/>
      <w:ind w:left="0"/>
      <w:outlineLvl w:val="9"/>
    </w:pPr>
    <w:rPr>
      <w:rFonts w:asciiTheme="majorHAnsi" w:eastAsiaTheme="majorEastAsia" w:hAnsiTheme="majorHAnsi" w:cstheme="majorBidi"/>
      <w:b/>
      <w:bCs/>
      <w:color w:val="365F91" w:themeColor="accent1" w:themeShade="BF"/>
      <w:sz w:val="28"/>
      <w:szCs w:val="28"/>
      <w:lang w:val="es-PY" w:eastAsia="es-PY"/>
    </w:rPr>
  </w:style>
  <w:style w:type="paragraph" w:styleId="TOC2">
    <w:name w:val="toc 2"/>
    <w:basedOn w:val="Normal"/>
    <w:next w:val="Normal"/>
    <w:autoRedefine/>
    <w:uiPriority w:val="39"/>
    <w:unhideWhenUsed/>
    <w:rsid w:val="00083D5F"/>
    <w:pPr>
      <w:spacing w:after="100"/>
      <w:ind w:left="220"/>
    </w:pPr>
  </w:style>
  <w:style w:type="paragraph" w:styleId="TOC1">
    <w:name w:val="toc 1"/>
    <w:basedOn w:val="Normal"/>
    <w:next w:val="Normal"/>
    <w:autoRedefine/>
    <w:uiPriority w:val="39"/>
    <w:unhideWhenUsed/>
    <w:rsid w:val="00083D5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hyperlink" Target="mailto:reporteosl@seprelad.gov.p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quieneselegimos.org.p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93AAD2A-29EC-4CBC-BDBC-9BCB0A9871CC}">
  <ds:schemaRefs>
    <ds:schemaRef ds:uri="http://schemas.microsoft.com/sharepoint/v3/contenttype/forms"/>
  </ds:schemaRefs>
</ds:datastoreItem>
</file>

<file path=customXml/itemProps2.xml><?xml version="1.0" encoding="utf-8"?>
<ds:datastoreItem xmlns:ds="http://schemas.openxmlformats.org/officeDocument/2006/customXml" ds:itemID="{C5BCF5D4-09AE-4AC8-9C45-5A1AECD71547}">
  <ds:schemaRefs>
    <ds:schemaRef ds:uri="http://schemas.openxmlformats.org/officeDocument/2006/bibliography"/>
  </ds:schemaRefs>
</ds:datastoreItem>
</file>

<file path=customXml/itemProps3.xml><?xml version="1.0" encoding="utf-8"?>
<ds:datastoreItem xmlns:ds="http://schemas.openxmlformats.org/officeDocument/2006/customXml" ds:itemID="{DAD801EC-6AB6-4B7E-A658-B8082A14BA12}"/>
</file>

<file path=customXml/itemProps4.xml><?xml version="1.0" encoding="utf-8"?>
<ds:datastoreItem xmlns:ds="http://schemas.openxmlformats.org/officeDocument/2006/customXml" ds:itemID="{5FB802A7-693D-483C-95AE-56EF7CF180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19</Pages>
  <Words>4067</Words>
  <Characters>23186</Characters>
  <Application>Microsoft Office Word</Application>
  <DocSecurity>0</DocSecurity>
  <Lines>193</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Manual de Prevención de LD/FT</vt:lpstr>
    </vt:vector>
  </TitlesOfParts>
  <Company>FortaleSer</Company>
  <LinksUpToDate>false</LinksUpToDate>
  <CharactersWithSpaces>27199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Departamento Administrativo</dc:creator>
  <cp:lastModifiedBy>Danielle Martin</cp:lastModifiedBy>
  <cp:revision>33</cp:revision>
  <cp:lastPrinted>2016-07-12T12:09:00Z</cp:lastPrinted>
  <dcterms:created xsi:type="dcterms:W3CDTF">2021-12-20T18:02:00Z</dcterms:created>
  <dcterms:modified xsi:type="dcterms:W3CDTF">2021-12-20T19:48:00Z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