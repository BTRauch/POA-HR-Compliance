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57CB" w:rsidRDefault="005357CB" w14:paraId="101634CA" w14:textId="77777777">
      <w:pPr>
        <w:rPr>
          <w:ins w:author="Román Alberto Rojas Hernández" w:date="2022-03-03T11:40:00Z" w:id="0"/>
        </w:rPr>
      </w:pPr>
    </w:p>
    <w:tbl>
      <w:tblPr>
        <w:tblStyle w:val="Tablaconcuadrcula"/>
        <w:tblW w:w="9209" w:type="dxa"/>
        <w:tblLook w:val="00A0" w:firstRow="1" w:lastRow="0" w:firstColumn="1" w:lastColumn="0" w:noHBand="0" w:noVBand="0"/>
      </w:tblPr>
      <w:tblGrid>
        <w:gridCol w:w="4464"/>
        <w:gridCol w:w="4745"/>
      </w:tblGrid>
      <w:tr w:rsidRPr="00F81EA7" w:rsidR="0072205A" w:rsidTr="687DF372" w14:paraId="23018AE1" w14:textId="77777777">
        <w:trPr>
          <w:trHeight w:val="132"/>
        </w:trPr>
        <w:tc>
          <w:tcPr>
            <w:tcW w:w="4464" w:type="dxa"/>
            <w:tcMar/>
          </w:tcPr>
          <w:p w:rsidRPr="002B0E9A" w:rsidR="00481E10" w:rsidP="004923E7" w:rsidRDefault="00481E10" w14:paraId="1DDEB160" w14:textId="5641B45F">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lastRenderedPageBreak/>
              <w:t>PODER GENERAL</w:t>
            </w:r>
          </w:p>
          <w:p w:rsidRPr="002B0E9A" w:rsidR="00394553" w:rsidP="00394553" w:rsidRDefault="00394553" w14:paraId="31B19361" w14:textId="47282342">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rsidRPr="002B0E9A" w:rsidR="00481E10" w:rsidP="004923E7" w:rsidRDefault="00481E10" w14:paraId="03476E5F" w14:textId="77777777">
            <w:pPr>
              <w:jc w:val="center"/>
              <w:rPr>
                <w:rFonts w:ascii="Neue Haas Grotesk Text Pro" w:hAnsi="Neue Haas Grotesk Text Pro"/>
                <w:sz w:val="19"/>
                <w:szCs w:val="19"/>
                <w:lang w:val="en-US"/>
              </w:rPr>
            </w:pPr>
          </w:p>
          <w:p w:rsidRPr="002B0E9A" w:rsidR="00481E10" w:rsidP="3B3E84AC" w:rsidRDefault="00481E10" w14:paraId="6661D25B" w14:textId="5E1D2C9E">
            <w:pPr>
              <w:jc w:val="both"/>
              <w:rPr>
                <w:rFonts w:ascii="Neue Haas Grotesk Text Pro" w:hAnsi="Neue Haas Grotesk Text Pro"/>
                <w:sz w:val="19"/>
                <w:szCs w:val="19"/>
              </w:rPr>
            </w:pPr>
            <w:r w:rsidRPr="3B3E84AC">
              <w:rPr>
                <w:rFonts w:ascii="Neue Haas Grotesk Text Pro" w:hAnsi="Neue Haas Grotesk Text Pro"/>
                <w:sz w:val="19"/>
                <w:szCs w:val="19"/>
              </w:rPr>
              <w:t xml:space="preserve">En la Ciudad de Washington, Distrito de Columbia, Estados Unidos de América, siendo el </w:t>
            </w:r>
            <w:commentRangeStart w:id="1"/>
            <w:r w:rsidRPr="3B3E84AC">
              <w:rPr>
                <w:rFonts w:ascii="Neue Haas Grotesk Text Pro" w:hAnsi="Neue Haas Grotesk Text Pro"/>
                <w:sz w:val="19"/>
                <w:szCs w:val="19"/>
              </w:rPr>
              <w:t xml:space="preserve">[______] </w:t>
            </w:r>
            <w:commentRangeEnd w:id="1"/>
            <w:r>
              <w:commentReference w:id="1"/>
            </w:r>
            <w:r w:rsidRPr="3B3E84AC">
              <w:rPr>
                <w:rFonts w:ascii="Neue Haas Grotesk Text Pro" w:hAnsi="Neue Haas Grotesk Text Pro"/>
                <w:sz w:val="19"/>
                <w:szCs w:val="19"/>
              </w:rPr>
              <w:t xml:space="preserve">de </w:t>
            </w:r>
            <w:r w:rsidRPr="3B3E84AC" w:rsidR="00C5724E">
              <w:rPr>
                <w:rFonts w:ascii="Neue Haas Grotesk Text Pro" w:hAnsi="Neue Haas Grotesk Text Pro"/>
                <w:sz w:val="19"/>
                <w:szCs w:val="19"/>
              </w:rPr>
              <w:t xml:space="preserve">febrero </w:t>
            </w:r>
            <w:r w:rsidRPr="3B3E84AC">
              <w:rPr>
                <w:rFonts w:ascii="Neue Haas Grotesk Text Pro" w:hAnsi="Neue Haas Grotesk Text Pro"/>
                <w:sz w:val="19"/>
                <w:szCs w:val="19"/>
              </w:rPr>
              <w:t>de 202</w:t>
            </w:r>
            <w:r w:rsidRPr="3B3E84AC" w:rsidR="00C5724E">
              <w:rPr>
                <w:rFonts w:ascii="Neue Haas Grotesk Text Pro" w:hAnsi="Neue Haas Grotesk Text Pro"/>
                <w:sz w:val="19"/>
                <w:szCs w:val="19"/>
              </w:rPr>
              <w:t>2</w:t>
            </w:r>
            <w:r w:rsidRPr="3B3E84AC">
              <w:rPr>
                <w:rFonts w:ascii="Neue Haas Grotesk Text Pro" w:hAnsi="Neue Haas Grotesk Text Pro"/>
                <w:sz w:val="19"/>
                <w:szCs w:val="19"/>
              </w:rPr>
              <w:t xml:space="preserve">, ante mí Harvey Jessup, Notario Público en el Distrito de Columbia, Estados Unidos de América, compareció el Sr. </w:t>
            </w:r>
            <w:r w:rsidRPr="3B3E84AC">
              <w:rPr>
                <w:rFonts w:ascii="Neue Haas Grotesk Text Pro" w:hAnsi="Neue Haas Grotesk Text Pro"/>
                <w:b/>
                <w:bCs/>
                <w:sz w:val="19"/>
                <w:szCs w:val="19"/>
              </w:rPr>
              <w:t>John McPhail</w:t>
            </w:r>
            <w:r w:rsidRPr="3B3E84AC">
              <w:rPr>
                <w:rFonts w:ascii="Neue Haas Grotesk Text Pro" w:hAnsi="Neue Haas Grotesk Text Pro"/>
                <w:sz w:val="19"/>
                <w:szCs w:val="19"/>
              </w:rPr>
              <w:t xml:space="preserve"> (el “Representante”), quien se identificó con Pasaporte No. </w:t>
            </w:r>
            <w:del w:author="Carmen Pena" w:date="2022-03-03T17:29:00Z" w:id="2">
              <w:r w:rsidRPr="3B3E84AC" w:rsidDel="00481E10">
                <w:rPr>
                  <w:rFonts w:ascii="Neue Haas Grotesk Text Pro" w:hAnsi="Neue Haas Grotesk Text Pro"/>
                  <w:sz w:val="19"/>
                  <w:szCs w:val="19"/>
                </w:rPr>
                <w:delText xml:space="preserve">________ </w:delText>
              </w:r>
            </w:del>
            <w:ins w:author="Carmen Pena" w:date="2022-03-03T17:29:00Z" w:id="3">
              <w:r w:rsidRPr="005357CB">
                <w:rPr>
                  <w:rFonts w:ascii="Neue Haas Grotesk Text Pro" w:hAnsi="Neue Haas Grotesk Text Pro"/>
                  <w:sz w:val="19"/>
                  <w:szCs w:val="19"/>
                  <w:lang w:val="es-MX"/>
                  <w:rPrChange w:author="Román Alberto Rojas Hernández" w:date="2022-03-03T11:40:00Z" w:id="4">
                    <w:rPr>
                      <w:rFonts w:ascii="Neue Haas Grotesk Text Pro" w:hAnsi="Neue Haas Grotesk Text Pro"/>
                      <w:sz w:val="19"/>
                      <w:szCs w:val="19"/>
                      <w:lang w:val="en-US"/>
                    </w:rPr>
                  </w:rPrChange>
                </w:rPr>
                <w:t xml:space="preserve">456970256 </w:t>
              </w:r>
            </w:ins>
            <w:r w:rsidRPr="3B3E84AC">
              <w:rPr>
                <w:rFonts w:ascii="Neue Haas Grotesk Text Pro" w:hAnsi="Neue Haas Grotesk Text Pro"/>
                <w:sz w:val="19"/>
                <w:szCs w:val="19"/>
              </w:rPr>
              <w:t xml:space="preserve">y por sus generales manifestó tener nacionalidad estadounidense, </w:t>
            </w:r>
            <w:del w:author="Carmen Pena" w:date="2022-03-03T17:29:00Z" w:id="5">
              <w:r w:rsidRPr="3B3E84AC" w:rsidDel="00481E10">
                <w:rPr>
                  <w:rFonts w:ascii="Neue Haas Grotesk Text Pro" w:hAnsi="Neue Haas Grotesk Text Pro"/>
                  <w:sz w:val="19"/>
                  <w:szCs w:val="19"/>
                </w:rPr>
                <w:delText xml:space="preserve">__ </w:delText>
              </w:r>
            </w:del>
            <w:ins w:author="Carmen Pena" w:date="2022-03-03T17:29:00Z" w:id="6">
              <w:r w:rsidRPr="3B3E84AC">
                <w:rPr>
                  <w:rFonts w:ascii="Neue Haas Grotesk Text Pro" w:hAnsi="Neue Haas Grotesk Text Pro"/>
                  <w:sz w:val="19"/>
                  <w:szCs w:val="19"/>
                </w:rPr>
                <w:t xml:space="preserve">53 </w:t>
              </w:r>
            </w:ins>
            <w:r w:rsidRPr="3B3E84AC">
              <w:rPr>
                <w:rFonts w:ascii="Neue Haas Grotesk Text Pro" w:hAnsi="Neue Haas Grotesk Text Pro"/>
                <w:sz w:val="19"/>
                <w:szCs w:val="19"/>
              </w:rPr>
              <w:t xml:space="preserve">años de edad, nacido el </w:t>
            </w:r>
            <w:del w:author="Carmen Pena" w:date="2022-03-03T17:29:00Z" w:id="7">
              <w:r w:rsidRPr="3B3E84AC" w:rsidDel="00481E10">
                <w:rPr>
                  <w:rFonts w:ascii="Neue Haas Grotesk Text Pro" w:hAnsi="Neue Haas Grotesk Text Pro"/>
                  <w:sz w:val="19"/>
                  <w:szCs w:val="19"/>
                </w:rPr>
                <w:delText xml:space="preserve">___ </w:delText>
              </w:r>
            </w:del>
            <w:ins w:author="Carmen Pena" w:date="2022-03-03T17:29:00Z" w:id="8">
              <w:r w:rsidRPr="3B3E84AC">
                <w:rPr>
                  <w:rFonts w:ascii="Neue Haas Grotesk Text Pro" w:hAnsi="Neue Haas Grotesk Text Pro"/>
                  <w:sz w:val="19"/>
                  <w:szCs w:val="19"/>
                </w:rPr>
                <w:t xml:space="preserve">Octubre </w:t>
              </w:r>
            </w:ins>
            <w:del w:author="Carmen Pena" w:date="2022-03-03T17:29:00Z" w:id="9">
              <w:r w:rsidRPr="3B3E84AC" w:rsidDel="00481E10">
                <w:rPr>
                  <w:rFonts w:ascii="Neue Haas Grotesk Text Pro" w:hAnsi="Neue Haas Grotesk Text Pro"/>
                  <w:sz w:val="19"/>
                  <w:szCs w:val="19"/>
                </w:rPr>
                <w:delText xml:space="preserve">de </w:delText>
              </w:r>
            </w:del>
            <w:ins w:author="Carmen Pena" w:date="2022-03-03T17:29:00Z" w:id="10">
              <w:r w:rsidRPr="3B3E84AC">
                <w:rPr>
                  <w:rFonts w:ascii="Neue Haas Grotesk Text Pro" w:hAnsi="Neue Haas Grotesk Text Pro"/>
                  <w:sz w:val="19"/>
                  <w:szCs w:val="19"/>
                </w:rPr>
                <w:t>26</w:t>
              </w:r>
            </w:ins>
            <w:r w:rsidRPr="3B3E84AC">
              <w:rPr>
                <w:rFonts w:ascii="Neue Haas Grotesk Text Pro" w:hAnsi="Neue Haas Grotesk Text Pro"/>
                <w:sz w:val="19"/>
                <w:szCs w:val="19"/>
              </w:rPr>
              <w:t>________ de 19</w:t>
            </w:r>
            <w:ins w:author="Carmen Pena" w:date="2022-03-03T17:30:00Z" w:id="11">
              <w:r w:rsidRPr="3B3E84AC">
                <w:rPr>
                  <w:rFonts w:ascii="Neue Haas Grotesk Text Pro" w:hAnsi="Neue Haas Grotesk Text Pro"/>
                  <w:sz w:val="19"/>
                  <w:szCs w:val="19"/>
                </w:rPr>
                <w:t>68</w:t>
              </w:r>
            </w:ins>
            <w:del w:author="Carmen Pena" w:date="2022-03-03T17:30:00Z" w:id="12">
              <w:r w:rsidRPr="3B3E84AC" w:rsidDel="00481E10">
                <w:rPr>
                  <w:rFonts w:ascii="Neue Haas Grotesk Text Pro" w:hAnsi="Neue Haas Grotesk Text Pro"/>
                  <w:sz w:val="19"/>
                  <w:szCs w:val="19"/>
                </w:rPr>
                <w:delText>___</w:delText>
              </w:r>
            </w:del>
            <w:r w:rsidRPr="3B3E84AC">
              <w:rPr>
                <w:rFonts w:ascii="Neue Haas Grotesk Text Pro" w:hAnsi="Neue Haas Grotesk Text Pro"/>
                <w:sz w:val="19"/>
                <w:szCs w:val="19"/>
              </w:rPr>
              <w:t xml:space="preserve">, en </w:t>
            </w:r>
            <w:ins w:author="Carmen Pena" w:date="2022-03-03T17:30:00Z" w:id="13">
              <w:r w:rsidRPr="3B3E84AC">
                <w:rPr>
                  <w:rFonts w:ascii="Neue Haas Grotesk Text Pro" w:hAnsi="Neue Haas Grotesk Text Pro"/>
                  <w:sz w:val="19"/>
                  <w:szCs w:val="19"/>
                </w:rPr>
                <w:t>Rhode Island</w:t>
              </w:r>
            </w:ins>
            <w:del w:author="Carmen Pena" w:date="2022-03-03T17:30:00Z" w:id="14">
              <w:r w:rsidRPr="3B3E84AC" w:rsidDel="00481E10">
                <w:rPr>
                  <w:rFonts w:ascii="Neue Haas Grotesk Text Pro" w:hAnsi="Neue Haas Grotesk Text Pro"/>
                  <w:sz w:val="19"/>
                  <w:szCs w:val="19"/>
                </w:rPr>
                <w:delText>[_______]</w:delText>
              </w:r>
            </w:del>
            <w:r w:rsidRPr="3B3E84AC">
              <w:rPr>
                <w:rFonts w:ascii="Neue Haas Grotesk Text Pro" w:hAnsi="Neue Haas Grotesk Text Pro"/>
                <w:sz w:val="19"/>
                <w:szCs w:val="19"/>
              </w:rPr>
              <w:t>, Estados Unidos de América, de estado civil [______] y domicilio en 1424 K Street NW, Suite 700, Washington, DC, 20005, Estados Unidos</w:t>
            </w:r>
            <w:r w:rsidRPr="3B3E84AC">
              <w:rPr>
                <w:rFonts w:ascii="Neue Haas Grotesk Text Pro" w:hAnsi="Neue Haas Grotesk Text Pro"/>
                <w:sz w:val="19"/>
                <w:szCs w:val="19"/>
                <w:lang w:val="es-MX"/>
              </w:rPr>
              <w:t xml:space="preserve"> </w:t>
            </w:r>
            <w:r w:rsidRPr="3B3E84AC">
              <w:rPr>
                <w:rFonts w:ascii="Neue Haas Grotesk Text Pro" w:hAnsi="Neue Haas Grotesk Text Pro"/>
                <w:sz w:val="19"/>
                <w:szCs w:val="19"/>
              </w:rPr>
              <w:t xml:space="preserve">de América, y dijo que comparece en nombre y representación de </w:t>
            </w:r>
            <w:r w:rsidRPr="3B3E84AC">
              <w:rPr>
                <w:rFonts w:ascii="Neue Haas Grotesk Text Pro" w:hAnsi="Neue Haas Grotesk Text Pro"/>
                <w:b/>
                <w:bCs/>
                <w:sz w:val="19"/>
                <w:szCs w:val="19"/>
              </w:rPr>
              <w:t xml:space="preserve">PARTNERS OF THE AMERICAS, INC., </w:t>
            </w:r>
            <w:r w:rsidRPr="3B3E84AC">
              <w:rPr>
                <w:rFonts w:ascii="Neue Haas Grotesk Text Pro" w:hAnsi="Neue Haas Grotesk Text Pro"/>
                <w:sz w:val="19"/>
                <w:szCs w:val="19"/>
              </w:rPr>
              <w:t xml:space="preserve">(la “Otorgante”), una Sociedad constituida de acuerdo con las Leyes del Distrito de Columbia, Estados Unidos de América, para otorgar y conferir los </w:t>
            </w:r>
            <w:r w:rsidRPr="3B3E84AC">
              <w:rPr>
                <w:rFonts w:ascii="Neue Haas Grotesk Text Pro" w:hAnsi="Neue Haas Grotesk Text Pro"/>
                <w:b/>
                <w:bCs/>
                <w:sz w:val="19"/>
                <w:szCs w:val="19"/>
              </w:rPr>
              <w:t>PODERES</w:t>
            </w:r>
            <w:r w:rsidRPr="3B3E84AC">
              <w:rPr>
                <w:rFonts w:ascii="Neue Haas Grotesk Text Pro" w:hAnsi="Neue Haas Grotesk Text Pro"/>
                <w:sz w:val="19"/>
                <w:szCs w:val="19"/>
              </w:rPr>
              <w:t xml:space="preserve"> </w:t>
            </w:r>
            <w:r w:rsidRPr="3B3E84AC" w:rsidR="00C5724E">
              <w:rPr>
                <w:rFonts w:ascii="Neue Haas Grotesk Text Pro" w:hAnsi="Neue Haas Grotesk Text Pro"/>
                <w:sz w:val="19"/>
                <w:szCs w:val="19"/>
              </w:rPr>
              <w:t xml:space="preserve">que a continuación se indican </w:t>
            </w:r>
            <w:r w:rsidRPr="3B3E84AC">
              <w:rPr>
                <w:rFonts w:ascii="Neue Haas Grotesk Text Pro" w:hAnsi="Neue Haas Grotesk Text Pro"/>
                <w:sz w:val="19"/>
                <w:szCs w:val="19"/>
              </w:rPr>
              <w:t xml:space="preserve">a favor de </w:t>
            </w:r>
            <w:del w:author="Carmen Pena" w:date="2022-03-03T17:31:00Z" w:id="15">
              <w:r w:rsidRPr="3B3E84AC" w:rsidDel="00481E10">
                <w:rPr>
                  <w:rFonts w:ascii="Neue Haas Grotesk Text Pro" w:hAnsi="Neue Haas Grotesk Text Pro"/>
                  <w:sz w:val="19"/>
                  <w:szCs w:val="19"/>
                </w:rPr>
                <w:delText>l</w:delText>
              </w:r>
              <w:r w:rsidRPr="3B3E84AC" w:rsidDel="00C5724E">
                <w:rPr>
                  <w:rFonts w:ascii="Neue Haas Grotesk Text Pro" w:hAnsi="Neue Haas Grotesk Text Pro"/>
                  <w:sz w:val="19"/>
                  <w:szCs w:val="19"/>
                </w:rPr>
                <w:delText>a</w:delText>
              </w:r>
              <w:r w:rsidRPr="3B3E84AC" w:rsidDel="00481E10">
                <w:rPr>
                  <w:rFonts w:ascii="Neue Haas Grotesk Text Pro" w:hAnsi="Neue Haas Grotesk Text Pro"/>
                  <w:sz w:val="19"/>
                  <w:szCs w:val="19"/>
                </w:rPr>
                <w:delText>s señor</w:delText>
              </w:r>
              <w:r w:rsidRPr="3B3E84AC" w:rsidDel="00C5724E">
                <w:rPr>
                  <w:rFonts w:ascii="Neue Haas Grotesk Text Pro" w:hAnsi="Neue Haas Grotesk Text Pro"/>
                  <w:sz w:val="19"/>
                  <w:szCs w:val="19"/>
                </w:rPr>
                <w:delText>a</w:delText>
              </w:r>
              <w:r w:rsidRPr="3B3E84AC" w:rsidDel="00481E10">
                <w:rPr>
                  <w:rFonts w:ascii="Neue Haas Grotesk Text Pro" w:hAnsi="Neue Haas Grotesk Text Pro"/>
                  <w:sz w:val="19"/>
                  <w:szCs w:val="19"/>
                </w:rPr>
                <w:delText xml:space="preserve">s </w:delText>
              </w:r>
            </w:del>
            <w:r w:rsidRPr="3B3E84AC">
              <w:rPr>
                <w:rFonts w:ascii="Neue Haas Grotesk Text Pro" w:hAnsi="Neue Haas Grotesk Text Pro"/>
                <w:b/>
                <w:bCs/>
                <w:sz w:val="19"/>
                <w:szCs w:val="19"/>
              </w:rPr>
              <w:t xml:space="preserve"> </w:t>
            </w:r>
            <w:r w:rsidRPr="3B3E84AC" w:rsidR="00C5724E">
              <w:rPr>
                <w:rFonts w:ascii="Neue Haas Grotesk Text Pro" w:hAnsi="Neue Haas Grotesk Text Pro"/>
                <w:b/>
                <w:bCs/>
                <w:sz w:val="19"/>
                <w:szCs w:val="19"/>
              </w:rPr>
              <w:t>Saskia Cabrera Padilla</w:t>
            </w:r>
            <w:r w:rsidRPr="3B3E84AC" w:rsidR="000422DD">
              <w:rPr>
                <w:rFonts w:ascii="Neue Haas Grotesk Text Pro" w:hAnsi="Neue Haas Grotesk Text Pro"/>
                <w:b/>
                <w:bCs/>
                <w:sz w:val="19"/>
                <w:szCs w:val="19"/>
              </w:rPr>
              <w:t xml:space="preserve"> </w:t>
            </w:r>
            <w:r w:rsidRPr="3B3E84AC" w:rsidR="000422DD">
              <w:rPr>
                <w:rFonts w:ascii="Neue Haas Grotesk Text Pro" w:hAnsi="Neue Haas Grotesk Text Pro"/>
                <w:sz w:val="19"/>
                <w:szCs w:val="19"/>
              </w:rPr>
              <w:t>y</w:t>
            </w:r>
            <w:r w:rsidRPr="3B3E84AC">
              <w:rPr>
                <w:rFonts w:ascii="Neue Haas Grotesk Text Pro" w:hAnsi="Neue Haas Grotesk Text Pro"/>
                <w:b/>
                <w:bCs/>
                <w:sz w:val="19"/>
                <w:szCs w:val="19"/>
              </w:rPr>
              <w:t xml:space="preserve"> </w:t>
            </w:r>
            <w:r w:rsidRPr="3B3E84AC" w:rsidR="00C5724E">
              <w:rPr>
                <w:rFonts w:ascii="Neue Haas Grotesk Text Pro" w:hAnsi="Neue Haas Grotesk Text Pro"/>
                <w:b/>
                <w:bCs/>
                <w:sz w:val="19"/>
                <w:szCs w:val="19"/>
              </w:rPr>
              <w:t>Alma Clarisa Rico</w:t>
            </w:r>
            <w:r w:rsidRPr="3B3E84AC">
              <w:rPr>
                <w:rFonts w:ascii="Neue Haas Grotesk Text Pro" w:hAnsi="Neue Haas Grotesk Text Pro"/>
                <w:b/>
                <w:bCs/>
                <w:sz w:val="19"/>
                <w:szCs w:val="19"/>
              </w:rPr>
              <w:t xml:space="preserve"> </w:t>
            </w:r>
            <w:r w:rsidRPr="3B3E84AC" w:rsidR="00C5724E">
              <w:rPr>
                <w:rFonts w:ascii="Neue Haas Grotesk Text Pro" w:hAnsi="Neue Haas Grotesk Text Pro"/>
                <w:b/>
                <w:bCs/>
                <w:sz w:val="19"/>
                <w:szCs w:val="19"/>
              </w:rPr>
              <w:t>Díaz</w:t>
            </w:r>
            <w:ins w:author="Carmen Pena" w:date="2022-03-03T17:32:00Z" w:id="16">
              <w:r w:rsidRPr="3B3E84AC" w:rsidR="00C5724E">
                <w:rPr>
                  <w:rFonts w:ascii="Neue Haas Grotesk Text Pro" w:hAnsi="Neue Haas Grotesk Text Pro"/>
                  <w:b/>
                  <w:bCs/>
                  <w:sz w:val="19"/>
                  <w:szCs w:val="19"/>
                </w:rPr>
                <w:t>,</w:t>
              </w:r>
            </w:ins>
            <w:del w:author="Carmen Pena" w:date="2022-03-03T17:32:00Z" w:id="17">
              <w:r w:rsidRPr="3B3E84AC" w:rsidDel="00C5724E">
                <w:rPr>
                  <w:rFonts w:ascii="Neue Haas Grotesk Text Pro" w:hAnsi="Neue Haas Grotesk Text Pro"/>
                  <w:b/>
                  <w:bCs/>
                  <w:sz w:val="19"/>
                  <w:szCs w:val="19"/>
                </w:rPr>
                <w:delText xml:space="preserve"> </w:delText>
              </w:r>
              <w:r w:rsidRPr="3B3E84AC" w:rsidDel="00481E10">
                <w:rPr>
                  <w:rFonts w:ascii="Neue Haas Grotesk Text Pro" w:hAnsi="Neue Haas Grotesk Text Pro"/>
                  <w:sz w:val="19"/>
                  <w:szCs w:val="19"/>
                </w:rPr>
                <w:delText>y</w:delText>
              </w:r>
              <w:r w:rsidRPr="3B3E84AC" w:rsidDel="000422DD">
                <w:rPr>
                  <w:rFonts w:ascii="Neue Haas Grotesk Text Pro" w:hAnsi="Neue Haas Grotesk Text Pro"/>
                  <w:sz w:val="19"/>
                  <w:szCs w:val="19"/>
                </w:rPr>
                <w:delText xml:space="preserve"> en favor de los señores</w:delText>
              </w:r>
            </w:del>
            <w:r w:rsidRPr="3B3E84AC">
              <w:rPr>
                <w:rFonts w:ascii="Neue Haas Grotesk Text Pro" w:hAnsi="Neue Haas Grotesk Text Pro"/>
                <w:b/>
                <w:bCs/>
                <w:sz w:val="19"/>
                <w:szCs w:val="19"/>
              </w:rPr>
              <w:t xml:space="preserve"> Román </w:t>
            </w:r>
            <w:r w:rsidRPr="3B3E84AC" w:rsidR="00E94EE2">
              <w:rPr>
                <w:rFonts w:ascii="Neue Haas Grotesk Text Pro" w:hAnsi="Neue Haas Grotesk Text Pro"/>
                <w:b/>
                <w:bCs/>
                <w:sz w:val="19"/>
                <w:szCs w:val="19"/>
              </w:rPr>
              <w:t xml:space="preserve">Alberto </w:t>
            </w:r>
            <w:r w:rsidRPr="3B3E84AC">
              <w:rPr>
                <w:rFonts w:ascii="Neue Haas Grotesk Text Pro" w:hAnsi="Neue Haas Grotesk Text Pro"/>
                <w:b/>
                <w:bCs/>
                <w:sz w:val="19"/>
                <w:szCs w:val="19"/>
              </w:rPr>
              <w:t xml:space="preserve">Rojas Hernández </w:t>
            </w:r>
            <w:r w:rsidRPr="3B3E84AC" w:rsidR="000422DD">
              <w:rPr>
                <w:rFonts w:ascii="Neue Haas Grotesk Text Pro" w:hAnsi="Neue Haas Grotesk Text Pro"/>
                <w:sz w:val="19"/>
                <w:szCs w:val="19"/>
              </w:rPr>
              <w:t xml:space="preserve">y </w:t>
            </w:r>
            <w:r w:rsidRPr="3B3E84AC" w:rsidR="000422DD">
              <w:rPr>
                <w:rFonts w:ascii="Neue Haas Grotesk Text Pro" w:hAnsi="Neue Haas Grotesk Text Pro"/>
                <w:b/>
                <w:bCs/>
                <w:sz w:val="19"/>
                <w:szCs w:val="19"/>
              </w:rPr>
              <w:t xml:space="preserve">Alonso </w:t>
            </w:r>
            <w:proofErr w:type="spellStart"/>
            <w:r w:rsidRPr="3B3E84AC" w:rsidR="000422DD">
              <w:rPr>
                <w:rFonts w:ascii="Neue Haas Grotesk Text Pro" w:hAnsi="Neue Haas Grotesk Text Pro"/>
                <w:b/>
                <w:bCs/>
                <w:sz w:val="19"/>
                <w:szCs w:val="19"/>
              </w:rPr>
              <w:t>Santibañez</w:t>
            </w:r>
            <w:proofErr w:type="spellEnd"/>
            <w:r w:rsidRPr="3B3E84AC" w:rsidR="000422DD">
              <w:rPr>
                <w:rFonts w:ascii="Neue Haas Grotesk Text Pro" w:hAnsi="Neue Haas Grotesk Text Pro"/>
                <w:b/>
                <w:bCs/>
                <w:sz w:val="19"/>
                <w:szCs w:val="19"/>
              </w:rPr>
              <w:t xml:space="preserve"> Cobos </w:t>
            </w:r>
            <w:r w:rsidRPr="3B3E84AC">
              <w:rPr>
                <w:rFonts w:ascii="Neue Haas Grotesk Text Pro" w:hAnsi="Neue Haas Grotesk Text Pro"/>
                <w:sz w:val="19"/>
                <w:szCs w:val="19"/>
              </w:rPr>
              <w:t>(los “Apoderados”), quienes lo podrán ejercer de la forma que más adelante se indica con las siguientes facultades:</w:t>
            </w:r>
          </w:p>
          <w:p w:rsidRPr="002B0E9A" w:rsidR="00481E10" w:rsidP="00481E10" w:rsidRDefault="00481E10" w14:paraId="51CFCE78" w14:textId="77777777">
            <w:pPr>
              <w:jc w:val="both"/>
              <w:rPr>
                <w:rFonts w:ascii="Neue Haas Grotesk Text Pro" w:hAnsi="Neue Haas Grotesk Text Pro"/>
                <w:sz w:val="19"/>
                <w:szCs w:val="19"/>
              </w:rPr>
            </w:pPr>
          </w:p>
          <w:p w:rsidRPr="002B0E9A" w:rsidR="00481E10" w:rsidP="00481E10" w:rsidRDefault="00481E10" w14:paraId="2C30A12B"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w:t>
            </w:r>
            <w:r w:rsidRPr="002B0E9A">
              <w:rPr>
                <w:rFonts w:ascii="Neue Haas Grotesk Text Pro" w:hAnsi="Neue Haas Grotesk Text Pro"/>
                <w:b/>
                <w:sz w:val="19"/>
                <w:szCs w:val="19"/>
                <w:lang w:val="es-MX"/>
              </w:rPr>
              <w:t>PODER GENERAL PARA PLEITOS Y COBRANZAS</w:t>
            </w:r>
            <w:r w:rsidRPr="002B0E9A">
              <w:rPr>
                <w:rFonts w:ascii="Neue Haas Grotesk Text Pro" w:hAnsi="Neue Haas Grotesk Text Pro"/>
                <w:sz w:val="19"/>
                <w:szCs w:val="19"/>
                <w:lang w:val="es-MX"/>
              </w:rPr>
              <w:t xml:space="preserve">, para ser ejercido </w:t>
            </w:r>
            <w:r w:rsidRPr="002B0E9A">
              <w:rPr>
                <w:rFonts w:ascii="Neue Haas Grotesk Text Pro" w:hAnsi="Neue Haas Grotesk Text Pro"/>
                <w:b/>
                <w:bCs/>
                <w:sz w:val="19"/>
                <w:szCs w:val="19"/>
                <w:lang w:val="es-MX"/>
              </w:rPr>
              <w:t>conjunta o separadamente,</w:t>
            </w:r>
            <w:r w:rsidRPr="002B0E9A">
              <w:rPr>
                <w:rFonts w:ascii="Neue Haas Grotesk Text Pro" w:hAnsi="Neue Haas Grotesk Text Pro"/>
                <w:sz w:val="19"/>
                <w:szCs w:val="19"/>
                <w:lang w:val="es-MX"/>
              </w:rPr>
              <w:t xml:space="preserve"> con todas las facultades generales y especiales incluyendo aquellas que requieran cláusula especial, de conformidad con lo dispuesto por los Artículos 2554 y 2587 del Código Civil para el Distrito Federal y de sus correlativos de los Código Civiles de las demás entidades federativas de la República Mexicana y del Código Civil Federal, quedando investidos de facultades para presentar a la Sociedad ante toda clase de autoridades, ya sean judiciales, militares, administrativas o del trabajo. Los apoderados podrán desistirse de toda clase de demandas y procedimientos, transigir, comprometerse en árbitros, absolver y articular posiciones, hacer cesión de bienes, recusar jueces, recibir pagos y realizar cualquier otro acto permitido por la ley.</w:t>
            </w:r>
          </w:p>
          <w:p w:rsidRPr="002B0E9A" w:rsidR="00481E10" w:rsidP="00481E10" w:rsidRDefault="00481E10" w14:paraId="60A3C4B6" w14:textId="77777777">
            <w:pPr>
              <w:jc w:val="both"/>
              <w:rPr>
                <w:rFonts w:ascii="Neue Haas Grotesk Text Pro" w:hAnsi="Neue Haas Grotesk Text Pro"/>
                <w:sz w:val="19"/>
                <w:szCs w:val="19"/>
                <w:lang w:val="es-MX"/>
              </w:rPr>
            </w:pPr>
          </w:p>
          <w:p w:rsidRPr="002B0E9A" w:rsidR="00481E10" w:rsidP="00481E10" w:rsidRDefault="00481E10" w14:paraId="05BE6F02" w14:textId="57D0CD63">
            <w:pPr>
              <w:jc w:val="both"/>
              <w:rPr>
                <w:rFonts w:ascii="Neue Haas Grotesk Text Pro" w:hAnsi="Neue Haas Grotesk Text Pro"/>
                <w:sz w:val="19"/>
                <w:szCs w:val="19"/>
                <w:lang w:val="es-MX"/>
              </w:rPr>
            </w:pPr>
            <w:r w:rsidRPr="3B3E84AC">
              <w:rPr>
                <w:rFonts w:ascii="Neue Haas Grotesk Text Pro" w:hAnsi="Neue Haas Grotesk Text Pro"/>
                <w:sz w:val="19"/>
                <w:szCs w:val="19"/>
                <w:lang w:val="es-MX"/>
              </w:rPr>
              <w:t xml:space="preserve">B) </w:t>
            </w:r>
            <w:r w:rsidRPr="3B3E84AC">
              <w:rPr>
                <w:rFonts w:ascii="Neue Haas Grotesk Text Pro" w:hAnsi="Neue Haas Grotesk Text Pro"/>
                <w:b/>
                <w:bCs/>
                <w:sz w:val="19"/>
                <w:szCs w:val="19"/>
                <w:lang w:val="es-MX"/>
              </w:rPr>
              <w:t>PODER GENERAL PARA ACTOS DE ADMINISTRACIÓN</w:t>
            </w:r>
            <w:r w:rsidRPr="3B3E84AC">
              <w:rPr>
                <w:rFonts w:ascii="Neue Haas Grotesk Text Pro" w:hAnsi="Neue Haas Grotesk Text Pro"/>
                <w:sz w:val="19"/>
                <w:szCs w:val="19"/>
                <w:lang w:val="es-MX"/>
              </w:rPr>
              <w:t xml:space="preserve">, para ser ejercido </w:t>
            </w:r>
            <w:r w:rsidRPr="3B3E84AC">
              <w:rPr>
                <w:rFonts w:ascii="Neue Haas Grotesk Text Pro" w:hAnsi="Neue Haas Grotesk Text Pro"/>
                <w:b/>
                <w:bCs/>
                <w:sz w:val="19"/>
                <w:szCs w:val="19"/>
                <w:lang w:val="es-MX"/>
              </w:rPr>
              <w:t xml:space="preserve">conjunta o separadamente, </w:t>
            </w:r>
            <w:r w:rsidRPr="3B3E84AC">
              <w:rPr>
                <w:rFonts w:ascii="Neue Haas Grotesk Text Pro" w:hAnsi="Neue Haas Grotesk Text Pro"/>
                <w:sz w:val="19"/>
                <w:szCs w:val="19"/>
                <w:lang w:val="es-MX"/>
              </w:rPr>
              <w:t xml:space="preserve">en términos del segundo párrafo del Artículo 2554 del Código Civil para el </w:t>
            </w:r>
            <w:r w:rsidRPr="3B3E84AC">
              <w:rPr>
                <w:rFonts w:ascii="Neue Haas Grotesk Text Pro" w:hAnsi="Neue Haas Grotesk Text Pro"/>
                <w:sz w:val="19"/>
                <w:szCs w:val="19"/>
                <w:lang w:val="es-MX"/>
              </w:rPr>
              <w:lastRenderedPageBreak/>
              <w:t>Distrito Federal y de sus Artículos correlativos de los Código Civiles de los Estados de la República Mexicana y del Código Civil Federal</w:t>
            </w:r>
            <w:r w:rsidRPr="3B3E84AC" w:rsidR="002F03D8">
              <w:rPr>
                <w:rFonts w:ascii="Neue Haas Grotesk Text Pro" w:hAnsi="Neue Haas Grotesk Text Pro"/>
                <w:sz w:val="19"/>
                <w:szCs w:val="19"/>
                <w:lang w:val="es-MX"/>
              </w:rPr>
              <w:t xml:space="preserve">, en operaciones </w:t>
            </w:r>
            <w:r w:rsidRPr="3B3E84AC" w:rsidR="002000ED">
              <w:rPr>
                <w:rFonts w:ascii="Neue Haas Grotesk Text Pro" w:hAnsi="Neue Haas Grotesk Text Pro"/>
                <w:sz w:val="19"/>
                <w:szCs w:val="19"/>
                <w:lang w:val="es-MX"/>
              </w:rPr>
              <w:t xml:space="preserve">que en un acto o sucesión de actos tenga un valor de hasta </w:t>
            </w:r>
            <w:commentRangeStart w:id="18"/>
            <w:commentRangeStart w:id="19"/>
            <w:commentRangeStart w:id="20"/>
            <w:r w:rsidRPr="3B3E84AC" w:rsidR="002000ED">
              <w:rPr>
                <w:rFonts w:ascii="Neue Haas Grotesk Text Pro" w:hAnsi="Neue Haas Grotesk Text Pro"/>
                <w:b/>
                <w:bCs/>
                <w:sz w:val="19"/>
                <w:szCs w:val="19"/>
                <w:lang w:val="es-MX"/>
              </w:rPr>
              <w:t>USD$</w:t>
            </w:r>
            <w:ins w:author="Carmen Pena" w:date="2022-03-03T17:32:00Z" w:id="21">
              <w:r w:rsidRPr="3B3E84AC" w:rsidR="002000ED">
                <w:rPr>
                  <w:rFonts w:ascii="Neue Haas Grotesk Text Pro" w:hAnsi="Neue Haas Grotesk Text Pro"/>
                  <w:b/>
                  <w:bCs/>
                  <w:sz w:val="19"/>
                  <w:szCs w:val="19"/>
                  <w:lang w:val="es-MX"/>
                </w:rPr>
                <w:t>10</w:t>
              </w:r>
            </w:ins>
            <w:del w:author="Carmen Pena" w:date="2022-03-03T17:32:00Z" w:id="22">
              <w:r w:rsidRPr="3B3E84AC" w:rsidDel="002000ED">
                <w:rPr>
                  <w:rFonts w:ascii="Neue Haas Grotesk Text Pro" w:hAnsi="Neue Haas Grotesk Text Pro"/>
                  <w:b/>
                  <w:bCs/>
                  <w:sz w:val="19"/>
                  <w:szCs w:val="19"/>
                  <w:lang w:val="es-MX"/>
                </w:rPr>
                <w:delText>5</w:delText>
              </w:r>
            </w:del>
            <w:r w:rsidRPr="3B3E84AC" w:rsidR="002000ED">
              <w:rPr>
                <w:rFonts w:ascii="Neue Haas Grotesk Text Pro" w:hAnsi="Neue Haas Grotesk Text Pro"/>
                <w:b/>
                <w:bCs/>
                <w:sz w:val="19"/>
                <w:szCs w:val="19"/>
                <w:lang w:val="es-MX"/>
              </w:rPr>
              <w:t>,000</w:t>
            </w:r>
            <w:r w:rsidRPr="3B3E84AC">
              <w:rPr>
                <w:rFonts w:ascii="Neue Haas Grotesk Text Pro" w:hAnsi="Neue Haas Grotesk Text Pro"/>
                <w:sz w:val="19"/>
                <w:szCs w:val="19"/>
                <w:lang w:val="es-MX"/>
              </w:rPr>
              <w:t>.</w:t>
            </w:r>
            <w:r w:rsidRPr="3B3E84AC" w:rsidR="002000ED">
              <w:rPr>
                <w:rFonts w:ascii="Neue Haas Grotesk Text Pro" w:hAnsi="Neue Haas Grotesk Text Pro"/>
                <w:b/>
                <w:bCs/>
                <w:sz w:val="19"/>
                <w:szCs w:val="19"/>
                <w:lang w:val="es-MX"/>
              </w:rPr>
              <w:t>00 (</w:t>
            </w:r>
            <w:del w:author="Carmen Pena" w:date="2022-03-03T17:32:00Z" w:id="23">
              <w:r w:rsidRPr="3B3E84AC" w:rsidDel="002000ED">
                <w:rPr>
                  <w:rFonts w:ascii="Neue Haas Grotesk Text Pro" w:hAnsi="Neue Haas Grotesk Text Pro"/>
                  <w:b/>
                  <w:bCs/>
                  <w:sz w:val="19"/>
                  <w:szCs w:val="19"/>
                  <w:lang w:val="es-MX"/>
                </w:rPr>
                <w:delText xml:space="preserve">Cinco </w:delText>
              </w:r>
            </w:del>
            <w:ins w:author="Carmen Pena" w:date="2022-03-03T17:32:00Z" w:id="24">
              <w:r w:rsidRPr="3B3E84AC" w:rsidR="002000ED">
                <w:rPr>
                  <w:rFonts w:ascii="Neue Haas Grotesk Text Pro" w:hAnsi="Neue Haas Grotesk Text Pro"/>
                  <w:b/>
                  <w:bCs/>
                  <w:sz w:val="19"/>
                  <w:szCs w:val="19"/>
                  <w:lang w:val="es-MX"/>
                </w:rPr>
                <w:t xml:space="preserve">Diez </w:t>
              </w:r>
            </w:ins>
            <w:r w:rsidRPr="3B3E84AC" w:rsidR="002000ED">
              <w:rPr>
                <w:rFonts w:ascii="Neue Haas Grotesk Text Pro" w:hAnsi="Neue Haas Grotesk Text Pro"/>
                <w:b/>
                <w:bCs/>
                <w:sz w:val="19"/>
                <w:szCs w:val="19"/>
                <w:lang w:val="es-MX"/>
              </w:rPr>
              <w:t xml:space="preserve">mil dólares de los Estados Unidos de América 00/100) </w:t>
            </w:r>
            <w:commentRangeEnd w:id="18"/>
            <w:r>
              <w:commentReference w:id="18"/>
            </w:r>
            <w:commentRangeEnd w:id="19"/>
            <w:r>
              <w:commentReference w:id="19"/>
            </w:r>
            <w:commentRangeEnd w:id="20"/>
            <w:r>
              <w:commentReference w:id="20"/>
            </w:r>
            <w:r w:rsidRPr="3B3E84AC" w:rsidR="002000ED">
              <w:rPr>
                <w:rFonts w:ascii="Neue Haas Grotesk Text Pro" w:hAnsi="Neue Haas Grotesk Text Pro"/>
                <w:sz w:val="19"/>
                <w:szCs w:val="19"/>
                <w:lang w:val="es-MX"/>
              </w:rPr>
              <w:t xml:space="preserve">o su equivalente en Moneda Nacional en los Estados Unidos Mexicanos, en caso de operaciones cuyo valor exceda de dicha cantidad, entonces esta facultad deberá ser ejercida de forma </w:t>
            </w:r>
            <w:r w:rsidRPr="3B3E84AC" w:rsidR="002000ED">
              <w:rPr>
                <w:rFonts w:ascii="Neue Haas Grotesk Text Pro" w:hAnsi="Neue Haas Grotesk Text Pro"/>
                <w:b/>
                <w:bCs/>
                <w:sz w:val="19"/>
                <w:szCs w:val="19"/>
                <w:lang w:val="es-MX"/>
              </w:rPr>
              <w:t xml:space="preserve">mancomunada </w:t>
            </w:r>
            <w:r w:rsidRPr="3B3E84AC" w:rsidR="002000ED">
              <w:rPr>
                <w:rFonts w:ascii="Neue Haas Grotesk Text Pro" w:hAnsi="Neue Haas Grotesk Text Pro"/>
                <w:sz w:val="19"/>
                <w:szCs w:val="19"/>
                <w:lang w:val="es-MX"/>
              </w:rPr>
              <w:t xml:space="preserve">por cualesquiera </w:t>
            </w:r>
            <w:r w:rsidRPr="3B3E84AC" w:rsidR="002000ED">
              <w:rPr>
                <w:rFonts w:ascii="Neue Haas Grotesk Text Pro" w:hAnsi="Neue Haas Grotesk Text Pro"/>
                <w:b/>
                <w:bCs/>
                <w:sz w:val="19"/>
                <w:szCs w:val="19"/>
                <w:lang w:val="es-MX"/>
              </w:rPr>
              <w:t xml:space="preserve">2 (dos) </w:t>
            </w:r>
            <w:r w:rsidRPr="3B3E84AC" w:rsidR="002000ED">
              <w:rPr>
                <w:rFonts w:ascii="Neue Haas Grotesk Text Pro" w:hAnsi="Neue Haas Grotesk Text Pro"/>
                <w:sz w:val="19"/>
                <w:szCs w:val="19"/>
                <w:lang w:val="es-MX"/>
              </w:rPr>
              <w:t>de los Apoderados.</w:t>
            </w:r>
          </w:p>
          <w:p w:rsidRPr="002B0E9A" w:rsidR="00481E10" w:rsidP="00481E10" w:rsidRDefault="00481E10" w14:paraId="75B560FC" w14:textId="77777777">
            <w:pPr>
              <w:jc w:val="both"/>
              <w:rPr>
                <w:rFonts w:ascii="Neue Haas Grotesk Text Pro" w:hAnsi="Neue Haas Grotesk Text Pro"/>
                <w:sz w:val="19"/>
                <w:szCs w:val="19"/>
                <w:lang w:val="es-MX"/>
              </w:rPr>
            </w:pPr>
          </w:p>
          <w:p w:rsidRPr="002B0E9A" w:rsidR="00481E10" w:rsidP="00481E10" w:rsidRDefault="00481E10" w14:paraId="4A56ABC4" w14:textId="7DFC5F0E">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 </w:t>
            </w:r>
            <w:r w:rsidRPr="002B0E9A">
              <w:rPr>
                <w:rFonts w:ascii="Neue Haas Grotesk Text Pro" w:hAnsi="Neue Haas Grotesk Text Pro"/>
                <w:b/>
                <w:bCs/>
                <w:sz w:val="19"/>
                <w:szCs w:val="19"/>
                <w:lang w:val="es-MX"/>
              </w:rPr>
              <w:t xml:space="preserve">PODER ESPECIAL PARA ABRIR, CERRAR, ADMINISTRAR Y OPERAR TODO TIPO DE CUENTAS BANCARIAS y GIRAR EN CONTRA DE </w:t>
            </w:r>
            <w:proofErr w:type="gramStart"/>
            <w:r w:rsidRPr="002B0E9A">
              <w:rPr>
                <w:rFonts w:ascii="Neue Haas Grotesk Text Pro" w:hAnsi="Neue Haas Grotesk Text Pro"/>
                <w:b/>
                <w:bCs/>
                <w:sz w:val="19"/>
                <w:szCs w:val="19"/>
                <w:lang w:val="es-MX"/>
              </w:rPr>
              <w:t>LAS MISMAS</w:t>
            </w:r>
            <w:proofErr w:type="gramEnd"/>
            <w:r w:rsidRPr="002B0E9A">
              <w:rPr>
                <w:rFonts w:ascii="Neue Haas Grotesk Text Pro" w:hAnsi="Neue Haas Grotesk Text Pro"/>
                <w:b/>
                <w:bCs/>
                <w:sz w:val="19"/>
                <w:szCs w:val="19"/>
                <w:lang w:val="es-MX"/>
              </w:rPr>
              <w:t xml:space="preserve"> </w:t>
            </w:r>
            <w:r w:rsidRPr="002B0E9A">
              <w:rPr>
                <w:rFonts w:ascii="Neue Haas Grotesk Text Pro" w:hAnsi="Neue Haas Grotesk Text Pro"/>
                <w:sz w:val="19"/>
                <w:szCs w:val="19"/>
                <w:lang w:val="es-MX"/>
              </w:rPr>
              <w:t xml:space="preserve">para ser ejercido </w:t>
            </w:r>
            <w:r w:rsidRPr="002B0E9A" w:rsidR="002B0E9A">
              <w:rPr>
                <w:rFonts w:ascii="Neue Haas Grotesk Text Pro" w:hAnsi="Neue Haas Grotesk Text Pro"/>
                <w:b/>
                <w:bCs/>
                <w:sz w:val="19"/>
                <w:szCs w:val="19"/>
                <w:lang w:val="es-MX"/>
              </w:rPr>
              <w:t xml:space="preserve">mancomunadamente </w:t>
            </w:r>
            <w:r w:rsidRPr="002B0E9A" w:rsidR="002B0E9A">
              <w:rPr>
                <w:rFonts w:ascii="Neue Haas Grotesk Text Pro" w:hAnsi="Neue Haas Grotesk Text Pro"/>
                <w:sz w:val="19"/>
                <w:szCs w:val="19"/>
                <w:lang w:val="es-MX"/>
              </w:rPr>
              <w:t xml:space="preserve">por cualesquiera </w:t>
            </w:r>
            <w:r w:rsidRPr="002B0E9A" w:rsidR="002B0E9A">
              <w:rPr>
                <w:rFonts w:ascii="Neue Haas Grotesk Text Pro" w:hAnsi="Neue Haas Grotesk Text Pro"/>
                <w:b/>
                <w:bCs/>
                <w:sz w:val="19"/>
                <w:szCs w:val="19"/>
                <w:lang w:val="es-MX"/>
              </w:rPr>
              <w:t xml:space="preserve">2 (dos) </w:t>
            </w:r>
            <w:r w:rsidRPr="002B0E9A" w:rsidR="002B0E9A">
              <w:rPr>
                <w:rFonts w:ascii="Neue Haas Grotesk Text Pro" w:hAnsi="Neue Haas Grotesk Text Pro"/>
                <w:sz w:val="19"/>
                <w:szCs w:val="19"/>
                <w:lang w:val="es-MX"/>
              </w:rPr>
              <w:t xml:space="preserve">de los Apoderados </w:t>
            </w:r>
            <w:r w:rsidRPr="002B0E9A">
              <w:rPr>
                <w:rFonts w:ascii="Neue Haas Grotesk Text Pro" w:hAnsi="Neue Haas Grotesk Text Pro"/>
                <w:sz w:val="19"/>
                <w:szCs w:val="19"/>
                <w:lang w:val="es-MX"/>
              </w:rPr>
              <w:t>y para ese solo efecto de girar cheques podrán suscribir títulos y operaciones de crédito en términos del artículo 9 de la Ley General de Títulos y Operaciones de Crédito.</w:t>
            </w:r>
          </w:p>
          <w:p w:rsidRPr="002B0E9A" w:rsidR="00481E10" w:rsidP="00481E10" w:rsidRDefault="00481E10" w14:paraId="2E73E0AB" w14:textId="77777777">
            <w:pPr>
              <w:jc w:val="both"/>
              <w:rPr>
                <w:rFonts w:ascii="Neue Haas Grotesk Text Pro" w:hAnsi="Neue Haas Grotesk Text Pro"/>
                <w:sz w:val="19"/>
                <w:szCs w:val="19"/>
                <w:lang w:val="es-MX"/>
              </w:rPr>
            </w:pPr>
          </w:p>
          <w:p w:rsidRPr="002B0E9A" w:rsidR="00481E10" w:rsidP="00481E10" w:rsidRDefault="00481E10" w14:paraId="2E7EC7FB" w14:textId="30978CE2">
            <w:pPr>
              <w:jc w:val="both"/>
              <w:rPr>
                <w:rFonts w:ascii="Neue Haas Grotesk Text Pro" w:hAnsi="Neue Haas Grotesk Text Pro"/>
                <w:sz w:val="19"/>
                <w:szCs w:val="19"/>
                <w:lang w:val="es-MX"/>
              </w:rPr>
            </w:pPr>
            <w:r w:rsidRPr="002B0E9A">
              <w:rPr>
                <w:rFonts w:ascii="Neue Haas Grotesk Text Pro" w:hAnsi="Neue Haas Grotesk Text Pro"/>
                <w:b/>
                <w:sz w:val="19"/>
                <w:szCs w:val="19"/>
                <w:lang w:val="es-MX"/>
              </w:rPr>
              <w:t>LIMITACIÓN</w:t>
            </w:r>
            <w:r w:rsidRPr="002B0E9A">
              <w:rPr>
                <w:rFonts w:ascii="Neue Haas Grotesk Text Pro" w:hAnsi="Neue Haas Grotesk Text Pro"/>
                <w:sz w:val="19"/>
                <w:szCs w:val="19"/>
                <w:lang w:val="es-MX"/>
              </w:rPr>
              <w:t xml:space="preserve">: Los poderes antes otorgados solo podrán ser ejercidos </w:t>
            </w:r>
            <w:r w:rsidRPr="002B0E9A" w:rsidR="002B0E9A">
              <w:rPr>
                <w:rFonts w:ascii="Neue Haas Grotesk Text Pro" w:hAnsi="Neue Haas Grotesk Text Pro"/>
                <w:sz w:val="19"/>
                <w:szCs w:val="19"/>
                <w:lang w:val="es-MX"/>
              </w:rPr>
              <w:t xml:space="preserve">en relación con operaciones relacionadas </w:t>
            </w:r>
            <w:r w:rsidRPr="002B0E9A">
              <w:rPr>
                <w:rFonts w:ascii="Neue Haas Grotesk Text Pro" w:hAnsi="Neue Haas Grotesk Text Pro"/>
                <w:sz w:val="19"/>
                <w:szCs w:val="19"/>
                <w:lang w:val="es-MX"/>
              </w:rPr>
              <w:t xml:space="preserve">con las actividades de la Oficina de Representación sin ingresos de la </w:t>
            </w:r>
            <w:r w:rsidRPr="002B0E9A" w:rsidR="002B0E9A">
              <w:rPr>
                <w:rFonts w:ascii="Neue Haas Grotesk Text Pro" w:hAnsi="Neue Haas Grotesk Text Pro"/>
                <w:sz w:val="19"/>
                <w:szCs w:val="19"/>
                <w:lang w:val="es-MX"/>
              </w:rPr>
              <w:t>Otorgante en los Estados Unidos Mexicanos (México) y dentro de la circunscripción territorial de dicho país</w:t>
            </w:r>
            <w:r w:rsidRPr="002B0E9A">
              <w:rPr>
                <w:rFonts w:ascii="Neue Haas Grotesk Text Pro" w:hAnsi="Neue Haas Grotesk Text Pro"/>
                <w:sz w:val="19"/>
                <w:szCs w:val="19"/>
                <w:lang w:val="es-MX"/>
              </w:rPr>
              <w:t>.</w:t>
            </w:r>
          </w:p>
          <w:p w:rsidRPr="002B0E9A" w:rsidR="00481E10" w:rsidP="00481E10" w:rsidRDefault="00481E10" w14:paraId="50CAA314" w14:textId="77777777">
            <w:pPr>
              <w:jc w:val="both"/>
              <w:rPr>
                <w:rFonts w:ascii="Neue Haas Grotesk Text Pro" w:hAnsi="Neue Haas Grotesk Text Pro"/>
                <w:sz w:val="19"/>
                <w:szCs w:val="19"/>
                <w:lang w:val="es-MX"/>
              </w:rPr>
            </w:pPr>
          </w:p>
          <w:p w:rsidRPr="002B0E9A" w:rsidR="00481E10" w:rsidP="00481E10" w:rsidRDefault="00481E10" w14:paraId="4C31AC47" w14:textId="014CFD73">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 xml:space="preserve">La </w:t>
            </w:r>
            <w:proofErr w:type="spellStart"/>
            <w:r w:rsidRPr="002B0E9A">
              <w:rPr>
                <w:rFonts w:ascii="Neue Haas Grotesk Text Pro" w:hAnsi="Neue Haas Grotesk Text Pro"/>
                <w:b/>
                <w:bCs/>
                <w:sz w:val="19"/>
                <w:szCs w:val="19"/>
                <w:lang w:val="en-US"/>
              </w:rPr>
              <w:t>Otorgante</w:t>
            </w:r>
            <w:proofErr w:type="spellEnd"/>
          </w:p>
          <w:p w:rsidRPr="002B0E9A" w:rsidR="00481E10" w:rsidP="00481E10" w:rsidRDefault="00481E10" w14:paraId="28AAEC12" w14:textId="77777777">
            <w:pPr>
              <w:jc w:val="center"/>
              <w:rPr>
                <w:rFonts w:ascii="Neue Haas Grotesk Text Pro" w:hAnsi="Neue Haas Grotesk Text Pro"/>
                <w:sz w:val="19"/>
                <w:szCs w:val="19"/>
                <w:lang w:val="en-US"/>
              </w:rPr>
            </w:pPr>
          </w:p>
          <w:p w:rsidRPr="002B0E9A" w:rsidR="004923E7" w:rsidP="00481E10" w:rsidRDefault="004923E7" w14:paraId="5719F66B" w14:textId="77777777">
            <w:pPr>
              <w:jc w:val="center"/>
              <w:rPr>
                <w:rFonts w:ascii="Neue Haas Grotesk Text Pro" w:hAnsi="Neue Haas Grotesk Text Pro"/>
                <w:b/>
                <w:sz w:val="19"/>
                <w:szCs w:val="19"/>
                <w:lang w:val="en-US"/>
              </w:rPr>
            </w:pPr>
          </w:p>
          <w:p w:rsidRPr="002B0E9A" w:rsidR="004923E7" w:rsidP="00481E10" w:rsidRDefault="004923E7" w14:paraId="568E53A6" w14:textId="77777777">
            <w:pPr>
              <w:jc w:val="center"/>
              <w:rPr>
                <w:rFonts w:ascii="Neue Haas Grotesk Text Pro" w:hAnsi="Neue Haas Grotesk Text Pro"/>
                <w:b/>
                <w:sz w:val="19"/>
                <w:szCs w:val="19"/>
                <w:lang w:val="en-US"/>
              </w:rPr>
            </w:pPr>
          </w:p>
          <w:p w:rsidRPr="002B0E9A" w:rsidR="004923E7" w:rsidP="00481E10" w:rsidRDefault="004923E7" w14:paraId="0A93B5A6" w14:textId="015E793A">
            <w:pPr>
              <w:jc w:val="center"/>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w:t>
            </w:r>
          </w:p>
          <w:p w:rsidRPr="002B0E9A" w:rsidR="00481E10" w:rsidP="00481E10" w:rsidRDefault="00481E10" w14:paraId="402F44EF" w14:textId="2D2BF646">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rsidRPr="002B0E9A" w:rsidR="00481E10" w:rsidP="00481E10" w:rsidRDefault="00481E10" w14:paraId="707448DB" w14:textId="77777777">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Por: Sr. </w:t>
            </w:r>
            <w:r w:rsidRPr="002B0E9A">
              <w:rPr>
                <w:rFonts w:ascii="Neue Haas Grotesk Text Pro" w:hAnsi="Neue Haas Grotesk Text Pro"/>
                <w:b/>
                <w:bCs/>
                <w:sz w:val="19"/>
                <w:szCs w:val="19"/>
                <w:lang w:val="en-US"/>
              </w:rPr>
              <w:t>John McPhail</w:t>
            </w:r>
          </w:p>
          <w:p w:rsidRPr="002B0E9A" w:rsidR="00481E10" w:rsidP="00481E10" w:rsidRDefault="00481E10" w14:paraId="381BF710" w14:textId="77777777">
            <w:pPr>
              <w:jc w:val="both"/>
              <w:rPr>
                <w:rFonts w:ascii="Neue Haas Grotesk Text Pro" w:hAnsi="Neue Haas Grotesk Text Pro"/>
                <w:sz w:val="19"/>
                <w:szCs w:val="19"/>
                <w:lang w:val="en-US"/>
              </w:rPr>
            </w:pPr>
          </w:p>
          <w:p w:rsidRPr="002B0E9A" w:rsidR="00394553" w:rsidP="00F81EA7" w:rsidRDefault="00394553" w14:paraId="44D5EAE3" w14:textId="77777777">
            <w:pPr>
              <w:jc w:val="both"/>
              <w:rPr>
                <w:rFonts w:ascii="Times New Roman" w:hAnsi="Times New Roman"/>
                <w:sz w:val="19"/>
                <w:szCs w:val="19"/>
                <w:lang w:val="en-US"/>
              </w:rPr>
            </w:pPr>
          </w:p>
          <w:p w:rsidRPr="002B0E9A" w:rsidR="00394553" w:rsidP="00F81EA7" w:rsidRDefault="00394553" w14:paraId="7D5CFDF0" w14:textId="77777777">
            <w:pPr>
              <w:jc w:val="both"/>
              <w:rPr>
                <w:rFonts w:ascii="Times New Roman" w:hAnsi="Times New Roman"/>
                <w:sz w:val="19"/>
                <w:szCs w:val="19"/>
                <w:lang w:val="en-US"/>
              </w:rPr>
            </w:pPr>
          </w:p>
          <w:p w:rsidRPr="002B0E9A" w:rsidR="00394553" w:rsidP="00F81EA7" w:rsidRDefault="00394553" w14:paraId="28BAA723" w14:textId="77777777">
            <w:pPr>
              <w:jc w:val="both"/>
              <w:rPr>
                <w:rFonts w:ascii="Times New Roman" w:hAnsi="Times New Roman"/>
                <w:sz w:val="19"/>
                <w:szCs w:val="19"/>
                <w:lang w:val="en-US"/>
              </w:rPr>
            </w:pPr>
          </w:p>
          <w:p w:rsidRPr="002B0E9A" w:rsidR="00F81EA7" w:rsidP="00F81EA7" w:rsidRDefault="00F81EA7" w14:paraId="6606A7B7" w14:textId="3B3CDB6D">
            <w:pPr>
              <w:jc w:val="both"/>
              <w:rPr>
                <w:rFonts w:ascii="Times New Roman" w:hAnsi="Times New Roman"/>
                <w:sz w:val="19"/>
                <w:szCs w:val="19"/>
                <w:lang w:val="en-US"/>
              </w:rPr>
            </w:pPr>
            <w:r w:rsidRPr="002B0E9A">
              <w:rPr>
                <w:rFonts w:ascii="Times New Roman" w:hAnsi="Times New Roman"/>
                <w:sz w:val="19"/>
                <w:szCs w:val="19"/>
                <w:lang w:val="en-US"/>
              </w:rPr>
              <w:t>______________________________</w:t>
            </w:r>
          </w:p>
          <w:p w:rsidRPr="002B0E9A" w:rsidR="00F81EA7" w:rsidP="00F81EA7" w:rsidRDefault="00F81EA7" w14:paraId="285D0A59"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rsidRPr="002B0E9A" w:rsidR="00481E10" w:rsidP="00481E10" w:rsidRDefault="00481E10" w14:paraId="3EC8768C" w14:textId="1462BD45">
            <w:pPr>
              <w:jc w:val="both"/>
              <w:rPr>
                <w:rFonts w:ascii="Neue Haas Grotesk Text Pro" w:hAnsi="Neue Haas Grotesk Text Pro"/>
                <w:sz w:val="19"/>
                <w:szCs w:val="19"/>
                <w:lang w:val="en-US"/>
              </w:rPr>
            </w:pPr>
          </w:p>
          <w:p w:rsidRPr="002B0E9A" w:rsidR="00F81EA7" w:rsidP="00481E10" w:rsidRDefault="00F81EA7" w14:paraId="2B03B7BD" w14:textId="48ACA5ED">
            <w:pPr>
              <w:jc w:val="both"/>
              <w:rPr>
                <w:rFonts w:ascii="Neue Haas Grotesk Text Pro" w:hAnsi="Neue Haas Grotesk Text Pro"/>
                <w:sz w:val="19"/>
                <w:szCs w:val="19"/>
                <w:lang w:val="en-US"/>
              </w:rPr>
            </w:pPr>
          </w:p>
          <w:p w:rsidRPr="002B0E9A" w:rsidR="00F81EA7" w:rsidP="00F81EA7" w:rsidRDefault="00F81EA7" w14:paraId="117BE374"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F81EA7" w:rsidP="00F81EA7" w:rsidRDefault="00F81EA7" w14:paraId="58D1899E"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rsidRPr="002B0E9A" w:rsidR="00F81EA7" w:rsidP="00481E10" w:rsidRDefault="00F81EA7" w14:paraId="22664DE4" w14:textId="77777777">
            <w:pPr>
              <w:jc w:val="both"/>
              <w:rPr>
                <w:rFonts w:ascii="Neue Haas Grotesk Text Pro" w:hAnsi="Neue Haas Grotesk Text Pro"/>
                <w:sz w:val="19"/>
                <w:szCs w:val="19"/>
                <w:lang w:val="en-US"/>
              </w:rPr>
            </w:pPr>
          </w:p>
          <w:p w:rsidRPr="002B0E9A" w:rsidR="00F81EA7" w:rsidP="00481E10" w:rsidRDefault="00F81EA7" w14:paraId="4EC2E1D7" w14:textId="126DE2A7">
            <w:pPr>
              <w:jc w:val="both"/>
              <w:rPr>
                <w:rFonts w:ascii="Neue Haas Grotesk Text Pro" w:hAnsi="Neue Haas Grotesk Text Pro"/>
                <w:sz w:val="19"/>
                <w:szCs w:val="19"/>
                <w:lang w:val="en-US"/>
              </w:rPr>
            </w:pPr>
          </w:p>
          <w:p w:rsidRPr="002B0E9A" w:rsidR="00F81EA7" w:rsidP="00F81EA7" w:rsidRDefault="00F81EA7" w14:paraId="4A4F20E9"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F81EA7" w:rsidP="00F81EA7" w:rsidRDefault="00F81EA7" w14:paraId="58AE6DB3"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w:t>
            </w:r>
            <w:proofErr w:type="spellStart"/>
            <w:r w:rsidRPr="002B0E9A">
              <w:rPr>
                <w:rFonts w:ascii="Neue Haas Grotesk Text Pro" w:hAnsi="Neue Haas Grotesk Text Pro"/>
                <w:sz w:val="19"/>
                <w:szCs w:val="19"/>
                <w:lang w:val="en-US"/>
              </w:rPr>
              <w:t>Fecha</w:t>
            </w:r>
            <w:proofErr w:type="spellEnd"/>
          </w:p>
          <w:p w:rsidRPr="002B0E9A" w:rsidR="00F81EA7" w:rsidP="00481E10" w:rsidRDefault="00F81EA7" w14:paraId="1C9CE6CE" w14:textId="77777777">
            <w:pPr>
              <w:jc w:val="both"/>
              <w:rPr>
                <w:rFonts w:ascii="Neue Haas Grotesk Text Pro" w:hAnsi="Neue Haas Grotesk Text Pro"/>
                <w:sz w:val="19"/>
                <w:szCs w:val="19"/>
                <w:lang w:val="en-US"/>
              </w:rPr>
            </w:pPr>
          </w:p>
          <w:p w:rsidRPr="002B0E9A" w:rsidR="00F81EA7" w:rsidP="00481E10" w:rsidRDefault="00F81EA7" w14:paraId="7427668B" w14:textId="2B78A79C">
            <w:pPr>
              <w:jc w:val="both"/>
              <w:rPr>
                <w:rFonts w:ascii="Neue Haas Grotesk Text Pro" w:hAnsi="Neue Haas Grotesk Text Pro"/>
                <w:sz w:val="19"/>
                <w:szCs w:val="19"/>
                <w:lang w:val="en-US"/>
              </w:rPr>
            </w:pPr>
          </w:p>
        </w:tc>
        <w:tc>
          <w:tcPr>
            <w:tcW w:w="4745" w:type="dxa"/>
            <w:tcMar/>
          </w:tcPr>
          <w:p w:rsidRPr="002B0E9A" w:rsidR="00481E10" w:rsidP="00F81EA7" w:rsidRDefault="00481E10" w14:paraId="213BA53A" w14:textId="7CCF9936">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lastRenderedPageBreak/>
              <w:t>GENERAL POWER OF ATTORNEY</w:t>
            </w:r>
          </w:p>
          <w:p w:rsidRPr="002B0E9A" w:rsidR="00394553" w:rsidP="00394553" w:rsidRDefault="00394553" w14:paraId="7DA6C0DC" w14:textId="77777777">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rsidRPr="002B0E9A" w:rsidR="00481E10" w:rsidP="00481E10" w:rsidRDefault="00481E10" w14:paraId="083E57B9" w14:textId="77777777">
            <w:pPr>
              <w:rPr>
                <w:rFonts w:ascii="Neue Haas Grotesk Text Pro" w:hAnsi="Neue Haas Grotesk Text Pro"/>
                <w:b/>
                <w:sz w:val="19"/>
                <w:szCs w:val="19"/>
                <w:u w:val="single"/>
                <w:lang w:val="en-US"/>
              </w:rPr>
            </w:pPr>
          </w:p>
          <w:p w:rsidRPr="002B0E9A" w:rsidR="00481E10" w:rsidP="3B3E84AC" w:rsidRDefault="00481E10" w14:paraId="5AB809C8" w14:textId="193578DE">
            <w:pPr>
              <w:jc w:val="both"/>
              <w:rPr>
                <w:rFonts w:ascii="Neue Haas Grotesk Text Pro" w:hAnsi="Neue Haas Grotesk Text Pro"/>
                <w:sz w:val="19"/>
                <w:szCs w:val="19"/>
                <w:lang w:val="en-US"/>
              </w:rPr>
            </w:pPr>
            <w:r w:rsidRPr="3B3E84AC">
              <w:rPr>
                <w:rFonts w:ascii="Neue Haas Grotesk Text Pro" w:hAnsi="Neue Haas Grotesk Text Pro"/>
                <w:sz w:val="19"/>
                <w:szCs w:val="19"/>
                <w:lang w:val="en-US"/>
              </w:rPr>
              <w:t xml:space="preserve">In the City of Washington, District of Columbia, </w:t>
            </w:r>
            <w:r w:rsidRPr="3B3E84AC" w:rsidR="004923E7">
              <w:rPr>
                <w:rFonts w:ascii="Neue Haas Grotesk Text Pro" w:hAnsi="Neue Haas Grotesk Text Pro"/>
                <w:sz w:val="19"/>
                <w:szCs w:val="19"/>
                <w:lang w:val="en-US"/>
              </w:rPr>
              <w:t xml:space="preserve">United States of America </w:t>
            </w:r>
            <w:r w:rsidRPr="3B3E84AC">
              <w:rPr>
                <w:rFonts w:ascii="Neue Haas Grotesk Text Pro" w:hAnsi="Neue Haas Grotesk Text Pro"/>
                <w:sz w:val="19"/>
                <w:szCs w:val="19"/>
                <w:lang w:val="en-US"/>
              </w:rPr>
              <w:t xml:space="preserve">on </w:t>
            </w:r>
            <w:r w:rsidRPr="3B3E84AC" w:rsidR="002F03D8">
              <w:rPr>
                <w:rFonts w:ascii="Neue Haas Grotesk Text Pro" w:hAnsi="Neue Haas Grotesk Text Pro"/>
                <w:sz w:val="19"/>
                <w:szCs w:val="19"/>
                <w:lang w:val="en-US"/>
              </w:rPr>
              <w:t xml:space="preserve">February </w:t>
            </w:r>
            <w:commentRangeStart w:id="27"/>
            <w:commentRangeStart w:id="28"/>
            <w:r w:rsidRPr="3B3E84AC">
              <w:rPr>
                <w:rFonts w:ascii="Neue Haas Grotesk Text Pro" w:hAnsi="Neue Haas Grotesk Text Pro"/>
                <w:sz w:val="19"/>
                <w:szCs w:val="19"/>
                <w:lang w:val="en-US"/>
              </w:rPr>
              <w:t xml:space="preserve">_____, </w:t>
            </w:r>
            <w:commentRangeEnd w:id="27"/>
            <w:r>
              <w:commentReference w:id="27"/>
            </w:r>
            <w:commentRangeEnd w:id="28"/>
            <w:r>
              <w:commentReference w:id="28"/>
            </w:r>
            <w:r w:rsidRPr="3B3E84AC">
              <w:rPr>
                <w:rFonts w:ascii="Neue Haas Grotesk Text Pro" w:hAnsi="Neue Haas Grotesk Text Pro"/>
                <w:sz w:val="19"/>
                <w:szCs w:val="19"/>
                <w:lang w:val="en-US"/>
              </w:rPr>
              <w:t>202</w:t>
            </w:r>
            <w:r w:rsidRPr="3B3E84AC" w:rsidR="002F03D8">
              <w:rPr>
                <w:rFonts w:ascii="Neue Haas Grotesk Text Pro" w:hAnsi="Neue Haas Grotesk Text Pro"/>
                <w:sz w:val="19"/>
                <w:szCs w:val="19"/>
                <w:lang w:val="en-US"/>
              </w:rPr>
              <w:t>2</w:t>
            </w:r>
            <w:r w:rsidRPr="3B3E84AC">
              <w:rPr>
                <w:rFonts w:ascii="Neue Haas Grotesk Text Pro" w:hAnsi="Neue Haas Grotesk Text Pro"/>
                <w:sz w:val="19"/>
                <w:szCs w:val="19"/>
                <w:lang w:val="en-US"/>
              </w:rPr>
              <w:t xml:space="preserve">, before me, Harvey Jessup, Notary Public in and for the District of Columbia, United States of America, appeared Mr. </w:t>
            </w:r>
            <w:r w:rsidRPr="3B3E84AC">
              <w:rPr>
                <w:rFonts w:ascii="Neue Haas Grotesk Text Pro" w:hAnsi="Neue Haas Grotesk Text Pro"/>
                <w:b/>
                <w:bCs/>
                <w:sz w:val="19"/>
                <w:szCs w:val="19"/>
                <w:lang w:val="en-US"/>
              </w:rPr>
              <w:t xml:space="preserve">John McPhail </w:t>
            </w:r>
            <w:r w:rsidRPr="3B3E84AC">
              <w:rPr>
                <w:rFonts w:ascii="Neue Haas Grotesk Text Pro" w:hAnsi="Neue Haas Grotesk Text Pro"/>
                <w:sz w:val="19"/>
                <w:szCs w:val="19"/>
                <w:lang w:val="en-US"/>
              </w:rPr>
              <w:t xml:space="preserve">(the “Agent”) who identified himself with Passport No. </w:t>
            </w:r>
            <w:del w:author="Carmen Pena" w:date="2022-03-03T17:28:00Z" w:id="29">
              <w:r w:rsidRPr="3B3E84AC" w:rsidDel="00481E10">
                <w:rPr>
                  <w:rFonts w:ascii="Neue Haas Grotesk Text Pro" w:hAnsi="Neue Haas Grotesk Text Pro"/>
                  <w:sz w:val="19"/>
                  <w:szCs w:val="19"/>
                  <w:lang w:val="en-US"/>
                </w:rPr>
                <w:delText xml:space="preserve">______________ </w:delText>
              </w:r>
            </w:del>
            <w:ins w:author="Carmen Pena" w:date="2022-03-03T17:28:00Z" w:id="30">
              <w:r w:rsidRPr="3B3E84AC">
                <w:rPr>
                  <w:rFonts w:ascii="Neue Haas Grotesk Text Pro" w:hAnsi="Neue Haas Grotesk Text Pro"/>
                  <w:sz w:val="19"/>
                  <w:szCs w:val="19"/>
                  <w:lang w:val="en-US"/>
                </w:rPr>
                <w:t xml:space="preserve">456970256 </w:t>
              </w:r>
            </w:ins>
            <w:r w:rsidRPr="3B3E84AC">
              <w:rPr>
                <w:rFonts w:ascii="Neue Haas Grotesk Text Pro" w:hAnsi="Neue Haas Grotesk Text Pro"/>
                <w:sz w:val="19"/>
                <w:szCs w:val="19"/>
                <w:lang w:val="en-US"/>
              </w:rPr>
              <w:t xml:space="preserve">and state his citizenship as American, age is </w:t>
            </w:r>
            <w:del w:author="Carmen Pena" w:date="2022-03-03T17:29:00Z" w:id="31">
              <w:r w:rsidRPr="3B3E84AC" w:rsidDel="00481E10">
                <w:rPr>
                  <w:rFonts w:ascii="Neue Haas Grotesk Text Pro" w:hAnsi="Neue Haas Grotesk Text Pro"/>
                  <w:sz w:val="19"/>
                  <w:szCs w:val="19"/>
                  <w:lang w:val="en-US"/>
                </w:rPr>
                <w:delText xml:space="preserve">______, </w:delText>
              </w:r>
            </w:del>
            <w:ins w:author="Carmen Pena" w:date="2022-03-03T17:29:00Z" w:id="32">
              <w:r w:rsidRPr="3B3E84AC">
                <w:rPr>
                  <w:rFonts w:ascii="Neue Haas Grotesk Text Pro" w:hAnsi="Neue Haas Grotesk Text Pro"/>
                  <w:sz w:val="19"/>
                  <w:szCs w:val="19"/>
                  <w:lang w:val="en-US"/>
                </w:rPr>
                <w:t xml:space="preserve">53 </w:t>
              </w:r>
            </w:ins>
            <w:r w:rsidRPr="3B3E84AC">
              <w:rPr>
                <w:rFonts w:ascii="Neue Haas Grotesk Text Pro" w:hAnsi="Neue Haas Grotesk Text Pro"/>
                <w:sz w:val="19"/>
                <w:szCs w:val="19"/>
                <w:lang w:val="en-US"/>
              </w:rPr>
              <w:t xml:space="preserve">born on </w:t>
            </w:r>
            <w:del w:author="Carmen Pena" w:date="2022-03-03T17:29:00Z" w:id="33">
              <w:r w:rsidRPr="3B3E84AC" w:rsidDel="00481E10">
                <w:rPr>
                  <w:rFonts w:ascii="Neue Haas Grotesk Text Pro" w:hAnsi="Neue Haas Grotesk Text Pro"/>
                  <w:sz w:val="19"/>
                  <w:szCs w:val="19"/>
                  <w:lang w:val="en-US"/>
                </w:rPr>
                <w:delText xml:space="preserve">_________ </w:delText>
              </w:r>
            </w:del>
            <w:ins w:author="Carmen Pena" w:date="2022-03-03T17:29:00Z" w:id="34">
              <w:r w:rsidRPr="3B3E84AC">
                <w:rPr>
                  <w:rFonts w:ascii="Neue Haas Grotesk Text Pro" w:hAnsi="Neue Haas Grotesk Text Pro"/>
                  <w:sz w:val="19"/>
                  <w:szCs w:val="19"/>
                  <w:lang w:val="en-US"/>
                </w:rPr>
                <w:t>October 26,</w:t>
              </w:r>
            </w:ins>
            <w:r w:rsidRPr="3B3E84AC">
              <w:rPr>
                <w:rFonts w:ascii="Neue Haas Grotesk Text Pro" w:hAnsi="Neue Haas Grotesk Text Pro"/>
                <w:sz w:val="19"/>
                <w:szCs w:val="19"/>
                <w:lang w:val="en-US"/>
              </w:rPr>
              <w:t>_______, 19</w:t>
            </w:r>
            <w:ins w:author="Carmen Pena" w:date="2022-03-03T17:30:00Z" w:id="35">
              <w:r w:rsidRPr="3B3E84AC">
                <w:rPr>
                  <w:rFonts w:ascii="Neue Haas Grotesk Text Pro" w:hAnsi="Neue Haas Grotesk Text Pro"/>
                  <w:sz w:val="19"/>
                  <w:szCs w:val="19"/>
                  <w:lang w:val="en-US"/>
                </w:rPr>
                <w:t>68</w:t>
              </w:r>
            </w:ins>
            <w:del w:author="Carmen Pena" w:date="2022-03-03T17:30:00Z" w:id="36">
              <w:r w:rsidRPr="3B3E84AC" w:rsidDel="00481E10">
                <w:rPr>
                  <w:rFonts w:ascii="Neue Haas Grotesk Text Pro" w:hAnsi="Neue Haas Grotesk Text Pro"/>
                  <w:sz w:val="19"/>
                  <w:szCs w:val="19"/>
                  <w:lang w:val="en-US"/>
                </w:rPr>
                <w:delText>___</w:delText>
              </w:r>
            </w:del>
            <w:r w:rsidRPr="3B3E84AC">
              <w:rPr>
                <w:rFonts w:ascii="Neue Haas Grotesk Text Pro" w:hAnsi="Neue Haas Grotesk Text Pro"/>
                <w:sz w:val="19"/>
                <w:szCs w:val="19"/>
                <w:lang w:val="en-US"/>
              </w:rPr>
              <w:t xml:space="preserve">, at </w:t>
            </w:r>
            <w:del w:author="Carmen Pena" w:date="2022-03-03T17:30:00Z" w:id="37">
              <w:r w:rsidRPr="3B3E84AC" w:rsidDel="00481E10">
                <w:rPr>
                  <w:rFonts w:ascii="Neue Haas Grotesk Text Pro" w:hAnsi="Neue Haas Grotesk Text Pro"/>
                  <w:sz w:val="19"/>
                  <w:szCs w:val="19"/>
                  <w:lang w:val="en-US"/>
                </w:rPr>
                <w:delText>___</w:delText>
              </w:r>
              <w:r w:rsidRPr="3B3E84AC" w:rsidDel="004923E7">
                <w:rPr>
                  <w:rFonts w:ascii="Neue Haas Grotesk Text Pro" w:hAnsi="Neue Haas Grotesk Text Pro"/>
                  <w:sz w:val="19"/>
                  <w:szCs w:val="19"/>
                  <w:lang w:val="en-US"/>
                </w:rPr>
                <w:delText>_____</w:delText>
              </w:r>
              <w:r w:rsidRPr="3B3E84AC" w:rsidDel="00481E10">
                <w:rPr>
                  <w:rFonts w:ascii="Neue Haas Grotesk Text Pro" w:hAnsi="Neue Haas Grotesk Text Pro"/>
                  <w:sz w:val="19"/>
                  <w:szCs w:val="19"/>
                  <w:lang w:val="en-US"/>
                </w:rPr>
                <w:delText xml:space="preserve">______, </w:delText>
              </w:r>
            </w:del>
            <w:ins w:author="Carmen Pena" w:date="2022-03-03T17:30:00Z" w:id="38">
              <w:r w:rsidRPr="005357CB">
                <w:rPr>
                  <w:rFonts w:ascii="Neue Haas Grotesk Text Pro" w:hAnsi="Neue Haas Grotesk Text Pro"/>
                  <w:sz w:val="19"/>
                  <w:szCs w:val="19"/>
                  <w:lang w:val="en-US"/>
                  <w:rPrChange w:author="Román Alberto Rojas Hernández" w:date="2022-03-03T11:40:00Z" w:id="39">
                    <w:rPr>
                      <w:rFonts w:ascii="Neue Haas Grotesk Text Pro" w:hAnsi="Neue Haas Grotesk Text Pro"/>
                      <w:sz w:val="19"/>
                      <w:szCs w:val="19"/>
                    </w:rPr>
                  </w:rPrChange>
                </w:rPr>
                <w:t>Rhode Island</w:t>
              </w:r>
              <w:r w:rsidRPr="3B3E84AC" w:rsidR="3B3E84AC">
                <w:rPr>
                  <w:rFonts w:ascii="Neue Haas Grotesk Text Pro" w:hAnsi="Neue Haas Grotesk Text Pro"/>
                  <w:sz w:val="19"/>
                  <w:szCs w:val="19"/>
                  <w:lang w:val="en-US"/>
                </w:rPr>
                <w:t xml:space="preserve"> </w:t>
              </w:r>
            </w:ins>
            <w:r w:rsidRPr="3B3E84AC">
              <w:rPr>
                <w:rFonts w:ascii="Neue Haas Grotesk Text Pro" w:hAnsi="Neue Haas Grotesk Text Pro"/>
                <w:sz w:val="19"/>
                <w:szCs w:val="19"/>
                <w:lang w:val="en-US"/>
              </w:rPr>
              <w:t xml:space="preserve">United States of America, marital status is _________ and with domicile at 1424 K Street NW, Suite 700, Washington, DC, 20005, United States of America, and further stated that he appears on behalf and in the name of </w:t>
            </w:r>
            <w:r w:rsidRPr="3B3E84AC">
              <w:rPr>
                <w:rFonts w:ascii="Neue Haas Grotesk Text Pro" w:hAnsi="Neue Haas Grotesk Text Pro"/>
                <w:b/>
                <w:bCs/>
                <w:sz w:val="19"/>
                <w:szCs w:val="19"/>
                <w:lang w:val="en-US"/>
              </w:rPr>
              <w:t xml:space="preserve">PARTNERS OF THE AMERICAS, INC., </w:t>
            </w:r>
            <w:r w:rsidRPr="3B3E84AC">
              <w:rPr>
                <w:rFonts w:ascii="Neue Haas Grotesk Text Pro" w:hAnsi="Neue Haas Grotesk Text Pro"/>
                <w:sz w:val="19"/>
                <w:szCs w:val="19"/>
                <w:lang w:val="en-US"/>
              </w:rPr>
              <w:t xml:space="preserve">(the “Grantor”), a Company organized in accordance with the Laws of the District of Columbia, United States of America, to grant and confer a </w:t>
            </w:r>
            <w:r w:rsidRPr="3B3E84AC">
              <w:rPr>
                <w:rFonts w:ascii="Neue Haas Grotesk Text Pro" w:hAnsi="Neue Haas Grotesk Text Pro"/>
                <w:b/>
                <w:bCs/>
                <w:sz w:val="19"/>
                <w:szCs w:val="19"/>
                <w:lang w:val="en-US"/>
              </w:rPr>
              <w:t>POWER OF ATTORNEY</w:t>
            </w:r>
            <w:r w:rsidRPr="3B3E84AC">
              <w:rPr>
                <w:rFonts w:ascii="Neue Haas Grotesk Text Pro" w:hAnsi="Neue Haas Grotesk Text Pro"/>
                <w:sz w:val="19"/>
                <w:szCs w:val="19"/>
                <w:lang w:val="en-US"/>
              </w:rPr>
              <w:t xml:space="preserve"> </w:t>
            </w:r>
            <w:r w:rsidRPr="3B3E84AC" w:rsidR="002F03D8">
              <w:rPr>
                <w:rFonts w:ascii="Neue Haas Grotesk Text Pro" w:hAnsi="Neue Haas Grotesk Text Pro"/>
                <w:sz w:val="19"/>
                <w:szCs w:val="19"/>
                <w:lang w:val="en-US"/>
              </w:rPr>
              <w:t xml:space="preserve">to </w:t>
            </w:r>
            <w:del w:author="Carmen Pena" w:date="2022-03-03T17:31:00Z" w:id="40">
              <w:r w:rsidRPr="3B3E84AC" w:rsidDel="002F03D8">
                <w:rPr>
                  <w:rFonts w:ascii="Neue Haas Grotesk Text Pro" w:hAnsi="Neue Haas Grotesk Text Pro"/>
                  <w:sz w:val="19"/>
                  <w:szCs w:val="19"/>
                  <w:lang w:val="en-US"/>
                </w:rPr>
                <w:delText xml:space="preserve">Mrs. </w:delText>
              </w:r>
            </w:del>
            <w:r w:rsidRPr="3B3E84AC" w:rsidR="002F03D8">
              <w:rPr>
                <w:rFonts w:ascii="Neue Haas Grotesk Text Pro" w:hAnsi="Neue Haas Grotesk Text Pro"/>
                <w:b/>
                <w:bCs/>
                <w:sz w:val="19"/>
                <w:szCs w:val="19"/>
                <w:lang w:val="en-US"/>
              </w:rPr>
              <w:t xml:space="preserve">Saskia Cabrera Padilla </w:t>
            </w:r>
            <w:r w:rsidRPr="3B3E84AC" w:rsidR="002F03D8">
              <w:rPr>
                <w:rFonts w:ascii="Neue Haas Grotesk Text Pro" w:hAnsi="Neue Haas Grotesk Text Pro"/>
                <w:sz w:val="19"/>
                <w:szCs w:val="19"/>
                <w:lang w:val="en-US"/>
              </w:rPr>
              <w:t>and</w:t>
            </w:r>
            <w:r w:rsidRPr="3B3E84AC" w:rsidR="002F03D8">
              <w:rPr>
                <w:rFonts w:ascii="Neue Haas Grotesk Text Pro" w:hAnsi="Neue Haas Grotesk Text Pro"/>
                <w:b/>
                <w:bCs/>
                <w:sz w:val="19"/>
                <w:szCs w:val="19"/>
                <w:lang w:val="en-US"/>
              </w:rPr>
              <w:t xml:space="preserve"> Alma </w:t>
            </w:r>
            <w:proofErr w:type="spellStart"/>
            <w:r w:rsidRPr="3B3E84AC" w:rsidR="002F03D8">
              <w:rPr>
                <w:rFonts w:ascii="Neue Haas Grotesk Text Pro" w:hAnsi="Neue Haas Grotesk Text Pro"/>
                <w:b/>
                <w:bCs/>
                <w:sz w:val="19"/>
                <w:szCs w:val="19"/>
                <w:lang w:val="en-US"/>
              </w:rPr>
              <w:t>Clarisa</w:t>
            </w:r>
            <w:proofErr w:type="spellEnd"/>
            <w:r w:rsidRPr="3B3E84AC" w:rsidR="002F03D8">
              <w:rPr>
                <w:rFonts w:ascii="Neue Haas Grotesk Text Pro" w:hAnsi="Neue Haas Grotesk Text Pro"/>
                <w:b/>
                <w:bCs/>
                <w:sz w:val="19"/>
                <w:szCs w:val="19"/>
                <w:lang w:val="en-US"/>
              </w:rPr>
              <w:t xml:space="preserve"> Rico Díaz </w:t>
            </w:r>
            <w:r w:rsidRPr="3B3E84AC" w:rsidR="002F03D8">
              <w:rPr>
                <w:rFonts w:ascii="Neue Haas Grotesk Text Pro" w:hAnsi="Neue Haas Grotesk Text Pro"/>
                <w:sz w:val="19"/>
                <w:szCs w:val="19"/>
                <w:lang w:val="en-US"/>
              </w:rPr>
              <w:t xml:space="preserve">and </w:t>
            </w:r>
            <w:del w:author="Carmen Pena" w:date="2022-03-03T17:31:00Z" w:id="41">
              <w:r w:rsidRPr="3B3E84AC" w:rsidDel="002F03D8">
                <w:rPr>
                  <w:rFonts w:ascii="Neue Haas Grotesk Text Pro" w:hAnsi="Neue Haas Grotesk Text Pro"/>
                  <w:sz w:val="19"/>
                  <w:szCs w:val="19"/>
                  <w:lang w:val="en-US"/>
                </w:rPr>
                <w:delText>Messrs.</w:delText>
              </w:r>
            </w:del>
            <w:r w:rsidRPr="3B3E84AC" w:rsidR="002F03D8">
              <w:rPr>
                <w:rFonts w:ascii="Neue Haas Grotesk Text Pro" w:hAnsi="Neue Haas Grotesk Text Pro"/>
                <w:sz w:val="19"/>
                <w:szCs w:val="19"/>
                <w:lang w:val="en-US"/>
              </w:rPr>
              <w:t xml:space="preserve"> </w:t>
            </w:r>
            <w:r w:rsidRPr="3B3E84AC" w:rsidR="002F03D8">
              <w:rPr>
                <w:rFonts w:ascii="Neue Haas Grotesk Text Pro" w:hAnsi="Neue Haas Grotesk Text Pro"/>
                <w:b/>
                <w:bCs/>
                <w:sz w:val="19"/>
                <w:szCs w:val="19"/>
                <w:lang w:val="en-US"/>
              </w:rPr>
              <w:t xml:space="preserve">Román Alberto Rojas Hernández </w:t>
            </w:r>
            <w:r w:rsidRPr="3B3E84AC" w:rsidR="002F03D8">
              <w:rPr>
                <w:rFonts w:ascii="Neue Haas Grotesk Text Pro" w:hAnsi="Neue Haas Grotesk Text Pro"/>
                <w:sz w:val="19"/>
                <w:szCs w:val="19"/>
                <w:lang w:val="en-US"/>
              </w:rPr>
              <w:t xml:space="preserve">and </w:t>
            </w:r>
            <w:r w:rsidRPr="3B3E84AC" w:rsidR="002F03D8">
              <w:rPr>
                <w:rFonts w:ascii="Neue Haas Grotesk Text Pro" w:hAnsi="Neue Haas Grotesk Text Pro"/>
                <w:b/>
                <w:bCs/>
                <w:sz w:val="19"/>
                <w:szCs w:val="19"/>
                <w:lang w:val="en-US"/>
              </w:rPr>
              <w:t xml:space="preserve">Alonso </w:t>
            </w:r>
            <w:proofErr w:type="spellStart"/>
            <w:r w:rsidRPr="3B3E84AC" w:rsidR="002F03D8">
              <w:rPr>
                <w:rFonts w:ascii="Neue Haas Grotesk Text Pro" w:hAnsi="Neue Haas Grotesk Text Pro"/>
                <w:b/>
                <w:bCs/>
                <w:sz w:val="19"/>
                <w:szCs w:val="19"/>
                <w:lang w:val="en-US"/>
              </w:rPr>
              <w:t>Santibañez</w:t>
            </w:r>
            <w:proofErr w:type="spellEnd"/>
            <w:r w:rsidRPr="3B3E84AC" w:rsidR="002F03D8">
              <w:rPr>
                <w:rFonts w:ascii="Neue Haas Grotesk Text Pro" w:hAnsi="Neue Haas Grotesk Text Pro"/>
                <w:b/>
                <w:bCs/>
                <w:sz w:val="19"/>
                <w:szCs w:val="19"/>
                <w:lang w:val="en-US"/>
              </w:rPr>
              <w:t xml:space="preserve"> </w:t>
            </w:r>
            <w:proofErr w:type="spellStart"/>
            <w:r w:rsidRPr="3B3E84AC" w:rsidR="002F03D8">
              <w:rPr>
                <w:rFonts w:ascii="Neue Haas Grotesk Text Pro" w:hAnsi="Neue Haas Grotesk Text Pro"/>
                <w:b/>
                <w:bCs/>
                <w:sz w:val="19"/>
                <w:szCs w:val="19"/>
                <w:lang w:val="en-US"/>
              </w:rPr>
              <w:t>Cobos</w:t>
            </w:r>
            <w:proofErr w:type="spellEnd"/>
            <w:r w:rsidRPr="3B3E84AC" w:rsidR="002F03D8">
              <w:rPr>
                <w:rFonts w:ascii="Neue Haas Grotesk Text Pro" w:hAnsi="Neue Haas Grotesk Text Pro"/>
                <w:b/>
                <w:bCs/>
                <w:sz w:val="19"/>
                <w:szCs w:val="19"/>
                <w:lang w:val="en-US"/>
              </w:rPr>
              <w:t xml:space="preserve"> </w:t>
            </w:r>
            <w:r w:rsidRPr="3B3E84AC">
              <w:rPr>
                <w:rFonts w:ascii="Neue Haas Grotesk Text Pro" w:hAnsi="Neue Haas Grotesk Text Pro"/>
                <w:sz w:val="19"/>
                <w:szCs w:val="19"/>
                <w:lang w:val="en-US"/>
              </w:rPr>
              <w:t>(the “Grantees”) to be exercised as indicated here below with the following faculties:</w:t>
            </w:r>
          </w:p>
          <w:p w:rsidRPr="002B0E9A" w:rsidR="00D664D6" w:rsidP="00481E10" w:rsidRDefault="00D664D6" w14:paraId="0F01648B" w14:textId="2CB3A419">
            <w:pPr>
              <w:jc w:val="both"/>
              <w:rPr>
                <w:rFonts w:ascii="Neue Haas Grotesk Text Pro" w:hAnsi="Neue Haas Grotesk Text Pro"/>
                <w:sz w:val="19"/>
                <w:szCs w:val="19"/>
                <w:lang w:val="en-US"/>
              </w:rPr>
            </w:pPr>
          </w:p>
          <w:p w:rsidRPr="002B0E9A" w:rsidR="004923E7" w:rsidP="00481E10" w:rsidRDefault="004923E7" w14:paraId="02AB177F" w14:textId="78B11064">
            <w:pPr>
              <w:jc w:val="both"/>
              <w:rPr>
                <w:rFonts w:ascii="Neue Haas Grotesk Text Pro" w:hAnsi="Neue Haas Grotesk Text Pro"/>
                <w:sz w:val="19"/>
                <w:szCs w:val="19"/>
                <w:lang w:val="en-US"/>
              </w:rPr>
            </w:pPr>
          </w:p>
          <w:p w:rsidRPr="002B0E9A" w:rsidR="004923E7" w:rsidP="00481E10" w:rsidRDefault="004923E7" w14:paraId="3BCEC172" w14:textId="572AAE54">
            <w:pPr>
              <w:jc w:val="both"/>
              <w:rPr>
                <w:rFonts w:ascii="Neue Haas Grotesk Text Pro" w:hAnsi="Neue Haas Grotesk Text Pro"/>
                <w:sz w:val="19"/>
                <w:szCs w:val="19"/>
                <w:lang w:val="en-US"/>
              </w:rPr>
            </w:pPr>
          </w:p>
          <w:p w:rsidRPr="002B0E9A" w:rsidR="004923E7" w:rsidP="00481E10" w:rsidRDefault="004923E7" w14:paraId="1B6EA3CF" w14:textId="77777777">
            <w:pPr>
              <w:jc w:val="both"/>
              <w:rPr>
                <w:rFonts w:ascii="Neue Haas Grotesk Text Pro" w:hAnsi="Neue Haas Grotesk Text Pro"/>
                <w:sz w:val="19"/>
                <w:szCs w:val="19"/>
                <w:lang w:val="en-US"/>
              </w:rPr>
            </w:pPr>
          </w:p>
          <w:p w:rsidRPr="002B0E9A" w:rsidR="004923E7" w:rsidP="00481E10" w:rsidRDefault="004923E7" w14:paraId="7C68CC21" w14:textId="77777777">
            <w:pPr>
              <w:jc w:val="both"/>
              <w:rPr>
                <w:rFonts w:ascii="Neue Haas Grotesk Text Pro" w:hAnsi="Neue Haas Grotesk Text Pro"/>
                <w:sz w:val="19"/>
                <w:szCs w:val="19"/>
                <w:lang w:val="en-US"/>
              </w:rPr>
            </w:pPr>
          </w:p>
          <w:p w:rsidRPr="002B0E9A" w:rsidR="00D664D6" w:rsidP="00481E10" w:rsidRDefault="00D664D6" w14:paraId="3FB689A8" w14:textId="2C0FA11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w:t>
            </w:r>
            <w:r w:rsidRPr="002B0E9A">
              <w:rPr>
                <w:rFonts w:ascii="Neue Haas Grotesk Text Pro" w:hAnsi="Neue Haas Grotesk Text Pro"/>
                <w:b/>
                <w:sz w:val="19"/>
                <w:szCs w:val="19"/>
                <w:lang w:val="en-US"/>
              </w:rPr>
              <w:t xml:space="preserve">GENERAL POWER OF ATTORNEY FOR LAWSUITS AND COLLECTIONS, </w:t>
            </w:r>
            <w:r w:rsidRPr="002B0E9A" w:rsidR="004923E7">
              <w:rPr>
                <w:rFonts w:ascii="Neue Haas Grotesk Text Pro" w:hAnsi="Neue Haas Grotesk Text Pro"/>
                <w:bCs/>
                <w:sz w:val="19"/>
                <w:szCs w:val="19"/>
                <w:lang w:val="en-US"/>
              </w:rPr>
              <w:t xml:space="preserve"> to be exercised </w:t>
            </w:r>
            <w:r w:rsidRPr="002B0E9A" w:rsidR="004923E7">
              <w:rPr>
                <w:rFonts w:ascii="Neue Haas Grotesk Text Pro" w:hAnsi="Neue Haas Grotesk Text Pro"/>
                <w:b/>
                <w:sz w:val="19"/>
                <w:szCs w:val="19"/>
                <w:lang w:val="en-US"/>
              </w:rPr>
              <w:t xml:space="preserve">jointly or severally </w:t>
            </w:r>
            <w:r w:rsidRPr="002B0E9A">
              <w:rPr>
                <w:rFonts w:ascii="Neue Haas Grotesk Text Pro" w:hAnsi="Neue Haas Grotesk Text Pro"/>
                <w:sz w:val="19"/>
                <w:szCs w:val="19"/>
                <w:lang w:val="en-US"/>
              </w:rPr>
              <w:t xml:space="preserve">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w:t>
            </w:r>
            <w:proofErr w:type="gramStart"/>
            <w:r w:rsidRPr="002B0E9A">
              <w:rPr>
                <w:rFonts w:ascii="Neue Haas Grotesk Text Pro" w:hAnsi="Neue Haas Grotesk Text Pro"/>
                <w:sz w:val="19"/>
                <w:szCs w:val="19"/>
                <w:lang w:val="en-US"/>
              </w:rPr>
              <w:t>enter into</w:t>
            </w:r>
            <w:proofErr w:type="gramEnd"/>
            <w:r w:rsidRPr="002B0E9A">
              <w:rPr>
                <w:rFonts w:ascii="Neue Haas Grotesk Text Pro" w:hAnsi="Neue Haas Grotesk Text Pro"/>
                <w:sz w:val="19"/>
                <w:szCs w:val="19"/>
                <w:lang w:val="en-US"/>
              </w:rPr>
              <w:t xml:space="preserve"> any act permitted by law.</w:t>
            </w:r>
          </w:p>
          <w:p w:rsidRPr="002B0E9A" w:rsidR="00D664D6" w:rsidP="00481E10" w:rsidRDefault="00D664D6" w14:paraId="60F17AAF" w14:textId="5B6C18AE">
            <w:pPr>
              <w:jc w:val="both"/>
              <w:rPr>
                <w:rFonts w:ascii="Neue Haas Grotesk Text Pro" w:hAnsi="Neue Haas Grotesk Text Pro"/>
                <w:sz w:val="19"/>
                <w:szCs w:val="19"/>
                <w:lang w:val="en-US"/>
              </w:rPr>
            </w:pPr>
          </w:p>
          <w:p w:rsidRPr="002B0E9A" w:rsidR="00481E10" w:rsidP="00481E10" w:rsidRDefault="004923E7" w14:paraId="7639FCA8" w14:textId="6534F742">
            <w:pPr>
              <w:jc w:val="both"/>
              <w:rPr>
                <w:rFonts w:ascii="Neue Haas Grotesk Text Pro" w:hAnsi="Neue Haas Grotesk Text Pro"/>
                <w:sz w:val="19"/>
                <w:szCs w:val="19"/>
                <w:lang w:val="en-US"/>
              </w:rPr>
            </w:pPr>
            <w:r w:rsidRPr="3B3E84AC">
              <w:rPr>
                <w:rFonts w:ascii="Neue Haas Grotesk Text Pro" w:hAnsi="Neue Haas Grotesk Text Pro"/>
                <w:b/>
                <w:bCs/>
                <w:sz w:val="19"/>
                <w:szCs w:val="19"/>
                <w:lang w:val="en-US"/>
              </w:rPr>
              <w:t xml:space="preserve">B) GENERAL POWER OF ATTORNEY FOR ADMINISTRATIVE ACTS, </w:t>
            </w:r>
            <w:r w:rsidRPr="3B3E84AC">
              <w:rPr>
                <w:rFonts w:ascii="Neue Haas Grotesk Text Pro" w:hAnsi="Neue Haas Grotesk Text Pro"/>
                <w:sz w:val="19"/>
                <w:szCs w:val="19"/>
                <w:lang w:val="en-US"/>
              </w:rPr>
              <w:t xml:space="preserve">to be exercised jointly or severally, in terms of the second paragraph of Article 2554 of the Civil Code for the Federal District </w:t>
            </w:r>
            <w:r w:rsidRPr="3B3E84AC">
              <w:rPr>
                <w:rFonts w:ascii="Neue Haas Grotesk Text Pro" w:hAnsi="Neue Haas Grotesk Text Pro"/>
                <w:sz w:val="19"/>
                <w:szCs w:val="19"/>
                <w:lang w:val="en-US"/>
              </w:rPr>
              <w:lastRenderedPageBreak/>
              <w:t>and its correlative Articles of the Civil Codes of the States of the Mexican Republic and the Federal Civil Code</w:t>
            </w:r>
            <w:r w:rsidRPr="3B3E84AC" w:rsidR="002000ED">
              <w:rPr>
                <w:rFonts w:ascii="Neue Haas Grotesk Text Pro" w:hAnsi="Neue Haas Grotesk Text Pro"/>
                <w:sz w:val="19"/>
                <w:szCs w:val="19"/>
                <w:lang w:val="en-US"/>
              </w:rPr>
              <w:t xml:space="preserve">, in operations that in an act or succession of acts have a value of up to </w:t>
            </w:r>
            <w:r w:rsidRPr="3B3E84AC" w:rsidR="002000ED">
              <w:rPr>
                <w:rFonts w:ascii="Neue Haas Grotesk Text Pro" w:hAnsi="Neue Haas Grotesk Text Pro"/>
                <w:b/>
                <w:bCs/>
                <w:sz w:val="19"/>
                <w:szCs w:val="19"/>
                <w:lang w:val="en-US"/>
              </w:rPr>
              <w:t>USD$</w:t>
            </w:r>
            <w:ins w:author="Carmen Pena" w:date="2022-03-03T17:32:00Z" w:id="42">
              <w:r w:rsidRPr="3B3E84AC" w:rsidR="002000ED">
                <w:rPr>
                  <w:rFonts w:ascii="Neue Haas Grotesk Text Pro" w:hAnsi="Neue Haas Grotesk Text Pro"/>
                  <w:b/>
                  <w:bCs/>
                  <w:sz w:val="19"/>
                  <w:szCs w:val="19"/>
                  <w:lang w:val="en-US"/>
                </w:rPr>
                <w:t>10</w:t>
              </w:r>
            </w:ins>
            <w:del w:author="Carmen Pena" w:date="2022-03-03T17:32:00Z" w:id="43">
              <w:r w:rsidRPr="3B3E84AC" w:rsidDel="002000ED">
                <w:rPr>
                  <w:rFonts w:ascii="Neue Haas Grotesk Text Pro" w:hAnsi="Neue Haas Grotesk Text Pro"/>
                  <w:b/>
                  <w:bCs/>
                  <w:sz w:val="19"/>
                  <w:szCs w:val="19"/>
                  <w:lang w:val="en-US"/>
                </w:rPr>
                <w:delText>5</w:delText>
              </w:r>
            </w:del>
            <w:r w:rsidRPr="3B3E84AC" w:rsidR="002000ED">
              <w:rPr>
                <w:rFonts w:ascii="Neue Haas Grotesk Text Pro" w:hAnsi="Neue Haas Grotesk Text Pro"/>
                <w:b/>
                <w:bCs/>
                <w:sz w:val="19"/>
                <w:szCs w:val="19"/>
                <w:lang w:val="en-US"/>
              </w:rPr>
              <w:t>,000. 00 (</w:t>
            </w:r>
            <w:del w:author="Carmen Pena" w:date="2022-03-03T17:32:00Z" w:id="44">
              <w:r w:rsidRPr="3B3E84AC" w:rsidDel="002000ED">
                <w:rPr>
                  <w:rFonts w:ascii="Neue Haas Grotesk Text Pro" w:hAnsi="Neue Haas Grotesk Text Pro"/>
                  <w:b/>
                  <w:bCs/>
                  <w:sz w:val="19"/>
                  <w:szCs w:val="19"/>
                  <w:lang w:val="en-US"/>
                </w:rPr>
                <w:delText xml:space="preserve">Five </w:delText>
              </w:r>
            </w:del>
            <w:ins w:author="Carmen Pena" w:date="2022-03-03T17:32:00Z" w:id="45">
              <w:r w:rsidRPr="3B3E84AC" w:rsidR="002000ED">
                <w:rPr>
                  <w:rFonts w:ascii="Neue Haas Grotesk Text Pro" w:hAnsi="Neue Haas Grotesk Text Pro"/>
                  <w:b/>
                  <w:bCs/>
                  <w:sz w:val="19"/>
                  <w:szCs w:val="19"/>
                  <w:lang w:val="en-US"/>
                </w:rPr>
                <w:t xml:space="preserve">Ten </w:t>
              </w:r>
            </w:ins>
            <w:r w:rsidRPr="3B3E84AC" w:rsidR="002000ED">
              <w:rPr>
                <w:rFonts w:ascii="Neue Haas Grotesk Text Pro" w:hAnsi="Neue Haas Grotesk Text Pro"/>
                <w:b/>
                <w:bCs/>
                <w:sz w:val="19"/>
                <w:szCs w:val="19"/>
                <w:lang w:val="en-US"/>
              </w:rPr>
              <w:t>thousand dollars of the United States of America 00/100)</w:t>
            </w:r>
            <w:r w:rsidRPr="3B3E84AC" w:rsidR="002000ED">
              <w:rPr>
                <w:rFonts w:ascii="Neue Haas Grotesk Text Pro" w:hAnsi="Neue Haas Grotesk Text Pro"/>
                <w:sz w:val="19"/>
                <w:szCs w:val="19"/>
                <w:lang w:val="en-US"/>
              </w:rPr>
              <w:t xml:space="preserve"> or its equivalent in National Currency in the United Mexican States, in case of operations whose value exceeds such amount, then this power will have to be exercised </w:t>
            </w:r>
            <w:r w:rsidRPr="3B3E84AC" w:rsidR="002000ED">
              <w:rPr>
                <w:rFonts w:ascii="Neue Haas Grotesk Text Pro" w:hAnsi="Neue Haas Grotesk Text Pro"/>
                <w:b/>
                <w:bCs/>
                <w:sz w:val="19"/>
                <w:szCs w:val="19"/>
                <w:lang w:val="en-US"/>
              </w:rPr>
              <w:t>jointly</w:t>
            </w:r>
            <w:r w:rsidRPr="3B3E84AC" w:rsidR="002000ED">
              <w:rPr>
                <w:rFonts w:ascii="Neue Haas Grotesk Text Pro" w:hAnsi="Neue Haas Grotesk Text Pro"/>
                <w:sz w:val="19"/>
                <w:szCs w:val="19"/>
                <w:lang w:val="en-US"/>
              </w:rPr>
              <w:t xml:space="preserve"> by any </w:t>
            </w:r>
            <w:r w:rsidRPr="3B3E84AC" w:rsidR="002000ED">
              <w:rPr>
                <w:rFonts w:ascii="Neue Haas Grotesk Text Pro" w:hAnsi="Neue Haas Grotesk Text Pro"/>
                <w:b/>
                <w:bCs/>
                <w:sz w:val="19"/>
                <w:szCs w:val="19"/>
                <w:lang w:val="en-US"/>
              </w:rPr>
              <w:t>2 (two)</w:t>
            </w:r>
            <w:r w:rsidRPr="3B3E84AC" w:rsidR="002000ED">
              <w:rPr>
                <w:rFonts w:ascii="Neue Haas Grotesk Text Pro" w:hAnsi="Neue Haas Grotesk Text Pro"/>
                <w:sz w:val="19"/>
                <w:szCs w:val="19"/>
                <w:lang w:val="en-US"/>
              </w:rPr>
              <w:t xml:space="preserve"> of the Grantees</w:t>
            </w:r>
            <w:r w:rsidRPr="3B3E84AC">
              <w:rPr>
                <w:rFonts w:ascii="Neue Haas Grotesk Text Pro" w:hAnsi="Neue Haas Grotesk Text Pro"/>
                <w:sz w:val="19"/>
                <w:szCs w:val="19"/>
                <w:lang w:val="en-US"/>
              </w:rPr>
              <w:t>.</w:t>
            </w:r>
          </w:p>
          <w:p w:rsidRPr="002B0E9A" w:rsidR="00481E10" w:rsidP="00481E10" w:rsidRDefault="00481E10" w14:paraId="299EB99C" w14:textId="7E8F0720">
            <w:pPr>
              <w:jc w:val="both"/>
              <w:rPr>
                <w:rFonts w:ascii="Neue Haas Grotesk Text Pro" w:hAnsi="Neue Haas Grotesk Text Pro"/>
                <w:sz w:val="19"/>
                <w:szCs w:val="19"/>
                <w:lang w:val="en-US"/>
              </w:rPr>
            </w:pPr>
          </w:p>
          <w:p w:rsidR="004923E7" w:rsidP="00481E10" w:rsidRDefault="004923E7" w14:paraId="5011490A" w14:textId="68145616">
            <w:pPr>
              <w:jc w:val="both"/>
              <w:rPr>
                <w:rFonts w:ascii="Neue Haas Grotesk Text Pro" w:hAnsi="Neue Haas Grotesk Text Pro"/>
                <w:sz w:val="19"/>
                <w:szCs w:val="19"/>
                <w:lang w:val="en-US"/>
              </w:rPr>
            </w:pPr>
          </w:p>
          <w:p w:rsidRPr="002B0E9A" w:rsidR="002B0E9A" w:rsidP="00481E10" w:rsidRDefault="002B0E9A" w14:paraId="6F3772E4" w14:textId="77777777">
            <w:pPr>
              <w:jc w:val="both"/>
              <w:rPr>
                <w:rFonts w:ascii="Neue Haas Grotesk Text Pro" w:hAnsi="Neue Haas Grotesk Text Pro"/>
                <w:sz w:val="19"/>
                <w:szCs w:val="19"/>
                <w:lang w:val="en-US"/>
              </w:rPr>
            </w:pPr>
          </w:p>
          <w:p w:rsidRPr="002B0E9A" w:rsidR="00481E10" w:rsidP="00481E10" w:rsidRDefault="00481E10" w14:paraId="39595A70" w14:textId="0B30609F">
            <w:pPr>
              <w:jc w:val="both"/>
              <w:rPr>
                <w:rFonts w:ascii="Neue Haas Grotesk Text Pro" w:hAnsi="Neue Haas Grotesk Text Pro"/>
                <w:sz w:val="19"/>
                <w:szCs w:val="19"/>
                <w:lang w:val="en-US"/>
              </w:rPr>
            </w:pPr>
            <w:r w:rsidRPr="687DF372" w:rsidR="00481E10">
              <w:rPr>
                <w:rFonts w:ascii="Neue Haas Grotesk Text Pro" w:hAnsi="Neue Haas Grotesk Text Pro"/>
                <w:sz w:val="19"/>
                <w:szCs w:val="19"/>
                <w:lang w:val="en-US"/>
              </w:rPr>
              <w:t xml:space="preserve">C) </w:t>
            </w:r>
            <w:r w:rsidRPr="687DF372" w:rsidR="00481E10">
              <w:rPr>
                <w:rFonts w:ascii="Neue Haas Grotesk Text Pro" w:hAnsi="Neue Haas Grotesk Text Pro"/>
                <w:b w:val="1"/>
                <w:bCs w:val="1"/>
                <w:sz w:val="19"/>
                <w:szCs w:val="19"/>
                <w:lang w:val="en-US"/>
              </w:rPr>
              <w:t>SPECIAL POWER TO OPEN, CLOSE, ADMINISTER AND OPERATE ALL TYPES OF BANK ACCOUNTS and TO DRAW AGAINST THEM</w:t>
            </w:r>
            <w:r w:rsidRPr="687DF372" w:rsidR="00481E10">
              <w:rPr>
                <w:rFonts w:ascii="Neue Haas Grotesk Text Pro" w:hAnsi="Neue Haas Grotesk Text Pro"/>
                <w:sz w:val="19"/>
                <w:szCs w:val="19"/>
                <w:lang w:val="en-US"/>
              </w:rPr>
              <w:t xml:space="preserve">, to be exercised </w:t>
            </w:r>
            <w:r w:rsidRPr="687DF372" w:rsidR="00481E10">
              <w:rPr>
                <w:rFonts w:ascii="Neue Haas Grotesk Text Pro" w:hAnsi="Neue Haas Grotesk Text Pro"/>
                <w:b w:val="1"/>
                <w:bCs w:val="1"/>
                <w:sz w:val="19"/>
                <w:szCs w:val="19"/>
                <w:lang w:val="en-US"/>
              </w:rPr>
              <w:t>jointly</w:t>
            </w:r>
            <w:r w:rsidRPr="687DF372" w:rsidR="00481E10">
              <w:rPr>
                <w:rFonts w:ascii="Neue Haas Grotesk Text Pro" w:hAnsi="Neue Haas Grotesk Text Pro"/>
                <w:sz w:val="19"/>
                <w:szCs w:val="19"/>
                <w:lang w:val="en-US"/>
              </w:rPr>
              <w:t xml:space="preserve"> </w:t>
            </w:r>
            <w:r w:rsidRPr="687DF372" w:rsidR="002B0E9A">
              <w:rPr>
                <w:rFonts w:ascii="Neue Haas Grotesk Text Pro" w:hAnsi="Neue Haas Grotesk Text Pro"/>
                <w:sz w:val="19"/>
                <w:szCs w:val="19"/>
                <w:lang w:val="en-US"/>
              </w:rPr>
              <w:t xml:space="preserve">by any </w:t>
            </w:r>
            <w:r w:rsidRPr="687DF372" w:rsidR="002B0E9A">
              <w:rPr>
                <w:rFonts w:ascii="Neue Haas Grotesk Text Pro" w:hAnsi="Neue Haas Grotesk Text Pro"/>
                <w:b w:val="1"/>
                <w:bCs w:val="1"/>
                <w:sz w:val="19"/>
                <w:szCs w:val="19"/>
                <w:lang w:val="en-US"/>
              </w:rPr>
              <w:t xml:space="preserve">2 (two) </w:t>
            </w:r>
            <w:r w:rsidRPr="687DF372" w:rsidR="002B0E9A">
              <w:rPr>
                <w:rFonts w:ascii="Neue Haas Grotesk Text Pro" w:hAnsi="Neue Haas Grotesk Text Pro"/>
                <w:sz w:val="19"/>
                <w:szCs w:val="19"/>
                <w:lang w:val="en-US"/>
              </w:rPr>
              <w:t>fo</w:t>
            </w:r>
            <w:ins w:author="Carmen Pena" w:date="2022-03-16T14:18:46.619Z" w:id="982556858">
              <w:r w:rsidRPr="687DF372" w:rsidR="002B0E9A">
                <w:rPr>
                  <w:rFonts w:ascii="Neue Haas Grotesk Text Pro" w:hAnsi="Neue Haas Grotesk Text Pro"/>
                  <w:sz w:val="19"/>
                  <w:szCs w:val="19"/>
                  <w:lang w:val="en-US"/>
                </w:rPr>
                <w:t>r</w:t>
              </w:r>
            </w:ins>
            <w:r w:rsidRPr="687DF372" w:rsidR="002B0E9A">
              <w:rPr>
                <w:rFonts w:ascii="Neue Haas Grotesk Text Pro" w:hAnsi="Neue Haas Grotesk Text Pro"/>
                <w:sz w:val="19"/>
                <w:szCs w:val="19"/>
                <w:lang w:val="en-US"/>
              </w:rPr>
              <w:t xml:space="preserve"> the Grantees </w:t>
            </w:r>
            <w:r w:rsidRPr="687DF372" w:rsidR="00481E10">
              <w:rPr>
                <w:rFonts w:ascii="Neue Haas Grotesk Text Pro" w:hAnsi="Neue Haas Grotesk Text Pro"/>
                <w:sz w:val="19"/>
                <w:szCs w:val="19"/>
                <w:lang w:val="en-US"/>
              </w:rPr>
              <w:t>and for th</w:t>
            </w:r>
            <w:r w:rsidRPr="687DF372" w:rsidR="002B0E9A">
              <w:rPr>
                <w:rFonts w:ascii="Neue Haas Grotesk Text Pro" w:hAnsi="Neue Haas Grotesk Text Pro"/>
                <w:sz w:val="19"/>
                <w:szCs w:val="19"/>
                <w:lang w:val="en-US"/>
              </w:rPr>
              <w:t>at</w:t>
            </w:r>
            <w:r w:rsidRPr="687DF372" w:rsidR="00481E10">
              <w:rPr>
                <w:rFonts w:ascii="Neue Haas Grotesk Text Pro" w:hAnsi="Neue Haas Grotesk Text Pro"/>
                <w:sz w:val="19"/>
                <w:szCs w:val="19"/>
                <w:lang w:val="en-US"/>
              </w:rPr>
              <w:t xml:space="preserve"> sole purpose of drawing checks, may subscribe securities and credit transactions in terms of Article 9 of the General Law of Securities and Credit Transactions.</w:t>
            </w:r>
          </w:p>
          <w:p w:rsidRPr="002B0E9A" w:rsidR="00481E10" w:rsidP="00481E10" w:rsidRDefault="00481E10" w14:paraId="33EF4AC9" w14:textId="77777777">
            <w:pPr>
              <w:jc w:val="both"/>
              <w:rPr>
                <w:rFonts w:ascii="Neue Haas Grotesk Text Pro" w:hAnsi="Neue Haas Grotesk Text Pro"/>
                <w:sz w:val="19"/>
                <w:szCs w:val="19"/>
                <w:lang w:val="en-US"/>
              </w:rPr>
            </w:pPr>
          </w:p>
          <w:p w:rsidR="004923E7" w:rsidP="00481E10" w:rsidRDefault="004923E7" w14:paraId="1C75D452" w14:textId="41909AF2">
            <w:pPr>
              <w:jc w:val="both"/>
              <w:rPr>
                <w:rFonts w:ascii="Neue Haas Grotesk Text Pro" w:hAnsi="Neue Haas Grotesk Text Pro"/>
                <w:b/>
                <w:sz w:val="19"/>
                <w:szCs w:val="19"/>
                <w:lang w:val="en-US"/>
              </w:rPr>
            </w:pPr>
          </w:p>
          <w:p w:rsidRPr="002B0E9A" w:rsidR="002B0E9A" w:rsidP="00481E10" w:rsidRDefault="002B0E9A" w14:paraId="63950CAE" w14:textId="77777777">
            <w:pPr>
              <w:jc w:val="both"/>
              <w:rPr>
                <w:rFonts w:ascii="Neue Haas Grotesk Text Pro" w:hAnsi="Neue Haas Grotesk Text Pro"/>
                <w:b/>
                <w:sz w:val="19"/>
                <w:szCs w:val="19"/>
                <w:lang w:val="en-US"/>
              </w:rPr>
            </w:pPr>
          </w:p>
          <w:p w:rsidRPr="002B0E9A" w:rsidR="0072205A" w:rsidP="00481E10" w:rsidRDefault="00481E10" w14:paraId="26679FF4" w14:textId="6DDA4C39">
            <w:pPr>
              <w:jc w:val="both"/>
              <w:rPr>
                <w:rFonts w:ascii="Neue Haas Grotesk Text Pro" w:hAnsi="Neue Haas Grotesk Text Pro"/>
                <w:sz w:val="19"/>
                <w:szCs w:val="19"/>
                <w:lang w:val="en-US"/>
              </w:rPr>
            </w:pPr>
            <w:r w:rsidRPr="002B0E9A">
              <w:rPr>
                <w:rFonts w:ascii="Neue Haas Grotesk Text Pro" w:hAnsi="Neue Haas Grotesk Text Pro"/>
                <w:b/>
                <w:sz w:val="19"/>
                <w:szCs w:val="19"/>
                <w:lang w:val="en-US"/>
              </w:rPr>
              <w:t xml:space="preserve">LIMITATION: </w:t>
            </w:r>
            <w:r w:rsidRPr="002B0E9A" w:rsidR="002B0E9A">
              <w:rPr>
                <w:rFonts w:ascii="Neue Haas Grotesk Text Pro" w:hAnsi="Neue Haas Grotesk Text Pro"/>
                <w:sz w:val="19"/>
                <w:szCs w:val="19"/>
                <w:lang w:val="en-US"/>
              </w:rPr>
              <w:t>The foregoing powers of attorney may only be exercised in connection with transactions related to the activities of the Grantor's Non-Income Representative Office in the United Mexican States (Mexico) and within the territorial jurisdiction of such country.</w:t>
            </w:r>
          </w:p>
          <w:p w:rsidRPr="002B0E9A" w:rsidR="004923E7" w:rsidP="00481E10" w:rsidRDefault="004923E7" w14:paraId="2DFC3A21" w14:textId="77777777">
            <w:pPr>
              <w:jc w:val="both"/>
              <w:rPr>
                <w:rFonts w:ascii="Neue Haas Grotesk Text Pro" w:hAnsi="Neue Haas Grotesk Text Pro"/>
                <w:sz w:val="19"/>
                <w:szCs w:val="19"/>
                <w:lang w:val="en-US"/>
              </w:rPr>
            </w:pPr>
          </w:p>
          <w:p w:rsidRPr="002B0E9A" w:rsidR="004923E7" w:rsidP="00481E10" w:rsidRDefault="004923E7" w14:paraId="2CF15C11" w14:textId="77777777">
            <w:pPr>
              <w:jc w:val="both"/>
              <w:rPr>
                <w:rFonts w:ascii="Neue Haas Grotesk Text Pro" w:hAnsi="Neue Haas Grotesk Text Pro"/>
                <w:sz w:val="19"/>
                <w:szCs w:val="19"/>
                <w:lang w:val="en-US"/>
              </w:rPr>
            </w:pPr>
          </w:p>
          <w:p w:rsidRPr="002B0E9A" w:rsidR="00481E10" w:rsidP="004923E7" w:rsidRDefault="00481E10" w14:paraId="5D95B3C7" w14:textId="404EDFED">
            <w:pPr>
              <w:jc w:val="center"/>
              <w:rPr>
                <w:rFonts w:ascii="Neue Haas Grotesk Text Pro" w:hAnsi="Neue Haas Grotesk Text Pro" w:eastAsia="Times New Roman"/>
                <w:b/>
                <w:bCs/>
                <w:sz w:val="19"/>
                <w:szCs w:val="19"/>
                <w:lang w:val="en-US"/>
              </w:rPr>
            </w:pPr>
            <w:r w:rsidRPr="002B0E9A">
              <w:rPr>
                <w:rFonts w:ascii="Neue Haas Grotesk Text Pro" w:hAnsi="Neue Haas Grotesk Text Pro"/>
                <w:b/>
                <w:bCs/>
                <w:sz w:val="19"/>
                <w:szCs w:val="19"/>
                <w:lang w:val="en-US"/>
              </w:rPr>
              <w:t>The Grantor</w:t>
            </w:r>
          </w:p>
          <w:p w:rsidRPr="002B0E9A" w:rsidR="00481E10" w:rsidP="00481E10" w:rsidRDefault="00481E10" w14:paraId="531ECC9B" w14:textId="77777777">
            <w:pPr>
              <w:jc w:val="both"/>
              <w:rPr>
                <w:rFonts w:ascii="Neue Haas Grotesk Text Pro" w:hAnsi="Neue Haas Grotesk Text Pro"/>
                <w:sz w:val="19"/>
                <w:szCs w:val="19"/>
                <w:lang w:val="en-US"/>
              </w:rPr>
            </w:pPr>
          </w:p>
          <w:p w:rsidRPr="002B0E9A" w:rsidR="00481E10" w:rsidP="00481E10" w:rsidRDefault="00481E10" w14:paraId="5F9C450D" w14:textId="77777777">
            <w:pPr>
              <w:jc w:val="both"/>
              <w:rPr>
                <w:rFonts w:ascii="Neue Haas Grotesk Text Pro" w:hAnsi="Neue Haas Grotesk Text Pro"/>
                <w:sz w:val="19"/>
                <w:szCs w:val="19"/>
                <w:lang w:val="en-US"/>
              </w:rPr>
            </w:pPr>
          </w:p>
          <w:p w:rsidRPr="002B0E9A" w:rsidR="00481E10" w:rsidP="00481E10" w:rsidRDefault="00481E10" w14:paraId="1019D035" w14:textId="77777777">
            <w:pPr>
              <w:jc w:val="both"/>
              <w:rPr>
                <w:rFonts w:ascii="Neue Haas Grotesk Text Pro" w:hAnsi="Neue Haas Grotesk Text Pro"/>
                <w:sz w:val="19"/>
                <w:szCs w:val="19"/>
                <w:lang w:val="en-US"/>
              </w:rPr>
            </w:pPr>
          </w:p>
          <w:p w:rsidRPr="002B0E9A" w:rsidR="004923E7" w:rsidP="00481E10" w:rsidRDefault="004923E7" w14:paraId="6F7CE280" w14:textId="37776623">
            <w:pPr>
              <w:jc w:val="both"/>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_____________________________________________</w:t>
            </w:r>
          </w:p>
          <w:p w:rsidRPr="002B0E9A" w:rsidR="00481E10" w:rsidP="004923E7" w:rsidRDefault="00481E10" w14:paraId="495544EA" w14:textId="250A3EF7">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rsidRPr="002B0E9A" w:rsidR="00481E10" w:rsidP="004923E7" w:rsidRDefault="00481E10" w14:paraId="67419FAB" w14:textId="77777777">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By: Mr. </w:t>
            </w:r>
            <w:r w:rsidRPr="002B0E9A">
              <w:rPr>
                <w:rFonts w:ascii="Neue Haas Grotesk Text Pro" w:hAnsi="Neue Haas Grotesk Text Pro"/>
                <w:b/>
                <w:bCs/>
                <w:sz w:val="19"/>
                <w:szCs w:val="19"/>
                <w:lang w:val="en-US"/>
              </w:rPr>
              <w:t>John McPhail</w:t>
            </w:r>
          </w:p>
          <w:p w:rsidRPr="002B0E9A" w:rsidR="00481E10" w:rsidP="00481E10" w:rsidRDefault="00481E10" w14:paraId="5B975B14" w14:textId="68D7F973">
            <w:pPr>
              <w:jc w:val="both"/>
              <w:rPr>
                <w:rFonts w:ascii="Neue Haas Grotesk Text Pro" w:hAnsi="Neue Haas Grotesk Text Pro"/>
                <w:sz w:val="19"/>
                <w:szCs w:val="19"/>
                <w:lang w:val="en-US"/>
              </w:rPr>
            </w:pPr>
          </w:p>
          <w:p w:rsidRPr="002B0E9A" w:rsidR="00394553" w:rsidP="00F81EA7" w:rsidRDefault="00394553" w14:paraId="1974E167" w14:textId="77777777">
            <w:pPr>
              <w:jc w:val="both"/>
              <w:rPr>
                <w:rFonts w:ascii="Neue Haas Grotesk Text Pro" w:hAnsi="Neue Haas Grotesk Text Pro"/>
                <w:sz w:val="19"/>
                <w:szCs w:val="19"/>
                <w:lang w:val="en-US"/>
              </w:rPr>
            </w:pPr>
          </w:p>
          <w:p w:rsidRPr="002B0E9A" w:rsidR="00394553" w:rsidP="00F81EA7" w:rsidRDefault="00394553" w14:paraId="4B09BB2F" w14:textId="77777777">
            <w:pPr>
              <w:jc w:val="both"/>
              <w:rPr>
                <w:rFonts w:ascii="Neue Haas Grotesk Text Pro" w:hAnsi="Neue Haas Grotesk Text Pro"/>
                <w:sz w:val="19"/>
                <w:szCs w:val="19"/>
                <w:lang w:val="en-US"/>
              </w:rPr>
            </w:pPr>
          </w:p>
          <w:p w:rsidRPr="002B0E9A" w:rsidR="00394553" w:rsidP="00F81EA7" w:rsidRDefault="00394553" w14:paraId="070DE5FD" w14:textId="77777777">
            <w:pPr>
              <w:jc w:val="both"/>
              <w:rPr>
                <w:rFonts w:ascii="Neue Haas Grotesk Text Pro" w:hAnsi="Neue Haas Grotesk Text Pro"/>
                <w:sz w:val="19"/>
                <w:szCs w:val="19"/>
                <w:lang w:val="en-US"/>
              </w:rPr>
            </w:pPr>
          </w:p>
          <w:p w:rsidRPr="002B0E9A" w:rsidR="00F81EA7" w:rsidP="00F81EA7" w:rsidRDefault="00394553" w14:paraId="0652DF03" w14:textId="4F5EE898">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_________________________________</w:t>
            </w:r>
          </w:p>
          <w:p w:rsidRPr="002B0E9A" w:rsidR="00F81EA7" w:rsidP="00F81EA7" w:rsidRDefault="00F81EA7" w14:paraId="43210DEC" w14:textId="5A40E30A">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rsidRPr="002B0E9A" w:rsidR="00F81EA7" w:rsidP="00F81EA7" w:rsidRDefault="00F81EA7" w14:paraId="661FEB40" w14:textId="77777777">
            <w:pPr>
              <w:jc w:val="both"/>
              <w:rPr>
                <w:rFonts w:ascii="Neue Haas Grotesk Text Pro" w:hAnsi="Neue Haas Grotesk Text Pro"/>
                <w:sz w:val="19"/>
                <w:szCs w:val="19"/>
                <w:lang w:val="en-US"/>
              </w:rPr>
            </w:pPr>
          </w:p>
          <w:p w:rsidRPr="002B0E9A" w:rsidR="00F81EA7" w:rsidP="00F81EA7" w:rsidRDefault="00F81EA7" w14:paraId="7190F241" w14:textId="77777777">
            <w:pPr>
              <w:jc w:val="both"/>
              <w:rPr>
                <w:rFonts w:ascii="Neue Haas Grotesk Text Pro" w:hAnsi="Neue Haas Grotesk Text Pro"/>
                <w:sz w:val="19"/>
                <w:szCs w:val="19"/>
                <w:lang w:val="en-US"/>
              </w:rPr>
            </w:pPr>
          </w:p>
          <w:p w:rsidRPr="002B0E9A" w:rsidR="00F81EA7" w:rsidP="00F81EA7" w:rsidRDefault="00F81EA7" w14:paraId="60AA990E"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F81EA7" w:rsidP="00F81EA7" w:rsidRDefault="00F81EA7" w14:paraId="0BBE883A"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rsidRPr="002B0E9A" w:rsidR="00F81EA7" w:rsidP="00F81EA7" w:rsidRDefault="00F81EA7" w14:paraId="277CE041" w14:textId="77777777">
            <w:pPr>
              <w:jc w:val="both"/>
              <w:rPr>
                <w:rFonts w:ascii="Neue Haas Grotesk Text Pro" w:hAnsi="Neue Haas Grotesk Text Pro"/>
                <w:sz w:val="19"/>
                <w:szCs w:val="19"/>
                <w:lang w:val="en-US"/>
              </w:rPr>
            </w:pPr>
          </w:p>
          <w:p w:rsidRPr="002B0E9A" w:rsidR="00F81EA7" w:rsidP="00F81EA7" w:rsidRDefault="00F81EA7" w14:paraId="7CB3E684" w14:textId="77777777">
            <w:pPr>
              <w:jc w:val="both"/>
              <w:rPr>
                <w:rFonts w:ascii="Neue Haas Grotesk Text Pro" w:hAnsi="Neue Haas Grotesk Text Pro"/>
                <w:sz w:val="19"/>
                <w:szCs w:val="19"/>
                <w:lang w:val="en-US"/>
              </w:rPr>
            </w:pPr>
          </w:p>
          <w:p w:rsidRPr="002B0E9A" w:rsidR="00F81EA7" w:rsidP="00F81EA7" w:rsidRDefault="00F81EA7" w14:paraId="1C9F4C0B"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F81EA7" w:rsidP="00F81EA7" w:rsidRDefault="00F81EA7" w14:paraId="2634FFAA"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w:t>
            </w:r>
            <w:proofErr w:type="spellStart"/>
            <w:r w:rsidRPr="002B0E9A">
              <w:rPr>
                <w:rFonts w:ascii="Neue Haas Grotesk Text Pro" w:hAnsi="Neue Haas Grotesk Text Pro"/>
                <w:sz w:val="19"/>
                <w:szCs w:val="19"/>
                <w:lang w:val="en-US"/>
              </w:rPr>
              <w:t>Fecha</w:t>
            </w:r>
            <w:proofErr w:type="spellEnd"/>
          </w:p>
          <w:p w:rsidRPr="002B0E9A" w:rsidR="00481E10" w:rsidP="004923E7" w:rsidRDefault="00481E10" w14:paraId="72E3AA1A" w14:textId="021CD016">
            <w:pPr>
              <w:jc w:val="both"/>
              <w:rPr>
                <w:rFonts w:ascii="Neue Haas Grotesk Text Pro" w:hAnsi="Neue Haas Grotesk Text Pro"/>
                <w:sz w:val="19"/>
                <w:szCs w:val="19"/>
                <w:lang w:val="en-US"/>
              </w:rPr>
            </w:pPr>
          </w:p>
        </w:tc>
      </w:tr>
    </w:tbl>
    <w:p w:rsidRPr="00481E10" w:rsidR="00022E7D" w:rsidRDefault="00022E7D" w14:paraId="41CF4DDF" w14:textId="154C404F">
      <w:pPr>
        <w:rPr>
          <w:rFonts w:ascii="Times New Roman" w:hAnsi="Times New Roman"/>
          <w:lang w:val="en-US"/>
        </w:rPr>
      </w:pPr>
    </w:p>
    <w:p w:rsidRPr="00481E10" w:rsidR="00A317EC" w:rsidRDefault="00A317EC" w14:paraId="2E97C975" w14:textId="77777777">
      <w:pPr>
        <w:rPr>
          <w:rFonts w:ascii="Times New Roman" w:hAnsi="Times New Roman"/>
          <w:lang w:val="en-US"/>
        </w:rPr>
      </w:pPr>
    </w:p>
    <w:tbl>
      <w:tblPr>
        <w:tblStyle w:val="Tablaconcuadrcula"/>
        <w:tblW w:w="9209" w:type="dxa"/>
        <w:tblLook w:val="00A0" w:firstRow="1" w:lastRow="0" w:firstColumn="1" w:lastColumn="0" w:noHBand="0" w:noVBand="0"/>
      </w:tblPr>
      <w:tblGrid>
        <w:gridCol w:w="4464"/>
        <w:gridCol w:w="4745"/>
      </w:tblGrid>
      <w:tr w:rsidRPr="00682079" w:rsidR="00F41B48" w:rsidTr="3B3E84AC" w14:paraId="7FE8861F" w14:textId="77777777">
        <w:trPr>
          <w:trHeight w:val="53"/>
        </w:trPr>
        <w:tc>
          <w:tcPr>
            <w:tcW w:w="4464" w:type="dxa"/>
          </w:tcPr>
          <w:p w:rsidRPr="002B0E9A" w:rsidR="00682079" w:rsidP="00682079" w:rsidRDefault="00682079" w14:paraId="3A9D2FD0" w14:textId="587B46C5">
            <w:pPr>
              <w:jc w:val="center"/>
              <w:rPr>
                <w:rFonts w:ascii="Neue Haas Grotesk Text Pro" w:hAnsi="Neue Haas Grotesk Text Pro"/>
                <w:b/>
                <w:i/>
                <w:iCs/>
                <w:sz w:val="19"/>
                <w:szCs w:val="19"/>
                <w:lang w:val="en-US"/>
              </w:rPr>
            </w:pPr>
            <w:r w:rsidRPr="002B0E9A">
              <w:rPr>
                <w:rFonts w:ascii="Neue Haas Grotesk Text Pro" w:hAnsi="Neue Haas Grotesk Text Pro"/>
                <w:b/>
                <w:i/>
                <w:iCs/>
                <w:sz w:val="19"/>
                <w:szCs w:val="19"/>
                <w:lang w:val="en-US"/>
              </w:rPr>
              <w:t>CORPORATE SECRETARY CERTIFICATION</w:t>
            </w:r>
          </w:p>
          <w:p w:rsidRPr="002B0E9A" w:rsidR="00682079" w:rsidP="00682079" w:rsidRDefault="00682079" w14:paraId="3B400BAA" w14:textId="77777777">
            <w:pPr>
              <w:jc w:val="both"/>
              <w:rPr>
                <w:rFonts w:ascii="Neue Haas Grotesk Text Pro" w:hAnsi="Neue Haas Grotesk Text Pro"/>
                <w:sz w:val="19"/>
                <w:szCs w:val="19"/>
                <w:lang w:val="en-US"/>
              </w:rPr>
            </w:pPr>
          </w:p>
          <w:p w:rsidR="001F1DD7" w:rsidP="06E5F234" w:rsidRDefault="001F1DD7" w14:paraId="57FF7AE3" w14:textId="77777777">
            <w:pPr>
              <w:pStyle w:val="Textoindependiente"/>
              <w:spacing w:line="240" w:lineRule="auto"/>
              <w:rPr>
                <w:rFonts w:ascii="Neue Haas Grotesk Text Pro" w:hAnsi="Neue Haas Grotesk Text Pro" w:eastAsia="Times"/>
                <w:sz w:val="19"/>
                <w:szCs w:val="19"/>
                <w:lang w:val="en-US"/>
              </w:rPr>
            </w:pPr>
          </w:p>
          <w:p w:rsidRPr="002B0E9A" w:rsidR="00682079" w:rsidP="06E5F234" w:rsidRDefault="348D4DEA" w14:paraId="230C4F14" w14:textId="70BB2ECE">
            <w:pPr>
              <w:pStyle w:val="Textoindependiente"/>
              <w:spacing w:line="240" w:lineRule="auto"/>
              <w:rPr>
                <w:rFonts w:ascii="Neue Haas Grotesk Text Pro" w:hAnsi="Neue Haas Grotesk Text Pro" w:eastAsia="Times"/>
                <w:sz w:val="19"/>
                <w:szCs w:val="19"/>
                <w:lang w:val="en-US"/>
              </w:rPr>
            </w:pPr>
            <w:r w:rsidRPr="3B3E84AC">
              <w:rPr>
                <w:rFonts w:ascii="Neue Haas Grotesk Text Pro" w:hAnsi="Neue Haas Grotesk Text Pro" w:eastAsia="Times"/>
                <w:sz w:val="19"/>
                <w:szCs w:val="19"/>
                <w:lang w:val="en-US"/>
              </w:rPr>
              <w:t xml:space="preserve">On this </w:t>
            </w:r>
            <w:commentRangeStart w:id="46"/>
            <w:commentRangeStart w:id="47"/>
            <w:r w:rsidRPr="3B3E84AC" w:rsidR="3D5513D5">
              <w:rPr>
                <w:rFonts w:ascii="Neue Haas Grotesk Text Pro" w:hAnsi="Neue Haas Grotesk Text Pro" w:eastAsia="Times"/>
                <w:sz w:val="19"/>
                <w:szCs w:val="19"/>
                <w:lang w:val="en-US"/>
              </w:rPr>
              <w:t>[</w:t>
            </w:r>
            <w:r w:rsidRPr="3B3E84AC">
              <w:rPr>
                <w:rFonts w:ascii="Neue Haas Grotesk Text Pro" w:hAnsi="Neue Haas Grotesk Text Pro" w:eastAsia="Times"/>
                <w:sz w:val="19"/>
                <w:szCs w:val="19"/>
                <w:lang w:val="en-US"/>
              </w:rPr>
              <w:t>____</w:t>
            </w:r>
            <w:r w:rsidRPr="3B3E84AC" w:rsidR="3D5513D5">
              <w:rPr>
                <w:rFonts w:ascii="Neue Haas Grotesk Text Pro" w:hAnsi="Neue Haas Grotesk Text Pro" w:eastAsia="Times"/>
                <w:sz w:val="19"/>
                <w:szCs w:val="19"/>
                <w:lang w:val="en-US"/>
              </w:rPr>
              <w:t>]</w:t>
            </w:r>
            <w:r w:rsidRPr="3B3E84AC">
              <w:rPr>
                <w:rFonts w:ascii="Neue Haas Grotesk Text Pro" w:hAnsi="Neue Haas Grotesk Text Pro" w:eastAsia="Times"/>
                <w:sz w:val="19"/>
                <w:szCs w:val="19"/>
                <w:lang w:val="en-US"/>
              </w:rPr>
              <w:t xml:space="preserve"> </w:t>
            </w:r>
            <w:commentRangeEnd w:id="46"/>
            <w:r w:rsidR="00682079">
              <w:commentReference w:id="46"/>
            </w:r>
            <w:commentRangeEnd w:id="47"/>
            <w:r w:rsidR="00682079">
              <w:commentReference w:id="47"/>
            </w:r>
            <w:r w:rsidRPr="3B3E84AC">
              <w:rPr>
                <w:rFonts w:ascii="Neue Haas Grotesk Text Pro" w:hAnsi="Neue Haas Grotesk Text Pro" w:eastAsia="Times"/>
                <w:sz w:val="19"/>
                <w:szCs w:val="19"/>
                <w:lang w:val="en-US"/>
              </w:rPr>
              <w:t xml:space="preserve">day of </w:t>
            </w:r>
            <w:proofErr w:type="gramStart"/>
            <w:r w:rsidRPr="3B3E84AC" w:rsidR="002B0E9A">
              <w:rPr>
                <w:rFonts w:ascii="Neue Haas Grotesk Text Pro" w:hAnsi="Neue Haas Grotesk Text Pro" w:eastAsia="Times"/>
                <w:sz w:val="19"/>
                <w:szCs w:val="19"/>
                <w:lang w:val="en-US"/>
              </w:rPr>
              <w:t>February</w:t>
            </w:r>
            <w:r w:rsidRPr="3B3E84AC">
              <w:rPr>
                <w:rFonts w:ascii="Neue Haas Grotesk Text Pro" w:hAnsi="Neue Haas Grotesk Text Pro" w:eastAsia="Times"/>
                <w:sz w:val="19"/>
                <w:szCs w:val="19"/>
                <w:lang w:val="en-US"/>
              </w:rPr>
              <w:t>,</w:t>
            </w:r>
            <w:proofErr w:type="gramEnd"/>
            <w:r w:rsidRPr="3B3E84AC">
              <w:rPr>
                <w:rFonts w:ascii="Neue Haas Grotesk Text Pro" w:hAnsi="Neue Haas Grotesk Text Pro" w:eastAsia="Times"/>
                <w:sz w:val="19"/>
                <w:szCs w:val="19"/>
                <w:lang w:val="en-US"/>
              </w:rPr>
              <w:t xml:space="preserve"> 202</w:t>
            </w:r>
            <w:r w:rsidRPr="3B3E84AC" w:rsidR="002B0E9A">
              <w:rPr>
                <w:rFonts w:ascii="Neue Haas Grotesk Text Pro" w:hAnsi="Neue Haas Grotesk Text Pro" w:eastAsia="Times"/>
                <w:sz w:val="19"/>
                <w:szCs w:val="19"/>
                <w:lang w:val="en-US"/>
              </w:rPr>
              <w:t>2</w:t>
            </w:r>
            <w:r w:rsidRPr="3B3E84AC">
              <w:rPr>
                <w:rFonts w:ascii="Neue Haas Grotesk Text Pro" w:hAnsi="Neue Haas Grotesk Text Pro" w:eastAsia="Times"/>
                <w:sz w:val="19"/>
                <w:szCs w:val="19"/>
                <w:lang w:val="en-US"/>
              </w:rPr>
              <w:t xml:space="preserve">, I </w:t>
            </w:r>
            <w:r w:rsidRPr="3B3E84AC" w:rsidR="40A887CC">
              <w:rPr>
                <w:rFonts w:ascii="Neue Haas Grotesk Text Pro" w:hAnsi="Neue Haas Grotesk Text Pro" w:eastAsia="Times"/>
                <w:sz w:val="19"/>
                <w:szCs w:val="19"/>
                <w:lang w:val="en-US"/>
              </w:rPr>
              <w:t xml:space="preserve">Carmen </w:t>
            </w:r>
            <w:r w:rsidRPr="3B3E84AC" w:rsidR="18F0361C">
              <w:rPr>
                <w:rFonts w:ascii="Neue Haas Grotesk Text Pro" w:hAnsi="Neue Haas Grotesk Text Pro" w:eastAsia="Times"/>
                <w:sz w:val="19"/>
                <w:szCs w:val="19"/>
                <w:lang w:val="en-US"/>
              </w:rPr>
              <w:t xml:space="preserve">Sofia </w:t>
            </w:r>
            <w:r w:rsidRPr="3B3E84AC" w:rsidR="40A887CC">
              <w:rPr>
                <w:rFonts w:ascii="Neue Haas Grotesk Text Pro" w:hAnsi="Neue Haas Grotesk Text Pro" w:eastAsia="Times"/>
                <w:sz w:val="19"/>
                <w:szCs w:val="19"/>
                <w:lang w:val="en-US"/>
              </w:rPr>
              <w:t>Pena</w:t>
            </w:r>
            <w:r w:rsidRPr="3B3E84AC" w:rsidR="00394553">
              <w:rPr>
                <w:rFonts w:ascii="Neue Haas Grotesk Text Pro" w:hAnsi="Neue Haas Grotesk Text Pro" w:eastAsia="Times"/>
                <w:sz w:val="19"/>
                <w:szCs w:val="19"/>
                <w:lang w:val="en-US"/>
              </w:rPr>
              <w:t xml:space="preserve"> Jimenez</w:t>
            </w:r>
            <w:r w:rsidRPr="3B3E84AC">
              <w:rPr>
                <w:rFonts w:ascii="Neue Haas Grotesk Text Pro" w:hAnsi="Neue Haas Grotesk Text Pro" w:eastAsia="Times"/>
                <w:sz w:val="19"/>
                <w:szCs w:val="19"/>
                <w:lang w:val="en-US"/>
              </w:rPr>
              <w:t xml:space="preserve">, the undersigned corporate secretary, of </w:t>
            </w:r>
            <w:r w:rsidRPr="3B3E84AC">
              <w:rPr>
                <w:rFonts w:ascii="Neue Haas Grotesk Text Pro" w:hAnsi="Neue Haas Grotesk Text Pro"/>
                <w:sz w:val="19"/>
                <w:szCs w:val="19"/>
                <w:lang w:val="en-US"/>
              </w:rPr>
              <w:t>Partners of the Americas, Inc.</w:t>
            </w:r>
            <w:r w:rsidRPr="3B3E84AC">
              <w:rPr>
                <w:rFonts w:ascii="Neue Haas Grotesk Text Pro" w:hAnsi="Neue Haas Grotesk Text Pro" w:eastAsia="Times"/>
                <w:sz w:val="19"/>
                <w:szCs w:val="19"/>
                <w:lang w:val="en-US"/>
              </w:rPr>
              <w:t>, in performance of my legal duties, CERTIFY:</w:t>
            </w:r>
          </w:p>
          <w:p w:rsidRPr="002B0E9A" w:rsidR="00682079" w:rsidP="00682079" w:rsidRDefault="00682079" w14:paraId="2A426F55" w14:textId="48DF5C41">
            <w:pPr>
              <w:jc w:val="both"/>
              <w:rPr>
                <w:rFonts w:ascii="Neue Haas Grotesk Text Pro" w:hAnsi="Neue Haas Grotesk Text Pro"/>
                <w:sz w:val="19"/>
                <w:szCs w:val="19"/>
                <w:lang w:val="en-US"/>
              </w:rPr>
            </w:pPr>
          </w:p>
          <w:p w:rsidRPr="002B0E9A" w:rsidR="00682079" w:rsidP="00682079" w:rsidRDefault="00682079" w14:paraId="4B0AA70F" w14:textId="3C2AC5AA">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1. That Partners of the Americas, Inc., is a corporation duly organized and legally existing under the Laws of the </w:t>
            </w:r>
            <w:r w:rsidRPr="002B0E9A" w:rsidR="16DFB9F9">
              <w:rPr>
                <w:rFonts w:ascii="Neue Haas Grotesk Text Pro" w:hAnsi="Neue Haas Grotesk Text Pro"/>
                <w:sz w:val="19"/>
                <w:szCs w:val="19"/>
                <w:lang w:val="en-US"/>
              </w:rPr>
              <w:t xml:space="preserve">District </w:t>
            </w:r>
            <w:r w:rsidRPr="002B0E9A">
              <w:rPr>
                <w:rFonts w:ascii="Neue Haas Grotesk Text Pro" w:hAnsi="Neue Haas Grotesk Text Pro"/>
                <w:sz w:val="19"/>
                <w:szCs w:val="19"/>
                <w:lang w:val="en-US"/>
              </w:rPr>
              <w:t xml:space="preserve">of </w:t>
            </w:r>
            <w:r w:rsidRPr="002B0E9A" w:rsidR="23977D49">
              <w:rPr>
                <w:rFonts w:ascii="Neue Haas Grotesk Text Pro" w:hAnsi="Neue Haas Grotesk Text Pro"/>
                <w:sz w:val="19"/>
                <w:szCs w:val="19"/>
                <w:lang w:val="en-US"/>
              </w:rPr>
              <w:t>Col</w:t>
            </w:r>
            <w:r w:rsidR="002B0E9A">
              <w:rPr>
                <w:rFonts w:ascii="Neue Haas Grotesk Text Pro" w:hAnsi="Neue Haas Grotesk Text Pro"/>
                <w:sz w:val="19"/>
                <w:szCs w:val="19"/>
                <w:lang w:val="en-US"/>
              </w:rPr>
              <w:t>u</w:t>
            </w:r>
            <w:r w:rsidRPr="002B0E9A" w:rsidR="23977D49">
              <w:rPr>
                <w:rFonts w:ascii="Neue Haas Grotesk Text Pro" w:hAnsi="Neue Haas Grotesk Text Pro"/>
                <w:sz w:val="19"/>
                <w:szCs w:val="19"/>
                <w:lang w:val="en-US"/>
              </w:rPr>
              <w:t>mbia</w:t>
            </w:r>
            <w:r w:rsidRPr="002B0E9A">
              <w:rPr>
                <w:rFonts w:ascii="Neue Haas Grotesk Text Pro" w:hAnsi="Neue Haas Grotesk Text Pro"/>
                <w:sz w:val="19"/>
                <w:szCs w:val="19"/>
                <w:lang w:val="en-US"/>
              </w:rPr>
              <w:t>, United States of America, in accordance with the following documents which I have seen:</w:t>
            </w:r>
          </w:p>
          <w:p w:rsidRPr="002B0E9A" w:rsidR="002B16C6" w:rsidP="06E5F234" w:rsidRDefault="002B16C6" w14:paraId="286F60EA" w14:textId="2AFD57D4">
            <w:pPr>
              <w:jc w:val="both"/>
              <w:rPr>
                <w:rFonts w:ascii="Neue Haas Grotesk Text Pro" w:hAnsi="Neue Haas Grotesk Text Pro"/>
                <w:sz w:val="19"/>
                <w:szCs w:val="19"/>
                <w:lang w:val="en-US"/>
              </w:rPr>
            </w:pPr>
          </w:p>
          <w:p w:rsidRPr="002B0E9A" w:rsidR="00682079" w:rsidP="06E5F234" w:rsidRDefault="00682079" w14:paraId="57D12200" w14:textId="11F84478">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Certificate of Incorporation, dated </w:t>
            </w:r>
            <w:r w:rsidRPr="002B0E9A" w:rsidR="3064AA11">
              <w:rPr>
                <w:rFonts w:ascii="Neue Haas Grotesk Text Pro" w:hAnsi="Neue Haas Grotesk Text Pro"/>
                <w:sz w:val="19"/>
                <w:szCs w:val="19"/>
                <w:lang w:val="en-US"/>
              </w:rPr>
              <w:t>November</w:t>
            </w:r>
            <w:r w:rsidRPr="002B0E9A" w:rsidR="464430BE">
              <w:rPr>
                <w:rFonts w:ascii="Neue Haas Grotesk Text Pro" w:hAnsi="Neue Haas Grotesk Text Pro"/>
                <w:sz w:val="19"/>
                <w:szCs w:val="19"/>
                <w:lang w:val="en-US"/>
              </w:rPr>
              <w:t xml:space="preserve"> </w:t>
            </w:r>
            <w:r w:rsidRPr="002B0E9A" w:rsidR="704C76C5">
              <w:rPr>
                <w:rFonts w:ascii="Neue Haas Grotesk Text Pro" w:hAnsi="Neue Haas Grotesk Text Pro"/>
                <w:sz w:val="19"/>
                <w:szCs w:val="19"/>
                <w:lang w:val="en-US"/>
              </w:rPr>
              <w:t>2</w:t>
            </w:r>
            <w:r w:rsidRPr="002B0E9A" w:rsidR="46897FB9">
              <w:rPr>
                <w:rFonts w:ascii="Neue Haas Grotesk Text Pro" w:hAnsi="Neue Haas Grotesk Text Pro"/>
                <w:sz w:val="19"/>
                <w:szCs w:val="19"/>
                <w:lang w:val="en-US"/>
              </w:rPr>
              <w:t>9</w:t>
            </w:r>
            <w:r w:rsidRPr="002B0E9A">
              <w:rPr>
                <w:rFonts w:ascii="Neue Haas Grotesk Text Pro" w:hAnsi="Neue Haas Grotesk Text Pro"/>
                <w:sz w:val="19"/>
                <w:szCs w:val="19"/>
                <w:lang w:val="en-US"/>
              </w:rPr>
              <w:t xml:space="preserve">, </w:t>
            </w:r>
            <w:r w:rsidRPr="002B0E9A" w:rsidR="7930ADEC">
              <w:rPr>
                <w:rFonts w:ascii="Neue Haas Grotesk Text Pro" w:hAnsi="Neue Haas Grotesk Text Pro"/>
                <w:sz w:val="19"/>
                <w:szCs w:val="19"/>
                <w:lang w:val="en-US"/>
              </w:rPr>
              <w:t>19</w:t>
            </w:r>
            <w:r w:rsidRPr="002B0E9A" w:rsidR="6F107628">
              <w:rPr>
                <w:rFonts w:ascii="Neue Haas Grotesk Text Pro" w:hAnsi="Neue Haas Grotesk Text Pro"/>
                <w:sz w:val="19"/>
                <w:szCs w:val="19"/>
                <w:lang w:val="en-US"/>
              </w:rPr>
              <w:t>66</w:t>
            </w:r>
            <w:r w:rsidRPr="002B0E9A" w:rsidR="7930ADEC">
              <w:rPr>
                <w:rFonts w:ascii="Neue Haas Grotesk Text Pro" w:hAnsi="Neue Haas Grotesk Text Pro"/>
                <w:sz w:val="19"/>
                <w:szCs w:val="19"/>
                <w:lang w:val="en-US"/>
              </w:rPr>
              <w:t xml:space="preserve">, </w:t>
            </w:r>
            <w:proofErr w:type="gramStart"/>
            <w:r w:rsidRPr="002B0E9A">
              <w:rPr>
                <w:rFonts w:ascii="Neue Haas Grotesk Text Pro" w:hAnsi="Neue Haas Grotesk Text Pro"/>
                <w:sz w:val="19"/>
                <w:szCs w:val="19"/>
                <w:lang w:val="en-US"/>
              </w:rPr>
              <w:t>amended</w:t>
            </w:r>
            <w:proofErr w:type="gramEnd"/>
            <w:r w:rsidRPr="002B0E9A">
              <w:rPr>
                <w:rFonts w:ascii="Neue Haas Grotesk Text Pro" w:hAnsi="Neue Haas Grotesk Text Pro"/>
                <w:sz w:val="19"/>
                <w:szCs w:val="19"/>
                <w:lang w:val="en-US"/>
              </w:rPr>
              <w:t xml:space="preserve"> and restated on </w:t>
            </w:r>
            <w:r w:rsidRPr="002B0E9A" w:rsidR="27C4DFD4">
              <w:rPr>
                <w:rFonts w:ascii="Neue Haas Grotesk Text Pro" w:hAnsi="Neue Haas Grotesk Text Pro"/>
                <w:sz w:val="19"/>
                <w:szCs w:val="19"/>
                <w:lang w:val="en-US"/>
              </w:rPr>
              <w:t>April 28, 1995.</w:t>
            </w:r>
          </w:p>
          <w:p w:rsidR="00682079" w:rsidP="00682079" w:rsidRDefault="00682079" w14:paraId="0D124B72" w14:textId="198076BE">
            <w:pPr>
              <w:jc w:val="both"/>
              <w:rPr>
                <w:rFonts w:ascii="Neue Haas Grotesk Text Pro" w:hAnsi="Neue Haas Grotesk Text Pro"/>
                <w:sz w:val="19"/>
                <w:szCs w:val="19"/>
                <w:lang w:val="en-US"/>
              </w:rPr>
            </w:pPr>
          </w:p>
          <w:p w:rsidRPr="002B0E9A" w:rsidR="001F1DD7" w:rsidP="00682079" w:rsidRDefault="001F1DD7" w14:paraId="70582193" w14:textId="77777777">
            <w:pPr>
              <w:jc w:val="both"/>
              <w:rPr>
                <w:rFonts w:ascii="Neue Haas Grotesk Text Pro" w:hAnsi="Neue Haas Grotesk Text Pro"/>
                <w:sz w:val="19"/>
                <w:szCs w:val="19"/>
                <w:lang w:val="en-US"/>
              </w:rPr>
            </w:pPr>
          </w:p>
          <w:p w:rsidRPr="002B0E9A" w:rsidR="00682079" w:rsidP="00682079" w:rsidRDefault="00682079" w14:paraId="11E5080B" w14:textId="27BEE0DE">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 By-Laws of the Grantor, amended and restated, dated </w:t>
            </w:r>
            <w:r w:rsidRPr="002B0E9A" w:rsidR="0D00E70D">
              <w:rPr>
                <w:rFonts w:ascii="Neue Haas Grotesk Text Pro" w:hAnsi="Neue Haas Grotesk Text Pro"/>
                <w:sz w:val="19"/>
                <w:szCs w:val="19"/>
                <w:lang w:val="en-US"/>
              </w:rPr>
              <w:t>September 22</w:t>
            </w:r>
            <w:r w:rsidRPr="002B0E9A" w:rsidR="00D219AC">
              <w:rPr>
                <w:rFonts w:ascii="Neue Haas Grotesk Text Pro" w:hAnsi="Neue Haas Grotesk Text Pro"/>
                <w:sz w:val="19"/>
                <w:szCs w:val="19"/>
                <w:lang w:val="en-US"/>
              </w:rPr>
              <w:t>,</w:t>
            </w:r>
            <w:r w:rsidRPr="002B0E9A" w:rsidR="12D29594">
              <w:rPr>
                <w:rFonts w:ascii="Neue Haas Grotesk Text Pro" w:hAnsi="Neue Haas Grotesk Text Pro"/>
                <w:sz w:val="19"/>
                <w:szCs w:val="19"/>
                <w:lang w:val="en-US"/>
              </w:rPr>
              <w:t xml:space="preserve"> 2014</w:t>
            </w:r>
            <w:r w:rsidRPr="002B0E9A">
              <w:rPr>
                <w:rFonts w:ascii="Neue Haas Grotesk Text Pro" w:hAnsi="Neue Haas Grotesk Text Pro"/>
                <w:sz w:val="19"/>
                <w:szCs w:val="19"/>
                <w:lang w:val="en-US"/>
              </w:rPr>
              <w:t>.</w:t>
            </w:r>
          </w:p>
          <w:p w:rsidRPr="002B0E9A" w:rsidR="00682079" w:rsidP="00682079" w:rsidRDefault="00682079" w14:paraId="1A72473E" w14:textId="77777777">
            <w:pPr>
              <w:jc w:val="both"/>
              <w:rPr>
                <w:rFonts w:ascii="Neue Haas Grotesk Text Pro" w:hAnsi="Neue Haas Grotesk Text Pro"/>
                <w:sz w:val="19"/>
                <w:szCs w:val="19"/>
                <w:lang w:val="en-US"/>
              </w:rPr>
            </w:pPr>
          </w:p>
          <w:p w:rsidRPr="002B0E9A" w:rsidR="00682079" w:rsidP="00682079" w:rsidRDefault="00682079" w14:paraId="2D23E6AC" w14:textId="267D290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c) That</w:t>
            </w:r>
            <w:r w:rsidRPr="002B0E9A" w:rsidR="248A7815">
              <w:rPr>
                <w:rFonts w:ascii="Neue Haas Grotesk Text Pro" w:hAnsi="Neue Haas Grotesk Text Pro"/>
                <w:sz w:val="19"/>
                <w:szCs w:val="19"/>
                <w:lang w:val="en-US"/>
              </w:rPr>
              <w:t xml:space="preserve"> </w:t>
            </w:r>
            <w:r w:rsidRPr="002B0E9A">
              <w:rPr>
                <w:rFonts w:ascii="Neue Haas Grotesk Text Pro" w:hAnsi="Neue Haas Grotesk Text Pro"/>
                <w:sz w:val="19"/>
                <w:szCs w:val="19"/>
                <w:lang w:val="en-US"/>
              </w:rPr>
              <w:t xml:space="preserve">Mr. </w:t>
            </w:r>
            <w:r w:rsidRPr="002B0E9A" w:rsidR="3D39807D">
              <w:rPr>
                <w:rFonts w:ascii="Neue Haas Grotesk Text Pro" w:hAnsi="Neue Haas Grotesk Text Pro"/>
                <w:sz w:val="19"/>
                <w:szCs w:val="19"/>
                <w:lang w:val="en-US"/>
              </w:rPr>
              <w:t xml:space="preserve">John McPhail, </w:t>
            </w:r>
            <w:r w:rsidRPr="002B0E9A">
              <w:rPr>
                <w:rFonts w:ascii="Neue Haas Grotesk Text Pro" w:hAnsi="Neue Haas Grotesk Text Pro"/>
                <w:sz w:val="19"/>
                <w:szCs w:val="19"/>
                <w:lang w:val="en-US"/>
              </w:rPr>
              <w:t xml:space="preserve">as President and CEO of </w:t>
            </w:r>
            <w:r w:rsidRPr="002B0E9A" w:rsidR="00D219AC">
              <w:rPr>
                <w:rFonts w:ascii="Neue Haas Grotesk Text Pro" w:hAnsi="Neue Haas Grotesk Text Pro"/>
                <w:sz w:val="19"/>
                <w:szCs w:val="19"/>
                <w:lang w:val="en-US"/>
              </w:rPr>
              <w:t>Partners of the Americas, Inc.</w:t>
            </w:r>
            <w:r w:rsidRPr="002B0E9A">
              <w:rPr>
                <w:rFonts w:ascii="Neue Haas Grotesk Text Pro" w:hAnsi="Neue Haas Grotesk Text Pro"/>
                <w:sz w:val="19"/>
                <w:szCs w:val="19"/>
                <w:lang w:val="en-US"/>
              </w:rPr>
              <w:t xml:space="preserve">, has the authority conferred by the Board of Directors of the Corporation </w:t>
            </w:r>
            <w:r w:rsidRPr="002B0E9A" w:rsidR="00AE1B28">
              <w:rPr>
                <w:rFonts w:ascii="Neue Haas Grotesk Text Pro" w:hAnsi="Neue Haas Grotesk Text Pro"/>
                <w:sz w:val="19"/>
                <w:szCs w:val="19"/>
                <w:lang w:val="en-US"/>
              </w:rPr>
              <w:t xml:space="preserve">in accordance with the certification dated July 28, </w:t>
            </w:r>
            <w:r w:rsidRPr="002B0E9A" w:rsidR="004D7BDB">
              <w:rPr>
                <w:rFonts w:ascii="Neue Haas Grotesk Text Pro" w:hAnsi="Neue Haas Grotesk Text Pro"/>
                <w:sz w:val="19"/>
                <w:szCs w:val="19"/>
                <w:lang w:val="en-US"/>
              </w:rPr>
              <w:t>2017,</w:t>
            </w:r>
            <w:r w:rsidRPr="002B0E9A" w:rsidR="00AE1B28">
              <w:rPr>
                <w:rFonts w:ascii="Neue Haas Grotesk Text Pro" w:hAnsi="Neue Haas Grotesk Text Pro"/>
                <w:sz w:val="19"/>
                <w:szCs w:val="19"/>
                <w:lang w:val="en-US"/>
              </w:rPr>
              <w:t xml:space="preserve"> issued by Mrs. Karen Graham</w:t>
            </w:r>
            <w:r w:rsidRPr="002B0E9A" w:rsidR="00494379">
              <w:rPr>
                <w:rFonts w:ascii="Neue Haas Grotesk Text Pro" w:hAnsi="Neue Haas Grotesk Text Pro"/>
                <w:sz w:val="19"/>
                <w:szCs w:val="19"/>
                <w:lang w:val="en-US"/>
              </w:rPr>
              <w:t>,</w:t>
            </w:r>
            <w:r w:rsidRPr="002B0E9A" w:rsidR="00AE1B28">
              <w:rPr>
                <w:rFonts w:ascii="Neue Haas Grotesk Text Pro" w:hAnsi="Neue Haas Grotesk Text Pro"/>
                <w:sz w:val="19"/>
                <w:szCs w:val="19"/>
                <w:lang w:val="en-US"/>
              </w:rPr>
              <w:t xml:space="preserve"> President of the Board of Directors </w:t>
            </w:r>
            <w:r w:rsidRPr="002B0E9A">
              <w:rPr>
                <w:rFonts w:ascii="Neue Haas Grotesk Text Pro" w:hAnsi="Neue Haas Grotesk Text Pro"/>
                <w:sz w:val="19"/>
                <w:szCs w:val="19"/>
                <w:lang w:val="en-US"/>
              </w:rPr>
              <w:t>to grant the power of attorney</w:t>
            </w:r>
            <w:r w:rsidR="002B0E9A">
              <w:rPr>
                <w:rFonts w:ascii="Neue Haas Grotesk Text Pro" w:hAnsi="Neue Haas Grotesk Text Pro"/>
                <w:sz w:val="19"/>
                <w:szCs w:val="19"/>
                <w:lang w:val="en-US"/>
              </w:rPr>
              <w:t xml:space="preserve"> attached to this certification</w:t>
            </w:r>
            <w:r w:rsidRPr="002B0E9A">
              <w:rPr>
                <w:rFonts w:ascii="Neue Haas Grotesk Text Pro" w:hAnsi="Neue Haas Grotesk Text Pro"/>
                <w:sz w:val="19"/>
                <w:szCs w:val="19"/>
                <w:lang w:val="en-US"/>
              </w:rPr>
              <w:t>.</w:t>
            </w:r>
          </w:p>
          <w:p w:rsidRPr="002B0E9A" w:rsidR="00682079" w:rsidP="00682079" w:rsidRDefault="00682079" w14:paraId="55552375" w14:textId="77777777">
            <w:pPr>
              <w:jc w:val="both"/>
              <w:rPr>
                <w:rFonts w:ascii="Neue Haas Grotesk Text Pro" w:hAnsi="Neue Haas Grotesk Text Pro"/>
                <w:sz w:val="19"/>
                <w:szCs w:val="19"/>
                <w:lang w:val="en-US"/>
              </w:rPr>
            </w:pPr>
          </w:p>
          <w:p w:rsidRPr="002B0E9A" w:rsidR="00682079" w:rsidP="00682079" w:rsidRDefault="00682079" w14:paraId="3E3E2A94" w14:textId="77777777">
            <w:pPr>
              <w:jc w:val="both"/>
              <w:rPr>
                <w:rFonts w:ascii="Neue Haas Grotesk Text Pro" w:hAnsi="Neue Haas Grotesk Text Pro"/>
                <w:sz w:val="19"/>
                <w:szCs w:val="19"/>
                <w:lang w:val="en-US"/>
              </w:rPr>
            </w:pPr>
          </w:p>
          <w:p w:rsidRPr="002B0E9A" w:rsidR="00682079" w:rsidP="00682079" w:rsidRDefault="00682079" w14:paraId="71F438E5"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rsidRPr="002B0E9A" w:rsidR="00682079" w:rsidP="00682079" w:rsidRDefault="00494379" w14:paraId="41378DD2" w14:textId="287A3852">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Pr="002B0E9A" w:rsidR="004D7BDB">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rsidRPr="002B0E9A" w:rsidR="00682079" w:rsidP="00682079" w:rsidRDefault="00682079" w14:paraId="0B488909" w14:textId="7A1C5226">
            <w:pPr>
              <w:jc w:val="both"/>
              <w:rPr>
                <w:rFonts w:ascii="Neue Haas Grotesk Text Pro" w:hAnsi="Neue Haas Grotesk Text Pro"/>
                <w:sz w:val="19"/>
                <w:szCs w:val="19"/>
                <w:lang w:val="es-MX"/>
              </w:rPr>
            </w:pPr>
            <w:proofErr w:type="spellStart"/>
            <w:r w:rsidRPr="002B0E9A">
              <w:rPr>
                <w:rFonts w:ascii="Neue Haas Grotesk Text Pro" w:hAnsi="Neue Haas Grotesk Text Pro"/>
                <w:sz w:val="19"/>
                <w:szCs w:val="19"/>
                <w:lang w:val="es-MX"/>
              </w:rPr>
              <w:t>Corporate</w:t>
            </w:r>
            <w:proofErr w:type="spellEnd"/>
            <w:r w:rsidRPr="002B0E9A">
              <w:rPr>
                <w:rFonts w:ascii="Neue Haas Grotesk Text Pro" w:hAnsi="Neue Haas Grotesk Text Pro"/>
                <w:sz w:val="19"/>
                <w:szCs w:val="19"/>
                <w:lang w:val="es-MX"/>
              </w:rPr>
              <w:t xml:space="preserve"> </w:t>
            </w:r>
            <w:proofErr w:type="spellStart"/>
            <w:r w:rsidRPr="002B0E9A">
              <w:rPr>
                <w:rFonts w:ascii="Neue Haas Grotesk Text Pro" w:hAnsi="Neue Haas Grotesk Text Pro"/>
                <w:sz w:val="19"/>
                <w:szCs w:val="19"/>
                <w:lang w:val="es-MX"/>
              </w:rPr>
              <w:t>Secretary</w:t>
            </w:r>
            <w:proofErr w:type="spellEnd"/>
          </w:p>
          <w:p w:rsidRPr="002B0E9A" w:rsidR="00F41B48" w:rsidP="004B3E43" w:rsidRDefault="00F41B48" w14:paraId="41B625F8" w14:textId="77777777">
            <w:pPr>
              <w:jc w:val="both"/>
              <w:rPr>
                <w:rFonts w:ascii="Neue Haas Grotesk Text Pro" w:hAnsi="Neue Haas Grotesk Text Pro"/>
                <w:sz w:val="19"/>
                <w:szCs w:val="19"/>
                <w:lang w:val="es-MX"/>
              </w:rPr>
            </w:pPr>
          </w:p>
          <w:p w:rsidRPr="002B0E9A" w:rsidR="002B16C6" w:rsidP="002B16C6" w:rsidRDefault="002B16C6" w14:paraId="03DB6726" w14:textId="77777777">
            <w:pPr>
              <w:jc w:val="both"/>
              <w:rPr>
                <w:rFonts w:ascii="Neue Haas Grotesk Text Pro" w:hAnsi="Neue Haas Grotesk Text Pro"/>
                <w:sz w:val="19"/>
                <w:szCs w:val="19"/>
                <w:lang w:val="es-MX"/>
              </w:rPr>
            </w:pPr>
          </w:p>
          <w:p w:rsidRPr="004F2A9E" w:rsidR="002B16C6" w:rsidP="002B16C6" w:rsidRDefault="002B16C6" w14:paraId="092CB3A6" w14:textId="77777777">
            <w:pPr>
              <w:jc w:val="both"/>
              <w:rPr>
                <w:rFonts w:ascii="Neue Haas Grotesk Text Pro" w:hAnsi="Neue Haas Grotesk Text Pro"/>
                <w:sz w:val="19"/>
                <w:szCs w:val="19"/>
                <w:lang w:val="en-US"/>
                <w:rPrChange w:author="Román Alberto Rojas Hernández" w:date="2022-03-02T14:48:00Z" w:id="48">
                  <w:rPr>
                    <w:rFonts w:ascii="Neue Haas Grotesk Text Pro" w:hAnsi="Neue Haas Grotesk Text Pro"/>
                    <w:sz w:val="19"/>
                    <w:szCs w:val="19"/>
                    <w:lang w:val="es-MX"/>
                  </w:rPr>
                </w:rPrChange>
              </w:rPr>
            </w:pPr>
            <w:r w:rsidRPr="004F2A9E">
              <w:rPr>
                <w:rFonts w:ascii="Neue Haas Grotesk Text Pro" w:hAnsi="Neue Haas Grotesk Text Pro"/>
                <w:sz w:val="19"/>
                <w:szCs w:val="19"/>
                <w:lang w:val="en-US"/>
                <w:rPrChange w:author="Román Alberto Rojas Hernández" w:date="2022-03-02T14:48:00Z" w:id="49">
                  <w:rPr>
                    <w:rFonts w:ascii="Neue Haas Grotesk Text Pro" w:hAnsi="Neue Haas Grotesk Text Pro"/>
                    <w:sz w:val="19"/>
                    <w:szCs w:val="19"/>
                    <w:lang w:val="es-MX"/>
                  </w:rPr>
                </w:rPrChange>
              </w:rPr>
              <w:t>______________________________</w:t>
            </w:r>
          </w:p>
          <w:p w:rsidRPr="002B0E9A" w:rsidR="002B16C6" w:rsidP="002B16C6" w:rsidRDefault="002B16C6" w14:paraId="12F496F6"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rsidRPr="002B0E9A" w:rsidR="002B16C6" w:rsidP="002B16C6" w:rsidRDefault="002B16C6" w14:paraId="4C5022EC" w14:textId="77777777">
            <w:pPr>
              <w:jc w:val="both"/>
              <w:rPr>
                <w:rFonts w:ascii="Neue Haas Grotesk Text Pro" w:hAnsi="Neue Haas Grotesk Text Pro"/>
                <w:sz w:val="19"/>
                <w:szCs w:val="19"/>
                <w:lang w:val="en-US"/>
              </w:rPr>
            </w:pPr>
          </w:p>
          <w:p w:rsidRPr="002B0E9A" w:rsidR="002B16C6" w:rsidP="002B16C6" w:rsidRDefault="002B16C6" w14:paraId="3958A37B"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2B16C6" w:rsidP="002B16C6" w:rsidRDefault="002B16C6" w14:paraId="1884872B"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rsidRPr="002B0E9A" w:rsidR="002B16C6" w:rsidP="002B16C6" w:rsidRDefault="002B16C6" w14:paraId="2F423C29" w14:textId="77777777">
            <w:pPr>
              <w:jc w:val="both"/>
              <w:rPr>
                <w:rFonts w:ascii="Neue Haas Grotesk Text Pro" w:hAnsi="Neue Haas Grotesk Text Pro"/>
                <w:sz w:val="19"/>
                <w:szCs w:val="19"/>
                <w:lang w:val="en-US"/>
              </w:rPr>
            </w:pPr>
          </w:p>
          <w:p w:rsidRPr="002B0E9A" w:rsidR="002B16C6" w:rsidP="002B16C6" w:rsidRDefault="002B16C6" w14:paraId="1B0ACBEF"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rsidRPr="002B0E9A" w:rsidR="002B16C6" w:rsidP="002B16C6" w:rsidRDefault="002B16C6" w14:paraId="083E5DE7" w14:textId="7777777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w:t>
            </w:r>
            <w:proofErr w:type="spellStart"/>
            <w:r w:rsidRPr="002B0E9A">
              <w:rPr>
                <w:rFonts w:ascii="Neue Haas Grotesk Text Pro" w:hAnsi="Neue Haas Grotesk Text Pro"/>
                <w:sz w:val="19"/>
                <w:szCs w:val="19"/>
                <w:lang w:val="en-US"/>
              </w:rPr>
              <w:t>Fecha</w:t>
            </w:r>
            <w:proofErr w:type="spellEnd"/>
          </w:p>
          <w:p w:rsidRPr="002B0E9A" w:rsidR="002B16C6" w:rsidP="004B3E43" w:rsidRDefault="002B16C6" w14:paraId="1B299F97" w14:textId="7575C291">
            <w:pPr>
              <w:jc w:val="both"/>
              <w:rPr>
                <w:rFonts w:ascii="Neue Haas Grotesk Text Pro" w:hAnsi="Neue Haas Grotesk Text Pro"/>
                <w:sz w:val="19"/>
                <w:szCs w:val="19"/>
                <w:lang w:val="en-US"/>
              </w:rPr>
            </w:pPr>
          </w:p>
        </w:tc>
        <w:tc>
          <w:tcPr>
            <w:tcW w:w="4745" w:type="dxa"/>
          </w:tcPr>
          <w:p w:rsidRPr="002B0E9A" w:rsidR="00682079" w:rsidP="00682079" w:rsidRDefault="00682079" w14:paraId="36292B91" w14:textId="115B995C">
            <w:pPr>
              <w:jc w:val="center"/>
              <w:rPr>
                <w:rFonts w:ascii="Neue Haas Grotesk Text Pro" w:hAnsi="Neue Haas Grotesk Text Pro"/>
                <w:b/>
                <w:i/>
                <w:iCs/>
                <w:sz w:val="19"/>
                <w:szCs w:val="19"/>
                <w:lang w:val="es-MX"/>
              </w:rPr>
            </w:pPr>
            <w:r w:rsidRPr="002B0E9A">
              <w:rPr>
                <w:rFonts w:ascii="Neue Haas Grotesk Text Pro" w:hAnsi="Neue Haas Grotesk Text Pro"/>
                <w:b/>
                <w:i/>
                <w:iCs/>
                <w:sz w:val="19"/>
                <w:szCs w:val="19"/>
                <w:lang w:val="es-MX"/>
              </w:rPr>
              <w:t>CERTIFICACION DEL SECRETARI</w:t>
            </w:r>
            <w:r w:rsidRPr="002B0E9A" w:rsidR="002B16C6">
              <w:rPr>
                <w:rFonts w:ascii="Neue Haas Grotesk Text Pro" w:hAnsi="Neue Haas Grotesk Text Pro"/>
                <w:b/>
                <w:i/>
                <w:iCs/>
                <w:sz w:val="19"/>
                <w:szCs w:val="19"/>
                <w:lang w:val="es-MX"/>
              </w:rPr>
              <w:t>O</w:t>
            </w:r>
            <w:r w:rsidRPr="002B0E9A">
              <w:rPr>
                <w:rFonts w:ascii="Neue Haas Grotesk Text Pro" w:hAnsi="Neue Haas Grotesk Text Pro"/>
                <w:b/>
                <w:i/>
                <w:iCs/>
                <w:sz w:val="19"/>
                <w:szCs w:val="19"/>
                <w:lang w:val="es-MX"/>
              </w:rPr>
              <w:t xml:space="preserve"> CORPORATIV</w:t>
            </w:r>
            <w:r w:rsidRPr="002B0E9A" w:rsidR="002B16C6">
              <w:rPr>
                <w:rFonts w:ascii="Neue Haas Grotesk Text Pro" w:hAnsi="Neue Haas Grotesk Text Pro"/>
                <w:b/>
                <w:i/>
                <w:iCs/>
                <w:sz w:val="19"/>
                <w:szCs w:val="19"/>
                <w:lang w:val="es-MX"/>
              </w:rPr>
              <w:t>O</w:t>
            </w:r>
          </w:p>
          <w:p w:rsidRPr="002B0E9A" w:rsidR="00682079" w:rsidP="00682079" w:rsidRDefault="00682079" w14:paraId="64792C2C" w14:textId="77777777">
            <w:pPr>
              <w:jc w:val="both"/>
              <w:rPr>
                <w:rFonts w:ascii="Neue Haas Grotesk Text Pro" w:hAnsi="Neue Haas Grotesk Text Pro"/>
                <w:sz w:val="19"/>
                <w:szCs w:val="19"/>
                <w:lang w:val="es-MX"/>
              </w:rPr>
            </w:pPr>
          </w:p>
          <w:p w:rsidRPr="002B0E9A" w:rsidR="00682079" w:rsidP="06E5F234" w:rsidRDefault="348D4DEA" w14:paraId="17A06D4D" w14:textId="382FDDAE">
            <w:pPr>
              <w:pStyle w:val="Textoindependiente"/>
              <w:spacing w:line="240" w:lineRule="auto"/>
              <w:rPr>
                <w:rFonts w:ascii="Neue Haas Grotesk Text Pro" w:hAnsi="Neue Haas Grotesk Text Pro" w:eastAsia="Times"/>
                <w:sz w:val="19"/>
                <w:szCs w:val="19"/>
                <w:lang w:val="es-MX"/>
              </w:rPr>
            </w:pPr>
            <w:r w:rsidRPr="3B3E84AC">
              <w:rPr>
                <w:rFonts w:ascii="Neue Haas Grotesk Text Pro" w:hAnsi="Neue Haas Grotesk Text Pro" w:eastAsia="Times"/>
                <w:sz w:val="19"/>
                <w:szCs w:val="19"/>
                <w:lang w:val="es-MX"/>
              </w:rPr>
              <w:t xml:space="preserve">En este día </w:t>
            </w:r>
            <w:commentRangeStart w:id="50"/>
            <w:r w:rsidRPr="3B3E84AC" w:rsidR="3D5513D5">
              <w:rPr>
                <w:rFonts w:ascii="Neue Haas Grotesk Text Pro" w:hAnsi="Neue Haas Grotesk Text Pro" w:eastAsia="Times"/>
                <w:sz w:val="19"/>
                <w:szCs w:val="19"/>
                <w:lang w:val="es-MX"/>
              </w:rPr>
              <w:t>[</w:t>
            </w:r>
            <w:r w:rsidRPr="3B3E84AC">
              <w:rPr>
                <w:rFonts w:ascii="Neue Haas Grotesk Text Pro" w:hAnsi="Neue Haas Grotesk Text Pro" w:eastAsia="Times"/>
                <w:sz w:val="19"/>
                <w:szCs w:val="19"/>
                <w:lang w:val="es-MX"/>
              </w:rPr>
              <w:t>_____</w:t>
            </w:r>
            <w:r w:rsidRPr="3B3E84AC" w:rsidR="3D5513D5">
              <w:rPr>
                <w:rFonts w:ascii="Neue Haas Grotesk Text Pro" w:hAnsi="Neue Haas Grotesk Text Pro" w:eastAsia="Times"/>
                <w:sz w:val="19"/>
                <w:szCs w:val="19"/>
                <w:lang w:val="es-MX"/>
              </w:rPr>
              <w:t>]</w:t>
            </w:r>
            <w:r w:rsidRPr="3B3E84AC">
              <w:rPr>
                <w:rFonts w:ascii="Neue Haas Grotesk Text Pro" w:hAnsi="Neue Haas Grotesk Text Pro" w:eastAsia="Times"/>
                <w:sz w:val="19"/>
                <w:szCs w:val="19"/>
                <w:lang w:val="es-MX"/>
              </w:rPr>
              <w:t xml:space="preserve"> </w:t>
            </w:r>
            <w:commentRangeEnd w:id="50"/>
            <w:r w:rsidR="00682079">
              <w:commentReference w:id="50"/>
            </w:r>
            <w:r w:rsidRPr="3B3E84AC">
              <w:rPr>
                <w:rFonts w:ascii="Neue Haas Grotesk Text Pro" w:hAnsi="Neue Haas Grotesk Text Pro" w:eastAsia="Times"/>
                <w:sz w:val="19"/>
                <w:szCs w:val="19"/>
                <w:lang w:val="es-MX"/>
              </w:rPr>
              <w:t xml:space="preserve">de </w:t>
            </w:r>
            <w:r w:rsidRPr="3B3E84AC" w:rsidR="3AD90A37">
              <w:rPr>
                <w:rFonts w:ascii="Neue Haas Grotesk Text Pro" w:hAnsi="Neue Haas Grotesk Text Pro" w:eastAsia="Times"/>
                <w:sz w:val="19"/>
                <w:szCs w:val="19"/>
                <w:lang w:val="es-MX"/>
              </w:rPr>
              <w:t xml:space="preserve">febrero </w:t>
            </w:r>
            <w:r w:rsidRPr="3B3E84AC">
              <w:rPr>
                <w:rFonts w:ascii="Neue Haas Grotesk Text Pro" w:hAnsi="Neue Haas Grotesk Text Pro" w:eastAsia="Times"/>
                <w:sz w:val="19"/>
                <w:szCs w:val="19"/>
                <w:lang w:val="es-MX"/>
              </w:rPr>
              <w:t>de 202</w:t>
            </w:r>
            <w:r w:rsidRPr="3B3E84AC" w:rsidR="3AD90A37">
              <w:rPr>
                <w:rFonts w:ascii="Neue Haas Grotesk Text Pro" w:hAnsi="Neue Haas Grotesk Text Pro" w:eastAsia="Times"/>
                <w:sz w:val="19"/>
                <w:szCs w:val="19"/>
                <w:lang w:val="es-MX"/>
              </w:rPr>
              <w:t>2</w:t>
            </w:r>
            <w:r w:rsidRPr="3B3E84AC">
              <w:rPr>
                <w:rFonts w:ascii="Neue Haas Grotesk Text Pro" w:hAnsi="Neue Haas Grotesk Text Pro" w:eastAsia="Times"/>
                <w:sz w:val="19"/>
                <w:szCs w:val="19"/>
                <w:lang w:val="es-MX"/>
              </w:rPr>
              <w:t xml:space="preserve">, Yo, </w:t>
            </w:r>
            <w:r w:rsidRPr="3B3E84AC" w:rsidR="40A887CC">
              <w:rPr>
                <w:rFonts w:ascii="Neue Haas Grotesk Text Pro" w:hAnsi="Neue Haas Grotesk Text Pro" w:eastAsia="Times"/>
                <w:sz w:val="19"/>
                <w:szCs w:val="19"/>
                <w:lang w:val="es-MX"/>
              </w:rPr>
              <w:t xml:space="preserve">Carmen </w:t>
            </w:r>
            <w:r w:rsidRPr="3B3E84AC" w:rsidR="18F0361C">
              <w:rPr>
                <w:rFonts w:ascii="Neue Haas Grotesk Text Pro" w:hAnsi="Neue Haas Grotesk Text Pro" w:eastAsia="Times"/>
                <w:sz w:val="19"/>
                <w:szCs w:val="19"/>
                <w:lang w:val="es-MX"/>
              </w:rPr>
              <w:t xml:space="preserve">Sofia </w:t>
            </w:r>
            <w:r w:rsidRPr="3B3E84AC" w:rsidR="40A887CC">
              <w:rPr>
                <w:rFonts w:ascii="Neue Haas Grotesk Text Pro" w:hAnsi="Neue Haas Grotesk Text Pro" w:eastAsia="Times"/>
                <w:sz w:val="19"/>
                <w:szCs w:val="19"/>
                <w:lang w:val="es-MX"/>
              </w:rPr>
              <w:t>Pena</w:t>
            </w:r>
            <w:r w:rsidRPr="3B3E84AC">
              <w:rPr>
                <w:rFonts w:ascii="Neue Haas Grotesk Text Pro" w:hAnsi="Neue Haas Grotesk Text Pro" w:eastAsia="Times"/>
                <w:sz w:val="19"/>
                <w:szCs w:val="19"/>
                <w:lang w:val="es-MX"/>
              </w:rPr>
              <w:t xml:space="preserve">, el suscrito secretario corporativo de </w:t>
            </w:r>
            <w:proofErr w:type="spellStart"/>
            <w:r w:rsidRPr="3B3E84AC">
              <w:rPr>
                <w:rFonts w:ascii="Neue Haas Grotesk Text Pro" w:hAnsi="Neue Haas Grotesk Text Pro"/>
                <w:sz w:val="19"/>
                <w:szCs w:val="19"/>
              </w:rPr>
              <w:t>Partners</w:t>
            </w:r>
            <w:proofErr w:type="spellEnd"/>
            <w:r w:rsidRPr="3B3E84AC">
              <w:rPr>
                <w:rFonts w:ascii="Neue Haas Grotesk Text Pro" w:hAnsi="Neue Haas Grotesk Text Pro"/>
                <w:sz w:val="19"/>
                <w:szCs w:val="19"/>
              </w:rPr>
              <w:t xml:space="preserve"> </w:t>
            </w:r>
            <w:proofErr w:type="spellStart"/>
            <w:r w:rsidRPr="3B3E84AC">
              <w:rPr>
                <w:rFonts w:ascii="Neue Haas Grotesk Text Pro" w:hAnsi="Neue Haas Grotesk Text Pro"/>
                <w:sz w:val="19"/>
                <w:szCs w:val="19"/>
              </w:rPr>
              <w:t>of</w:t>
            </w:r>
            <w:proofErr w:type="spellEnd"/>
            <w:r w:rsidRPr="3B3E84AC">
              <w:rPr>
                <w:rFonts w:ascii="Neue Haas Grotesk Text Pro" w:hAnsi="Neue Haas Grotesk Text Pro"/>
                <w:sz w:val="19"/>
                <w:szCs w:val="19"/>
              </w:rPr>
              <w:t xml:space="preserve"> </w:t>
            </w:r>
            <w:proofErr w:type="spellStart"/>
            <w:r w:rsidRPr="3B3E84AC">
              <w:rPr>
                <w:rFonts w:ascii="Neue Haas Grotesk Text Pro" w:hAnsi="Neue Haas Grotesk Text Pro"/>
                <w:sz w:val="19"/>
                <w:szCs w:val="19"/>
              </w:rPr>
              <w:t>the</w:t>
            </w:r>
            <w:proofErr w:type="spellEnd"/>
            <w:r w:rsidRPr="3B3E84AC">
              <w:rPr>
                <w:rFonts w:ascii="Neue Haas Grotesk Text Pro" w:hAnsi="Neue Haas Grotesk Text Pro"/>
                <w:sz w:val="19"/>
                <w:szCs w:val="19"/>
              </w:rPr>
              <w:t xml:space="preserve"> </w:t>
            </w:r>
            <w:proofErr w:type="spellStart"/>
            <w:r w:rsidRPr="3B3E84AC">
              <w:rPr>
                <w:rFonts w:ascii="Neue Haas Grotesk Text Pro" w:hAnsi="Neue Haas Grotesk Text Pro"/>
                <w:sz w:val="19"/>
                <w:szCs w:val="19"/>
              </w:rPr>
              <w:t>Americas</w:t>
            </w:r>
            <w:proofErr w:type="spellEnd"/>
            <w:r w:rsidRPr="3B3E84AC">
              <w:rPr>
                <w:rFonts w:ascii="Neue Haas Grotesk Text Pro" w:hAnsi="Neue Haas Grotesk Text Pro"/>
                <w:sz w:val="19"/>
                <w:szCs w:val="19"/>
              </w:rPr>
              <w:t>, Inc.</w:t>
            </w:r>
            <w:r w:rsidRPr="3B3E84AC">
              <w:rPr>
                <w:rFonts w:ascii="Neue Haas Grotesk Text Pro" w:hAnsi="Neue Haas Grotesk Text Pro" w:eastAsia="Times"/>
                <w:sz w:val="19"/>
                <w:szCs w:val="19"/>
                <w:lang w:val="es-MX"/>
              </w:rPr>
              <w:t>, en ejercicio de mis funciones legales, CERTIFICO:</w:t>
            </w:r>
          </w:p>
          <w:p w:rsidRPr="002B0E9A" w:rsidR="00682079" w:rsidP="00682079" w:rsidRDefault="00682079" w14:paraId="008DEA3C" w14:textId="77777777">
            <w:pPr>
              <w:jc w:val="both"/>
              <w:rPr>
                <w:rFonts w:ascii="Neue Haas Grotesk Text Pro" w:hAnsi="Neue Haas Grotesk Text Pro"/>
                <w:sz w:val="19"/>
                <w:szCs w:val="19"/>
                <w:lang w:val="es-MX"/>
              </w:rPr>
            </w:pPr>
          </w:p>
          <w:p w:rsidRPr="002B0E9A" w:rsidR="00682079" w:rsidP="00682079" w:rsidRDefault="00682079" w14:paraId="5F5FA94E" w14:textId="128F2B65">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1.- Que </w:t>
            </w:r>
            <w:proofErr w:type="spellStart"/>
            <w:r w:rsidRPr="002B0E9A" w:rsidR="00D219AC">
              <w:rPr>
                <w:rFonts w:ascii="Neue Haas Grotesk Text Pro" w:hAnsi="Neue Haas Grotesk Text Pro"/>
                <w:sz w:val="19"/>
                <w:szCs w:val="19"/>
              </w:rPr>
              <w:t>Partners</w:t>
            </w:r>
            <w:proofErr w:type="spellEnd"/>
            <w:r w:rsidRPr="002B0E9A" w:rsidR="00D219AC">
              <w:rPr>
                <w:rFonts w:ascii="Neue Haas Grotesk Text Pro" w:hAnsi="Neue Haas Grotesk Text Pro"/>
                <w:sz w:val="19"/>
                <w:szCs w:val="19"/>
              </w:rPr>
              <w:t xml:space="preserve"> </w:t>
            </w:r>
            <w:proofErr w:type="spellStart"/>
            <w:r w:rsidRPr="002B0E9A" w:rsidR="00D219AC">
              <w:rPr>
                <w:rFonts w:ascii="Neue Haas Grotesk Text Pro" w:hAnsi="Neue Haas Grotesk Text Pro"/>
                <w:sz w:val="19"/>
                <w:szCs w:val="19"/>
              </w:rPr>
              <w:t>of</w:t>
            </w:r>
            <w:proofErr w:type="spellEnd"/>
            <w:r w:rsidRPr="002B0E9A" w:rsidR="00D219AC">
              <w:rPr>
                <w:rFonts w:ascii="Neue Haas Grotesk Text Pro" w:hAnsi="Neue Haas Grotesk Text Pro"/>
                <w:sz w:val="19"/>
                <w:szCs w:val="19"/>
              </w:rPr>
              <w:t xml:space="preserve"> </w:t>
            </w:r>
            <w:proofErr w:type="spellStart"/>
            <w:r w:rsidRPr="002B0E9A" w:rsidR="00D219AC">
              <w:rPr>
                <w:rFonts w:ascii="Neue Haas Grotesk Text Pro" w:hAnsi="Neue Haas Grotesk Text Pro"/>
                <w:sz w:val="19"/>
                <w:szCs w:val="19"/>
              </w:rPr>
              <w:t>the</w:t>
            </w:r>
            <w:proofErr w:type="spellEnd"/>
            <w:r w:rsidRPr="002B0E9A" w:rsidR="00D219AC">
              <w:rPr>
                <w:rFonts w:ascii="Neue Haas Grotesk Text Pro" w:hAnsi="Neue Haas Grotesk Text Pro"/>
                <w:sz w:val="19"/>
                <w:szCs w:val="19"/>
              </w:rPr>
              <w:t xml:space="preserve"> </w:t>
            </w:r>
            <w:proofErr w:type="spellStart"/>
            <w:r w:rsidRPr="002B0E9A" w:rsidR="00D219AC">
              <w:rPr>
                <w:rFonts w:ascii="Neue Haas Grotesk Text Pro" w:hAnsi="Neue Haas Grotesk Text Pro"/>
                <w:sz w:val="19"/>
                <w:szCs w:val="19"/>
              </w:rPr>
              <w:t>Americas</w:t>
            </w:r>
            <w:proofErr w:type="spellEnd"/>
            <w:r w:rsidRPr="002B0E9A" w:rsidR="00D219AC">
              <w:rPr>
                <w:rFonts w:ascii="Neue Haas Grotesk Text Pro" w:hAnsi="Neue Haas Grotesk Text Pro"/>
                <w:sz w:val="19"/>
                <w:szCs w:val="19"/>
              </w:rPr>
              <w:t>, Inc.</w:t>
            </w:r>
            <w:r w:rsidRPr="002B0E9A">
              <w:rPr>
                <w:rFonts w:ascii="Neue Haas Grotesk Text Pro" w:hAnsi="Neue Haas Grotesk Text Pro"/>
                <w:sz w:val="19"/>
                <w:szCs w:val="19"/>
                <w:lang w:val="es-MX"/>
              </w:rPr>
              <w:t xml:space="preserve">, es una sociedad legalmente constituida de conformidad con las leyes del </w:t>
            </w:r>
            <w:r w:rsidRPr="002B0E9A" w:rsidR="3A5FEC00">
              <w:rPr>
                <w:rFonts w:ascii="Neue Haas Grotesk Text Pro" w:hAnsi="Neue Haas Grotesk Text Pro"/>
                <w:sz w:val="19"/>
                <w:szCs w:val="19"/>
                <w:lang w:val="es-MX"/>
              </w:rPr>
              <w:t xml:space="preserve">Distrito </w:t>
            </w:r>
            <w:r w:rsidRPr="002B0E9A">
              <w:rPr>
                <w:rFonts w:ascii="Neue Haas Grotesk Text Pro" w:hAnsi="Neue Haas Grotesk Text Pro"/>
                <w:sz w:val="19"/>
                <w:szCs w:val="19"/>
                <w:lang w:val="es-MX"/>
              </w:rPr>
              <w:t xml:space="preserve">de </w:t>
            </w:r>
            <w:r w:rsidRPr="002B0E9A" w:rsidR="343AE0A8">
              <w:rPr>
                <w:rFonts w:ascii="Neue Haas Grotesk Text Pro" w:hAnsi="Neue Haas Grotesk Text Pro"/>
                <w:sz w:val="19"/>
                <w:szCs w:val="19"/>
                <w:lang w:val="es-MX"/>
              </w:rPr>
              <w:t>Col</w:t>
            </w:r>
            <w:r w:rsidR="001F1DD7">
              <w:rPr>
                <w:rFonts w:ascii="Neue Haas Grotesk Text Pro" w:hAnsi="Neue Haas Grotesk Text Pro"/>
                <w:sz w:val="19"/>
                <w:szCs w:val="19"/>
                <w:lang w:val="es-MX"/>
              </w:rPr>
              <w:t>u</w:t>
            </w:r>
            <w:r w:rsidRPr="002B0E9A" w:rsidR="343AE0A8">
              <w:rPr>
                <w:rFonts w:ascii="Neue Haas Grotesk Text Pro" w:hAnsi="Neue Haas Grotesk Text Pro"/>
                <w:sz w:val="19"/>
                <w:szCs w:val="19"/>
                <w:lang w:val="es-MX"/>
              </w:rPr>
              <w:t xml:space="preserve">mbia, </w:t>
            </w:r>
            <w:r w:rsidRPr="002B0E9A">
              <w:rPr>
                <w:rFonts w:ascii="Neue Haas Grotesk Text Pro" w:hAnsi="Neue Haas Grotesk Text Pro"/>
                <w:sz w:val="19"/>
                <w:szCs w:val="19"/>
                <w:lang w:val="es-MX"/>
              </w:rPr>
              <w:t>Estados Unidos de América, de conformidad con la siguiente documentación que Yo he tenido a la vista:</w:t>
            </w:r>
          </w:p>
          <w:p w:rsidRPr="002B0E9A" w:rsidR="00682079" w:rsidP="00682079" w:rsidRDefault="00682079" w14:paraId="73EF074D" w14:textId="77777777">
            <w:pPr>
              <w:jc w:val="both"/>
              <w:rPr>
                <w:rFonts w:ascii="Neue Haas Grotesk Text Pro" w:hAnsi="Neue Haas Grotesk Text Pro"/>
                <w:sz w:val="19"/>
                <w:szCs w:val="19"/>
                <w:lang w:val="es-MX"/>
              </w:rPr>
            </w:pPr>
          </w:p>
          <w:p w:rsidRPr="002B0E9A" w:rsidR="00682079" w:rsidP="00682079" w:rsidRDefault="00682079" w14:paraId="33F804D7" w14:textId="095DA26B">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Certificado de Constitución de fecha </w:t>
            </w:r>
            <w:r w:rsidRPr="002B0E9A" w:rsidR="2248F604">
              <w:rPr>
                <w:rFonts w:ascii="Neue Haas Grotesk Text Pro" w:hAnsi="Neue Haas Grotesk Text Pro"/>
                <w:sz w:val="19"/>
                <w:szCs w:val="19"/>
                <w:lang w:val="es-MX"/>
              </w:rPr>
              <w:t xml:space="preserve">29 </w:t>
            </w:r>
            <w:r w:rsidRPr="002B0E9A">
              <w:rPr>
                <w:rFonts w:ascii="Neue Haas Grotesk Text Pro" w:hAnsi="Neue Haas Grotesk Text Pro"/>
                <w:sz w:val="19"/>
                <w:szCs w:val="19"/>
                <w:lang w:val="es-MX"/>
              </w:rPr>
              <w:t xml:space="preserve">de </w:t>
            </w:r>
            <w:r w:rsidRPr="002B0E9A" w:rsidR="26B8105B">
              <w:rPr>
                <w:rFonts w:ascii="Neue Haas Grotesk Text Pro" w:hAnsi="Neue Haas Grotesk Text Pro"/>
                <w:sz w:val="19"/>
                <w:szCs w:val="19"/>
                <w:lang w:val="es-MX"/>
              </w:rPr>
              <w:t xml:space="preserve">noviembre </w:t>
            </w:r>
            <w:r w:rsidRPr="002B0E9A">
              <w:rPr>
                <w:rFonts w:ascii="Neue Haas Grotesk Text Pro" w:hAnsi="Neue Haas Grotesk Text Pro"/>
                <w:sz w:val="19"/>
                <w:szCs w:val="19"/>
                <w:lang w:val="es-MX"/>
              </w:rPr>
              <w:t xml:space="preserve">de </w:t>
            </w:r>
            <w:r w:rsidRPr="002B0E9A" w:rsidR="1CBC4931">
              <w:rPr>
                <w:rFonts w:ascii="Neue Haas Grotesk Text Pro" w:hAnsi="Neue Haas Grotesk Text Pro"/>
                <w:sz w:val="19"/>
                <w:szCs w:val="19"/>
                <w:lang w:val="es-MX"/>
              </w:rPr>
              <w:t xml:space="preserve">1966 </w:t>
            </w:r>
            <w:r w:rsidRPr="002B0E9A">
              <w:rPr>
                <w:rFonts w:ascii="Neue Haas Grotesk Text Pro" w:hAnsi="Neue Haas Grotesk Text Pro"/>
                <w:sz w:val="19"/>
                <w:szCs w:val="19"/>
                <w:lang w:val="es-MX"/>
              </w:rPr>
              <w:t xml:space="preserve">y sus modificaciones y sus modificaciones y ediciones de fecha </w:t>
            </w:r>
            <w:r w:rsidRPr="002B0E9A" w:rsidR="295E775C">
              <w:rPr>
                <w:rFonts w:ascii="Neue Haas Grotesk Text Pro" w:hAnsi="Neue Haas Grotesk Text Pro"/>
                <w:sz w:val="19"/>
                <w:szCs w:val="19"/>
                <w:lang w:val="es-MX"/>
              </w:rPr>
              <w:t xml:space="preserve">28 </w:t>
            </w:r>
            <w:r w:rsidRPr="002B0E9A" w:rsidR="00D219AC">
              <w:rPr>
                <w:rFonts w:ascii="Neue Haas Grotesk Text Pro" w:hAnsi="Neue Haas Grotesk Text Pro"/>
                <w:sz w:val="19"/>
                <w:szCs w:val="19"/>
                <w:lang w:val="es-MX"/>
              </w:rPr>
              <w:t xml:space="preserve">de </w:t>
            </w:r>
            <w:r w:rsidRPr="002B0E9A" w:rsidR="377B251E">
              <w:rPr>
                <w:rFonts w:ascii="Neue Haas Grotesk Text Pro" w:hAnsi="Neue Haas Grotesk Text Pro"/>
                <w:sz w:val="19"/>
                <w:szCs w:val="19"/>
                <w:lang w:val="es-MX"/>
              </w:rPr>
              <w:t xml:space="preserve">abril </w:t>
            </w:r>
            <w:r w:rsidRPr="002B0E9A" w:rsidR="00D219AC">
              <w:rPr>
                <w:rFonts w:ascii="Neue Haas Grotesk Text Pro" w:hAnsi="Neue Haas Grotesk Text Pro"/>
                <w:sz w:val="19"/>
                <w:szCs w:val="19"/>
                <w:lang w:val="es-MX"/>
              </w:rPr>
              <w:t xml:space="preserve">de </w:t>
            </w:r>
            <w:r w:rsidRPr="002B0E9A" w:rsidR="32A1E3EF">
              <w:rPr>
                <w:rFonts w:ascii="Neue Haas Grotesk Text Pro" w:hAnsi="Neue Haas Grotesk Text Pro"/>
                <w:sz w:val="19"/>
                <w:szCs w:val="19"/>
                <w:lang w:val="es-MX"/>
              </w:rPr>
              <w:t>1995.</w:t>
            </w:r>
          </w:p>
          <w:p w:rsidRPr="002B0E9A" w:rsidR="00682079" w:rsidP="00682079" w:rsidRDefault="00682079" w14:paraId="4CDE8D49" w14:textId="77777777">
            <w:pPr>
              <w:jc w:val="both"/>
              <w:rPr>
                <w:rFonts w:ascii="Neue Haas Grotesk Text Pro" w:hAnsi="Neue Haas Grotesk Text Pro"/>
                <w:sz w:val="19"/>
                <w:szCs w:val="19"/>
                <w:lang w:val="es-MX"/>
              </w:rPr>
            </w:pPr>
          </w:p>
          <w:p w:rsidRPr="002B0E9A" w:rsidR="00682079" w:rsidP="00682079" w:rsidRDefault="00682079" w14:paraId="10DF19EA" w14:textId="333CFEE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b) Sus estatutos sociales, modificados y editados de fecha </w:t>
            </w:r>
            <w:r w:rsidRPr="002B0E9A" w:rsidR="36BD075B">
              <w:rPr>
                <w:rFonts w:ascii="Neue Haas Grotesk Text Pro" w:hAnsi="Neue Haas Grotesk Text Pro"/>
                <w:sz w:val="19"/>
                <w:szCs w:val="19"/>
                <w:lang w:val="es-MX"/>
              </w:rPr>
              <w:t xml:space="preserve">22 </w:t>
            </w:r>
            <w:r w:rsidRPr="002B0E9A" w:rsidR="00D219AC">
              <w:rPr>
                <w:rFonts w:ascii="Neue Haas Grotesk Text Pro" w:hAnsi="Neue Haas Grotesk Text Pro"/>
                <w:sz w:val="19"/>
                <w:szCs w:val="19"/>
                <w:lang w:val="es-MX"/>
              </w:rPr>
              <w:t xml:space="preserve">de </w:t>
            </w:r>
            <w:r w:rsidRPr="002B0E9A" w:rsidR="2F8EADEF">
              <w:rPr>
                <w:rFonts w:ascii="Neue Haas Grotesk Text Pro" w:hAnsi="Neue Haas Grotesk Text Pro"/>
                <w:sz w:val="19"/>
                <w:szCs w:val="19"/>
                <w:lang w:val="es-MX"/>
              </w:rPr>
              <w:t xml:space="preserve">septiembre </w:t>
            </w:r>
            <w:r w:rsidRPr="002B0E9A" w:rsidR="00D219AC">
              <w:rPr>
                <w:rFonts w:ascii="Neue Haas Grotesk Text Pro" w:hAnsi="Neue Haas Grotesk Text Pro"/>
                <w:sz w:val="19"/>
                <w:szCs w:val="19"/>
                <w:lang w:val="es-MX"/>
              </w:rPr>
              <w:t xml:space="preserve">de </w:t>
            </w:r>
            <w:r w:rsidRPr="002B0E9A" w:rsidR="75829161">
              <w:rPr>
                <w:rFonts w:ascii="Neue Haas Grotesk Text Pro" w:hAnsi="Neue Haas Grotesk Text Pro"/>
                <w:sz w:val="19"/>
                <w:szCs w:val="19"/>
                <w:lang w:val="es-MX"/>
              </w:rPr>
              <w:t>2014.</w:t>
            </w:r>
          </w:p>
          <w:p w:rsidRPr="002B0E9A" w:rsidR="00682079" w:rsidP="00682079" w:rsidRDefault="00682079" w14:paraId="59F1EB2A" w14:textId="77777777">
            <w:pPr>
              <w:jc w:val="both"/>
              <w:rPr>
                <w:rFonts w:ascii="Neue Haas Grotesk Text Pro" w:hAnsi="Neue Haas Grotesk Text Pro"/>
                <w:sz w:val="19"/>
                <w:szCs w:val="19"/>
                <w:lang w:val="es-MX"/>
              </w:rPr>
            </w:pPr>
          </w:p>
          <w:p w:rsidRPr="002B0E9A" w:rsidR="00682079" w:rsidP="00682079" w:rsidRDefault="00682079" w14:paraId="30D79D33" w14:textId="75511232">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c) Que el señor</w:t>
            </w:r>
            <w:r w:rsidRPr="002B0E9A" w:rsidR="567799F6">
              <w:rPr>
                <w:rFonts w:ascii="Neue Haas Grotesk Text Pro" w:hAnsi="Neue Haas Grotesk Text Pro"/>
                <w:sz w:val="19"/>
                <w:szCs w:val="19"/>
                <w:lang w:val="es-MX"/>
              </w:rPr>
              <w:t xml:space="preserve"> John McPhail</w:t>
            </w:r>
            <w:r w:rsidRPr="002B0E9A">
              <w:rPr>
                <w:rFonts w:ascii="Neue Haas Grotesk Text Pro" w:hAnsi="Neue Haas Grotesk Text Pro"/>
                <w:sz w:val="19"/>
                <w:szCs w:val="19"/>
                <w:lang w:val="es-MX"/>
              </w:rPr>
              <w:t xml:space="preserve">, como </w:t>
            </w:r>
            <w:proofErr w:type="gramStart"/>
            <w:r w:rsidRPr="002B0E9A">
              <w:rPr>
                <w:rFonts w:ascii="Neue Haas Grotesk Text Pro" w:hAnsi="Neue Haas Grotesk Text Pro"/>
                <w:sz w:val="19"/>
                <w:szCs w:val="19"/>
                <w:lang w:val="es-MX"/>
              </w:rPr>
              <w:t>Presidente</w:t>
            </w:r>
            <w:proofErr w:type="gramEnd"/>
            <w:r w:rsidRPr="002B0E9A">
              <w:rPr>
                <w:rFonts w:ascii="Neue Haas Grotesk Text Pro" w:hAnsi="Neue Haas Grotesk Text Pro"/>
                <w:sz w:val="19"/>
                <w:szCs w:val="19"/>
                <w:lang w:val="es-MX"/>
              </w:rPr>
              <w:t xml:space="preserve"> y CEO de </w:t>
            </w:r>
            <w:proofErr w:type="spellStart"/>
            <w:r w:rsidRPr="002B0E9A" w:rsidR="00D219AC">
              <w:rPr>
                <w:rFonts w:ascii="Neue Haas Grotesk Text Pro" w:hAnsi="Neue Haas Grotesk Text Pro"/>
                <w:sz w:val="19"/>
                <w:szCs w:val="19"/>
                <w:lang w:val="es-MX"/>
              </w:rPr>
              <w:t>Partners</w:t>
            </w:r>
            <w:proofErr w:type="spellEnd"/>
            <w:r w:rsidRPr="002B0E9A" w:rsidR="00D219AC">
              <w:rPr>
                <w:rFonts w:ascii="Neue Haas Grotesk Text Pro" w:hAnsi="Neue Haas Grotesk Text Pro"/>
                <w:sz w:val="19"/>
                <w:szCs w:val="19"/>
                <w:lang w:val="es-MX"/>
              </w:rPr>
              <w:t xml:space="preserve"> </w:t>
            </w:r>
            <w:proofErr w:type="spellStart"/>
            <w:r w:rsidRPr="002B0E9A" w:rsidR="00D219AC">
              <w:rPr>
                <w:rFonts w:ascii="Neue Haas Grotesk Text Pro" w:hAnsi="Neue Haas Grotesk Text Pro"/>
                <w:sz w:val="19"/>
                <w:szCs w:val="19"/>
                <w:lang w:val="es-MX"/>
              </w:rPr>
              <w:t>of</w:t>
            </w:r>
            <w:proofErr w:type="spellEnd"/>
            <w:r w:rsidRPr="002B0E9A" w:rsidR="00D219AC">
              <w:rPr>
                <w:rFonts w:ascii="Neue Haas Grotesk Text Pro" w:hAnsi="Neue Haas Grotesk Text Pro"/>
                <w:sz w:val="19"/>
                <w:szCs w:val="19"/>
                <w:lang w:val="es-MX"/>
              </w:rPr>
              <w:t xml:space="preserve"> </w:t>
            </w:r>
            <w:proofErr w:type="spellStart"/>
            <w:r w:rsidRPr="002B0E9A" w:rsidR="00D219AC">
              <w:rPr>
                <w:rFonts w:ascii="Neue Haas Grotesk Text Pro" w:hAnsi="Neue Haas Grotesk Text Pro"/>
                <w:sz w:val="19"/>
                <w:szCs w:val="19"/>
                <w:lang w:val="es-MX"/>
              </w:rPr>
              <w:t>the</w:t>
            </w:r>
            <w:proofErr w:type="spellEnd"/>
            <w:r w:rsidRPr="002B0E9A" w:rsidR="00D219AC">
              <w:rPr>
                <w:rFonts w:ascii="Neue Haas Grotesk Text Pro" w:hAnsi="Neue Haas Grotesk Text Pro"/>
                <w:sz w:val="19"/>
                <w:szCs w:val="19"/>
                <w:lang w:val="es-MX"/>
              </w:rPr>
              <w:t xml:space="preserve"> </w:t>
            </w:r>
            <w:proofErr w:type="spellStart"/>
            <w:r w:rsidRPr="002B0E9A" w:rsidR="00D219AC">
              <w:rPr>
                <w:rFonts w:ascii="Neue Haas Grotesk Text Pro" w:hAnsi="Neue Haas Grotesk Text Pro"/>
                <w:sz w:val="19"/>
                <w:szCs w:val="19"/>
                <w:lang w:val="es-MX"/>
              </w:rPr>
              <w:t>Americas</w:t>
            </w:r>
            <w:proofErr w:type="spellEnd"/>
            <w:r w:rsidRPr="002B0E9A" w:rsidR="00D219AC">
              <w:rPr>
                <w:rFonts w:ascii="Neue Haas Grotesk Text Pro" w:hAnsi="Neue Haas Grotesk Text Pro"/>
                <w:sz w:val="19"/>
                <w:szCs w:val="19"/>
                <w:lang w:val="es-MX"/>
              </w:rPr>
              <w:t>, Inc.</w:t>
            </w:r>
            <w:r w:rsidRPr="002B0E9A">
              <w:rPr>
                <w:rFonts w:ascii="Neue Haas Grotesk Text Pro" w:hAnsi="Neue Haas Grotesk Text Pro"/>
                <w:sz w:val="19"/>
                <w:szCs w:val="19"/>
                <w:lang w:val="es-MX"/>
              </w:rPr>
              <w:t xml:space="preserve">, tiene la capacidad conferida por el Consejo de Administración </w:t>
            </w:r>
            <w:r w:rsidRPr="002B0E9A" w:rsidR="00494379">
              <w:rPr>
                <w:rFonts w:ascii="Neue Haas Grotesk Text Pro" w:hAnsi="Neue Haas Grotesk Text Pro"/>
                <w:sz w:val="19"/>
                <w:szCs w:val="19"/>
                <w:lang w:val="es-MX"/>
              </w:rPr>
              <w:t xml:space="preserve">tal y como consta en la certificación </w:t>
            </w:r>
            <w:r w:rsidRPr="002B0E9A" w:rsidR="00D219AC">
              <w:rPr>
                <w:rFonts w:ascii="Neue Haas Grotesk Text Pro" w:hAnsi="Neue Haas Grotesk Text Pro"/>
                <w:sz w:val="19"/>
                <w:szCs w:val="19"/>
                <w:lang w:val="es-MX"/>
              </w:rPr>
              <w:t xml:space="preserve">de </w:t>
            </w:r>
            <w:r w:rsidRPr="002B0E9A" w:rsidR="00494379">
              <w:rPr>
                <w:rFonts w:ascii="Neue Haas Grotesk Text Pro" w:hAnsi="Neue Haas Grotesk Text Pro"/>
                <w:sz w:val="19"/>
                <w:szCs w:val="19"/>
                <w:lang w:val="es-MX"/>
              </w:rPr>
              <w:t xml:space="preserve">fecha 28 de julio de 2017 suscrita por la Sra. Karen Graham, Presidenta del Consejo de Administración, </w:t>
            </w:r>
            <w:r w:rsidRPr="002B0E9A">
              <w:rPr>
                <w:rFonts w:ascii="Neue Haas Grotesk Text Pro" w:hAnsi="Neue Haas Grotesk Text Pro"/>
                <w:sz w:val="19"/>
                <w:szCs w:val="19"/>
                <w:lang w:val="es-MX"/>
              </w:rPr>
              <w:t>para firmar el poder.</w:t>
            </w:r>
          </w:p>
          <w:p w:rsidRPr="002B0E9A" w:rsidR="00410678" w:rsidP="00A932DC" w:rsidRDefault="00410678" w14:paraId="76D7DCCA" w14:textId="274CB853">
            <w:pPr>
              <w:jc w:val="both"/>
              <w:rPr>
                <w:rFonts w:ascii="Neue Haas Grotesk Text Pro" w:hAnsi="Neue Haas Grotesk Text Pro"/>
                <w:sz w:val="19"/>
                <w:szCs w:val="19"/>
                <w:lang w:val="es-MX"/>
              </w:rPr>
            </w:pPr>
          </w:p>
          <w:p w:rsidR="00EB56E7" w:rsidP="003F40D8" w:rsidRDefault="00EB56E7" w14:paraId="497FC1C7" w14:textId="35C7541D">
            <w:pPr>
              <w:jc w:val="both"/>
              <w:rPr>
                <w:rFonts w:ascii="Neue Haas Grotesk Text Pro" w:hAnsi="Neue Haas Grotesk Text Pro"/>
                <w:sz w:val="19"/>
                <w:szCs w:val="19"/>
                <w:lang w:val="es-MX"/>
              </w:rPr>
            </w:pPr>
          </w:p>
          <w:p w:rsidRPr="002B0E9A" w:rsidR="001F1DD7" w:rsidP="003F40D8" w:rsidRDefault="001F1DD7" w14:paraId="3AF2AA63" w14:textId="77777777">
            <w:pPr>
              <w:jc w:val="both"/>
              <w:rPr>
                <w:rFonts w:ascii="Neue Haas Grotesk Text Pro" w:hAnsi="Neue Haas Grotesk Text Pro"/>
                <w:sz w:val="19"/>
                <w:szCs w:val="19"/>
                <w:lang w:val="es-MX"/>
              </w:rPr>
            </w:pPr>
          </w:p>
          <w:p w:rsidRPr="002B0E9A" w:rsidR="003F40D8" w:rsidP="06E5F234" w:rsidRDefault="003F40D8" w14:paraId="09BD458B" w14:textId="47DB80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rsidRPr="002B0E9A" w:rsidR="00682079" w:rsidP="00682079" w:rsidRDefault="00494379" w14:paraId="070E4C05" w14:textId="71DC9183">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Pr="002B0E9A" w:rsidR="004D7BDB">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rsidRPr="002B0E9A" w:rsidR="00682079" w:rsidP="00682079" w:rsidRDefault="00682079" w14:paraId="4A870AB9" w14:textId="3F8C0804">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Secretario Corporativo</w:t>
            </w:r>
          </w:p>
          <w:p w:rsidRPr="002B0E9A" w:rsidR="00682079" w:rsidP="00682079" w:rsidRDefault="00682079" w14:paraId="38B2535B" w14:textId="7B49B72C">
            <w:pPr>
              <w:jc w:val="both"/>
              <w:rPr>
                <w:rFonts w:ascii="Neue Haas Grotesk Text Pro" w:hAnsi="Neue Haas Grotesk Text Pro"/>
                <w:sz w:val="19"/>
                <w:szCs w:val="19"/>
                <w:lang w:val="es-MX"/>
              </w:rPr>
            </w:pPr>
          </w:p>
          <w:p w:rsidRPr="002B0E9A" w:rsidR="00A932DC" w:rsidP="00A932DC" w:rsidRDefault="00A932DC" w14:paraId="29B6BD85" w14:textId="77777777">
            <w:pPr>
              <w:jc w:val="both"/>
              <w:rPr>
                <w:rFonts w:ascii="Neue Haas Grotesk Text Pro" w:hAnsi="Neue Haas Grotesk Text Pro"/>
                <w:sz w:val="19"/>
                <w:szCs w:val="19"/>
                <w:lang w:val="es-MX"/>
              </w:rPr>
            </w:pPr>
          </w:p>
          <w:p w:rsidRPr="002B0E9A" w:rsidR="002B16C6" w:rsidP="002B16C6" w:rsidRDefault="002B16C6" w14:paraId="2C0EF81D"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rsidRPr="002B0E9A" w:rsidR="002B16C6" w:rsidP="002B16C6" w:rsidRDefault="002B16C6" w14:paraId="555128BB"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Notario Público</w:t>
            </w:r>
          </w:p>
          <w:p w:rsidRPr="002B0E9A" w:rsidR="002B16C6" w:rsidP="002B16C6" w:rsidRDefault="002B16C6" w14:paraId="2594709E" w14:textId="77777777">
            <w:pPr>
              <w:jc w:val="both"/>
              <w:rPr>
                <w:rFonts w:ascii="Neue Haas Grotesk Text Pro" w:hAnsi="Neue Haas Grotesk Text Pro"/>
                <w:sz w:val="19"/>
                <w:szCs w:val="19"/>
                <w:lang w:val="es-MX"/>
              </w:rPr>
            </w:pPr>
          </w:p>
          <w:p w:rsidRPr="002B0E9A" w:rsidR="002B16C6" w:rsidP="002B16C6" w:rsidRDefault="002B16C6" w14:paraId="4AB11957"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rsidRPr="002B0E9A" w:rsidR="002B16C6" w:rsidP="002B16C6" w:rsidRDefault="002B16C6" w14:paraId="07260470"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Place/Lugar</w:t>
            </w:r>
          </w:p>
          <w:p w:rsidRPr="002B0E9A" w:rsidR="002B16C6" w:rsidP="002B16C6" w:rsidRDefault="002B16C6" w14:paraId="5884EA65" w14:textId="77777777">
            <w:pPr>
              <w:jc w:val="both"/>
              <w:rPr>
                <w:rFonts w:ascii="Neue Haas Grotesk Text Pro" w:hAnsi="Neue Haas Grotesk Text Pro"/>
                <w:sz w:val="19"/>
                <w:szCs w:val="19"/>
                <w:lang w:val="es-MX"/>
              </w:rPr>
            </w:pPr>
          </w:p>
          <w:p w:rsidRPr="002B0E9A" w:rsidR="002B16C6" w:rsidP="002B16C6" w:rsidRDefault="002B16C6" w14:paraId="7E20F6E2" w14:textId="77777777">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rsidRPr="002B0E9A" w:rsidR="00F41B48" w:rsidP="002B16C6" w:rsidRDefault="002B16C6" w14:paraId="62916BFC" w14:textId="51AC4645">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Date/Fecha</w:t>
            </w:r>
          </w:p>
        </w:tc>
      </w:tr>
    </w:tbl>
    <w:p w:rsidRPr="002B16C6" w:rsidR="00A317EC" w:rsidP="00A317EC" w:rsidRDefault="00A317EC" w14:paraId="23D21364" w14:textId="77777777">
      <w:pPr>
        <w:rPr>
          <w:lang w:val="es-MX"/>
        </w:rPr>
      </w:pPr>
    </w:p>
    <w:sectPr w:rsidRPr="002B16C6" w:rsidR="00A317EC" w:rsidSect="00C80B5A">
      <w:pgSz w:w="12240" w:h="15840" w:orient="portrait"/>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P" w:author="Carmen Pena" w:date="2022-03-03T11:27:00Z" w:id="1">
    <w:p w:rsidR="3B3E84AC" w:rsidRDefault="3B3E84AC" w14:paraId="72007489" w14:textId="57E6DADE">
      <w:r>
        <w:t>Que fecha debe decir?</w:t>
      </w:r>
      <w:r>
        <w:annotationRef/>
      </w:r>
    </w:p>
  </w:comment>
  <w:comment w:initials="RARH" w:author="Román Alberto Rojas Hernández" w:date="2022-03-02T14:49:00Z" w:id="18">
    <w:p w:rsidR="006A2AB7" w:rsidRDefault="009A5802" w14:paraId="471B9DEC" w14:textId="23206DCA">
      <w:pPr>
        <w:pStyle w:val="Textocomentario"/>
      </w:pPr>
      <w:r>
        <w:rPr>
          <w:rStyle w:val="Refdecomentario"/>
        </w:rPr>
        <w:annotationRef/>
      </w:r>
      <w:r w:rsidR="006A2AB7">
        <w:fldChar w:fldCharType="begin"/>
      </w:r>
      <w:r w:rsidR="006A2AB7">
        <w:instrText xml:space="preserve"> HYPERLINK "mailto:cpena@partners.net" </w:instrText>
      </w:r>
      <w:bookmarkStart w:name="_@_4C6637401B9A4591A1AF9482B0DF2FFEZ" w:id="25"/>
      <w:r w:rsidR="006A2AB7">
        <w:fldChar w:fldCharType="separate"/>
      </w:r>
      <w:bookmarkEnd w:id="25"/>
      <w:r w:rsidRPr="006A2AB7" w:rsidR="006A2AB7">
        <w:rPr>
          <w:rStyle w:val="Mencionar"/>
          <w:noProof/>
        </w:rPr>
        <w:t>@Carmen Pena</w:t>
      </w:r>
      <w:r w:rsidR="006A2AB7">
        <w:fldChar w:fldCharType="end"/>
      </w:r>
      <w:r w:rsidR="006A2AB7">
        <w:t xml:space="preserve">, </w:t>
      </w:r>
      <w:r w:rsidR="006A2AB7">
        <w:fldChar w:fldCharType="begin"/>
      </w:r>
      <w:r w:rsidR="006A2AB7">
        <w:instrText xml:space="preserve"> HYPERLINK "mailto:mjimenez@partners.net" </w:instrText>
      </w:r>
      <w:bookmarkStart w:name="_@_5522803D9CF6410C8B4B863A1B3D4CBCZ" w:id="26"/>
      <w:r w:rsidR="006A2AB7">
        <w:fldChar w:fldCharType="separate"/>
      </w:r>
      <w:bookmarkEnd w:id="26"/>
      <w:r w:rsidRPr="006A2AB7" w:rsidR="006A2AB7">
        <w:rPr>
          <w:rStyle w:val="Mencionar"/>
          <w:noProof/>
        </w:rPr>
        <w:t>@Macarena Jimenez Granda</w:t>
      </w:r>
      <w:r w:rsidR="006A2AB7">
        <w:fldChar w:fldCharType="end"/>
      </w:r>
      <w:r w:rsidR="006A2AB7">
        <w:t>, están de acuerdo con este límite o se debe incrementar?</w:t>
      </w:r>
    </w:p>
    <w:p w:rsidR="006A2AB7" w:rsidP="001B1E97" w:rsidRDefault="006A2AB7" w14:paraId="09863E08" w14:textId="77777777">
      <w:pPr>
        <w:pStyle w:val="Textocomentario"/>
      </w:pPr>
      <w:r>
        <w:t>El límite puede ser mayor. Pero sugiero que con independencia de este limite que obliga a dos firmas de Representantes Legales en México, exista un documento dónde se establezca la Delegación de Autoridad que tendrá cada funcionario y el importe en que puede ser una sola firma, y a partir de que importe o tipo de documento se debe firmar mancomunadamente.</w:t>
      </w:r>
    </w:p>
  </w:comment>
  <w:comment w:initials="CP" w:author="Carmen Pena" w:date="2022-03-03T11:27:00Z" w:id="19">
    <w:p w:rsidR="3B3E84AC" w:rsidRDefault="3B3E84AC" w14:paraId="3AB6B9C0" w14:textId="563C9499">
      <w:r>
        <w:t xml:space="preserve">Correcto, el limite debemos ponerlo en $10,000 que es el threshold que tenemos en POA de un Full and Open Procurement pero esto NO significa que puedan firmar todo, aqui es indispensable el Delegation of Authority. </w:t>
      </w:r>
      <w:r>
        <w:annotationRef/>
      </w:r>
    </w:p>
  </w:comment>
  <w:comment w:initials="RH" w:author="Román Alberto Rojas Hernández" w:date="2022-03-03T11:34:00Z" w:id="20">
    <w:p w:rsidR="3B3E84AC" w:rsidRDefault="3B3E84AC" w14:paraId="21921DB2" w14:textId="3021C651">
      <w:r>
        <w:t>De acuerdo!</w:t>
      </w:r>
      <w:r>
        <w:annotationRef/>
      </w:r>
    </w:p>
  </w:comment>
  <w:comment w:initials="CP" w:author="Carmen Pena" w:date="2022-03-03T11:27:00Z" w:id="27">
    <w:p w:rsidR="3B3E84AC" w:rsidRDefault="3B3E84AC" w14:paraId="7489CF20" w14:textId="16E7E517">
      <w:r>
        <w:t>Que fecha debe decir?</w:t>
      </w:r>
      <w:r>
        <w:annotationRef/>
      </w:r>
    </w:p>
  </w:comment>
  <w:comment w:initials="RH" w:author="Román Alberto Rojas Hernández" w:date="2022-03-03T11:33:00Z" w:id="28">
    <w:p w:rsidR="3B3E84AC" w:rsidRDefault="3B3E84AC" w14:paraId="2565C4E1" w14:textId="5A81498D">
      <w:r>
        <w:t>La fecha en que se valide en HQ el template y se vaya a fimar</w:t>
      </w:r>
      <w:r>
        <w:annotationRef/>
      </w:r>
    </w:p>
  </w:comment>
  <w:comment w:initials="CP" w:author="Carmen Pena" w:date="2022-03-03T11:32:00Z" w:id="46">
    <w:p w:rsidR="3B3E84AC" w:rsidRDefault="3B3E84AC" w14:paraId="20B46E35" w14:textId="764FEFA4">
      <w:r>
        <w:t>Que fecha?</w:t>
      </w:r>
      <w:r>
        <w:annotationRef/>
      </w:r>
    </w:p>
  </w:comment>
  <w:comment w:initials="RH" w:author="Román Alberto Rojas Hernández" w:date="2022-03-03T11:36:00Z" w:id="47">
    <w:p w:rsidR="3B3E84AC" w:rsidRDefault="3B3E84AC" w14:paraId="4BABA2AE" w14:textId="56D6B8BB">
      <w:r>
        <w:t>misma fecha que el documento anterior, es decir, del día en que se valide y se quiera firmar el documento.</w:t>
      </w:r>
      <w:r>
        <w:annotationRef/>
      </w:r>
    </w:p>
  </w:comment>
  <w:comment w:initials="CP" w:author="Carmen Pena" w:date="2022-03-03T11:32:00Z" w:id="50">
    <w:p w:rsidR="3B3E84AC" w:rsidRDefault="3B3E84AC" w14:paraId="09FEE627" w14:textId="11ABEF0F">
      <w:r>
        <w:t>Que fecha?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007489" w15:done="0"/>
  <w15:commentEx w15:paraId="09863E08" w15:done="0"/>
  <w15:commentEx w15:paraId="3AB6B9C0" w15:paraIdParent="09863E08" w15:done="0"/>
  <w15:commentEx w15:paraId="21921DB2" w15:paraIdParent="09863E08" w15:done="0"/>
  <w15:commentEx w15:paraId="7489CF20" w15:done="0"/>
  <w15:commentEx w15:paraId="2565C4E1" w15:paraIdParent="7489CF20" w15:done="0"/>
  <w15:commentEx w15:paraId="20B46E35" w15:done="0"/>
  <w15:commentEx w15:paraId="4BABA2AE" w15:paraIdParent="20B46E35" w15:done="0"/>
  <w15:commentEx w15:paraId="09FEE6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B3ACEEE" w16cex:dateUtc="2022-03-03T17:27:00Z"/>
  <w16cex:commentExtensible w16cex:durableId="25CA026D" w16cex:dateUtc="2022-03-02T20:49:00Z"/>
  <w16cex:commentExtensible w16cex:durableId="20486962" w16cex:dateUtc="2022-03-03T17:27:00Z"/>
  <w16cex:commentExtensible w16cex:durableId="393FC15F" w16cex:dateUtc="2022-03-03T17:34:00Z"/>
  <w16cex:commentExtensible w16cex:durableId="6936635F" w16cex:dateUtc="2022-03-03T17:27:00Z"/>
  <w16cex:commentExtensible w16cex:durableId="3941A908" w16cex:dateUtc="2022-03-03T17:33:00Z"/>
  <w16cex:commentExtensible w16cex:durableId="04E81ED8" w16cex:dateUtc="2022-03-03T17:32:00Z"/>
  <w16cex:commentExtensible w16cex:durableId="40E37ADB" w16cex:dateUtc="2022-03-03T17:36:00Z"/>
  <w16cex:commentExtensible w16cex:durableId="1FDD1511" w16cex:dateUtc="2022-03-03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007489" w16cid:durableId="4B3ACEEE"/>
  <w16cid:commentId w16cid:paraId="09863E08" w16cid:durableId="25CA026D"/>
  <w16cid:commentId w16cid:paraId="3AB6B9C0" w16cid:durableId="20486962"/>
  <w16cid:commentId w16cid:paraId="21921DB2" w16cid:durableId="393FC15F"/>
  <w16cid:commentId w16cid:paraId="7489CF20" w16cid:durableId="6936635F"/>
  <w16cid:commentId w16cid:paraId="2565C4E1" w16cid:durableId="3941A908"/>
  <w16cid:commentId w16cid:paraId="20B46E35" w16cid:durableId="04E81ED8"/>
  <w16cid:commentId w16cid:paraId="4BABA2AE" w16cid:durableId="40E37ADB"/>
  <w16cid:commentId w16cid:paraId="09FEE627" w16cid:durableId="1FDD15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Neue Haas Grotesk Text Pro">
    <w:altName w:val="Neue Haas Grotesk Text Pro"/>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hint="default"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hint="default" w:ascii="Times" w:hAnsi="Times" w:eastAsia="Times" w:cs="Time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hAnsi="Times New Roman" w:eastAsia="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hint="default" w:ascii="Times New Roman" w:hAnsi="Times New Roman" w:eastAsia="Times New Roman" w:cs="Times New Roman"/>
      </w:rPr>
    </w:lvl>
    <w:lvl w:ilvl="1" w:tplc="FFFFFFFF" w:tentative="1">
      <w:start w:val="1"/>
      <w:numFmt w:val="bullet"/>
      <w:lvlText w:val="o"/>
      <w:lvlJc w:val="left"/>
      <w:pPr>
        <w:tabs>
          <w:tab w:val="num" w:pos="1800"/>
        </w:tabs>
        <w:ind w:left="1800" w:hanging="360"/>
      </w:pPr>
      <w:rPr>
        <w:rFonts w:hint="default" w:ascii="Courier New" w:hAnsi="Courier New" w:cs="Wingdings"/>
      </w:rPr>
    </w:lvl>
    <w:lvl w:ilvl="2" w:tplc="FFFFFFFF" w:tentative="1">
      <w:start w:val="1"/>
      <w:numFmt w:val="bullet"/>
      <w:lvlText w:val=""/>
      <w:lvlJc w:val="left"/>
      <w:pPr>
        <w:tabs>
          <w:tab w:val="num" w:pos="2520"/>
        </w:tabs>
        <w:ind w:left="2520" w:hanging="360"/>
      </w:pPr>
      <w:rPr>
        <w:rFonts w:hint="default" w:ascii="Wingdings" w:hAnsi="Wingdings"/>
      </w:rPr>
    </w:lvl>
    <w:lvl w:ilvl="3" w:tplc="FFFFFFFF" w:tentative="1">
      <w:start w:val="1"/>
      <w:numFmt w:val="bullet"/>
      <w:lvlText w:val=""/>
      <w:lvlJc w:val="left"/>
      <w:pPr>
        <w:tabs>
          <w:tab w:val="num" w:pos="3240"/>
        </w:tabs>
        <w:ind w:left="3240" w:hanging="360"/>
      </w:pPr>
      <w:rPr>
        <w:rFonts w:hint="default" w:ascii="Symbol" w:hAnsi="Symbol"/>
      </w:rPr>
    </w:lvl>
    <w:lvl w:ilvl="4" w:tplc="FFFFFFFF" w:tentative="1">
      <w:start w:val="1"/>
      <w:numFmt w:val="bullet"/>
      <w:lvlText w:val="o"/>
      <w:lvlJc w:val="left"/>
      <w:pPr>
        <w:tabs>
          <w:tab w:val="num" w:pos="3960"/>
        </w:tabs>
        <w:ind w:left="3960" w:hanging="360"/>
      </w:pPr>
      <w:rPr>
        <w:rFonts w:hint="default" w:ascii="Courier New" w:hAnsi="Courier New" w:cs="Wingdings"/>
      </w:rPr>
    </w:lvl>
    <w:lvl w:ilvl="5" w:tplc="FFFFFFFF" w:tentative="1">
      <w:start w:val="1"/>
      <w:numFmt w:val="bullet"/>
      <w:lvlText w:val=""/>
      <w:lvlJc w:val="left"/>
      <w:pPr>
        <w:tabs>
          <w:tab w:val="num" w:pos="4680"/>
        </w:tabs>
        <w:ind w:left="4680" w:hanging="360"/>
      </w:pPr>
      <w:rPr>
        <w:rFonts w:hint="default" w:ascii="Wingdings" w:hAnsi="Wingdings"/>
      </w:rPr>
    </w:lvl>
    <w:lvl w:ilvl="6" w:tplc="FFFFFFFF" w:tentative="1">
      <w:start w:val="1"/>
      <w:numFmt w:val="bullet"/>
      <w:lvlText w:val=""/>
      <w:lvlJc w:val="left"/>
      <w:pPr>
        <w:tabs>
          <w:tab w:val="num" w:pos="5400"/>
        </w:tabs>
        <w:ind w:left="5400" w:hanging="360"/>
      </w:pPr>
      <w:rPr>
        <w:rFonts w:hint="default" w:ascii="Symbol" w:hAnsi="Symbol"/>
      </w:rPr>
    </w:lvl>
    <w:lvl w:ilvl="7" w:tplc="FFFFFFFF" w:tentative="1">
      <w:start w:val="1"/>
      <w:numFmt w:val="bullet"/>
      <w:lvlText w:val="o"/>
      <w:lvlJc w:val="left"/>
      <w:pPr>
        <w:tabs>
          <w:tab w:val="num" w:pos="6120"/>
        </w:tabs>
        <w:ind w:left="6120" w:hanging="360"/>
      </w:pPr>
      <w:rPr>
        <w:rFonts w:hint="default" w:ascii="Courier New" w:hAnsi="Courier New" w:cs="Wingdings"/>
      </w:rPr>
    </w:lvl>
    <w:lvl w:ilvl="8" w:tplc="FFFFFFFF" w:tentative="1">
      <w:start w:val="1"/>
      <w:numFmt w:val="bullet"/>
      <w:lvlText w:val=""/>
      <w:lvlJc w:val="left"/>
      <w:pPr>
        <w:tabs>
          <w:tab w:val="num" w:pos="6840"/>
        </w:tabs>
        <w:ind w:left="6840" w:hanging="360"/>
      </w:pPr>
      <w:rPr>
        <w:rFonts w:hint="default" w:ascii="Wingdings" w:hAnsi="Wingdings"/>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mán Alberto Rojas Hernández">
    <w15:presenceInfo w15:providerId="AD" w15:userId="S::rrojas@partners.net::aa25dda6-a947-45a9-bcbb-769d0a434062"/>
  </w15:person>
  <w15:person w15:author="Carmen Pena">
    <w15:presenceInfo w15:providerId="AD" w15:userId="S::cpena@partners.net::966dde03-0a12-4046-a8a7-3447904467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trackRevisions w:val="true"/>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422DD"/>
    <w:rsid w:val="000D147C"/>
    <w:rsid w:val="000D656C"/>
    <w:rsid w:val="0010566C"/>
    <w:rsid w:val="00112340"/>
    <w:rsid w:val="001429DD"/>
    <w:rsid w:val="001664D8"/>
    <w:rsid w:val="001670E9"/>
    <w:rsid w:val="001C6947"/>
    <w:rsid w:val="001E3F2E"/>
    <w:rsid w:val="001F1DD7"/>
    <w:rsid w:val="002000ED"/>
    <w:rsid w:val="002137C7"/>
    <w:rsid w:val="002222D7"/>
    <w:rsid w:val="00247689"/>
    <w:rsid w:val="002B0E9A"/>
    <w:rsid w:val="002B16C6"/>
    <w:rsid w:val="002D1B4E"/>
    <w:rsid w:val="002F03D8"/>
    <w:rsid w:val="00316C43"/>
    <w:rsid w:val="00320350"/>
    <w:rsid w:val="00337997"/>
    <w:rsid w:val="00381419"/>
    <w:rsid w:val="00394553"/>
    <w:rsid w:val="003A799F"/>
    <w:rsid w:val="003C1D77"/>
    <w:rsid w:val="003F40D8"/>
    <w:rsid w:val="00410678"/>
    <w:rsid w:val="00417F0B"/>
    <w:rsid w:val="004503DE"/>
    <w:rsid w:val="00481E10"/>
    <w:rsid w:val="004923E7"/>
    <w:rsid w:val="00494379"/>
    <w:rsid w:val="004B4654"/>
    <w:rsid w:val="004D7BDB"/>
    <w:rsid w:val="004F2A9E"/>
    <w:rsid w:val="005357CB"/>
    <w:rsid w:val="005610A6"/>
    <w:rsid w:val="005E1826"/>
    <w:rsid w:val="005E5897"/>
    <w:rsid w:val="00682079"/>
    <w:rsid w:val="006A2AB7"/>
    <w:rsid w:val="006A73C1"/>
    <w:rsid w:val="006B43C7"/>
    <w:rsid w:val="00710B54"/>
    <w:rsid w:val="0072205A"/>
    <w:rsid w:val="00750C82"/>
    <w:rsid w:val="007C2712"/>
    <w:rsid w:val="007D52C8"/>
    <w:rsid w:val="008017D4"/>
    <w:rsid w:val="008635B8"/>
    <w:rsid w:val="008A0FE9"/>
    <w:rsid w:val="008E2D8F"/>
    <w:rsid w:val="008E6B77"/>
    <w:rsid w:val="008F4179"/>
    <w:rsid w:val="00902756"/>
    <w:rsid w:val="00945E03"/>
    <w:rsid w:val="00982A2C"/>
    <w:rsid w:val="009A5802"/>
    <w:rsid w:val="009B2D8D"/>
    <w:rsid w:val="00A101CA"/>
    <w:rsid w:val="00A317EC"/>
    <w:rsid w:val="00A3732A"/>
    <w:rsid w:val="00A420D0"/>
    <w:rsid w:val="00A932DC"/>
    <w:rsid w:val="00A96FEF"/>
    <w:rsid w:val="00AB18DF"/>
    <w:rsid w:val="00AE1B28"/>
    <w:rsid w:val="00B261A0"/>
    <w:rsid w:val="00B417BB"/>
    <w:rsid w:val="00B61454"/>
    <w:rsid w:val="00BF7062"/>
    <w:rsid w:val="00C507DA"/>
    <w:rsid w:val="00C5724E"/>
    <w:rsid w:val="00C80B5A"/>
    <w:rsid w:val="00CF14B5"/>
    <w:rsid w:val="00D1113A"/>
    <w:rsid w:val="00D219AC"/>
    <w:rsid w:val="00D44509"/>
    <w:rsid w:val="00D5466F"/>
    <w:rsid w:val="00D664D6"/>
    <w:rsid w:val="00E41DF7"/>
    <w:rsid w:val="00E93203"/>
    <w:rsid w:val="00E94EE2"/>
    <w:rsid w:val="00EB56E7"/>
    <w:rsid w:val="00EE27F5"/>
    <w:rsid w:val="00F36BDA"/>
    <w:rsid w:val="00F41B48"/>
    <w:rsid w:val="00F45A0A"/>
    <w:rsid w:val="00F53F06"/>
    <w:rsid w:val="00F81EA7"/>
    <w:rsid w:val="00F95BA3"/>
    <w:rsid w:val="00FA5C50"/>
    <w:rsid w:val="00FC73CA"/>
    <w:rsid w:val="05215DC9"/>
    <w:rsid w:val="06E5F234"/>
    <w:rsid w:val="0A268A35"/>
    <w:rsid w:val="0D00E70D"/>
    <w:rsid w:val="0E5C0D1A"/>
    <w:rsid w:val="12D29594"/>
    <w:rsid w:val="16DFB9F9"/>
    <w:rsid w:val="18F0361C"/>
    <w:rsid w:val="1CBC4931"/>
    <w:rsid w:val="1F09037B"/>
    <w:rsid w:val="2248F604"/>
    <w:rsid w:val="23977D49"/>
    <w:rsid w:val="248A7815"/>
    <w:rsid w:val="2569EE10"/>
    <w:rsid w:val="257D72E1"/>
    <w:rsid w:val="26B8105B"/>
    <w:rsid w:val="27C4DFD4"/>
    <w:rsid w:val="293C58B7"/>
    <w:rsid w:val="295E775C"/>
    <w:rsid w:val="2A84CACB"/>
    <w:rsid w:val="2C7E591A"/>
    <w:rsid w:val="2D90855F"/>
    <w:rsid w:val="2F8EADEF"/>
    <w:rsid w:val="3002AF35"/>
    <w:rsid w:val="3010E355"/>
    <w:rsid w:val="3064AA11"/>
    <w:rsid w:val="30A17C95"/>
    <w:rsid w:val="32A1E3EF"/>
    <w:rsid w:val="343AE0A8"/>
    <w:rsid w:val="34896AFF"/>
    <w:rsid w:val="348D4DEA"/>
    <w:rsid w:val="35E960E7"/>
    <w:rsid w:val="36BD075B"/>
    <w:rsid w:val="377B251E"/>
    <w:rsid w:val="3A5FEC00"/>
    <w:rsid w:val="3AD90A37"/>
    <w:rsid w:val="3B3E84AC"/>
    <w:rsid w:val="3D39807D"/>
    <w:rsid w:val="3D5513D5"/>
    <w:rsid w:val="3F4A6710"/>
    <w:rsid w:val="40A887CC"/>
    <w:rsid w:val="43F7815B"/>
    <w:rsid w:val="44F08543"/>
    <w:rsid w:val="464430BE"/>
    <w:rsid w:val="46897FB9"/>
    <w:rsid w:val="49BEB571"/>
    <w:rsid w:val="49DABAC7"/>
    <w:rsid w:val="4A284D9C"/>
    <w:rsid w:val="4A8C823F"/>
    <w:rsid w:val="4ACC9E47"/>
    <w:rsid w:val="5070D9C6"/>
    <w:rsid w:val="51B09EF9"/>
    <w:rsid w:val="567799F6"/>
    <w:rsid w:val="57DC187E"/>
    <w:rsid w:val="64B7254C"/>
    <w:rsid w:val="687DF372"/>
    <w:rsid w:val="6D1CF2EF"/>
    <w:rsid w:val="6F107628"/>
    <w:rsid w:val="704C76C5"/>
    <w:rsid w:val="743548E5"/>
    <w:rsid w:val="75829161"/>
    <w:rsid w:val="75E22247"/>
    <w:rsid w:val="7930ADEC"/>
    <w:rsid w:val="79B34352"/>
    <w:rsid w:val="7B7AAD58"/>
    <w:rsid w:val="7DBE595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0B5A"/>
    <w:rPr>
      <w:rFonts w:ascii="Times" w:hAnsi="Times" w:eastAsia="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hAnsi="Arial-BoldItalicMT" w:eastAsia="Times New Roman"/>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rsid w:val="00C80B5A"/>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tulo1Car" w:customStyle="1">
    <w:name w:val="Título 1 Car"/>
    <w:basedOn w:val="Fuentedeprrafopredeter"/>
    <w:link w:val="Ttulo1"/>
    <w:rsid w:val="00C80B5A"/>
    <w:rPr>
      <w:rFonts w:ascii="Arial-BoldItalicMT" w:hAnsi="Arial-BoldItalicMT" w:eastAsia="Times New Roman" w:cs="Times New Roman"/>
      <w:b/>
      <w:color w:val="000000"/>
      <w:sz w:val="26"/>
      <w:szCs w:val="20"/>
      <w:lang w:val="es-ES_tradnl"/>
    </w:rPr>
  </w:style>
  <w:style w:type="character" w:styleId="Ttulo2Car" w:customStyle="1">
    <w:name w:val="Título 2 Car"/>
    <w:basedOn w:val="Fuentedeprrafopredeter"/>
    <w:link w:val="Ttulo2"/>
    <w:rsid w:val="00C80B5A"/>
    <w:rPr>
      <w:rFonts w:ascii="Times" w:hAnsi="Times" w:eastAsia="Times" w:cs="Times New Roman"/>
      <w:b/>
      <w:szCs w:val="20"/>
    </w:rPr>
  </w:style>
  <w:style w:type="character" w:styleId="Ttulo3Car" w:customStyle="1">
    <w:name w:val="Título 3 Car"/>
    <w:basedOn w:val="Fuentedeprrafopredeter"/>
    <w:link w:val="Ttulo3"/>
    <w:rsid w:val="00C80B5A"/>
    <w:rPr>
      <w:rFonts w:ascii="Times" w:hAnsi="Times" w:eastAsia="Times" w:cs="Times New Roman"/>
      <w:b/>
      <w:sz w:val="28"/>
      <w:szCs w:val="20"/>
    </w:rPr>
  </w:style>
  <w:style w:type="character" w:styleId="Ttulo4Car" w:customStyle="1">
    <w:name w:val="Título 4 Car"/>
    <w:basedOn w:val="Fuentedeprrafopredeter"/>
    <w:link w:val="Ttulo4"/>
    <w:rsid w:val="00C80B5A"/>
    <w:rPr>
      <w:rFonts w:ascii="Times New Roman" w:hAnsi="Times New Roman" w:eastAsia="Times"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hAnsi="Times New Roman" w:eastAsia="Times New Roman"/>
      <w:lang w:val="en-US"/>
    </w:rPr>
  </w:style>
  <w:style w:type="character" w:styleId="EncabezadoCar" w:customStyle="1">
    <w:name w:val="Encabezado Car"/>
    <w:basedOn w:val="Fuentedeprrafopredeter"/>
    <w:link w:val="Encabezado"/>
    <w:rsid w:val="00C80B5A"/>
    <w:rPr>
      <w:rFonts w:ascii="Times New Roman" w:hAnsi="Times New Roman" w:eastAsia="Times New Roman" w:cs="Times New Roman"/>
      <w:szCs w:val="20"/>
    </w:rPr>
  </w:style>
  <w:style w:type="paragraph" w:styleId="Legal2L1" w:customStyle="1">
    <w:name w:val="Legal2_L1"/>
    <w:basedOn w:val="Normal"/>
    <w:next w:val="Normal"/>
    <w:rsid w:val="00C80B5A"/>
    <w:pPr>
      <w:numPr>
        <w:numId w:val="1"/>
      </w:numPr>
      <w:spacing w:after="240"/>
      <w:outlineLvl w:val="0"/>
    </w:pPr>
    <w:rPr>
      <w:rFonts w:ascii="Times New Roman" w:hAnsi="Times New Roman" w:eastAsia="Times New Roman"/>
      <w:lang w:val="en-US"/>
    </w:rPr>
  </w:style>
  <w:style w:type="paragraph" w:styleId="Legal2L2" w:customStyle="1">
    <w:name w:val="Legal2_L2"/>
    <w:basedOn w:val="Legal2L1"/>
    <w:next w:val="Normal"/>
    <w:rsid w:val="00C80B5A"/>
    <w:pPr>
      <w:numPr>
        <w:ilvl w:val="1"/>
      </w:numPr>
      <w:outlineLvl w:val="1"/>
    </w:pPr>
  </w:style>
  <w:style w:type="paragraph" w:styleId="Legal2L3" w:customStyle="1">
    <w:name w:val="Legal2_L3"/>
    <w:basedOn w:val="Legal2L2"/>
    <w:next w:val="Normal"/>
    <w:rsid w:val="00C80B5A"/>
    <w:pPr>
      <w:numPr>
        <w:ilvl w:val="2"/>
      </w:numPr>
      <w:outlineLvl w:val="2"/>
    </w:pPr>
  </w:style>
  <w:style w:type="paragraph" w:styleId="Legal2L4" w:customStyle="1">
    <w:name w:val="Legal2_L4"/>
    <w:basedOn w:val="Legal2L3"/>
    <w:next w:val="Normal"/>
    <w:rsid w:val="00C80B5A"/>
    <w:pPr>
      <w:numPr>
        <w:ilvl w:val="3"/>
      </w:numPr>
      <w:outlineLvl w:val="3"/>
    </w:pPr>
  </w:style>
  <w:style w:type="paragraph" w:styleId="Legal2L5" w:customStyle="1">
    <w:name w:val="Legal2_L5"/>
    <w:basedOn w:val="Legal2L4"/>
    <w:next w:val="Normal"/>
    <w:rsid w:val="00C80B5A"/>
    <w:pPr>
      <w:numPr>
        <w:ilvl w:val="4"/>
      </w:numPr>
      <w:outlineLvl w:val="4"/>
    </w:pPr>
  </w:style>
  <w:style w:type="paragraph" w:styleId="Legal2L6" w:customStyle="1">
    <w:name w:val="Legal2_L6"/>
    <w:basedOn w:val="Legal2L5"/>
    <w:next w:val="Normal"/>
    <w:rsid w:val="00C80B5A"/>
    <w:pPr>
      <w:numPr>
        <w:ilvl w:val="5"/>
      </w:numPr>
      <w:outlineLvl w:val="5"/>
    </w:pPr>
  </w:style>
  <w:style w:type="paragraph" w:styleId="Legal2L7" w:customStyle="1">
    <w:name w:val="Legal2_L7"/>
    <w:basedOn w:val="Legal2L6"/>
    <w:next w:val="Normal"/>
    <w:rsid w:val="00C80B5A"/>
    <w:pPr>
      <w:numPr>
        <w:ilvl w:val="6"/>
      </w:numPr>
      <w:outlineLvl w:val="6"/>
    </w:pPr>
  </w:style>
  <w:style w:type="paragraph" w:styleId="Legal2L8" w:customStyle="1">
    <w:name w:val="Legal2_L8"/>
    <w:basedOn w:val="Legal2L7"/>
    <w:next w:val="Normal"/>
    <w:rsid w:val="00C80B5A"/>
    <w:pPr>
      <w:numPr>
        <w:ilvl w:val="7"/>
      </w:numPr>
      <w:outlineLvl w:val="7"/>
    </w:pPr>
  </w:style>
  <w:style w:type="paragraph" w:styleId="Legal2L9" w:customStyle="1">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styleId="TextodegloboCar" w:customStyle="1">
    <w:name w:val="Texto de globo Car"/>
    <w:basedOn w:val="Fuentedeprrafopredeter"/>
    <w:link w:val="Textodeglobo"/>
    <w:semiHidden/>
    <w:rsid w:val="00C80B5A"/>
    <w:rPr>
      <w:rFonts w:ascii="Tahoma" w:hAnsi="Tahoma" w:eastAsia="Times"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hAnsi="Arial Narrow" w:eastAsia="Times New Roman"/>
      <w:sz w:val="22"/>
      <w:lang w:val="es-ES"/>
    </w:rPr>
  </w:style>
  <w:style w:type="character" w:styleId="TextoindependienteCar" w:customStyle="1">
    <w:name w:val="Texto independiente Car"/>
    <w:basedOn w:val="Fuentedeprrafopredeter"/>
    <w:link w:val="Textoindependiente"/>
    <w:rsid w:val="00C80B5A"/>
    <w:rPr>
      <w:rFonts w:ascii="Arial Narrow" w:hAnsi="Arial Narrow" w:eastAsia="Times New Roman"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hAnsi="Times New Roman" w:eastAsia="Times New Roman"/>
      <w:sz w:val="20"/>
      <w:lang w:val="en-US"/>
    </w:rPr>
  </w:style>
  <w:style w:type="character" w:styleId="PiedepginaCar" w:customStyle="1">
    <w:name w:val="Pie de página Car"/>
    <w:basedOn w:val="Fuentedeprrafopredeter"/>
    <w:link w:val="Piedepgina"/>
    <w:uiPriority w:val="99"/>
    <w:rsid w:val="00C80B5A"/>
    <w:rPr>
      <w:rFonts w:ascii="Times New Roman" w:hAnsi="Times New Roman" w:eastAsia="Times New Roman" w:cs="Times New Roman"/>
      <w:sz w:val="20"/>
      <w:szCs w:val="20"/>
    </w:rPr>
  </w:style>
  <w:style w:type="character" w:styleId="zzmpTrailerItem" w:customStyle="1">
    <w:name w:val="zzmpTrailerItem"/>
    <w:rsid w:val="00C80B5A"/>
    <w:rPr>
      <w:rFonts w:ascii="Times" w:hAnsi="Times" w:cs="Times"/>
      <w:dstrike w:val="0"/>
      <w:noProof/>
      <w:color w:val="auto"/>
      <w:spacing w:val="0"/>
      <w:position w:val="0"/>
      <w:sz w:val="16"/>
      <w:szCs w:val="16"/>
      <w:u w:val="none"/>
      <w:effect w:val="none"/>
      <w:vertAlign w:val="baseline"/>
    </w:rPr>
  </w:style>
  <w:style w:type="paragraph" w:styleId="TabbedL1" w:customStyle="1">
    <w:name w:val="Tabbed_L1"/>
    <w:basedOn w:val="Normal"/>
    <w:next w:val="Normal"/>
    <w:rsid w:val="00C80B5A"/>
    <w:pPr>
      <w:numPr>
        <w:numId w:val="3"/>
      </w:numPr>
      <w:spacing w:after="240"/>
      <w:outlineLvl w:val="0"/>
    </w:pPr>
    <w:rPr>
      <w:rFonts w:ascii="Times New Roman" w:hAnsi="Times New Roman" w:eastAsia="Times New Roman"/>
      <w:lang w:val="en-US"/>
    </w:rPr>
  </w:style>
  <w:style w:type="paragraph" w:styleId="TabbedL2" w:customStyle="1">
    <w:name w:val="Tabbed_L2"/>
    <w:basedOn w:val="TabbedL1"/>
    <w:next w:val="Normal"/>
    <w:rsid w:val="00C80B5A"/>
    <w:pPr>
      <w:numPr>
        <w:ilvl w:val="1"/>
      </w:numPr>
      <w:tabs>
        <w:tab w:val="clear" w:pos="2160"/>
        <w:tab w:val="num" w:pos="360"/>
      </w:tabs>
      <w:outlineLvl w:val="1"/>
    </w:pPr>
  </w:style>
  <w:style w:type="paragraph" w:styleId="TabbedL3" w:customStyle="1">
    <w:name w:val="Tabbed_L3"/>
    <w:basedOn w:val="TabbedL2"/>
    <w:next w:val="Normal"/>
    <w:rsid w:val="00C80B5A"/>
    <w:pPr>
      <w:numPr>
        <w:ilvl w:val="2"/>
      </w:numPr>
      <w:tabs>
        <w:tab w:val="clear" w:pos="2880"/>
        <w:tab w:val="num" w:pos="360"/>
      </w:tabs>
      <w:outlineLvl w:val="2"/>
    </w:pPr>
  </w:style>
  <w:style w:type="paragraph" w:styleId="TabbedL4" w:customStyle="1">
    <w:name w:val="Tabbed_L4"/>
    <w:basedOn w:val="TabbedL3"/>
    <w:next w:val="Normal"/>
    <w:rsid w:val="00C80B5A"/>
    <w:pPr>
      <w:numPr>
        <w:ilvl w:val="3"/>
      </w:numPr>
      <w:tabs>
        <w:tab w:val="clear" w:pos="3600"/>
        <w:tab w:val="num" w:pos="360"/>
      </w:tabs>
      <w:outlineLvl w:val="3"/>
    </w:pPr>
  </w:style>
  <w:style w:type="paragraph" w:styleId="TabbedL5" w:customStyle="1">
    <w:name w:val="Tabbed_L5"/>
    <w:basedOn w:val="TabbedL4"/>
    <w:next w:val="Normal"/>
    <w:rsid w:val="00C80B5A"/>
    <w:pPr>
      <w:numPr>
        <w:ilvl w:val="4"/>
      </w:numPr>
      <w:tabs>
        <w:tab w:val="clear" w:pos="4320"/>
        <w:tab w:val="num" w:pos="360"/>
      </w:tabs>
      <w:outlineLvl w:val="4"/>
    </w:pPr>
  </w:style>
  <w:style w:type="paragraph" w:styleId="TabbedL6" w:customStyle="1">
    <w:name w:val="Tabbed_L6"/>
    <w:basedOn w:val="TabbedL5"/>
    <w:next w:val="Normal"/>
    <w:rsid w:val="00C80B5A"/>
    <w:pPr>
      <w:numPr>
        <w:ilvl w:val="5"/>
      </w:numPr>
      <w:tabs>
        <w:tab w:val="clear" w:pos="5040"/>
        <w:tab w:val="num" w:pos="360"/>
      </w:tabs>
      <w:outlineLvl w:val="5"/>
    </w:pPr>
  </w:style>
  <w:style w:type="paragraph" w:styleId="TabbedL7" w:customStyle="1">
    <w:name w:val="Tabbed_L7"/>
    <w:basedOn w:val="TabbedL6"/>
    <w:next w:val="Normal"/>
    <w:rsid w:val="00C80B5A"/>
    <w:pPr>
      <w:numPr>
        <w:ilvl w:val="6"/>
      </w:numPr>
      <w:tabs>
        <w:tab w:val="clear" w:pos="5760"/>
        <w:tab w:val="num" w:pos="360"/>
      </w:tabs>
      <w:outlineLvl w:val="6"/>
    </w:pPr>
  </w:style>
  <w:style w:type="paragraph" w:styleId="TabbedL8" w:customStyle="1">
    <w:name w:val="Tabbed_L8"/>
    <w:basedOn w:val="TabbedL7"/>
    <w:next w:val="Normal"/>
    <w:rsid w:val="00C80B5A"/>
    <w:pPr>
      <w:numPr>
        <w:ilvl w:val="7"/>
      </w:numPr>
      <w:tabs>
        <w:tab w:val="clear" w:pos="6480"/>
        <w:tab w:val="num" w:pos="360"/>
      </w:tabs>
      <w:outlineLvl w:val="7"/>
    </w:pPr>
  </w:style>
  <w:style w:type="paragraph" w:styleId="TabbedL9" w:customStyle="1">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hAnsi="Verdana" w:eastAsia="Times New Roman"/>
      <w:szCs w:val="24"/>
      <w:lang w:val="en-US"/>
    </w:rPr>
  </w:style>
  <w:style w:type="paragraph" w:styleId="Textosinformato">
    <w:name w:val="Plain Text"/>
    <w:basedOn w:val="Normal"/>
    <w:link w:val="TextosinformatoCar"/>
    <w:rsid w:val="00C80B5A"/>
    <w:rPr>
      <w:rFonts w:ascii="Courier New" w:hAnsi="Courier New" w:eastAsia="Times New Roman"/>
      <w:sz w:val="20"/>
      <w:lang w:val="en-US" w:eastAsia="es-ES"/>
    </w:rPr>
  </w:style>
  <w:style w:type="character" w:styleId="TextosinformatoCar" w:customStyle="1">
    <w:name w:val="Texto sin formato Car"/>
    <w:basedOn w:val="Fuentedeprrafopredeter"/>
    <w:link w:val="Textosinformato"/>
    <w:rsid w:val="00C80B5A"/>
    <w:rPr>
      <w:rFonts w:ascii="Courier New" w:hAnsi="Courier New" w:eastAsia="Times New Roman" w:cs="Times New Roman"/>
      <w:sz w:val="20"/>
      <w:szCs w:val="20"/>
      <w:lang w:eastAsia="es-ES"/>
    </w:rPr>
  </w:style>
  <w:style w:type="paragraph" w:styleId="Prrafodelista">
    <w:name w:val="List Paragraph"/>
    <w:basedOn w:val="Normal"/>
    <w:uiPriority w:val="34"/>
    <w:qFormat/>
    <w:rsid w:val="008635B8"/>
    <w:pPr>
      <w:ind w:left="720"/>
      <w:contextualSpacing/>
    </w:pPr>
  </w:style>
  <w:style w:type="paragraph" w:styleId="Revisin">
    <w:name w:val="Revision"/>
    <w:hidden/>
    <w:uiPriority w:val="99"/>
    <w:semiHidden/>
    <w:rsid w:val="00CF14B5"/>
    <w:rPr>
      <w:rFonts w:ascii="Times" w:hAnsi="Times" w:eastAsia="Times" w:cs="Times New Roman"/>
      <w:szCs w:val="20"/>
      <w:lang w:val="es-ES_tradnl"/>
    </w:rPr>
  </w:style>
  <w:style w:type="character" w:styleId="Refdecomentario">
    <w:name w:val="annotation reference"/>
    <w:basedOn w:val="Fuentedeprrafopredeter"/>
    <w:uiPriority w:val="99"/>
    <w:semiHidden/>
    <w:unhideWhenUsed/>
    <w:rsid w:val="008E6B77"/>
    <w:rPr>
      <w:sz w:val="16"/>
      <w:szCs w:val="16"/>
    </w:rPr>
  </w:style>
  <w:style w:type="paragraph" w:styleId="Textocomentario">
    <w:name w:val="annotation text"/>
    <w:basedOn w:val="Normal"/>
    <w:link w:val="TextocomentarioCar"/>
    <w:uiPriority w:val="99"/>
    <w:unhideWhenUsed/>
    <w:rsid w:val="008E6B77"/>
    <w:rPr>
      <w:sz w:val="20"/>
    </w:rPr>
  </w:style>
  <w:style w:type="character" w:styleId="TextocomentarioCar" w:customStyle="1">
    <w:name w:val="Texto comentario Car"/>
    <w:basedOn w:val="Fuentedeprrafopredeter"/>
    <w:link w:val="Textocomentario"/>
    <w:uiPriority w:val="99"/>
    <w:rsid w:val="008E6B77"/>
    <w:rPr>
      <w:rFonts w:ascii="Times" w:hAnsi="Times" w:eastAsia="Times"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8E6B77"/>
    <w:rPr>
      <w:b/>
      <w:bCs/>
    </w:rPr>
  </w:style>
  <w:style w:type="character" w:styleId="AsuntodelcomentarioCar" w:customStyle="1">
    <w:name w:val="Asunto del comentario Car"/>
    <w:basedOn w:val="TextocomentarioCar"/>
    <w:link w:val="Asuntodelcomentario"/>
    <w:uiPriority w:val="99"/>
    <w:semiHidden/>
    <w:rsid w:val="008E6B77"/>
    <w:rPr>
      <w:rFonts w:ascii="Times" w:hAnsi="Times" w:eastAsia="Times" w:cs="Times New Roman"/>
      <w:b/>
      <w:bCs/>
      <w:sz w:val="20"/>
      <w:szCs w:val="20"/>
      <w:lang w:val="es-ES_tradnl"/>
    </w:rPr>
  </w:style>
  <w:style w:type="character" w:styleId="Mencionar">
    <w:name w:val="Mention"/>
    <w:basedOn w:val="Fuentedeprrafopredeter"/>
    <w:uiPriority w:val="99"/>
    <w:unhideWhenUsed/>
    <w:rsid w:val="009A580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462">
      <w:bodyDiv w:val="1"/>
      <w:marLeft w:val="0"/>
      <w:marRight w:val="0"/>
      <w:marTop w:val="0"/>
      <w:marBottom w:val="0"/>
      <w:divBdr>
        <w:top w:val="none" w:sz="0" w:space="0" w:color="auto"/>
        <w:left w:val="none" w:sz="0" w:space="0" w:color="auto"/>
        <w:bottom w:val="none" w:sz="0" w:space="0" w:color="auto"/>
        <w:right w:val="none" w:sz="0" w:space="0" w:color="auto"/>
      </w:divBdr>
    </w:div>
    <w:div w:id="76294642">
      <w:bodyDiv w:val="1"/>
      <w:marLeft w:val="0"/>
      <w:marRight w:val="0"/>
      <w:marTop w:val="0"/>
      <w:marBottom w:val="0"/>
      <w:divBdr>
        <w:top w:val="none" w:sz="0" w:space="0" w:color="auto"/>
        <w:left w:val="none" w:sz="0" w:space="0" w:color="auto"/>
        <w:bottom w:val="none" w:sz="0" w:space="0" w:color="auto"/>
        <w:right w:val="none" w:sz="0" w:space="0" w:color="auto"/>
      </w:divBdr>
    </w:div>
    <w:div w:id="309864837">
      <w:bodyDiv w:val="1"/>
      <w:marLeft w:val="0"/>
      <w:marRight w:val="0"/>
      <w:marTop w:val="0"/>
      <w:marBottom w:val="0"/>
      <w:divBdr>
        <w:top w:val="none" w:sz="0" w:space="0" w:color="auto"/>
        <w:left w:val="none" w:sz="0" w:space="0" w:color="auto"/>
        <w:bottom w:val="none" w:sz="0" w:space="0" w:color="auto"/>
        <w:right w:val="none" w:sz="0" w:space="0" w:color="auto"/>
      </w:divBdr>
    </w:div>
    <w:div w:id="608782182">
      <w:bodyDiv w:val="1"/>
      <w:marLeft w:val="0"/>
      <w:marRight w:val="0"/>
      <w:marTop w:val="0"/>
      <w:marBottom w:val="0"/>
      <w:divBdr>
        <w:top w:val="none" w:sz="0" w:space="0" w:color="auto"/>
        <w:left w:val="none" w:sz="0" w:space="0" w:color="auto"/>
        <w:bottom w:val="none" w:sz="0" w:space="0" w:color="auto"/>
        <w:right w:val="none" w:sz="0" w:space="0" w:color="auto"/>
      </w:divBdr>
    </w:div>
    <w:div w:id="865099863">
      <w:bodyDiv w:val="1"/>
      <w:marLeft w:val="0"/>
      <w:marRight w:val="0"/>
      <w:marTop w:val="0"/>
      <w:marBottom w:val="0"/>
      <w:divBdr>
        <w:top w:val="none" w:sz="0" w:space="0" w:color="auto"/>
        <w:left w:val="none" w:sz="0" w:space="0" w:color="auto"/>
        <w:bottom w:val="none" w:sz="0" w:space="0" w:color="auto"/>
        <w:right w:val="none" w:sz="0" w:space="0" w:color="auto"/>
      </w:divBdr>
    </w:div>
    <w:div w:id="1501920091">
      <w:bodyDiv w:val="1"/>
      <w:marLeft w:val="0"/>
      <w:marRight w:val="0"/>
      <w:marTop w:val="0"/>
      <w:marBottom w:val="0"/>
      <w:divBdr>
        <w:top w:val="none" w:sz="0" w:space="0" w:color="auto"/>
        <w:left w:val="none" w:sz="0" w:space="0" w:color="auto"/>
        <w:bottom w:val="none" w:sz="0" w:space="0" w:color="auto"/>
        <w:right w:val="none" w:sz="0" w:space="0" w:color="auto"/>
      </w:divBdr>
    </w:div>
    <w:div w:id="1852063251">
      <w:bodyDiv w:val="1"/>
      <w:marLeft w:val="0"/>
      <w:marRight w:val="0"/>
      <w:marTop w:val="0"/>
      <w:marBottom w:val="0"/>
      <w:divBdr>
        <w:top w:val="none" w:sz="0" w:space="0" w:color="auto"/>
        <w:left w:val="none" w:sz="0" w:space="0" w:color="auto"/>
        <w:bottom w:val="none" w:sz="0" w:space="0" w:color="auto"/>
        <w:right w:val="none" w:sz="0" w:space="0" w:color="auto"/>
      </w:divBdr>
    </w:div>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customXml/itemProps2.xml><?xml version="1.0" encoding="utf-8"?>
<ds:datastoreItem xmlns:ds="http://schemas.openxmlformats.org/officeDocument/2006/customXml" ds:itemID="{3F3C140A-11C8-4906-B683-5C6E1DF42DFE}"/>
</file>

<file path=customXml/itemProps3.xml><?xml version="1.0" encoding="utf-8"?>
<ds:datastoreItem xmlns:ds="http://schemas.openxmlformats.org/officeDocument/2006/customXml" ds:itemID="{E1D03886-0060-4F12-9981-81E32F7ABC27}">
  <ds:schemaRefs>
    <ds:schemaRef ds:uri="http://schemas.microsoft.com/sharepoint/v3/contenttype/forms"/>
  </ds:schemaRefs>
</ds:datastoreItem>
</file>

<file path=customXml/itemProps4.xml><?xml version="1.0" encoding="utf-8"?>
<ds:datastoreItem xmlns:ds="http://schemas.openxmlformats.org/officeDocument/2006/customXml" ds:itemID="{AAE6295C-2B9A-40A5-BB10-125F6C6D5692}">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Lockton Americas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Carmen Pena</cp:lastModifiedBy>
  <cp:revision>10</cp:revision>
  <dcterms:created xsi:type="dcterms:W3CDTF">2022-02-17T02:48:00Z</dcterms:created>
  <dcterms:modified xsi:type="dcterms:W3CDTF">2022-03-16T14:19:11Z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