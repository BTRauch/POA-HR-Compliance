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5C649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45F4DD86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5DE33306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702942BF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79F283DB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67B96D1B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4F9B8B16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1D33A283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60EE350F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2D766681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3247257A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6E757F27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2C9BE019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72F0EC55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1FA75D23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72ACBCB0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67CF95E2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21B5F950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5D2A2F5A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36677FDD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3BA117E7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2E1ED1DC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6F65AFB3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2B124A82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77C12707" w14:textId="77777777" w:rsidR="001C1B02" w:rsidRDefault="001C1B0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p w14:paraId="48033486" w14:textId="6F1BA399" w:rsidR="00E32E12" w:rsidRPr="00635E07" w:rsidRDefault="006A1A62" w:rsidP="009B7226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  <w:r w:rsidRPr="00635E07">
        <w:rPr>
          <w:rFonts w:ascii="Arial" w:hAnsi="Arial" w:cs="Arial"/>
          <w:b/>
          <w:sz w:val="22"/>
          <w:szCs w:val="22"/>
        </w:rPr>
        <w:lastRenderedPageBreak/>
        <w:t xml:space="preserve">NUMERO </w:t>
      </w:r>
      <w:r w:rsidR="00A606CF">
        <w:rPr>
          <w:rFonts w:ascii="Arial" w:hAnsi="Arial" w:cs="Arial"/>
          <w:b/>
          <w:sz w:val="22"/>
          <w:szCs w:val="22"/>
        </w:rPr>
        <w:t>CATORCE</w:t>
      </w:r>
      <w:r w:rsidR="008000E8" w:rsidRPr="00635E07">
        <w:rPr>
          <w:rFonts w:ascii="Arial" w:hAnsi="Arial" w:cs="Arial"/>
          <w:b/>
          <w:sz w:val="22"/>
          <w:szCs w:val="22"/>
        </w:rPr>
        <w:t xml:space="preserve"> (</w:t>
      </w:r>
      <w:r w:rsidR="00A606CF">
        <w:rPr>
          <w:rFonts w:ascii="Arial" w:hAnsi="Arial" w:cs="Arial"/>
          <w:b/>
          <w:sz w:val="22"/>
          <w:szCs w:val="22"/>
        </w:rPr>
        <w:t>14</w:t>
      </w:r>
      <w:r w:rsidR="008B189C" w:rsidRPr="00635E07">
        <w:rPr>
          <w:rFonts w:ascii="Arial" w:hAnsi="Arial" w:cs="Arial"/>
          <w:b/>
          <w:sz w:val="22"/>
          <w:szCs w:val="22"/>
        </w:rPr>
        <w:t>)</w:t>
      </w:r>
      <w:r w:rsidR="00F87421" w:rsidRPr="00635E07">
        <w:rPr>
          <w:rFonts w:ascii="Arial" w:hAnsi="Arial" w:cs="Arial"/>
          <w:b/>
          <w:sz w:val="22"/>
          <w:szCs w:val="22"/>
        </w:rPr>
        <w:t xml:space="preserve"> </w:t>
      </w:r>
      <w:r w:rsidRPr="00635E07">
        <w:rPr>
          <w:rFonts w:ascii="Arial" w:hAnsi="Arial" w:cs="Arial"/>
          <w:sz w:val="22"/>
          <w:szCs w:val="22"/>
        </w:rPr>
        <w:t xml:space="preserve">En la </w:t>
      </w:r>
      <w:r w:rsidR="007E1532" w:rsidRPr="00635E07">
        <w:rPr>
          <w:rFonts w:ascii="Arial" w:hAnsi="Arial" w:cs="Arial"/>
          <w:sz w:val="22"/>
          <w:szCs w:val="22"/>
        </w:rPr>
        <w:t>C</w:t>
      </w:r>
      <w:r w:rsidRPr="00635E07">
        <w:rPr>
          <w:rFonts w:ascii="Arial" w:hAnsi="Arial" w:cs="Arial"/>
          <w:sz w:val="22"/>
          <w:szCs w:val="22"/>
        </w:rPr>
        <w:t xml:space="preserve">iudad de </w:t>
      </w:r>
      <w:r w:rsidR="00B01C39" w:rsidRPr="00635E07">
        <w:rPr>
          <w:rFonts w:ascii="Arial" w:hAnsi="Arial" w:cs="Arial"/>
          <w:sz w:val="22"/>
          <w:szCs w:val="22"/>
        </w:rPr>
        <w:t xml:space="preserve">Mixco, </w:t>
      </w:r>
      <w:r w:rsidR="00C82220" w:rsidRPr="00635E07">
        <w:rPr>
          <w:rFonts w:ascii="Arial" w:hAnsi="Arial" w:cs="Arial"/>
          <w:sz w:val="22"/>
          <w:szCs w:val="22"/>
        </w:rPr>
        <w:t xml:space="preserve">departamento de Guatemala, el </w:t>
      </w:r>
      <w:r w:rsidR="00A606CF">
        <w:rPr>
          <w:rFonts w:ascii="Arial" w:hAnsi="Arial" w:cs="Arial"/>
          <w:sz w:val="22"/>
          <w:szCs w:val="22"/>
        </w:rPr>
        <w:t>uno de abril</w:t>
      </w:r>
      <w:r w:rsidR="000E7ED0" w:rsidRPr="00635E07">
        <w:rPr>
          <w:rFonts w:ascii="Arial" w:hAnsi="Arial" w:cs="Arial"/>
          <w:sz w:val="22"/>
          <w:szCs w:val="22"/>
        </w:rPr>
        <w:t xml:space="preserve"> </w:t>
      </w:r>
      <w:r w:rsidR="00E81E2B" w:rsidRPr="00635E07">
        <w:rPr>
          <w:rFonts w:ascii="Arial" w:hAnsi="Arial" w:cs="Arial"/>
          <w:sz w:val="22"/>
          <w:szCs w:val="22"/>
        </w:rPr>
        <w:t>del</w:t>
      </w:r>
      <w:r w:rsidR="00ED186C" w:rsidRPr="00635E07">
        <w:rPr>
          <w:rFonts w:ascii="Arial" w:hAnsi="Arial" w:cs="Arial"/>
          <w:sz w:val="22"/>
          <w:szCs w:val="22"/>
        </w:rPr>
        <w:t xml:space="preserve"> </w:t>
      </w:r>
      <w:r w:rsidR="0011307A" w:rsidRPr="00635E07">
        <w:rPr>
          <w:rFonts w:ascii="Arial" w:hAnsi="Arial" w:cs="Arial"/>
          <w:sz w:val="22"/>
          <w:szCs w:val="22"/>
        </w:rPr>
        <w:t xml:space="preserve">año </w:t>
      </w:r>
      <w:r w:rsidR="001026B6" w:rsidRPr="00635E07">
        <w:rPr>
          <w:rFonts w:ascii="Arial" w:hAnsi="Arial" w:cs="Arial"/>
          <w:sz w:val="22"/>
          <w:szCs w:val="22"/>
        </w:rPr>
        <w:t xml:space="preserve">dos mil </w:t>
      </w:r>
      <w:r w:rsidR="006E077C" w:rsidRPr="00635E07">
        <w:rPr>
          <w:rFonts w:ascii="Arial" w:hAnsi="Arial" w:cs="Arial"/>
          <w:sz w:val="22"/>
          <w:szCs w:val="22"/>
        </w:rPr>
        <w:t>veinti</w:t>
      </w:r>
      <w:r w:rsidR="00A606CF">
        <w:rPr>
          <w:rFonts w:ascii="Arial" w:hAnsi="Arial" w:cs="Arial"/>
          <w:sz w:val="22"/>
          <w:szCs w:val="22"/>
        </w:rPr>
        <w:t>cuatro</w:t>
      </w:r>
      <w:r w:rsidRPr="00635E07">
        <w:rPr>
          <w:rFonts w:ascii="Arial" w:hAnsi="Arial" w:cs="Arial"/>
          <w:sz w:val="22"/>
          <w:szCs w:val="22"/>
        </w:rPr>
        <w:t xml:space="preserve">, </w:t>
      </w:r>
      <w:r w:rsidRPr="00635E07">
        <w:rPr>
          <w:rFonts w:ascii="Arial" w:hAnsi="Arial" w:cs="Arial"/>
          <w:b/>
          <w:sz w:val="22"/>
          <w:szCs w:val="22"/>
        </w:rPr>
        <w:t>ANTE MI: JOSE HERIBERTO BRAN TAHUITE</w:t>
      </w:r>
      <w:r w:rsidRPr="00635E07">
        <w:rPr>
          <w:rFonts w:ascii="Arial" w:hAnsi="Arial" w:cs="Arial"/>
          <w:sz w:val="22"/>
          <w:szCs w:val="22"/>
        </w:rPr>
        <w:t>, Notario, comparec</w:t>
      </w:r>
      <w:r w:rsidR="00ED186C" w:rsidRPr="00635E07">
        <w:rPr>
          <w:rFonts w:ascii="Arial" w:hAnsi="Arial" w:cs="Arial"/>
          <w:sz w:val="22"/>
          <w:szCs w:val="22"/>
        </w:rPr>
        <w:t>e</w:t>
      </w:r>
      <w:r w:rsidR="00B01C39" w:rsidRPr="00635E07">
        <w:rPr>
          <w:rFonts w:ascii="Arial" w:hAnsi="Arial" w:cs="Arial"/>
          <w:sz w:val="22"/>
          <w:szCs w:val="22"/>
        </w:rPr>
        <w:t xml:space="preserve"> por una parte</w:t>
      </w:r>
      <w:r w:rsidR="00D21B53" w:rsidRPr="00635E07">
        <w:rPr>
          <w:rFonts w:ascii="Arial" w:hAnsi="Arial" w:cs="Arial"/>
          <w:sz w:val="22"/>
          <w:szCs w:val="22"/>
        </w:rPr>
        <w:t>:</w:t>
      </w:r>
      <w:r w:rsidR="006E077C" w:rsidRPr="00635E07">
        <w:rPr>
          <w:rFonts w:ascii="Arial" w:hAnsi="Arial" w:cs="Arial"/>
          <w:sz w:val="22"/>
          <w:szCs w:val="22"/>
        </w:rPr>
        <w:t xml:space="preserve"> </w:t>
      </w:r>
      <w:r w:rsidR="00A606CF">
        <w:rPr>
          <w:rFonts w:ascii="Arial" w:hAnsi="Arial" w:cs="Arial"/>
          <w:b/>
          <w:sz w:val="22"/>
          <w:szCs w:val="22"/>
        </w:rPr>
        <w:t>PASCALE WAGNER ROUZIER</w:t>
      </w:r>
      <w:r w:rsidR="006E077C" w:rsidRPr="00635E07">
        <w:rPr>
          <w:rFonts w:ascii="Arial" w:hAnsi="Arial" w:cs="Arial"/>
          <w:b/>
          <w:sz w:val="22"/>
          <w:szCs w:val="22"/>
        </w:rPr>
        <w:t>,</w:t>
      </w:r>
      <w:r w:rsidR="006E077C" w:rsidRPr="00635E07">
        <w:rPr>
          <w:rFonts w:ascii="Arial" w:hAnsi="Arial" w:cs="Arial"/>
          <w:sz w:val="22"/>
          <w:szCs w:val="22"/>
        </w:rPr>
        <w:t xml:space="preserve"> de </w:t>
      </w:r>
      <w:r w:rsidR="00A606CF">
        <w:rPr>
          <w:rFonts w:ascii="Arial" w:hAnsi="Arial" w:cs="Arial"/>
          <w:sz w:val="22"/>
          <w:szCs w:val="22"/>
        </w:rPr>
        <w:t xml:space="preserve">sesenta </w:t>
      </w:r>
      <w:r w:rsidR="000E45AB" w:rsidRPr="00635E07">
        <w:rPr>
          <w:rFonts w:ascii="Arial" w:hAnsi="Arial" w:cs="Arial"/>
          <w:sz w:val="22"/>
          <w:szCs w:val="22"/>
        </w:rPr>
        <w:t xml:space="preserve"> </w:t>
      </w:r>
      <w:r w:rsidR="006E077C" w:rsidRPr="00635E07">
        <w:rPr>
          <w:rFonts w:ascii="Arial" w:hAnsi="Arial" w:cs="Arial"/>
          <w:sz w:val="22"/>
          <w:szCs w:val="22"/>
        </w:rPr>
        <w:t xml:space="preserve">años de edad, </w:t>
      </w:r>
      <w:r w:rsidR="00A606CF">
        <w:rPr>
          <w:rFonts w:ascii="Arial" w:hAnsi="Arial" w:cs="Arial"/>
          <w:sz w:val="22"/>
          <w:szCs w:val="22"/>
        </w:rPr>
        <w:t>casada</w:t>
      </w:r>
      <w:r w:rsidR="006E077C" w:rsidRPr="00635E07">
        <w:rPr>
          <w:rFonts w:ascii="Arial" w:hAnsi="Arial" w:cs="Arial"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>haitiana</w:t>
      </w:r>
      <w:r w:rsidR="0043447A">
        <w:rPr>
          <w:rFonts w:ascii="Arial" w:hAnsi="Arial" w:cs="Arial"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>licenciada en ciencias de la gestión</w:t>
      </w:r>
      <w:r w:rsidR="006E077C" w:rsidRPr="00635E07">
        <w:rPr>
          <w:rFonts w:ascii="Arial" w:hAnsi="Arial" w:cs="Arial"/>
          <w:sz w:val="22"/>
          <w:szCs w:val="22"/>
        </w:rPr>
        <w:t xml:space="preserve">, </w:t>
      </w:r>
      <w:r w:rsidR="00A606CF">
        <w:rPr>
          <w:rFonts w:ascii="Arial" w:hAnsi="Arial" w:cs="Arial"/>
          <w:sz w:val="22"/>
          <w:szCs w:val="22"/>
        </w:rPr>
        <w:t>con</w:t>
      </w:r>
      <w:r w:rsidR="006E077C" w:rsidRPr="00635E07">
        <w:rPr>
          <w:rFonts w:ascii="Arial" w:hAnsi="Arial" w:cs="Arial"/>
          <w:sz w:val="22"/>
          <w:szCs w:val="22"/>
        </w:rPr>
        <w:t xml:space="preserve"> domicilio</w:t>
      </w:r>
      <w:r w:rsidR="00A606CF">
        <w:rPr>
          <w:rFonts w:ascii="Arial" w:hAnsi="Arial" w:cs="Arial"/>
          <w:sz w:val="22"/>
          <w:szCs w:val="22"/>
        </w:rPr>
        <w:t xml:space="preserve"> en la ciudad de Guatemala</w:t>
      </w:r>
      <w:r w:rsidR="006E077C" w:rsidRPr="00635E07">
        <w:rPr>
          <w:rFonts w:ascii="Arial" w:hAnsi="Arial" w:cs="Arial"/>
          <w:sz w:val="22"/>
          <w:szCs w:val="22"/>
        </w:rPr>
        <w:t xml:space="preserve">, se </w:t>
      </w:r>
      <w:r w:rsidR="00F82716" w:rsidRPr="00635E07">
        <w:rPr>
          <w:rFonts w:ascii="Arial" w:hAnsi="Arial" w:cs="Arial"/>
          <w:sz w:val="22"/>
          <w:szCs w:val="22"/>
        </w:rPr>
        <w:t>identifica</w:t>
      </w:r>
      <w:r w:rsidR="006E077C" w:rsidRPr="00635E07">
        <w:rPr>
          <w:rFonts w:ascii="Arial" w:hAnsi="Arial" w:cs="Arial"/>
          <w:sz w:val="22"/>
          <w:szCs w:val="22"/>
        </w:rPr>
        <w:t xml:space="preserve"> con el Documento Personal de </w:t>
      </w:r>
      <w:r w:rsidR="00F82716" w:rsidRPr="00635E07">
        <w:rPr>
          <w:rFonts w:ascii="Arial" w:hAnsi="Arial" w:cs="Arial"/>
          <w:sz w:val="22"/>
          <w:szCs w:val="22"/>
        </w:rPr>
        <w:t>Identificación</w:t>
      </w:r>
      <w:r w:rsidR="006E077C" w:rsidRPr="00635E07">
        <w:rPr>
          <w:rFonts w:ascii="Arial" w:hAnsi="Arial" w:cs="Arial"/>
          <w:sz w:val="22"/>
          <w:szCs w:val="22"/>
        </w:rPr>
        <w:t xml:space="preserve"> –DPI- </w:t>
      </w:r>
      <w:r w:rsidR="0043447A">
        <w:rPr>
          <w:rFonts w:ascii="Arial" w:hAnsi="Arial" w:cs="Arial"/>
          <w:sz w:val="22"/>
          <w:szCs w:val="22"/>
        </w:rPr>
        <w:t xml:space="preserve">con Código Único de </w:t>
      </w:r>
      <w:r w:rsidR="003033D7">
        <w:rPr>
          <w:rFonts w:ascii="Arial" w:hAnsi="Arial" w:cs="Arial"/>
          <w:sz w:val="22"/>
          <w:szCs w:val="22"/>
        </w:rPr>
        <w:t>Identificación</w:t>
      </w:r>
      <w:r w:rsidR="0043447A">
        <w:rPr>
          <w:rFonts w:ascii="Arial" w:hAnsi="Arial" w:cs="Arial"/>
          <w:sz w:val="22"/>
          <w:szCs w:val="22"/>
        </w:rPr>
        <w:t xml:space="preserve"> –CUI- </w:t>
      </w:r>
      <w:r w:rsidR="006E077C" w:rsidRPr="00635E07">
        <w:rPr>
          <w:rFonts w:ascii="Arial" w:hAnsi="Arial" w:cs="Arial"/>
          <w:sz w:val="22"/>
          <w:szCs w:val="22"/>
        </w:rPr>
        <w:t>número:</w:t>
      </w:r>
      <w:r w:rsidR="0043447A">
        <w:rPr>
          <w:rFonts w:ascii="Arial" w:hAnsi="Arial" w:cs="Arial"/>
          <w:sz w:val="22"/>
          <w:szCs w:val="22"/>
        </w:rPr>
        <w:t xml:space="preserve"> Dos mil </w:t>
      </w:r>
      <w:r w:rsidR="00A606CF">
        <w:rPr>
          <w:rFonts w:ascii="Arial" w:hAnsi="Arial" w:cs="Arial"/>
          <w:sz w:val="22"/>
          <w:szCs w:val="22"/>
        </w:rPr>
        <w:t xml:space="preserve">doscientos cincuenta </w:t>
      </w:r>
      <w:r w:rsidR="000B043A">
        <w:rPr>
          <w:rFonts w:ascii="Arial" w:hAnsi="Arial" w:cs="Arial"/>
          <w:sz w:val="22"/>
          <w:szCs w:val="22"/>
        </w:rPr>
        <w:t>es</w:t>
      </w:r>
      <w:r w:rsidR="006E077C" w:rsidRPr="00635E07">
        <w:rPr>
          <w:rFonts w:ascii="Arial" w:hAnsi="Arial" w:cs="Arial"/>
          <w:sz w:val="22"/>
          <w:szCs w:val="22"/>
        </w:rPr>
        <w:t xml:space="preserve">pacio; </w:t>
      </w:r>
      <w:r w:rsidR="00A606CF">
        <w:rPr>
          <w:rFonts w:ascii="Arial" w:hAnsi="Arial" w:cs="Arial"/>
          <w:sz w:val="22"/>
          <w:szCs w:val="22"/>
        </w:rPr>
        <w:t>Setenta y cinco mil seiscientos noventa y cinco</w:t>
      </w:r>
      <w:r w:rsidR="00CD6D34" w:rsidRPr="00635E07">
        <w:rPr>
          <w:rFonts w:ascii="Arial" w:hAnsi="Arial" w:cs="Arial"/>
          <w:sz w:val="22"/>
          <w:szCs w:val="22"/>
        </w:rPr>
        <w:t xml:space="preserve"> </w:t>
      </w:r>
      <w:r w:rsidR="006E077C" w:rsidRPr="00635E07">
        <w:rPr>
          <w:rFonts w:ascii="Arial" w:hAnsi="Arial" w:cs="Arial"/>
          <w:sz w:val="22"/>
          <w:szCs w:val="22"/>
        </w:rPr>
        <w:t xml:space="preserve">espacio; </w:t>
      </w:r>
      <w:r w:rsidR="00A606CF">
        <w:rPr>
          <w:rFonts w:ascii="Arial" w:hAnsi="Arial" w:cs="Arial"/>
          <w:sz w:val="22"/>
          <w:szCs w:val="22"/>
        </w:rPr>
        <w:t xml:space="preserve">Cero ciento uno </w:t>
      </w:r>
      <w:r w:rsidR="006E077C" w:rsidRPr="00635E07">
        <w:rPr>
          <w:rFonts w:ascii="Arial" w:hAnsi="Arial" w:cs="Arial"/>
          <w:sz w:val="22"/>
          <w:szCs w:val="22"/>
        </w:rPr>
        <w:t>(</w:t>
      </w:r>
      <w:r w:rsidR="00A606CF">
        <w:rPr>
          <w:rFonts w:ascii="Arial" w:hAnsi="Arial" w:cs="Arial"/>
          <w:sz w:val="22"/>
          <w:szCs w:val="22"/>
        </w:rPr>
        <w:t>2250 75695 0101</w:t>
      </w:r>
      <w:r w:rsidR="006E077C" w:rsidRPr="00635E07">
        <w:rPr>
          <w:rFonts w:ascii="Arial" w:hAnsi="Arial" w:cs="Arial"/>
          <w:sz w:val="22"/>
          <w:szCs w:val="22"/>
        </w:rPr>
        <w:t>)</w:t>
      </w:r>
      <w:r w:rsidR="00EC780F" w:rsidRPr="00635E07">
        <w:rPr>
          <w:rFonts w:ascii="Arial" w:hAnsi="Arial" w:cs="Arial"/>
          <w:sz w:val="22"/>
          <w:szCs w:val="22"/>
        </w:rPr>
        <w:t>,</w:t>
      </w:r>
      <w:r w:rsidR="006E077C" w:rsidRPr="00635E07">
        <w:rPr>
          <w:rFonts w:ascii="Arial" w:hAnsi="Arial" w:cs="Arial"/>
          <w:sz w:val="22"/>
          <w:szCs w:val="22"/>
        </w:rPr>
        <w:t xml:space="preserve"> extendido por el Registro Nacional de las Personas</w:t>
      </w:r>
      <w:r w:rsidR="0043447A">
        <w:rPr>
          <w:rFonts w:ascii="Arial" w:hAnsi="Arial" w:cs="Arial"/>
          <w:sz w:val="22"/>
          <w:szCs w:val="22"/>
        </w:rPr>
        <w:t xml:space="preserve"> de Guatemala. </w:t>
      </w:r>
      <w:r w:rsidR="003033D7">
        <w:rPr>
          <w:rFonts w:ascii="Arial" w:hAnsi="Arial" w:cs="Arial"/>
          <w:sz w:val="22"/>
          <w:szCs w:val="22"/>
        </w:rPr>
        <w:t>Actúa</w:t>
      </w:r>
      <w:r w:rsidR="0043447A">
        <w:rPr>
          <w:rFonts w:ascii="Arial" w:hAnsi="Arial" w:cs="Arial"/>
          <w:sz w:val="22"/>
          <w:szCs w:val="22"/>
        </w:rPr>
        <w:t xml:space="preserve"> en su calidad de Presidenta y Representante Legal</w:t>
      </w:r>
      <w:r w:rsidR="000B043A">
        <w:rPr>
          <w:rFonts w:ascii="Arial" w:hAnsi="Arial" w:cs="Arial"/>
          <w:sz w:val="22"/>
          <w:szCs w:val="22"/>
        </w:rPr>
        <w:t>,</w:t>
      </w:r>
      <w:r w:rsidR="0043447A">
        <w:rPr>
          <w:rFonts w:ascii="Arial" w:hAnsi="Arial" w:cs="Arial"/>
          <w:sz w:val="22"/>
          <w:szCs w:val="22"/>
        </w:rPr>
        <w:t xml:space="preserve"> de </w:t>
      </w:r>
      <w:r w:rsidR="000B043A">
        <w:rPr>
          <w:rFonts w:ascii="Arial" w:hAnsi="Arial" w:cs="Arial"/>
          <w:sz w:val="22"/>
          <w:szCs w:val="22"/>
        </w:rPr>
        <w:t xml:space="preserve">La Asociación Civil denominada: </w:t>
      </w:r>
      <w:r w:rsidR="00A606CF">
        <w:rPr>
          <w:rFonts w:ascii="Arial" w:hAnsi="Arial" w:cs="Arial"/>
          <w:b/>
          <w:sz w:val="22"/>
          <w:szCs w:val="22"/>
        </w:rPr>
        <w:t>PARTNERS OF THE AMÉRICAS INC. GUATEMALA</w:t>
      </w:r>
      <w:r w:rsidR="0043447A" w:rsidRPr="003033D7">
        <w:rPr>
          <w:rFonts w:ascii="Arial" w:hAnsi="Arial" w:cs="Arial"/>
          <w:b/>
          <w:sz w:val="22"/>
          <w:szCs w:val="22"/>
        </w:rPr>
        <w:t xml:space="preserve">, </w:t>
      </w:r>
      <w:r w:rsidR="0043447A">
        <w:rPr>
          <w:rFonts w:ascii="Arial" w:hAnsi="Arial" w:cs="Arial"/>
          <w:sz w:val="22"/>
          <w:szCs w:val="22"/>
        </w:rPr>
        <w:t>calidad que acredita con el Acta de Nombramiento faccionada y autorizada</w:t>
      </w:r>
      <w:r w:rsidR="00A913D5">
        <w:rPr>
          <w:rFonts w:ascii="Arial" w:hAnsi="Arial" w:cs="Arial"/>
          <w:sz w:val="22"/>
          <w:szCs w:val="22"/>
        </w:rPr>
        <w:t xml:space="preserve"> en esta Ciudad el </w:t>
      </w:r>
      <w:r w:rsidR="00A606CF">
        <w:rPr>
          <w:rFonts w:ascii="Arial" w:hAnsi="Arial" w:cs="Arial"/>
          <w:sz w:val="22"/>
          <w:szCs w:val="22"/>
        </w:rPr>
        <w:t xml:space="preserve">veinticinco de enero </w:t>
      </w:r>
      <w:r w:rsidR="00A913D5">
        <w:rPr>
          <w:rFonts w:ascii="Arial" w:hAnsi="Arial" w:cs="Arial"/>
          <w:sz w:val="22"/>
          <w:szCs w:val="22"/>
        </w:rPr>
        <w:t>del año dos mil veinti</w:t>
      </w:r>
      <w:r w:rsidR="00A606CF">
        <w:rPr>
          <w:rFonts w:ascii="Arial" w:hAnsi="Arial" w:cs="Arial"/>
          <w:sz w:val="22"/>
          <w:szCs w:val="22"/>
        </w:rPr>
        <w:t>cuatro</w:t>
      </w:r>
      <w:r w:rsidR="00A913D5">
        <w:rPr>
          <w:rFonts w:ascii="Arial" w:hAnsi="Arial" w:cs="Arial"/>
          <w:sz w:val="22"/>
          <w:szCs w:val="22"/>
        </w:rPr>
        <w:t>,</w:t>
      </w:r>
      <w:r w:rsidR="00F846D5">
        <w:rPr>
          <w:rFonts w:ascii="Arial" w:hAnsi="Arial" w:cs="Arial"/>
          <w:sz w:val="22"/>
          <w:szCs w:val="22"/>
        </w:rPr>
        <w:t xml:space="preserve"> inscrita en la Partida número: Doscientos cuarenta y ocho (248), Folio: Doscientos cuarenta y ocho (248), del Libro: Ciento trece (113), de Nombramientos, y de la Asociación</w:t>
      </w:r>
      <w:r w:rsidR="000B043A">
        <w:rPr>
          <w:rFonts w:ascii="Arial" w:hAnsi="Arial" w:cs="Arial"/>
          <w:sz w:val="22"/>
          <w:szCs w:val="22"/>
        </w:rPr>
        <w:t xml:space="preserve"> </w:t>
      </w:r>
      <w:r w:rsidR="004E4621">
        <w:rPr>
          <w:rFonts w:ascii="Arial" w:hAnsi="Arial" w:cs="Arial"/>
          <w:sz w:val="22"/>
          <w:szCs w:val="22"/>
        </w:rPr>
        <w:t xml:space="preserve">debidamente inscrita en el </w:t>
      </w:r>
      <w:r w:rsidR="00242D8A">
        <w:rPr>
          <w:rFonts w:ascii="Arial" w:hAnsi="Arial" w:cs="Arial"/>
          <w:sz w:val="22"/>
          <w:szCs w:val="22"/>
        </w:rPr>
        <w:t xml:space="preserve">Registro de las Personas Jurídicas bajo la Partida numero: </w:t>
      </w:r>
      <w:r w:rsidR="004E4621">
        <w:rPr>
          <w:rFonts w:ascii="Arial" w:hAnsi="Arial" w:cs="Arial"/>
          <w:sz w:val="22"/>
          <w:szCs w:val="22"/>
        </w:rPr>
        <w:t>Doscientos setenta y seis</w:t>
      </w:r>
      <w:r w:rsidR="00242D8A">
        <w:rPr>
          <w:rFonts w:ascii="Arial" w:hAnsi="Arial" w:cs="Arial"/>
          <w:sz w:val="22"/>
          <w:szCs w:val="22"/>
        </w:rPr>
        <w:t xml:space="preserve"> (</w:t>
      </w:r>
      <w:r w:rsidR="004E4621">
        <w:rPr>
          <w:rFonts w:ascii="Arial" w:hAnsi="Arial" w:cs="Arial"/>
          <w:sz w:val="22"/>
          <w:szCs w:val="22"/>
        </w:rPr>
        <w:t>276</w:t>
      </w:r>
      <w:r w:rsidR="00242D8A">
        <w:rPr>
          <w:rFonts w:ascii="Arial" w:hAnsi="Arial" w:cs="Arial"/>
          <w:sz w:val="22"/>
          <w:szCs w:val="22"/>
        </w:rPr>
        <w:t xml:space="preserve">), Folio: </w:t>
      </w:r>
      <w:r w:rsidR="004E4621">
        <w:rPr>
          <w:rFonts w:ascii="Arial" w:hAnsi="Arial" w:cs="Arial"/>
          <w:sz w:val="22"/>
          <w:szCs w:val="22"/>
        </w:rPr>
        <w:t xml:space="preserve">Doscientos setenta y seis </w:t>
      </w:r>
      <w:r w:rsidR="00242D8A">
        <w:rPr>
          <w:rFonts w:ascii="Arial" w:hAnsi="Arial" w:cs="Arial"/>
          <w:sz w:val="22"/>
          <w:szCs w:val="22"/>
        </w:rPr>
        <w:t>(</w:t>
      </w:r>
      <w:r w:rsidR="004E4621">
        <w:rPr>
          <w:rFonts w:ascii="Arial" w:hAnsi="Arial" w:cs="Arial"/>
          <w:sz w:val="22"/>
          <w:szCs w:val="22"/>
        </w:rPr>
        <w:t>276</w:t>
      </w:r>
      <w:r w:rsidR="00242D8A">
        <w:rPr>
          <w:rFonts w:ascii="Arial" w:hAnsi="Arial" w:cs="Arial"/>
          <w:sz w:val="22"/>
          <w:szCs w:val="22"/>
        </w:rPr>
        <w:t xml:space="preserve">), del Libro: </w:t>
      </w:r>
      <w:r w:rsidR="004E4621">
        <w:rPr>
          <w:rFonts w:ascii="Arial" w:hAnsi="Arial" w:cs="Arial"/>
          <w:sz w:val="22"/>
          <w:szCs w:val="22"/>
        </w:rPr>
        <w:t>Cuatro</w:t>
      </w:r>
      <w:r w:rsidR="00242D8A">
        <w:rPr>
          <w:rFonts w:ascii="Arial" w:hAnsi="Arial" w:cs="Arial"/>
          <w:sz w:val="22"/>
          <w:szCs w:val="22"/>
        </w:rPr>
        <w:t xml:space="preserve"> (</w:t>
      </w:r>
      <w:r w:rsidR="004E4621">
        <w:rPr>
          <w:rFonts w:ascii="Arial" w:hAnsi="Arial" w:cs="Arial"/>
          <w:sz w:val="22"/>
          <w:szCs w:val="22"/>
        </w:rPr>
        <w:t>4</w:t>
      </w:r>
      <w:r w:rsidR="00242D8A">
        <w:rPr>
          <w:rFonts w:ascii="Arial" w:hAnsi="Arial" w:cs="Arial"/>
          <w:sz w:val="22"/>
          <w:szCs w:val="22"/>
        </w:rPr>
        <w:t xml:space="preserve">), de </w:t>
      </w:r>
      <w:r w:rsidR="004E4621">
        <w:rPr>
          <w:rFonts w:ascii="Arial" w:hAnsi="Arial" w:cs="Arial"/>
          <w:sz w:val="22"/>
          <w:szCs w:val="22"/>
        </w:rPr>
        <w:t>Asociaciones Civiles. C</w:t>
      </w:r>
      <w:r w:rsidR="00242D8A">
        <w:rPr>
          <w:rFonts w:ascii="Arial" w:hAnsi="Arial" w:cs="Arial"/>
          <w:sz w:val="22"/>
          <w:szCs w:val="22"/>
        </w:rPr>
        <w:t xml:space="preserve">omo notario hago constar que la representación que se ejercita es suficiente conforme a la Ley y a mi juicio para este acto, y que en lo sucesivo se denominara como </w:t>
      </w:r>
      <w:r w:rsidR="00F846D5">
        <w:rPr>
          <w:rFonts w:ascii="Arial" w:hAnsi="Arial" w:cs="Arial"/>
          <w:sz w:val="22"/>
          <w:szCs w:val="22"/>
        </w:rPr>
        <w:t>“</w:t>
      </w:r>
      <w:r w:rsidR="00242D8A" w:rsidRPr="004E4621">
        <w:rPr>
          <w:rFonts w:ascii="Arial" w:hAnsi="Arial" w:cs="Arial"/>
          <w:b/>
          <w:sz w:val="22"/>
          <w:szCs w:val="22"/>
        </w:rPr>
        <w:t>La Mandante</w:t>
      </w:r>
      <w:r w:rsidR="00F846D5">
        <w:rPr>
          <w:rFonts w:ascii="Arial" w:hAnsi="Arial" w:cs="Arial"/>
          <w:b/>
          <w:sz w:val="22"/>
          <w:szCs w:val="22"/>
        </w:rPr>
        <w:t>”</w:t>
      </w:r>
      <w:r w:rsidR="00242D8A">
        <w:rPr>
          <w:rFonts w:ascii="Arial" w:hAnsi="Arial" w:cs="Arial"/>
          <w:sz w:val="22"/>
          <w:szCs w:val="22"/>
        </w:rPr>
        <w:t xml:space="preserve">; y por la otra parte el señor: </w:t>
      </w:r>
      <w:r w:rsidR="00242D8A" w:rsidRPr="003033D7">
        <w:rPr>
          <w:rFonts w:ascii="Arial" w:hAnsi="Arial" w:cs="Arial"/>
          <w:b/>
          <w:sz w:val="22"/>
          <w:szCs w:val="22"/>
        </w:rPr>
        <w:t>JOSE EDUARDO CANO OZAETA,</w:t>
      </w:r>
      <w:r w:rsidR="00242D8A">
        <w:rPr>
          <w:rFonts w:ascii="Arial" w:hAnsi="Arial" w:cs="Arial"/>
          <w:sz w:val="22"/>
          <w:szCs w:val="22"/>
        </w:rPr>
        <w:t xml:space="preserve"> de cincuenta y cuatro años de edad, casado, Ingeniero </w:t>
      </w:r>
      <w:r w:rsidR="003033D7">
        <w:rPr>
          <w:rFonts w:ascii="Arial" w:hAnsi="Arial" w:cs="Arial"/>
          <w:sz w:val="22"/>
          <w:szCs w:val="22"/>
        </w:rPr>
        <w:t>Agrónomo</w:t>
      </w:r>
      <w:r w:rsidR="00242D8A">
        <w:rPr>
          <w:rFonts w:ascii="Arial" w:hAnsi="Arial" w:cs="Arial"/>
          <w:sz w:val="22"/>
          <w:szCs w:val="22"/>
        </w:rPr>
        <w:t xml:space="preserve">, guatemalteco, de este domicilio, se identifica con el Documento Personal de </w:t>
      </w:r>
      <w:r w:rsidR="003033D7">
        <w:rPr>
          <w:rFonts w:ascii="Arial" w:hAnsi="Arial" w:cs="Arial"/>
          <w:sz w:val="22"/>
          <w:szCs w:val="22"/>
        </w:rPr>
        <w:t>Identificación</w:t>
      </w:r>
      <w:r w:rsidR="00242D8A">
        <w:rPr>
          <w:rFonts w:ascii="Arial" w:hAnsi="Arial" w:cs="Arial"/>
          <w:sz w:val="22"/>
          <w:szCs w:val="22"/>
        </w:rPr>
        <w:t xml:space="preserve"> –DPI- con </w:t>
      </w:r>
      <w:r w:rsidR="003033D7">
        <w:rPr>
          <w:rFonts w:ascii="Arial" w:hAnsi="Arial" w:cs="Arial"/>
          <w:sz w:val="22"/>
          <w:szCs w:val="22"/>
        </w:rPr>
        <w:t>Código</w:t>
      </w:r>
      <w:r w:rsidR="00242D8A">
        <w:rPr>
          <w:rFonts w:ascii="Arial" w:hAnsi="Arial" w:cs="Arial"/>
          <w:sz w:val="22"/>
          <w:szCs w:val="22"/>
        </w:rPr>
        <w:t xml:space="preserve"> Único de </w:t>
      </w:r>
      <w:r w:rsidR="003033D7">
        <w:rPr>
          <w:rFonts w:ascii="Arial" w:hAnsi="Arial" w:cs="Arial"/>
          <w:sz w:val="22"/>
          <w:szCs w:val="22"/>
        </w:rPr>
        <w:t>Identificación</w:t>
      </w:r>
      <w:r w:rsidR="00242D8A">
        <w:rPr>
          <w:rFonts w:ascii="Arial" w:hAnsi="Arial" w:cs="Arial"/>
          <w:sz w:val="22"/>
          <w:szCs w:val="22"/>
        </w:rPr>
        <w:t xml:space="preserve"> </w:t>
      </w:r>
      <w:r w:rsidR="001A53E7">
        <w:rPr>
          <w:rFonts w:ascii="Arial" w:hAnsi="Arial" w:cs="Arial"/>
          <w:sz w:val="22"/>
          <w:szCs w:val="22"/>
        </w:rPr>
        <w:t>–</w:t>
      </w:r>
      <w:r w:rsidR="003033D7">
        <w:rPr>
          <w:rFonts w:ascii="Arial" w:hAnsi="Arial" w:cs="Arial"/>
          <w:sz w:val="22"/>
          <w:szCs w:val="22"/>
        </w:rPr>
        <w:t>C</w:t>
      </w:r>
      <w:r w:rsidR="001A53E7">
        <w:rPr>
          <w:rFonts w:ascii="Arial" w:hAnsi="Arial" w:cs="Arial"/>
          <w:sz w:val="22"/>
          <w:szCs w:val="22"/>
        </w:rPr>
        <w:t xml:space="preserve">UI- número: Dos mil doscientos sesenta y uno espacio; Treinta y un mil setecientos veintiséis espacio; Cero ciento uno (2261 31726 0101) extendido por el Registro Nacional de las Personas de Guatemala. </w:t>
      </w:r>
      <w:r w:rsidR="003033D7" w:rsidRPr="00635E07">
        <w:rPr>
          <w:rFonts w:ascii="Arial" w:hAnsi="Arial" w:cs="Arial"/>
          <w:sz w:val="22"/>
          <w:szCs w:val="22"/>
        </w:rPr>
        <w:t>A</w:t>
      </w:r>
      <w:r w:rsidR="00CD6D34" w:rsidRPr="00635E07">
        <w:rPr>
          <w:rFonts w:ascii="Arial" w:hAnsi="Arial" w:cs="Arial"/>
          <w:sz w:val="22"/>
          <w:szCs w:val="22"/>
        </w:rPr>
        <w:t xml:space="preserve"> quien </w:t>
      </w:r>
      <w:r w:rsidR="001A53E7">
        <w:rPr>
          <w:rFonts w:ascii="Arial" w:hAnsi="Arial" w:cs="Arial"/>
          <w:sz w:val="22"/>
          <w:szCs w:val="22"/>
        </w:rPr>
        <w:t xml:space="preserve">en lo sucesivo se </w:t>
      </w:r>
      <w:r w:rsidR="00F846D5">
        <w:rPr>
          <w:rFonts w:ascii="Arial" w:hAnsi="Arial" w:cs="Arial"/>
          <w:sz w:val="22"/>
          <w:szCs w:val="22"/>
        </w:rPr>
        <w:t xml:space="preserve">le </w:t>
      </w:r>
      <w:r w:rsidR="001A53E7">
        <w:rPr>
          <w:rFonts w:ascii="Arial" w:hAnsi="Arial" w:cs="Arial"/>
          <w:sz w:val="22"/>
          <w:szCs w:val="22"/>
        </w:rPr>
        <w:t>denominara</w:t>
      </w:r>
      <w:r w:rsidR="00F846D5">
        <w:rPr>
          <w:rFonts w:ascii="Arial" w:hAnsi="Arial" w:cs="Arial"/>
          <w:sz w:val="22"/>
          <w:szCs w:val="22"/>
        </w:rPr>
        <w:t xml:space="preserve"> como</w:t>
      </w:r>
      <w:r w:rsidR="001A53E7">
        <w:rPr>
          <w:rFonts w:ascii="Arial" w:hAnsi="Arial" w:cs="Arial"/>
          <w:sz w:val="22"/>
          <w:szCs w:val="22"/>
        </w:rPr>
        <w:t xml:space="preserve"> </w:t>
      </w:r>
      <w:r w:rsidR="00F846D5">
        <w:rPr>
          <w:rFonts w:ascii="Arial" w:hAnsi="Arial" w:cs="Arial"/>
          <w:sz w:val="22"/>
          <w:szCs w:val="22"/>
        </w:rPr>
        <w:t>“</w:t>
      </w:r>
      <w:r w:rsidR="001A53E7" w:rsidRPr="004E4621">
        <w:rPr>
          <w:rFonts w:ascii="Arial" w:hAnsi="Arial" w:cs="Arial"/>
          <w:b/>
          <w:sz w:val="22"/>
          <w:szCs w:val="22"/>
        </w:rPr>
        <w:t>El Mandatario</w:t>
      </w:r>
      <w:r w:rsidR="00F846D5">
        <w:rPr>
          <w:rFonts w:ascii="Arial" w:hAnsi="Arial" w:cs="Arial"/>
          <w:b/>
          <w:sz w:val="22"/>
          <w:szCs w:val="22"/>
        </w:rPr>
        <w:t>”</w:t>
      </w:r>
      <w:r w:rsidR="001A53E7">
        <w:rPr>
          <w:rFonts w:ascii="Arial" w:hAnsi="Arial" w:cs="Arial"/>
          <w:sz w:val="22"/>
          <w:szCs w:val="22"/>
        </w:rPr>
        <w:t xml:space="preserve">. Los comparecientes manifiestan ser de los datos de identificación </w:t>
      </w:r>
      <w:r w:rsidR="00F846D5">
        <w:rPr>
          <w:rFonts w:ascii="Arial" w:hAnsi="Arial" w:cs="Arial"/>
          <w:sz w:val="22"/>
          <w:szCs w:val="22"/>
        </w:rPr>
        <w:t xml:space="preserve">personal </w:t>
      </w:r>
      <w:r w:rsidR="001A53E7">
        <w:rPr>
          <w:rFonts w:ascii="Arial" w:hAnsi="Arial" w:cs="Arial"/>
          <w:sz w:val="22"/>
          <w:szCs w:val="22"/>
        </w:rPr>
        <w:t xml:space="preserve">indicados con anterioridad, de que se encuentran </w:t>
      </w:r>
      <w:r w:rsidR="001A53E7">
        <w:rPr>
          <w:rFonts w:ascii="Arial" w:hAnsi="Arial" w:cs="Arial"/>
          <w:sz w:val="22"/>
          <w:szCs w:val="22"/>
        </w:rPr>
        <w:lastRenderedPageBreak/>
        <w:t xml:space="preserve">en el libre ejercicio de sus derechos civiles y que es su deseo por este acto celebra: </w:t>
      </w:r>
      <w:r w:rsidR="00CA474C" w:rsidRPr="00CA474C">
        <w:rPr>
          <w:rFonts w:ascii="Arial" w:hAnsi="Arial" w:cs="Arial"/>
          <w:b/>
          <w:sz w:val="22"/>
          <w:szCs w:val="22"/>
        </w:rPr>
        <w:t>CONTRATO DE</w:t>
      </w:r>
      <w:r w:rsidR="00CA474C">
        <w:rPr>
          <w:rFonts w:ascii="Arial" w:hAnsi="Arial" w:cs="Arial"/>
          <w:sz w:val="22"/>
          <w:szCs w:val="22"/>
        </w:rPr>
        <w:t xml:space="preserve"> </w:t>
      </w:r>
      <w:r w:rsidR="001A53E7" w:rsidRPr="003033D7">
        <w:rPr>
          <w:rFonts w:ascii="Arial" w:hAnsi="Arial" w:cs="Arial"/>
          <w:b/>
          <w:sz w:val="22"/>
          <w:szCs w:val="22"/>
        </w:rPr>
        <w:t>MANDATO ESPECIAL</w:t>
      </w:r>
      <w:r w:rsidR="00CA474C">
        <w:rPr>
          <w:rFonts w:ascii="Arial" w:hAnsi="Arial" w:cs="Arial"/>
          <w:b/>
          <w:sz w:val="22"/>
          <w:szCs w:val="22"/>
        </w:rPr>
        <w:t xml:space="preserve"> </w:t>
      </w:r>
      <w:r w:rsidR="001A53E7" w:rsidRPr="003033D7">
        <w:rPr>
          <w:rFonts w:ascii="Arial" w:hAnsi="Arial" w:cs="Arial"/>
          <w:b/>
          <w:sz w:val="22"/>
          <w:szCs w:val="22"/>
        </w:rPr>
        <w:t>CON REPRESENTACION,</w:t>
      </w:r>
      <w:r w:rsidR="001A53E7">
        <w:rPr>
          <w:rFonts w:ascii="Arial" w:hAnsi="Arial" w:cs="Arial"/>
          <w:sz w:val="22"/>
          <w:szCs w:val="22"/>
        </w:rPr>
        <w:t xml:space="preserve"> de conformidad con las siguientes clausulas: </w:t>
      </w:r>
      <w:r w:rsidR="001A53E7" w:rsidRPr="00905AC6">
        <w:rPr>
          <w:rFonts w:ascii="Arial" w:hAnsi="Arial" w:cs="Arial"/>
          <w:b/>
          <w:sz w:val="22"/>
          <w:szCs w:val="22"/>
        </w:rPr>
        <w:t>PRIMERA:</w:t>
      </w:r>
      <w:r w:rsidR="008D029C">
        <w:rPr>
          <w:rFonts w:ascii="Arial" w:hAnsi="Arial" w:cs="Arial"/>
          <w:b/>
          <w:sz w:val="22"/>
          <w:szCs w:val="22"/>
        </w:rPr>
        <w:t xml:space="preserve"> </w:t>
      </w:r>
      <w:r w:rsidR="008D029C">
        <w:rPr>
          <w:rFonts w:ascii="Arial" w:hAnsi="Arial" w:cs="Arial"/>
          <w:sz w:val="22"/>
          <w:szCs w:val="22"/>
        </w:rPr>
        <w:t>Manifiesta</w:t>
      </w:r>
      <w:r w:rsidR="004E4621">
        <w:rPr>
          <w:rFonts w:ascii="Arial" w:hAnsi="Arial" w:cs="Arial"/>
          <w:sz w:val="22"/>
          <w:szCs w:val="22"/>
        </w:rPr>
        <w:t xml:space="preserve">: </w:t>
      </w:r>
      <w:r w:rsidR="00F846D5">
        <w:rPr>
          <w:rFonts w:ascii="Arial" w:hAnsi="Arial" w:cs="Arial"/>
          <w:b/>
          <w:sz w:val="22"/>
          <w:szCs w:val="22"/>
        </w:rPr>
        <w:t>PASCALE WAGNER ROUZIER</w:t>
      </w:r>
      <w:r w:rsidR="004E4621" w:rsidRPr="004E4621">
        <w:rPr>
          <w:rFonts w:ascii="Arial" w:hAnsi="Arial" w:cs="Arial"/>
          <w:b/>
          <w:sz w:val="22"/>
          <w:szCs w:val="22"/>
        </w:rPr>
        <w:t>,</w:t>
      </w:r>
      <w:r w:rsidR="008D029C">
        <w:rPr>
          <w:rFonts w:ascii="Arial" w:hAnsi="Arial" w:cs="Arial"/>
          <w:sz w:val="22"/>
          <w:szCs w:val="22"/>
        </w:rPr>
        <w:t xml:space="preserve"> </w:t>
      </w:r>
      <w:r w:rsidR="00F846D5">
        <w:rPr>
          <w:rFonts w:ascii="Arial" w:hAnsi="Arial" w:cs="Arial"/>
          <w:sz w:val="22"/>
          <w:szCs w:val="22"/>
        </w:rPr>
        <w:t xml:space="preserve">que </w:t>
      </w:r>
      <w:r w:rsidR="008D029C">
        <w:rPr>
          <w:rFonts w:ascii="Arial" w:hAnsi="Arial" w:cs="Arial"/>
          <w:sz w:val="22"/>
          <w:szCs w:val="22"/>
        </w:rPr>
        <w:t xml:space="preserve">en la calidad con que </w:t>
      </w:r>
      <w:r w:rsidR="003033D7">
        <w:rPr>
          <w:rFonts w:ascii="Arial" w:hAnsi="Arial" w:cs="Arial"/>
          <w:sz w:val="22"/>
          <w:szCs w:val="22"/>
        </w:rPr>
        <w:t>actúa</w:t>
      </w:r>
      <w:r w:rsidR="008D029C">
        <w:rPr>
          <w:rFonts w:ascii="Arial" w:hAnsi="Arial" w:cs="Arial"/>
          <w:sz w:val="22"/>
          <w:szCs w:val="22"/>
        </w:rPr>
        <w:t xml:space="preserve"> </w:t>
      </w:r>
      <w:r w:rsidR="00F846D5">
        <w:rPr>
          <w:rFonts w:ascii="Arial" w:hAnsi="Arial" w:cs="Arial"/>
          <w:sz w:val="22"/>
          <w:szCs w:val="22"/>
        </w:rPr>
        <w:t xml:space="preserve">y </w:t>
      </w:r>
      <w:r w:rsidR="008D029C">
        <w:rPr>
          <w:rFonts w:ascii="Arial" w:hAnsi="Arial" w:cs="Arial"/>
          <w:sz w:val="22"/>
          <w:szCs w:val="22"/>
        </w:rPr>
        <w:t xml:space="preserve">que por el presente acto otorga: </w:t>
      </w:r>
      <w:r w:rsidR="008D029C" w:rsidRPr="003033D7">
        <w:rPr>
          <w:rFonts w:ascii="Arial" w:hAnsi="Arial" w:cs="Arial"/>
          <w:b/>
          <w:sz w:val="22"/>
          <w:szCs w:val="22"/>
        </w:rPr>
        <w:t>MANDATO ESPECIAL</w:t>
      </w:r>
      <w:r w:rsidR="00CA474C">
        <w:rPr>
          <w:rFonts w:ascii="Arial" w:hAnsi="Arial" w:cs="Arial"/>
          <w:b/>
          <w:sz w:val="22"/>
          <w:szCs w:val="22"/>
        </w:rPr>
        <w:t xml:space="preserve"> </w:t>
      </w:r>
      <w:r w:rsidR="008D029C" w:rsidRPr="003033D7">
        <w:rPr>
          <w:rFonts w:ascii="Arial" w:hAnsi="Arial" w:cs="Arial"/>
          <w:b/>
          <w:sz w:val="22"/>
          <w:szCs w:val="22"/>
        </w:rPr>
        <w:t>CON REPRESENTACION</w:t>
      </w:r>
      <w:r w:rsidR="008D029C">
        <w:rPr>
          <w:rFonts w:ascii="Arial" w:hAnsi="Arial" w:cs="Arial"/>
          <w:sz w:val="22"/>
          <w:szCs w:val="22"/>
        </w:rPr>
        <w:t>, al señor</w:t>
      </w:r>
      <w:r w:rsidR="004E4621">
        <w:rPr>
          <w:rFonts w:ascii="Arial" w:hAnsi="Arial" w:cs="Arial"/>
          <w:sz w:val="22"/>
          <w:szCs w:val="22"/>
        </w:rPr>
        <w:t xml:space="preserve">: </w:t>
      </w:r>
      <w:r w:rsidR="008D029C" w:rsidRPr="004E4621">
        <w:rPr>
          <w:rFonts w:ascii="Arial" w:hAnsi="Arial" w:cs="Arial"/>
          <w:b/>
          <w:sz w:val="22"/>
          <w:szCs w:val="22"/>
        </w:rPr>
        <w:t>JOSE EDUARDO CANO OZAETA,</w:t>
      </w:r>
      <w:r w:rsidR="008D029C">
        <w:rPr>
          <w:rFonts w:ascii="Arial" w:hAnsi="Arial" w:cs="Arial"/>
          <w:sz w:val="22"/>
          <w:szCs w:val="22"/>
        </w:rPr>
        <w:t xml:space="preserve"> para que pueda llevar a cavo toda clase de actos </w:t>
      </w:r>
      <w:r w:rsidR="003033D7">
        <w:rPr>
          <w:rFonts w:ascii="Arial" w:hAnsi="Arial" w:cs="Arial"/>
          <w:sz w:val="22"/>
          <w:szCs w:val="22"/>
        </w:rPr>
        <w:t>lícitos</w:t>
      </w:r>
      <w:r w:rsidR="008D029C">
        <w:rPr>
          <w:rFonts w:ascii="Arial" w:hAnsi="Arial" w:cs="Arial"/>
          <w:sz w:val="22"/>
          <w:szCs w:val="22"/>
        </w:rPr>
        <w:t xml:space="preserve">, en la </w:t>
      </w:r>
      <w:r w:rsidR="003033D7">
        <w:rPr>
          <w:rFonts w:ascii="Arial" w:hAnsi="Arial" w:cs="Arial"/>
          <w:sz w:val="22"/>
          <w:szCs w:val="22"/>
        </w:rPr>
        <w:t>República</w:t>
      </w:r>
      <w:r w:rsidR="008D029C">
        <w:rPr>
          <w:rFonts w:ascii="Arial" w:hAnsi="Arial" w:cs="Arial"/>
          <w:sz w:val="22"/>
          <w:szCs w:val="22"/>
        </w:rPr>
        <w:t xml:space="preserve"> de Guatemala y fuera de ella. En consecuencia podrá en ejercicio de sus funciones:  </w:t>
      </w:r>
      <w:r w:rsidR="008D029C" w:rsidRPr="003033D7">
        <w:rPr>
          <w:rFonts w:ascii="Arial" w:hAnsi="Arial" w:cs="Arial"/>
          <w:b/>
          <w:sz w:val="22"/>
          <w:szCs w:val="22"/>
        </w:rPr>
        <w:t xml:space="preserve">a) </w:t>
      </w:r>
      <w:r w:rsidR="008D029C">
        <w:rPr>
          <w:rFonts w:ascii="Arial" w:hAnsi="Arial" w:cs="Arial"/>
          <w:sz w:val="22"/>
          <w:szCs w:val="22"/>
        </w:rPr>
        <w:t xml:space="preserve">Ejecutar el proyecto Farmer </w:t>
      </w:r>
      <w:proofErr w:type="spellStart"/>
      <w:r w:rsidR="008D029C">
        <w:rPr>
          <w:rFonts w:ascii="Arial" w:hAnsi="Arial" w:cs="Arial"/>
          <w:sz w:val="22"/>
          <w:szCs w:val="22"/>
        </w:rPr>
        <w:t>to</w:t>
      </w:r>
      <w:proofErr w:type="spellEnd"/>
      <w:r w:rsidR="008D029C">
        <w:rPr>
          <w:rFonts w:ascii="Arial" w:hAnsi="Arial" w:cs="Arial"/>
          <w:sz w:val="22"/>
          <w:szCs w:val="22"/>
        </w:rPr>
        <w:t xml:space="preserve"> Farmer, de </w:t>
      </w:r>
      <w:r w:rsidR="003033D7">
        <w:rPr>
          <w:rFonts w:ascii="Arial" w:hAnsi="Arial" w:cs="Arial"/>
          <w:sz w:val="22"/>
          <w:szCs w:val="22"/>
        </w:rPr>
        <w:t>conformidad</w:t>
      </w:r>
      <w:r w:rsidR="008D029C">
        <w:rPr>
          <w:rFonts w:ascii="Arial" w:hAnsi="Arial" w:cs="Arial"/>
          <w:sz w:val="22"/>
          <w:szCs w:val="22"/>
        </w:rPr>
        <w:t xml:space="preserve"> con la propuesta del mismo; </w:t>
      </w:r>
      <w:r w:rsidR="008D029C" w:rsidRPr="003033D7">
        <w:rPr>
          <w:rFonts w:ascii="Arial" w:hAnsi="Arial" w:cs="Arial"/>
          <w:b/>
          <w:sz w:val="22"/>
          <w:szCs w:val="22"/>
        </w:rPr>
        <w:t>b)</w:t>
      </w:r>
      <w:r w:rsidR="008D029C">
        <w:rPr>
          <w:rFonts w:ascii="Arial" w:hAnsi="Arial" w:cs="Arial"/>
          <w:sz w:val="22"/>
          <w:szCs w:val="22"/>
        </w:rPr>
        <w:t xml:space="preserve"> Ser el contacto o punto focal con los donantes del proyecto; </w:t>
      </w:r>
      <w:r w:rsidR="008D029C" w:rsidRPr="003033D7">
        <w:rPr>
          <w:rFonts w:ascii="Arial" w:hAnsi="Arial" w:cs="Arial"/>
          <w:b/>
          <w:sz w:val="22"/>
          <w:szCs w:val="22"/>
        </w:rPr>
        <w:t xml:space="preserve">c) </w:t>
      </w:r>
      <w:r w:rsidR="003033D7">
        <w:rPr>
          <w:rFonts w:ascii="Arial" w:hAnsi="Arial" w:cs="Arial"/>
          <w:sz w:val="22"/>
          <w:szCs w:val="22"/>
        </w:rPr>
        <w:t>Elaboración</w:t>
      </w:r>
      <w:r w:rsidR="008D029C">
        <w:rPr>
          <w:rFonts w:ascii="Arial" w:hAnsi="Arial" w:cs="Arial"/>
          <w:sz w:val="22"/>
          <w:szCs w:val="22"/>
        </w:rPr>
        <w:t xml:space="preserve"> de contratos; </w:t>
      </w:r>
      <w:r w:rsidR="008D029C" w:rsidRPr="003033D7">
        <w:rPr>
          <w:rFonts w:ascii="Arial" w:hAnsi="Arial" w:cs="Arial"/>
          <w:b/>
          <w:sz w:val="22"/>
          <w:szCs w:val="22"/>
        </w:rPr>
        <w:t>d)</w:t>
      </w:r>
      <w:r w:rsidR="008D029C">
        <w:rPr>
          <w:rFonts w:ascii="Arial" w:hAnsi="Arial" w:cs="Arial"/>
          <w:sz w:val="22"/>
          <w:szCs w:val="22"/>
        </w:rPr>
        <w:t xml:space="preserve"> Realizar </w:t>
      </w:r>
      <w:r w:rsidR="003033D7">
        <w:rPr>
          <w:rFonts w:ascii="Arial" w:hAnsi="Arial" w:cs="Arial"/>
          <w:sz w:val="22"/>
          <w:szCs w:val="22"/>
        </w:rPr>
        <w:t>trámites</w:t>
      </w:r>
      <w:r w:rsidR="008D029C">
        <w:rPr>
          <w:rFonts w:ascii="Arial" w:hAnsi="Arial" w:cs="Arial"/>
          <w:sz w:val="22"/>
          <w:szCs w:val="22"/>
        </w:rPr>
        <w:t xml:space="preserve"> administrativos; </w:t>
      </w:r>
      <w:r w:rsidR="008D029C" w:rsidRPr="003033D7">
        <w:rPr>
          <w:rFonts w:ascii="Arial" w:hAnsi="Arial" w:cs="Arial"/>
          <w:b/>
          <w:sz w:val="22"/>
          <w:szCs w:val="22"/>
        </w:rPr>
        <w:t xml:space="preserve">e) </w:t>
      </w:r>
      <w:r w:rsidR="008D029C">
        <w:rPr>
          <w:rFonts w:ascii="Arial" w:hAnsi="Arial" w:cs="Arial"/>
          <w:sz w:val="22"/>
          <w:szCs w:val="22"/>
        </w:rPr>
        <w:t xml:space="preserve">Representar a la entidad ante las autoridades gubernamentales; </w:t>
      </w:r>
      <w:r w:rsidR="008D029C" w:rsidRPr="003033D7">
        <w:rPr>
          <w:rFonts w:ascii="Arial" w:hAnsi="Arial" w:cs="Arial"/>
          <w:b/>
          <w:sz w:val="22"/>
          <w:szCs w:val="22"/>
        </w:rPr>
        <w:t>f)</w:t>
      </w:r>
      <w:r w:rsidR="008D029C">
        <w:rPr>
          <w:rFonts w:ascii="Arial" w:hAnsi="Arial" w:cs="Arial"/>
          <w:sz w:val="22"/>
          <w:szCs w:val="22"/>
        </w:rPr>
        <w:t xml:space="preserve"> Realizar actividades administrativas de la entidad, en relación al proyecto Farmer </w:t>
      </w:r>
      <w:proofErr w:type="spellStart"/>
      <w:r w:rsidR="008D029C">
        <w:rPr>
          <w:rFonts w:ascii="Arial" w:hAnsi="Arial" w:cs="Arial"/>
          <w:sz w:val="22"/>
          <w:szCs w:val="22"/>
        </w:rPr>
        <w:t>to</w:t>
      </w:r>
      <w:proofErr w:type="spellEnd"/>
      <w:r w:rsidR="008D029C">
        <w:rPr>
          <w:rFonts w:ascii="Arial" w:hAnsi="Arial" w:cs="Arial"/>
          <w:sz w:val="22"/>
          <w:szCs w:val="22"/>
        </w:rPr>
        <w:t xml:space="preserve"> Farmer</w:t>
      </w:r>
      <w:r w:rsidR="007B661A">
        <w:rPr>
          <w:rFonts w:ascii="Arial" w:hAnsi="Arial" w:cs="Arial"/>
          <w:sz w:val="22"/>
          <w:szCs w:val="22"/>
        </w:rPr>
        <w:t xml:space="preserve">; </w:t>
      </w:r>
      <w:ins w:id="0" w:author="Danielle Martin" w:date="2024-04-09T16:15:00Z">
        <w:r w:rsidR="008D0D69">
          <w:rPr>
            <w:rFonts w:ascii="Arial" w:hAnsi="Arial" w:cs="Arial"/>
            <w:b/>
            <w:bCs/>
            <w:sz w:val="22"/>
            <w:szCs w:val="22"/>
          </w:rPr>
          <w:t xml:space="preserve">g) </w:t>
        </w:r>
      </w:ins>
      <w:ins w:id="1" w:author="Danielle Martin" w:date="2024-04-09T16:16:00Z">
        <w:r w:rsidR="008D0D69">
          <w:rPr>
            <w:rFonts w:ascii="Arial" w:hAnsi="Arial" w:cs="Arial"/>
            <w:sz w:val="22"/>
            <w:szCs w:val="22"/>
          </w:rPr>
          <w:t xml:space="preserve">Abrir y cerrar cuentas bancarias </w:t>
        </w:r>
      </w:ins>
      <w:r w:rsidR="007B661A">
        <w:rPr>
          <w:rFonts w:ascii="Arial" w:hAnsi="Arial" w:cs="Arial"/>
          <w:sz w:val="22"/>
          <w:szCs w:val="22"/>
        </w:rPr>
        <w:t xml:space="preserve">y </w:t>
      </w:r>
      <w:del w:id="2" w:author="Danielle Martin" w:date="2024-04-09T16:15:00Z">
        <w:r w:rsidR="007B661A" w:rsidRPr="003033D7" w:rsidDel="008D0D69">
          <w:rPr>
            <w:rFonts w:ascii="Arial" w:hAnsi="Arial" w:cs="Arial"/>
            <w:b/>
            <w:sz w:val="22"/>
            <w:szCs w:val="22"/>
          </w:rPr>
          <w:delText>g</w:delText>
        </w:r>
      </w:del>
      <w:ins w:id="3" w:author="Danielle Martin" w:date="2024-04-09T16:15:00Z">
        <w:r w:rsidR="008D0D69">
          <w:rPr>
            <w:rFonts w:ascii="Arial" w:hAnsi="Arial" w:cs="Arial"/>
            <w:b/>
            <w:sz w:val="22"/>
            <w:szCs w:val="22"/>
          </w:rPr>
          <w:t>h</w:t>
        </w:r>
      </w:ins>
      <w:r w:rsidR="007B661A" w:rsidRPr="003033D7">
        <w:rPr>
          <w:rFonts w:ascii="Arial" w:hAnsi="Arial" w:cs="Arial"/>
          <w:b/>
          <w:sz w:val="22"/>
          <w:szCs w:val="22"/>
        </w:rPr>
        <w:t xml:space="preserve">) </w:t>
      </w:r>
      <w:r w:rsidR="007B661A">
        <w:rPr>
          <w:rFonts w:ascii="Arial" w:hAnsi="Arial" w:cs="Arial"/>
          <w:sz w:val="22"/>
          <w:szCs w:val="22"/>
        </w:rPr>
        <w:t xml:space="preserve">Todas las facultades inherentes a esta clase de Mandato, sin ninguna limitación. </w:t>
      </w:r>
      <w:r w:rsidR="007B661A" w:rsidRPr="003033D7">
        <w:rPr>
          <w:rFonts w:ascii="Arial" w:hAnsi="Arial" w:cs="Arial"/>
          <w:b/>
          <w:sz w:val="22"/>
          <w:szCs w:val="22"/>
        </w:rPr>
        <w:t>SEGUNDA</w:t>
      </w:r>
      <w:r w:rsidR="003033D7" w:rsidRPr="003033D7">
        <w:rPr>
          <w:rFonts w:ascii="Arial" w:hAnsi="Arial" w:cs="Arial"/>
          <w:b/>
          <w:sz w:val="22"/>
          <w:szCs w:val="22"/>
        </w:rPr>
        <w:t>:</w:t>
      </w:r>
      <w:r w:rsidR="003033D7">
        <w:rPr>
          <w:rFonts w:ascii="Arial" w:hAnsi="Arial" w:cs="Arial"/>
          <w:sz w:val="22"/>
          <w:szCs w:val="22"/>
        </w:rPr>
        <w:t xml:space="preserve"> </w:t>
      </w:r>
      <w:r w:rsidR="003033D7" w:rsidRPr="003033D7">
        <w:rPr>
          <w:rFonts w:ascii="Arial" w:hAnsi="Arial" w:cs="Arial"/>
          <w:b/>
          <w:sz w:val="22"/>
          <w:szCs w:val="22"/>
        </w:rPr>
        <w:t>CLAUSULA</w:t>
      </w:r>
      <w:r w:rsidR="007B661A" w:rsidRPr="003033D7">
        <w:rPr>
          <w:rFonts w:ascii="Arial" w:hAnsi="Arial" w:cs="Arial"/>
          <w:b/>
          <w:sz w:val="22"/>
          <w:szCs w:val="22"/>
        </w:rPr>
        <w:t xml:space="preserve"> ESPECIAL.</w:t>
      </w:r>
      <w:r w:rsidR="007B661A">
        <w:rPr>
          <w:rFonts w:ascii="Arial" w:hAnsi="Arial" w:cs="Arial"/>
          <w:sz w:val="22"/>
          <w:szCs w:val="22"/>
        </w:rPr>
        <w:t xml:space="preserve"> Me expone: </w:t>
      </w:r>
      <w:r w:rsidR="00F846D5">
        <w:rPr>
          <w:rFonts w:ascii="Arial" w:hAnsi="Arial" w:cs="Arial"/>
          <w:sz w:val="22"/>
          <w:szCs w:val="22"/>
        </w:rPr>
        <w:t>PASCALE WAGNER ROUZIER</w:t>
      </w:r>
      <w:r w:rsidR="007B661A">
        <w:rPr>
          <w:rFonts w:ascii="Arial" w:hAnsi="Arial" w:cs="Arial"/>
          <w:sz w:val="22"/>
          <w:szCs w:val="22"/>
        </w:rPr>
        <w:t>, que en nombre de su Mandante</w:t>
      </w:r>
      <w:r w:rsidR="00F846D5">
        <w:rPr>
          <w:rFonts w:ascii="Arial" w:hAnsi="Arial" w:cs="Arial"/>
          <w:sz w:val="22"/>
          <w:szCs w:val="22"/>
        </w:rPr>
        <w:t>:</w:t>
      </w:r>
      <w:r w:rsidR="007B661A">
        <w:rPr>
          <w:rFonts w:ascii="Arial" w:hAnsi="Arial" w:cs="Arial"/>
          <w:sz w:val="22"/>
          <w:szCs w:val="22"/>
        </w:rPr>
        <w:t xml:space="preserve"> </w:t>
      </w:r>
      <w:del w:id="4" w:author="Danielle Martin" w:date="2024-04-09T16:14:00Z">
        <w:r w:rsidR="007B661A" w:rsidDel="008D0D69">
          <w:rPr>
            <w:rFonts w:ascii="Arial" w:hAnsi="Arial" w:cs="Arial"/>
            <w:sz w:val="22"/>
            <w:szCs w:val="22"/>
          </w:rPr>
          <w:delText xml:space="preserve">ASOCIACION </w:delText>
        </w:r>
      </w:del>
      <w:r w:rsidR="00986FEF">
        <w:rPr>
          <w:rFonts w:ascii="Arial" w:hAnsi="Arial" w:cs="Arial"/>
          <w:sz w:val="22"/>
          <w:szCs w:val="22"/>
        </w:rPr>
        <w:t>PARTNERS OF THE AMÉRICAS INC. GUATEMALA</w:t>
      </w:r>
      <w:r w:rsidR="007B661A">
        <w:rPr>
          <w:rFonts w:ascii="Arial" w:hAnsi="Arial" w:cs="Arial"/>
          <w:sz w:val="22"/>
          <w:szCs w:val="22"/>
        </w:rPr>
        <w:t>, le confiere al señor</w:t>
      </w:r>
      <w:r w:rsidR="00986FEF">
        <w:rPr>
          <w:rFonts w:ascii="Arial" w:hAnsi="Arial" w:cs="Arial"/>
          <w:sz w:val="22"/>
          <w:szCs w:val="22"/>
        </w:rPr>
        <w:t>:</w:t>
      </w:r>
      <w:r w:rsidR="007B661A">
        <w:rPr>
          <w:rFonts w:ascii="Arial" w:hAnsi="Arial" w:cs="Arial"/>
          <w:sz w:val="22"/>
          <w:szCs w:val="22"/>
        </w:rPr>
        <w:t xml:space="preserve"> Jose Eduardo Cano Ozaeta, en la ejecución del proyecto Farmer </w:t>
      </w:r>
      <w:proofErr w:type="spellStart"/>
      <w:r w:rsidR="007B661A">
        <w:rPr>
          <w:rFonts w:ascii="Arial" w:hAnsi="Arial" w:cs="Arial"/>
          <w:sz w:val="22"/>
          <w:szCs w:val="22"/>
        </w:rPr>
        <w:t>to</w:t>
      </w:r>
      <w:proofErr w:type="spellEnd"/>
      <w:r w:rsidR="007B661A">
        <w:rPr>
          <w:rFonts w:ascii="Arial" w:hAnsi="Arial" w:cs="Arial"/>
          <w:sz w:val="22"/>
          <w:szCs w:val="22"/>
        </w:rPr>
        <w:t xml:space="preserve"> Farmer, las facultades especiales siguientes: </w:t>
      </w:r>
      <w:r w:rsidR="007B661A" w:rsidRPr="003033D7">
        <w:rPr>
          <w:rFonts w:ascii="Arial" w:hAnsi="Arial" w:cs="Arial"/>
          <w:b/>
          <w:sz w:val="22"/>
          <w:szCs w:val="22"/>
        </w:rPr>
        <w:t xml:space="preserve">a) </w:t>
      </w:r>
      <w:r w:rsidR="007B661A">
        <w:rPr>
          <w:rFonts w:ascii="Arial" w:hAnsi="Arial" w:cs="Arial"/>
          <w:sz w:val="22"/>
          <w:szCs w:val="22"/>
        </w:rPr>
        <w:t xml:space="preserve">Representarla ante todas las autoridades, funcionarios y dependencias, entidades </w:t>
      </w:r>
      <w:r w:rsidR="00510BC8">
        <w:rPr>
          <w:rFonts w:ascii="Arial" w:hAnsi="Arial" w:cs="Arial"/>
          <w:sz w:val="22"/>
          <w:szCs w:val="22"/>
        </w:rPr>
        <w:t>descentralizadas</w:t>
      </w:r>
      <w:r w:rsidR="003033D7">
        <w:rPr>
          <w:rFonts w:ascii="Arial" w:hAnsi="Arial" w:cs="Arial"/>
          <w:sz w:val="22"/>
          <w:szCs w:val="22"/>
        </w:rPr>
        <w:t>,</w:t>
      </w:r>
      <w:r w:rsidR="007B661A">
        <w:rPr>
          <w:rFonts w:ascii="Arial" w:hAnsi="Arial" w:cs="Arial"/>
          <w:sz w:val="22"/>
          <w:szCs w:val="22"/>
        </w:rPr>
        <w:t xml:space="preserve"> autónomas y semiautónomas, gubernamentales y no gubernamentales y ante cualquier persona natural o jurídica en asuntos que sean de su </w:t>
      </w:r>
      <w:r w:rsidR="003033D7">
        <w:rPr>
          <w:rFonts w:ascii="Arial" w:hAnsi="Arial" w:cs="Arial"/>
          <w:sz w:val="22"/>
          <w:szCs w:val="22"/>
        </w:rPr>
        <w:t>interés</w:t>
      </w:r>
      <w:r w:rsidR="007B661A">
        <w:rPr>
          <w:rFonts w:ascii="Arial" w:hAnsi="Arial" w:cs="Arial"/>
          <w:sz w:val="22"/>
          <w:szCs w:val="22"/>
        </w:rPr>
        <w:t xml:space="preserve">; </w:t>
      </w:r>
      <w:r w:rsidR="007B661A" w:rsidRPr="003033D7">
        <w:rPr>
          <w:rFonts w:ascii="Arial" w:hAnsi="Arial" w:cs="Arial"/>
          <w:b/>
          <w:sz w:val="22"/>
          <w:szCs w:val="22"/>
        </w:rPr>
        <w:t>b)</w:t>
      </w:r>
      <w:r w:rsidR="007B661A">
        <w:rPr>
          <w:rFonts w:ascii="Arial" w:hAnsi="Arial" w:cs="Arial"/>
          <w:sz w:val="22"/>
          <w:szCs w:val="22"/>
        </w:rPr>
        <w:t xml:space="preserve"> </w:t>
      </w:r>
      <w:r w:rsidR="00986FEF">
        <w:rPr>
          <w:rFonts w:ascii="Arial" w:hAnsi="Arial" w:cs="Arial"/>
          <w:sz w:val="22"/>
          <w:szCs w:val="22"/>
        </w:rPr>
        <w:t>Adquirir</w:t>
      </w:r>
      <w:r w:rsidR="007B661A">
        <w:rPr>
          <w:rFonts w:ascii="Arial" w:hAnsi="Arial" w:cs="Arial"/>
          <w:sz w:val="22"/>
          <w:szCs w:val="22"/>
        </w:rPr>
        <w:t xml:space="preserve"> bienes </w:t>
      </w:r>
      <w:r w:rsidR="007B661A" w:rsidRPr="003033D7">
        <w:rPr>
          <w:rFonts w:ascii="Arial" w:hAnsi="Arial" w:cs="Arial"/>
          <w:b/>
          <w:sz w:val="22"/>
          <w:szCs w:val="22"/>
        </w:rPr>
        <w:t>c)</w:t>
      </w:r>
      <w:r w:rsidR="007B661A">
        <w:rPr>
          <w:rFonts w:ascii="Arial" w:hAnsi="Arial" w:cs="Arial"/>
          <w:sz w:val="22"/>
          <w:szCs w:val="22"/>
        </w:rPr>
        <w:t xml:space="preserve"> Otorgar finiquitos; </w:t>
      </w:r>
      <w:r w:rsidR="007B661A" w:rsidRPr="003033D7">
        <w:rPr>
          <w:rFonts w:ascii="Arial" w:hAnsi="Arial" w:cs="Arial"/>
          <w:b/>
          <w:sz w:val="22"/>
          <w:szCs w:val="22"/>
        </w:rPr>
        <w:t xml:space="preserve">d) </w:t>
      </w:r>
      <w:r w:rsidR="007B661A">
        <w:rPr>
          <w:rFonts w:ascii="Arial" w:hAnsi="Arial" w:cs="Arial"/>
          <w:sz w:val="22"/>
          <w:szCs w:val="22"/>
        </w:rPr>
        <w:t xml:space="preserve">Otorgar carta de pago; </w:t>
      </w:r>
      <w:r w:rsidR="007B661A" w:rsidRPr="003033D7">
        <w:rPr>
          <w:rFonts w:ascii="Arial" w:hAnsi="Arial" w:cs="Arial"/>
          <w:b/>
          <w:sz w:val="22"/>
          <w:szCs w:val="22"/>
        </w:rPr>
        <w:t>e)</w:t>
      </w:r>
      <w:r w:rsidR="007B661A">
        <w:rPr>
          <w:rFonts w:ascii="Arial" w:hAnsi="Arial" w:cs="Arial"/>
          <w:sz w:val="22"/>
          <w:szCs w:val="22"/>
        </w:rPr>
        <w:t xml:space="preserve"> Recibir cantidades; </w:t>
      </w:r>
      <w:r w:rsidR="007B661A" w:rsidRPr="003033D7">
        <w:rPr>
          <w:rFonts w:ascii="Arial" w:hAnsi="Arial" w:cs="Arial"/>
          <w:b/>
          <w:sz w:val="22"/>
          <w:szCs w:val="22"/>
        </w:rPr>
        <w:t xml:space="preserve">f) </w:t>
      </w:r>
      <w:r w:rsidR="007B661A">
        <w:rPr>
          <w:rFonts w:ascii="Arial" w:hAnsi="Arial" w:cs="Arial"/>
          <w:sz w:val="22"/>
          <w:szCs w:val="22"/>
        </w:rPr>
        <w:t xml:space="preserve">otorgar recibos; </w:t>
      </w:r>
      <w:r w:rsidR="007B661A" w:rsidRPr="003033D7">
        <w:rPr>
          <w:rFonts w:ascii="Arial" w:hAnsi="Arial" w:cs="Arial"/>
          <w:b/>
          <w:sz w:val="22"/>
          <w:szCs w:val="22"/>
        </w:rPr>
        <w:t xml:space="preserve">g) </w:t>
      </w:r>
      <w:r w:rsidR="00986FEF" w:rsidRPr="00986FEF">
        <w:rPr>
          <w:rFonts w:ascii="Arial" w:hAnsi="Arial" w:cs="Arial"/>
          <w:bCs/>
          <w:sz w:val="22"/>
          <w:szCs w:val="22"/>
        </w:rPr>
        <w:t>c</w:t>
      </w:r>
      <w:r w:rsidR="007B661A">
        <w:rPr>
          <w:rFonts w:ascii="Arial" w:hAnsi="Arial" w:cs="Arial"/>
          <w:sz w:val="22"/>
          <w:szCs w:val="22"/>
        </w:rPr>
        <w:t xml:space="preserve">onstituir depósitos bancarios; </w:t>
      </w:r>
      <w:r w:rsidR="007B661A" w:rsidRPr="003033D7">
        <w:rPr>
          <w:rFonts w:ascii="Arial" w:hAnsi="Arial" w:cs="Arial"/>
          <w:b/>
          <w:sz w:val="22"/>
          <w:szCs w:val="22"/>
        </w:rPr>
        <w:t xml:space="preserve">h) </w:t>
      </w:r>
      <w:r w:rsidR="007B661A">
        <w:rPr>
          <w:rFonts w:ascii="Arial" w:hAnsi="Arial" w:cs="Arial"/>
          <w:sz w:val="22"/>
          <w:szCs w:val="22"/>
        </w:rPr>
        <w:t xml:space="preserve">efectuar toda clase de operaciones bancarias, en quetzales o cualquier otra moneda; </w:t>
      </w:r>
      <w:r w:rsidR="00E643F4" w:rsidRPr="003033D7">
        <w:rPr>
          <w:rFonts w:ascii="Arial" w:hAnsi="Arial" w:cs="Arial"/>
          <w:b/>
          <w:sz w:val="22"/>
          <w:szCs w:val="22"/>
        </w:rPr>
        <w:t>i)</w:t>
      </w:r>
      <w:r w:rsidR="00E643F4">
        <w:rPr>
          <w:rFonts w:ascii="Arial" w:hAnsi="Arial" w:cs="Arial"/>
          <w:sz w:val="22"/>
          <w:szCs w:val="22"/>
        </w:rPr>
        <w:t xml:space="preserve"> Extender y firmar cheques; </w:t>
      </w:r>
      <w:r w:rsidR="00E643F4" w:rsidRPr="003033D7">
        <w:rPr>
          <w:rFonts w:ascii="Arial" w:hAnsi="Arial" w:cs="Arial"/>
          <w:b/>
          <w:sz w:val="22"/>
          <w:szCs w:val="22"/>
        </w:rPr>
        <w:t xml:space="preserve">j) </w:t>
      </w:r>
      <w:r w:rsidR="00E643F4">
        <w:rPr>
          <w:rFonts w:ascii="Arial" w:hAnsi="Arial" w:cs="Arial"/>
          <w:sz w:val="22"/>
          <w:szCs w:val="22"/>
        </w:rPr>
        <w:t xml:space="preserve">Celebrar contratos, convenios, carta de entendimiento, y sean públicos o privados; civiles, mercantiles, </w:t>
      </w:r>
      <w:r w:rsidR="003033D7">
        <w:rPr>
          <w:rFonts w:ascii="Arial" w:hAnsi="Arial" w:cs="Arial"/>
          <w:sz w:val="22"/>
          <w:szCs w:val="22"/>
        </w:rPr>
        <w:t>administrativos</w:t>
      </w:r>
      <w:r w:rsidR="00E643F4">
        <w:rPr>
          <w:rFonts w:ascii="Arial" w:hAnsi="Arial" w:cs="Arial"/>
          <w:sz w:val="22"/>
          <w:szCs w:val="22"/>
        </w:rPr>
        <w:t xml:space="preserve">, laborales, profesionales, especiales y de cualquier otra naturaleza en que la mandante tenga </w:t>
      </w:r>
      <w:r w:rsidR="003033D7">
        <w:rPr>
          <w:rFonts w:ascii="Arial" w:hAnsi="Arial" w:cs="Arial"/>
          <w:sz w:val="22"/>
          <w:szCs w:val="22"/>
        </w:rPr>
        <w:t>interés</w:t>
      </w:r>
      <w:r w:rsidR="00E643F4">
        <w:rPr>
          <w:rFonts w:ascii="Arial" w:hAnsi="Arial" w:cs="Arial"/>
          <w:sz w:val="22"/>
          <w:szCs w:val="22"/>
        </w:rPr>
        <w:t xml:space="preserve">, </w:t>
      </w:r>
      <w:r w:rsidR="00510BC8">
        <w:rPr>
          <w:rFonts w:ascii="Arial" w:hAnsi="Arial" w:cs="Arial"/>
          <w:sz w:val="22"/>
          <w:szCs w:val="22"/>
        </w:rPr>
        <w:t>así</w:t>
      </w:r>
      <w:r w:rsidR="00E643F4">
        <w:rPr>
          <w:rFonts w:ascii="Arial" w:hAnsi="Arial" w:cs="Arial"/>
          <w:sz w:val="22"/>
          <w:szCs w:val="22"/>
        </w:rPr>
        <w:t xml:space="preserve"> también rescindirlos </w:t>
      </w:r>
      <w:r w:rsidR="00E643F4">
        <w:rPr>
          <w:rFonts w:ascii="Arial" w:hAnsi="Arial" w:cs="Arial"/>
          <w:sz w:val="22"/>
          <w:szCs w:val="22"/>
        </w:rPr>
        <w:lastRenderedPageBreak/>
        <w:t xml:space="preserve">cuando fuere el caso; </w:t>
      </w:r>
      <w:r w:rsidR="00E643F4" w:rsidRPr="003033D7">
        <w:rPr>
          <w:rFonts w:ascii="Arial" w:hAnsi="Arial" w:cs="Arial"/>
          <w:b/>
          <w:sz w:val="22"/>
          <w:szCs w:val="22"/>
        </w:rPr>
        <w:t>k)</w:t>
      </w:r>
      <w:r w:rsidR="00E643F4">
        <w:rPr>
          <w:rFonts w:ascii="Arial" w:hAnsi="Arial" w:cs="Arial"/>
          <w:sz w:val="22"/>
          <w:szCs w:val="22"/>
        </w:rPr>
        <w:t xml:space="preserve"> transigir, conciliar y suscribir los documentos públicos o privados necesarios para el perfeccionamiento de la gestión administrativa; </w:t>
      </w:r>
      <w:r w:rsidR="00E643F4" w:rsidRPr="003033D7">
        <w:rPr>
          <w:rFonts w:ascii="Arial" w:hAnsi="Arial" w:cs="Arial"/>
          <w:b/>
          <w:sz w:val="22"/>
          <w:szCs w:val="22"/>
        </w:rPr>
        <w:t>i)</w:t>
      </w:r>
      <w:r w:rsidR="00E643F4">
        <w:rPr>
          <w:rFonts w:ascii="Arial" w:hAnsi="Arial" w:cs="Arial"/>
          <w:sz w:val="22"/>
          <w:szCs w:val="22"/>
        </w:rPr>
        <w:t xml:space="preserve"> arrendar y</w:t>
      </w:r>
      <w:r w:rsidR="00986FEF">
        <w:rPr>
          <w:rFonts w:ascii="Arial" w:hAnsi="Arial" w:cs="Arial"/>
          <w:sz w:val="22"/>
          <w:szCs w:val="22"/>
        </w:rPr>
        <w:t>;</w:t>
      </w:r>
      <w:r w:rsidR="00E643F4">
        <w:rPr>
          <w:rFonts w:ascii="Arial" w:hAnsi="Arial" w:cs="Arial"/>
          <w:sz w:val="22"/>
          <w:szCs w:val="22"/>
        </w:rPr>
        <w:t xml:space="preserve"> </w:t>
      </w:r>
      <w:r w:rsidR="00E643F4" w:rsidRPr="003033D7">
        <w:rPr>
          <w:rFonts w:ascii="Arial" w:hAnsi="Arial" w:cs="Arial"/>
          <w:b/>
          <w:sz w:val="22"/>
          <w:szCs w:val="22"/>
        </w:rPr>
        <w:t xml:space="preserve">m) </w:t>
      </w:r>
      <w:r w:rsidR="00E643F4">
        <w:rPr>
          <w:rFonts w:ascii="Arial" w:hAnsi="Arial" w:cs="Arial"/>
          <w:sz w:val="22"/>
          <w:szCs w:val="22"/>
        </w:rPr>
        <w:t xml:space="preserve">En caso de que mandatario requiera otra facultad especial que no estuviera incluida en la presente clausula, bastara un comunicación escrita por correo </w:t>
      </w:r>
      <w:r w:rsidR="003033D7">
        <w:rPr>
          <w:rFonts w:ascii="Arial" w:hAnsi="Arial" w:cs="Arial"/>
          <w:sz w:val="22"/>
          <w:szCs w:val="22"/>
        </w:rPr>
        <w:t>electrónico</w:t>
      </w:r>
      <w:r w:rsidR="00E643F4">
        <w:rPr>
          <w:rFonts w:ascii="Arial" w:hAnsi="Arial" w:cs="Arial"/>
          <w:sz w:val="22"/>
          <w:szCs w:val="22"/>
        </w:rPr>
        <w:t xml:space="preserve">, por medio de la cual </w:t>
      </w:r>
      <w:r w:rsidR="00E643F4" w:rsidRPr="00510BC8">
        <w:rPr>
          <w:rFonts w:ascii="Arial" w:hAnsi="Arial" w:cs="Arial"/>
          <w:b/>
          <w:sz w:val="22"/>
          <w:szCs w:val="22"/>
        </w:rPr>
        <w:t xml:space="preserve">la mandante </w:t>
      </w:r>
      <w:r w:rsidR="00E643F4">
        <w:rPr>
          <w:rFonts w:ascii="Arial" w:hAnsi="Arial" w:cs="Arial"/>
          <w:sz w:val="22"/>
          <w:szCs w:val="22"/>
        </w:rPr>
        <w:t>le otorgar</w:t>
      </w:r>
      <w:r w:rsidR="00986FEF">
        <w:rPr>
          <w:rFonts w:ascii="Arial" w:hAnsi="Arial" w:cs="Arial"/>
          <w:sz w:val="22"/>
          <w:szCs w:val="22"/>
        </w:rPr>
        <w:t>a</w:t>
      </w:r>
      <w:r w:rsidR="00E643F4">
        <w:rPr>
          <w:rFonts w:ascii="Arial" w:hAnsi="Arial" w:cs="Arial"/>
          <w:sz w:val="22"/>
          <w:szCs w:val="22"/>
        </w:rPr>
        <w:t xml:space="preserve"> tal facultad para que pueda ejercitarla</w:t>
      </w:r>
      <w:r w:rsidR="003033D7">
        <w:rPr>
          <w:rFonts w:ascii="Arial" w:hAnsi="Arial" w:cs="Arial"/>
          <w:sz w:val="22"/>
          <w:szCs w:val="22"/>
        </w:rPr>
        <w:t>.</w:t>
      </w:r>
      <w:r w:rsidR="00E643F4">
        <w:rPr>
          <w:rFonts w:ascii="Arial" w:hAnsi="Arial" w:cs="Arial"/>
          <w:sz w:val="22"/>
          <w:szCs w:val="22"/>
        </w:rPr>
        <w:t xml:space="preserve"> </w:t>
      </w:r>
      <w:r w:rsidR="00E643F4" w:rsidRPr="003033D7">
        <w:rPr>
          <w:rFonts w:ascii="Arial" w:hAnsi="Arial" w:cs="Arial"/>
          <w:b/>
          <w:sz w:val="22"/>
          <w:szCs w:val="22"/>
        </w:rPr>
        <w:t>TERCERA:</w:t>
      </w:r>
      <w:r w:rsidR="00E643F4">
        <w:rPr>
          <w:rFonts w:ascii="Arial" w:hAnsi="Arial" w:cs="Arial"/>
          <w:sz w:val="22"/>
          <w:szCs w:val="22"/>
        </w:rPr>
        <w:t xml:space="preserve"> </w:t>
      </w:r>
      <w:r w:rsidR="003033D7">
        <w:rPr>
          <w:rFonts w:ascii="Arial" w:hAnsi="Arial" w:cs="Arial"/>
          <w:sz w:val="22"/>
          <w:szCs w:val="22"/>
        </w:rPr>
        <w:t>Continúa</w:t>
      </w:r>
      <w:r w:rsidR="00E643F4">
        <w:rPr>
          <w:rFonts w:ascii="Arial" w:hAnsi="Arial" w:cs="Arial"/>
          <w:sz w:val="22"/>
          <w:szCs w:val="22"/>
        </w:rPr>
        <w:t xml:space="preserve"> manifestando la mandante que faculta a su mandatario para que bajo su responsabilidad, pueda en caso necesario sustituir total o parcialmente este mandato, reservándose el ejercicio o no. </w:t>
      </w:r>
      <w:r w:rsidR="00E643F4" w:rsidRPr="003033D7">
        <w:rPr>
          <w:rFonts w:ascii="Arial" w:hAnsi="Arial" w:cs="Arial"/>
          <w:b/>
          <w:sz w:val="22"/>
          <w:szCs w:val="22"/>
        </w:rPr>
        <w:t xml:space="preserve">CUARTA: </w:t>
      </w:r>
      <w:r w:rsidR="006C3393">
        <w:rPr>
          <w:rFonts w:ascii="Arial" w:hAnsi="Arial" w:cs="Arial"/>
          <w:sz w:val="22"/>
          <w:szCs w:val="22"/>
        </w:rPr>
        <w:t xml:space="preserve">Por su parte el señor: JOSE EDUARDO CANO </w:t>
      </w:r>
      <w:r w:rsidR="00510BC8">
        <w:rPr>
          <w:rFonts w:ascii="Arial" w:hAnsi="Arial" w:cs="Arial"/>
          <w:sz w:val="22"/>
          <w:szCs w:val="22"/>
        </w:rPr>
        <w:t>O</w:t>
      </w:r>
      <w:r w:rsidR="006C3393">
        <w:rPr>
          <w:rFonts w:ascii="Arial" w:hAnsi="Arial" w:cs="Arial"/>
          <w:sz w:val="22"/>
          <w:szCs w:val="22"/>
        </w:rPr>
        <w:t xml:space="preserve">ZAETA, manifiesta que </w:t>
      </w:r>
      <w:r w:rsidR="006C3393" w:rsidRPr="003033D7">
        <w:rPr>
          <w:rFonts w:ascii="Arial" w:hAnsi="Arial" w:cs="Arial"/>
          <w:b/>
          <w:sz w:val="22"/>
          <w:szCs w:val="22"/>
        </w:rPr>
        <w:t>ACEPTA,</w:t>
      </w:r>
      <w:r w:rsidR="006C3393">
        <w:rPr>
          <w:rFonts w:ascii="Arial" w:hAnsi="Arial" w:cs="Arial"/>
          <w:sz w:val="22"/>
          <w:szCs w:val="22"/>
        </w:rPr>
        <w:t xml:space="preserve"> ejercer en forma gratuita el mandato que por medio del presente instrumento se le confiere. </w:t>
      </w:r>
      <w:r w:rsidR="006C3393" w:rsidRPr="005B45A3">
        <w:rPr>
          <w:rFonts w:ascii="Arial" w:hAnsi="Arial" w:cs="Arial"/>
          <w:b/>
          <w:sz w:val="22"/>
          <w:szCs w:val="22"/>
        </w:rPr>
        <w:t>Yo,</w:t>
      </w:r>
      <w:r w:rsidR="006C3393">
        <w:rPr>
          <w:rFonts w:ascii="Arial" w:hAnsi="Arial" w:cs="Arial"/>
          <w:sz w:val="22"/>
          <w:szCs w:val="22"/>
        </w:rPr>
        <w:t xml:space="preserve">  el Notario, </w:t>
      </w:r>
      <w:r w:rsidR="006C3393" w:rsidRPr="005B45A3">
        <w:rPr>
          <w:rFonts w:ascii="Arial" w:hAnsi="Arial" w:cs="Arial"/>
          <w:b/>
          <w:sz w:val="22"/>
          <w:szCs w:val="22"/>
        </w:rPr>
        <w:t xml:space="preserve">Doy Fe:  a) </w:t>
      </w:r>
      <w:r w:rsidR="006C3393">
        <w:rPr>
          <w:rFonts w:ascii="Arial" w:hAnsi="Arial" w:cs="Arial"/>
          <w:sz w:val="22"/>
          <w:szCs w:val="22"/>
        </w:rPr>
        <w:t xml:space="preserve">de todo lo expuesto;  </w:t>
      </w:r>
      <w:r w:rsidR="006C3393" w:rsidRPr="005B45A3">
        <w:rPr>
          <w:rFonts w:ascii="Arial" w:hAnsi="Arial" w:cs="Arial"/>
          <w:b/>
          <w:sz w:val="22"/>
          <w:szCs w:val="22"/>
        </w:rPr>
        <w:t xml:space="preserve">b) </w:t>
      </w:r>
      <w:r w:rsidR="006C3393">
        <w:rPr>
          <w:rFonts w:ascii="Arial" w:hAnsi="Arial" w:cs="Arial"/>
          <w:sz w:val="22"/>
          <w:szCs w:val="22"/>
        </w:rPr>
        <w:t xml:space="preserve">Que tuve a la vista los documentos personales de identificación de los comparecientes; </w:t>
      </w:r>
      <w:r w:rsidR="006C3393" w:rsidRPr="005B45A3">
        <w:rPr>
          <w:rFonts w:ascii="Arial" w:hAnsi="Arial" w:cs="Arial"/>
          <w:b/>
          <w:sz w:val="22"/>
          <w:szCs w:val="22"/>
        </w:rPr>
        <w:t xml:space="preserve">c) </w:t>
      </w:r>
      <w:r w:rsidR="006C3393">
        <w:rPr>
          <w:rFonts w:ascii="Arial" w:hAnsi="Arial" w:cs="Arial"/>
          <w:sz w:val="22"/>
          <w:szCs w:val="22"/>
        </w:rPr>
        <w:t xml:space="preserve">Que tuve a la vista el Acta de Nombramiento de Presidenta y Representante Legal, inscrita en  el Registro de las Personas </w:t>
      </w:r>
      <w:r w:rsidR="005B45A3">
        <w:rPr>
          <w:rFonts w:ascii="Arial" w:hAnsi="Arial" w:cs="Arial"/>
          <w:sz w:val="22"/>
          <w:szCs w:val="22"/>
        </w:rPr>
        <w:t>Jurídicas</w:t>
      </w:r>
      <w:r w:rsidR="006C3393">
        <w:rPr>
          <w:rFonts w:ascii="Arial" w:hAnsi="Arial" w:cs="Arial"/>
          <w:sz w:val="22"/>
          <w:szCs w:val="22"/>
        </w:rPr>
        <w:t xml:space="preserve">; </w:t>
      </w:r>
      <w:r w:rsidR="006C3393" w:rsidRPr="005B45A3">
        <w:rPr>
          <w:rFonts w:ascii="Arial" w:hAnsi="Arial" w:cs="Arial"/>
          <w:b/>
          <w:sz w:val="22"/>
          <w:szCs w:val="22"/>
        </w:rPr>
        <w:t>d)</w:t>
      </w:r>
      <w:r w:rsidR="006C3393">
        <w:rPr>
          <w:rFonts w:ascii="Arial" w:hAnsi="Arial" w:cs="Arial"/>
          <w:sz w:val="22"/>
          <w:szCs w:val="22"/>
        </w:rPr>
        <w:t xml:space="preserve"> Que hago de conocimiento a los comparecientes de la obligación del registro del presente instrumento y por designación </w:t>
      </w:r>
      <w:r w:rsidR="005B45A3">
        <w:rPr>
          <w:rFonts w:ascii="Arial" w:hAnsi="Arial" w:cs="Arial"/>
          <w:sz w:val="22"/>
          <w:szCs w:val="22"/>
        </w:rPr>
        <w:t>expresa</w:t>
      </w:r>
      <w:r w:rsidR="006C3393">
        <w:rPr>
          <w:rFonts w:ascii="Arial" w:hAnsi="Arial" w:cs="Arial"/>
          <w:sz w:val="22"/>
          <w:szCs w:val="22"/>
        </w:rPr>
        <w:t xml:space="preserve"> de los mismos, leo lo escrito íntegramente, </w:t>
      </w:r>
      <w:r w:rsidR="005B45A3">
        <w:rPr>
          <w:rFonts w:ascii="Arial" w:hAnsi="Arial" w:cs="Arial"/>
          <w:sz w:val="22"/>
          <w:szCs w:val="22"/>
        </w:rPr>
        <w:t>quienes</w:t>
      </w:r>
      <w:r w:rsidR="006C3393">
        <w:rPr>
          <w:rFonts w:ascii="Arial" w:hAnsi="Arial" w:cs="Arial"/>
          <w:sz w:val="22"/>
          <w:szCs w:val="22"/>
        </w:rPr>
        <w:t xml:space="preserve"> enterados de su contenido, objeto, validez y efectos legales, lo ratifican</w:t>
      </w:r>
      <w:r w:rsidR="001E72E7">
        <w:rPr>
          <w:rFonts w:ascii="Arial" w:hAnsi="Arial" w:cs="Arial"/>
          <w:sz w:val="22"/>
          <w:szCs w:val="22"/>
        </w:rPr>
        <w:t xml:space="preserve">, aceptan </w:t>
      </w:r>
      <w:r w:rsidR="006C3393">
        <w:rPr>
          <w:rFonts w:ascii="Arial" w:hAnsi="Arial" w:cs="Arial"/>
          <w:sz w:val="22"/>
          <w:szCs w:val="22"/>
        </w:rPr>
        <w:t xml:space="preserve"> y firman.</w:t>
      </w:r>
    </w:p>
    <w:p w14:paraId="3E02D19F" w14:textId="77777777" w:rsidR="00C20DC5" w:rsidRPr="00635E07" w:rsidRDefault="00C20DC5">
      <w:pPr>
        <w:widowControl w:val="0"/>
        <w:spacing w:line="480" w:lineRule="exact"/>
        <w:ind w:left="142" w:right="54"/>
        <w:jc w:val="both"/>
        <w:rPr>
          <w:rFonts w:ascii="Arial" w:hAnsi="Arial" w:cs="Arial"/>
          <w:b/>
          <w:sz w:val="22"/>
          <w:szCs w:val="22"/>
        </w:rPr>
      </w:pPr>
    </w:p>
    <w:sectPr w:rsidR="00C20DC5" w:rsidRPr="00635E07" w:rsidSect="00FE2367">
      <w:pgSz w:w="12472" w:h="18709" w:code="9"/>
      <w:pgMar w:top="4423" w:right="848" w:bottom="2155" w:left="2722" w:header="686" w:footer="226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0EB"/>
    <w:multiLevelType w:val="singleLevel"/>
    <w:tmpl w:val="A4E8C83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C045CF9"/>
    <w:multiLevelType w:val="hybridMultilevel"/>
    <w:tmpl w:val="F8A69606"/>
    <w:lvl w:ilvl="0" w:tplc="100A000F">
      <w:start w:val="1"/>
      <w:numFmt w:val="decimal"/>
      <w:lvlText w:val="%1."/>
      <w:lvlJc w:val="left"/>
      <w:pPr>
        <w:ind w:left="1004" w:hanging="360"/>
      </w:pPr>
    </w:lvl>
    <w:lvl w:ilvl="1" w:tplc="100A0019" w:tentative="1">
      <w:start w:val="1"/>
      <w:numFmt w:val="lowerLetter"/>
      <w:lvlText w:val="%2."/>
      <w:lvlJc w:val="left"/>
      <w:pPr>
        <w:ind w:left="1724" w:hanging="360"/>
      </w:pPr>
    </w:lvl>
    <w:lvl w:ilvl="2" w:tplc="100A001B" w:tentative="1">
      <w:start w:val="1"/>
      <w:numFmt w:val="lowerRoman"/>
      <w:lvlText w:val="%3."/>
      <w:lvlJc w:val="right"/>
      <w:pPr>
        <w:ind w:left="2444" w:hanging="180"/>
      </w:pPr>
    </w:lvl>
    <w:lvl w:ilvl="3" w:tplc="100A000F" w:tentative="1">
      <w:start w:val="1"/>
      <w:numFmt w:val="decimal"/>
      <w:lvlText w:val="%4."/>
      <w:lvlJc w:val="left"/>
      <w:pPr>
        <w:ind w:left="3164" w:hanging="360"/>
      </w:pPr>
    </w:lvl>
    <w:lvl w:ilvl="4" w:tplc="100A0019" w:tentative="1">
      <w:start w:val="1"/>
      <w:numFmt w:val="lowerLetter"/>
      <w:lvlText w:val="%5."/>
      <w:lvlJc w:val="left"/>
      <w:pPr>
        <w:ind w:left="3884" w:hanging="360"/>
      </w:pPr>
    </w:lvl>
    <w:lvl w:ilvl="5" w:tplc="100A001B" w:tentative="1">
      <w:start w:val="1"/>
      <w:numFmt w:val="lowerRoman"/>
      <w:lvlText w:val="%6."/>
      <w:lvlJc w:val="right"/>
      <w:pPr>
        <w:ind w:left="4604" w:hanging="180"/>
      </w:pPr>
    </w:lvl>
    <w:lvl w:ilvl="6" w:tplc="100A000F" w:tentative="1">
      <w:start w:val="1"/>
      <w:numFmt w:val="decimal"/>
      <w:lvlText w:val="%7."/>
      <w:lvlJc w:val="left"/>
      <w:pPr>
        <w:ind w:left="5324" w:hanging="360"/>
      </w:pPr>
    </w:lvl>
    <w:lvl w:ilvl="7" w:tplc="100A0019" w:tentative="1">
      <w:start w:val="1"/>
      <w:numFmt w:val="lowerLetter"/>
      <w:lvlText w:val="%8."/>
      <w:lvlJc w:val="left"/>
      <w:pPr>
        <w:ind w:left="6044" w:hanging="360"/>
      </w:pPr>
    </w:lvl>
    <w:lvl w:ilvl="8" w:tplc="1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CB97BE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F354FA4"/>
    <w:multiLevelType w:val="singleLevel"/>
    <w:tmpl w:val="0DD608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496013"/>
    <w:multiLevelType w:val="singleLevel"/>
    <w:tmpl w:val="E488DCFE"/>
    <w:lvl w:ilvl="0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7B558D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D9A7AD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51BF46D9"/>
    <w:multiLevelType w:val="singleLevel"/>
    <w:tmpl w:val="0C0A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608301B"/>
    <w:multiLevelType w:val="singleLevel"/>
    <w:tmpl w:val="0C0A000F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62860B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662E401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63050014">
    <w:abstractNumId w:val="5"/>
  </w:num>
  <w:num w:numId="2" w16cid:durableId="644117676">
    <w:abstractNumId w:val="2"/>
  </w:num>
  <w:num w:numId="3" w16cid:durableId="1252162754">
    <w:abstractNumId w:val="10"/>
  </w:num>
  <w:num w:numId="4" w16cid:durableId="2122606638">
    <w:abstractNumId w:val="7"/>
  </w:num>
  <w:num w:numId="5" w16cid:durableId="81461482">
    <w:abstractNumId w:val="3"/>
  </w:num>
  <w:num w:numId="6" w16cid:durableId="1120537027">
    <w:abstractNumId w:val="9"/>
  </w:num>
  <w:num w:numId="7" w16cid:durableId="846673409">
    <w:abstractNumId w:val="0"/>
  </w:num>
  <w:num w:numId="8" w16cid:durableId="2018536865">
    <w:abstractNumId w:val="6"/>
  </w:num>
  <w:num w:numId="9" w16cid:durableId="220749743">
    <w:abstractNumId w:val="4"/>
  </w:num>
  <w:num w:numId="10" w16cid:durableId="93288701">
    <w:abstractNumId w:val="8"/>
  </w:num>
  <w:num w:numId="11" w16cid:durableId="120317722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None" w15:userId="Danielle Mart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activeWritingStyle w:appName="MSWord" w:lang="es-MX" w:vendorID="9" w:dllVersion="512" w:checkStyle="1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trackRevision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2A"/>
    <w:rsid w:val="00000022"/>
    <w:rsid w:val="00002B72"/>
    <w:rsid w:val="00003C65"/>
    <w:rsid w:val="00004DE4"/>
    <w:rsid w:val="00005848"/>
    <w:rsid w:val="00005F28"/>
    <w:rsid w:val="000078EA"/>
    <w:rsid w:val="000113C1"/>
    <w:rsid w:val="00020403"/>
    <w:rsid w:val="00020C34"/>
    <w:rsid w:val="00025A0B"/>
    <w:rsid w:val="00031C2C"/>
    <w:rsid w:val="00036202"/>
    <w:rsid w:val="00036F33"/>
    <w:rsid w:val="00041885"/>
    <w:rsid w:val="00044C4B"/>
    <w:rsid w:val="0004780F"/>
    <w:rsid w:val="00051605"/>
    <w:rsid w:val="0006045C"/>
    <w:rsid w:val="00060BF1"/>
    <w:rsid w:val="0006111C"/>
    <w:rsid w:val="000621A1"/>
    <w:rsid w:val="000666F8"/>
    <w:rsid w:val="00072472"/>
    <w:rsid w:val="00072D2E"/>
    <w:rsid w:val="0007572D"/>
    <w:rsid w:val="00094DB4"/>
    <w:rsid w:val="000A2DD0"/>
    <w:rsid w:val="000A3256"/>
    <w:rsid w:val="000A7132"/>
    <w:rsid w:val="000A7EE9"/>
    <w:rsid w:val="000B043A"/>
    <w:rsid w:val="000B0BA0"/>
    <w:rsid w:val="000B0D0B"/>
    <w:rsid w:val="000B1891"/>
    <w:rsid w:val="000C1A26"/>
    <w:rsid w:val="000C2904"/>
    <w:rsid w:val="000C452D"/>
    <w:rsid w:val="000C4757"/>
    <w:rsid w:val="000C774F"/>
    <w:rsid w:val="000D16EF"/>
    <w:rsid w:val="000D5935"/>
    <w:rsid w:val="000D68DB"/>
    <w:rsid w:val="000D6BAA"/>
    <w:rsid w:val="000E11C9"/>
    <w:rsid w:val="000E181E"/>
    <w:rsid w:val="000E45AB"/>
    <w:rsid w:val="000E5ED6"/>
    <w:rsid w:val="000E76F6"/>
    <w:rsid w:val="000E7ED0"/>
    <w:rsid w:val="000F5225"/>
    <w:rsid w:val="000F5761"/>
    <w:rsid w:val="000F60F0"/>
    <w:rsid w:val="000F6ED6"/>
    <w:rsid w:val="001026B6"/>
    <w:rsid w:val="001053C3"/>
    <w:rsid w:val="00107573"/>
    <w:rsid w:val="00107DE4"/>
    <w:rsid w:val="0011307A"/>
    <w:rsid w:val="00116DCF"/>
    <w:rsid w:val="001213C5"/>
    <w:rsid w:val="001247A8"/>
    <w:rsid w:val="00127F0D"/>
    <w:rsid w:val="00132E5B"/>
    <w:rsid w:val="00135DDD"/>
    <w:rsid w:val="0014436D"/>
    <w:rsid w:val="001453D9"/>
    <w:rsid w:val="001609C8"/>
    <w:rsid w:val="0016594B"/>
    <w:rsid w:val="00171CA4"/>
    <w:rsid w:val="001730DE"/>
    <w:rsid w:val="00174D9C"/>
    <w:rsid w:val="00180624"/>
    <w:rsid w:val="00181AFD"/>
    <w:rsid w:val="001878AA"/>
    <w:rsid w:val="00190197"/>
    <w:rsid w:val="0019565E"/>
    <w:rsid w:val="00195BD6"/>
    <w:rsid w:val="0019657A"/>
    <w:rsid w:val="001A06FC"/>
    <w:rsid w:val="001A19B6"/>
    <w:rsid w:val="001A30B6"/>
    <w:rsid w:val="001A3A77"/>
    <w:rsid w:val="001A4C26"/>
    <w:rsid w:val="001A53E7"/>
    <w:rsid w:val="001A5727"/>
    <w:rsid w:val="001A74C7"/>
    <w:rsid w:val="001B0032"/>
    <w:rsid w:val="001B2AC8"/>
    <w:rsid w:val="001B2E13"/>
    <w:rsid w:val="001B3EAF"/>
    <w:rsid w:val="001C1B02"/>
    <w:rsid w:val="001C289D"/>
    <w:rsid w:val="001C571D"/>
    <w:rsid w:val="001C7F25"/>
    <w:rsid w:val="001D2C40"/>
    <w:rsid w:val="001D5E21"/>
    <w:rsid w:val="001D6BF8"/>
    <w:rsid w:val="001E63DA"/>
    <w:rsid w:val="001E72E7"/>
    <w:rsid w:val="001F7AEF"/>
    <w:rsid w:val="0020087B"/>
    <w:rsid w:val="00201DC8"/>
    <w:rsid w:val="002045D6"/>
    <w:rsid w:val="002060A8"/>
    <w:rsid w:val="0020770F"/>
    <w:rsid w:val="00215E76"/>
    <w:rsid w:val="00221F87"/>
    <w:rsid w:val="002248DB"/>
    <w:rsid w:val="00231E2F"/>
    <w:rsid w:val="0023460A"/>
    <w:rsid w:val="00236989"/>
    <w:rsid w:val="00242D8A"/>
    <w:rsid w:val="00244AA3"/>
    <w:rsid w:val="0024672E"/>
    <w:rsid w:val="0024769D"/>
    <w:rsid w:val="00257A61"/>
    <w:rsid w:val="002605EB"/>
    <w:rsid w:val="002631C2"/>
    <w:rsid w:val="00264920"/>
    <w:rsid w:val="00265E10"/>
    <w:rsid w:val="0026640F"/>
    <w:rsid w:val="00281D6E"/>
    <w:rsid w:val="00283A7C"/>
    <w:rsid w:val="00294614"/>
    <w:rsid w:val="002A43EF"/>
    <w:rsid w:val="002A7093"/>
    <w:rsid w:val="002B0413"/>
    <w:rsid w:val="002B0F5F"/>
    <w:rsid w:val="002B1492"/>
    <w:rsid w:val="002C21AC"/>
    <w:rsid w:val="002C4E44"/>
    <w:rsid w:val="002C6BBE"/>
    <w:rsid w:val="002C7866"/>
    <w:rsid w:val="002D1D2A"/>
    <w:rsid w:val="002E180F"/>
    <w:rsid w:val="002E5CA3"/>
    <w:rsid w:val="002E7C20"/>
    <w:rsid w:val="002F3847"/>
    <w:rsid w:val="002F5CDF"/>
    <w:rsid w:val="002F728D"/>
    <w:rsid w:val="002F7D42"/>
    <w:rsid w:val="003033D7"/>
    <w:rsid w:val="00310515"/>
    <w:rsid w:val="00310B38"/>
    <w:rsid w:val="00315EE1"/>
    <w:rsid w:val="003175E7"/>
    <w:rsid w:val="00322726"/>
    <w:rsid w:val="003237A6"/>
    <w:rsid w:val="00326D80"/>
    <w:rsid w:val="00327853"/>
    <w:rsid w:val="00327FE6"/>
    <w:rsid w:val="00341F5C"/>
    <w:rsid w:val="00347FCA"/>
    <w:rsid w:val="0035451D"/>
    <w:rsid w:val="00355600"/>
    <w:rsid w:val="0036159D"/>
    <w:rsid w:val="0036663E"/>
    <w:rsid w:val="003670CA"/>
    <w:rsid w:val="003700F2"/>
    <w:rsid w:val="003710EB"/>
    <w:rsid w:val="00372CCD"/>
    <w:rsid w:val="00380941"/>
    <w:rsid w:val="00381EE9"/>
    <w:rsid w:val="003920B2"/>
    <w:rsid w:val="003A1E5E"/>
    <w:rsid w:val="003A34A8"/>
    <w:rsid w:val="003A4E2E"/>
    <w:rsid w:val="003A6DB5"/>
    <w:rsid w:val="003B1BD5"/>
    <w:rsid w:val="003B6275"/>
    <w:rsid w:val="003C1F76"/>
    <w:rsid w:val="003C5626"/>
    <w:rsid w:val="003C5C0C"/>
    <w:rsid w:val="003E0E7E"/>
    <w:rsid w:val="003E0FA5"/>
    <w:rsid w:val="003E14E3"/>
    <w:rsid w:val="003E32AE"/>
    <w:rsid w:val="003E499B"/>
    <w:rsid w:val="003E7C1D"/>
    <w:rsid w:val="003F069C"/>
    <w:rsid w:val="003F1408"/>
    <w:rsid w:val="003F3B63"/>
    <w:rsid w:val="003F4C46"/>
    <w:rsid w:val="003F605F"/>
    <w:rsid w:val="003F72B9"/>
    <w:rsid w:val="004032FC"/>
    <w:rsid w:val="00403B33"/>
    <w:rsid w:val="004123F3"/>
    <w:rsid w:val="0042279E"/>
    <w:rsid w:val="00422F3E"/>
    <w:rsid w:val="0043077D"/>
    <w:rsid w:val="004342EE"/>
    <w:rsid w:val="0043447A"/>
    <w:rsid w:val="00442E0F"/>
    <w:rsid w:val="0044445A"/>
    <w:rsid w:val="00445FD1"/>
    <w:rsid w:val="004471EA"/>
    <w:rsid w:val="00450DDF"/>
    <w:rsid w:val="00457815"/>
    <w:rsid w:val="004605EB"/>
    <w:rsid w:val="004610C9"/>
    <w:rsid w:val="00472142"/>
    <w:rsid w:val="004724D0"/>
    <w:rsid w:val="00475FE0"/>
    <w:rsid w:val="00480B8E"/>
    <w:rsid w:val="00482119"/>
    <w:rsid w:val="00493375"/>
    <w:rsid w:val="0049337A"/>
    <w:rsid w:val="004944FF"/>
    <w:rsid w:val="004965B0"/>
    <w:rsid w:val="00497FD9"/>
    <w:rsid w:val="004A21FB"/>
    <w:rsid w:val="004A3BF7"/>
    <w:rsid w:val="004A51C8"/>
    <w:rsid w:val="004A6C46"/>
    <w:rsid w:val="004A6EC5"/>
    <w:rsid w:val="004B02E5"/>
    <w:rsid w:val="004B5813"/>
    <w:rsid w:val="004B62A1"/>
    <w:rsid w:val="004B6319"/>
    <w:rsid w:val="004C38C5"/>
    <w:rsid w:val="004C4858"/>
    <w:rsid w:val="004D1778"/>
    <w:rsid w:val="004E2D11"/>
    <w:rsid w:val="004E39A2"/>
    <w:rsid w:val="004E3AC3"/>
    <w:rsid w:val="004E3B88"/>
    <w:rsid w:val="004E4621"/>
    <w:rsid w:val="004E5245"/>
    <w:rsid w:val="004F0D5C"/>
    <w:rsid w:val="004F1BD5"/>
    <w:rsid w:val="004F35FF"/>
    <w:rsid w:val="0050125E"/>
    <w:rsid w:val="005067C6"/>
    <w:rsid w:val="00510BC8"/>
    <w:rsid w:val="00510DCD"/>
    <w:rsid w:val="0051423E"/>
    <w:rsid w:val="00516B83"/>
    <w:rsid w:val="00516E3C"/>
    <w:rsid w:val="00531E4C"/>
    <w:rsid w:val="00537B6E"/>
    <w:rsid w:val="005406B6"/>
    <w:rsid w:val="00546EA2"/>
    <w:rsid w:val="00550BE9"/>
    <w:rsid w:val="005571A9"/>
    <w:rsid w:val="005576D7"/>
    <w:rsid w:val="00575799"/>
    <w:rsid w:val="005758E9"/>
    <w:rsid w:val="0057678F"/>
    <w:rsid w:val="005A0D35"/>
    <w:rsid w:val="005A556C"/>
    <w:rsid w:val="005B45A3"/>
    <w:rsid w:val="005C14D9"/>
    <w:rsid w:val="005E21CE"/>
    <w:rsid w:val="005E4CAB"/>
    <w:rsid w:val="005E7662"/>
    <w:rsid w:val="005F08E8"/>
    <w:rsid w:val="00607AB1"/>
    <w:rsid w:val="00614400"/>
    <w:rsid w:val="006301F5"/>
    <w:rsid w:val="00630E81"/>
    <w:rsid w:val="00635E07"/>
    <w:rsid w:val="006430A5"/>
    <w:rsid w:val="00645429"/>
    <w:rsid w:val="006462E0"/>
    <w:rsid w:val="00651C74"/>
    <w:rsid w:val="0065286E"/>
    <w:rsid w:val="006536C6"/>
    <w:rsid w:val="00655E18"/>
    <w:rsid w:val="006568A7"/>
    <w:rsid w:val="0066473C"/>
    <w:rsid w:val="00675395"/>
    <w:rsid w:val="006776D2"/>
    <w:rsid w:val="00677B6B"/>
    <w:rsid w:val="00681370"/>
    <w:rsid w:val="006830D7"/>
    <w:rsid w:val="006832BA"/>
    <w:rsid w:val="0069565F"/>
    <w:rsid w:val="00695689"/>
    <w:rsid w:val="00696440"/>
    <w:rsid w:val="00696F76"/>
    <w:rsid w:val="006A1A62"/>
    <w:rsid w:val="006A4D21"/>
    <w:rsid w:val="006A5A37"/>
    <w:rsid w:val="006B0840"/>
    <w:rsid w:val="006B7B43"/>
    <w:rsid w:val="006C3393"/>
    <w:rsid w:val="006C4FCC"/>
    <w:rsid w:val="006C686C"/>
    <w:rsid w:val="006C78BB"/>
    <w:rsid w:val="006D0594"/>
    <w:rsid w:val="006D1455"/>
    <w:rsid w:val="006E077C"/>
    <w:rsid w:val="006E0AB8"/>
    <w:rsid w:val="006E4CEB"/>
    <w:rsid w:val="006E4E23"/>
    <w:rsid w:val="006F3B04"/>
    <w:rsid w:val="006F592E"/>
    <w:rsid w:val="0070343E"/>
    <w:rsid w:val="00710D28"/>
    <w:rsid w:val="00712D39"/>
    <w:rsid w:val="00714979"/>
    <w:rsid w:val="0072785A"/>
    <w:rsid w:val="007424A3"/>
    <w:rsid w:val="0074713A"/>
    <w:rsid w:val="00755A9B"/>
    <w:rsid w:val="00756426"/>
    <w:rsid w:val="00764FAE"/>
    <w:rsid w:val="007661B8"/>
    <w:rsid w:val="00767781"/>
    <w:rsid w:val="00767C50"/>
    <w:rsid w:val="00770D3E"/>
    <w:rsid w:val="00771D4E"/>
    <w:rsid w:val="0077282F"/>
    <w:rsid w:val="007748F8"/>
    <w:rsid w:val="00774E44"/>
    <w:rsid w:val="007752A0"/>
    <w:rsid w:val="0077716A"/>
    <w:rsid w:val="00777EF5"/>
    <w:rsid w:val="007820A7"/>
    <w:rsid w:val="007832DF"/>
    <w:rsid w:val="00784733"/>
    <w:rsid w:val="007847D3"/>
    <w:rsid w:val="007A20D4"/>
    <w:rsid w:val="007B432E"/>
    <w:rsid w:val="007B5A57"/>
    <w:rsid w:val="007B661A"/>
    <w:rsid w:val="007B6E50"/>
    <w:rsid w:val="007C1005"/>
    <w:rsid w:val="007C19BA"/>
    <w:rsid w:val="007C672D"/>
    <w:rsid w:val="007D027B"/>
    <w:rsid w:val="007E0081"/>
    <w:rsid w:val="007E1532"/>
    <w:rsid w:val="007E1CD3"/>
    <w:rsid w:val="007E201D"/>
    <w:rsid w:val="007E7AA2"/>
    <w:rsid w:val="007F2A21"/>
    <w:rsid w:val="008000E8"/>
    <w:rsid w:val="00801E6B"/>
    <w:rsid w:val="0080607B"/>
    <w:rsid w:val="008069B5"/>
    <w:rsid w:val="00823726"/>
    <w:rsid w:val="0082538A"/>
    <w:rsid w:val="0082644C"/>
    <w:rsid w:val="0083016F"/>
    <w:rsid w:val="0083475E"/>
    <w:rsid w:val="008352FB"/>
    <w:rsid w:val="00837C03"/>
    <w:rsid w:val="0084398E"/>
    <w:rsid w:val="00846DCA"/>
    <w:rsid w:val="00847B93"/>
    <w:rsid w:val="00852D74"/>
    <w:rsid w:val="00865049"/>
    <w:rsid w:val="00873249"/>
    <w:rsid w:val="00876CA3"/>
    <w:rsid w:val="008828F3"/>
    <w:rsid w:val="00882DB2"/>
    <w:rsid w:val="00892056"/>
    <w:rsid w:val="00892299"/>
    <w:rsid w:val="0089262B"/>
    <w:rsid w:val="00895CC5"/>
    <w:rsid w:val="008A2297"/>
    <w:rsid w:val="008A3FCB"/>
    <w:rsid w:val="008B189C"/>
    <w:rsid w:val="008B30F7"/>
    <w:rsid w:val="008B5173"/>
    <w:rsid w:val="008C414C"/>
    <w:rsid w:val="008C7CCC"/>
    <w:rsid w:val="008D029C"/>
    <w:rsid w:val="008D0D69"/>
    <w:rsid w:val="008D2345"/>
    <w:rsid w:val="008D603E"/>
    <w:rsid w:val="008E7E2D"/>
    <w:rsid w:val="008F76D2"/>
    <w:rsid w:val="00902FB5"/>
    <w:rsid w:val="0090462E"/>
    <w:rsid w:val="00905AC6"/>
    <w:rsid w:val="0091731A"/>
    <w:rsid w:val="00922763"/>
    <w:rsid w:val="00923D98"/>
    <w:rsid w:val="00940BA6"/>
    <w:rsid w:val="00941E30"/>
    <w:rsid w:val="009427B6"/>
    <w:rsid w:val="00942D6D"/>
    <w:rsid w:val="0094350F"/>
    <w:rsid w:val="0094365B"/>
    <w:rsid w:val="00945349"/>
    <w:rsid w:val="00951063"/>
    <w:rsid w:val="00953B50"/>
    <w:rsid w:val="00961F3F"/>
    <w:rsid w:val="009622A5"/>
    <w:rsid w:val="009762A6"/>
    <w:rsid w:val="00986FEF"/>
    <w:rsid w:val="00993F36"/>
    <w:rsid w:val="009943A2"/>
    <w:rsid w:val="0099689B"/>
    <w:rsid w:val="009A5148"/>
    <w:rsid w:val="009B7226"/>
    <w:rsid w:val="009B7DD9"/>
    <w:rsid w:val="009C51FF"/>
    <w:rsid w:val="009D50D1"/>
    <w:rsid w:val="009D6072"/>
    <w:rsid w:val="009D686B"/>
    <w:rsid w:val="009D7037"/>
    <w:rsid w:val="009E1BEF"/>
    <w:rsid w:val="009E337F"/>
    <w:rsid w:val="009F342C"/>
    <w:rsid w:val="009F6112"/>
    <w:rsid w:val="009F781E"/>
    <w:rsid w:val="009F7C76"/>
    <w:rsid w:val="00A015C1"/>
    <w:rsid w:val="00A06F53"/>
    <w:rsid w:val="00A07188"/>
    <w:rsid w:val="00A156F8"/>
    <w:rsid w:val="00A22C2C"/>
    <w:rsid w:val="00A22ED1"/>
    <w:rsid w:val="00A24335"/>
    <w:rsid w:val="00A34D61"/>
    <w:rsid w:val="00A37F44"/>
    <w:rsid w:val="00A4187E"/>
    <w:rsid w:val="00A50224"/>
    <w:rsid w:val="00A54760"/>
    <w:rsid w:val="00A556B0"/>
    <w:rsid w:val="00A606CF"/>
    <w:rsid w:val="00A61C4B"/>
    <w:rsid w:val="00A649A8"/>
    <w:rsid w:val="00A67402"/>
    <w:rsid w:val="00A67B50"/>
    <w:rsid w:val="00A723EE"/>
    <w:rsid w:val="00A73518"/>
    <w:rsid w:val="00A7352E"/>
    <w:rsid w:val="00A806A5"/>
    <w:rsid w:val="00A913D5"/>
    <w:rsid w:val="00A92B12"/>
    <w:rsid w:val="00A954E4"/>
    <w:rsid w:val="00A969A2"/>
    <w:rsid w:val="00A96C48"/>
    <w:rsid w:val="00A96EF3"/>
    <w:rsid w:val="00A96FB1"/>
    <w:rsid w:val="00AA33DA"/>
    <w:rsid w:val="00AA6F56"/>
    <w:rsid w:val="00AB3F3A"/>
    <w:rsid w:val="00AD6B1C"/>
    <w:rsid w:val="00AD772A"/>
    <w:rsid w:val="00AE0899"/>
    <w:rsid w:val="00AE5417"/>
    <w:rsid w:val="00AE70D7"/>
    <w:rsid w:val="00AE74C0"/>
    <w:rsid w:val="00AF0AA4"/>
    <w:rsid w:val="00AF127E"/>
    <w:rsid w:val="00AF2306"/>
    <w:rsid w:val="00AF6BE1"/>
    <w:rsid w:val="00B01C39"/>
    <w:rsid w:val="00B066C9"/>
    <w:rsid w:val="00B13467"/>
    <w:rsid w:val="00B14DC6"/>
    <w:rsid w:val="00B327E6"/>
    <w:rsid w:val="00B3577A"/>
    <w:rsid w:val="00B359F9"/>
    <w:rsid w:val="00B36646"/>
    <w:rsid w:val="00B418E6"/>
    <w:rsid w:val="00B44358"/>
    <w:rsid w:val="00B45873"/>
    <w:rsid w:val="00B45E87"/>
    <w:rsid w:val="00B46471"/>
    <w:rsid w:val="00B47712"/>
    <w:rsid w:val="00B60D8C"/>
    <w:rsid w:val="00B63DB3"/>
    <w:rsid w:val="00B70EC7"/>
    <w:rsid w:val="00B71A9E"/>
    <w:rsid w:val="00B753AD"/>
    <w:rsid w:val="00B77E4A"/>
    <w:rsid w:val="00B85804"/>
    <w:rsid w:val="00B91463"/>
    <w:rsid w:val="00BA11E4"/>
    <w:rsid w:val="00BA1EAA"/>
    <w:rsid w:val="00BA3226"/>
    <w:rsid w:val="00BA4BAB"/>
    <w:rsid w:val="00BB11DD"/>
    <w:rsid w:val="00BB2427"/>
    <w:rsid w:val="00BB7099"/>
    <w:rsid w:val="00BC0AA2"/>
    <w:rsid w:val="00BC62EC"/>
    <w:rsid w:val="00BD0276"/>
    <w:rsid w:val="00BD0471"/>
    <w:rsid w:val="00BD0F47"/>
    <w:rsid w:val="00BD375A"/>
    <w:rsid w:val="00BD4421"/>
    <w:rsid w:val="00BD6BA8"/>
    <w:rsid w:val="00BD6DD5"/>
    <w:rsid w:val="00BE0A86"/>
    <w:rsid w:val="00BE1490"/>
    <w:rsid w:val="00BE22B7"/>
    <w:rsid w:val="00BF3CC1"/>
    <w:rsid w:val="00BF412A"/>
    <w:rsid w:val="00BF4F2A"/>
    <w:rsid w:val="00BF74CD"/>
    <w:rsid w:val="00C017B9"/>
    <w:rsid w:val="00C017F0"/>
    <w:rsid w:val="00C02662"/>
    <w:rsid w:val="00C054AE"/>
    <w:rsid w:val="00C12B11"/>
    <w:rsid w:val="00C16220"/>
    <w:rsid w:val="00C16BE0"/>
    <w:rsid w:val="00C1718E"/>
    <w:rsid w:val="00C20DC5"/>
    <w:rsid w:val="00C21336"/>
    <w:rsid w:val="00C24216"/>
    <w:rsid w:val="00C27136"/>
    <w:rsid w:val="00C30472"/>
    <w:rsid w:val="00C37B90"/>
    <w:rsid w:val="00C411D6"/>
    <w:rsid w:val="00C46CE1"/>
    <w:rsid w:val="00C513CC"/>
    <w:rsid w:val="00C619F8"/>
    <w:rsid w:val="00C624FC"/>
    <w:rsid w:val="00C67D53"/>
    <w:rsid w:val="00C7644D"/>
    <w:rsid w:val="00C76666"/>
    <w:rsid w:val="00C7743D"/>
    <w:rsid w:val="00C80B22"/>
    <w:rsid w:val="00C82220"/>
    <w:rsid w:val="00C83020"/>
    <w:rsid w:val="00C85E1F"/>
    <w:rsid w:val="00C978D6"/>
    <w:rsid w:val="00CA11AA"/>
    <w:rsid w:val="00CA378A"/>
    <w:rsid w:val="00CA474C"/>
    <w:rsid w:val="00CB5AAB"/>
    <w:rsid w:val="00CD06AB"/>
    <w:rsid w:val="00CD2AF3"/>
    <w:rsid w:val="00CD6D34"/>
    <w:rsid w:val="00CD792E"/>
    <w:rsid w:val="00CE0EAE"/>
    <w:rsid w:val="00CE230B"/>
    <w:rsid w:val="00CE2EF1"/>
    <w:rsid w:val="00CE7AFE"/>
    <w:rsid w:val="00CF1D5B"/>
    <w:rsid w:val="00CF399F"/>
    <w:rsid w:val="00CF3AC8"/>
    <w:rsid w:val="00CF7BAF"/>
    <w:rsid w:val="00D10BE3"/>
    <w:rsid w:val="00D21B53"/>
    <w:rsid w:val="00D34A05"/>
    <w:rsid w:val="00D42979"/>
    <w:rsid w:val="00D453CE"/>
    <w:rsid w:val="00D66E0A"/>
    <w:rsid w:val="00D72179"/>
    <w:rsid w:val="00D72B95"/>
    <w:rsid w:val="00D87BAA"/>
    <w:rsid w:val="00D92C28"/>
    <w:rsid w:val="00D97D14"/>
    <w:rsid w:val="00DA55C6"/>
    <w:rsid w:val="00DB249F"/>
    <w:rsid w:val="00DB5FDE"/>
    <w:rsid w:val="00DC41ED"/>
    <w:rsid w:val="00DC4595"/>
    <w:rsid w:val="00DC626E"/>
    <w:rsid w:val="00DD128E"/>
    <w:rsid w:val="00DD300E"/>
    <w:rsid w:val="00DD386A"/>
    <w:rsid w:val="00DE0E34"/>
    <w:rsid w:val="00DE2C32"/>
    <w:rsid w:val="00DE76AF"/>
    <w:rsid w:val="00DF2831"/>
    <w:rsid w:val="00E00E8C"/>
    <w:rsid w:val="00E06471"/>
    <w:rsid w:val="00E13890"/>
    <w:rsid w:val="00E16B10"/>
    <w:rsid w:val="00E2213F"/>
    <w:rsid w:val="00E229B5"/>
    <w:rsid w:val="00E25403"/>
    <w:rsid w:val="00E25BA3"/>
    <w:rsid w:val="00E32E12"/>
    <w:rsid w:val="00E33B78"/>
    <w:rsid w:val="00E34FFE"/>
    <w:rsid w:val="00E43CF8"/>
    <w:rsid w:val="00E47BBF"/>
    <w:rsid w:val="00E51B38"/>
    <w:rsid w:val="00E61AF2"/>
    <w:rsid w:val="00E61C4A"/>
    <w:rsid w:val="00E61FA3"/>
    <w:rsid w:val="00E63595"/>
    <w:rsid w:val="00E643F4"/>
    <w:rsid w:val="00E80780"/>
    <w:rsid w:val="00E81BF9"/>
    <w:rsid w:val="00E81E2B"/>
    <w:rsid w:val="00E81F86"/>
    <w:rsid w:val="00E86F1C"/>
    <w:rsid w:val="00EA2C75"/>
    <w:rsid w:val="00EB7498"/>
    <w:rsid w:val="00EC04DC"/>
    <w:rsid w:val="00EC2859"/>
    <w:rsid w:val="00EC4075"/>
    <w:rsid w:val="00EC4E4F"/>
    <w:rsid w:val="00EC780F"/>
    <w:rsid w:val="00EC78D2"/>
    <w:rsid w:val="00ED186C"/>
    <w:rsid w:val="00ED4D2A"/>
    <w:rsid w:val="00EE1AD8"/>
    <w:rsid w:val="00EE3607"/>
    <w:rsid w:val="00EE3B79"/>
    <w:rsid w:val="00EE3E8E"/>
    <w:rsid w:val="00EE61AD"/>
    <w:rsid w:val="00EF0697"/>
    <w:rsid w:val="00EF51BB"/>
    <w:rsid w:val="00F02082"/>
    <w:rsid w:val="00F124D3"/>
    <w:rsid w:val="00F15BD3"/>
    <w:rsid w:val="00F174CE"/>
    <w:rsid w:val="00F277BD"/>
    <w:rsid w:val="00F33C84"/>
    <w:rsid w:val="00F365D1"/>
    <w:rsid w:val="00F47059"/>
    <w:rsid w:val="00F47CED"/>
    <w:rsid w:val="00F522EB"/>
    <w:rsid w:val="00F533A7"/>
    <w:rsid w:val="00F67C1C"/>
    <w:rsid w:val="00F82716"/>
    <w:rsid w:val="00F846D5"/>
    <w:rsid w:val="00F864EF"/>
    <w:rsid w:val="00F87421"/>
    <w:rsid w:val="00F9097D"/>
    <w:rsid w:val="00FA39E7"/>
    <w:rsid w:val="00FB04DC"/>
    <w:rsid w:val="00FB087F"/>
    <w:rsid w:val="00FB48D0"/>
    <w:rsid w:val="00FC0266"/>
    <w:rsid w:val="00FC13BB"/>
    <w:rsid w:val="00FC4DDD"/>
    <w:rsid w:val="00FD422C"/>
    <w:rsid w:val="00FD422F"/>
    <w:rsid w:val="00FD6F7A"/>
    <w:rsid w:val="00FE0627"/>
    <w:rsid w:val="00FE2367"/>
    <w:rsid w:val="00FE470E"/>
    <w:rsid w:val="00FF428D"/>
    <w:rsid w:val="00FF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6119D"/>
  <w15:chartTrackingRefBased/>
  <w15:docId w15:val="{A4EB8A0F-BD02-4D0D-9213-897C4657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tabs>
        <w:tab w:val="left" w:pos="1701"/>
      </w:tabs>
      <w:spacing w:line="480" w:lineRule="auto"/>
      <w:jc w:val="both"/>
      <w:outlineLvl w:val="0"/>
    </w:pPr>
    <w:rPr>
      <w:b/>
      <w:lang w:val="es-MX"/>
    </w:rPr>
  </w:style>
  <w:style w:type="paragraph" w:styleId="Heading2">
    <w:name w:val="heading 2"/>
    <w:basedOn w:val="Normal"/>
    <w:next w:val="Normal"/>
    <w:qFormat/>
    <w:pPr>
      <w:keepNext/>
      <w:spacing w:line="480" w:lineRule="auto"/>
      <w:jc w:val="both"/>
      <w:outlineLvl w:val="1"/>
    </w:pPr>
    <w:rPr>
      <w:b/>
      <w:sz w:val="22"/>
      <w:lang w:val="es-MX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480" w:lineRule="auto"/>
      <w:jc w:val="both"/>
    </w:pPr>
    <w:rPr>
      <w:lang w:val="es-MX"/>
    </w:rPr>
  </w:style>
  <w:style w:type="paragraph" w:styleId="BlockText">
    <w:name w:val="Block Text"/>
    <w:basedOn w:val="Normal"/>
    <w:semiHidden/>
    <w:pPr>
      <w:widowControl w:val="0"/>
      <w:spacing w:line="480" w:lineRule="exact"/>
      <w:ind w:left="284" w:right="396"/>
      <w:jc w:val="both"/>
    </w:pPr>
    <w:rPr>
      <w:bCs/>
    </w:rPr>
  </w:style>
  <w:style w:type="paragraph" w:styleId="Revision">
    <w:name w:val="Revision"/>
    <w:hidden/>
    <w:uiPriority w:val="99"/>
    <w:semiHidden/>
    <w:rsid w:val="008D0D69"/>
    <w:rPr>
      <w:sz w:val="21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A26A56-2A47-41C6-9F5C-C1E8DA68A3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9AB5D7-231D-4F3B-A9EA-7A2F562CB2D7}"/>
</file>

<file path=customXml/itemProps3.xml><?xml version="1.0" encoding="utf-8"?>
<ds:datastoreItem xmlns:ds="http://schemas.openxmlformats.org/officeDocument/2006/customXml" ds:itemID="{CAA0D1E2-1079-437F-B3ED-58BE59DB79CD}"/>
</file>

<file path=customXml/itemProps4.xml><?xml version="1.0" encoding="utf-8"?>
<ds:datastoreItem xmlns:ds="http://schemas.openxmlformats.org/officeDocument/2006/customXml" ds:itemID="{66303435-3434-48BF-B66A-F5831A6D6E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QUINIENTOS TREINTA Y UNO (531)</vt:lpstr>
    </vt:vector>
  </TitlesOfParts>
  <Company>USERS</Company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QUINIENTOS TREINTA Y UNO (531)</dc:title>
  <dc:subject/>
  <dc:creator>USER</dc:creator>
  <cp:keywords/>
  <cp:lastModifiedBy>Danielle Martin</cp:lastModifiedBy>
  <cp:revision>2</cp:revision>
  <cp:lastPrinted>2023-09-18T21:46:00Z</cp:lastPrinted>
  <dcterms:created xsi:type="dcterms:W3CDTF">2024-04-09T20:17:00Z</dcterms:created>
  <dcterms:modified xsi:type="dcterms:W3CDTF">2024-04-09T20:17:00Z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