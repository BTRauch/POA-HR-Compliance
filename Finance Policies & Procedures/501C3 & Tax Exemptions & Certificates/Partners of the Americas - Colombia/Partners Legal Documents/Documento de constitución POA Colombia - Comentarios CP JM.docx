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E151D" w:rsidRPr="00C35AB7" w:rsidRDefault="00C35AB7" w:rsidP="00A156B6">
      <w:pPr>
        <w:pStyle w:val="BodyText"/>
        <w:rPr>
          <w:sz w:val="28"/>
          <w:szCs w:val="28"/>
        </w:rPr>
      </w:pPr>
      <w:r>
        <w:rPr>
          <w:sz w:val="28"/>
          <w:szCs w:val="28"/>
        </w:rPr>
        <w:t xml:space="preserve">APERTURA DE </w:t>
      </w:r>
      <w:r w:rsidR="005E151D" w:rsidRPr="00C35AB7">
        <w:rPr>
          <w:sz w:val="28"/>
          <w:szCs w:val="28"/>
        </w:rPr>
        <w:t>SUCURS</w:t>
      </w:r>
      <w:del w:id="0" w:author="Carmen Pena" w:date="2018-09-10T15:05:00Z">
        <w:r w:rsidR="005E151D" w:rsidRPr="00C35AB7" w:rsidDel="00914C73">
          <w:rPr>
            <w:sz w:val="28"/>
            <w:szCs w:val="28"/>
          </w:rPr>
          <w:delText>C</w:delText>
        </w:r>
      </w:del>
      <w:r w:rsidR="005E151D" w:rsidRPr="00C35AB7">
        <w:rPr>
          <w:sz w:val="28"/>
          <w:szCs w:val="28"/>
        </w:rPr>
        <w:t xml:space="preserve">AL DE PARTNERS OF THE AMERICAS, INC. </w:t>
      </w:r>
    </w:p>
    <w:p w:rsidR="005E151D" w:rsidRDefault="005E151D" w:rsidP="00A156B6">
      <w:pPr>
        <w:pStyle w:val="BodyText"/>
        <w:rPr>
          <w:sz w:val="28"/>
          <w:szCs w:val="28"/>
        </w:rPr>
      </w:pPr>
    </w:p>
    <w:p w:rsidR="00C35AB7" w:rsidRPr="00C35AB7" w:rsidRDefault="00C35AB7" w:rsidP="00A156B6">
      <w:pPr>
        <w:pStyle w:val="BodyText"/>
        <w:rPr>
          <w:sz w:val="28"/>
          <w:szCs w:val="28"/>
        </w:rPr>
      </w:pPr>
    </w:p>
    <w:p w:rsidR="005E151D" w:rsidRPr="00C35AB7" w:rsidRDefault="005E151D" w:rsidP="00A156B6">
      <w:pPr>
        <w:jc w:val="both"/>
        <w:rPr>
          <w:sz w:val="28"/>
          <w:szCs w:val="28"/>
        </w:rPr>
      </w:pPr>
      <w:r w:rsidRPr="00C35AB7">
        <w:rPr>
          <w:sz w:val="28"/>
          <w:szCs w:val="28"/>
        </w:rPr>
        <w:t xml:space="preserve">Yo, </w:t>
      </w:r>
      <w:r w:rsidR="00A156B6" w:rsidRPr="00C35AB7">
        <w:rPr>
          <w:sz w:val="28"/>
          <w:szCs w:val="28"/>
        </w:rPr>
        <w:t>John McPhail, mayor de edad, identificado con el Pasaporte No.456970256</w:t>
      </w:r>
      <w:r w:rsidR="00C35AB7">
        <w:rPr>
          <w:sz w:val="28"/>
          <w:szCs w:val="28"/>
        </w:rPr>
        <w:t>,</w:t>
      </w:r>
      <w:r w:rsidR="00A156B6" w:rsidRPr="00C35AB7">
        <w:rPr>
          <w:sz w:val="28"/>
          <w:szCs w:val="28"/>
        </w:rPr>
        <w:t xml:space="preserve"> domiciliado en la ciudad de Springfield V.A., Estados Unidos de América, en mi calidad de representante legal de la sociedad Partners of the Americas, Inc.,  constituida y existente de acuerdo a las leyes del Distrito de Columbia, de los Estados Unidos de América, por medio del presente:</w:t>
      </w:r>
    </w:p>
    <w:p w:rsidR="005E151D" w:rsidRPr="00C35AB7" w:rsidRDefault="005E151D" w:rsidP="00A156B6">
      <w:pPr>
        <w:pStyle w:val="BodyText"/>
        <w:rPr>
          <w:sz w:val="28"/>
          <w:szCs w:val="28"/>
          <w:lang w:val="es-ES"/>
        </w:rPr>
      </w:pPr>
    </w:p>
    <w:p w:rsidR="00C35AB7" w:rsidRDefault="00C35AB7" w:rsidP="00A156B6">
      <w:pPr>
        <w:jc w:val="both"/>
        <w:rPr>
          <w:sz w:val="28"/>
          <w:szCs w:val="28"/>
        </w:rPr>
      </w:pPr>
      <w:r>
        <w:rPr>
          <w:sz w:val="28"/>
          <w:szCs w:val="28"/>
        </w:rPr>
        <w:t>1. P</w:t>
      </w:r>
      <w:r w:rsidR="00A156B6" w:rsidRPr="00C35AB7">
        <w:rPr>
          <w:sz w:val="28"/>
          <w:szCs w:val="28"/>
        </w:rPr>
        <w:t>rocedo</w:t>
      </w:r>
      <w:r w:rsidR="001D6F2D" w:rsidRPr="00C35AB7">
        <w:rPr>
          <w:sz w:val="28"/>
          <w:szCs w:val="28"/>
        </w:rPr>
        <w:t xml:space="preserve"> a hacer la apertura de la sucursal de </w:t>
      </w:r>
      <w:r w:rsidR="00A156B6" w:rsidRPr="00C35AB7">
        <w:rPr>
          <w:sz w:val="28"/>
          <w:szCs w:val="28"/>
        </w:rPr>
        <w:t xml:space="preserve">Partners of the Americas, Inc., entidad privada sin ánimo de lucro, en la ciudad de Bogotá D.C., Departamento de Cundinamarca, Republica de Colombia. </w:t>
      </w:r>
    </w:p>
    <w:p w:rsidR="00C35AB7" w:rsidRDefault="00C35AB7" w:rsidP="00A156B6">
      <w:pPr>
        <w:jc w:val="both"/>
        <w:rPr>
          <w:sz w:val="28"/>
          <w:szCs w:val="28"/>
        </w:rPr>
      </w:pPr>
    </w:p>
    <w:p w:rsidR="001D6F2D" w:rsidRPr="00C35AB7" w:rsidRDefault="00A156B6" w:rsidP="00A156B6">
      <w:pPr>
        <w:jc w:val="both"/>
        <w:rPr>
          <w:b/>
          <w:sz w:val="28"/>
          <w:szCs w:val="28"/>
          <w:lang w:val="es-MX" w:eastAsia="es-CO"/>
        </w:rPr>
      </w:pPr>
      <w:r w:rsidRPr="00C35AB7">
        <w:rPr>
          <w:sz w:val="28"/>
          <w:szCs w:val="28"/>
          <w:lang w:val="es-MX"/>
        </w:rPr>
        <w:t xml:space="preserve">El capital </w:t>
      </w:r>
      <w:ins w:id="1" w:author="Carmen Pena" w:date="2018-09-10T15:05:00Z">
        <w:r w:rsidR="00914C73">
          <w:rPr>
            <w:sz w:val="28"/>
            <w:szCs w:val="28"/>
            <w:lang w:val="es-MX"/>
          </w:rPr>
          <w:t xml:space="preserve">inicial </w:t>
        </w:r>
      </w:ins>
      <w:r w:rsidRPr="00C35AB7">
        <w:rPr>
          <w:sz w:val="28"/>
          <w:szCs w:val="28"/>
          <w:lang w:val="es-MX"/>
        </w:rPr>
        <w:t xml:space="preserve">asignado a la sucursal será la suma de </w:t>
      </w:r>
      <w:del w:id="2" w:author="Carmen Pena" w:date="2018-09-10T15:05:00Z">
        <w:r w:rsidRPr="00C35AB7" w:rsidDel="00914C73">
          <w:rPr>
            <w:sz w:val="28"/>
            <w:szCs w:val="28"/>
            <w:lang w:val="es-MX"/>
          </w:rPr>
          <w:delText>_________________________ ($____)</w:delText>
        </w:r>
        <w:r w:rsidRPr="00C35AB7" w:rsidDel="00914C73">
          <w:rPr>
            <w:sz w:val="28"/>
            <w:szCs w:val="28"/>
          </w:rPr>
          <w:delText>;</w:delText>
        </w:r>
      </w:del>
      <w:ins w:id="3" w:author="Carmen Pena" w:date="2018-09-10T15:05:00Z">
        <w:r w:rsidR="00914C73">
          <w:rPr>
            <w:sz w:val="28"/>
            <w:szCs w:val="28"/>
            <w:lang w:val="es-MX"/>
          </w:rPr>
          <w:t>$10,000 USD;</w:t>
        </w:r>
      </w:ins>
    </w:p>
    <w:p w:rsidR="001D6F2D" w:rsidRPr="00C35AB7" w:rsidRDefault="001D6F2D" w:rsidP="00A156B6">
      <w:pPr>
        <w:jc w:val="both"/>
        <w:rPr>
          <w:sz w:val="28"/>
          <w:szCs w:val="28"/>
          <w:lang w:val="es-MX"/>
        </w:rPr>
      </w:pPr>
    </w:p>
    <w:p w:rsidR="005E151D" w:rsidRPr="00C35AB7" w:rsidRDefault="00C35AB7" w:rsidP="00A156B6">
      <w:pPr>
        <w:jc w:val="both"/>
        <w:rPr>
          <w:sz w:val="28"/>
          <w:szCs w:val="28"/>
          <w:lang w:val="es-MX"/>
        </w:rPr>
      </w:pPr>
      <w:r>
        <w:rPr>
          <w:sz w:val="28"/>
          <w:szCs w:val="28"/>
        </w:rPr>
        <w:t xml:space="preserve">2. </w:t>
      </w:r>
      <w:r w:rsidR="00A156B6" w:rsidRPr="00C35AB7">
        <w:rPr>
          <w:sz w:val="28"/>
          <w:szCs w:val="28"/>
        </w:rPr>
        <w:t xml:space="preserve">Nombro como </w:t>
      </w:r>
      <w:r w:rsidR="001D6F2D" w:rsidRPr="00C35AB7">
        <w:rPr>
          <w:sz w:val="28"/>
          <w:szCs w:val="28"/>
        </w:rPr>
        <w:t xml:space="preserve">administrador de la sucursal a </w:t>
      </w:r>
      <w:r w:rsidR="00A156B6" w:rsidRPr="00C35AB7">
        <w:rPr>
          <w:sz w:val="28"/>
          <w:szCs w:val="28"/>
        </w:rPr>
        <w:t>Eduardo Bejarano Hernández, identificado</w:t>
      </w:r>
      <w:r w:rsidR="001D6F2D" w:rsidRPr="00C35AB7">
        <w:rPr>
          <w:sz w:val="28"/>
          <w:szCs w:val="28"/>
        </w:rPr>
        <w:t xml:space="preserve"> con</w:t>
      </w:r>
      <w:r>
        <w:rPr>
          <w:sz w:val="28"/>
          <w:szCs w:val="28"/>
        </w:rPr>
        <w:t xml:space="preserve"> la</w:t>
      </w:r>
      <w:r w:rsidR="001D6F2D" w:rsidRPr="00C35AB7">
        <w:rPr>
          <w:sz w:val="28"/>
          <w:szCs w:val="28"/>
        </w:rPr>
        <w:t xml:space="preserve"> cedula de ciudadanía número </w:t>
      </w:r>
      <w:r w:rsidR="00A156B6" w:rsidRPr="00C35AB7">
        <w:rPr>
          <w:sz w:val="28"/>
          <w:szCs w:val="28"/>
        </w:rPr>
        <w:t xml:space="preserve">93.385.293 </w:t>
      </w:r>
      <w:r w:rsidR="001D6F2D" w:rsidRPr="00C35AB7">
        <w:rPr>
          <w:sz w:val="28"/>
          <w:szCs w:val="28"/>
        </w:rPr>
        <w:t xml:space="preserve">expedida en </w:t>
      </w:r>
      <w:r w:rsidR="00A156B6" w:rsidRPr="00C35AB7">
        <w:rPr>
          <w:sz w:val="28"/>
          <w:szCs w:val="28"/>
        </w:rPr>
        <w:t>Ibagué, quien contará con las siguientes</w:t>
      </w:r>
      <w:r w:rsidR="00A156B6" w:rsidRPr="00C35AB7">
        <w:rPr>
          <w:sz w:val="28"/>
          <w:szCs w:val="28"/>
          <w:lang w:val="es-MX"/>
        </w:rPr>
        <w:t xml:space="preserve"> </w:t>
      </w:r>
      <w:r w:rsidR="001D6F2D" w:rsidRPr="00C35AB7">
        <w:rPr>
          <w:sz w:val="28"/>
          <w:szCs w:val="28"/>
          <w:lang w:val="es-MX"/>
        </w:rPr>
        <w:t xml:space="preserve">facultades: </w:t>
      </w:r>
      <w:r w:rsidR="005E151D" w:rsidRPr="00C35AB7">
        <w:rPr>
          <w:sz w:val="28"/>
          <w:szCs w:val="28"/>
        </w:rPr>
        <w:t xml:space="preserve">a) Representar a </w:t>
      </w:r>
      <w:r w:rsidR="00A156B6" w:rsidRPr="00C35AB7">
        <w:rPr>
          <w:sz w:val="28"/>
          <w:szCs w:val="28"/>
        </w:rPr>
        <w:t xml:space="preserve">Partners of the Americas, Inc. </w:t>
      </w:r>
      <w:r w:rsidR="005E151D" w:rsidRPr="00C35AB7">
        <w:rPr>
          <w:sz w:val="28"/>
          <w:szCs w:val="28"/>
        </w:rPr>
        <w:t xml:space="preserve">ante terceros y ante autoridades de los órdenes administrativo o jurisdiccional, </w:t>
      </w:r>
      <w:r w:rsidR="00A156B6" w:rsidRPr="00C35AB7">
        <w:rPr>
          <w:sz w:val="28"/>
          <w:szCs w:val="28"/>
        </w:rPr>
        <w:t xml:space="preserve">en Colombia, </w:t>
      </w:r>
      <w:r w:rsidR="005E151D" w:rsidRPr="00C35AB7">
        <w:rPr>
          <w:sz w:val="28"/>
          <w:szCs w:val="28"/>
        </w:rPr>
        <w:t>con facultades para transigir, comprometer y desistir y para comparecer en juicio; b) Crear los empleos</w:t>
      </w:r>
      <w:r w:rsidR="00A156B6" w:rsidRPr="00C35AB7">
        <w:rPr>
          <w:sz w:val="28"/>
          <w:szCs w:val="28"/>
        </w:rPr>
        <w:t>, en Colombia,</w:t>
      </w:r>
      <w:r w:rsidR="005E151D" w:rsidRPr="00C35AB7">
        <w:rPr>
          <w:sz w:val="28"/>
          <w:szCs w:val="28"/>
        </w:rPr>
        <w:t xml:space="preserve"> necesarios para el normal desarrollo del objeto social de </w:t>
      </w:r>
      <w:r w:rsidR="00A156B6" w:rsidRPr="00C35AB7">
        <w:rPr>
          <w:sz w:val="28"/>
          <w:szCs w:val="28"/>
        </w:rPr>
        <w:t xml:space="preserve">Partners of the Americas, Inc., </w:t>
      </w:r>
      <w:r w:rsidR="005E151D" w:rsidRPr="00C35AB7">
        <w:rPr>
          <w:sz w:val="28"/>
          <w:szCs w:val="28"/>
        </w:rPr>
        <w:t>así como asignar sus funciones y remuneración, designar a las personas encargadas de ostentar tales posiciones, acordar con ellas el valor de sus servicios y removerlas o ree</w:t>
      </w:r>
      <w:r w:rsidR="00A156B6" w:rsidRPr="00C35AB7">
        <w:rPr>
          <w:sz w:val="28"/>
          <w:szCs w:val="28"/>
        </w:rPr>
        <w:t>mplazarlas cuando sea apropiado;</w:t>
      </w:r>
      <w:r w:rsidR="005E151D" w:rsidRPr="00C35AB7">
        <w:rPr>
          <w:sz w:val="28"/>
          <w:szCs w:val="28"/>
        </w:rPr>
        <w:t xml:space="preserve"> c) Supervisar el comport</w:t>
      </w:r>
      <w:r w:rsidR="00A156B6" w:rsidRPr="00C35AB7">
        <w:rPr>
          <w:sz w:val="28"/>
          <w:szCs w:val="28"/>
        </w:rPr>
        <w:t>amiento de los empleados</w:t>
      </w:r>
      <w:ins w:id="4" w:author="Carmen Pena" w:date="2018-09-10T15:06:00Z">
        <w:r w:rsidR="00F814FB">
          <w:rPr>
            <w:sz w:val="28"/>
            <w:szCs w:val="28"/>
          </w:rPr>
          <w:t xml:space="preserve"> de la sucursal</w:t>
        </w:r>
      </w:ins>
      <w:r w:rsidR="00A156B6" w:rsidRPr="00C35AB7">
        <w:rPr>
          <w:sz w:val="28"/>
          <w:szCs w:val="28"/>
        </w:rPr>
        <w:t xml:space="preserve">, en Colombia, </w:t>
      </w:r>
      <w:r w:rsidR="005E151D" w:rsidRPr="00C35AB7">
        <w:rPr>
          <w:sz w:val="28"/>
          <w:szCs w:val="28"/>
        </w:rPr>
        <w:t>para asegurar el c</w:t>
      </w:r>
      <w:r w:rsidR="00A156B6" w:rsidRPr="00C35AB7">
        <w:rPr>
          <w:sz w:val="28"/>
          <w:szCs w:val="28"/>
        </w:rPr>
        <w:t>umplimiento de sus obligaciones;</w:t>
      </w:r>
      <w:r w:rsidR="005E151D" w:rsidRPr="00C35AB7">
        <w:rPr>
          <w:sz w:val="28"/>
          <w:szCs w:val="28"/>
        </w:rPr>
        <w:t xml:space="preserve"> d)</w:t>
      </w:r>
      <w:r w:rsidR="00A156B6" w:rsidRPr="00C35AB7">
        <w:rPr>
          <w:sz w:val="28"/>
          <w:szCs w:val="28"/>
        </w:rPr>
        <w:t xml:space="preserve"> </w:t>
      </w:r>
      <w:r w:rsidR="005E151D" w:rsidRPr="00C35AB7">
        <w:rPr>
          <w:sz w:val="28"/>
          <w:szCs w:val="28"/>
        </w:rPr>
        <w:t xml:space="preserve">Otorgar los poderes que sean necesarios para desarrollar el objeto social de </w:t>
      </w:r>
      <w:r w:rsidR="00A156B6" w:rsidRPr="00C35AB7">
        <w:rPr>
          <w:sz w:val="28"/>
          <w:szCs w:val="28"/>
        </w:rPr>
        <w:t xml:space="preserve">Partners of the Americas, Inc. </w:t>
      </w:r>
      <w:r w:rsidR="005E151D" w:rsidRPr="00C35AB7">
        <w:rPr>
          <w:sz w:val="28"/>
          <w:szCs w:val="28"/>
        </w:rPr>
        <w:t xml:space="preserve">y la defensa o representación de </w:t>
      </w:r>
      <w:r w:rsidR="00A156B6" w:rsidRPr="00C35AB7">
        <w:rPr>
          <w:sz w:val="28"/>
          <w:szCs w:val="28"/>
        </w:rPr>
        <w:t>Partners of the Americas, Inc., en Colombia</w:t>
      </w:r>
      <w:r>
        <w:rPr>
          <w:sz w:val="28"/>
          <w:szCs w:val="28"/>
        </w:rPr>
        <w:t>; e</w:t>
      </w:r>
      <w:r w:rsidR="005E151D" w:rsidRPr="00C35AB7">
        <w:rPr>
          <w:sz w:val="28"/>
          <w:szCs w:val="28"/>
        </w:rPr>
        <w:t>) Someter las diferencias que puedan surgir</w:t>
      </w:r>
      <w:r w:rsidR="00A156B6" w:rsidRPr="00C35AB7">
        <w:rPr>
          <w:sz w:val="28"/>
          <w:szCs w:val="28"/>
        </w:rPr>
        <w:t xml:space="preserve"> en Colombia</w:t>
      </w:r>
      <w:r w:rsidR="005E151D" w:rsidRPr="00C35AB7">
        <w:rPr>
          <w:sz w:val="28"/>
          <w:szCs w:val="28"/>
        </w:rPr>
        <w:t xml:space="preserve"> entre </w:t>
      </w:r>
      <w:r w:rsidR="00A156B6" w:rsidRPr="00C35AB7">
        <w:rPr>
          <w:sz w:val="28"/>
          <w:szCs w:val="28"/>
        </w:rPr>
        <w:t>Partners of the Americas, Inc.</w:t>
      </w:r>
      <w:r w:rsidR="005E151D" w:rsidRPr="00C35AB7">
        <w:rPr>
          <w:sz w:val="28"/>
          <w:szCs w:val="28"/>
        </w:rPr>
        <w:t xml:space="preserve"> y terceros a la decisión de árbitros y concurrir a la designación de dichos árbitros y del apoderado que haya de representa</w:t>
      </w:r>
      <w:r>
        <w:rPr>
          <w:sz w:val="28"/>
          <w:szCs w:val="28"/>
        </w:rPr>
        <w:t>rla ante el respectivo Tribunal; f</w:t>
      </w:r>
      <w:r w:rsidR="005E151D" w:rsidRPr="00C35AB7">
        <w:rPr>
          <w:sz w:val="28"/>
          <w:szCs w:val="28"/>
        </w:rPr>
        <w:t>) Ejercer libremente</w:t>
      </w:r>
      <w:r>
        <w:rPr>
          <w:sz w:val="28"/>
          <w:szCs w:val="28"/>
        </w:rPr>
        <w:t xml:space="preserve"> en Colombia</w:t>
      </w:r>
      <w:r w:rsidR="005E151D" w:rsidRPr="00C35AB7">
        <w:rPr>
          <w:sz w:val="28"/>
          <w:szCs w:val="28"/>
        </w:rPr>
        <w:t xml:space="preserve"> todos los actos y acuerdos apropiados y necesarios para el cumplimiento del objeto social</w:t>
      </w:r>
      <w:r w:rsidRPr="00C35AB7">
        <w:rPr>
          <w:sz w:val="28"/>
          <w:szCs w:val="28"/>
        </w:rPr>
        <w:t xml:space="preserve"> de Partners of the Americas, Inc.</w:t>
      </w:r>
      <w:r w:rsidR="005E151D" w:rsidRPr="00C35AB7">
        <w:rPr>
          <w:sz w:val="28"/>
          <w:szCs w:val="28"/>
        </w:rPr>
        <w:t xml:space="preserve">, sujeto a </w:t>
      </w:r>
      <w:r>
        <w:rPr>
          <w:sz w:val="28"/>
          <w:szCs w:val="28"/>
        </w:rPr>
        <w:t>las limitaciones estatutarias; g</w:t>
      </w:r>
      <w:r w:rsidR="005E151D" w:rsidRPr="00C35AB7">
        <w:rPr>
          <w:sz w:val="28"/>
          <w:szCs w:val="28"/>
        </w:rPr>
        <w:t>) Suscribir todo tipo de contratos y documentos</w:t>
      </w:r>
      <w:r w:rsidRPr="00C35AB7">
        <w:rPr>
          <w:sz w:val="28"/>
          <w:szCs w:val="28"/>
        </w:rPr>
        <w:t>, en Colombia,</w:t>
      </w:r>
      <w:r w:rsidR="005E151D" w:rsidRPr="00C35AB7">
        <w:rPr>
          <w:sz w:val="28"/>
          <w:szCs w:val="28"/>
        </w:rPr>
        <w:t xml:space="preserve"> en nombre de </w:t>
      </w:r>
      <w:r w:rsidRPr="00C35AB7">
        <w:rPr>
          <w:sz w:val="28"/>
          <w:szCs w:val="28"/>
        </w:rPr>
        <w:t>Partners of the Americas, Inc.,</w:t>
      </w:r>
      <w:r w:rsidR="005E151D" w:rsidRPr="00C35AB7">
        <w:rPr>
          <w:sz w:val="28"/>
          <w:szCs w:val="28"/>
        </w:rPr>
        <w:t xml:space="preserve"> teniendo en cuenta la</w:t>
      </w:r>
      <w:r>
        <w:rPr>
          <w:sz w:val="28"/>
          <w:szCs w:val="28"/>
        </w:rPr>
        <w:t>s limitaciones estatutarias; y h</w:t>
      </w:r>
      <w:r w:rsidR="005E151D" w:rsidRPr="00C35AB7">
        <w:rPr>
          <w:sz w:val="28"/>
          <w:szCs w:val="28"/>
        </w:rPr>
        <w:t xml:space="preserve">) Ejercer </w:t>
      </w:r>
      <w:r w:rsidRPr="00C35AB7">
        <w:rPr>
          <w:sz w:val="28"/>
          <w:szCs w:val="28"/>
        </w:rPr>
        <w:t xml:space="preserve">en Colombia </w:t>
      </w:r>
      <w:r w:rsidR="005E151D" w:rsidRPr="00C35AB7">
        <w:rPr>
          <w:sz w:val="28"/>
          <w:szCs w:val="28"/>
        </w:rPr>
        <w:t xml:space="preserve">las demás atribuciones que le confieren las leyes y </w:t>
      </w:r>
      <w:r w:rsidR="005E151D" w:rsidRPr="00C35AB7">
        <w:rPr>
          <w:sz w:val="28"/>
          <w:szCs w:val="28"/>
        </w:rPr>
        <w:lastRenderedPageBreak/>
        <w:t xml:space="preserve">los estatutos sociales y las demás que le correspondan en razón  de  la  naturaleza  de  su  </w:t>
      </w:r>
      <w:r w:rsidRPr="00C35AB7">
        <w:rPr>
          <w:sz w:val="28"/>
          <w:szCs w:val="28"/>
        </w:rPr>
        <w:t>en</w:t>
      </w:r>
      <w:r w:rsidR="005E151D" w:rsidRPr="00C35AB7">
        <w:rPr>
          <w:sz w:val="28"/>
          <w:szCs w:val="28"/>
        </w:rPr>
        <w:t xml:space="preserve">cargo.  </w:t>
      </w:r>
    </w:p>
    <w:p w:rsidR="005E151D" w:rsidRPr="00C35AB7" w:rsidRDefault="005E151D" w:rsidP="00A156B6">
      <w:pPr>
        <w:tabs>
          <w:tab w:val="left" w:pos="720"/>
          <w:tab w:val="left" w:pos="1320"/>
          <w:tab w:val="left" w:pos="1920"/>
          <w:tab w:val="left" w:pos="2520"/>
          <w:tab w:val="left" w:pos="3120"/>
          <w:tab w:val="left" w:pos="3720"/>
          <w:tab w:val="left" w:pos="4320"/>
          <w:tab w:val="left" w:pos="4920"/>
          <w:tab w:val="left" w:pos="5520"/>
          <w:tab w:val="left" w:pos="6120"/>
          <w:tab w:val="left" w:pos="6720"/>
          <w:tab w:val="left" w:pos="7920"/>
          <w:tab w:val="left" w:pos="8520"/>
          <w:tab w:val="left" w:pos="8647"/>
        </w:tabs>
        <w:spacing w:before="60" w:after="60"/>
        <w:ind w:right="91"/>
        <w:jc w:val="both"/>
        <w:rPr>
          <w:snapToGrid w:val="0"/>
          <w:sz w:val="28"/>
          <w:szCs w:val="28"/>
          <w:lang w:val="es-ES_tradnl"/>
        </w:rPr>
      </w:pPr>
      <w:r w:rsidRPr="00C35AB7">
        <w:rPr>
          <w:snapToGrid w:val="0"/>
          <w:sz w:val="28"/>
          <w:szCs w:val="28"/>
          <w:lang w:val="es-ES_tradnl"/>
        </w:rPr>
        <w:t xml:space="preserve">Parágrafo: El </w:t>
      </w:r>
      <w:r w:rsidR="00C35AB7" w:rsidRPr="00C35AB7">
        <w:rPr>
          <w:snapToGrid w:val="0"/>
          <w:sz w:val="28"/>
          <w:szCs w:val="28"/>
          <w:lang w:val="es-ES_tradnl"/>
        </w:rPr>
        <w:t>Administrador</w:t>
      </w:r>
      <w:r w:rsidRPr="00C35AB7">
        <w:rPr>
          <w:snapToGrid w:val="0"/>
          <w:sz w:val="28"/>
          <w:szCs w:val="28"/>
          <w:lang w:val="es-ES_tradnl"/>
        </w:rPr>
        <w:t xml:space="preserve"> requerirá autorización previa de</w:t>
      </w:r>
      <w:r w:rsidR="00C35AB7" w:rsidRPr="00C35AB7">
        <w:rPr>
          <w:snapToGrid w:val="0"/>
          <w:sz w:val="28"/>
          <w:szCs w:val="28"/>
          <w:lang w:val="es-ES_tradnl"/>
        </w:rPr>
        <w:t>l Presidente y Chief Executive Office</w:t>
      </w:r>
      <w:r w:rsidR="00C35AB7">
        <w:rPr>
          <w:snapToGrid w:val="0"/>
          <w:sz w:val="28"/>
          <w:szCs w:val="28"/>
          <w:lang w:val="es-ES_tradnl"/>
        </w:rPr>
        <w:t>r</w:t>
      </w:r>
      <w:r w:rsidR="00C35AB7" w:rsidRPr="00C35AB7">
        <w:rPr>
          <w:snapToGrid w:val="0"/>
          <w:sz w:val="28"/>
          <w:szCs w:val="28"/>
          <w:lang w:val="es-ES_tradnl"/>
        </w:rPr>
        <w:t xml:space="preserve"> (“CEO”) de Partners of the Americas, Inc.</w:t>
      </w:r>
      <w:r w:rsidRPr="00C35AB7">
        <w:rPr>
          <w:snapToGrid w:val="0"/>
          <w:sz w:val="28"/>
          <w:szCs w:val="28"/>
          <w:lang w:val="es-ES_tradnl"/>
        </w:rPr>
        <w:t xml:space="preserve"> para celebrar los siguientes actos y contratos: </w:t>
      </w:r>
    </w:p>
    <w:p w:rsidR="001D6F2D" w:rsidRPr="00C35AB7" w:rsidRDefault="001D6F2D" w:rsidP="00A156B6">
      <w:pPr>
        <w:jc w:val="both"/>
        <w:rPr>
          <w:sz w:val="28"/>
          <w:szCs w:val="28"/>
          <w:lang w:val="es-MX"/>
        </w:rPr>
      </w:pPr>
    </w:p>
    <w:p w:rsidR="00A156B6" w:rsidRPr="00C35AB7" w:rsidRDefault="00A156B6" w:rsidP="00A156B6">
      <w:pPr>
        <w:rPr>
          <w:sz w:val="28"/>
          <w:szCs w:val="28"/>
        </w:rPr>
      </w:pPr>
      <w:commentRangeStart w:id="5"/>
      <w:r w:rsidRPr="00C35AB7">
        <w:rPr>
          <w:sz w:val="28"/>
          <w:szCs w:val="28"/>
        </w:rPr>
        <w:t xml:space="preserve">a) Recibir préstamos o celebrar cualquier otro acuerdo financiero cuando su cuantía sea o exceda el equivalente a </w:t>
      </w:r>
      <w:r w:rsidR="00C35AB7">
        <w:rPr>
          <w:sz w:val="28"/>
          <w:szCs w:val="28"/>
        </w:rPr>
        <w:t xml:space="preserve">[     ] (     </w:t>
      </w:r>
      <w:r w:rsidRPr="00C35AB7">
        <w:rPr>
          <w:sz w:val="28"/>
          <w:szCs w:val="28"/>
        </w:rPr>
        <w:t>) salarios mínimos legales mensuales vigentes a la fecha en que haya de darse la autorización;</w:t>
      </w:r>
      <w:commentRangeEnd w:id="5"/>
      <w:r w:rsidR="00F814FB">
        <w:rPr>
          <w:rStyle w:val="CommentReference"/>
        </w:rPr>
        <w:commentReference w:id="5"/>
      </w:r>
    </w:p>
    <w:p w:rsidR="00A156B6" w:rsidRPr="00C35AB7" w:rsidRDefault="00A156B6" w:rsidP="00A156B6">
      <w:pPr>
        <w:rPr>
          <w:sz w:val="28"/>
          <w:szCs w:val="28"/>
        </w:rPr>
      </w:pPr>
    </w:p>
    <w:p w:rsidR="00A156B6" w:rsidRPr="00C35AB7" w:rsidRDefault="00A156B6" w:rsidP="00A156B6">
      <w:pPr>
        <w:rPr>
          <w:sz w:val="28"/>
          <w:szCs w:val="28"/>
        </w:rPr>
      </w:pPr>
      <w:r w:rsidRPr="00C35AB7">
        <w:rPr>
          <w:sz w:val="28"/>
          <w:szCs w:val="28"/>
        </w:rPr>
        <w:t xml:space="preserve">b) Otorgar cualquier tipo de </w:t>
      </w:r>
      <w:commentRangeStart w:id="6"/>
      <w:r w:rsidRPr="00C35AB7">
        <w:rPr>
          <w:sz w:val="28"/>
          <w:szCs w:val="28"/>
        </w:rPr>
        <w:t>garantía sobre obligaciones de terceros</w:t>
      </w:r>
      <w:commentRangeEnd w:id="6"/>
      <w:r w:rsidR="00F814FB">
        <w:rPr>
          <w:rStyle w:val="CommentReference"/>
        </w:rPr>
        <w:commentReference w:id="6"/>
      </w:r>
      <w:r w:rsidRPr="00C35AB7">
        <w:rPr>
          <w:sz w:val="28"/>
          <w:szCs w:val="28"/>
        </w:rPr>
        <w:t>;</w:t>
      </w:r>
    </w:p>
    <w:p w:rsidR="00A156B6" w:rsidRPr="00C35AB7" w:rsidRDefault="00A156B6" w:rsidP="00A156B6">
      <w:pPr>
        <w:rPr>
          <w:sz w:val="28"/>
          <w:szCs w:val="28"/>
        </w:rPr>
      </w:pPr>
    </w:p>
    <w:p w:rsidR="00A156B6" w:rsidRPr="00C35AB7" w:rsidRDefault="00A156B6" w:rsidP="00A156B6">
      <w:pPr>
        <w:rPr>
          <w:sz w:val="28"/>
          <w:szCs w:val="28"/>
        </w:rPr>
      </w:pPr>
      <w:r w:rsidRPr="00C35AB7">
        <w:rPr>
          <w:sz w:val="28"/>
          <w:szCs w:val="28"/>
        </w:rPr>
        <w:t xml:space="preserve">c) Disponer a cualquier título (venta, permuta, donación, dación en pago, usufructo o cualquier otra forma directa o indirecta de transferencia de la propiedad a terceros) de bienes inmuebles ubicados en Colombia o en cualquier parte del mundo que sean o lleguen a ser propiedad de </w:t>
      </w:r>
      <w:r w:rsidR="00C35AB7">
        <w:rPr>
          <w:sz w:val="28"/>
          <w:szCs w:val="28"/>
        </w:rPr>
        <w:t>Partners of the Americas, Inc</w:t>
      </w:r>
      <w:r w:rsidRPr="00C35AB7">
        <w:rPr>
          <w:sz w:val="28"/>
          <w:szCs w:val="28"/>
        </w:rPr>
        <w:t>;</w:t>
      </w:r>
    </w:p>
    <w:p w:rsidR="00A156B6" w:rsidRPr="00C35AB7" w:rsidRDefault="00A156B6" w:rsidP="00A156B6">
      <w:pPr>
        <w:rPr>
          <w:sz w:val="28"/>
          <w:szCs w:val="28"/>
        </w:rPr>
      </w:pPr>
    </w:p>
    <w:p w:rsidR="00A156B6" w:rsidRPr="00C35AB7" w:rsidRDefault="00A156B6" w:rsidP="00A156B6">
      <w:pPr>
        <w:rPr>
          <w:sz w:val="28"/>
          <w:szCs w:val="28"/>
        </w:rPr>
      </w:pPr>
      <w:commentRangeStart w:id="7"/>
      <w:r w:rsidRPr="00C35AB7">
        <w:rPr>
          <w:sz w:val="28"/>
          <w:szCs w:val="28"/>
        </w:rPr>
        <w:t xml:space="preserve">d) Celebrar cualquier acto o firmar cualquier contrato que exceda la suma de </w:t>
      </w:r>
      <w:r w:rsidR="00C35AB7">
        <w:rPr>
          <w:sz w:val="28"/>
          <w:szCs w:val="28"/>
        </w:rPr>
        <w:t>[     ]</w:t>
      </w:r>
      <w:r w:rsidRPr="00C35AB7">
        <w:rPr>
          <w:sz w:val="28"/>
          <w:szCs w:val="28"/>
        </w:rPr>
        <w:t xml:space="preserve"> (</w:t>
      </w:r>
      <w:r w:rsidR="00C35AB7">
        <w:rPr>
          <w:sz w:val="28"/>
          <w:szCs w:val="28"/>
        </w:rPr>
        <w:t xml:space="preserve">     </w:t>
      </w:r>
      <w:r w:rsidRPr="00C35AB7">
        <w:rPr>
          <w:sz w:val="28"/>
          <w:szCs w:val="28"/>
        </w:rPr>
        <w:t>) salarios mínimos legales mensuales vigentes;</w:t>
      </w:r>
    </w:p>
    <w:p w:rsidR="00A156B6" w:rsidRPr="00C35AB7" w:rsidRDefault="00A156B6" w:rsidP="00A156B6">
      <w:pPr>
        <w:rPr>
          <w:sz w:val="28"/>
          <w:szCs w:val="28"/>
        </w:rPr>
      </w:pPr>
      <w:bookmarkStart w:id="8" w:name="_GoBack"/>
      <w:bookmarkEnd w:id="8"/>
    </w:p>
    <w:p w:rsidR="00A156B6" w:rsidRPr="00C35AB7" w:rsidRDefault="00A156B6" w:rsidP="00A156B6">
      <w:pPr>
        <w:rPr>
          <w:sz w:val="28"/>
          <w:szCs w:val="28"/>
        </w:rPr>
      </w:pPr>
      <w:r w:rsidRPr="00C35AB7">
        <w:rPr>
          <w:sz w:val="28"/>
          <w:szCs w:val="28"/>
        </w:rPr>
        <w:t xml:space="preserve">e) Celebrar contratos laborales o de prestación de servicios técnicos y/o profesionales cuando su cuantía por mes sea o exceda el equivalente a </w:t>
      </w:r>
      <w:r w:rsidR="00C35AB7">
        <w:rPr>
          <w:sz w:val="28"/>
          <w:szCs w:val="28"/>
        </w:rPr>
        <w:t>[     ]</w:t>
      </w:r>
      <w:r w:rsidRPr="00C35AB7">
        <w:rPr>
          <w:sz w:val="28"/>
          <w:szCs w:val="28"/>
        </w:rPr>
        <w:t xml:space="preserve"> (</w:t>
      </w:r>
      <w:r w:rsidR="00C35AB7">
        <w:rPr>
          <w:sz w:val="28"/>
          <w:szCs w:val="28"/>
        </w:rPr>
        <w:t xml:space="preserve">     </w:t>
      </w:r>
      <w:r w:rsidRPr="00C35AB7">
        <w:rPr>
          <w:sz w:val="28"/>
          <w:szCs w:val="28"/>
        </w:rPr>
        <w:t>) salarios mínimos legales mensuales vigentes a la fecha en que haya de darse la autorización;</w:t>
      </w:r>
      <w:commentRangeEnd w:id="7"/>
      <w:r w:rsidR="00F814FB">
        <w:rPr>
          <w:rStyle w:val="CommentReference"/>
        </w:rPr>
        <w:commentReference w:id="7"/>
      </w:r>
    </w:p>
    <w:p w:rsidR="00A156B6" w:rsidRPr="00C35AB7" w:rsidRDefault="00A156B6" w:rsidP="00A156B6">
      <w:pPr>
        <w:rPr>
          <w:sz w:val="28"/>
          <w:szCs w:val="28"/>
        </w:rPr>
      </w:pPr>
    </w:p>
    <w:p w:rsidR="00A156B6" w:rsidRPr="00C35AB7" w:rsidRDefault="00A156B6" w:rsidP="00A156B6">
      <w:pPr>
        <w:rPr>
          <w:sz w:val="28"/>
          <w:szCs w:val="28"/>
        </w:rPr>
      </w:pPr>
      <w:r w:rsidRPr="00C35AB7">
        <w:rPr>
          <w:sz w:val="28"/>
          <w:szCs w:val="28"/>
        </w:rPr>
        <w:t xml:space="preserve">e) Gravar o dar en garantía, incluso mediante fiducia, los bienes muebles (incluso derechos) e inmuebles de </w:t>
      </w:r>
      <w:r w:rsidR="00C35AB7">
        <w:rPr>
          <w:sz w:val="28"/>
          <w:szCs w:val="28"/>
        </w:rPr>
        <w:t>Partners of the Americas, Inc</w:t>
      </w:r>
      <w:r w:rsidRPr="00C35AB7">
        <w:rPr>
          <w:sz w:val="28"/>
          <w:szCs w:val="28"/>
        </w:rPr>
        <w:t>;</w:t>
      </w:r>
    </w:p>
    <w:p w:rsidR="00A156B6" w:rsidRPr="00C35AB7" w:rsidRDefault="00A156B6" w:rsidP="00A156B6">
      <w:pPr>
        <w:rPr>
          <w:sz w:val="28"/>
          <w:szCs w:val="28"/>
        </w:rPr>
      </w:pPr>
    </w:p>
    <w:p w:rsidR="00A156B6" w:rsidRPr="00C35AB7" w:rsidRDefault="00A156B6" w:rsidP="00A156B6">
      <w:pPr>
        <w:rPr>
          <w:sz w:val="28"/>
          <w:szCs w:val="28"/>
        </w:rPr>
      </w:pPr>
      <w:r w:rsidRPr="00C35AB7">
        <w:rPr>
          <w:sz w:val="28"/>
          <w:szCs w:val="28"/>
        </w:rPr>
        <w:t xml:space="preserve">f) Ceder, traspasar, gravar o afectar a cualquier título de marcas, patentes o derechos propiedad intelectual de los cuales </w:t>
      </w:r>
      <w:r w:rsidR="00C35AB7">
        <w:rPr>
          <w:sz w:val="28"/>
          <w:szCs w:val="28"/>
        </w:rPr>
        <w:t>Partners of the Americas, Inc.</w:t>
      </w:r>
      <w:r w:rsidRPr="00C35AB7">
        <w:rPr>
          <w:sz w:val="28"/>
          <w:szCs w:val="28"/>
        </w:rPr>
        <w:t xml:space="preserve"> sea titular o sobre los cuales tenga derechos contractuales o legales;</w:t>
      </w:r>
    </w:p>
    <w:p w:rsidR="00A156B6" w:rsidRPr="00C35AB7" w:rsidRDefault="00A156B6" w:rsidP="00A156B6">
      <w:pPr>
        <w:rPr>
          <w:sz w:val="28"/>
          <w:szCs w:val="28"/>
        </w:rPr>
      </w:pPr>
    </w:p>
    <w:p w:rsidR="00A156B6" w:rsidRPr="00C35AB7" w:rsidRDefault="00A156B6" w:rsidP="00A156B6">
      <w:pPr>
        <w:rPr>
          <w:sz w:val="28"/>
          <w:szCs w:val="28"/>
        </w:rPr>
      </w:pPr>
      <w:r w:rsidRPr="00C35AB7">
        <w:rPr>
          <w:sz w:val="28"/>
          <w:szCs w:val="28"/>
        </w:rPr>
        <w:t>g) Disponer de los derechos d</w:t>
      </w:r>
      <w:r w:rsidR="00C35AB7">
        <w:rPr>
          <w:sz w:val="28"/>
          <w:szCs w:val="28"/>
        </w:rPr>
        <w:t xml:space="preserve">e autor de los que sea titular </w:t>
      </w:r>
      <w:proofErr w:type="spellStart"/>
      <w:r w:rsidR="00C35AB7">
        <w:rPr>
          <w:sz w:val="28"/>
          <w:szCs w:val="28"/>
        </w:rPr>
        <w:t>Partners</w:t>
      </w:r>
      <w:proofErr w:type="spellEnd"/>
      <w:r w:rsidR="00C35AB7">
        <w:rPr>
          <w:sz w:val="28"/>
          <w:szCs w:val="28"/>
        </w:rPr>
        <w:t xml:space="preserve"> of </w:t>
      </w:r>
      <w:proofErr w:type="spellStart"/>
      <w:r w:rsidR="00C35AB7">
        <w:rPr>
          <w:sz w:val="28"/>
          <w:szCs w:val="28"/>
        </w:rPr>
        <w:t>the</w:t>
      </w:r>
      <w:proofErr w:type="spellEnd"/>
      <w:r w:rsidR="00C35AB7">
        <w:rPr>
          <w:sz w:val="28"/>
          <w:szCs w:val="28"/>
        </w:rPr>
        <w:t xml:space="preserve"> </w:t>
      </w:r>
      <w:proofErr w:type="spellStart"/>
      <w:r w:rsidR="00C35AB7">
        <w:rPr>
          <w:sz w:val="28"/>
          <w:szCs w:val="28"/>
        </w:rPr>
        <w:t>Americas</w:t>
      </w:r>
      <w:proofErr w:type="spellEnd"/>
      <w:r w:rsidR="00C35AB7">
        <w:rPr>
          <w:sz w:val="28"/>
          <w:szCs w:val="28"/>
        </w:rPr>
        <w:t>, Inc.</w:t>
      </w:r>
      <w:r w:rsidRPr="00C35AB7">
        <w:rPr>
          <w:sz w:val="28"/>
          <w:szCs w:val="28"/>
        </w:rPr>
        <w:t xml:space="preserve"> o sobre los cuales tenga derechos;</w:t>
      </w:r>
    </w:p>
    <w:p w:rsidR="00A156B6" w:rsidRPr="00C35AB7" w:rsidRDefault="00A156B6" w:rsidP="00A156B6">
      <w:pPr>
        <w:rPr>
          <w:sz w:val="28"/>
          <w:szCs w:val="28"/>
        </w:rPr>
      </w:pPr>
    </w:p>
    <w:p w:rsidR="00A156B6" w:rsidRPr="00C35AB7" w:rsidRDefault="00A156B6" w:rsidP="00A156B6">
      <w:pPr>
        <w:rPr>
          <w:sz w:val="28"/>
          <w:szCs w:val="28"/>
        </w:rPr>
      </w:pPr>
      <w:r w:rsidRPr="00C35AB7">
        <w:rPr>
          <w:sz w:val="28"/>
          <w:szCs w:val="28"/>
        </w:rPr>
        <w:t xml:space="preserve">i) Aprobar rebajas, condonaciones, renuncias o transacciones de derechos de </w:t>
      </w:r>
      <w:r w:rsidR="00C35AB7">
        <w:rPr>
          <w:sz w:val="28"/>
          <w:szCs w:val="28"/>
        </w:rPr>
        <w:t>Partners of the Americas, Inc.</w:t>
      </w:r>
      <w:r w:rsidRPr="00C35AB7">
        <w:rPr>
          <w:sz w:val="28"/>
          <w:szCs w:val="28"/>
        </w:rPr>
        <w:t>, bien sea en acuerdo dentro de procesos judiciales o arbitrales o fuera de ellos; y</w:t>
      </w:r>
    </w:p>
    <w:p w:rsidR="00A156B6" w:rsidRDefault="00A156B6" w:rsidP="00A156B6">
      <w:pPr>
        <w:rPr>
          <w:sz w:val="28"/>
          <w:szCs w:val="28"/>
        </w:rPr>
      </w:pPr>
    </w:p>
    <w:p w:rsidR="00C35AB7" w:rsidRPr="00C35AB7" w:rsidRDefault="00C35AB7" w:rsidP="00A156B6">
      <w:pPr>
        <w:rPr>
          <w:sz w:val="28"/>
          <w:szCs w:val="28"/>
        </w:rPr>
      </w:pPr>
    </w:p>
    <w:p w:rsidR="00A156B6" w:rsidRPr="00C35AB7" w:rsidRDefault="00A156B6" w:rsidP="00A156B6">
      <w:pPr>
        <w:rPr>
          <w:sz w:val="28"/>
          <w:szCs w:val="28"/>
        </w:rPr>
      </w:pPr>
      <w:r w:rsidRPr="00C35AB7">
        <w:rPr>
          <w:sz w:val="28"/>
          <w:szCs w:val="28"/>
        </w:rPr>
        <w:t xml:space="preserve">j) Renunciar a las </w:t>
      </w:r>
      <w:commentRangeStart w:id="9"/>
      <w:r w:rsidRPr="00C35AB7">
        <w:rPr>
          <w:sz w:val="28"/>
          <w:szCs w:val="28"/>
        </w:rPr>
        <w:t xml:space="preserve">garantías o gravámenes </w:t>
      </w:r>
      <w:commentRangeEnd w:id="9"/>
      <w:r w:rsidR="00F814FB">
        <w:rPr>
          <w:rStyle w:val="CommentReference"/>
        </w:rPr>
        <w:commentReference w:id="9"/>
      </w:r>
      <w:r w:rsidRPr="00C35AB7">
        <w:rPr>
          <w:sz w:val="28"/>
          <w:szCs w:val="28"/>
        </w:rPr>
        <w:t xml:space="preserve">establecidos para beneficio de </w:t>
      </w:r>
      <w:r w:rsidR="00C35AB7">
        <w:rPr>
          <w:sz w:val="28"/>
          <w:szCs w:val="28"/>
        </w:rPr>
        <w:t>Partners of the Americas, Inc.</w:t>
      </w:r>
    </w:p>
    <w:p w:rsidR="00C35AB7" w:rsidRDefault="00C35AB7" w:rsidP="00A156B6">
      <w:pPr>
        <w:jc w:val="both"/>
        <w:rPr>
          <w:sz w:val="28"/>
          <w:szCs w:val="28"/>
        </w:rPr>
      </w:pPr>
    </w:p>
    <w:p w:rsidR="00C35AB7" w:rsidRDefault="00C35AB7" w:rsidP="00A156B6">
      <w:pPr>
        <w:jc w:val="both"/>
        <w:rPr>
          <w:sz w:val="28"/>
          <w:szCs w:val="28"/>
        </w:rPr>
      </w:pPr>
    </w:p>
    <w:p w:rsidR="00C35AB7" w:rsidRDefault="00C35AB7" w:rsidP="00A156B6">
      <w:pPr>
        <w:jc w:val="both"/>
        <w:rPr>
          <w:sz w:val="28"/>
          <w:szCs w:val="28"/>
        </w:rPr>
      </w:pPr>
    </w:p>
    <w:p w:rsidR="00A156B6" w:rsidRDefault="00C35AB7" w:rsidP="00A156B6">
      <w:pPr>
        <w:jc w:val="both"/>
        <w:rPr>
          <w:sz w:val="28"/>
          <w:szCs w:val="28"/>
        </w:rPr>
      </w:pPr>
      <w:r>
        <w:rPr>
          <w:sz w:val="28"/>
          <w:szCs w:val="28"/>
        </w:rPr>
        <w:t xml:space="preserve">Atentamente, </w:t>
      </w:r>
    </w:p>
    <w:p w:rsidR="00C35AB7" w:rsidRDefault="00C35AB7" w:rsidP="00A156B6">
      <w:pPr>
        <w:jc w:val="both"/>
        <w:rPr>
          <w:sz w:val="28"/>
          <w:szCs w:val="28"/>
        </w:rPr>
      </w:pPr>
    </w:p>
    <w:p w:rsidR="00C35AB7" w:rsidRDefault="00C35AB7" w:rsidP="00A156B6">
      <w:pPr>
        <w:jc w:val="both"/>
        <w:rPr>
          <w:sz w:val="28"/>
          <w:szCs w:val="28"/>
        </w:rPr>
      </w:pPr>
    </w:p>
    <w:p w:rsidR="00C35AB7" w:rsidRDefault="00C35AB7" w:rsidP="00A156B6">
      <w:pPr>
        <w:jc w:val="both"/>
        <w:rPr>
          <w:sz w:val="28"/>
          <w:szCs w:val="28"/>
        </w:rPr>
      </w:pPr>
    </w:p>
    <w:p w:rsidR="00C35AB7" w:rsidRDefault="00C35AB7" w:rsidP="00A156B6">
      <w:pPr>
        <w:jc w:val="both"/>
        <w:rPr>
          <w:sz w:val="28"/>
          <w:szCs w:val="28"/>
        </w:rPr>
      </w:pPr>
    </w:p>
    <w:p w:rsidR="00C35AB7" w:rsidRDefault="00C35AB7" w:rsidP="00A156B6">
      <w:pPr>
        <w:jc w:val="both"/>
        <w:rPr>
          <w:sz w:val="28"/>
          <w:szCs w:val="28"/>
        </w:rPr>
      </w:pPr>
      <w:r>
        <w:rPr>
          <w:sz w:val="28"/>
          <w:szCs w:val="28"/>
        </w:rPr>
        <w:t>______________________</w:t>
      </w:r>
    </w:p>
    <w:p w:rsidR="00C35AB7" w:rsidRPr="00C35AB7" w:rsidRDefault="00C35AB7" w:rsidP="00A156B6">
      <w:pPr>
        <w:jc w:val="both"/>
        <w:rPr>
          <w:sz w:val="28"/>
          <w:szCs w:val="28"/>
        </w:rPr>
      </w:pPr>
      <w:r>
        <w:rPr>
          <w:sz w:val="28"/>
          <w:szCs w:val="28"/>
        </w:rPr>
        <w:t>John McPhail</w:t>
      </w:r>
    </w:p>
    <w:p w:rsidR="001D6F2D" w:rsidRPr="00C35AB7" w:rsidRDefault="00C35AB7" w:rsidP="00A156B6">
      <w:pPr>
        <w:jc w:val="both"/>
        <w:rPr>
          <w:sz w:val="28"/>
          <w:szCs w:val="28"/>
        </w:rPr>
      </w:pPr>
      <w:r w:rsidRPr="00C35AB7">
        <w:rPr>
          <w:sz w:val="28"/>
          <w:szCs w:val="28"/>
        </w:rPr>
        <w:t>Pasaporte No.456970256</w:t>
      </w:r>
    </w:p>
    <w:p w:rsidR="001D6F2D" w:rsidRPr="00C35AB7" w:rsidRDefault="001D6F2D" w:rsidP="00A156B6">
      <w:pPr>
        <w:jc w:val="both"/>
        <w:rPr>
          <w:b/>
          <w:sz w:val="28"/>
          <w:szCs w:val="28"/>
          <w:lang w:val="es-MX"/>
        </w:rPr>
      </w:pPr>
    </w:p>
    <w:p w:rsidR="001230CA" w:rsidRPr="00C35AB7" w:rsidRDefault="001230CA" w:rsidP="00A156B6">
      <w:pPr>
        <w:jc w:val="both"/>
        <w:rPr>
          <w:sz w:val="28"/>
          <w:szCs w:val="28"/>
          <w:lang w:val="es-MX"/>
        </w:rPr>
      </w:pPr>
    </w:p>
    <w:sectPr w:rsidR="001230CA" w:rsidRPr="00C35AB7">
      <w:pgSz w:w="12240" w:h="15840"/>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5" w:author="Carmen Pena" w:date="2018-09-10T15:07:00Z" w:initials="CP">
    <w:p w:rsidR="00F814FB" w:rsidRDefault="00F814FB">
      <w:pPr>
        <w:pStyle w:val="CommentText"/>
      </w:pPr>
      <w:r>
        <w:rPr>
          <w:rStyle w:val="CommentReference"/>
        </w:rPr>
        <w:annotationRef/>
      </w:r>
      <w:r>
        <w:rPr>
          <w:rStyle w:val="CommentReference"/>
        </w:rPr>
        <w:t>Queremos</w:t>
      </w:r>
      <w:r>
        <w:t xml:space="preserve"> saber si es posible cambiar a), d), e) por una sola clausula donde se describa que el Representante Legal puede celebrar los contratos que estén incluidos dentro del Plan Anual Operativo de la Entidad; y para los que no estén requiere de autorización previa del Presidente/CEO. </w:t>
      </w:r>
    </w:p>
  </w:comment>
  <w:comment w:id="6" w:author="Carmen Pena" w:date="2018-09-10T15:08:00Z" w:initials="CP">
    <w:p w:rsidR="00F814FB" w:rsidRDefault="00F814FB">
      <w:pPr>
        <w:pStyle w:val="CommentText"/>
      </w:pPr>
      <w:r>
        <w:rPr>
          <w:rStyle w:val="CommentReference"/>
        </w:rPr>
        <w:annotationRef/>
      </w:r>
      <w:proofErr w:type="spellStart"/>
      <w:r>
        <w:t>Que</w:t>
      </w:r>
      <w:proofErr w:type="spellEnd"/>
      <w:r>
        <w:t xml:space="preserve"> significa?</w:t>
      </w:r>
    </w:p>
  </w:comment>
  <w:comment w:id="7" w:author="Carmen Pena" w:date="2018-09-10T15:08:00Z" w:initials="CP">
    <w:p w:rsidR="00F814FB" w:rsidRDefault="00F814FB">
      <w:pPr>
        <w:pStyle w:val="CommentText"/>
      </w:pPr>
      <w:r>
        <w:rPr>
          <w:rStyle w:val="CommentReference"/>
        </w:rPr>
        <w:annotationRef/>
      </w:r>
      <w:proofErr w:type="spellStart"/>
      <w:r>
        <w:t>Cual</w:t>
      </w:r>
      <w:proofErr w:type="spellEnd"/>
      <w:r>
        <w:t xml:space="preserve"> es la diferencia con a)?</w:t>
      </w:r>
    </w:p>
  </w:comment>
  <w:comment w:id="9" w:author="Carmen Pena" w:date="2018-09-10T15:08:00Z" w:initials="CP">
    <w:p w:rsidR="00F814FB" w:rsidRDefault="00F814FB">
      <w:pPr>
        <w:pStyle w:val="CommentText"/>
      </w:pPr>
      <w:r>
        <w:rPr>
          <w:rStyle w:val="CommentReference"/>
        </w:rPr>
        <w:annotationRef/>
      </w:r>
      <w:proofErr w:type="spellStart"/>
      <w:r>
        <w:t>Que</w:t>
      </w:r>
      <w:proofErr w:type="spellEnd"/>
      <w:r>
        <w:t xml:space="preserve"> significa?</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Bold">
    <w:altName w:val="Times New Roman"/>
    <w:panose1 w:val="02020803070505020304"/>
    <w:charset w:val="00"/>
    <w:family w:val="auto"/>
    <w:pitch w:val="variable"/>
    <w:sig w:usb0="00000000" w:usb1="C0007841" w:usb2="00000009" w:usb3="00000000" w:csb0="000001FF" w:csb1="00000000"/>
  </w:font>
  <w:font w:name="Times New Roman">
    <w:altName w:val="Times New Roman PSMT"/>
    <w:panose1 w:val="02020603050405020304"/>
    <w:charset w:val="00"/>
    <w:family w:val="roman"/>
    <w:pitch w:val="variable"/>
    <w:sig w:usb0="E0002AFF" w:usb1="C0007841" w:usb2="00000009" w:usb3="00000000" w:csb0="000001FF" w:csb1="00000000"/>
  </w:font>
  <w:font w:name="Calibri">
    <w:altName w:val="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90D1569"/>
    <w:multiLevelType w:val="multilevel"/>
    <w:tmpl w:val="F6C21864"/>
    <w:lvl w:ilvl="0">
      <w:start w:val="1"/>
      <w:numFmt w:val="ordinalText"/>
      <w:pStyle w:val="Legal3L1"/>
      <w:suff w:val="space"/>
      <w:lvlText w:val="ARTICULO %1 -"/>
      <w:lvlJc w:val="left"/>
      <w:pPr>
        <w:ind w:left="2204" w:hanging="360"/>
      </w:pPr>
      <w:rPr>
        <w:rFonts w:ascii="Times New Roman Bold" w:hAnsi="Times New Roman Bold" w:cs="Times New Roman Bold" w:hint="default"/>
        <w:b/>
        <w:bCs w:val="0"/>
        <w:i w:val="0"/>
        <w:iCs w:val="0"/>
        <w:caps/>
        <w:smallCaps w:val="0"/>
        <w:strike w:val="0"/>
        <w:dstrike w:val="0"/>
        <w:noProof w:val="0"/>
        <w:snapToGrid w:val="0"/>
        <w:vanish w:val="0"/>
        <w:color w:val="000000"/>
        <w:spacing w:val="0"/>
        <w:w w:val="0"/>
        <w:kern w:val="0"/>
        <w:position w:val="0"/>
        <w:sz w:val="22"/>
        <w:szCs w:val="0"/>
        <w:u w:val="none" w:color="000000"/>
        <w:effect w:val="none"/>
        <w:bdr w:val="none" w:sz="0" w:space="0" w:color="000000"/>
        <w:shd w:val="clear" w:color="000000" w:fill="000000"/>
        <w:vertAlign w:val="baseline"/>
        <w:em w:val="none"/>
        <w:lang w:val="es-ES_tradnl"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trackRevision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D6F2D"/>
    <w:rsid w:val="001230CA"/>
    <w:rsid w:val="001D6F2D"/>
    <w:rsid w:val="005E151D"/>
    <w:rsid w:val="00914C73"/>
    <w:rsid w:val="00A156B6"/>
    <w:rsid w:val="00C35AB7"/>
    <w:rsid w:val="00F814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D6F2D"/>
    <w:pPr>
      <w:spacing w:after="0" w:line="240" w:lineRule="auto"/>
    </w:pPr>
    <w:rPr>
      <w:rFonts w:ascii="Times New Roman" w:eastAsia="Times New Roman" w:hAnsi="Times New Roman" w:cs="Times New Roman"/>
      <w:sz w:val="24"/>
      <w:szCs w:val="24"/>
      <w:lang w:val="es-ES" w:eastAsia="es-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nhideWhenUsed/>
    <w:rsid w:val="001D6F2D"/>
    <w:pPr>
      <w:jc w:val="both"/>
    </w:pPr>
    <w:rPr>
      <w:sz w:val="20"/>
      <w:szCs w:val="20"/>
      <w:lang w:val="es-MX" w:eastAsia="es-CO"/>
    </w:rPr>
  </w:style>
  <w:style w:type="character" w:customStyle="1" w:styleId="BodyTextChar">
    <w:name w:val="Body Text Char"/>
    <w:basedOn w:val="DefaultParagraphFont"/>
    <w:link w:val="BodyText"/>
    <w:rsid w:val="001D6F2D"/>
    <w:rPr>
      <w:rFonts w:ascii="Times New Roman" w:eastAsia="Times New Roman" w:hAnsi="Times New Roman" w:cs="Times New Roman"/>
      <w:sz w:val="20"/>
      <w:szCs w:val="20"/>
      <w:lang w:val="es-MX" w:eastAsia="es-CO"/>
    </w:rPr>
  </w:style>
  <w:style w:type="paragraph" w:customStyle="1" w:styleId="Legal3L1">
    <w:name w:val="Legal3_L1"/>
    <w:basedOn w:val="Normal"/>
    <w:rsid w:val="005E151D"/>
    <w:pPr>
      <w:numPr>
        <w:numId w:val="1"/>
      </w:numPr>
      <w:spacing w:line="360" w:lineRule="auto"/>
      <w:jc w:val="both"/>
    </w:pPr>
    <w:rPr>
      <w:snapToGrid w:val="0"/>
      <w:sz w:val="22"/>
      <w:szCs w:val="22"/>
      <w:lang w:val="es-ES_tradnl"/>
    </w:rPr>
  </w:style>
  <w:style w:type="table" w:styleId="TableGrid">
    <w:name w:val="Table Grid"/>
    <w:basedOn w:val="TableNormal"/>
    <w:rsid w:val="00A156B6"/>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C35AB7"/>
    <w:pPr>
      <w:ind w:left="720"/>
      <w:contextualSpacing/>
    </w:pPr>
  </w:style>
  <w:style w:type="character" w:styleId="CommentReference">
    <w:name w:val="annotation reference"/>
    <w:basedOn w:val="DefaultParagraphFont"/>
    <w:uiPriority w:val="99"/>
    <w:semiHidden/>
    <w:unhideWhenUsed/>
    <w:rsid w:val="00F814FB"/>
    <w:rPr>
      <w:sz w:val="16"/>
      <w:szCs w:val="16"/>
    </w:rPr>
  </w:style>
  <w:style w:type="paragraph" w:styleId="CommentText">
    <w:name w:val="annotation text"/>
    <w:basedOn w:val="Normal"/>
    <w:link w:val="CommentTextChar"/>
    <w:uiPriority w:val="99"/>
    <w:semiHidden/>
    <w:unhideWhenUsed/>
    <w:rsid w:val="00F814FB"/>
    <w:rPr>
      <w:sz w:val="20"/>
      <w:szCs w:val="20"/>
    </w:rPr>
  </w:style>
  <w:style w:type="character" w:customStyle="1" w:styleId="CommentTextChar">
    <w:name w:val="Comment Text Char"/>
    <w:basedOn w:val="DefaultParagraphFont"/>
    <w:link w:val="CommentText"/>
    <w:uiPriority w:val="99"/>
    <w:semiHidden/>
    <w:rsid w:val="00F814FB"/>
    <w:rPr>
      <w:rFonts w:ascii="Times New Roman" w:eastAsia="Times New Roman" w:hAnsi="Times New Roman" w:cs="Times New Roman"/>
      <w:sz w:val="20"/>
      <w:szCs w:val="20"/>
      <w:lang w:val="es-ES" w:eastAsia="es-ES"/>
    </w:rPr>
  </w:style>
  <w:style w:type="paragraph" w:styleId="CommentSubject">
    <w:name w:val="annotation subject"/>
    <w:basedOn w:val="CommentText"/>
    <w:next w:val="CommentText"/>
    <w:link w:val="CommentSubjectChar"/>
    <w:uiPriority w:val="99"/>
    <w:semiHidden/>
    <w:unhideWhenUsed/>
    <w:rsid w:val="00F814FB"/>
    <w:rPr>
      <w:b/>
      <w:bCs/>
    </w:rPr>
  </w:style>
  <w:style w:type="character" w:customStyle="1" w:styleId="CommentSubjectChar">
    <w:name w:val="Comment Subject Char"/>
    <w:basedOn w:val="CommentTextChar"/>
    <w:link w:val="CommentSubject"/>
    <w:uiPriority w:val="99"/>
    <w:semiHidden/>
    <w:rsid w:val="00F814FB"/>
    <w:rPr>
      <w:rFonts w:ascii="Times New Roman" w:eastAsia="Times New Roman" w:hAnsi="Times New Roman" w:cs="Times New Roman"/>
      <w:b/>
      <w:bCs/>
      <w:sz w:val="20"/>
      <w:szCs w:val="20"/>
      <w:lang w:val="es-ES" w:eastAsia="es-ES"/>
    </w:rPr>
  </w:style>
  <w:style w:type="paragraph" w:styleId="BalloonText">
    <w:name w:val="Balloon Text"/>
    <w:basedOn w:val="Normal"/>
    <w:link w:val="BalloonTextChar"/>
    <w:uiPriority w:val="99"/>
    <w:semiHidden/>
    <w:unhideWhenUsed/>
    <w:rsid w:val="00F814FB"/>
    <w:rPr>
      <w:rFonts w:ascii="Tahoma" w:hAnsi="Tahoma" w:cs="Tahoma"/>
      <w:sz w:val="16"/>
      <w:szCs w:val="16"/>
    </w:rPr>
  </w:style>
  <w:style w:type="character" w:customStyle="1" w:styleId="BalloonTextChar">
    <w:name w:val="Balloon Text Char"/>
    <w:basedOn w:val="DefaultParagraphFont"/>
    <w:link w:val="BalloonText"/>
    <w:uiPriority w:val="99"/>
    <w:semiHidden/>
    <w:rsid w:val="00F814FB"/>
    <w:rPr>
      <w:rFonts w:ascii="Tahoma" w:eastAsia="Times New Roman" w:hAnsi="Tahoma" w:cs="Tahoma"/>
      <w:sz w:val="16"/>
      <w:szCs w:val="16"/>
      <w:lang w:val="es-ES" w:eastAsia="es-E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D6F2D"/>
    <w:pPr>
      <w:spacing w:after="0" w:line="240" w:lineRule="auto"/>
    </w:pPr>
    <w:rPr>
      <w:rFonts w:ascii="Times New Roman" w:eastAsia="Times New Roman" w:hAnsi="Times New Roman" w:cs="Times New Roman"/>
      <w:sz w:val="24"/>
      <w:szCs w:val="24"/>
      <w:lang w:val="es-ES" w:eastAsia="es-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nhideWhenUsed/>
    <w:rsid w:val="001D6F2D"/>
    <w:pPr>
      <w:jc w:val="both"/>
    </w:pPr>
    <w:rPr>
      <w:sz w:val="20"/>
      <w:szCs w:val="20"/>
      <w:lang w:val="es-MX" w:eastAsia="es-CO"/>
    </w:rPr>
  </w:style>
  <w:style w:type="character" w:customStyle="1" w:styleId="BodyTextChar">
    <w:name w:val="Body Text Char"/>
    <w:basedOn w:val="DefaultParagraphFont"/>
    <w:link w:val="BodyText"/>
    <w:rsid w:val="001D6F2D"/>
    <w:rPr>
      <w:rFonts w:ascii="Times New Roman" w:eastAsia="Times New Roman" w:hAnsi="Times New Roman" w:cs="Times New Roman"/>
      <w:sz w:val="20"/>
      <w:szCs w:val="20"/>
      <w:lang w:val="es-MX" w:eastAsia="es-CO"/>
    </w:rPr>
  </w:style>
  <w:style w:type="paragraph" w:customStyle="1" w:styleId="Legal3L1">
    <w:name w:val="Legal3_L1"/>
    <w:basedOn w:val="Normal"/>
    <w:rsid w:val="005E151D"/>
    <w:pPr>
      <w:numPr>
        <w:numId w:val="1"/>
      </w:numPr>
      <w:spacing w:line="360" w:lineRule="auto"/>
      <w:jc w:val="both"/>
    </w:pPr>
    <w:rPr>
      <w:snapToGrid w:val="0"/>
      <w:sz w:val="22"/>
      <w:szCs w:val="22"/>
      <w:lang w:val="es-ES_tradnl"/>
    </w:rPr>
  </w:style>
  <w:style w:type="table" w:styleId="TableGrid">
    <w:name w:val="Table Grid"/>
    <w:basedOn w:val="TableNormal"/>
    <w:rsid w:val="00A156B6"/>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C35AB7"/>
    <w:pPr>
      <w:ind w:left="720"/>
      <w:contextualSpacing/>
    </w:pPr>
  </w:style>
  <w:style w:type="character" w:styleId="CommentReference">
    <w:name w:val="annotation reference"/>
    <w:basedOn w:val="DefaultParagraphFont"/>
    <w:uiPriority w:val="99"/>
    <w:semiHidden/>
    <w:unhideWhenUsed/>
    <w:rsid w:val="00F814FB"/>
    <w:rPr>
      <w:sz w:val="16"/>
      <w:szCs w:val="16"/>
    </w:rPr>
  </w:style>
  <w:style w:type="paragraph" w:styleId="CommentText">
    <w:name w:val="annotation text"/>
    <w:basedOn w:val="Normal"/>
    <w:link w:val="CommentTextChar"/>
    <w:uiPriority w:val="99"/>
    <w:semiHidden/>
    <w:unhideWhenUsed/>
    <w:rsid w:val="00F814FB"/>
    <w:rPr>
      <w:sz w:val="20"/>
      <w:szCs w:val="20"/>
    </w:rPr>
  </w:style>
  <w:style w:type="character" w:customStyle="1" w:styleId="CommentTextChar">
    <w:name w:val="Comment Text Char"/>
    <w:basedOn w:val="DefaultParagraphFont"/>
    <w:link w:val="CommentText"/>
    <w:uiPriority w:val="99"/>
    <w:semiHidden/>
    <w:rsid w:val="00F814FB"/>
    <w:rPr>
      <w:rFonts w:ascii="Times New Roman" w:eastAsia="Times New Roman" w:hAnsi="Times New Roman" w:cs="Times New Roman"/>
      <w:sz w:val="20"/>
      <w:szCs w:val="20"/>
      <w:lang w:val="es-ES" w:eastAsia="es-ES"/>
    </w:rPr>
  </w:style>
  <w:style w:type="paragraph" w:styleId="CommentSubject">
    <w:name w:val="annotation subject"/>
    <w:basedOn w:val="CommentText"/>
    <w:next w:val="CommentText"/>
    <w:link w:val="CommentSubjectChar"/>
    <w:uiPriority w:val="99"/>
    <w:semiHidden/>
    <w:unhideWhenUsed/>
    <w:rsid w:val="00F814FB"/>
    <w:rPr>
      <w:b/>
      <w:bCs/>
    </w:rPr>
  </w:style>
  <w:style w:type="character" w:customStyle="1" w:styleId="CommentSubjectChar">
    <w:name w:val="Comment Subject Char"/>
    <w:basedOn w:val="CommentTextChar"/>
    <w:link w:val="CommentSubject"/>
    <w:uiPriority w:val="99"/>
    <w:semiHidden/>
    <w:rsid w:val="00F814FB"/>
    <w:rPr>
      <w:rFonts w:ascii="Times New Roman" w:eastAsia="Times New Roman" w:hAnsi="Times New Roman" w:cs="Times New Roman"/>
      <w:b/>
      <w:bCs/>
      <w:sz w:val="20"/>
      <w:szCs w:val="20"/>
      <w:lang w:val="es-ES" w:eastAsia="es-ES"/>
    </w:rPr>
  </w:style>
  <w:style w:type="paragraph" w:styleId="BalloonText">
    <w:name w:val="Balloon Text"/>
    <w:basedOn w:val="Normal"/>
    <w:link w:val="BalloonTextChar"/>
    <w:uiPriority w:val="99"/>
    <w:semiHidden/>
    <w:unhideWhenUsed/>
    <w:rsid w:val="00F814FB"/>
    <w:rPr>
      <w:rFonts w:ascii="Tahoma" w:hAnsi="Tahoma" w:cs="Tahoma"/>
      <w:sz w:val="16"/>
      <w:szCs w:val="16"/>
    </w:rPr>
  </w:style>
  <w:style w:type="character" w:customStyle="1" w:styleId="BalloonTextChar">
    <w:name w:val="Balloon Text Char"/>
    <w:basedOn w:val="DefaultParagraphFont"/>
    <w:link w:val="BalloonText"/>
    <w:uiPriority w:val="99"/>
    <w:semiHidden/>
    <w:rsid w:val="00F814FB"/>
    <w:rPr>
      <w:rFonts w:ascii="Tahoma" w:eastAsia="Times New Roman" w:hAnsi="Tahoma" w:cs="Tahoma"/>
      <w:sz w:val="16"/>
      <w:szCs w:val="16"/>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6806452">
      <w:bodyDiv w:val="1"/>
      <w:marLeft w:val="0"/>
      <w:marRight w:val="0"/>
      <w:marTop w:val="0"/>
      <w:marBottom w:val="0"/>
      <w:divBdr>
        <w:top w:val="none" w:sz="0" w:space="0" w:color="auto"/>
        <w:left w:val="none" w:sz="0" w:space="0" w:color="auto"/>
        <w:bottom w:val="none" w:sz="0" w:space="0" w:color="auto"/>
        <w:right w:val="none" w:sz="0" w:space="0" w:color="auto"/>
      </w:divBdr>
    </w:div>
    <w:div w:id="708379611">
      <w:bodyDiv w:val="1"/>
      <w:marLeft w:val="0"/>
      <w:marRight w:val="0"/>
      <w:marTop w:val="0"/>
      <w:marBottom w:val="0"/>
      <w:divBdr>
        <w:top w:val="none" w:sz="0" w:space="0" w:color="auto"/>
        <w:left w:val="none" w:sz="0" w:space="0" w:color="auto"/>
        <w:bottom w:val="none" w:sz="0" w:space="0" w:color="auto"/>
        <w:right w:val="none" w:sz="0" w:space="0" w:color="auto"/>
      </w:divBdr>
    </w:div>
    <w:div w:id="15423242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mments" Target="comments.xml"/><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customXml" Target="../customXml/item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4BED1398-82A9-4B1D-90E6-3A9BDE299EE0}"/>
</file>

<file path=customXml/itemProps2.xml><?xml version="1.0" encoding="utf-8"?>
<ds:datastoreItem xmlns:ds="http://schemas.openxmlformats.org/officeDocument/2006/customXml" ds:itemID="{54D8167B-363E-422C-A227-B2524E28E45F}"/>
</file>

<file path=customXml/itemProps3.xml><?xml version="1.0" encoding="utf-8"?>
<ds:datastoreItem xmlns:ds="http://schemas.openxmlformats.org/officeDocument/2006/customXml" ds:itemID="{F2334C92-8EAB-4A91-921C-785B6AAC708A}"/>
</file>

<file path=docProps/app.xml><?xml version="1.0" encoding="utf-8"?>
<Properties xmlns="http://schemas.openxmlformats.org/officeDocument/2006/extended-properties" xmlns:vt="http://schemas.openxmlformats.org/officeDocument/2006/docPropsVTypes">
  <Template>Normal.dotm</Template>
  <TotalTime>0</TotalTime>
  <Pages>3</Pages>
  <Words>696</Words>
  <Characters>3968</Characters>
  <Application>Microsoft Office Word</Application>
  <DocSecurity>4</DocSecurity>
  <Lines>33</Lines>
  <Paragraphs>9</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Microsoft</Company>
  <LinksUpToDate>false</LinksUpToDate>
  <CharactersWithSpaces>4655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 Carlos</dc:creator>
  <cp:lastModifiedBy>Carmen Pena</cp:lastModifiedBy>
  <cp:revision>2</cp:revision>
  <dcterms:created xsi:type="dcterms:W3CDTF">2018-09-10T19:09:00Z</dcterms:created>
  <dcterms:modified xsi:type="dcterms:W3CDTF">2018-09-10T19:09:00Z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886400</vt:r8>
  </property>
</Properties>
</file>