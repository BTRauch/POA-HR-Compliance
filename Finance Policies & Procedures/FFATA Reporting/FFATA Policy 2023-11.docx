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4D268" w14:textId="77777777" w:rsidR="00AD1FF8" w:rsidRDefault="00AD1FF8" w:rsidP="008434B9">
      <w:pPr>
        <w:jc w:val="both"/>
        <w:rPr>
          <w:rFonts w:ascii="Times New Roman" w:hAnsi="Times New Roman" w:cs="Times New Roman"/>
          <w:b/>
          <w:color w:val="E36C0A" w:themeColor="accent6" w:themeShade="BF"/>
          <w:sz w:val="40"/>
        </w:rPr>
      </w:pPr>
    </w:p>
    <w:p w14:paraId="28E89D26" w14:textId="77777777" w:rsidR="00AD1FF8" w:rsidRDefault="00AD1FF8" w:rsidP="008434B9">
      <w:pPr>
        <w:jc w:val="both"/>
        <w:rPr>
          <w:rFonts w:ascii="Times New Roman" w:hAnsi="Times New Roman" w:cs="Times New Roman"/>
          <w:b/>
          <w:color w:val="E36C0A" w:themeColor="accent6" w:themeShade="BF"/>
          <w:sz w:val="40"/>
        </w:rPr>
      </w:pPr>
    </w:p>
    <w:p w14:paraId="7EE18B93" w14:textId="77777777" w:rsidR="00AD1FF8" w:rsidRDefault="00AD1FF8" w:rsidP="008434B9">
      <w:pPr>
        <w:jc w:val="both"/>
        <w:rPr>
          <w:rFonts w:ascii="Times New Roman" w:hAnsi="Times New Roman" w:cs="Times New Roman"/>
          <w:b/>
          <w:color w:val="E36C0A" w:themeColor="accent6" w:themeShade="BF"/>
          <w:sz w:val="40"/>
        </w:rPr>
      </w:pPr>
    </w:p>
    <w:p w14:paraId="2DB47F43" w14:textId="77777777" w:rsidR="00AD1FF8" w:rsidRDefault="00AD1FF8" w:rsidP="008434B9">
      <w:pPr>
        <w:jc w:val="both"/>
        <w:rPr>
          <w:rFonts w:ascii="Times New Roman" w:hAnsi="Times New Roman" w:cs="Times New Roman"/>
          <w:b/>
          <w:color w:val="E36C0A" w:themeColor="accent6" w:themeShade="BF"/>
          <w:sz w:val="40"/>
        </w:rPr>
      </w:pPr>
      <w:r>
        <w:rPr>
          <w:noProof/>
        </w:rPr>
        <w:drawing>
          <wp:anchor distT="0" distB="0" distL="114300" distR="114300" simplePos="0" relativeHeight="251658240" behindDoc="1" locked="0" layoutInCell="1" allowOverlap="1" wp14:anchorId="18B650C1" wp14:editId="2544BD3A">
            <wp:simplePos x="0" y="0"/>
            <wp:positionH relativeFrom="column">
              <wp:posOffset>473710</wp:posOffset>
            </wp:positionH>
            <wp:positionV relativeFrom="paragraph">
              <wp:posOffset>74930</wp:posOffset>
            </wp:positionV>
            <wp:extent cx="4761230" cy="1198245"/>
            <wp:effectExtent l="0" t="0" r="0" b="0"/>
            <wp:wrapTight wrapText="bothSides">
              <wp:wrapPolygon edited="0">
                <wp:start x="0" y="0"/>
                <wp:lineTo x="0" y="21291"/>
                <wp:lineTo x="21519" y="21291"/>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pic:spPr>
                </pic:pic>
              </a:graphicData>
            </a:graphic>
            <wp14:sizeRelH relativeFrom="page">
              <wp14:pctWidth>0</wp14:pctWidth>
            </wp14:sizeRelH>
            <wp14:sizeRelV relativeFrom="page">
              <wp14:pctHeight>0</wp14:pctHeight>
            </wp14:sizeRelV>
          </wp:anchor>
        </w:drawing>
      </w:r>
    </w:p>
    <w:p w14:paraId="008306BC" w14:textId="77777777" w:rsidR="00AD1FF8" w:rsidRDefault="00AD1FF8" w:rsidP="008434B9">
      <w:pPr>
        <w:jc w:val="both"/>
        <w:rPr>
          <w:rFonts w:ascii="Times New Roman" w:hAnsi="Times New Roman" w:cs="Times New Roman"/>
          <w:b/>
          <w:color w:val="E36C0A" w:themeColor="accent6" w:themeShade="BF"/>
          <w:sz w:val="40"/>
        </w:rPr>
      </w:pPr>
    </w:p>
    <w:p w14:paraId="3DA60229" w14:textId="77777777" w:rsidR="00AD1FF8" w:rsidRDefault="00AD1FF8" w:rsidP="008434B9">
      <w:pPr>
        <w:jc w:val="both"/>
        <w:rPr>
          <w:rFonts w:ascii="Times New Roman" w:hAnsi="Times New Roman" w:cs="Times New Roman"/>
          <w:b/>
          <w:color w:val="E36C0A" w:themeColor="accent6" w:themeShade="BF"/>
          <w:sz w:val="40"/>
        </w:rPr>
      </w:pPr>
    </w:p>
    <w:p w14:paraId="24ADAAA6" w14:textId="2C46C4A6" w:rsidR="00AD1FF8" w:rsidRPr="00AD1FF8" w:rsidRDefault="008434B9" w:rsidP="008434B9">
      <w:pPr>
        <w:jc w:val="center"/>
        <w:rPr>
          <w:rFonts w:ascii="Times New Roman" w:hAnsi="Times New Roman" w:cs="Times New Roman"/>
        </w:rPr>
      </w:pPr>
      <w:r w:rsidRPr="008434B9">
        <w:rPr>
          <w:rFonts w:ascii="Times New Roman" w:hAnsi="Times New Roman" w:cs="Times New Roman"/>
          <w:b/>
          <w:color w:val="E36C0A" w:themeColor="accent6" w:themeShade="BF"/>
          <w:sz w:val="40"/>
        </w:rPr>
        <w:t xml:space="preserve">Federal Funding Accountability and Transparency Act </w:t>
      </w:r>
      <w:r>
        <w:rPr>
          <w:rFonts w:ascii="Times New Roman" w:hAnsi="Times New Roman" w:cs="Times New Roman"/>
          <w:b/>
          <w:color w:val="E36C0A" w:themeColor="accent6" w:themeShade="BF"/>
          <w:sz w:val="40"/>
        </w:rPr>
        <w:t>(</w:t>
      </w:r>
      <w:r w:rsidR="00200BFF">
        <w:rPr>
          <w:rFonts w:ascii="Times New Roman" w:hAnsi="Times New Roman" w:cs="Times New Roman"/>
          <w:b/>
          <w:color w:val="E36C0A" w:themeColor="accent6" w:themeShade="BF"/>
          <w:sz w:val="40"/>
        </w:rPr>
        <w:t>FFATA</w:t>
      </w:r>
      <w:r>
        <w:rPr>
          <w:rFonts w:ascii="Times New Roman" w:hAnsi="Times New Roman" w:cs="Times New Roman"/>
          <w:b/>
          <w:color w:val="E36C0A" w:themeColor="accent6" w:themeShade="BF"/>
          <w:sz w:val="40"/>
        </w:rPr>
        <w:t>)</w:t>
      </w:r>
      <w:r w:rsidR="00AD1FF8">
        <w:rPr>
          <w:rFonts w:ascii="Times New Roman" w:hAnsi="Times New Roman" w:cs="Times New Roman"/>
          <w:b/>
          <w:color w:val="E36C0A" w:themeColor="accent6" w:themeShade="BF"/>
          <w:sz w:val="40"/>
        </w:rPr>
        <w:t xml:space="preserve"> POLICY</w:t>
      </w:r>
    </w:p>
    <w:p w14:paraId="3B2EFC04" w14:textId="0C5E96B4" w:rsidR="00F8349E" w:rsidRDefault="00AD1FF8" w:rsidP="008434B9">
      <w:pPr>
        <w:jc w:val="center"/>
        <w:rPr>
          <w:rFonts w:ascii="Times New Roman" w:eastAsiaTheme="majorEastAsia" w:hAnsi="Times New Roman" w:cs="Times New Roman"/>
          <w:b/>
          <w:bCs/>
          <w:color w:val="E36C0A" w:themeColor="accent6" w:themeShade="BF"/>
          <w:sz w:val="36"/>
          <w:szCs w:val="26"/>
        </w:rPr>
      </w:pPr>
      <w:r>
        <w:rPr>
          <w:rFonts w:ascii="Times New Roman" w:eastAsiaTheme="majorEastAsia" w:hAnsi="Times New Roman" w:cs="Times New Roman"/>
          <w:b/>
          <w:bCs/>
          <w:color w:val="E36C0A" w:themeColor="accent6" w:themeShade="BF"/>
          <w:sz w:val="36"/>
          <w:szCs w:val="26"/>
        </w:rPr>
        <w:t xml:space="preserve">Effective </w:t>
      </w:r>
      <w:r w:rsidR="007C3826">
        <w:rPr>
          <w:rFonts w:ascii="Times New Roman" w:eastAsiaTheme="majorEastAsia" w:hAnsi="Times New Roman" w:cs="Times New Roman"/>
          <w:b/>
          <w:bCs/>
          <w:color w:val="E36C0A" w:themeColor="accent6" w:themeShade="BF"/>
          <w:sz w:val="36"/>
          <w:szCs w:val="26"/>
        </w:rPr>
        <w:t>January</w:t>
      </w:r>
      <w:r>
        <w:rPr>
          <w:rFonts w:ascii="Times New Roman" w:eastAsiaTheme="majorEastAsia" w:hAnsi="Times New Roman" w:cs="Times New Roman"/>
          <w:b/>
          <w:bCs/>
          <w:color w:val="E36C0A" w:themeColor="accent6" w:themeShade="BF"/>
          <w:sz w:val="36"/>
          <w:szCs w:val="26"/>
        </w:rPr>
        <w:t xml:space="preserve"> 1st, </w:t>
      </w:r>
      <w:r w:rsidR="00200BFF">
        <w:rPr>
          <w:rFonts w:ascii="Times New Roman" w:eastAsiaTheme="majorEastAsia" w:hAnsi="Times New Roman" w:cs="Times New Roman"/>
          <w:b/>
          <w:bCs/>
          <w:color w:val="E36C0A" w:themeColor="accent6" w:themeShade="BF"/>
          <w:sz w:val="36"/>
          <w:szCs w:val="26"/>
        </w:rPr>
        <w:t>2020</w:t>
      </w:r>
    </w:p>
    <w:p w14:paraId="441CB939" w14:textId="77777777" w:rsidR="0061465D" w:rsidRPr="00200BFF" w:rsidRDefault="0061465D" w:rsidP="0061465D">
      <w:pPr>
        <w:jc w:val="center"/>
        <w:rPr>
          <w:ins w:id="0" w:author="Danielle Martin" w:date="2023-04-10T10:53:00Z"/>
          <w:rFonts w:asciiTheme="majorHAnsi" w:eastAsiaTheme="majorEastAsia" w:hAnsiTheme="majorHAnsi" w:cstheme="majorBidi"/>
          <w:b/>
          <w:bCs/>
          <w:color w:val="E36C0A" w:themeColor="accent6" w:themeShade="BF"/>
          <w:sz w:val="28"/>
          <w:szCs w:val="28"/>
        </w:rPr>
      </w:pPr>
      <w:ins w:id="1" w:author="Danielle Martin" w:date="2023-04-10T10:53:00Z">
        <w:r>
          <w:rPr>
            <w:rFonts w:ascii="Times New Roman" w:eastAsiaTheme="majorEastAsia" w:hAnsi="Times New Roman" w:cs="Times New Roman"/>
            <w:b/>
            <w:bCs/>
            <w:color w:val="E36C0A" w:themeColor="accent6" w:themeShade="BF"/>
            <w:sz w:val="36"/>
            <w:szCs w:val="26"/>
          </w:rPr>
          <w:t>Updated January 1st, 2023</w:t>
        </w:r>
      </w:ins>
    </w:p>
    <w:p w14:paraId="1486E85E" w14:textId="77777777" w:rsidR="00F8349E" w:rsidRDefault="00F8349E" w:rsidP="008434B9">
      <w:pPr>
        <w:jc w:val="center"/>
        <w:rPr>
          <w:rFonts w:ascii="Cambria" w:eastAsia="Times New Roman" w:hAnsi="Cambria" w:cs="Times New Roman"/>
          <w:b/>
          <w:bCs/>
          <w:color w:val="E36C0A" w:themeColor="accent6" w:themeShade="BF"/>
          <w:sz w:val="36"/>
          <w:szCs w:val="26"/>
        </w:rPr>
      </w:pPr>
    </w:p>
    <w:p w14:paraId="778A9EA5" w14:textId="6A0BD400" w:rsidR="00F8349E" w:rsidRPr="00F8349E" w:rsidRDefault="00F8349E" w:rsidP="008434B9">
      <w:pPr>
        <w:jc w:val="center"/>
        <w:rPr>
          <w:rFonts w:ascii="Cambria" w:eastAsia="Times New Roman" w:hAnsi="Cambria" w:cs="Times New Roman"/>
          <w:b/>
          <w:bCs/>
          <w:color w:val="E36C0A" w:themeColor="accent6" w:themeShade="BF"/>
          <w:sz w:val="36"/>
          <w:szCs w:val="26"/>
        </w:rPr>
      </w:pPr>
      <w:r w:rsidRPr="00F8349E">
        <w:rPr>
          <w:rFonts w:ascii="Cambria" w:eastAsia="Times New Roman" w:hAnsi="Cambria" w:cs="Times New Roman"/>
          <w:b/>
          <w:bCs/>
          <w:color w:val="E36C0A" w:themeColor="accent6" w:themeShade="BF"/>
          <w:sz w:val="36"/>
          <w:szCs w:val="26"/>
        </w:rPr>
        <w:t>Enacted</w:t>
      </w:r>
    </w:p>
    <w:p w14:paraId="1BF52039" w14:textId="77777777" w:rsidR="00F8349E" w:rsidRPr="00F8349E" w:rsidRDefault="00F8349E" w:rsidP="008434B9">
      <w:pPr>
        <w:jc w:val="center"/>
        <w:rPr>
          <w:rFonts w:ascii="Cambria" w:eastAsia="Times New Roman" w:hAnsi="Cambria" w:cs="Times New Roman"/>
          <w:b/>
          <w:bCs/>
          <w:color w:val="E36C0A" w:themeColor="accent6" w:themeShade="BF"/>
          <w:sz w:val="36"/>
          <w:szCs w:val="26"/>
        </w:rPr>
      </w:pPr>
    </w:p>
    <w:p w14:paraId="25E1DCFC" w14:textId="62D0E21C" w:rsidR="00F8349E" w:rsidRPr="00F8349E" w:rsidRDefault="00F8349E" w:rsidP="008434B9">
      <w:pPr>
        <w:jc w:val="center"/>
        <w:rPr>
          <w:rFonts w:ascii="Cambria" w:eastAsia="Times New Roman" w:hAnsi="Cambria" w:cs="Times New Roman"/>
          <w:bCs/>
          <w:color w:val="000000" w:themeColor="text1"/>
          <w:sz w:val="36"/>
          <w:szCs w:val="26"/>
        </w:rPr>
      </w:pPr>
      <w:r w:rsidRPr="00F8349E">
        <w:rPr>
          <w:rFonts w:ascii="Cambria" w:eastAsia="Times New Roman" w:hAnsi="Cambria" w:cs="Times New Roman"/>
          <w:bCs/>
          <w:color w:val="000000" w:themeColor="text1"/>
          <w:sz w:val="36"/>
          <w:szCs w:val="26"/>
        </w:rPr>
        <w:t>John McPhail</w:t>
      </w:r>
    </w:p>
    <w:p w14:paraId="64E784D0" w14:textId="77777777" w:rsidR="00F8349E" w:rsidRPr="00F8349E" w:rsidRDefault="00F8349E" w:rsidP="008434B9">
      <w:pPr>
        <w:jc w:val="center"/>
        <w:rPr>
          <w:rFonts w:ascii="Cambria" w:eastAsia="Times New Roman" w:hAnsi="Cambria" w:cs="Times New Roman"/>
          <w:bCs/>
          <w:color w:val="000000" w:themeColor="text1"/>
          <w:sz w:val="36"/>
          <w:szCs w:val="26"/>
        </w:rPr>
      </w:pPr>
      <w:r w:rsidRPr="00F8349E">
        <w:rPr>
          <w:rFonts w:ascii="Cambria" w:eastAsia="Times New Roman" w:hAnsi="Cambria" w:cs="Times New Roman"/>
          <w:bCs/>
          <w:color w:val="000000" w:themeColor="text1"/>
          <w:sz w:val="36"/>
          <w:szCs w:val="26"/>
        </w:rPr>
        <w:t>President &amp; CEO</w:t>
      </w:r>
    </w:p>
    <w:p w14:paraId="69E36D40" w14:textId="23C84205" w:rsidR="00200BFF" w:rsidRDefault="00200BFF" w:rsidP="008434B9">
      <w:pPr>
        <w:jc w:val="both"/>
        <w:rPr>
          <w:rFonts w:asciiTheme="majorHAnsi" w:eastAsiaTheme="majorEastAsia" w:hAnsiTheme="majorHAnsi" w:cstheme="majorBidi"/>
          <w:b/>
          <w:bCs/>
          <w:color w:val="E36C0A" w:themeColor="accent6" w:themeShade="BF"/>
          <w:sz w:val="28"/>
          <w:szCs w:val="28"/>
        </w:rPr>
      </w:pPr>
      <w:r>
        <w:rPr>
          <w:rFonts w:asciiTheme="majorHAnsi" w:eastAsiaTheme="majorEastAsia" w:hAnsiTheme="majorHAnsi" w:cstheme="majorBidi"/>
          <w:b/>
          <w:bCs/>
          <w:color w:val="E36C0A" w:themeColor="accent6" w:themeShade="BF"/>
          <w:sz w:val="28"/>
          <w:szCs w:val="28"/>
        </w:rPr>
        <w:br w:type="page"/>
      </w:r>
    </w:p>
    <w:p w14:paraId="5499905C" w14:textId="77777777" w:rsidR="00CB7B10" w:rsidRDefault="00CB7B10" w:rsidP="008434B9">
      <w:pPr>
        <w:jc w:val="both"/>
        <w:rPr>
          <w:rFonts w:asciiTheme="majorHAnsi" w:eastAsiaTheme="majorEastAsia" w:hAnsiTheme="majorHAnsi" w:cstheme="majorBidi"/>
          <w:b/>
          <w:bCs/>
          <w:color w:val="E36C0A" w:themeColor="accent6" w:themeShade="BF"/>
          <w:sz w:val="28"/>
          <w:szCs w:val="28"/>
        </w:rPr>
      </w:pPr>
    </w:p>
    <w:sdt>
      <w:sdtPr>
        <w:rPr>
          <w:rFonts w:ascii="Times New Roman" w:eastAsiaTheme="minorEastAsia" w:hAnsi="Times New Roman" w:cs="Times New Roman"/>
          <w:b w:val="0"/>
          <w:bCs w:val="0"/>
          <w:color w:val="auto"/>
          <w:sz w:val="24"/>
          <w:szCs w:val="24"/>
          <w:lang w:eastAsia="en-US"/>
        </w:rPr>
        <w:id w:val="-1974898264"/>
        <w:docPartObj>
          <w:docPartGallery w:val="Table of Contents"/>
          <w:docPartUnique/>
        </w:docPartObj>
      </w:sdtPr>
      <w:sdtEndPr>
        <w:rPr>
          <w:rFonts w:asciiTheme="minorHAnsi" w:hAnsiTheme="minorHAnsi" w:cstheme="minorBidi"/>
          <w:noProof/>
          <w:sz w:val="22"/>
          <w:szCs w:val="22"/>
        </w:rPr>
      </w:sdtEndPr>
      <w:sdtContent>
        <w:p w14:paraId="54E31A6C" w14:textId="77777777" w:rsidR="00CB7B10" w:rsidRPr="00BC2EBA" w:rsidRDefault="00CB7B10" w:rsidP="008434B9">
          <w:pPr>
            <w:pStyle w:val="TOCHeading"/>
            <w:jc w:val="both"/>
            <w:rPr>
              <w:rFonts w:ascii="Times New Roman" w:hAnsi="Times New Roman" w:cs="Times New Roman"/>
              <w:sz w:val="24"/>
              <w:szCs w:val="24"/>
            </w:rPr>
          </w:pPr>
          <w:r w:rsidRPr="00BC2EBA">
            <w:rPr>
              <w:rFonts w:ascii="Times New Roman" w:hAnsi="Times New Roman" w:cs="Times New Roman"/>
              <w:sz w:val="24"/>
              <w:szCs w:val="24"/>
            </w:rPr>
            <w:t>Table of Contents</w:t>
          </w:r>
        </w:p>
        <w:p w14:paraId="5A053F29" w14:textId="73778C99" w:rsidR="00EF0103" w:rsidRPr="00EF0103" w:rsidRDefault="00CB7B10">
          <w:pPr>
            <w:pStyle w:val="TOC1"/>
            <w:tabs>
              <w:tab w:val="left" w:pos="440"/>
              <w:tab w:val="right" w:leader="dot" w:pos="9350"/>
            </w:tabs>
            <w:rPr>
              <w:rFonts w:ascii="Times New Roman" w:hAnsi="Times New Roman" w:cs="Times New Roman"/>
              <w:noProof/>
              <w:sz w:val="24"/>
              <w:szCs w:val="24"/>
              <w:lang w:eastAsia="en-US"/>
            </w:rPr>
          </w:pPr>
          <w:r w:rsidRPr="00EF0103">
            <w:rPr>
              <w:rFonts w:ascii="Times New Roman" w:hAnsi="Times New Roman" w:cs="Times New Roman"/>
              <w:sz w:val="24"/>
              <w:szCs w:val="24"/>
            </w:rPr>
            <w:fldChar w:fldCharType="begin"/>
          </w:r>
          <w:r w:rsidRPr="00EF0103">
            <w:rPr>
              <w:rFonts w:ascii="Times New Roman" w:hAnsi="Times New Roman" w:cs="Times New Roman"/>
              <w:sz w:val="24"/>
              <w:szCs w:val="24"/>
            </w:rPr>
            <w:instrText xml:space="preserve"> TOC \o "1-3" \h \z \u </w:instrText>
          </w:r>
          <w:r w:rsidRPr="00EF0103">
            <w:rPr>
              <w:rFonts w:ascii="Times New Roman" w:hAnsi="Times New Roman" w:cs="Times New Roman"/>
              <w:sz w:val="24"/>
              <w:szCs w:val="24"/>
            </w:rPr>
            <w:fldChar w:fldCharType="separate"/>
          </w:r>
          <w:hyperlink w:anchor="_Toc57127846" w:history="1">
            <w:r w:rsidR="00EF0103" w:rsidRPr="00EF0103">
              <w:rPr>
                <w:rStyle w:val="Hyperlink"/>
                <w:rFonts w:ascii="Times New Roman" w:hAnsi="Times New Roman" w:cs="Times New Roman"/>
                <w:noProof/>
                <w:sz w:val="24"/>
                <w:szCs w:val="24"/>
              </w:rPr>
              <w:t>1.</w:t>
            </w:r>
            <w:r w:rsidR="00EF0103" w:rsidRPr="00EF0103">
              <w:rPr>
                <w:rFonts w:ascii="Times New Roman" w:hAnsi="Times New Roman" w:cs="Times New Roman"/>
                <w:noProof/>
                <w:sz w:val="24"/>
                <w:szCs w:val="24"/>
                <w:lang w:eastAsia="en-US"/>
              </w:rPr>
              <w:tab/>
            </w:r>
            <w:r w:rsidR="00EF0103" w:rsidRPr="00EF0103">
              <w:rPr>
                <w:rStyle w:val="Hyperlink"/>
                <w:rFonts w:ascii="Times New Roman" w:hAnsi="Times New Roman" w:cs="Times New Roman"/>
                <w:noProof/>
                <w:sz w:val="24"/>
                <w:szCs w:val="24"/>
              </w:rPr>
              <w:t>Objective</w:t>
            </w:r>
            <w:r w:rsidR="00EF0103" w:rsidRPr="00EF0103">
              <w:rPr>
                <w:rFonts w:ascii="Times New Roman" w:hAnsi="Times New Roman" w:cs="Times New Roman"/>
                <w:noProof/>
                <w:webHidden/>
                <w:sz w:val="24"/>
                <w:szCs w:val="24"/>
              </w:rPr>
              <w:tab/>
            </w:r>
            <w:r w:rsidR="00EF0103" w:rsidRPr="00EF0103">
              <w:rPr>
                <w:rFonts w:ascii="Times New Roman" w:hAnsi="Times New Roman" w:cs="Times New Roman"/>
                <w:noProof/>
                <w:webHidden/>
                <w:sz w:val="24"/>
                <w:szCs w:val="24"/>
              </w:rPr>
              <w:fldChar w:fldCharType="begin"/>
            </w:r>
            <w:r w:rsidR="00EF0103" w:rsidRPr="00EF0103">
              <w:rPr>
                <w:rFonts w:ascii="Times New Roman" w:hAnsi="Times New Roman" w:cs="Times New Roman"/>
                <w:noProof/>
                <w:webHidden/>
                <w:sz w:val="24"/>
                <w:szCs w:val="24"/>
              </w:rPr>
              <w:instrText xml:space="preserve"> PAGEREF _Toc57127846 \h </w:instrText>
            </w:r>
            <w:r w:rsidR="00EF0103" w:rsidRPr="00EF0103">
              <w:rPr>
                <w:rFonts w:ascii="Times New Roman" w:hAnsi="Times New Roman" w:cs="Times New Roman"/>
                <w:noProof/>
                <w:webHidden/>
                <w:sz w:val="24"/>
                <w:szCs w:val="24"/>
              </w:rPr>
            </w:r>
            <w:r w:rsidR="00EF0103" w:rsidRPr="00EF0103">
              <w:rPr>
                <w:rFonts w:ascii="Times New Roman" w:hAnsi="Times New Roman" w:cs="Times New Roman"/>
                <w:noProof/>
                <w:webHidden/>
                <w:sz w:val="24"/>
                <w:szCs w:val="24"/>
              </w:rPr>
              <w:fldChar w:fldCharType="separate"/>
            </w:r>
            <w:r w:rsidR="00443A91">
              <w:rPr>
                <w:rFonts w:ascii="Times New Roman" w:hAnsi="Times New Roman" w:cs="Times New Roman"/>
                <w:noProof/>
                <w:webHidden/>
                <w:sz w:val="24"/>
                <w:szCs w:val="24"/>
              </w:rPr>
              <w:t>3</w:t>
            </w:r>
            <w:r w:rsidR="00EF0103" w:rsidRPr="00EF0103">
              <w:rPr>
                <w:rFonts w:ascii="Times New Roman" w:hAnsi="Times New Roman" w:cs="Times New Roman"/>
                <w:noProof/>
                <w:webHidden/>
                <w:sz w:val="24"/>
                <w:szCs w:val="24"/>
              </w:rPr>
              <w:fldChar w:fldCharType="end"/>
            </w:r>
          </w:hyperlink>
        </w:p>
        <w:p w14:paraId="1654E4BC" w14:textId="17E1B846" w:rsidR="00EF0103" w:rsidRPr="00EF0103" w:rsidRDefault="00B361F3">
          <w:pPr>
            <w:pStyle w:val="TOC1"/>
            <w:tabs>
              <w:tab w:val="left" w:pos="440"/>
              <w:tab w:val="right" w:leader="dot" w:pos="9350"/>
            </w:tabs>
            <w:rPr>
              <w:rFonts w:ascii="Times New Roman" w:hAnsi="Times New Roman" w:cs="Times New Roman"/>
              <w:noProof/>
              <w:sz w:val="24"/>
              <w:szCs w:val="24"/>
              <w:lang w:eastAsia="en-US"/>
            </w:rPr>
          </w:pPr>
          <w:hyperlink w:anchor="_Toc57127847" w:history="1">
            <w:r w:rsidR="00EF0103" w:rsidRPr="00EF0103">
              <w:rPr>
                <w:rStyle w:val="Hyperlink"/>
                <w:rFonts w:ascii="Times New Roman" w:hAnsi="Times New Roman" w:cs="Times New Roman"/>
                <w:noProof/>
                <w:sz w:val="24"/>
                <w:szCs w:val="24"/>
              </w:rPr>
              <w:t>2.</w:t>
            </w:r>
            <w:r w:rsidR="00EF0103" w:rsidRPr="00EF0103">
              <w:rPr>
                <w:rFonts w:ascii="Times New Roman" w:hAnsi="Times New Roman" w:cs="Times New Roman"/>
                <w:noProof/>
                <w:sz w:val="24"/>
                <w:szCs w:val="24"/>
                <w:lang w:eastAsia="en-US"/>
              </w:rPr>
              <w:tab/>
            </w:r>
            <w:r w:rsidR="00EF0103" w:rsidRPr="00EF0103">
              <w:rPr>
                <w:rStyle w:val="Hyperlink"/>
                <w:rFonts w:ascii="Times New Roman" w:hAnsi="Times New Roman" w:cs="Times New Roman"/>
                <w:noProof/>
                <w:sz w:val="24"/>
                <w:szCs w:val="24"/>
              </w:rPr>
              <w:t>Definitions</w:t>
            </w:r>
            <w:r w:rsidR="00EF0103" w:rsidRPr="00EF0103">
              <w:rPr>
                <w:rFonts w:ascii="Times New Roman" w:hAnsi="Times New Roman" w:cs="Times New Roman"/>
                <w:noProof/>
                <w:webHidden/>
                <w:sz w:val="24"/>
                <w:szCs w:val="24"/>
              </w:rPr>
              <w:tab/>
            </w:r>
            <w:r w:rsidR="00EF0103" w:rsidRPr="00EF0103">
              <w:rPr>
                <w:rFonts w:ascii="Times New Roman" w:hAnsi="Times New Roman" w:cs="Times New Roman"/>
                <w:noProof/>
                <w:webHidden/>
                <w:sz w:val="24"/>
                <w:szCs w:val="24"/>
              </w:rPr>
              <w:fldChar w:fldCharType="begin"/>
            </w:r>
            <w:r w:rsidR="00EF0103" w:rsidRPr="00EF0103">
              <w:rPr>
                <w:rFonts w:ascii="Times New Roman" w:hAnsi="Times New Roman" w:cs="Times New Roman"/>
                <w:noProof/>
                <w:webHidden/>
                <w:sz w:val="24"/>
                <w:szCs w:val="24"/>
              </w:rPr>
              <w:instrText xml:space="preserve"> PAGEREF _Toc57127847 \h </w:instrText>
            </w:r>
            <w:r w:rsidR="00EF0103" w:rsidRPr="00EF0103">
              <w:rPr>
                <w:rFonts w:ascii="Times New Roman" w:hAnsi="Times New Roman" w:cs="Times New Roman"/>
                <w:noProof/>
                <w:webHidden/>
                <w:sz w:val="24"/>
                <w:szCs w:val="24"/>
              </w:rPr>
            </w:r>
            <w:r w:rsidR="00EF0103" w:rsidRPr="00EF0103">
              <w:rPr>
                <w:rFonts w:ascii="Times New Roman" w:hAnsi="Times New Roman" w:cs="Times New Roman"/>
                <w:noProof/>
                <w:webHidden/>
                <w:sz w:val="24"/>
                <w:szCs w:val="24"/>
              </w:rPr>
              <w:fldChar w:fldCharType="separate"/>
            </w:r>
            <w:r w:rsidR="00443A91">
              <w:rPr>
                <w:rFonts w:ascii="Times New Roman" w:hAnsi="Times New Roman" w:cs="Times New Roman"/>
                <w:noProof/>
                <w:webHidden/>
                <w:sz w:val="24"/>
                <w:szCs w:val="24"/>
              </w:rPr>
              <w:t>3</w:t>
            </w:r>
            <w:r w:rsidR="00EF0103" w:rsidRPr="00EF0103">
              <w:rPr>
                <w:rFonts w:ascii="Times New Roman" w:hAnsi="Times New Roman" w:cs="Times New Roman"/>
                <w:noProof/>
                <w:webHidden/>
                <w:sz w:val="24"/>
                <w:szCs w:val="24"/>
              </w:rPr>
              <w:fldChar w:fldCharType="end"/>
            </w:r>
          </w:hyperlink>
        </w:p>
        <w:p w14:paraId="51D7B5CB" w14:textId="144B75BC" w:rsidR="00EF0103" w:rsidRPr="00EF0103" w:rsidRDefault="00B361F3">
          <w:pPr>
            <w:pStyle w:val="TOC1"/>
            <w:tabs>
              <w:tab w:val="left" w:pos="440"/>
              <w:tab w:val="right" w:leader="dot" w:pos="9350"/>
            </w:tabs>
            <w:rPr>
              <w:rFonts w:ascii="Times New Roman" w:hAnsi="Times New Roman" w:cs="Times New Roman"/>
              <w:noProof/>
              <w:sz w:val="24"/>
              <w:szCs w:val="24"/>
              <w:lang w:eastAsia="en-US"/>
            </w:rPr>
          </w:pPr>
          <w:hyperlink w:anchor="_Toc57127848" w:history="1">
            <w:r w:rsidR="00EF0103" w:rsidRPr="00EF0103">
              <w:rPr>
                <w:rStyle w:val="Hyperlink"/>
                <w:rFonts w:ascii="Times New Roman" w:hAnsi="Times New Roman" w:cs="Times New Roman"/>
                <w:noProof/>
                <w:sz w:val="24"/>
                <w:szCs w:val="24"/>
              </w:rPr>
              <w:t>3.</w:t>
            </w:r>
            <w:r w:rsidR="00EF0103" w:rsidRPr="00EF0103">
              <w:rPr>
                <w:rFonts w:ascii="Times New Roman" w:hAnsi="Times New Roman" w:cs="Times New Roman"/>
                <w:noProof/>
                <w:sz w:val="24"/>
                <w:szCs w:val="24"/>
                <w:lang w:eastAsia="en-US"/>
              </w:rPr>
              <w:tab/>
            </w:r>
            <w:r w:rsidR="00EF0103" w:rsidRPr="00EF0103">
              <w:rPr>
                <w:rStyle w:val="Hyperlink"/>
                <w:rFonts w:ascii="Times New Roman" w:hAnsi="Times New Roman" w:cs="Times New Roman"/>
                <w:noProof/>
                <w:sz w:val="24"/>
                <w:szCs w:val="24"/>
              </w:rPr>
              <w:t>Scope and Reporting Requirements</w:t>
            </w:r>
            <w:r w:rsidR="00EF0103" w:rsidRPr="00EF0103">
              <w:rPr>
                <w:rFonts w:ascii="Times New Roman" w:hAnsi="Times New Roman" w:cs="Times New Roman"/>
                <w:noProof/>
                <w:webHidden/>
                <w:sz w:val="24"/>
                <w:szCs w:val="24"/>
              </w:rPr>
              <w:tab/>
            </w:r>
            <w:r w:rsidR="00EF0103" w:rsidRPr="00EF0103">
              <w:rPr>
                <w:rFonts w:ascii="Times New Roman" w:hAnsi="Times New Roman" w:cs="Times New Roman"/>
                <w:noProof/>
                <w:webHidden/>
                <w:sz w:val="24"/>
                <w:szCs w:val="24"/>
              </w:rPr>
              <w:fldChar w:fldCharType="begin"/>
            </w:r>
            <w:r w:rsidR="00EF0103" w:rsidRPr="00EF0103">
              <w:rPr>
                <w:rFonts w:ascii="Times New Roman" w:hAnsi="Times New Roman" w:cs="Times New Roman"/>
                <w:noProof/>
                <w:webHidden/>
                <w:sz w:val="24"/>
                <w:szCs w:val="24"/>
              </w:rPr>
              <w:instrText xml:space="preserve"> PAGEREF _Toc57127848 \h </w:instrText>
            </w:r>
            <w:r w:rsidR="00EF0103" w:rsidRPr="00EF0103">
              <w:rPr>
                <w:rFonts w:ascii="Times New Roman" w:hAnsi="Times New Roman" w:cs="Times New Roman"/>
                <w:noProof/>
                <w:webHidden/>
                <w:sz w:val="24"/>
                <w:szCs w:val="24"/>
              </w:rPr>
            </w:r>
            <w:r w:rsidR="00EF0103" w:rsidRPr="00EF0103">
              <w:rPr>
                <w:rFonts w:ascii="Times New Roman" w:hAnsi="Times New Roman" w:cs="Times New Roman"/>
                <w:noProof/>
                <w:webHidden/>
                <w:sz w:val="24"/>
                <w:szCs w:val="24"/>
              </w:rPr>
              <w:fldChar w:fldCharType="separate"/>
            </w:r>
            <w:r w:rsidR="00443A91">
              <w:rPr>
                <w:rFonts w:ascii="Times New Roman" w:hAnsi="Times New Roman" w:cs="Times New Roman"/>
                <w:noProof/>
                <w:webHidden/>
                <w:sz w:val="24"/>
                <w:szCs w:val="24"/>
              </w:rPr>
              <w:t>3</w:t>
            </w:r>
            <w:r w:rsidR="00EF0103" w:rsidRPr="00EF0103">
              <w:rPr>
                <w:rFonts w:ascii="Times New Roman" w:hAnsi="Times New Roman" w:cs="Times New Roman"/>
                <w:noProof/>
                <w:webHidden/>
                <w:sz w:val="24"/>
                <w:szCs w:val="24"/>
              </w:rPr>
              <w:fldChar w:fldCharType="end"/>
            </w:r>
          </w:hyperlink>
        </w:p>
        <w:p w14:paraId="5B66211C" w14:textId="7D131730" w:rsidR="00EF0103" w:rsidRPr="00EF0103" w:rsidRDefault="00B361F3">
          <w:pPr>
            <w:pStyle w:val="TOC1"/>
            <w:tabs>
              <w:tab w:val="left" w:pos="440"/>
              <w:tab w:val="right" w:leader="dot" w:pos="9350"/>
            </w:tabs>
            <w:rPr>
              <w:rFonts w:ascii="Times New Roman" w:hAnsi="Times New Roman" w:cs="Times New Roman"/>
              <w:noProof/>
              <w:sz w:val="24"/>
              <w:szCs w:val="24"/>
              <w:lang w:eastAsia="en-US"/>
            </w:rPr>
          </w:pPr>
          <w:hyperlink w:anchor="_Toc57127849" w:history="1">
            <w:r w:rsidR="00EF0103" w:rsidRPr="00EF0103">
              <w:rPr>
                <w:rStyle w:val="Hyperlink"/>
                <w:rFonts w:ascii="Times New Roman" w:hAnsi="Times New Roman" w:cs="Times New Roman"/>
                <w:noProof/>
                <w:sz w:val="24"/>
                <w:szCs w:val="24"/>
              </w:rPr>
              <w:t>4.</w:t>
            </w:r>
            <w:r w:rsidR="00EF0103" w:rsidRPr="00EF0103">
              <w:rPr>
                <w:rFonts w:ascii="Times New Roman" w:hAnsi="Times New Roman" w:cs="Times New Roman"/>
                <w:noProof/>
                <w:sz w:val="24"/>
                <w:szCs w:val="24"/>
                <w:lang w:eastAsia="en-US"/>
              </w:rPr>
              <w:tab/>
            </w:r>
            <w:r w:rsidR="00EF0103" w:rsidRPr="00EF0103">
              <w:rPr>
                <w:rStyle w:val="Hyperlink"/>
                <w:rFonts w:ascii="Times New Roman" w:hAnsi="Times New Roman" w:cs="Times New Roman"/>
                <w:noProof/>
                <w:sz w:val="24"/>
                <w:szCs w:val="24"/>
              </w:rPr>
              <w:t>FFATA Data Requirements</w:t>
            </w:r>
            <w:r w:rsidR="00EF0103" w:rsidRPr="00EF0103">
              <w:rPr>
                <w:rFonts w:ascii="Times New Roman" w:hAnsi="Times New Roman" w:cs="Times New Roman"/>
                <w:noProof/>
                <w:webHidden/>
                <w:sz w:val="24"/>
                <w:szCs w:val="24"/>
              </w:rPr>
              <w:tab/>
            </w:r>
            <w:r w:rsidR="00EF0103" w:rsidRPr="00EF0103">
              <w:rPr>
                <w:rFonts w:ascii="Times New Roman" w:hAnsi="Times New Roman" w:cs="Times New Roman"/>
                <w:noProof/>
                <w:webHidden/>
                <w:sz w:val="24"/>
                <w:szCs w:val="24"/>
              </w:rPr>
              <w:fldChar w:fldCharType="begin"/>
            </w:r>
            <w:r w:rsidR="00EF0103" w:rsidRPr="00EF0103">
              <w:rPr>
                <w:rFonts w:ascii="Times New Roman" w:hAnsi="Times New Roman" w:cs="Times New Roman"/>
                <w:noProof/>
                <w:webHidden/>
                <w:sz w:val="24"/>
                <w:szCs w:val="24"/>
              </w:rPr>
              <w:instrText xml:space="preserve"> PAGEREF _Toc57127849 \h </w:instrText>
            </w:r>
            <w:r w:rsidR="00EF0103" w:rsidRPr="00EF0103">
              <w:rPr>
                <w:rFonts w:ascii="Times New Roman" w:hAnsi="Times New Roman" w:cs="Times New Roman"/>
                <w:noProof/>
                <w:webHidden/>
                <w:sz w:val="24"/>
                <w:szCs w:val="24"/>
              </w:rPr>
            </w:r>
            <w:r w:rsidR="00EF0103" w:rsidRPr="00EF0103">
              <w:rPr>
                <w:rFonts w:ascii="Times New Roman" w:hAnsi="Times New Roman" w:cs="Times New Roman"/>
                <w:noProof/>
                <w:webHidden/>
                <w:sz w:val="24"/>
                <w:szCs w:val="24"/>
              </w:rPr>
              <w:fldChar w:fldCharType="separate"/>
            </w:r>
            <w:r w:rsidR="00443A91">
              <w:rPr>
                <w:rFonts w:ascii="Times New Roman" w:hAnsi="Times New Roman" w:cs="Times New Roman"/>
                <w:noProof/>
                <w:webHidden/>
                <w:sz w:val="24"/>
                <w:szCs w:val="24"/>
              </w:rPr>
              <w:t>4</w:t>
            </w:r>
            <w:r w:rsidR="00EF0103" w:rsidRPr="00EF0103">
              <w:rPr>
                <w:rFonts w:ascii="Times New Roman" w:hAnsi="Times New Roman" w:cs="Times New Roman"/>
                <w:noProof/>
                <w:webHidden/>
                <w:sz w:val="24"/>
                <w:szCs w:val="24"/>
              </w:rPr>
              <w:fldChar w:fldCharType="end"/>
            </w:r>
          </w:hyperlink>
        </w:p>
        <w:p w14:paraId="78110C61" w14:textId="6634DBD6" w:rsidR="00EF0103" w:rsidRPr="00EF0103" w:rsidRDefault="00B361F3">
          <w:pPr>
            <w:pStyle w:val="TOC1"/>
            <w:tabs>
              <w:tab w:val="left" w:pos="440"/>
              <w:tab w:val="right" w:leader="dot" w:pos="9350"/>
            </w:tabs>
            <w:rPr>
              <w:rFonts w:ascii="Times New Roman" w:hAnsi="Times New Roman" w:cs="Times New Roman"/>
              <w:noProof/>
              <w:sz w:val="24"/>
              <w:szCs w:val="24"/>
              <w:lang w:eastAsia="en-US"/>
            </w:rPr>
          </w:pPr>
          <w:hyperlink w:anchor="_Toc57127850" w:history="1">
            <w:r w:rsidR="00EF0103" w:rsidRPr="00EF0103">
              <w:rPr>
                <w:rStyle w:val="Hyperlink"/>
                <w:rFonts w:ascii="Times New Roman" w:hAnsi="Times New Roman" w:cs="Times New Roman"/>
                <w:noProof/>
                <w:sz w:val="24"/>
                <w:szCs w:val="24"/>
              </w:rPr>
              <w:t>5.</w:t>
            </w:r>
            <w:r w:rsidR="00EF0103" w:rsidRPr="00EF0103">
              <w:rPr>
                <w:rFonts w:ascii="Times New Roman" w:hAnsi="Times New Roman" w:cs="Times New Roman"/>
                <w:noProof/>
                <w:sz w:val="24"/>
                <w:szCs w:val="24"/>
                <w:lang w:eastAsia="en-US"/>
              </w:rPr>
              <w:tab/>
            </w:r>
            <w:r w:rsidR="00EF0103" w:rsidRPr="00EF0103">
              <w:rPr>
                <w:rStyle w:val="Hyperlink"/>
                <w:rFonts w:ascii="Times New Roman" w:hAnsi="Times New Roman" w:cs="Times New Roman"/>
                <w:noProof/>
                <w:sz w:val="24"/>
                <w:szCs w:val="24"/>
              </w:rPr>
              <w:t>Reporting Timeline for Prime Awardees</w:t>
            </w:r>
            <w:r w:rsidR="00EF0103" w:rsidRPr="00EF0103">
              <w:rPr>
                <w:rFonts w:ascii="Times New Roman" w:hAnsi="Times New Roman" w:cs="Times New Roman"/>
                <w:noProof/>
                <w:webHidden/>
                <w:sz w:val="24"/>
                <w:szCs w:val="24"/>
              </w:rPr>
              <w:tab/>
            </w:r>
            <w:r w:rsidR="00EF0103" w:rsidRPr="00EF0103">
              <w:rPr>
                <w:rFonts w:ascii="Times New Roman" w:hAnsi="Times New Roman" w:cs="Times New Roman"/>
                <w:noProof/>
                <w:webHidden/>
                <w:sz w:val="24"/>
                <w:szCs w:val="24"/>
              </w:rPr>
              <w:fldChar w:fldCharType="begin"/>
            </w:r>
            <w:r w:rsidR="00EF0103" w:rsidRPr="00EF0103">
              <w:rPr>
                <w:rFonts w:ascii="Times New Roman" w:hAnsi="Times New Roman" w:cs="Times New Roman"/>
                <w:noProof/>
                <w:webHidden/>
                <w:sz w:val="24"/>
                <w:szCs w:val="24"/>
              </w:rPr>
              <w:instrText xml:space="preserve"> PAGEREF _Toc57127850 \h </w:instrText>
            </w:r>
            <w:r w:rsidR="00EF0103" w:rsidRPr="00EF0103">
              <w:rPr>
                <w:rFonts w:ascii="Times New Roman" w:hAnsi="Times New Roman" w:cs="Times New Roman"/>
                <w:noProof/>
                <w:webHidden/>
                <w:sz w:val="24"/>
                <w:szCs w:val="24"/>
              </w:rPr>
            </w:r>
            <w:r w:rsidR="00EF0103" w:rsidRPr="00EF0103">
              <w:rPr>
                <w:rFonts w:ascii="Times New Roman" w:hAnsi="Times New Roman" w:cs="Times New Roman"/>
                <w:noProof/>
                <w:webHidden/>
                <w:sz w:val="24"/>
                <w:szCs w:val="24"/>
              </w:rPr>
              <w:fldChar w:fldCharType="separate"/>
            </w:r>
            <w:r w:rsidR="00443A91">
              <w:rPr>
                <w:rFonts w:ascii="Times New Roman" w:hAnsi="Times New Roman" w:cs="Times New Roman"/>
                <w:noProof/>
                <w:webHidden/>
                <w:sz w:val="24"/>
                <w:szCs w:val="24"/>
              </w:rPr>
              <w:t>5</w:t>
            </w:r>
            <w:r w:rsidR="00EF0103" w:rsidRPr="00EF0103">
              <w:rPr>
                <w:rFonts w:ascii="Times New Roman" w:hAnsi="Times New Roman" w:cs="Times New Roman"/>
                <w:noProof/>
                <w:webHidden/>
                <w:sz w:val="24"/>
                <w:szCs w:val="24"/>
              </w:rPr>
              <w:fldChar w:fldCharType="end"/>
            </w:r>
          </w:hyperlink>
        </w:p>
        <w:p w14:paraId="4114E3F1" w14:textId="53BB674D" w:rsidR="00EF0103" w:rsidRPr="00EF0103" w:rsidRDefault="00B361F3">
          <w:pPr>
            <w:pStyle w:val="TOC1"/>
            <w:tabs>
              <w:tab w:val="left" w:pos="440"/>
              <w:tab w:val="right" w:leader="dot" w:pos="9350"/>
            </w:tabs>
            <w:rPr>
              <w:rFonts w:ascii="Times New Roman" w:hAnsi="Times New Roman" w:cs="Times New Roman"/>
              <w:noProof/>
              <w:sz w:val="24"/>
              <w:szCs w:val="24"/>
              <w:lang w:eastAsia="en-US"/>
            </w:rPr>
          </w:pPr>
          <w:hyperlink w:anchor="_Toc57127851" w:history="1">
            <w:r w:rsidR="00EF0103" w:rsidRPr="00EF0103">
              <w:rPr>
                <w:rStyle w:val="Hyperlink"/>
                <w:rFonts w:ascii="Times New Roman" w:hAnsi="Times New Roman" w:cs="Times New Roman"/>
                <w:noProof/>
                <w:sz w:val="24"/>
                <w:szCs w:val="24"/>
              </w:rPr>
              <w:t>6.</w:t>
            </w:r>
            <w:r w:rsidR="00EF0103" w:rsidRPr="00EF0103">
              <w:rPr>
                <w:rFonts w:ascii="Times New Roman" w:hAnsi="Times New Roman" w:cs="Times New Roman"/>
                <w:noProof/>
                <w:sz w:val="24"/>
                <w:szCs w:val="24"/>
                <w:lang w:eastAsia="en-US"/>
              </w:rPr>
              <w:tab/>
            </w:r>
            <w:r w:rsidR="00EF0103" w:rsidRPr="00EF0103">
              <w:rPr>
                <w:rStyle w:val="Hyperlink"/>
                <w:rFonts w:ascii="Times New Roman" w:hAnsi="Times New Roman" w:cs="Times New Roman"/>
                <w:noProof/>
                <w:sz w:val="24"/>
                <w:szCs w:val="24"/>
              </w:rPr>
              <w:t>Partners FFATA Reporting Process</w:t>
            </w:r>
            <w:r w:rsidR="00EF0103" w:rsidRPr="00EF0103">
              <w:rPr>
                <w:rFonts w:ascii="Times New Roman" w:hAnsi="Times New Roman" w:cs="Times New Roman"/>
                <w:noProof/>
                <w:webHidden/>
                <w:sz w:val="24"/>
                <w:szCs w:val="24"/>
              </w:rPr>
              <w:tab/>
            </w:r>
            <w:r w:rsidR="00EF0103" w:rsidRPr="00EF0103">
              <w:rPr>
                <w:rFonts w:ascii="Times New Roman" w:hAnsi="Times New Roman" w:cs="Times New Roman"/>
                <w:noProof/>
                <w:webHidden/>
                <w:sz w:val="24"/>
                <w:szCs w:val="24"/>
              </w:rPr>
              <w:fldChar w:fldCharType="begin"/>
            </w:r>
            <w:r w:rsidR="00EF0103" w:rsidRPr="00EF0103">
              <w:rPr>
                <w:rFonts w:ascii="Times New Roman" w:hAnsi="Times New Roman" w:cs="Times New Roman"/>
                <w:noProof/>
                <w:webHidden/>
                <w:sz w:val="24"/>
                <w:szCs w:val="24"/>
              </w:rPr>
              <w:instrText xml:space="preserve"> PAGEREF _Toc57127851 \h </w:instrText>
            </w:r>
            <w:r w:rsidR="00EF0103" w:rsidRPr="00EF0103">
              <w:rPr>
                <w:rFonts w:ascii="Times New Roman" w:hAnsi="Times New Roman" w:cs="Times New Roman"/>
                <w:noProof/>
                <w:webHidden/>
                <w:sz w:val="24"/>
                <w:szCs w:val="24"/>
              </w:rPr>
            </w:r>
            <w:r w:rsidR="00EF0103" w:rsidRPr="00EF0103">
              <w:rPr>
                <w:rFonts w:ascii="Times New Roman" w:hAnsi="Times New Roman" w:cs="Times New Roman"/>
                <w:noProof/>
                <w:webHidden/>
                <w:sz w:val="24"/>
                <w:szCs w:val="24"/>
              </w:rPr>
              <w:fldChar w:fldCharType="separate"/>
            </w:r>
            <w:r w:rsidR="00443A91">
              <w:rPr>
                <w:rFonts w:ascii="Times New Roman" w:hAnsi="Times New Roman" w:cs="Times New Roman"/>
                <w:noProof/>
                <w:webHidden/>
                <w:sz w:val="24"/>
                <w:szCs w:val="24"/>
              </w:rPr>
              <w:t>5</w:t>
            </w:r>
            <w:r w:rsidR="00EF0103" w:rsidRPr="00EF0103">
              <w:rPr>
                <w:rFonts w:ascii="Times New Roman" w:hAnsi="Times New Roman" w:cs="Times New Roman"/>
                <w:noProof/>
                <w:webHidden/>
                <w:sz w:val="24"/>
                <w:szCs w:val="24"/>
              </w:rPr>
              <w:fldChar w:fldCharType="end"/>
            </w:r>
          </w:hyperlink>
        </w:p>
        <w:p w14:paraId="471E9DE6" w14:textId="59797462" w:rsidR="00CB7B10" w:rsidRDefault="00CB7B10" w:rsidP="008434B9">
          <w:pPr>
            <w:jc w:val="both"/>
          </w:pPr>
          <w:r w:rsidRPr="00EF0103">
            <w:rPr>
              <w:rFonts w:ascii="Times New Roman" w:hAnsi="Times New Roman" w:cs="Times New Roman"/>
              <w:b/>
              <w:bCs/>
              <w:noProof/>
              <w:sz w:val="24"/>
              <w:szCs w:val="24"/>
            </w:rPr>
            <w:fldChar w:fldCharType="end"/>
          </w:r>
        </w:p>
      </w:sdtContent>
    </w:sdt>
    <w:p w14:paraId="7C9C5332" w14:textId="77777777" w:rsidR="0093392C" w:rsidRDefault="0093392C" w:rsidP="008434B9">
      <w:pPr>
        <w:jc w:val="both"/>
        <w:rPr>
          <w:rFonts w:asciiTheme="majorHAnsi" w:eastAsiaTheme="majorEastAsia" w:hAnsiTheme="majorHAnsi" w:cstheme="majorBidi"/>
          <w:b/>
          <w:bCs/>
          <w:color w:val="E36C0A" w:themeColor="accent6" w:themeShade="BF"/>
          <w:sz w:val="28"/>
          <w:szCs w:val="28"/>
        </w:rPr>
      </w:pPr>
    </w:p>
    <w:p w14:paraId="1430B2C8" w14:textId="77777777" w:rsidR="00CB7B10" w:rsidRDefault="00CB7B10" w:rsidP="008434B9">
      <w:pPr>
        <w:jc w:val="both"/>
        <w:rPr>
          <w:rFonts w:asciiTheme="majorHAnsi" w:eastAsiaTheme="majorEastAsia" w:hAnsiTheme="majorHAnsi" w:cstheme="majorBidi"/>
          <w:b/>
          <w:bCs/>
          <w:color w:val="E36C0A" w:themeColor="accent6" w:themeShade="BF"/>
          <w:sz w:val="26"/>
          <w:szCs w:val="26"/>
        </w:rPr>
      </w:pPr>
      <w:r>
        <w:br w:type="page"/>
      </w:r>
    </w:p>
    <w:p w14:paraId="698E286D" w14:textId="77777777" w:rsidR="00AB5D59" w:rsidRPr="00BF44F7" w:rsidRDefault="00AB5D59" w:rsidP="008434B9">
      <w:pPr>
        <w:pStyle w:val="Heading1"/>
        <w:numPr>
          <w:ilvl w:val="0"/>
          <w:numId w:val="3"/>
        </w:numPr>
        <w:ind w:left="360"/>
        <w:jc w:val="both"/>
      </w:pPr>
      <w:bookmarkStart w:id="2" w:name="_Toc57127846"/>
      <w:r w:rsidRPr="00BF44F7">
        <w:lastRenderedPageBreak/>
        <w:t>Objective</w:t>
      </w:r>
      <w:bookmarkEnd w:id="2"/>
    </w:p>
    <w:p w14:paraId="17118D8D" w14:textId="142A8A15" w:rsidR="00F47651" w:rsidRDefault="00AB5D59" w:rsidP="008434B9">
      <w:pPr>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 xml:space="preserve">The objective </w:t>
      </w:r>
      <w:r w:rsidR="003C6C36">
        <w:rPr>
          <w:rFonts w:ascii="Times New Roman" w:eastAsiaTheme="minorHAnsi" w:hAnsi="Times New Roman" w:cs="Times New Roman"/>
          <w:sz w:val="24"/>
          <w:szCs w:val="24"/>
        </w:rPr>
        <w:t xml:space="preserve">of this policy is to </w:t>
      </w:r>
      <w:r w:rsidR="0002536B">
        <w:rPr>
          <w:rFonts w:ascii="Times New Roman" w:eastAsiaTheme="minorHAnsi" w:hAnsi="Times New Roman" w:cs="Times New Roman"/>
          <w:sz w:val="24"/>
          <w:szCs w:val="24"/>
        </w:rPr>
        <w:t>compliance with</w:t>
      </w:r>
      <w:r w:rsidR="000C6651" w:rsidRPr="00CB7B10">
        <w:rPr>
          <w:rFonts w:ascii="Times New Roman" w:eastAsiaTheme="minorHAnsi" w:hAnsi="Times New Roman" w:cs="Times New Roman"/>
          <w:sz w:val="24"/>
          <w:szCs w:val="24"/>
        </w:rPr>
        <w:t xml:space="preserve"> </w:t>
      </w:r>
      <w:r w:rsidR="00932083">
        <w:rPr>
          <w:rFonts w:ascii="Times New Roman" w:eastAsiaTheme="minorHAnsi" w:hAnsi="Times New Roman" w:cs="Times New Roman"/>
          <w:sz w:val="24"/>
          <w:szCs w:val="24"/>
        </w:rPr>
        <w:t xml:space="preserve">2 CFR 200 and </w:t>
      </w:r>
      <w:r w:rsidR="008F4EC8">
        <w:rPr>
          <w:rFonts w:ascii="Times New Roman" w:eastAsiaTheme="minorHAnsi" w:hAnsi="Times New Roman" w:cs="Times New Roman"/>
          <w:sz w:val="24"/>
          <w:szCs w:val="24"/>
        </w:rPr>
        <w:t>t</w:t>
      </w:r>
      <w:r w:rsidR="00F47651" w:rsidRPr="00F47651">
        <w:rPr>
          <w:rFonts w:ascii="Times New Roman" w:eastAsiaTheme="minorHAnsi" w:hAnsi="Times New Roman" w:cs="Times New Roman"/>
          <w:sz w:val="24"/>
          <w:szCs w:val="24"/>
        </w:rPr>
        <w:t>he Federal Funding Accountability and Transparency Act (FFATA</w:t>
      </w:r>
      <w:r w:rsidR="000718E2">
        <w:rPr>
          <w:rFonts w:ascii="Times New Roman" w:eastAsiaTheme="minorHAnsi" w:hAnsi="Times New Roman" w:cs="Times New Roman"/>
          <w:sz w:val="24"/>
          <w:szCs w:val="24"/>
        </w:rPr>
        <w:t>)</w:t>
      </w:r>
      <w:r w:rsidR="00F47651" w:rsidRPr="00F47651">
        <w:rPr>
          <w:rFonts w:ascii="Times New Roman" w:eastAsiaTheme="minorHAnsi" w:hAnsi="Times New Roman" w:cs="Times New Roman"/>
          <w:sz w:val="24"/>
          <w:szCs w:val="24"/>
        </w:rPr>
        <w:t xml:space="preserve"> </w:t>
      </w:r>
      <w:r w:rsidR="00F716E8">
        <w:rPr>
          <w:rFonts w:ascii="Times New Roman" w:eastAsiaTheme="minorHAnsi" w:hAnsi="Times New Roman" w:cs="Times New Roman"/>
          <w:sz w:val="24"/>
          <w:szCs w:val="24"/>
        </w:rPr>
        <w:t>(</w:t>
      </w:r>
      <w:r w:rsidR="00F47651" w:rsidRPr="00F47651">
        <w:rPr>
          <w:rFonts w:ascii="Times New Roman" w:eastAsiaTheme="minorHAnsi" w:hAnsi="Times New Roman" w:cs="Times New Roman"/>
          <w:sz w:val="24"/>
          <w:szCs w:val="24"/>
        </w:rPr>
        <w:t>or Transparency Act - P.L.109-282, as amended</w:t>
      </w:r>
      <w:r w:rsidR="00F47651">
        <w:rPr>
          <w:rFonts w:ascii="Times New Roman" w:eastAsiaTheme="minorHAnsi" w:hAnsi="Times New Roman" w:cs="Times New Roman"/>
          <w:sz w:val="24"/>
          <w:szCs w:val="24"/>
        </w:rPr>
        <w:t xml:space="preserve"> </w:t>
      </w:r>
      <w:r w:rsidR="00F47651" w:rsidRPr="00F47651">
        <w:rPr>
          <w:rFonts w:ascii="Times New Roman" w:eastAsiaTheme="minorHAnsi" w:hAnsi="Times New Roman" w:cs="Times New Roman"/>
          <w:sz w:val="24"/>
          <w:szCs w:val="24"/>
        </w:rPr>
        <w:t>by section 6202(a) of P.L. 110-252)</w:t>
      </w:r>
      <w:r w:rsidR="00F47651">
        <w:rPr>
          <w:rFonts w:ascii="Times New Roman" w:eastAsiaTheme="minorHAnsi" w:hAnsi="Times New Roman" w:cs="Times New Roman"/>
          <w:sz w:val="24"/>
          <w:szCs w:val="24"/>
        </w:rPr>
        <w:t>.</w:t>
      </w:r>
      <w:r w:rsidR="004D61B4">
        <w:rPr>
          <w:rFonts w:ascii="Times New Roman" w:eastAsiaTheme="minorHAnsi" w:hAnsi="Times New Roman" w:cs="Times New Roman"/>
          <w:sz w:val="24"/>
          <w:szCs w:val="24"/>
        </w:rPr>
        <w:t xml:space="preserve"> </w:t>
      </w:r>
      <w:r w:rsidR="004D61B4" w:rsidRPr="004D61B4">
        <w:rPr>
          <w:rFonts w:ascii="Times New Roman" w:eastAsiaTheme="minorHAnsi" w:hAnsi="Times New Roman" w:cs="Times New Roman"/>
          <w:sz w:val="24"/>
          <w:szCs w:val="24"/>
        </w:rPr>
        <w:t>FFATA requires all recipients of federal awards to report purchases of $</w:t>
      </w:r>
      <w:del w:id="3" w:author="Danielle Martin" w:date="2023-04-10T12:19:00Z">
        <w:r w:rsidR="004D61B4" w:rsidRPr="004D61B4" w:rsidDel="003C483D">
          <w:rPr>
            <w:rFonts w:ascii="Times New Roman" w:eastAsiaTheme="minorHAnsi" w:hAnsi="Times New Roman" w:cs="Times New Roman"/>
            <w:sz w:val="24"/>
            <w:szCs w:val="24"/>
          </w:rPr>
          <w:delText>25</w:delText>
        </w:r>
      </w:del>
      <w:ins w:id="4" w:author="Danielle Martin" w:date="2023-04-10T12:19:00Z">
        <w:r w:rsidR="003C483D">
          <w:rPr>
            <w:rFonts w:ascii="Times New Roman" w:eastAsiaTheme="minorHAnsi" w:hAnsi="Times New Roman" w:cs="Times New Roman"/>
            <w:sz w:val="24"/>
            <w:szCs w:val="24"/>
          </w:rPr>
          <w:t>30</w:t>
        </w:r>
      </w:ins>
      <w:r w:rsidR="004D61B4" w:rsidRPr="004D61B4">
        <w:rPr>
          <w:rFonts w:ascii="Times New Roman" w:eastAsiaTheme="minorHAnsi" w:hAnsi="Times New Roman" w:cs="Times New Roman"/>
          <w:sz w:val="24"/>
          <w:szCs w:val="24"/>
        </w:rPr>
        <w:t xml:space="preserve">,000 and greater under federal contracts. The act requires the reported data be made available to the pubic via </w:t>
      </w:r>
      <w:hyperlink r:id="rId12" w:history="1">
        <w:r w:rsidR="004D61B4" w:rsidRPr="00080087">
          <w:rPr>
            <w:rStyle w:val="Hyperlink"/>
            <w:rFonts w:ascii="Times New Roman" w:eastAsiaTheme="minorHAnsi" w:hAnsi="Times New Roman" w:cs="Times New Roman"/>
            <w:sz w:val="24"/>
            <w:szCs w:val="24"/>
          </w:rPr>
          <w:t>www.USASpending.gov</w:t>
        </w:r>
      </w:hyperlink>
      <w:r w:rsidR="004D61B4" w:rsidRPr="004D61B4">
        <w:rPr>
          <w:rFonts w:ascii="Times New Roman" w:eastAsiaTheme="minorHAnsi" w:hAnsi="Times New Roman" w:cs="Times New Roman"/>
          <w:sz w:val="24"/>
          <w:szCs w:val="24"/>
        </w:rPr>
        <w:t>.</w:t>
      </w:r>
    </w:p>
    <w:p w14:paraId="01BD2E18" w14:textId="24E9E0EC" w:rsidR="00AB5D59" w:rsidRPr="00BF44F7" w:rsidRDefault="00096CA2" w:rsidP="008434B9">
      <w:pPr>
        <w:pStyle w:val="Heading1"/>
        <w:numPr>
          <w:ilvl w:val="0"/>
          <w:numId w:val="3"/>
        </w:numPr>
        <w:ind w:left="360"/>
        <w:jc w:val="both"/>
      </w:pPr>
      <w:bookmarkStart w:id="5" w:name="_Toc57127847"/>
      <w:r>
        <w:t>Definitions</w:t>
      </w:r>
      <w:bookmarkEnd w:id="5"/>
    </w:p>
    <w:p w14:paraId="583C5C46" w14:textId="77777777" w:rsidR="00096CA2" w:rsidRDefault="00096CA2" w:rsidP="008434B9">
      <w:pPr>
        <w:pStyle w:val="ListParagraph"/>
        <w:numPr>
          <w:ilvl w:val="0"/>
          <w:numId w:val="8"/>
        </w:numPr>
        <w:jc w:val="both"/>
        <w:rPr>
          <w:rFonts w:ascii="Times New Roman" w:eastAsiaTheme="minorHAnsi" w:hAnsi="Times New Roman" w:cs="Times New Roman"/>
          <w:sz w:val="24"/>
          <w:szCs w:val="24"/>
        </w:rPr>
      </w:pPr>
      <w:r w:rsidRPr="00096CA2">
        <w:rPr>
          <w:rFonts w:ascii="Times New Roman" w:eastAsiaTheme="minorHAnsi" w:hAnsi="Times New Roman" w:cs="Times New Roman"/>
          <w:b/>
          <w:bCs/>
          <w:sz w:val="24"/>
          <w:szCs w:val="24"/>
        </w:rPr>
        <w:t>Federal awards</w:t>
      </w:r>
      <w:r w:rsidRPr="00096CA2">
        <w:rPr>
          <w:rFonts w:ascii="Times New Roman" w:eastAsiaTheme="minorHAnsi" w:hAnsi="Times New Roman" w:cs="Times New Roman"/>
          <w:sz w:val="24"/>
          <w:szCs w:val="24"/>
        </w:rPr>
        <w:t xml:space="preserve"> - include grants, cooperative agreements, contracts, purchase orders, task orders, and delivery orders.</w:t>
      </w:r>
    </w:p>
    <w:p w14:paraId="4C90BCA0" w14:textId="77777777" w:rsidR="004E296C" w:rsidRDefault="00AB5D59" w:rsidP="008434B9">
      <w:pPr>
        <w:pStyle w:val="ListParagraph"/>
        <w:numPr>
          <w:ilvl w:val="0"/>
          <w:numId w:val="8"/>
        </w:numPr>
        <w:jc w:val="both"/>
        <w:rPr>
          <w:rFonts w:ascii="Times New Roman" w:eastAsiaTheme="minorHAnsi" w:hAnsi="Times New Roman" w:cs="Times New Roman"/>
          <w:sz w:val="24"/>
          <w:szCs w:val="24"/>
        </w:rPr>
      </w:pPr>
      <w:r w:rsidRPr="00096CA2">
        <w:rPr>
          <w:rFonts w:ascii="Times New Roman" w:eastAsiaTheme="minorHAnsi" w:hAnsi="Times New Roman" w:cs="Times New Roman"/>
          <w:b/>
          <w:bCs/>
          <w:sz w:val="24"/>
          <w:szCs w:val="24"/>
        </w:rPr>
        <w:t>First Tier Subawardee</w:t>
      </w:r>
      <w:r w:rsidRPr="00096CA2">
        <w:rPr>
          <w:rFonts w:ascii="Times New Roman" w:eastAsiaTheme="minorHAnsi" w:hAnsi="Times New Roman" w:cs="Times New Roman"/>
          <w:sz w:val="24"/>
          <w:szCs w:val="24"/>
        </w:rPr>
        <w:t xml:space="preserve"> </w:t>
      </w:r>
      <w:r w:rsidR="00096CA2">
        <w:rPr>
          <w:rFonts w:ascii="Times New Roman" w:eastAsiaTheme="minorHAnsi" w:hAnsi="Times New Roman" w:cs="Times New Roman"/>
          <w:sz w:val="24"/>
          <w:szCs w:val="24"/>
        </w:rPr>
        <w:t xml:space="preserve">- </w:t>
      </w:r>
      <w:r w:rsidRPr="00096CA2">
        <w:rPr>
          <w:rFonts w:ascii="Times New Roman" w:eastAsiaTheme="minorHAnsi" w:hAnsi="Times New Roman" w:cs="Times New Roman"/>
          <w:sz w:val="24"/>
          <w:szCs w:val="24"/>
        </w:rPr>
        <w:t>refers to the entity provided an award (i.e., subaward) directly from the Prime Awardee for the purposes of participating in the sponsored project.</w:t>
      </w:r>
    </w:p>
    <w:p w14:paraId="574CDFD5" w14:textId="77777777" w:rsidR="004E296C" w:rsidRDefault="00AB5D59" w:rsidP="008434B9">
      <w:pPr>
        <w:pStyle w:val="ListParagraph"/>
        <w:numPr>
          <w:ilvl w:val="0"/>
          <w:numId w:val="8"/>
        </w:numPr>
        <w:jc w:val="both"/>
        <w:rPr>
          <w:rFonts w:ascii="Times New Roman" w:eastAsiaTheme="minorHAnsi" w:hAnsi="Times New Roman" w:cs="Times New Roman"/>
          <w:sz w:val="24"/>
          <w:szCs w:val="24"/>
        </w:rPr>
      </w:pPr>
      <w:r w:rsidRPr="004E296C">
        <w:rPr>
          <w:rFonts w:ascii="Times New Roman" w:eastAsiaTheme="minorHAnsi" w:hAnsi="Times New Roman" w:cs="Times New Roman"/>
          <w:b/>
          <w:bCs/>
          <w:sz w:val="24"/>
          <w:szCs w:val="24"/>
        </w:rPr>
        <w:t>Prime Awardee</w:t>
      </w:r>
      <w:r w:rsidRPr="004E296C">
        <w:rPr>
          <w:rFonts w:ascii="Times New Roman" w:eastAsiaTheme="minorHAnsi" w:hAnsi="Times New Roman" w:cs="Times New Roman"/>
          <w:sz w:val="24"/>
          <w:szCs w:val="24"/>
        </w:rPr>
        <w:t xml:space="preserve"> </w:t>
      </w:r>
      <w:r w:rsidR="004E296C">
        <w:rPr>
          <w:rFonts w:ascii="Times New Roman" w:eastAsiaTheme="minorHAnsi" w:hAnsi="Times New Roman" w:cs="Times New Roman"/>
          <w:sz w:val="24"/>
          <w:szCs w:val="24"/>
        </w:rPr>
        <w:t xml:space="preserve">- </w:t>
      </w:r>
      <w:r w:rsidRPr="004E296C">
        <w:rPr>
          <w:rFonts w:ascii="Times New Roman" w:eastAsiaTheme="minorHAnsi" w:hAnsi="Times New Roman" w:cs="Times New Roman"/>
          <w:sz w:val="24"/>
          <w:szCs w:val="24"/>
        </w:rPr>
        <w:t>is the entity receiving the award from the Federal Government.</w:t>
      </w:r>
    </w:p>
    <w:p w14:paraId="49D86814" w14:textId="77777777" w:rsidR="004E296C" w:rsidRDefault="00AB5D59" w:rsidP="008434B9">
      <w:pPr>
        <w:pStyle w:val="ListParagraph"/>
        <w:numPr>
          <w:ilvl w:val="0"/>
          <w:numId w:val="8"/>
        </w:numPr>
        <w:jc w:val="both"/>
        <w:rPr>
          <w:rFonts w:ascii="Times New Roman" w:eastAsiaTheme="minorHAnsi" w:hAnsi="Times New Roman" w:cs="Times New Roman"/>
          <w:sz w:val="24"/>
          <w:szCs w:val="24"/>
        </w:rPr>
      </w:pPr>
      <w:r w:rsidRPr="004E296C">
        <w:rPr>
          <w:rFonts w:ascii="Times New Roman" w:eastAsiaTheme="minorHAnsi" w:hAnsi="Times New Roman" w:cs="Times New Roman"/>
          <w:b/>
          <w:bCs/>
          <w:sz w:val="24"/>
          <w:szCs w:val="24"/>
        </w:rPr>
        <w:t>Subawards</w:t>
      </w:r>
      <w:r w:rsidRPr="004E296C">
        <w:rPr>
          <w:rFonts w:ascii="Times New Roman" w:eastAsiaTheme="minorHAnsi" w:hAnsi="Times New Roman" w:cs="Times New Roman"/>
          <w:sz w:val="24"/>
          <w:szCs w:val="24"/>
        </w:rPr>
        <w:t xml:space="preserve"> </w:t>
      </w:r>
      <w:r w:rsidR="004E296C">
        <w:rPr>
          <w:rFonts w:ascii="Times New Roman" w:eastAsiaTheme="minorHAnsi" w:hAnsi="Times New Roman" w:cs="Times New Roman"/>
          <w:sz w:val="24"/>
          <w:szCs w:val="24"/>
        </w:rPr>
        <w:t xml:space="preserve">- </w:t>
      </w:r>
      <w:r w:rsidRPr="004E296C">
        <w:rPr>
          <w:rFonts w:ascii="Times New Roman" w:eastAsiaTheme="minorHAnsi" w:hAnsi="Times New Roman" w:cs="Times New Roman"/>
          <w:sz w:val="24"/>
          <w:szCs w:val="24"/>
        </w:rPr>
        <w:t>are defined as either subcontracts or grants-specific subawards.</w:t>
      </w:r>
    </w:p>
    <w:p w14:paraId="72DC99CF" w14:textId="394F0386" w:rsidR="004E296C" w:rsidRDefault="00AB5D59" w:rsidP="008434B9">
      <w:pPr>
        <w:pStyle w:val="ListParagraph"/>
        <w:numPr>
          <w:ilvl w:val="1"/>
          <w:numId w:val="8"/>
        </w:numPr>
        <w:jc w:val="both"/>
        <w:rPr>
          <w:rFonts w:ascii="Times New Roman" w:eastAsiaTheme="minorHAnsi" w:hAnsi="Times New Roman" w:cs="Times New Roman"/>
          <w:sz w:val="24"/>
          <w:szCs w:val="24"/>
        </w:rPr>
      </w:pPr>
      <w:r w:rsidRPr="004E296C">
        <w:rPr>
          <w:rFonts w:ascii="Times New Roman" w:eastAsiaTheme="minorHAnsi" w:hAnsi="Times New Roman" w:cs="Times New Roman"/>
          <w:b/>
          <w:bCs/>
          <w:sz w:val="24"/>
          <w:szCs w:val="24"/>
        </w:rPr>
        <w:t>For grants</w:t>
      </w:r>
      <w:r w:rsidRPr="00AB5D59">
        <w:rPr>
          <w:rFonts w:ascii="Times New Roman" w:eastAsiaTheme="minorHAnsi" w:hAnsi="Times New Roman" w:cs="Times New Roman"/>
          <w:sz w:val="24"/>
          <w:szCs w:val="24"/>
        </w:rPr>
        <w:t>, a subaward means a legal instrument describing the performance of any portion of the substantive project or program for which you received the award and the prime recipient awards to an eligible subrecipient. For grants, the term “subaward” does not include procurement of property and services needed to carry out the project or program.</w:t>
      </w:r>
    </w:p>
    <w:p w14:paraId="063D300D" w14:textId="77777777" w:rsidR="00D70DC1" w:rsidRDefault="00D70DC1" w:rsidP="008434B9">
      <w:pPr>
        <w:pStyle w:val="ListParagraph"/>
        <w:numPr>
          <w:ilvl w:val="2"/>
          <w:numId w:val="8"/>
        </w:numPr>
        <w:spacing w:after="0"/>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P</w:t>
      </w:r>
      <w:r w:rsidRPr="00ED2FF8">
        <w:rPr>
          <w:rFonts w:ascii="Times New Roman" w:eastAsiaTheme="minorHAnsi" w:hAnsi="Times New Roman" w:cs="Times New Roman"/>
          <w:sz w:val="24"/>
          <w:szCs w:val="24"/>
        </w:rPr>
        <w:t>rime recipient awards to an eligible sub-recipient; or</w:t>
      </w:r>
    </w:p>
    <w:p w14:paraId="5C92C930" w14:textId="6004AB51" w:rsidR="00D70DC1" w:rsidRPr="00D70DC1" w:rsidRDefault="00D70DC1" w:rsidP="008434B9">
      <w:pPr>
        <w:pStyle w:val="ListParagraph"/>
        <w:numPr>
          <w:ilvl w:val="2"/>
          <w:numId w:val="8"/>
        </w:numPr>
        <w:spacing w:after="0"/>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S</w:t>
      </w:r>
      <w:r w:rsidRPr="00ED2FF8">
        <w:rPr>
          <w:rFonts w:ascii="Times New Roman" w:eastAsiaTheme="minorHAnsi" w:hAnsi="Times New Roman" w:cs="Times New Roman"/>
          <w:sz w:val="24"/>
          <w:szCs w:val="24"/>
        </w:rPr>
        <w:t>ub-recipient at one tier awards to a sub-recipient at the next lower tier</w:t>
      </w:r>
      <w:r>
        <w:rPr>
          <w:rFonts w:ascii="Times New Roman" w:eastAsiaTheme="minorHAnsi" w:hAnsi="Times New Roman" w:cs="Times New Roman"/>
          <w:sz w:val="24"/>
          <w:szCs w:val="24"/>
        </w:rPr>
        <w:t>.</w:t>
      </w:r>
    </w:p>
    <w:p w14:paraId="1CC52951" w14:textId="77777777" w:rsidR="004E296C" w:rsidRDefault="00AB5D59" w:rsidP="008434B9">
      <w:pPr>
        <w:pStyle w:val="ListParagraph"/>
        <w:numPr>
          <w:ilvl w:val="1"/>
          <w:numId w:val="8"/>
        </w:numPr>
        <w:jc w:val="both"/>
        <w:rPr>
          <w:rFonts w:ascii="Times New Roman" w:eastAsiaTheme="minorHAnsi" w:hAnsi="Times New Roman" w:cs="Times New Roman"/>
          <w:sz w:val="24"/>
          <w:szCs w:val="24"/>
        </w:rPr>
      </w:pPr>
      <w:r w:rsidRPr="004E296C">
        <w:rPr>
          <w:rFonts w:ascii="Times New Roman" w:eastAsiaTheme="minorHAnsi" w:hAnsi="Times New Roman" w:cs="Times New Roman"/>
          <w:b/>
          <w:bCs/>
          <w:sz w:val="24"/>
          <w:szCs w:val="24"/>
        </w:rPr>
        <w:t>For contracts</w:t>
      </w:r>
      <w:r w:rsidRPr="004E296C">
        <w:rPr>
          <w:rFonts w:ascii="Times New Roman" w:eastAsiaTheme="minorHAnsi" w:hAnsi="Times New Roman" w:cs="Times New Roman"/>
          <w:sz w:val="24"/>
          <w:szCs w:val="24"/>
        </w:rPr>
        <w:t>, a subaward means a subcontract awarded directly by a contractor to furnish supplies or services (including construction) for performance of a prime contract, but excludes supplier agreements with vendors, such as long-term arrangements for materials or supplies that would normally be applied to a contractor’s general and administrative expenses or indirect cost.</w:t>
      </w:r>
    </w:p>
    <w:p w14:paraId="440010D4" w14:textId="462FF822" w:rsidR="007560BC" w:rsidRPr="00751D52" w:rsidRDefault="00AB5D59" w:rsidP="008434B9">
      <w:pPr>
        <w:pStyle w:val="ListParagraph"/>
        <w:numPr>
          <w:ilvl w:val="0"/>
          <w:numId w:val="8"/>
        </w:numPr>
        <w:jc w:val="both"/>
        <w:rPr>
          <w:rFonts w:ascii="Times New Roman" w:eastAsiaTheme="minorHAnsi" w:hAnsi="Times New Roman" w:cs="Times New Roman"/>
          <w:sz w:val="24"/>
          <w:szCs w:val="24"/>
        </w:rPr>
      </w:pPr>
      <w:r w:rsidRPr="004E296C">
        <w:rPr>
          <w:rFonts w:ascii="Times New Roman" w:eastAsiaTheme="minorHAnsi" w:hAnsi="Times New Roman" w:cs="Times New Roman"/>
          <w:b/>
          <w:bCs/>
          <w:sz w:val="24"/>
          <w:szCs w:val="24"/>
        </w:rPr>
        <w:t>Obligation date</w:t>
      </w:r>
      <w:r w:rsidRPr="004E296C">
        <w:rPr>
          <w:rFonts w:ascii="Times New Roman" w:eastAsiaTheme="minorHAnsi" w:hAnsi="Times New Roman" w:cs="Times New Roman"/>
          <w:sz w:val="24"/>
          <w:szCs w:val="24"/>
        </w:rPr>
        <w:t xml:space="preserve"> </w:t>
      </w:r>
      <w:r w:rsidR="004E296C">
        <w:rPr>
          <w:rFonts w:ascii="Times New Roman" w:eastAsiaTheme="minorHAnsi" w:hAnsi="Times New Roman" w:cs="Times New Roman"/>
          <w:sz w:val="24"/>
          <w:szCs w:val="24"/>
        </w:rPr>
        <w:t xml:space="preserve">- </w:t>
      </w:r>
      <w:r w:rsidRPr="004E296C">
        <w:rPr>
          <w:rFonts w:ascii="Times New Roman" w:eastAsiaTheme="minorHAnsi" w:hAnsi="Times New Roman" w:cs="Times New Roman"/>
          <w:sz w:val="24"/>
          <w:szCs w:val="24"/>
        </w:rPr>
        <w:t>is the date that the subaward is fully executed.</w:t>
      </w:r>
    </w:p>
    <w:p w14:paraId="1BB4CE84" w14:textId="1B69BC52" w:rsidR="000C6651" w:rsidRPr="000C6651" w:rsidRDefault="00751D52" w:rsidP="008434B9">
      <w:pPr>
        <w:pStyle w:val="Heading1"/>
        <w:numPr>
          <w:ilvl w:val="0"/>
          <w:numId w:val="3"/>
        </w:numPr>
        <w:ind w:left="360"/>
        <w:jc w:val="both"/>
      </w:pPr>
      <w:bookmarkStart w:id="6" w:name="_Toc57127848"/>
      <w:r>
        <w:t xml:space="preserve">Scope and </w:t>
      </w:r>
      <w:r w:rsidR="0028725C">
        <w:t>Reporting Requirements</w:t>
      </w:r>
      <w:bookmarkEnd w:id="6"/>
    </w:p>
    <w:p w14:paraId="6A7C55EC" w14:textId="54B99ACD" w:rsidR="00195C69" w:rsidRDefault="00195C69" w:rsidP="008434B9">
      <w:pPr>
        <w:jc w:val="both"/>
        <w:rPr>
          <w:rFonts w:ascii="Times New Roman" w:hAnsi="Times New Roman" w:cs="Times New Roman"/>
          <w:sz w:val="24"/>
          <w:szCs w:val="24"/>
        </w:rPr>
      </w:pPr>
      <w:r w:rsidRPr="00195C69">
        <w:rPr>
          <w:rFonts w:ascii="Times New Roman" w:hAnsi="Times New Roman" w:cs="Times New Roman"/>
          <w:sz w:val="24"/>
          <w:szCs w:val="24"/>
        </w:rPr>
        <w:t xml:space="preserve">The </w:t>
      </w:r>
      <w:r w:rsidR="00D70DC1">
        <w:rPr>
          <w:rFonts w:ascii="Times New Roman" w:eastAsiaTheme="minorHAnsi" w:hAnsi="Times New Roman" w:cs="Times New Roman"/>
          <w:sz w:val="24"/>
          <w:szCs w:val="24"/>
        </w:rPr>
        <w:t>FFATA reporting requirements apply to both U.S. and foreign based entities</w:t>
      </w:r>
      <w:r w:rsidR="00751D52">
        <w:rPr>
          <w:rFonts w:ascii="Times New Roman" w:hAnsi="Times New Roman" w:cs="Times New Roman"/>
          <w:sz w:val="24"/>
          <w:szCs w:val="24"/>
        </w:rPr>
        <w:t xml:space="preserve">. The </w:t>
      </w:r>
      <w:r w:rsidRPr="00195C69">
        <w:rPr>
          <w:rFonts w:ascii="Times New Roman" w:hAnsi="Times New Roman" w:cs="Times New Roman"/>
          <w:sz w:val="24"/>
          <w:szCs w:val="24"/>
        </w:rPr>
        <w:t>FFATA Subaward Reporting System (</w:t>
      </w:r>
      <w:hyperlink r:id="rId13" w:history="1">
        <w:r w:rsidR="004B312A" w:rsidRPr="00954F28">
          <w:rPr>
            <w:rStyle w:val="Hyperlink"/>
            <w:rFonts w:ascii="Times New Roman" w:hAnsi="Times New Roman" w:cs="Times New Roman"/>
            <w:sz w:val="24"/>
            <w:szCs w:val="24"/>
          </w:rPr>
          <w:t>FSRS</w:t>
        </w:r>
      </w:hyperlink>
      <w:r w:rsidRPr="00195C69">
        <w:rPr>
          <w:rFonts w:ascii="Times New Roman" w:hAnsi="Times New Roman" w:cs="Times New Roman"/>
          <w:sz w:val="24"/>
          <w:szCs w:val="24"/>
        </w:rPr>
        <w:t xml:space="preserve">) is the reporting tool Federal prime awardees (i.e. prime contractors and prime grants recipients) use to capture and report subaward and executive compensation data regarding their </w:t>
      </w:r>
      <w:r w:rsidR="00BD0F79" w:rsidRPr="00195C69">
        <w:rPr>
          <w:rFonts w:ascii="Times New Roman" w:hAnsi="Times New Roman" w:cs="Times New Roman"/>
          <w:sz w:val="24"/>
          <w:szCs w:val="24"/>
        </w:rPr>
        <w:t>first tier</w:t>
      </w:r>
      <w:r w:rsidRPr="00195C69">
        <w:rPr>
          <w:rFonts w:ascii="Times New Roman" w:hAnsi="Times New Roman" w:cs="Times New Roman"/>
          <w:sz w:val="24"/>
          <w:szCs w:val="24"/>
        </w:rPr>
        <w:t xml:space="preserve"> subawards to meet the FFATA reporting requirements. Prime contract awardees will report against sub-contracts awarded and prime grant awardees will report against sub-grants awarded.</w:t>
      </w:r>
    </w:p>
    <w:p w14:paraId="140D6AA4" w14:textId="519A7C20" w:rsidR="0028725C" w:rsidRPr="0028725C" w:rsidRDefault="008F417E" w:rsidP="008434B9">
      <w:pPr>
        <w:jc w:val="both"/>
        <w:rPr>
          <w:rFonts w:ascii="Times New Roman" w:hAnsi="Times New Roman" w:cs="Times New Roman"/>
          <w:sz w:val="24"/>
          <w:szCs w:val="24"/>
        </w:rPr>
      </w:pPr>
      <w:r>
        <w:rPr>
          <w:rFonts w:ascii="Times New Roman" w:hAnsi="Times New Roman" w:cs="Times New Roman"/>
          <w:sz w:val="24"/>
          <w:szCs w:val="24"/>
        </w:rPr>
        <w:lastRenderedPageBreak/>
        <w:t>The reporting thresholds for whether</w:t>
      </w:r>
      <w:r w:rsidR="0028725C" w:rsidRPr="0028725C">
        <w:rPr>
          <w:rFonts w:ascii="Times New Roman" w:hAnsi="Times New Roman" w:cs="Times New Roman"/>
          <w:sz w:val="24"/>
          <w:szCs w:val="24"/>
        </w:rPr>
        <w:t xml:space="preserve"> contracts or grants </w:t>
      </w:r>
      <w:r>
        <w:rPr>
          <w:rFonts w:ascii="Times New Roman" w:hAnsi="Times New Roman" w:cs="Times New Roman"/>
          <w:sz w:val="24"/>
          <w:szCs w:val="24"/>
        </w:rPr>
        <w:t>are</w:t>
      </w:r>
      <w:r w:rsidR="0028725C" w:rsidRPr="0028725C">
        <w:rPr>
          <w:rFonts w:ascii="Times New Roman" w:hAnsi="Times New Roman" w:cs="Times New Roman"/>
          <w:sz w:val="24"/>
          <w:szCs w:val="24"/>
        </w:rPr>
        <w:t xml:space="preserve"> susceptible to FFATA</w:t>
      </w:r>
      <w:r>
        <w:rPr>
          <w:rFonts w:ascii="Times New Roman" w:hAnsi="Times New Roman" w:cs="Times New Roman"/>
          <w:sz w:val="24"/>
          <w:szCs w:val="24"/>
        </w:rPr>
        <w:t xml:space="preserve"> are found below.</w:t>
      </w:r>
    </w:p>
    <w:p w14:paraId="7C5A8FA1" w14:textId="03763617" w:rsidR="00466EB5" w:rsidRPr="00227968" w:rsidRDefault="00466EB5" w:rsidP="00227968">
      <w:pPr>
        <w:pStyle w:val="ListParagraph"/>
        <w:numPr>
          <w:ilvl w:val="0"/>
          <w:numId w:val="9"/>
        </w:numPr>
        <w:jc w:val="both"/>
        <w:rPr>
          <w:rFonts w:ascii="Times New Roman" w:hAnsi="Times New Roman" w:cs="Times New Roman"/>
          <w:b/>
          <w:bCs/>
          <w:i/>
          <w:iCs/>
          <w:sz w:val="24"/>
          <w:szCs w:val="24"/>
        </w:rPr>
      </w:pPr>
      <w:r w:rsidRPr="00227968">
        <w:rPr>
          <w:rFonts w:ascii="Times New Roman" w:hAnsi="Times New Roman" w:cs="Times New Roman"/>
          <w:b/>
          <w:bCs/>
          <w:i/>
          <w:iCs/>
          <w:sz w:val="24"/>
          <w:szCs w:val="24"/>
        </w:rPr>
        <w:t xml:space="preserve">Subrecipient Reporting </w:t>
      </w:r>
    </w:p>
    <w:p w14:paraId="02EAEDAC" w14:textId="7723171E" w:rsidR="00CC1AF9" w:rsidRDefault="005B4841" w:rsidP="008434B9">
      <w:pPr>
        <w:jc w:val="both"/>
        <w:rPr>
          <w:rFonts w:ascii="Times New Roman" w:hAnsi="Times New Roman" w:cs="Times New Roman"/>
          <w:sz w:val="24"/>
          <w:szCs w:val="24"/>
        </w:rPr>
      </w:pPr>
      <w:r>
        <w:rPr>
          <w:rFonts w:ascii="Times New Roman" w:hAnsi="Times New Roman" w:cs="Times New Roman"/>
          <w:sz w:val="24"/>
          <w:szCs w:val="24"/>
        </w:rPr>
        <w:t xml:space="preserve">All </w:t>
      </w:r>
      <w:r w:rsidR="00DF2561">
        <w:rPr>
          <w:rFonts w:ascii="Times New Roman" w:hAnsi="Times New Roman" w:cs="Times New Roman"/>
          <w:sz w:val="24"/>
          <w:szCs w:val="24"/>
        </w:rPr>
        <w:t>subawards</w:t>
      </w:r>
      <w:r w:rsidR="0011000E">
        <w:rPr>
          <w:rFonts w:ascii="Times New Roman" w:hAnsi="Times New Roman" w:cs="Times New Roman"/>
          <w:sz w:val="24"/>
          <w:szCs w:val="24"/>
        </w:rPr>
        <w:t xml:space="preserve"> from </w:t>
      </w:r>
      <w:ins w:id="7" w:author="Danielle Martin" w:date="2023-04-10T12:26:00Z">
        <w:r w:rsidR="005A08DE" w:rsidRPr="005A08DE">
          <w:rPr>
            <w:rFonts w:ascii="Times New Roman" w:hAnsi="Times New Roman" w:cs="Times New Roman"/>
            <w:sz w:val="24"/>
            <w:szCs w:val="24"/>
          </w:rPr>
          <w:t>October 1, 2015</w:t>
        </w:r>
      </w:ins>
      <w:del w:id="8" w:author="Danielle Martin" w:date="2023-04-10T12:26:00Z">
        <w:r w:rsidR="0011000E" w:rsidDel="005A08DE">
          <w:rPr>
            <w:rFonts w:ascii="Times New Roman" w:hAnsi="Times New Roman" w:cs="Times New Roman"/>
            <w:sz w:val="24"/>
            <w:szCs w:val="24"/>
          </w:rPr>
          <w:delText>M</w:delText>
        </w:r>
        <w:r w:rsidR="0028725C" w:rsidRPr="0011000E" w:rsidDel="005A08DE">
          <w:rPr>
            <w:rFonts w:ascii="Times New Roman" w:hAnsi="Times New Roman" w:cs="Times New Roman"/>
            <w:sz w:val="24"/>
            <w:szCs w:val="24"/>
          </w:rPr>
          <w:delText>arch 1, 2011</w:delText>
        </w:r>
      </w:del>
      <w:r w:rsidR="0028725C" w:rsidRPr="0011000E">
        <w:rPr>
          <w:rFonts w:ascii="Times New Roman" w:hAnsi="Times New Roman" w:cs="Times New Roman"/>
          <w:sz w:val="24"/>
          <w:szCs w:val="24"/>
        </w:rPr>
        <w:t xml:space="preserve"> forward</w:t>
      </w:r>
      <w:r w:rsidR="005759A9">
        <w:rPr>
          <w:rFonts w:ascii="Times New Roman" w:hAnsi="Times New Roman" w:cs="Times New Roman"/>
          <w:sz w:val="24"/>
          <w:szCs w:val="24"/>
        </w:rPr>
        <w:t>,</w:t>
      </w:r>
      <w:r w:rsidR="0028725C" w:rsidRPr="0011000E">
        <w:rPr>
          <w:rFonts w:ascii="Times New Roman" w:hAnsi="Times New Roman" w:cs="Times New Roman"/>
          <w:sz w:val="24"/>
          <w:szCs w:val="24"/>
        </w:rPr>
        <w:t xml:space="preserve"> if the contract value is greater than or equal to $</w:t>
      </w:r>
      <w:del w:id="9" w:author="Danielle Martin" w:date="2023-04-10T11:12:00Z">
        <w:r w:rsidR="0028725C" w:rsidRPr="0011000E" w:rsidDel="00B63F0A">
          <w:rPr>
            <w:rFonts w:ascii="Times New Roman" w:hAnsi="Times New Roman" w:cs="Times New Roman"/>
            <w:sz w:val="24"/>
            <w:szCs w:val="24"/>
          </w:rPr>
          <w:delText>25</w:delText>
        </w:r>
      </w:del>
      <w:ins w:id="10" w:author="Danielle Martin" w:date="2023-04-10T11:12:00Z">
        <w:r w:rsidR="00B63F0A">
          <w:rPr>
            <w:rFonts w:ascii="Times New Roman" w:hAnsi="Times New Roman" w:cs="Times New Roman"/>
            <w:sz w:val="24"/>
            <w:szCs w:val="24"/>
          </w:rPr>
          <w:t>30</w:t>
        </w:r>
      </w:ins>
      <w:r w:rsidR="00E93040">
        <w:rPr>
          <w:rFonts w:ascii="Times New Roman" w:hAnsi="Times New Roman" w:cs="Times New Roman"/>
          <w:sz w:val="24"/>
          <w:szCs w:val="24"/>
        </w:rPr>
        <w:t>,000</w:t>
      </w:r>
      <w:r w:rsidR="0028725C" w:rsidRPr="0011000E">
        <w:rPr>
          <w:rFonts w:ascii="Times New Roman" w:hAnsi="Times New Roman" w:cs="Times New Roman"/>
          <w:sz w:val="24"/>
          <w:szCs w:val="24"/>
        </w:rPr>
        <w:t>.</w:t>
      </w:r>
      <w:r w:rsidR="00D21487">
        <w:rPr>
          <w:rFonts w:ascii="Times New Roman" w:hAnsi="Times New Roman" w:cs="Times New Roman"/>
          <w:sz w:val="24"/>
          <w:szCs w:val="24"/>
        </w:rPr>
        <w:t xml:space="preserve"> Modifications or increases in obligation amounts should be reported incrementally in accordance with the obligation date.</w:t>
      </w:r>
    </w:p>
    <w:p w14:paraId="600984EC" w14:textId="50190229" w:rsidR="00E93040" w:rsidRPr="00227968" w:rsidRDefault="00D22F75" w:rsidP="00227968">
      <w:pPr>
        <w:pStyle w:val="ListParagraph"/>
        <w:numPr>
          <w:ilvl w:val="0"/>
          <w:numId w:val="9"/>
        </w:numPr>
        <w:jc w:val="both"/>
        <w:rPr>
          <w:rFonts w:ascii="Times New Roman" w:hAnsi="Times New Roman" w:cs="Times New Roman"/>
          <w:b/>
          <w:bCs/>
          <w:i/>
          <w:iCs/>
          <w:sz w:val="24"/>
          <w:szCs w:val="24"/>
        </w:rPr>
      </w:pPr>
      <w:r w:rsidRPr="00227968">
        <w:rPr>
          <w:rFonts w:ascii="Times New Roman" w:hAnsi="Times New Roman" w:cs="Times New Roman"/>
          <w:b/>
          <w:bCs/>
          <w:i/>
          <w:iCs/>
          <w:sz w:val="24"/>
          <w:szCs w:val="24"/>
        </w:rPr>
        <w:t xml:space="preserve">Total </w:t>
      </w:r>
      <w:r w:rsidR="00B10994" w:rsidRPr="00227968">
        <w:rPr>
          <w:rFonts w:ascii="Times New Roman" w:hAnsi="Times New Roman" w:cs="Times New Roman"/>
          <w:b/>
          <w:bCs/>
          <w:i/>
          <w:iCs/>
          <w:sz w:val="24"/>
          <w:szCs w:val="24"/>
        </w:rPr>
        <w:t>C</w:t>
      </w:r>
      <w:r w:rsidRPr="00227968">
        <w:rPr>
          <w:rFonts w:ascii="Times New Roman" w:hAnsi="Times New Roman" w:cs="Times New Roman"/>
          <w:b/>
          <w:bCs/>
          <w:i/>
          <w:iCs/>
          <w:sz w:val="24"/>
          <w:szCs w:val="24"/>
        </w:rPr>
        <w:t xml:space="preserve">ompensation and </w:t>
      </w:r>
      <w:r w:rsidR="00B10994" w:rsidRPr="00227968">
        <w:rPr>
          <w:rFonts w:ascii="Times New Roman" w:hAnsi="Times New Roman" w:cs="Times New Roman"/>
          <w:b/>
          <w:bCs/>
          <w:i/>
          <w:iCs/>
          <w:sz w:val="24"/>
          <w:szCs w:val="24"/>
        </w:rPr>
        <w:t>N</w:t>
      </w:r>
      <w:r w:rsidRPr="00227968">
        <w:rPr>
          <w:rFonts w:ascii="Times New Roman" w:hAnsi="Times New Roman" w:cs="Times New Roman"/>
          <w:b/>
          <w:bCs/>
          <w:i/>
          <w:iCs/>
          <w:sz w:val="24"/>
          <w:szCs w:val="24"/>
        </w:rPr>
        <w:t xml:space="preserve">ames of </w:t>
      </w:r>
      <w:r w:rsidR="00B10994" w:rsidRPr="00227968">
        <w:rPr>
          <w:rFonts w:ascii="Times New Roman" w:hAnsi="Times New Roman" w:cs="Times New Roman"/>
          <w:b/>
          <w:bCs/>
          <w:i/>
          <w:iCs/>
          <w:sz w:val="24"/>
          <w:szCs w:val="24"/>
        </w:rPr>
        <w:t>T</w:t>
      </w:r>
      <w:r w:rsidRPr="00227968">
        <w:rPr>
          <w:rFonts w:ascii="Times New Roman" w:hAnsi="Times New Roman" w:cs="Times New Roman"/>
          <w:b/>
          <w:bCs/>
          <w:i/>
          <w:iCs/>
          <w:sz w:val="24"/>
          <w:szCs w:val="24"/>
        </w:rPr>
        <w:t xml:space="preserve">op </w:t>
      </w:r>
      <w:r w:rsidR="00B10994" w:rsidRPr="00227968">
        <w:rPr>
          <w:rFonts w:ascii="Times New Roman" w:hAnsi="Times New Roman" w:cs="Times New Roman"/>
          <w:b/>
          <w:bCs/>
          <w:i/>
          <w:iCs/>
          <w:sz w:val="24"/>
          <w:szCs w:val="24"/>
        </w:rPr>
        <w:t>F</w:t>
      </w:r>
      <w:r w:rsidRPr="00227968">
        <w:rPr>
          <w:rFonts w:ascii="Times New Roman" w:hAnsi="Times New Roman" w:cs="Times New Roman"/>
          <w:b/>
          <w:bCs/>
          <w:i/>
          <w:iCs/>
          <w:sz w:val="24"/>
          <w:szCs w:val="24"/>
        </w:rPr>
        <w:t xml:space="preserve">ive </w:t>
      </w:r>
      <w:r w:rsidR="00B10994" w:rsidRPr="00227968">
        <w:rPr>
          <w:rFonts w:ascii="Times New Roman" w:hAnsi="Times New Roman" w:cs="Times New Roman"/>
          <w:b/>
          <w:bCs/>
          <w:i/>
          <w:iCs/>
          <w:sz w:val="24"/>
          <w:szCs w:val="24"/>
        </w:rPr>
        <w:t>E</w:t>
      </w:r>
      <w:r w:rsidRPr="00227968">
        <w:rPr>
          <w:rFonts w:ascii="Times New Roman" w:hAnsi="Times New Roman" w:cs="Times New Roman"/>
          <w:b/>
          <w:bCs/>
          <w:i/>
          <w:iCs/>
          <w:sz w:val="24"/>
          <w:szCs w:val="24"/>
        </w:rPr>
        <w:t xml:space="preserve">xecutives </w:t>
      </w:r>
    </w:p>
    <w:p w14:paraId="0A169DD1" w14:textId="4A9E0445" w:rsidR="001777F6" w:rsidRDefault="00AD4D26" w:rsidP="008434B9">
      <w:pPr>
        <w:spacing w:after="0"/>
        <w:jc w:val="both"/>
        <w:rPr>
          <w:rFonts w:ascii="Times New Roman" w:hAnsi="Times New Roman" w:cs="Times New Roman"/>
          <w:sz w:val="24"/>
          <w:szCs w:val="24"/>
        </w:rPr>
      </w:pPr>
      <w:r w:rsidRPr="00AD4D26">
        <w:rPr>
          <w:rFonts w:ascii="Times New Roman" w:hAnsi="Times New Roman" w:cs="Times New Roman"/>
          <w:sz w:val="24"/>
          <w:szCs w:val="24"/>
        </w:rPr>
        <w:t>A</w:t>
      </w:r>
      <w:r w:rsidR="005759A9">
        <w:rPr>
          <w:rFonts w:ascii="Times New Roman" w:hAnsi="Times New Roman" w:cs="Times New Roman"/>
          <w:sz w:val="24"/>
          <w:szCs w:val="24"/>
        </w:rPr>
        <w:t xml:space="preserve"> </w:t>
      </w:r>
      <w:r w:rsidRPr="00AD4D26">
        <w:rPr>
          <w:rFonts w:ascii="Times New Roman" w:hAnsi="Times New Roman" w:cs="Times New Roman"/>
          <w:sz w:val="24"/>
          <w:szCs w:val="24"/>
        </w:rPr>
        <w:t>prime awardee is required to report the names and total compensation of the five most</w:t>
      </w:r>
      <w:r w:rsidR="005759A9">
        <w:rPr>
          <w:rFonts w:ascii="Times New Roman" w:hAnsi="Times New Roman" w:cs="Times New Roman"/>
          <w:sz w:val="24"/>
          <w:szCs w:val="24"/>
        </w:rPr>
        <w:t xml:space="preserve"> </w:t>
      </w:r>
      <w:r w:rsidRPr="00AD4D26">
        <w:rPr>
          <w:rFonts w:ascii="Times New Roman" w:hAnsi="Times New Roman" w:cs="Times New Roman"/>
          <w:sz w:val="24"/>
          <w:szCs w:val="24"/>
        </w:rPr>
        <w:t xml:space="preserve">highly compensated officers of </w:t>
      </w:r>
      <w:r w:rsidR="00A915DF">
        <w:rPr>
          <w:rFonts w:ascii="Times New Roman" w:hAnsi="Times New Roman" w:cs="Times New Roman"/>
          <w:sz w:val="24"/>
          <w:szCs w:val="24"/>
        </w:rPr>
        <w:t xml:space="preserve">the </w:t>
      </w:r>
      <w:r w:rsidRPr="00AD4D26">
        <w:rPr>
          <w:rFonts w:ascii="Times New Roman" w:hAnsi="Times New Roman" w:cs="Times New Roman"/>
          <w:sz w:val="24"/>
          <w:szCs w:val="24"/>
        </w:rPr>
        <w:t xml:space="preserve">prime or </w:t>
      </w:r>
      <w:r w:rsidR="00A915DF">
        <w:rPr>
          <w:rFonts w:ascii="Times New Roman" w:hAnsi="Times New Roman" w:cs="Times New Roman"/>
          <w:sz w:val="24"/>
          <w:szCs w:val="24"/>
        </w:rPr>
        <w:t xml:space="preserve">a </w:t>
      </w:r>
      <w:r w:rsidRPr="00AD4D26">
        <w:rPr>
          <w:rFonts w:ascii="Times New Roman" w:hAnsi="Times New Roman" w:cs="Times New Roman"/>
          <w:sz w:val="24"/>
          <w:szCs w:val="24"/>
        </w:rPr>
        <w:t>subawar</w:t>
      </w:r>
      <w:r w:rsidR="007449F3">
        <w:rPr>
          <w:rFonts w:ascii="Times New Roman" w:hAnsi="Times New Roman" w:cs="Times New Roman"/>
          <w:sz w:val="24"/>
          <w:szCs w:val="24"/>
        </w:rPr>
        <w:t xml:space="preserve">d </w:t>
      </w:r>
      <w:r w:rsidRPr="00AD4D26">
        <w:rPr>
          <w:rFonts w:ascii="Times New Roman" w:hAnsi="Times New Roman" w:cs="Times New Roman"/>
          <w:sz w:val="24"/>
          <w:szCs w:val="24"/>
        </w:rPr>
        <w:t>if</w:t>
      </w:r>
      <w:r w:rsidR="004C0014">
        <w:rPr>
          <w:rFonts w:ascii="Times New Roman" w:hAnsi="Times New Roman" w:cs="Times New Roman"/>
          <w:sz w:val="24"/>
          <w:szCs w:val="24"/>
        </w:rPr>
        <w:t>:</w:t>
      </w:r>
    </w:p>
    <w:p w14:paraId="3BB15F89" w14:textId="77777777" w:rsidR="00FA78B4" w:rsidRDefault="00FA78B4" w:rsidP="008434B9">
      <w:pPr>
        <w:spacing w:after="0"/>
        <w:jc w:val="both"/>
        <w:rPr>
          <w:rFonts w:ascii="Times New Roman" w:hAnsi="Times New Roman" w:cs="Times New Roman"/>
          <w:sz w:val="24"/>
          <w:szCs w:val="24"/>
        </w:rPr>
      </w:pPr>
    </w:p>
    <w:p w14:paraId="77B3E6B4" w14:textId="77777777" w:rsidR="001777F6" w:rsidRPr="001777F6" w:rsidRDefault="00E93040" w:rsidP="008434B9">
      <w:pPr>
        <w:pStyle w:val="ListParagraph"/>
        <w:numPr>
          <w:ilvl w:val="0"/>
          <w:numId w:val="5"/>
        </w:numPr>
        <w:jc w:val="both"/>
        <w:rPr>
          <w:rFonts w:ascii="Times New Roman" w:hAnsi="Times New Roman" w:cs="Times New Roman"/>
          <w:sz w:val="24"/>
          <w:szCs w:val="24"/>
        </w:rPr>
      </w:pPr>
      <w:r w:rsidRPr="001777F6">
        <w:rPr>
          <w:rFonts w:ascii="Times New Roman" w:hAnsi="Times New Roman" w:cs="Times New Roman"/>
          <w:sz w:val="24"/>
          <w:szCs w:val="24"/>
        </w:rPr>
        <w:t>More than 80% of annual gross revenues from the Federal government, and those</w:t>
      </w:r>
      <w:r w:rsidR="001777F6">
        <w:rPr>
          <w:rFonts w:ascii="Times New Roman" w:hAnsi="Times New Roman" w:cs="Times New Roman"/>
          <w:sz w:val="24"/>
          <w:szCs w:val="24"/>
        </w:rPr>
        <w:t xml:space="preserve"> </w:t>
      </w:r>
      <w:r w:rsidRPr="001777F6">
        <w:rPr>
          <w:rFonts w:ascii="Times New Roman" w:hAnsi="Times New Roman" w:cs="Times New Roman"/>
          <w:sz w:val="24"/>
          <w:szCs w:val="24"/>
        </w:rPr>
        <w:t xml:space="preserve">revenues are greater than $25M annually </w:t>
      </w:r>
      <w:r w:rsidRPr="001777F6">
        <w:rPr>
          <w:rFonts w:ascii="Times New Roman" w:hAnsi="Times New Roman" w:cs="Times New Roman"/>
          <w:b/>
          <w:bCs/>
          <w:sz w:val="24"/>
          <w:szCs w:val="24"/>
          <w:u w:val="single"/>
        </w:rPr>
        <w:t>and</w:t>
      </w:r>
    </w:p>
    <w:p w14:paraId="5B33B0F8" w14:textId="6FA3FFE1" w:rsidR="00725408" w:rsidRPr="00725408" w:rsidRDefault="00E93040" w:rsidP="008434B9">
      <w:pPr>
        <w:pStyle w:val="ListParagraph"/>
        <w:numPr>
          <w:ilvl w:val="0"/>
          <w:numId w:val="5"/>
        </w:numPr>
        <w:jc w:val="both"/>
        <w:rPr>
          <w:rFonts w:ascii="Times New Roman" w:hAnsi="Times New Roman" w:cs="Times New Roman"/>
          <w:sz w:val="24"/>
          <w:szCs w:val="24"/>
        </w:rPr>
      </w:pPr>
      <w:r w:rsidRPr="001777F6">
        <w:rPr>
          <w:rFonts w:ascii="Times New Roman" w:hAnsi="Times New Roman" w:cs="Times New Roman"/>
          <w:sz w:val="24"/>
          <w:szCs w:val="24"/>
        </w:rPr>
        <w:t xml:space="preserve">Compensation information is not already available through reporting to the </w:t>
      </w:r>
      <w:r w:rsidR="00FA78B4" w:rsidRPr="00FA78B4">
        <w:rPr>
          <w:rFonts w:ascii="Times New Roman" w:hAnsi="Times New Roman" w:cs="Times New Roman"/>
          <w:sz w:val="24"/>
          <w:szCs w:val="24"/>
        </w:rPr>
        <w:t>Securities</w:t>
      </w:r>
      <w:r w:rsidR="00FA78B4">
        <w:rPr>
          <w:rFonts w:ascii="Times New Roman" w:hAnsi="Times New Roman" w:cs="Times New Roman"/>
          <w:sz w:val="24"/>
          <w:szCs w:val="24"/>
        </w:rPr>
        <w:t xml:space="preserve"> </w:t>
      </w:r>
      <w:r w:rsidR="00FA78B4" w:rsidRPr="00FA78B4">
        <w:rPr>
          <w:rFonts w:ascii="Times New Roman" w:hAnsi="Times New Roman" w:cs="Times New Roman"/>
          <w:sz w:val="24"/>
          <w:szCs w:val="24"/>
        </w:rPr>
        <w:t>Exchange Act of 1934 (SEC) or section 6104 of the Internal Revenue Code of 1986</w:t>
      </w:r>
      <w:r w:rsidRPr="00FA78B4">
        <w:rPr>
          <w:rFonts w:ascii="Times New Roman" w:hAnsi="Times New Roman" w:cs="Times New Roman"/>
          <w:sz w:val="24"/>
          <w:szCs w:val="24"/>
        </w:rPr>
        <w:t>.</w:t>
      </w:r>
    </w:p>
    <w:p w14:paraId="54391269" w14:textId="34114B9B" w:rsidR="00AE183A" w:rsidRPr="00AE183A" w:rsidRDefault="00AE183A" w:rsidP="008434B9">
      <w:pPr>
        <w:jc w:val="both"/>
        <w:rPr>
          <w:rFonts w:ascii="Times New Roman" w:hAnsi="Times New Roman" w:cs="Times New Roman"/>
          <w:b/>
          <w:bCs/>
          <w:i/>
          <w:iCs/>
          <w:sz w:val="24"/>
          <w:szCs w:val="24"/>
        </w:rPr>
      </w:pPr>
      <w:r w:rsidRPr="00AE183A">
        <w:rPr>
          <w:rFonts w:ascii="Times New Roman" w:hAnsi="Times New Roman" w:cs="Times New Roman"/>
          <w:b/>
          <w:bCs/>
          <w:i/>
          <w:iCs/>
          <w:sz w:val="24"/>
          <w:szCs w:val="24"/>
        </w:rPr>
        <w:t>Award Modifications:</w:t>
      </w:r>
    </w:p>
    <w:p w14:paraId="03BC0469" w14:textId="57749AC4" w:rsidR="00725408" w:rsidRPr="00725408" w:rsidRDefault="00725408" w:rsidP="008434B9">
      <w:pPr>
        <w:jc w:val="both"/>
        <w:rPr>
          <w:rFonts w:ascii="Times New Roman" w:hAnsi="Times New Roman" w:cs="Times New Roman"/>
          <w:sz w:val="24"/>
          <w:szCs w:val="24"/>
        </w:rPr>
      </w:pPr>
      <w:r w:rsidRPr="00725408">
        <w:rPr>
          <w:rFonts w:ascii="Times New Roman" w:hAnsi="Times New Roman" w:cs="Times New Roman"/>
          <w:sz w:val="24"/>
          <w:szCs w:val="24"/>
        </w:rPr>
        <w:t>If the initial award is below $</w:t>
      </w:r>
      <w:del w:id="11" w:author="Danielle Martin" w:date="2023-04-10T12:18:00Z">
        <w:r w:rsidRPr="00725408" w:rsidDel="007A0A45">
          <w:rPr>
            <w:rFonts w:ascii="Times New Roman" w:hAnsi="Times New Roman" w:cs="Times New Roman"/>
            <w:sz w:val="24"/>
            <w:szCs w:val="24"/>
          </w:rPr>
          <w:delText>25</w:delText>
        </w:r>
      </w:del>
      <w:ins w:id="12" w:author="Danielle Martin" w:date="2023-04-10T12:18:00Z">
        <w:r w:rsidR="007A0A45">
          <w:rPr>
            <w:rFonts w:ascii="Times New Roman" w:hAnsi="Times New Roman" w:cs="Times New Roman"/>
            <w:sz w:val="24"/>
            <w:szCs w:val="24"/>
          </w:rPr>
          <w:t>30</w:t>
        </w:r>
      </w:ins>
      <w:r w:rsidRPr="00725408">
        <w:rPr>
          <w:rFonts w:ascii="Times New Roman" w:hAnsi="Times New Roman" w:cs="Times New Roman"/>
          <w:sz w:val="24"/>
          <w:szCs w:val="24"/>
        </w:rPr>
        <w:t>,000 but subsequent grant modifications result in a total award equal to or over $</w:t>
      </w:r>
      <w:del w:id="13" w:author="Danielle Martin" w:date="2023-04-10T12:18:00Z">
        <w:r w:rsidRPr="00725408" w:rsidDel="007A0A45">
          <w:rPr>
            <w:rFonts w:ascii="Times New Roman" w:hAnsi="Times New Roman" w:cs="Times New Roman"/>
            <w:sz w:val="24"/>
            <w:szCs w:val="24"/>
          </w:rPr>
          <w:delText>25</w:delText>
        </w:r>
      </w:del>
      <w:ins w:id="14" w:author="Danielle Martin" w:date="2023-04-10T12:18:00Z">
        <w:r w:rsidR="007A0A45">
          <w:rPr>
            <w:rFonts w:ascii="Times New Roman" w:hAnsi="Times New Roman" w:cs="Times New Roman"/>
            <w:sz w:val="24"/>
            <w:szCs w:val="24"/>
          </w:rPr>
          <w:t>30</w:t>
        </w:r>
      </w:ins>
      <w:r w:rsidRPr="00725408">
        <w:rPr>
          <w:rFonts w:ascii="Times New Roman" w:hAnsi="Times New Roman" w:cs="Times New Roman"/>
          <w:sz w:val="24"/>
          <w:szCs w:val="24"/>
        </w:rPr>
        <w:t>,000, the award will be subject to the reporting requirements, as of the date the award exceeds $</w:t>
      </w:r>
      <w:del w:id="15" w:author="Danielle Martin" w:date="2023-04-10T12:18:00Z">
        <w:r w:rsidRPr="00725408" w:rsidDel="007A0A45">
          <w:rPr>
            <w:rFonts w:ascii="Times New Roman" w:hAnsi="Times New Roman" w:cs="Times New Roman"/>
            <w:sz w:val="24"/>
            <w:szCs w:val="24"/>
          </w:rPr>
          <w:delText>25</w:delText>
        </w:r>
      </w:del>
      <w:ins w:id="16" w:author="Danielle Martin" w:date="2023-04-10T12:18:00Z">
        <w:r w:rsidR="007A0A45">
          <w:rPr>
            <w:rFonts w:ascii="Times New Roman" w:hAnsi="Times New Roman" w:cs="Times New Roman"/>
            <w:sz w:val="24"/>
            <w:szCs w:val="24"/>
          </w:rPr>
          <w:t>30</w:t>
        </w:r>
      </w:ins>
      <w:r w:rsidRPr="00725408">
        <w:rPr>
          <w:rFonts w:ascii="Times New Roman" w:hAnsi="Times New Roman" w:cs="Times New Roman"/>
          <w:sz w:val="24"/>
          <w:szCs w:val="24"/>
        </w:rPr>
        <w:t>,000.</w:t>
      </w:r>
    </w:p>
    <w:p w14:paraId="624DDED8" w14:textId="7A974048" w:rsidR="00725408" w:rsidRPr="00725408" w:rsidRDefault="00725408" w:rsidP="008434B9">
      <w:pPr>
        <w:jc w:val="both"/>
        <w:rPr>
          <w:rFonts w:ascii="Times New Roman" w:hAnsi="Times New Roman" w:cs="Times New Roman"/>
          <w:sz w:val="24"/>
          <w:szCs w:val="24"/>
        </w:rPr>
      </w:pPr>
      <w:r w:rsidRPr="00725408">
        <w:rPr>
          <w:rFonts w:ascii="Times New Roman" w:hAnsi="Times New Roman" w:cs="Times New Roman"/>
          <w:sz w:val="24"/>
          <w:szCs w:val="24"/>
        </w:rPr>
        <w:t>If the initial award equals or exceeds $</w:t>
      </w:r>
      <w:del w:id="17" w:author="Danielle Martin" w:date="2023-04-10T12:18:00Z">
        <w:r w:rsidRPr="00725408" w:rsidDel="007A0A45">
          <w:rPr>
            <w:rFonts w:ascii="Times New Roman" w:hAnsi="Times New Roman" w:cs="Times New Roman"/>
            <w:sz w:val="24"/>
            <w:szCs w:val="24"/>
          </w:rPr>
          <w:delText>25</w:delText>
        </w:r>
      </w:del>
      <w:ins w:id="18" w:author="Danielle Martin" w:date="2023-04-10T12:18:00Z">
        <w:r w:rsidR="007A0A45">
          <w:rPr>
            <w:rFonts w:ascii="Times New Roman" w:hAnsi="Times New Roman" w:cs="Times New Roman"/>
            <w:sz w:val="24"/>
            <w:szCs w:val="24"/>
          </w:rPr>
          <w:t>30</w:t>
        </w:r>
      </w:ins>
      <w:r w:rsidRPr="00725408">
        <w:rPr>
          <w:rFonts w:ascii="Times New Roman" w:hAnsi="Times New Roman" w:cs="Times New Roman"/>
          <w:sz w:val="24"/>
          <w:szCs w:val="24"/>
        </w:rPr>
        <w:t>,000 but funding is subsequently de-obligated such that the total award amount falls below $</w:t>
      </w:r>
      <w:del w:id="19" w:author="Danielle Martin" w:date="2023-04-10T12:18:00Z">
        <w:r w:rsidRPr="00725408" w:rsidDel="007A0A45">
          <w:rPr>
            <w:rFonts w:ascii="Times New Roman" w:hAnsi="Times New Roman" w:cs="Times New Roman"/>
            <w:sz w:val="24"/>
            <w:szCs w:val="24"/>
          </w:rPr>
          <w:delText>25</w:delText>
        </w:r>
      </w:del>
      <w:ins w:id="20" w:author="Danielle Martin" w:date="2023-04-10T12:18:00Z">
        <w:r w:rsidR="007A0A45">
          <w:rPr>
            <w:rFonts w:ascii="Times New Roman" w:hAnsi="Times New Roman" w:cs="Times New Roman"/>
            <w:sz w:val="24"/>
            <w:szCs w:val="24"/>
          </w:rPr>
          <w:t>30</w:t>
        </w:r>
      </w:ins>
      <w:r w:rsidRPr="00725408">
        <w:rPr>
          <w:rFonts w:ascii="Times New Roman" w:hAnsi="Times New Roman" w:cs="Times New Roman"/>
          <w:sz w:val="24"/>
          <w:szCs w:val="24"/>
        </w:rPr>
        <w:t xml:space="preserve">,000, the award continues to be subject to the reporting requirements of </w:t>
      </w:r>
      <w:r w:rsidR="000718E2">
        <w:rPr>
          <w:rFonts w:ascii="Times New Roman" w:hAnsi="Times New Roman" w:cs="Times New Roman"/>
          <w:sz w:val="24"/>
          <w:szCs w:val="24"/>
        </w:rPr>
        <w:t>FFATA</w:t>
      </w:r>
      <w:r w:rsidRPr="00725408">
        <w:rPr>
          <w:rFonts w:ascii="Times New Roman" w:hAnsi="Times New Roman" w:cs="Times New Roman"/>
          <w:sz w:val="24"/>
          <w:szCs w:val="24"/>
        </w:rPr>
        <w:t>.</w:t>
      </w:r>
    </w:p>
    <w:p w14:paraId="387F6BE4" w14:textId="57EC9B6E" w:rsidR="008B654A" w:rsidRPr="000C6651" w:rsidRDefault="002B09F4" w:rsidP="008434B9">
      <w:pPr>
        <w:pStyle w:val="Heading1"/>
        <w:numPr>
          <w:ilvl w:val="0"/>
          <w:numId w:val="3"/>
        </w:numPr>
        <w:ind w:left="360"/>
        <w:jc w:val="both"/>
      </w:pPr>
      <w:bookmarkStart w:id="21" w:name="_Toc57127849"/>
      <w:r>
        <w:t>FFATA Data Requirements</w:t>
      </w:r>
      <w:bookmarkEnd w:id="21"/>
      <w:r w:rsidR="008B654A" w:rsidRPr="000C6651">
        <w:t xml:space="preserve"> </w:t>
      </w:r>
    </w:p>
    <w:p w14:paraId="6EC954BD" w14:textId="7718A87E" w:rsidR="000007E8" w:rsidRPr="000007E8" w:rsidRDefault="000007E8" w:rsidP="008434B9">
      <w:pPr>
        <w:jc w:val="both"/>
        <w:rPr>
          <w:rFonts w:ascii="Times New Roman" w:hAnsi="Times New Roman" w:cs="Times New Roman"/>
          <w:sz w:val="24"/>
          <w:szCs w:val="24"/>
        </w:rPr>
      </w:pPr>
      <w:r w:rsidRPr="000007E8">
        <w:rPr>
          <w:rFonts w:ascii="Times New Roman" w:hAnsi="Times New Roman" w:cs="Times New Roman"/>
          <w:sz w:val="24"/>
          <w:szCs w:val="24"/>
        </w:rPr>
        <w:t>The following data is required from subrecipients for all grants, contracts, and vendor purchases on contracts</w:t>
      </w:r>
      <w:r>
        <w:rPr>
          <w:rFonts w:ascii="Times New Roman" w:hAnsi="Times New Roman" w:cs="Times New Roman"/>
          <w:sz w:val="24"/>
          <w:szCs w:val="24"/>
        </w:rPr>
        <w:t xml:space="preserve"> </w:t>
      </w:r>
      <w:r w:rsidRPr="000007E8">
        <w:rPr>
          <w:rFonts w:ascii="Times New Roman" w:hAnsi="Times New Roman" w:cs="Times New Roman"/>
          <w:sz w:val="24"/>
          <w:szCs w:val="24"/>
        </w:rPr>
        <w:t>that meet the FFATA requirements:</w:t>
      </w:r>
    </w:p>
    <w:p w14:paraId="7FBE579A" w14:textId="77777777" w:rsidR="00AE075B" w:rsidRDefault="000007E8" w:rsidP="008434B9">
      <w:pPr>
        <w:pStyle w:val="ListParagraph"/>
        <w:numPr>
          <w:ilvl w:val="0"/>
          <w:numId w:val="4"/>
        </w:numPr>
        <w:jc w:val="both"/>
        <w:rPr>
          <w:rFonts w:ascii="Times New Roman" w:hAnsi="Times New Roman" w:cs="Times New Roman"/>
          <w:sz w:val="24"/>
          <w:szCs w:val="24"/>
        </w:rPr>
      </w:pPr>
      <w:r w:rsidRPr="00AE075B">
        <w:rPr>
          <w:rFonts w:ascii="Times New Roman" w:hAnsi="Times New Roman" w:cs="Times New Roman"/>
          <w:sz w:val="24"/>
          <w:szCs w:val="24"/>
        </w:rPr>
        <w:t>Name of entity receiving award</w:t>
      </w:r>
    </w:p>
    <w:p w14:paraId="606F2C51" w14:textId="77777777" w:rsidR="00AE075B" w:rsidRDefault="000007E8" w:rsidP="008434B9">
      <w:pPr>
        <w:pStyle w:val="ListParagraph"/>
        <w:numPr>
          <w:ilvl w:val="0"/>
          <w:numId w:val="4"/>
        </w:numPr>
        <w:jc w:val="both"/>
        <w:rPr>
          <w:rFonts w:ascii="Times New Roman" w:hAnsi="Times New Roman" w:cs="Times New Roman"/>
          <w:sz w:val="24"/>
          <w:szCs w:val="24"/>
        </w:rPr>
      </w:pPr>
      <w:r w:rsidRPr="00AE075B">
        <w:rPr>
          <w:rFonts w:ascii="Times New Roman" w:hAnsi="Times New Roman" w:cs="Times New Roman"/>
          <w:sz w:val="24"/>
          <w:szCs w:val="24"/>
        </w:rPr>
        <w:t>Amount of award</w:t>
      </w:r>
    </w:p>
    <w:p w14:paraId="5693E3BA" w14:textId="77777777" w:rsidR="00AE075B" w:rsidRDefault="000007E8" w:rsidP="008434B9">
      <w:pPr>
        <w:pStyle w:val="ListParagraph"/>
        <w:numPr>
          <w:ilvl w:val="0"/>
          <w:numId w:val="4"/>
        </w:numPr>
        <w:jc w:val="both"/>
        <w:rPr>
          <w:rFonts w:ascii="Times New Roman" w:hAnsi="Times New Roman" w:cs="Times New Roman"/>
          <w:sz w:val="24"/>
          <w:szCs w:val="24"/>
        </w:rPr>
      </w:pPr>
      <w:r w:rsidRPr="00AE075B">
        <w:rPr>
          <w:rFonts w:ascii="Times New Roman" w:hAnsi="Times New Roman" w:cs="Times New Roman"/>
          <w:sz w:val="24"/>
          <w:szCs w:val="24"/>
        </w:rPr>
        <w:t>Funding agency</w:t>
      </w:r>
    </w:p>
    <w:p w14:paraId="503A6144" w14:textId="77777777" w:rsidR="00AE075B" w:rsidRDefault="000007E8" w:rsidP="008434B9">
      <w:pPr>
        <w:pStyle w:val="ListParagraph"/>
        <w:numPr>
          <w:ilvl w:val="0"/>
          <w:numId w:val="4"/>
        </w:numPr>
        <w:jc w:val="both"/>
        <w:rPr>
          <w:rFonts w:ascii="Times New Roman" w:hAnsi="Times New Roman" w:cs="Times New Roman"/>
          <w:sz w:val="24"/>
          <w:szCs w:val="24"/>
        </w:rPr>
      </w:pPr>
      <w:r w:rsidRPr="00AE075B">
        <w:rPr>
          <w:rFonts w:ascii="Times New Roman" w:hAnsi="Times New Roman" w:cs="Times New Roman"/>
          <w:sz w:val="24"/>
          <w:szCs w:val="24"/>
        </w:rPr>
        <w:t>NAICS code for contracts / CFDA program number for grants</w:t>
      </w:r>
    </w:p>
    <w:p w14:paraId="3641A0A2" w14:textId="77777777" w:rsidR="00AE075B" w:rsidRDefault="000007E8" w:rsidP="008434B9">
      <w:pPr>
        <w:pStyle w:val="ListParagraph"/>
        <w:numPr>
          <w:ilvl w:val="0"/>
          <w:numId w:val="4"/>
        </w:numPr>
        <w:jc w:val="both"/>
        <w:rPr>
          <w:rFonts w:ascii="Times New Roman" w:hAnsi="Times New Roman" w:cs="Times New Roman"/>
          <w:sz w:val="24"/>
          <w:szCs w:val="24"/>
        </w:rPr>
      </w:pPr>
      <w:r w:rsidRPr="00AE075B">
        <w:rPr>
          <w:rFonts w:ascii="Times New Roman" w:hAnsi="Times New Roman" w:cs="Times New Roman"/>
          <w:sz w:val="24"/>
          <w:szCs w:val="24"/>
        </w:rPr>
        <w:t>Program source</w:t>
      </w:r>
    </w:p>
    <w:p w14:paraId="2A60FF81" w14:textId="77777777" w:rsidR="00AE075B" w:rsidRDefault="000007E8" w:rsidP="008434B9">
      <w:pPr>
        <w:pStyle w:val="ListParagraph"/>
        <w:numPr>
          <w:ilvl w:val="0"/>
          <w:numId w:val="4"/>
        </w:numPr>
        <w:jc w:val="both"/>
        <w:rPr>
          <w:rFonts w:ascii="Times New Roman" w:hAnsi="Times New Roman" w:cs="Times New Roman"/>
          <w:sz w:val="24"/>
          <w:szCs w:val="24"/>
        </w:rPr>
      </w:pPr>
      <w:r w:rsidRPr="00AE075B">
        <w:rPr>
          <w:rFonts w:ascii="Times New Roman" w:hAnsi="Times New Roman" w:cs="Times New Roman"/>
          <w:sz w:val="24"/>
          <w:szCs w:val="24"/>
        </w:rPr>
        <w:t>Award title descriptive of the purpose of the funding action</w:t>
      </w:r>
    </w:p>
    <w:p w14:paraId="7D940429" w14:textId="22208F21" w:rsidR="00AE075B" w:rsidRDefault="000007E8" w:rsidP="008434B9">
      <w:pPr>
        <w:pStyle w:val="ListParagraph"/>
        <w:numPr>
          <w:ilvl w:val="0"/>
          <w:numId w:val="4"/>
        </w:numPr>
        <w:jc w:val="both"/>
        <w:rPr>
          <w:rFonts w:ascii="Times New Roman" w:hAnsi="Times New Roman" w:cs="Times New Roman"/>
          <w:sz w:val="24"/>
          <w:szCs w:val="24"/>
        </w:rPr>
      </w:pPr>
      <w:r w:rsidRPr="00AE075B">
        <w:rPr>
          <w:rFonts w:ascii="Times New Roman" w:hAnsi="Times New Roman" w:cs="Times New Roman"/>
          <w:sz w:val="24"/>
          <w:szCs w:val="24"/>
        </w:rPr>
        <w:t>Location of the entity (including congressional district</w:t>
      </w:r>
      <w:r w:rsidR="00456A07">
        <w:rPr>
          <w:rFonts w:ascii="Times New Roman" w:hAnsi="Times New Roman" w:cs="Times New Roman"/>
          <w:sz w:val="24"/>
          <w:szCs w:val="24"/>
        </w:rPr>
        <w:t xml:space="preserve"> if in the U</w:t>
      </w:r>
      <w:r w:rsidR="00227968">
        <w:rPr>
          <w:rFonts w:ascii="Times New Roman" w:hAnsi="Times New Roman" w:cs="Times New Roman"/>
          <w:sz w:val="24"/>
          <w:szCs w:val="24"/>
        </w:rPr>
        <w:t>.</w:t>
      </w:r>
      <w:r w:rsidR="00456A07">
        <w:rPr>
          <w:rFonts w:ascii="Times New Roman" w:hAnsi="Times New Roman" w:cs="Times New Roman"/>
          <w:sz w:val="24"/>
          <w:szCs w:val="24"/>
        </w:rPr>
        <w:t>S</w:t>
      </w:r>
      <w:r w:rsidR="00227968">
        <w:rPr>
          <w:rFonts w:ascii="Times New Roman" w:hAnsi="Times New Roman" w:cs="Times New Roman"/>
          <w:sz w:val="24"/>
          <w:szCs w:val="24"/>
        </w:rPr>
        <w:t>.</w:t>
      </w:r>
      <w:r w:rsidRPr="00AE075B">
        <w:rPr>
          <w:rFonts w:ascii="Times New Roman" w:hAnsi="Times New Roman" w:cs="Times New Roman"/>
          <w:sz w:val="24"/>
          <w:szCs w:val="24"/>
        </w:rPr>
        <w:t>)</w:t>
      </w:r>
      <w:r w:rsidR="00456A07">
        <w:rPr>
          <w:rFonts w:ascii="Times New Roman" w:hAnsi="Times New Roman" w:cs="Times New Roman"/>
          <w:sz w:val="24"/>
          <w:szCs w:val="24"/>
        </w:rPr>
        <w:t xml:space="preserve">. </w:t>
      </w:r>
      <w:r w:rsidR="00456A07" w:rsidRPr="00456A07">
        <w:rPr>
          <w:rFonts w:ascii="Times New Roman" w:hAnsi="Times New Roman" w:cs="Times New Roman"/>
          <w:sz w:val="24"/>
          <w:szCs w:val="24"/>
        </w:rPr>
        <w:t xml:space="preserve">FSRS uses </w:t>
      </w:r>
      <w:hyperlink r:id="rId14" w:history="1">
        <w:r w:rsidR="00456A07" w:rsidRPr="00080087">
          <w:rPr>
            <w:rStyle w:val="Hyperlink"/>
            <w:rFonts w:ascii="Times New Roman" w:hAnsi="Times New Roman" w:cs="Times New Roman"/>
            <w:sz w:val="24"/>
            <w:szCs w:val="24"/>
          </w:rPr>
          <w:t>http://www.zip-codes.com/</w:t>
        </w:r>
      </w:hyperlink>
      <w:r w:rsidR="00456A07">
        <w:rPr>
          <w:rFonts w:ascii="Times New Roman" w:hAnsi="Times New Roman" w:cs="Times New Roman"/>
          <w:sz w:val="24"/>
          <w:szCs w:val="24"/>
        </w:rPr>
        <w:t xml:space="preserve"> </w:t>
      </w:r>
      <w:r w:rsidR="00456A07" w:rsidRPr="00456A07">
        <w:rPr>
          <w:rFonts w:ascii="Times New Roman" w:hAnsi="Times New Roman" w:cs="Times New Roman"/>
          <w:sz w:val="24"/>
          <w:szCs w:val="24"/>
        </w:rPr>
        <w:t>as the source of the Congressional District look-up table. The data set includes the 111th Congressional District alignment to the Zip+4 value</w:t>
      </w:r>
      <w:r w:rsidR="00456A07">
        <w:rPr>
          <w:rFonts w:ascii="Times New Roman" w:hAnsi="Times New Roman" w:cs="Times New Roman"/>
          <w:sz w:val="24"/>
          <w:szCs w:val="24"/>
        </w:rPr>
        <w:t>.</w:t>
      </w:r>
    </w:p>
    <w:p w14:paraId="7CC7A2D6" w14:textId="189E3713" w:rsidR="00456A07" w:rsidRDefault="000007E8" w:rsidP="008434B9">
      <w:pPr>
        <w:pStyle w:val="ListParagraph"/>
        <w:numPr>
          <w:ilvl w:val="0"/>
          <w:numId w:val="4"/>
        </w:numPr>
        <w:jc w:val="both"/>
        <w:rPr>
          <w:rFonts w:ascii="Times New Roman" w:hAnsi="Times New Roman" w:cs="Times New Roman"/>
          <w:sz w:val="24"/>
          <w:szCs w:val="24"/>
        </w:rPr>
      </w:pPr>
      <w:r w:rsidRPr="00AE075B">
        <w:rPr>
          <w:rFonts w:ascii="Times New Roman" w:hAnsi="Times New Roman" w:cs="Times New Roman"/>
          <w:sz w:val="24"/>
          <w:szCs w:val="24"/>
        </w:rPr>
        <w:t>Place of performance</w:t>
      </w:r>
      <w:r w:rsidR="00456A07" w:rsidRPr="00AE075B">
        <w:rPr>
          <w:rFonts w:ascii="Times New Roman" w:hAnsi="Times New Roman" w:cs="Times New Roman"/>
          <w:sz w:val="24"/>
          <w:szCs w:val="24"/>
        </w:rPr>
        <w:t xml:space="preserve"> (including congressional district</w:t>
      </w:r>
      <w:r w:rsidR="00456A07">
        <w:rPr>
          <w:rFonts w:ascii="Times New Roman" w:hAnsi="Times New Roman" w:cs="Times New Roman"/>
          <w:sz w:val="24"/>
          <w:szCs w:val="24"/>
        </w:rPr>
        <w:t xml:space="preserve"> if in the U</w:t>
      </w:r>
      <w:r w:rsidR="00227968">
        <w:rPr>
          <w:rFonts w:ascii="Times New Roman" w:hAnsi="Times New Roman" w:cs="Times New Roman"/>
          <w:sz w:val="24"/>
          <w:szCs w:val="24"/>
        </w:rPr>
        <w:t>.</w:t>
      </w:r>
      <w:r w:rsidR="00456A07">
        <w:rPr>
          <w:rFonts w:ascii="Times New Roman" w:hAnsi="Times New Roman" w:cs="Times New Roman"/>
          <w:sz w:val="24"/>
          <w:szCs w:val="24"/>
        </w:rPr>
        <w:t>S</w:t>
      </w:r>
      <w:r w:rsidR="00227968">
        <w:rPr>
          <w:rFonts w:ascii="Times New Roman" w:hAnsi="Times New Roman" w:cs="Times New Roman"/>
          <w:sz w:val="24"/>
          <w:szCs w:val="24"/>
        </w:rPr>
        <w:t>.</w:t>
      </w:r>
      <w:r w:rsidR="00456A07" w:rsidRPr="00AE075B">
        <w:rPr>
          <w:rFonts w:ascii="Times New Roman" w:hAnsi="Times New Roman" w:cs="Times New Roman"/>
          <w:sz w:val="24"/>
          <w:szCs w:val="24"/>
        </w:rPr>
        <w:t>)</w:t>
      </w:r>
      <w:r w:rsidR="00456A07">
        <w:rPr>
          <w:rFonts w:ascii="Times New Roman" w:hAnsi="Times New Roman" w:cs="Times New Roman"/>
          <w:sz w:val="24"/>
          <w:szCs w:val="24"/>
        </w:rPr>
        <w:t xml:space="preserve">. </w:t>
      </w:r>
      <w:r w:rsidR="00456A07" w:rsidRPr="00456A07">
        <w:rPr>
          <w:rFonts w:ascii="Times New Roman" w:hAnsi="Times New Roman" w:cs="Times New Roman"/>
          <w:sz w:val="24"/>
          <w:szCs w:val="24"/>
        </w:rPr>
        <w:t xml:space="preserve">FSRS uses </w:t>
      </w:r>
      <w:hyperlink r:id="rId15" w:history="1">
        <w:r w:rsidR="00456A07" w:rsidRPr="00080087">
          <w:rPr>
            <w:rStyle w:val="Hyperlink"/>
            <w:rFonts w:ascii="Times New Roman" w:hAnsi="Times New Roman" w:cs="Times New Roman"/>
            <w:sz w:val="24"/>
            <w:szCs w:val="24"/>
          </w:rPr>
          <w:t>http://www.zip-codes.com/</w:t>
        </w:r>
      </w:hyperlink>
      <w:r w:rsidR="00456A07">
        <w:rPr>
          <w:rFonts w:ascii="Times New Roman" w:hAnsi="Times New Roman" w:cs="Times New Roman"/>
          <w:sz w:val="24"/>
          <w:szCs w:val="24"/>
        </w:rPr>
        <w:t xml:space="preserve"> </w:t>
      </w:r>
      <w:r w:rsidR="00456A07" w:rsidRPr="00456A07">
        <w:rPr>
          <w:rFonts w:ascii="Times New Roman" w:hAnsi="Times New Roman" w:cs="Times New Roman"/>
          <w:sz w:val="24"/>
          <w:szCs w:val="24"/>
        </w:rPr>
        <w:t>as the source of the Congressional District look-up table. The data set includes the 111th Congressional District alignment to the Zip+4 value</w:t>
      </w:r>
      <w:r w:rsidR="00456A07">
        <w:rPr>
          <w:rFonts w:ascii="Times New Roman" w:hAnsi="Times New Roman" w:cs="Times New Roman"/>
          <w:sz w:val="24"/>
          <w:szCs w:val="24"/>
        </w:rPr>
        <w:t>.</w:t>
      </w:r>
    </w:p>
    <w:p w14:paraId="03F16CB1" w14:textId="3921170F" w:rsidR="000F02AB" w:rsidRPr="000C21A8" w:rsidRDefault="000C21A8" w:rsidP="008434B9">
      <w:pPr>
        <w:pStyle w:val="ListParagraph"/>
        <w:numPr>
          <w:ilvl w:val="0"/>
          <w:numId w:val="4"/>
        </w:numPr>
        <w:jc w:val="both"/>
        <w:rPr>
          <w:rFonts w:ascii="Times New Roman" w:hAnsi="Times New Roman" w:cs="Times New Roman"/>
          <w:sz w:val="24"/>
          <w:szCs w:val="24"/>
        </w:rPr>
      </w:pPr>
      <w:r w:rsidRPr="000C21A8">
        <w:rPr>
          <w:rFonts w:ascii="Times New Roman" w:hAnsi="Times New Roman" w:cs="Times New Roman"/>
          <w:sz w:val="24"/>
          <w:szCs w:val="24"/>
        </w:rPr>
        <w:t>System for Award</w:t>
      </w:r>
      <w:r w:rsidR="009D3858">
        <w:rPr>
          <w:rFonts w:ascii="Times New Roman" w:hAnsi="Times New Roman" w:cs="Times New Roman"/>
          <w:sz w:val="24"/>
          <w:szCs w:val="24"/>
        </w:rPr>
        <w:t xml:space="preserve"> </w:t>
      </w:r>
      <w:r w:rsidRPr="000C21A8">
        <w:rPr>
          <w:rFonts w:ascii="Times New Roman" w:hAnsi="Times New Roman" w:cs="Times New Roman"/>
          <w:sz w:val="24"/>
          <w:szCs w:val="24"/>
        </w:rPr>
        <w:t>Management (</w:t>
      </w:r>
      <w:r w:rsidR="000F02AB" w:rsidRPr="000C21A8">
        <w:rPr>
          <w:rFonts w:ascii="Times New Roman" w:hAnsi="Times New Roman" w:cs="Times New Roman"/>
          <w:sz w:val="24"/>
          <w:szCs w:val="24"/>
        </w:rPr>
        <w:t>SAM</w:t>
      </w:r>
      <w:r w:rsidRPr="000C21A8">
        <w:rPr>
          <w:rFonts w:ascii="Times New Roman" w:hAnsi="Times New Roman" w:cs="Times New Roman"/>
          <w:sz w:val="24"/>
          <w:szCs w:val="24"/>
        </w:rPr>
        <w:t>)</w:t>
      </w:r>
      <w:r w:rsidR="000007E8" w:rsidRPr="000C21A8">
        <w:rPr>
          <w:rFonts w:ascii="Times New Roman" w:hAnsi="Times New Roman" w:cs="Times New Roman"/>
          <w:sz w:val="24"/>
          <w:szCs w:val="24"/>
        </w:rPr>
        <w:t xml:space="preserve"> Registration</w:t>
      </w:r>
      <w:r w:rsidR="000F02AB" w:rsidRPr="000C21A8">
        <w:rPr>
          <w:rFonts w:ascii="Times New Roman" w:hAnsi="Times New Roman" w:cs="Times New Roman"/>
          <w:sz w:val="24"/>
          <w:szCs w:val="24"/>
        </w:rPr>
        <w:t>; and</w:t>
      </w:r>
    </w:p>
    <w:p w14:paraId="091B135B" w14:textId="764701BF" w:rsidR="000F02AB" w:rsidRPr="009D3858" w:rsidRDefault="009D3858" w:rsidP="008434B9">
      <w:pPr>
        <w:pStyle w:val="ListParagraph"/>
        <w:numPr>
          <w:ilvl w:val="0"/>
          <w:numId w:val="4"/>
        </w:numPr>
        <w:jc w:val="both"/>
        <w:rPr>
          <w:rFonts w:ascii="Times New Roman" w:hAnsi="Times New Roman" w:cs="Times New Roman"/>
          <w:sz w:val="24"/>
          <w:szCs w:val="24"/>
        </w:rPr>
      </w:pPr>
      <w:del w:id="22" w:author="Danielle Martin" w:date="2023-04-11T03:42:00Z">
        <w:r w:rsidRPr="009D3858" w:rsidDel="00290DCC">
          <w:rPr>
            <w:rFonts w:ascii="Times New Roman" w:hAnsi="Times New Roman" w:cs="Times New Roman"/>
            <w:sz w:val="24"/>
            <w:szCs w:val="24"/>
          </w:rPr>
          <w:delText>Dun and</w:delText>
        </w:r>
        <w:r w:rsidDel="00290DCC">
          <w:rPr>
            <w:rFonts w:ascii="Times New Roman" w:hAnsi="Times New Roman" w:cs="Times New Roman"/>
            <w:sz w:val="24"/>
            <w:szCs w:val="24"/>
          </w:rPr>
          <w:delText xml:space="preserve"> </w:delText>
        </w:r>
        <w:r w:rsidRPr="009D3858" w:rsidDel="00290DCC">
          <w:rPr>
            <w:rFonts w:ascii="Times New Roman" w:hAnsi="Times New Roman" w:cs="Times New Roman"/>
            <w:sz w:val="24"/>
            <w:szCs w:val="24"/>
          </w:rPr>
          <w:delText>Bradstreet Universal Numbering System (</w:delText>
        </w:r>
        <w:r w:rsidR="000F02AB" w:rsidRPr="009D3858" w:rsidDel="00290DCC">
          <w:rPr>
            <w:rFonts w:ascii="Times New Roman" w:hAnsi="Times New Roman" w:cs="Times New Roman"/>
            <w:sz w:val="24"/>
            <w:szCs w:val="24"/>
          </w:rPr>
          <w:delText>DUNS</w:delText>
        </w:r>
        <w:r w:rsidRPr="009D3858" w:rsidDel="00290DCC">
          <w:rPr>
            <w:rFonts w:ascii="Times New Roman" w:hAnsi="Times New Roman" w:cs="Times New Roman"/>
            <w:sz w:val="24"/>
            <w:szCs w:val="24"/>
          </w:rPr>
          <w:delText xml:space="preserve">) </w:delText>
        </w:r>
        <w:r w:rsidR="000F02AB" w:rsidRPr="009D3858" w:rsidDel="00290DCC">
          <w:rPr>
            <w:rFonts w:ascii="Times New Roman" w:hAnsi="Times New Roman" w:cs="Times New Roman"/>
            <w:sz w:val="24"/>
            <w:szCs w:val="24"/>
          </w:rPr>
          <w:delText>number</w:delText>
        </w:r>
      </w:del>
      <w:ins w:id="23" w:author="Danielle Martin" w:date="2023-04-11T03:42:00Z">
        <w:r w:rsidR="00290DCC">
          <w:rPr>
            <w:rFonts w:ascii="Times New Roman" w:hAnsi="Times New Roman" w:cs="Times New Roman"/>
            <w:sz w:val="24"/>
            <w:szCs w:val="24"/>
          </w:rPr>
          <w:t>Unique Entity Identifier (UEI)</w:t>
        </w:r>
      </w:ins>
    </w:p>
    <w:p w14:paraId="64893BCE" w14:textId="53B5D836" w:rsidR="000F02AB" w:rsidRPr="000F02AB" w:rsidRDefault="000F02AB" w:rsidP="008434B9">
      <w:pPr>
        <w:jc w:val="both"/>
        <w:rPr>
          <w:rFonts w:ascii="Times New Roman" w:hAnsi="Times New Roman" w:cs="Times New Roman"/>
          <w:sz w:val="24"/>
          <w:szCs w:val="24"/>
        </w:rPr>
      </w:pPr>
      <w:r>
        <w:rPr>
          <w:rFonts w:ascii="Times New Roman" w:hAnsi="Times New Roman" w:cs="Times New Roman"/>
          <w:sz w:val="24"/>
          <w:szCs w:val="24"/>
        </w:rPr>
        <w:t>If</w:t>
      </w:r>
      <w:r w:rsidR="00E93040">
        <w:rPr>
          <w:rFonts w:ascii="Times New Roman" w:hAnsi="Times New Roman" w:cs="Times New Roman"/>
          <w:sz w:val="24"/>
          <w:szCs w:val="24"/>
        </w:rPr>
        <w:t xml:space="preserve"> applicable:</w:t>
      </w:r>
    </w:p>
    <w:p w14:paraId="3536A40D" w14:textId="28AE8C22" w:rsidR="000007E8" w:rsidRPr="007A7765" w:rsidRDefault="000007E8" w:rsidP="008434B9">
      <w:pPr>
        <w:pStyle w:val="ListParagraph"/>
        <w:numPr>
          <w:ilvl w:val="0"/>
          <w:numId w:val="4"/>
        </w:numPr>
        <w:jc w:val="both"/>
        <w:rPr>
          <w:rFonts w:ascii="Times New Roman" w:hAnsi="Times New Roman" w:cs="Times New Roman"/>
          <w:sz w:val="24"/>
          <w:szCs w:val="24"/>
        </w:rPr>
      </w:pPr>
      <w:r w:rsidRPr="007A7765">
        <w:rPr>
          <w:rFonts w:ascii="Times New Roman" w:hAnsi="Times New Roman" w:cs="Times New Roman"/>
          <w:sz w:val="24"/>
          <w:szCs w:val="24"/>
        </w:rPr>
        <w:t>Total compensation and names of top five executives</w:t>
      </w:r>
      <w:r w:rsidR="000F2956">
        <w:rPr>
          <w:rFonts w:ascii="Times New Roman" w:hAnsi="Times New Roman" w:cs="Times New Roman"/>
          <w:sz w:val="24"/>
          <w:szCs w:val="24"/>
        </w:rPr>
        <w:t>, i</w:t>
      </w:r>
      <w:r w:rsidRPr="007A7765">
        <w:rPr>
          <w:rFonts w:ascii="Times New Roman" w:hAnsi="Times New Roman" w:cs="Times New Roman"/>
          <w:sz w:val="24"/>
          <w:szCs w:val="24"/>
        </w:rPr>
        <w:t>f…</w:t>
      </w:r>
    </w:p>
    <w:p w14:paraId="54B591DF" w14:textId="77777777" w:rsidR="000F2956" w:rsidRPr="000F2956" w:rsidRDefault="000007E8" w:rsidP="008434B9">
      <w:pPr>
        <w:pStyle w:val="ListParagraph"/>
        <w:numPr>
          <w:ilvl w:val="1"/>
          <w:numId w:val="4"/>
        </w:numPr>
        <w:jc w:val="both"/>
        <w:rPr>
          <w:rFonts w:ascii="Times New Roman" w:hAnsi="Times New Roman" w:cs="Times New Roman"/>
          <w:sz w:val="24"/>
          <w:szCs w:val="24"/>
        </w:rPr>
      </w:pPr>
      <w:r w:rsidRPr="000F2956">
        <w:rPr>
          <w:rFonts w:ascii="Times New Roman" w:hAnsi="Times New Roman" w:cs="Times New Roman"/>
          <w:sz w:val="24"/>
          <w:szCs w:val="24"/>
        </w:rPr>
        <w:t>More than 80% of annual gross revenues from the Federal government, and those</w:t>
      </w:r>
      <w:r w:rsidR="000F2956" w:rsidRPr="000F2956">
        <w:rPr>
          <w:rFonts w:ascii="Times New Roman" w:hAnsi="Times New Roman" w:cs="Times New Roman"/>
          <w:sz w:val="24"/>
          <w:szCs w:val="24"/>
        </w:rPr>
        <w:t xml:space="preserve"> </w:t>
      </w:r>
      <w:r w:rsidRPr="000F2956">
        <w:rPr>
          <w:rFonts w:ascii="Times New Roman" w:hAnsi="Times New Roman" w:cs="Times New Roman"/>
          <w:sz w:val="24"/>
          <w:szCs w:val="24"/>
        </w:rPr>
        <w:t xml:space="preserve">revenues are greater than $25M annually </w:t>
      </w:r>
      <w:r w:rsidRPr="000F2956">
        <w:rPr>
          <w:rFonts w:ascii="Times New Roman" w:hAnsi="Times New Roman" w:cs="Times New Roman"/>
          <w:b/>
          <w:bCs/>
          <w:sz w:val="24"/>
          <w:szCs w:val="24"/>
          <w:u w:val="single"/>
        </w:rPr>
        <w:t>and</w:t>
      </w:r>
    </w:p>
    <w:p w14:paraId="0E8BABA7" w14:textId="624E7218" w:rsidR="000007E8" w:rsidRPr="000F2956" w:rsidRDefault="000007E8" w:rsidP="008434B9">
      <w:pPr>
        <w:pStyle w:val="ListParagraph"/>
        <w:numPr>
          <w:ilvl w:val="1"/>
          <w:numId w:val="4"/>
        </w:numPr>
        <w:jc w:val="both"/>
        <w:rPr>
          <w:rFonts w:ascii="Times New Roman" w:hAnsi="Times New Roman" w:cs="Times New Roman"/>
          <w:sz w:val="24"/>
          <w:szCs w:val="24"/>
        </w:rPr>
      </w:pPr>
      <w:r w:rsidRPr="000F2956">
        <w:rPr>
          <w:rFonts w:ascii="Times New Roman" w:hAnsi="Times New Roman" w:cs="Times New Roman"/>
          <w:sz w:val="24"/>
          <w:szCs w:val="24"/>
        </w:rPr>
        <w:t>Compensation information is not already available through reporting to the SEC.</w:t>
      </w:r>
    </w:p>
    <w:p w14:paraId="08745BD6" w14:textId="61D2ECB6" w:rsidR="00155666" w:rsidRPr="000007E8" w:rsidRDefault="000007E8" w:rsidP="008434B9">
      <w:pPr>
        <w:jc w:val="both"/>
        <w:rPr>
          <w:rFonts w:ascii="Times New Roman" w:hAnsi="Times New Roman" w:cs="Times New Roman"/>
          <w:sz w:val="24"/>
          <w:szCs w:val="24"/>
        </w:rPr>
      </w:pPr>
      <w:r w:rsidRPr="000007E8">
        <w:rPr>
          <w:rFonts w:ascii="Times New Roman" w:hAnsi="Times New Roman" w:cs="Times New Roman"/>
          <w:sz w:val="24"/>
          <w:szCs w:val="24"/>
        </w:rPr>
        <w:t>Classified information is EXEMPT from the prime and subaward reporting requirement as are contracts with</w:t>
      </w:r>
      <w:r w:rsidR="00E93040">
        <w:rPr>
          <w:rFonts w:ascii="Times New Roman" w:hAnsi="Times New Roman" w:cs="Times New Roman"/>
          <w:sz w:val="24"/>
          <w:szCs w:val="24"/>
        </w:rPr>
        <w:t xml:space="preserve"> </w:t>
      </w:r>
      <w:r w:rsidRPr="000007E8">
        <w:rPr>
          <w:rFonts w:ascii="Times New Roman" w:hAnsi="Times New Roman" w:cs="Times New Roman"/>
          <w:sz w:val="24"/>
          <w:szCs w:val="24"/>
        </w:rPr>
        <w:t>individuals.</w:t>
      </w:r>
    </w:p>
    <w:p w14:paraId="72F3E500" w14:textId="6324D75E" w:rsidR="00CE33AA" w:rsidRPr="000C6651" w:rsidRDefault="00AF4F5A" w:rsidP="008434B9">
      <w:pPr>
        <w:pStyle w:val="Heading1"/>
        <w:numPr>
          <w:ilvl w:val="0"/>
          <w:numId w:val="3"/>
        </w:numPr>
        <w:ind w:left="360"/>
        <w:jc w:val="both"/>
      </w:pPr>
      <w:bookmarkStart w:id="24" w:name="_Toc57127850"/>
      <w:r>
        <w:t xml:space="preserve">Reporting Timeline for Prime </w:t>
      </w:r>
      <w:r w:rsidR="009A5053">
        <w:t>Awardees</w:t>
      </w:r>
      <w:bookmarkEnd w:id="24"/>
    </w:p>
    <w:p w14:paraId="11A51D0D" w14:textId="44C3D67B" w:rsidR="00CE33AA" w:rsidRDefault="003B4E95" w:rsidP="008434B9">
      <w:pPr>
        <w:jc w:val="both"/>
        <w:rPr>
          <w:rFonts w:ascii="Times New Roman" w:hAnsi="Times New Roman" w:cs="Times New Roman"/>
          <w:sz w:val="24"/>
          <w:szCs w:val="24"/>
        </w:rPr>
      </w:pPr>
      <w:r w:rsidRPr="003B4E95">
        <w:rPr>
          <w:rFonts w:ascii="Times New Roman" w:hAnsi="Times New Roman" w:cs="Times New Roman"/>
          <w:sz w:val="24"/>
          <w:szCs w:val="24"/>
        </w:rPr>
        <w:t xml:space="preserve">Prime awardees will report using </w:t>
      </w:r>
      <w:hyperlink r:id="rId16" w:history="1">
        <w:r w:rsidRPr="00954F28">
          <w:rPr>
            <w:rStyle w:val="Hyperlink"/>
            <w:rFonts w:ascii="Times New Roman" w:hAnsi="Times New Roman" w:cs="Times New Roman"/>
            <w:sz w:val="24"/>
            <w:szCs w:val="24"/>
          </w:rPr>
          <w:t>FSRS</w:t>
        </w:r>
      </w:hyperlink>
      <w:r w:rsidRPr="003B4E95">
        <w:rPr>
          <w:rFonts w:ascii="Times New Roman" w:hAnsi="Times New Roman" w:cs="Times New Roman"/>
          <w:sz w:val="24"/>
          <w:szCs w:val="24"/>
        </w:rPr>
        <w:t>.</w:t>
      </w:r>
      <w:r w:rsidR="00954F28">
        <w:rPr>
          <w:rFonts w:ascii="Times New Roman" w:hAnsi="Times New Roman" w:cs="Times New Roman"/>
          <w:sz w:val="24"/>
          <w:szCs w:val="24"/>
        </w:rPr>
        <w:t xml:space="preserve"> </w:t>
      </w:r>
      <w:r w:rsidR="00AF4F5A" w:rsidRPr="00AF4F5A">
        <w:rPr>
          <w:rFonts w:ascii="Times New Roman" w:hAnsi="Times New Roman" w:cs="Times New Roman"/>
          <w:sz w:val="24"/>
          <w:szCs w:val="24"/>
        </w:rPr>
        <w:t>The prime awardee is required to file a FFATA sub</w:t>
      </w:r>
      <w:r w:rsidR="00793CEF">
        <w:rPr>
          <w:rFonts w:ascii="Times New Roman" w:hAnsi="Times New Roman" w:cs="Times New Roman"/>
          <w:sz w:val="24"/>
          <w:szCs w:val="24"/>
        </w:rPr>
        <w:t>a</w:t>
      </w:r>
      <w:r w:rsidR="00AF4F5A" w:rsidRPr="00AF4F5A">
        <w:rPr>
          <w:rFonts w:ascii="Times New Roman" w:hAnsi="Times New Roman" w:cs="Times New Roman"/>
          <w:sz w:val="24"/>
          <w:szCs w:val="24"/>
        </w:rPr>
        <w:t xml:space="preserve">ward report by the end of the month following the month in which the prime recipient awards </w:t>
      </w:r>
      <w:r w:rsidR="002D5E80">
        <w:rPr>
          <w:rFonts w:ascii="Times New Roman" w:hAnsi="Times New Roman" w:cs="Times New Roman"/>
          <w:sz w:val="24"/>
          <w:szCs w:val="24"/>
        </w:rPr>
        <w:t xml:space="preserve">or obligates </w:t>
      </w:r>
      <w:r w:rsidR="00AF4F5A" w:rsidRPr="00AF4F5A">
        <w:rPr>
          <w:rFonts w:ascii="Times New Roman" w:hAnsi="Times New Roman" w:cs="Times New Roman"/>
          <w:sz w:val="24"/>
          <w:szCs w:val="24"/>
        </w:rPr>
        <w:t xml:space="preserve">any </w:t>
      </w:r>
      <w:r w:rsidR="00C55052">
        <w:rPr>
          <w:rFonts w:ascii="Times New Roman" w:hAnsi="Times New Roman" w:cs="Times New Roman"/>
          <w:sz w:val="24"/>
          <w:szCs w:val="24"/>
        </w:rPr>
        <w:t>subaward</w:t>
      </w:r>
      <w:r w:rsidR="00AF4F5A" w:rsidRPr="00AF4F5A">
        <w:rPr>
          <w:rFonts w:ascii="Times New Roman" w:hAnsi="Times New Roman" w:cs="Times New Roman"/>
          <w:sz w:val="24"/>
          <w:szCs w:val="24"/>
        </w:rPr>
        <w:t xml:space="preserve"> greater than or equal to $</w:t>
      </w:r>
      <w:del w:id="25" w:author="Danielle Martin" w:date="2023-04-10T12:18:00Z">
        <w:r w:rsidR="00AF4F5A" w:rsidRPr="00AF4F5A" w:rsidDel="007A0A45">
          <w:rPr>
            <w:rFonts w:ascii="Times New Roman" w:hAnsi="Times New Roman" w:cs="Times New Roman"/>
            <w:sz w:val="24"/>
            <w:szCs w:val="24"/>
          </w:rPr>
          <w:delText>25</w:delText>
        </w:r>
      </w:del>
      <w:ins w:id="26" w:author="Danielle Martin" w:date="2023-04-10T12:18:00Z">
        <w:r w:rsidR="007A0A45">
          <w:rPr>
            <w:rFonts w:ascii="Times New Roman" w:hAnsi="Times New Roman" w:cs="Times New Roman"/>
            <w:sz w:val="24"/>
            <w:szCs w:val="24"/>
          </w:rPr>
          <w:t>30</w:t>
        </w:r>
      </w:ins>
      <w:r w:rsidR="00AF4F5A" w:rsidRPr="00AF4F5A">
        <w:rPr>
          <w:rFonts w:ascii="Times New Roman" w:hAnsi="Times New Roman" w:cs="Times New Roman"/>
          <w:sz w:val="24"/>
          <w:szCs w:val="24"/>
        </w:rPr>
        <w:t>,000.</w:t>
      </w:r>
    </w:p>
    <w:p w14:paraId="23BDC2C4" w14:textId="5BC3DB95" w:rsidR="00BC2CD4" w:rsidRPr="00BC2CD4" w:rsidRDefault="00BC2CD4" w:rsidP="008434B9">
      <w:pPr>
        <w:jc w:val="both"/>
        <w:rPr>
          <w:rFonts w:ascii="Times New Roman" w:hAnsi="Times New Roman" w:cs="Times New Roman"/>
          <w:sz w:val="24"/>
          <w:szCs w:val="24"/>
        </w:rPr>
      </w:pPr>
      <w:r>
        <w:rPr>
          <w:rFonts w:ascii="Times New Roman" w:hAnsi="Times New Roman" w:cs="Times New Roman"/>
          <w:sz w:val="24"/>
          <w:szCs w:val="24"/>
        </w:rPr>
        <w:t>Similarly f</w:t>
      </w:r>
      <w:r w:rsidRPr="00BC2CD4">
        <w:rPr>
          <w:rFonts w:ascii="Times New Roman" w:hAnsi="Times New Roman" w:cs="Times New Roman"/>
          <w:sz w:val="24"/>
          <w:szCs w:val="24"/>
        </w:rPr>
        <w:t>or executive compensation reporting</w:t>
      </w:r>
      <w:r>
        <w:rPr>
          <w:rFonts w:ascii="Times New Roman" w:hAnsi="Times New Roman" w:cs="Times New Roman"/>
          <w:sz w:val="24"/>
          <w:szCs w:val="24"/>
        </w:rPr>
        <w:t>, i</w:t>
      </w:r>
      <w:r w:rsidRPr="00BC2CD4">
        <w:rPr>
          <w:rFonts w:ascii="Times New Roman" w:hAnsi="Times New Roman" w:cs="Times New Roman"/>
          <w:sz w:val="24"/>
          <w:szCs w:val="24"/>
        </w:rPr>
        <w:t>f applicable, the prime awardee must report its own executive compensation</w:t>
      </w:r>
      <w:r w:rsidR="00F359C4">
        <w:rPr>
          <w:rFonts w:ascii="Times New Roman" w:hAnsi="Times New Roman" w:cs="Times New Roman"/>
          <w:sz w:val="24"/>
          <w:szCs w:val="24"/>
        </w:rPr>
        <w:t xml:space="preserve"> data</w:t>
      </w:r>
      <w:r w:rsidR="006230D0">
        <w:rPr>
          <w:rFonts w:ascii="Times New Roman" w:hAnsi="Times New Roman" w:cs="Times New Roman"/>
          <w:sz w:val="24"/>
          <w:szCs w:val="24"/>
        </w:rPr>
        <w:t xml:space="preserve"> or that of its sub</w:t>
      </w:r>
      <w:r w:rsidR="00F359C4">
        <w:rPr>
          <w:rFonts w:ascii="Times New Roman" w:hAnsi="Times New Roman" w:cs="Times New Roman"/>
          <w:sz w:val="24"/>
          <w:szCs w:val="24"/>
        </w:rPr>
        <w:t>awardee,</w:t>
      </w:r>
      <w:r w:rsidRPr="00BC2CD4">
        <w:rPr>
          <w:rFonts w:ascii="Times New Roman" w:hAnsi="Times New Roman" w:cs="Times New Roman"/>
          <w:sz w:val="24"/>
          <w:szCs w:val="24"/>
        </w:rPr>
        <w:t xml:space="preserve"> by the end of</w:t>
      </w:r>
      <w:r>
        <w:rPr>
          <w:rFonts w:ascii="Times New Roman" w:hAnsi="Times New Roman" w:cs="Times New Roman"/>
          <w:sz w:val="24"/>
          <w:szCs w:val="24"/>
        </w:rPr>
        <w:t xml:space="preserve"> </w:t>
      </w:r>
      <w:r w:rsidRPr="00BC2CD4">
        <w:rPr>
          <w:rFonts w:ascii="Times New Roman" w:hAnsi="Times New Roman" w:cs="Times New Roman"/>
          <w:sz w:val="24"/>
          <w:szCs w:val="24"/>
        </w:rPr>
        <w:t>the month following the month the award or obligation was made.</w:t>
      </w:r>
    </w:p>
    <w:p w14:paraId="72D0BD45" w14:textId="77777777" w:rsidR="006D425D" w:rsidRDefault="00823388" w:rsidP="008434B9">
      <w:pPr>
        <w:jc w:val="both"/>
        <w:rPr>
          <w:rFonts w:ascii="Times New Roman" w:hAnsi="Times New Roman" w:cs="Times New Roman"/>
          <w:i/>
          <w:iCs/>
          <w:sz w:val="24"/>
          <w:szCs w:val="24"/>
        </w:rPr>
      </w:pPr>
      <w:r w:rsidRPr="006D425D">
        <w:rPr>
          <w:rFonts w:ascii="Times New Roman" w:hAnsi="Times New Roman" w:cs="Times New Roman"/>
          <w:i/>
          <w:iCs/>
          <w:sz w:val="24"/>
          <w:szCs w:val="24"/>
        </w:rPr>
        <w:t>Example 1:</w:t>
      </w:r>
    </w:p>
    <w:p w14:paraId="0EEFC985" w14:textId="21111561" w:rsidR="006D425D" w:rsidRPr="006D425D" w:rsidRDefault="00823388" w:rsidP="008434B9">
      <w:pPr>
        <w:pStyle w:val="ListParagraph"/>
        <w:numPr>
          <w:ilvl w:val="0"/>
          <w:numId w:val="7"/>
        </w:numPr>
        <w:jc w:val="both"/>
        <w:rPr>
          <w:rFonts w:ascii="Times New Roman" w:hAnsi="Times New Roman" w:cs="Times New Roman"/>
          <w:i/>
          <w:iCs/>
          <w:sz w:val="24"/>
          <w:szCs w:val="24"/>
        </w:rPr>
      </w:pPr>
      <w:r w:rsidRPr="006D425D">
        <w:rPr>
          <w:rFonts w:ascii="Times New Roman" w:hAnsi="Times New Roman" w:cs="Times New Roman"/>
          <w:sz w:val="24"/>
          <w:szCs w:val="24"/>
        </w:rPr>
        <w:t>Prime awards subaward on October 1, 20</w:t>
      </w:r>
      <w:r w:rsidR="006D425D">
        <w:rPr>
          <w:rFonts w:ascii="Times New Roman" w:hAnsi="Times New Roman" w:cs="Times New Roman"/>
          <w:sz w:val="24"/>
          <w:szCs w:val="24"/>
        </w:rPr>
        <w:t>20 and another on October 31, 2020</w:t>
      </w:r>
    </w:p>
    <w:p w14:paraId="6EB42CC3" w14:textId="1EF66D26" w:rsidR="00823388" w:rsidRPr="00BC2CD4" w:rsidRDefault="00823388" w:rsidP="008434B9">
      <w:pPr>
        <w:pStyle w:val="ListParagraph"/>
        <w:numPr>
          <w:ilvl w:val="0"/>
          <w:numId w:val="7"/>
        </w:numPr>
        <w:jc w:val="both"/>
        <w:rPr>
          <w:rFonts w:ascii="Times New Roman" w:hAnsi="Times New Roman" w:cs="Times New Roman"/>
          <w:i/>
          <w:iCs/>
          <w:sz w:val="24"/>
          <w:szCs w:val="24"/>
        </w:rPr>
      </w:pPr>
      <w:r w:rsidRPr="006D425D">
        <w:rPr>
          <w:rFonts w:ascii="Times New Roman" w:hAnsi="Times New Roman" w:cs="Times New Roman"/>
          <w:sz w:val="24"/>
          <w:szCs w:val="24"/>
        </w:rPr>
        <w:t xml:space="preserve">Prime must report </w:t>
      </w:r>
      <w:r w:rsidR="006D425D">
        <w:rPr>
          <w:rFonts w:ascii="Times New Roman" w:hAnsi="Times New Roman" w:cs="Times New Roman"/>
          <w:sz w:val="24"/>
          <w:szCs w:val="24"/>
        </w:rPr>
        <w:t xml:space="preserve">both </w:t>
      </w:r>
      <w:r w:rsidRPr="006D425D">
        <w:rPr>
          <w:rFonts w:ascii="Times New Roman" w:hAnsi="Times New Roman" w:cs="Times New Roman"/>
          <w:sz w:val="24"/>
          <w:szCs w:val="24"/>
        </w:rPr>
        <w:t>subaward information by November 30, 20</w:t>
      </w:r>
      <w:r w:rsidR="00BC2CD4">
        <w:rPr>
          <w:rFonts w:ascii="Times New Roman" w:hAnsi="Times New Roman" w:cs="Times New Roman"/>
          <w:sz w:val="24"/>
          <w:szCs w:val="24"/>
        </w:rPr>
        <w:t>20</w:t>
      </w:r>
    </w:p>
    <w:p w14:paraId="06582C81" w14:textId="18340400" w:rsidR="007E191E" w:rsidRPr="003C01A6" w:rsidRDefault="008613C9" w:rsidP="008434B9">
      <w:pPr>
        <w:pStyle w:val="Heading1"/>
        <w:numPr>
          <w:ilvl w:val="0"/>
          <w:numId w:val="3"/>
        </w:numPr>
        <w:ind w:left="360"/>
        <w:jc w:val="both"/>
      </w:pPr>
      <w:bookmarkStart w:id="27" w:name="_Toc57127851"/>
      <w:r>
        <w:t xml:space="preserve">Partners </w:t>
      </w:r>
      <w:r w:rsidR="00B4698A">
        <w:t>FFATA Reporting Process</w:t>
      </w:r>
      <w:bookmarkEnd w:id="27"/>
    </w:p>
    <w:p w14:paraId="41233974" w14:textId="1EAF7631" w:rsidR="00B22AC8" w:rsidRDefault="00313780" w:rsidP="008434B9">
      <w:pPr>
        <w:jc w:val="both"/>
        <w:rPr>
          <w:rFonts w:ascii="Times New Roman" w:hAnsi="Times New Roman" w:cs="Times New Roman"/>
          <w:sz w:val="24"/>
          <w:szCs w:val="24"/>
        </w:rPr>
      </w:pPr>
      <w:r>
        <w:rPr>
          <w:rFonts w:ascii="Times New Roman" w:hAnsi="Times New Roman" w:cs="Times New Roman"/>
          <w:sz w:val="24"/>
          <w:szCs w:val="24"/>
        </w:rPr>
        <w:t xml:space="preserve">Partners </w:t>
      </w:r>
      <w:r w:rsidR="00363C56">
        <w:rPr>
          <w:rFonts w:ascii="Times New Roman" w:hAnsi="Times New Roman" w:cs="Times New Roman"/>
          <w:sz w:val="24"/>
          <w:szCs w:val="24"/>
        </w:rPr>
        <w:t>of the Americas’ (Partners)</w:t>
      </w:r>
      <w:r w:rsidR="0060177D">
        <w:rPr>
          <w:rFonts w:ascii="Times New Roman" w:hAnsi="Times New Roman" w:cs="Times New Roman"/>
          <w:sz w:val="24"/>
          <w:szCs w:val="24"/>
        </w:rPr>
        <w:t xml:space="preserve"> </w:t>
      </w:r>
      <w:r w:rsidR="00B22AC8">
        <w:rPr>
          <w:rFonts w:ascii="Times New Roman" w:hAnsi="Times New Roman" w:cs="Times New Roman"/>
          <w:sz w:val="24"/>
          <w:szCs w:val="24"/>
        </w:rPr>
        <w:t xml:space="preserve">will follow the below procedure for filing </w:t>
      </w:r>
      <w:r w:rsidR="00E21102">
        <w:rPr>
          <w:rFonts w:ascii="Times New Roman" w:hAnsi="Times New Roman" w:cs="Times New Roman"/>
          <w:sz w:val="24"/>
          <w:szCs w:val="24"/>
        </w:rPr>
        <w:t>monthly</w:t>
      </w:r>
      <w:r w:rsidR="00B22AC8">
        <w:rPr>
          <w:rFonts w:ascii="Times New Roman" w:hAnsi="Times New Roman" w:cs="Times New Roman"/>
          <w:sz w:val="24"/>
          <w:szCs w:val="24"/>
        </w:rPr>
        <w:t xml:space="preserve"> FFATA reports.</w:t>
      </w:r>
    </w:p>
    <w:p w14:paraId="7FB00DDA" w14:textId="515C6B82" w:rsidR="007E191E" w:rsidRDefault="00F63A27" w:rsidP="00042192">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The </w:t>
      </w:r>
      <w:del w:id="28" w:author="Danielle Martin" w:date="2023-04-10T13:46:00Z">
        <w:r w:rsidDel="00035835">
          <w:rPr>
            <w:rFonts w:ascii="Times New Roman" w:hAnsi="Times New Roman" w:cs="Times New Roman"/>
            <w:sz w:val="24"/>
            <w:szCs w:val="24"/>
          </w:rPr>
          <w:delText xml:space="preserve">Administration Officer </w:delText>
        </w:r>
        <w:r w:rsidR="001E2FA2" w:rsidDel="00035835">
          <w:rPr>
            <w:rFonts w:ascii="Times New Roman" w:hAnsi="Times New Roman" w:cs="Times New Roman"/>
            <w:sz w:val="24"/>
            <w:szCs w:val="24"/>
          </w:rPr>
          <w:delText xml:space="preserve">(AO) </w:delText>
        </w:r>
      </w:del>
      <w:ins w:id="29" w:author="Danielle Martin" w:date="2023-04-10T13:46:00Z">
        <w:r w:rsidR="00035835">
          <w:rPr>
            <w:rFonts w:ascii="Times New Roman" w:hAnsi="Times New Roman" w:cs="Times New Roman"/>
            <w:sz w:val="24"/>
            <w:szCs w:val="24"/>
          </w:rPr>
          <w:t xml:space="preserve">Director of Grants and Contracts </w:t>
        </w:r>
        <w:r w:rsidR="00E558F4">
          <w:rPr>
            <w:rFonts w:ascii="Times New Roman" w:hAnsi="Times New Roman" w:cs="Times New Roman"/>
            <w:sz w:val="24"/>
            <w:szCs w:val="24"/>
          </w:rPr>
          <w:t xml:space="preserve">(DGC) </w:t>
        </w:r>
      </w:ins>
      <w:r>
        <w:rPr>
          <w:rFonts w:ascii="Times New Roman" w:hAnsi="Times New Roman" w:cs="Times New Roman"/>
          <w:sz w:val="24"/>
          <w:szCs w:val="24"/>
        </w:rPr>
        <w:t xml:space="preserve">in </w:t>
      </w:r>
      <w:r w:rsidR="00B22AC8" w:rsidRPr="00B22AC8">
        <w:rPr>
          <w:rFonts w:ascii="Times New Roman" w:hAnsi="Times New Roman" w:cs="Times New Roman"/>
          <w:sz w:val="24"/>
          <w:szCs w:val="24"/>
        </w:rPr>
        <w:t>Partners</w:t>
      </w:r>
      <w:r w:rsidR="00B22AC8">
        <w:rPr>
          <w:rFonts w:ascii="Times New Roman" w:hAnsi="Times New Roman" w:cs="Times New Roman"/>
          <w:sz w:val="24"/>
          <w:szCs w:val="24"/>
        </w:rPr>
        <w:t xml:space="preserve"> C</w:t>
      </w:r>
      <w:r w:rsidR="0060177D" w:rsidRPr="00B22AC8">
        <w:rPr>
          <w:rFonts w:ascii="Times New Roman" w:hAnsi="Times New Roman" w:cs="Times New Roman"/>
          <w:sz w:val="24"/>
          <w:szCs w:val="24"/>
        </w:rPr>
        <w:t>ontracts department will review all contracts and cover sheets</w:t>
      </w:r>
      <w:r w:rsidR="00DC174B">
        <w:rPr>
          <w:rFonts w:ascii="Times New Roman" w:hAnsi="Times New Roman" w:cs="Times New Roman"/>
          <w:sz w:val="24"/>
          <w:szCs w:val="24"/>
        </w:rPr>
        <w:t xml:space="preserve"> submission weekly</w:t>
      </w:r>
      <w:r w:rsidR="0060177D" w:rsidRPr="00B22AC8">
        <w:rPr>
          <w:rFonts w:ascii="Times New Roman" w:hAnsi="Times New Roman" w:cs="Times New Roman"/>
          <w:sz w:val="24"/>
          <w:szCs w:val="24"/>
        </w:rPr>
        <w:t xml:space="preserve">. </w:t>
      </w:r>
      <w:r w:rsidR="00767B13" w:rsidRPr="00B22AC8">
        <w:rPr>
          <w:rFonts w:ascii="Times New Roman" w:hAnsi="Times New Roman" w:cs="Times New Roman"/>
          <w:sz w:val="24"/>
          <w:szCs w:val="24"/>
        </w:rPr>
        <w:t xml:space="preserve">The </w:t>
      </w:r>
      <w:del w:id="30" w:author="Danielle Martin" w:date="2023-04-10T13:46:00Z">
        <w:r w:rsidR="001E2FA2" w:rsidDel="00E558F4">
          <w:rPr>
            <w:rFonts w:ascii="Times New Roman" w:hAnsi="Times New Roman" w:cs="Times New Roman"/>
            <w:sz w:val="24"/>
            <w:szCs w:val="24"/>
          </w:rPr>
          <w:delText>AO</w:delText>
        </w:r>
        <w:r w:rsidR="00767B13" w:rsidRPr="00B22AC8" w:rsidDel="00E558F4">
          <w:rPr>
            <w:rFonts w:ascii="Times New Roman" w:hAnsi="Times New Roman" w:cs="Times New Roman"/>
            <w:sz w:val="24"/>
            <w:szCs w:val="24"/>
          </w:rPr>
          <w:delText xml:space="preserve"> </w:delText>
        </w:r>
      </w:del>
      <w:ins w:id="31" w:author="Danielle Martin" w:date="2023-04-10T13:46:00Z">
        <w:r w:rsidR="00E558F4">
          <w:rPr>
            <w:rFonts w:ascii="Times New Roman" w:hAnsi="Times New Roman" w:cs="Times New Roman"/>
            <w:sz w:val="24"/>
            <w:szCs w:val="24"/>
          </w:rPr>
          <w:t>DGC</w:t>
        </w:r>
        <w:r w:rsidR="00E558F4" w:rsidRPr="00B22AC8">
          <w:rPr>
            <w:rFonts w:ascii="Times New Roman" w:hAnsi="Times New Roman" w:cs="Times New Roman"/>
            <w:sz w:val="24"/>
            <w:szCs w:val="24"/>
          </w:rPr>
          <w:t xml:space="preserve"> </w:t>
        </w:r>
      </w:ins>
      <w:r w:rsidR="00767B13" w:rsidRPr="00B22AC8">
        <w:rPr>
          <w:rFonts w:ascii="Times New Roman" w:hAnsi="Times New Roman" w:cs="Times New Roman"/>
          <w:sz w:val="24"/>
          <w:szCs w:val="24"/>
        </w:rPr>
        <w:t>will determine if the contract</w:t>
      </w:r>
      <w:r w:rsidR="00B22AC8" w:rsidRPr="00B22AC8">
        <w:rPr>
          <w:rFonts w:ascii="Times New Roman" w:hAnsi="Times New Roman" w:cs="Times New Roman"/>
          <w:sz w:val="24"/>
          <w:szCs w:val="24"/>
        </w:rPr>
        <w:t xml:space="preserve"> </w:t>
      </w:r>
      <w:del w:id="32" w:author="Danielle Martin" w:date="2023-04-10T13:46:00Z">
        <w:r w:rsidR="00B22AC8" w:rsidRPr="00B22AC8" w:rsidDel="00B2075A">
          <w:rPr>
            <w:rFonts w:ascii="Times New Roman" w:hAnsi="Times New Roman" w:cs="Times New Roman"/>
            <w:sz w:val="24"/>
            <w:szCs w:val="24"/>
          </w:rPr>
          <w:delText>will need</w:delText>
        </w:r>
      </w:del>
      <w:ins w:id="33" w:author="Danielle Martin" w:date="2023-04-10T13:46:00Z">
        <w:r w:rsidR="00B2075A" w:rsidRPr="00B22AC8">
          <w:rPr>
            <w:rFonts w:ascii="Times New Roman" w:hAnsi="Times New Roman" w:cs="Times New Roman"/>
            <w:sz w:val="24"/>
            <w:szCs w:val="24"/>
          </w:rPr>
          <w:t>needs</w:t>
        </w:r>
      </w:ins>
      <w:r w:rsidR="00B22AC8" w:rsidRPr="00B22AC8">
        <w:rPr>
          <w:rFonts w:ascii="Times New Roman" w:hAnsi="Times New Roman" w:cs="Times New Roman"/>
          <w:sz w:val="24"/>
          <w:szCs w:val="24"/>
        </w:rPr>
        <w:t xml:space="preserve"> to be </w:t>
      </w:r>
      <w:r w:rsidR="00737B84">
        <w:rPr>
          <w:rFonts w:ascii="Times New Roman" w:hAnsi="Times New Roman" w:cs="Times New Roman"/>
          <w:sz w:val="24"/>
          <w:szCs w:val="24"/>
        </w:rPr>
        <w:t>reported under FFATA.</w:t>
      </w:r>
      <w:r w:rsidR="00167F8D">
        <w:rPr>
          <w:rFonts w:ascii="Times New Roman" w:hAnsi="Times New Roman" w:cs="Times New Roman"/>
          <w:sz w:val="24"/>
          <w:szCs w:val="24"/>
        </w:rPr>
        <w:t xml:space="preserve"> </w:t>
      </w:r>
    </w:p>
    <w:p w14:paraId="4352BEBD" w14:textId="3E3C286B" w:rsidR="00737B84" w:rsidRDefault="00DC174B" w:rsidP="00042192">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If reporting is required, the </w:t>
      </w:r>
      <w:del w:id="34" w:author="Danielle Martin" w:date="2023-04-10T13:47:00Z">
        <w:r w:rsidR="001E2FA2" w:rsidDel="00B2075A">
          <w:rPr>
            <w:rFonts w:ascii="Times New Roman" w:hAnsi="Times New Roman" w:cs="Times New Roman"/>
            <w:sz w:val="24"/>
            <w:szCs w:val="24"/>
          </w:rPr>
          <w:delText>AO</w:delText>
        </w:r>
        <w:r w:rsidR="00737B84" w:rsidDel="00B2075A">
          <w:rPr>
            <w:rFonts w:ascii="Times New Roman" w:hAnsi="Times New Roman" w:cs="Times New Roman"/>
            <w:sz w:val="24"/>
            <w:szCs w:val="24"/>
          </w:rPr>
          <w:delText xml:space="preserve"> </w:delText>
        </w:r>
      </w:del>
      <w:ins w:id="35" w:author="Danielle Martin" w:date="2023-04-10T13:47:00Z">
        <w:r w:rsidR="00B2075A">
          <w:rPr>
            <w:rFonts w:ascii="Times New Roman" w:hAnsi="Times New Roman" w:cs="Times New Roman"/>
            <w:sz w:val="24"/>
            <w:szCs w:val="24"/>
          </w:rPr>
          <w:t xml:space="preserve">DGC </w:t>
        </w:r>
      </w:ins>
      <w:r w:rsidR="00737B84">
        <w:rPr>
          <w:rFonts w:ascii="Times New Roman" w:hAnsi="Times New Roman" w:cs="Times New Roman"/>
          <w:sz w:val="24"/>
          <w:szCs w:val="24"/>
        </w:rPr>
        <w:t xml:space="preserve">will record all the subaward information on the </w:t>
      </w:r>
      <w:hyperlink r:id="rId17" w:history="1">
        <w:r w:rsidR="00737B84" w:rsidRPr="00DC174B">
          <w:rPr>
            <w:rStyle w:val="Hyperlink"/>
            <w:rFonts w:ascii="Times New Roman" w:hAnsi="Times New Roman" w:cs="Times New Roman"/>
            <w:sz w:val="24"/>
            <w:szCs w:val="24"/>
          </w:rPr>
          <w:t xml:space="preserve">FFATA </w:t>
        </w:r>
        <w:r w:rsidR="001E2FA2">
          <w:rPr>
            <w:rStyle w:val="Hyperlink"/>
            <w:rFonts w:ascii="Times New Roman" w:hAnsi="Times New Roman" w:cs="Times New Roman"/>
            <w:sz w:val="24"/>
            <w:szCs w:val="24"/>
          </w:rPr>
          <w:t>E</w:t>
        </w:r>
        <w:r w:rsidR="00737B84" w:rsidRPr="00DC174B">
          <w:rPr>
            <w:rStyle w:val="Hyperlink"/>
            <w:rFonts w:ascii="Times New Roman" w:hAnsi="Times New Roman" w:cs="Times New Roman"/>
            <w:sz w:val="24"/>
            <w:szCs w:val="24"/>
          </w:rPr>
          <w:t xml:space="preserve">xcel </w:t>
        </w:r>
        <w:r w:rsidR="001E2FA2">
          <w:rPr>
            <w:rStyle w:val="Hyperlink"/>
            <w:rFonts w:ascii="Times New Roman" w:hAnsi="Times New Roman" w:cs="Times New Roman"/>
            <w:sz w:val="24"/>
            <w:szCs w:val="24"/>
          </w:rPr>
          <w:t>T</w:t>
        </w:r>
        <w:r w:rsidR="00737B84" w:rsidRPr="00DC174B">
          <w:rPr>
            <w:rStyle w:val="Hyperlink"/>
            <w:rFonts w:ascii="Times New Roman" w:hAnsi="Times New Roman" w:cs="Times New Roman"/>
            <w:sz w:val="24"/>
            <w:szCs w:val="24"/>
          </w:rPr>
          <w:t>racker</w:t>
        </w:r>
      </w:hyperlink>
      <w:r w:rsidR="00737B84">
        <w:rPr>
          <w:rFonts w:ascii="Times New Roman" w:hAnsi="Times New Roman" w:cs="Times New Roman"/>
          <w:sz w:val="24"/>
          <w:szCs w:val="24"/>
        </w:rPr>
        <w:t>.</w:t>
      </w:r>
    </w:p>
    <w:p w14:paraId="3ACEA3A8" w14:textId="2911D50A" w:rsidR="00FA52CB" w:rsidRDefault="00FA52CB" w:rsidP="00FA52CB">
      <w:pPr>
        <w:pStyle w:val="ListParagraph"/>
        <w:numPr>
          <w:ilvl w:val="1"/>
          <w:numId w:val="10"/>
        </w:numPr>
        <w:jc w:val="both"/>
        <w:rPr>
          <w:rFonts w:ascii="Times New Roman" w:hAnsi="Times New Roman" w:cs="Times New Roman"/>
          <w:sz w:val="24"/>
          <w:szCs w:val="24"/>
        </w:rPr>
      </w:pPr>
      <w:r>
        <w:rPr>
          <w:rFonts w:ascii="Times New Roman" w:hAnsi="Times New Roman" w:cs="Times New Roman"/>
          <w:sz w:val="24"/>
          <w:szCs w:val="24"/>
        </w:rPr>
        <w:t xml:space="preserve">If additional information is needed from the Program team, the </w:t>
      </w:r>
      <w:del w:id="36" w:author="Danielle Martin" w:date="2023-04-10T13:47:00Z">
        <w:r w:rsidR="007305F1" w:rsidDel="00B2075A">
          <w:rPr>
            <w:rFonts w:ascii="Times New Roman" w:hAnsi="Times New Roman" w:cs="Times New Roman"/>
            <w:sz w:val="24"/>
            <w:szCs w:val="24"/>
          </w:rPr>
          <w:delText>AO</w:delText>
        </w:r>
        <w:r w:rsidDel="00B2075A">
          <w:rPr>
            <w:rFonts w:ascii="Times New Roman" w:hAnsi="Times New Roman" w:cs="Times New Roman"/>
            <w:sz w:val="24"/>
            <w:szCs w:val="24"/>
          </w:rPr>
          <w:delText xml:space="preserve"> </w:delText>
        </w:r>
      </w:del>
      <w:ins w:id="37" w:author="Danielle Martin" w:date="2023-04-10T13:47:00Z">
        <w:r w:rsidR="00B2075A">
          <w:rPr>
            <w:rFonts w:ascii="Times New Roman" w:hAnsi="Times New Roman" w:cs="Times New Roman"/>
            <w:sz w:val="24"/>
            <w:szCs w:val="24"/>
          </w:rPr>
          <w:t xml:space="preserve">DGC </w:t>
        </w:r>
      </w:ins>
      <w:r>
        <w:rPr>
          <w:rFonts w:ascii="Times New Roman" w:hAnsi="Times New Roman" w:cs="Times New Roman"/>
          <w:sz w:val="24"/>
          <w:szCs w:val="24"/>
        </w:rPr>
        <w:t>will reach out to the appropriate program point of contact.</w:t>
      </w:r>
    </w:p>
    <w:p w14:paraId="26EC7EB9" w14:textId="7EF1DC0D" w:rsidR="00167F8D" w:rsidRDefault="00167F8D" w:rsidP="00FA52CB">
      <w:pPr>
        <w:pStyle w:val="ListParagraph"/>
        <w:numPr>
          <w:ilvl w:val="1"/>
          <w:numId w:val="10"/>
        </w:numPr>
        <w:jc w:val="both"/>
        <w:rPr>
          <w:rFonts w:ascii="Times New Roman" w:hAnsi="Times New Roman" w:cs="Times New Roman"/>
          <w:sz w:val="24"/>
          <w:szCs w:val="24"/>
        </w:rPr>
      </w:pPr>
      <w:r>
        <w:rPr>
          <w:rFonts w:ascii="Times New Roman" w:hAnsi="Times New Roman" w:cs="Times New Roman"/>
          <w:sz w:val="24"/>
          <w:szCs w:val="24"/>
        </w:rPr>
        <w:t xml:space="preserve">If the </w:t>
      </w:r>
      <w:r w:rsidR="00666D48">
        <w:rPr>
          <w:rFonts w:ascii="Times New Roman" w:hAnsi="Times New Roman" w:cs="Times New Roman"/>
          <w:sz w:val="24"/>
          <w:szCs w:val="24"/>
        </w:rPr>
        <w:t>recipient</w:t>
      </w:r>
      <w:r>
        <w:rPr>
          <w:rFonts w:ascii="Times New Roman" w:hAnsi="Times New Roman" w:cs="Times New Roman"/>
          <w:sz w:val="24"/>
          <w:szCs w:val="24"/>
        </w:rPr>
        <w:t xml:space="preserve"> does not have a </w:t>
      </w:r>
      <w:ins w:id="38" w:author="Danielle Martin" w:date="2023-04-11T03:43:00Z">
        <w:r w:rsidR="002D7EE8">
          <w:rPr>
            <w:rFonts w:ascii="Times New Roman" w:hAnsi="Times New Roman" w:cs="Times New Roman"/>
            <w:sz w:val="24"/>
            <w:szCs w:val="24"/>
          </w:rPr>
          <w:t>Unique Entity Identifier (UEI)</w:t>
        </w:r>
      </w:ins>
      <w:del w:id="39" w:author="Danielle Martin" w:date="2023-04-11T03:43:00Z">
        <w:r w:rsidR="00666D48" w:rsidRPr="00666D48" w:rsidDel="008F130F">
          <w:rPr>
            <w:rFonts w:ascii="Times New Roman" w:hAnsi="Times New Roman" w:cs="Times New Roman"/>
            <w:sz w:val="24"/>
            <w:szCs w:val="24"/>
          </w:rPr>
          <w:delText>Data Univ</w:delText>
        </w:r>
      </w:del>
      <w:del w:id="40" w:author="Danielle Martin" w:date="2023-04-11T03:44:00Z">
        <w:r w:rsidR="00666D48" w:rsidRPr="00666D48" w:rsidDel="008F130F">
          <w:rPr>
            <w:rFonts w:ascii="Times New Roman" w:hAnsi="Times New Roman" w:cs="Times New Roman"/>
            <w:sz w:val="24"/>
            <w:szCs w:val="24"/>
          </w:rPr>
          <w:delText>ersal Numbering System</w:delText>
        </w:r>
        <w:r w:rsidR="00666D48" w:rsidDel="008F130F">
          <w:rPr>
            <w:rFonts w:ascii="Times New Roman" w:hAnsi="Times New Roman" w:cs="Times New Roman"/>
            <w:sz w:val="24"/>
            <w:szCs w:val="24"/>
          </w:rPr>
          <w:delText xml:space="preserve"> (DUNS) Number</w:delText>
        </w:r>
      </w:del>
      <w:r w:rsidR="00666D48">
        <w:rPr>
          <w:rFonts w:ascii="Times New Roman" w:hAnsi="Times New Roman" w:cs="Times New Roman"/>
          <w:sz w:val="24"/>
          <w:szCs w:val="24"/>
        </w:rPr>
        <w:t xml:space="preserve">, then the </w:t>
      </w:r>
      <w:del w:id="41" w:author="Danielle Martin" w:date="2023-04-11T03:44:00Z">
        <w:r w:rsidR="00666D48" w:rsidDel="008F130F">
          <w:rPr>
            <w:rFonts w:ascii="Times New Roman" w:hAnsi="Times New Roman" w:cs="Times New Roman"/>
            <w:sz w:val="24"/>
            <w:szCs w:val="24"/>
          </w:rPr>
          <w:delText xml:space="preserve">AO </w:delText>
        </w:r>
      </w:del>
      <w:ins w:id="42" w:author="Danielle Martin" w:date="2023-04-11T03:44:00Z">
        <w:r w:rsidR="008F130F">
          <w:rPr>
            <w:rFonts w:ascii="Times New Roman" w:hAnsi="Times New Roman" w:cs="Times New Roman"/>
            <w:sz w:val="24"/>
            <w:szCs w:val="24"/>
          </w:rPr>
          <w:t xml:space="preserve">DGC </w:t>
        </w:r>
      </w:ins>
      <w:r w:rsidR="00666D48">
        <w:rPr>
          <w:rFonts w:ascii="Times New Roman" w:hAnsi="Times New Roman" w:cs="Times New Roman"/>
          <w:sz w:val="24"/>
          <w:szCs w:val="24"/>
        </w:rPr>
        <w:t>will not approve the cover sheet and contract</w:t>
      </w:r>
      <w:r w:rsidR="00AD34ED">
        <w:rPr>
          <w:rFonts w:ascii="Times New Roman" w:hAnsi="Times New Roman" w:cs="Times New Roman"/>
          <w:sz w:val="24"/>
          <w:szCs w:val="24"/>
        </w:rPr>
        <w:t xml:space="preserve"> until an active </w:t>
      </w:r>
      <w:del w:id="43" w:author="Danielle Martin" w:date="2023-04-11T03:44:00Z">
        <w:r w:rsidR="00AD34ED" w:rsidDel="008F130F">
          <w:rPr>
            <w:rFonts w:ascii="Times New Roman" w:hAnsi="Times New Roman" w:cs="Times New Roman"/>
            <w:sz w:val="24"/>
            <w:szCs w:val="24"/>
          </w:rPr>
          <w:delText xml:space="preserve">DUNS </w:delText>
        </w:r>
      </w:del>
      <w:ins w:id="44" w:author="Danielle Martin" w:date="2023-04-11T03:44:00Z">
        <w:r w:rsidR="008F130F">
          <w:rPr>
            <w:rFonts w:ascii="Times New Roman" w:hAnsi="Times New Roman" w:cs="Times New Roman"/>
            <w:sz w:val="24"/>
            <w:szCs w:val="24"/>
          </w:rPr>
          <w:t xml:space="preserve">UEI </w:t>
        </w:r>
      </w:ins>
      <w:r w:rsidR="00AD34ED">
        <w:rPr>
          <w:rFonts w:ascii="Times New Roman" w:hAnsi="Times New Roman" w:cs="Times New Roman"/>
          <w:sz w:val="24"/>
          <w:szCs w:val="24"/>
        </w:rPr>
        <w:t xml:space="preserve">number can be provided. </w:t>
      </w:r>
    </w:p>
    <w:p w14:paraId="10D4D512" w14:textId="1CD510C2" w:rsidR="00120D1A" w:rsidRDefault="00120D1A" w:rsidP="00120D1A">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On the last business day of each month, the</w:t>
      </w:r>
      <w:r w:rsidR="007305F1">
        <w:rPr>
          <w:rFonts w:ascii="Times New Roman" w:hAnsi="Times New Roman" w:cs="Times New Roman"/>
          <w:sz w:val="24"/>
          <w:szCs w:val="24"/>
        </w:rPr>
        <w:t xml:space="preserve"> </w:t>
      </w:r>
      <w:del w:id="45" w:author="Danielle Martin" w:date="2023-04-11T03:44:00Z">
        <w:r w:rsidR="007305F1" w:rsidDel="00EC2AA2">
          <w:rPr>
            <w:rFonts w:ascii="Times New Roman" w:hAnsi="Times New Roman" w:cs="Times New Roman"/>
            <w:sz w:val="24"/>
            <w:szCs w:val="24"/>
          </w:rPr>
          <w:delText xml:space="preserve">AO </w:delText>
        </w:r>
      </w:del>
      <w:ins w:id="46" w:author="Danielle Martin" w:date="2023-04-11T03:44:00Z">
        <w:r w:rsidR="00EC2AA2">
          <w:rPr>
            <w:rFonts w:ascii="Times New Roman" w:hAnsi="Times New Roman" w:cs="Times New Roman"/>
            <w:sz w:val="24"/>
            <w:szCs w:val="24"/>
          </w:rPr>
          <w:t xml:space="preserve">DGC </w:t>
        </w:r>
      </w:ins>
      <w:r w:rsidR="007305F1">
        <w:rPr>
          <w:rFonts w:ascii="Times New Roman" w:hAnsi="Times New Roman" w:cs="Times New Roman"/>
          <w:sz w:val="24"/>
          <w:szCs w:val="24"/>
        </w:rPr>
        <w:t xml:space="preserve">will submit the </w:t>
      </w:r>
      <w:hyperlink r:id="rId18" w:history="1">
        <w:r w:rsidR="0071642D" w:rsidRPr="00DC174B">
          <w:rPr>
            <w:rStyle w:val="Hyperlink"/>
            <w:rFonts w:ascii="Times New Roman" w:hAnsi="Times New Roman" w:cs="Times New Roman"/>
            <w:sz w:val="24"/>
            <w:szCs w:val="24"/>
          </w:rPr>
          <w:t xml:space="preserve">FFATA </w:t>
        </w:r>
        <w:r w:rsidR="0071642D">
          <w:rPr>
            <w:rStyle w:val="Hyperlink"/>
            <w:rFonts w:ascii="Times New Roman" w:hAnsi="Times New Roman" w:cs="Times New Roman"/>
            <w:sz w:val="24"/>
            <w:szCs w:val="24"/>
          </w:rPr>
          <w:t>E</w:t>
        </w:r>
        <w:r w:rsidR="0071642D" w:rsidRPr="00DC174B">
          <w:rPr>
            <w:rStyle w:val="Hyperlink"/>
            <w:rFonts w:ascii="Times New Roman" w:hAnsi="Times New Roman" w:cs="Times New Roman"/>
            <w:sz w:val="24"/>
            <w:szCs w:val="24"/>
          </w:rPr>
          <w:t xml:space="preserve">xcel </w:t>
        </w:r>
        <w:r w:rsidR="0071642D">
          <w:rPr>
            <w:rStyle w:val="Hyperlink"/>
            <w:rFonts w:ascii="Times New Roman" w:hAnsi="Times New Roman" w:cs="Times New Roman"/>
            <w:sz w:val="24"/>
            <w:szCs w:val="24"/>
          </w:rPr>
          <w:t>T</w:t>
        </w:r>
        <w:r w:rsidR="0071642D" w:rsidRPr="00DC174B">
          <w:rPr>
            <w:rStyle w:val="Hyperlink"/>
            <w:rFonts w:ascii="Times New Roman" w:hAnsi="Times New Roman" w:cs="Times New Roman"/>
            <w:sz w:val="24"/>
            <w:szCs w:val="24"/>
          </w:rPr>
          <w:t>racker</w:t>
        </w:r>
      </w:hyperlink>
      <w:r w:rsidR="007305F1">
        <w:rPr>
          <w:rFonts w:ascii="Times New Roman" w:hAnsi="Times New Roman" w:cs="Times New Roman"/>
          <w:sz w:val="24"/>
          <w:szCs w:val="24"/>
        </w:rPr>
        <w:t xml:space="preserve"> to the Controller and CFO for review and approval. </w:t>
      </w:r>
    </w:p>
    <w:p w14:paraId="583212E8" w14:textId="529C7E43" w:rsidR="007B2784" w:rsidRDefault="007B2784" w:rsidP="00120D1A">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The Controller and/or CFO will provide approval </w:t>
      </w:r>
      <w:r w:rsidR="00DC18B7">
        <w:rPr>
          <w:rFonts w:ascii="Times New Roman" w:hAnsi="Times New Roman" w:cs="Times New Roman"/>
          <w:sz w:val="24"/>
          <w:szCs w:val="24"/>
        </w:rPr>
        <w:t>of the new subaward to be reported under FFATA by the 10</w:t>
      </w:r>
      <w:r w:rsidR="00DC18B7" w:rsidRPr="00DC18B7">
        <w:rPr>
          <w:rFonts w:ascii="Times New Roman" w:hAnsi="Times New Roman" w:cs="Times New Roman"/>
          <w:sz w:val="24"/>
          <w:szCs w:val="24"/>
          <w:vertAlign w:val="superscript"/>
        </w:rPr>
        <w:t>th</w:t>
      </w:r>
      <w:r w:rsidR="00DC18B7">
        <w:rPr>
          <w:rFonts w:ascii="Times New Roman" w:hAnsi="Times New Roman" w:cs="Times New Roman"/>
          <w:sz w:val="24"/>
          <w:szCs w:val="24"/>
        </w:rPr>
        <w:t xml:space="preserve"> day of the following month, or business day prior if the 10</w:t>
      </w:r>
      <w:r w:rsidR="00DC18B7" w:rsidRPr="00DC18B7">
        <w:rPr>
          <w:rFonts w:ascii="Times New Roman" w:hAnsi="Times New Roman" w:cs="Times New Roman"/>
          <w:sz w:val="24"/>
          <w:szCs w:val="24"/>
          <w:vertAlign w:val="superscript"/>
        </w:rPr>
        <w:t>th</w:t>
      </w:r>
      <w:r w:rsidR="00DC18B7">
        <w:rPr>
          <w:rFonts w:ascii="Times New Roman" w:hAnsi="Times New Roman" w:cs="Times New Roman"/>
          <w:sz w:val="24"/>
          <w:szCs w:val="24"/>
        </w:rPr>
        <w:t xml:space="preserve"> falls on a week or holiday. </w:t>
      </w:r>
    </w:p>
    <w:p w14:paraId="32711972" w14:textId="58E9C587" w:rsidR="00DC18B7" w:rsidRDefault="00255628" w:rsidP="00120D1A">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Once approval is received, the </w:t>
      </w:r>
      <w:del w:id="47" w:author="Danielle Martin" w:date="2023-04-11T03:46:00Z">
        <w:r w:rsidDel="00153F20">
          <w:rPr>
            <w:rFonts w:ascii="Times New Roman" w:hAnsi="Times New Roman" w:cs="Times New Roman"/>
            <w:sz w:val="24"/>
            <w:szCs w:val="24"/>
          </w:rPr>
          <w:delText xml:space="preserve">AO </w:delText>
        </w:r>
      </w:del>
      <w:ins w:id="48" w:author="Danielle Martin" w:date="2023-04-11T03:46:00Z">
        <w:r w:rsidR="00153F20">
          <w:rPr>
            <w:rFonts w:ascii="Times New Roman" w:hAnsi="Times New Roman" w:cs="Times New Roman"/>
            <w:sz w:val="24"/>
            <w:szCs w:val="24"/>
          </w:rPr>
          <w:t xml:space="preserve">DGC </w:t>
        </w:r>
      </w:ins>
      <w:r>
        <w:rPr>
          <w:rFonts w:ascii="Times New Roman" w:hAnsi="Times New Roman" w:cs="Times New Roman"/>
          <w:sz w:val="24"/>
          <w:szCs w:val="24"/>
        </w:rPr>
        <w:t xml:space="preserve">will enter the new FFATA subawards into the </w:t>
      </w:r>
      <w:hyperlink r:id="rId19" w:history="1">
        <w:r w:rsidRPr="00954F28">
          <w:rPr>
            <w:rStyle w:val="Hyperlink"/>
            <w:rFonts w:ascii="Times New Roman" w:hAnsi="Times New Roman" w:cs="Times New Roman"/>
            <w:sz w:val="24"/>
            <w:szCs w:val="24"/>
          </w:rPr>
          <w:t>FSRS</w:t>
        </w:r>
      </w:hyperlink>
      <w:r>
        <w:rPr>
          <w:rFonts w:ascii="Times New Roman" w:hAnsi="Times New Roman" w:cs="Times New Roman"/>
          <w:sz w:val="24"/>
          <w:szCs w:val="24"/>
        </w:rPr>
        <w:t xml:space="preserve"> system. </w:t>
      </w:r>
    </w:p>
    <w:p w14:paraId="20E68AEF" w14:textId="48BBD494" w:rsidR="00E049D9" w:rsidRDefault="00E049D9" w:rsidP="00120D1A">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After each new subaward is submitted to the FFATA database, the </w:t>
      </w:r>
      <w:del w:id="49" w:author="Danielle Martin" w:date="2023-04-11T03:47:00Z">
        <w:r w:rsidDel="00153F20">
          <w:rPr>
            <w:rFonts w:ascii="Times New Roman" w:hAnsi="Times New Roman" w:cs="Times New Roman"/>
            <w:sz w:val="24"/>
            <w:szCs w:val="24"/>
          </w:rPr>
          <w:delText xml:space="preserve">AO </w:delText>
        </w:r>
      </w:del>
      <w:ins w:id="50" w:author="Danielle Martin" w:date="2023-04-11T03:47:00Z">
        <w:r w:rsidR="00153F20">
          <w:rPr>
            <w:rFonts w:ascii="Times New Roman" w:hAnsi="Times New Roman" w:cs="Times New Roman"/>
            <w:sz w:val="24"/>
            <w:szCs w:val="24"/>
          </w:rPr>
          <w:t xml:space="preserve">DGC </w:t>
        </w:r>
      </w:ins>
      <w:r>
        <w:rPr>
          <w:rFonts w:ascii="Times New Roman" w:hAnsi="Times New Roman" w:cs="Times New Roman"/>
          <w:sz w:val="24"/>
          <w:szCs w:val="24"/>
        </w:rPr>
        <w:t xml:space="preserve">will print the PDF confirmation page and save it to the </w:t>
      </w:r>
      <w:hyperlink r:id="rId20" w:history="1">
        <w:r w:rsidRPr="00DD246F">
          <w:rPr>
            <w:rStyle w:val="Hyperlink"/>
            <w:rFonts w:ascii="Times New Roman" w:hAnsi="Times New Roman" w:cs="Times New Roman"/>
            <w:sz w:val="24"/>
            <w:szCs w:val="24"/>
          </w:rPr>
          <w:t>Contracts &amp; Agreements folder</w:t>
        </w:r>
      </w:hyperlink>
      <w:r>
        <w:rPr>
          <w:rFonts w:ascii="Times New Roman" w:hAnsi="Times New Roman" w:cs="Times New Roman"/>
          <w:sz w:val="24"/>
          <w:szCs w:val="24"/>
        </w:rPr>
        <w:t xml:space="preserve"> of the subawardee on SharePoint. </w:t>
      </w:r>
    </w:p>
    <w:p w14:paraId="3B6B7FD0" w14:textId="00C8AC16" w:rsidR="00E049D9" w:rsidRDefault="00E049D9" w:rsidP="00120D1A">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The prior month’s FFATA reporting will be completed by the 15</w:t>
      </w:r>
      <w:r w:rsidRPr="00E049D9">
        <w:rPr>
          <w:rFonts w:ascii="Times New Roman" w:hAnsi="Times New Roman" w:cs="Times New Roman"/>
          <w:sz w:val="24"/>
          <w:szCs w:val="24"/>
          <w:vertAlign w:val="superscript"/>
        </w:rPr>
        <w:t>th</w:t>
      </w:r>
      <w:r>
        <w:rPr>
          <w:rFonts w:ascii="Times New Roman" w:hAnsi="Times New Roman" w:cs="Times New Roman"/>
          <w:sz w:val="24"/>
          <w:szCs w:val="24"/>
        </w:rPr>
        <w:t xml:space="preserve"> of the following month by the </w:t>
      </w:r>
      <w:del w:id="51" w:author="Danielle Martin" w:date="2023-04-11T03:47:00Z">
        <w:r w:rsidDel="00153F20">
          <w:rPr>
            <w:rFonts w:ascii="Times New Roman" w:hAnsi="Times New Roman" w:cs="Times New Roman"/>
            <w:sz w:val="24"/>
            <w:szCs w:val="24"/>
          </w:rPr>
          <w:delText>AO</w:delText>
        </w:r>
      </w:del>
      <w:ins w:id="52" w:author="Danielle Martin" w:date="2023-04-11T03:47:00Z">
        <w:r w:rsidR="00153F20">
          <w:rPr>
            <w:rFonts w:ascii="Times New Roman" w:hAnsi="Times New Roman" w:cs="Times New Roman"/>
            <w:sz w:val="24"/>
            <w:szCs w:val="24"/>
          </w:rPr>
          <w:t>DGC</w:t>
        </w:r>
      </w:ins>
      <w:r>
        <w:rPr>
          <w:rFonts w:ascii="Times New Roman" w:hAnsi="Times New Roman" w:cs="Times New Roman"/>
          <w:sz w:val="24"/>
          <w:szCs w:val="24"/>
        </w:rPr>
        <w:t>.</w:t>
      </w:r>
    </w:p>
    <w:p w14:paraId="04C0908A" w14:textId="1AAB77C2" w:rsidR="00E93FDC" w:rsidRPr="00B551DE" w:rsidRDefault="007D728E" w:rsidP="008434B9">
      <w:pPr>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Note: </w:t>
      </w:r>
      <w:del w:id="53" w:author="Danielle Martin" w:date="2023-04-11T03:47:00Z">
        <w:r w:rsidDel="00B72CF2">
          <w:rPr>
            <w:rFonts w:ascii="Times New Roman" w:hAnsi="Times New Roman" w:cs="Times New Roman"/>
            <w:sz w:val="24"/>
            <w:szCs w:val="24"/>
          </w:rPr>
          <w:delText xml:space="preserve">If </w:delText>
        </w:r>
        <w:r w:rsidR="002A28D6" w:rsidDel="00B72CF2">
          <w:rPr>
            <w:rFonts w:ascii="Times New Roman" w:hAnsi="Times New Roman" w:cs="Times New Roman"/>
            <w:sz w:val="24"/>
            <w:szCs w:val="24"/>
          </w:rPr>
          <w:delText xml:space="preserve">a Partners’ </w:delText>
        </w:r>
        <w:r w:rsidDel="00B72CF2">
          <w:rPr>
            <w:rFonts w:ascii="Times New Roman" w:hAnsi="Times New Roman" w:cs="Times New Roman"/>
            <w:sz w:val="24"/>
            <w:szCs w:val="24"/>
          </w:rPr>
          <w:delText xml:space="preserve">field office </w:delText>
        </w:r>
        <w:r w:rsidR="002A28D6" w:rsidDel="00B72CF2">
          <w:rPr>
            <w:rFonts w:ascii="Times New Roman" w:hAnsi="Times New Roman" w:cs="Times New Roman"/>
            <w:sz w:val="24"/>
            <w:szCs w:val="24"/>
          </w:rPr>
          <w:delText>issues a</w:delText>
        </w:r>
        <w:r w:rsidR="00022188" w:rsidDel="00B72CF2">
          <w:rPr>
            <w:rFonts w:ascii="Times New Roman" w:hAnsi="Times New Roman" w:cs="Times New Roman"/>
            <w:sz w:val="24"/>
            <w:szCs w:val="24"/>
          </w:rPr>
          <w:delText xml:space="preserve"> subaward</w:delText>
        </w:r>
        <w:r w:rsidR="002A28D6" w:rsidDel="00B72CF2">
          <w:rPr>
            <w:rFonts w:ascii="Times New Roman" w:hAnsi="Times New Roman" w:cs="Times New Roman"/>
            <w:sz w:val="24"/>
            <w:szCs w:val="24"/>
          </w:rPr>
          <w:delText xml:space="preserve"> </w:delText>
        </w:r>
        <w:r w:rsidR="002A28D6" w:rsidRPr="00AF4F5A" w:rsidDel="00B72CF2">
          <w:rPr>
            <w:rFonts w:ascii="Times New Roman" w:hAnsi="Times New Roman" w:cs="Times New Roman"/>
            <w:sz w:val="24"/>
            <w:szCs w:val="24"/>
          </w:rPr>
          <w:delText>greater than or equal to $</w:delText>
        </w:r>
      </w:del>
      <w:del w:id="54" w:author="Danielle Martin" w:date="2023-04-10T12:19:00Z">
        <w:r w:rsidR="002A28D6" w:rsidRPr="00AF4F5A" w:rsidDel="007A0A45">
          <w:rPr>
            <w:rFonts w:ascii="Times New Roman" w:hAnsi="Times New Roman" w:cs="Times New Roman"/>
            <w:sz w:val="24"/>
            <w:szCs w:val="24"/>
          </w:rPr>
          <w:delText>25</w:delText>
        </w:r>
      </w:del>
      <w:del w:id="55" w:author="Danielle Martin" w:date="2023-04-11T03:47:00Z">
        <w:r w:rsidR="002A28D6" w:rsidRPr="00AF4F5A" w:rsidDel="00B72CF2">
          <w:rPr>
            <w:rFonts w:ascii="Times New Roman" w:hAnsi="Times New Roman" w:cs="Times New Roman"/>
            <w:sz w:val="24"/>
            <w:szCs w:val="24"/>
          </w:rPr>
          <w:delText>,000</w:delText>
        </w:r>
        <w:r w:rsidR="00022188" w:rsidDel="00B72CF2">
          <w:rPr>
            <w:rFonts w:ascii="Times New Roman" w:hAnsi="Times New Roman" w:cs="Times New Roman"/>
            <w:sz w:val="24"/>
            <w:szCs w:val="24"/>
          </w:rPr>
          <w:delText xml:space="preserve"> USD,</w:delText>
        </w:r>
        <w:r w:rsidR="008F745A" w:rsidDel="00B72CF2">
          <w:rPr>
            <w:rFonts w:ascii="Times New Roman" w:hAnsi="Times New Roman" w:cs="Times New Roman"/>
            <w:sz w:val="24"/>
            <w:szCs w:val="24"/>
          </w:rPr>
          <w:delText xml:space="preserve"> the HQ Program Manager will be required to complete a cover sheet for the award</w:delText>
        </w:r>
        <w:r w:rsidR="0005295E" w:rsidDel="00B72CF2">
          <w:rPr>
            <w:rFonts w:ascii="Times New Roman" w:hAnsi="Times New Roman" w:cs="Times New Roman"/>
            <w:sz w:val="24"/>
            <w:szCs w:val="24"/>
          </w:rPr>
          <w:delText xml:space="preserve"> in </w:delText>
        </w:r>
        <w:r w:rsidR="00EF0103" w:rsidDel="00B72CF2">
          <w:rPr>
            <w:rFonts w:ascii="Times New Roman" w:hAnsi="Times New Roman" w:cs="Times New Roman"/>
            <w:sz w:val="24"/>
            <w:szCs w:val="24"/>
          </w:rPr>
          <w:delText>Pandadoc</w:delText>
        </w:r>
        <w:r w:rsidR="0005295E" w:rsidDel="00B72CF2">
          <w:rPr>
            <w:rFonts w:ascii="Times New Roman" w:hAnsi="Times New Roman" w:cs="Times New Roman"/>
            <w:sz w:val="24"/>
            <w:szCs w:val="24"/>
          </w:rPr>
          <w:delText>.</w:delText>
        </w:r>
        <w:r w:rsidR="00B51532" w:rsidDel="00B72CF2">
          <w:rPr>
            <w:rFonts w:ascii="Times New Roman" w:hAnsi="Times New Roman" w:cs="Times New Roman"/>
            <w:sz w:val="24"/>
            <w:szCs w:val="24"/>
          </w:rPr>
          <w:delText xml:space="preserve"> </w:delText>
        </w:r>
        <w:r w:rsidR="0005295E" w:rsidDel="00B72CF2">
          <w:rPr>
            <w:rFonts w:ascii="Times New Roman" w:hAnsi="Times New Roman" w:cs="Times New Roman"/>
            <w:sz w:val="24"/>
            <w:szCs w:val="24"/>
          </w:rPr>
          <w:delText xml:space="preserve">This will ensure </w:delText>
        </w:r>
        <w:r w:rsidR="00B67EC7" w:rsidDel="00B72CF2">
          <w:rPr>
            <w:rFonts w:ascii="Times New Roman" w:hAnsi="Times New Roman" w:cs="Times New Roman"/>
            <w:sz w:val="24"/>
            <w:szCs w:val="24"/>
          </w:rPr>
          <w:delText>that a</w:delText>
        </w:r>
      </w:del>
      <w:ins w:id="56" w:author="Danielle Martin" w:date="2023-04-11T03:47:00Z">
        <w:r w:rsidR="00B72CF2">
          <w:rPr>
            <w:rFonts w:ascii="Times New Roman" w:hAnsi="Times New Roman" w:cs="Times New Roman"/>
            <w:sz w:val="24"/>
            <w:szCs w:val="24"/>
          </w:rPr>
          <w:t>A</w:t>
        </w:r>
      </w:ins>
      <w:r w:rsidR="00B67EC7">
        <w:rPr>
          <w:rFonts w:ascii="Times New Roman" w:hAnsi="Times New Roman" w:cs="Times New Roman"/>
          <w:sz w:val="24"/>
          <w:szCs w:val="24"/>
        </w:rPr>
        <w:t xml:space="preserve">ll subawards whether HQ or field office based </w:t>
      </w:r>
      <w:del w:id="57" w:author="Danielle Martin" w:date="2023-04-11T03:47:00Z">
        <w:r w:rsidR="00B67EC7" w:rsidDel="00B72CF2">
          <w:rPr>
            <w:rFonts w:ascii="Times New Roman" w:hAnsi="Times New Roman" w:cs="Times New Roman"/>
            <w:sz w:val="24"/>
            <w:szCs w:val="24"/>
          </w:rPr>
          <w:delText xml:space="preserve">are reported correctly in accordance with the </w:delText>
        </w:r>
      </w:del>
      <w:ins w:id="58" w:author="Danielle Martin" w:date="2023-04-11T03:47:00Z">
        <w:r w:rsidR="00B72CF2">
          <w:rPr>
            <w:rFonts w:ascii="Times New Roman" w:hAnsi="Times New Roman" w:cs="Times New Roman"/>
            <w:sz w:val="24"/>
            <w:szCs w:val="24"/>
          </w:rPr>
          <w:t xml:space="preserve">must be reported </w:t>
        </w:r>
      </w:ins>
      <w:ins w:id="59" w:author="Danielle Martin" w:date="2023-04-11T03:48:00Z">
        <w:r w:rsidR="00B72CF2">
          <w:rPr>
            <w:rFonts w:ascii="Times New Roman" w:hAnsi="Times New Roman" w:cs="Times New Roman"/>
            <w:sz w:val="24"/>
            <w:szCs w:val="24"/>
          </w:rPr>
          <w:t>for</w:t>
        </w:r>
      </w:ins>
      <w:ins w:id="60" w:author="Danielle Martin" w:date="2023-04-11T03:47:00Z">
        <w:r w:rsidR="00B72CF2">
          <w:rPr>
            <w:rFonts w:ascii="Times New Roman" w:hAnsi="Times New Roman" w:cs="Times New Roman"/>
            <w:sz w:val="24"/>
            <w:szCs w:val="24"/>
          </w:rPr>
          <w:t xml:space="preserve"> </w:t>
        </w:r>
      </w:ins>
      <w:r w:rsidR="00B67EC7">
        <w:rPr>
          <w:rFonts w:ascii="Times New Roman" w:hAnsi="Times New Roman" w:cs="Times New Roman"/>
          <w:sz w:val="24"/>
          <w:szCs w:val="24"/>
        </w:rPr>
        <w:t>FFATA</w:t>
      </w:r>
      <w:del w:id="61" w:author="Danielle Martin" w:date="2023-04-11T03:47:00Z">
        <w:r w:rsidR="00B67EC7" w:rsidDel="00B72CF2">
          <w:rPr>
            <w:rFonts w:ascii="Times New Roman" w:hAnsi="Times New Roman" w:cs="Times New Roman"/>
            <w:sz w:val="24"/>
            <w:szCs w:val="24"/>
          </w:rPr>
          <w:delText xml:space="preserve"> reporting requirements</w:delText>
        </w:r>
      </w:del>
      <w:r w:rsidR="00B67EC7">
        <w:rPr>
          <w:rFonts w:ascii="Times New Roman" w:hAnsi="Times New Roman" w:cs="Times New Roman"/>
          <w:sz w:val="24"/>
          <w:szCs w:val="24"/>
        </w:rPr>
        <w:t>.</w:t>
      </w:r>
    </w:p>
    <w:sectPr w:rsidR="00E93FDC" w:rsidRPr="00B551DE" w:rsidSect="00C642F0">
      <w:headerReference w:type="default" r:id="rId21"/>
      <w:footerReference w:type="default" r:id="rId2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56818" w14:textId="77777777" w:rsidR="00570FCE" w:rsidRDefault="00570FCE" w:rsidP="00EE2BCE">
      <w:pPr>
        <w:spacing w:after="0" w:line="240" w:lineRule="auto"/>
      </w:pPr>
      <w:r>
        <w:separator/>
      </w:r>
    </w:p>
  </w:endnote>
  <w:endnote w:type="continuationSeparator" w:id="0">
    <w:p w14:paraId="069C5BDC" w14:textId="77777777" w:rsidR="00570FCE" w:rsidRDefault="00570FCE" w:rsidP="00EE2BCE">
      <w:pPr>
        <w:spacing w:after="0" w:line="240" w:lineRule="auto"/>
      </w:pPr>
      <w:r>
        <w:continuationSeparator/>
      </w:r>
    </w:p>
  </w:endnote>
  <w:endnote w:type="continuationNotice" w:id="1">
    <w:p w14:paraId="4874BC4D" w14:textId="77777777" w:rsidR="00570FCE" w:rsidRDefault="00570F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1070546"/>
      <w:docPartObj>
        <w:docPartGallery w:val="Page Numbers (Bottom of Page)"/>
        <w:docPartUnique/>
      </w:docPartObj>
    </w:sdtPr>
    <w:sdtEndPr>
      <w:rPr>
        <w:color w:val="808080" w:themeColor="background1" w:themeShade="80"/>
        <w:spacing w:val="60"/>
      </w:rPr>
    </w:sdtEndPr>
    <w:sdtContent>
      <w:p w14:paraId="4BD48FEB" w14:textId="77777777" w:rsidR="000E7D87" w:rsidRDefault="000E7D87">
        <w:pPr>
          <w:pStyle w:val="Footer"/>
          <w:pBdr>
            <w:top w:val="single" w:sz="4" w:space="1" w:color="D9D9D9" w:themeColor="background1" w:themeShade="D9"/>
          </w:pBdr>
          <w:rPr>
            <w:b/>
            <w:bCs/>
          </w:rPr>
        </w:pPr>
        <w:r>
          <w:rPr>
            <w:noProof/>
          </w:rPr>
          <w:drawing>
            <wp:anchor distT="0" distB="0" distL="114300" distR="114300" simplePos="0" relativeHeight="251658240" behindDoc="1" locked="0" layoutInCell="1" allowOverlap="1" wp14:anchorId="676F59B9" wp14:editId="35D1F157">
              <wp:simplePos x="0" y="0"/>
              <wp:positionH relativeFrom="column">
                <wp:posOffset>2053590</wp:posOffset>
              </wp:positionH>
              <wp:positionV relativeFrom="paragraph">
                <wp:posOffset>59055</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4F607B2A" w:rsidRPr="00C375B3">
          <w:rPr>
            <w:b/>
            <w:bCs/>
            <w:noProof/>
          </w:rPr>
          <w:t>20</w:t>
        </w:r>
        <w:r>
          <w:rPr>
            <w:b/>
            <w:bCs/>
            <w:noProof/>
          </w:rPr>
          <w:fldChar w:fldCharType="end"/>
        </w:r>
        <w:r w:rsidR="4F607B2A">
          <w:rPr>
            <w:b/>
            <w:bCs/>
          </w:rPr>
          <w:t xml:space="preserve"> | </w:t>
        </w:r>
        <w:r w:rsidR="4F607B2A" w:rsidRPr="00155666">
          <w:rPr>
            <w:color w:val="808080" w:themeColor="background1" w:themeShade="80"/>
            <w:spacing w:val="60"/>
          </w:rPr>
          <w:t>Page</w:t>
        </w:r>
      </w:p>
    </w:sdtContent>
  </w:sdt>
  <w:p w14:paraId="34A213A5" w14:textId="77777777" w:rsidR="000E7D87" w:rsidRDefault="000E7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93265" w14:textId="77777777" w:rsidR="00570FCE" w:rsidRDefault="00570FCE" w:rsidP="00EE2BCE">
      <w:pPr>
        <w:spacing w:after="0" w:line="240" w:lineRule="auto"/>
      </w:pPr>
      <w:r>
        <w:separator/>
      </w:r>
    </w:p>
  </w:footnote>
  <w:footnote w:type="continuationSeparator" w:id="0">
    <w:p w14:paraId="0DD8CC26" w14:textId="77777777" w:rsidR="00570FCE" w:rsidRDefault="00570FCE" w:rsidP="00EE2BCE">
      <w:pPr>
        <w:spacing w:after="0" w:line="240" w:lineRule="auto"/>
      </w:pPr>
      <w:r>
        <w:continuationSeparator/>
      </w:r>
    </w:p>
  </w:footnote>
  <w:footnote w:type="continuationNotice" w:id="1">
    <w:p w14:paraId="4DEEB4F3" w14:textId="77777777" w:rsidR="00570FCE" w:rsidRDefault="00570F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C254F" w14:textId="77777777" w:rsidR="000E7D87" w:rsidRDefault="000E7D87">
    <w:pPr>
      <w:pStyle w:val="Header"/>
    </w:pPr>
    <w:r>
      <w:rPr>
        <w:noProof/>
      </w:rPr>
      <w:drawing>
        <wp:inline distT="0" distB="0" distL="0" distR="0" wp14:anchorId="188C0A6D" wp14:editId="4F78C6CC">
          <wp:extent cx="2614930" cy="584835"/>
          <wp:effectExtent l="0" t="0" r="0" b="571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09500FEF" w14:textId="77777777" w:rsidR="000E7D87" w:rsidRDefault="000E7D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C0B82"/>
    <w:multiLevelType w:val="hybridMultilevel"/>
    <w:tmpl w:val="3F7C0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96692"/>
    <w:multiLevelType w:val="hybridMultilevel"/>
    <w:tmpl w:val="520618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23C5E"/>
    <w:multiLevelType w:val="hybridMultilevel"/>
    <w:tmpl w:val="2BB2C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01CEF"/>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7C70238"/>
    <w:multiLevelType w:val="hybridMultilevel"/>
    <w:tmpl w:val="A6D6DE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7434A6"/>
    <w:multiLevelType w:val="hybridMultilevel"/>
    <w:tmpl w:val="5E7641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F92EF9"/>
    <w:multiLevelType w:val="hybridMultilevel"/>
    <w:tmpl w:val="A5505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5F0E67"/>
    <w:multiLevelType w:val="hybridMultilevel"/>
    <w:tmpl w:val="A16E73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041D78"/>
    <w:multiLevelType w:val="hybridMultilevel"/>
    <w:tmpl w:val="52061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FB33AA"/>
    <w:multiLevelType w:val="hybridMultilevel"/>
    <w:tmpl w:val="2258FDF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0291144">
    <w:abstractNumId w:val="2"/>
  </w:num>
  <w:num w:numId="2" w16cid:durableId="1669481129">
    <w:abstractNumId w:val="0"/>
  </w:num>
  <w:num w:numId="3" w16cid:durableId="1962876113">
    <w:abstractNumId w:val="3"/>
  </w:num>
  <w:num w:numId="4" w16cid:durableId="1180781199">
    <w:abstractNumId w:val="9"/>
  </w:num>
  <w:num w:numId="5" w16cid:durableId="1657879518">
    <w:abstractNumId w:val="5"/>
  </w:num>
  <w:num w:numId="6" w16cid:durableId="1911571120">
    <w:abstractNumId w:val="7"/>
  </w:num>
  <w:num w:numId="7" w16cid:durableId="770052264">
    <w:abstractNumId w:val="6"/>
  </w:num>
  <w:num w:numId="8" w16cid:durableId="1918975058">
    <w:abstractNumId w:val="4"/>
  </w:num>
  <w:num w:numId="9" w16cid:durableId="729815131">
    <w:abstractNumId w:val="8"/>
  </w:num>
  <w:num w:numId="10" w16cid:durableId="988441511">
    <w:abstractNumId w:val="1"/>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le Martin">
    <w15:presenceInfo w15:providerId="None" w15:userId="Danielle Mar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trackRevisions/>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AA"/>
    <w:rsid w:val="000007E8"/>
    <w:rsid w:val="00003DD6"/>
    <w:rsid w:val="00005E04"/>
    <w:rsid w:val="00011D18"/>
    <w:rsid w:val="0001581B"/>
    <w:rsid w:val="00017161"/>
    <w:rsid w:val="0002107C"/>
    <w:rsid w:val="00022188"/>
    <w:rsid w:val="0002536B"/>
    <w:rsid w:val="00033AFD"/>
    <w:rsid w:val="00035835"/>
    <w:rsid w:val="00046A41"/>
    <w:rsid w:val="0005295E"/>
    <w:rsid w:val="00056FE1"/>
    <w:rsid w:val="00057167"/>
    <w:rsid w:val="000622F2"/>
    <w:rsid w:val="0006533D"/>
    <w:rsid w:val="000718E2"/>
    <w:rsid w:val="00075273"/>
    <w:rsid w:val="00076853"/>
    <w:rsid w:val="00092EDC"/>
    <w:rsid w:val="000958D0"/>
    <w:rsid w:val="00096CA2"/>
    <w:rsid w:val="000B3E81"/>
    <w:rsid w:val="000B5271"/>
    <w:rsid w:val="000C02FA"/>
    <w:rsid w:val="000C21A8"/>
    <w:rsid w:val="000C6651"/>
    <w:rsid w:val="000D1D76"/>
    <w:rsid w:val="000E09FA"/>
    <w:rsid w:val="000E6AE7"/>
    <w:rsid w:val="000E77D6"/>
    <w:rsid w:val="000E7D87"/>
    <w:rsid w:val="000F02AB"/>
    <w:rsid w:val="000F2956"/>
    <w:rsid w:val="00100776"/>
    <w:rsid w:val="0011000E"/>
    <w:rsid w:val="00111009"/>
    <w:rsid w:val="00111087"/>
    <w:rsid w:val="00120D1A"/>
    <w:rsid w:val="001213ED"/>
    <w:rsid w:val="00127C83"/>
    <w:rsid w:val="001320DD"/>
    <w:rsid w:val="00147AFE"/>
    <w:rsid w:val="00147BED"/>
    <w:rsid w:val="00152245"/>
    <w:rsid w:val="00152B07"/>
    <w:rsid w:val="00153F20"/>
    <w:rsid w:val="00155666"/>
    <w:rsid w:val="0016269A"/>
    <w:rsid w:val="00167F8D"/>
    <w:rsid w:val="001771E5"/>
    <w:rsid w:val="001777F6"/>
    <w:rsid w:val="0018179D"/>
    <w:rsid w:val="00181FA7"/>
    <w:rsid w:val="001849B2"/>
    <w:rsid w:val="00185322"/>
    <w:rsid w:val="00187C9E"/>
    <w:rsid w:val="0019119A"/>
    <w:rsid w:val="00195C69"/>
    <w:rsid w:val="001B0FBB"/>
    <w:rsid w:val="001D29AF"/>
    <w:rsid w:val="001E2FA2"/>
    <w:rsid w:val="001E559D"/>
    <w:rsid w:val="001E6859"/>
    <w:rsid w:val="00200BFF"/>
    <w:rsid w:val="00202773"/>
    <w:rsid w:val="0021469E"/>
    <w:rsid w:val="00217508"/>
    <w:rsid w:val="0022261B"/>
    <w:rsid w:val="00223426"/>
    <w:rsid w:val="00227968"/>
    <w:rsid w:val="00230E13"/>
    <w:rsid w:val="002324FF"/>
    <w:rsid w:val="00235DD6"/>
    <w:rsid w:val="002401EE"/>
    <w:rsid w:val="0024606D"/>
    <w:rsid w:val="00250E2B"/>
    <w:rsid w:val="002552AE"/>
    <w:rsid w:val="00255628"/>
    <w:rsid w:val="00265583"/>
    <w:rsid w:val="00275616"/>
    <w:rsid w:val="00280DBF"/>
    <w:rsid w:val="002823FB"/>
    <w:rsid w:val="00282574"/>
    <w:rsid w:val="0028725C"/>
    <w:rsid w:val="002878E5"/>
    <w:rsid w:val="00287EEB"/>
    <w:rsid w:val="00290DCC"/>
    <w:rsid w:val="002A0D94"/>
    <w:rsid w:val="002A28D6"/>
    <w:rsid w:val="002A2EE7"/>
    <w:rsid w:val="002A3E8F"/>
    <w:rsid w:val="002A47CE"/>
    <w:rsid w:val="002B09F4"/>
    <w:rsid w:val="002C1BED"/>
    <w:rsid w:val="002C2226"/>
    <w:rsid w:val="002C58D0"/>
    <w:rsid w:val="002C6A3D"/>
    <w:rsid w:val="002D5E80"/>
    <w:rsid w:val="002D7EE8"/>
    <w:rsid w:val="002E0D41"/>
    <w:rsid w:val="002E5BA2"/>
    <w:rsid w:val="00307506"/>
    <w:rsid w:val="00310B96"/>
    <w:rsid w:val="003123CD"/>
    <w:rsid w:val="00313780"/>
    <w:rsid w:val="003204C0"/>
    <w:rsid w:val="0032554A"/>
    <w:rsid w:val="00327058"/>
    <w:rsid w:val="003342A7"/>
    <w:rsid w:val="003358A2"/>
    <w:rsid w:val="003371F5"/>
    <w:rsid w:val="003470F8"/>
    <w:rsid w:val="0035594E"/>
    <w:rsid w:val="00363251"/>
    <w:rsid w:val="00363C56"/>
    <w:rsid w:val="003641B7"/>
    <w:rsid w:val="00371A34"/>
    <w:rsid w:val="00376EA6"/>
    <w:rsid w:val="003862B1"/>
    <w:rsid w:val="00397147"/>
    <w:rsid w:val="00397559"/>
    <w:rsid w:val="003A0DD3"/>
    <w:rsid w:val="003A482D"/>
    <w:rsid w:val="003B4E95"/>
    <w:rsid w:val="003C01A6"/>
    <w:rsid w:val="003C0405"/>
    <w:rsid w:val="003C457E"/>
    <w:rsid w:val="003C483D"/>
    <w:rsid w:val="003C59F6"/>
    <w:rsid w:val="003C6BF4"/>
    <w:rsid w:val="003C6C36"/>
    <w:rsid w:val="003E2A1F"/>
    <w:rsid w:val="003E35BF"/>
    <w:rsid w:val="003E54C7"/>
    <w:rsid w:val="003E57D1"/>
    <w:rsid w:val="003F22B6"/>
    <w:rsid w:val="003F78E1"/>
    <w:rsid w:val="00402576"/>
    <w:rsid w:val="00407711"/>
    <w:rsid w:val="00413C7E"/>
    <w:rsid w:val="00424C8A"/>
    <w:rsid w:val="00427BCB"/>
    <w:rsid w:val="00443A91"/>
    <w:rsid w:val="00443AB6"/>
    <w:rsid w:val="00444092"/>
    <w:rsid w:val="00445F6A"/>
    <w:rsid w:val="004501D9"/>
    <w:rsid w:val="0045375C"/>
    <w:rsid w:val="00456A07"/>
    <w:rsid w:val="00466EB5"/>
    <w:rsid w:val="004712D3"/>
    <w:rsid w:val="00475451"/>
    <w:rsid w:val="004763E8"/>
    <w:rsid w:val="004901BE"/>
    <w:rsid w:val="004A2C64"/>
    <w:rsid w:val="004B312A"/>
    <w:rsid w:val="004B543C"/>
    <w:rsid w:val="004B58C2"/>
    <w:rsid w:val="004B72B8"/>
    <w:rsid w:val="004C0014"/>
    <w:rsid w:val="004C7481"/>
    <w:rsid w:val="004D26CE"/>
    <w:rsid w:val="004D3630"/>
    <w:rsid w:val="004D61B4"/>
    <w:rsid w:val="004E174A"/>
    <w:rsid w:val="004E296C"/>
    <w:rsid w:val="004E58FE"/>
    <w:rsid w:val="004F0DBF"/>
    <w:rsid w:val="004F4BB5"/>
    <w:rsid w:val="0050018D"/>
    <w:rsid w:val="00500C72"/>
    <w:rsid w:val="005020B8"/>
    <w:rsid w:val="005043DD"/>
    <w:rsid w:val="005060D5"/>
    <w:rsid w:val="00507B79"/>
    <w:rsid w:val="00511156"/>
    <w:rsid w:val="0051182A"/>
    <w:rsid w:val="005163E6"/>
    <w:rsid w:val="00525ABC"/>
    <w:rsid w:val="005312F8"/>
    <w:rsid w:val="0053149B"/>
    <w:rsid w:val="00537D7A"/>
    <w:rsid w:val="00545E07"/>
    <w:rsid w:val="00555A74"/>
    <w:rsid w:val="0056275F"/>
    <w:rsid w:val="00567B58"/>
    <w:rsid w:val="00570FCE"/>
    <w:rsid w:val="00572900"/>
    <w:rsid w:val="005759A9"/>
    <w:rsid w:val="0057761C"/>
    <w:rsid w:val="005841C2"/>
    <w:rsid w:val="005919C5"/>
    <w:rsid w:val="00594B31"/>
    <w:rsid w:val="0059661E"/>
    <w:rsid w:val="005A08DE"/>
    <w:rsid w:val="005B40DE"/>
    <w:rsid w:val="005B4841"/>
    <w:rsid w:val="005B7A8F"/>
    <w:rsid w:val="005C44B3"/>
    <w:rsid w:val="005C4886"/>
    <w:rsid w:val="005C48BC"/>
    <w:rsid w:val="005D012A"/>
    <w:rsid w:val="005D77D6"/>
    <w:rsid w:val="005E397E"/>
    <w:rsid w:val="005E615F"/>
    <w:rsid w:val="005E674C"/>
    <w:rsid w:val="005F15ED"/>
    <w:rsid w:val="005F15F8"/>
    <w:rsid w:val="005F4D84"/>
    <w:rsid w:val="0060177D"/>
    <w:rsid w:val="006032D6"/>
    <w:rsid w:val="00603AAD"/>
    <w:rsid w:val="00604CD7"/>
    <w:rsid w:val="0061465D"/>
    <w:rsid w:val="0061557F"/>
    <w:rsid w:val="00617FA0"/>
    <w:rsid w:val="006230D0"/>
    <w:rsid w:val="00623EFE"/>
    <w:rsid w:val="00631C69"/>
    <w:rsid w:val="006343F5"/>
    <w:rsid w:val="00642396"/>
    <w:rsid w:val="00645D60"/>
    <w:rsid w:val="00662EFA"/>
    <w:rsid w:val="0066319C"/>
    <w:rsid w:val="0066491A"/>
    <w:rsid w:val="00664FE0"/>
    <w:rsid w:val="00666D48"/>
    <w:rsid w:val="00675092"/>
    <w:rsid w:val="00682304"/>
    <w:rsid w:val="00687A12"/>
    <w:rsid w:val="00687B86"/>
    <w:rsid w:val="006900CE"/>
    <w:rsid w:val="00692489"/>
    <w:rsid w:val="00693F20"/>
    <w:rsid w:val="006A2114"/>
    <w:rsid w:val="006B11E3"/>
    <w:rsid w:val="006B2B61"/>
    <w:rsid w:val="006B3513"/>
    <w:rsid w:val="006C00F5"/>
    <w:rsid w:val="006C252D"/>
    <w:rsid w:val="006D0926"/>
    <w:rsid w:val="006D0D39"/>
    <w:rsid w:val="006D425D"/>
    <w:rsid w:val="006D7CB8"/>
    <w:rsid w:val="006E447D"/>
    <w:rsid w:val="006E6141"/>
    <w:rsid w:val="006E6654"/>
    <w:rsid w:val="006E7CDF"/>
    <w:rsid w:val="006F05AB"/>
    <w:rsid w:val="006F0D37"/>
    <w:rsid w:val="00700741"/>
    <w:rsid w:val="007007D4"/>
    <w:rsid w:val="0070110B"/>
    <w:rsid w:val="00704347"/>
    <w:rsid w:val="007048A7"/>
    <w:rsid w:val="007074E7"/>
    <w:rsid w:val="0071241B"/>
    <w:rsid w:val="007163BE"/>
    <w:rsid w:val="0071642D"/>
    <w:rsid w:val="00723424"/>
    <w:rsid w:val="00725408"/>
    <w:rsid w:val="007304D4"/>
    <w:rsid w:val="007305F1"/>
    <w:rsid w:val="00734E33"/>
    <w:rsid w:val="00737B84"/>
    <w:rsid w:val="007434B9"/>
    <w:rsid w:val="007449F3"/>
    <w:rsid w:val="00746D46"/>
    <w:rsid w:val="00747F19"/>
    <w:rsid w:val="00751D52"/>
    <w:rsid w:val="007560BC"/>
    <w:rsid w:val="00757405"/>
    <w:rsid w:val="007644D2"/>
    <w:rsid w:val="00767B13"/>
    <w:rsid w:val="007760EA"/>
    <w:rsid w:val="00786A13"/>
    <w:rsid w:val="00790AB0"/>
    <w:rsid w:val="00793CEF"/>
    <w:rsid w:val="00794DE5"/>
    <w:rsid w:val="007970E0"/>
    <w:rsid w:val="007971F8"/>
    <w:rsid w:val="007A0A45"/>
    <w:rsid w:val="007A27E7"/>
    <w:rsid w:val="007A427D"/>
    <w:rsid w:val="007A5EF4"/>
    <w:rsid w:val="007A7765"/>
    <w:rsid w:val="007B2784"/>
    <w:rsid w:val="007B5CC5"/>
    <w:rsid w:val="007C3826"/>
    <w:rsid w:val="007C4847"/>
    <w:rsid w:val="007C6DDD"/>
    <w:rsid w:val="007D728E"/>
    <w:rsid w:val="007D78E6"/>
    <w:rsid w:val="007E191E"/>
    <w:rsid w:val="007F5FF2"/>
    <w:rsid w:val="007F6CC1"/>
    <w:rsid w:val="00802174"/>
    <w:rsid w:val="00807931"/>
    <w:rsid w:val="00812E9C"/>
    <w:rsid w:val="00814A38"/>
    <w:rsid w:val="008158FB"/>
    <w:rsid w:val="00823388"/>
    <w:rsid w:val="0082355E"/>
    <w:rsid w:val="008434B9"/>
    <w:rsid w:val="008436A5"/>
    <w:rsid w:val="008501FF"/>
    <w:rsid w:val="00850314"/>
    <w:rsid w:val="00852973"/>
    <w:rsid w:val="008613C9"/>
    <w:rsid w:val="008662A0"/>
    <w:rsid w:val="00871AB8"/>
    <w:rsid w:val="00885291"/>
    <w:rsid w:val="00892A9A"/>
    <w:rsid w:val="00894AD3"/>
    <w:rsid w:val="008A4ABF"/>
    <w:rsid w:val="008A7771"/>
    <w:rsid w:val="008A7E82"/>
    <w:rsid w:val="008B00FF"/>
    <w:rsid w:val="008B0E59"/>
    <w:rsid w:val="008B654A"/>
    <w:rsid w:val="008C4323"/>
    <w:rsid w:val="008C4C5A"/>
    <w:rsid w:val="008D4515"/>
    <w:rsid w:val="008E3D13"/>
    <w:rsid w:val="008E5A92"/>
    <w:rsid w:val="008F130F"/>
    <w:rsid w:val="008F417E"/>
    <w:rsid w:val="008F4EC8"/>
    <w:rsid w:val="008F745A"/>
    <w:rsid w:val="009008F9"/>
    <w:rsid w:val="009011C0"/>
    <w:rsid w:val="00910D8E"/>
    <w:rsid w:val="009116A6"/>
    <w:rsid w:val="00916600"/>
    <w:rsid w:val="00916CB2"/>
    <w:rsid w:val="009222AA"/>
    <w:rsid w:val="00925802"/>
    <w:rsid w:val="00926319"/>
    <w:rsid w:val="00932083"/>
    <w:rsid w:val="009338F9"/>
    <w:rsid w:val="0093392C"/>
    <w:rsid w:val="00951D90"/>
    <w:rsid w:val="00954F28"/>
    <w:rsid w:val="00975F79"/>
    <w:rsid w:val="0097705F"/>
    <w:rsid w:val="009803AA"/>
    <w:rsid w:val="0098279A"/>
    <w:rsid w:val="00983061"/>
    <w:rsid w:val="00983C14"/>
    <w:rsid w:val="0098517B"/>
    <w:rsid w:val="00992126"/>
    <w:rsid w:val="00992D38"/>
    <w:rsid w:val="00992F52"/>
    <w:rsid w:val="009934EB"/>
    <w:rsid w:val="00996AF4"/>
    <w:rsid w:val="009A5053"/>
    <w:rsid w:val="009B6DC9"/>
    <w:rsid w:val="009C0257"/>
    <w:rsid w:val="009C10FE"/>
    <w:rsid w:val="009C3225"/>
    <w:rsid w:val="009D3858"/>
    <w:rsid w:val="009D4913"/>
    <w:rsid w:val="009D5C89"/>
    <w:rsid w:val="009D6654"/>
    <w:rsid w:val="00A028BF"/>
    <w:rsid w:val="00A02AE9"/>
    <w:rsid w:val="00A04772"/>
    <w:rsid w:val="00A14BFF"/>
    <w:rsid w:val="00A14C5E"/>
    <w:rsid w:val="00A15555"/>
    <w:rsid w:val="00A20D96"/>
    <w:rsid w:val="00A242F6"/>
    <w:rsid w:val="00A342D9"/>
    <w:rsid w:val="00A41D0C"/>
    <w:rsid w:val="00A54568"/>
    <w:rsid w:val="00A641D7"/>
    <w:rsid w:val="00A67BF1"/>
    <w:rsid w:val="00A716E9"/>
    <w:rsid w:val="00A72DDA"/>
    <w:rsid w:val="00A82B91"/>
    <w:rsid w:val="00A85EAC"/>
    <w:rsid w:val="00A915DF"/>
    <w:rsid w:val="00AA1E0A"/>
    <w:rsid w:val="00AA3640"/>
    <w:rsid w:val="00AA6A92"/>
    <w:rsid w:val="00AB0B08"/>
    <w:rsid w:val="00AB1417"/>
    <w:rsid w:val="00AB5D59"/>
    <w:rsid w:val="00AC2070"/>
    <w:rsid w:val="00AC48E4"/>
    <w:rsid w:val="00AC561D"/>
    <w:rsid w:val="00AD1FF8"/>
    <w:rsid w:val="00AD34ED"/>
    <w:rsid w:val="00AD3767"/>
    <w:rsid w:val="00AD4D26"/>
    <w:rsid w:val="00AE028A"/>
    <w:rsid w:val="00AE075B"/>
    <w:rsid w:val="00AE183A"/>
    <w:rsid w:val="00AF1690"/>
    <w:rsid w:val="00AF4F5A"/>
    <w:rsid w:val="00AF7672"/>
    <w:rsid w:val="00B022D6"/>
    <w:rsid w:val="00B10994"/>
    <w:rsid w:val="00B122A7"/>
    <w:rsid w:val="00B15F23"/>
    <w:rsid w:val="00B2075A"/>
    <w:rsid w:val="00B22AC8"/>
    <w:rsid w:val="00B23906"/>
    <w:rsid w:val="00B240A3"/>
    <w:rsid w:val="00B30A00"/>
    <w:rsid w:val="00B31F8E"/>
    <w:rsid w:val="00B345AC"/>
    <w:rsid w:val="00B361F3"/>
    <w:rsid w:val="00B4698A"/>
    <w:rsid w:val="00B51532"/>
    <w:rsid w:val="00B551DE"/>
    <w:rsid w:val="00B55E65"/>
    <w:rsid w:val="00B63F0A"/>
    <w:rsid w:val="00B67EC7"/>
    <w:rsid w:val="00B72CF2"/>
    <w:rsid w:val="00B73298"/>
    <w:rsid w:val="00B75BB8"/>
    <w:rsid w:val="00B76668"/>
    <w:rsid w:val="00B81255"/>
    <w:rsid w:val="00B86A3E"/>
    <w:rsid w:val="00B94395"/>
    <w:rsid w:val="00B966A9"/>
    <w:rsid w:val="00BA0A1D"/>
    <w:rsid w:val="00BA4A23"/>
    <w:rsid w:val="00BA7F99"/>
    <w:rsid w:val="00BB06F6"/>
    <w:rsid w:val="00BC054F"/>
    <w:rsid w:val="00BC2CD4"/>
    <w:rsid w:val="00BC2EBA"/>
    <w:rsid w:val="00BD0AB1"/>
    <w:rsid w:val="00BD0F79"/>
    <w:rsid w:val="00BD1549"/>
    <w:rsid w:val="00BD2438"/>
    <w:rsid w:val="00BD5A11"/>
    <w:rsid w:val="00BD5F63"/>
    <w:rsid w:val="00BE20F9"/>
    <w:rsid w:val="00BE46A8"/>
    <w:rsid w:val="00BE6E37"/>
    <w:rsid w:val="00BF1665"/>
    <w:rsid w:val="00BF25FC"/>
    <w:rsid w:val="00BF2DBF"/>
    <w:rsid w:val="00BF44F7"/>
    <w:rsid w:val="00C05EDD"/>
    <w:rsid w:val="00C12CAD"/>
    <w:rsid w:val="00C13542"/>
    <w:rsid w:val="00C2016E"/>
    <w:rsid w:val="00C21ADC"/>
    <w:rsid w:val="00C23C8A"/>
    <w:rsid w:val="00C275B7"/>
    <w:rsid w:val="00C30150"/>
    <w:rsid w:val="00C353EB"/>
    <w:rsid w:val="00C375B3"/>
    <w:rsid w:val="00C408C9"/>
    <w:rsid w:val="00C408E6"/>
    <w:rsid w:val="00C46871"/>
    <w:rsid w:val="00C5420D"/>
    <w:rsid w:val="00C55052"/>
    <w:rsid w:val="00C555F1"/>
    <w:rsid w:val="00C55B0E"/>
    <w:rsid w:val="00C623B9"/>
    <w:rsid w:val="00C642F0"/>
    <w:rsid w:val="00C667CA"/>
    <w:rsid w:val="00C67CB6"/>
    <w:rsid w:val="00C704F9"/>
    <w:rsid w:val="00C710CA"/>
    <w:rsid w:val="00C717FE"/>
    <w:rsid w:val="00C72EAE"/>
    <w:rsid w:val="00C743AE"/>
    <w:rsid w:val="00C75140"/>
    <w:rsid w:val="00C90857"/>
    <w:rsid w:val="00C93F50"/>
    <w:rsid w:val="00C9680B"/>
    <w:rsid w:val="00C97816"/>
    <w:rsid w:val="00CA658A"/>
    <w:rsid w:val="00CA6C01"/>
    <w:rsid w:val="00CB3C05"/>
    <w:rsid w:val="00CB7B10"/>
    <w:rsid w:val="00CC0DBD"/>
    <w:rsid w:val="00CC12D2"/>
    <w:rsid w:val="00CC1AF9"/>
    <w:rsid w:val="00CC7DD3"/>
    <w:rsid w:val="00CD023D"/>
    <w:rsid w:val="00CD2B10"/>
    <w:rsid w:val="00CE33AA"/>
    <w:rsid w:val="00CE6E9C"/>
    <w:rsid w:val="00CE7E61"/>
    <w:rsid w:val="00CF26C6"/>
    <w:rsid w:val="00CF5AAD"/>
    <w:rsid w:val="00CF6E9D"/>
    <w:rsid w:val="00D02D7C"/>
    <w:rsid w:val="00D05612"/>
    <w:rsid w:val="00D21487"/>
    <w:rsid w:val="00D227A9"/>
    <w:rsid w:val="00D22F75"/>
    <w:rsid w:val="00D242C8"/>
    <w:rsid w:val="00D26A8E"/>
    <w:rsid w:val="00D31D69"/>
    <w:rsid w:val="00D35E51"/>
    <w:rsid w:val="00D37DB4"/>
    <w:rsid w:val="00D4139A"/>
    <w:rsid w:val="00D5101B"/>
    <w:rsid w:val="00D51D2D"/>
    <w:rsid w:val="00D5589F"/>
    <w:rsid w:val="00D55E55"/>
    <w:rsid w:val="00D62732"/>
    <w:rsid w:val="00D63CAB"/>
    <w:rsid w:val="00D676B4"/>
    <w:rsid w:val="00D70DC1"/>
    <w:rsid w:val="00D7422B"/>
    <w:rsid w:val="00D83EE5"/>
    <w:rsid w:val="00D84F48"/>
    <w:rsid w:val="00D9554E"/>
    <w:rsid w:val="00D95B48"/>
    <w:rsid w:val="00DA4F0F"/>
    <w:rsid w:val="00DB12A5"/>
    <w:rsid w:val="00DC174B"/>
    <w:rsid w:val="00DC18B7"/>
    <w:rsid w:val="00DC2B50"/>
    <w:rsid w:val="00DC3F5B"/>
    <w:rsid w:val="00DC5A03"/>
    <w:rsid w:val="00DC7C2E"/>
    <w:rsid w:val="00DD246F"/>
    <w:rsid w:val="00DD536D"/>
    <w:rsid w:val="00DF2561"/>
    <w:rsid w:val="00DF56A8"/>
    <w:rsid w:val="00DF6070"/>
    <w:rsid w:val="00E01CB9"/>
    <w:rsid w:val="00E049D9"/>
    <w:rsid w:val="00E1008E"/>
    <w:rsid w:val="00E12E22"/>
    <w:rsid w:val="00E13822"/>
    <w:rsid w:val="00E15E8B"/>
    <w:rsid w:val="00E21102"/>
    <w:rsid w:val="00E2263E"/>
    <w:rsid w:val="00E24F9E"/>
    <w:rsid w:val="00E25E2E"/>
    <w:rsid w:val="00E31696"/>
    <w:rsid w:val="00E527F9"/>
    <w:rsid w:val="00E53494"/>
    <w:rsid w:val="00E558F4"/>
    <w:rsid w:val="00E57233"/>
    <w:rsid w:val="00E63E54"/>
    <w:rsid w:val="00E73297"/>
    <w:rsid w:val="00E74744"/>
    <w:rsid w:val="00E760CA"/>
    <w:rsid w:val="00E832EE"/>
    <w:rsid w:val="00E9245F"/>
    <w:rsid w:val="00E93040"/>
    <w:rsid w:val="00E93FDC"/>
    <w:rsid w:val="00E97698"/>
    <w:rsid w:val="00EA52B2"/>
    <w:rsid w:val="00EB0964"/>
    <w:rsid w:val="00EB51CF"/>
    <w:rsid w:val="00EC0A26"/>
    <w:rsid w:val="00EC2AA2"/>
    <w:rsid w:val="00EC544F"/>
    <w:rsid w:val="00ED07A5"/>
    <w:rsid w:val="00ED2FF8"/>
    <w:rsid w:val="00ED410E"/>
    <w:rsid w:val="00EE0C19"/>
    <w:rsid w:val="00EE1B7C"/>
    <w:rsid w:val="00EE2BCE"/>
    <w:rsid w:val="00EE325A"/>
    <w:rsid w:val="00EF0103"/>
    <w:rsid w:val="00EF04DC"/>
    <w:rsid w:val="00EF7C45"/>
    <w:rsid w:val="00EF7F65"/>
    <w:rsid w:val="00F03A3E"/>
    <w:rsid w:val="00F04182"/>
    <w:rsid w:val="00F10119"/>
    <w:rsid w:val="00F10C8E"/>
    <w:rsid w:val="00F14322"/>
    <w:rsid w:val="00F1640C"/>
    <w:rsid w:val="00F24725"/>
    <w:rsid w:val="00F267A2"/>
    <w:rsid w:val="00F359C4"/>
    <w:rsid w:val="00F35B4D"/>
    <w:rsid w:val="00F47651"/>
    <w:rsid w:val="00F47995"/>
    <w:rsid w:val="00F565B3"/>
    <w:rsid w:val="00F63A27"/>
    <w:rsid w:val="00F63BE1"/>
    <w:rsid w:val="00F6626A"/>
    <w:rsid w:val="00F716E8"/>
    <w:rsid w:val="00F778E3"/>
    <w:rsid w:val="00F8349E"/>
    <w:rsid w:val="00F8719F"/>
    <w:rsid w:val="00FA52CB"/>
    <w:rsid w:val="00FA78B4"/>
    <w:rsid w:val="00FD56D5"/>
    <w:rsid w:val="00FE3C0F"/>
    <w:rsid w:val="00FE3F75"/>
    <w:rsid w:val="00FE58E6"/>
    <w:rsid w:val="00FE7C98"/>
    <w:rsid w:val="00FF4C90"/>
    <w:rsid w:val="1F98C965"/>
    <w:rsid w:val="223B1CD3"/>
    <w:rsid w:val="298372A8"/>
    <w:rsid w:val="4F607B2A"/>
    <w:rsid w:val="68CF62E9"/>
    <w:rsid w:val="70AB5F28"/>
    <w:rsid w:val="7301F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CC90084"/>
  <w15:docId w15:val="{429AE58B-1F15-4BCB-8F0C-912CE8554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B10"/>
    <w:pPr>
      <w:keepNext/>
      <w:keepLines/>
      <w:spacing w:before="480" w:after="0"/>
      <w:outlineLvl w:val="0"/>
    </w:pPr>
    <w:rPr>
      <w:rFonts w:asciiTheme="majorHAnsi" w:eastAsiaTheme="majorEastAsia" w:hAnsiTheme="majorHAnsi" w:cstheme="majorBidi"/>
      <w:b/>
      <w:bCs/>
      <w:color w:val="E36C0A" w:themeColor="accent6"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307506"/>
    <w:pPr>
      <w:keepNext/>
      <w:keepLines/>
      <w:spacing w:before="200" w:after="0"/>
      <w:outlineLvl w:val="2"/>
    </w:pPr>
    <w:rPr>
      <w:rFonts w:asciiTheme="majorHAnsi" w:eastAsiaTheme="majorEastAsia" w:hAnsiTheme="majorHAnsi" w:cstheme="majorBidi"/>
      <w:b/>
      <w:bCs/>
      <w:i/>
      <w:color w:val="E36C0A" w:themeColor="accent6" w:themeShade="BF"/>
      <w:sz w:val="24"/>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B10"/>
    <w:rPr>
      <w:rFonts w:asciiTheme="majorHAnsi" w:eastAsiaTheme="majorEastAsia" w:hAnsiTheme="majorHAnsi" w:cstheme="majorBidi"/>
      <w:b/>
      <w:bCs/>
      <w:color w:val="E36C0A" w:themeColor="accent6" w:themeShade="BF"/>
      <w:sz w:val="28"/>
      <w:szCs w:val="28"/>
    </w:rPr>
  </w:style>
  <w:style w:type="character" w:customStyle="1" w:styleId="Heading2Char">
    <w:name w:val="Heading 2 Char"/>
    <w:basedOn w:val="DefaultParagraphFont"/>
    <w:link w:val="Heading2"/>
    <w:uiPriority w:val="9"/>
    <w:rsid w:val="00BF44F7"/>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307506"/>
    <w:rPr>
      <w:rFonts w:asciiTheme="majorHAnsi" w:eastAsiaTheme="majorEastAsia" w:hAnsiTheme="majorHAnsi" w:cstheme="majorBidi"/>
      <w:b/>
      <w:bCs/>
      <w:i/>
      <w:color w:val="E36C0A" w:themeColor="accent6" w:themeShade="BF"/>
      <w:sz w:val="24"/>
    </w:rPr>
  </w:style>
  <w:style w:type="paragraph" w:styleId="ListParagraph">
    <w:name w:val="List Paragraph"/>
    <w:basedOn w:val="Normal"/>
    <w:uiPriority w:val="34"/>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 w:type="paragraph" w:customStyle="1" w:styleId="Default">
    <w:name w:val="Default"/>
    <w:rsid w:val="00BF2DBF"/>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5841C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841C2"/>
    <w:rPr>
      <w:rFonts w:ascii="Times New Roman" w:eastAsia="Times New Roman" w:hAnsi="Times New Roman" w:cs="Times New Roman"/>
      <w:sz w:val="20"/>
      <w:szCs w:val="20"/>
    </w:rPr>
  </w:style>
  <w:style w:type="paragraph" w:styleId="TOCHeading">
    <w:name w:val="TOC Heading"/>
    <w:basedOn w:val="Heading1"/>
    <w:next w:val="Normal"/>
    <w:uiPriority w:val="39"/>
    <w:semiHidden/>
    <w:unhideWhenUsed/>
    <w:qFormat/>
    <w:rsid w:val="00CB7B10"/>
    <w:pPr>
      <w:outlineLvl w:val="9"/>
    </w:pPr>
    <w:rPr>
      <w:lang w:eastAsia="ja-JP"/>
    </w:rPr>
  </w:style>
  <w:style w:type="paragraph" w:styleId="TOC2">
    <w:name w:val="toc 2"/>
    <w:basedOn w:val="Normal"/>
    <w:next w:val="Normal"/>
    <w:autoRedefine/>
    <w:uiPriority w:val="39"/>
    <w:unhideWhenUsed/>
    <w:qFormat/>
    <w:rsid w:val="00CB7B10"/>
    <w:pPr>
      <w:spacing w:after="100"/>
      <w:ind w:left="220"/>
    </w:pPr>
    <w:rPr>
      <w:lang w:eastAsia="ja-JP"/>
    </w:rPr>
  </w:style>
  <w:style w:type="paragraph" w:styleId="TOC1">
    <w:name w:val="toc 1"/>
    <w:basedOn w:val="Normal"/>
    <w:next w:val="Normal"/>
    <w:autoRedefine/>
    <w:uiPriority w:val="39"/>
    <w:unhideWhenUsed/>
    <w:qFormat/>
    <w:rsid w:val="00CB7B10"/>
    <w:pPr>
      <w:spacing w:after="100"/>
    </w:pPr>
    <w:rPr>
      <w:lang w:eastAsia="ja-JP"/>
    </w:rPr>
  </w:style>
  <w:style w:type="paragraph" w:styleId="TOC3">
    <w:name w:val="toc 3"/>
    <w:basedOn w:val="Normal"/>
    <w:next w:val="Normal"/>
    <w:autoRedefine/>
    <w:uiPriority w:val="39"/>
    <w:unhideWhenUsed/>
    <w:qFormat/>
    <w:rsid w:val="00CB7B10"/>
    <w:pPr>
      <w:spacing w:after="100"/>
      <w:ind w:left="440"/>
    </w:pPr>
    <w:rPr>
      <w:lang w:eastAsia="ja-JP"/>
    </w:rPr>
  </w:style>
  <w:style w:type="character" w:styleId="CommentReference">
    <w:name w:val="annotation reference"/>
    <w:basedOn w:val="DefaultParagraphFont"/>
    <w:uiPriority w:val="99"/>
    <w:semiHidden/>
    <w:unhideWhenUsed/>
    <w:rsid w:val="00E760CA"/>
    <w:rPr>
      <w:sz w:val="16"/>
      <w:szCs w:val="16"/>
    </w:rPr>
  </w:style>
  <w:style w:type="paragraph" w:styleId="CommentText">
    <w:name w:val="annotation text"/>
    <w:basedOn w:val="Normal"/>
    <w:link w:val="CommentTextChar"/>
    <w:uiPriority w:val="99"/>
    <w:unhideWhenUsed/>
    <w:rsid w:val="00E760CA"/>
    <w:pPr>
      <w:spacing w:line="240" w:lineRule="auto"/>
    </w:pPr>
    <w:rPr>
      <w:sz w:val="20"/>
      <w:szCs w:val="20"/>
    </w:rPr>
  </w:style>
  <w:style w:type="character" w:customStyle="1" w:styleId="CommentTextChar">
    <w:name w:val="Comment Text Char"/>
    <w:basedOn w:val="DefaultParagraphFont"/>
    <w:link w:val="CommentText"/>
    <w:uiPriority w:val="99"/>
    <w:rsid w:val="00E760CA"/>
    <w:rPr>
      <w:sz w:val="20"/>
      <w:szCs w:val="20"/>
    </w:rPr>
  </w:style>
  <w:style w:type="paragraph" w:styleId="CommentSubject">
    <w:name w:val="annotation subject"/>
    <w:basedOn w:val="CommentText"/>
    <w:next w:val="CommentText"/>
    <w:link w:val="CommentSubjectChar"/>
    <w:uiPriority w:val="99"/>
    <w:semiHidden/>
    <w:unhideWhenUsed/>
    <w:rsid w:val="00E760CA"/>
    <w:rPr>
      <w:b/>
      <w:bCs/>
    </w:rPr>
  </w:style>
  <w:style w:type="character" w:customStyle="1" w:styleId="CommentSubjectChar">
    <w:name w:val="Comment Subject Char"/>
    <w:basedOn w:val="CommentTextChar"/>
    <w:link w:val="CommentSubject"/>
    <w:uiPriority w:val="99"/>
    <w:semiHidden/>
    <w:rsid w:val="00E760CA"/>
    <w:rPr>
      <w:b/>
      <w:bCs/>
      <w:sz w:val="20"/>
      <w:szCs w:val="20"/>
    </w:rPr>
  </w:style>
  <w:style w:type="character" w:customStyle="1" w:styleId="UnresolvedMention1">
    <w:name w:val="Unresolved Mention1"/>
    <w:basedOn w:val="DefaultParagraphFont"/>
    <w:uiPriority w:val="99"/>
    <w:semiHidden/>
    <w:unhideWhenUsed/>
    <w:rsid w:val="00617FA0"/>
    <w:rPr>
      <w:color w:val="605E5C"/>
      <w:shd w:val="clear" w:color="auto" w:fill="E1DFDD"/>
    </w:rPr>
  </w:style>
  <w:style w:type="paragraph" w:styleId="Revision">
    <w:name w:val="Revision"/>
    <w:hidden/>
    <w:uiPriority w:val="99"/>
    <w:semiHidden/>
    <w:rsid w:val="00C408E6"/>
    <w:pPr>
      <w:spacing w:after="0" w:line="240" w:lineRule="auto"/>
    </w:pPr>
  </w:style>
  <w:style w:type="character" w:customStyle="1" w:styleId="UnresolvedMention2">
    <w:name w:val="Unresolved Mention2"/>
    <w:basedOn w:val="DefaultParagraphFont"/>
    <w:uiPriority w:val="99"/>
    <w:semiHidden/>
    <w:unhideWhenUsed/>
    <w:rsid w:val="00910D8E"/>
    <w:rPr>
      <w:color w:val="605E5C"/>
      <w:shd w:val="clear" w:color="auto" w:fill="E1DFDD"/>
    </w:rPr>
  </w:style>
  <w:style w:type="character" w:styleId="UnresolvedMention">
    <w:name w:val="Unresolved Mention"/>
    <w:basedOn w:val="DefaultParagraphFont"/>
    <w:uiPriority w:val="99"/>
    <w:semiHidden/>
    <w:unhideWhenUsed/>
    <w:rsid w:val="00954F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19275">
      <w:bodyDiv w:val="1"/>
      <w:marLeft w:val="0"/>
      <w:marRight w:val="0"/>
      <w:marTop w:val="0"/>
      <w:marBottom w:val="0"/>
      <w:divBdr>
        <w:top w:val="none" w:sz="0" w:space="0" w:color="auto"/>
        <w:left w:val="none" w:sz="0" w:space="0" w:color="auto"/>
        <w:bottom w:val="none" w:sz="0" w:space="0" w:color="auto"/>
        <w:right w:val="none" w:sz="0" w:space="0" w:color="auto"/>
      </w:divBdr>
    </w:div>
    <w:div w:id="81727095">
      <w:bodyDiv w:val="1"/>
      <w:marLeft w:val="0"/>
      <w:marRight w:val="0"/>
      <w:marTop w:val="0"/>
      <w:marBottom w:val="0"/>
      <w:divBdr>
        <w:top w:val="none" w:sz="0" w:space="0" w:color="auto"/>
        <w:left w:val="none" w:sz="0" w:space="0" w:color="auto"/>
        <w:bottom w:val="none" w:sz="0" w:space="0" w:color="auto"/>
        <w:right w:val="none" w:sz="0" w:space="0" w:color="auto"/>
      </w:divBdr>
    </w:div>
    <w:div w:id="141511889">
      <w:bodyDiv w:val="1"/>
      <w:marLeft w:val="0"/>
      <w:marRight w:val="0"/>
      <w:marTop w:val="0"/>
      <w:marBottom w:val="0"/>
      <w:divBdr>
        <w:top w:val="none" w:sz="0" w:space="0" w:color="auto"/>
        <w:left w:val="none" w:sz="0" w:space="0" w:color="auto"/>
        <w:bottom w:val="none" w:sz="0" w:space="0" w:color="auto"/>
        <w:right w:val="none" w:sz="0" w:space="0" w:color="auto"/>
      </w:divBdr>
    </w:div>
    <w:div w:id="243532440">
      <w:bodyDiv w:val="1"/>
      <w:marLeft w:val="0"/>
      <w:marRight w:val="0"/>
      <w:marTop w:val="0"/>
      <w:marBottom w:val="0"/>
      <w:divBdr>
        <w:top w:val="none" w:sz="0" w:space="0" w:color="auto"/>
        <w:left w:val="none" w:sz="0" w:space="0" w:color="auto"/>
        <w:bottom w:val="none" w:sz="0" w:space="0" w:color="auto"/>
        <w:right w:val="none" w:sz="0" w:space="0" w:color="auto"/>
      </w:divBdr>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369886172">
      <w:bodyDiv w:val="1"/>
      <w:marLeft w:val="0"/>
      <w:marRight w:val="0"/>
      <w:marTop w:val="0"/>
      <w:marBottom w:val="0"/>
      <w:divBdr>
        <w:top w:val="none" w:sz="0" w:space="0" w:color="auto"/>
        <w:left w:val="none" w:sz="0" w:space="0" w:color="auto"/>
        <w:bottom w:val="none" w:sz="0" w:space="0" w:color="auto"/>
        <w:right w:val="none" w:sz="0" w:space="0" w:color="auto"/>
      </w:divBdr>
    </w:div>
    <w:div w:id="766537744">
      <w:bodyDiv w:val="1"/>
      <w:marLeft w:val="0"/>
      <w:marRight w:val="0"/>
      <w:marTop w:val="0"/>
      <w:marBottom w:val="0"/>
      <w:divBdr>
        <w:top w:val="none" w:sz="0" w:space="0" w:color="auto"/>
        <w:left w:val="none" w:sz="0" w:space="0" w:color="auto"/>
        <w:bottom w:val="none" w:sz="0" w:space="0" w:color="auto"/>
        <w:right w:val="none" w:sz="0" w:space="0" w:color="auto"/>
      </w:divBdr>
    </w:div>
    <w:div w:id="812523841">
      <w:bodyDiv w:val="1"/>
      <w:marLeft w:val="0"/>
      <w:marRight w:val="0"/>
      <w:marTop w:val="0"/>
      <w:marBottom w:val="0"/>
      <w:divBdr>
        <w:top w:val="none" w:sz="0" w:space="0" w:color="auto"/>
        <w:left w:val="none" w:sz="0" w:space="0" w:color="auto"/>
        <w:bottom w:val="none" w:sz="0" w:space="0" w:color="auto"/>
        <w:right w:val="none" w:sz="0" w:space="0" w:color="auto"/>
      </w:divBdr>
    </w:div>
    <w:div w:id="889345191">
      <w:bodyDiv w:val="1"/>
      <w:marLeft w:val="0"/>
      <w:marRight w:val="0"/>
      <w:marTop w:val="0"/>
      <w:marBottom w:val="0"/>
      <w:divBdr>
        <w:top w:val="none" w:sz="0" w:space="0" w:color="auto"/>
        <w:left w:val="none" w:sz="0" w:space="0" w:color="auto"/>
        <w:bottom w:val="none" w:sz="0" w:space="0" w:color="auto"/>
        <w:right w:val="none" w:sz="0" w:space="0" w:color="auto"/>
      </w:divBdr>
    </w:div>
    <w:div w:id="1438209100">
      <w:bodyDiv w:val="1"/>
      <w:marLeft w:val="0"/>
      <w:marRight w:val="0"/>
      <w:marTop w:val="0"/>
      <w:marBottom w:val="0"/>
      <w:divBdr>
        <w:top w:val="none" w:sz="0" w:space="0" w:color="auto"/>
        <w:left w:val="none" w:sz="0" w:space="0" w:color="auto"/>
        <w:bottom w:val="none" w:sz="0" w:space="0" w:color="auto"/>
        <w:right w:val="none" w:sz="0" w:space="0" w:color="auto"/>
      </w:divBdr>
    </w:div>
    <w:div w:id="1544974606">
      <w:bodyDiv w:val="1"/>
      <w:marLeft w:val="0"/>
      <w:marRight w:val="0"/>
      <w:marTop w:val="0"/>
      <w:marBottom w:val="0"/>
      <w:divBdr>
        <w:top w:val="none" w:sz="0" w:space="0" w:color="auto"/>
        <w:left w:val="none" w:sz="0" w:space="0" w:color="auto"/>
        <w:bottom w:val="none" w:sz="0" w:space="0" w:color="auto"/>
        <w:right w:val="none" w:sz="0" w:space="0" w:color="auto"/>
      </w:divBdr>
    </w:div>
    <w:div w:id="1645546848">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761679630">
      <w:bodyDiv w:val="1"/>
      <w:marLeft w:val="0"/>
      <w:marRight w:val="0"/>
      <w:marTop w:val="0"/>
      <w:marBottom w:val="0"/>
      <w:divBdr>
        <w:top w:val="none" w:sz="0" w:space="0" w:color="auto"/>
        <w:left w:val="none" w:sz="0" w:space="0" w:color="auto"/>
        <w:bottom w:val="none" w:sz="0" w:space="0" w:color="auto"/>
        <w:right w:val="none" w:sz="0" w:space="0" w:color="auto"/>
      </w:divBdr>
    </w:div>
    <w:div w:id="1844583379">
      <w:bodyDiv w:val="1"/>
      <w:marLeft w:val="0"/>
      <w:marRight w:val="0"/>
      <w:marTop w:val="0"/>
      <w:marBottom w:val="0"/>
      <w:divBdr>
        <w:top w:val="none" w:sz="0" w:space="0" w:color="auto"/>
        <w:left w:val="none" w:sz="0" w:space="0" w:color="auto"/>
        <w:bottom w:val="none" w:sz="0" w:space="0" w:color="auto"/>
        <w:right w:val="none" w:sz="0" w:space="0" w:color="auto"/>
      </w:divBdr>
    </w:div>
    <w:div w:id="1899628789">
      <w:bodyDiv w:val="1"/>
      <w:marLeft w:val="0"/>
      <w:marRight w:val="0"/>
      <w:marTop w:val="0"/>
      <w:marBottom w:val="0"/>
      <w:divBdr>
        <w:top w:val="none" w:sz="0" w:space="0" w:color="auto"/>
        <w:left w:val="none" w:sz="0" w:space="0" w:color="auto"/>
        <w:bottom w:val="none" w:sz="0" w:space="0" w:color="auto"/>
        <w:right w:val="none" w:sz="0" w:space="0" w:color="auto"/>
      </w:divBdr>
    </w:div>
    <w:div w:id="2029790476">
      <w:bodyDiv w:val="1"/>
      <w:marLeft w:val="0"/>
      <w:marRight w:val="0"/>
      <w:marTop w:val="0"/>
      <w:marBottom w:val="0"/>
      <w:divBdr>
        <w:top w:val="none" w:sz="0" w:space="0" w:color="auto"/>
        <w:left w:val="none" w:sz="0" w:space="0" w:color="auto"/>
        <w:bottom w:val="none" w:sz="0" w:space="0" w:color="auto"/>
        <w:right w:val="none" w:sz="0" w:space="0" w:color="auto"/>
      </w:divBdr>
    </w:div>
    <w:div w:id="209886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srs.gov/" TargetMode="External"/><Relationship Id="rId18" Type="http://schemas.openxmlformats.org/officeDocument/2006/relationships/hyperlink" Target="https://partnersnet107.sharepoint.com/:x:/s/FA/EQcgg42GTl5DoFjCxF4qG4UBTirLKLbx_M39r229xLLyMQ?e=6dp4fg"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www.USASpending.gov" TargetMode="External"/><Relationship Id="rId17" Type="http://schemas.openxmlformats.org/officeDocument/2006/relationships/hyperlink" Target="https://partnersnet107.sharepoint.com/:x:/s/FA/EQcgg42GTl5DoFjCxF4qG4UBTirLKLbx_M39r229xLLyMQ?e=6dp4fg"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fsrs.gov/" TargetMode="External"/><Relationship Id="rId20" Type="http://schemas.openxmlformats.org/officeDocument/2006/relationships/hyperlink" Target="https://partnersnet107.sharepoint.com/:f:/s/FA/EuSwc3nm6jpQl6HePDBd8QoBvqqldqK7fEdZ3qUAAk5xVA?e=PgAec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www.zip-codes.com/"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partnersnet107.sharepoint.com/sites/FA/Organizational%20FA/Finance%20Policies%20&amp;%20Procedures/FFATA%20Reporting/fsrs.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zip-codes.com/"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SharedWithUsers xmlns="dc808d36-874f-4b27-aec2-2fd649817929">
      <UserInfo>
        <DisplayName>Michael Moscarelli</DisplayName>
        <AccountId>30</AccountId>
        <AccountType/>
      </UserInfo>
      <UserInfo>
        <DisplayName>Danielle Martin</DisplayName>
        <AccountId>32</AccountId>
        <AccountType/>
      </UserInfo>
      <UserInfo>
        <DisplayName>John McPhail</DisplayName>
        <AccountId>21</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1418D6-204D-4902-8E7A-78C40833DB4C}">
  <ds:schemaRefs>
    <ds:schemaRef ds:uri="http://schemas.microsoft.com/office/2006/metadata/properties"/>
    <ds:schemaRef ds:uri="http://schemas.microsoft.com/office/infopath/2007/PartnerControls"/>
    <ds:schemaRef ds:uri="f8135ccf-0908-4d8c-8b6a-2ec449ff78ed"/>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8E363C62-AEF2-4F09-93FA-0576442A9E21}">
  <ds:schemaRefs>
    <ds:schemaRef ds:uri="http://schemas.microsoft.com/sharepoint/v3/contenttype/forms"/>
  </ds:schemaRefs>
</ds:datastoreItem>
</file>

<file path=customXml/itemProps3.xml><?xml version="1.0" encoding="utf-8"?>
<ds:datastoreItem xmlns:ds="http://schemas.openxmlformats.org/officeDocument/2006/customXml" ds:itemID="{F2901C0B-AA2A-40F9-B521-1CB0ED7A6B4D}">
  <ds:schemaRefs>
    <ds:schemaRef ds:uri="http://schemas.openxmlformats.org/officeDocument/2006/bibliography"/>
  </ds:schemaRefs>
</ds:datastoreItem>
</file>

<file path=customXml/itemProps4.xml><?xml version="1.0" encoding="utf-8"?>
<ds:datastoreItem xmlns:ds="http://schemas.openxmlformats.org/officeDocument/2006/customXml" ds:itemID="{11572322-3D2E-46C3-8070-7C048054BB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1363</Words>
  <Characters>7774</Characters>
  <Application>Microsoft Office Word</Application>
  <DocSecurity>0</DocSecurity>
  <Lines>64</Lines>
  <Paragraphs>18</Paragraphs>
  <ScaleCrop>false</ScaleCrop>
  <Company>Microsoft</Company>
  <LinksUpToDate>false</LinksUpToDate>
  <CharactersWithSpaces>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dc:creator>
  <cp:keywords/>
  <cp:lastModifiedBy>Danielle Martin</cp:lastModifiedBy>
  <cp:revision>22</cp:revision>
  <cp:lastPrinted>2021-01-28T17:29:00Z</cp:lastPrinted>
  <dcterms:created xsi:type="dcterms:W3CDTF">2020-12-01T19:04:00Z</dcterms:created>
  <dcterms:modified xsi:type="dcterms:W3CDTF">2023-09-12T18:04:00Z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1125200</vt:r8>
  </property>
  <property fmtid="{D5CDD505-2E9C-101B-9397-08002B2CF9AE}" pid="4" name="MediaServiceImageTags">
    <vt:lpwstr/>
  </property>
</Properties>
</file>