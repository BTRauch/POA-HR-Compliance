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60665" w:rsidR="00454AAB" w:rsidP="006376B2" w:rsidRDefault="004B51CD" w14:paraId="00000001" w14:textId="77777777">
      <w:pPr>
        <w:tabs>
          <w:tab w:val="left" w:pos="9498"/>
        </w:tabs>
        <w:jc w:val="center"/>
        <w:rPr>
          <w:rFonts w:ascii="Atkinson Hyperlegible" w:hAnsi="Atkinson Hyperlegible" w:eastAsia="Arial Narrow" w:cs="Arial Narrow"/>
          <w:b/>
          <w:u w:val="single"/>
        </w:rPr>
      </w:pPr>
      <w:bookmarkStart w:name="_gjdgxs" w:colFirst="0" w:colLast="0" w:id="0"/>
      <w:bookmarkEnd w:id="0"/>
      <w:r w:rsidRPr="00560665">
        <w:rPr>
          <w:rFonts w:ascii="Atkinson Hyperlegible" w:hAnsi="Atkinson Hyperlegible" w:eastAsia="Arial Narrow" w:cs="Arial Narrow"/>
          <w:b/>
          <w:u w:val="single"/>
        </w:rPr>
        <w:t>REGLAMENTO INTERNO DE TRABAJO</w:t>
      </w:r>
    </w:p>
    <w:p w:rsidRPr="00560665" w:rsidR="00454AAB" w:rsidP="006376B2" w:rsidRDefault="00DF1D29" w14:paraId="00000002" w14:textId="7E9CDEB9">
      <w:pPr>
        <w:tabs>
          <w:tab w:val="left" w:pos="9498"/>
        </w:tabs>
        <w:jc w:val="center"/>
        <w:rPr>
          <w:rFonts w:ascii="Atkinson Hyperlegible" w:hAnsi="Atkinson Hyperlegible" w:eastAsia="Arial Narrow" w:cs="Arial Narrow"/>
          <w:u w:val="single"/>
        </w:rPr>
      </w:pPr>
      <w:r w:rsidRPr="00560665">
        <w:rPr>
          <w:rFonts w:ascii="Atkinson Hyperlegible" w:hAnsi="Atkinson Hyperlegible" w:eastAsia="Arial Narrow" w:cs="Arial Narrow"/>
          <w:b/>
          <w:u w:val="single"/>
        </w:rPr>
        <w:t xml:space="preserve">PARTNERS OF THE AMERICAS </w:t>
      </w:r>
      <w:r w:rsidRPr="00560665" w:rsidR="00191465">
        <w:rPr>
          <w:rFonts w:ascii="Atkinson Hyperlegible" w:hAnsi="Atkinson Hyperlegible" w:eastAsia="Arial Narrow" w:cs="Arial Narrow"/>
          <w:b/>
          <w:u w:val="single"/>
        </w:rPr>
        <w:t>INC. SUCURSAL COLOMBIA INC.</w:t>
      </w:r>
    </w:p>
    <w:p w:rsidRPr="00560665" w:rsidR="00454AAB" w:rsidP="006376B2" w:rsidRDefault="00454AAB" w14:paraId="00000003" w14:textId="77777777">
      <w:pPr>
        <w:pStyle w:val="Ttulo1"/>
        <w:tabs>
          <w:tab w:val="left" w:pos="9498"/>
        </w:tabs>
        <w:spacing w:before="1"/>
        <w:ind w:right="328" w:firstLine="100"/>
        <w:jc w:val="both"/>
        <w:rPr>
          <w:rFonts w:ascii="Atkinson Hyperlegible" w:hAnsi="Atkinson Hyperlegible" w:eastAsia="Arial Narrow" w:cs="Arial Narrow"/>
          <w:sz w:val="22"/>
          <w:szCs w:val="22"/>
        </w:rPr>
      </w:pPr>
      <w:bookmarkStart w:name="_30j0zll" w:colFirst="0" w:colLast="0" w:id="1"/>
      <w:bookmarkEnd w:id="1"/>
    </w:p>
    <w:p w:rsidRPr="00560665" w:rsidR="00454AAB" w:rsidP="006376B2" w:rsidRDefault="00454AAB" w14:paraId="00000004" w14:textId="77777777">
      <w:pPr>
        <w:pStyle w:val="Ttulo1"/>
        <w:tabs>
          <w:tab w:val="left" w:pos="9498"/>
        </w:tabs>
        <w:spacing w:before="1"/>
        <w:ind w:right="328" w:firstLine="100"/>
        <w:jc w:val="both"/>
        <w:rPr>
          <w:rFonts w:ascii="Atkinson Hyperlegible" w:hAnsi="Atkinson Hyperlegible" w:eastAsia="Arial Narrow" w:cs="Arial Narrow"/>
          <w:sz w:val="22"/>
          <w:szCs w:val="22"/>
        </w:rPr>
      </w:pPr>
    </w:p>
    <w:p w:rsidRPr="00560665" w:rsidR="00454AAB" w:rsidP="00DD5AEB" w:rsidRDefault="004B51CD" w14:paraId="00000006" w14:textId="464F57D3">
      <w:pPr>
        <w:pStyle w:val="Ttulo1"/>
        <w:tabs>
          <w:tab w:val="left" w:pos="9498"/>
        </w:tabs>
        <w:spacing w:before="1"/>
        <w:ind w:right="328" w:firstLine="100"/>
        <w:jc w:val="center"/>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CAPÍTULO I</w:t>
      </w:r>
      <w:r w:rsidR="00DD5AEB">
        <w:rPr>
          <w:rFonts w:ascii="Atkinson Hyperlegible" w:hAnsi="Atkinson Hyperlegible" w:eastAsia="Arial Narrow" w:cs="Arial Narrow"/>
          <w:sz w:val="22"/>
          <w:szCs w:val="22"/>
        </w:rPr>
        <w:t xml:space="preserve">. </w:t>
      </w:r>
      <w:bookmarkStart w:name="_1fob9te" w:colFirst="0" w:colLast="0" w:id="2"/>
      <w:bookmarkEnd w:id="2"/>
      <w:r w:rsidR="00B72FBB">
        <w:rPr>
          <w:rFonts w:ascii="Atkinson Hyperlegible" w:hAnsi="Atkinson Hyperlegible" w:eastAsia="Arial Narrow" w:cs="Arial Narrow"/>
          <w:sz w:val="22"/>
          <w:szCs w:val="22"/>
        </w:rPr>
        <w:t>CAMPO DE APLICACIÓN.</w:t>
      </w:r>
    </w:p>
    <w:p w:rsidRPr="00560665" w:rsidR="00454AAB" w:rsidP="006376B2" w:rsidRDefault="00454AAB" w14:paraId="00000007"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b/>
          <w:color w:val="000000"/>
        </w:rPr>
      </w:pPr>
    </w:p>
    <w:p w:rsidRPr="00560665" w:rsidR="00454AAB" w:rsidP="006376B2" w:rsidRDefault="004B51CD" w14:paraId="00000008" w14:textId="46937888">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1. </w:t>
      </w:r>
      <w:r w:rsidRPr="00560665">
        <w:rPr>
          <w:rFonts w:ascii="Atkinson Hyperlegible" w:hAnsi="Atkinson Hyperlegible" w:eastAsia="Arial Narrow" w:cs="Arial Narrow"/>
          <w:color w:val="000000"/>
        </w:rPr>
        <w:t xml:space="preserve">El presente Reglamento Interno de Trabajo es </w:t>
      </w:r>
      <w:r w:rsidRPr="00560665" w:rsidR="00871280">
        <w:rPr>
          <w:rFonts w:ascii="Atkinson Hyperlegible" w:hAnsi="Atkinson Hyperlegible" w:eastAsia="Arial Narrow" w:cs="Arial Narrow"/>
          <w:color w:val="000000"/>
        </w:rPr>
        <w:t xml:space="preserve">establecido </w:t>
      </w:r>
      <w:r w:rsidRPr="00560665">
        <w:rPr>
          <w:rFonts w:ascii="Atkinson Hyperlegible" w:hAnsi="Atkinson Hyperlegible" w:eastAsia="Arial Narrow" w:cs="Arial Narrow"/>
          <w:color w:val="000000"/>
        </w:rPr>
        <w:t xml:space="preserve">por </w:t>
      </w:r>
      <w:r w:rsidRPr="00560665" w:rsidR="004853CC">
        <w:rPr>
          <w:rFonts w:ascii="Atkinson Hyperlegible" w:hAnsi="Atkinson Hyperlegible" w:eastAsia="Arial Narrow" w:cs="Arial Narrow"/>
          <w:color w:val="000000"/>
        </w:rPr>
        <w:t>la organización</w:t>
      </w:r>
      <w:r w:rsidRPr="00560665">
        <w:rPr>
          <w:rFonts w:ascii="Atkinson Hyperlegible" w:hAnsi="Atkinson Hyperlegible" w:eastAsia="Arial Narrow" w:cs="Arial Narrow"/>
          <w:color w:val="000000"/>
        </w:rPr>
        <w:t xml:space="preserve"> </w:t>
      </w:r>
      <w:r w:rsidRPr="00560665" w:rsidR="00DF1D29">
        <w:rPr>
          <w:rFonts w:ascii="Atkinson Hyperlegible" w:hAnsi="Atkinson Hyperlegible" w:eastAsia="Arial Narrow" w:cs="Arial Narrow"/>
          <w:b/>
          <w:color w:val="000000"/>
        </w:rPr>
        <w:t>PARTNERS OF THE AMERICAS INC. SUCURSAL COLOMBIA</w:t>
      </w:r>
      <w:r w:rsidRPr="00560665">
        <w:rPr>
          <w:rFonts w:ascii="Atkinson Hyperlegible" w:hAnsi="Atkinson Hyperlegible" w:eastAsia="Arial Narrow" w:cs="Arial Narrow"/>
          <w:color w:val="000000"/>
        </w:rPr>
        <w:t xml:space="preserve">, </w:t>
      </w:r>
      <w:r w:rsidRPr="00560665" w:rsidR="00D37579">
        <w:rPr>
          <w:rFonts w:ascii="Atkinson Hyperlegible" w:hAnsi="Atkinson Hyperlegible" w:eastAsia="Arial Narrow" w:cs="Arial Narrow"/>
          <w:color w:val="000000"/>
        </w:rPr>
        <w:t xml:space="preserve">domiciliada en la ciudad de Bogotá D.C. </w:t>
      </w:r>
      <w:r w:rsidRPr="00560665">
        <w:rPr>
          <w:rFonts w:ascii="Atkinson Hyperlegible" w:hAnsi="Atkinson Hyperlegible" w:eastAsia="Arial Narrow" w:cs="Arial Narrow"/>
          <w:color w:val="000000"/>
        </w:rPr>
        <w:t>en adelante “</w:t>
      </w:r>
      <w:r w:rsidRPr="00560665" w:rsidR="00494F12">
        <w:rPr>
          <w:rFonts w:ascii="Atkinson Hyperlegible" w:hAnsi="Atkinson Hyperlegible" w:eastAsia="Arial Narrow" w:cs="Arial Narrow"/>
          <w:color w:val="000000"/>
        </w:rPr>
        <w:t>l</w:t>
      </w:r>
      <w:r w:rsidRPr="00560665" w:rsidR="004853CC">
        <w:rPr>
          <w:rFonts w:ascii="Atkinson Hyperlegible" w:hAnsi="Atkinson Hyperlegible" w:eastAsia="Arial Narrow" w:cs="Arial Narrow"/>
          <w:color w:val="000000"/>
        </w:rPr>
        <w:t>a organización</w:t>
      </w:r>
      <w:r w:rsidRPr="00560665">
        <w:rPr>
          <w:rFonts w:ascii="Atkinson Hyperlegible" w:hAnsi="Atkinson Hyperlegible" w:eastAsia="Arial Narrow" w:cs="Arial Narrow"/>
          <w:color w:val="000000"/>
        </w:rPr>
        <w:t xml:space="preserve">” </w:t>
      </w:r>
      <w:r w:rsidRPr="00560665" w:rsidR="007A0A44">
        <w:rPr>
          <w:rFonts w:ascii="Atkinson Hyperlegible" w:hAnsi="Atkinson Hyperlegible" w:eastAsia="Arial Narrow" w:cs="Arial Narrow"/>
          <w:color w:val="000000"/>
        </w:rPr>
        <w:t xml:space="preserve">o “POA” </w:t>
      </w:r>
      <w:r w:rsidRPr="00560665" w:rsidR="00D811F2">
        <w:rPr>
          <w:rFonts w:ascii="Atkinson Hyperlegible" w:hAnsi="Atkinson Hyperlegible" w:eastAsia="Arial Narrow" w:cs="Arial Narrow"/>
          <w:color w:val="000000"/>
        </w:rPr>
        <w:t>o “la empresa”</w:t>
      </w:r>
      <w:r w:rsidRPr="00560665" w:rsidR="00694AB7">
        <w:rPr>
          <w:rFonts w:ascii="Atkinson Hyperlegible" w:hAnsi="Atkinson Hyperlegible" w:eastAsia="Arial Narrow" w:cs="Arial Narrow"/>
          <w:color w:val="000000"/>
        </w:rPr>
        <w:t>,</w:t>
      </w:r>
      <w:r w:rsidRPr="00560665" w:rsidR="003A6EE9">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A sus disposiciones queda sometida tanto a </w:t>
      </w:r>
      <w:r w:rsidRPr="00560665" w:rsidR="00842DED">
        <w:rPr>
          <w:rFonts w:ascii="Atkinson Hyperlegible" w:hAnsi="Atkinson Hyperlegible" w:eastAsia="Arial Narrow" w:cs="Arial Narrow"/>
          <w:color w:val="000000"/>
        </w:rPr>
        <w:t>l</w:t>
      </w:r>
      <w:r w:rsidRPr="00560665" w:rsidR="004853CC">
        <w:rPr>
          <w:rFonts w:ascii="Atkinson Hyperlegible" w:hAnsi="Atkinson Hyperlegible" w:eastAsia="Arial Narrow" w:cs="Arial Narrow"/>
          <w:color w:val="000000"/>
        </w:rPr>
        <w:t>a organización</w:t>
      </w:r>
      <w:r w:rsidRPr="00560665">
        <w:rPr>
          <w:rFonts w:ascii="Atkinson Hyperlegible" w:hAnsi="Atkinson Hyperlegible" w:eastAsia="Arial Narrow" w:cs="Arial Narrow"/>
          <w:color w:val="000000"/>
        </w:rPr>
        <w:t xml:space="preserve"> como sus trabajadores. Este reglamento hace parte integral de los contratos individuales de trabajo, celebrados o que se celebren con todo </w:t>
      </w:r>
      <w:r w:rsidRPr="002A31A8" w:rsidR="00867EE9">
        <w:rPr>
          <w:rFonts w:ascii="Atkinson Hyperlegible" w:hAnsi="Atkinson Hyperlegible" w:eastAsia="Arial Narrow" w:cs="Arial Narrow"/>
          <w:color w:val="000000"/>
          <w:highlight w:val="cyan"/>
        </w:rPr>
        <w:t>el personal</w:t>
      </w:r>
      <w:r w:rsidRPr="00560665" w:rsidR="00DF0862">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salvo estipulaciones en contrario que, sin embargo, solo pueden ser favorables al </w:t>
      </w:r>
      <w:r w:rsidRPr="002A31A8" w:rsidR="00344ECF">
        <w:rPr>
          <w:rFonts w:ascii="Atkinson Hyperlegible" w:hAnsi="Atkinson Hyperlegible" w:eastAsia="Arial Narrow" w:cs="Arial Narrow"/>
          <w:color w:val="000000"/>
          <w:highlight w:val="cyan"/>
        </w:rPr>
        <w:t>personal</w:t>
      </w:r>
      <w:r w:rsidRPr="00560665">
        <w:rPr>
          <w:rFonts w:ascii="Atkinson Hyperlegible" w:hAnsi="Atkinson Hyperlegible" w:eastAsia="Arial Narrow" w:cs="Arial Narrow"/>
          <w:color w:val="000000"/>
        </w:rPr>
        <w:t>.</w:t>
      </w:r>
    </w:p>
    <w:p w:rsidRPr="00560665" w:rsidR="00454AAB" w:rsidP="006376B2" w:rsidRDefault="00454AAB" w14:paraId="00000009"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00B" w14:textId="7FC8F8D3">
      <w:pPr>
        <w:pStyle w:val="Ttulo1"/>
        <w:tabs>
          <w:tab w:val="left" w:pos="9498"/>
        </w:tabs>
        <w:ind w:left="0" w:right="72"/>
        <w:jc w:val="center"/>
        <w:rPr>
          <w:rFonts w:ascii="Atkinson Hyperlegible" w:hAnsi="Atkinson Hyperlegible" w:eastAsia="Arial Narrow" w:cs="Arial Narrow"/>
          <w:b w:val="0"/>
          <w:sz w:val="22"/>
          <w:szCs w:val="22"/>
        </w:rPr>
      </w:pPr>
      <w:bookmarkStart w:name="_3znysh7" w:colFirst="0" w:colLast="0" w:id="3"/>
      <w:bookmarkEnd w:id="3"/>
      <w:r w:rsidRPr="00560665">
        <w:rPr>
          <w:rFonts w:ascii="Atkinson Hyperlegible" w:hAnsi="Atkinson Hyperlegible" w:eastAsia="Arial Narrow" w:cs="Arial Narrow"/>
          <w:sz w:val="22"/>
          <w:szCs w:val="22"/>
        </w:rPr>
        <w:t>CAPÍTULO II</w:t>
      </w:r>
      <w:r w:rsidR="00DD5AEB">
        <w:rPr>
          <w:rFonts w:ascii="Atkinson Hyperlegible" w:hAnsi="Atkinson Hyperlegible" w:eastAsia="Arial Narrow" w:cs="Arial Narrow"/>
          <w:sz w:val="22"/>
          <w:szCs w:val="22"/>
        </w:rPr>
        <w:t xml:space="preserve">. </w:t>
      </w:r>
      <w:r w:rsidRPr="00560665">
        <w:rPr>
          <w:rFonts w:ascii="Atkinson Hyperlegible" w:hAnsi="Atkinson Hyperlegible" w:eastAsia="Arial Narrow" w:cs="Arial Narrow"/>
          <w:sz w:val="22"/>
          <w:szCs w:val="22"/>
        </w:rPr>
        <w:t>CONDICIONES DE ADMISIÓN</w:t>
      </w:r>
      <w:r w:rsidRPr="00560665" w:rsidR="004C6BBC">
        <w:rPr>
          <w:rFonts w:ascii="Atkinson Hyperlegible" w:hAnsi="Atkinson Hyperlegible" w:eastAsia="Arial Narrow" w:cs="Arial Narrow"/>
          <w:sz w:val="22"/>
          <w:szCs w:val="22"/>
        </w:rPr>
        <w:t xml:space="preserve"> Y PERIODO DE PRUEBA</w:t>
      </w:r>
      <w:r w:rsidRPr="00560665">
        <w:rPr>
          <w:rFonts w:ascii="Atkinson Hyperlegible" w:hAnsi="Atkinson Hyperlegible" w:eastAsia="Arial Narrow" w:cs="Arial Narrow"/>
          <w:b w:val="0"/>
          <w:sz w:val="22"/>
          <w:szCs w:val="22"/>
        </w:rPr>
        <w:t>.</w:t>
      </w:r>
    </w:p>
    <w:p w:rsidRPr="00560665" w:rsidR="00454AAB" w:rsidP="006376B2" w:rsidRDefault="00454AAB" w14:paraId="0000000C"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00D" w14:textId="08122D3F">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ARTÍCULO 2.</w:t>
      </w:r>
      <w:r w:rsidRPr="00560665">
        <w:rPr>
          <w:rFonts w:ascii="Atkinson Hyperlegible" w:hAnsi="Atkinson Hyperlegible" w:eastAsia="Arial Narrow" w:cs="Arial Narrow"/>
          <w:color w:val="000000"/>
        </w:rPr>
        <w:t xml:space="preserve"> Quien aspire a desempeñar un cargo en </w:t>
      </w:r>
      <w:r w:rsidRPr="00560665" w:rsidR="007A0A44">
        <w:rPr>
          <w:rFonts w:ascii="Atkinson Hyperlegible" w:hAnsi="Atkinson Hyperlegible" w:eastAsia="Arial Narrow" w:cs="Arial Narrow"/>
          <w:b/>
          <w:bCs/>
          <w:color w:val="000000"/>
        </w:rPr>
        <w:t>POA</w:t>
      </w:r>
      <w:r w:rsidRPr="00560665" w:rsidR="00A075B2">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deberá participar en el proceso de selección y contratación establecido por </w:t>
      </w:r>
      <w:r w:rsidRPr="00560665" w:rsidR="004853CC">
        <w:rPr>
          <w:rFonts w:ascii="Atkinson Hyperlegible" w:hAnsi="Atkinson Hyperlegible" w:eastAsia="Arial Narrow" w:cs="Arial Narrow"/>
          <w:color w:val="000000"/>
        </w:rPr>
        <w:t>la organización</w:t>
      </w:r>
      <w:r w:rsidRPr="00560665">
        <w:rPr>
          <w:rFonts w:ascii="Atkinson Hyperlegible" w:hAnsi="Atkinson Hyperlegible" w:eastAsia="Arial Narrow" w:cs="Arial Narrow"/>
          <w:color w:val="000000"/>
        </w:rPr>
        <w:t xml:space="preserve">, ajustado a las </w:t>
      </w:r>
      <w:r w:rsidRPr="00560665" w:rsidR="005F76C8">
        <w:rPr>
          <w:rFonts w:ascii="Atkinson Hyperlegible" w:hAnsi="Atkinson Hyperlegible" w:eastAsia="Arial Narrow" w:cs="Arial Narrow"/>
          <w:color w:val="000000"/>
        </w:rPr>
        <w:t>políticas</w:t>
      </w:r>
      <w:r w:rsidRPr="00560665">
        <w:rPr>
          <w:rFonts w:ascii="Atkinson Hyperlegible" w:hAnsi="Atkinson Hyperlegible" w:eastAsia="Arial Narrow" w:cs="Arial Narrow"/>
          <w:color w:val="000000"/>
        </w:rPr>
        <w:t xml:space="preserve"> y procedimientos establecidos para dicho proceso</w:t>
      </w:r>
      <w:del w:author="Tatiana Ramirez Gomez" w:date="2024-11-01T08:18:00Z" w16du:dateUtc="2024-11-01T13:18:00Z" w:id="4">
        <w:r w:rsidRPr="00560665" w:rsidDel="0075240E">
          <w:rPr>
            <w:rFonts w:ascii="Atkinson Hyperlegible" w:hAnsi="Atkinson Hyperlegible" w:eastAsia="Arial Narrow" w:cs="Arial Narrow"/>
            <w:color w:val="000000"/>
          </w:rPr>
          <w:delText xml:space="preserve"> y aportar los siguientes documentos:</w:delText>
        </w:r>
      </w:del>
      <w:ins w:author="Tatiana Ramirez Gomez" w:date="2024-11-01T08:18:00Z" w16du:dateUtc="2024-11-01T13:18:00Z" w:id="5">
        <w:r w:rsidRPr="00560665" w:rsidR="0075240E">
          <w:rPr>
            <w:rFonts w:ascii="Atkinson Hyperlegible" w:hAnsi="Atkinson Hyperlegible" w:eastAsia="Arial Narrow" w:cs="Arial Narrow"/>
            <w:color w:val="000000"/>
          </w:rPr>
          <w:t>.</w:t>
        </w:r>
      </w:ins>
    </w:p>
    <w:p w:rsidRPr="00560665" w:rsidR="00B7439E" w:rsidP="006376B2" w:rsidRDefault="00B7439E" w14:paraId="02839480" w14:textId="77777777">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p>
    <w:p w:rsidRPr="00560665" w:rsidR="00454AAB" w:rsidP="006376B2" w:rsidRDefault="00B7439E" w14:paraId="0000000E" w14:textId="35F73A70">
      <w:pPr>
        <w:pBdr>
          <w:top w:val="nil"/>
          <w:left w:val="nil"/>
          <w:bottom w:val="nil"/>
          <w:right w:val="nil"/>
          <w:between w:val="nil"/>
        </w:pBdr>
        <w:tabs>
          <w:tab w:val="left" w:pos="9498"/>
        </w:tabs>
        <w:spacing w:before="11"/>
        <w:jc w:val="both"/>
        <w:rPr>
          <w:ins w:author="Tatiana Ramirez Gomez" w:date="2024-11-01T08:17:00Z" w16du:dateUtc="2024-11-01T13:17:00Z" w:id="6"/>
          <w:rFonts w:ascii="Atkinson Hyperlegible" w:hAnsi="Atkinson Hyperlegible" w:eastAsia="Arial Narrow" w:cs="Arial Narrow"/>
          <w:color w:val="000000"/>
          <w:sz w:val="20"/>
          <w:szCs w:val="20"/>
          <w:lang w:val="es-ES" w:eastAsia="es-ES"/>
        </w:rPr>
      </w:pPr>
      <w:r w:rsidRPr="00560665">
        <w:rPr>
          <w:rFonts w:ascii="Atkinson Hyperlegible" w:hAnsi="Atkinson Hyperlegible" w:eastAsia="Arial Narrow" w:cs="Arial Narrow"/>
          <w:color w:val="000000"/>
        </w:rPr>
        <w:t>Una vez seleccionad</w:t>
      </w:r>
      <w:ins w:author="Martha Inés Peña Delgado" w:date="2024-12-06T16:07:00Z" w16du:dateUtc="2024-12-06T21:07:00Z" w:id="7">
        <w:r w:rsidRPr="00560665" w:rsidR="00CF79DD">
          <w:rPr>
            <w:rFonts w:ascii="Atkinson Hyperlegible" w:hAnsi="Atkinson Hyperlegible" w:eastAsia="Arial Narrow" w:cs="Arial Narrow"/>
            <w:color w:val="000000"/>
          </w:rPr>
          <w:t>a</w:t>
        </w:r>
        <w:r w:rsidRPr="00560665" w:rsidR="008C6EDB">
          <w:rPr>
            <w:rFonts w:ascii="Atkinson Hyperlegible" w:hAnsi="Atkinson Hyperlegible" w:eastAsia="Arial Narrow" w:cs="Arial Narrow"/>
            <w:color w:val="000000"/>
          </w:rPr>
          <w:t xml:space="preserve"> la persona</w:t>
        </w:r>
      </w:ins>
      <w:r w:rsidRPr="00560665">
        <w:rPr>
          <w:rFonts w:ascii="Atkinson Hyperlegible" w:hAnsi="Atkinson Hyperlegible" w:eastAsia="Arial Narrow" w:cs="Arial Narrow"/>
          <w:color w:val="000000"/>
        </w:rPr>
        <w:t xml:space="preserve">, </w:t>
      </w:r>
      <w:r w:rsidRPr="00560665" w:rsidR="00166E3B">
        <w:rPr>
          <w:rFonts w:ascii="Atkinson Hyperlegible" w:hAnsi="Atkinson Hyperlegible" w:eastAsia="Arial Narrow" w:cs="Arial Narrow"/>
          <w:color w:val="000000"/>
        </w:rPr>
        <w:t xml:space="preserve">se elaborará el contrato </w:t>
      </w:r>
      <w:r w:rsidRPr="00560665">
        <w:rPr>
          <w:rFonts w:ascii="Atkinson Hyperlegible" w:hAnsi="Atkinson Hyperlegible" w:eastAsia="Arial Narrow" w:cs="Arial Narrow"/>
          <w:color w:val="000000"/>
        </w:rPr>
        <w:t>de acuerdo con las necesidades de la empresa y lo concertado con e</w:t>
      </w:r>
      <w:ins w:author="Martha Inés Peña Delgado" w:date="2024-12-06T16:08:00Z" w16du:dateUtc="2024-12-06T21:08:00Z" w:id="8">
        <w:r w:rsidRPr="00560665" w:rsidR="00340F78">
          <w:rPr>
            <w:rFonts w:ascii="Atkinson Hyperlegible" w:hAnsi="Atkinson Hyperlegible" w:eastAsia="Arial Narrow" w:cs="Arial Narrow"/>
            <w:color w:val="000000"/>
          </w:rPr>
          <w:t>sta</w:t>
        </w:r>
      </w:ins>
      <w:del w:author="Martha Inés Peña Delgado" w:date="2024-12-06T16:08:00Z" w16du:dateUtc="2024-12-06T21:08:00Z" w:id="9">
        <w:r w:rsidRPr="00560665" w:rsidDel="00340F78">
          <w:rPr>
            <w:rFonts w:ascii="Atkinson Hyperlegible" w:hAnsi="Atkinson Hyperlegible" w:eastAsia="Arial Narrow" w:cs="Arial Narrow"/>
            <w:color w:val="000000"/>
            <w:rPrChange w:author="Martha Inés Peña Delgado" w:date="2024-12-06T16:37:00Z" w16du:dateUtc="2024-12-06T21:37:00Z" w:id="10">
              <w:rPr>
                <w:rFonts w:ascii="Calibri" w:hAnsi="Calibri" w:cs="Calibri"/>
                <w:snapToGrid w:val="0"/>
              </w:rPr>
            </w:rPrChange>
          </w:rPr>
          <w:delText>l trabajador</w:delText>
        </w:r>
      </w:del>
      <w:r w:rsidRPr="00560665">
        <w:rPr>
          <w:rFonts w:ascii="Atkinson Hyperlegible" w:hAnsi="Atkinson Hyperlegible" w:eastAsia="Arial Narrow" w:cs="Arial Narrow"/>
          <w:color w:val="000000"/>
          <w:rPrChange w:author="Martha Inés Peña Delgado" w:date="2024-12-06T16:37:00Z" w16du:dateUtc="2024-12-06T21:37:00Z" w:id="11">
            <w:rPr>
              <w:rFonts w:ascii="Calibri" w:hAnsi="Calibri" w:cs="Calibri"/>
              <w:snapToGrid w:val="0"/>
            </w:rPr>
          </w:rPrChange>
        </w:rPr>
        <w:t xml:space="preserve">. Para tal efecto, </w:t>
      </w:r>
      <w:ins w:author="Martha Inés Peña Delgado" w:date="2024-12-06T16:08:00Z" w16du:dateUtc="2024-12-06T21:08:00Z" w:id="12">
        <w:r w:rsidRPr="00560665" w:rsidR="005524B1">
          <w:rPr>
            <w:rFonts w:ascii="Atkinson Hyperlegible" w:hAnsi="Atkinson Hyperlegible" w:eastAsia="Arial Narrow" w:cs="Arial Narrow"/>
            <w:color w:val="000000"/>
          </w:rPr>
          <w:t xml:space="preserve">la </w:t>
        </w:r>
      </w:ins>
      <w:ins w:author="Martha Inés Peña Delgado" w:date="2024-12-06T16:09:00Z" w16du:dateUtc="2024-12-06T21:09:00Z" w:id="13">
        <w:r w:rsidRPr="00560665" w:rsidR="005524B1">
          <w:rPr>
            <w:rFonts w:ascii="Atkinson Hyperlegible" w:hAnsi="Atkinson Hyperlegible" w:eastAsia="Arial Narrow" w:cs="Arial Narrow"/>
            <w:color w:val="000000"/>
          </w:rPr>
          <w:t xml:space="preserve">persona seleccionada </w:t>
        </w:r>
      </w:ins>
      <w:del w:author="Martha Inés Peña Delgado" w:date="2024-12-06T16:09:00Z" w16du:dateUtc="2024-12-06T21:09:00Z" w:id="14">
        <w:r w:rsidRPr="00560665" w:rsidDel="005524B1">
          <w:rPr>
            <w:rFonts w:ascii="Atkinson Hyperlegible" w:hAnsi="Atkinson Hyperlegible" w:eastAsia="Arial Narrow" w:cs="Arial Narrow"/>
            <w:color w:val="000000"/>
            <w:rPrChange w:author="Martha Inés Peña Delgado" w:date="2024-12-06T16:37:00Z" w16du:dateUtc="2024-12-06T21:37:00Z" w:id="15">
              <w:rPr>
                <w:rFonts w:ascii="Calibri" w:hAnsi="Calibri" w:cs="Calibri"/>
                <w:snapToGrid w:val="0"/>
              </w:rPr>
            </w:rPrChange>
          </w:rPr>
          <w:delText xml:space="preserve">el trabajador </w:delText>
        </w:r>
      </w:del>
      <w:r w:rsidRPr="00560665">
        <w:rPr>
          <w:rFonts w:ascii="Atkinson Hyperlegible" w:hAnsi="Atkinson Hyperlegible" w:eastAsia="Arial Narrow" w:cs="Arial Narrow"/>
          <w:color w:val="000000"/>
          <w:rPrChange w:author="Martha Inés Peña Delgado" w:date="2024-12-06T16:37:00Z" w16du:dateUtc="2024-12-06T21:37:00Z" w:id="16">
            <w:rPr>
              <w:rFonts w:ascii="Calibri" w:hAnsi="Calibri" w:cs="Calibri"/>
              <w:snapToGrid w:val="0"/>
            </w:rPr>
          </w:rPrChange>
        </w:rPr>
        <w:t>deberá presentar los siguientes documentos:</w:t>
      </w:r>
      <w:r w:rsidRPr="00560665">
        <w:rPr>
          <w:rFonts w:ascii="Atkinson Hyperlegible" w:hAnsi="Atkinson Hyperlegible" w:eastAsia="Arial Narrow" w:cs="Arial Narrow"/>
          <w:color w:val="000000"/>
        </w:rPr>
        <w:t xml:space="preserve"> </w:t>
      </w:r>
    </w:p>
    <w:p w:rsidRPr="00560665" w:rsidR="00BC2D26" w:rsidP="006376B2" w:rsidRDefault="00BC2D26" w14:paraId="46ABA330"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584C09" w:rsidRDefault="004B51CD" w14:paraId="0000000F" w14:textId="3F2A2E02">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Hoja de vida que relacione su identificación, estudios, experiencia que estime relevante y comprobación de estudios según </w:t>
      </w:r>
      <w:r w:rsidRPr="00560665" w:rsidR="00C01042">
        <w:rPr>
          <w:rFonts w:ascii="Atkinson Hyperlegible" w:hAnsi="Atkinson Hyperlegible" w:eastAsia="Arial Narrow" w:cs="Arial Narrow"/>
          <w:color w:val="000000"/>
        </w:rPr>
        <w:t xml:space="preserve">lo </w:t>
      </w:r>
      <w:r w:rsidRPr="00560665" w:rsidR="005F76C8">
        <w:rPr>
          <w:rFonts w:ascii="Atkinson Hyperlegible" w:hAnsi="Atkinson Hyperlegible" w:eastAsia="Arial Narrow" w:cs="Arial Narrow"/>
          <w:color w:val="000000"/>
        </w:rPr>
        <w:t xml:space="preserve">requiera </w:t>
      </w:r>
      <w:r w:rsidR="00EE54BA">
        <w:rPr>
          <w:rFonts w:ascii="Atkinson Hyperlegible" w:hAnsi="Atkinson Hyperlegible" w:eastAsia="Arial Narrow" w:cs="Arial Narrow"/>
          <w:color w:val="000000"/>
        </w:rPr>
        <w:t xml:space="preserve">POA </w:t>
      </w:r>
      <w:r w:rsidRPr="00560665">
        <w:rPr>
          <w:rFonts w:ascii="Atkinson Hyperlegible" w:hAnsi="Atkinson Hyperlegible" w:eastAsia="Arial Narrow" w:cs="Arial Narrow"/>
          <w:color w:val="000000"/>
        </w:rPr>
        <w:t xml:space="preserve">o el área de conocimiento para el cargo a </w:t>
      </w:r>
      <w:r w:rsidRPr="00560665" w:rsidR="005F76C8">
        <w:rPr>
          <w:rFonts w:ascii="Atkinson Hyperlegible" w:hAnsi="Atkinson Hyperlegible" w:eastAsia="Arial Narrow" w:cs="Arial Narrow"/>
          <w:color w:val="000000"/>
        </w:rPr>
        <w:t>proveer</w:t>
      </w:r>
      <w:r w:rsidRPr="00560665">
        <w:rPr>
          <w:rFonts w:ascii="Atkinson Hyperlegible" w:hAnsi="Atkinson Hyperlegible" w:eastAsia="Arial Narrow" w:cs="Arial Narrow"/>
          <w:color w:val="000000"/>
        </w:rPr>
        <w:t>.</w:t>
      </w:r>
    </w:p>
    <w:p w:rsidRPr="00560665" w:rsidR="00454AAB" w:rsidP="00584C09" w:rsidRDefault="004B51CD" w14:paraId="00000010" w14:textId="607A0546">
      <w:pPr>
        <w:pStyle w:val="Prrafodelista"/>
        <w:numPr>
          <w:ilvl w:val="0"/>
          <w:numId w:val="17"/>
        </w:numPr>
        <w:pBdr>
          <w:top w:val="nil"/>
          <w:left w:val="nil"/>
          <w:bottom w:val="nil"/>
          <w:right w:val="nil"/>
          <w:between w:val="nil"/>
        </w:pBdr>
        <w:tabs>
          <w:tab w:val="left" w:pos="821"/>
          <w:tab w:val="left" w:pos="9356"/>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t>Fotocopia de la cédula de ciudadanía</w:t>
      </w:r>
      <w:r w:rsidRPr="00560665" w:rsidR="00B26FF0">
        <w:rPr>
          <w:rFonts w:ascii="Atkinson Hyperlegible" w:hAnsi="Atkinson Hyperlegible" w:eastAsia="Arial Narrow" w:cs="Arial Narrow"/>
          <w:color w:val="000000"/>
        </w:rPr>
        <w:t>.</w:t>
      </w:r>
    </w:p>
    <w:p w:rsidRPr="00560665" w:rsidR="00454AAB" w:rsidP="00584C09" w:rsidRDefault="004B51CD" w14:paraId="00000011" w14:textId="0F58481E">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Si </w:t>
      </w:r>
      <w:ins w:author="Martha Inés Peña Delgado" w:date="2024-12-06T16:09:00Z" w16du:dateUtc="2024-12-06T21:09:00Z" w:id="17">
        <w:r w:rsidRPr="00560665" w:rsidR="000A6389">
          <w:rPr>
            <w:rFonts w:ascii="Atkinson Hyperlegible" w:hAnsi="Atkinson Hyperlegible" w:eastAsia="Arial Narrow" w:cs="Arial Narrow"/>
            <w:color w:val="000000"/>
          </w:rPr>
          <w:t xml:space="preserve">la persona </w:t>
        </w:r>
      </w:ins>
      <w:ins w:author="Martha Inés Peña Delgado" w:date="2024-12-06T16:33:00Z" w16du:dateUtc="2024-12-06T21:33:00Z" w:id="18">
        <w:r w:rsidRPr="00560665" w:rsidR="00B84BD8">
          <w:rPr>
            <w:rFonts w:ascii="Atkinson Hyperlegible" w:hAnsi="Atkinson Hyperlegible" w:eastAsia="Arial Narrow" w:cs="Arial Narrow"/>
            <w:color w:val="000000"/>
          </w:rPr>
          <w:t xml:space="preserve">es </w:t>
        </w:r>
      </w:ins>
      <w:del w:author="Martha Inés Peña Delgado" w:date="2024-12-06T16:09:00Z" w16du:dateUtc="2024-12-06T21:09:00Z" w:id="19">
        <w:r w:rsidRPr="00560665" w:rsidDel="000A6389">
          <w:rPr>
            <w:rFonts w:ascii="Atkinson Hyperlegible" w:hAnsi="Atkinson Hyperlegible" w:eastAsia="Arial Narrow" w:cs="Arial Narrow"/>
            <w:color w:val="000000"/>
          </w:rPr>
          <w:delText xml:space="preserve">el aspirante es </w:delText>
        </w:r>
      </w:del>
      <w:r w:rsidRPr="00560665">
        <w:rPr>
          <w:rFonts w:ascii="Atkinson Hyperlegible" w:hAnsi="Atkinson Hyperlegible" w:eastAsia="Arial Narrow" w:cs="Arial Narrow"/>
          <w:color w:val="000000"/>
        </w:rPr>
        <w:t>extranjer</w:t>
      </w:r>
      <w:ins w:author="Martha Inés Peña Delgado" w:date="2024-12-06T16:09:00Z" w16du:dateUtc="2024-12-06T21:09:00Z" w:id="20">
        <w:r w:rsidRPr="00560665" w:rsidR="000A6389">
          <w:rPr>
            <w:rFonts w:ascii="Atkinson Hyperlegible" w:hAnsi="Atkinson Hyperlegible" w:eastAsia="Arial Narrow" w:cs="Arial Narrow"/>
            <w:color w:val="000000"/>
          </w:rPr>
          <w:t>a</w:t>
        </w:r>
      </w:ins>
      <w:r w:rsidRPr="00560665">
        <w:rPr>
          <w:rFonts w:ascii="Atkinson Hyperlegible" w:hAnsi="Atkinson Hyperlegible" w:eastAsia="Arial Narrow" w:cs="Arial Narrow"/>
          <w:color w:val="000000"/>
        </w:rPr>
        <w:t>, permiso para trabajar en la actividad para la cual ha solicitado el empleo.</w:t>
      </w:r>
    </w:p>
    <w:p w:rsidRPr="00560665" w:rsidR="00454AAB" w:rsidP="00584C09" w:rsidRDefault="000C6711" w14:paraId="00000012" w14:textId="7240C1E9">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ins w:author="Martha Inés Peña Delgado" w:date="2024-12-06T16:10:00Z" w16du:dateUtc="2024-12-06T21:10:00Z" w:id="21">
        <w:r w:rsidRPr="00560665">
          <w:rPr>
            <w:rFonts w:ascii="Atkinson Hyperlegible" w:hAnsi="Atkinson Hyperlegible" w:eastAsia="Arial Narrow" w:cs="Arial Narrow"/>
            <w:color w:val="000000"/>
          </w:rPr>
          <w:t xml:space="preserve">Si es </w:t>
        </w:r>
      </w:ins>
      <w:del w:author="Martha Inés Peña Delgado" w:date="2024-12-06T16:10:00Z" w16du:dateUtc="2024-12-06T21:10:00Z" w:id="22">
        <w:r w:rsidRPr="00560665" w:rsidDel="000C6711" w:rsidR="004B51CD">
          <w:rPr>
            <w:rFonts w:ascii="Atkinson Hyperlegible" w:hAnsi="Atkinson Hyperlegible" w:eastAsia="Arial Narrow" w:cs="Arial Narrow"/>
            <w:color w:val="000000"/>
          </w:rPr>
          <w:delText xml:space="preserve">Cuando el aspirante sea </w:delText>
        </w:r>
      </w:del>
      <w:r w:rsidRPr="00560665" w:rsidR="004B51CD">
        <w:rPr>
          <w:rFonts w:ascii="Atkinson Hyperlegible" w:hAnsi="Atkinson Hyperlegible" w:eastAsia="Arial Narrow" w:cs="Arial Narrow"/>
          <w:color w:val="000000"/>
        </w:rPr>
        <w:t>menor de dieciocho (18) años, autorización escrita del Ministerio de Trabajo o, en su defecto, de la primera autoridad local, a solicitud de los padres o, a falta de estos,</w:t>
      </w:r>
      <w:r w:rsidRPr="00560665" w:rsidR="00F5733A">
        <w:rPr>
          <w:rFonts w:ascii="Atkinson Hyperlegible" w:hAnsi="Atkinson Hyperlegible" w:eastAsia="Arial Narrow" w:cs="Arial Narrow"/>
          <w:color w:val="000000"/>
        </w:rPr>
        <w:t xml:space="preserve"> de quien posea legalmente la custodia del menor o</w:t>
      </w:r>
      <w:r w:rsidRPr="00560665" w:rsidR="00E640D9">
        <w:rPr>
          <w:rFonts w:ascii="Atkinson Hyperlegible" w:hAnsi="Atkinson Hyperlegible" w:eastAsia="Arial Narrow" w:cs="Arial Narrow"/>
          <w:color w:val="000000"/>
        </w:rPr>
        <w:t xml:space="preserve">, </w:t>
      </w:r>
      <w:r w:rsidRPr="00560665" w:rsidR="004B51CD">
        <w:rPr>
          <w:rFonts w:ascii="Atkinson Hyperlegible" w:hAnsi="Atkinson Hyperlegible" w:eastAsia="Arial Narrow" w:cs="Arial Narrow"/>
          <w:color w:val="000000"/>
        </w:rPr>
        <w:t xml:space="preserve">el Defensor de Familia, y copia </w:t>
      </w:r>
      <w:r w:rsidRPr="00560665" w:rsidR="00F5733A">
        <w:rPr>
          <w:rFonts w:ascii="Atkinson Hyperlegible" w:hAnsi="Atkinson Hyperlegible" w:eastAsia="Arial Narrow" w:cs="Arial Narrow"/>
          <w:color w:val="000000"/>
        </w:rPr>
        <w:t>de los documentos de identidad de cada uno.</w:t>
      </w:r>
    </w:p>
    <w:p w:rsidRPr="00560665" w:rsidR="00E12DC2" w:rsidP="00584C09" w:rsidRDefault="00BB1013" w14:paraId="2F16B15D" w14:textId="4C9982B0">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Copia del Estudio de Seguridad realizado por el empleador, cuando aplique.</w:t>
      </w:r>
    </w:p>
    <w:p w:rsidRPr="00560665" w:rsidR="00C06418" w:rsidP="00584C09" w:rsidRDefault="00C06418" w14:paraId="09B33ED3" w14:textId="093DAFA5">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Copia de las certificaciones de cursos, grados técnicos, tecnológicos, universitarios o superiores, que acrediten</w:t>
      </w:r>
      <w:r w:rsidRPr="00560665" w:rsidR="004D2DCE">
        <w:rPr>
          <w:rFonts w:ascii="Atkinson Hyperlegible" w:hAnsi="Atkinson Hyperlegible"/>
          <w:color w:val="000000"/>
        </w:rPr>
        <w:t xml:space="preserve"> </w:t>
      </w:r>
      <w:r w:rsidRPr="00560665">
        <w:rPr>
          <w:rFonts w:ascii="Atkinson Hyperlegible" w:hAnsi="Atkinson Hyperlegible"/>
          <w:color w:val="000000"/>
        </w:rPr>
        <w:t>los estudios académicos esenciales para el desempeño del puesto respectivo.</w:t>
      </w:r>
    </w:p>
    <w:p w:rsidRPr="00560665" w:rsidR="00F95B7C" w:rsidP="00584C09" w:rsidRDefault="002D3A7C" w14:paraId="421CC494" w14:textId="4D4A27AD">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Fotocopia de la tarjeta profesional, si es del caso.</w:t>
      </w:r>
    </w:p>
    <w:p w:rsidRPr="00560665" w:rsidR="00351DFE" w:rsidP="00584C09" w:rsidRDefault="00351DFE" w14:paraId="08890F06" w14:textId="225B89DB">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Certificado de afiliación a EPS, al Fondo de Pensiones y al Fondo de Cesantías al cual pertenece.</w:t>
      </w:r>
    </w:p>
    <w:p w:rsidRPr="00AF71C2" w:rsidR="005C369B" w:rsidP="00AA102B" w:rsidRDefault="000413A7" w14:paraId="1DAB0C50" w14:textId="30E4DB57">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ins w:author="Martha Inés Peña Delgado" w:date="2024-12-06T16:11:00Z" w16du:dateUtc="2024-12-06T21:11:00Z" w:id="23">
        <w:r w:rsidRPr="00AF71C2">
          <w:rPr>
            <w:rFonts w:ascii="Atkinson Hyperlegible" w:hAnsi="Atkinson Hyperlegible"/>
            <w:color w:val="000000"/>
          </w:rPr>
          <w:t>C</w:t>
        </w:r>
      </w:ins>
      <w:r w:rsidRPr="00AF71C2" w:rsidR="005C369B">
        <w:rPr>
          <w:rFonts w:ascii="Atkinson Hyperlegible" w:hAnsi="Atkinson Hyperlegible"/>
          <w:color w:val="000000"/>
        </w:rPr>
        <w:t>ertificaciones de experiencia de los contratos o proyectos en los que haya participado en las que se</w:t>
      </w:r>
      <w:r w:rsidR="00AF71C2">
        <w:rPr>
          <w:rFonts w:ascii="Atkinson Hyperlegible" w:hAnsi="Atkinson Hyperlegible"/>
          <w:color w:val="000000"/>
        </w:rPr>
        <w:t xml:space="preserve"> </w:t>
      </w:r>
      <w:r w:rsidRPr="00AF71C2" w:rsidR="005C369B">
        <w:rPr>
          <w:rFonts w:ascii="Atkinson Hyperlegible" w:hAnsi="Atkinson Hyperlegible"/>
          <w:color w:val="000000"/>
        </w:rPr>
        <w:t>incluyan las funciones y responsabilidades de los roles desempeñados, así como el nombre, correo electrónico,</w:t>
      </w:r>
      <w:r w:rsidRPr="00AF71C2" w:rsidR="00945F29">
        <w:rPr>
          <w:rFonts w:ascii="Atkinson Hyperlegible" w:hAnsi="Atkinson Hyperlegible"/>
          <w:color w:val="000000"/>
        </w:rPr>
        <w:t xml:space="preserve"> </w:t>
      </w:r>
      <w:r w:rsidRPr="00AF71C2" w:rsidR="005C369B">
        <w:rPr>
          <w:rFonts w:ascii="Atkinson Hyperlegible" w:hAnsi="Atkinson Hyperlegible"/>
          <w:color w:val="000000"/>
        </w:rPr>
        <w:t>teléfono y firma del responsable que expide la certificación</w:t>
      </w:r>
      <w:r w:rsidR="007E0301">
        <w:rPr>
          <w:rFonts w:ascii="Atkinson Hyperlegible" w:hAnsi="Atkinson Hyperlegible"/>
          <w:color w:val="000000"/>
        </w:rPr>
        <w:t xml:space="preserve">. </w:t>
      </w:r>
    </w:p>
    <w:p w:rsidRPr="00560665" w:rsidR="005C369B" w:rsidP="00584C09" w:rsidRDefault="005C369B" w14:paraId="460413A8" w14:textId="1A09749C">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Referencias Personales</w:t>
      </w:r>
    </w:p>
    <w:p w:rsidRPr="00560665" w:rsidR="006D0D10" w:rsidDel="00127A71" w:rsidP="00584C09" w:rsidRDefault="005C369B" w14:paraId="1CE0D5D3" w14:textId="6167F4BB">
      <w:pPr>
        <w:pStyle w:val="Prrafodelista"/>
        <w:numPr>
          <w:ilvl w:val="0"/>
          <w:numId w:val="17"/>
        </w:numPr>
        <w:pBdr>
          <w:top w:val="nil"/>
          <w:left w:val="nil"/>
          <w:bottom w:val="nil"/>
          <w:right w:val="nil"/>
          <w:between w:val="nil"/>
        </w:pBdr>
        <w:tabs>
          <w:tab w:val="left" w:pos="821"/>
          <w:tab w:val="left" w:pos="9498"/>
        </w:tabs>
        <w:ind w:right="-69"/>
        <w:jc w:val="both"/>
        <w:rPr>
          <w:del w:author="Martha Inés Peña Delgado" w:date="2024-12-06T16:15:00Z" w16du:dateUtc="2024-12-06T21:15:00Z" w:id="24"/>
          <w:rFonts w:ascii="Atkinson Hyperlegible" w:hAnsi="Atkinson Hyperlegible"/>
          <w:color w:val="000000"/>
          <w:highlight w:val="yellow"/>
          <w:rPrChange w:author="Tatiana Ramirez Gomez" w:date="2024-11-01T08:19:00Z" w16du:dateUtc="2024-11-01T13:19:00Z" w:id="25">
            <w:rPr>
              <w:del w:author="Martha Inés Peña Delgado" w:date="2024-12-06T16:15:00Z" w16du:dateUtc="2024-12-06T21:15:00Z" w:id="26"/>
              <w:rFonts w:ascii="Arial Narrow" w:hAnsi="Arial Narrow"/>
              <w:color w:val="000000"/>
            </w:rPr>
          </w:rPrChange>
        </w:rPr>
      </w:pPr>
      <w:del w:author="Martha Inés Peña Delgado" w:date="2024-12-06T16:15:00Z" w16du:dateUtc="2024-12-06T21:15:00Z" w:id="27">
        <w:r w:rsidRPr="00560665" w:rsidDel="00127A71">
          <w:rPr>
            <w:rFonts w:ascii="Atkinson Hyperlegible" w:hAnsi="Atkinson Hyperlegible"/>
            <w:color w:val="000000"/>
            <w:highlight w:val="yellow"/>
            <w:rPrChange w:author="Tatiana Ramirez Gomez" w:date="2024-11-01T08:19:00Z" w16du:dateUtc="2024-11-01T13:19:00Z" w:id="28">
              <w:rPr>
                <w:rFonts w:ascii="Arial Narrow" w:hAnsi="Arial Narrow"/>
                <w:color w:val="000000"/>
              </w:rPr>
            </w:rPrChange>
          </w:rPr>
          <w:delText>Certificado de Antecedentes Penales expedido por la Policía Nacional.</w:delText>
        </w:r>
      </w:del>
    </w:p>
    <w:p w:rsidRPr="00560665" w:rsidR="006D0D10" w:rsidDel="007D6C83" w:rsidP="00584C09" w:rsidRDefault="006D0D10" w14:paraId="4422EE7F" w14:textId="36452764">
      <w:pPr>
        <w:pStyle w:val="Prrafodelista"/>
        <w:numPr>
          <w:ilvl w:val="0"/>
          <w:numId w:val="17"/>
        </w:numPr>
        <w:pBdr>
          <w:top w:val="nil"/>
          <w:left w:val="nil"/>
          <w:bottom w:val="nil"/>
          <w:right w:val="nil"/>
          <w:between w:val="nil"/>
        </w:pBdr>
        <w:tabs>
          <w:tab w:val="left" w:pos="821"/>
          <w:tab w:val="left" w:pos="9498"/>
        </w:tabs>
        <w:ind w:right="-69"/>
        <w:jc w:val="both"/>
        <w:rPr>
          <w:del w:author="Martha Inés Peña Delgado" w:date="2024-12-06T16:29:00Z" w16du:dateUtc="2024-12-06T21:29:00Z" w:id="29"/>
          <w:rFonts w:ascii="Atkinson Hyperlegible" w:hAnsi="Atkinson Hyperlegible"/>
          <w:highlight w:val="yellow"/>
          <w:rPrChange w:author="Tatiana Ramirez Gomez" w:date="2024-11-01T08:19:00Z" w16du:dateUtc="2024-11-01T13:19:00Z" w:id="30">
            <w:rPr>
              <w:del w:author="Martha Inés Peña Delgado" w:date="2024-12-06T16:29:00Z" w16du:dateUtc="2024-12-06T21:29:00Z" w:id="31"/>
              <w:rFonts w:ascii="Arial Narrow" w:hAnsi="Arial Narrow"/>
            </w:rPr>
          </w:rPrChange>
        </w:rPr>
      </w:pPr>
      <w:del w:author="Martha Inés Peña Delgado" w:date="2024-12-06T16:29:00Z" w16du:dateUtc="2024-12-06T21:29:00Z" w:id="32">
        <w:r w:rsidRPr="00560665" w:rsidDel="007D6C83">
          <w:rPr>
            <w:rFonts w:ascii="Atkinson Hyperlegible" w:hAnsi="Atkinson Hyperlegible"/>
            <w:highlight w:val="yellow"/>
            <w:rPrChange w:author="Tatiana Ramirez Gomez" w:date="2024-11-01T08:19:00Z" w16du:dateUtc="2024-11-01T13:19:00Z" w:id="33">
              <w:rPr>
                <w:rFonts w:ascii="Arial Narrow" w:hAnsi="Arial Narrow"/>
              </w:rPr>
            </w:rPrChange>
          </w:rPr>
          <w:delText xml:space="preserve">Certificado de Consulta de Inhabilidades por Delitos sexuales cometidos contra menores de 18 años </w:delText>
        </w:r>
      </w:del>
    </w:p>
    <w:p w:rsidRPr="00560665" w:rsidR="006D0D10" w:rsidP="00584C09" w:rsidRDefault="006D0D10" w14:paraId="0B245F19" w14:textId="77777777">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highlight w:val="yellow"/>
          <w:rPrChange w:author="Tatiana Ramirez Gomez" w:date="2024-11-01T08:19:00Z" w16du:dateUtc="2024-11-01T13:19:00Z" w:id="34">
            <w:rPr>
              <w:rFonts w:ascii="Arial Narrow" w:hAnsi="Arial Narrow"/>
            </w:rPr>
          </w:rPrChange>
        </w:rPr>
      </w:pPr>
      <w:r w:rsidRPr="00560665">
        <w:rPr>
          <w:rFonts w:ascii="Atkinson Hyperlegible" w:hAnsi="Atkinson Hyperlegible"/>
          <w:highlight w:val="yellow"/>
          <w:rPrChange w:author="Tatiana Ramirez Gomez" w:date="2024-11-01T08:19:00Z" w16du:dateUtc="2024-11-01T13:19:00Z" w:id="35">
            <w:rPr>
              <w:rFonts w:ascii="Arial Narrow" w:hAnsi="Arial Narrow"/>
            </w:rPr>
          </w:rPrChange>
        </w:rPr>
        <w:lastRenderedPageBreak/>
        <w:t xml:space="preserve">Certificado de Consulta de Sistema Registro Nacional de Medidas Correctivas RNMC. </w:t>
      </w:r>
    </w:p>
    <w:p w:rsidRPr="00560665" w:rsidR="008B3B93" w:rsidDel="00435BBF" w:rsidP="00584C09" w:rsidRDefault="006D0D10" w14:paraId="499A4552" w14:textId="05BAE02A">
      <w:pPr>
        <w:pStyle w:val="Prrafodelista"/>
        <w:numPr>
          <w:ilvl w:val="0"/>
          <w:numId w:val="17"/>
        </w:numPr>
        <w:pBdr>
          <w:top w:val="nil"/>
          <w:left w:val="nil"/>
          <w:bottom w:val="nil"/>
          <w:right w:val="nil"/>
          <w:between w:val="nil"/>
        </w:pBdr>
        <w:tabs>
          <w:tab w:val="left" w:pos="821"/>
          <w:tab w:val="left" w:pos="9498"/>
        </w:tabs>
        <w:ind w:right="-69"/>
        <w:jc w:val="both"/>
        <w:rPr>
          <w:del w:author="Martha Inés Peña Delgado" w:date="2024-12-06T16:34:00Z" w16du:dateUtc="2024-12-06T21:34:00Z" w:id="36"/>
          <w:rFonts w:ascii="Atkinson Hyperlegible" w:hAnsi="Atkinson Hyperlegible"/>
          <w:highlight w:val="yellow"/>
          <w:rPrChange w:author="Tatiana Ramirez Gomez" w:date="2024-11-01T08:19:00Z" w16du:dateUtc="2024-11-01T13:19:00Z" w:id="37">
            <w:rPr>
              <w:del w:author="Martha Inés Peña Delgado" w:date="2024-12-06T16:34:00Z" w16du:dateUtc="2024-12-06T21:34:00Z" w:id="38"/>
              <w:rFonts w:ascii="Arial Narrow" w:hAnsi="Arial Narrow"/>
            </w:rPr>
          </w:rPrChange>
        </w:rPr>
      </w:pPr>
      <w:del w:author="Martha Inés Peña Delgado" w:date="2024-12-06T16:34:00Z" w16du:dateUtc="2024-12-06T21:34:00Z" w:id="39">
        <w:r w:rsidRPr="00560665" w:rsidDel="00435BBF">
          <w:rPr>
            <w:rFonts w:ascii="Atkinson Hyperlegible" w:hAnsi="Atkinson Hyperlegible"/>
            <w:highlight w:val="yellow"/>
            <w:rPrChange w:author="Tatiana Ramirez Gomez" w:date="2024-11-01T08:19:00Z" w16du:dateUtc="2024-11-01T13:19:00Z" w:id="40">
              <w:rPr>
                <w:rFonts w:ascii="Arial Narrow" w:hAnsi="Arial Narrow"/>
              </w:rPr>
            </w:rPrChange>
          </w:rPr>
          <w:delText xml:space="preserve">Certificado de Consulta de Sistema Registro </w:delText>
        </w:r>
        <w:r w:rsidRPr="00560665" w:rsidDel="00435BBF">
          <w:rPr>
            <w:rFonts w:ascii="Atkinson Hyperlegible" w:hAnsi="Atkinson Hyperlegible"/>
            <w:highlight w:val="yellow"/>
            <w:shd w:val="clear" w:color="auto" w:fill="FFFFFF"/>
            <w:rPrChange w:author="Tatiana Ramirez Gomez" w:date="2024-11-01T08:19:00Z" w16du:dateUtc="2024-11-01T13:19:00Z" w:id="41">
              <w:rPr>
                <w:rFonts w:ascii="Arial Narrow" w:hAnsi="Arial Narrow"/>
                <w:shd w:val="clear" w:color="auto" w:fill="FFFFFF"/>
              </w:rPr>
            </w:rPrChange>
          </w:rPr>
          <w:delText xml:space="preserve">de Deudores Alimentarios Morosos </w:delText>
        </w:r>
        <w:r w:rsidRPr="00560665" w:rsidDel="00435BBF">
          <w:rPr>
            <w:rFonts w:ascii="Atkinson Hyperlegible" w:hAnsi="Atkinson Hyperlegible"/>
            <w:highlight w:val="yellow"/>
            <w:rPrChange w:author="Tatiana Ramirez Gomez" w:date="2024-11-01T08:19:00Z" w16du:dateUtc="2024-11-01T13:19:00Z" w:id="42">
              <w:rPr>
                <w:rFonts w:ascii="Arial Narrow" w:hAnsi="Arial Narrow"/>
              </w:rPr>
            </w:rPrChange>
          </w:rPr>
          <w:delText>REDAM</w:delText>
        </w:r>
      </w:del>
    </w:p>
    <w:p w:rsidRPr="00560665" w:rsidR="005C369B" w:rsidP="00584C09" w:rsidRDefault="005C369B" w14:paraId="55C4221F" w14:textId="118F82D1">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Para afiliación al Sistema de Seguridad Social y Caja de Compensación Familiar), si es del caso:</w:t>
      </w:r>
    </w:p>
    <w:p w:rsidRPr="00560665" w:rsidR="004705AC" w:rsidP="00584C09" w:rsidRDefault="004705AC" w14:paraId="106BD6FC" w14:textId="6A6F46B3">
      <w:pPr>
        <w:pStyle w:val="Prrafodelista"/>
        <w:numPr>
          <w:ilvl w:val="1"/>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Hijos de 0 – 6 años: Fotocopia del registro civil de nacimiento de los hijos que incluye el NUIP (Número Único</w:t>
      </w:r>
      <w:r w:rsidRPr="00560665" w:rsidR="007A32F4">
        <w:rPr>
          <w:rFonts w:ascii="Atkinson Hyperlegible" w:hAnsi="Atkinson Hyperlegible"/>
          <w:color w:val="000000"/>
        </w:rPr>
        <w:t xml:space="preserve"> </w:t>
      </w:r>
      <w:r w:rsidRPr="00560665">
        <w:rPr>
          <w:rFonts w:ascii="Atkinson Hyperlegible" w:hAnsi="Atkinson Hyperlegible"/>
          <w:color w:val="000000"/>
        </w:rPr>
        <w:t>de Identificación Personal).</w:t>
      </w:r>
    </w:p>
    <w:p w:rsidRPr="00560665" w:rsidR="008B3B93" w:rsidP="00584C09" w:rsidRDefault="004705AC" w14:paraId="29685AB9" w14:textId="77777777">
      <w:pPr>
        <w:pStyle w:val="Prrafodelista"/>
        <w:numPr>
          <w:ilvl w:val="1"/>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Hijos de 7-17 años: Fotocopia de la tarjeta de identidad.</w:t>
      </w:r>
    </w:p>
    <w:p w:rsidRPr="00560665" w:rsidR="008B3B93" w:rsidP="00584C09" w:rsidRDefault="004705AC" w14:paraId="0F1C6579" w14:textId="77777777">
      <w:pPr>
        <w:pStyle w:val="Prrafodelista"/>
        <w:numPr>
          <w:ilvl w:val="1"/>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Hijos mayores de 18 años: Fotocopia de la cédula.</w:t>
      </w:r>
    </w:p>
    <w:p w:rsidRPr="00560665" w:rsidR="00296891" w:rsidP="00584C09" w:rsidRDefault="000B224A" w14:paraId="00A44BDB" w14:textId="289EB8B7">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C</w:t>
      </w:r>
      <w:r w:rsidRPr="00560665" w:rsidR="00EA7FF8">
        <w:rPr>
          <w:rFonts w:ascii="Atkinson Hyperlegible" w:hAnsi="Atkinson Hyperlegible"/>
          <w:color w:val="000000"/>
        </w:rPr>
        <w:t>e</w:t>
      </w:r>
      <w:r w:rsidRPr="00560665">
        <w:rPr>
          <w:rFonts w:ascii="Atkinson Hyperlegible" w:hAnsi="Atkinson Hyperlegible"/>
          <w:color w:val="000000"/>
        </w:rPr>
        <w:t>rtificado de estudio de los hijos mayores de 7 años</w:t>
      </w:r>
    </w:p>
    <w:p w:rsidRPr="00560665" w:rsidR="00EA7FF8" w:rsidP="00584C09" w:rsidRDefault="00E13B88" w14:paraId="3FBA19CD" w14:textId="77777777">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 xml:space="preserve">Registro Civil de Matrimonio o declaración </w:t>
      </w:r>
      <w:r w:rsidRPr="00560665" w:rsidR="007A32F4">
        <w:rPr>
          <w:rFonts w:ascii="Atkinson Hyperlegible" w:hAnsi="Atkinson Hyperlegible"/>
          <w:color w:val="000000"/>
        </w:rPr>
        <w:t>extra-juicio</w:t>
      </w:r>
      <w:r w:rsidRPr="00560665">
        <w:rPr>
          <w:rFonts w:ascii="Atkinson Hyperlegible" w:hAnsi="Atkinson Hyperlegible"/>
          <w:color w:val="000000"/>
        </w:rPr>
        <w:t xml:space="preserve"> de Convivencia, si es del caso</w:t>
      </w:r>
    </w:p>
    <w:p w:rsidRPr="00560665" w:rsidR="00EA7FF8" w:rsidP="00584C09" w:rsidRDefault="00473D25" w14:paraId="65110C44" w14:textId="3D1991C4">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color w:val="000000"/>
        </w:rPr>
        <w:t>C</w:t>
      </w:r>
      <w:r w:rsidRPr="00560665" w:rsidR="00EA7FF8">
        <w:rPr>
          <w:rFonts w:ascii="Atkinson Hyperlegible" w:hAnsi="Atkinson Hyperlegible"/>
          <w:color w:val="000000"/>
        </w:rPr>
        <w:t>e</w:t>
      </w:r>
      <w:r w:rsidRPr="00560665">
        <w:rPr>
          <w:rFonts w:ascii="Atkinson Hyperlegible" w:hAnsi="Atkinson Hyperlegible"/>
          <w:color w:val="000000"/>
        </w:rPr>
        <w:t xml:space="preserve">rtificado de aptitud ocupacional, expedido por el medico señalado por </w:t>
      </w:r>
      <w:r w:rsidRPr="00560665" w:rsidR="004853CC">
        <w:rPr>
          <w:rFonts w:ascii="Atkinson Hyperlegible" w:hAnsi="Atkinson Hyperlegible"/>
          <w:color w:val="000000"/>
        </w:rPr>
        <w:t>la organización</w:t>
      </w:r>
      <w:r w:rsidRPr="00560665">
        <w:rPr>
          <w:rFonts w:ascii="Atkinson Hyperlegible" w:hAnsi="Atkinson Hyperlegible"/>
          <w:color w:val="000000"/>
        </w:rPr>
        <w:t>.</w:t>
      </w:r>
    </w:p>
    <w:p w:rsidRPr="00560665" w:rsidR="00B90E92" w:rsidP="00584C09" w:rsidRDefault="00B90E92" w14:paraId="13BCF3A9" w14:textId="393D9055">
      <w:pPr>
        <w:pStyle w:val="Prrafodelista"/>
        <w:numPr>
          <w:ilvl w:val="0"/>
          <w:numId w:val="17"/>
        </w:numPr>
        <w:pBdr>
          <w:top w:val="nil"/>
          <w:left w:val="nil"/>
          <w:bottom w:val="nil"/>
          <w:right w:val="nil"/>
          <w:between w:val="nil"/>
        </w:pBdr>
        <w:tabs>
          <w:tab w:val="left" w:pos="821"/>
          <w:tab w:val="left" w:pos="9498"/>
        </w:tabs>
        <w:ind w:right="-69"/>
        <w:jc w:val="both"/>
        <w:rPr>
          <w:rFonts w:ascii="Atkinson Hyperlegible" w:hAnsi="Atkinson Hyperlegible"/>
        </w:rPr>
      </w:pPr>
      <w:commentRangeStart w:id="43"/>
      <w:r w:rsidRPr="00560665">
        <w:rPr>
          <w:rFonts w:ascii="Atkinson Hyperlegible" w:hAnsi="Atkinson Hyperlegible"/>
        </w:rPr>
        <w:t>C</w:t>
      </w:r>
      <w:r w:rsidRPr="00560665" w:rsidR="00EA7FF8">
        <w:rPr>
          <w:rFonts w:ascii="Atkinson Hyperlegible" w:hAnsi="Atkinson Hyperlegible"/>
        </w:rPr>
        <w:t>e</w:t>
      </w:r>
      <w:r w:rsidRPr="00560665">
        <w:rPr>
          <w:rFonts w:ascii="Atkinson Hyperlegible" w:hAnsi="Atkinson Hyperlegible"/>
        </w:rPr>
        <w:t>rtifica</w:t>
      </w:r>
      <w:ins w:author="Martha Inés Peña Delgado" w:date="2024-12-06T16:13:00Z" w16du:dateUtc="2024-12-06T21:13:00Z" w:id="44">
        <w:r w:rsidRPr="00560665" w:rsidR="00036797">
          <w:rPr>
            <w:rFonts w:ascii="Atkinson Hyperlegible" w:hAnsi="Atkinson Hyperlegible"/>
          </w:rPr>
          <w:t xml:space="preserve">ción </w:t>
        </w:r>
      </w:ins>
      <w:del w:author="Martha Inés Peña Delgado" w:date="2024-12-06T16:13:00Z" w16du:dateUtc="2024-12-06T21:13:00Z" w:id="45">
        <w:r w:rsidRPr="00560665" w:rsidDel="00036797">
          <w:rPr>
            <w:rFonts w:ascii="Atkinson Hyperlegible" w:hAnsi="Atkinson Hyperlegible"/>
          </w:rPr>
          <w:delText>do</w:delText>
        </w:r>
      </w:del>
      <w:ins w:author="Martha Inés Peña Delgado" w:date="2024-12-06T16:13:00Z" w16du:dateUtc="2024-12-06T21:13:00Z" w:id="46">
        <w:r w:rsidRPr="00560665" w:rsidR="00036797">
          <w:rPr>
            <w:rFonts w:ascii="Atkinson Hyperlegible" w:hAnsi="Atkinson Hyperlegible"/>
          </w:rPr>
          <w:t>b</w:t>
        </w:r>
      </w:ins>
      <w:del w:author="Martha Inés Peña Delgado" w:date="2024-12-06T16:13:00Z" w16du:dateUtc="2024-12-06T21:13:00Z" w:id="47">
        <w:r w:rsidRPr="00560665" w:rsidDel="00036797">
          <w:rPr>
            <w:rFonts w:ascii="Atkinson Hyperlegible" w:hAnsi="Atkinson Hyperlegible"/>
          </w:rPr>
          <w:delText xml:space="preserve"> </w:delText>
        </w:r>
        <w:r w:rsidRPr="00560665" w:rsidDel="00036797" w:rsidR="00B61776">
          <w:rPr>
            <w:rFonts w:ascii="Atkinson Hyperlegible" w:hAnsi="Atkinson Hyperlegible"/>
          </w:rPr>
          <w:delText>B</w:delText>
        </w:r>
      </w:del>
      <w:r w:rsidRPr="00560665" w:rsidR="00B61776">
        <w:rPr>
          <w:rFonts w:ascii="Atkinson Hyperlegible" w:hAnsi="Atkinson Hyperlegible"/>
        </w:rPr>
        <w:t>ancari</w:t>
      </w:r>
      <w:ins w:author="Martha Inés Peña Delgado" w:date="2024-12-06T16:13:00Z" w16du:dateUtc="2024-12-06T21:13:00Z" w:id="48">
        <w:r w:rsidRPr="00560665" w:rsidR="00036797">
          <w:rPr>
            <w:rFonts w:ascii="Atkinson Hyperlegible" w:hAnsi="Atkinson Hyperlegible"/>
          </w:rPr>
          <w:t>a</w:t>
        </w:r>
      </w:ins>
      <w:del w:author="Martha Inés Peña Delgado" w:date="2024-12-06T16:13:00Z" w16du:dateUtc="2024-12-06T21:13:00Z" w:id="49">
        <w:r w:rsidRPr="00560665" w:rsidDel="00036797" w:rsidR="00B61776">
          <w:rPr>
            <w:rFonts w:ascii="Atkinson Hyperlegible" w:hAnsi="Atkinson Hyperlegible"/>
          </w:rPr>
          <w:delText>o</w:delText>
        </w:r>
      </w:del>
      <w:r w:rsidRPr="00560665" w:rsidR="00B61776">
        <w:rPr>
          <w:rFonts w:ascii="Atkinson Hyperlegible" w:hAnsi="Atkinson Hyperlegible"/>
        </w:rPr>
        <w:t xml:space="preserve"> </w:t>
      </w:r>
      <w:ins w:author="Martha Inés Peña Delgado" w:date="2024-12-06T16:13:00Z" w16du:dateUtc="2024-12-06T21:13:00Z" w:id="50">
        <w:r w:rsidRPr="00560665" w:rsidR="00C843A9">
          <w:rPr>
            <w:rFonts w:ascii="Atkinson Hyperlegible" w:hAnsi="Atkinson Hyperlegible"/>
          </w:rPr>
          <w:t xml:space="preserve">de la cuenta en la que </w:t>
        </w:r>
        <w:r w:rsidRPr="00560665" w:rsidR="00CF49E5">
          <w:rPr>
            <w:rFonts w:ascii="Atkinson Hyperlegible" w:hAnsi="Atkinson Hyperlegible"/>
          </w:rPr>
          <w:t xml:space="preserve">desea le paguen </w:t>
        </w:r>
        <w:r w:rsidRPr="00560665" w:rsidR="00E50E0D">
          <w:rPr>
            <w:rFonts w:ascii="Atkinson Hyperlegible" w:hAnsi="Atkinson Hyperlegible"/>
          </w:rPr>
          <w:t xml:space="preserve">sus salarios, </w:t>
        </w:r>
      </w:ins>
      <w:ins w:author="Martha Inés Peña Delgado" w:date="2024-12-06T16:14:00Z" w16du:dateUtc="2024-12-06T21:14:00Z" w:id="51">
        <w:r w:rsidRPr="00560665" w:rsidR="00E50E0D">
          <w:rPr>
            <w:rFonts w:ascii="Atkinson Hyperlegible" w:hAnsi="Atkinson Hyperlegible"/>
          </w:rPr>
          <w:t xml:space="preserve">de fecha no </w:t>
        </w:r>
      </w:ins>
      <w:r w:rsidRPr="00560665">
        <w:rPr>
          <w:rFonts w:ascii="Atkinson Hyperlegible" w:hAnsi="Atkinson Hyperlegible"/>
        </w:rPr>
        <w:t>menor a 30 días</w:t>
      </w:r>
      <w:ins w:author="Martha Inés Peña Delgado" w:date="2024-12-06T16:14:00Z" w16du:dateUtc="2024-12-06T21:14:00Z" w:id="52">
        <w:r w:rsidRPr="00560665" w:rsidR="00E50E0D">
          <w:rPr>
            <w:rFonts w:ascii="Atkinson Hyperlegible" w:hAnsi="Atkinson Hyperlegible"/>
          </w:rPr>
          <w:t>.</w:t>
        </w:r>
      </w:ins>
      <w:del w:author="Martha Inés Peña Delgado" w:date="2024-12-06T16:14:00Z" w16du:dateUtc="2024-12-06T21:14:00Z" w:id="53">
        <w:r w:rsidRPr="00560665" w:rsidDel="00E50E0D" w:rsidR="00B61776">
          <w:rPr>
            <w:rFonts w:ascii="Atkinson Hyperlegible" w:hAnsi="Atkinson Hyperlegible"/>
          </w:rPr>
          <w:delText xml:space="preserve"> para la consignación de los pagos salariales</w:delText>
        </w:r>
      </w:del>
      <w:commentRangeEnd w:id="43"/>
      <w:r w:rsidRPr="00560665" w:rsidR="0009555C">
        <w:rPr>
          <w:rStyle w:val="Refdecomentario"/>
          <w:rFonts w:ascii="Atkinson Hyperlegible" w:hAnsi="Atkinson Hyperlegible"/>
        </w:rPr>
        <w:commentReference w:id="43"/>
      </w:r>
    </w:p>
    <w:p w:rsidRPr="00560665" w:rsidR="009A0E00" w:rsidP="009A0E00" w:rsidRDefault="009A0E00" w14:paraId="003A6797" w14:textId="77777777">
      <w:pPr>
        <w:pStyle w:val="Prrafodelista"/>
        <w:pBdr>
          <w:top w:val="nil"/>
          <w:left w:val="nil"/>
          <w:bottom w:val="nil"/>
          <w:right w:val="nil"/>
          <w:between w:val="nil"/>
        </w:pBdr>
        <w:tabs>
          <w:tab w:val="left" w:pos="821"/>
          <w:tab w:val="left" w:pos="9498"/>
        </w:tabs>
        <w:ind w:right="-69"/>
        <w:jc w:val="both"/>
        <w:rPr>
          <w:rFonts w:ascii="Atkinson Hyperlegible" w:hAnsi="Atkinson Hyperlegible"/>
        </w:rPr>
      </w:pPr>
    </w:p>
    <w:p w:rsidRPr="00560665" w:rsidR="00454AAB" w:rsidP="006376B2" w:rsidRDefault="004B51CD" w14:paraId="00000022" w14:textId="274772F8">
      <w:pPr>
        <w:pBdr>
          <w:top w:val="nil"/>
          <w:left w:val="nil"/>
          <w:bottom w:val="nil"/>
          <w:right w:val="nil"/>
          <w:between w:val="nil"/>
        </w:pBdr>
        <w:tabs>
          <w:tab w:val="left" w:pos="9498"/>
        </w:tabs>
        <w:spacing w:before="93"/>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PARÁGRAFO PRIMERO</w:t>
      </w:r>
      <w:r w:rsidRPr="00560665">
        <w:rPr>
          <w:rFonts w:ascii="Atkinson Hyperlegible" w:hAnsi="Atkinson Hyperlegible" w:eastAsia="Arial Narrow" w:cs="Arial Narrow"/>
          <w:b/>
          <w:color w:val="000000"/>
          <w:highlight w:val="cyan"/>
        </w:rPr>
        <w:t xml:space="preserve">:  </w:t>
      </w:r>
      <w:r w:rsidRPr="00560665" w:rsidR="00DF1D29">
        <w:rPr>
          <w:rFonts w:ascii="Atkinson Hyperlegible" w:hAnsi="Atkinson Hyperlegible" w:eastAsia="Arial Narrow" w:cs="Arial Narrow"/>
          <w:b/>
          <w:color w:val="000000"/>
          <w:highlight w:val="cyan"/>
        </w:rPr>
        <w:t>P</w:t>
      </w:r>
      <w:r w:rsidRPr="00560665" w:rsidR="007A0A44">
        <w:rPr>
          <w:rFonts w:ascii="Atkinson Hyperlegible" w:hAnsi="Atkinson Hyperlegible" w:eastAsia="Arial Narrow" w:cs="Arial Narrow"/>
          <w:b/>
          <w:color w:val="000000"/>
          <w:highlight w:val="cyan"/>
        </w:rPr>
        <w:t>OA</w:t>
      </w:r>
      <w:r w:rsidRPr="00560665" w:rsidR="004711E7">
        <w:rPr>
          <w:rFonts w:ascii="Atkinson Hyperlegible" w:hAnsi="Atkinson Hyperlegible" w:eastAsia="Arial Narrow" w:cs="Arial Narrow"/>
          <w:color w:val="000000"/>
          <w:highlight w:val="cyan"/>
        </w:rPr>
        <w:t xml:space="preserve"> </w:t>
      </w:r>
      <w:r w:rsidRPr="00560665">
        <w:rPr>
          <w:rFonts w:ascii="Atkinson Hyperlegible" w:hAnsi="Atkinson Hyperlegible" w:eastAsia="Arial Narrow" w:cs="Arial Narrow"/>
          <w:color w:val="000000"/>
          <w:highlight w:val="cyan"/>
        </w:rPr>
        <w:t xml:space="preserve">solicitará al aspirante otros documentos no mencionados en el presente </w:t>
      </w:r>
      <w:ins w:author="Martha Inés Peña Delgado" w:date="2024-12-06T16:49:00Z" w16du:dateUtc="2024-12-06T21:49:00Z" w:id="54">
        <w:r w:rsidRPr="00560665" w:rsidR="0087656A">
          <w:rPr>
            <w:rFonts w:ascii="Atkinson Hyperlegible" w:hAnsi="Atkinson Hyperlegible" w:eastAsia="Arial Narrow" w:cs="Arial Narrow"/>
            <w:color w:val="000000"/>
            <w:highlight w:val="cyan"/>
          </w:rPr>
          <w:t>r</w:t>
        </w:r>
      </w:ins>
      <w:r w:rsidRPr="00560665">
        <w:rPr>
          <w:rFonts w:ascii="Atkinson Hyperlegible" w:hAnsi="Atkinson Hyperlegible" w:eastAsia="Arial Narrow" w:cs="Arial Narrow"/>
          <w:color w:val="000000"/>
          <w:highlight w:val="cyan"/>
        </w:rPr>
        <w:t xml:space="preserve">eglamento </w:t>
      </w:r>
      <w:ins w:author="Martha Inés Peña Delgado" w:date="2024-12-06T16:49:00Z" w16du:dateUtc="2024-12-06T21:49:00Z" w:id="55">
        <w:r w:rsidRPr="00560665" w:rsidR="0087656A">
          <w:rPr>
            <w:rFonts w:ascii="Atkinson Hyperlegible" w:hAnsi="Atkinson Hyperlegible" w:eastAsia="Arial Narrow" w:cs="Arial Narrow"/>
            <w:color w:val="000000"/>
            <w:highlight w:val="cyan"/>
          </w:rPr>
          <w:t>i</w:t>
        </w:r>
      </w:ins>
      <w:r w:rsidRPr="00560665">
        <w:rPr>
          <w:rFonts w:ascii="Atkinson Hyperlegible" w:hAnsi="Atkinson Hyperlegible" w:eastAsia="Arial Narrow" w:cs="Arial Narrow"/>
          <w:color w:val="000000"/>
          <w:highlight w:val="cyan"/>
        </w:rPr>
        <w:t xml:space="preserve">nterno de </w:t>
      </w:r>
      <w:ins w:author="Martha Inés Peña Delgado" w:date="2024-12-06T16:49:00Z" w16du:dateUtc="2024-12-06T21:49:00Z" w:id="56">
        <w:r w:rsidRPr="00560665" w:rsidR="0087656A">
          <w:rPr>
            <w:rFonts w:ascii="Atkinson Hyperlegible" w:hAnsi="Atkinson Hyperlegible" w:eastAsia="Arial Narrow" w:cs="Arial Narrow"/>
            <w:color w:val="000000"/>
            <w:highlight w:val="cyan"/>
          </w:rPr>
          <w:t>t</w:t>
        </w:r>
      </w:ins>
      <w:r w:rsidRPr="00560665">
        <w:rPr>
          <w:rFonts w:ascii="Atkinson Hyperlegible" w:hAnsi="Atkinson Hyperlegible" w:eastAsia="Arial Narrow" w:cs="Arial Narrow"/>
          <w:color w:val="000000"/>
          <w:highlight w:val="cyan"/>
        </w:rPr>
        <w:t xml:space="preserve">rabajo, cuando lo considere necesario, según el cargo a proveer, siempre y cuando sean legalmente exigibles y útiles para </w:t>
      </w:r>
      <w:ins w:author="Martha Inés Peña Delgado" w:date="2024-12-06T16:49:00Z" w16du:dateUtc="2024-12-06T21:49:00Z" w:id="57">
        <w:r w:rsidRPr="00560665" w:rsidR="00C5266C">
          <w:rPr>
            <w:rFonts w:ascii="Atkinson Hyperlegible" w:hAnsi="Atkinson Hyperlegible" w:eastAsia="Arial Narrow" w:cs="Arial Narrow"/>
            <w:color w:val="000000"/>
            <w:highlight w:val="cyan"/>
          </w:rPr>
          <w:t xml:space="preserve">el proceso de </w:t>
        </w:r>
      </w:ins>
      <w:del w:author="Martha Inés Peña Delgado" w:date="2024-12-06T16:49:00Z" w16du:dateUtc="2024-12-06T21:49:00Z" w:id="58">
        <w:r w:rsidRPr="00560665" w:rsidDel="00C5266C">
          <w:rPr>
            <w:rFonts w:ascii="Atkinson Hyperlegible" w:hAnsi="Atkinson Hyperlegible" w:eastAsia="Arial Narrow" w:cs="Arial Narrow"/>
            <w:color w:val="000000"/>
            <w:highlight w:val="cyan"/>
            <w:rPrChange w:author="Martha Inés Peña Delgado" w:date="2024-12-06T16:44:00Z" w16du:dateUtc="2024-12-06T21:44:00Z" w:id="59">
              <w:rPr>
                <w:rFonts w:ascii="Arial Narrow" w:hAnsi="Arial Narrow" w:eastAsia="Arial Narrow" w:cs="Arial Narrow"/>
                <w:color w:val="000000"/>
              </w:rPr>
            </w:rPrChange>
          </w:rPr>
          <w:delText xml:space="preserve">la </w:delText>
        </w:r>
      </w:del>
      <w:r w:rsidRPr="00560665">
        <w:rPr>
          <w:rFonts w:ascii="Atkinson Hyperlegible" w:hAnsi="Atkinson Hyperlegible" w:eastAsia="Arial Narrow" w:cs="Arial Narrow"/>
          <w:color w:val="000000"/>
          <w:highlight w:val="cyan"/>
          <w:rPrChange w:author="Martha Inés Peña Delgado" w:date="2024-12-06T16:44:00Z" w16du:dateUtc="2024-12-06T21:44:00Z" w:id="60">
            <w:rPr>
              <w:rFonts w:ascii="Arial Narrow" w:hAnsi="Arial Narrow" w:eastAsia="Arial Narrow" w:cs="Arial Narrow"/>
              <w:color w:val="000000"/>
            </w:rPr>
          </w:rPrChange>
        </w:rPr>
        <w:t>selección</w:t>
      </w:r>
      <w:del w:author="Martha Inés Peña Delgado" w:date="2024-12-06T16:49:00Z" w16du:dateUtc="2024-12-06T21:49:00Z" w:id="61">
        <w:r w:rsidRPr="00560665" w:rsidDel="00C5266C">
          <w:rPr>
            <w:rFonts w:ascii="Atkinson Hyperlegible" w:hAnsi="Atkinson Hyperlegible" w:eastAsia="Arial Narrow" w:cs="Arial Narrow"/>
            <w:color w:val="000000"/>
            <w:highlight w:val="cyan"/>
            <w:rPrChange w:author="Martha Inés Peña Delgado" w:date="2024-12-06T16:44:00Z" w16du:dateUtc="2024-12-06T21:44:00Z" w:id="62">
              <w:rPr>
                <w:rFonts w:ascii="Arial Narrow" w:hAnsi="Arial Narrow" w:eastAsia="Arial Narrow" w:cs="Arial Narrow"/>
                <w:color w:val="000000"/>
              </w:rPr>
            </w:rPrChange>
          </w:rPr>
          <w:delText xml:space="preserve"> del candidato</w:delText>
        </w:r>
      </w:del>
      <w:r w:rsidRPr="00560665" w:rsidR="003E784F">
        <w:rPr>
          <w:rFonts w:ascii="Atkinson Hyperlegible" w:hAnsi="Atkinson Hyperlegible" w:eastAsia="Arial Narrow" w:cs="Arial Narrow"/>
          <w:color w:val="000000"/>
          <w:highlight w:val="cyan"/>
          <w:rPrChange w:author="Martha Inés Peña Delgado" w:date="2024-12-06T16:44:00Z" w16du:dateUtc="2024-12-06T21:44:00Z" w:id="63">
            <w:rPr>
              <w:rFonts w:ascii="Arial Narrow" w:hAnsi="Arial Narrow" w:eastAsia="Arial Narrow" w:cs="Arial Narrow"/>
              <w:color w:val="000000"/>
            </w:rPr>
          </w:rPrChange>
        </w:rPr>
        <w:t>; sin embargo, tales exigencias no deben incluir documentos, certificaciones o datos prohibidos expresamente por las normas jurídicas, tales como: “datos acerca del estado civil de las personas, número de hijos que tenga, la religión que profesan o el partido político al cual pertenezca” (artículo 1, Ley 13 de 1972), prueba de gravidez para las mujeres, la cual solo será procedente cuando se trate de actividades catalogadas como de alto riesgo (artículo 43, Constitución Política; artículos 1 y 2, Convenio no. 111 de la Organización Internacional del Trabajo; Resolución 3941 de 1994 del Ministerio de Protección Social), el examen de sida (artículo 22, Decreto Reglamentario 559 de 1991), la libreta militar (artículo 111, Decreto 2150 de 1995) o el certificado judicial (artículo 93 Decreto Ley 19 de 2012).</w:t>
      </w:r>
    </w:p>
    <w:p w:rsidRPr="00560665" w:rsidR="00454AAB" w:rsidP="006376B2" w:rsidRDefault="00454AAB" w14:paraId="00000023"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5C553F" w:rsidP="006376B2" w:rsidRDefault="005C553F" w14:paraId="7BDE7660" w14:textId="77777777">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p>
    <w:p w:rsidRPr="00560665" w:rsidR="005C553F" w:rsidP="005C553F" w:rsidRDefault="005C553F" w14:paraId="737DD259" w14:textId="4D6F49F9">
      <w:pPr>
        <w:pStyle w:val="Textoindependiente"/>
        <w:ind w:right="17"/>
        <w:jc w:val="both"/>
        <w:rPr>
          <w:rFonts w:ascii="Atkinson Hyperlegible" w:hAnsi="Atkinson Hyperlegible" w:cs="Calibri"/>
          <w:snapToGrid w:val="0"/>
          <w:sz w:val="22"/>
          <w:szCs w:val="22"/>
          <w:highlight w:val="cyan"/>
        </w:rPr>
      </w:pPr>
      <w:r w:rsidRPr="00560665">
        <w:rPr>
          <w:rFonts w:ascii="Atkinson Hyperlegible" w:hAnsi="Atkinson Hyperlegible" w:eastAsia="Arial Narrow" w:cs="Arial Narrow"/>
          <w:b/>
          <w:bCs/>
          <w:color w:val="000000"/>
          <w:highlight w:val="cyan"/>
        </w:rPr>
        <w:t xml:space="preserve">PARÁGRAFO SEGUNDO. </w:t>
      </w:r>
      <w:r w:rsidRPr="00560665">
        <w:rPr>
          <w:rFonts w:ascii="Atkinson Hyperlegible" w:hAnsi="Atkinson Hyperlegible" w:cs="Calibri"/>
          <w:snapToGrid w:val="0"/>
          <w:sz w:val="22"/>
          <w:szCs w:val="22"/>
          <w:highlight w:val="cyan"/>
        </w:rPr>
        <w:t xml:space="preserve">Para poder iniciar sus labores, </w:t>
      </w:r>
      <w:ins w:author="Martha Inés Peña Delgado" w:date="2024-12-06T16:39:00Z" w16du:dateUtc="2024-12-06T21:39:00Z" w:id="64">
        <w:r w:rsidRPr="00560665" w:rsidR="00E65F26">
          <w:rPr>
            <w:rFonts w:ascii="Atkinson Hyperlegible" w:hAnsi="Atkinson Hyperlegible" w:cs="Calibri"/>
            <w:snapToGrid w:val="0"/>
            <w:sz w:val="22"/>
            <w:szCs w:val="22"/>
            <w:highlight w:val="cyan"/>
          </w:rPr>
          <w:t xml:space="preserve">la </w:t>
        </w:r>
      </w:ins>
      <w:ins w:author="Martha Inés Peña Delgado" w:date="2024-12-06T16:40:00Z" w16du:dateUtc="2024-12-06T21:40:00Z" w:id="65">
        <w:r w:rsidRPr="00560665" w:rsidR="00E65F26">
          <w:rPr>
            <w:rFonts w:ascii="Atkinson Hyperlegible" w:hAnsi="Atkinson Hyperlegible" w:cs="Calibri"/>
            <w:snapToGrid w:val="0"/>
            <w:sz w:val="22"/>
            <w:szCs w:val="22"/>
            <w:highlight w:val="cyan"/>
          </w:rPr>
          <w:t xml:space="preserve">persona seleccionada </w:t>
        </w:r>
      </w:ins>
      <w:del w:author="Martha Inés Peña Delgado" w:date="2024-12-06T16:40:00Z" w16du:dateUtc="2024-12-06T21:40:00Z" w:id="66">
        <w:r w:rsidRPr="00560665" w:rsidDel="00E65F26">
          <w:rPr>
            <w:rFonts w:ascii="Atkinson Hyperlegible" w:hAnsi="Atkinson Hyperlegible" w:cs="Calibri"/>
            <w:snapToGrid w:val="0"/>
            <w:sz w:val="22"/>
            <w:szCs w:val="22"/>
            <w:highlight w:val="cyan"/>
          </w:rPr>
          <w:delText xml:space="preserve">el trabajador </w:delText>
        </w:r>
      </w:del>
      <w:r w:rsidRPr="00560665">
        <w:rPr>
          <w:rFonts w:ascii="Atkinson Hyperlegible" w:hAnsi="Atkinson Hyperlegible" w:cs="Calibri"/>
          <w:snapToGrid w:val="0"/>
          <w:sz w:val="22"/>
          <w:szCs w:val="22"/>
          <w:highlight w:val="cyan"/>
        </w:rPr>
        <w:t xml:space="preserve">debe cumplir con las siguientes actividades: </w:t>
      </w:r>
    </w:p>
    <w:p w:rsidRPr="00560665" w:rsidR="005C553F" w:rsidP="005C553F" w:rsidRDefault="005C553F" w14:paraId="3CFB8F3A" w14:textId="77777777">
      <w:pPr>
        <w:pStyle w:val="Textoindependiente"/>
        <w:widowControl w:val="0"/>
        <w:numPr>
          <w:ilvl w:val="0"/>
          <w:numId w:val="73"/>
        </w:numPr>
        <w:autoSpaceDE w:val="0"/>
        <w:autoSpaceDN w:val="0"/>
        <w:spacing w:after="0"/>
        <w:ind w:right="17"/>
        <w:jc w:val="both"/>
        <w:rPr>
          <w:rFonts w:ascii="Atkinson Hyperlegible" w:hAnsi="Atkinson Hyperlegible" w:cs="Calibri"/>
          <w:snapToGrid w:val="0"/>
          <w:sz w:val="22"/>
          <w:szCs w:val="22"/>
          <w:highlight w:val="cyan"/>
        </w:rPr>
      </w:pPr>
      <w:r w:rsidRPr="00560665">
        <w:rPr>
          <w:rFonts w:ascii="Atkinson Hyperlegible" w:hAnsi="Atkinson Hyperlegible" w:cs="Calibri"/>
          <w:snapToGrid w:val="0"/>
          <w:sz w:val="22"/>
          <w:szCs w:val="22"/>
          <w:highlight w:val="cyan"/>
        </w:rPr>
        <w:t xml:space="preserve">Firmar el acuerdo de confidencialidad provisto por la empresa. </w:t>
      </w:r>
    </w:p>
    <w:p w:rsidRPr="00560665" w:rsidR="005C553F" w:rsidP="005C553F" w:rsidRDefault="005C553F" w14:paraId="4167B19A" w14:textId="6931837D">
      <w:pPr>
        <w:pStyle w:val="Textoindependiente"/>
        <w:widowControl w:val="0"/>
        <w:numPr>
          <w:ilvl w:val="0"/>
          <w:numId w:val="73"/>
        </w:numPr>
        <w:autoSpaceDE w:val="0"/>
        <w:autoSpaceDN w:val="0"/>
        <w:spacing w:after="0"/>
        <w:ind w:right="17"/>
        <w:jc w:val="both"/>
        <w:rPr>
          <w:rFonts w:ascii="Atkinson Hyperlegible" w:hAnsi="Atkinson Hyperlegible" w:cs="Calibri"/>
          <w:snapToGrid w:val="0"/>
          <w:sz w:val="22"/>
          <w:szCs w:val="22"/>
          <w:highlight w:val="cyan"/>
        </w:rPr>
      </w:pPr>
      <w:r w:rsidRPr="00560665">
        <w:rPr>
          <w:rFonts w:ascii="Atkinson Hyperlegible" w:hAnsi="Atkinson Hyperlegible" w:cs="Calibri"/>
          <w:snapToGrid w:val="0"/>
          <w:sz w:val="22"/>
          <w:szCs w:val="22"/>
          <w:highlight w:val="cyan"/>
        </w:rPr>
        <w:t xml:space="preserve">Practicarse el examen médico de ingreso con cargo a la empresa, cuyos objetivos son i) determinar </w:t>
      </w:r>
      <w:del w:author="Martha Inés Peña Delgado" w:date="2024-12-06T16:40:00Z" w16du:dateUtc="2024-12-06T21:40:00Z" w:id="67">
        <w:r w:rsidRPr="00560665" w:rsidDel="00045E92">
          <w:rPr>
            <w:rFonts w:ascii="Atkinson Hyperlegible" w:hAnsi="Atkinson Hyperlegible" w:cs="Calibri"/>
            <w:snapToGrid w:val="0"/>
            <w:sz w:val="22"/>
            <w:szCs w:val="22"/>
            <w:highlight w:val="cyan"/>
          </w:rPr>
          <w:delText xml:space="preserve">la </w:delText>
        </w:r>
      </w:del>
      <w:ins w:author="Martha Inés Peña Delgado" w:date="2024-12-06T16:40:00Z" w16du:dateUtc="2024-12-06T21:40:00Z" w:id="68">
        <w:r w:rsidRPr="00560665" w:rsidR="00045E92">
          <w:rPr>
            <w:rFonts w:ascii="Atkinson Hyperlegible" w:hAnsi="Atkinson Hyperlegible" w:cs="Calibri"/>
            <w:snapToGrid w:val="0"/>
            <w:sz w:val="22"/>
            <w:szCs w:val="22"/>
            <w:highlight w:val="cyan"/>
          </w:rPr>
          <w:t xml:space="preserve">su </w:t>
        </w:r>
      </w:ins>
      <w:r w:rsidRPr="00560665">
        <w:rPr>
          <w:rFonts w:ascii="Atkinson Hyperlegible" w:hAnsi="Atkinson Hyperlegible" w:cs="Calibri"/>
          <w:snapToGrid w:val="0"/>
          <w:sz w:val="22"/>
          <w:szCs w:val="22"/>
          <w:highlight w:val="cyan"/>
        </w:rPr>
        <w:t xml:space="preserve">aptitud </w:t>
      </w:r>
      <w:del w:author="Martha Inés Peña Delgado" w:date="2024-12-06T16:40:00Z" w16du:dateUtc="2024-12-06T21:40:00Z" w:id="69">
        <w:r w:rsidRPr="00560665" w:rsidDel="00045E92">
          <w:rPr>
            <w:rFonts w:ascii="Atkinson Hyperlegible" w:hAnsi="Atkinson Hyperlegible" w:cs="Calibri"/>
            <w:snapToGrid w:val="0"/>
            <w:sz w:val="22"/>
            <w:szCs w:val="22"/>
            <w:highlight w:val="cyan"/>
          </w:rPr>
          <w:delText xml:space="preserve">del trabajador </w:delText>
        </w:r>
      </w:del>
      <w:r w:rsidRPr="00560665">
        <w:rPr>
          <w:rFonts w:ascii="Atkinson Hyperlegible" w:hAnsi="Atkinson Hyperlegible" w:cs="Calibri"/>
          <w:snapToGrid w:val="0"/>
          <w:sz w:val="22"/>
          <w:szCs w:val="22"/>
          <w:highlight w:val="cyan"/>
        </w:rPr>
        <w:t xml:space="preserve">para desempeñar en forma eficiente las labores sin perjuicio de su salud o la de terceros, comparando las demandas del oficio para el cual se desea contratar con sus capacidades físicas y mentales; </w:t>
      </w:r>
      <w:proofErr w:type="spellStart"/>
      <w:r w:rsidRPr="00560665">
        <w:rPr>
          <w:rFonts w:ascii="Atkinson Hyperlegible" w:hAnsi="Atkinson Hyperlegible" w:cs="Calibri"/>
          <w:snapToGrid w:val="0"/>
          <w:sz w:val="22"/>
          <w:szCs w:val="22"/>
          <w:highlight w:val="cyan"/>
        </w:rPr>
        <w:t>ii</w:t>
      </w:r>
      <w:proofErr w:type="spellEnd"/>
      <w:r w:rsidRPr="00560665">
        <w:rPr>
          <w:rFonts w:ascii="Atkinson Hyperlegible" w:hAnsi="Atkinson Hyperlegible" w:cs="Calibri"/>
          <w:snapToGrid w:val="0"/>
          <w:sz w:val="22"/>
          <w:szCs w:val="22"/>
          <w:highlight w:val="cyan"/>
        </w:rPr>
        <w:t xml:space="preserve">) establecer la existencia de restricciones que ameriten alguna condición sujeta a modificación e </w:t>
      </w:r>
      <w:proofErr w:type="spellStart"/>
      <w:r w:rsidRPr="00560665">
        <w:rPr>
          <w:rFonts w:ascii="Atkinson Hyperlegible" w:hAnsi="Atkinson Hyperlegible" w:cs="Calibri"/>
          <w:snapToGrid w:val="0"/>
          <w:sz w:val="22"/>
          <w:szCs w:val="22"/>
          <w:highlight w:val="cyan"/>
        </w:rPr>
        <w:t>iii</w:t>
      </w:r>
      <w:proofErr w:type="spellEnd"/>
      <w:r w:rsidRPr="00560665">
        <w:rPr>
          <w:rFonts w:ascii="Atkinson Hyperlegible" w:hAnsi="Atkinson Hyperlegible" w:cs="Calibri"/>
          <w:snapToGrid w:val="0"/>
          <w:sz w:val="22"/>
          <w:szCs w:val="22"/>
          <w:highlight w:val="cyan"/>
        </w:rPr>
        <w:t>) identificar condiciones de salud que</w:t>
      </w:r>
      <w:ins w:author="Martha Inés Peña Delgado" w:date="2024-12-06T16:41:00Z" w16du:dateUtc="2024-12-06T21:41:00Z" w:id="70">
        <w:r w:rsidRPr="00560665" w:rsidR="00F93E4B">
          <w:rPr>
            <w:rFonts w:ascii="Atkinson Hyperlegible" w:hAnsi="Atkinson Hyperlegible" w:cs="Calibri"/>
            <w:snapToGrid w:val="0"/>
            <w:sz w:val="22"/>
            <w:szCs w:val="22"/>
            <w:highlight w:val="cyan"/>
          </w:rPr>
          <w:t xml:space="preserve"> ya tenga y que </w:t>
        </w:r>
      </w:ins>
      <w:del w:author="Martha Inés Peña Delgado" w:date="2024-12-06T16:41:00Z" w16du:dateUtc="2024-12-06T21:41:00Z" w:id="71">
        <w:r w:rsidRPr="00560665" w:rsidDel="00F93E4B">
          <w:rPr>
            <w:rFonts w:ascii="Atkinson Hyperlegible" w:hAnsi="Atkinson Hyperlegible" w:cs="Calibri"/>
            <w:snapToGrid w:val="0"/>
            <w:sz w:val="22"/>
            <w:szCs w:val="22"/>
            <w:highlight w:val="cyan"/>
          </w:rPr>
          <w:delText>, estando pres</w:delText>
        </w:r>
      </w:del>
      <w:del w:author="Martha Inés Peña Delgado" w:date="2024-12-06T16:42:00Z" w16du:dateUtc="2024-12-06T21:42:00Z" w:id="72">
        <w:r w:rsidRPr="00560665" w:rsidDel="0020732C">
          <w:rPr>
            <w:rFonts w:ascii="Atkinson Hyperlegible" w:hAnsi="Atkinson Hyperlegible" w:cs="Calibri"/>
            <w:snapToGrid w:val="0"/>
            <w:sz w:val="22"/>
            <w:szCs w:val="22"/>
            <w:highlight w:val="cyan"/>
          </w:rPr>
          <w:delText>entes en el trabajador,</w:delText>
        </w:r>
        <w:r w:rsidRPr="00560665" w:rsidDel="00206EC4">
          <w:rPr>
            <w:rFonts w:ascii="Atkinson Hyperlegible" w:hAnsi="Atkinson Hyperlegible" w:cs="Calibri"/>
            <w:snapToGrid w:val="0"/>
            <w:sz w:val="22"/>
            <w:szCs w:val="22"/>
            <w:highlight w:val="cyan"/>
          </w:rPr>
          <w:delText xml:space="preserve"> </w:delText>
        </w:r>
      </w:del>
      <w:r w:rsidRPr="00560665">
        <w:rPr>
          <w:rFonts w:ascii="Atkinson Hyperlegible" w:hAnsi="Atkinson Hyperlegible" w:cs="Calibri"/>
          <w:snapToGrid w:val="0"/>
          <w:sz w:val="22"/>
          <w:szCs w:val="22"/>
          <w:highlight w:val="cyan"/>
        </w:rPr>
        <w:t xml:space="preserve">puedan agravarse en desarrollo del trabajo. Para ello </w:t>
      </w:r>
      <w:ins w:author="Martha Inés Peña Delgado" w:date="2024-12-06T16:43:00Z" w16du:dateUtc="2024-12-06T21:43:00Z" w:id="73">
        <w:r w:rsidRPr="00560665" w:rsidR="004B1D7D">
          <w:rPr>
            <w:rFonts w:ascii="Atkinson Hyperlegible" w:hAnsi="Atkinson Hyperlegible" w:cs="Calibri"/>
            <w:snapToGrid w:val="0"/>
            <w:sz w:val="22"/>
            <w:szCs w:val="22"/>
            <w:highlight w:val="cyan"/>
          </w:rPr>
          <w:t xml:space="preserve">la persona contratada </w:t>
        </w:r>
      </w:ins>
      <w:del w:author="Martha Inés Peña Delgado" w:date="2024-12-06T16:43:00Z" w16du:dateUtc="2024-12-06T21:43:00Z" w:id="74">
        <w:r w:rsidRPr="00560665" w:rsidDel="002B42DE">
          <w:rPr>
            <w:rFonts w:ascii="Atkinson Hyperlegible" w:hAnsi="Atkinson Hyperlegible" w:cs="Calibri"/>
            <w:snapToGrid w:val="0"/>
            <w:sz w:val="22"/>
            <w:szCs w:val="22"/>
            <w:highlight w:val="cyan"/>
          </w:rPr>
          <w:delText xml:space="preserve">el trabajador </w:delText>
        </w:r>
      </w:del>
      <w:r w:rsidRPr="00560665">
        <w:rPr>
          <w:rFonts w:ascii="Atkinson Hyperlegible" w:hAnsi="Atkinson Hyperlegible" w:cs="Calibri"/>
          <w:snapToGrid w:val="0"/>
          <w:sz w:val="22"/>
          <w:szCs w:val="22"/>
          <w:highlight w:val="cyan"/>
        </w:rPr>
        <w:t xml:space="preserve">debe suministrar información clara y veraz sobre su estado de salud. </w:t>
      </w:r>
    </w:p>
    <w:p w:rsidRPr="00560665" w:rsidR="005C553F" w:rsidP="005C553F" w:rsidRDefault="005C553F" w14:paraId="6E9830B2" w14:textId="77777777">
      <w:pPr>
        <w:pStyle w:val="Textoindependiente"/>
        <w:widowControl w:val="0"/>
        <w:numPr>
          <w:ilvl w:val="0"/>
          <w:numId w:val="73"/>
        </w:numPr>
        <w:autoSpaceDE w:val="0"/>
        <w:autoSpaceDN w:val="0"/>
        <w:spacing w:after="0"/>
        <w:ind w:right="17"/>
        <w:jc w:val="both"/>
        <w:rPr>
          <w:rFonts w:ascii="Atkinson Hyperlegible" w:hAnsi="Atkinson Hyperlegible" w:cs="Calibri"/>
          <w:snapToGrid w:val="0"/>
          <w:sz w:val="22"/>
          <w:szCs w:val="22"/>
          <w:highlight w:val="cyan"/>
        </w:rPr>
      </w:pPr>
      <w:r w:rsidRPr="00560665">
        <w:rPr>
          <w:rFonts w:ascii="Atkinson Hyperlegible" w:hAnsi="Atkinson Hyperlegible" w:cs="Calibri"/>
          <w:snapToGrid w:val="0"/>
          <w:sz w:val="22"/>
          <w:szCs w:val="22"/>
          <w:highlight w:val="cyan"/>
        </w:rPr>
        <w:t xml:space="preserve">Leer detenidamente el presente reglamento de trabajo, su contrato, sus funciones y firmar </w:t>
      </w:r>
      <w:r w:rsidRPr="00560665">
        <w:rPr>
          <w:rFonts w:ascii="Atkinson Hyperlegible" w:hAnsi="Atkinson Hyperlegible" w:cs="Calibri"/>
          <w:snapToGrid w:val="0"/>
          <w:sz w:val="22"/>
          <w:szCs w:val="22"/>
          <w:highlight w:val="cyan"/>
        </w:rPr>
        <w:lastRenderedPageBreak/>
        <w:t>el contrato de trabajo.</w:t>
      </w:r>
    </w:p>
    <w:p w:rsidRPr="00560665" w:rsidR="005C553F" w:rsidP="005C553F" w:rsidRDefault="005C553F" w14:paraId="5F91076F" w14:textId="77777777">
      <w:pPr>
        <w:pStyle w:val="Textoindependiente"/>
        <w:widowControl w:val="0"/>
        <w:numPr>
          <w:ilvl w:val="0"/>
          <w:numId w:val="73"/>
        </w:numPr>
        <w:autoSpaceDE w:val="0"/>
        <w:autoSpaceDN w:val="0"/>
        <w:spacing w:after="0"/>
        <w:ind w:right="17"/>
        <w:jc w:val="both"/>
        <w:rPr>
          <w:rFonts w:ascii="Atkinson Hyperlegible" w:hAnsi="Atkinson Hyperlegible" w:cs="Calibri"/>
          <w:snapToGrid w:val="0"/>
          <w:sz w:val="22"/>
          <w:szCs w:val="22"/>
          <w:highlight w:val="cyan"/>
        </w:rPr>
      </w:pPr>
      <w:r w:rsidRPr="00560665">
        <w:rPr>
          <w:rFonts w:ascii="Atkinson Hyperlegible" w:hAnsi="Atkinson Hyperlegible" w:cs="Calibri"/>
          <w:snapToGrid w:val="0"/>
          <w:sz w:val="22"/>
          <w:szCs w:val="22"/>
          <w:highlight w:val="cyan"/>
        </w:rPr>
        <w:t>Firmar el acta de entrega de cargo con la relación de bienes que se le entregan bajo su responsabilidad, así como otras instrucciones y consideraciones a criterio de su jefe inmediato superior.</w:t>
      </w:r>
    </w:p>
    <w:p w:rsidRPr="00560665" w:rsidR="00454AAB" w:rsidRDefault="00454AAB" w14:paraId="00000025"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026" w14:textId="13E57BC2">
      <w:pPr>
        <w:pBdr>
          <w:top w:val="nil"/>
          <w:left w:val="nil"/>
          <w:bottom w:val="nil"/>
          <w:right w:val="nil"/>
          <w:between w:val="nil"/>
        </w:pBdr>
        <w:tabs>
          <w:tab w:val="left" w:pos="9498"/>
        </w:tabs>
        <w:ind w:left="100" w:right="-69"/>
        <w:jc w:val="both"/>
        <w:rPr>
          <w:ins w:author="Tatiana Ramirez Gomez" w:date="2024-11-01T08:25:00Z" w16du:dateUtc="2024-11-01T13:25:00Z" w:id="75"/>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PARÁGRAFO TERCERO: </w:t>
      </w:r>
      <w:r w:rsidRPr="00560665">
        <w:rPr>
          <w:rFonts w:ascii="Atkinson Hyperlegible" w:hAnsi="Atkinson Hyperlegible" w:eastAsia="Arial Narrow" w:cs="Arial Narrow"/>
          <w:color w:val="000000"/>
        </w:rPr>
        <w:t xml:space="preserve">Si después de haber </w:t>
      </w:r>
      <w:ins w:author="Martha Inés Peña Delgado" w:date="2024-12-06T16:47:00Z" w16du:dateUtc="2024-12-06T21:47:00Z" w:id="76">
        <w:r w:rsidRPr="00560665" w:rsidR="00751CBB">
          <w:rPr>
            <w:rFonts w:ascii="Atkinson Hyperlegible" w:hAnsi="Atkinson Hyperlegible" w:eastAsia="Arial Narrow" w:cs="Arial Narrow"/>
            <w:color w:val="000000"/>
          </w:rPr>
          <w:t>iniciado su contrato de trabajo</w:t>
        </w:r>
      </w:ins>
      <w:del w:author="Martha Inés Peña Delgado" w:date="2024-12-06T16:47:00Z" w16du:dateUtc="2024-12-06T21:47:00Z" w:id="77">
        <w:r w:rsidRPr="00560665" w:rsidDel="00751CBB">
          <w:rPr>
            <w:rFonts w:ascii="Atkinson Hyperlegible" w:hAnsi="Atkinson Hyperlegible" w:eastAsia="Arial Narrow" w:cs="Arial Narrow"/>
            <w:color w:val="000000"/>
          </w:rPr>
          <w:delText xml:space="preserve">adquirido la calidad de </w:delText>
        </w:r>
        <w:r w:rsidRPr="00560665" w:rsidDel="00CB0757">
          <w:rPr>
            <w:rFonts w:ascii="Atkinson Hyperlegible" w:hAnsi="Atkinson Hyperlegible" w:eastAsia="Arial Narrow" w:cs="Arial Narrow"/>
            <w:color w:val="000000"/>
          </w:rPr>
          <w:delText>T</w:delText>
        </w:r>
        <w:r w:rsidRPr="00560665" w:rsidDel="00751CBB">
          <w:rPr>
            <w:rFonts w:ascii="Atkinson Hyperlegible" w:hAnsi="Atkinson Hyperlegible" w:eastAsia="Arial Narrow" w:cs="Arial Narrow"/>
            <w:color w:val="000000"/>
          </w:rPr>
          <w:delText>rabajador</w:delText>
        </w:r>
      </w:del>
      <w:r w:rsidRPr="00560665">
        <w:rPr>
          <w:rFonts w:ascii="Atkinson Hyperlegible" w:hAnsi="Atkinson Hyperlegible" w:eastAsia="Arial Narrow" w:cs="Arial Narrow"/>
          <w:color w:val="000000"/>
        </w:rPr>
        <w:t xml:space="preserve"> se descubre la falsedad o alteración en los datos o documentos presentados, se finalizará de inmediato el contrato de trabajo y se </w:t>
      </w:r>
      <w:ins w:author="Martha Inés Peña Delgado" w:date="2024-12-06T16:48:00Z" w16du:dateUtc="2024-12-06T21:48:00Z" w:id="78">
        <w:r w:rsidRPr="00560665" w:rsidR="00C1022F">
          <w:rPr>
            <w:rFonts w:ascii="Atkinson Hyperlegible" w:hAnsi="Atkinson Hyperlegible" w:eastAsia="Arial Narrow" w:cs="Arial Narrow"/>
            <w:color w:val="000000"/>
          </w:rPr>
          <w:t xml:space="preserve">enviarán </w:t>
        </w:r>
      </w:ins>
      <w:del w:author="Martha Inés Peña Delgado" w:date="2024-12-06T16:48:00Z" w16du:dateUtc="2024-12-06T21:48:00Z" w:id="79">
        <w:r w:rsidRPr="00560665" w:rsidDel="00C1022F">
          <w:rPr>
            <w:rFonts w:ascii="Atkinson Hyperlegible" w:hAnsi="Atkinson Hyperlegible" w:eastAsia="Arial Narrow" w:cs="Arial Narrow"/>
            <w:color w:val="000000"/>
          </w:rPr>
          <w:delText xml:space="preserve">compulsarán </w:delText>
        </w:r>
      </w:del>
      <w:r w:rsidRPr="00560665">
        <w:rPr>
          <w:rFonts w:ascii="Atkinson Hyperlegible" w:hAnsi="Atkinson Hyperlegible" w:eastAsia="Arial Narrow" w:cs="Arial Narrow"/>
          <w:color w:val="000000"/>
        </w:rPr>
        <w:t>copias de los documentos a las autoridades competentes, previa denuncia penal.</w:t>
      </w:r>
    </w:p>
    <w:p w:rsidRPr="00560665" w:rsidR="001B27A4" w:rsidP="006376B2" w:rsidRDefault="001B27A4" w14:paraId="23BD001A" w14:textId="77777777">
      <w:pPr>
        <w:pBdr>
          <w:top w:val="nil"/>
          <w:left w:val="nil"/>
          <w:bottom w:val="nil"/>
          <w:right w:val="nil"/>
          <w:between w:val="nil"/>
        </w:pBdr>
        <w:tabs>
          <w:tab w:val="left" w:pos="9498"/>
        </w:tabs>
        <w:ind w:left="100" w:right="-69"/>
        <w:jc w:val="both"/>
        <w:rPr>
          <w:ins w:author="Tatiana Ramirez Gomez" w:date="2024-11-01T08:25:00Z" w16du:dateUtc="2024-11-01T13:25:00Z" w:id="80"/>
          <w:rFonts w:ascii="Atkinson Hyperlegible" w:hAnsi="Atkinson Hyperlegible" w:eastAsia="Arial Narrow" w:cs="Arial Narrow"/>
          <w:color w:val="000000"/>
        </w:rPr>
      </w:pPr>
    </w:p>
    <w:p w:rsidRPr="00560665" w:rsidR="000F35CB" w:rsidP="006376B2" w:rsidRDefault="00C872B1" w14:paraId="7C2C0FBE" w14:textId="384E8947">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ARTICULO 3.</w:t>
      </w:r>
      <w:r w:rsidRPr="00560665" w:rsidR="001D4711">
        <w:rPr>
          <w:rFonts w:ascii="Atkinson Hyperlegible" w:hAnsi="Atkinson Hyperlegible" w:eastAsia="Arial Narrow" w:cs="Arial Narrow"/>
          <w:b/>
          <w:color w:val="000000"/>
        </w:rPr>
        <w:t xml:space="preserve"> </w:t>
      </w:r>
      <w:r w:rsidRPr="00560665" w:rsidR="000F35CB">
        <w:rPr>
          <w:rFonts w:ascii="Atkinson Hyperlegible" w:hAnsi="Atkinson Hyperlegible" w:eastAsia="Arial Narrow" w:cs="Arial Narrow"/>
          <w:b/>
          <w:bCs/>
          <w:color w:val="000000"/>
        </w:rPr>
        <w:t>EXTRANJEROS.</w:t>
      </w:r>
      <w:r w:rsidRPr="00560665" w:rsidR="000F35CB">
        <w:rPr>
          <w:rFonts w:ascii="Atkinson Hyperlegible" w:hAnsi="Atkinson Hyperlegible" w:eastAsia="Arial Narrow" w:cs="Arial Narrow"/>
          <w:color w:val="000000"/>
        </w:rPr>
        <w:t xml:space="preserve"> Quienes tengan la calidad de extranjeros requieren fotocopias autenticadas de las visas y cédula de extranjería vigente.</w:t>
      </w:r>
    </w:p>
    <w:p w:rsidRPr="00560665" w:rsidR="000F35CB" w:rsidP="006376B2" w:rsidRDefault="000F35CB" w14:paraId="4164EAF4" w14:textId="7534E136">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a)</w:t>
      </w:r>
      <w:r w:rsidRPr="00560665" w:rsidR="00352D1F">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Si se cotiza para pensión en el extranjero, </w:t>
      </w:r>
      <w:ins w:author="Martha Inés Peña Delgado" w:date="2024-12-06T16:48:00Z" w16du:dateUtc="2024-12-06T21:48:00Z" w:id="81">
        <w:r w:rsidRPr="00560665" w:rsidR="001A10E2">
          <w:rPr>
            <w:rFonts w:ascii="Atkinson Hyperlegible" w:hAnsi="Atkinson Hyperlegible" w:eastAsia="Arial Narrow" w:cs="Arial Narrow"/>
            <w:color w:val="000000"/>
          </w:rPr>
          <w:t>la persona contratada</w:t>
        </w:r>
      </w:ins>
      <w:del w:author="Martha Inés Peña Delgado" w:date="2024-12-06T16:48:00Z" w16du:dateUtc="2024-12-06T21:48:00Z" w:id="82">
        <w:r w:rsidRPr="00560665" w:rsidDel="001A10E2">
          <w:rPr>
            <w:rFonts w:ascii="Atkinson Hyperlegible" w:hAnsi="Atkinson Hyperlegible" w:eastAsia="Arial Narrow" w:cs="Arial Narrow"/>
            <w:color w:val="000000"/>
          </w:rPr>
          <w:delText>el trabajador</w:delText>
        </w:r>
      </w:del>
      <w:r w:rsidRPr="00560665">
        <w:rPr>
          <w:rFonts w:ascii="Atkinson Hyperlegible" w:hAnsi="Atkinson Hyperlegible" w:eastAsia="Arial Narrow" w:cs="Arial Narrow"/>
          <w:color w:val="000000"/>
        </w:rPr>
        <w:t xml:space="preserve"> debe suministrar mensualmente el soporte de </w:t>
      </w:r>
      <w:r w:rsidRPr="00560665" w:rsidR="001D4711">
        <w:rPr>
          <w:rFonts w:ascii="Atkinson Hyperlegible" w:hAnsi="Atkinson Hyperlegible" w:eastAsia="Arial Narrow" w:cs="Arial Narrow"/>
          <w:color w:val="000000"/>
        </w:rPr>
        <w:t xml:space="preserve">pago al </w:t>
      </w:r>
      <w:r w:rsidRPr="00560665" w:rsidR="003E58C1">
        <w:rPr>
          <w:rFonts w:ascii="Atkinson Hyperlegible" w:hAnsi="Atkinson Hyperlegible" w:eastAsia="Arial Narrow" w:cs="Arial Narrow"/>
          <w:color w:val="000000"/>
        </w:rPr>
        <w:t>área de Recursos Humanos.</w:t>
      </w:r>
    </w:p>
    <w:p w:rsidRPr="00560665" w:rsidR="009A2A88" w:rsidP="006376B2" w:rsidRDefault="000F35CB" w14:paraId="05DA1D3E" w14:textId="5B4BCA75">
      <w:pPr>
        <w:pBdr>
          <w:top w:val="nil"/>
          <w:left w:val="nil"/>
          <w:bottom w:val="nil"/>
          <w:right w:val="nil"/>
          <w:between w:val="nil"/>
        </w:pBdr>
        <w:tabs>
          <w:tab w:val="left" w:pos="9498"/>
        </w:tabs>
        <w:ind w:left="100" w:right="-69"/>
        <w:jc w:val="both"/>
        <w:rPr>
          <w:ins w:author="Tatiana Ramirez Gomez" w:date="2024-11-01T08:25:00Z" w16du:dateUtc="2024-11-01T13:25:00Z" w:id="83"/>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b)</w:t>
      </w:r>
      <w:r w:rsidRPr="00560665" w:rsidR="00352D1F">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En caso de no tener alguna de las anteriores, el Permiso Especial de Permanencia para el Fomento de la Formalización PEPFF se solicitará por parte de</w:t>
      </w:r>
      <w:r w:rsidRPr="00560665">
        <w:rPr>
          <w:rFonts w:ascii="Atkinson Hyperlegible" w:hAnsi="Atkinson Hyperlegible" w:eastAsia="Arial Narrow" w:cs="Arial Narrow"/>
          <w:b/>
          <w:bCs/>
          <w:color w:val="000000"/>
        </w:rPr>
        <w:t xml:space="preserve"> </w:t>
      </w:r>
      <w:r w:rsidRPr="00560665" w:rsidR="00352D1F">
        <w:rPr>
          <w:rFonts w:ascii="Atkinson Hyperlegible" w:hAnsi="Atkinson Hyperlegible" w:eastAsia="Arial Narrow" w:cs="Arial Narrow"/>
          <w:b/>
          <w:bCs/>
          <w:color w:val="000000"/>
        </w:rPr>
        <w:t>P</w:t>
      </w:r>
      <w:r w:rsidRPr="00560665" w:rsidR="004C6BBC">
        <w:rPr>
          <w:rFonts w:ascii="Atkinson Hyperlegible" w:hAnsi="Atkinson Hyperlegible" w:eastAsia="Arial Narrow" w:cs="Arial Narrow"/>
          <w:b/>
          <w:bCs/>
          <w:color w:val="000000"/>
        </w:rPr>
        <w:t>OA</w:t>
      </w:r>
      <w:r w:rsidRPr="00560665">
        <w:rPr>
          <w:rFonts w:ascii="Atkinson Hyperlegible" w:hAnsi="Atkinson Hyperlegible" w:eastAsia="Arial Narrow" w:cs="Arial Narrow"/>
          <w:color w:val="000000"/>
        </w:rPr>
        <w:t xml:space="preserve">. previa autorización </w:t>
      </w:r>
      <w:r w:rsidRPr="00560665" w:rsidR="001D4711">
        <w:rPr>
          <w:rFonts w:ascii="Atkinson Hyperlegible" w:hAnsi="Atkinson Hyperlegible" w:eastAsia="Arial Narrow" w:cs="Arial Narrow"/>
          <w:color w:val="000000"/>
        </w:rPr>
        <w:t>por parte</w:t>
      </w:r>
      <w:r w:rsidRPr="00560665" w:rsidR="003E58C1">
        <w:rPr>
          <w:rFonts w:ascii="Atkinson Hyperlegible" w:hAnsi="Atkinson Hyperlegible" w:eastAsia="Arial Narrow" w:cs="Arial Narrow"/>
          <w:color w:val="000000"/>
        </w:rPr>
        <w:t xml:space="preserve"> del área de Recursos Humanos.</w:t>
      </w:r>
    </w:p>
    <w:p w:rsidRPr="00560665" w:rsidR="001B27A4" w:rsidP="00FD6817" w:rsidRDefault="001B27A4" w14:paraId="00CC5FAB"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7EF6CD69" w:rsidRDefault="004B51CD" w14:paraId="0000002B" w14:textId="6AE629B0">
      <w:pPr>
        <w:pBdr>
          <w:top w:val="nil" w:color="000000" w:sz="0" w:space="0"/>
          <w:left w:val="nil" w:color="000000" w:sz="0" w:space="0"/>
          <w:bottom w:val="nil" w:color="000000" w:sz="0" w:space="0"/>
          <w:right w:val="nil" w:color="000000" w:sz="0" w:space="0"/>
          <w:between w:val="nil" w:color="000000" w:sz="0" w:space="0"/>
        </w:pBdr>
        <w:tabs>
          <w:tab w:val="left" w:pos="9498"/>
        </w:tabs>
        <w:ind w:left="100" w:right="-69"/>
        <w:jc w:val="both"/>
        <w:rPr>
          <w:rFonts w:ascii="Atkinson Hyperlegible" w:hAnsi="Atkinson Hyperlegible" w:eastAsia="Arial Narrow" w:cs="Arial Narrow"/>
          <w:color w:val="000000"/>
        </w:rPr>
      </w:pPr>
      <w:bookmarkStart w:name="_2et92p0" w:id="84"/>
      <w:bookmarkEnd w:id="84"/>
      <w:r w:rsidRPr="7EF6CD69" w:rsidR="3A7A6B05">
        <w:rPr>
          <w:rFonts w:ascii="Atkinson Hyperlegible" w:hAnsi="Atkinson Hyperlegible" w:eastAsia="Arial Narrow" w:cs="Arial Narrow"/>
          <w:b w:val="1"/>
          <w:bCs w:val="1"/>
          <w:color w:val="000000" w:themeColor="text1" w:themeTint="FF" w:themeShade="FF"/>
        </w:rPr>
        <w:t xml:space="preserve">ARTICULO </w:t>
      </w:r>
      <w:r w:rsidRPr="7EF6CD69" w:rsidR="46B6C173">
        <w:rPr>
          <w:rFonts w:ascii="Atkinson Hyperlegible" w:hAnsi="Atkinson Hyperlegible" w:eastAsia="Arial Narrow" w:cs="Arial Narrow"/>
          <w:b w:val="1"/>
          <w:bCs w:val="1"/>
          <w:color w:val="000000" w:themeColor="text1" w:themeTint="FF" w:themeShade="FF"/>
        </w:rPr>
        <w:t>4</w:t>
      </w:r>
      <w:r w:rsidRPr="7EF6CD69" w:rsidR="3A7A6B05">
        <w:rPr>
          <w:rFonts w:ascii="Atkinson Hyperlegible" w:hAnsi="Atkinson Hyperlegible" w:eastAsia="Arial Narrow" w:cs="Arial Narrow"/>
          <w:b w:val="1"/>
          <w:bCs w:val="1"/>
          <w:color w:val="000000" w:themeColor="text1" w:themeTint="FF" w:themeShade="FF"/>
        </w:rPr>
        <w:t xml:space="preserve">. </w:t>
      </w:r>
      <w:r w:rsidRPr="7EF6CD69" w:rsidR="534C1422">
        <w:rPr>
          <w:rFonts w:ascii="Atkinson Hyperlegible" w:hAnsi="Atkinson Hyperlegible" w:eastAsia="Arial Narrow" w:cs="Arial Narrow"/>
          <w:b w:val="1"/>
          <w:bCs w:val="1"/>
          <w:color w:val="000000" w:themeColor="text1" w:themeTint="FF" w:themeShade="FF"/>
        </w:rPr>
        <w:t xml:space="preserve">PERIODO DE PRUEBA. </w:t>
      </w:r>
      <w:r w:rsidRPr="7EF6CD69" w:rsidR="3A7A6B05">
        <w:rPr>
          <w:rFonts w:ascii="Atkinson Hyperlegible" w:hAnsi="Atkinson Hyperlegible" w:eastAsia="Arial Narrow" w:cs="Arial Narrow"/>
          <w:color w:val="000000" w:themeColor="text1" w:themeTint="FF" w:themeShade="FF"/>
        </w:rPr>
        <w:t>Una vez admitid</w:t>
      </w:r>
      <w:r w:rsidRPr="7EF6CD69" w:rsidR="34AFF69B">
        <w:rPr>
          <w:rFonts w:ascii="Atkinson Hyperlegible" w:hAnsi="Atkinson Hyperlegible" w:eastAsia="Arial Narrow" w:cs="Arial Narrow"/>
          <w:color w:val="000000" w:themeColor="text1" w:themeTint="FF" w:themeShade="FF"/>
        </w:rPr>
        <w:t>a</w:t>
      </w:r>
      <w:r w:rsidRPr="7EF6CD69" w:rsidR="3A7A6B05">
        <w:rPr>
          <w:rFonts w:ascii="Atkinson Hyperlegible" w:hAnsi="Atkinson Hyperlegible" w:eastAsia="Arial Narrow" w:cs="Arial Narrow"/>
          <w:color w:val="000000" w:themeColor="text1" w:themeTint="FF" w:themeShade="FF"/>
        </w:rPr>
        <w:t xml:space="preserve"> </w:t>
      </w:r>
      <w:del w:author="Tatiana Ramirez Gomez" w:date="2024-11-01T08:31:00Z" w:id="1585738543">
        <w:r w:rsidRPr="7EF6CD69" w:rsidDel="3A7A6B05">
          <w:rPr>
            <w:rFonts w:ascii="Atkinson Hyperlegible" w:hAnsi="Atkinson Hyperlegible" w:eastAsia="Arial Narrow" w:cs="Arial Narrow"/>
            <w:color w:val="000000" w:themeColor="text1" w:themeTint="FF" w:themeShade="FF"/>
          </w:rPr>
          <w:delText xml:space="preserve">el </w:delText>
        </w:r>
        <w:r w:rsidRPr="7EF6CD69" w:rsidDel="3A7A6B05">
          <w:rPr>
            <w:rFonts w:ascii="Atkinson Hyperlegible" w:hAnsi="Atkinson Hyperlegible" w:eastAsia="Arial Narrow" w:cs="Arial Narrow"/>
            <w:color w:val="000000" w:themeColor="text1" w:themeTint="FF" w:themeShade="FF"/>
          </w:rPr>
          <w:delText>aspirante</w:delText>
        </w:r>
      </w:del>
      <w:r w:rsidRPr="7EF6CD69" w:rsidR="34AFF69B">
        <w:rPr>
          <w:rFonts w:ascii="Atkinson Hyperlegible" w:hAnsi="Atkinson Hyperlegible" w:eastAsia="Arial Narrow" w:cs="Arial Narrow"/>
          <w:color w:val="000000" w:themeColor="text1" w:themeTint="FF" w:themeShade="FF"/>
        </w:rPr>
        <w:t>la</w:t>
      </w:r>
      <w:r w:rsidRPr="7EF6CD69" w:rsidR="34AFF69B">
        <w:rPr>
          <w:rFonts w:ascii="Atkinson Hyperlegible" w:hAnsi="Atkinson Hyperlegible" w:eastAsia="Arial Narrow" w:cs="Arial Narrow"/>
          <w:color w:val="000000" w:themeColor="text1" w:themeTint="FF" w:themeShade="FF"/>
        </w:rPr>
        <w:t xml:space="preserve"> persona seleccionada</w:t>
      </w:r>
      <w:r w:rsidRPr="7EF6CD69" w:rsidR="3A7A6B05">
        <w:rPr>
          <w:rFonts w:ascii="Atkinson Hyperlegible" w:hAnsi="Atkinson Hyperlegible" w:eastAsia="Arial Narrow" w:cs="Arial Narrow"/>
          <w:color w:val="000000" w:themeColor="text1" w:themeTint="FF" w:themeShade="FF"/>
        </w:rPr>
        <w:t xml:space="preserve">, </w:t>
      </w:r>
      <w:r w:rsidRPr="7EF6CD69" w:rsidR="478EFA31">
        <w:rPr>
          <w:rFonts w:ascii="Atkinson Hyperlegible" w:hAnsi="Atkinson Hyperlegible" w:eastAsia="Arial Narrow" w:cs="Arial Narrow"/>
          <w:b w:val="1"/>
          <w:bCs w:val="1"/>
          <w:color w:val="000000" w:themeColor="text1" w:themeTint="FF" w:themeShade="FF"/>
        </w:rPr>
        <w:t>P</w:t>
      </w:r>
      <w:r w:rsidRPr="7EF6CD69" w:rsidR="4E545CBC">
        <w:rPr>
          <w:rFonts w:ascii="Atkinson Hyperlegible" w:hAnsi="Atkinson Hyperlegible" w:eastAsia="Arial Narrow" w:cs="Arial Narrow"/>
          <w:b w:val="1"/>
          <w:bCs w:val="1"/>
          <w:color w:val="000000" w:themeColor="text1" w:themeTint="FF" w:themeShade="FF"/>
        </w:rPr>
        <w:t>OA</w:t>
      </w:r>
      <w:r w:rsidRPr="7EF6CD69" w:rsidR="764ACE8D">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 xml:space="preserve">podrá </w:t>
      </w:r>
      <w:del w:author="Tatiana Ramirez Gomez" w:date="2024-11-01T08:30:00Z" w:id="506924918">
        <w:r w:rsidRPr="7EF6CD69" w:rsidDel="3A7A6B05">
          <w:rPr>
            <w:rFonts w:ascii="Atkinson Hyperlegible" w:hAnsi="Atkinson Hyperlegible" w:eastAsia="Arial Narrow" w:cs="Arial Narrow"/>
            <w:color w:val="000000" w:themeColor="text1" w:themeTint="FF" w:themeShade="FF"/>
          </w:rPr>
          <w:delText>estipular</w:delText>
        </w:r>
        <w:r w:rsidRPr="7EF6CD69" w:rsidDel="3A7A6B05">
          <w:rPr>
            <w:rFonts w:ascii="Atkinson Hyperlegible" w:hAnsi="Atkinson Hyperlegible" w:eastAsia="Arial Narrow" w:cs="Arial Narrow"/>
            <w:b w:val="1"/>
            <w:bCs w:val="1"/>
            <w:color w:val="000000" w:themeColor="text1" w:themeTint="FF" w:themeShade="FF"/>
          </w:rPr>
          <w:delText xml:space="preserve"> </w:delText>
        </w:r>
      </w:del>
      <w:r w:rsidRPr="7EF6CD69" w:rsidR="6707A924">
        <w:rPr>
          <w:rFonts w:ascii="Atkinson Hyperlegible" w:hAnsi="Atkinson Hyperlegible" w:eastAsia="Arial Narrow" w:cs="Arial Narrow"/>
          <w:color w:val="000000" w:themeColor="text1" w:themeTint="FF" w:themeShade="FF"/>
        </w:rPr>
        <w:t>acordar</w:t>
      </w:r>
      <w:r w:rsidRPr="7EF6CD69" w:rsidR="6707A924">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 xml:space="preserve">con </w:t>
      </w:r>
      <w:del w:author="Tatiana Ramirez Gomez" w:date="2024-11-01T08:31:00Z" w:id="1252072756">
        <w:r w:rsidRPr="7EF6CD69" w:rsidDel="764ACE8D">
          <w:rPr>
            <w:rFonts w:ascii="Atkinson Hyperlegible" w:hAnsi="Atkinson Hyperlegible" w:eastAsia="Arial Narrow" w:cs="Arial Narrow"/>
            <w:color w:val="000000" w:themeColor="text1" w:themeTint="FF" w:themeShade="FF"/>
          </w:rPr>
          <w:delText>é</w:delText>
        </w:r>
        <w:r w:rsidRPr="7EF6CD69" w:rsidDel="3A7A6B05">
          <w:rPr>
            <w:rFonts w:ascii="Atkinson Hyperlegible" w:hAnsi="Atkinson Hyperlegible" w:eastAsia="Arial Narrow" w:cs="Arial Narrow"/>
            <w:color w:val="000000" w:themeColor="text1" w:themeTint="FF" w:themeShade="FF"/>
          </w:rPr>
          <w:delText xml:space="preserve">l </w:delText>
        </w:r>
      </w:del>
      <w:r w:rsidRPr="7EF6CD69" w:rsidR="183745ED">
        <w:rPr>
          <w:rFonts w:ascii="Atkinson Hyperlegible" w:hAnsi="Atkinson Hyperlegible" w:eastAsia="Arial Narrow" w:cs="Arial Narrow"/>
          <w:color w:val="000000" w:themeColor="text1" w:themeTint="FF" w:themeShade="FF"/>
        </w:rPr>
        <w:t>esta</w:t>
      </w:r>
      <w:ins w:author="Martha Inés Peña Delgado" w:date="2024-12-06T16:53:00Z" w:id="425632807">
        <w:r w:rsidRPr="7EF6CD69" w:rsidR="430740D2">
          <w:rPr>
            <w:rFonts w:ascii="Atkinson Hyperlegible" w:hAnsi="Atkinson Hyperlegible" w:eastAsia="Arial Narrow" w:cs="Arial Narrow"/>
            <w:color w:val="000000" w:themeColor="text1" w:themeTint="FF" w:themeShade="FF"/>
          </w:rPr>
          <w:t>,</w:t>
        </w:r>
      </w:ins>
      <w:r w:rsidRPr="7EF6CD69" w:rsidR="183745ED">
        <w:rPr>
          <w:rFonts w:ascii="Atkinson Hyperlegible" w:hAnsi="Atkinson Hyperlegible" w:eastAsia="Arial Narrow" w:cs="Arial Narrow"/>
          <w:color w:val="000000" w:themeColor="text1" w:themeTint="FF" w:themeShade="FF"/>
        </w:rPr>
        <w:t xml:space="preserve"> </w:t>
      </w:r>
      <w:r w:rsidRPr="7EF6CD69" w:rsidR="34AFF69B">
        <w:rPr>
          <w:rFonts w:ascii="Atkinson Hyperlegible" w:hAnsi="Atkinson Hyperlegible" w:eastAsia="Arial Narrow" w:cs="Arial Narrow"/>
          <w:color w:val="000000" w:themeColor="text1" w:themeTint="FF" w:themeShade="FF"/>
        </w:rPr>
        <w:t>por escrito</w:t>
      </w:r>
      <w:ins w:author="Martha Inés Peña Delgado" w:date="2024-12-06T16:53:00Z" w:id="651882586">
        <w:r w:rsidRPr="7EF6CD69" w:rsidR="430740D2">
          <w:rPr>
            <w:rFonts w:ascii="Atkinson Hyperlegible" w:hAnsi="Atkinson Hyperlegible" w:eastAsia="Arial Narrow" w:cs="Arial Narrow"/>
            <w:color w:val="000000" w:themeColor="text1" w:themeTint="FF" w:themeShade="FF"/>
          </w:rPr>
          <w:t>,</w:t>
        </w:r>
      </w:ins>
      <w:r w:rsidRPr="7EF6CD69" w:rsidR="34AFF69B">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 xml:space="preserve">un período inicial de prueba </w:t>
      </w:r>
      <w:ins w:author="Martha Inés Peña Delgado" w:date="2024-12-06T16:53:00Z" w:id="1335761125">
        <w:r w:rsidRPr="7EF6CD69" w:rsidR="1861CFE9">
          <w:rPr>
            <w:rFonts w:ascii="Atkinson Hyperlegible" w:hAnsi="Atkinson Hyperlegible" w:eastAsia="Arial Narrow" w:cs="Arial Narrow"/>
            <w:color w:val="000000" w:themeColor="text1" w:themeTint="FF" w:themeShade="FF"/>
          </w:rPr>
          <w:t>con e</w:t>
        </w:r>
      </w:ins>
      <w:ins w:author="Martha Inés Peña Delgado" w:date="2024-12-06T16:54:00Z" w:id="147299228">
        <w:r w:rsidRPr="7EF6CD69" w:rsidR="1861CFE9">
          <w:rPr>
            <w:rFonts w:ascii="Atkinson Hyperlegible" w:hAnsi="Atkinson Hyperlegible" w:eastAsia="Arial Narrow" w:cs="Arial Narrow"/>
            <w:color w:val="000000" w:themeColor="text1" w:themeTint="FF" w:themeShade="FF"/>
          </w:rPr>
          <w:t>l fin de que</w:t>
        </w:r>
      </w:ins>
      <w:ins w:author="Martha Inés Peña Delgado" w:date="2024-12-06T16:55:00Z" w:id="19976244">
        <w:r w:rsidRPr="7EF6CD69" w:rsidR="43333A50">
          <w:rPr>
            <w:rFonts w:ascii="Atkinson Hyperlegible" w:hAnsi="Atkinson Hyperlegible" w:eastAsia="Arial Narrow" w:cs="Arial Narrow"/>
            <w:color w:val="000000" w:themeColor="text1" w:themeTint="FF" w:themeShade="FF"/>
          </w:rPr>
          <w:t xml:space="preserve"> cada una de las partes pueda apreciar</w:t>
        </w:r>
      </w:ins>
      <w:ins w:author="Martha Inés Peña Delgado" w:date="2024-12-06T16:56:00Z" w:id="2007602046">
        <w:r w:rsidRPr="7EF6CD69" w:rsidR="43333A50">
          <w:rPr>
            <w:rFonts w:ascii="Atkinson Hyperlegible" w:hAnsi="Atkinson Hyperlegible" w:eastAsia="Arial Narrow" w:cs="Arial Narrow"/>
            <w:color w:val="000000" w:themeColor="text1" w:themeTint="FF" w:themeShade="FF"/>
          </w:rPr>
          <w:t xml:space="preserve"> las </w:t>
        </w:r>
        <w:r w:rsidRPr="7EF6CD69" w:rsidR="43333A50">
          <w:rPr>
            <w:rFonts w:ascii="Atkinson Hyperlegible" w:hAnsi="Atkinson Hyperlegible" w:eastAsia="Arial Narrow" w:cs="Arial Narrow"/>
            <w:color w:val="000000" w:themeColor="text1" w:themeTint="FF" w:themeShade="FF"/>
          </w:rPr>
          <w:t>aptitu</w:t>
        </w:r>
        <w:del w:author="Leonardo Torres" w:date="2025-01-07T13:25:28.826Z" w:id="2089616579">
          <w:r w:rsidRPr="7EF6CD69" w:rsidDel="43333A50">
            <w:rPr>
              <w:rFonts w:ascii="Atkinson Hyperlegible" w:hAnsi="Atkinson Hyperlegible" w:eastAsia="Arial Narrow" w:cs="Arial Narrow"/>
              <w:color w:val="000000" w:themeColor="text1" w:themeTint="FF" w:themeShade="FF"/>
            </w:rPr>
            <w:delText>t</w:delText>
          </w:r>
        </w:del>
        <w:del w:author="Leonardo Torres" w:date="2025-01-07T13:25:29.471Z" w:id="135492004">
          <w:r w:rsidRPr="7EF6CD69" w:rsidDel="43333A50">
            <w:rPr>
              <w:rFonts w:ascii="Atkinson Hyperlegible" w:hAnsi="Atkinson Hyperlegible" w:eastAsia="Arial Narrow" w:cs="Arial Narrow"/>
              <w:color w:val="000000" w:themeColor="text1" w:themeTint="FF" w:themeShade="FF"/>
            </w:rPr>
            <w:delText>u</w:delText>
          </w:r>
        </w:del>
        <w:r w:rsidRPr="7EF6CD69" w:rsidR="43333A50">
          <w:rPr>
            <w:rFonts w:ascii="Atkinson Hyperlegible" w:hAnsi="Atkinson Hyperlegible" w:eastAsia="Arial Narrow" w:cs="Arial Narrow"/>
            <w:color w:val="000000" w:themeColor="text1" w:themeTint="FF" w:themeShade="FF"/>
          </w:rPr>
          <w:t>des</w:t>
        </w:r>
        <w:r w:rsidRPr="7EF6CD69" w:rsidR="43333A50">
          <w:rPr>
            <w:rFonts w:ascii="Atkinson Hyperlegible" w:hAnsi="Atkinson Hyperlegible" w:eastAsia="Arial Narrow" w:cs="Arial Narrow"/>
            <w:color w:val="000000" w:themeColor="text1" w:themeTint="FF" w:themeShade="FF"/>
          </w:rPr>
          <w:t xml:space="preserve">, rendimiento y condiciones de trabajo. </w:t>
        </w:r>
      </w:ins>
      <w:ins w:author="Martha Inés Peña Delgado" w:date="2024-12-06T16:54:00Z" w:id="1607145766">
        <w:r w:rsidRPr="7EF6CD69" w:rsidR="1861CFE9">
          <w:rPr>
            <w:rFonts w:ascii="Atkinson Hyperlegible" w:hAnsi="Atkinson Hyperlegible" w:eastAsia="Arial Narrow" w:cs="Arial Narrow"/>
            <w:color w:val="000000" w:themeColor="text1" w:themeTint="FF" w:themeShade="FF"/>
          </w:rPr>
          <w:t xml:space="preserve"> </w:t>
        </w:r>
      </w:ins>
      <w:ins w:author="Martha Inés Peña Delgado" w:date="2024-12-06T17:03:00Z" w:id="695263418">
        <w:r w:rsidRPr="7EF6CD69" w:rsidR="4AEC79F2">
          <w:rPr>
            <w:rFonts w:ascii="Atkinson Hyperlegible" w:hAnsi="Atkinson Hyperlegible" w:eastAsia="Arial Narrow" w:cs="Arial Narrow"/>
            <w:color w:val="000000" w:themeColor="text1" w:themeTint="FF" w:themeShade="FF"/>
          </w:rPr>
          <w:t>Durante el período de prueba, se puede terminar el contrato unilateralmente y sin previo aviso</w:t>
        </w:r>
      </w:ins>
      <w:ins w:author="Martha Inés Peña Delgado" w:date="2024-12-06T17:04:00Z" w:id="1900988918">
        <w:r w:rsidRPr="7EF6CD69" w:rsidR="4AEC79F2">
          <w:rPr>
            <w:rFonts w:ascii="Atkinson Hyperlegible" w:hAnsi="Atkinson Hyperlegible" w:eastAsia="Arial Narrow" w:cs="Arial Narrow"/>
            <w:color w:val="000000" w:themeColor="text1" w:themeTint="FF" w:themeShade="FF"/>
          </w:rPr>
          <w:t>.</w:t>
        </w:r>
      </w:ins>
      <w:ins w:author="Martha Inés Peña Delgado" w:date="2024-12-06T17:03:00Z" w:id="1343637507">
        <w:r w:rsidRPr="7EF6CD69" w:rsidR="4AEC79F2">
          <w:rPr>
            <w:rFonts w:ascii="Atkinson Hyperlegible" w:hAnsi="Atkinson Hyperlegible" w:eastAsia="Arial Narrow" w:cs="Arial Narrow"/>
            <w:color w:val="000000" w:themeColor="text1" w:themeTint="FF" w:themeShade="FF"/>
          </w:rPr>
          <w:t xml:space="preserve"> </w:t>
        </w:r>
      </w:ins>
      <w:del w:author="Tatiana Ramirez Gomez" w:date="2024-11-01T08:33:00Z" w:id="1317501379">
        <w:r w:rsidRPr="7EF6CD69" w:rsidDel="3A7A6B05">
          <w:rPr>
            <w:rFonts w:ascii="Atkinson Hyperlegible" w:hAnsi="Atkinson Hyperlegible" w:eastAsia="Arial Narrow" w:cs="Arial Narrow"/>
            <w:color w:val="000000" w:themeColor="text1" w:themeTint="FF" w:themeShade="FF"/>
          </w:rPr>
          <w:delText xml:space="preserve">conforme al contrato laboral suscrito, </w:delText>
        </w:r>
      </w:del>
      <w:del w:author="Martha Inés Peña Delgado" w:date="2024-12-06T16:54:00Z" w:id="906012442">
        <w:r w:rsidRPr="7EF6CD69" w:rsidDel="3A7A6B05">
          <w:rPr>
            <w:rFonts w:ascii="Atkinson Hyperlegible" w:hAnsi="Atkinson Hyperlegible" w:eastAsia="Arial Narrow" w:cs="Arial Narrow"/>
            <w:color w:val="000000" w:themeColor="text1" w:themeTint="FF" w:themeShade="FF"/>
          </w:rPr>
          <w:delText>que tendrá por objet</w:delText>
        </w:r>
        <w:r w:rsidRPr="7EF6CD69" w:rsidDel="3A7A6B05">
          <w:rPr>
            <w:rFonts w:ascii="Atkinson Hyperlegible" w:hAnsi="Atkinson Hyperlegible" w:eastAsia="Arial Narrow" w:cs="Arial Narrow"/>
            <w:color w:val="000000" w:themeColor="text1" w:themeTint="FF" w:themeShade="FF"/>
          </w:rPr>
          <w:delText xml:space="preserve">o apreciar por parte de </w:delText>
        </w:r>
      </w:del>
      <w:del w:author="Martha Inés Peña Delgado" w:date="2024-12-06T16:56:00Z" w:id="568105155">
        <w:r w:rsidRPr="7EF6CD69" w:rsidDel="1AD984AD">
          <w:rPr>
            <w:rFonts w:ascii="Atkinson Hyperlegible" w:hAnsi="Atkinson Hyperlegible" w:eastAsia="Arial Narrow" w:cs="Arial Narrow"/>
            <w:color w:val="000000" w:themeColor="text1" w:themeTint="FF" w:themeShade="FF"/>
          </w:rPr>
          <w:delText>la organización</w:delText>
        </w:r>
        <w:r w:rsidRPr="7EF6CD69" w:rsidDel="344C54A7">
          <w:rPr>
            <w:rFonts w:ascii="Atkinson Hyperlegible" w:hAnsi="Atkinson Hyperlegible" w:eastAsia="Arial Narrow" w:cs="Arial Narrow"/>
            <w:color w:val="000000" w:themeColor="text1" w:themeTint="FF" w:themeShade="FF"/>
          </w:rPr>
          <w:delText xml:space="preserve"> </w:delText>
        </w:r>
      </w:del>
      <w:del w:author="Martha Inés Peña Delgado" w:date="2024-12-06T16:54:00Z" w:id="1890818774">
        <w:r w:rsidRPr="7EF6CD69" w:rsidDel="3A7A6B05">
          <w:rPr>
            <w:rFonts w:ascii="Atkinson Hyperlegible" w:hAnsi="Atkinson Hyperlegible" w:eastAsia="Arial Narrow" w:cs="Arial Narrow"/>
            <w:color w:val="000000" w:themeColor="text1" w:themeTint="FF" w:themeShade="FF"/>
          </w:rPr>
          <w:delText xml:space="preserve">las </w:delText>
        </w:r>
      </w:del>
      <w:del w:author="Martha Inés Peña Delgado" w:date="2024-12-06T16:56:00Z" w:id="1455122161">
        <w:r w:rsidRPr="7EF6CD69" w:rsidDel="3A7A6B05">
          <w:rPr>
            <w:rFonts w:ascii="Atkinson Hyperlegible" w:hAnsi="Atkinson Hyperlegible" w:eastAsia="Arial Narrow" w:cs="Arial Narrow"/>
            <w:color w:val="000000" w:themeColor="text1" w:themeTint="FF" w:themeShade="FF"/>
          </w:rPr>
          <w:delText xml:space="preserve">aptitudes </w:delText>
        </w:r>
      </w:del>
      <w:del w:author="Martha Inés Peña Delgado" w:date="2024-12-06T16:54:00Z" w:id="1801112398">
        <w:r w:rsidRPr="7EF6CD69" w:rsidDel="3A7A6B05">
          <w:rPr>
            <w:rFonts w:ascii="Atkinson Hyperlegible" w:hAnsi="Atkinson Hyperlegible" w:eastAsia="Arial Narrow" w:cs="Arial Narrow"/>
            <w:color w:val="000000" w:themeColor="text1" w:themeTint="FF" w:themeShade="FF"/>
          </w:rPr>
          <w:delText xml:space="preserve">del trabajador </w:delText>
        </w:r>
      </w:del>
      <w:del w:author="Martha Inés Peña Delgado" w:date="2024-12-06T16:56:00Z" w:id="83129314">
        <w:r w:rsidRPr="7EF6CD69" w:rsidDel="3A7A6B05">
          <w:rPr>
            <w:rFonts w:ascii="Atkinson Hyperlegible" w:hAnsi="Atkinson Hyperlegible" w:eastAsia="Arial Narrow" w:cs="Arial Narrow"/>
            <w:color w:val="000000" w:themeColor="text1" w:themeTint="FF" w:themeShade="FF"/>
          </w:rPr>
          <w:delText>y, por parte de éste, las conveniencias de las condiciones de trabajo</w:delText>
        </w:r>
        <w:r w:rsidRPr="7EF6CD69" w:rsidDel="3A7A6B05">
          <w:rPr>
            <w:rFonts w:ascii="Atkinson Hyperlegible" w:hAnsi="Atkinson Hyperlegible" w:eastAsia="Arial Narrow" w:cs="Arial Narrow"/>
            <w:color w:val="000000" w:themeColor="text1" w:themeTint="FF" w:themeShade="FF"/>
          </w:rPr>
          <w:delText>.</w:delText>
        </w:r>
      </w:del>
      <w:del w:author="Martha Inés Peña Delgado" w:date="2024-12-06T17:03:00Z" w:id="1554714130">
        <w:r w:rsidRPr="7EF6CD69" w:rsidDel="3A7A6B05">
          <w:rPr>
            <w:rFonts w:ascii="Atkinson Hyperlegible" w:hAnsi="Atkinson Hyperlegible" w:eastAsia="Arial Narrow" w:cs="Arial Narrow"/>
            <w:color w:val="000000" w:themeColor="text1" w:themeTint="FF" w:themeShade="FF"/>
          </w:rPr>
          <w:delText xml:space="preserve"> (Art. 76 C.S.T.)</w:delText>
        </w:r>
      </w:del>
    </w:p>
    <w:p w:rsidRPr="00560665" w:rsidR="00454AAB" w:rsidP="006376B2" w:rsidRDefault="00454AAB" w14:paraId="0000002C"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02D" w14:textId="6CF6A868">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ARTICULO </w:t>
      </w:r>
      <w:r w:rsidRPr="00560665" w:rsidR="00C872B1">
        <w:rPr>
          <w:rFonts w:ascii="Atkinson Hyperlegible" w:hAnsi="Atkinson Hyperlegible" w:eastAsia="Arial Narrow" w:cs="Arial Narrow"/>
          <w:b/>
          <w:color w:val="000000"/>
        </w:rPr>
        <w:t>5</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El período de prueba será de (2) meses. En los contratos de trabajo a término fijo, cuya duración sea inferior a 1 año, el período de prueba será la quinta parte (1/5) del término inicialmente pactado para el respectivo contrato</w:t>
      </w:r>
      <w:r w:rsidRPr="00560665" w:rsidR="009050E2">
        <w:rPr>
          <w:rFonts w:ascii="Atkinson Hyperlegible" w:hAnsi="Atkinson Hyperlegible" w:eastAsia="Arial Narrow" w:cs="Arial Narrow"/>
          <w:color w:val="000000"/>
        </w:rPr>
        <w:t xml:space="preserve">, </w:t>
      </w:r>
      <w:r w:rsidRPr="00560665" w:rsidR="009050E2">
        <w:rPr>
          <w:rFonts w:ascii="Atkinson Hyperlegible" w:hAnsi="Atkinson Hyperlegible" w:eastAsia="Arial Narrow" w:cs="Arial Narrow"/>
          <w:color w:val="000000"/>
          <w:highlight w:val="cyan"/>
        </w:rPr>
        <w:t>sin que pueda exceder de dos (2) meses. No es válida la estipulación del período de prueba en contratos sucesivos entre las mismas partes, salvo para el primer contrato</w:t>
      </w:r>
      <w:r w:rsidR="0002160B">
        <w:rPr>
          <w:rFonts w:ascii="Atkinson Hyperlegible" w:hAnsi="Atkinson Hyperlegible" w:eastAsia="Arial Narrow" w:cs="Arial Narrow"/>
          <w:color w:val="000000"/>
        </w:rPr>
        <w:t>.</w:t>
      </w:r>
    </w:p>
    <w:p w:rsidRPr="00560665" w:rsidR="00454AAB" w:rsidP="006376B2" w:rsidRDefault="00454AAB" w14:paraId="0000002E" w14:textId="77777777">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p>
    <w:p w:rsidRPr="00560665" w:rsidR="00454AAB" w:rsidDel="009050E2" w:rsidP="006376B2" w:rsidRDefault="004B51CD" w14:paraId="0000002F" w14:textId="7F43266B">
      <w:pPr>
        <w:pBdr>
          <w:top w:val="nil"/>
          <w:left w:val="nil"/>
          <w:bottom w:val="nil"/>
          <w:right w:val="nil"/>
          <w:between w:val="nil"/>
        </w:pBdr>
        <w:tabs>
          <w:tab w:val="left" w:pos="9498"/>
        </w:tabs>
        <w:ind w:left="100" w:right="-69"/>
        <w:jc w:val="both"/>
        <w:rPr>
          <w:del w:author="Tatiana Ramirez Gomez" w:date="2024-11-01T08:34:00Z" w16du:dateUtc="2024-11-01T13:34:00Z" w:id="106"/>
          <w:rFonts w:ascii="Atkinson Hyperlegible" w:hAnsi="Atkinson Hyperlegible" w:eastAsia="Arial Narrow" w:cs="Arial Narrow"/>
          <w:color w:val="000000"/>
        </w:rPr>
      </w:pPr>
      <w:del w:author="Tatiana Ramirez Gomez" w:date="2024-11-01T08:34:00Z" w16du:dateUtc="2024-11-01T13:34:00Z" w:id="107">
        <w:r w:rsidRPr="00560665" w:rsidDel="009050E2">
          <w:rPr>
            <w:rFonts w:ascii="Atkinson Hyperlegible" w:hAnsi="Atkinson Hyperlegible" w:eastAsia="Arial Narrow" w:cs="Arial Narrow"/>
            <w:b/>
            <w:color w:val="000000"/>
          </w:rPr>
          <w:delText xml:space="preserve">PARÁGRAFO ÚNICO. </w:delText>
        </w:r>
        <w:r w:rsidRPr="00560665" w:rsidDel="009050E2">
          <w:rPr>
            <w:rFonts w:ascii="Atkinson Hyperlegible" w:hAnsi="Atkinson Hyperlegible" w:eastAsia="Arial Narrow" w:cs="Arial Narrow"/>
            <w:color w:val="000000"/>
          </w:rPr>
          <w:delText>El período de prueba debe ser estipulado por escrito. En caso contrario, los servicios se entienden regulados por las normas generales del contrato de trabajo (Articulo 77, numeral primero, Código Sustantivo del Trabajo –CST-).</w:delText>
        </w:r>
      </w:del>
    </w:p>
    <w:p w:rsidRPr="00560665" w:rsidR="00454AAB" w:rsidDel="009050E2" w:rsidP="006376B2" w:rsidRDefault="00454AAB" w14:paraId="00000030" w14:textId="448F8D07">
      <w:pPr>
        <w:pBdr>
          <w:top w:val="nil"/>
          <w:left w:val="nil"/>
          <w:bottom w:val="nil"/>
          <w:right w:val="nil"/>
          <w:between w:val="nil"/>
        </w:pBdr>
        <w:tabs>
          <w:tab w:val="left" w:pos="9498"/>
        </w:tabs>
        <w:ind w:right="-69"/>
        <w:jc w:val="both"/>
        <w:rPr>
          <w:del w:author="Tatiana Ramirez Gomez" w:date="2024-11-01T08:34:00Z" w16du:dateUtc="2024-11-01T13:34:00Z" w:id="108"/>
          <w:rFonts w:ascii="Atkinson Hyperlegible" w:hAnsi="Atkinson Hyperlegible" w:eastAsia="Arial Narrow" w:cs="Arial Narrow"/>
          <w:color w:val="000000"/>
        </w:rPr>
      </w:pPr>
    </w:p>
    <w:p w:rsidRPr="00560665" w:rsidR="00454AAB" w:rsidDel="009050E2" w:rsidP="006376B2" w:rsidRDefault="004B51CD" w14:paraId="00000031" w14:textId="5F11A21D">
      <w:pPr>
        <w:pBdr>
          <w:top w:val="nil"/>
          <w:left w:val="nil"/>
          <w:bottom w:val="nil"/>
          <w:right w:val="nil"/>
          <w:between w:val="nil"/>
        </w:pBdr>
        <w:tabs>
          <w:tab w:val="left" w:pos="9498"/>
        </w:tabs>
        <w:ind w:left="100" w:right="-69"/>
        <w:jc w:val="both"/>
        <w:rPr>
          <w:del w:author="Tatiana Ramirez Gomez" w:date="2024-11-01T08:34:00Z" w16du:dateUtc="2024-11-01T13:34:00Z" w:id="109"/>
          <w:rFonts w:ascii="Atkinson Hyperlegible" w:hAnsi="Atkinson Hyperlegible" w:eastAsia="Arial Narrow" w:cs="Arial Narrow"/>
          <w:color w:val="000000"/>
        </w:rPr>
      </w:pPr>
      <w:del w:author="Tatiana Ramirez Gomez" w:date="2024-11-01T08:34:00Z" w16du:dateUtc="2024-11-01T13:34:00Z" w:id="110">
        <w:r w:rsidRPr="00560665" w:rsidDel="009050E2">
          <w:rPr>
            <w:rFonts w:ascii="Atkinson Hyperlegible" w:hAnsi="Atkinson Hyperlegible" w:eastAsia="Arial Narrow" w:cs="Arial Narrow"/>
            <w:b/>
            <w:color w:val="000000"/>
          </w:rPr>
          <w:delText xml:space="preserve">ARTICULO </w:delText>
        </w:r>
        <w:r w:rsidRPr="00560665" w:rsidDel="009050E2" w:rsidR="00C872B1">
          <w:rPr>
            <w:rFonts w:ascii="Atkinson Hyperlegible" w:hAnsi="Atkinson Hyperlegible" w:eastAsia="Arial Narrow" w:cs="Arial Narrow"/>
            <w:b/>
            <w:color w:val="000000"/>
          </w:rPr>
          <w:delText>6</w:delText>
        </w:r>
        <w:r w:rsidRPr="00560665" w:rsidDel="009050E2">
          <w:rPr>
            <w:rFonts w:ascii="Atkinson Hyperlegible" w:hAnsi="Atkinson Hyperlegible" w:eastAsia="Arial Narrow" w:cs="Arial Narrow"/>
            <w:b/>
            <w:color w:val="000000"/>
          </w:rPr>
          <w:delText xml:space="preserve">. </w:delText>
        </w:r>
        <w:r w:rsidRPr="00560665" w:rsidDel="009050E2">
          <w:rPr>
            <w:rFonts w:ascii="Atkinson Hyperlegible" w:hAnsi="Atkinson Hyperlegible" w:eastAsia="Arial Narrow" w:cs="Arial Narrow"/>
            <w:color w:val="000000"/>
          </w:rPr>
          <w:delText xml:space="preserve">Cuando entre </w:delText>
        </w:r>
        <w:r w:rsidRPr="00560665" w:rsidDel="009050E2" w:rsidR="00DF1D29">
          <w:rPr>
            <w:rFonts w:ascii="Atkinson Hyperlegible" w:hAnsi="Atkinson Hyperlegible" w:eastAsia="Arial Narrow" w:cs="Arial Narrow"/>
            <w:b/>
            <w:color w:val="000000"/>
          </w:rPr>
          <w:delText>PARTNERS OF THE AMERICAS INC. SUCURSAL COLOMBIA</w:delText>
        </w:r>
        <w:r w:rsidRPr="00560665" w:rsidDel="009050E2" w:rsidR="004711E7">
          <w:rPr>
            <w:rFonts w:ascii="Atkinson Hyperlegible" w:hAnsi="Atkinson Hyperlegible" w:eastAsia="Arial Narrow" w:cs="Arial Narrow"/>
            <w:b/>
            <w:color w:val="000000"/>
          </w:rPr>
          <w:delText xml:space="preserve"> </w:delText>
        </w:r>
        <w:r w:rsidRPr="00560665" w:rsidDel="009050E2">
          <w:rPr>
            <w:rFonts w:ascii="Atkinson Hyperlegible" w:hAnsi="Atkinson Hyperlegible" w:eastAsia="Arial Narrow" w:cs="Arial Narrow"/>
            <w:color w:val="000000"/>
          </w:rPr>
          <w:delText>y el mismo trabajador se celebren contratos de trabajo sucesivos, no es válida la estipulación del período de prueba, salvo para el primer contrato. (Art. 7° Ley 50 de 1990).</w:delText>
        </w:r>
      </w:del>
    </w:p>
    <w:p w:rsidRPr="00560665" w:rsidR="00454AAB" w:rsidP="006376B2" w:rsidRDefault="00454AAB" w14:paraId="00000032" w14:textId="77777777">
      <w:pPr>
        <w:pBdr>
          <w:top w:val="nil"/>
          <w:left w:val="nil"/>
          <w:bottom w:val="nil"/>
          <w:right w:val="nil"/>
          <w:between w:val="nil"/>
        </w:pBdr>
        <w:tabs>
          <w:tab w:val="left" w:pos="9498"/>
        </w:tabs>
        <w:ind w:left="100" w:right="-69"/>
        <w:jc w:val="both"/>
        <w:rPr>
          <w:rFonts w:ascii="Atkinson Hyperlegible" w:hAnsi="Atkinson Hyperlegible" w:eastAsia="Arial Narrow" w:cs="Arial Narrow"/>
          <w:b/>
          <w:color w:val="000000"/>
        </w:rPr>
      </w:pPr>
    </w:p>
    <w:p w:rsidRPr="00560665" w:rsidR="00454AAB" w:rsidDel="00CB7652" w:rsidP="7EF6CD69" w:rsidRDefault="004B51CD" w14:paraId="00000033" w14:textId="01C6BE13">
      <w:pPr>
        <w:pBdr>
          <w:top w:val="nil" w:color="000000" w:sz="0" w:space="0"/>
          <w:left w:val="nil" w:color="000000" w:sz="0" w:space="0"/>
          <w:bottom w:val="nil" w:color="000000" w:sz="0" w:space="0"/>
          <w:right w:val="nil" w:color="000000" w:sz="0" w:space="0"/>
          <w:between w:val="nil" w:color="000000" w:sz="0" w:space="0"/>
        </w:pBdr>
        <w:tabs>
          <w:tab w:val="left" w:pos="9498"/>
        </w:tabs>
        <w:ind w:left="100" w:right="-69"/>
        <w:jc w:val="both"/>
        <w:rPr>
          <w:del w:author="Martha Inés Peña Delgado" w:date="2024-12-06T17:05:00Z" w16du:dateUtc="2024-12-06T22:05:00Z" w:id="525772723"/>
          <w:rFonts w:ascii="Atkinson Hyperlegible" w:hAnsi="Atkinson Hyperlegible" w:eastAsia="Arial Narrow" w:cs="Arial Narrow"/>
          <w:color w:val="000000"/>
        </w:rPr>
      </w:pPr>
      <w:del w:author="Martha Inés Peña Delgado" w:date="2024-12-06T17:05:00Z" w:id="604930691">
        <w:r w:rsidRPr="7EF6CD69" w:rsidDel="3A7A6B05">
          <w:rPr>
            <w:rFonts w:ascii="Atkinson Hyperlegible" w:hAnsi="Atkinson Hyperlegible" w:eastAsia="Arial Narrow" w:cs="Arial Narrow"/>
            <w:b w:val="1"/>
            <w:bCs w:val="1"/>
            <w:color w:val="000000" w:themeColor="text1" w:themeTint="FF" w:themeShade="FF"/>
          </w:rPr>
          <w:delText xml:space="preserve">ARTICULO </w:delText>
        </w:r>
        <w:r w:rsidRPr="7EF6CD69" w:rsidDel="4BD38C8F">
          <w:rPr>
            <w:rFonts w:ascii="Atkinson Hyperlegible" w:hAnsi="Atkinson Hyperlegible" w:eastAsia="Arial Narrow" w:cs="Arial Narrow"/>
            <w:b w:val="1"/>
            <w:bCs w:val="1"/>
            <w:color w:val="000000" w:themeColor="text1" w:themeTint="FF" w:themeShade="FF"/>
          </w:rPr>
          <w:delText>6</w:delText>
        </w:r>
        <w:r w:rsidRPr="7EF6CD69" w:rsidDel="46B6C173">
          <w:rPr>
            <w:rFonts w:ascii="Atkinson Hyperlegible" w:hAnsi="Atkinson Hyperlegible" w:eastAsia="Arial Narrow" w:cs="Arial Narrow"/>
            <w:b w:val="1"/>
            <w:bCs w:val="1"/>
            <w:color w:val="000000" w:themeColor="text1" w:themeTint="FF" w:themeShade="FF"/>
          </w:rPr>
          <w:delText>7</w:delText>
        </w:r>
        <w:r w:rsidRPr="7EF6CD69" w:rsidDel="3A7A6B05">
          <w:rPr>
            <w:rFonts w:ascii="Atkinson Hyperlegible" w:hAnsi="Atkinson Hyperlegible" w:eastAsia="Arial Narrow" w:cs="Arial Narrow"/>
            <w:b w:val="1"/>
            <w:bCs w:val="1"/>
            <w:color w:val="000000" w:themeColor="text1" w:themeTint="FF" w:themeShade="FF"/>
          </w:rPr>
          <w:delText>.</w:delText>
        </w:r>
      </w:del>
      <w:del w:author="Martha Inés Peña Delgado" w:date="2024-12-06T17:03:00Z" w:id="851193876">
        <w:r w:rsidRPr="7EF6CD69" w:rsidDel="3A7A6B05">
          <w:rPr>
            <w:rFonts w:ascii="Atkinson Hyperlegible" w:hAnsi="Atkinson Hyperlegible" w:eastAsia="Arial Narrow" w:cs="Arial Narrow"/>
            <w:b w:val="1"/>
            <w:bCs w:val="1"/>
            <w:color w:val="000000" w:themeColor="text1" w:themeTint="FF" w:themeShade="FF"/>
          </w:rPr>
          <w:delText xml:space="preserve"> </w:delText>
        </w:r>
        <w:r w:rsidRPr="7EF6CD69" w:rsidDel="3A7A6B05">
          <w:rPr>
            <w:rFonts w:ascii="Atkinson Hyperlegible" w:hAnsi="Atkinson Hyperlegible" w:eastAsia="Arial Narrow" w:cs="Arial Narrow"/>
            <w:color w:val="000000" w:themeColor="text1" w:themeTint="FF" w:themeShade="FF"/>
          </w:rPr>
          <w:delText>Durante el período de prueba, se puede terminar el contrato unilateralmente y sin previo aviso</w:delText>
        </w:r>
      </w:del>
      <w:del w:author="Martha Inés Peña Delgado" w:date="2024-12-06T17:05:00Z" w:id="396805197">
        <w:r w:rsidRPr="7EF6CD69" w:rsidDel="3A7A6B05">
          <w:rPr>
            <w:rFonts w:ascii="Atkinson Hyperlegible" w:hAnsi="Atkinson Hyperlegible" w:eastAsia="Arial Narrow" w:cs="Arial Narrow"/>
            <w:color w:val="000000" w:themeColor="text1" w:themeTint="FF" w:themeShade="FF"/>
          </w:rPr>
          <w:delText xml:space="preserve">. </w:delText>
        </w:r>
      </w:del>
      <w:del w:author="Martha Inés Peña Delgado" w:date="2024-12-06T17:02:00Z" w:id="120601199">
        <w:r w:rsidRPr="7EF6CD69" w:rsidDel="3A7A6B05">
          <w:rPr>
            <w:rFonts w:ascii="Atkinson Hyperlegible" w:hAnsi="Atkinson Hyperlegible" w:eastAsia="Arial Narrow" w:cs="Arial Narrow"/>
            <w:color w:val="000000" w:themeColor="text1" w:themeTint="FF" w:themeShade="FF"/>
          </w:rPr>
          <w:delText xml:space="preserve">Una vez expire el período de prueba, el contrato se regulará por las normas legales vigente. </w:delText>
        </w:r>
      </w:del>
      <w:del w:author="Leonardo Torres" w:date="2025-01-07T13:25:40.87Z" w:id="2004471095">
        <w:r w:rsidRPr="7EF6CD69" w:rsidDel="401010BA">
          <w:rPr>
            <w:rFonts w:ascii="Atkinson Hyperlegible" w:hAnsi="Atkinson Hyperlegible" w:eastAsia="Arial Narrow" w:cs="Arial Narrow"/>
            <w:color w:val="000000" w:themeColor="text1" w:themeTint="FF" w:themeShade="FF"/>
          </w:rPr>
          <w:delText>El personal</w:delText>
        </w:r>
      </w:del>
      <w:del w:author="Martha Inés Peña Delgado" w:date="2024-12-06T16:58:00Z" w:id="421739481">
        <w:r w:rsidRPr="7EF6CD69" w:rsidDel="3A7A6B05">
          <w:rPr>
            <w:rFonts w:ascii="Atkinson Hyperlegible" w:hAnsi="Atkinson Hyperlegible" w:eastAsia="Arial Narrow" w:cs="Arial Narrow"/>
            <w:color w:val="000000" w:themeColor="text1" w:themeTint="FF" w:themeShade="FF"/>
          </w:rPr>
          <w:delText xml:space="preserve"> </w:delText>
        </w:r>
      </w:del>
      <w:del w:author="Martha Inés Peña Delgado" w:date="2024-12-06T17:02:00Z" w:id="2143697053">
        <w:r w:rsidRPr="7EF6CD69" w:rsidDel="3A7A6B05">
          <w:rPr>
            <w:rFonts w:ascii="Atkinson Hyperlegible" w:hAnsi="Atkinson Hyperlegible" w:eastAsia="Arial Narrow" w:cs="Arial Narrow"/>
            <w:color w:val="000000" w:themeColor="text1" w:themeTint="FF" w:themeShade="FF"/>
          </w:rPr>
          <w:delText>en período de prueba goza</w:delText>
        </w:r>
      </w:del>
      <w:del w:author="Martha Inés Peña Delgado" w:date="2024-12-06T16:58:00Z" w:id="833126989">
        <w:r w:rsidRPr="7EF6CD69" w:rsidDel="3A7A6B05">
          <w:rPr>
            <w:rFonts w:ascii="Atkinson Hyperlegible" w:hAnsi="Atkinson Hyperlegible" w:eastAsia="Arial Narrow" w:cs="Arial Narrow"/>
            <w:color w:val="000000" w:themeColor="text1" w:themeTint="FF" w:themeShade="FF"/>
          </w:rPr>
          <w:delText>n</w:delText>
        </w:r>
      </w:del>
      <w:del w:author="Martha Inés Peña Delgado" w:date="2024-12-06T17:02:00Z" w:id="758604840">
        <w:r w:rsidRPr="7EF6CD69" w:rsidDel="3A7A6B05">
          <w:rPr>
            <w:rFonts w:ascii="Atkinson Hyperlegible" w:hAnsi="Atkinson Hyperlegible" w:eastAsia="Arial Narrow" w:cs="Arial Narrow"/>
            <w:color w:val="000000" w:themeColor="text1" w:themeTint="FF" w:themeShade="FF"/>
          </w:rPr>
          <w:delText xml:space="preserve"> de todas las prestaciones (Artículo 80 C.S.T).</w:delText>
        </w:r>
      </w:del>
    </w:p>
    <w:p w:rsidRPr="00560665" w:rsidR="008A428F" w:rsidP="006376B2" w:rsidRDefault="008A428F" w14:paraId="1EB5A909"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007520C8" w:rsidP="007520C8" w:rsidRDefault="007520C8" w14:paraId="420CA629" w14:textId="72102AB2">
      <w:pPr>
        <w:pStyle w:val="Ttulo1"/>
        <w:tabs>
          <w:tab w:val="left" w:pos="9498"/>
        </w:tabs>
        <w:ind w:left="0" w:right="72"/>
        <w:jc w:val="center"/>
        <w:rPr>
          <w:rFonts w:ascii="Atkinson Hyperlegible" w:hAnsi="Atkinson Hyperlegible" w:eastAsia="Arial Narrow" w:cs="Arial Narrow"/>
          <w:sz w:val="22"/>
          <w:szCs w:val="22"/>
        </w:rPr>
      </w:pPr>
      <w:bookmarkStart w:name="_tyjcwt" w:colFirst="0" w:colLast="0" w:id="120"/>
      <w:bookmarkEnd w:id="120"/>
      <w:r w:rsidRPr="00560665">
        <w:rPr>
          <w:rFonts w:ascii="Atkinson Hyperlegible" w:hAnsi="Atkinson Hyperlegible" w:eastAsia="Arial Narrow" w:cs="Arial Narrow"/>
          <w:sz w:val="22"/>
          <w:szCs w:val="22"/>
        </w:rPr>
        <w:t>CAPÍTULO II</w:t>
      </w:r>
      <w:r>
        <w:rPr>
          <w:rFonts w:ascii="Atkinson Hyperlegible" w:hAnsi="Atkinson Hyperlegible" w:eastAsia="Arial Narrow" w:cs="Arial Narrow"/>
          <w:sz w:val="22"/>
          <w:szCs w:val="22"/>
        </w:rPr>
        <w:t>I</w:t>
      </w:r>
      <w:r w:rsidR="00DD5AEB">
        <w:rPr>
          <w:rFonts w:ascii="Atkinson Hyperlegible" w:hAnsi="Atkinson Hyperlegible" w:eastAsia="Arial Narrow" w:cs="Arial Narrow"/>
          <w:sz w:val="22"/>
          <w:szCs w:val="22"/>
        </w:rPr>
        <w:t xml:space="preserve">. </w:t>
      </w:r>
      <w:r>
        <w:rPr>
          <w:rFonts w:ascii="Atkinson Hyperlegible" w:hAnsi="Atkinson Hyperlegible" w:eastAsia="Arial Narrow" w:cs="Arial Narrow"/>
          <w:sz w:val="22"/>
          <w:szCs w:val="22"/>
        </w:rPr>
        <w:t>CONTRATO DE APRENDIZAJE</w:t>
      </w:r>
    </w:p>
    <w:p w:rsidRPr="00560665" w:rsidR="007520C8" w:rsidP="007520C8" w:rsidRDefault="007520C8" w14:paraId="452994BF" w14:textId="1DA4458B">
      <w:pPr>
        <w:pStyle w:val="Ttulo1"/>
        <w:tabs>
          <w:tab w:val="left" w:pos="9498"/>
        </w:tabs>
        <w:ind w:left="0" w:right="72"/>
        <w:jc w:val="center"/>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 xml:space="preserve"> </w:t>
      </w:r>
    </w:p>
    <w:p w:rsidRPr="00560665" w:rsidR="00331BCE" w:rsidP="00331BCE" w:rsidRDefault="00331BCE" w14:paraId="1FBD11DD" w14:textId="66C9CE6C">
      <w:pPr>
        <w:pStyle w:val="Textosinformato"/>
        <w:ind w:right="17"/>
        <w:jc w:val="both"/>
        <w:rPr>
          <w:rFonts w:ascii="Atkinson Hyperlegible" w:hAnsi="Atkinson Hyperlegible" w:cs="Calibri"/>
          <w:sz w:val="22"/>
          <w:szCs w:val="22"/>
        </w:rPr>
      </w:pPr>
      <w:bookmarkStart w:name="_3dy6vkm" w:colFirst="0" w:colLast="0" w:id="121"/>
      <w:bookmarkEnd w:id="121"/>
      <w:r w:rsidRPr="00560665">
        <w:rPr>
          <w:rFonts w:ascii="Atkinson Hyperlegible" w:hAnsi="Atkinson Hyperlegible" w:cs="Calibri"/>
          <w:b/>
          <w:bCs/>
          <w:sz w:val="22"/>
          <w:szCs w:val="22"/>
        </w:rPr>
        <w:t>ARTÍCULO 6.</w:t>
      </w:r>
      <w:r w:rsidRPr="00560665">
        <w:rPr>
          <w:rFonts w:ascii="Atkinson Hyperlegible" w:hAnsi="Atkinson Hyperlegible" w:cs="Calibri"/>
          <w:sz w:val="22"/>
          <w:szCs w:val="22"/>
        </w:rPr>
        <w:t xml:space="preserve"> El contrato de aprendizaje es una forma especial de vinculación dentro del derecho laboral, sin subordinación y por un plazo no mayor a dos (2) años. </w:t>
      </w:r>
    </w:p>
    <w:p w:rsidRPr="00560665" w:rsidR="00331BCE" w:rsidP="00331BCE" w:rsidRDefault="00331BCE" w14:paraId="3363067B" w14:textId="77777777">
      <w:pPr>
        <w:pStyle w:val="Textosinformato"/>
        <w:ind w:right="17"/>
        <w:jc w:val="both"/>
        <w:rPr>
          <w:rFonts w:ascii="Atkinson Hyperlegible" w:hAnsi="Atkinson Hyperlegible" w:cs="Calibri"/>
          <w:b/>
          <w:bCs/>
          <w:sz w:val="22"/>
          <w:szCs w:val="22"/>
        </w:rPr>
      </w:pPr>
    </w:p>
    <w:p w:rsidRPr="00560665" w:rsidR="00331BCE" w:rsidP="00331BCE" w:rsidRDefault="00331BCE" w14:paraId="78FC6330" w14:textId="15C467D5">
      <w:pPr>
        <w:pStyle w:val="Textosinformato"/>
        <w:ind w:right="17"/>
        <w:jc w:val="both"/>
        <w:rPr>
          <w:rFonts w:ascii="Atkinson Hyperlegible" w:hAnsi="Atkinson Hyperlegible" w:cs="Calibri"/>
          <w:sz w:val="22"/>
          <w:szCs w:val="22"/>
        </w:rPr>
      </w:pPr>
      <w:r w:rsidRPr="00560665">
        <w:rPr>
          <w:rFonts w:ascii="Atkinson Hyperlegible" w:hAnsi="Atkinson Hyperlegible" w:cs="Calibri"/>
          <w:b/>
          <w:bCs/>
          <w:sz w:val="22"/>
          <w:szCs w:val="22"/>
        </w:rPr>
        <w:t>ARTÍCULO 7.</w:t>
      </w:r>
      <w:r w:rsidRPr="00560665">
        <w:rPr>
          <w:rFonts w:ascii="Atkinson Hyperlegible" w:hAnsi="Atkinson Hyperlegible" w:cs="Calibri"/>
          <w:sz w:val="22"/>
          <w:szCs w:val="22"/>
        </w:rPr>
        <w:t xml:space="preserve"> Pueden celebrar contrato de aprendizaje las personas mayores de catorce (14) años que han completado sus estudios primarios o demuestren tener conocimientos equivalentes a ellos, en los mismos términos y con las restricciones de que trata el C.S.T. </w:t>
      </w:r>
    </w:p>
    <w:p w:rsidRPr="00560665" w:rsidR="00331BCE" w:rsidP="00331BCE" w:rsidRDefault="00331BCE" w14:paraId="057625B9" w14:textId="77777777">
      <w:pPr>
        <w:pStyle w:val="Textosinformato"/>
        <w:ind w:right="17"/>
        <w:jc w:val="both"/>
        <w:rPr>
          <w:rFonts w:ascii="Atkinson Hyperlegible" w:hAnsi="Atkinson Hyperlegible" w:cs="Calibri"/>
          <w:b/>
          <w:bCs/>
          <w:sz w:val="22"/>
          <w:szCs w:val="22"/>
        </w:rPr>
      </w:pPr>
    </w:p>
    <w:p w:rsidRPr="00560665" w:rsidR="00331BCE" w:rsidP="00331BCE" w:rsidRDefault="00331BCE" w14:paraId="2091D24C" w14:textId="77777777">
      <w:pPr>
        <w:pStyle w:val="Textosinformato"/>
        <w:ind w:right="17"/>
        <w:jc w:val="both"/>
        <w:rPr>
          <w:rFonts w:ascii="Atkinson Hyperlegible" w:hAnsi="Atkinson Hyperlegible" w:cs="Calibri"/>
          <w:sz w:val="22"/>
          <w:szCs w:val="22"/>
        </w:rPr>
      </w:pPr>
      <w:r w:rsidRPr="00560665">
        <w:rPr>
          <w:rFonts w:ascii="Atkinson Hyperlegible" w:hAnsi="Atkinson Hyperlegible" w:cs="Calibri"/>
          <w:b/>
          <w:bCs/>
          <w:sz w:val="22"/>
          <w:szCs w:val="22"/>
        </w:rPr>
        <w:t xml:space="preserve">ARTÍCULO 8. </w:t>
      </w:r>
      <w:bookmarkStart w:name="_Hlk143065520" w:id="122"/>
      <w:r w:rsidRPr="00560665">
        <w:rPr>
          <w:rFonts w:ascii="Atkinson Hyperlegible" w:hAnsi="Atkinson Hyperlegible" w:cs="Calibri"/>
          <w:sz w:val="22"/>
          <w:szCs w:val="22"/>
        </w:rPr>
        <w:t xml:space="preserve">El contrato de aprendizaje deberá constar por escrito y contener, como mínimo, la información que se encuentra detallada en la Ley 789 de 2002 o normas que la modifiquen o adicionen. </w:t>
      </w:r>
    </w:p>
    <w:bookmarkEnd w:id="122"/>
    <w:p w:rsidRPr="00560665" w:rsidR="00331BCE" w:rsidP="00331BCE" w:rsidRDefault="00331BCE" w14:paraId="153D67E8" w14:textId="77777777">
      <w:pPr>
        <w:pStyle w:val="Textosinformato"/>
        <w:ind w:right="17"/>
        <w:jc w:val="both"/>
        <w:rPr>
          <w:rFonts w:ascii="Atkinson Hyperlegible" w:hAnsi="Atkinson Hyperlegible" w:cs="Calibri"/>
          <w:b/>
          <w:bCs/>
          <w:sz w:val="22"/>
          <w:szCs w:val="22"/>
        </w:rPr>
      </w:pPr>
    </w:p>
    <w:p w:rsidRPr="00560665" w:rsidR="00331BCE" w:rsidP="00331BCE" w:rsidRDefault="00774F22" w14:paraId="6D7BD37B" w14:textId="6CF40FE3">
      <w:pPr>
        <w:pStyle w:val="Textosinformato"/>
        <w:ind w:right="17"/>
        <w:jc w:val="both"/>
        <w:rPr>
          <w:rFonts w:ascii="Atkinson Hyperlegible" w:hAnsi="Atkinson Hyperlegible" w:cs="Calibri"/>
          <w:sz w:val="22"/>
          <w:szCs w:val="22"/>
        </w:rPr>
      </w:pPr>
      <w:bookmarkStart w:name="_Hlk143065579" w:id="123"/>
      <w:r>
        <w:rPr>
          <w:rFonts w:ascii="Atkinson Hyperlegible" w:hAnsi="Atkinson Hyperlegible" w:cs="Calibri"/>
          <w:b/>
          <w:sz w:val="22"/>
          <w:szCs w:val="22"/>
        </w:rPr>
        <w:t>ARTÍCULO 9</w:t>
      </w:r>
      <w:r w:rsidRPr="00560665" w:rsidR="00331BCE">
        <w:rPr>
          <w:rFonts w:ascii="Atkinson Hyperlegible" w:hAnsi="Atkinson Hyperlegible" w:cs="Calibri"/>
          <w:bCs/>
          <w:sz w:val="22"/>
          <w:szCs w:val="22"/>
        </w:rPr>
        <w:t>. La empresa</w:t>
      </w:r>
      <w:r w:rsidRPr="00560665" w:rsidR="00331BCE">
        <w:rPr>
          <w:rFonts w:ascii="Atkinson Hyperlegible" w:hAnsi="Atkinson Hyperlegible" w:cs="Calibri"/>
          <w:b/>
          <w:sz w:val="22"/>
          <w:szCs w:val="22"/>
        </w:rPr>
        <w:t xml:space="preserve"> </w:t>
      </w:r>
      <w:r w:rsidRPr="00560665" w:rsidR="00331BCE">
        <w:rPr>
          <w:rFonts w:ascii="Atkinson Hyperlegible" w:hAnsi="Atkinson Hyperlegible" w:cs="Calibri"/>
          <w:sz w:val="22"/>
          <w:szCs w:val="22"/>
        </w:rPr>
        <w:t>podrá tener practicantes universitarios bajo la modalidad de relación de aprendizaje en el desarrollo de actividades propias de la empresa, siempre y cuando estos no superen el veinticinco por ciento (25%) del total de aprendices.</w:t>
      </w:r>
    </w:p>
    <w:bookmarkEnd w:id="123"/>
    <w:p w:rsidRPr="00560665" w:rsidR="00331BCE" w:rsidP="00331BCE" w:rsidRDefault="00331BCE" w14:paraId="426CFA3D" w14:textId="77777777">
      <w:pPr>
        <w:pStyle w:val="Textosinformato"/>
        <w:ind w:right="17"/>
        <w:jc w:val="both"/>
        <w:rPr>
          <w:rFonts w:ascii="Atkinson Hyperlegible" w:hAnsi="Atkinson Hyperlegible" w:cs="Calibri"/>
          <w:b/>
          <w:sz w:val="22"/>
          <w:szCs w:val="22"/>
        </w:rPr>
      </w:pPr>
    </w:p>
    <w:p w:rsidRPr="00560665" w:rsidR="00331BCE" w:rsidP="00331BCE" w:rsidRDefault="00331BCE" w14:paraId="69C8C701" w14:textId="77777777">
      <w:pPr>
        <w:pStyle w:val="Textosinformato"/>
        <w:ind w:right="17"/>
        <w:jc w:val="both"/>
        <w:rPr>
          <w:rFonts w:ascii="Atkinson Hyperlegible" w:hAnsi="Atkinson Hyperlegible" w:cs="Calibri"/>
          <w:sz w:val="22"/>
          <w:szCs w:val="22"/>
        </w:rPr>
      </w:pPr>
      <w:r w:rsidRPr="00560665">
        <w:rPr>
          <w:rFonts w:ascii="Atkinson Hyperlegible" w:hAnsi="Atkinson Hyperlegible" w:cs="Calibri"/>
          <w:b/>
          <w:sz w:val="22"/>
          <w:szCs w:val="22"/>
        </w:rPr>
        <w:t xml:space="preserve">ARTÍCULO 10. </w:t>
      </w:r>
      <w:bookmarkStart w:name="_Hlk143065619" w:id="124"/>
      <w:r w:rsidRPr="00560665">
        <w:rPr>
          <w:rFonts w:ascii="Atkinson Hyperlegible" w:hAnsi="Atkinson Hyperlegible" w:cs="Calibri"/>
          <w:sz w:val="22"/>
          <w:szCs w:val="22"/>
        </w:rPr>
        <w:t>Durante toda la vigencia de la relación, el aprendiz en la fase lectiva recibirá de la empresa un apoyo de sostenimiento mensual mínimo equivalente al cincuenta por ciento (50%) de un (1) salario mínimo mensual legal vigente. En la fase práctica recibirá el equivalente al setenta y cinco por ciento (75%) de un salario mínimo mensual legal vigente o un salario mínimo mensual legal vigente, dependiendo de la tasa anual de desempleo.</w:t>
      </w:r>
      <w:bookmarkEnd w:id="124"/>
    </w:p>
    <w:p w:rsidRPr="00560665" w:rsidR="00331BCE" w:rsidP="00331BCE" w:rsidRDefault="00331BCE" w14:paraId="56877131" w14:textId="77777777">
      <w:pPr>
        <w:pStyle w:val="Textosinformato"/>
        <w:ind w:right="17"/>
        <w:jc w:val="both"/>
        <w:rPr>
          <w:rFonts w:ascii="Atkinson Hyperlegible" w:hAnsi="Atkinson Hyperlegible" w:cs="Calibri"/>
          <w:b/>
          <w:sz w:val="22"/>
          <w:szCs w:val="22"/>
        </w:rPr>
      </w:pPr>
    </w:p>
    <w:p w:rsidRPr="00560665" w:rsidR="00331BCE" w:rsidP="00331BCE" w:rsidRDefault="00331BCE" w14:paraId="250E39FF" w14:textId="77777777">
      <w:pPr>
        <w:pStyle w:val="Textosinformato"/>
        <w:ind w:right="17"/>
        <w:jc w:val="both"/>
        <w:rPr>
          <w:rFonts w:ascii="Atkinson Hyperlegible" w:hAnsi="Atkinson Hyperlegible" w:cs="Calibri"/>
          <w:sz w:val="22"/>
          <w:szCs w:val="22"/>
        </w:rPr>
      </w:pPr>
      <w:r w:rsidRPr="00560665">
        <w:rPr>
          <w:rFonts w:ascii="Atkinson Hyperlegible" w:hAnsi="Atkinson Hyperlegible" w:cs="Calibri"/>
          <w:b/>
          <w:sz w:val="22"/>
          <w:szCs w:val="22"/>
        </w:rPr>
        <w:t xml:space="preserve">ARTÍCULO 11. </w:t>
      </w:r>
      <w:bookmarkStart w:name="_Hlk143065716" w:id="125"/>
      <w:r w:rsidRPr="00560665">
        <w:rPr>
          <w:rFonts w:ascii="Atkinson Hyperlegible" w:hAnsi="Atkinson Hyperlegible" w:cs="Calibri"/>
          <w:sz w:val="22"/>
          <w:szCs w:val="22"/>
        </w:rPr>
        <w:t>Si el aprendiz es estudiante universitario, el apoyo de sostenimiento mensual no podrá ser inferior al equivalente a un (1) salario mínimo mensual legal vigente.</w:t>
      </w:r>
    </w:p>
    <w:bookmarkEnd w:id="125"/>
    <w:p w:rsidRPr="00560665" w:rsidR="00331BCE" w:rsidP="00331BCE" w:rsidRDefault="00331BCE" w14:paraId="2DD3B345" w14:textId="77777777">
      <w:pPr>
        <w:pStyle w:val="Textosinformato"/>
        <w:ind w:right="17"/>
        <w:jc w:val="both"/>
        <w:rPr>
          <w:rFonts w:ascii="Atkinson Hyperlegible" w:hAnsi="Atkinson Hyperlegible" w:cs="Calibri"/>
          <w:b/>
          <w:sz w:val="22"/>
          <w:szCs w:val="22"/>
        </w:rPr>
      </w:pPr>
    </w:p>
    <w:p w:rsidRPr="00560665" w:rsidR="00331BCE" w:rsidP="00841327" w:rsidRDefault="00331BCE" w14:paraId="2D912A6B" w14:textId="12DD4986">
      <w:pPr>
        <w:pStyle w:val="Ttulo1"/>
        <w:jc w:val="center"/>
        <w:rPr>
          <w:rFonts w:ascii="Atkinson Hyperlegible" w:hAnsi="Atkinson Hyperlegible" w:cs="Calibri"/>
          <w:sz w:val="22"/>
          <w:szCs w:val="22"/>
        </w:rPr>
      </w:pPr>
      <w:r w:rsidRPr="00560665">
        <w:rPr>
          <w:rFonts w:ascii="Atkinson Hyperlegible" w:hAnsi="Atkinson Hyperlegible" w:cs="Calibri"/>
          <w:sz w:val="22"/>
          <w:szCs w:val="22"/>
        </w:rPr>
        <w:t>CAPÍTULO IV. TRABAJADORES ACCIDENTALES O TRANSITORIOS</w:t>
      </w:r>
    </w:p>
    <w:p w:rsidRPr="00560665" w:rsidR="00331BCE" w:rsidP="00331BCE" w:rsidRDefault="00331BCE" w14:paraId="3515283C" w14:textId="77777777">
      <w:pPr>
        <w:pStyle w:val="Textosinformato"/>
        <w:ind w:right="17"/>
        <w:jc w:val="both"/>
        <w:rPr>
          <w:rFonts w:ascii="Atkinson Hyperlegible" w:hAnsi="Atkinson Hyperlegible" w:cs="Calibri"/>
          <w:b/>
          <w:sz w:val="22"/>
          <w:szCs w:val="22"/>
          <w:lang w:val="es-ES_tradnl"/>
        </w:rPr>
      </w:pPr>
    </w:p>
    <w:p w:rsidRPr="00560665" w:rsidR="00331BCE" w:rsidP="00331BCE" w:rsidRDefault="00331BCE" w14:paraId="07B545B7" w14:textId="30311D30">
      <w:pPr>
        <w:pStyle w:val="Textosinformato"/>
        <w:ind w:right="17"/>
        <w:jc w:val="both"/>
        <w:rPr>
          <w:rFonts w:ascii="Atkinson Hyperlegible" w:hAnsi="Atkinson Hyperlegible" w:cs="Calibri"/>
          <w:sz w:val="22"/>
          <w:szCs w:val="22"/>
          <w:lang w:val="es-ES_tradnl"/>
        </w:rPr>
      </w:pPr>
      <w:r w:rsidRPr="00560665">
        <w:rPr>
          <w:rFonts w:ascii="Atkinson Hyperlegible" w:hAnsi="Atkinson Hyperlegible" w:cs="Calibri"/>
          <w:b/>
          <w:sz w:val="22"/>
          <w:szCs w:val="22"/>
          <w:lang w:val="es-ES_tradnl"/>
        </w:rPr>
        <w:t>ARTICULO 12.</w:t>
      </w:r>
      <w:r w:rsidRPr="00560665">
        <w:rPr>
          <w:rFonts w:ascii="Atkinson Hyperlegible" w:hAnsi="Atkinson Hyperlegible" w:cs="Calibri"/>
          <w:sz w:val="22"/>
          <w:szCs w:val="22"/>
          <w:lang w:val="es-ES_tradnl"/>
        </w:rPr>
        <w:t xml:space="preserve">  Son meros trabajadores accidentales o transitorios los que se ocupen en labores de corta duración no mayor de un (1) mes y de índole distinta a las actividades normales de la empresa. Estos trabajadores tienen derecho, además del salario, al descanso remunerado en dominicales y festivos</w:t>
      </w:r>
      <w:r w:rsidR="00492BD6">
        <w:rPr>
          <w:rFonts w:ascii="Atkinson Hyperlegible" w:hAnsi="Atkinson Hyperlegible" w:cs="Calibri"/>
          <w:sz w:val="22"/>
          <w:szCs w:val="22"/>
          <w:lang w:val="es-ES_tradnl"/>
        </w:rPr>
        <w:t>.</w:t>
      </w:r>
    </w:p>
    <w:p w:rsidRPr="00841327" w:rsidR="00331BCE" w:rsidP="00841327" w:rsidRDefault="00331BCE" w14:paraId="020F635C"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lang w:val="es-ES_tradnl"/>
        </w:rPr>
      </w:pPr>
    </w:p>
    <w:p w:rsidRPr="00560665" w:rsidR="00FD1C9B" w:rsidP="006376B2" w:rsidRDefault="00FD1C9B" w14:paraId="258DDEE1"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B51CD" w14:paraId="0000003D" w14:textId="209C0C9C">
      <w:pPr>
        <w:pStyle w:val="Ttulo1"/>
        <w:tabs>
          <w:tab w:val="left" w:pos="9498"/>
        </w:tabs>
        <w:ind w:left="0" w:right="72"/>
        <w:jc w:val="center"/>
        <w:rPr>
          <w:rFonts w:ascii="Atkinson Hyperlegible" w:hAnsi="Atkinson Hyperlegible" w:eastAsia="Arial Narrow" w:cs="Arial Narrow"/>
          <w:sz w:val="22"/>
          <w:szCs w:val="22"/>
        </w:rPr>
      </w:pPr>
      <w:bookmarkStart w:name="_1t3h5sf" w:colFirst="0" w:colLast="0" w:id="126"/>
      <w:bookmarkEnd w:id="126"/>
      <w:r w:rsidRPr="00560665">
        <w:rPr>
          <w:rFonts w:ascii="Atkinson Hyperlegible" w:hAnsi="Atkinson Hyperlegible" w:eastAsia="Arial Narrow" w:cs="Arial Narrow"/>
          <w:sz w:val="22"/>
          <w:szCs w:val="22"/>
        </w:rPr>
        <w:t xml:space="preserve">CAPÍTULO </w:t>
      </w:r>
      <w:r w:rsidRPr="00560665" w:rsidR="00062911">
        <w:rPr>
          <w:rFonts w:ascii="Atkinson Hyperlegible" w:hAnsi="Atkinson Hyperlegible" w:eastAsia="Arial Narrow" w:cs="Arial Narrow"/>
          <w:sz w:val="22"/>
          <w:szCs w:val="22"/>
        </w:rPr>
        <w:t>V</w:t>
      </w:r>
      <w:r w:rsidR="00DD5AEB">
        <w:rPr>
          <w:rFonts w:ascii="Atkinson Hyperlegible" w:hAnsi="Atkinson Hyperlegible" w:eastAsia="Arial Narrow" w:cs="Arial Narrow"/>
          <w:sz w:val="22"/>
          <w:szCs w:val="22"/>
        </w:rPr>
        <w:t xml:space="preserve">. </w:t>
      </w:r>
      <w:r w:rsidRPr="00560665">
        <w:rPr>
          <w:rFonts w:ascii="Atkinson Hyperlegible" w:hAnsi="Atkinson Hyperlegible" w:eastAsia="Arial Narrow" w:cs="Arial Narrow"/>
          <w:sz w:val="22"/>
          <w:szCs w:val="22"/>
        </w:rPr>
        <w:t>JORNADA LABORAL Y HORARIO DE TRABAJO</w:t>
      </w:r>
    </w:p>
    <w:p w:rsidR="00454AAB" w:rsidP="006376B2" w:rsidRDefault="00454AAB" w14:paraId="0000003E" w14:textId="77777777">
      <w:pPr>
        <w:pStyle w:val="Ttulo1"/>
        <w:tabs>
          <w:tab w:val="left" w:pos="9498"/>
        </w:tabs>
        <w:ind w:left="3341" w:right="3448" w:firstLine="651"/>
        <w:jc w:val="both"/>
        <w:rPr>
          <w:rFonts w:ascii="Atkinson Hyperlegible" w:hAnsi="Atkinson Hyperlegible" w:eastAsia="Arial Narrow" w:cs="Arial Narrow"/>
          <w:sz w:val="22"/>
          <w:szCs w:val="22"/>
        </w:rPr>
      </w:pPr>
    </w:p>
    <w:p w:rsidR="00F936AC" w:rsidP="00F936AC" w:rsidRDefault="00F936AC" w14:paraId="192FCC7A" w14:textId="77777777"/>
    <w:p w:rsidR="000F5A6C" w:rsidP="00E40644" w:rsidRDefault="00E40644" w14:paraId="64DD5A75"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bookmarkStart w:name="_Hlk159935930" w:id="127"/>
      <w:r w:rsidRPr="00560665">
        <w:rPr>
          <w:rFonts w:ascii="Atkinson Hyperlegible" w:hAnsi="Atkinson Hyperlegible" w:eastAsia="Arial Narrow" w:cs="Arial Narrow"/>
          <w:b/>
          <w:color w:val="000000"/>
        </w:rPr>
        <w:t xml:space="preserve">ARTÍCULO 13. </w:t>
      </w:r>
      <w:r w:rsidRPr="00560665">
        <w:rPr>
          <w:rFonts w:ascii="Atkinson Hyperlegible" w:hAnsi="Atkinson Hyperlegible" w:eastAsia="Arial Narrow" w:cs="Arial Narrow"/>
          <w:color w:val="000000"/>
        </w:rPr>
        <w:t>La jornada laboral será de cuarenta (40) horas a la semana</w:t>
      </w:r>
      <w:r w:rsidR="000F5A6C">
        <w:rPr>
          <w:rFonts w:ascii="Atkinson Hyperlegible" w:hAnsi="Atkinson Hyperlegible" w:eastAsia="Arial Narrow" w:cs="Arial Narrow"/>
          <w:color w:val="000000"/>
        </w:rPr>
        <w:t xml:space="preserve">, que el personal cumplirá en cualquiera de los siguientes horarios flexibles: </w:t>
      </w:r>
    </w:p>
    <w:p w:rsidR="000F5A6C" w:rsidP="00E40644" w:rsidRDefault="000F5A6C" w14:paraId="3D8827A3"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tbl>
      <w:tblPr>
        <w:tblStyle w:val="Tablaconcuadrcula"/>
        <w:tblW w:w="0" w:type="auto"/>
        <w:tblLook w:val="04A0" w:firstRow="1" w:lastRow="0" w:firstColumn="1" w:lastColumn="0" w:noHBand="0" w:noVBand="1"/>
      </w:tblPr>
      <w:tblGrid>
        <w:gridCol w:w="3186"/>
        <w:gridCol w:w="3187"/>
        <w:gridCol w:w="3187"/>
      </w:tblGrid>
      <w:tr w:rsidR="000F5A6C" w:rsidTr="7EF6CD69" w14:paraId="25B56F31" w14:textId="77777777">
        <w:tc>
          <w:tcPr>
            <w:tcW w:w="3186" w:type="dxa"/>
            <w:tcMar/>
          </w:tcPr>
          <w:p w:rsidR="000F5A6C" w:rsidP="000F5A6C" w:rsidRDefault="000F5A6C" w14:paraId="754A035B" w14:textId="6EC687CB">
            <w:pPr>
              <w:tabs>
                <w:tab w:val="left" w:pos="9498"/>
              </w:tabs>
              <w:ind w:right="-69"/>
              <w:jc w:val="center"/>
              <w:rPr>
                <w:rFonts w:ascii="Atkinson Hyperlegible" w:hAnsi="Atkinson Hyperlegible" w:eastAsia="Arial Narrow" w:cs="Arial Narrow"/>
                <w:color w:val="000000"/>
              </w:rPr>
            </w:pPr>
            <w:r>
              <w:rPr>
                <w:rFonts w:ascii="Atkinson Hyperlegible" w:hAnsi="Atkinson Hyperlegible" w:eastAsia="Arial Narrow" w:cs="Arial Narrow"/>
                <w:color w:val="000000"/>
              </w:rPr>
              <w:t>OPCION 1</w:t>
            </w:r>
          </w:p>
        </w:tc>
        <w:tc>
          <w:tcPr>
            <w:tcW w:w="3187" w:type="dxa"/>
            <w:tcMar/>
          </w:tcPr>
          <w:p w:rsidR="000F5A6C" w:rsidP="000F5A6C" w:rsidRDefault="000F5A6C" w14:paraId="336FAEB9" w14:textId="1EA619BE">
            <w:pPr>
              <w:tabs>
                <w:tab w:val="left" w:pos="9498"/>
              </w:tabs>
              <w:ind w:right="-69"/>
              <w:jc w:val="center"/>
              <w:rPr>
                <w:rFonts w:ascii="Atkinson Hyperlegible" w:hAnsi="Atkinson Hyperlegible" w:eastAsia="Arial Narrow" w:cs="Arial Narrow"/>
                <w:color w:val="000000"/>
              </w:rPr>
            </w:pPr>
            <w:r>
              <w:rPr>
                <w:rFonts w:ascii="Atkinson Hyperlegible" w:hAnsi="Atkinson Hyperlegible" w:eastAsia="Arial Narrow" w:cs="Arial Narrow"/>
                <w:color w:val="000000"/>
              </w:rPr>
              <w:t>OPCIÓN 2</w:t>
            </w:r>
          </w:p>
        </w:tc>
        <w:tc>
          <w:tcPr>
            <w:tcW w:w="3187" w:type="dxa"/>
            <w:tcMar/>
          </w:tcPr>
          <w:p w:rsidR="000F5A6C" w:rsidP="000F5A6C" w:rsidRDefault="000F5A6C" w14:paraId="5E8EC200" w14:textId="6AF870F0">
            <w:pPr>
              <w:tabs>
                <w:tab w:val="left" w:pos="9498"/>
              </w:tabs>
              <w:ind w:right="-69"/>
              <w:jc w:val="center"/>
              <w:rPr>
                <w:rFonts w:ascii="Atkinson Hyperlegible" w:hAnsi="Atkinson Hyperlegible" w:eastAsia="Arial Narrow" w:cs="Arial Narrow"/>
                <w:color w:val="000000"/>
              </w:rPr>
            </w:pPr>
            <w:r>
              <w:rPr>
                <w:rFonts w:ascii="Atkinson Hyperlegible" w:hAnsi="Atkinson Hyperlegible" w:eastAsia="Arial Narrow" w:cs="Arial Narrow"/>
                <w:color w:val="000000"/>
              </w:rPr>
              <w:t>OPCIÓN 3</w:t>
            </w:r>
          </w:p>
        </w:tc>
      </w:tr>
      <w:tr w:rsidRPr="000F5A6C" w:rsidR="000F5A6C" w:rsidTr="7EF6CD69" w14:paraId="54C7B3AC" w14:textId="77777777">
        <w:tc>
          <w:tcPr>
            <w:tcW w:w="3186" w:type="dxa"/>
            <w:tcMar/>
          </w:tcPr>
          <w:p w:rsidRPr="00F62614" w:rsidR="000F5A6C" w:rsidP="000F5A6C" w:rsidRDefault="000F5A6C" w14:paraId="643C8F28" w14:textId="769B80C8">
            <w:pPr>
              <w:pStyle w:val="Textosinformato"/>
              <w:ind w:right="17"/>
              <w:jc w:val="both"/>
              <w:rPr>
                <w:rFonts w:ascii="Atkinson Hyperlegible" w:hAnsi="Atkinson Hyperlegible" w:cs="Calibri"/>
                <w:bCs/>
                <w:sz w:val="22"/>
                <w:szCs w:val="22"/>
                <w:lang w:val="en-US"/>
              </w:rPr>
            </w:pPr>
            <w:r w:rsidRPr="00F62614">
              <w:rPr>
                <w:rFonts w:ascii="Atkinson Hyperlegible" w:hAnsi="Atkinson Hyperlegible" w:cs="Calibri"/>
                <w:bCs/>
                <w:sz w:val="22"/>
                <w:szCs w:val="22"/>
                <w:lang w:val="en-US"/>
              </w:rPr>
              <w:tab/>
            </w:r>
            <w:r w:rsidRPr="00F62614">
              <w:rPr>
                <w:rFonts w:ascii="Atkinson Hyperlegible" w:hAnsi="Atkinson Hyperlegible" w:cs="Calibri"/>
                <w:bCs/>
                <w:sz w:val="22"/>
                <w:szCs w:val="22"/>
                <w:lang w:val="en-US"/>
              </w:rPr>
              <w:tab/>
            </w:r>
            <w:r w:rsidRPr="00F62614">
              <w:rPr>
                <w:rFonts w:ascii="Atkinson Hyperlegible" w:hAnsi="Atkinson Hyperlegible" w:cs="Calibri"/>
                <w:bCs/>
                <w:sz w:val="22"/>
                <w:szCs w:val="22"/>
                <w:lang w:val="en-US"/>
              </w:rPr>
              <w:tab/>
            </w:r>
            <w:r w:rsidRPr="00F62614">
              <w:rPr>
                <w:rFonts w:ascii="Atkinson Hyperlegible" w:hAnsi="Atkinson Hyperlegible" w:cs="Calibri"/>
                <w:bCs/>
                <w:sz w:val="22"/>
                <w:szCs w:val="22"/>
                <w:lang w:val="en-US"/>
              </w:rPr>
              <w:tab/>
            </w:r>
            <w:r w:rsidR="00F62614">
              <w:rPr>
                <w:rFonts w:ascii="Atkinson Hyperlegible" w:hAnsi="Atkinson Hyperlegible" w:cs="Calibri"/>
                <w:bCs/>
                <w:sz w:val="22"/>
                <w:szCs w:val="22"/>
                <w:lang w:val="en-US"/>
              </w:rPr>
              <w:t>7</w:t>
            </w:r>
            <w:r w:rsidRPr="00F62614">
              <w:rPr>
                <w:rFonts w:ascii="Atkinson Hyperlegible" w:hAnsi="Atkinson Hyperlegible" w:cs="Calibri"/>
                <w:bCs/>
                <w:sz w:val="22"/>
                <w:szCs w:val="22"/>
                <w:lang w:val="en-US"/>
              </w:rPr>
              <w:t xml:space="preserve">:00 a.m. a </w:t>
            </w:r>
            <w:r w:rsidR="0099411D">
              <w:rPr>
                <w:rFonts w:ascii="Atkinson Hyperlegible" w:hAnsi="Atkinson Hyperlegible" w:cs="Calibri"/>
                <w:bCs/>
                <w:sz w:val="22"/>
                <w:szCs w:val="22"/>
                <w:lang w:val="en-US"/>
              </w:rPr>
              <w:t>4</w:t>
            </w:r>
            <w:r w:rsidRPr="00F62614">
              <w:rPr>
                <w:rFonts w:ascii="Atkinson Hyperlegible" w:hAnsi="Atkinson Hyperlegible" w:cs="Calibri"/>
                <w:bCs/>
                <w:sz w:val="22"/>
                <w:szCs w:val="22"/>
                <w:lang w:val="en-US"/>
              </w:rPr>
              <w:t>:00 p.m.</w:t>
            </w:r>
          </w:p>
          <w:p w:rsidRPr="000F5A6C" w:rsidR="000F5A6C" w:rsidP="0099411D" w:rsidRDefault="000F5A6C" w14:paraId="2FA66003" w14:textId="7DFC8374">
            <w:pPr>
              <w:pStyle w:val="Textosinformato"/>
              <w:ind w:right="17"/>
              <w:jc w:val="both"/>
              <w:rPr>
                <w:rFonts w:ascii="Atkinson Hyperlegible" w:hAnsi="Atkinson Hyperlegible" w:eastAsia="Arial Narrow" w:cs="Arial Narrow"/>
                <w:color w:val="000000"/>
                <w:lang w:val="en-US"/>
              </w:rPr>
            </w:pPr>
            <w:r w:rsidRPr="00EE5031">
              <w:rPr>
                <w:rFonts w:ascii="Atkinson Hyperlegible" w:hAnsi="Atkinson Hyperlegible" w:cs="Calibri"/>
                <w:bCs/>
                <w:sz w:val="22"/>
                <w:szCs w:val="22"/>
                <w:lang w:val="en-US"/>
              </w:rPr>
              <w:tab/>
            </w:r>
            <w:r w:rsidRPr="00EE5031">
              <w:rPr>
                <w:rFonts w:ascii="Atkinson Hyperlegible" w:hAnsi="Atkinson Hyperlegible" w:cs="Calibri"/>
                <w:bCs/>
                <w:sz w:val="22"/>
                <w:szCs w:val="22"/>
                <w:lang w:val="en-US"/>
              </w:rPr>
              <w:tab/>
            </w:r>
            <w:r w:rsidRPr="00EE5031">
              <w:rPr>
                <w:rFonts w:ascii="Atkinson Hyperlegible" w:hAnsi="Atkinson Hyperlegible" w:cs="Calibri"/>
                <w:bCs/>
                <w:sz w:val="22"/>
                <w:szCs w:val="22"/>
                <w:lang w:val="en-US"/>
              </w:rPr>
              <w:tab/>
            </w:r>
            <w:r w:rsidRPr="00EE5031">
              <w:rPr>
                <w:rFonts w:ascii="Atkinson Hyperlegible" w:hAnsi="Atkinson Hyperlegible" w:cs="Calibri"/>
                <w:bCs/>
                <w:sz w:val="22"/>
                <w:szCs w:val="22"/>
                <w:lang w:val="en-US"/>
              </w:rPr>
              <w:tab/>
            </w:r>
            <w:r w:rsidRPr="00EE5031">
              <w:rPr>
                <w:rFonts w:ascii="Atkinson Hyperlegible" w:hAnsi="Atkinson Hyperlegible" w:cs="Calibri"/>
                <w:bCs/>
                <w:sz w:val="22"/>
                <w:szCs w:val="22"/>
                <w:lang w:val="en-US"/>
              </w:rPr>
              <w:tab/>
            </w:r>
          </w:p>
        </w:tc>
        <w:tc>
          <w:tcPr>
            <w:tcW w:w="3187" w:type="dxa"/>
            <w:tcMar/>
          </w:tcPr>
          <w:p w:rsidR="0099411D" w:rsidP="00E40644" w:rsidRDefault="0099411D" w14:paraId="42960EE1" w14:textId="77777777">
            <w:pPr>
              <w:tabs>
                <w:tab w:val="left" w:pos="9498"/>
              </w:tabs>
              <w:ind w:right="-69"/>
              <w:jc w:val="both"/>
              <w:rPr>
                <w:rFonts w:ascii="Atkinson Hyperlegible" w:hAnsi="Atkinson Hyperlegible" w:cs="Calibri"/>
                <w:bCs/>
                <w:sz w:val="22"/>
                <w:szCs w:val="22"/>
                <w:lang w:val="en-US"/>
              </w:rPr>
            </w:pPr>
          </w:p>
          <w:p w:rsidRPr="000F5A6C" w:rsidR="000F5A6C" w:rsidP="0099411D" w:rsidRDefault="0099411D" w14:paraId="1CBE20A5" w14:textId="477058A2">
            <w:pPr>
              <w:tabs>
                <w:tab w:val="left" w:pos="9498"/>
              </w:tabs>
              <w:ind w:right="-69"/>
              <w:jc w:val="center"/>
              <w:rPr>
                <w:rFonts w:ascii="Atkinson Hyperlegible" w:hAnsi="Atkinson Hyperlegible" w:eastAsia="Arial Narrow" w:cs="Arial Narrow"/>
                <w:color w:val="000000"/>
                <w:lang w:val="en-US"/>
              </w:rPr>
            </w:pPr>
            <w:r>
              <w:rPr>
                <w:rFonts w:ascii="Atkinson Hyperlegible" w:hAnsi="Atkinson Hyperlegible" w:cs="Calibri"/>
                <w:bCs/>
                <w:sz w:val="22"/>
                <w:szCs w:val="22"/>
                <w:lang w:val="en-US"/>
              </w:rPr>
              <w:t>8</w:t>
            </w:r>
            <w:r w:rsidRPr="00F62614">
              <w:rPr>
                <w:rFonts w:ascii="Atkinson Hyperlegible" w:hAnsi="Atkinson Hyperlegible" w:cs="Calibri"/>
                <w:bCs/>
                <w:sz w:val="22"/>
                <w:szCs w:val="22"/>
                <w:lang w:val="en-US"/>
              </w:rPr>
              <w:t xml:space="preserve">:00 a.m. a </w:t>
            </w:r>
            <w:r>
              <w:rPr>
                <w:rFonts w:ascii="Atkinson Hyperlegible" w:hAnsi="Atkinson Hyperlegible" w:cs="Calibri"/>
                <w:bCs/>
                <w:sz w:val="22"/>
                <w:szCs w:val="22"/>
                <w:lang w:val="en-US"/>
              </w:rPr>
              <w:t>5</w:t>
            </w:r>
            <w:r w:rsidRPr="00F62614">
              <w:rPr>
                <w:rFonts w:ascii="Atkinson Hyperlegible" w:hAnsi="Atkinson Hyperlegible" w:cs="Calibri"/>
                <w:bCs/>
                <w:sz w:val="22"/>
                <w:szCs w:val="22"/>
                <w:lang w:val="en-US"/>
              </w:rPr>
              <w:t>:00 p.m.</w:t>
            </w:r>
          </w:p>
        </w:tc>
        <w:tc>
          <w:tcPr>
            <w:tcW w:w="3187" w:type="dxa"/>
            <w:tcMar/>
          </w:tcPr>
          <w:p w:rsidR="0099411D" w:rsidP="00E40644" w:rsidRDefault="0099411D" w14:paraId="3C0D6529" w14:textId="77777777">
            <w:pPr>
              <w:tabs>
                <w:tab w:val="left" w:pos="9498"/>
              </w:tabs>
              <w:ind w:right="-69"/>
              <w:jc w:val="both"/>
              <w:rPr>
                <w:rFonts w:ascii="Atkinson Hyperlegible" w:hAnsi="Atkinson Hyperlegible" w:cs="Calibri"/>
                <w:bCs/>
                <w:sz w:val="22"/>
                <w:szCs w:val="22"/>
                <w:lang w:val="en-US"/>
              </w:rPr>
            </w:pPr>
          </w:p>
          <w:p w:rsidRPr="000F5A6C" w:rsidR="000F5A6C" w:rsidP="0099411D" w:rsidRDefault="0099411D" w14:paraId="44F70D58" w14:textId="0B18071E">
            <w:pPr>
              <w:tabs>
                <w:tab w:val="left" w:pos="9498"/>
              </w:tabs>
              <w:ind w:right="-69"/>
              <w:jc w:val="center"/>
              <w:rPr>
                <w:rFonts w:ascii="Atkinson Hyperlegible" w:hAnsi="Atkinson Hyperlegible" w:eastAsia="Arial Narrow" w:cs="Arial Narrow"/>
                <w:color w:val="000000"/>
                <w:lang w:val="en-US"/>
              </w:rPr>
            </w:pPr>
            <w:r>
              <w:rPr>
                <w:rFonts w:ascii="Atkinson Hyperlegible" w:hAnsi="Atkinson Hyperlegible" w:cs="Calibri"/>
                <w:bCs/>
                <w:sz w:val="22"/>
                <w:szCs w:val="22"/>
                <w:lang w:val="en-US"/>
              </w:rPr>
              <w:t>9</w:t>
            </w:r>
            <w:r w:rsidRPr="00F62614">
              <w:rPr>
                <w:rFonts w:ascii="Atkinson Hyperlegible" w:hAnsi="Atkinson Hyperlegible" w:cs="Calibri"/>
                <w:bCs/>
                <w:sz w:val="22"/>
                <w:szCs w:val="22"/>
                <w:lang w:val="en-US"/>
              </w:rPr>
              <w:t xml:space="preserve">:00 a.m. a </w:t>
            </w:r>
            <w:r>
              <w:rPr>
                <w:rFonts w:ascii="Atkinson Hyperlegible" w:hAnsi="Atkinson Hyperlegible" w:cs="Calibri"/>
                <w:bCs/>
                <w:sz w:val="22"/>
                <w:szCs w:val="22"/>
                <w:lang w:val="en-US"/>
              </w:rPr>
              <w:t>6</w:t>
            </w:r>
            <w:r w:rsidRPr="00F62614">
              <w:rPr>
                <w:rFonts w:ascii="Atkinson Hyperlegible" w:hAnsi="Atkinson Hyperlegible" w:cs="Calibri"/>
                <w:bCs/>
                <w:sz w:val="22"/>
                <w:szCs w:val="22"/>
                <w:lang w:val="en-US"/>
              </w:rPr>
              <w:t>:00 p.m.</w:t>
            </w:r>
          </w:p>
        </w:tc>
      </w:tr>
      <w:tr w:rsidRPr="0099411D" w:rsidR="0099411D" w:rsidTr="7EF6CD69" w14:paraId="6003382F" w14:textId="77777777">
        <w:tc>
          <w:tcPr>
            <w:tcW w:w="9560" w:type="dxa"/>
            <w:gridSpan w:val="3"/>
            <w:tcMar/>
          </w:tcPr>
          <w:p w:rsidRPr="0099411D" w:rsidR="0099411D" w:rsidP="0099411D" w:rsidRDefault="0099411D" w14:paraId="2234D605" w14:textId="17587ED1">
            <w:pPr>
              <w:pStyle w:val="Textosinformato"/>
              <w:ind w:right="17"/>
              <w:jc w:val="both"/>
              <w:rPr>
                <w:rFonts w:ascii="Atkinson Hyperlegible" w:hAnsi="Atkinson Hyperlegible" w:cs="Calibri"/>
                <w:bCs/>
                <w:lang w:val="es-ES_tradnl"/>
              </w:rPr>
            </w:pPr>
            <w:r w:rsidRPr="00E14FB8">
              <w:rPr>
                <w:rFonts w:ascii="Atkinson Hyperlegible" w:hAnsi="Atkinson Hyperlegible" w:cs="Calibri"/>
                <w:b/>
                <w:bCs/>
                <w:sz w:val="22"/>
                <w:szCs w:val="22"/>
                <w:lang w:val="es-ES_tradnl"/>
              </w:rPr>
              <w:t>Días laborables:</w:t>
            </w:r>
            <w:r w:rsidRPr="00EE5031">
              <w:rPr>
                <w:rFonts w:ascii="Atkinson Hyperlegible" w:hAnsi="Atkinson Hyperlegible" w:cs="Calibri"/>
                <w:sz w:val="22"/>
                <w:szCs w:val="22"/>
                <w:lang w:val="es-ES_tradnl"/>
              </w:rPr>
              <w:t xml:space="preserve"> para el personal administrativo y operativo son de </w:t>
            </w:r>
            <w:r w:rsidRPr="00F62614">
              <w:rPr>
                <w:rFonts w:ascii="Atkinson Hyperlegible" w:hAnsi="Atkinson Hyperlegible" w:cs="Calibri"/>
                <w:b/>
                <w:bCs/>
                <w:sz w:val="22"/>
                <w:szCs w:val="22"/>
                <w:lang w:val="es-ES_tradnl"/>
              </w:rPr>
              <w:t>lunes a viernes</w:t>
            </w:r>
            <w:r w:rsidRPr="004509A1">
              <w:rPr>
                <w:rFonts w:ascii="Atkinson Hyperlegible" w:hAnsi="Atkinson Hyperlegible" w:cs="Calibri"/>
                <w:sz w:val="22"/>
                <w:szCs w:val="22"/>
                <w:lang w:val="es-ES_tradnl"/>
              </w:rPr>
              <w:t>.</w:t>
            </w:r>
          </w:p>
        </w:tc>
      </w:tr>
      <w:tr w:rsidRPr="0099411D" w:rsidR="0099411D" w:rsidTr="7EF6CD69" w14:paraId="4C834F58" w14:textId="77777777">
        <w:tc>
          <w:tcPr>
            <w:tcW w:w="9560" w:type="dxa"/>
            <w:gridSpan w:val="3"/>
            <w:tcMar/>
          </w:tcPr>
          <w:p w:rsidRPr="0099411D" w:rsidR="0099411D" w:rsidP="00E40644" w:rsidRDefault="0099411D" w14:paraId="618F2B77" w14:textId="6C74AEB2">
            <w:pPr>
              <w:tabs>
                <w:tab w:val="left" w:pos="9498"/>
              </w:tabs>
              <w:ind w:right="-69"/>
              <w:jc w:val="both"/>
              <w:rPr>
                <w:rFonts w:ascii="Atkinson Hyperlegible" w:hAnsi="Atkinson Hyperlegible" w:cs="Calibri"/>
                <w:bCs/>
              </w:rPr>
            </w:pPr>
            <w:r w:rsidRPr="00E14FB8">
              <w:rPr>
                <w:rFonts w:ascii="Atkinson Hyperlegible" w:hAnsi="Atkinson Hyperlegible" w:cs="Calibri"/>
                <w:b/>
              </w:rPr>
              <w:t>Horario de almuerzo:</w:t>
            </w:r>
            <w:r>
              <w:rPr>
                <w:rFonts w:ascii="Atkinson Hyperlegible" w:hAnsi="Atkinson Hyperlegible" w:cs="Calibri"/>
                <w:bCs/>
              </w:rPr>
              <w:t xml:space="preserve"> </w:t>
            </w:r>
            <w:r w:rsidR="009C50C3">
              <w:rPr>
                <w:rFonts w:ascii="Atkinson Hyperlegible" w:hAnsi="Atkinson Hyperlegible" w:cs="Calibri"/>
                <w:bCs/>
              </w:rPr>
              <w:t xml:space="preserve">El personal tiene </w:t>
            </w:r>
            <w:r w:rsidRPr="00560665" w:rsidR="002A1925">
              <w:rPr>
                <w:rFonts w:ascii="Atkinson Hyperlegible" w:hAnsi="Atkinson Hyperlegible" w:eastAsia="Arial Narrow" w:cs="Arial Narrow"/>
                <w:color w:val="000000"/>
              </w:rPr>
              <w:t>una hora de almuerzo entre las 12:00 m y las 2:00 p.m., en los turnos que establezca el jefe inmediato y se registra en el software de registro de horarios de entradas y salidas</w:t>
            </w:r>
          </w:p>
        </w:tc>
      </w:tr>
      <w:tr w:rsidRPr="0099411D" w:rsidR="0099411D" w:rsidTr="7EF6CD69" w14:paraId="2D1FD1E9" w14:textId="77777777">
        <w:tc>
          <w:tcPr>
            <w:tcW w:w="9560" w:type="dxa"/>
            <w:gridSpan w:val="3"/>
            <w:tcMar/>
          </w:tcPr>
          <w:p w:rsidRPr="0099411D" w:rsidR="0099411D" w:rsidP="7EF6CD69" w:rsidRDefault="00AE42D4" w14:paraId="4B2031B5" w14:textId="1FD4D62D">
            <w:pPr>
              <w:tabs>
                <w:tab w:val="left" w:pos="9498"/>
              </w:tabs>
              <w:ind w:right="-69"/>
              <w:jc w:val="both"/>
              <w:rPr>
                <w:rFonts w:ascii="Atkinson Hyperlegible" w:hAnsi="Atkinson Hyperlegible" w:cs="Calibri"/>
              </w:rPr>
            </w:pPr>
            <w:r w:rsidRPr="7EF6CD69" w:rsidR="08595408">
              <w:rPr>
                <w:rFonts w:ascii="Atkinson Hyperlegible" w:hAnsi="Atkinson Hyperlegible" w:cs="Calibri"/>
              </w:rPr>
              <w:t>De</w:t>
            </w:r>
            <w:ins w:author="Leonardo Torres" w:date="2025-01-07T13:30:13.546Z" w:id="2052254778">
              <w:r w:rsidRPr="7EF6CD69" w:rsidR="011729F0">
                <w:rPr>
                  <w:rFonts w:ascii="Atkinson Hyperlegible" w:hAnsi="Atkinson Hyperlegible" w:cs="Calibri"/>
                </w:rPr>
                <w:t>s</w:t>
              </w:r>
            </w:ins>
            <w:r w:rsidRPr="7EF6CD69" w:rsidR="08595408">
              <w:rPr>
                <w:rFonts w:ascii="Atkinson Hyperlegible" w:hAnsi="Atkinson Hyperlegible" w:cs="Calibri"/>
              </w:rPr>
              <w:t>cansos</w:t>
            </w:r>
            <w:r w:rsidRPr="7EF6CD69" w:rsidR="08595408">
              <w:rPr>
                <w:rFonts w:ascii="Atkinson Hyperlegible" w:hAnsi="Atkinson Hyperlegible" w:cs="Calibri"/>
              </w:rPr>
              <w:t xml:space="preserve">: El personal tendrá 15 minutos de descanso en la mañana y en la tarde, y podrá escoger el momento para </w:t>
            </w:r>
            <w:r w:rsidRPr="7EF6CD69" w:rsidR="08595408">
              <w:rPr>
                <w:rFonts w:ascii="Atkinson Hyperlegible" w:hAnsi="Atkinson Hyperlegible" w:cs="Calibri"/>
              </w:rPr>
              <w:t>disf</w:t>
            </w:r>
            <w:ins w:author="Leonardo Torres" w:date="2025-01-07T13:31:20.029Z" w:id="336420132">
              <w:r w:rsidRPr="7EF6CD69" w:rsidR="3F615F11">
                <w:rPr>
                  <w:rFonts w:ascii="Atkinson Hyperlegible" w:hAnsi="Atkinson Hyperlegible" w:cs="Calibri"/>
                </w:rPr>
                <w:t>r</w:t>
              </w:r>
            </w:ins>
            <w:r w:rsidRPr="7EF6CD69" w:rsidR="08595408">
              <w:rPr>
                <w:rFonts w:ascii="Atkinson Hyperlegible" w:hAnsi="Atkinson Hyperlegible" w:cs="Calibri"/>
              </w:rPr>
              <w:t>u</w:t>
            </w:r>
            <w:del w:author="Leonardo Torres" w:date="2025-01-07T13:31:24.07Z" w:id="1966924855">
              <w:r w:rsidRPr="7EF6CD69" w:rsidDel="08595408">
                <w:rPr>
                  <w:rFonts w:ascii="Atkinson Hyperlegible" w:hAnsi="Atkinson Hyperlegible" w:cs="Calibri"/>
                </w:rPr>
                <w:delText>r</w:delText>
              </w:r>
            </w:del>
            <w:r w:rsidRPr="7EF6CD69" w:rsidR="08595408">
              <w:rPr>
                <w:rFonts w:ascii="Atkinson Hyperlegible" w:hAnsi="Atkinson Hyperlegible" w:cs="Calibri"/>
              </w:rPr>
              <w:t>tarlo</w:t>
            </w:r>
            <w:r w:rsidRPr="7EF6CD69" w:rsidR="08595408">
              <w:rPr>
                <w:rFonts w:ascii="Atkinson Hyperlegible" w:hAnsi="Atkinson Hyperlegible" w:cs="Calibri"/>
              </w:rPr>
              <w:t>, de acuerdo con la opción de horario elegido.</w:t>
            </w:r>
          </w:p>
        </w:tc>
      </w:tr>
    </w:tbl>
    <w:p w:rsidR="004509A1" w:rsidP="00E40644" w:rsidRDefault="004509A1" w14:paraId="60031DC1"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bookmarkEnd w:id="127"/>
    <w:p w:rsidRPr="00EE5031" w:rsidR="00F936AC" w:rsidP="00F936AC" w:rsidRDefault="00F936AC" w14:paraId="4B151C45" w14:textId="77777777">
      <w:pPr>
        <w:pStyle w:val="Textosinformato"/>
        <w:ind w:right="17"/>
        <w:jc w:val="both"/>
        <w:rPr>
          <w:rFonts w:ascii="Atkinson Hyperlegible" w:hAnsi="Atkinson Hyperlegible" w:cs="Calibri"/>
          <w:b/>
          <w:sz w:val="22"/>
          <w:szCs w:val="22"/>
          <w:lang w:val="pt-BR"/>
        </w:rPr>
      </w:pPr>
    </w:p>
    <w:p w:rsidRPr="00EE5031" w:rsidR="00F936AC" w:rsidP="00F936AC" w:rsidRDefault="00F936AC" w14:paraId="03EA660D" w14:textId="7DEEFE4E">
      <w:pPr>
        <w:pStyle w:val="Textosinformato"/>
        <w:ind w:right="17"/>
        <w:jc w:val="both"/>
        <w:rPr>
          <w:rFonts w:ascii="Atkinson Hyperlegible" w:hAnsi="Atkinson Hyperlegible" w:cs="Calibri"/>
          <w:sz w:val="22"/>
          <w:szCs w:val="22"/>
          <w:lang w:val="es-ES_tradnl"/>
        </w:rPr>
      </w:pPr>
      <w:r w:rsidRPr="00EE5031">
        <w:rPr>
          <w:rFonts w:ascii="Atkinson Hyperlegible" w:hAnsi="Atkinson Hyperlegible" w:cs="Calibri"/>
          <w:b/>
          <w:sz w:val="22"/>
          <w:szCs w:val="22"/>
          <w:lang w:val="es-ES_tradnl"/>
        </w:rPr>
        <w:t xml:space="preserve">PARÁGRAFO PRIMERO. </w:t>
      </w:r>
      <w:r w:rsidRPr="00EE5031">
        <w:rPr>
          <w:rFonts w:ascii="Atkinson Hyperlegible" w:hAnsi="Atkinson Hyperlegible" w:cs="Calibri"/>
          <w:sz w:val="22"/>
          <w:szCs w:val="22"/>
          <w:lang w:val="es-ES_tradnl"/>
        </w:rPr>
        <w:t xml:space="preserve">El empleador y </w:t>
      </w:r>
      <w:ins w:author="Martha Inés Peña Delgado" w:date="2024-12-06T17:47:00Z" w16du:dateUtc="2024-12-06T22:47:00Z" w:id="128">
        <w:r w:rsidR="002C5960">
          <w:rPr>
            <w:rFonts w:ascii="Atkinson Hyperlegible" w:hAnsi="Atkinson Hyperlegible" w:cs="Calibri"/>
            <w:sz w:val="22"/>
            <w:szCs w:val="22"/>
            <w:lang w:val="es-ES_tradnl"/>
          </w:rPr>
          <w:t>la persona contratada</w:t>
        </w:r>
      </w:ins>
      <w:del w:author="Martha Inés Peña Delgado" w:date="2024-12-06T17:47:00Z" w16du:dateUtc="2024-12-06T22:47:00Z" w:id="129">
        <w:r w:rsidRPr="00EE5031" w:rsidDel="002C5960">
          <w:rPr>
            <w:rFonts w:ascii="Atkinson Hyperlegible" w:hAnsi="Atkinson Hyperlegible" w:cs="Calibri"/>
            <w:sz w:val="22"/>
            <w:szCs w:val="22"/>
            <w:lang w:val="es-ES_tradnl"/>
          </w:rPr>
          <w:delText>el trabajador</w:delText>
        </w:r>
      </w:del>
      <w:r w:rsidRPr="00EE5031">
        <w:rPr>
          <w:rFonts w:ascii="Atkinson Hyperlegible" w:hAnsi="Atkinson Hyperlegible" w:cs="Calibri"/>
          <w:sz w:val="22"/>
          <w:szCs w:val="22"/>
          <w:lang w:val="es-ES_tradnl"/>
        </w:rPr>
        <w:t xml:space="preserve"> pueden acordar, temporal o indefinidamente, la organización de turnos de trabajo sucesivos que permitan operar a la empresa o secciones de esta sin solución de continuidad durante todos los días de la semana, siempre y cuando el respectivo turno no exceda de seis (6) horas al día y treinta y seis (36) a la semana.</w:t>
      </w:r>
      <w:r>
        <w:rPr>
          <w:rFonts w:ascii="Atkinson Hyperlegible" w:hAnsi="Atkinson Hyperlegible" w:cs="Calibri"/>
          <w:sz w:val="22"/>
          <w:szCs w:val="22"/>
          <w:lang w:val="es-ES_tradnl"/>
        </w:rPr>
        <w:t xml:space="preserve"> </w:t>
      </w:r>
    </w:p>
    <w:p w:rsidRPr="00EE5031" w:rsidR="00F936AC" w:rsidP="00F936AC" w:rsidRDefault="00F936AC" w14:paraId="5259B22D" w14:textId="77777777">
      <w:pPr>
        <w:pStyle w:val="Textosinformato"/>
        <w:ind w:right="17"/>
        <w:jc w:val="both"/>
        <w:rPr>
          <w:rFonts w:ascii="Atkinson Hyperlegible" w:hAnsi="Atkinson Hyperlegible" w:cs="Calibri"/>
          <w:sz w:val="22"/>
          <w:szCs w:val="22"/>
          <w:lang w:val="es-ES_tradnl"/>
        </w:rPr>
      </w:pPr>
    </w:p>
    <w:p w:rsidRPr="00EE5031" w:rsidR="00F936AC" w:rsidP="00F936AC" w:rsidRDefault="00F936AC" w14:paraId="56153DB1" w14:textId="3845FB74">
      <w:pPr>
        <w:pStyle w:val="Textosinformato"/>
        <w:ind w:right="17"/>
        <w:jc w:val="both"/>
        <w:rPr>
          <w:rFonts w:ascii="Atkinson Hyperlegible" w:hAnsi="Atkinson Hyperlegible" w:cs="Calibri"/>
          <w:sz w:val="22"/>
          <w:szCs w:val="22"/>
          <w:lang w:val="es-ES_tradnl"/>
        </w:rPr>
      </w:pPr>
      <w:r w:rsidRPr="00EE5031">
        <w:rPr>
          <w:rFonts w:ascii="Atkinson Hyperlegible" w:hAnsi="Atkinson Hyperlegible" w:cs="Calibri"/>
          <w:b/>
          <w:sz w:val="22"/>
          <w:szCs w:val="22"/>
          <w:lang w:val="es-ES_tradnl"/>
        </w:rPr>
        <w:t xml:space="preserve">PARAGRAFO SEGUNDO. </w:t>
      </w:r>
      <w:bookmarkStart w:name="_Hlk159936326" w:id="130"/>
      <w:r w:rsidRPr="00EE5031">
        <w:rPr>
          <w:rFonts w:ascii="Atkinson Hyperlegible" w:hAnsi="Atkinson Hyperlegible" w:cs="Calibri"/>
          <w:sz w:val="22"/>
          <w:szCs w:val="22"/>
          <w:lang w:val="es-ES_tradnl"/>
        </w:rPr>
        <w:t xml:space="preserve">El empleador y </w:t>
      </w:r>
      <w:ins w:author="Martha Inés Peña Delgado" w:date="2024-12-06T17:47:00Z" w16du:dateUtc="2024-12-06T22:47:00Z" w:id="131">
        <w:r w:rsidR="002C5960">
          <w:rPr>
            <w:rFonts w:ascii="Atkinson Hyperlegible" w:hAnsi="Atkinson Hyperlegible" w:cs="Calibri"/>
            <w:sz w:val="22"/>
            <w:szCs w:val="22"/>
            <w:lang w:val="es-ES_tradnl"/>
          </w:rPr>
          <w:t>la persona contratada</w:t>
        </w:r>
      </w:ins>
      <w:del w:author="Martha Inés Peña Delgado" w:date="2024-12-06T17:47:00Z" w16du:dateUtc="2024-12-06T22:47:00Z" w:id="132">
        <w:r w:rsidRPr="00EE5031" w:rsidDel="002C5960">
          <w:rPr>
            <w:rFonts w:ascii="Atkinson Hyperlegible" w:hAnsi="Atkinson Hyperlegible" w:cs="Calibri"/>
            <w:sz w:val="22"/>
            <w:szCs w:val="22"/>
            <w:lang w:val="es-ES_tradnl"/>
          </w:rPr>
          <w:delText>el trabajador</w:delText>
        </w:r>
      </w:del>
      <w:r w:rsidRPr="00EE5031">
        <w:rPr>
          <w:rFonts w:ascii="Atkinson Hyperlegible" w:hAnsi="Atkinson Hyperlegible" w:cs="Calibri"/>
          <w:sz w:val="22"/>
          <w:szCs w:val="22"/>
          <w:lang w:val="es-ES_tradnl"/>
        </w:rPr>
        <w:t xml:space="preserve"> podrán acordar que la jornada semanal</w:t>
      </w:r>
      <w:r>
        <w:rPr>
          <w:rFonts w:ascii="Atkinson Hyperlegible" w:hAnsi="Atkinson Hyperlegible" w:cs="Calibri"/>
          <w:sz w:val="22"/>
          <w:szCs w:val="22"/>
          <w:lang w:val="es-ES_tradnl"/>
        </w:rPr>
        <w:t xml:space="preserve"> </w:t>
      </w:r>
      <w:r w:rsidRPr="00182D25">
        <w:rPr>
          <w:rFonts w:ascii="Atkinson Hyperlegible" w:hAnsi="Atkinson Hyperlegible" w:cs="Calibri"/>
          <w:sz w:val="22"/>
          <w:szCs w:val="22"/>
          <w:highlight w:val="green"/>
          <w:lang w:val="es-ES_tradnl"/>
        </w:rPr>
        <w:t>máxima legal</w:t>
      </w:r>
      <w:r w:rsidRPr="00EE5031">
        <w:rPr>
          <w:rFonts w:ascii="Atkinson Hyperlegible" w:hAnsi="Atkinson Hyperlegible" w:cs="Calibri"/>
          <w:sz w:val="22"/>
          <w:szCs w:val="22"/>
          <w:lang w:val="es-ES_tradnl"/>
        </w:rPr>
        <w:t xml:space="preserve"> se realice mediante jornadas diarias flexibles de trabajo distribuidas en máximo seis (6) días a la semana con un (1) día de descanso obligatorio, que podrá coincidir con el domingo. </w:t>
      </w:r>
    </w:p>
    <w:p w:rsidRPr="00EE5031" w:rsidR="00F936AC" w:rsidP="00F936AC" w:rsidRDefault="00F936AC" w14:paraId="07EC84DF" w14:textId="77777777">
      <w:pPr>
        <w:pStyle w:val="Textosinformato"/>
        <w:ind w:right="17"/>
        <w:jc w:val="both"/>
        <w:rPr>
          <w:rFonts w:ascii="Atkinson Hyperlegible" w:hAnsi="Atkinson Hyperlegible" w:cs="Calibri"/>
          <w:sz w:val="22"/>
          <w:szCs w:val="22"/>
          <w:lang w:val="es-ES_tradnl"/>
        </w:rPr>
      </w:pPr>
    </w:p>
    <w:p w:rsidRPr="00EE5031" w:rsidR="00F936AC" w:rsidP="00F936AC" w:rsidRDefault="00F936AC" w14:paraId="17B22320" w14:textId="4317AE45">
      <w:pPr>
        <w:pStyle w:val="Textosinformato"/>
        <w:ind w:right="17"/>
        <w:jc w:val="both"/>
        <w:rPr>
          <w:rFonts w:ascii="Atkinson Hyperlegible" w:hAnsi="Atkinson Hyperlegible" w:cs="Calibri"/>
          <w:sz w:val="22"/>
          <w:szCs w:val="22"/>
        </w:rPr>
      </w:pPr>
      <w:r w:rsidRPr="7EF6CD69" w:rsidR="0C2F7155">
        <w:rPr>
          <w:rFonts w:ascii="Atkinson Hyperlegible" w:hAnsi="Atkinson Hyperlegible" w:cs="Calibri"/>
          <w:sz w:val="22"/>
          <w:szCs w:val="22"/>
          <w:lang w:val="es-ES"/>
        </w:rPr>
        <w:t xml:space="preserve">En este, el número de horas de trabajo diario podrá repartirse de manera variable durante la respectiva semana y podrá ser de mínimo cuatro (4) horas continuas y hasta diez (10) horas diarias, sin lugar a ningún recargo por trabajo suplementario cuando el número de horas de trabajo no exceda el promedio </w:t>
      </w:r>
      <w:r w:rsidRPr="7EF6CD69" w:rsidR="0C2F7155">
        <w:rPr>
          <w:rFonts w:ascii="Atkinson Hyperlegible" w:hAnsi="Atkinson Hyperlegible" w:cs="Calibri"/>
          <w:sz w:val="22"/>
          <w:szCs w:val="22"/>
          <w:highlight w:val="green"/>
          <w:lang w:val="es-ES"/>
        </w:rPr>
        <w:t>equivalente a la jornada semanal máxima legal</w:t>
      </w:r>
      <w:r w:rsidRPr="7EF6CD69" w:rsidR="0C2F7155">
        <w:rPr>
          <w:rFonts w:ascii="Atkinson Hyperlegible" w:hAnsi="Atkinson Hyperlegible" w:cs="Calibri"/>
          <w:sz w:val="22"/>
          <w:szCs w:val="22"/>
          <w:lang w:val="es-ES"/>
        </w:rPr>
        <w:t xml:space="preserve"> dentro de la jornada ordinaria</w:t>
      </w:r>
      <w:r w:rsidRPr="7EF6CD69" w:rsidR="5CA69F3D">
        <w:rPr>
          <w:rFonts w:ascii="Atkinson Hyperlegible" w:hAnsi="Atkinson Hyperlegible" w:cs="Calibri"/>
          <w:sz w:val="22"/>
          <w:szCs w:val="22"/>
          <w:lang w:val="es-ES"/>
        </w:rPr>
        <w:t xml:space="preserve"> </w:t>
      </w:r>
      <w:r w:rsidRPr="7EF6CD69" w:rsidR="5CA69F3D">
        <w:rPr>
          <w:rFonts w:ascii="Atkinson Hyperlegible" w:hAnsi="Atkinson Hyperlegible" w:cs="Calibri"/>
          <w:sz w:val="22"/>
          <w:szCs w:val="22"/>
          <w:lang w:val="es-ES"/>
        </w:rPr>
        <w:t>estabel</w:t>
      </w:r>
      <w:ins w:author="Leonardo Torres" w:date="2025-01-07T13:35:33.358Z" w:id="1160048263">
        <w:r w:rsidRPr="7EF6CD69" w:rsidR="7A450B3C">
          <w:rPr>
            <w:rFonts w:ascii="Atkinson Hyperlegible" w:hAnsi="Atkinson Hyperlegible" w:cs="Calibri"/>
            <w:sz w:val="22"/>
            <w:szCs w:val="22"/>
            <w:lang w:val="es-ES"/>
          </w:rPr>
          <w:t>c</w:t>
        </w:r>
      </w:ins>
      <w:del w:author="Leonardo Torres" w:date="2025-01-07T13:35:34.492Z" w:id="174117909">
        <w:r w:rsidRPr="7EF6CD69" w:rsidDel="5CA69F3D">
          <w:rPr>
            <w:rFonts w:ascii="Atkinson Hyperlegible" w:hAnsi="Atkinson Hyperlegible" w:cs="Calibri"/>
            <w:sz w:val="22"/>
            <w:szCs w:val="22"/>
            <w:lang w:val="es-ES"/>
          </w:rPr>
          <w:delText>v</w:delText>
        </w:r>
      </w:del>
      <w:r w:rsidRPr="7EF6CD69" w:rsidR="5CA69F3D">
        <w:rPr>
          <w:rFonts w:ascii="Atkinson Hyperlegible" w:hAnsi="Atkinson Hyperlegible" w:cs="Calibri"/>
          <w:sz w:val="22"/>
          <w:szCs w:val="22"/>
          <w:lang w:val="es-ES"/>
        </w:rPr>
        <w:t>ida</w:t>
      </w:r>
      <w:r w:rsidRPr="7EF6CD69" w:rsidR="5CA69F3D">
        <w:rPr>
          <w:rFonts w:ascii="Atkinson Hyperlegible" w:hAnsi="Atkinson Hyperlegible" w:cs="Calibri"/>
          <w:sz w:val="22"/>
          <w:szCs w:val="22"/>
          <w:lang w:val="es-ES"/>
        </w:rPr>
        <w:t xml:space="preserve"> legalmente. </w:t>
      </w:r>
      <w:del w:author="Tatiana Ramírez" w:date="2024-12-18T14:30:00Z" w:id="273531890">
        <w:r w:rsidRPr="7EF6CD69" w:rsidDel="0C2F7155">
          <w:rPr>
            <w:rFonts w:ascii="Atkinson Hyperlegible" w:hAnsi="Atkinson Hyperlegible" w:cs="Calibri"/>
            <w:sz w:val="22"/>
            <w:szCs w:val="22"/>
            <w:lang w:val="es-ES"/>
          </w:rPr>
          <w:delText xml:space="preserve">(artículo 51, Ley 789 del 2002; </w:delText>
        </w:r>
        <w:r w:rsidRPr="7EF6CD69" w:rsidDel="0C2F7155">
          <w:rPr>
            <w:rFonts w:ascii="Atkinson Hyperlegible" w:hAnsi="Atkinson Hyperlegible" w:cs="Calibri"/>
            <w:sz w:val="22"/>
            <w:szCs w:val="22"/>
          </w:rPr>
          <w:delText>artículo 1, Ley 1846 de 2017 que modificó la jornada ordinaria establecida en el artículo 160 del C.S.T.)</w:delText>
        </w:r>
      </w:del>
    </w:p>
    <w:bookmarkEnd w:id="130"/>
    <w:p w:rsidRPr="00EE5031" w:rsidR="00F936AC" w:rsidP="00F936AC" w:rsidRDefault="00F936AC" w14:paraId="459E2DBF" w14:textId="77777777">
      <w:pPr>
        <w:pStyle w:val="Textosinformato"/>
        <w:ind w:right="17"/>
        <w:jc w:val="both"/>
        <w:rPr>
          <w:rFonts w:ascii="Atkinson Hyperlegible" w:hAnsi="Atkinson Hyperlegible" w:cs="Calibri"/>
          <w:sz w:val="22"/>
          <w:szCs w:val="22"/>
          <w:lang w:val="es-ES_tradnl"/>
        </w:rPr>
      </w:pPr>
    </w:p>
    <w:p w:rsidR="00F936AC" w:rsidP="7EF6CD69" w:rsidRDefault="00F936AC" w14:paraId="604DCD0E" w14:textId="3C3AC7D9">
      <w:pPr>
        <w:pStyle w:val="Textosinformato"/>
        <w:ind w:right="17"/>
        <w:jc w:val="both"/>
        <w:rPr>
          <w:rFonts w:ascii="Atkinson Hyperlegible" w:hAnsi="Atkinson Hyperlegible" w:cs="Calibri"/>
          <w:sz w:val="22"/>
          <w:szCs w:val="22"/>
          <w:lang w:val="es-ES"/>
        </w:rPr>
      </w:pPr>
      <w:r w:rsidRPr="7EF6CD69" w:rsidR="0C2F7155">
        <w:rPr>
          <w:rFonts w:ascii="Atkinson Hyperlegible" w:hAnsi="Atkinson Hyperlegible" w:cs="Calibri"/>
          <w:b w:val="1"/>
          <w:bCs w:val="1"/>
          <w:sz w:val="22"/>
          <w:szCs w:val="22"/>
          <w:lang w:val="es-ES"/>
        </w:rPr>
        <w:t>PARÁGRAFO TERCERO.</w:t>
      </w:r>
      <w:r w:rsidRPr="7EF6CD69" w:rsidR="0C2F7155">
        <w:rPr>
          <w:rFonts w:ascii="Atkinson Hyperlegible" w:hAnsi="Atkinson Hyperlegible" w:cs="Calibri"/>
          <w:b w:val="1"/>
          <w:bCs w:val="1"/>
          <w:sz w:val="22"/>
          <w:szCs w:val="22"/>
          <w:lang w:val="es-ES"/>
        </w:rPr>
        <w:t xml:space="preserve"> </w:t>
      </w:r>
      <w:bookmarkStart w:name="_Hlk159936408" w:id="134"/>
      <w:r w:rsidRPr="7EF6CD69" w:rsidR="36AC7237">
        <w:rPr>
          <w:rFonts w:ascii="Atkinson Hyperlegible" w:hAnsi="Atkinson Hyperlegible" w:cs="Calibri"/>
          <w:b w:val="1"/>
          <w:bCs w:val="1"/>
          <w:sz w:val="22"/>
          <w:szCs w:val="22"/>
          <w:highlight w:val="cyan"/>
          <w:lang w:val="es-ES"/>
        </w:rPr>
        <w:t>POA</w:t>
      </w:r>
      <w:r w:rsidRPr="7EF6CD69" w:rsidR="36AC7237">
        <w:rPr>
          <w:rFonts w:ascii="Atkinson Hyperlegible" w:hAnsi="Atkinson Hyperlegible" w:cs="Calibri"/>
          <w:sz w:val="22"/>
          <w:szCs w:val="22"/>
          <w:highlight w:val="cyan"/>
          <w:lang w:val="es-ES"/>
        </w:rPr>
        <w:t xml:space="preserve"> está exonerada de </w:t>
      </w:r>
      <w:r w:rsidRPr="7EF6CD69" w:rsidR="15497F86">
        <w:rPr>
          <w:rFonts w:ascii="Atkinson Hyperlegible" w:hAnsi="Atkinson Hyperlegible" w:cs="Calibri"/>
          <w:sz w:val="22"/>
          <w:szCs w:val="22"/>
          <w:highlight w:val="cyan"/>
          <w:lang w:val="es-ES"/>
        </w:rPr>
        <w:t xml:space="preserve">la aplicación </w:t>
      </w:r>
      <w:r w:rsidRPr="7EF6CD69" w:rsidR="3689174D">
        <w:rPr>
          <w:rFonts w:ascii="Atkinson Hyperlegible" w:hAnsi="Atkinson Hyperlegible" w:cs="Calibri"/>
          <w:sz w:val="22"/>
          <w:szCs w:val="22"/>
          <w:highlight w:val="cyan"/>
          <w:lang w:val="es-ES"/>
        </w:rPr>
        <w:t>de las ac</w:t>
      </w:r>
      <w:r w:rsidRPr="7EF6CD69" w:rsidR="11614AEE">
        <w:rPr>
          <w:rFonts w:ascii="Atkinson Hyperlegible" w:hAnsi="Atkinson Hyperlegible" w:cs="Calibri"/>
          <w:sz w:val="22"/>
          <w:szCs w:val="22"/>
          <w:highlight w:val="cyan"/>
          <w:lang w:val="es-ES"/>
        </w:rPr>
        <w:t>tividades</w:t>
      </w:r>
      <w:del w:author="Martha Inés Peña Delgado" w:date="2024-12-06T17:51:00Z" w:id="824311835">
        <w:r w:rsidRPr="7EF6CD69" w:rsidDel="0C2F7155">
          <w:rPr>
            <w:rFonts w:ascii="Atkinson Hyperlegible" w:hAnsi="Atkinson Hyperlegible" w:cs="Calibri"/>
            <w:sz w:val="22"/>
            <w:szCs w:val="22"/>
            <w:highlight w:val="cyan"/>
            <w:lang w:val="es-ES"/>
            <w:rPrChange w:author="Martha Inés Peña Delgado" w:date="2024-12-06T17:53:00Z" w:id="647084094">
              <w:rPr>
                <w:rFonts w:ascii="Atkinson Hyperlegible" w:hAnsi="Atkinson Hyperlegible" w:cs="Calibri"/>
                <w:sz w:val="22"/>
                <w:szCs w:val="22"/>
                <w:lang w:val="es-ES"/>
              </w:rPr>
            </w:rPrChange>
          </w:rPr>
          <w:delText xml:space="preserve">Cuando la empresa tenga más de cincuenta (50) trabajadores que laboren </w:delText>
        </w:r>
        <w:r w:rsidRPr="7EF6CD69" w:rsidDel="0C2F7155">
          <w:rPr>
            <w:rFonts w:ascii="Atkinson Hyperlegible" w:hAnsi="Atkinson Hyperlegible" w:cs="Calibri"/>
            <w:sz w:val="22"/>
            <w:szCs w:val="22"/>
            <w:highlight w:val="cyan"/>
            <w:lang w:val="es-ES"/>
            <w:rPrChange w:author="Martha Inés Peña Delgado" w:date="2024-12-06T17:53:00Z" w:id="1861431769">
              <w:rPr>
                <w:rFonts w:ascii="Atkinson Hyperlegible" w:hAnsi="Atkinson Hyperlegible" w:cs="Calibri"/>
                <w:sz w:val="22"/>
                <w:szCs w:val="22"/>
                <w:highlight w:val="red"/>
                <w:lang w:val="es-ES"/>
              </w:rPr>
            </w:rPrChange>
          </w:rPr>
          <w:delText xml:space="preserve">cuarenta y siete (47) horas a la semana, </w:delText>
        </w:r>
      </w:del>
      <w:bookmarkStart w:name="_Hlk159936376" w:id="138"/>
      <w:del w:author="Martha Inés Peña Delgado" w:date="2024-12-06T17:51:00Z" w:id="1415245914">
        <w:r w:rsidRPr="7EF6CD69" w:rsidDel="0C2F7155">
          <w:rPr>
            <w:rFonts w:ascii="Atkinson Hyperlegible" w:hAnsi="Atkinson Hyperlegible" w:cs="Calibri"/>
            <w:sz w:val="22"/>
            <w:szCs w:val="22"/>
            <w:highlight w:val="cyan"/>
            <w:lang w:val="es-ES"/>
            <w:rPrChange w:author="Martha Inés Peña Delgado" w:date="2024-12-06T17:53:00Z" w:id="357912888">
              <w:rPr>
                <w:rFonts w:ascii="Atkinson Hyperlegible" w:hAnsi="Atkinson Hyperlegible" w:cs="Calibri"/>
                <w:sz w:val="22"/>
                <w:szCs w:val="22"/>
                <w:highlight w:val="red"/>
                <w:lang w:val="es-ES"/>
              </w:rPr>
            </w:rPrChange>
          </w:rPr>
          <w:delText>o</w:delText>
        </w:r>
        <w:r w:rsidRPr="7EF6CD69" w:rsidDel="0C2F7155">
          <w:rPr>
            <w:rFonts w:ascii="Atkinson Hyperlegible" w:hAnsi="Atkinson Hyperlegible" w:cs="Calibri"/>
            <w:sz w:val="22"/>
            <w:szCs w:val="22"/>
            <w:highlight w:val="cyan"/>
            <w:lang w:val="es-ES"/>
            <w:rPrChange w:author="Martha Inés Peña Delgado" w:date="2024-12-06T17:53:00Z" w:id="1195737661">
              <w:rPr>
                <w:rFonts w:ascii="Atkinson Hyperlegible" w:hAnsi="Atkinson Hyperlegible" w:cs="Calibri"/>
                <w:sz w:val="22"/>
                <w:szCs w:val="22"/>
                <w:lang w:val="es-ES"/>
              </w:rPr>
            </w:rPrChange>
          </w:rPr>
          <w:delText xml:space="preserve"> la jornada laboral aplicable en su momento</w:delText>
        </w:r>
      </w:del>
      <w:bookmarkEnd w:id="138"/>
      <w:del w:author="Martha Inés Peña Delgado" w:date="2024-12-06T17:51:00Z" w:id="843333379">
        <w:r w:rsidRPr="7EF6CD69" w:rsidDel="0C2F7155">
          <w:rPr>
            <w:rFonts w:ascii="Atkinson Hyperlegible" w:hAnsi="Atkinson Hyperlegible" w:cs="Calibri"/>
            <w:sz w:val="22"/>
            <w:szCs w:val="22"/>
            <w:highlight w:val="cyan"/>
            <w:lang w:val="es-ES"/>
            <w:rPrChange w:author="Martha Inés Peña Delgado" w:date="2024-12-06T17:53:00Z" w:id="2114994370">
              <w:rPr>
                <w:rFonts w:ascii="Atkinson Hyperlegible" w:hAnsi="Atkinson Hyperlegible" w:cs="Calibri"/>
                <w:sz w:val="22"/>
                <w:szCs w:val="22"/>
                <w:lang w:val="es-ES"/>
              </w:rPr>
            </w:rPrChange>
          </w:rPr>
          <w:delText>, éstos tendrán derecho a que dos (2) horas de dicha jornada, por cuenta del empleador, se dediquen exclusivamente a actividades recreativas</w:delText>
        </w:r>
      </w:del>
      <w:r w:rsidRPr="7EF6CD69" w:rsidR="0C2F7155">
        <w:rPr>
          <w:rFonts w:ascii="Atkinson Hyperlegible" w:hAnsi="Atkinson Hyperlegible" w:cs="Calibri"/>
          <w:sz w:val="22"/>
          <w:szCs w:val="22"/>
          <w:highlight w:val="cyan"/>
          <w:lang w:val="es-ES"/>
          <w:rPrChange w:author="Martha Inés Peña Delgado" w:date="2024-12-06T17:53:00Z" w:id="744236866">
            <w:rPr>
              <w:rFonts w:ascii="Atkinson Hyperlegible" w:hAnsi="Atkinson Hyperlegible" w:cs="Calibri"/>
              <w:sz w:val="22"/>
              <w:szCs w:val="22"/>
              <w:lang w:val="es-ES"/>
            </w:rPr>
          </w:rPrChange>
        </w:rPr>
        <w:t>, culturales, deportivas o de capacitación</w:t>
      </w:r>
      <w:r w:rsidRPr="7EF6CD69" w:rsidR="7A03D269">
        <w:rPr>
          <w:rFonts w:ascii="Atkinson Hyperlegible" w:hAnsi="Atkinson Hyperlegible" w:cs="Calibri"/>
          <w:sz w:val="22"/>
          <w:szCs w:val="22"/>
          <w:highlight w:val="cyan"/>
          <w:lang w:val="es-ES"/>
          <w:rPrChange w:author="Martha Inés Peña Delgado" w:date="2024-12-06T17:53:00Z" w:id="1904224927">
            <w:rPr>
              <w:rFonts w:ascii="Atkinson Hyperlegible" w:hAnsi="Atkinson Hyperlegible" w:cs="Calibri"/>
              <w:sz w:val="22"/>
              <w:szCs w:val="22"/>
              <w:lang w:val="es-ES"/>
            </w:rPr>
          </w:rPrChange>
        </w:rPr>
        <w:t xml:space="preserve"> previstas en el </w:t>
      </w:r>
      <w:r w:rsidRPr="7EF6CD69" w:rsidR="0C2F7155">
        <w:rPr>
          <w:rFonts w:ascii="Atkinson Hyperlegible" w:hAnsi="Atkinson Hyperlegible" w:cs="Calibri"/>
          <w:sz w:val="22"/>
          <w:szCs w:val="22"/>
          <w:highlight w:val="cyan"/>
          <w:lang w:val="es-ES"/>
          <w:rPrChange w:author="Martha Inés Peña Delgado" w:date="2024-12-06T17:53:00Z" w:id="1467283898">
            <w:rPr>
              <w:rFonts w:ascii="Atkinson Hyperlegible" w:hAnsi="Atkinson Hyperlegible" w:cs="Calibri"/>
              <w:sz w:val="22"/>
              <w:szCs w:val="22"/>
              <w:lang w:val="es-ES"/>
            </w:rPr>
          </w:rPrChange>
        </w:rPr>
        <w:t xml:space="preserve"> </w:t>
      </w:r>
      <w:r w:rsidRPr="7EF6CD69" w:rsidR="085D95A8">
        <w:rPr>
          <w:rFonts w:ascii="Atkinson Hyperlegible" w:hAnsi="Atkinson Hyperlegible" w:cs="Calibri"/>
          <w:sz w:val="22"/>
          <w:szCs w:val="22"/>
          <w:highlight w:val="cyan"/>
          <w:lang w:val="es-ES"/>
        </w:rPr>
        <w:t xml:space="preserve">artículo </w:t>
      </w:r>
      <w:r w:rsidRPr="7EF6CD69" w:rsidR="7A03D269">
        <w:rPr>
          <w:rFonts w:ascii="Atkinson Hyperlegible" w:hAnsi="Atkinson Hyperlegible" w:cs="Calibri"/>
          <w:sz w:val="22"/>
          <w:szCs w:val="22"/>
          <w:highlight w:val="cyan"/>
        </w:rPr>
        <w:t xml:space="preserve">3 de la Ley 1857 de 2017 y </w:t>
      </w:r>
      <w:r w:rsidRPr="7EF6CD69" w:rsidR="5467A614">
        <w:rPr>
          <w:rFonts w:ascii="Atkinson Hyperlegible" w:hAnsi="Atkinson Hyperlegible" w:cs="Calibri"/>
          <w:sz w:val="22"/>
          <w:szCs w:val="22"/>
          <w:highlight w:val="cyan"/>
        </w:rPr>
        <w:t>e</w:t>
      </w:r>
      <w:r w:rsidRPr="7EF6CD69" w:rsidR="7A03D269">
        <w:rPr>
          <w:rFonts w:ascii="Atkinson Hyperlegible" w:hAnsi="Atkinson Hyperlegible" w:cs="Calibri"/>
          <w:sz w:val="22"/>
          <w:szCs w:val="22"/>
          <w:highlight w:val="cyan"/>
        </w:rPr>
        <w:t>l artículo 21 de la ley 50 de 1990</w:t>
      </w:r>
      <w:r w:rsidRPr="7EF6CD69" w:rsidR="5467A614">
        <w:rPr>
          <w:rFonts w:ascii="Atkinson Hyperlegible" w:hAnsi="Atkinson Hyperlegible" w:cs="Calibri"/>
          <w:sz w:val="22"/>
          <w:szCs w:val="22"/>
          <w:highlight w:val="cyan"/>
          <w:lang w:val="es-ES"/>
        </w:rPr>
        <w:t>, toda vez que su jornada es inferior a la jornada máxima legal</w:t>
      </w:r>
      <w:ins w:author="Leonardo Torres" w:date="2025-01-07T13:36:56.709Z" w:id="1226116144">
        <w:r w:rsidRPr="7EF6CD69" w:rsidR="5EC85E11">
          <w:rPr>
            <w:rFonts w:ascii="Atkinson Hyperlegible" w:hAnsi="Atkinson Hyperlegible" w:cs="Calibri"/>
            <w:sz w:val="22"/>
            <w:szCs w:val="22"/>
            <w:highlight w:val="cyan"/>
            <w:lang w:val="es-ES"/>
          </w:rPr>
          <w:t>.</w:t>
        </w:r>
      </w:ins>
      <w:del w:author="Martha Inés Peña Delgado" w:date="2024-12-06T17:52:00Z" w:id="1902949297">
        <w:r w:rsidRPr="7EF6CD69" w:rsidDel="0C2F7155">
          <w:rPr>
            <w:rFonts w:ascii="Atkinson Hyperlegible" w:hAnsi="Atkinson Hyperlegible" w:cs="Calibri"/>
            <w:sz w:val="22"/>
            <w:szCs w:val="22"/>
            <w:highlight w:val="cyan"/>
            <w:lang w:val="es-ES"/>
          </w:rPr>
          <w:delText>(artículo 21, Ley 50 de 1990).</w:delText>
        </w:r>
      </w:del>
    </w:p>
    <w:p w:rsidR="00F936AC" w:rsidP="00F936AC" w:rsidRDefault="00F936AC" w14:paraId="23C075AB" w14:textId="77777777">
      <w:pPr>
        <w:pStyle w:val="Textosinformato"/>
        <w:ind w:right="17"/>
        <w:jc w:val="both"/>
        <w:rPr>
          <w:rFonts w:ascii="Atkinson Hyperlegible" w:hAnsi="Atkinson Hyperlegible" w:cs="Calibri"/>
          <w:sz w:val="22"/>
          <w:szCs w:val="22"/>
          <w:lang w:val="es-ES_tradnl"/>
        </w:rPr>
      </w:pPr>
    </w:p>
    <w:p w:rsidRPr="00182D25" w:rsidR="00F936AC" w:rsidDel="00F40B85" w:rsidP="00F936AC" w:rsidRDefault="00F936AC" w14:paraId="296EE3F5" w14:textId="4D7E986A">
      <w:pPr>
        <w:pStyle w:val="Textosinformato"/>
        <w:ind w:right="17"/>
        <w:jc w:val="both"/>
        <w:rPr>
          <w:del w:author="Martha Inés Peña Delgado" w:date="2024-12-06T17:53:00Z" w16du:dateUtc="2024-12-06T22:53:00Z" w:id="146"/>
          <w:rFonts w:ascii="Atkinson Hyperlegible" w:hAnsi="Atkinson Hyperlegible" w:cs="Calibri"/>
          <w:sz w:val="22"/>
          <w:szCs w:val="22"/>
          <w:highlight w:val="green"/>
          <w:lang w:val="es-ES_tradnl"/>
        </w:rPr>
      </w:pPr>
      <w:del w:author="Martha Inés Peña Delgado" w:date="2024-12-06T17:53:00Z" w16du:dateUtc="2024-12-06T22:53:00Z" w:id="147">
        <w:r w:rsidRPr="00182D25" w:rsidDel="00F40B85">
          <w:rPr>
            <w:rFonts w:ascii="Atkinson Hyperlegible" w:hAnsi="Atkinson Hyperlegible" w:cs="Calibri"/>
            <w:sz w:val="22"/>
            <w:szCs w:val="22"/>
            <w:highlight w:val="green"/>
            <w:lang w:val="es-ES_tradnl"/>
          </w:rPr>
          <w:delText xml:space="preserve">disminuirá su jornada laboral semanal de la siguiente forma: </w:delText>
        </w:r>
      </w:del>
    </w:p>
    <w:p w:rsidRPr="00182D25" w:rsidR="00F936AC" w:rsidDel="00F40B85" w:rsidP="00F936AC" w:rsidRDefault="00F40B85" w14:paraId="1E2C08BF" w14:textId="3957E011">
      <w:pPr>
        <w:pStyle w:val="Textosinformato"/>
        <w:ind w:right="17"/>
        <w:jc w:val="both"/>
        <w:rPr>
          <w:del w:author="Tatiana Ramirez Gomez" w:date="2024-12-09T15:24:00Z" w16du:dateUtc="2024-12-09T20:24:00Z" w:id="148"/>
          <w:rFonts w:ascii="Atkinson Hyperlegible" w:hAnsi="Atkinson Hyperlegible" w:cs="Calibri"/>
          <w:sz w:val="22"/>
          <w:szCs w:val="22"/>
          <w:highlight w:val="green"/>
          <w:lang w:val="es-ES_tradnl"/>
        </w:rPr>
      </w:pPr>
      <w:del w:author="Martha Inés Peña Delgado" w:date="2024-12-06T17:53:00Z" w16du:dateUtc="2024-12-06T22:53:00Z" w:id="149">
        <w:r w:rsidRPr="00182D25" w:rsidDel="00F40B85">
          <w:rPr>
            <w:rFonts w:ascii="Atkinson Hyperlegible" w:hAnsi="Atkinson Hyperlegible" w:cs="Calibri"/>
            <w:b/>
            <w:bCs/>
            <w:sz w:val="22"/>
            <w:szCs w:val="22"/>
            <w:highlight w:val="green"/>
            <w:lang w:val="es-ES_tradnl"/>
          </w:rPr>
          <w:delText>ARTÍCULO 14. DISMINUCIÓN DE LA JORNADA</w:delText>
        </w:r>
      </w:del>
      <w:del w:author="Tatiana Ramirez Gomez" w:date="2024-12-09T15:24:00Z" w16du:dateUtc="2024-12-09T20:24:00Z" w:id="150">
        <w:r w:rsidRPr="00182D25" w:rsidDel="00F40B85">
          <w:rPr>
            <w:rFonts w:ascii="Atkinson Hyperlegible" w:hAnsi="Atkinson Hyperlegible" w:cs="Calibri"/>
            <w:b/>
            <w:bCs/>
            <w:sz w:val="22"/>
            <w:szCs w:val="22"/>
            <w:highlight w:val="green"/>
            <w:lang w:val="es-ES_tradnl"/>
          </w:rPr>
          <w:delText xml:space="preserve">. </w:delText>
        </w:r>
        <w:r w:rsidRPr="00182D25" w:rsidDel="00F40B85">
          <w:rPr>
            <w:rFonts w:ascii="Atkinson Hyperlegible" w:hAnsi="Atkinson Hyperlegible" w:cs="Calibri"/>
            <w:sz w:val="22"/>
            <w:szCs w:val="22"/>
            <w:highlight w:val="green"/>
            <w:lang w:val="es-ES_tradnl"/>
          </w:rPr>
          <w:delText>De acuerdo con la Ley 2101 de 2021, la empresa</w:delText>
        </w:r>
      </w:del>
    </w:p>
    <w:tbl>
      <w:tblPr>
        <w:tblStyle w:val="Tablaconcuadrcula"/>
        <w:tblW w:w="0" w:type="auto"/>
        <w:jc w:val="center"/>
        <w:tblLook w:val="04A0" w:firstRow="1" w:lastRow="0" w:firstColumn="1" w:lastColumn="0" w:noHBand="0" w:noVBand="1"/>
      </w:tblPr>
      <w:tblGrid>
        <w:gridCol w:w="749"/>
        <w:gridCol w:w="2804"/>
      </w:tblGrid>
      <w:tr w:rsidRPr="00182D25" w:rsidR="00F936AC" w:rsidDel="00F40B85" w:rsidTr="003E08B6" w14:paraId="11C5E541" w14:textId="46552D86">
        <w:trPr>
          <w:jc w:val="center"/>
          <w:del w:author="Tatiana Ramirez Gomez" w:date="2024-12-09T15:24:00Z" w:id="151"/>
        </w:trPr>
        <w:tc>
          <w:tcPr>
            <w:tcW w:w="0" w:type="auto"/>
          </w:tcPr>
          <w:p w:rsidRPr="00182D25" w:rsidR="00F936AC" w:rsidDel="00F40B85" w:rsidRDefault="00F936AC" w14:paraId="1A583997" w14:textId="3CB5B552">
            <w:pPr>
              <w:pStyle w:val="Textosinformato"/>
              <w:ind w:right="17"/>
              <w:jc w:val="both"/>
              <w:rPr>
                <w:del w:author="Tatiana Ramirez Gomez" w:date="2024-12-09T15:24:00Z" w16du:dateUtc="2024-12-09T20:24:00Z" w:id="152"/>
                <w:rFonts w:ascii="Atkinson Hyperlegible" w:hAnsi="Atkinson Hyperlegible" w:cs="Calibri"/>
                <w:b/>
                <w:bCs/>
                <w:sz w:val="22"/>
                <w:szCs w:val="22"/>
                <w:highlight w:val="green"/>
                <w:lang w:val="es-ES_tradnl"/>
              </w:rPr>
              <w:pPrChange w:author="Tatiana Ramirez Gomez" w:date="2024-12-09T15:25:00Z" w16du:dateUtc="2024-12-09T20:25:00Z" w:id="153">
                <w:pPr>
                  <w:pStyle w:val="Textosinformato"/>
                  <w:ind w:right="17"/>
                  <w:jc w:val="center"/>
                </w:pPr>
              </w:pPrChange>
            </w:pPr>
            <w:del w:author="Tatiana Ramirez Gomez" w:date="2024-12-09T15:24:00Z" w16du:dateUtc="2024-12-09T20:24:00Z" w:id="154">
              <w:r w:rsidRPr="00182D25" w:rsidDel="00F40B85">
                <w:rPr>
                  <w:rFonts w:ascii="Atkinson Hyperlegible" w:hAnsi="Atkinson Hyperlegible" w:cs="Calibri"/>
                  <w:b/>
                  <w:bCs/>
                  <w:sz w:val="22"/>
                  <w:szCs w:val="22"/>
                  <w:highlight w:val="green"/>
                  <w:lang w:val="es-ES_tradnl"/>
                </w:rPr>
                <w:delText>Año</w:delText>
              </w:r>
            </w:del>
          </w:p>
        </w:tc>
        <w:tc>
          <w:tcPr>
            <w:tcW w:w="0" w:type="auto"/>
          </w:tcPr>
          <w:p w:rsidRPr="00182D25" w:rsidR="00F936AC" w:rsidDel="00F40B85" w:rsidRDefault="00F936AC" w14:paraId="45A62428" w14:textId="075AED7B">
            <w:pPr>
              <w:pStyle w:val="Textosinformato"/>
              <w:ind w:right="17"/>
              <w:jc w:val="both"/>
              <w:rPr>
                <w:del w:author="Tatiana Ramirez Gomez" w:date="2024-12-09T15:24:00Z" w16du:dateUtc="2024-12-09T20:24:00Z" w:id="155"/>
                <w:rFonts w:ascii="Atkinson Hyperlegible" w:hAnsi="Atkinson Hyperlegible" w:cs="Calibri"/>
                <w:b/>
                <w:bCs/>
                <w:sz w:val="22"/>
                <w:szCs w:val="22"/>
                <w:highlight w:val="green"/>
                <w:lang w:val="es-ES_tradnl"/>
              </w:rPr>
              <w:pPrChange w:author="Tatiana Ramirez Gomez" w:date="2024-12-09T15:25:00Z" w16du:dateUtc="2024-12-09T20:25:00Z" w:id="156">
                <w:pPr>
                  <w:pStyle w:val="Textosinformato"/>
                  <w:ind w:right="17"/>
                  <w:jc w:val="center"/>
                </w:pPr>
              </w:pPrChange>
            </w:pPr>
            <w:del w:author="Tatiana Ramirez Gomez" w:date="2024-12-09T15:24:00Z" w16du:dateUtc="2024-12-09T20:24:00Z" w:id="157">
              <w:r w:rsidRPr="00182D25" w:rsidDel="00F40B85">
                <w:rPr>
                  <w:rFonts w:ascii="Atkinson Hyperlegible" w:hAnsi="Atkinson Hyperlegible" w:cs="Calibri"/>
                  <w:b/>
                  <w:bCs/>
                  <w:sz w:val="22"/>
                  <w:szCs w:val="22"/>
                  <w:highlight w:val="green"/>
                  <w:lang w:val="es-ES_tradnl"/>
                </w:rPr>
                <w:delText>Jornada semanal máxima</w:delText>
              </w:r>
            </w:del>
          </w:p>
        </w:tc>
      </w:tr>
      <w:tr w:rsidRPr="00182D25" w:rsidR="00F936AC" w:rsidDel="00F40B85" w:rsidTr="003E08B6" w14:paraId="5CB04E31" w14:textId="37E044FE">
        <w:trPr>
          <w:jc w:val="center"/>
          <w:del w:author="Tatiana Ramirez Gomez" w:date="2024-12-09T15:24:00Z" w:id="158"/>
        </w:trPr>
        <w:tc>
          <w:tcPr>
            <w:tcW w:w="0" w:type="auto"/>
          </w:tcPr>
          <w:p w:rsidRPr="00182D25" w:rsidR="00F936AC" w:rsidDel="00F40B85" w:rsidP="003E08B6" w:rsidRDefault="00F936AC" w14:paraId="6FF8B678" w14:textId="05F4FCF8">
            <w:pPr>
              <w:pStyle w:val="Textosinformato"/>
              <w:ind w:right="17"/>
              <w:jc w:val="both"/>
              <w:rPr>
                <w:del w:author="Tatiana Ramirez Gomez" w:date="2024-12-09T15:24:00Z" w16du:dateUtc="2024-12-09T20:24:00Z" w:id="159"/>
                <w:rFonts w:ascii="Atkinson Hyperlegible" w:hAnsi="Atkinson Hyperlegible" w:cs="Calibri"/>
                <w:sz w:val="22"/>
                <w:szCs w:val="22"/>
                <w:highlight w:val="green"/>
                <w:lang w:val="es-ES_tradnl"/>
              </w:rPr>
            </w:pPr>
            <w:del w:author="Tatiana Ramirez Gomez" w:date="2024-12-09T15:24:00Z" w16du:dateUtc="2024-12-09T20:24:00Z" w:id="160">
              <w:r w:rsidRPr="00182D25" w:rsidDel="00F40B85">
                <w:rPr>
                  <w:rFonts w:ascii="Atkinson Hyperlegible" w:hAnsi="Atkinson Hyperlegible" w:cs="Calibri"/>
                  <w:sz w:val="22"/>
                  <w:szCs w:val="22"/>
                  <w:highlight w:val="green"/>
                  <w:lang w:val="es-ES_tradnl"/>
                </w:rPr>
                <w:delText>2025</w:delText>
              </w:r>
            </w:del>
          </w:p>
        </w:tc>
        <w:tc>
          <w:tcPr>
            <w:tcW w:w="0" w:type="auto"/>
          </w:tcPr>
          <w:p w:rsidRPr="00182D25" w:rsidR="00F936AC" w:rsidDel="00F40B85" w:rsidP="003E08B6" w:rsidRDefault="00F936AC" w14:paraId="337CFADA" w14:textId="71FDFD03">
            <w:pPr>
              <w:pStyle w:val="Textosinformato"/>
              <w:ind w:right="17"/>
              <w:jc w:val="both"/>
              <w:rPr>
                <w:del w:author="Tatiana Ramirez Gomez" w:date="2024-12-09T15:24:00Z" w16du:dateUtc="2024-12-09T20:24:00Z" w:id="161"/>
                <w:rFonts w:ascii="Atkinson Hyperlegible" w:hAnsi="Atkinson Hyperlegible" w:cs="Calibri"/>
                <w:sz w:val="22"/>
                <w:szCs w:val="22"/>
                <w:highlight w:val="green"/>
                <w:lang w:val="es-ES_tradnl"/>
              </w:rPr>
            </w:pPr>
            <w:del w:author="Tatiana Ramirez Gomez" w:date="2024-12-09T15:24:00Z" w16du:dateUtc="2024-12-09T20:24:00Z" w:id="162">
              <w:r w:rsidRPr="00182D25" w:rsidDel="00F40B85">
                <w:rPr>
                  <w:rFonts w:ascii="Atkinson Hyperlegible" w:hAnsi="Atkinson Hyperlegible" w:cs="Calibri"/>
                  <w:sz w:val="22"/>
                  <w:szCs w:val="22"/>
                  <w:highlight w:val="green"/>
                  <w:lang w:val="es-ES_tradnl"/>
                </w:rPr>
                <w:delText xml:space="preserve">44 horas </w:delText>
              </w:r>
            </w:del>
          </w:p>
        </w:tc>
      </w:tr>
      <w:tr w:rsidR="00F936AC" w:rsidDel="00F40B85" w:rsidTr="003E08B6" w14:paraId="0CDBFEEE" w14:textId="1C7A8B89">
        <w:trPr>
          <w:jc w:val="center"/>
          <w:del w:author="Tatiana Ramirez Gomez" w:date="2024-12-09T15:24:00Z" w:id="163"/>
        </w:trPr>
        <w:tc>
          <w:tcPr>
            <w:tcW w:w="0" w:type="auto"/>
          </w:tcPr>
          <w:p w:rsidRPr="00182D25" w:rsidR="00F936AC" w:rsidDel="00F40B85" w:rsidP="003E08B6" w:rsidRDefault="00F936AC" w14:paraId="72B49533" w14:textId="348ABEC4">
            <w:pPr>
              <w:pStyle w:val="Textosinformato"/>
              <w:ind w:right="17"/>
              <w:jc w:val="both"/>
              <w:rPr>
                <w:del w:author="Tatiana Ramirez Gomez" w:date="2024-12-09T15:24:00Z" w16du:dateUtc="2024-12-09T20:24:00Z" w:id="164"/>
                <w:rFonts w:ascii="Atkinson Hyperlegible" w:hAnsi="Atkinson Hyperlegible" w:cs="Calibri"/>
                <w:sz w:val="22"/>
                <w:szCs w:val="22"/>
                <w:highlight w:val="green"/>
                <w:lang w:val="es-ES_tradnl"/>
              </w:rPr>
            </w:pPr>
            <w:del w:author="Tatiana Ramirez Gomez" w:date="2024-12-09T15:24:00Z" w16du:dateUtc="2024-12-09T20:24:00Z" w:id="165">
              <w:r w:rsidRPr="00182D25" w:rsidDel="00F40B85">
                <w:rPr>
                  <w:rFonts w:ascii="Atkinson Hyperlegible" w:hAnsi="Atkinson Hyperlegible" w:cs="Calibri"/>
                  <w:sz w:val="22"/>
                  <w:szCs w:val="22"/>
                  <w:highlight w:val="green"/>
                  <w:lang w:val="es-ES_tradnl"/>
                </w:rPr>
                <w:delText>2026</w:delText>
              </w:r>
            </w:del>
          </w:p>
        </w:tc>
        <w:tc>
          <w:tcPr>
            <w:tcW w:w="0" w:type="auto"/>
          </w:tcPr>
          <w:p w:rsidR="00F936AC" w:rsidDel="00F40B85" w:rsidP="003E08B6" w:rsidRDefault="00F936AC" w14:paraId="14CCB8D8" w14:textId="2D973289">
            <w:pPr>
              <w:pStyle w:val="Textosinformato"/>
              <w:ind w:right="17"/>
              <w:jc w:val="both"/>
              <w:rPr>
                <w:del w:author="Tatiana Ramirez Gomez" w:date="2024-12-09T15:24:00Z" w16du:dateUtc="2024-12-09T20:24:00Z" w:id="166"/>
                <w:rFonts w:ascii="Atkinson Hyperlegible" w:hAnsi="Atkinson Hyperlegible" w:cs="Calibri"/>
                <w:sz w:val="22"/>
                <w:szCs w:val="22"/>
                <w:lang w:val="es-ES_tradnl"/>
              </w:rPr>
            </w:pPr>
            <w:del w:author="Tatiana Ramirez Gomez" w:date="2024-12-09T15:24:00Z" w16du:dateUtc="2024-12-09T20:24:00Z" w:id="167">
              <w:r w:rsidRPr="00182D25" w:rsidDel="00F40B85">
                <w:rPr>
                  <w:rFonts w:ascii="Atkinson Hyperlegible" w:hAnsi="Atkinson Hyperlegible" w:cs="Calibri"/>
                  <w:sz w:val="22"/>
                  <w:szCs w:val="22"/>
                  <w:highlight w:val="green"/>
                  <w:lang w:val="es-ES_tradnl"/>
                </w:rPr>
                <w:delText>42 horas</w:delText>
              </w:r>
              <w:r w:rsidDel="00F40B85">
                <w:rPr>
                  <w:rFonts w:ascii="Atkinson Hyperlegible" w:hAnsi="Atkinson Hyperlegible" w:cs="Calibri"/>
                  <w:sz w:val="22"/>
                  <w:szCs w:val="22"/>
                  <w:lang w:val="es-ES_tradnl"/>
                </w:rPr>
                <w:delText xml:space="preserve"> </w:delText>
              </w:r>
            </w:del>
          </w:p>
        </w:tc>
      </w:tr>
    </w:tbl>
    <w:p w:rsidR="00F936AC" w:rsidDel="00F40B85" w:rsidP="00F936AC" w:rsidRDefault="00F936AC" w14:paraId="6ECF965F" w14:textId="096B35C4">
      <w:pPr>
        <w:pStyle w:val="Textosinformato"/>
        <w:ind w:right="17"/>
        <w:jc w:val="both"/>
        <w:rPr>
          <w:del w:author="Tatiana Ramirez Gomez" w:date="2024-12-09T15:24:00Z" w16du:dateUtc="2024-12-09T20:24:00Z" w:id="168"/>
          <w:rFonts w:ascii="Atkinson Hyperlegible" w:hAnsi="Atkinson Hyperlegible" w:cs="Calibri"/>
          <w:sz w:val="22"/>
          <w:szCs w:val="22"/>
          <w:lang w:val="es-ES_tradnl"/>
        </w:rPr>
      </w:pPr>
    </w:p>
    <w:bookmarkEnd w:id="134"/>
    <w:p w:rsidRPr="00182D25" w:rsidR="00F936AC" w:rsidDel="00F40B85" w:rsidP="00F936AC" w:rsidRDefault="00F936AC" w14:paraId="2CC8B745" w14:textId="74B86DA5">
      <w:pPr>
        <w:pStyle w:val="Textosinformato"/>
        <w:ind w:right="17"/>
        <w:jc w:val="both"/>
        <w:rPr>
          <w:rFonts w:ascii="Atkinson Hyperlegible" w:hAnsi="Atkinson Hyperlegible" w:cs="Calibri"/>
          <w:sz w:val="22"/>
          <w:szCs w:val="22"/>
        </w:rPr>
      </w:pPr>
      <w:del w:author="Tatiana Ramirez Gomez" w:date="2024-12-09T15:24:00Z" w16du:dateUtc="2024-12-09T20:24:00Z" w:id="169">
        <w:r w:rsidRPr="00182D25" w:rsidDel="00F40B85">
          <w:rPr>
            <w:rFonts w:ascii="Atkinson Hyperlegible" w:hAnsi="Atkinson Hyperlegible" w:cs="Calibri"/>
            <w:b/>
            <w:bCs/>
            <w:sz w:val="22"/>
            <w:szCs w:val="22"/>
            <w:highlight w:val="green"/>
          </w:rPr>
          <w:delText xml:space="preserve">PARÁGRAFO. </w:delText>
        </w:r>
        <w:r w:rsidRPr="00182D25" w:rsidDel="00F40B85">
          <w:rPr>
            <w:rFonts w:ascii="Atkinson Hyperlegible" w:hAnsi="Atkinson Hyperlegible" w:cs="Calibri"/>
            <w:sz w:val="22"/>
            <w:szCs w:val="22"/>
            <w:highlight w:val="green"/>
          </w:rPr>
          <w:delText>La disminución de la jornada laboral de que trata esta ley exonera a la empresa de dar aplicación al parágrafo del artículo</w:delText>
        </w:r>
        <w:r w:rsidRPr="00182D25" w:rsidDel="007C4479">
          <w:rPr>
            <w:rFonts w:ascii="Atkinson Hyperlegible" w:hAnsi="Atkinson Hyperlegible" w:cs="Calibri"/>
            <w:sz w:val="22"/>
            <w:szCs w:val="22"/>
            <w:highlight w:val="green"/>
          </w:rPr>
          <w:delText xml:space="preserve"> 3 de la Ley 1857 de 2017 y al artículo 21 de la ley 50 de 1990</w:delText>
        </w:r>
        <w:r w:rsidRPr="00182D25" w:rsidDel="00F40B85">
          <w:rPr>
            <w:rFonts w:ascii="Atkinson Hyperlegible" w:hAnsi="Atkinson Hyperlegible" w:cs="Calibri"/>
            <w:sz w:val="22"/>
            <w:szCs w:val="22"/>
            <w:highlight w:val="green"/>
          </w:rPr>
          <w:delText>.</w:delText>
        </w:r>
      </w:del>
    </w:p>
    <w:p w:rsidR="00217C53" w:rsidP="00F936AC" w:rsidRDefault="00F936AC" w14:paraId="3D7A2209" w14:textId="522D0D00">
      <w:pPr>
        <w:pStyle w:val="Textosinformato"/>
        <w:ind w:right="17"/>
        <w:jc w:val="both"/>
        <w:rPr>
          <w:ins w:author="Martha Inés Peña Delgado" w:date="2024-12-06T17:57:00Z" w16du:dateUtc="2024-12-06T22:57:00Z" w:id="170"/>
          <w:rFonts w:ascii="Atkinson Hyperlegible" w:hAnsi="Atkinson Hyperlegible" w:cs="Calibri"/>
          <w:sz w:val="22"/>
          <w:szCs w:val="22"/>
          <w:lang w:val="es-ES_tradnl"/>
        </w:rPr>
      </w:pPr>
      <w:r>
        <w:rPr>
          <w:rFonts w:ascii="Atkinson Hyperlegible" w:hAnsi="Atkinson Hyperlegible" w:cs="Calibri"/>
          <w:b/>
          <w:bCs/>
          <w:sz w:val="22"/>
          <w:szCs w:val="22"/>
        </w:rPr>
        <w:t xml:space="preserve">ARTICULO </w:t>
      </w:r>
      <w:r w:rsidR="00EB2E63">
        <w:rPr>
          <w:rFonts w:ascii="Atkinson Hyperlegible" w:hAnsi="Atkinson Hyperlegible" w:cs="Calibri"/>
          <w:b/>
          <w:bCs/>
          <w:sz w:val="22"/>
          <w:szCs w:val="22"/>
        </w:rPr>
        <w:t>14</w:t>
      </w:r>
      <w:r w:rsidRPr="00EE5031">
        <w:rPr>
          <w:rFonts w:ascii="Atkinson Hyperlegible" w:hAnsi="Atkinson Hyperlegible" w:cs="Calibri"/>
          <w:b/>
          <w:bCs/>
          <w:sz w:val="22"/>
          <w:szCs w:val="22"/>
        </w:rPr>
        <w:t>.</w:t>
      </w:r>
      <w:r w:rsidRPr="00EE5031">
        <w:rPr>
          <w:rFonts w:ascii="Atkinson Hyperlegible" w:hAnsi="Atkinson Hyperlegible" w:cs="Calibri"/>
          <w:b/>
          <w:sz w:val="22"/>
          <w:szCs w:val="22"/>
        </w:rPr>
        <w:t xml:space="preserve"> </w:t>
      </w:r>
      <w:bookmarkStart w:name="_Hlk159936537" w:id="171"/>
      <w:r w:rsidRPr="00EE5031">
        <w:rPr>
          <w:rFonts w:ascii="Atkinson Hyperlegible" w:hAnsi="Atkinson Hyperlegible" w:cs="Calibri"/>
          <w:sz w:val="22"/>
          <w:szCs w:val="22"/>
          <w:lang w:val="es-ES_tradnl"/>
        </w:rPr>
        <w:t xml:space="preserve">Será </w:t>
      </w:r>
      <w:del w:author="Martha Inés Peña Delgado" w:date="2024-12-06T17:53:00Z" w16du:dateUtc="2024-12-06T22:53:00Z" w:id="172">
        <w:r w:rsidRPr="00EE5031" w:rsidDel="003B4AEE">
          <w:rPr>
            <w:rFonts w:ascii="Atkinson Hyperlegible" w:hAnsi="Atkinson Hyperlegible" w:cs="Calibri"/>
            <w:sz w:val="22"/>
            <w:szCs w:val="22"/>
            <w:lang w:val="es-ES_tradnl"/>
          </w:rPr>
          <w:delText xml:space="preserve">trabajador </w:delText>
        </w:r>
      </w:del>
      <w:ins w:author="Martha Inés Peña Delgado" w:date="2024-12-06T17:53:00Z" w16du:dateUtc="2024-12-06T22:53:00Z" w:id="173">
        <w:r w:rsidR="003B4AEE">
          <w:rPr>
            <w:rFonts w:ascii="Atkinson Hyperlegible" w:hAnsi="Atkinson Hyperlegible" w:cs="Calibri"/>
            <w:sz w:val="22"/>
            <w:szCs w:val="22"/>
            <w:lang w:val="es-ES_tradnl"/>
          </w:rPr>
          <w:t xml:space="preserve">personal </w:t>
        </w:r>
      </w:ins>
      <w:r w:rsidRPr="00EE5031">
        <w:rPr>
          <w:rFonts w:ascii="Atkinson Hyperlegible" w:hAnsi="Atkinson Hyperlegible" w:cs="Calibri"/>
          <w:sz w:val="22"/>
          <w:szCs w:val="22"/>
          <w:lang w:val="es-ES_tradnl"/>
        </w:rPr>
        <w:t xml:space="preserve">de dirección, confianza y/o manejo aquel que dentro de la organización se encuentre ubicado en un cargo que le exija la ejecución de sus labores en horarios indeterminados y/o en niveles jerárquicos que le envisten de responsabilidad o mando. </w:t>
      </w:r>
    </w:p>
    <w:p w:rsidR="00217C53" w:rsidP="00F936AC" w:rsidRDefault="00217C53" w14:paraId="761CC068" w14:textId="77777777">
      <w:pPr>
        <w:pStyle w:val="Textosinformato"/>
        <w:ind w:right="17"/>
        <w:jc w:val="both"/>
        <w:rPr>
          <w:ins w:author="Martha Inés Peña Delgado" w:date="2024-12-06T17:57:00Z" w16du:dateUtc="2024-12-06T22:57:00Z" w:id="174"/>
          <w:rFonts w:ascii="Atkinson Hyperlegible" w:hAnsi="Atkinson Hyperlegible" w:cs="Calibri"/>
          <w:sz w:val="22"/>
          <w:szCs w:val="22"/>
          <w:lang w:val="es-ES_tradnl"/>
        </w:rPr>
      </w:pPr>
    </w:p>
    <w:p w:rsidRPr="00EE5031" w:rsidR="00F936AC" w:rsidP="00F936AC" w:rsidRDefault="00F936AC" w14:paraId="422D1A75" w14:textId="63346280">
      <w:pPr>
        <w:pStyle w:val="Textosinformato"/>
        <w:ind w:right="17"/>
        <w:jc w:val="both"/>
        <w:rPr>
          <w:rFonts w:ascii="Atkinson Hyperlegible" w:hAnsi="Atkinson Hyperlegible" w:cs="Calibri"/>
          <w:color w:val="000000"/>
          <w:sz w:val="22"/>
          <w:szCs w:val="22"/>
          <w:lang w:eastAsia="es-CO"/>
        </w:rPr>
      </w:pPr>
      <w:r w:rsidRPr="00EE5031">
        <w:rPr>
          <w:rFonts w:ascii="Atkinson Hyperlegible" w:hAnsi="Atkinson Hyperlegible" w:cs="Calibri"/>
          <w:color w:val="000000"/>
          <w:sz w:val="22"/>
          <w:szCs w:val="22"/>
          <w:lang w:eastAsia="es-CO"/>
        </w:rPr>
        <w:t xml:space="preserve">En </w:t>
      </w:r>
      <w:r w:rsidRPr="00E73AC0" w:rsidR="00E73AC0">
        <w:rPr>
          <w:rFonts w:ascii="Atkinson Hyperlegible" w:hAnsi="Atkinson Hyperlegible" w:cs="Calibri"/>
          <w:b/>
          <w:bCs/>
          <w:color w:val="000000"/>
          <w:sz w:val="22"/>
          <w:szCs w:val="22"/>
          <w:lang w:eastAsia="es-CO"/>
        </w:rPr>
        <w:t>POA</w:t>
      </w:r>
      <w:del w:author="Martha Inés Peña Delgado" w:date="2024-12-09T16:13:00Z" w16du:dateUtc="2024-12-09T21:13:00Z" w:id="175">
        <w:r w:rsidRPr="00EE5031" w:rsidDel="00E73AC0">
          <w:rPr>
            <w:rFonts w:ascii="Atkinson Hyperlegible" w:hAnsi="Atkinson Hyperlegible" w:cs="Calibri"/>
            <w:color w:val="000000"/>
            <w:sz w:val="22"/>
            <w:szCs w:val="22"/>
            <w:lang w:eastAsia="es-CO"/>
          </w:rPr>
          <w:delText>la</w:delText>
        </w:r>
      </w:del>
      <w:del w:author="Martha Inés Peña Delgado" w:date="2024-12-09T16:14:00Z" w16du:dateUtc="2024-12-09T21:14:00Z" w:id="176">
        <w:r w:rsidRPr="00EE5031" w:rsidDel="00E73AC0">
          <w:rPr>
            <w:rFonts w:ascii="Atkinson Hyperlegible" w:hAnsi="Atkinson Hyperlegible" w:cs="Calibri"/>
            <w:color w:val="000000"/>
            <w:sz w:val="22"/>
            <w:szCs w:val="22"/>
            <w:lang w:eastAsia="es-CO"/>
          </w:rPr>
          <w:delText xml:space="preserve"> empresa</w:delText>
        </w:r>
      </w:del>
      <w:r w:rsidRPr="00EE5031">
        <w:rPr>
          <w:rFonts w:ascii="Atkinson Hyperlegible" w:hAnsi="Atkinson Hyperlegible" w:cs="Calibri"/>
          <w:color w:val="000000"/>
          <w:sz w:val="22"/>
          <w:szCs w:val="22"/>
          <w:lang w:eastAsia="es-CO"/>
        </w:rPr>
        <w:t>, será</w:t>
      </w:r>
      <w:r w:rsidR="002C558E">
        <w:rPr>
          <w:rFonts w:ascii="Atkinson Hyperlegible" w:hAnsi="Atkinson Hyperlegible" w:cs="Calibri"/>
          <w:color w:val="000000"/>
          <w:sz w:val="22"/>
          <w:szCs w:val="22"/>
          <w:lang w:eastAsia="es-CO"/>
        </w:rPr>
        <w:t xml:space="preserve"> </w:t>
      </w:r>
      <w:r w:rsidRPr="009D182C" w:rsidR="002C558E">
        <w:rPr>
          <w:rFonts w:ascii="Atkinson Hyperlegible" w:hAnsi="Atkinson Hyperlegible" w:cs="Calibri"/>
          <w:color w:val="000000"/>
          <w:sz w:val="22"/>
          <w:szCs w:val="22"/>
          <w:highlight w:val="cyan"/>
          <w:lang w:eastAsia="es-CO"/>
        </w:rPr>
        <w:t>personal</w:t>
      </w:r>
      <w:r w:rsidR="002C558E">
        <w:rPr>
          <w:rFonts w:ascii="Atkinson Hyperlegible" w:hAnsi="Atkinson Hyperlegible" w:cs="Calibri"/>
          <w:color w:val="000000"/>
          <w:sz w:val="22"/>
          <w:szCs w:val="22"/>
          <w:lang w:eastAsia="es-CO"/>
        </w:rPr>
        <w:t xml:space="preserve"> </w:t>
      </w:r>
      <w:del w:author="Martha Inés Peña Delgado" w:date="2024-12-06T17:55:00Z" w16du:dateUtc="2024-12-06T22:55:00Z" w:id="177">
        <w:r w:rsidRPr="00EE5031" w:rsidDel="002C558E">
          <w:rPr>
            <w:rFonts w:ascii="Atkinson Hyperlegible" w:hAnsi="Atkinson Hyperlegible" w:cs="Calibri"/>
            <w:color w:val="000000"/>
            <w:sz w:val="22"/>
            <w:szCs w:val="22"/>
            <w:lang w:eastAsia="es-CO"/>
          </w:rPr>
          <w:delText xml:space="preserve">n trabajadores </w:delText>
        </w:r>
      </w:del>
      <w:r w:rsidRPr="00EE5031">
        <w:rPr>
          <w:rFonts w:ascii="Atkinson Hyperlegible" w:hAnsi="Atkinson Hyperlegible" w:cs="Calibri"/>
          <w:color w:val="000000"/>
          <w:sz w:val="22"/>
          <w:szCs w:val="22"/>
          <w:lang w:eastAsia="es-CO"/>
        </w:rPr>
        <w:t xml:space="preserve">de dirección, confianza y manejo, como representantes del empleador: </w:t>
      </w:r>
    </w:p>
    <w:p w:rsidRPr="00EE5031" w:rsidR="00F936AC" w:rsidP="00F936AC" w:rsidRDefault="00F936AC" w14:paraId="575CD9BD" w14:textId="59E3DDE0">
      <w:pPr>
        <w:pStyle w:val="Textosinformato"/>
        <w:numPr>
          <w:ilvl w:val="0"/>
          <w:numId w:val="74"/>
        </w:numPr>
        <w:ind w:right="17"/>
        <w:jc w:val="both"/>
        <w:rPr>
          <w:rFonts w:ascii="Atkinson Hyperlegible" w:hAnsi="Atkinson Hyperlegible" w:cs="Calibri"/>
          <w:color w:val="000000"/>
          <w:sz w:val="22"/>
          <w:szCs w:val="22"/>
          <w:lang w:eastAsia="es-CO"/>
        </w:rPr>
      </w:pPr>
      <w:r w:rsidRPr="7EF6CD69" w:rsidR="0C2F7155">
        <w:rPr>
          <w:rFonts w:ascii="Atkinson Hyperlegible" w:hAnsi="Atkinson Hyperlegible" w:cs="Calibri"/>
          <w:color w:val="000000" w:themeColor="text1" w:themeTint="FF" w:themeShade="FF"/>
          <w:sz w:val="22"/>
          <w:szCs w:val="22"/>
          <w:lang w:eastAsia="es-CO"/>
        </w:rPr>
        <w:t xml:space="preserve">Quienes ejercen funciones de dirección y administración en la empresa, tales como </w:t>
      </w:r>
      <w:ins w:author="Leonardo Torres" w:date="2025-01-07T13:38:53.96Z" w:id="1207080972">
        <w:r w:rsidRPr="7EF6CD69" w:rsidR="653794C8">
          <w:rPr>
            <w:rFonts w:ascii="Atkinson Hyperlegible" w:hAnsi="Atkinson Hyperlegible" w:cs="Calibri"/>
            <w:color w:val="000000" w:themeColor="text1" w:themeTint="FF" w:themeShade="FF"/>
            <w:sz w:val="22"/>
            <w:szCs w:val="22"/>
            <w:lang w:eastAsia="es-CO"/>
          </w:rPr>
          <w:t xml:space="preserve">Dirección de </w:t>
        </w:r>
      </w:ins>
      <w:ins w:author="Leonardo Torres" w:date="2025-01-07T13:39:10.229Z" w:id="1671774082">
        <w:r w:rsidRPr="7EF6CD69" w:rsidR="653794C8">
          <w:rPr>
            <w:rFonts w:ascii="Atkinson Hyperlegible" w:hAnsi="Atkinson Hyperlegible" w:cs="Calibri"/>
            <w:color w:val="000000" w:themeColor="text1" w:themeTint="FF" w:themeShade="FF"/>
            <w:sz w:val="22"/>
            <w:szCs w:val="22"/>
            <w:lang w:eastAsia="es-CO"/>
          </w:rPr>
          <w:t xml:space="preserve">Proyectos, </w:t>
        </w:r>
      </w:ins>
      <w:ins w:author="Leonardo Torres" w:date="2025-01-07T13:40:20.714Z" w:id="1433766869">
        <w:r w:rsidRPr="7EF6CD69" w:rsidR="4085D200">
          <w:rPr>
            <w:rFonts w:ascii="Atkinson Hyperlegible" w:hAnsi="Atkinson Hyperlegible" w:cs="Calibri"/>
            <w:color w:val="000000" w:themeColor="text1" w:themeTint="FF" w:themeShade="FF"/>
            <w:sz w:val="22"/>
            <w:szCs w:val="22"/>
            <w:lang w:eastAsia="es-CO"/>
          </w:rPr>
          <w:t>COPs</w:t>
        </w:r>
        <w:r w:rsidRPr="7EF6CD69" w:rsidR="4085D200">
          <w:rPr>
            <w:rFonts w:ascii="Atkinson Hyperlegible" w:hAnsi="Atkinson Hyperlegible" w:cs="Calibri"/>
            <w:color w:val="000000" w:themeColor="text1" w:themeTint="FF" w:themeShade="FF"/>
            <w:sz w:val="22"/>
            <w:szCs w:val="22"/>
            <w:lang w:eastAsia="es-CO"/>
          </w:rPr>
          <w:t xml:space="preserve">, </w:t>
        </w:r>
      </w:ins>
      <w:ins w:author="Leonardo Torres" w:date="2025-01-07T13:39:10.229Z" w:id="254094659">
        <w:r w:rsidRPr="7EF6CD69" w:rsidR="653794C8">
          <w:rPr>
            <w:rFonts w:ascii="Atkinson Hyperlegible" w:hAnsi="Atkinson Hyperlegible" w:cs="Calibri"/>
            <w:color w:val="000000" w:themeColor="text1" w:themeTint="FF" w:themeShade="FF"/>
            <w:sz w:val="22"/>
            <w:szCs w:val="22"/>
            <w:lang w:eastAsia="es-CO"/>
          </w:rPr>
          <w:t>Dirección P</w:t>
        </w:r>
        <w:r w:rsidRPr="7EF6CD69" w:rsidR="653794C8">
          <w:rPr>
            <w:rFonts w:ascii="Atkinson Hyperlegible" w:hAnsi="Atkinson Hyperlegible" w:cs="Calibri"/>
            <w:color w:val="000000" w:themeColor="text1" w:themeTint="FF" w:themeShade="FF"/>
            <w:sz w:val="22"/>
            <w:szCs w:val="22"/>
            <w:lang w:eastAsia="es-CO"/>
          </w:rPr>
          <w:t>aís</w:t>
        </w:r>
      </w:ins>
      <w:ins w:author="Leonardo Torres" w:date="2025-01-07T13:41:18.791Z" w:id="2010452514">
        <w:r w:rsidRPr="7EF6CD69" w:rsidR="4FAC3A2C">
          <w:rPr>
            <w:rFonts w:ascii="Atkinson Hyperlegible" w:hAnsi="Atkinson Hyperlegible" w:cs="Calibri"/>
            <w:color w:val="000000" w:themeColor="text1" w:themeTint="FF" w:themeShade="FF"/>
            <w:sz w:val="22"/>
            <w:szCs w:val="22"/>
            <w:lang w:eastAsia="es-CO"/>
          </w:rPr>
          <w:t xml:space="preserve">, Dirección para la Sucursal Colombia </w:t>
        </w:r>
      </w:ins>
      <w:del w:author="Leonardo Torres" w:date="2025-01-07T13:41:23.681Z" w:id="430065174">
        <w:r w:rsidRPr="7EF6CD69" w:rsidDel="0C2F7155">
          <w:rPr>
            <w:rFonts w:ascii="Atkinson Hyperlegible" w:hAnsi="Atkinson Hyperlegible" w:cs="Calibri"/>
            <w:color w:val="000000" w:themeColor="text1" w:themeTint="FF" w:themeShade="FF"/>
            <w:sz w:val="22"/>
            <w:szCs w:val="22"/>
            <w:highlight w:val="cyan"/>
            <w:lang w:eastAsia="es-CO"/>
          </w:rPr>
          <w:delText>XXXXX</w:delText>
        </w:r>
      </w:del>
      <w:r w:rsidRPr="7EF6CD69" w:rsidR="0C2F7155">
        <w:rPr>
          <w:rFonts w:ascii="Atkinson Hyperlegible" w:hAnsi="Atkinson Hyperlegible" w:cs="Calibri"/>
          <w:color w:val="000000" w:themeColor="text1" w:themeTint="FF" w:themeShade="FF"/>
          <w:sz w:val="22"/>
          <w:szCs w:val="22"/>
          <w:lang w:eastAsia="es-CO"/>
        </w:rPr>
        <w:t xml:space="preserve">; </w:t>
      </w:r>
    </w:p>
    <w:p w:rsidRPr="00EE5031" w:rsidR="00F936AC" w:rsidP="00F936AC" w:rsidRDefault="00F936AC" w14:paraId="2019FC55" w14:textId="77777777">
      <w:pPr>
        <w:pStyle w:val="Textosinformato"/>
        <w:numPr>
          <w:ilvl w:val="0"/>
          <w:numId w:val="74"/>
        </w:numPr>
        <w:ind w:right="17"/>
        <w:jc w:val="both"/>
        <w:rPr>
          <w:rFonts w:ascii="Atkinson Hyperlegible" w:hAnsi="Atkinson Hyperlegible" w:cs="Calibri"/>
          <w:color w:val="000000"/>
          <w:sz w:val="22"/>
          <w:szCs w:val="22"/>
          <w:lang w:eastAsia="es-CO"/>
        </w:rPr>
      </w:pPr>
      <w:r w:rsidRPr="00EE5031">
        <w:rPr>
          <w:rFonts w:ascii="Atkinson Hyperlegible" w:hAnsi="Atkinson Hyperlegible" w:cs="Calibri"/>
          <w:color w:val="000000"/>
          <w:sz w:val="22"/>
          <w:szCs w:val="22"/>
          <w:lang w:eastAsia="es-CO"/>
        </w:rPr>
        <w:t xml:space="preserve">Aquellas personas que por el cargo que ocupan sean llamadas a representar a la empresa y comprometan su responsabilidad. </w:t>
      </w:r>
    </w:p>
    <w:bookmarkEnd w:id="171"/>
    <w:p w:rsidRPr="00EE5031" w:rsidR="00F936AC" w:rsidP="00F936AC" w:rsidRDefault="00F936AC" w14:paraId="1FF20619" w14:textId="77777777">
      <w:pPr>
        <w:pStyle w:val="Textosinformato"/>
        <w:ind w:right="17"/>
        <w:jc w:val="both"/>
        <w:rPr>
          <w:rFonts w:ascii="Atkinson Hyperlegible" w:hAnsi="Atkinson Hyperlegible" w:cs="Calibri"/>
          <w:color w:val="000000"/>
          <w:sz w:val="22"/>
          <w:szCs w:val="22"/>
          <w:lang w:eastAsia="es-CO"/>
        </w:rPr>
      </w:pPr>
    </w:p>
    <w:p w:rsidRPr="00EE5031" w:rsidR="00F936AC" w:rsidP="00F936AC" w:rsidRDefault="00F936AC" w14:paraId="22E0AFEC" w14:textId="77777777">
      <w:pPr>
        <w:jc w:val="both"/>
        <w:rPr>
          <w:rFonts w:ascii="Atkinson Hyperlegible" w:hAnsi="Atkinson Hyperlegible"/>
          <w:bCs/>
          <w:iCs/>
        </w:rPr>
      </w:pPr>
      <w:r>
        <w:rPr>
          <w:rFonts w:ascii="Atkinson Hyperlegible" w:hAnsi="Atkinson Hyperlegible"/>
          <w:b/>
          <w:iCs/>
        </w:rPr>
        <w:t>ARTÍCULO 16.</w:t>
      </w:r>
      <w:r w:rsidRPr="00EE5031">
        <w:rPr>
          <w:rFonts w:ascii="Atkinson Hyperlegible" w:hAnsi="Atkinson Hyperlegible"/>
          <w:bCs/>
          <w:iCs/>
        </w:rPr>
        <w:t xml:space="preserve"> En el caso de que la empresa contrate menores de edad, el horario laboral para éstos será entenderá ajustado al máximo permitido por ley. </w:t>
      </w:r>
    </w:p>
    <w:p w:rsidRPr="00EE5031" w:rsidR="00F936AC" w:rsidP="00F936AC" w:rsidRDefault="00F936AC" w14:paraId="20C9A51D" w14:textId="77777777">
      <w:pPr>
        <w:pStyle w:val="Textosinformato"/>
        <w:ind w:right="17"/>
        <w:jc w:val="both"/>
        <w:rPr>
          <w:rFonts w:ascii="Atkinson Hyperlegible" w:hAnsi="Atkinson Hyperlegible" w:cs="Calibri"/>
          <w:color w:val="000000"/>
          <w:sz w:val="22"/>
          <w:szCs w:val="22"/>
          <w:lang w:val="es-CO" w:eastAsia="es-CO"/>
        </w:rPr>
      </w:pPr>
    </w:p>
    <w:p w:rsidRPr="00667DF9" w:rsidR="008D17B2" w:rsidP="000248DE" w:rsidRDefault="008D17B2" w14:paraId="29214310" w14:textId="732B2B2F">
      <w:pPr>
        <w:widowControl/>
        <w:autoSpaceDE w:val="0"/>
        <w:autoSpaceDN w:val="0"/>
        <w:adjustRightInd w:val="0"/>
        <w:jc w:val="both"/>
        <w:rPr>
          <w:rFonts w:ascii="Atkinson Hyperlegible" w:hAnsi="Atkinson Hyperlegible" w:cs="Calibri-Light"/>
          <w:lang w:val="es-ES"/>
        </w:rPr>
      </w:pPr>
    </w:p>
    <w:p w:rsidRPr="00560665" w:rsidR="008D17B2" w:rsidDel="008F050F" w:rsidP="00584C09" w:rsidRDefault="008D17B2" w14:paraId="7C1673A8" w14:textId="211696B0">
      <w:pPr>
        <w:pStyle w:val="Prrafodelista"/>
        <w:numPr>
          <w:ilvl w:val="0"/>
          <w:numId w:val="41"/>
        </w:numPr>
        <w:spacing w:after="203"/>
        <w:rPr>
          <w:del w:author="Tatiana Ramirez Gomez" w:date="2024-11-01T08:59:00Z" w16du:dateUtc="2024-11-01T13:59:00Z" w:id="178"/>
          <w:rFonts w:ascii="Atkinson Hyperlegible" w:hAnsi="Atkinson Hyperlegible" w:eastAsia="Arial Narrow" w:cs="Arial Narrow"/>
          <w:color w:val="000000"/>
        </w:rPr>
      </w:pPr>
      <w:del w:author="Tatiana Ramirez Gomez" w:date="2024-11-01T08:59:00Z" w16du:dateUtc="2024-11-01T13:59:00Z" w:id="179">
        <w:r w:rsidRPr="00560665" w:rsidDel="008F050F">
          <w:rPr>
            <w:rFonts w:ascii="Atkinson Hyperlegible" w:hAnsi="Atkinson Hyperlegible" w:eastAsia="Arial Narrow" w:cs="Arial Narrow"/>
            <w:color w:val="000000"/>
          </w:rPr>
          <w:delText xml:space="preserve">Quedan excluidos de la regulación sobre la jornada máxima legal de trabajo </w:delText>
        </w:r>
      </w:del>
      <w:r w:rsidR="006B1428">
        <w:rPr>
          <w:rFonts w:ascii="Atkinson Hyperlegible" w:hAnsi="Atkinson Hyperlegible" w:eastAsia="Arial Narrow" w:cs="Arial Narrow"/>
          <w:color w:val="000000"/>
        </w:rPr>
        <w:t xml:space="preserve">el </w:t>
      </w:r>
      <w:proofErr w:type="spellStart"/>
      <w:r w:rsidR="006B1428">
        <w:rPr>
          <w:rFonts w:ascii="Atkinson Hyperlegible" w:hAnsi="Atkinson Hyperlegible" w:eastAsia="Arial Narrow" w:cs="Arial Narrow"/>
          <w:color w:val="000000"/>
        </w:rPr>
        <w:t>personal</w:t>
      </w:r>
      <w:del w:author="Tatiana Ramirez Gomez" w:date="2024-11-01T08:59:00Z" w16du:dateUtc="2024-11-01T13:59:00Z" w:id="180">
        <w:r w:rsidRPr="00560665" w:rsidDel="008F050F">
          <w:rPr>
            <w:rFonts w:ascii="Atkinson Hyperlegible" w:hAnsi="Atkinson Hyperlegible" w:eastAsia="Arial Narrow" w:cs="Arial Narrow"/>
            <w:color w:val="000000"/>
          </w:rPr>
          <w:delText xml:space="preserve"> que desempeñan cargos de dirección, de confianza o de manejo. (CST, Art. 162).</w:delText>
        </w:r>
      </w:del>
    </w:p>
    <w:p w:rsidRPr="00560665" w:rsidR="00454AAB" w:rsidDel="008F050F" w:rsidP="00584C09" w:rsidRDefault="008D17B2" w14:paraId="00000042" w14:textId="5B09CE18">
      <w:pPr>
        <w:pStyle w:val="Prrafodelista"/>
        <w:numPr>
          <w:ilvl w:val="0"/>
          <w:numId w:val="41"/>
        </w:numPr>
        <w:pBdr>
          <w:top w:val="nil"/>
          <w:left w:val="nil"/>
          <w:bottom w:val="nil"/>
          <w:right w:val="nil"/>
          <w:between w:val="nil"/>
        </w:pBdr>
        <w:tabs>
          <w:tab w:val="left" w:pos="9498"/>
        </w:tabs>
        <w:spacing w:after="203"/>
        <w:ind w:right="-69"/>
        <w:jc w:val="both"/>
        <w:rPr>
          <w:del w:author="Tatiana Ramirez Gomez" w:date="2024-11-01T08:59:00Z" w16du:dateUtc="2024-11-01T13:59:00Z" w:id="181"/>
          <w:rFonts w:ascii="Atkinson Hyperlegible" w:hAnsi="Atkinson Hyperlegible" w:eastAsia="Arial Narrow" w:cs="Arial Narrow"/>
          <w:color w:val="000000"/>
        </w:rPr>
      </w:pPr>
      <w:del w:author="Tatiana Ramirez Gomez" w:date="2024-11-01T08:59:00Z" w16du:dateUtc="2024-11-01T13:59:00Z" w:id="182">
        <w:r w:rsidRPr="00560665" w:rsidDel="008F050F">
          <w:rPr>
            <w:rFonts w:ascii="Atkinson Hyperlegible" w:hAnsi="Atkinson Hyperlegible" w:eastAsia="Arial Narrow" w:cs="Arial Narrow"/>
            <w:color w:val="000000"/>
          </w:rPr>
          <w:delText xml:space="preserve">No habrá limitaciones en la jornada de trabajo para </w:delText>
        </w:r>
      </w:del>
      <w:r w:rsidR="006B1428">
        <w:rPr>
          <w:rFonts w:ascii="Atkinson Hyperlegible" w:hAnsi="Atkinson Hyperlegible" w:eastAsia="Arial Narrow" w:cs="Arial Narrow"/>
          <w:color w:val="000000"/>
        </w:rPr>
        <w:t>el</w:t>
      </w:r>
      <w:proofErr w:type="spellEnd"/>
      <w:r w:rsidR="006B1428">
        <w:rPr>
          <w:rFonts w:ascii="Atkinson Hyperlegible" w:hAnsi="Atkinson Hyperlegible" w:eastAsia="Arial Narrow" w:cs="Arial Narrow"/>
          <w:color w:val="000000"/>
        </w:rPr>
        <w:t xml:space="preserve"> personal</w:t>
      </w:r>
      <w:del w:author="Tatiana Ramirez Gomez" w:date="2024-11-01T08:59:00Z" w16du:dateUtc="2024-11-01T13:59:00Z" w:id="183">
        <w:r w:rsidRPr="00560665" w:rsidDel="008F050F">
          <w:rPr>
            <w:rFonts w:ascii="Atkinson Hyperlegible" w:hAnsi="Atkinson Hyperlegible" w:eastAsia="Arial Narrow" w:cs="Arial Narrow"/>
            <w:color w:val="000000"/>
          </w:rPr>
          <w:delText xml:space="preserve"> o teletrabajadores que ejerzan actividades discontinuas o intermitentes o para aquellos que ejerzan labores de simple vigilancia cuando residan en el sitio de trabajo, ni para aquellos que desempeñen cargos de dirección y coordinación, de confianza o de manejo. Estas personas deberán laborar el tiempo que sea necesario para el debido cumplimiento de sus obligaciones. El tiempo que laboren en exceso no constituirá en consecuencia, trabajo suplementario o de horas extras, ni impli</w:delText>
        </w:r>
        <w:r w:rsidRPr="00560665" w:rsidDel="008F050F" w:rsidR="00CA7858">
          <w:rPr>
            <w:rFonts w:ascii="Atkinson Hyperlegible" w:hAnsi="Atkinson Hyperlegible" w:eastAsia="Arial Narrow" w:cs="Arial Narrow"/>
            <w:color w:val="000000"/>
          </w:rPr>
          <w:delText>ca</w:delText>
        </w:r>
        <w:r w:rsidRPr="00560665" w:rsidDel="008F050F">
          <w:rPr>
            <w:rFonts w:ascii="Atkinson Hyperlegible" w:hAnsi="Atkinson Hyperlegible" w:eastAsia="Arial Narrow" w:cs="Arial Narrow"/>
            <w:color w:val="000000"/>
          </w:rPr>
          <w:delText xml:space="preserve"> sobre remuneración alguna. </w:delText>
        </w:r>
      </w:del>
    </w:p>
    <w:p w:rsidRPr="00560665" w:rsidR="00C66F4B" w:rsidDel="008B7CA2" w:rsidP="006376B2" w:rsidRDefault="00C66F4B" w14:paraId="6031C36A" w14:textId="24DE892A">
      <w:pPr>
        <w:widowControl/>
        <w:autoSpaceDE w:val="0"/>
        <w:autoSpaceDN w:val="0"/>
        <w:adjustRightInd w:val="0"/>
        <w:jc w:val="both"/>
        <w:rPr>
          <w:del w:author="Tatiana Ramirez Gomez" w:date="2024-11-01T08:45:00Z" w16du:dateUtc="2024-11-01T13:45:00Z" w:id="184"/>
          <w:rFonts w:ascii="Atkinson Hyperlegible" w:hAnsi="Atkinson Hyperlegible" w:cs="Calibri-Light"/>
          <w:color w:val="000000"/>
        </w:rPr>
      </w:pPr>
      <w:commentRangeStart w:id="185"/>
      <w:del w:author="Tatiana Ramirez Gomez" w:date="2024-11-01T08:45:00Z" w16du:dateUtc="2024-11-01T13:45:00Z" w:id="186">
        <w:r w:rsidRPr="00560665" w:rsidDel="008B7CA2">
          <w:rPr>
            <w:rFonts w:ascii="Atkinson Hyperlegible" w:hAnsi="Atkinson Hyperlegible" w:cs="Calibri-Light"/>
            <w:b/>
            <w:bCs/>
            <w:color w:val="000000"/>
          </w:rPr>
          <w:delText xml:space="preserve">ARTÍCULO </w:delText>
        </w:r>
        <w:r w:rsidRPr="00560665" w:rsidDel="008B7CA2" w:rsidR="00C872B1">
          <w:rPr>
            <w:rFonts w:ascii="Atkinson Hyperlegible" w:hAnsi="Atkinson Hyperlegible" w:cs="Calibri-Light"/>
            <w:b/>
            <w:bCs/>
            <w:color w:val="000000"/>
          </w:rPr>
          <w:delText>14</w:delText>
        </w:r>
      </w:del>
      <w:commentRangeEnd w:id="185"/>
      <w:r w:rsidRPr="00560665" w:rsidR="008B7CA2">
        <w:rPr>
          <w:rStyle w:val="Refdecomentario"/>
          <w:rFonts w:ascii="Atkinson Hyperlegible" w:hAnsi="Atkinson Hyperlegible"/>
        </w:rPr>
        <w:commentReference w:id="185"/>
      </w:r>
      <w:del w:author="Tatiana Ramirez Gomez" w:date="2024-11-01T08:45:00Z" w16du:dateUtc="2024-11-01T13:45:00Z" w:id="187">
        <w:r w:rsidRPr="00560665" w:rsidDel="008B7CA2">
          <w:rPr>
            <w:rFonts w:ascii="Atkinson Hyperlegible" w:hAnsi="Atkinson Hyperlegible" w:cs="Calibri-Light"/>
            <w:b/>
            <w:bCs/>
            <w:color w:val="000000"/>
          </w:rPr>
          <w:delText>. DISMINUCIÓN GRADUAL DE LA JORNADA LABORAL LEGAL:</w:delText>
        </w:r>
        <w:r w:rsidRPr="00560665" w:rsidDel="008B7CA2">
          <w:rPr>
            <w:rFonts w:ascii="Atkinson Hyperlegible" w:hAnsi="Atkinson Hyperlegible" w:cs="Calibri-Light"/>
            <w:color w:val="000000"/>
          </w:rPr>
          <w:delText xml:space="preserve"> En virtud de lo dispuesto en la ley 20</w:delText>
        </w:r>
        <w:r w:rsidRPr="00560665" w:rsidDel="008B7CA2" w:rsidR="0026282A">
          <w:rPr>
            <w:rFonts w:ascii="Atkinson Hyperlegible" w:hAnsi="Atkinson Hyperlegible" w:cs="Calibri-Light"/>
            <w:color w:val="000000"/>
          </w:rPr>
          <w:delText>2</w:delText>
        </w:r>
        <w:r w:rsidRPr="00560665" w:rsidDel="008B7CA2">
          <w:rPr>
            <w:rFonts w:ascii="Atkinson Hyperlegible" w:hAnsi="Atkinson Hyperlegible" w:cs="Calibri-Light"/>
            <w:color w:val="000000"/>
          </w:rPr>
          <w:delText>1 del 15 de julio de 2021, la cual modificó el artículo 161 del C.S.T., se prevé una reducción en la jornada laboral de 48 a 42 horas, de manera gradual durante los próximos años, de la siguiente manera:</w:delText>
        </w:r>
      </w:del>
    </w:p>
    <w:p w:rsidRPr="00560665" w:rsidR="00C66F4B" w:rsidDel="008B7CA2" w:rsidP="00584C09" w:rsidRDefault="00C66F4B" w14:paraId="7022AB19" w14:textId="3AB57189">
      <w:pPr>
        <w:pStyle w:val="Prrafodelista"/>
        <w:widowControl/>
        <w:numPr>
          <w:ilvl w:val="0"/>
          <w:numId w:val="34"/>
        </w:numPr>
        <w:autoSpaceDE w:val="0"/>
        <w:autoSpaceDN w:val="0"/>
        <w:adjustRightInd w:val="0"/>
        <w:jc w:val="both"/>
        <w:rPr>
          <w:del w:author="Tatiana Ramirez Gomez" w:date="2024-11-01T08:45:00Z" w16du:dateUtc="2024-11-01T13:45:00Z" w:id="188"/>
          <w:rFonts w:ascii="Atkinson Hyperlegible" w:hAnsi="Atkinson Hyperlegible" w:cs="Calibri-Light"/>
          <w:color w:val="000000"/>
        </w:rPr>
      </w:pPr>
      <w:del w:author="Tatiana Ramirez Gomez" w:date="2024-11-01T08:45:00Z" w16du:dateUtc="2024-11-01T13:45:00Z" w:id="189">
        <w:r w:rsidRPr="00560665" w:rsidDel="008B7CA2">
          <w:rPr>
            <w:rFonts w:ascii="Atkinson Hyperlegible" w:hAnsi="Atkinson Hyperlegible" w:cs="Calibri-Light"/>
            <w:color w:val="000000"/>
          </w:rPr>
          <w:delText>Se disminuirá una hora para los años 2023 y 2024, llegando a una jornada máxima de 46 horas.</w:delText>
        </w:r>
      </w:del>
    </w:p>
    <w:p w:rsidRPr="00560665" w:rsidR="0081528A" w:rsidDel="008B7CA2" w:rsidP="00584C09" w:rsidRDefault="00C66F4B" w14:paraId="6FAD473D" w14:textId="43FDC5D5">
      <w:pPr>
        <w:pStyle w:val="Prrafodelista"/>
        <w:widowControl/>
        <w:numPr>
          <w:ilvl w:val="0"/>
          <w:numId w:val="34"/>
        </w:numPr>
        <w:autoSpaceDE w:val="0"/>
        <w:autoSpaceDN w:val="0"/>
        <w:adjustRightInd w:val="0"/>
        <w:jc w:val="both"/>
        <w:rPr>
          <w:del w:author="Tatiana Ramirez Gomez" w:date="2024-11-01T08:45:00Z" w16du:dateUtc="2024-11-01T13:45:00Z" w:id="190"/>
          <w:rFonts w:ascii="Atkinson Hyperlegible" w:hAnsi="Atkinson Hyperlegible" w:cs="Calibri-Light"/>
          <w:color w:val="000000"/>
        </w:rPr>
      </w:pPr>
      <w:del w:author="Tatiana Ramirez Gomez" w:date="2024-11-01T08:45:00Z" w16du:dateUtc="2024-11-01T13:45:00Z" w:id="191">
        <w:r w:rsidRPr="00560665" w:rsidDel="008B7CA2">
          <w:rPr>
            <w:rFonts w:ascii="Atkinson Hyperlegible" w:hAnsi="Atkinson Hyperlegible" w:cs="Calibri-Light"/>
            <w:color w:val="000000"/>
          </w:rPr>
          <w:delText>Se disminuirán dos horas para los años 2025 y 2026, cumpliendo finalmente con las 42 horas máximas.</w:delText>
        </w:r>
      </w:del>
    </w:p>
    <w:p w:rsidRPr="00560665" w:rsidR="00454AAB" w:rsidP="006376B2" w:rsidRDefault="00454AAB" w14:paraId="0000004A"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04C" w14:textId="7C66B1FA">
      <w:pPr>
        <w:pStyle w:val="Ttulo1"/>
        <w:tabs>
          <w:tab w:val="left" w:pos="9498"/>
        </w:tabs>
        <w:ind w:left="0" w:right="72"/>
        <w:jc w:val="center"/>
        <w:rPr>
          <w:rFonts w:ascii="Atkinson Hyperlegible" w:hAnsi="Atkinson Hyperlegible" w:eastAsia="Arial Narrow" w:cs="Arial Narrow"/>
          <w:sz w:val="22"/>
          <w:szCs w:val="22"/>
        </w:rPr>
      </w:pPr>
      <w:bookmarkStart w:name="_4d34og8" w:colFirst="0" w:colLast="0" w:id="192"/>
      <w:bookmarkEnd w:id="192"/>
      <w:r w:rsidRPr="00560665">
        <w:rPr>
          <w:rFonts w:ascii="Atkinson Hyperlegible" w:hAnsi="Atkinson Hyperlegible" w:eastAsia="Arial Narrow" w:cs="Arial Narrow"/>
          <w:sz w:val="22"/>
          <w:szCs w:val="22"/>
        </w:rPr>
        <w:t>CAPÍTULO VI</w:t>
      </w:r>
      <w:r w:rsidR="00DD5AEB">
        <w:rPr>
          <w:rFonts w:ascii="Atkinson Hyperlegible" w:hAnsi="Atkinson Hyperlegible" w:eastAsia="Arial Narrow" w:cs="Arial Narrow"/>
          <w:sz w:val="22"/>
          <w:szCs w:val="22"/>
        </w:rPr>
        <w:t xml:space="preserve">. </w:t>
      </w:r>
      <w:bookmarkStart w:name="_2s8eyo1" w:id="193"/>
      <w:bookmarkEnd w:id="193"/>
      <w:r w:rsidRPr="00560665">
        <w:rPr>
          <w:rFonts w:ascii="Atkinson Hyperlegible" w:hAnsi="Atkinson Hyperlegible" w:eastAsia="Arial Narrow" w:cs="Arial Narrow"/>
          <w:sz w:val="22"/>
          <w:szCs w:val="22"/>
        </w:rPr>
        <w:t>HORAS EXTRAS Y TRABAJO NOCTURNO</w:t>
      </w:r>
    </w:p>
    <w:p w:rsidRPr="00560665" w:rsidR="00454AAB" w:rsidP="006376B2" w:rsidRDefault="00454AAB" w14:paraId="0000004D"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009D182C" w:rsidP="009D182C" w:rsidRDefault="004B51CD" w14:paraId="394B9C0F" w14:textId="38D2A82E">
      <w:pPr>
        <w:pStyle w:val="Textosinformato"/>
        <w:ind w:right="17"/>
        <w:jc w:val="both"/>
        <w:rPr>
          <w:ins w:author="Martha Inés Peña Delgado" w:date="2024-12-09T15:26:00Z" w16du:dateUtc="2024-12-09T20:26:00Z" w:id="194"/>
          <w:rFonts w:ascii="Atkinson Hyperlegible" w:hAnsi="Atkinson Hyperlegible" w:cs="Calibri"/>
          <w:sz w:val="22"/>
          <w:szCs w:val="22"/>
          <w:lang w:val="es-ES_tradnl"/>
        </w:rPr>
      </w:pPr>
      <w:r w:rsidRPr="00EB2E63">
        <w:rPr>
          <w:rFonts w:ascii="Atkinson Hyperlegible" w:hAnsi="Atkinson Hyperlegible" w:eastAsia="Arial Narrow" w:cs="Arial Narrow"/>
          <w:b/>
          <w:color w:val="000000"/>
          <w:sz w:val="22"/>
          <w:szCs w:val="22"/>
        </w:rPr>
        <w:t>ARTÍCULO 1</w:t>
      </w:r>
      <w:r w:rsidRPr="00EB2E63" w:rsidR="00C872B1">
        <w:rPr>
          <w:rFonts w:ascii="Atkinson Hyperlegible" w:hAnsi="Atkinson Hyperlegible" w:eastAsia="Arial Narrow" w:cs="Arial Narrow"/>
          <w:b/>
          <w:color w:val="000000"/>
          <w:sz w:val="22"/>
          <w:szCs w:val="22"/>
        </w:rPr>
        <w:t>7</w:t>
      </w:r>
      <w:r w:rsidRPr="00EB2E63">
        <w:rPr>
          <w:rFonts w:ascii="Atkinson Hyperlegible" w:hAnsi="Atkinson Hyperlegible" w:eastAsia="Arial Narrow" w:cs="Arial Narrow"/>
          <w:b/>
          <w:color w:val="000000"/>
          <w:sz w:val="22"/>
          <w:szCs w:val="22"/>
        </w:rPr>
        <w:t>.</w:t>
      </w:r>
      <w:r w:rsidRPr="00EB2E63">
        <w:rPr>
          <w:rFonts w:ascii="Atkinson Hyperlegible" w:hAnsi="Atkinson Hyperlegible" w:eastAsia="Arial Narrow" w:cs="Arial Narrow"/>
          <w:b/>
          <w:color w:val="000000"/>
        </w:rPr>
        <w:t xml:space="preserve"> </w:t>
      </w:r>
      <w:r w:rsidRPr="00891C1B" w:rsidR="009D182C">
        <w:rPr>
          <w:rFonts w:ascii="Atkinson Hyperlegible" w:hAnsi="Atkinson Hyperlegible" w:cs="Calibri"/>
          <w:sz w:val="22"/>
          <w:szCs w:val="22"/>
          <w:highlight w:val="cyan"/>
          <w:lang w:val="es-ES_tradnl"/>
        </w:rPr>
        <w:t>Trabajo suplementario o de horas extras es el que se excede de la jornada ordinaria y, en todo caso, el que excede la máxima legal</w:t>
      </w:r>
      <w:ins w:author="Tatiana Ramirez Gomez" w:date="2024-12-09T15:34:00Z" w16du:dateUtc="2024-12-09T20:34:00Z" w:id="195">
        <w:r w:rsidR="00DE44BC">
          <w:rPr>
            <w:rFonts w:ascii="Atkinson Hyperlegible" w:hAnsi="Atkinson Hyperlegible" w:cs="Calibri"/>
            <w:sz w:val="22"/>
            <w:szCs w:val="22"/>
            <w:lang w:val="es-ES_tradnl"/>
          </w:rPr>
          <w:t>.</w:t>
        </w:r>
      </w:ins>
      <w:r w:rsidRPr="00C81013" w:rsidR="009D182C">
        <w:rPr>
          <w:rFonts w:ascii="Atkinson Hyperlegible" w:hAnsi="Atkinson Hyperlegible" w:cs="Calibri"/>
          <w:sz w:val="22"/>
          <w:szCs w:val="22"/>
          <w:highlight w:val="cyan"/>
          <w:lang w:val="es-ES_tradnl"/>
        </w:rPr>
        <w:t xml:space="preserve"> </w:t>
      </w:r>
      <w:del w:author="Tatiana Ramirez Gomez" w:date="2024-12-09T15:34:00Z" w16du:dateUtc="2024-12-09T20:34:00Z" w:id="196">
        <w:r w:rsidRPr="00C81013" w:rsidR="009D182C">
          <w:rPr>
            <w:rFonts w:ascii="Atkinson Hyperlegible" w:hAnsi="Atkinson Hyperlegible" w:cs="Calibri"/>
            <w:sz w:val="22"/>
            <w:szCs w:val="22"/>
            <w:highlight w:val="cyan"/>
            <w:lang w:val="es-ES_tradnl"/>
          </w:rPr>
          <w:delText>(artículo 159, C.S.T.).</w:delText>
        </w:r>
        <w:r w:rsidR="009D182C">
          <w:rPr>
            <w:rFonts w:ascii="Atkinson Hyperlegible" w:hAnsi="Atkinson Hyperlegible" w:cs="Calibri"/>
            <w:sz w:val="22"/>
            <w:szCs w:val="22"/>
            <w:lang w:val="es-ES_tradnl"/>
          </w:rPr>
          <w:delText xml:space="preserve"> </w:delText>
        </w:r>
      </w:del>
      <w:bookmarkStart w:name="_Hlk159936704" w:id="197"/>
    </w:p>
    <w:p w:rsidR="00BC0052" w:rsidP="009D182C" w:rsidRDefault="00BC0052" w14:paraId="271395C5" w14:textId="77777777">
      <w:pPr>
        <w:pStyle w:val="Textosinformato"/>
        <w:ind w:right="17"/>
        <w:jc w:val="both"/>
        <w:rPr>
          <w:ins w:author="Martha Inés Peña Delgado" w:date="2024-12-09T15:26:00Z" w16du:dateUtc="2024-12-09T20:26:00Z" w:id="198"/>
          <w:rFonts w:ascii="Atkinson Hyperlegible" w:hAnsi="Atkinson Hyperlegible" w:cs="Calibri"/>
          <w:sz w:val="22"/>
          <w:szCs w:val="22"/>
          <w:lang w:val="es-ES_tradnl"/>
        </w:rPr>
      </w:pPr>
    </w:p>
    <w:p w:rsidRPr="00EE5031" w:rsidR="00BC0052" w:rsidP="00BC0052" w:rsidRDefault="00A57058" w14:paraId="1D8ACB14" w14:textId="6E7820B8">
      <w:pPr>
        <w:pStyle w:val="Textosinformato"/>
        <w:ind w:right="17"/>
        <w:jc w:val="both"/>
        <w:rPr>
          <w:rFonts w:ascii="Atkinson Hyperlegible" w:hAnsi="Atkinson Hyperlegible" w:cs="Calibri"/>
          <w:sz w:val="22"/>
          <w:szCs w:val="22"/>
        </w:rPr>
      </w:pPr>
      <w:r w:rsidRPr="00EB2E63">
        <w:rPr>
          <w:rFonts w:ascii="Atkinson Hyperlegible" w:hAnsi="Atkinson Hyperlegible" w:eastAsia="Arial Narrow" w:cs="Arial Narrow"/>
          <w:b/>
          <w:color w:val="000000"/>
          <w:sz w:val="22"/>
          <w:szCs w:val="22"/>
        </w:rPr>
        <w:t>ARTÍCULO 18.</w:t>
      </w:r>
      <w:r w:rsidRPr="00560665">
        <w:rPr>
          <w:rFonts w:ascii="Atkinson Hyperlegible" w:hAnsi="Atkinson Hyperlegible" w:eastAsia="Arial Narrow" w:cs="Arial Narrow"/>
          <w:b/>
          <w:color w:val="000000"/>
        </w:rPr>
        <w:t xml:space="preserve"> </w:t>
      </w:r>
      <w:r w:rsidRPr="00EB2E63" w:rsidR="00A53119">
        <w:rPr>
          <w:rFonts w:ascii="Atkinson Hyperlegible" w:hAnsi="Atkinson Hyperlegible" w:cs="Calibri"/>
          <w:b/>
          <w:bCs/>
          <w:sz w:val="22"/>
          <w:szCs w:val="22"/>
        </w:rPr>
        <w:t xml:space="preserve">Jornada </w:t>
      </w:r>
      <w:r w:rsidR="00747F95">
        <w:rPr>
          <w:rFonts w:ascii="Atkinson Hyperlegible" w:hAnsi="Atkinson Hyperlegible" w:cs="Calibri"/>
          <w:b/>
          <w:bCs/>
          <w:sz w:val="22"/>
          <w:szCs w:val="22"/>
        </w:rPr>
        <w:t>ordi</w:t>
      </w:r>
      <w:r w:rsidR="00EB2E63">
        <w:rPr>
          <w:rFonts w:ascii="Atkinson Hyperlegible" w:hAnsi="Atkinson Hyperlegible" w:cs="Calibri"/>
          <w:b/>
          <w:bCs/>
          <w:sz w:val="22"/>
          <w:szCs w:val="22"/>
        </w:rPr>
        <w:t xml:space="preserve">naria </w:t>
      </w:r>
      <w:r w:rsidRPr="00EB2E63" w:rsidR="00A53119">
        <w:rPr>
          <w:rFonts w:ascii="Atkinson Hyperlegible" w:hAnsi="Atkinson Hyperlegible" w:cs="Calibri"/>
          <w:b/>
          <w:bCs/>
          <w:sz w:val="22"/>
          <w:szCs w:val="22"/>
        </w:rPr>
        <w:t>diurna y nocturna</w:t>
      </w:r>
      <w:r w:rsidR="00B058C8">
        <w:rPr>
          <w:rFonts w:ascii="Atkinson Hyperlegible" w:hAnsi="Atkinson Hyperlegible" w:cs="Calibri"/>
          <w:b/>
          <w:bCs/>
          <w:sz w:val="22"/>
          <w:szCs w:val="22"/>
        </w:rPr>
        <w:t>.</w:t>
      </w:r>
    </w:p>
    <w:p w:rsidRPr="00EE5031" w:rsidR="00BC0052" w:rsidP="00BC0052" w:rsidRDefault="00BC0052" w14:paraId="709D7602" w14:textId="77777777">
      <w:pPr>
        <w:pStyle w:val="Textosinformato"/>
        <w:ind w:right="17"/>
        <w:jc w:val="both"/>
        <w:rPr>
          <w:rFonts w:ascii="Atkinson Hyperlegible" w:hAnsi="Atkinson Hyperlegible" w:cs="Calibri"/>
          <w:sz w:val="22"/>
          <w:szCs w:val="22"/>
        </w:rPr>
      </w:pPr>
    </w:p>
    <w:p w:rsidRPr="00C81013" w:rsidR="00BC0052" w:rsidP="00EB2E63" w:rsidRDefault="00B058C8" w14:paraId="63C53052" w14:textId="3E707835">
      <w:pPr>
        <w:pStyle w:val="Textosinformato"/>
        <w:tabs>
          <w:tab w:val="left" w:pos="0"/>
        </w:tabs>
        <w:ind w:right="17"/>
        <w:jc w:val="both"/>
        <w:rPr>
          <w:rFonts w:ascii="Atkinson Hyperlegible" w:hAnsi="Atkinson Hyperlegible" w:cs="Calibri"/>
          <w:sz w:val="22"/>
          <w:szCs w:val="22"/>
          <w:highlight w:val="cyan"/>
          <w:lang w:val="es-ES_tradnl"/>
        </w:rPr>
      </w:pPr>
      <w:r>
        <w:rPr>
          <w:rFonts w:ascii="Atkinson Hyperlegible" w:hAnsi="Atkinson Hyperlegible" w:cs="Calibri"/>
          <w:sz w:val="22"/>
          <w:szCs w:val="22"/>
          <w:lang w:val="es-ES_tradnl"/>
        </w:rPr>
        <w:t>1.</w:t>
      </w:r>
      <w:r>
        <w:rPr>
          <w:rFonts w:ascii="Atkinson Hyperlegible" w:hAnsi="Atkinson Hyperlegible" w:cs="Calibri"/>
          <w:sz w:val="22"/>
          <w:szCs w:val="22"/>
          <w:lang w:val="es-ES_tradnl"/>
        </w:rPr>
        <w:tab/>
      </w:r>
      <w:r w:rsidRPr="00C81013" w:rsidR="00BC0052">
        <w:rPr>
          <w:rFonts w:ascii="Atkinson Hyperlegible" w:hAnsi="Atkinson Hyperlegible" w:cs="Calibri"/>
          <w:sz w:val="22"/>
          <w:szCs w:val="22"/>
          <w:highlight w:val="cyan"/>
          <w:lang w:val="es-ES_tradnl"/>
        </w:rPr>
        <w:t xml:space="preserve">Trabajo ordinario </w:t>
      </w:r>
      <w:r w:rsidRPr="00C81013" w:rsidR="00A53119">
        <w:rPr>
          <w:rFonts w:ascii="Atkinson Hyperlegible" w:hAnsi="Atkinson Hyperlegible" w:cs="Calibri"/>
          <w:sz w:val="22"/>
          <w:szCs w:val="22"/>
          <w:highlight w:val="cyan"/>
          <w:lang w:val="es-ES_tradnl"/>
        </w:rPr>
        <w:t>di</w:t>
      </w:r>
      <w:r w:rsidRPr="00C81013" w:rsidR="00445361">
        <w:rPr>
          <w:rFonts w:ascii="Atkinson Hyperlegible" w:hAnsi="Atkinson Hyperlegible" w:cs="Calibri"/>
          <w:sz w:val="22"/>
          <w:szCs w:val="22"/>
          <w:highlight w:val="cyan"/>
          <w:lang w:val="es-ES_tradnl"/>
        </w:rPr>
        <w:t>urno</w:t>
      </w:r>
      <w:r w:rsidRPr="00C81013" w:rsidR="00DC5018">
        <w:rPr>
          <w:rFonts w:ascii="Atkinson Hyperlegible" w:hAnsi="Atkinson Hyperlegible" w:cs="Calibri"/>
          <w:sz w:val="22"/>
          <w:szCs w:val="22"/>
          <w:highlight w:val="cyan"/>
          <w:lang w:val="es-ES_tradnl"/>
        </w:rPr>
        <w:t xml:space="preserve"> </w:t>
      </w:r>
      <w:r w:rsidRPr="00C81013" w:rsidR="00BC0052">
        <w:rPr>
          <w:rFonts w:ascii="Atkinson Hyperlegible" w:hAnsi="Atkinson Hyperlegible" w:cs="Calibri"/>
          <w:sz w:val="22"/>
          <w:szCs w:val="22"/>
          <w:highlight w:val="cyan"/>
          <w:lang w:val="es-ES_tradnl"/>
        </w:rPr>
        <w:t>es el que se realiza entre las seis horas (6:00 a.m.) y las veintiún horas (09:00 p.m.),</w:t>
      </w:r>
      <w:r w:rsidRPr="00C81013" w:rsidR="00BC0052">
        <w:rPr>
          <w:rFonts w:ascii="Atkinson Hyperlegible" w:hAnsi="Atkinson Hyperlegible" w:cs="Calibri"/>
          <w:bCs/>
          <w:color w:val="8496B0"/>
          <w:sz w:val="22"/>
          <w:szCs w:val="22"/>
          <w:highlight w:val="cyan"/>
          <w:lang w:eastAsia="en-US"/>
        </w:rPr>
        <w:t xml:space="preserve"> </w:t>
      </w:r>
      <w:r w:rsidRPr="00C81013" w:rsidR="00BC0052">
        <w:rPr>
          <w:rFonts w:ascii="Atkinson Hyperlegible" w:hAnsi="Atkinson Hyperlegible" w:cs="Calibri"/>
          <w:bCs/>
          <w:sz w:val="22"/>
          <w:szCs w:val="22"/>
          <w:highlight w:val="cyan"/>
        </w:rPr>
        <w:t>o la que se encuentre legalmente vigente en el momento.</w:t>
      </w:r>
    </w:p>
    <w:p w:rsidRPr="00C81013" w:rsidR="00BC0052" w:rsidP="00EB2E63" w:rsidRDefault="00B058C8" w14:paraId="1EDBB4E6" w14:textId="4D6076A3">
      <w:pPr>
        <w:pStyle w:val="Textosinformato"/>
        <w:tabs>
          <w:tab w:val="left" w:pos="0"/>
        </w:tabs>
        <w:ind w:right="17"/>
        <w:jc w:val="both"/>
        <w:rPr>
          <w:rFonts w:ascii="Atkinson Hyperlegible" w:hAnsi="Atkinson Hyperlegible" w:cs="Calibri"/>
          <w:sz w:val="22"/>
          <w:szCs w:val="22"/>
          <w:highlight w:val="cyan"/>
          <w:lang w:val="es-ES_tradnl"/>
        </w:rPr>
      </w:pPr>
      <w:r w:rsidRPr="00C81013">
        <w:rPr>
          <w:rFonts w:ascii="Atkinson Hyperlegible" w:hAnsi="Atkinson Hyperlegible" w:cs="Calibri"/>
          <w:sz w:val="22"/>
          <w:szCs w:val="22"/>
          <w:highlight w:val="cyan"/>
          <w:lang w:val="es-ES_tradnl"/>
        </w:rPr>
        <w:t xml:space="preserve">2. </w:t>
      </w:r>
      <w:r w:rsidRPr="00C81013" w:rsidR="006D0245">
        <w:rPr>
          <w:rFonts w:ascii="Atkinson Hyperlegible" w:hAnsi="Atkinson Hyperlegible" w:cs="Calibri"/>
          <w:sz w:val="22"/>
          <w:szCs w:val="22"/>
          <w:highlight w:val="cyan"/>
          <w:lang w:val="es-ES_tradnl"/>
        </w:rPr>
        <w:tab/>
      </w:r>
      <w:r w:rsidRPr="00C81013" w:rsidR="00BC0052">
        <w:rPr>
          <w:rFonts w:ascii="Atkinson Hyperlegible" w:hAnsi="Atkinson Hyperlegible" w:cs="Calibri"/>
          <w:sz w:val="22"/>
          <w:szCs w:val="22"/>
          <w:highlight w:val="cyan"/>
          <w:lang w:val="es-ES_tradnl"/>
        </w:rPr>
        <w:t xml:space="preserve">Trabajo nocturno es el comprendido entre las veintiún horas (09:00 p.m.) y las seis horas (6:00 a.m.), </w:t>
      </w:r>
      <w:r w:rsidRPr="00C81013" w:rsidR="00BC0052">
        <w:rPr>
          <w:rFonts w:ascii="Atkinson Hyperlegible" w:hAnsi="Atkinson Hyperlegible" w:cs="Calibri"/>
          <w:bCs/>
          <w:sz w:val="22"/>
          <w:szCs w:val="22"/>
          <w:highlight w:val="cyan"/>
        </w:rPr>
        <w:t>o la que sen encuentre legalmente vigente en el momento.</w:t>
      </w:r>
    </w:p>
    <w:p w:rsidRPr="00C81013" w:rsidR="00BC0052" w:rsidP="00BC0052" w:rsidRDefault="00BC0052" w14:paraId="6DB79FBD" w14:textId="77777777">
      <w:pPr>
        <w:pStyle w:val="Textosinformato"/>
        <w:ind w:right="17"/>
        <w:jc w:val="both"/>
        <w:rPr>
          <w:rFonts w:ascii="Atkinson Hyperlegible" w:hAnsi="Atkinson Hyperlegible" w:cs="Calibri"/>
          <w:b/>
          <w:sz w:val="22"/>
          <w:szCs w:val="22"/>
          <w:highlight w:val="cyan"/>
          <w:lang w:val="es-ES_tradnl"/>
        </w:rPr>
      </w:pPr>
    </w:p>
    <w:p w:rsidRPr="00EE5031" w:rsidR="00BC0052" w:rsidP="00BC0052" w:rsidRDefault="00BC0052" w14:paraId="3877FABD" w14:textId="77777777">
      <w:pPr>
        <w:pStyle w:val="Textosinformato"/>
        <w:ind w:right="17"/>
        <w:jc w:val="both"/>
        <w:rPr>
          <w:rFonts w:ascii="Atkinson Hyperlegible" w:hAnsi="Atkinson Hyperlegible" w:cs="Calibri"/>
          <w:sz w:val="22"/>
          <w:szCs w:val="22"/>
        </w:rPr>
      </w:pPr>
      <w:r w:rsidRPr="00C81013">
        <w:rPr>
          <w:rFonts w:ascii="Atkinson Hyperlegible" w:hAnsi="Atkinson Hyperlegible" w:cs="Calibri"/>
          <w:sz w:val="22"/>
          <w:szCs w:val="22"/>
          <w:highlight w:val="cyan"/>
        </w:rPr>
        <w:t>Los recargos de trabajo suplementario o de horas extras se efectuarán de acuerdo con la normatividad vigente en el momento.</w:t>
      </w:r>
    </w:p>
    <w:p w:rsidR="00EB2E63" w:rsidP="006376B2" w:rsidRDefault="00EB2E63" w14:paraId="0F67D982" w14:textId="77777777">
      <w:pPr>
        <w:pBdr>
          <w:top w:val="nil"/>
          <w:left w:val="nil"/>
          <w:bottom w:val="nil"/>
          <w:right w:val="nil"/>
          <w:between w:val="nil"/>
        </w:pBdr>
        <w:tabs>
          <w:tab w:val="left" w:pos="9498"/>
        </w:tabs>
        <w:ind w:right="-69"/>
        <w:jc w:val="both"/>
        <w:rPr>
          <w:rFonts w:ascii="Atkinson Hyperlegible" w:hAnsi="Atkinson Hyperlegible" w:cs="Calibri"/>
        </w:rPr>
      </w:pPr>
    </w:p>
    <w:p w:rsidRPr="00560665" w:rsidR="00B477D2" w:rsidP="006376B2" w:rsidRDefault="0003491A" w14:paraId="55DF94FE" w14:textId="0DF6F4F9">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C81013">
        <w:rPr>
          <w:rFonts w:ascii="Atkinson Hyperlegible" w:hAnsi="Atkinson Hyperlegible" w:cs="Calibri"/>
          <w:b/>
          <w:bCs/>
        </w:rPr>
        <w:t>ARTÍCULO 19.</w:t>
      </w:r>
      <w:r w:rsidR="00EB2E63">
        <w:rPr>
          <w:rFonts w:ascii="Atkinson Hyperlegible" w:hAnsi="Atkinson Hyperlegible" w:cs="Calibri"/>
        </w:rPr>
        <w:t xml:space="preserve"> </w:t>
      </w:r>
      <w:bookmarkEnd w:id="197"/>
      <w:r w:rsidRPr="00C81013" w:rsidR="007B4878">
        <w:rPr>
          <w:rFonts w:ascii="Atkinson Hyperlegible" w:hAnsi="Atkinson Hyperlegible" w:eastAsia="Arial Narrow" w:cs="Arial Narrow"/>
          <w:bCs/>
          <w:color w:val="000000"/>
          <w:highlight w:val="cyan"/>
        </w:rPr>
        <w:t xml:space="preserve">El personal de </w:t>
      </w:r>
      <w:r w:rsidRPr="00C81013" w:rsidR="00DF1D29">
        <w:rPr>
          <w:rFonts w:ascii="Atkinson Hyperlegible" w:hAnsi="Atkinson Hyperlegible" w:eastAsia="Arial Narrow" w:cs="Arial Narrow"/>
          <w:b/>
          <w:color w:val="000000"/>
          <w:highlight w:val="cyan"/>
        </w:rPr>
        <w:t>P</w:t>
      </w:r>
      <w:r w:rsidRPr="00C81013" w:rsidR="00394590">
        <w:rPr>
          <w:rFonts w:ascii="Atkinson Hyperlegible" w:hAnsi="Atkinson Hyperlegible" w:eastAsia="Arial Narrow" w:cs="Arial Narrow"/>
          <w:b/>
          <w:color w:val="000000"/>
          <w:highlight w:val="cyan"/>
        </w:rPr>
        <w:t>OA</w:t>
      </w:r>
      <w:r w:rsidRPr="00C81013" w:rsidR="00D11065">
        <w:rPr>
          <w:rFonts w:ascii="Atkinson Hyperlegible" w:hAnsi="Atkinson Hyperlegible" w:eastAsia="Arial Narrow" w:cs="Arial Narrow"/>
          <w:color w:val="000000"/>
          <w:highlight w:val="cyan"/>
        </w:rPr>
        <w:t xml:space="preserve"> </w:t>
      </w:r>
      <w:r w:rsidRPr="00C81013" w:rsidR="009C467E">
        <w:rPr>
          <w:rFonts w:ascii="Atkinson Hyperlegible" w:hAnsi="Atkinson Hyperlegible" w:eastAsia="Arial Narrow" w:cs="Arial Narrow"/>
          <w:color w:val="000000"/>
          <w:highlight w:val="cyan"/>
        </w:rPr>
        <w:t>que ocupe cargos di</w:t>
      </w:r>
      <w:r w:rsidRPr="00C81013" w:rsidR="00A2208B">
        <w:rPr>
          <w:rFonts w:ascii="Atkinson Hyperlegible" w:hAnsi="Atkinson Hyperlegible" w:eastAsia="Arial Narrow" w:cs="Arial Narrow"/>
          <w:color w:val="000000"/>
          <w:highlight w:val="cyan"/>
        </w:rPr>
        <w:t xml:space="preserve">ferentes a los de dirección confianza o manejo </w:t>
      </w:r>
      <w:r w:rsidRPr="00C81013" w:rsidR="007B4878">
        <w:rPr>
          <w:rFonts w:ascii="Atkinson Hyperlegible" w:hAnsi="Atkinson Hyperlegible" w:eastAsia="Arial Narrow" w:cs="Arial Narrow"/>
          <w:color w:val="000000"/>
          <w:highlight w:val="cyan"/>
        </w:rPr>
        <w:t xml:space="preserve">tendrá derecho al </w:t>
      </w:r>
      <w:r w:rsidRPr="00C81013" w:rsidR="009C467E">
        <w:rPr>
          <w:rFonts w:ascii="Atkinson Hyperlegible" w:hAnsi="Atkinson Hyperlegible" w:eastAsia="Arial Narrow" w:cs="Arial Narrow"/>
          <w:color w:val="000000"/>
          <w:highlight w:val="cyan"/>
        </w:rPr>
        <w:t>pago de horas extras</w:t>
      </w:r>
      <w:r w:rsidRPr="00C81013" w:rsidR="00A2208B">
        <w:rPr>
          <w:rFonts w:ascii="Atkinson Hyperlegible" w:hAnsi="Atkinson Hyperlegible" w:eastAsia="Arial Narrow" w:cs="Arial Narrow"/>
          <w:color w:val="000000"/>
          <w:highlight w:val="cyan"/>
        </w:rPr>
        <w:t xml:space="preserve">, bajo la condición de que </w:t>
      </w:r>
      <w:r w:rsidRPr="00C81013" w:rsidR="00013338">
        <w:rPr>
          <w:rFonts w:ascii="Atkinson Hyperlegible" w:hAnsi="Atkinson Hyperlegible" w:eastAsia="Arial Narrow" w:cs="Arial Narrow"/>
          <w:color w:val="000000"/>
          <w:highlight w:val="cyan"/>
        </w:rPr>
        <w:t>hayan sido previamente autorizadas por escrito por parte de su jefe inmediato.</w:t>
      </w:r>
      <w:r w:rsidR="00013338">
        <w:rPr>
          <w:rFonts w:ascii="Atkinson Hyperlegible" w:hAnsi="Atkinson Hyperlegible" w:eastAsia="Arial Narrow" w:cs="Arial Narrow"/>
          <w:color w:val="000000"/>
        </w:rPr>
        <w:t xml:space="preserve"> </w:t>
      </w:r>
      <w:del w:author="Martha Inés Peña Delgado" w:date="2024-12-09T15:16:00Z" w16du:dateUtc="2024-12-09T20:16:00Z" w:id="199">
        <w:r w:rsidRPr="00560665" w:rsidDel="003D68F1" w:rsidR="004B51CD">
          <w:rPr>
            <w:rFonts w:ascii="Atkinson Hyperlegible" w:hAnsi="Atkinson Hyperlegible" w:eastAsia="Arial Narrow" w:cs="Arial Narrow"/>
            <w:color w:val="000000"/>
          </w:rPr>
          <w:delText>reconocerá trabajo suplementario o de horas extras cuando el jefe inmediato lo autorice por escrito a sus trabajadores. Si el trabajador reclama horas extras sin la autorización mencionada, éstas no se pagarán.</w:delText>
        </w:r>
      </w:del>
    </w:p>
    <w:p w:rsidRPr="00560665" w:rsidR="0065440B" w:rsidP="006376B2" w:rsidRDefault="0065440B" w14:paraId="021FA305"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24547B" w:rsidR="000F4785" w:rsidP="000F4785" w:rsidRDefault="000F4785" w14:paraId="09C9DD0A" w14:textId="1ED58CA6">
      <w:pPr>
        <w:pStyle w:val="Textosinformato"/>
        <w:ind w:right="17"/>
        <w:jc w:val="both"/>
        <w:rPr>
          <w:rFonts w:ascii="Atkinson Hyperlegible" w:hAnsi="Atkinson Hyperlegible" w:cs="Calibri"/>
          <w:sz w:val="22"/>
          <w:szCs w:val="22"/>
          <w:highlight w:val="cyan"/>
        </w:rPr>
      </w:pPr>
      <w:r w:rsidRPr="0024547B">
        <w:rPr>
          <w:rFonts w:ascii="Atkinson Hyperlegible" w:hAnsi="Atkinson Hyperlegible" w:cs="Calibri"/>
          <w:b/>
          <w:sz w:val="22"/>
          <w:szCs w:val="22"/>
          <w:highlight w:val="cyan"/>
          <w:lang w:val="es-ES_tradnl"/>
        </w:rPr>
        <w:t>PARÁGRAFO PRIMERO.</w:t>
      </w:r>
      <w:r w:rsidRPr="0024547B">
        <w:rPr>
          <w:rFonts w:ascii="Atkinson Hyperlegible" w:hAnsi="Atkinson Hyperlegible" w:cs="Calibri"/>
          <w:sz w:val="22"/>
          <w:szCs w:val="22"/>
          <w:highlight w:val="cyan"/>
        </w:rPr>
        <w:t xml:space="preserve"> </w:t>
      </w:r>
      <w:bookmarkStart w:name="_Hlk159937161" w:id="200"/>
      <w:r w:rsidRPr="0024547B">
        <w:rPr>
          <w:rFonts w:ascii="Atkinson Hyperlegible" w:hAnsi="Atkinson Hyperlegible" w:cs="Calibri"/>
          <w:sz w:val="22"/>
          <w:szCs w:val="22"/>
          <w:highlight w:val="cyan"/>
        </w:rPr>
        <w:t xml:space="preserve">Pueden repartirse las horas semanales de trabajo, </w:t>
      </w:r>
      <w:bookmarkStart w:name="_Hlk143067101" w:id="201"/>
      <w:r w:rsidRPr="0024547B">
        <w:rPr>
          <w:rFonts w:ascii="Atkinson Hyperlegible" w:hAnsi="Atkinson Hyperlegible" w:cs="Calibri"/>
          <w:sz w:val="22"/>
          <w:szCs w:val="22"/>
          <w:highlight w:val="cyan"/>
        </w:rPr>
        <w:t>o la jornada máxima legal aplicable en su momento,</w:t>
      </w:r>
      <w:bookmarkEnd w:id="201"/>
      <w:r w:rsidRPr="0024547B">
        <w:rPr>
          <w:rFonts w:ascii="Atkinson Hyperlegible" w:hAnsi="Atkinson Hyperlegible" w:cs="Calibri"/>
          <w:sz w:val="22"/>
          <w:szCs w:val="22"/>
          <w:highlight w:val="cyan"/>
        </w:rPr>
        <w:t xml:space="preserve"> ampliando la jornada ordinaria hasta por dos (2) horas por acuerdo entre las partes, pero con el fin exclusivo de permitir a</w:t>
      </w:r>
      <w:ins w:author="Martha Inés Peña Delgado" w:date="2024-12-09T15:17:00Z" w16du:dateUtc="2024-12-09T20:17:00Z" w:id="202">
        <w:r w:rsidRPr="0024547B" w:rsidR="008B05F1">
          <w:rPr>
            <w:rFonts w:ascii="Atkinson Hyperlegible" w:hAnsi="Atkinson Hyperlegible" w:cs="Calibri"/>
            <w:sz w:val="22"/>
            <w:szCs w:val="22"/>
            <w:highlight w:val="cyan"/>
          </w:rPr>
          <w:t xml:space="preserve">l personal </w:t>
        </w:r>
      </w:ins>
      <w:del w:author="Martha Inés Peña Delgado" w:date="2024-12-09T15:17:00Z" w16du:dateUtc="2024-12-09T20:17:00Z" w:id="203">
        <w:r w:rsidRPr="0024547B" w:rsidDel="008B05F1">
          <w:rPr>
            <w:rFonts w:ascii="Atkinson Hyperlegible" w:hAnsi="Atkinson Hyperlegible" w:cs="Calibri"/>
            <w:sz w:val="22"/>
            <w:szCs w:val="22"/>
            <w:highlight w:val="cyan"/>
          </w:rPr>
          <w:delText xml:space="preserve"> los trabajadores </w:delText>
        </w:r>
      </w:del>
      <w:r w:rsidRPr="0024547B">
        <w:rPr>
          <w:rFonts w:ascii="Atkinson Hyperlegible" w:hAnsi="Atkinson Hyperlegible" w:cs="Calibri"/>
          <w:sz w:val="22"/>
          <w:szCs w:val="22"/>
          <w:highlight w:val="cyan"/>
        </w:rPr>
        <w:t xml:space="preserve">el descanso durante todo el sábado. </w:t>
      </w:r>
    </w:p>
    <w:p w:rsidRPr="0024547B" w:rsidR="000F4785" w:rsidP="000F4785" w:rsidRDefault="000F4785" w14:paraId="20318301" w14:textId="77777777">
      <w:pPr>
        <w:pStyle w:val="Textosinformato"/>
        <w:ind w:right="17"/>
        <w:jc w:val="both"/>
        <w:rPr>
          <w:rFonts w:ascii="Atkinson Hyperlegible" w:hAnsi="Atkinson Hyperlegible" w:cs="Calibri"/>
          <w:sz w:val="22"/>
          <w:szCs w:val="22"/>
          <w:highlight w:val="cyan"/>
        </w:rPr>
      </w:pPr>
    </w:p>
    <w:p w:rsidRPr="00CD5803" w:rsidR="000F4785" w:rsidP="000F4785" w:rsidRDefault="000F4785" w14:paraId="267B83F3" w14:textId="4A2899C4">
      <w:pPr>
        <w:pStyle w:val="Textosinformato"/>
        <w:ind w:right="17"/>
        <w:jc w:val="both"/>
        <w:rPr>
          <w:rFonts w:ascii="Atkinson Hyperlegible" w:hAnsi="Atkinson Hyperlegible" w:cs="Calibri"/>
          <w:sz w:val="22"/>
          <w:szCs w:val="22"/>
        </w:rPr>
      </w:pPr>
      <w:r w:rsidRPr="0024547B">
        <w:rPr>
          <w:rFonts w:ascii="Atkinson Hyperlegible" w:hAnsi="Atkinson Hyperlegible" w:cs="Calibri"/>
          <w:sz w:val="22"/>
          <w:szCs w:val="22"/>
          <w:highlight w:val="cyan"/>
        </w:rPr>
        <w:lastRenderedPageBreak/>
        <w:t xml:space="preserve">Esta ampliación no constituye trabajo suplementario o de horas extras. </w:t>
      </w:r>
      <w:del w:author="Tatiana Ramirez Gomez" w:date="2024-12-09T15:41:00Z" w16du:dateUtc="2024-12-09T20:41:00Z" w:id="204">
        <w:r w:rsidRPr="0024547B">
          <w:rPr>
            <w:rFonts w:ascii="Atkinson Hyperlegible" w:hAnsi="Atkinson Hyperlegible" w:cs="Calibri"/>
            <w:sz w:val="22"/>
            <w:szCs w:val="22"/>
            <w:highlight w:val="cyan"/>
          </w:rPr>
          <w:delText xml:space="preserve">(artículo 23 Ley 50/90). </w:delText>
        </w:r>
      </w:del>
      <w:bookmarkStart w:name="_Hlk143067161" w:id="205"/>
      <w:r w:rsidRPr="0024547B">
        <w:rPr>
          <w:rFonts w:ascii="Atkinson Hyperlegible" w:hAnsi="Atkinson Hyperlegible" w:cs="Calibri"/>
          <w:sz w:val="22"/>
          <w:szCs w:val="22"/>
          <w:highlight w:val="cyan"/>
          <w:lang w:val="es-ES_tradnl"/>
        </w:rPr>
        <w:t xml:space="preserve">Esta jornada se actualizará automáticamente de acuerdo con las modificaciones de la jornada </w:t>
      </w:r>
      <w:bookmarkStart w:name="_Hlk143067155" w:id="206"/>
      <w:r w:rsidRPr="0024547B">
        <w:rPr>
          <w:rFonts w:ascii="Atkinson Hyperlegible" w:hAnsi="Atkinson Hyperlegible" w:cs="Calibri"/>
          <w:sz w:val="22"/>
          <w:szCs w:val="22"/>
          <w:highlight w:val="cyan"/>
          <w:lang w:val="es-ES_tradnl"/>
        </w:rPr>
        <w:t>máxima legal previstas en la Ley</w:t>
      </w:r>
      <w:ins w:author="Martha Inés Peña Delgado" w:date="2024-12-09T15:18:00Z" w16du:dateUtc="2024-12-09T20:18:00Z" w:id="207">
        <w:r w:rsidR="000C62E2">
          <w:rPr>
            <w:rFonts w:ascii="Atkinson Hyperlegible" w:hAnsi="Atkinson Hyperlegible" w:cs="Calibri"/>
            <w:sz w:val="22"/>
            <w:szCs w:val="22"/>
            <w:highlight w:val="cyan"/>
            <w:lang w:val="es-ES_tradnl"/>
          </w:rPr>
          <w:t>, en</w:t>
        </w:r>
      </w:ins>
      <w:ins w:author="Martha Inés Peña Delgado" w:date="2024-12-09T15:19:00Z" w16du:dateUtc="2024-12-09T20:19:00Z" w:id="208">
        <w:r w:rsidR="000C62E2">
          <w:rPr>
            <w:rFonts w:ascii="Atkinson Hyperlegible" w:hAnsi="Atkinson Hyperlegible" w:cs="Calibri"/>
            <w:sz w:val="22"/>
            <w:szCs w:val="22"/>
            <w:highlight w:val="cyan"/>
            <w:lang w:val="es-ES_tradnl"/>
          </w:rPr>
          <w:t xml:space="preserve"> el evento de que esta sea inferior a la jornada máxima establecida por </w:t>
        </w:r>
        <w:r w:rsidRPr="000D2965" w:rsidR="000C62E2">
          <w:rPr>
            <w:rFonts w:ascii="Atkinson Hyperlegible" w:hAnsi="Atkinson Hyperlegible" w:cs="Calibri"/>
            <w:b/>
            <w:bCs/>
            <w:sz w:val="22"/>
            <w:szCs w:val="22"/>
            <w:highlight w:val="cyan"/>
            <w:lang w:val="es-ES_tradnl"/>
          </w:rPr>
          <w:t>POA</w:t>
        </w:r>
      </w:ins>
      <w:r w:rsidRPr="0024547B">
        <w:rPr>
          <w:rFonts w:ascii="Atkinson Hyperlegible" w:hAnsi="Atkinson Hyperlegible" w:cs="Calibri"/>
          <w:sz w:val="22"/>
          <w:szCs w:val="22"/>
          <w:highlight w:val="cyan"/>
          <w:lang w:val="es-ES_tradnl"/>
        </w:rPr>
        <w:t>.</w:t>
      </w:r>
      <w:bookmarkEnd w:id="205"/>
      <w:bookmarkEnd w:id="206"/>
    </w:p>
    <w:bookmarkEnd w:id="200"/>
    <w:p w:rsidRPr="00CD5803" w:rsidR="0065440B" w:rsidP="006376B2" w:rsidRDefault="0065440B" w14:paraId="736989BA"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lang w:val="es-ES"/>
        </w:rPr>
      </w:pPr>
    </w:p>
    <w:p w:rsidRPr="00560665" w:rsidR="00454AAB" w:rsidP="006376B2" w:rsidRDefault="004671E5" w14:paraId="00000050" w14:textId="26A83F73">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4671E5">
        <w:rPr>
          <w:rFonts w:ascii="Atkinson Hyperlegible" w:hAnsi="Atkinson Hyperlegible" w:eastAsia="Arial Narrow" w:cs="Arial Narrow"/>
          <w:b/>
          <w:color w:val="000000"/>
          <w:highlight w:val="cyan"/>
        </w:rPr>
        <w:t>PARÁGRAFO SEGUNDO:</w:t>
      </w:r>
      <w:r w:rsidRPr="004671E5">
        <w:rPr>
          <w:rFonts w:ascii="Atkinson Hyperlegible" w:hAnsi="Atkinson Hyperlegible" w:eastAsia="Arial Narrow" w:cs="Arial Narrow"/>
          <w:bCs/>
          <w:color w:val="000000"/>
          <w:highlight w:val="cyan"/>
        </w:rPr>
        <w:t xml:space="preserve"> </w:t>
      </w:r>
      <w:del w:author="Martha Inés Peña Delgado" w:date="2024-12-09T15:36:00Z" w16du:dateUtc="2024-12-09T20:36:00Z" w:id="209">
        <w:r w:rsidRPr="00CD5803" w:rsidDel="00F8761D" w:rsidR="0099706E">
          <w:rPr>
            <w:rFonts w:ascii="Atkinson Hyperlegible" w:hAnsi="Atkinson Hyperlegible" w:eastAsia="Arial Narrow" w:cs="Arial Narrow"/>
            <w:bCs/>
            <w:color w:val="000000"/>
            <w:highlight w:val="green"/>
          </w:rPr>
          <w:delText>Trabajo suplementario o de horas extras es el que se excede de la jornada ordinaria y, en todo caso, el que excede la máxima legal (artículo 159, C.S.T.)</w:delText>
        </w:r>
        <w:r w:rsidRPr="00560665" w:rsidDel="00F8761D" w:rsidR="0099706E">
          <w:rPr>
            <w:rFonts w:ascii="Atkinson Hyperlegible" w:hAnsi="Atkinson Hyperlegible" w:eastAsia="Arial Narrow" w:cs="Arial Narrow"/>
            <w:b/>
            <w:color w:val="000000"/>
          </w:rPr>
          <w:delText xml:space="preserve"> </w:delText>
        </w:r>
      </w:del>
      <w:r w:rsidRPr="00560665" w:rsidR="004B51CD">
        <w:rPr>
          <w:rFonts w:ascii="Atkinson Hyperlegible" w:hAnsi="Atkinson Hyperlegible" w:eastAsia="Arial Narrow" w:cs="Arial Narrow"/>
          <w:color w:val="000000"/>
        </w:rPr>
        <w:t xml:space="preserve">El trabajo suplementario o de horas extras, a excepción de los casos señalados en el </w:t>
      </w:r>
      <w:r w:rsidR="004870F5">
        <w:rPr>
          <w:rFonts w:ascii="Atkinson Hyperlegible" w:hAnsi="Atkinson Hyperlegible" w:eastAsia="Arial Narrow" w:cs="Arial Narrow"/>
          <w:color w:val="000000"/>
        </w:rPr>
        <w:t>a</w:t>
      </w:r>
      <w:r w:rsidRPr="00560665" w:rsidR="004B51CD">
        <w:rPr>
          <w:rFonts w:ascii="Atkinson Hyperlegible" w:hAnsi="Atkinson Hyperlegible" w:eastAsia="Arial Narrow" w:cs="Arial Narrow"/>
          <w:color w:val="000000"/>
        </w:rPr>
        <w:t>rtículo 163 del CTS, sólo podrá efectuarse en dos (2) horas diarias</w:t>
      </w:r>
      <w:r w:rsidRPr="00560665" w:rsidR="009B09C4">
        <w:rPr>
          <w:rFonts w:ascii="Atkinson Hyperlegible" w:hAnsi="Atkinson Hyperlegible" w:eastAsia="Arial Narrow" w:cs="Arial Narrow"/>
          <w:color w:val="000000"/>
        </w:rPr>
        <w:t xml:space="preserve">, </w:t>
      </w:r>
      <w:r w:rsidRPr="004671E5" w:rsidR="009B09C4">
        <w:rPr>
          <w:rFonts w:ascii="Atkinson Hyperlegible" w:hAnsi="Atkinson Hyperlegible" w:eastAsia="Arial Narrow" w:cs="Arial Narrow"/>
          <w:color w:val="000000"/>
          <w:highlight w:val="cyan"/>
        </w:rPr>
        <w:t>doce (12) semanales</w:t>
      </w:r>
      <w:r w:rsidRPr="00560665" w:rsidR="009B09C4">
        <w:rPr>
          <w:rFonts w:ascii="Atkinson Hyperlegible" w:hAnsi="Atkinson Hyperlegible" w:eastAsia="Arial Narrow" w:cs="Arial Narrow"/>
          <w:color w:val="000000"/>
        </w:rPr>
        <w:t>,</w:t>
      </w:r>
      <w:r w:rsidRPr="00560665" w:rsidR="004B51CD">
        <w:rPr>
          <w:rFonts w:ascii="Atkinson Hyperlegible" w:hAnsi="Atkinson Hyperlegible" w:eastAsia="Arial Narrow" w:cs="Arial Narrow"/>
          <w:color w:val="000000"/>
        </w:rPr>
        <w:t xml:space="preserve"> y mediante la autorización expresa del Ministerio de Trabajo o de una autoridad delegada por este</w:t>
      </w:r>
      <w:del w:author="Tatiana Ramirez Gomez" w:date="2024-12-09T15:43:00Z" w16du:dateUtc="2024-12-09T20:43:00Z" w:id="210">
        <w:r w:rsidRPr="00560665" w:rsidR="004B51CD">
          <w:rPr>
            <w:rFonts w:ascii="Atkinson Hyperlegible" w:hAnsi="Atkinson Hyperlegible" w:eastAsia="Arial Narrow" w:cs="Arial Narrow"/>
            <w:color w:val="000000"/>
          </w:rPr>
          <w:delText xml:space="preserve"> (D. 13/67, Articulo 1º).</w:delText>
        </w:r>
      </w:del>
      <w:ins w:author="Tatiana Ramirez Gomez" w:date="2024-12-09T15:43:00Z" w16du:dateUtc="2024-12-09T20:43:00Z" w:id="211">
        <w:r w:rsidR="00695D7B">
          <w:rPr>
            <w:rFonts w:ascii="Atkinson Hyperlegible" w:hAnsi="Atkinson Hyperlegible" w:eastAsia="Arial Narrow" w:cs="Arial Narrow"/>
            <w:color w:val="000000"/>
          </w:rPr>
          <w:t>.</w:t>
        </w:r>
      </w:ins>
    </w:p>
    <w:p w:rsidRPr="00560665" w:rsidR="00454AAB" w:rsidP="006376B2" w:rsidRDefault="00454AAB" w14:paraId="00000051" w14:textId="77777777">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p>
    <w:p w:rsidRPr="00560665" w:rsidR="00454AAB" w:rsidP="006376B2" w:rsidRDefault="004B51CD" w14:paraId="00000052" w14:textId="2C692094">
      <w:pPr>
        <w:tabs>
          <w:tab w:val="left" w:pos="9498"/>
        </w:tabs>
        <w:ind w:right="-69"/>
        <w:jc w:val="both"/>
        <w:rPr>
          <w:rFonts w:ascii="Atkinson Hyperlegible" w:hAnsi="Atkinson Hyperlegible" w:eastAsia="Arial Narrow" w:cs="Arial Narrow"/>
        </w:rPr>
      </w:pPr>
      <w:r w:rsidRPr="00560665">
        <w:rPr>
          <w:rFonts w:ascii="Atkinson Hyperlegible" w:hAnsi="Atkinson Hyperlegible" w:eastAsia="Arial Narrow" w:cs="Arial Narrow"/>
          <w:b/>
        </w:rPr>
        <w:t xml:space="preserve">ARTÍCULO </w:t>
      </w:r>
      <w:r w:rsidR="00AE5681">
        <w:rPr>
          <w:rFonts w:ascii="Atkinson Hyperlegible" w:hAnsi="Atkinson Hyperlegible" w:eastAsia="Arial Narrow" w:cs="Arial Narrow"/>
          <w:b/>
        </w:rPr>
        <w:t>20.</w:t>
      </w:r>
      <w:r w:rsidRPr="00560665">
        <w:rPr>
          <w:rFonts w:ascii="Atkinson Hyperlegible" w:hAnsi="Atkinson Hyperlegible" w:eastAsia="Arial Narrow" w:cs="Arial Narrow"/>
          <w:b/>
        </w:rPr>
        <w:t xml:space="preserve"> </w:t>
      </w:r>
      <w:r w:rsidRPr="00560665">
        <w:rPr>
          <w:rFonts w:ascii="Atkinson Hyperlegible" w:hAnsi="Atkinson Hyperlegible" w:eastAsia="Arial Narrow" w:cs="Arial Narrow"/>
        </w:rPr>
        <w:t xml:space="preserve">El reconocimiento y liquidación de horas extras, trabajo ordinario y nocturno serán efectuados </w:t>
      </w:r>
      <w:r w:rsidRPr="004671E5">
        <w:rPr>
          <w:rFonts w:ascii="Atkinson Hyperlegible" w:hAnsi="Atkinson Hyperlegible" w:eastAsia="Arial Narrow" w:cs="Arial Narrow"/>
          <w:highlight w:val="cyan"/>
        </w:rPr>
        <w:t xml:space="preserve">de </w:t>
      </w:r>
      <w:r w:rsidRPr="004671E5" w:rsidR="009B09C4">
        <w:rPr>
          <w:rFonts w:ascii="Atkinson Hyperlegible" w:hAnsi="Atkinson Hyperlegible" w:eastAsia="Arial Narrow" w:cs="Arial Narrow"/>
          <w:highlight w:val="cyan"/>
        </w:rPr>
        <w:t>la siguiente forma:</w:t>
      </w:r>
      <w:r w:rsidRPr="00560665">
        <w:rPr>
          <w:rFonts w:ascii="Atkinson Hyperlegible" w:hAnsi="Atkinson Hyperlegible" w:eastAsia="Arial Narrow" w:cs="Arial Narrow"/>
        </w:rPr>
        <w:t xml:space="preserve"> </w:t>
      </w:r>
    </w:p>
    <w:p w:rsidRPr="00560665" w:rsidR="00454AAB" w:rsidP="006376B2" w:rsidRDefault="00454AAB" w14:paraId="00000053" w14:textId="77777777">
      <w:pPr>
        <w:tabs>
          <w:tab w:val="left" w:pos="9498"/>
        </w:tabs>
        <w:ind w:left="100"/>
        <w:jc w:val="both"/>
        <w:rPr>
          <w:rFonts w:ascii="Atkinson Hyperlegible" w:hAnsi="Atkinson Hyperlegible" w:eastAsia="Arial Narrow" w:cs="Arial Narrow"/>
        </w:rPr>
      </w:pPr>
    </w:p>
    <w:p w:rsidRPr="00560665" w:rsidR="00454AAB" w:rsidP="7EF6CD69" w:rsidRDefault="004B51CD" w14:paraId="00000054" w14:textId="041B4815">
      <w:pPr>
        <w:pStyle w:val="Prrafodelista"/>
        <w:numPr>
          <w:ilvl w:val="0"/>
          <w:numId w:val="18"/>
        </w:numPr>
        <w:pBdr>
          <w:top w:val="nil" w:color="000000" w:sz="0" w:space="0"/>
          <w:left w:val="nil" w:color="000000" w:sz="0" w:space="0"/>
          <w:bottom w:val="nil" w:color="000000" w:sz="0" w:space="0"/>
          <w:right w:val="nil" w:color="000000" w:sz="0" w:space="0"/>
          <w:between w:val="nil" w:color="000000" w:sz="0" w:space="0"/>
        </w:pBdr>
        <w:tabs>
          <w:tab w:val="left" w:pos="567"/>
          <w:tab w:val="left" w:pos="9498"/>
        </w:tabs>
        <w:ind w:right="-69"/>
        <w:jc w:val="both"/>
        <w:rPr>
          <w:rFonts w:ascii="Atkinson Hyperlegible" w:hAnsi="Atkinson Hyperlegible"/>
        </w:rPr>
      </w:pPr>
      <w:r w:rsidRPr="7EF6CD69" w:rsidR="3A7A6B05">
        <w:rPr>
          <w:rFonts w:ascii="Atkinson Hyperlegible" w:hAnsi="Atkinson Hyperlegible" w:eastAsia="Arial Narrow" w:cs="Arial Narrow"/>
        </w:rPr>
        <w:t xml:space="preserve">El trabajo nocturno, </w:t>
      </w:r>
      <w:del w:author="Martha Inés Peña Delgado" w:date="2024-12-09T15:23:00Z" w:id="551548675">
        <w:r w:rsidRPr="7EF6CD69" w:rsidDel="3A7A6B05">
          <w:rPr>
            <w:rFonts w:ascii="Atkinson Hyperlegible" w:hAnsi="Atkinson Hyperlegible" w:eastAsia="Arial Narrow" w:cs="Arial Narrow"/>
            <w:highlight w:val="cyan"/>
            <w:rPrChange w:author="Martha Inés Peña Delgado" w:date="2024-12-09T15:41:00Z" w:id="1586185301">
              <w:rPr>
                <w:rFonts w:ascii="Atkinson Hyperlegible" w:hAnsi="Atkinson Hyperlegible" w:eastAsia="Arial Narrow" w:cs="Arial Narrow"/>
              </w:rPr>
            </w:rPrChange>
          </w:rPr>
          <w:delText xml:space="preserve">por el solo hecho de ser nocturno </w:delText>
        </w:r>
      </w:del>
      <w:r w:rsidRPr="7EF6CD69" w:rsidR="3A7A6B05">
        <w:rPr>
          <w:rFonts w:ascii="Atkinson Hyperlegible" w:hAnsi="Atkinson Hyperlegible" w:eastAsia="Arial Narrow" w:cs="Arial Narrow"/>
          <w:highlight w:val="cyan"/>
          <w:rPrChange w:author="Martha Inés Peña Delgado" w:date="2024-12-09T15:41:00Z" w:id="165162429">
            <w:rPr>
              <w:rFonts w:ascii="Atkinson Hyperlegible" w:hAnsi="Atkinson Hyperlegible" w:eastAsia="Arial Narrow" w:cs="Arial Narrow"/>
            </w:rPr>
          </w:rPrChange>
        </w:rPr>
        <w:t xml:space="preserve">se remunera con un recargo del </w:t>
      </w:r>
      <w:r w:rsidRPr="7EF6CD69" w:rsidR="56EDB150">
        <w:rPr>
          <w:rFonts w:ascii="Atkinson Hyperlegible" w:hAnsi="Atkinson Hyperlegible" w:eastAsia="Arial Narrow" w:cs="Arial Narrow"/>
          <w:highlight w:val="cyan"/>
          <w:rPrChange w:author="Martha Inés Peña Delgado" w:date="2024-12-09T15:41:00Z" w:id="1978447108">
            <w:rPr>
              <w:rFonts w:ascii="Atkinson Hyperlegible" w:hAnsi="Atkinson Hyperlegible" w:eastAsia="Arial Narrow" w:cs="Arial Narrow"/>
            </w:rPr>
          </w:rPrChange>
        </w:rPr>
        <w:t xml:space="preserve">35% </w:t>
      </w:r>
      <w:r w:rsidRPr="7EF6CD69" w:rsidR="3A7A6B05">
        <w:rPr>
          <w:rFonts w:ascii="Atkinson Hyperlegible" w:hAnsi="Atkinson Hyperlegible" w:eastAsia="Arial Narrow" w:cs="Arial Narrow"/>
          <w:highlight w:val="cyan"/>
          <w:rPrChange w:author="Martha Inés Peña Delgado" w:date="2024-12-09T15:41:00Z" w:id="1398262899">
            <w:rPr>
              <w:rFonts w:ascii="Atkinson Hyperlegible" w:hAnsi="Atkinson Hyperlegible" w:eastAsia="Arial Narrow" w:cs="Arial Narrow"/>
            </w:rPr>
          </w:rPrChange>
        </w:rPr>
        <w:t xml:space="preserve">sobre el valor del trabajo ordinario diurno, con excepción del caso de la jornada de treinta y seis (36) horas semanales prevista en el </w:t>
      </w:r>
      <w:r w:rsidRPr="7EF6CD69" w:rsidR="23C17816">
        <w:rPr>
          <w:rFonts w:ascii="Atkinson Hyperlegible" w:hAnsi="Atkinson Hyperlegible" w:eastAsia="Arial Narrow" w:cs="Arial Narrow"/>
          <w:highlight w:val="cyan"/>
        </w:rPr>
        <w:t>a</w:t>
      </w:r>
      <w:r w:rsidRPr="7EF6CD69" w:rsidR="3A7A6B05">
        <w:rPr>
          <w:rFonts w:ascii="Atkinson Hyperlegible" w:hAnsi="Atkinson Hyperlegible" w:eastAsia="Arial Narrow" w:cs="Arial Narrow"/>
          <w:highlight w:val="cyan"/>
          <w:rPrChange w:author="Martha Inés Peña Delgado" w:date="2024-12-09T15:42:00Z" w:id="496782870">
            <w:rPr>
              <w:rFonts w:ascii="Atkinson Hyperlegible" w:hAnsi="Atkinson Hyperlegible" w:eastAsia="Arial Narrow" w:cs="Arial Narrow"/>
            </w:rPr>
          </w:rPrChange>
        </w:rPr>
        <w:t>rt</w:t>
      </w:r>
      <w:ins w:author="Leonardo Torres" w:date="2025-01-07T13:45:00.476Z" w:id="1568713227">
        <w:r w:rsidRPr="7EF6CD69" w:rsidR="00A54A6B">
          <w:rPr>
            <w:rFonts w:ascii="Atkinson Hyperlegible" w:hAnsi="Atkinson Hyperlegible" w:eastAsia="Arial Narrow" w:cs="Arial Narrow"/>
            <w:highlight w:val="cyan"/>
          </w:rPr>
          <w:t>í</w:t>
        </w:r>
      </w:ins>
      <w:del w:author="Leonardo Torres" w:date="2025-01-07T13:44:59.831Z" w:id="356169150">
        <w:r w:rsidRPr="7EF6CD69" w:rsidDel="3A7A6B05">
          <w:rPr>
            <w:rFonts w:ascii="Atkinson Hyperlegible" w:hAnsi="Atkinson Hyperlegible" w:eastAsia="Arial Narrow" w:cs="Arial Narrow"/>
            <w:highlight w:val="cyan"/>
            <w:rPrChange w:author="Martha Inés Peña Delgado" w:date="2024-12-09T15:42:00Z" w:id="392948906">
              <w:rPr>
                <w:rFonts w:ascii="Atkinson Hyperlegible" w:hAnsi="Atkinson Hyperlegible" w:eastAsia="Arial Narrow" w:cs="Arial Narrow"/>
              </w:rPr>
            </w:rPrChange>
          </w:rPr>
          <w:delText>i</w:delText>
        </w:r>
      </w:del>
      <w:r w:rsidRPr="7EF6CD69" w:rsidR="3A7A6B05">
        <w:rPr>
          <w:rFonts w:ascii="Atkinson Hyperlegible" w:hAnsi="Atkinson Hyperlegible" w:eastAsia="Arial Narrow" w:cs="Arial Narrow"/>
          <w:highlight w:val="cyan"/>
          <w:rPrChange w:author="Martha Inés Peña Delgado" w:date="2024-12-09T15:42:00Z" w:id="573357890">
            <w:rPr>
              <w:rFonts w:ascii="Atkinson Hyperlegible" w:hAnsi="Atkinson Hyperlegible" w:eastAsia="Arial Narrow" w:cs="Arial Narrow"/>
            </w:rPr>
          </w:rPrChange>
        </w:rPr>
        <w:t>culo</w:t>
      </w:r>
      <w:r w:rsidRPr="7EF6CD69" w:rsidR="3A7A6B05">
        <w:rPr>
          <w:rFonts w:ascii="Atkinson Hyperlegible" w:hAnsi="Atkinson Hyperlegible" w:eastAsia="Arial Narrow" w:cs="Arial Narrow"/>
          <w:highlight w:val="cyan"/>
          <w:rPrChange w:author="Martha Inés Peña Delgado" w:date="2024-12-09T15:41:00Z" w:id="1902521202">
            <w:rPr>
              <w:rFonts w:ascii="Atkinson Hyperlegible" w:hAnsi="Atkinson Hyperlegible" w:eastAsia="Arial Narrow" w:cs="Arial Narrow"/>
            </w:rPr>
          </w:rPrChange>
        </w:rPr>
        <w:t xml:space="preserve"> 20 literal c) de la Ley 50 de 1990</w:t>
      </w:r>
      <w:r w:rsidRPr="7EF6CD69" w:rsidR="40443F34">
        <w:rPr>
          <w:rFonts w:ascii="Atkinson Hyperlegible" w:hAnsi="Atkinson Hyperlegible" w:eastAsia="Arial Narrow" w:cs="Arial Narrow"/>
        </w:rPr>
        <w:t>.</w:t>
      </w:r>
    </w:p>
    <w:p w:rsidRPr="00841327" w:rsidR="00454AAB" w:rsidP="00584C09" w:rsidRDefault="004B51CD" w14:paraId="00000055" w14:textId="6E487070">
      <w:pPr>
        <w:pStyle w:val="Prrafodelista"/>
        <w:numPr>
          <w:ilvl w:val="0"/>
          <w:numId w:val="18"/>
        </w:numPr>
        <w:pBdr>
          <w:top w:val="nil"/>
          <w:left w:val="nil"/>
          <w:bottom w:val="nil"/>
          <w:right w:val="nil"/>
          <w:between w:val="nil"/>
        </w:pBdr>
        <w:tabs>
          <w:tab w:val="left" w:pos="567"/>
          <w:tab w:val="left" w:pos="9498"/>
        </w:tabs>
        <w:ind w:right="-69"/>
        <w:jc w:val="both"/>
        <w:rPr>
          <w:rFonts w:ascii="Atkinson Hyperlegible" w:hAnsi="Atkinson Hyperlegible"/>
          <w:highlight w:val="cyan"/>
        </w:rPr>
      </w:pPr>
      <w:r w:rsidRPr="00841327">
        <w:rPr>
          <w:rFonts w:ascii="Atkinson Hyperlegible" w:hAnsi="Atkinson Hyperlegible" w:eastAsia="Arial Narrow" w:cs="Arial Narrow"/>
          <w:highlight w:val="cyan"/>
        </w:rPr>
        <w:t>El trabajo extra diurno se remunera con un recargo del 25% sobre el valor del trabajo ordinario diurno.</w:t>
      </w:r>
    </w:p>
    <w:p w:rsidRPr="00560665" w:rsidR="00454AAB" w:rsidP="00584C09" w:rsidRDefault="004B51CD" w14:paraId="00000056" w14:textId="781524BD">
      <w:pPr>
        <w:pStyle w:val="Prrafodelista"/>
        <w:numPr>
          <w:ilvl w:val="0"/>
          <w:numId w:val="18"/>
        </w:numPr>
        <w:pBdr>
          <w:top w:val="nil"/>
          <w:left w:val="nil"/>
          <w:bottom w:val="nil"/>
          <w:right w:val="nil"/>
          <w:between w:val="nil"/>
        </w:pBdr>
        <w:tabs>
          <w:tab w:val="left" w:pos="567"/>
          <w:tab w:val="left" w:pos="9498"/>
        </w:tabs>
        <w:ind w:right="-69"/>
        <w:jc w:val="both"/>
        <w:rPr>
          <w:rFonts w:ascii="Atkinson Hyperlegible" w:hAnsi="Atkinson Hyperlegible"/>
        </w:rPr>
      </w:pPr>
      <w:r w:rsidRPr="00841327">
        <w:rPr>
          <w:rFonts w:ascii="Atkinson Hyperlegible" w:hAnsi="Atkinson Hyperlegible" w:eastAsia="Arial Narrow" w:cs="Arial Narrow"/>
          <w:highlight w:val="cyan"/>
        </w:rPr>
        <w:t>El trabajo extra nocturno se remunera con un recargo del 75% sobre el valor del trabajo ordinario diurno</w:t>
      </w:r>
      <w:r w:rsidRPr="00560665">
        <w:rPr>
          <w:rFonts w:ascii="Atkinson Hyperlegible" w:hAnsi="Atkinson Hyperlegible" w:eastAsia="Arial Narrow" w:cs="Arial Narrow"/>
        </w:rPr>
        <w:t>.</w:t>
      </w:r>
    </w:p>
    <w:p w:rsidR="003307EB" w:rsidP="003307EB" w:rsidRDefault="003307EB" w14:paraId="1BDBA836" w14:textId="77777777">
      <w:pPr>
        <w:pBdr>
          <w:top w:val="nil"/>
          <w:left w:val="nil"/>
          <w:bottom w:val="nil"/>
          <w:right w:val="nil"/>
          <w:between w:val="nil"/>
        </w:pBdr>
        <w:tabs>
          <w:tab w:val="left" w:pos="567"/>
          <w:tab w:val="left" w:pos="9498"/>
        </w:tabs>
        <w:ind w:right="-69"/>
        <w:jc w:val="both"/>
        <w:rPr>
          <w:ins w:author="Martha Inés Peña Delgado" w:date="2024-12-09T15:42:00Z" w16du:dateUtc="2024-12-09T20:42:00Z" w:id="219"/>
          <w:rFonts w:ascii="Atkinson Hyperlegible" w:hAnsi="Atkinson Hyperlegible" w:eastAsia="Arial Narrow" w:cs="Arial Narrow"/>
        </w:rPr>
      </w:pPr>
    </w:p>
    <w:p w:rsidRPr="00841327" w:rsidR="00454AAB" w:rsidP="00841327" w:rsidRDefault="004B51CD" w14:paraId="00000057" w14:textId="7172505F">
      <w:pPr>
        <w:pBdr>
          <w:top w:val="nil"/>
          <w:left w:val="nil"/>
          <w:bottom w:val="nil"/>
          <w:right w:val="nil"/>
          <w:between w:val="nil"/>
        </w:pBdr>
        <w:tabs>
          <w:tab w:val="left" w:pos="567"/>
          <w:tab w:val="left" w:pos="9498"/>
        </w:tabs>
        <w:ind w:right="-69"/>
        <w:jc w:val="both"/>
        <w:rPr>
          <w:rFonts w:ascii="Atkinson Hyperlegible" w:hAnsi="Atkinson Hyperlegible"/>
        </w:rPr>
      </w:pPr>
      <w:r w:rsidRPr="00841327">
        <w:rPr>
          <w:rFonts w:ascii="Atkinson Hyperlegible" w:hAnsi="Atkinson Hyperlegible" w:eastAsia="Arial Narrow" w:cs="Arial Narrow"/>
        </w:rPr>
        <w:t>Cada uno de los recargos mencionados se produce de manera exclusiva, es decir, sin acumularlo con alguno otro</w:t>
      </w:r>
      <w:del w:author="Tatiana Ramirez Gomez" w:date="2024-12-09T15:45:00Z" w16du:dateUtc="2024-12-09T20:45:00Z" w:id="220">
        <w:r w:rsidRPr="00841327">
          <w:rPr>
            <w:rFonts w:ascii="Atkinson Hyperlegible" w:hAnsi="Atkinson Hyperlegible" w:eastAsia="Arial Narrow" w:cs="Arial Narrow"/>
          </w:rPr>
          <w:delText xml:space="preserve"> (L. 50/90, Articulo 24).</w:delText>
        </w:r>
      </w:del>
      <w:ins w:author="Tatiana Ramirez Gomez" w:date="2024-12-09T15:45:00Z" w16du:dateUtc="2024-12-09T20:45:00Z" w:id="221">
        <w:r w:rsidR="0041305B">
          <w:rPr>
            <w:rFonts w:ascii="Atkinson Hyperlegible" w:hAnsi="Atkinson Hyperlegible" w:eastAsia="Arial Narrow" w:cs="Arial Narrow"/>
          </w:rPr>
          <w:t>.</w:t>
        </w:r>
      </w:ins>
    </w:p>
    <w:p w:rsidRPr="00560665" w:rsidR="00635BB5" w:rsidP="00635BB5" w:rsidRDefault="00635BB5" w14:paraId="49923A74" w14:textId="77777777">
      <w:pPr>
        <w:pBdr>
          <w:top w:val="nil"/>
          <w:left w:val="nil"/>
          <w:bottom w:val="nil"/>
          <w:right w:val="nil"/>
          <w:between w:val="nil"/>
        </w:pBdr>
        <w:tabs>
          <w:tab w:val="left" w:pos="567"/>
          <w:tab w:val="left" w:pos="9498"/>
        </w:tabs>
        <w:ind w:right="-69"/>
        <w:jc w:val="both"/>
        <w:rPr>
          <w:ins w:author="Tatiana Ramirez Gomez" w:date="2024-11-01T09:14:00Z" w16du:dateUtc="2024-11-01T14:14:00Z" w:id="222"/>
          <w:rFonts w:ascii="Atkinson Hyperlegible" w:hAnsi="Atkinson Hyperlegible" w:eastAsia="Arial Narrow" w:cs="Arial Narrow"/>
        </w:rPr>
      </w:pPr>
    </w:p>
    <w:p w:rsidRPr="00560665" w:rsidR="00454AAB" w:rsidP="00635BB5" w:rsidRDefault="004B51CD" w14:paraId="00000058" w14:textId="1DD6ACD8">
      <w:pPr>
        <w:pBdr>
          <w:top w:val="nil"/>
          <w:left w:val="nil"/>
          <w:bottom w:val="nil"/>
          <w:right w:val="nil"/>
          <w:between w:val="nil"/>
        </w:pBdr>
        <w:tabs>
          <w:tab w:val="left" w:pos="567"/>
          <w:tab w:val="left" w:pos="9498"/>
        </w:tabs>
        <w:ind w:right="-69"/>
        <w:jc w:val="both"/>
        <w:rPr>
          <w:rFonts w:ascii="Atkinson Hyperlegible" w:hAnsi="Atkinson Hyperlegible"/>
        </w:rPr>
      </w:pPr>
      <w:r w:rsidRPr="00560665">
        <w:rPr>
          <w:rFonts w:ascii="Atkinson Hyperlegible" w:hAnsi="Atkinson Hyperlegible" w:eastAsia="Arial Narrow" w:cs="Arial Narrow"/>
        </w:rPr>
        <w:t>El</w:t>
      </w:r>
      <w:r w:rsidR="00E27C7D">
        <w:rPr>
          <w:rFonts w:ascii="Atkinson Hyperlegible" w:hAnsi="Atkinson Hyperlegible" w:eastAsia="Arial Narrow" w:cs="Arial Narrow"/>
        </w:rPr>
        <w:t xml:space="preserve"> pago del</w:t>
      </w:r>
      <w:r w:rsidRPr="00560665">
        <w:rPr>
          <w:rFonts w:ascii="Atkinson Hyperlegible" w:hAnsi="Atkinson Hyperlegible" w:eastAsia="Arial Narrow" w:cs="Arial Narrow"/>
        </w:rPr>
        <w:t xml:space="preserve"> trabajo suplementario o de horas extras o de recargo por trabajo nocturno se efectuará junto con el salario del trabajo ordinario del periodo en que se ha causado o a más tardar con el salario del periodo siguiente.</w:t>
      </w:r>
    </w:p>
    <w:p w:rsidRPr="00560665" w:rsidR="00454AAB" w:rsidP="006376B2" w:rsidRDefault="00454AAB" w14:paraId="00000059"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05A" w14:textId="33C3D778">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E27719">
        <w:rPr>
          <w:rFonts w:ascii="Atkinson Hyperlegible" w:hAnsi="Atkinson Hyperlegible" w:eastAsia="Arial Narrow" w:cs="Arial Narrow"/>
          <w:b/>
          <w:color w:val="000000"/>
        </w:rPr>
        <w:t>PARÁGRAFO</w:t>
      </w:r>
      <w:r w:rsidRPr="00E27719">
        <w:rPr>
          <w:rFonts w:ascii="Atkinson Hyperlegible" w:hAnsi="Atkinson Hyperlegible" w:eastAsia="Arial Narrow" w:cs="Arial Narrow"/>
          <w:color w:val="000000"/>
        </w:rPr>
        <w:t xml:space="preserve">: </w:t>
      </w:r>
      <w:r w:rsidRPr="00E27719" w:rsidR="00DF1D29">
        <w:rPr>
          <w:rFonts w:ascii="Atkinson Hyperlegible" w:hAnsi="Atkinson Hyperlegible" w:eastAsia="Arial Narrow" w:cs="Arial Narrow"/>
          <w:b/>
          <w:color w:val="000000"/>
        </w:rPr>
        <w:t>P</w:t>
      </w:r>
      <w:r w:rsidRPr="00E27719" w:rsidR="00E27719">
        <w:rPr>
          <w:rFonts w:ascii="Atkinson Hyperlegible" w:hAnsi="Atkinson Hyperlegible" w:eastAsia="Arial Narrow" w:cs="Arial Narrow"/>
          <w:b/>
          <w:color w:val="000000"/>
        </w:rPr>
        <w:t>OA</w:t>
      </w:r>
      <w:r w:rsidRPr="00560665" w:rsidR="00D11065">
        <w:rPr>
          <w:rFonts w:ascii="Atkinson Hyperlegible" w:hAnsi="Atkinson Hyperlegible" w:eastAsia="Arial Narrow" w:cs="Arial Narrow"/>
          <w:b/>
          <w:color w:val="000000"/>
        </w:rPr>
        <w:t xml:space="preserve"> </w:t>
      </w:r>
      <w:del w:author="Martha Inés Peña Delgado" w:date="2024-12-09T15:23:00Z" w16du:dateUtc="2024-12-09T20:23:00Z" w:id="223">
        <w:r w:rsidRPr="00841327" w:rsidDel="00E2297A">
          <w:rPr>
            <w:rFonts w:ascii="Atkinson Hyperlegible" w:hAnsi="Atkinson Hyperlegible" w:eastAsia="Arial Narrow" w:cs="Arial Narrow"/>
            <w:color w:val="000000"/>
            <w:highlight w:val="cyan"/>
            <w:rPrChange w:author="Martha Inés Peña Delgado" w:date="2024-12-09T15:43:00Z" w16du:dateUtc="2024-12-09T20:43:00Z" w:id="224">
              <w:rPr>
                <w:rFonts w:ascii="Atkinson Hyperlegible" w:hAnsi="Atkinson Hyperlegible" w:eastAsia="Arial Narrow" w:cs="Arial Narrow"/>
                <w:color w:val="000000"/>
              </w:rPr>
            </w:rPrChange>
          </w:rPr>
          <w:delText xml:space="preserve">implementará </w:delText>
        </w:r>
      </w:del>
      <w:r w:rsidRPr="00841327" w:rsidR="00E2297A">
        <w:rPr>
          <w:rFonts w:ascii="Atkinson Hyperlegible" w:hAnsi="Atkinson Hyperlegible" w:eastAsia="Arial Narrow" w:cs="Arial Narrow"/>
          <w:color w:val="000000"/>
          <w:highlight w:val="cyan"/>
          <w:rPrChange w:author="Martha Inés Peña Delgado" w:date="2024-12-09T15:43:00Z" w16du:dateUtc="2024-12-09T20:43:00Z" w:id="225">
            <w:rPr>
              <w:rFonts w:ascii="Atkinson Hyperlegible" w:hAnsi="Atkinson Hyperlegible" w:eastAsia="Arial Narrow" w:cs="Arial Narrow"/>
              <w:color w:val="000000"/>
            </w:rPr>
          </w:rPrChange>
        </w:rPr>
        <w:t>podrá implementar</w:t>
      </w:r>
      <w:r w:rsidR="00E2297A">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turnos especiales de trabajo nocturno</w:t>
      </w:r>
      <w:del w:author="Tatiana Ramírez" w:date="2024-12-18T14:31:00Z" w16du:dateUtc="2024-12-18T19:31:00Z" w:id="226">
        <w:r w:rsidRPr="00560665" w:rsidDel="00072775">
          <w:rPr>
            <w:rFonts w:ascii="Atkinson Hyperlegible" w:hAnsi="Atkinson Hyperlegible" w:eastAsia="Arial Narrow" w:cs="Arial Narrow"/>
            <w:color w:val="000000"/>
          </w:rPr>
          <w:delText>, de acuerdo con lo previsto por el Decreto 2352 de 1965.</w:delText>
        </w:r>
      </w:del>
      <w:ins w:author="Tatiana Ramírez" w:date="2024-12-18T14:31:00Z" w16du:dateUtc="2024-12-18T19:31:00Z" w:id="227">
        <w:r w:rsidR="00072775">
          <w:rPr>
            <w:rFonts w:ascii="Atkinson Hyperlegible" w:hAnsi="Atkinson Hyperlegible" w:eastAsia="Arial Narrow" w:cs="Arial Narrow"/>
            <w:color w:val="000000"/>
          </w:rPr>
          <w:t>.</w:t>
        </w:r>
      </w:ins>
    </w:p>
    <w:p w:rsidRPr="00560665" w:rsidR="00454AAB" w:rsidP="006376B2" w:rsidRDefault="00454AAB" w14:paraId="0000005B" w14:textId="77777777">
      <w:pPr>
        <w:pBdr>
          <w:top w:val="nil"/>
          <w:left w:val="nil"/>
          <w:bottom w:val="nil"/>
          <w:right w:val="nil"/>
          <w:between w:val="nil"/>
        </w:pBdr>
        <w:tabs>
          <w:tab w:val="left" w:pos="9498"/>
        </w:tabs>
        <w:spacing w:before="2"/>
        <w:jc w:val="both"/>
        <w:rPr>
          <w:rFonts w:ascii="Atkinson Hyperlegible" w:hAnsi="Atkinson Hyperlegible" w:eastAsia="Arial Narrow" w:cs="Arial Narrow"/>
          <w:color w:val="000000"/>
        </w:rPr>
      </w:pPr>
    </w:p>
    <w:p w:rsidRPr="002E6434" w:rsidR="00454AAB" w:rsidP="00DD5AEB" w:rsidRDefault="004B51CD" w14:paraId="0000005D" w14:textId="4AB0B6FF">
      <w:pPr>
        <w:pStyle w:val="Ttulo1"/>
        <w:tabs>
          <w:tab w:val="left" w:pos="9498"/>
        </w:tabs>
        <w:spacing w:before="93"/>
        <w:ind w:left="0" w:right="72"/>
        <w:jc w:val="center"/>
        <w:rPr>
          <w:rFonts w:ascii="Atkinson Hyperlegible" w:hAnsi="Atkinson Hyperlegible" w:eastAsia="Arial Narrow" w:cs="Arial Narrow"/>
          <w:sz w:val="22"/>
          <w:szCs w:val="22"/>
        </w:rPr>
      </w:pPr>
      <w:bookmarkStart w:name="_17dp8vu" w:colFirst="0" w:colLast="0" w:id="228"/>
      <w:bookmarkEnd w:id="228"/>
      <w:r w:rsidRPr="00560665">
        <w:rPr>
          <w:rFonts w:ascii="Atkinson Hyperlegible" w:hAnsi="Atkinson Hyperlegible" w:eastAsia="Arial Narrow" w:cs="Arial Narrow"/>
          <w:sz w:val="22"/>
          <w:szCs w:val="22"/>
        </w:rPr>
        <w:t>CAPÍTULO VII</w:t>
      </w:r>
      <w:r w:rsidR="00DD5AEB">
        <w:rPr>
          <w:rFonts w:ascii="Atkinson Hyperlegible" w:hAnsi="Atkinson Hyperlegible" w:eastAsia="Arial Narrow" w:cs="Arial Narrow"/>
          <w:sz w:val="22"/>
          <w:szCs w:val="22"/>
        </w:rPr>
        <w:t xml:space="preserve">. </w:t>
      </w:r>
      <w:r w:rsidRPr="002E6434">
        <w:rPr>
          <w:rFonts w:ascii="Atkinson Hyperlegible" w:hAnsi="Atkinson Hyperlegible" w:eastAsia="Arial Narrow" w:cs="Arial Narrow"/>
          <w:sz w:val="22"/>
          <w:szCs w:val="22"/>
        </w:rPr>
        <w:t>DÍAS DE DESCANSO LEGALMENTE OBLIGATORIOS</w:t>
      </w:r>
    </w:p>
    <w:p w:rsidRPr="00560665" w:rsidR="00454AAB" w:rsidP="006376B2" w:rsidRDefault="00454AAB" w14:paraId="0000005E"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6F2D31" w:rsidP="006376B2" w:rsidRDefault="004B51CD" w14:paraId="09512F26" w14:textId="609B7D69">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ARTICULO </w:t>
      </w:r>
      <w:r w:rsidRPr="00560665" w:rsidR="00C872B1">
        <w:rPr>
          <w:rFonts w:ascii="Atkinson Hyperlegible" w:hAnsi="Atkinson Hyperlegible" w:eastAsia="Arial Narrow" w:cs="Arial Narrow"/>
          <w:b/>
          <w:color w:val="000000"/>
        </w:rPr>
        <w:t>2</w:t>
      </w:r>
      <w:r w:rsidR="009B428A">
        <w:rPr>
          <w:rFonts w:ascii="Atkinson Hyperlegible" w:hAnsi="Atkinson Hyperlegible" w:eastAsia="Arial Narrow" w:cs="Arial Narrow"/>
          <w:b/>
          <w:color w:val="000000"/>
        </w:rPr>
        <w:t>1</w:t>
      </w:r>
      <w:r w:rsidRPr="00560665">
        <w:rPr>
          <w:rFonts w:ascii="Atkinson Hyperlegible" w:hAnsi="Atkinson Hyperlegible" w:eastAsia="Arial Narrow" w:cs="Arial Narrow"/>
          <w:b/>
          <w:color w:val="000000"/>
        </w:rPr>
        <w:t>.</w:t>
      </w:r>
      <w:r w:rsidRPr="00560665">
        <w:rPr>
          <w:rFonts w:ascii="Atkinson Hyperlegible" w:hAnsi="Atkinson Hyperlegible" w:eastAsia="Arial Narrow" w:cs="Arial Narrow"/>
          <w:color w:val="000000"/>
        </w:rPr>
        <w:t xml:space="preserve"> </w:t>
      </w:r>
      <w:r w:rsidRPr="00560665" w:rsidR="00C872B1">
        <w:rPr>
          <w:rFonts w:ascii="Atkinson Hyperlegible" w:hAnsi="Atkinson Hyperlegible" w:eastAsia="Arial Narrow" w:cs="Arial Narrow"/>
          <w:color w:val="000000"/>
        </w:rPr>
        <w:t xml:space="preserve"> </w:t>
      </w:r>
      <w:r w:rsidRPr="00560665" w:rsidR="006F2D31">
        <w:rPr>
          <w:rFonts w:ascii="Atkinson Hyperlegible" w:hAnsi="Atkinson Hyperlegible" w:eastAsia="Arial Narrow" w:cs="Arial Narrow"/>
          <w:color w:val="000000"/>
        </w:rPr>
        <w:t xml:space="preserve">Serán de descanso obligatorio remunerado los domingos y días de fiesta que sean reconocidos como tales en nuestra legislación laboral. </w:t>
      </w:r>
    </w:p>
    <w:p w:rsidRPr="00560665" w:rsidR="00C872B1" w:rsidP="006376B2" w:rsidRDefault="00C872B1" w14:paraId="320C80BC"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6F2D31" w:rsidP="00584C09" w:rsidRDefault="006F2D31" w14:paraId="0A8A6DB8" w14:textId="3FC72BCB">
      <w:pPr>
        <w:pStyle w:val="Prrafodelista"/>
        <w:widowControl/>
        <w:numPr>
          <w:ilvl w:val="0"/>
          <w:numId w:val="42"/>
        </w:num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Todo </w:t>
      </w:r>
      <w:r w:rsidRPr="002C70C5" w:rsidR="002C70C5">
        <w:rPr>
          <w:rFonts w:ascii="Atkinson Hyperlegible" w:hAnsi="Atkinson Hyperlegible" w:eastAsia="Arial Narrow" w:cs="Arial Narrow"/>
          <w:color w:val="000000"/>
          <w:highlight w:val="cyan"/>
        </w:rPr>
        <w:t>el personal</w:t>
      </w:r>
      <w:r w:rsidR="002C70C5">
        <w:rPr>
          <w:rFonts w:ascii="Atkinson Hyperlegible" w:hAnsi="Atkinson Hyperlegible" w:eastAsia="Arial Narrow" w:cs="Arial Narrow"/>
          <w:color w:val="000000"/>
        </w:rPr>
        <w:t xml:space="preserve"> </w:t>
      </w:r>
      <w:del w:author="Martha Inés Peña Delgado" w:date="2024-12-09T15:51:00Z" w16du:dateUtc="2024-12-09T20:51:00Z" w:id="229">
        <w:r w:rsidRPr="00560665" w:rsidDel="002C70C5">
          <w:rPr>
            <w:rFonts w:ascii="Atkinson Hyperlegible" w:hAnsi="Atkinson Hyperlegible" w:eastAsia="Arial Narrow" w:cs="Arial Narrow"/>
            <w:color w:val="000000"/>
          </w:rPr>
          <w:delText xml:space="preserve">trabajador </w:delText>
        </w:r>
      </w:del>
      <w:r w:rsidRPr="00560665">
        <w:rPr>
          <w:rFonts w:ascii="Atkinson Hyperlegible" w:hAnsi="Atkinson Hyperlegible" w:eastAsia="Arial Narrow" w:cs="Arial Narrow"/>
          <w:color w:val="000000"/>
        </w:rPr>
        <w:t xml:space="preserve">tiene derecho al descanso remunerado en los siguientes días de fiesta de carácter civil o religioso: primero (1°) de enero, seis (6) de enero, diecinueve (19) de marzo, primero (1°) de mayo, veintinueve (29) de junio, veinte (20) de julio, siete (7) de agosto, quince (15) de agosto, doce (12) de octubre, primero (1°) de noviembre, once (11) de noviembre, ocho (8) de diciembre y veinticinco (25) de diciembre, además de los días jueves y viernes santos, Ascensión del Señor, Corpus Christi y Sagrado Corazón de Jesús. </w:t>
      </w:r>
    </w:p>
    <w:p w:rsidRPr="008D107B" w:rsidR="006F2D31" w:rsidP="00584C09" w:rsidRDefault="006F2D31" w14:paraId="7B9FE60F" w14:textId="7F33FC24">
      <w:pPr>
        <w:pStyle w:val="Prrafodelista"/>
        <w:widowControl/>
        <w:numPr>
          <w:ilvl w:val="0"/>
          <w:numId w:val="42"/>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cyan"/>
        </w:rPr>
      </w:pPr>
      <w:r w:rsidRPr="00560665">
        <w:rPr>
          <w:rFonts w:ascii="Atkinson Hyperlegible" w:hAnsi="Atkinson Hyperlegible" w:eastAsia="Arial Narrow" w:cs="Arial Narrow"/>
          <w:color w:val="000000"/>
        </w:rPr>
        <w:t xml:space="preserve">Pero el descanso remunerado del seis (6) de enero, diecinueve (19) de marzo, veintinueve (29) de junio, quince (15) de agosto, doce (12) de octubre, primero (1°) de noviembre, once (11) de noviembre, Ascensión del Señor, Corpus Christi y Sagrado Corazón de Jesús </w:t>
      </w:r>
      <w:del w:author="Martha Inés Peña Delgado" w:date="2024-11-04T10:15:00Z" w16du:dateUtc="2024-11-04T15:15:00Z" w:id="230">
        <w:r w:rsidRPr="00560665" w:rsidDel="00B619C9">
          <w:rPr>
            <w:rFonts w:ascii="Atkinson Hyperlegible" w:hAnsi="Atkinson Hyperlegible" w:eastAsia="Arial Narrow" w:cs="Arial Narrow"/>
            <w:color w:val="000000"/>
          </w:rPr>
          <w:delText xml:space="preserve">cuando no caigan en </w:delText>
        </w:r>
        <w:r w:rsidRPr="00560665" w:rsidDel="00B619C9" w:rsidR="00550D96">
          <w:rPr>
            <w:rFonts w:ascii="Atkinson Hyperlegible" w:hAnsi="Atkinson Hyperlegible" w:eastAsia="Arial Narrow" w:cs="Arial Narrow"/>
            <w:color w:val="000000"/>
          </w:rPr>
          <w:delText>lunes</w:delText>
        </w:r>
        <w:r w:rsidRPr="00560665" w:rsidDel="00B619C9">
          <w:rPr>
            <w:rFonts w:ascii="Atkinson Hyperlegible" w:hAnsi="Atkinson Hyperlegible" w:eastAsia="Arial Narrow" w:cs="Arial Narrow"/>
            <w:color w:val="000000"/>
          </w:rPr>
          <w:delText xml:space="preserve"> </w:delText>
        </w:r>
      </w:del>
      <w:r w:rsidRPr="00560665">
        <w:rPr>
          <w:rFonts w:ascii="Atkinson Hyperlegible" w:hAnsi="Atkinson Hyperlegible" w:eastAsia="Arial Narrow" w:cs="Arial Narrow"/>
          <w:color w:val="000000"/>
        </w:rPr>
        <w:t xml:space="preserve">se trasladarán al lunes siguiente </w:t>
      </w:r>
      <w:r w:rsidRPr="008D107B">
        <w:rPr>
          <w:rFonts w:ascii="Atkinson Hyperlegible" w:hAnsi="Atkinson Hyperlegible" w:eastAsia="Arial Narrow" w:cs="Arial Narrow"/>
          <w:color w:val="000000"/>
          <w:highlight w:val="cyan"/>
        </w:rPr>
        <w:t>a dicho día</w:t>
      </w:r>
      <w:r w:rsidRPr="008D107B" w:rsidR="00795837">
        <w:rPr>
          <w:rFonts w:ascii="Atkinson Hyperlegible" w:hAnsi="Atkinson Hyperlegible" w:eastAsia="Arial Narrow" w:cs="Arial Narrow"/>
          <w:color w:val="000000"/>
          <w:highlight w:val="cyan"/>
        </w:rPr>
        <w:t xml:space="preserve"> c</w:t>
      </w:r>
      <w:del w:author="Martha Inés Peña Delgado" w:date="2024-11-04T10:16:00Z" w16du:dateUtc="2024-11-04T15:16:00Z" w:id="231">
        <w:r w:rsidRPr="008D107B" w:rsidDel="00795837">
          <w:rPr>
            <w:rFonts w:ascii="Atkinson Hyperlegible" w:hAnsi="Atkinson Hyperlegible" w:eastAsia="Arial Narrow" w:cs="Arial Narrow"/>
            <w:color w:val="000000"/>
            <w:highlight w:val="cyan"/>
          </w:rPr>
          <w:delText>. C</w:delText>
        </w:r>
      </w:del>
      <w:r w:rsidRPr="008D107B">
        <w:rPr>
          <w:rFonts w:ascii="Atkinson Hyperlegible" w:hAnsi="Atkinson Hyperlegible" w:eastAsia="Arial Narrow" w:cs="Arial Narrow"/>
          <w:color w:val="000000"/>
          <w:highlight w:val="cyan"/>
        </w:rPr>
        <w:t xml:space="preserve">uando las mencionadas </w:t>
      </w:r>
      <w:r w:rsidRPr="008D107B">
        <w:rPr>
          <w:rFonts w:ascii="Atkinson Hyperlegible" w:hAnsi="Atkinson Hyperlegible" w:eastAsia="Arial Narrow" w:cs="Arial Narrow"/>
          <w:color w:val="000000"/>
          <w:highlight w:val="cyan"/>
        </w:rPr>
        <w:lastRenderedPageBreak/>
        <w:t xml:space="preserve">festividades </w:t>
      </w:r>
      <w:r w:rsidRPr="008D107B" w:rsidR="00A36CC1">
        <w:rPr>
          <w:rFonts w:ascii="Atkinson Hyperlegible" w:hAnsi="Atkinson Hyperlegible" w:eastAsia="Arial Narrow" w:cs="Arial Narrow"/>
          <w:color w:val="000000"/>
          <w:highlight w:val="cyan"/>
        </w:rPr>
        <w:t xml:space="preserve">no </w:t>
      </w:r>
      <w:r w:rsidRPr="008D107B">
        <w:rPr>
          <w:rFonts w:ascii="Atkinson Hyperlegible" w:hAnsi="Atkinson Hyperlegible" w:eastAsia="Arial Narrow" w:cs="Arial Narrow"/>
          <w:color w:val="000000"/>
          <w:highlight w:val="cyan"/>
        </w:rPr>
        <w:t xml:space="preserve">caigan en </w:t>
      </w:r>
      <w:r w:rsidRPr="008D107B" w:rsidR="00A36CC1">
        <w:rPr>
          <w:rFonts w:ascii="Atkinson Hyperlegible" w:hAnsi="Atkinson Hyperlegible" w:eastAsia="Arial Narrow" w:cs="Arial Narrow"/>
          <w:color w:val="000000"/>
          <w:highlight w:val="cyan"/>
        </w:rPr>
        <w:t xml:space="preserve">lunes o </w:t>
      </w:r>
      <w:r w:rsidRPr="008D107B">
        <w:rPr>
          <w:rFonts w:ascii="Atkinson Hyperlegible" w:hAnsi="Atkinson Hyperlegible" w:eastAsia="Arial Narrow" w:cs="Arial Narrow"/>
          <w:color w:val="000000"/>
          <w:highlight w:val="cyan"/>
        </w:rPr>
        <w:t>domingo</w:t>
      </w:r>
      <w:del w:author="Martha Inés Peña Delgado" w:date="2024-11-04T10:16:00Z" w16du:dateUtc="2024-11-04T15:16:00Z" w:id="232">
        <w:r w:rsidRPr="008D107B" w:rsidDel="00A36CC1">
          <w:rPr>
            <w:rFonts w:ascii="Atkinson Hyperlegible" w:hAnsi="Atkinson Hyperlegible" w:eastAsia="Arial Narrow" w:cs="Arial Narrow"/>
            <w:color w:val="000000"/>
            <w:highlight w:val="cyan"/>
          </w:rPr>
          <w:delText>, el descanso remunerado, igualmente se trasladará al lunes</w:delText>
        </w:r>
      </w:del>
      <w:r w:rsidRPr="008D107B">
        <w:rPr>
          <w:rFonts w:ascii="Atkinson Hyperlegible" w:hAnsi="Atkinson Hyperlegible" w:eastAsia="Arial Narrow" w:cs="Arial Narrow"/>
          <w:color w:val="000000"/>
          <w:highlight w:val="cyan"/>
        </w:rPr>
        <w:t>.</w:t>
      </w:r>
    </w:p>
    <w:p w:rsidRPr="00560665" w:rsidR="006F2D31" w:rsidP="00584C09" w:rsidRDefault="006F2D31" w14:paraId="4049D2D2" w14:textId="3658B76B">
      <w:pPr>
        <w:pStyle w:val="Prrafodelista"/>
        <w:widowControl/>
        <w:numPr>
          <w:ilvl w:val="0"/>
          <w:numId w:val="42"/>
        </w:num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Las prestaciones y derechos que </w:t>
      </w:r>
      <w:r w:rsidR="00DC4843">
        <w:rPr>
          <w:rFonts w:ascii="Atkinson Hyperlegible" w:hAnsi="Atkinson Hyperlegible" w:eastAsia="Arial Narrow" w:cs="Arial Narrow"/>
          <w:color w:val="000000"/>
        </w:rPr>
        <w:t xml:space="preserve">se </w:t>
      </w:r>
      <w:r w:rsidRPr="00C0617C" w:rsidR="00DC4843">
        <w:rPr>
          <w:rFonts w:ascii="Atkinson Hyperlegible" w:hAnsi="Atkinson Hyperlegible" w:eastAsia="Arial Narrow" w:cs="Arial Narrow"/>
          <w:color w:val="000000"/>
          <w:highlight w:val="cyan"/>
        </w:rPr>
        <w:t xml:space="preserve">originen para el personal </w:t>
      </w:r>
      <w:r w:rsidRPr="00C0617C" w:rsidR="00C0617C">
        <w:rPr>
          <w:rFonts w:ascii="Atkinson Hyperlegible" w:hAnsi="Atkinson Hyperlegible" w:eastAsia="Arial Narrow" w:cs="Arial Narrow"/>
          <w:color w:val="000000"/>
          <w:highlight w:val="cyan"/>
        </w:rPr>
        <w:t>e</w:t>
      </w:r>
      <w:r w:rsidRPr="00C0617C">
        <w:rPr>
          <w:rFonts w:ascii="Atkinson Hyperlegible" w:hAnsi="Atkinson Hyperlegible" w:eastAsia="Arial Narrow" w:cs="Arial Narrow"/>
          <w:color w:val="000000"/>
          <w:highlight w:val="cyan"/>
        </w:rPr>
        <w:t>n</w:t>
      </w:r>
      <w:r w:rsidRPr="00560665">
        <w:rPr>
          <w:rFonts w:ascii="Atkinson Hyperlegible" w:hAnsi="Atkinson Hyperlegible" w:eastAsia="Arial Narrow" w:cs="Arial Narrow"/>
          <w:color w:val="000000"/>
        </w:rPr>
        <w:t xml:space="preserve"> el trabajo en los días festivos se reconocerá</w:t>
      </w:r>
      <w:r w:rsidR="00330BE9">
        <w:rPr>
          <w:rFonts w:ascii="Atkinson Hyperlegible" w:hAnsi="Atkinson Hyperlegible" w:eastAsia="Arial Narrow" w:cs="Arial Narrow"/>
          <w:color w:val="000000"/>
        </w:rPr>
        <w:t>n</w:t>
      </w:r>
      <w:r w:rsidRPr="00560665">
        <w:rPr>
          <w:rFonts w:ascii="Atkinson Hyperlegible" w:hAnsi="Atkinson Hyperlegible" w:eastAsia="Arial Narrow" w:cs="Arial Narrow"/>
          <w:color w:val="000000"/>
        </w:rPr>
        <w:t xml:space="preserve"> con relación al día de descanso remunerado establecido en el inciso anterior. </w:t>
      </w:r>
      <w:del w:author="Tatiana Ramirez Gomez" w:date="2024-12-09T15:57:00Z" w16du:dateUtc="2024-12-09T20:57:00Z" w:id="233">
        <w:r w:rsidRPr="00560665">
          <w:rPr>
            <w:rFonts w:ascii="Atkinson Hyperlegible" w:hAnsi="Atkinson Hyperlegible" w:eastAsia="Arial Narrow" w:cs="Arial Narrow"/>
            <w:color w:val="000000"/>
          </w:rPr>
          <w:delText>(Artículo 1 Ley 51 del 22 de diciembre de 1.983).</w:delText>
        </w:r>
      </w:del>
    </w:p>
    <w:p w:rsidRPr="00560665" w:rsidR="00C872B1" w:rsidP="006376B2" w:rsidRDefault="00C872B1" w14:paraId="0D4C5F11"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A0204" w:rsidP="7EF6CD69" w:rsidRDefault="00C872B1" w14:paraId="0C955CB3" w14:textId="78114D1C">
      <w:pPr>
        <w:widowControl w:val="1"/>
        <w:pBdr>
          <w:top w:val="nil" w:color="000000" w:sz="0" w:space="0"/>
          <w:left w:val="nil" w:color="000000" w:sz="0" w:space="0"/>
          <w:bottom w:val="nil" w:color="000000" w:sz="0" w:space="0"/>
          <w:right w:val="nil" w:color="000000" w:sz="0" w:space="0"/>
          <w:between w:val="nil" w:color="000000" w:sz="0" w:space="0"/>
        </w:pBdr>
        <w:tabs>
          <w:tab w:val="left" w:pos="9498"/>
        </w:tabs>
        <w:jc w:val="both"/>
        <w:rPr>
          <w:rFonts w:ascii="Atkinson Hyperlegible" w:hAnsi="Atkinson Hyperlegible" w:eastAsia="Arial Narrow" w:cs="Arial Narrow"/>
          <w:color w:val="000000"/>
        </w:rPr>
      </w:pPr>
      <w:r w:rsidRPr="7EF6CD69" w:rsidR="46B6C173">
        <w:rPr>
          <w:rFonts w:ascii="Atkinson Hyperlegible" w:hAnsi="Atkinson Hyperlegible" w:eastAsia="Arial Narrow" w:cs="Arial Narrow"/>
          <w:b w:val="1"/>
          <w:bCs w:val="1"/>
          <w:color w:val="000000" w:themeColor="text1" w:themeTint="FF" w:themeShade="FF"/>
        </w:rPr>
        <w:t>PARÁGRAFO</w:t>
      </w:r>
      <w:r w:rsidRPr="7EF6CD69" w:rsidR="2A64770E">
        <w:rPr>
          <w:rFonts w:ascii="Atkinson Hyperlegible" w:hAnsi="Atkinson Hyperlegible" w:eastAsia="Arial Narrow" w:cs="Arial Narrow"/>
          <w:b w:val="1"/>
          <w:bCs w:val="1"/>
          <w:color w:val="000000" w:themeColor="text1" w:themeTint="FF" w:themeShade="FF"/>
        </w:rPr>
        <w:t>.</w:t>
      </w:r>
      <w:r w:rsidRPr="7EF6CD69" w:rsidR="2A64770E">
        <w:rPr>
          <w:rFonts w:ascii="Atkinson Hyperlegible" w:hAnsi="Atkinson Hyperlegible" w:eastAsia="Arial Narrow" w:cs="Arial Narrow"/>
          <w:color w:val="000000" w:themeColor="text1" w:themeTint="FF" w:themeShade="FF"/>
        </w:rPr>
        <w:t xml:space="preserve"> Cuando la jornada de trabajo convenida por las partes en días u horas no implique la prestación de servicios en todos los días laborales de la semana, </w:t>
      </w:r>
      <w:r w:rsidRPr="7EF6CD69" w:rsidR="1C206020">
        <w:rPr>
          <w:rFonts w:ascii="Atkinson Hyperlegible" w:hAnsi="Atkinson Hyperlegible" w:eastAsia="Arial Narrow" w:cs="Arial Narrow"/>
          <w:color w:val="000000" w:themeColor="text1" w:themeTint="FF" w:themeShade="FF"/>
          <w:highlight w:val="cyan"/>
        </w:rPr>
        <w:t xml:space="preserve">la persona </w:t>
      </w:r>
      <w:r w:rsidRPr="7EF6CD69" w:rsidR="1C206020">
        <w:rPr>
          <w:rFonts w:ascii="Atkinson Hyperlegible" w:hAnsi="Atkinson Hyperlegible" w:eastAsia="Arial Narrow" w:cs="Arial Narrow"/>
          <w:color w:val="000000" w:themeColor="text1" w:themeTint="FF" w:themeShade="FF"/>
          <w:highlight w:val="cyan"/>
        </w:rPr>
        <w:t>contratada</w:t>
      </w:r>
      <w:r w:rsidRPr="7EF6CD69" w:rsidR="1C206020">
        <w:rPr>
          <w:rFonts w:ascii="Atkinson Hyperlegible" w:hAnsi="Atkinson Hyperlegible" w:eastAsia="Arial Narrow" w:cs="Arial Narrow"/>
          <w:color w:val="000000" w:themeColor="text1" w:themeTint="FF" w:themeShade="FF"/>
        </w:rPr>
        <w:t xml:space="preserve"> </w:t>
      </w:r>
      <w:del w:author="Leonardo Torres" w:date="2025-01-07T13:49:04.63Z" w:id="515519461">
        <w:r w:rsidRPr="7EF6CD69" w:rsidDel="2A64770E">
          <w:rPr>
            <w:rFonts w:ascii="Atkinson Hyperlegible" w:hAnsi="Atkinson Hyperlegible" w:eastAsia="Arial Narrow" w:cs="Arial Narrow"/>
            <w:color w:val="000000" w:themeColor="text1" w:themeTint="FF" w:themeShade="FF"/>
          </w:rPr>
          <w:delText xml:space="preserve"> </w:delText>
        </w:r>
      </w:del>
      <w:r w:rsidRPr="7EF6CD69" w:rsidR="2A64770E">
        <w:rPr>
          <w:rFonts w:ascii="Atkinson Hyperlegible" w:hAnsi="Atkinson Hyperlegible" w:eastAsia="Arial Narrow" w:cs="Arial Narrow"/>
          <w:color w:val="000000" w:themeColor="text1" w:themeTint="FF" w:themeShade="FF"/>
        </w:rPr>
        <w:t>tendrá</w:t>
      </w:r>
      <w:r w:rsidRPr="7EF6CD69" w:rsidR="2A64770E">
        <w:rPr>
          <w:rFonts w:ascii="Atkinson Hyperlegible" w:hAnsi="Atkinson Hyperlegible" w:eastAsia="Arial Narrow" w:cs="Arial Narrow"/>
          <w:color w:val="000000" w:themeColor="text1" w:themeTint="FF" w:themeShade="FF"/>
        </w:rPr>
        <w:t xml:space="preserve"> derecho a la remuneración del descanso dominical en proporción al tiempo laborado</w:t>
      </w:r>
      <w:del w:author="Tatiana Ramirez Gomez" w:date="2024-12-09T15:58:00Z" w:id="563288188">
        <w:r w:rsidRPr="7EF6CD69" w:rsidDel="2A64770E">
          <w:rPr>
            <w:rFonts w:ascii="Atkinson Hyperlegible" w:hAnsi="Atkinson Hyperlegible" w:eastAsia="Arial Narrow" w:cs="Arial Narrow"/>
            <w:color w:val="000000" w:themeColor="text1" w:themeTint="FF" w:themeShade="FF"/>
          </w:rPr>
          <w:delText xml:space="preserve"> (artículo 26, numeral 5º, ley 50 de 1990)</w:delText>
        </w:r>
        <w:r w:rsidRPr="7EF6CD69" w:rsidDel="6C7C29CA">
          <w:rPr>
            <w:rFonts w:ascii="Atkinson Hyperlegible" w:hAnsi="Atkinson Hyperlegible" w:eastAsia="Arial Narrow" w:cs="Arial Narrow"/>
            <w:color w:val="000000" w:themeColor="text1" w:themeTint="FF" w:themeShade="FF"/>
          </w:rPr>
          <w:delText>.</w:delText>
        </w:r>
      </w:del>
      <w:ins w:author="Tatiana Ramirez Gomez" w:date="2024-12-09T15:58:00Z" w:id="38916720">
        <w:r w:rsidRPr="7EF6CD69" w:rsidR="51D3CB53">
          <w:rPr>
            <w:rFonts w:ascii="Atkinson Hyperlegible" w:hAnsi="Atkinson Hyperlegible" w:eastAsia="Arial Narrow" w:cs="Arial Narrow"/>
            <w:color w:val="000000" w:themeColor="text1" w:themeTint="FF" w:themeShade="FF"/>
          </w:rPr>
          <w:t>.</w:t>
        </w:r>
      </w:ins>
    </w:p>
    <w:p w:rsidRPr="00560665" w:rsidR="004A0204" w:rsidP="006376B2" w:rsidRDefault="004A0204" w14:paraId="2B2DE07E"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FA377B" w:rsidP="006376B2" w:rsidRDefault="00FA377B" w14:paraId="106A6A91" w14:textId="0E028483">
      <w:pPr>
        <w:pStyle w:val="Ttulo1"/>
        <w:tabs>
          <w:tab w:val="left" w:pos="9498"/>
        </w:tabs>
        <w:spacing w:before="93"/>
        <w:ind w:left="0" w:right="326"/>
        <w:jc w:val="both"/>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 xml:space="preserve">ARTÍCULO </w:t>
      </w:r>
      <w:r w:rsidRPr="00560665" w:rsidR="00C872B1">
        <w:rPr>
          <w:rFonts w:ascii="Atkinson Hyperlegible" w:hAnsi="Atkinson Hyperlegible" w:eastAsia="Arial Narrow" w:cs="Arial Narrow"/>
          <w:sz w:val="22"/>
          <w:szCs w:val="22"/>
        </w:rPr>
        <w:t>2</w:t>
      </w:r>
      <w:r w:rsidR="009B428A">
        <w:rPr>
          <w:rFonts w:ascii="Atkinson Hyperlegible" w:hAnsi="Atkinson Hyperlegible" w:eastAsia="Arial Narrow" w:cs="Arial Narrow"/>
          <w:sz w:val="22"/>
          <w:szCs w:val="22"/>
        </w:rPr>
        <w:t>2</w:t>
      </w:r>
      <w:r w:rsidRPr="00560665">
        <w:rPr>
          <w:rFonts w:ascii="Atkinson Hyperlegible" w:hAnsi="Atkinson Hyperlegible" w:eastAsia="Arial Narrow" w:cs="Arial Narrow"/>
          <w:sz w:val="22"/>
          <w:szCs w:val="22"/>
        </w:rPr>
        <w:t xml:space="preserve">. </w:t>
      </w:r>
      <w:r w:rsidRPr="00560665" w:rsidR="0018549E">
        <w:rPr>
          <w:rFonts w:ascii="Atkinson Hyperlegible" w:hAnsi="Atkinson Hyperlegible" w:eastAsia="Arial Narrow" w:cs="Arial Narrow"/>
          <w:sz w:val="22"/>
          <w:szCs w:val="22"/>
        </w:rPr>
        <w:t>Trabajo dominical y festivo</w:t>
      </w:r>
      <w:r w:rsidRPr="00560665">
        <w:rPr>
          <w:rFonts w:ascii="Atkinson Hyperlegible" w:hAnsi="Atkinson Hyperlegible" w:eastAsia="Arial Narrow" w:cs="Arial Narrow"/>
          <w:sz w:val="22"/>
          <w:szCs w:val="22"/>
        </w:rPr>
        <w:t xml:space="preserve">. </w:t>
      </w:r>
      <w:del w:author="Tatiana Ramirez Gomez" w:date="2024-12-09T15:59:00Z" w16du:dateUtc="2024-12-09T20:59:00Z" w:id="236">
        <w:r w:rsidRPr="00560665">
          <w:rPr>
            <w:rFonts w:ascii="Atkinson Hyperlegible" w:hAnsi="Atkinson Hyperlegible" w:eastAsia="Arial Narrow" w:cs="Arial Narrow"/>
            <w:sz w:val="22"/>
            <w:szCs w:val="22"/>
          </w:rPr>
          <w:delText>(Artículo 26 Ley789 de 2002).</w:delText>
        </w:r>
      </w:del>
    </w:p>
    <w:p w:rsidRPr="00560665" w:rsidR="00FA377B" w:rsidP="00260934" w:rsidRDefault="00FA377B" w14:paraId="5D86EA75" w14:textId="1D25AF9E">
      <w:pPr>
        <w:pStyle w:val="Prrafodelista"/>
        <w:numPr>
          <w:ilvl w:val="0"/>
          <w:numId w:val="43"/>
        </w:numPr>
        <w:jc w:val="both"/>
        <w:rPr>
          <w:rFonts w:ascii="Atkinson Hyperlegible" w:hAnsi="Atkinson Hyperlegible"/>
        </w:rPr>
      </w:pPr>
      <w:r w:rsidRPr="00560665">
        <w:rPr>
          <w:rFonts w:ascii="Atkinson Hyperlegible" w:hAnsi="Atkinson Hyperlegible"/>
        </w:rPr>
        <w:t xml:space="preserve">El trabajo en domingo y festivos se remunerará con un recargo del 75% sobre el salario ordinario en proporción a las horas laboradas, sin perjuicio del salario ordinario a que </w:t>
      </w:r>
      <w:r w:rsidRPr="002B2A6B" w:rsidR="002B2A6B">
        <w:rPr>
          <w:rFonts w:ascii="Atkinson Hyperlegible" w:hAnsi="Atkinson Hyperlegible"/>
          <w:highlight w:val="cyan"/>
        </w:rPr>
        <w:t>se</w:t>
      </w:r>
      <w:r w:rsidR="002B2A6B">
        <w:rPr>
          <w:rFonts w:ascii="Atkinson Hyperlegible" w:hAnsi="Atkinson Hyperlegible"/>
        </w:rPr>
        <w:t xml:space="preserve"> </w:t>
      </w:r>
      <w:r w:rsidRPr="00560665">
        <w:rPr>
          <w:rFonts w:ascii="Atkinson Hyperlegible" w:hAnsi="Atkinson Hyperlegible"/>
        </w:rPr>
        <w:t>tenga derecho por haber laborado la semana completa.</w:t>
      </w:r>
    </w:p>
    <w:p w:rsidRPr="00560665" w:rsidR="00FA377B" w:rsidP="00260934" w:rsidRDefault="00FA377B" w14:paraId="1BDD63AC" w14:textId="58B9B19C">
      <w:pPr>
        <w:pStyle w:val="Prrafodelista"/>
        <w:numPr>
          <w:ilvl w:val="0"/>
          <w:numId w:val="43"/>
        </w:numPr>
        <w:jc w:val="both"/>
        <w:rPr>
          <w:rFonts w:ascii="Atkinson Hyperlegible" w:hAnsi="Atkinson Hyperlegible"/>
        </w:rPr>
      </w:pPr>
      <w:r w:rsidRPr="00560665">
        <w:rPr>
          <w:rFonts w:ascii="Atkinson Hyperlegible" w:hAnsi="Atkinson Hyperlegible"/>
        </w:rPr>
        <w:t>Si el domingo coincide otro día de descanso remunerado</w:t>
      </w:r>
      <w:r w:rsidR="00615393">
        <w:rPr>
          <w:rFonts w:ascii="Atkinson Hyperlegible" w:hAnsi="Atkinson Hyperlegible"/>
        </w:rPr>
        <w:t>, la persona contratada</w:t>
      </w:r>
      <w:r w:rsidRPr="00560665">
        <w:rPr>
          <w:rFonts w:ascii="Atkinson Hyperlegible" w:hAnsi="Atkinson Hyperlegible"/>
        </w:rPr>
        <w:t xml:space="preserve"> sólo tendrá derecho</w:t>
      </w:r>
      <w:r w:rsidR="00615393">
        <w:rPr>
          <w:rFonts w:ascii="Atkinson Hyperlegible" w:hAnsi="Atkinson Hyperlegible"/>
        </w:rPr>
        <w:t xml:space="preserve">, </w:t>
      </w:r>
      <w:r w:rsidRPr="00560665">
        <w:rPr>
          <w:rFonts w:ascii="Atkinson Hyperlegible" w:hAnsi="Atkinson Hyperlegible"/>
        </w:rPr>
        <w:t>si trabaja, al recargo establecido en el ordinal anterior.</w:t>
      </w:r>
    </w:p>
    <w:p w:rsidRPr="00560665" w:rsidR="00FA377B" w:rsidP="00260934" w:rsidRDefault="00FA377B" w14:paraId="174576CF" w14:textId="09CAB827">
      <w:pPr>
        <w:pStyle w:val="Prrafodelista"/>
        <w:numPr>
          <w:ilvl w:val="0"/>
          <w:numId w:val="43"/>
        </w:numPr>
        <w:jc w:val="both"/>
        <w:rPr>
          <w:rFonts w:ascii="Atkinson Hyperlegible" w:hAnsi="Atkinson Hyperlegible"/>
        </w:rPr>
      </w:pPr>
      <w:r w:rsidRPr="00560665">
        <w:rPr>
          <w:rFonts w:ascii="Atkinson Hyperlegible" w:hAnsi="Atkinson Hyperlegible"/>
        </w:rPr>
        <w:t>Se exceptúa el caso de la jornada de treinta y seis (36) horas semanales</w:t>
      </w:r>
      <w:ins w:author="Tatiana Ramirez Gomez" w:date="2024-12-09T16:03:00Z" w16du:dateUtc="2024-12-09T21:03:00Z" w:id="237">
        <w:r w:rsidR="00DF6C41">
          <w:rPr>
            <w:rFonts w:ascii="Atkinson Hyperlegible" w:hAnsi="Atkinson Hyperlegible"/>
          </w:rPr>
          <w:t>.</w:t>
        </w:r>
      </w:ins>
      <w:del w:author="Tatiana Ramirez Gomez" w:date="2024-12-09T16:03:00Z" w16du:dateUtc="2024-12-09T21:03:00Z" w:id="238">
        <w:r w:rsidRPr="00560665">
          <w:rPr>
            <w:rFonts w:ascii="Atkinson Hyperlegible" w:hAnsi="Atkinson Hyperlegible"/>
          </w:rPr>
          <w:delText xml:space="preserve"> previstas en el artículo 20 literal c) de la Ley 50 de 1990.</w:delText>
        </w:r>
      </w:del>
    </w:p>
    <w:p w:rsidRPr="00560665" w:rsidR="002D2595" w:rsidP="006376B2" w:rsidRDefault="002D2595" w14:paraId="106C3FCD" w14:textId="77777777">
      <w:pPr>
        <w:pStyle w:val="Prrafodelista"/>
        <w:rPr>
          <w:rFonts w:ascii="Atkinson Hyperlegible" w:hAnsi="Atkinson Hyperlegible"/>
        </w:rPr>
      </w:pPr>
    </w:p>
    <w:p w:rsidRPr="00560665" w:rsidR="00FA377B" w:rsidP="00062BDB" w:rsidRDefault="006C0A60" w14:paraId="0EBE1F7F" w14:textId="5EB192C9">
      <w:pPr>
        <w:jc w:val="both"/>
        <w:rPr>
          <w:rFonts w:ascii="Atkinson Hyperlegible" w:hAnsi="Atkinson Hyperlegible"/>
        </w:rPr>
      </w:pPr>
      <w:r w:rsidRPr="00560665">
        <w:rPr>
          <w:rFonts w:ascii="Atkinson Hyperlegible" w:hAnsi="Atkinson Hyperlegible"/>
          <w:b/>
          <w:bCs/>
        </w:rPr>
        <w:t xml:space="preserve">PARÁGRAFO </w:t>
      </w:r>
      <w:r w:rsidR="00260934">
        <w:rPr>
          <w:rFonts w:ascii="Atkinson Hyperlegible" w:hAnsi="Atkinson Hyperlegible"/>
          <w:b/>
          <w:bCs/>
        </w:rPr>
        <w:t>PRÍMERO</w:t>
      </w:r>
      <w:r w:rsidRPr="00560665" w:rsidR="00FA377B">
        <w:rPr>
          <w:rFonts w:ascii="Atkinson Hyperlegible" w:hAnsi="Atkinson Hyperlegible"/>
          <w:b/>
          <w:bCs/>
        </w:rPr>
        <w:t>.</w:t>
      </w:r>
      <w:r w:rsidRPr="00560665" w:rsidR="00FA377B">
        <w:rPr>
          <w:rFonts w:ascii="Atkinson Hyperlegible" w:hAnsi="Atkinson Hyperlegible"/>
        </w:rPr>
        <w:t xml:space="preserve"> </w:t>
      </w:r>
      <w:r w:rsidRPr="0044557D" w:rsidR="002C2CB5">
        <w:rPr>
          <w:rFonts w:ascii="Atkinson Hyperlegible" w:hAnsi="Atkinson Hyperlegible"/>
          <w:highlight w:val="cyan"/>
        </w:rPr>
        <w:t>La persona contratada</w:t>
      </w:r>
      <w:r w:rsidR="002C2CB5">
        <w:rPr>
          <w:rFonts w:ascii="Atkinson Hyperlegible" w:hAnsi="Atkinson Hyperlegible"/>
        </w:rPr>
        <w:t xml:space="preserve"> </w:t>
      </w:r>
      <w:r w:rsidRPr="00560665" w:rsidR="00FA377B">
        <w:rPr>
          <w:rFonts w:ascii="Atkinson Hyperlegible" w:hAnsi="Atkinson Hyperlegible"/>
        </w:rPr>
        <w:t xml:space="preserve">podrá convenir con </w:t>
      </w:r>
      <w:r w:rsidRPr="0044557D" w:rsidR="002C2CB5">
        <w:rPr>
          <w:rFonts w:ascii="Atkinson Hyperlegible" w:hAnsi="Atkinson Hyperlegible"/>
          <w:b/>
          <w:bCs/>
          <w:highlight w:val="cyan"/>
        </w:rPr>
        <w:t>POA</w:t>
      </w:r>
      <w:r w:rsidRPr="00560665" w:rsidR="00FA377B">
        <w:rPr>
          <w:rFonts w:ascii="Atkinson Hyperlegible" w:hAnsi="Atkinson Hyperlegible"/>
        </w:rPr>
        <w:t xml:space="preserve"> su día de descanso obligatorio el </w:t>
      </w:r>
      <w:r w:rsidRPr="00560665" w:rsidR="002D2595">
        <w:rPr>
          <w:rFonts w:ascii="Atkinson Hyperlegible" w:hAnsi="Atkinson Hyperlegible"/>
          <w:b/>
        </w:rPr>
        <w:t>sábado</w:t>
      </w:r>
      <w:r w:rsidRPr="00560665" w:rsidR="00FA377B">
        <w:rPr>
          <w:rFonts w:ascii="Atkinson Hyperlegible" w:hAnsi="Atkinson Hyperlegible"/>
        </w:rPr>
        <w:t xml:space="preserve"> o domingo, que será reconocido en todos sus aspectos como descanso dominical obligatorio institucionalizado.</w:t>
      </w:r>
      <w:r w:rsidRPr="00560665" w:rsidR="005C7BA9">
        <w:rPr>
          <w:rFonts w:ascii="Atkinson Hyperlegible" w:hAnsi="Atkinson Hyperlegible"/>
        </w:rPr>
        <w:t xml:space="preserve"> </w:t>
      </w:r>
      <w:r w:rsidRPr="00560665" w:rsidR="00FA377B">
        <w:rPr>
          <w:rFonts w:ascii="Atkinson Hyperlegible" w:hAnsi="Atkinson Hyperlegible"/>
        </w:rPr>
        <w:t xml:space="preserve">Interprétese la expresión dominical contenida en el régimen laboral en este sentido exclusivamente para el efecto del descanso obligatorio. </w:t>
      </w:r>
    </w:p>
    <w:p w:rsidRPr="00560665" w:rsidR="002D2595" w:rsidP="006376B2" w:rsidRDefault="002D2595" w14:paraId="66D714F8" w14:textId="77777777">
      <w:pPr>
        <w:rPr>
          <w:rFonts w:ascii="Atkinson Hyperlegible" w:hAnsi="Atkinson Hyperlegible"/>
        </w:rPr>
      </w:pPr>
    </w:p>
    <w:p w:rsidRPr="00560665" w:rsidR="00BD3FF3" w:rsidP="009B6080" w:rsidRDefault="006C0A60" w14:paraId="08C1974B" w14:textId="1038EC28">
      <w:pPr>
        <w:jc w:val="both"/>
        <w:rPr>
          <w:rFonts w:ascii="Atkinson Hyperlegible" w:hAnsi="Atkinson Hyperlegible"/>
          <w:b/>
        </w:rPr>
      </w:pPr>
      <w:r w:rsidRPr="00560665">
        <w:rPr>
          <w:rFonts w:ascii="Atkinson Hyperlegible" w:hAnsi="Atkinson Hyperlegible"/>
          <w:b/>
          <w:bCs/>
        </w:rPr>
        <w:t xml:space="preserve">PARÁGRAFO </w:t>
      </w:r>
      <w:r w:rsidR="009B428A">
        <w:rPr>
          <w:rFonts w:ascii="Atkinson Hyperlegible" w:hAnsi="Atkinson Hyperlegible"/>
          <w:b/>
          <w:bCs/>
        </w:rPr>
        <w:t>SEGUNDO</w:t>
      </w:r>
      <w:r w:rsidRPr="00560665" w:rsidR="00FA377B">
        <w:rPr>
          <w:rFonts w:ascii="Atkinson Hyperlegible" w:hAnsi="Atkinson Hyperlegible"/>
          <w:b/>
          <w:bCs/>
        </w:rPr>
        <w:t xml:space="preserve">. </w:t>
      </w:r>
      <w:r w:rsidRPr="00560665" w:rsidR="00AD65AD">
        <w:rPr>
          <w:rFonts w:ascii="Atkinson Hyperlegible" w:hAnsi="Atkinson Hyperlegible"/>
          <w:b/>
          <w:bCs/>
        </w:rPr>
        <w:t>Aviso sobre trabajo dominical</w:t>
      </w:r>
      <w:r w:rsidRPr="00560665" w:rsidR="00FA377B">
        <w:rPr>
          <w:rFonts w:ascii="Atkinson Hyperlegible" w:hAnsi="Atkinson Hyperlegible"/>
          <w:b/>
          <w:bCs/>
        </w:rPr>
        <w:t>.</w:t>
      </w:r>
      <w:r w:rsidRPr="00560665" w:rsidR="00FA377B">
        <w:rPr>
          <w:rFonts w:ascii="Atkinson Hyperlegible" w:hAnsi="Atkinson Hyperlegible"/>
        </w:rPr>
        <w:t xml:space="preserve"> Cuando </w:t>
      </w:r>
      <w:r w:rsidRPr="00D975CD" w:rsidR="00FA377B">
        <w:rPr>
          <w:rFonts w:ascii="Atkinson Hyperlegible" w:hAnsi="Atkinson Hyperlegible"/>
        </w:rPr>
        <w:t xml:space="preserve">se </w:t>
      </w:r>
      <w:del w:author="Tatiana Ramirez Gomez" w:date="2024-12-09T16:07:00Z" w16du:dateUtc="2024-12-09T21:07:00Z" w:id="239">
        <w:r w:rsidRPr="00D975CD" w:rsidR="00FA377B">
          <w:rPr>
            <w:rFonts w:ascii="Atkinson Hyperlegible" w:hAnsi="Atkinson Hyperlegible"/>
          </w:rPr>
          <w:delText>tratare</w:delText>
        </w:r>
        <w:r w:rsidRPr="00D975CD" w:rsidDel="0018549E" w:rsidR="00FA377B">
          <w:rPr>
            <w:rFonts w:ascii="Atkinson Hyperlegible" w:hAnsi="Atkinson Hyperlegible"/>
          </w:rPr>
          <w:delText xml:space="preserve"> </w:delText>
        </w:r>
      </w:del>
      <w:r w:rsidRPr="00D975CD" w:rsidR="0018549E">
        <w:rPr>
          <w:rFonts w:ascii="Atkinson Hyperlegible" w:hAnsi="Atkinson Hyperlegible"/>
        </w:rPr>
        <w:t>trate</w:t>
      </w:r>
      <w:r w:rsidRPr="00560665" w:rsidR="00FA377B">
        <w:rPr>
          <w:rFonts w:ascii="Atkinson Hyperlegible" w:hAnsi="Atkinson Hyperlegible"/>
        </w:rPr>
        <w:t xml:space="preserve"> de trabajos habituales o permanentes en domingo, </w:t>
      </w:r>
      <w:r w:rsidRPr="009B428A" w:rsidR="00322A3E">
        <w:rPr>
          <w:rFonts w:ascii="Atkinson Hyperlegible" w:hAnsi="Atkinson Hyperlegible"/>
          <w:b/>
          <w:bCs/>
        </w:rPr>
        <w:t>POA</w:t>
      </w:r>
      <w:r w:rsidRPr="009B428A" w:rsidR="00FA377B">
        <w:rPr>
          <w:rFonts w:ascii="Atkinson Hyperlegible" w:hAnsi="Atkinson Hyperlegible"/>
          <w:b/>
          <w:bCs/>
        </w:rPr>
        <w:t xml:space="preserve"> </w:t>
      </w:r>
      <w:r w:rsidRPr="00560665" w:rsidR="00FA377B">
        <w:rPr>
          <w:rFonts w:ascii="Atkinson Hyperlegible" w:hAnsi="Atkinson Hyperlegible"/>
        </w:rPr>
        <w:t xml:space="preserve">debe fijar en lugar público del establecimiento, con anticipación de doce (12) horas por lo menos, la relación del personal </w:t>
      </w:r>
      <w:del w:author="Martha Inés Peña Delgado" w:date="2024-12-09T15:58:00Z" w16du:dateUtc="2024-12-09T20:58:00Z" w:id="240">
        <w:r w:rsidRPr="00560665" w:rsidDel="005654FA" w:rsidR="00FA377B">
          <w:rPr>
            <w:rFonts w:ascii="Atkinson Hyperlegible" w:hAnsi="Atkinson Hyperlegible"/>
          </w:rPr>
          <w:delText xml:space="preserve">de trabajadores </w:delText>
        </w:r>
      </w:del>
      <w:r w:rsidRPr="00560665" w:rsidR="00FA377B">
        <w:rPr>
          <w:rFonts w:ascii="Atkinson Hyperlegible" w:hAnsi="Atkinson Hyperlegible"/>
        </w:rPr>
        <w:t>que por razones del servicio no pueden disponer el descanso dominical. En esta relación se incluirán también el día y las horas de descanso compensatorio</w:t>
      </w:r>
      <w:del w:author="Tatiana Ramirez Gomez" w:date="2024-12-09T16:21:00Z" w16du:dateUtc="2024-12-09T21:21:00Z" w:id="241">
        <w:r w:rsidRPr="00560665" w:rsidR="00FA377B">
          <w:rPr>
            <w:rFonts w:ascii="Atkinson Hyperlegible" w:hAnsi="Atkinson Hyperlegible"/>
          </w:rPr>
          <w:delText xml:space="preserve"> (Artículo 185, C.S.T.).</w:delText>
        </w:r>
      </w:del>
      <w:ins w:author="Tatiana Ramirez Gomez" w:date="2024-12-09T16:21:00Z" w16du:dateUtc="2024-12-09T21:21:00Z" w:id="242">
        <w:r w:rsidR="000F55C2">
          <w:rPr>
            <w:rFonts w:ascii="Atkinson Hyperlegible" w:hAnsi="Atkinson Hyperlegible"/>
          </w:rPr>
          <w:t>.</w:t>
        </w:r>
      </w:ins>
    </w:p>
    <w:p w:rsidRPr="00560665" w:rsidR="002D2595" w:rsidP="009B6080" w:rsidRDefault="002D2595" w14:paraId="14754886" w14:textId="77777777">
      <w:pPr>
        <w:jc w:val="both"/>
        <w:rPr>
          <w:rFonts w:ascii="Atkinson Hyperlegible" w:hAnsi="Atkinson Hyperlegible"/>
        </w:rPr>
      </w:pPr>
    </w:p>
    <w:p w:rsidR="002D2595" w:rsidP="009B6080" w:rsidRDefault="00FA377B" w14:paraId="4046ACB0" w14:textId="62FC45AF">
      <w:pPr>
        <w:jc w:val="both"/>
        <w:rPr>
          <w:rFonts w:ascii="Atkinson Hyperlegible" w:hAnsi="Atkinson Hyperlegible"/>
        </w:rPr>
      </w:pPr>
      <w:r w:rsidRPr="00560665">
        <w:rPr>
          <w:rFonts w:ascii="Atkinson Hyperlegible" w:hAnsi="Atkinson Hyperlegible"/>
          <w:b/>
          <w:bCs/>
        </w:rPr>
        <w:t xml:space="preserve">ARTÍCULO </w:t>
      </w:r>
      <w:r w:rsidRPr="00560665" w:rsidR="00C872B1">
        <w:rPr>
          <w:rFonts w:ascii="Atkinson Hyperlegible" w:hAnsi="Atkinson Hyperlegible"/>
          <w:b/>
          <w:bCs/>
        </w:rPr>
        <w:t>2</w:t>
      </w:r>
      <w:r w:rsidR="00C74739">
        <w:rPr>
          <w:rFonts w:ascii="Atkinson Hyperlegible" w:hAnsi="Atkinson Hyperlegible"/>
          <w:b/>
          <w:bCs/>
        </w:rPr>
        <w:t>3</w:t>
      </w:r>
      <w:r w:rsidRPr="00560665">
        <w:rPr>
          <w:rFonts w:ascii="Atkinson Hyperlegible" w:hAnsi="Atkinson Hyperlegible"/>
          <w:b/>
          <w:bCs/>
        </w:rPr>
        <w:t>.</w:t>
      </w:r>
      <w:r w:rsidRPr="00560665">
        <w:rPr>
          <w:rFonts w:ascii="Atkinson Hyperlegible" w:hAnsi="Atkinson Hyperlegible"/>
        </w:rPr>
        <w:t xml:space="preserve"> El descanso en los </w:t>
      </w:r>
      <w:r w:rsidRPr="00560665" w:rsidR="002D2595">
        <w:rPr>
          <w:rFonts w:ascii="Atkinson Hyperlegible" w:hAnsi="Atkinson Hyperlegible"/>
          <w:b/>
        </w:rPr>
        <w:t>domingos</w:t>
      </w:r>
      <w:r w:rsidRPr="00560665">
        <w:rPr>
          <w:rFonts w:ascii="Atkinson Hyperlegible" w:hAnsi="Atkinson Hyperlegible"/>
        </w:rPr>
        <w:t xml:space="preserve"> y los demás expresados en este reglamento, tiene una duración mínima de 24 horas, </w:t>
      </w:r>
      <w:r w:rsidRPr="00C61DDD" w:rsidR="004C0415">
        <w:rPr>
          <w:rFonts w:ascii="Atkinson Hyperlegible" w:hAnsi="Atkinson Hyperlegible"/>
          <w:highlight w:val="cyan"/>
        </w:rPr>
        <w:t>con excepción de la jornada por turnos</w:t>
      </w:r>
      <w:r w:rsidR="004C0415">
        <w:rPr>
          <w:rFonts w:ascii="Atkinson Hyperlegible" w:hAnsi="Atkinson Hyperlegible"/>
        </w:rPr>
        <w:t xml:space="preserve">. </w:t>
      </w:r>
      <w:del w:author="Martha Inés Peña Delgado" w:date="2024-12-09T16:02:00Z" w16du:dateUtc="2024-12-09T21:02:00Z" w:id="243">
        <w:r w:rsidRPr="00560665" w:rsidDel="00C61DDD">
          <w:rPr>
            <w:rFonts w:ascii="Atkinson Hyperlegible" w:hAnsi="Atkinson Hyperlegible"/>
          </w:rPr>
          <w:delText>salvo la excepción consagrada en el literal c) del artículo 20 la Ley 50 de 1990 (artículo 25 de la Ley 50 de 1990).</w:delText>
        </w:r>
      </w:del>
    </w:p>
    <w:p w:rsidR="00430474" w:rsidP="00430474" w:rsidRDefault="00430474" w14:paraId="34F7CC6C" w14:textId="77777777">
      <w:pPr>
        <w:jc w:val="both"/>
        <w:rPr>
          <w:rFonts w:ascii="Atkinson Hyperlegible" w:hAnsi="Atkinson Hyperlegible"/>
        </w:rPr>
      </w:pPr>
    </w:p>
    <w:p w:rsidRPr="00560665" w:rsidR="00430474" w:rsidP="00430474" w:rsidRDefault="00F239F5" w14:paraId="2C853D8C" w14:textId="249F7DB6">
      <w:pPr>
        <w:jc w:val="both"/>
        <w:rPr>
          <w:rFonts w:ascii="Atkinson Hyperlegible" w:hAnsi="Atkinson Hyperlegible"/>
        </w:rPr>
      </w:pPr>
      <w:r>
        <w:rPr>
          <w:rFonts w:ascii="Atkinson Hyperlegible" w:hAnsi="Atkinson Hyperlegible"/>
          <w:b/>
          <w:bCs/>
        </w:rPr>
        <w:t xml:space="preserve">PARÁGRAFO. Descanso compensatorio. </w:t>
      </w:r>
      <w:r w:rsidRPr="00560665" w:rsidR="00430474">
        <w:rPr>
          <w:rFonts w:ascii="Atkinson Hyperlegible" w:hAnsi="Atkinson Hyperlegible"/>
        </w:rPr>
        <w:t>El descanso semanal compensatorio puede darse en alguna de las siguientes formas:</w:t>
      </w:r>
    </w:p>
    <w:p w:rsidRPr="00560665" w:rsidR="00430474" w:rsidP="00430474" w:rsidRDefault="00430474" w14:paraId="0E96F3F6" w14:textId="77777777">
      <w:pPr>
        <w:pStyle w:val="Prrafodelista"/>
        <w:numPr>
          <w:ilvl w:val="0"/>
          <w:numId w:val="44"/>
        </w:numPr>
        <w:jc w:val="both"/>
        <w:rPr>
          <w:rFonts w:ascii="Atkinson Hyperlegible" w:hAnsi="Atkinson Hyperlegible"/>
        </w:rPr>
      </w:pPr>
      <w:r w:rsidRPr="00560665">
        <w:rPr>
          <w:rFonts w:ascii="Atkinson Hyperlegible" w:hAnsi="Atkinson Hyperlegible"/>
        </w:rPr>
        <w:t>En otro día laborable de la semana siguiente, a todo el personal que laboró el día de descanso, o por turnos.</w:t>
      </w:r>
    </w:p>
    <w:p w:rsidRPr="00560665" w:rsidR="00430474" w:rsidP="00430474" w:rsidRDefault="00430474" w14:paraId="5019DE83" w14:textId="77777777">
      <w:pPr>
        <w:pStyle w:val="Prrafodelista"/>
        <w:numPr>
          <w:ilvl w:val="0"/>
          <w:numId w:val="44"/>
        </w:numPr>
        <w:jc w:val="both"/>
        <w:rPr>
          <w:rFonts w:ascii="Atkinson Hyperlegible" w:hAnsi="Atkinson Hyperlegible"/>
        </w:rPr>
      </w:pPr>
      <w:r w:rsidRPr="00560665">
        <w:rPr>
          <w:rFonts w:ascii="Atkinson Hyperlegible" w:hAnsi="Atkinson Hyperlegible"/>
        </w:rPr>
        <w:t>Desde el medio día o a las trece horas (1:00 p.m.) del domingo o día de descanso obligatorio, hasta el medio día o a las trece horas (1:00 p.m.) del lunes o día siguiente del descanso.</w:t>
      </w:r>
    </w:p>
    <w:p w:rsidRPr="00560665" w:rsidR="002D2595" w:rsidP="009B6080" w:rsidRDefault="002D2595" w14:paraId="435964F7" w14:textId="77777777">
      <w:pPr>
        <w:jc w:val="both"/>
        <w:rPr>
          <w:rFonts w:ascii="Atkinson Hyperlegible" w:hAnsi="Atkinson Hyperlegible"/>
        </w:rPr>
      </w:pPr>
    </w:p>
    <w:p w:rsidRPr="00560665" w:rsidR="00FA377B" w:rsidP="009B6080" w:rsidRDefault="00FA377B" w14:paraId="33F69373" w14:textId="51AE1017">
      <w:pPr>
        <w:jc w:val="both"/>
        <w:rPr>
          <w:rFonts w:ascii="Atkinson Hyperlegible" w:hAnsi="Atkinson Hyperlegible"/>
        </w:rPr>
      </w:pPr>
      <w:r w:rsidRPr="00560665">
        <w:rPr>
          <w:rFonts w:ascii="Atkinson Hyperlegible" w:hAnsi="Atkinson Hyperlegible"/>
          <w:b/>
          <w:bCs/>
        </w:rPr>
        <w:t xml:space="preserve">ARTÍCULO </w:t>
      </w:r>
      <w:r w:rsidRPr="00560665" w:rsidR="00C872B1">
        <w:rPr>
          <w:rFonts w:ascii="Atkinson Hyperlegible" w:hAnsi="Atkinson Hyperlegible"/>
          <w:b/>
          <w:bCs/>
        </w:rPr>
        <w:t>2</w:t>
      </w:r>
      <w:r w:rsidR="00C74739">
        <w:rPr>
          <w:rFonts w:ascii="Atkinson Hyperlegible" w:hAnsi="Atkinson Hyperlegible"/>
          <w:b/>
          <w:bCs/>
        </w:rPr>
        <w:t>4</w:t>
      </w:r>
      <w:r w:rsidRPr="00560665">
        <w:rPr>
          <w:rFonts w:ascii="Atkinson Hyperlegible" w:hAnsi="Atkinson Hyperlegible"/>
        </w:rPr>
        <w:t>. Cuando por motivo</w:t>
      </w:r>
      <w:r w:rsidR="00ED1C67">
        <w:rPr>
          <w:rFonts w:ascii="Atkinson Hyperlegible" w:hAnsi="Atkinson Hyperlegible"/>
        </w:rPr>
        <w:t>s diferentes a los días de fiesta arriba reconocidos</w:t>
      </w:r>
      <w:r w:rsidR="00737451">
        <w:rPr>
          <w:rFonts w:ascii="Atkinson Hyperlegible" w:hAnsi="Atkinson Hyperlegible"/>
        </w:rPr>
        <w:t xml:space="preserve"> </w:t>
      </w:r>
      <w:r w:rsidRPr="00D975CD" w:rsidR="00945E52">
        <w:rPr>
          <w:rFonts w:ascii="Atkinson Hyperlegible" w:hAnsi="Atkinson Hyperlegible"/>
          <w:b/>
          <w:bCs/>
          <w:highlight w:val="cyan"/>
        </w:rPr>
        <w:t>POA</w:t>
      </w:r>
      <w:r w:rsidRPr="00D975CD" w:rsidR="00945E52">
        <w:rPr>
          <w:rFonts w:ascii="Atkinson Hyperlegible" w:hAnsi="Atkinson Hyperlegible"/>
          <w:b/>
          <w:bCs/>
        </w:rPr>
        <w:t xml:space="preserve"> </w:t>
      </w:r>
      <w:del w:author="Martha Inés Peña Delgado" w:date="2024-12-09T16:05:00Z" w16du:dateUtc="2024-12-09T21:05:00Z" w:id="244">
        <w:r w:rsidRPr="00560665" w:rsidDel="00737451">
          <w:rPr>
            <w:rFonts w:ascii="Atkinson Hyperlegible" w:hAnsi="Atkinson Hyperlegible"/>
          </w:rPr>
          <w:delText xml:space="preserve"> de fiesta no determinada en la Ley 51 de 1983, la empresa </w:delText>
        </w:r>
      </w:del>
      <w:r w:rsidRPr="00560665">
        <w:rPr>
          <w:rFonts w:ascii="Atkinson Hyperlegible" w:hAnsi="Atkinson Hyperlegible"/>
        </w:rPr>
        <w:t xml:space="preserve">suspendiere el trabajo, está obligada a pagarlo como si se hubiere realizado. No está obligada a pagarlo cuando hubiere mediado convenio expreso para la suspensión o compensación o estuviere prevista en el reglamento, pacto, convención colectiva o fallo arbitral. Este trabajo compensatorio se remunerará sin que se entienda como </w:t>
      </w:r>
      <w:r w:rsidRPr="00560665">
        <w:rPr>
          <w:rFonts w:ascii="Atkinson Hyperlegible" w:hAnsi="Atkinson Hyperlegible"/>
        </w:rPr>
        <w:lastRenderedPageBreak/>
        <w:t>trabajo suplementario o de horas extras</w:t>
      </w:r>
      <w:del w:author="Tatiana Ramírez" w:date="2024-12-18T14:31:00Z" w16du:dateUtc="2024-12-18T19:31:00Z" w:id="245">
        <w:r w:rsidRPr="00560665" w:rsidDel="00072775">
          <w:rPr>
            <w:rFonts w:ascii="Atkinson Hyperlegible" w:hAnsi="Atkinson Hyperlegible"/>
          </w:rPr>
          <w:delText xml:space="preserve"> (art. 178 CST).</w:delText>
        </w:r>
      </w:del>
      <w:ins w:author="Tatiana Ramírez" w:date="2024-12-18T14:31:00Z" w16du:dateUtc="2024-12-18T19:31:00Z" w:id="246">
        <w:r w:rsidR="00072775">
          <w:rPr>
            <w:rFonts w:ascii="Atkinson Hyperlegible" w:hAnsi="Atkinson Hyperlegible"/>
          </w:rPr>
          <w:t>.</w:t>
        </w:r>
      </w:ins>
    </w:p>
    <w:p w:rsidR="0062552D" w:rsidP="009B6080" w:rsidRDefault="0062552D" w14:paraId="09E17457" w14:textId="77777777">
      <w:pPr>
        <w:jc w:val="both"/>
        <w:rPr>
          <w:ins w:author="Martha Inés Peña Delgado" w:date="2024-12-09T16:10:00Z" w16du:dateUtc="2024-12-09T21:10:00Z" w:id="247"/>
          <w:rFonts w:ascii="Atkinson Hyperlegible" w:hAnsi="Atkinson Hyperlegible"/>
        </w:rPr>
      </w:pPr>
    </w:p>
    <w:p w:rsidRPr="00EE5031" w:rsidR="00645F47" w:rsidP="00645F47" w:rsidRDefault="00645F47" w14:paraId="33C549B9" w14:textId="5BE6E8AC">
      <w:pPr>
        <w:pStyle w:val="Textosinformato"/>
        <w:ind w:right="17"/>
        <w:jc w:val="both"/>
        <w:rPr>
          <w:ins w:author="Martha Inés Peña Delgado" w:date="2024-12-09T16:10:00Z" w16du:dateUtc="2024-12-09T21:10:00Z" w:id="173174454"/>
          <w:rFonts w:ascii="Atkinson Hyperlegible" w:hAnsi="Atkinson Hyperlegible" w:cs="Calibri"/>
          <w:sz w:val="22"/>
          <w:szCs w:val="22"/>
        </w:rPr>
      </w:pPr>
      <w:bookmarkStart w:name="_Hlk143067674" w:id="249"/>
      <w:ins w:author="Martha Inés Peña Delgado" w:date="2024-12-09T16:10:00Z" w:id="1624792709">
        <w:r w:rsidRPr="7EF6CD69" w:rsidR="7DFA64B7">
          <w:rPr>
            <w:rFonts w:ascii="Atkinson Hyperlegible" w:hAnsi="Atkinson Hyperlegible" w:cs="Calibri"/>
            <w:b w:val="1"/>
            <w:bCs w:val="1"/>
            <w:sz w:val="22"/>
            <w:szCs w:val="22"/>
          </w:rPr>
          <w:t>ARTÍCULO 2</w:t>
        </w:r>
        <w:r w:rsidRPr="7EF6CD69" w:rsidR="7DFA64B7">
          <w:rPr>
            <w:rFonts w:ascii="Atkinson Hyperlegible" w:hAnsi="Atkinson Hyperlegible" w:cs="Calibri"/>
            <w:b w:val="1"/>
            <w:bCs w:val="1"/>
            <w:sz w:val="22"/>
            <w:szCs w:val="22"/>
          </w:rPr>
          <w:t>5</w:t>
        </w:r>
        <w:r w:rsidRPr="7EF6CD69" w:rsidR="7DFA64B7">
          <w:rPr>
            <w:rFonts w:ascii="Atkinson Hyperlegible" w:hAnsi="Atkinson Hyperlegible" w:cs="Calibri"/>
            <w:sz w:val="22"/>
            <w:szCs w:val="22"/>
          </w:rPr>
          <w:t xml:space="preserve">. </w:t>
        </w:r>
      </w:ins>
      <w:bookmarkStart w:name="_Hlk159937688" w:id="251"/>
      <w:ins w:author="Martha Inés Peña Delgado" w:date="2024-12-09T16:10:00Z" w:id="1141960738">
        <w:r w:rsidRPr="7EF6CD69" w:rsidR="7DFA64B7">
          <w:rPr>
            <w:rFonts w:ascii="Atkinson Hyperlegible" w:hAnsi="Atkinson Hyperlegible" w:cs="Calibri"/>
            <w:sz w:val="22"/>
            <w:szCs w:val="22"/>
          </w:rPr>
          <w:t xml:space="preserve">La empresa no pagará ninguna remuneración por trabajo dominical o en día festivo que no haya sido ordenada o autorizada previamente y por escrito por </w:t>
        </w:r>
      </w:ins>
      <w:ins w:author="Leonardo Torres" w:date="2025-01-07T13:53:59.55Z" w:id="1499455860">
        <w:r w:rsidRPr="7EF6CD69" w:rsidR="0196A739">
          <w:rPr>
            <w:rFonts w:ascii="Atkinson Hyperlegible" w:hAnsi="Atkinson Hyperlegible" w:cs="Calibri"/>
            <w:sz w:val="22"/>
            <w:szCs w:val="22"/>
          </w:rPr>
          <w:t xml:space="preserve">el supervisor directo y </w:t>
        </w:r>
      </w:ins>
      <w:ins w:author="Leonardo Torres" w:date="2025-01-07T13:54:07.493Z" w:id="1523724442">
        <w:r w:rsidRPr="7EF6CD69" w:rsidR="0196A739">
          <w:rPr>
            <w:rFonts w:ascii="Atkinson Hyperlegible" w:hAnsi="Atkinson Hyperlegible" w:cs="Calibri"/>
            <w:sz w:val="22"/>
            <w:szCs w:val="22"/>
          </w:rPr>
          <w:t>la Dirección de Proyectos – COPs</w:t>
        </w:r>
      </w:ins>
      <w:ins w:author="Martha Inés Peña Delgado" w:date="2024-12-09T16:10:00Z" w:id="398750095">
        <w:del w:author="Leonardo Torres" w:date="2025-01-07T13:54:51.092Z" w:id="1346940181">
          <w:r w:rsidRPr="7EF6CD69" w:rsidDel="7DFA64B7">
            <w:rPr>
              <w:rFonts w:ascii="Atkinson Hyperlegible" w:hAnsi="Atkinson Hyperlegible" w:cs="Calibri"/>
              <w:sz w:val="22"/>
              <w:szCs w:val="22"/>
              <w:highlight w:val="cyan"/>
            </w:rPr>
            <w:delText>X</w:delText>
          </w:r>
        </w:del>
        <w:del w:author="Leonardo Torres" w:date="2025-01-07T13:54:51.629Z" w:id="1170306611">
          <w:r w:rsidRPr="7EF6CD69" w:rsidDel="7DFA64B7">
            <w:rPr>
              <w:rFonts w:ascii="Atkinson Hyperlegible" w:hAnsi="Atkinson Hyperlegible" w:cs="Calibri"/>
              <w:sz w:val="22"/>
              <w:szCs w:val="22"/>
              <w:highlight w:val="cyan"/>
            </w:rPr>
            <w:delText>X</w:delText>
          </w:r>
        </w:del>
        <w:del w:author="Leonardo Torres" w:date="2025-01-07T13:54:51.844Z" w:id="109462204">
          <w:r w:rsidRPr="7EF6CD69" w:rsidDel="7DFA64B7">
            <w:rPr>
              <w:rFonts w:ascii="Atkinson Hyperlegible" w:hAnsi="Atkinson Hyperlegible" w:cs="Calibri"/>
              <w:sz w:val="22"/>
              <w:szCs w:val="22"/>
              <w:highlight w:val="cyan"/>
            </w:rPr>
            <w:delText>X</w:delText>
          </w:r>
        </w:del>
        <w:del w:author="Leonardo Torres" w:date="2025-01-07T13:54:52.053Z" w:id="1312734977">
          <w:r w:rsidRPr="7EF6CD69" w:rsidDel="7DFA64B7">
            <w:rPr>
              <w:rFonts w:ascii="Atkinson Hyperlegible" w:hAnsi="Atkinson Hyperlegible" w:cs="Calibri"/>
              <w:sz w:val="22"/>
              <w:szCs w:val="22"/>
              <w:highlight w:val="cyan"/>
            </w:rPr>
            <w:delText>X</w:delText>
          </w:r>
        </w:del>
        <w:del w:author="Leonardo Torres" w:date="2025-01-07T13:54:52.565Z" w:id="1152552402">
          <w:r w:rsidRPr="7EF6CD69" w:rsidDel="7DFA64B7">
            <w:rPr>
              <w:rFonts w:ascii="Atkinson Hyperlegible" w:hAnsi="Atkinson Hyperlegible" w:cs="Calibri"/>
              <w:sz w:val="22"/>
              <w:szCs w:val="22"/>
              <w:highlight w:val="cyan"/>
            </w:rPr>
            <w:delText>X</w:delText>
          </w:r>
        </w:del>
        <w:r w:rsidRPr="7EF6CD69" w:rsidR="7DFA64B7">
          <w:rPr>
            <w:rFonts w:ascii="Atkinson Hyperlegible" w:hAnsi="Atkinson Hyperlegible" w:cs="Calibri"/>
            <w:sz w:val="22"/>
            <w:szCs w:val="22"/>
          </w:rPr>
          <w:t>.</w:t>
        </w:r>
      </w:ins>
    </w:p>
    <w:bookmarkEnd w:id="249"/>
    <w:bookmarkEnd w:id="251"/>
    <w:p w:rsidRPr="00EE5031" w:rsidR="00645F47" w:rsidP="00645F47" w:rsidRDefault="00645F47" w14:paraId="32AA0F81" w14:textId="77777777">
      <w:pPr>
        <w:pStyle w:val="Textosinformato"/>
        <w:ind w:right="17"/>
        <w:jc w:val="both"/>
        <w:rPr>
          <w:ins w:author="Martha Inés Peña Delgado" w:date="2024-12-09T16:10:00Z" w16du:dateUtc="2024-12-09T21:10:00Z" w:id="252"/>
          <w:rFonts w:ascii="Atkinson Hyperlegible" w:hAnsi="Atkinson Hyperlegible" w:cs="Calibri"/>
          <w:sz w:val="22"/>
          <w:szCs w:val="22"/>
        </w:rPr>
      </w:pPr>
    </w:p>
    <w:p w:rsidRPr="00645F47" w:rsidR="00645F47" w:rsidP="009B6080" w:rsidRDefault="00645F47" w14:paraId="3A8CEDBF" w14:textId="77777777">
      <w:pPr>
        <w:jc w:val="both"/>
        <w:rPr>
          <w:rFonts w:ascii="Atkinson Hyperlegible" w:hAnsi="Atkinson Hyperlegible"/>
          <w:lang w:val="es-ES"/>
          <w:rPrChange w:author="Martha Inés Peña Delgado" w:date="2024-12-09T16:10:00Z" w16du:dateUtc="2024-12-09T21:10:00Z" w:id="253">
            <w:rPr>
              <w:rFonts w:ascii="Atkinson Hyperlegible" w:hAnsi="Atkinson Hyperlegible"/>
            </w:rPr>
          </w:rPrChange>
        </w:rPr>
      </w:pPr>
    </w:p>
    <w:p w:rsidRPr="00560665" w:rsidR="00FA377B" w:rsidDel="00430474" w:rsidP="009B6080" w:rsidRDefault="00FA377B" w14:paraId="15837C52" w14:textId="622563EB">
      <w:pPr>
        <w:jc w:val="both"/>
        <w:rPr>
          <w:del w:author="Martha Inés Peña Delgado" w:date="2024-12-09T16:11:00Z" w16du:dateUtc="2024-12-09T21:11:00Z" w:id="254"/>
          <w:rFonts w:ascii="Atkinson Hyperlegible" w:hAnsi="Atkinson Hyperlegible"/>
        </w:rPr>
      </w:pPr>
      <w:del w:author="Martha Inés Peña Delgado" w:date="2024-12-09T16:11:00Z" w16du:dateUtc="2024-12-09T21:11:00Z" w:id="255">
        <w:r w:rsidRPr="00560665" w:rsidDel="00430474">
          <w:rPr>
            <w:rFonts w:ascii="Atkinson Hyperlegible" w:hAnsi="Atkinson Hyperlegible"/>
          </w:rPr>
          <w:delText>El descanso semanal compensatorio puede darse en alguna de las siguientes formas:</w:delText>
        </w:r>
      </w:del>
    </w:p>
    <w:p w:rsidRPr="00560665" w:rsidR="00FA377B" w:rsidDel="00430474" w:rsidP="009B6080" w:rsidRDefault="00FA377B" w14:paraId="70450B96" w14:textId="24B6A5F7">
      <w:pPr>
        <w:pStyle w:val="Prrafodelista"/>
        <w:numPr>
          <w:ilvl w:val="0"/>
          <w:numId w:val="44"/>
        </w:numPr>
        <w:jc w:val="both"/>
        <w:rPr>
          <w:del w:author="Martha Inés Peña Delgado" w:date="2024-12-09T16:11:00Z" w16du:dateUtc="2024-12-09T21:11:00Z" w:id="256"/>
          <w:rFonts w:ascii="Atkinson Hyperlegible" w:hAnsi="Atkinson Hyperlegible"/>
        </w:rPr>
      </w:pPr>
      <w:del w:author="Martha Inés Peña Delgado" w:date="2024-12-09T16:11:00Z" w16du:dateUtc="2024-12-09T21:11:00Z" w:id="257">
        <w:r w:rsidRPr="00560665" w:rsidDel="002A4726">
          <w:rPr>
            <w:rFonts w:ascii="Atkinson Hyperlegible" w:hAnsi="Atkinson Hyperlegible"/>
          </w:rPr>
          <w:delText>1.</w:delText>
        </w:r>
        <w:r w:rsidRPr="00560665" w:rsidDel="00430474">
          <w:rPr>
            <w:rFonts w:ascii="Atkinson Hyperlegible" w:hAnsi="Atkinson Hyperlegible"/>
          </w:rPr>
          <w:delText>En otro día laborable de la semana siguiente, a todo el personal que laboró el día de descanso, o por turnos.</w:delText>
        </w:r>
      </w:del>
    </w:p>
    <w:p w:rsidRPr="00560665" w:rsidR="00454AAB" w:rsidDel="00430474" w:rsidP="009B6080" w:rsidRDefault="00FA377B" w14:paraId="00000064" w14:textId="283B34BD">
      <w:pPr>
        <w:pStyle w:val="Prrafodelista"/>
        <w:numPr>
          <w:ilvl w:val="0"/>
          <w:numId w:val="44"/>
        </w:numPr>
        <w:jc w:val="both"/>
        <w:rPr>
          <w:del w:author="Martha Inés Peña Delgado" w:date="2024-12-09T16:11:00Z" w16du:dateUtc="2024-12-09T21:11:00Z" w:id="258"/>
          <w:rFonts w:ascii="Atkinson Hyperlegible" w:hAnsi="Atkinson Hyperlegible"/>
        </w:rPr>
      </w:pPr>
      <w:del w:author="Martha Inés Peña Delgado" w:date="2024-12-09T16:11:00Z" w16du:dateUtc="2024-12-09T21:11:00Z" w:id="259">
        <w:r w:rsidRPr="00560665" w:rsidDel="00430474">
          <w:rPr>
            <w:rFonts w:ascii="Atkinson Hyperlegible" w:hAnsi="Atkinson Hyperlegible"/>
          </w:rPr>
          <w:delText>Desde el medio día o a las trece horas (1:00 p.m.) del domingo o día de descanso obligatorio, hasta el medio día o a las trece horas (1:00 p.m.) del lunes o día siguiente del descanso.</w:delText>
        </w:r>
      </w:del>
    </w:p>
    <w:p w:rsidRPr="00560665" w:rsidR="006C0A60" w:rsidP="009B6080" w:rsidRDefault="006C0A60" w14:paraId="7549A378" w14:textId="77777777">
      <w:pPr>
        <w:jc w:val="both"/>
        <w:rPr>
          <w:rFonts w:ascii="Atkinson Hyperlegible" w:hAnsi="Atkinson Hyperlegible"/>
        </w:rPr>
      </w:pPr>
    </w:p>
    <w:p w:rsidRPr="002E6434" w:rsidR="00454AAB" w:rsidP="002E6434" w:rsidRDefault="004B51CD" w14:paraId="00000066" w14:textId="065D5EBB">
      <w:pPr>
        <w:widowControl/>
        <w:pBdr>
          <w:top w:val="nil"/>
          <w:left w:val="nil"/>
          <w:bottom w:val="nil"/>
          <w:right w:val="nil"/>
          <w:between w:val="nil"/>
        </w:pBdr>
        <w:tabs>
          <w:tab w:val="left" w:pos="9498"/>
        </w:tabs>
        <w:jc w:val="center"/>
        <w:rPr>
          <w:rFonts w:ascii="Atkinson Hyperlegible" w:hAnsi="Atkinson Hyperlegible" w:eastAsia="Arial Narrow" w:cs="Arial Narrow"/>
          <w:b/>
          <w:bCs/>
        </w:rPr>
      </w:pPr>
      <w:bookmarkStart w:name="_3rdcrjn" w:colFirst="0" w:colLast="0" w:id="260"/>
      <w:bookmarkEnd w:id="260"/>
      <w:r w:rsidRPr="00560665">
        <w:rPr>
          <w:rFonts w:ascii="Atkinson Hyperlegible" w:hAnsi="Atkinson Hyperlegible" w:eastAsia="Arial Narrow" w:cs="Arial Narrow"/>
          <w:b/>
          <w:color w:val="000000"/>
        </w:rPr>
        <w:t>CAPITULO VIII</w:t>
      </w:r>
      <w:r w:rsidR="002E6434">
        <w:rPr>
          <w:rFonts w:ascii="Atkinson Hyperlegible" w:hAnsi="Atkinson Hyperlegible" w:eastAsia="Arial Narrow" w:cs="Arial Narrow"/>
          <w:b/>
          <w:color w:val="000000"/>
        </w:rPr>
        <w:t xml:space="preserve">. </w:t>
      </w:r>
      <w:bookmarkStart w:name="_26in1rg" w:colFirst="0" w:colLast="0" w:id="261"/>
      <w:bookmarkEnd w:id="261"/>
      <w:r w:rsidRPr="002E6434">
        <w:rPr>
          <w:rFonts w:ascii="Atkinson Hyperlegible" w:hAnsi="Atkinson Hyperlegible" w:eastAsia="Arial Narrow" w:cs="Arial Narrow"/>
          <w:b/>
          <w:bCs/>
        </w:rPr>
        <w:t>VACACIONES REMUNERADAS</w:t>
      </w:r>
    </w:p>
    <w:p w:rsidRPr="00560665" w:rsidR="00454AAB" w:rsidP="006376B2" w:rsidRDefault="00454AAB" w14:paraId="00000067" w14:textId="77777777">
      <w:pPr>
        <w:rPr>
          <w:rFonts w:ascii="Atkinson Hyperlegible" w:hAnsi="Atkinson Hyperlegible"/>
        </w:rPr>
      </w:pPr>
    </w:p>
    <w:p w:rsidRPr="00EE5031" w:rsidR="002563E2" w:rsidP="002563E2" w:rsidRDefault="004B51CD" w14:paraId="50D0FD30" w14:textId="41B617EF">
      <w:pPr>
        <w:pStyle w:val="Textosinformato"/>
        <w:ind w:right="17"/>
        <w:jc w:val="both"/>
        <w:rPr>
          <w:ins w:author="Martha Inés Peña Delgado" w:date="2024-12-09T16:16:00Z" w16du:dateUtc="2024-12-09T21:16:00Z" w:id="262"/>
          <w:rFonts w:ascii="Atkinson Hyperlegible" w:hAnsi="Atkinson Hyperlegible" w:cs="Calibri"/>
          <w:sz w:val="22"/>
          <w:szCs w:val="22"/>
          <w:lang w:val="es-ES_tradnl"/>
        </w:rPr>
      </w:pPr>
      <w:r w:rsidRPr="002563E2">
        <w:rPr>
          <w:rFonts w:ascii="Atkinson Hyperlegible" w:hAnsi="Atkinson Hyperlegible" w:eastAsia="Arial Narrow" w:cs="Arial Narrow"/>
          <w:b/>
          <w:color w:val="000000"/>
          <w:sz w:val="22"/>
          <w:szCs w:val="22"/>
        </w:rPr>
        <w:t xml:space="preserve">ARTÍCULO </w:t>
      </w:r>
      <w:r w:rsidRPr="002563E2" w:rsidR="00BD3FF3">
        <w:rPr>
          <w:rFonts w:ascii="Atkinson Hyperlegible" w:hAnsi="Atkinson Hyperlegible" w:eastAsia="Arial Narrow" w:cs="Arial Narrow"/>
          <w:b/>
          <w:color w:val="000000"/>
          <w:sz w:val="22"/>
          <w:szCs w:val="22"/>
        </w:rPr>
        <w:t>2</w:t>
      </w:r>
      <w:r w:rsidRPr="002563E2" w:rsidR="00E73AC0">
        <w:rPr>
          <w:rFonts w:ascii="Atkinson Hyperlegible" w:hAnsi="Atkinson Hyperlegible" w:eastAsia="Arial Narrow" w:cs="Arial Narrow"/>
          <w:b/>
          <w:color w:val="000000"/>
          <w:sz w:val="22"/>
          <w:szCs w:val="22"/>
        </w:rPr>
        <w:t xml:space="preserve">6. </w:t>
      </w:r>
      <w:r w:rsidRPr="002563E2">
        <w:rPr>
          <w:rFonts w:ascii="Atkinson Hyperlegible" w:hAnsi="Atkinson Hyperlegible" w:eastAsia="Arial Narrow" w:cs="Arial Narrow"/>
          <w:color w:val="000000"/>
          <w:sz w:val="22"/>
          <w:szCs w:val="22"/>
        </w:rPr>
        <w:t>L</w:t>
      </w:r>
      <w:r w:rsidRPr="002563E2" w:rsidR="008A1B1F">
        <w:rPr>
          <w:rFonts w:ascii="Atkinson Hyperlegible" w:hAnsi="Atkinson Hyperlegible" w:eastAsia="Arial Narrow" w:cs="Arial Narrow"/>
          <w:color w:val="000000"/>
          <w:sz w:val="22"/>
          <w:szCs w:val="22"/>
        </w:rPr>
        <w:t xml:space="preserve">as </w:t>
      </w:r>
      <w:r w:rsidRPr="002563E2" w:rsidR="008A1B1F">
        <w:rPr>
          <w:rFonts w:ascii="Atkinson Hyperlegible" w:hAnsi="Atkinson Hyperlegible" w:eastAsia="Arial Narrow" w:cs="Arial Narrow"/>
          <w:color w:val="000000"/>
          <w:sz w:val="22"/>
          <w:szCs w:val="22"/>
          <w:highlight w:val="cyan"/>
        </w:rPr>
        <w:t>personas contratadas</w:t>
      </w:r>
      <w:r w:rsidRPr="002563E2" w:rsidR="008A1B1F">
        <w:rPr>
          <w:rFonts w:ascii="Atkinson Hyperlegible" w:hAnsi="Atkinson Hyperlegible" w:eastAsia="Arial Narrow" w:cs="Arial Narrow"/>
          <w:color w:val="000000"/>
          <w:sz w:val="22"/>
          <w:szCs w:val="22"/>
        </w:rPr>
        <w:t xml:space="preserve"> </w:t>
      </w:r>
      <w:del w:author="Martha Inés Peña Delgado" w:date="2024-12-09T16:15:00Z" w16du:dateUtc="2024-12-09T21:15:00Z" w:id="263">
        <w:r w:rsidRPr="002563E2" w:rsidDel="008A1B1F">
          <w:rPr>
            <w:rFonts w:ascii="Atkinson Hyperlegible" w:hAnsi="Atkinson Hyperlegible" w:eastAsia="Arial Narrow" w:cs="Arial Narrow"/>
            <w:color w:val="000000"/>
            <w:sz w:val="22"/>
            <w:szCs w:val="22"/>
          </w:rPr>
          <w:delText xml:space="preserve">os trabajadores </w:delText>
        </w:r>
      </w:del>
      <w:r w:rsidRPr="002563E2">
        <w:rPr>
          <w:rFonts w:ascii="Atkinson Hyperlegible" w:hAnsi="Atkinson Hyperlegible" w:eastAsia="Arial Narrow" w:cs="Arial Narrow"/>
          <w:color w:val="000000"/>
          <w:sz w:val="22"/>
          <w:szCs w:val="22"/>
        </w:rPr>
        <w:t xml:space="preserve">que hubieren laborado en </w:t>
      </w:r>
      <w:r w:rsidRPr="002563E2" w:rsidR="00DF1D29">
        <w:rPr>
          <w:rFonts w:ascii="Atkinson Hyperlegible" w:hAnsi="Atkinson Hyperlegible" w:eastAsia="Arial Narrow" w:cs="Arial Narrow"/>
          <w:b/>
          <w:color w:val="000000"/>
          <w:sz w:val="22"/>
          <w:szCs w:val="22"/>
        </w:rPr>
        <w:t>P</w:t>
      </w:r>
      <w:r w:rsidRPr="002563E2" w:rsidR="004219ED">
        <w:rPr>
          <w:rFonts w:ascii="Atkinson Hyperlegible" w:hAnsi="Atkinson Hyperlegible" w:eastAsia="Arial Narrow" w:cs="Arial Narrow"/>
          <w:b/>
          <w:color w:val="000000"/>
          <w:sz w:val="22"/>
          <w:szCs w:val="22"/>
        </w:rPr>
        <w:t>OA</w:t>
      </w:r>
      <w:r w:rsidRPr="002563E2" w:rsidR="00D11065">
        <w:rPr>
          <w:rFonts w:ascii="Atkinson Hyperlegible" w:hAnsi="Atkinson Hyperlegible" w:eastAsia="Arial Narrow" w:cs="Arial Narrow"/>
          <w:b/>
          <w:color w:val="000000"/>
          <w:sz w:val="22"/>
          <w:szCs w:val="22"/>
        </w:rPr>
        <w:t xml:space="preserve"> </w:t>
      </w:r>
      <w:r w:rsidRPr="002563E2">
        <w:rPr>
          <w:rFonts w:ascii="Atkinson Hyperlegible" w:hAnsi="Atkinson Hyperlegible" w:eastAsia="Arial Narrow" w:cs="Arial Narrow"/>
          <w:color w:val="000000"/>
          <w:sz w:val="22"/>
          <w:szCs w:val="22"/>
        </w:rPr>
        <w:t>durante un (1) año consecutivo tienen derecho a quince (15) días hábiles consecutivos de vacaciones remuneradas</w:t>
      </w:r>
      <w:ins w:author="Martha Inés Peña Delgado" w:date="2024-12-09T16:16:00Z" w16du:dateUtc="2024-12-09T21:16:00Z" w:id="264">
        <w:r w:rsidR="002563E2">
          <w:rPr>
            <w:rFonts w:ascii="Atkinson Hyperlegible" w:hAnsi="Atkinson Hyperlegible" w:eastAsia="Arial Narrow" w:cs="Arial Narrow"/>
            <w:color w:val="000000"/>
          </w:rPr>
          <w:t xml:space="preserve">, </w:t>
        </w:r>
        <w:r w:rsidRPr="00EE5031" w:rsidR="002563E2">
          <w:rPr>
            <w:rFonts w:ascii="Atkinson Hyperlegible" w:hAnsi="Atkinson Hyperlegible" w:cs="Calibri"/>
            <w:sz w:val="22"/>
            <w:szCs w:val="22"/>
            <w:lang w:val="es-ES_tradnl"/>
          </w:rPr>
          <w:t xml:space="preserve">siendo </w:t>
        </w:r>
        <w:r w:rsidRPr="00EE5031" w:rsidR="002563E2">
          <w:rPr>
            <w:rFonts w:ascii="Atkinson Hyperlegible" w:hAnsi="Atkinson Hyperlegible" w:cs="Calibri"/>
            <w:sz w:val="22"/>
            <w:szCs w:val="22"/>
          </w:rPr>
          <w:t>pagadas en proporción al tiempo laborado, cualquiera que éste sea</w:t>
        </w:r>
      </w:ins>
      <w:r w:rsidR="00DC0129">
        <w:rPr>
          <w:rFonts w:ascii="Atkinson Hyperlegible" w:hAnsi="Atkinson Hyperlegible" w:cs="Calibri"/>
          <w:sz w:val="22"/>
          <w:szCs w:val="22"/>
          <w:lang w:val="es-ES_tradnl"/>
        </w:rPr>
        <w:t>.</w:t>
      </w:r>
    </w:p>
    <w:p w:rsidRPr="00560665" w:rsidR="00454AAB" w:rsidP="006376B2" w:rsidRDefault="00454AAB" w14:paraId="00000069" w14:textId="77777777">
      <w:pPr>
        <w:pBdr>
          <w:top w:val="nil"/>
          <w:left w:val="nil"/>
          <w:bottom w:val="nil"/>
          <w:right w:val="nil"/>
          <w:between w:val="nil"/>
        </w:pBdr>
        <w:tabs>
          <w:tab w:val="left" w:pos="9498"/>
        </w:tabs>
        <w:ind w:left="100" w:right="214"/>
        <w:jc w:val="both"/>
        <w:rPr>
          <w:rFonts w:ascii="Atkinson Hyperlegible" w:hAnsi="Atkinson Hyperlegible" w:eastAsia="Arial Narrow" w:cs="Arial Narrow"/>
          <w:color w:val="000000"/>
        </w:rPr>
      </w:pPr>
    </w:p>
    <w:p w:rsidRPr="00C911F9" w:rsidR="002C3636" w:rsidP="00C911F9" w:rsidRDefault="002C3636" w14:paraId="4BF8A920" w14:textId="3188597D">
      <w:p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sidRPr="00560665">
        <w:rPr>
          <w:rFonts w:ascii="Atkinson Hyperlegible" w:hAnsi="Atkinson Hyperlegible" w:eastAsia="Arial Narrow" w:cs="Arial Narrow"/>
          <w:b/>
          <w:color w:val="000000"/>
        </w:rPr>
        <w:t xml:space="preserve">ARTÍCULO </w:t>
      </w:r>
      <w:r w:rsidRPr="00560665" w:rsidR="002A2D4B">
        <w:rPr>
          <w:rFonts w:ascii="Atkinson Hyperlegible" w:hAnsi="Atkinson Hyperlegible" w:eastAsia="Arial Narrow" w:cs="Arial Narrow"/>
          <w:b/>
          <w:color w:val="000000"/>
        </w:rPr>
        <w:t>2</w:t>
      </w:r>
      <w:r w:rsidR="002A2D4B">
        <w:rPr>
          <w:rFonts w:ascii="Atkinson Hyperlegible" w:hAnsi="Atkinson Hyperlegible" w:eastAsia="Arial Narrow" w:cs="Arial Narrow"/>
          <w:b/>
          <w:color w:val="000000"/>
        </w:rPr>
        <w:t>7</w:t>
      </w:r>
      <w:r w:rsidRPr="00560665">
        <w:rPr>
          <w:rFonts w:ascii="Atkinson Hyperlegible" w:hAnsi="Atkinson Hyperlegible" w:eastAsia="Arial Narrow" w:cs="Arial Narrow"/>
          <w:b/>
          <w:color w:val="000000"/>
        </w:rPr>
        <w:t xml:space="preserve">: </w:t>
      </w:r>
      <w:r w:rsidR="00020468">
        <w:rPr>
          <w:rFonts w:ascii="Atkinson Hyperlegible" w:hAnsi="Atkinson Hyperlegible" w:eastAsia="Arial Narrow" w:cs="Arial Narrow"/>
          <w:b/>
          <w:color w:val="000000"/>
        </w:rPr>
        <w:t xml:space="preserve">Fecha para tomar las vacaciones: </w:t>
      </w:r>
      <w:r w:rsidRPr="00194ED0" w:rsidR="00194ED0">
        <w:rPr>
          <w:rFonts w:ascii="Atkinson Hyperlegible" w:hAnsi="Atkinson Hyperlegible" w:eastAsia="Arial Narrow" w:cs="Arial Narrow"/>
          <w:b/>
          <w:color w:val="000000"/>
        </w:rPr>
        <w:t>POA</w:t>
      </w:r>
      <w:r w:rsidRPr="00C911F9" w:rsidR="00194ED0">
        <w:rPr>
          <w:rFonts w:ascii="Atkinson Hyperlegible" w:hAnsi="Atkinson Hyperlegible" w:eastAsia="Arial Narrow" w:cs="Arial Narrow"/>
          <w:bCs/>
          <w:color w:val="000000"/>
        </w:rPr>
        <w:t xml:space="preserve"> debe señalar</w:t>
      </w:r>
      <w:r w:rsidR="00194ED0">
        <w:rPr>
          <w:rFonts w:ascii="Atkinson Hyperlegible" w:hAnsi="Atkinson Hyperlegible" w:eastAsia="Arial Narrow" w:cs="Arial Narrow"/>
          <w:b/>
          <w:color w:val="000000"/>
        </w:rPr>
        <w:t xml:space="preserve"> </w:t>
      </w:r>
      <w:r w:rsidR="00194ED0">
        <w:rPr>
          <w:rFonts w:ascii="Atkinson Hyperlegible" w:hAnsi="Atkinson Hyperlegible" w:eastAsia="Arial Narrow" w:cs="Arial Narrow"/>
          <w:bCs/>
          <w:color w:val="000000"/>
        </w:rPr>
        <w:t>la épo</w:t>
      </w:r>
      <w:r w:rsidRPr="00560665">
        <w:rPr>
          <w:rFonts w:ascii="Atkinson Hyperlegible" w:hAnsi="Atkinson Hyperlegible" w:eastAsia="Arial Narrow" w:cs="Arial Narrow"/>
          <w:bCs/>
          <w:color w:val="000000"/>
        </w:rPr>
        <w:t xml:space="preserve">ca de las vacaciones a más tardar dentro del año siguiente y </w:t>
      </w:r>
      <w:r w:rsidR="00152145">
        <w:rPr>
          <w:rFonts w:ascii="Atkinson Hyperlegible" w:hAnsi="Atkinson Hyperlegible" w:eastAsia="Arial Narrow" w:cs="Arial Narrow"/>
          <w:bCs/>
          <w:color w:val="000000"/>
        </w:rPr>
        <w:t xml:space="preserve">éstas </w:t>
      </w:r>
      <w:r w:rsidRPr="00560665">
        <w:rPr>
          <w:rFonts w:ascii="Atkinson Hyperlegible" w:hAnsi="Atkinson Hyperlegible" w:eastAsia="Arial Narrow" w:cs="Arial Narrow"/>
          <w:bCs/>
          <w:color w:val="000000"/>
        </w:rPr>
        <w:t>deben ser concedidas oficiosamente o a petición de</w:t>
      </w:r>
      <w:r w:rsidR="004301D3">
        <w:rPr>
          <w:rFonts w:ascii="Atkinson Hyperlegible" w:hAnsi="Atkinson Hyperlegible" w:eastAsia="Arial Narrow" w:cs="Arial Narrow"/>
          <w:bCs/>
          <w:color w:val="000000"/>
        </w:rPr>
        <w:t xml:space="preserve"> </w:t>
      </w:r>
      <w:r w:rsidRPr="007613BF" w:rsidR="004301D3">
        <w:rPr>
          <w:rFonts w:ascii="Atkinson Hyperlegible" w:hAnsi="Atkinson Hyperlegible" w:eastAsia="Arial Narrow" w:cs="Arial Narrow"/>
          <w:bCs/>
          <w:color w:val="000000"/>
          <w:highlight w:val="cyan"/>
        </w:rPr>
        <w:t>la persona contratada</w:t>
      </w:r>
      <w:del w:author="Martha Inés Peña Delgado" w:date="2024-12-09T16:19:00Z" w16du:dateUtc="2024-12-09T21:19:00Z" w:id="265">
        <w:r w:rsidRPr="00560665" w:rsidDel="004301D3">
          <w:rPr>
            <w:rFonts w:ascii="Atkinson Hyperlegible" w:hAnsi="Atkinson Hyperlegible" w:eastAsia="Arial Narrow" w:cs="Arial Narrow"/>
            <w:bCs/>
            <w:color w:val="000000"/>
          </w:rPr>
          <w:delText>l trabajador</w:delText>
        </w:r>
      </w:del>
      <w:del w:author="Martha Inés Peña Delgado" w:date="2024-12-09T16:27:00Z" w16du:dateUtc="2024-12-09T21:27:00Z" w:id="266">
        <w:r w:rsidRPr="00560665" w:rsidDel="002C7F9A">
          <w:rPr>
            <w:rFonts w:ascii="Atkinson Hyperlegible" w:hAnsi="Atkinson Hyperlegible" w:eastAsia="Arial Narrow" w:cs="Arial Narrow"/>
            <w:bCs/>
            <w:color w:val="000000"/>
          </w:rPr>
          <w:delText xml:space="preserve">, </w:delText>
        </w:r>
      </w:del>
      <w:r w:rsidRPr="005969B1" w:rsidR="005969B1">
        <w:rPr>
          <w:rFonts w:ascii="Atkinson Hyperlegible" w:hAnsi="Atkinson Hyperlegible" w:eastAsia="Arial Narrow" w:cs="Arial Narrow"/>
          <w:bCs/>
          <w:color w:val="000000"/>
          <w:highlight w:val="cyan"/>
        </w:rPr>
        <w:t>,</w:t>
      </w:r>
      <w:r w:rsidR="005969B1">
        <w:rPr>
          <w:rFonts w:ascii="Atkinson Hyperlegible" w:hAnsi="Atkinson Hyperlegible" w:eastAsia="Arial Narrow" w:cs="Arial Narrow"/>
          <w:bCs/>
          <w:color w:val="000000"/>
        </w:rPr>
        <w:t xml:space="preserve"> </w:t>
      </w:r>
      <w:r w:rsidRPr="002635F8">
        <w:rPr>
          <w:rFonts w:ascii="Atkinson Hyperlegible" w:hAnsi="Atkinson Hyperlegible" w:eastAsia="Arial Narrow" w:cs="Arial Narrow"/>
          <w:bCs/>
          <w:color w:val="000000"/>
          <w:highlight w:val="cyan"/>
        </w:rPr>
        <w:t xml:space="preserve">sin perjudicar el servicio y la efectividad del descanso. </w:t>
      </w:r>
      <w:r w:rsidRPr="00E972D5" w:rsidR="003873BC">
        <w:rPr>
          <w:rFonts w:ascii="Atkinson Hyperlegible" w:hAnsi="Atkinson Hyperlegible" w:eastAsia="Arial Narrow" w:cs="Arial Narrow"/>
          <w:b/>
          <w:color w:val="000000"/>
          <w:highlight w:val="cyan"/>
        </w:rPr>
        <w:t xml:space="preserve">POA </w:t>
      </w:r>
      <w:r w:rsidRPr="002635F8" w:rsidR="002635F8">
        <w:rPr>
          <w:rFonts w:ascii="Atkinson Hyperlegible" w:hAnsi="Atkinson Hyperlegible" w:eastAsia="Arial Narrow" w:cs="Arial Narrow"/>
          <w:bCs/>
          <w:color w:val="000000"/>
          <w:highlight w:val="cyan"/>
        </w:rPr>
        <w:t>informará</w:t>
      </w:r>
      <w:r w:rsidRPr="002635F8">
        <w:rPr>
          <w:rFonts w:ascii="Atkinson Hyperlegible" w:hAnsi="Atkinson Hyperlegible" w:eastAsia="Arial Narrow" w:cs="Arial Narrow"/>
          <w:bCs/>
          <w:color w:val="000000"/>
          <w:highlight w:val="cyan"/>
        </w:rPr>
        <w:t xml:space="preserve"> c</w:t>
      </w:r>
      <w:r w:rsidRPr="00C911F9">
        <w:rPr>
          <w:rFonts w:ascii="Atkinson Hyperlegible" w:hAnsi="Atkinson Hyperlegible" w:eastAsia="Arial Narrow" w:cs="Arial Narrow"/>
          <w:bCs/>
          <w:color w:val="000000"/>
        </w:rPr>
        <w:t xml:space="preserve">on quince (15) días de anticipación, la fecha en que le concederá las vacaciones. </w:t>
      </w:r>
    </w:p>
    <w:p w:rsidRPr="00560665" w:rsidR="002C3636" w:rsidP="006376B2" w:rsidRDefault="002C3636" w14:paraId="5E8D1140" w14:textId="5A1A29ED">
      <w:pPr>
        <w:pBdr>
          <w:top w:val="nil"/>
          <w:left w:val="nil"/>
          <w:bottom w:val="nil"/>
          <w:right w:val="nil"/>
          <w:between w:val="nil"/>
        </w:pBdr>
        <w:tabs>
          <w:tab w:val="left" w:pos="9498"/>
        </w:tabs>
        <w:ind w:right="-69"/>
        <w:jc w:val="both"/>
        <w:rPr>
          <w:rFonts w:ascii="Atkinson Hyperlegible" w:hAnsi="Atkinson Hyperlegible" w:eastAsia="Arial Narrow" w:cs="Arial Narrow"/>
          <w:b/>
          <w:color w:val="000000"/>
        </w:rPr>
      </w:pPr>
      <w:commentRangeStart w:id="267"/>
      <w:del w:author="Tatiana Ramirez Gomez" w:date="2024-11-01T10:01:00Z" w16du:dateUtc="2024-11-01T15:01:00Z" w:id="268">
        <w:r w:rsidRPr="00560665" w:rsidDel="005F7153">
          <w:rPr>
            <w:rFonts w:ascii="Atkinson Hyperlegible" w:hAnsi="Atkinson Hyperlegible" w:eastAsia="Arial Narrow" w:cs="Arial Narrow"/>
            <w:bCs/>
            <w:color w:val="000000"/>
          </w:rPr>
          <w:delText xml:space="preserve">Todo empleador debe llevar un registro especial de vacaciones, en el que anotará la fecha en que ha ingresado al establecimiento cada trabajador, la fecha en que toma sus vacaciones anuales y en que las termina y la remuneración recibida por las mismas. </w:delText>
        </w:r>
      </w:del>
      <w:commentRangeEnd w:id="267"/>
      <w:r w:rsidRPr="00560665" w:rsidR="005F7153">
        <w:rPr>
          <w:rStyle w:val="Refdecomentario"/>
          <w:rFonts w:ascii="Atkinson Hyperlegible" w:hAnsi="Atkinson Hyperlegible"/>
        </w:rPr>
        <w:commentReference w:id="267"/>
      </w:r>
    </w:p>
    <w:p w:rsidRPr="00560665" w:rsidR="00454AAB" w:rsidDel="004531A1" w:rsidP="006376B2" w:rsidRDefault="004B51CD" w14:paraId="0000006A" w14:textId="1D4E7210">
      <w:pPr>
        <w:pBdr>
          <w:top w:val="nil"/>
          <w:left w:val="nil"/>
          <w:bottom w:val="nil"/>
          <w:right w:val="nil"/>
          <w:between w:val="nil"/>
        </w:pBdr>
        <w:tabs>
          <w:tab w:val="left" w:pos="9498"/>
        </w:tabs>
        <w:ind w:right="-69"/>
        <w:jc w:val="both"/>
        <w:rPr>
          <w:del w:author="Martha Inés Peña Delgado" w:date="2024-12-09T16:28:00Z" w16du:dateUtc="2024-12-09T21:28:00Z" w:id="269"/>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PARÁGRAFO PRIMERO. </w:t>
      </w:r>
      <w:del w:author="Martha Inés Peña Delgado" w:date="2024-12-09T16:27:00Z" w16du:dateUtc="2024-12-09T21:27:00Z" w:id="270">
        <w:r w:rsidRPr="00560665" w:rsidDel="005969B1">
          <w:rPr>
            <w:rFonts w:ascii="Atkinson Hyperlegible" w:hAnsi="Atkinson Hyperlegible" w:eastAsia="Arial Narrow" w:cs="Arial Narrow"/>
            <w:color w:val="000000"/>
          </w:rPr>
          <w:delText xml:space="preserve">Estas se deben concertar entre el trabajador y su Jefe inmediato, teniendo en cuenta no afectar la prestación del servicio y la efectividad del descanso. </w:delText>
        </w:r>
      </w:del>
    </w:p>
    <w:p w:rsidRPr="00560665" w:rsidR="00454AAB" w:rsidDel="004531A1" w:rsidP="006376B2" w:rsidRDefault="00454AAB" w14:paraId="0000006B" w14:textId="501734E5">
      <w:pPr>
        <w:pBdr>
          <w:top w:val="nil"/>
          <w:left w:val="nil"/>
          <w:bottom w:val="nil"/>
          <w:right w:val="nil"/>
          <w:between w:val="nil"/>
        </w:pBdr>
        <w:tabs>
          <w:tab w:val="left" w:pos="9498"/>
        </w:tabs>
        <w:ind w:right="-69"/>
        <w:jc w:val="both"/>
        <w:rPr>
          <w:del w:author="Martha Inés Peña Delgado" w:date="2024-12-09T16:28:00Z" w16du:dateUtc="2024-12-09T21:28:00Z" w:id="271"/>
          <w:rFonts w:ascii="Atkinson Hyperlegible" w:hAnsi="Atkinson Hyperlegible" w:eastAsia="Arial Narrow" w:cs="Arial Narrow"/>
          <w:color w:val="000000"/>
        </w:rPr>
      </w:pPr>
    </w:p>
    <w:p w:rsidRPr="00560665" w:rsidR="00454AAB" w:rsidP="006376B2" w:rsidRDefault="004B51CD" w14:paraId="0000006C" w14:textId="57FD4434">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El jefe de cada área es el responsable de realizar la programación de las vacaciones en coordinación con su equipo de trabajo y es el responsable de garantizar el normal cumplimiento del servicio; es decir, debe asegurar que no se afecte la prestación de los servicios a causa de la programación de vacaciones. En caso de no existir acuerdo en las fechas entre </w:t>
      </w:r>
      <w:r w:rsidR="00615393">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xml:space="preserve"> y jefe inmediato, </w:t>
      </w:r>
      <w:r w:rsidRPr="00560665" w:rsidR="003D4048">
        <w:rPr>
          <w:rFonts w:ascii="Atkinson Hyperlegible" w:hAnsi="Atkinson Hyperlegible" w:eastAsia="Arial Narrow" w:cs="Arial Narrow"/>
          <w:color w:val="000000"/>
        </w:rPr>
        <w:t>la Alta</w:t>
      </w:r>
      <w:r w:rsidRPr="00560665" w:rsidR="00F631A9">
        <w:rPr>
          <w:rFonts w:ascii="Atkinson Hyperlegible" w:hAnsi="Atkinson Hyperlegible" w:eastAsia="Arial Narrow" w:cs="Arial Narrow"/>
          <w:color w:val="000000"/>
        </w:rPr>
        <w:t xml:space="preserve"> Dirección</w:t>
      </w:r>
      <w:r w:rsidRPr="00560665">
        <w:rPr>
          <w:rFonts w:ascii="Atkinson Hyperlegible" w:hAnsi="Atkinson Hyperlegible" w:eastAsia="Arial Narrow" w:cs="Arial Narrow"/>
          <w:color w:val="000000"/>
        </w:rPr>
        <w:t xml:space="preserve"> o en su defecto </w:t>
      </w:r>
      <w:r w:rsidRPr="00560665" w:rsidR="003E02AA">
        <w:rPr>
          <w:rFonts w:ascii="Atkinson Hyperlegible" w:hAnsi="Atkinson Hyperlegible" w:eastAsia="Arial Narrow" w:cs="Arial Narrow"/>
          <w:color w:val="000000"/>
        </w:rPr>
        <w:t>Recursos Humanos</w:t>
      </w:r>
      <w:r w:rsidRPr="00560665">
        <w:rPr>
          <w:rFonts w:ascii="Atkinson Hyperlegible" w:hAnsi="Atkinson Hyperlegible" w:eastAsia="Arial Narrow" w:cs="Arial Narrow"/>
          <w:color w:val="000000"/>
        </w:rPr>
        <w:t>, designará unilateralmente las fechas de las vacaciones.</w:t>
      </w:r>
    </w:p>
    <w:p w:rsidR="00454AAB" w:rsidP="006376B2" w:rsidRDefault="00454AAB" w14:paraId="0000006D" w14:textId="77777777">
      <w:pPr>
        <w:pBdr>
          <w:top w:val="nil"/>
          <w:left w:val="nil"/>
          <w:bottom w:val="nil"/>
          <w:right w:val="nil"/>
          <w:between w:val="nil"/>
        </w:pBdr>
        <w:tabs>
          <w:tab w:val="left" w:pos="9498"/>
        </w:tabs>
        <w:spacing w:before="10"/>
        <w:ind w:right="-69"/>
        <w:jc w:val="both"/>
        <w:rPr>
          <w:rFonts w:ascii="Atkinson Hyperlegible" w:hAnsi="Atkinson Hyperlegible" w:eastAsia="Arial Narrow" w:cs="Arial Narrow"/>
          <w:color w:val="000000"/>
        </w:rPr>
      </w:pPr>
    </w:p>
    <w:p w:rsidR="00A10D69" w:rsidP="00CB5F8E" w:rsidRDefault="00824D1C" w14:paraId="0354DD2F" w14:textId="4A3E0EB1">
      <w:pPr>
        <w:pStyle w:val="Textosinformato"/>
        <w:ind w:right="17"/>
        <w:jc w:val="both"/>
        <w:rPr>
          <w:rFonts w:ascii="Atkinson Hyperlegible" w:hAnsi="Atkinson Hyperlegible" w:cs="Calibri"/>
          <w:sz w:val="22"/>
          <w:szCs w:val="22"/>
          <w:highlight w:val="cyan"/>
        </w:rPr>
      </w:pPr>
      <w:bookmarkStart w:name="_Hlk159939590" w:id="272"/>
      <w:r w:rsidRPr="7EF6CD69" w:rsidR="4F492E93">
        <w:rPr>
          <w:rFonts w:ascii="Atkinson Hyperlegible" w:hAnsi="Atkinson Hyperlegible" w:cs="Calibri"/>
          <w:b w:val="1"/>
          <w:bCs w:val="1"/>
          <w:sz w:val="22"/>
          <w:szCs w:val="22"/>
          <w:highlight w:val="cyan"/>
        </w:rPr>
        <w:t>PARÁGRAFO SEGUNDO.</w:t>
      </w:r>
      <w:ins w:author="Martha Inés Peña Delgado" w:date="2024-12-09T16:30:00Z" w:id="1561066482">
        <w:r w:rsidRPr="7EF6CD69" w:rsidR="4F492E93">
          <w:rPr>
            <w:rFonts w:ascii="Atkinson Hyperlegible" w:hAnsi="Atkinson Hyperlegible" w:cs="Calibri"/>
            <w:sz w:val="22"/>
            <w:szCs w:val="22"/>
            <w:highlight w:val="cyan"/>
          </w:rPr>
          <w:t xml:space="preserve"> </w:t>
        </w:r>
      </w:ins>
      <w:r w:rsidRPr="7EF6CD69" w:rsidR="02C2CDD4">
        <w:rPr>
          <w:rFonts w:ascii="Atkinson Hyperlegible" w:hAnsi="Atkinson Hyperlegible" w:cs="Calibri"/>
          <w:sz w:val="22"/>
          <w:szCs w:val="22"/>
          <w:highlight w:val="cyan"/>
        </w:rPr>
        <w:t>A partir de la entrada en vigor del presente reglamento, las vacaciones podrán ser disfrutadas de forma colectiva y para la misma época por todo el personal o una parte de</w:t>
      </w:r>
      <w:r w:rsidRPr="7EF6CD69" w:rsidR="005246E3">
        <w:rPr>
          <w:rFonts w:ascii="Atkinson Hyperlegible" w:hAnsi="Atkinson Hyperlegible" w:cs="Calibri"/>
          <w:sz w:val="22"/>
          <w:szCs w:val="22"/>
          <w:highlight w:val="cyan"/>
        </w:rPr>
        <w:t xml:space="preserve"> éste</w:t>
      </w:r>
      <w:r w:rsidRPr="7EF6CD69" w:rsidR="02C2CDD4">
        <w:rPr>
          <w:rFonts w:ascii="Atkinson Hyperlegible" w:hAnsi="Atkinson Hyperlegible" w:cs="Calibri"/>
          <w:sz w:val="22"/>
          <w:szCs w:val="22"/>
          <w:highlight w:val="cyan"/>
        </w:rPr>
        <w:t>, de acuerdo con las necesidades del servicio</w:t>
      </w:r>
      <w:r w:rsidRPr="7EF6CD69" w:rsidR="7FBF7356">
        <w:rPr>
          <w:rFonts w:ascii="Atkinson Hyperlegible" w:hAnsi="Atkinson Hyperlegible" w:cs="Calibri"/>
          <w:sz w:val="22"/>
          <w:szCs w:val="22"/>
          <w:highlight w:val="cyan"/>
        </w:rPr>
        <w:t xml:space="preserve">, lo cual será </w:t>
      </w:r>
      <w:r w:rsidRPr="7EF6CD69" w:rsidR="5BBDAC06">
        <w:rPr>
          <w:rFonts w:ascii="Atkinson Hyperlegible" w:hAnsi="Atkinson Hyperlegible" w:cs="Calibri"/>
          <w:sz w:val="22"/>
          <w:szCs w:val="22"/>
          <w:highlight w:val="cyan"/>
        </w:rPr>
        <w:t xml:space="preserve">informado por </w:t>
      </w:r>
      <w:r w:rsidRPr="7EF6CD69" w:rsidR="5BBDAC06">
        <w:rPr>
          <w:rFonts w:ascii="Atkinson Hyperlegible" w:hAnsi="Atkinson Hyperlegible" w:cs="Calibri"/>
          <w:b w:val="1"/>
          <w:bCs w:val="1"/>
          <w:sz w:val="22"/>
          <w:szCs w:val="22"/>
          <w:highlight w:val="cyan"/>
        </w:rPr>
        <w:t>POA</w:t>
      </w:r>
      <w:r w:rsidRPr="7EF6CD69" w:rsidR="5BBDAC06">
        <w:rPr>
          <w:rFonts w:ascii="Atkinson Hyperlegible" w:hAnsi="Atkinson Hyperlegible" w:cs="Calibri"/>
          <w:sz w:val="22"/>
          <w:szCs w:val="22"/>
          <w:highlight w:val="cyan"/>
        </w:rPr>
        <w:t xml:space="preserve"> </w:t>
      </w:r>
      <w:del w:author="Leonardo Torres" w:date="2025-01-07T13:57:38.196Z" w:id="913794138">
        <w:r w:rsidRPr="7EF6CD69" w:rsidDel="1AAE4016">
          <w:rPr>
            <w:rFonts w:ascii="Atkinson Hyperlegible" w:hAnsi="Atkinson Hyperlegible" w:cs="Calibri"/>
            <w:sz w:val="22"/>
            <w:szCs w:val="22"/>
            <w:highlight w:val="cyan"/>
          </w:rPr>
          <w:delText>o</w:delText>
        </w:r>
      </w:del>
      <w:r w:rsidRPr="7EF6CD69" w:rsidR="1AAE4016">
        <w:rPr>
          <w:rFonts w:ascii="Atkinson Hyperlegible" w:hAnsi="Atkinson Hyperlegible" w:cs="Calibri"/>
          <w:sz w:val="22"/>
          <w:szCs w:val="22"/>
          <w:highlight w:val="cyan"/>
        </w:rPr>
        <w:t>oprtunamente</w:t>
      </w:r>
      <w:r w:rsidRPr="7EF6CD69" w:rsidR="1AAE4016">
        <w:rPr>
          <w:rFonts w:ascii="Atkinson Hyperlegible" w:hAnsi="Atkinson Hyperlegible" w:cs="Calibri"/>
          <w:sz w:val="22"/>
          <w:szCs w:val="22"/>
          <w:highlight w:val="cyan"/>
        </w:rPr>
        <w:t>.</w:t>
      </w:r>
    </w:p>
    <w:bookmarkEnd w:id="272"/>
    <w:p w:rsidRPr="00EE5031" w:rsidR="00CB5F8E" w:rsidP="00CB5F8E" w:rsidRDefault="00CB5F8E" w14:paraId="0EE91FC0" w14:textId="77777777">
      <w:pPr>
        <w:pStyle w:val="Textosinformato"/>
        <w:ind w:right="17"/>
        <w:jc w:val="both"/>
        <w:rPr>
          <w:rFonts w:ascii="Atkinson Hyperlegible" w:hAnsi="Atkinson Hyperlegible" w:cs="Calibri"/>
          <w:sz w:val="22"/>
          <w:szCs w:val="22"/>
        </w:rPr>
      </w:pPr>
    </w:p>
    <w:p w:rsidRPr="00560665" w:rsidR="00D87CFC" w:rsidP="00CE1042" w:rsidRDefault="004B51CD" w14:paraId="26E68E15" w14:textId="4F4B5DAB">
      <w:pPr>
        <w:jc w:val="both"/>
        <w:rPr>
          <w:rFonts w:ascii="Atkinson Hyperlegible" w:hAnsi="Atkinson Hyperlegible"/>
        </w:rPr>
      </w:pPr>
      <w:r w:rsidRPr="00560665">
        <w:rPr>
          <w:rFonts w:ascii="Atkinson Hyperlegible" w:hAnsi="Atkinson Hyperlegible" w:eastAsia="Arial Narrow" w:cs="Arial Narrow"/>
          <w:b/>
          <w:color w:val="000000"/>
        </w:rPr>
        <w:t xml:space="preserve">PARÁGRAFO </w:t>
      </w:r>
      <w:r w:rsidR="0042509E">
        <w:rPr>
          <w:rFonts w:ascii="Atkinson Hyperlegible" w:hAnsi="Atkinson Hyperlegible" w:eastAsia="Arial Narrow" w:cs="Arial Narrow"/>
          <w:b/>
          <w:color w:val="000000"/>
        </w:rPr>
        <w:t>TERCERO</w:t>
      </w:r>
      <w:r w:rsidRPr="00560665">
        <w:rPr>
          <w:rFonts w:ascii="Atkinson Hyperlegible" w:hAnsi="Atkinson Hyperlegible" w:eastAsia="Arial Narrow" w:cs="Arial Narrow"/>
          <w:color w:val="000000"/>
        </w:rPr>
        <w:t xml:space="preserve">: Si se presenta interrupción justificada en el disfrute de las vacaciones, </w:t>
      </w:r>
      <w:r w:rsidRPr="00CE1042" w:rsidR="006D17E6">
        <w:rPr>
          <w:rFonts w:ascii="Atkinson Hyperlegible" w:hAnsi="Atkinson Hyperlegible" w:cs="Calibri"/>
          <w:highlight w:val="cyan"/>
        </w:rPr>
        <w:t>como en los casos de incapacidades médicas definidas por la E.P.S</w:t>
      </w:r>
      <w:r w:rsidR="00212916">
        <w:rPr>
          <w:rFonts w:ascii="Atkinson Hyperlegible" w:hAnsi="Atkinson Hyperlegible" w:cs="Calibri"/>
        </w:rPr>
        <w:t>.,</w:t>
      </w:r>
      <w:r w:rsidRPr="00560665" w:rsidR="006D17E6">
        <w:rPr>
          <w:rFonts w:ascii="Atkinson Hyperlegible" w:hAnsi="Atkinson Hyperlegible" w:eastAsia="Arial Narrow" w:cs="Arial Narrow"/>
          <w:color w:val="000000"/>
        </w:rPr>
        <w:t xml:space="preserve"> </w:t>
      </w:r>
      <w:r w:rsidR="00615393">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xml:space="preserve"> no pierde el derecho a reanudarlas</w:t>
      </w:r>
      <w:r w:rsidR="00653839">
        <w:rPr>
          <w:rFonts w:ascii="Atkinson Hyperlegible" w:hAnsi="Atkinson Hyperlegible" w:eastAsia="Arial Narrow" w:cs="Arial Narrow"/>
          <w:color w:val="000000"/>
        </w:rPr>
        <w:t>.</w:t>
      </w:r>
    </w:p>
    <w:p w:rsidR="00454AAB" w:rsidP="006376B2" w:rsidRDefault="00454AAB" w14:paraId="0000006F"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C0692D" w:rsidP="00C0692D" w:rsidRDefault="00C0692D" w14:paraId="6AF54C59" w14:textId="406919A9">
      <w:pPr>
        <w:widowControl/>
        <w:pBdr>
          <w:top w:val="nil"/>
          <w:left w:val="nil"/>
          <w:bottom w:val="nil"/>
          <w:right w:val="nil"/>
          <w:between w:val="nil"/>
        </w:pBdr>
        <w:tabs>
          <w:tab w:val="left" w:pos="9498"/>
        </w:tabs>
        <w:jc w:val="both"/>
        <w:rPr>
          <w:rFonts w:ascii="Atkinson Hyperlegible" w:hAnsi="Atkinson Hyperlegible" w:eastAsia="Arial Narrow" w:cs="Arial Narrow"/>
        </w:rPr>
      </w:pPr>
      <w:r w:rsidRPr="00560665">
        <w:rPr>
          <w:rFonts w:ascii="Atkinson Hyperlegible" w:hAnsi="Atkinson Hyperlegible" w:eastAsia="Arial Narrow" w:cs="Arial Narrow"/>
          <w:b/>
        </w:rPr>
        <w:t xml:space="preserve">PARÁGRAFO </w:t>
      </w:r>
      <w:r>
        <w:rPr>
          <w:rFonts w:ascii="Atkinson Hyperlegible" w:hAnsi="Atkinson Hyperlegible" w:eastAsia="Arial Narrow" w:cs="Arial Narrow"/>
          <w:b/>
        </w:rPr>
        <w:t>CUARTO</w:t>
      </w:r>
      <w:r w:rsidRPr="00560665">
        <w:rPr>
          <w:rFonts w:ascii="Atkinson Hyperlegible" w:hAnsi="Atkinson Hyperlegible" w:eastAsia="Arial Narrow" w:cs="Arial Narrow"/>
          <w:b/>
        </w:rPr>
        <w:t xml:space="preserve">: </w:t>
      </w:r>
      <w:r w:rsidRPr="00560665">
        <w:rPr>
          <w:rFonts w:ascii="Atkinson Hyperlegible" w:hAnsi="Atkinson Hyperlegible" w:eastAsia="Arial Narrow" w:cs="Arial Narrow"/>
        </w:rPr>
        <w:t xml:space="preserve">Durante el cuarto trimestre del año, </w:t>
      </w:r>
      <w:r w:rsidRPr="00560665">
        <w:rPr>
          <w:rFonts w:ascii="Atkinson Hyperlegible" w:hAnsi="Atkinson Hyperlegible" w:eastAsia="Arial Narrow" w:cs="Arial Narrow"/>
          <w:b/>
        </w:rPr>
        <w:t>P</w:t>
      </w:r>
      <w:r>
        <w:rPr>
          <w:rFonts w:ascii="Atkinson Hyperlegible" w:hAnsi="Atkinson Hyperlegible" w:eastAsia="Arial Narrow" w:cs="Arial Narrow"/>
          <w:b/>
        </w:rPr>
        <w:t>OA</w:t>
      </w:r>
      <w:r w:rsidRPr="00560665">
        <w:rPr>
          <w:rFonts w:ascii="Atkinson Hyperlegible" w:hAnsi="Atkinson Hyperlegible" w:eastAsia="Arial Narrow" w:cs="Arial Narrow"/>
          <w:b/>
        </w:rPr>
        <w:t xml:space="preserve"> </w:t>
      </w:r>
      <w:r w:rsidRPr="00560665">
        <w:rPr>
          <w:rFonts w:ascii="Atkinson Hyperlegible" w:hAnsi="Atkinson Hyperlegible" w:eastAsia="Arial Narrow" w:cs="Arial Narrow"/>
        </w:rPr>
        <w:t>no otorgará vacaciones, en razón a la necesidad del servicio.</w:t>
      </w:r>
    </w:p>
    <w:p w:rsidRPr="00560665" w:rsidR="00C0692D" w:rsidP="006376B2" w:rsidRDefault="00C0692D" w14:paraId="7612B291"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D20A4E" w:rsidP="00D20A4E" w:rsidRDefault="004B51CD" w14:paraId="145D65BE" w14:textId="462834B3">
      <w:pPr>
        <w:pStyle w:val="Textosinformato"/>
        <w:ind w:right="17"/>
        <w:jc w:val="both"/>
        <w:rPr>
          <w:ins w:author="Tatiana Ramirez Gomez" w:date="2024-11-01T09:41:00Z" w16du:dateUtc="2024-11-01T14:41:00Z" w:id="274"/>
          <w:rFonts w:ascii="Atkinson Hyperlegible" w:hAnsi="Atkinson Hyperlegible" w:cs="Calibri"/>
          <w:sz w:val="22"/>
          <w:szCs w:val="22"/>
          <w:lang w:val="es-ES_tradnl"/>
        </w:rPr>
      </w:pPr>
      <w:r w:rsidRPr="00E972D5">
        <w:rPr>
          <w:rFonts w:ascii="Atkinson Hyperlegible" w:hAnsi="Atkinson Hyperlegible" w:eastAsia="Arial Narrow" w:cs="Arial Narrow"/>
          <w:b/>
          <w:color w:val="000000"/>
          <w:sz w:val="22"/>
          <w:szCs w:val="22"/>
        </w:rPr>
        <w:lastRenderedPageBreak/>
        <w:t xml:space="preserve">ARTICULO </w:t>
      </w:r>
      <w:r w:rsidRPr="00E972D5" w:rsidR="00BD3FF3">
        <w:rPr>
          <w:rFonts w:ascii="Atkinson Hyperlegible" w:hAnsi="Atkinson Hyperlegible" w:eastAsia="Arial Narrow" w:cs="Arial Narrow"/>
          <w:b/>
          <w:color w:val="000000"/>
          <w:sz w:val="22"/>
          <w:szCs w:val="22"/>
        </w:rPr>
        <w:t>2</w:t>
      </w:r>
      <w:r w:rsidR="005C7EA6">
        <w:rPr>
          <w:rFonts w:ascii="Atkinson Hyperlegible" w:hAnsi="Atkinson Hyperlegible" w:eastAsia="Arial Narrow" w:cs="Arial Narrow"/>
          <w:b/>
          <w:color w:val="000000"/>
          <w:sz w:val="22"/>
          <w:szCs w:val="22"/>
        </w:rPr>
        <w:t>8</w:t>
      </w:r>
      <w:r w:rsidRPr="00E972D5" w:rsidR="00052BB8">
        <w:rPr>
          <w:rFonts w:ascii="Atkinson Hyperlegible" w:hAnsi="Atkinson Hyperlegible" w:eastAsia="Arial Narrow" w:cs="Arial Narrow"/>
          <w:color w:val="000000"/>
          <w:sz w:val="22"/>
          <w:szCs w:val="22"/>
        </w:rPr>
        <w:t>.</w:t>
      </w:r>
      <w:r w:rsidRPr="00E972D5" w:rsidR="00052BB8">
        <w:rPr>
          <w:rFonts w:ascii="Atkinson Hyperlegible" w:hAnsi="Atkinson Hyperlegible" w:eastAsia="Arial Narrow" w:cs="Arial Narrow"/>
          <w:b/>
          <w:bCs/>
          <w:color w:val="000000"/>
          <w:sz w:val="22"/>
          <w:szCs w:val="22"/>
        </w:rPr>
        <w:t xml:space="preserve"> ACUMULACIÓN</w:t>
      </w:r>
      <w:r w:rsidRPr="00E972D5" w:rsidR="00052BB8">
        <w:rPr>
          <w:rFonts w:ascii="Atkinson Hyperlegible" w:hAnsi="Atkinson Hyperlegible" w:eastAsia="Arial Narrow" w:cs="Arial Narrow"/>
          <w:color w:val="000000"/>
          <w:sz w:val="22"/>
          <w:szCs w:val="22"/>
        </w:rPr>
        <w:t>.</w:t>
      </w:r>
      <w:r w:rsidRPr="00560665" w:rsidR="00052BB8">
        <w:rPr>
          <w:rFonts w:ascii="Atkinson Hyperlegible" w:hAnsi="Atkinson Hyperlegible" w:eastAsia="Arial Narrow" w:cs="Arial Narrow"/>
          <w:color w:val="000000"/>
        </w:rPr>
        <w:t xml:space="preserve"> </w:t>
      </w:r>
      <w:bookmarkStart w:name="_Hlk159939724" w:id="275"/>
      <w:r w:rsidRPr="00CE1042" w:rsidR="00D20A4E">
        <w:rPr>
          <w:rFonts w:ascii="Atkinson Hyperlegible" w:hAnsi="Atkinson Hyperlegible" w:cs="Calibri"/>
          <w:sz w:val="22"/>
          <w:szCs w:val="22"/>
          <w:highlight w:val="cyan"/>
          <w:lang w:val="es-ES_tradnl"/>
        </w:rPr>
        <w:t xml:space="preserve">En todo caso, el </w:t>
      </w:r>
      <w:r w:rsidRPr="00CE1042" w:rsidR="00CE1042">
        <w:rPr>
          <w:rFonts w:ascii="Atkinson Hyperlegible" w:hAnsi="Atkinson Hyperlegible" w:cs="Calibri"/>
          <w:sz w:val="22"/>
          <w:szCs w:val="22"/>
          <w:highlight w:val="cyan"/>
          <w:lang w:val="es-ES_tradnl"/>
        </w:rPr>
        <w:t xml:space="preserve">personal </w:t>
      </w:r>
      <w:r w:rsidRPr="00CE1042" w:rsidR="00D20A4E">
        <w:rPr>
          <w:rFonts w:ascii="Atkinson Hyperlegible" w:hAnsi="Atkinson Hyperlegible" w:cs="Calibri"/>
          <w:sz w:val="22"/>
          <w:szCs w:val="22"/>
          <w:highlight w:val="cyan"/>
          <w:lang w:val="es-ES_tradnl"/>
        </w:rPr>
        <w:t xml:space="preserve">gozará anualmente de </w:t>
      </w:r>
      <w:r w:rsidR="00FF6C26">
        <w:rPr>
          <w:rFonts w:ascii="Atkinson Hyperlegible" w:hAnsi="Atkinson Hyperlegible" w:cs="Calibri"/>
          <w:sz w:val="22"/>
          <w:szCs w:val="22"/>
          <w:highlight w:val="cyan"/>
          <w:lang w:val="es-ES_tradnl"/>
        </w:rPr>
        <w:t>mínimo</w:t>
      </w:r>
      <w:r w:rsidRPr="00CE1042" w:rsidR="00D20A4E">
        <w:rPr>
          <w:rFonts w:ascii="Atkinson Hyperlegible" w:hAnsi="Atkinson Hyperlegible" w:cs="Calibri"/>
          <w:sz w:val="22"/>
          <w:szCs w:val="22"/>
          <w:highlight w:val="cyan"/>
          <w:lang w:val="es-ES_tradnl"/>
        </w:rPr>
        <w:t xml:space="preserve"> seis (6) días hábiles continuos de vacaciones, que no son acumulables. Las partes pueden convenir en acumular los días restantes de vacaciones hasta por dos (2) años. La acumulación puede ser hasta por cuatro (4) años cuando se trate de </w:t>
      </w:r>
      <w:del w:author="Martha Inés Peña Delgado" w:date="2024-12-09T16:37:00Z" w16du:dateUtc="2024-12-09T21:37:00Z" w:id="276">
        <w:r w:rsidRPr="00CE1042" w:rsidDel="000002EB" w:rsidR="00D20A4E">
          <w:rPr>
            <w:rFonts w:ascii="Atkinson Hyperlegible" w:hAnsi="Atkinson Hyperlegible" w:cs="Calibri"/>
            <w:sz w:val="22"/>
            <w:szCs w:val="22"/>
            <w:highlight w:val="cyan"/>
            <w:lang w:val="es-ES_tradnl"/>
          </w:rPr>
          <w:delText xml:space="preserve">trabajadores </w:delText>
        </w:r>
      </w:del>
      <w:r w:rsidR="000002EB">
        <w:rPr>
          <w:rFonts w:ascii="Atkinson Hyperlegible" w:hAnsi="Atkinson Hyperlegible" w:cs="Calibri"/>
          <w:sz w:val="22"/>
          <w:szCs w:val="22"/>
          <w:highlight w:val="cyan"/>
          <w:lang w:val="es-ES_tradnl"/>
        </w:rPr>
        <w:t>personal t</w:t>
      </w:r>
      <w:r w:rsidRPr="00CE1042" w:rsidR="00D20A4E">
        <w:rPr>
          <w:rFonts w:ascii="Atkinson Hyperlegible" w:hAnsi="Atkinson Hyperlegible" w:cs="Calibri"/>
          <w:sz w:val="22"/>
          <w:szCs w:val="22"/>
          <w:highlight w:val="cyan"/>
          <w:lang w:val="es-ES_tradnl"/>
        </w:rPr>
        <w:t>écnico, especializado o de confianza</w:t>
      </w:r>
      <w:r w:rsidR="00653839">
        <w:rPr>
          <w:rFonts w:ascii="Atkinson Hyperlegible" w:hAnsi="Atkinson Hyperlegible" w:cs="Calibri"/>
          <w:sz w:val="22"/>
          <w:szCs w:val="22"/>
          <w:lang w:val="es-ES_tradnl"/>
        </w:rPr>
        <w:t>.</w:t>
      </w:r>
    </w:p>
    <w:bookmarkEnd w:id="275"/>
    <w:p w:rsidRPr="00560665" w:rsidR="00454AAB" w:rsidP="00570845" w:rsidRDefault="004B51CD" w14:paraId="00000070" w14:textId="05317AAC">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 </w:t>
      </w:r>
    </w:p>
    <w:p w:rsidRPr="00560665" w:rsidR="00454AAB" w:rsidP="006376B2" w:rsidRDefault="00454AAB" w14:paraId="00000073"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B51CD" w14:paraId="00000075" w14:textId="66E92319">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commentRangeStart w:id="277"/>
      <w:del w:author="Tatiana Ramirez Gomez" w:date="2024-11-01T09:38:00Z" w16du:dateUtc="2024-11-01T14:38:00Z" w:id="278">
        <w:r w:rsidRPr="00570845" w:rsidDel="00A918F3">
          <w:rPr>
            <w:rFonts w:ascii="Atkinson Hyperlegible" w:hAnsi="Atkinson Hyperlegible" w:eastAsia="Arial Narrow" w:cs="Arial Narrow"/>
            <w:b/>
            <w:color w:val="000000"/>
          </w:rPr>
          <w:delText xml:space="preserve">ARTÍCULO </w:delText>
        </w:r>
        <w:r w:rsidRPr="00570845" w:rsidDel="00A918F3" w:rsidR="00BD3FF3">
          <w:rPr>
            <w:rFonts w:ascii="Atkinson Hyperlegible" w:hAnsi="Atkinson Hyperlegible" w:eastAsia="Arial Narrow" w:cs="Arial Narrow"/>
            <w:b/>
            <w:color w:val="000000"/>
          </w:rPr>
          <w:delText>27</w:delText>
        </w:r>
        <w:r w:rsidRPr="00570845" w:rsidDel="00A918F3">
          <w:rPr>
            <w:rFonts w:ascii="Atkinson Hyperlegible" w:hAnsi="Atkinson Hyperlegible" w:eastAsia="Arial Narrow" w:cs="Arial Narrow"/>
            <w:b/>
            <w:color w:val="000000"/>
          </w:rPr>
          <w:delText xml:space="preserve">. </w:delText>
        </w:r>
        <w:r w:rsidRPr="00570845" w:rsidDel="00A918F3" w:rsidR="00DF1D29">
          <w:rPr>
            <w:rFonts w:ascii="Atkinson Hyperlegible" w:hAnsi="Atkinson Hyperlegible" w:eastAsia="Arial Narrow" w:cs="Arial Narrow"/>
            <w:b/>
            <w:color w:val="000000"/>
          </w:rPr>
          <w:delText xml:space="preserve">PARTNERS OF THE AMERICAS INC. </w:delText>
        </w:r>
        <w:r w:rsidRPr="00560665" w:rsidDel="00A918F3" w:rsidR="00DF1D29">
          <w:rPr>
            <w:rFonts w:ascii="Atkinson Hyperlegible" w:hAnsi="Atkinson Hyperlegible" w:eastAsia="Arial Narrow" w:cs="Arial Narrow"/>
            <w:b/>
            <w:color w:val="000000"/>
          </w:rPr>
          <w:delText>SUCURSAL COLOMBIA</w:delText>
        </w:r>
        <w:r w:rsidRPr="00560665" w:rsidDel="00A918F3" w:rsidR="00D11065">
          <w:rPr>
            <w:rFonts w:ascii="Atkinson Hyperlegible" w:hAnsi="Atkinson Hyperlegible" w:eastAsia="Arial Narrow" w:cs="Arial Narrow"/>
            <w:b/>
            <w:color w:val="000000"/>
          </w:rPr>
          <w:delText xml:space="preserve"> </w:delText>
        </w:r>
        <w:r w:rsidRPr="00560665" w:rsidDel="00A918F3">
          <w:rPr>
            <w:rFonts w:ascii="Atkinson Hyperlegible" w:hAnsi="Atkinson Hyperlegible" w:eastAsia="Arial Narrow" w:cs="Arial Narrow"/>
            <w:color w:val="000000"/>
          </w:rPr>
          <w:delText>podrá otorgar vacaciones colectivas mediante la suspensión de actividades durante cierto número de días al año. A cada trabajador se le imputarán esos días a lo que le corresponde por concepto de sus vacaciones.</w:delText>
        </w:r>
      </w:del>
      <w:commentRangeEnd w:id="277"/>
      <w:r w:rsidRPr="00560665" w:rsidR="00B20D52">
        <w:rPr>
          <w:rStyle w:val="Refdecomentario"/>
          <w:rFonts w:ascii="Atkinson Hyperlegible" w:hAnsi="Atkinson Hyperlegible"/>
        </w:rPr>
        <w:commentReference w:id="277"/>
      </w:r>
    </w:p>
    <w:p w:rsidRPr="00560665" w:rsidR="00454AAB" w:rsidDel="00D50F55" w:rsidP="006376B2" w:rsidRDefault="004B51CD" w14:paraId="00000076" w14:textId="5C6F13AA">
      <w:pPr>
        <w:pBdr>
          <w:top w:val="nil"/>
          <w:left w:val="nil"/>
          <w:bottom w:val="nil"/>
          <w:right w:val="nil"/>
          <w:between w:val="nil"/>
        </w:pBdr>
        <w:tabs>
          <w:tab w:val="left" w:pos="9498"/>
        </w:tabs>
        <w:ind w:right="-69"/>
        <w:jc w:val="both"/>
        <w:rPr>
          <w:del w:author="Tatiana Ramirez Gomez" w:date="2024-11-01T09:40:00Z" w16du:dateUtc="2024-11-01T14:40:00Z" w:id="279"/>
          <w:rFonts w:ascii="Atkinson Hyperlegible" w:hAnsi="Atkinson Hyperlegible" w:eastAsia="Arial Narrow" w:cs="Arial Narrow"/>
          <w:color w:val="000000"/>
        </w:rPr>
      </w:pPr>
      <w:del w:author="Tatiana Ramirez Gomez" w:date="2024-11-01T09:40:00Z" w16du:dateUtc="2024-11-01T14:40:00Z" w:id="280">
        <w:r w:rsidRPr="00560665" w:rsidDel="00D50F55">
          <w:rPr>
            <w:rFonts w:ascii="Atkinson Hyperlegible" w:hAnsi="Atkinson Hyperlegible" w:eastAsia="Arial Narrow" w:cs="Arial Narrow"/>
            <w:b/>
            <w:color w:val="000000"/>
          </w:rPr>
          <w:delText xml:space="preserve">PARÁGRAFO PRIMERO. </w:delText>
        </w:r>
        <w:r w:rsidRPr="00560665" w:rsidDel="00D50F55">
          <w:rPr>
            <w:rFonts w:ascii="Atkinson Hyperlegible" w:hAnsi="Atkinson Hyperlegible" w:eastAsia="Arial Narrow" w:cs="Arial Narrow"/>
            <w:color w:val="000000"/>
          </w:rPr>
          <w:delText xml:space="preserve">Si el trabajador, para el momento de las vacaciones colectivas, no tiene el tiempo suficiente para tener derecho a vacaciones anuales, se podrá llegar a un acuerdo entre </w:delText>
        </w:r>
        <w:r w:rsidRPr="00560665" w:rsidDel="00D50F55" w:rsidR="004853CC">
          <w:rPr>
            <w:rFonts w:ascii="Atkinson Hyperlegible" w:hAnsi="Atkinson Hyperlegible" w:eastAsia="Arial Narrow" w:cs="Arial Narrow"/>
            <w:color w:val="000000"/>
          </w:rPr>
          <w:delText>la organización</w:delText>
        </w:r>
        <w:r w:rsidRPr="00560665" w:rsidDel="00D50F55" w:rsidR="00FB17F5">
          <w:rPr>
            <w:rFonts w:ascii="Atkinson Hyperlegible" w:hAnsi="Atkinson Hyperlegible" w:eastAsia="Arial Narrow" w:cs="Arial Narrow"/>
            <w:color w:val="000000"/>
          </w:rPr>
          <w:delText xml:space="preserve"> </w:delText>
        </w:r>
        <w:r w:rsidRPr="00560665" w:rsidDel="00D50F55">
          <w:rPr>
            <w:rFonts w:ascii="Atkinson Hyperlegible" w:hAnsi="Atkinson Hyperlegible" w:eastAsia="Arial Narrow" w:cs="Arial Narrow"/>
            <w:color w:val="000000"/>
          </w:rPr>
          <w:delText>y el trabajador para que las disfrute y se adicionen a vacaciones futuras.</w:delText>
        </w:r>
      </w:del>
    </w:p>
    <w:p w:rsidRPr="00560665" w:rsidR="00454AAB" w:rsidP="006376B2" w:rsidRDefault="00454AAB" w14:paraId="00000079" w14:textId="77777777">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p>
    <w:p w:rsidRPr="00560665" w:rsidR="00F44C89" w:rsidP="006376B2" w:rsidRDefault="004B51CD" w14:paraId="3B7EB924" w14:textId="62D6F2CB">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C91C52">
        <w:rPr>
          <w:rFonts w:ascii="Atkinson Hyperlegible" w:hAnsi="Atkinson Hyperlegible" w:eastAsia="Arial Narrow" w:cs="Arial Narrow"/>
          <w:b/>
          <w:color w:val="000000"/>
        </w:rPr>
        <w:t xml:space="preserve">ARTÍCULO </w:t>
      </w:r>
      <w:r w:rsidRPr="00C91C52" w:rsidR="00BD3FF3">
        <w:rPr>
          <w:rFonts w:ascii="Atkinson Hyperlegible" w:hAnsi="Atkinson Hyperlegible" w:eastAsia="Arial Narrow" w:cs="Arial Narrow"/>
          <w:b/>
          <w:color w:val="000000"/>
        </w:rPr>
        <w:t>2</w:t>
      </w:r>
      <w:r w:rsidR="005C7EA6">
        <w:rPr>
          <w:rFonts w:ascii="Atkinson Hyperlegible" w:hAnsi="Atkinson Hyperlegible" w:eastAsia="Arial Narrow" w:cs="Arial Narrow"/>
          <w:b/>
          <w:color w:val="000000"/>
        </w:rPr>
        <w:t>9</w:t>
      </w:r>
      <w:r w:rsidRPr="00C91C52">
        <w:rPr>
          <w:rFonts w:ascii="Atkinson Hyperlegible" w:hAnsi="Atkinson Hyperlegible" w:eastAsia="Arial Narrow" w:cs="Arial Narrow"/>
          <w:b/>
          <w:color w:val="000000"/>
        </w:rPr>
        <w:t>.</w:t>
      </w:r>
      <w:r w:rsidRPr="00C91C52">
        <w:rPr>
          <w:rFonts w:ascii="Atkinson Hyperlegible" w:hAnsi="Atkinson Hyperlegible" w:eastAsia="Arial Narrow" w:cs="Arial Narrow"/>
          <w:color w:val="000000"/>
        </w:rPr>
        <w:t xml:space="preserve"> </w:t>
      </w:r>
      <w:r w:rsidRPr="00C91C52" w:rsidR="008078D3">
        <w:rPr>
          <w:rFonts w:ascii="Atkinson Hyperlegible" w:hAnsi="Atkinson Hyperlegible" w:eastAsia="Arial Narrow" w:cs="Arial Narrow"/>
          <w:color w:val="000000"/>
        </w:rPr>
        <w:t xml:space="preserve">Las </w:t>
      </w:r>
      <w:r w:rsidR="00946CD2">
        <w:rPr>
          <w:rFonts w:ascii="Atkinson Hyperlegible" w:hAnsi="Atkinson Hyperlegible" w:eastAsia="Arial Narrow" w:cs="Arial Narrow"/>
          <w:color w:val="000000"/>
        </w:rPr>
        <w:t>partes</w:t>
      </w:r>
      <w:r w:rsidRPr="00C91C52" w:rsidR="008078D3">
        <w:rPr>
          <w:rFonts w:ascii="Atkinson Hyperlegible" w:hAnsi="Atkinson Hyperlegible" w:eastAsia="Arial Narrow" w:cs="Arial Narrow"/>
          <w:color w:val="000000"/>
        </w:rPr>
        <w:t>, pre</w:t>
      </w:r>
      <w:r w:rsidR="008078D3">
        <w:rPr>
          <w:rFonts w:ascii="Atkinson Hyperlegible" w:hAnsi="Atkinson Hyperlegible" w:eastAsia="Arial Narrow" w:cs="Arial Narrow"/>
          <w:color w:val="000000"/>
        </w:rPr>
        <w:t xml:space="preserve">via solicitud de la </w:t>
      </w:r>
      <w:r w:rsidRPr="001F3184" w:rsidR="008078D3">
        <w:rPr>
          <w:rFonts w:ascii="Atkinson Hyperlegible" w:hAnsi="Atkinson Hyperlegible" w:eastAsia="Arial Narrow" w:cs="Arial Narrow"/>
          <w:color w:val="000000"/>
          <w:highlight w:val="cyan"/>
        </w:rPr>
        <w:t>persona contratada</w:t>
      </w:r>
      <w:r w:rsidR="008078D3">
        <w:rPr>
          <w:rFonts w:ascii="Atkinson Hyperlegible" w:hAnsi="Atkinson Hyperlegible" w:eastAsia="Arial Narrow" w:cs="Arial Narrow"/>
          <w:color w:val="000000"/>
        </w:rPr>
        <w:t xml:space="preserve">, </w:t>
      </w:r>
      <w:r w:rsidRPr="00560665" w:rsidR="00F44C89">
        <w:rPr>
          <w:rFonts w:ascii="Atkinson Hyperlegible" w:hAnsi="Atkinson Hyperlegible" w:eastAsia="Arial Narrow" w:cs="Arial Narrow"/>
          <w:color w:val="000000"/>
        </w:rPr>
        <w:t>podrán acordar por escrito</w:t>
      </w:r>
      <w:del w:author="Martha Inés Peña Delgado" w:date="2024-12-09T16:40:00Z" w16du:dateUtc="2024-12-09T21:40:00Z" w:id="281">
        <w:r w:rsidRPr="00560665" w:rsidDel="00946CD2" w:rsidR="00F44C89">
          <w:rPr>
            <w:rFonts w:ascii="Atkinson Hyperlegible" w:hAnsi="Atkinson Hyperlegible" w:eastAsia="Arial Narrow" w:cs="Arial Narrow"/>
            <w:color w:val="000000"/>
          </w:rPr>
          <w:delText>, previa solicitud del trabajador</w:delText>
        </w:r>
      </w:del>
      <w:r w:rsidRPr="00560665" w:rsidR="00F44C89">
        <w:rPr>
          <w:rFonts w:ascii="Atkinson Hyperlegible" w:hAnsi="Atkinson Hyperlegible" w:eastAsia="Arial Narrow" w:cs="Arial Narrow"/>
          <w:color w:val="000000"/>
        </w:rPr>
        <w:t>, que se pague en dinero hasta la mitad de las vacaciones</w:t>
      </w:r>
      <w:r w:rsidRPr="001F3184" w:rsidR="000F1968">
        <w:rPr>
          <w:rFonts w:ascii="Atkinson Hyperlegible" w:hAnsi="Atkinson Hyperlegible" w:eastAsia="Arial Narrow" w:cs="Arial Narrow"/>
          <w:color w:val="000000"/>
          <w:highlight w:val="cyan"/>
        </w:rPr>
        <w:t>, para lo cual deberá disfrutar de manera simultánea la otra mitad.</w:t>
      </w:r>
      <w:r w:rsidRPr="00560665" w:rsidR="00F44C89">
        <w:rPr>
          <w:rFonts w:ascii="Atkinson Hyperlegible" w:hAnsi="Atkinson Hyperlegible" w:eastAsia="Arial Narrow" w:cs="Arial Narrow"/>
          <w:color w:val="000000"/>
        </w:rPr>
        <w:t xml:space="preserve"> </w:t>
      </w:r>
      <w:del w:author="Tatiana Ramirez Gomez" w:date="2024-11-01T09:42:00Z" w16du:dateUtc="2024-11-01T14:42:00Z" w:id="282">
        <w:r w:rsidRPr="00560665" w:rsidDel="0080374E" w:rsidR="00F44C89">
          <w:rPr>
            <w:rFonts w:ascii="Atkinson Hyperlegible" w:hAnsi="Atkinson Hyperlegible" w:eastAsia="Arial Narrow" w:cs="Arial Narrow"/>
            <w:color w:val="000000"/>
          </w:rPr>
          <w:delText xml:space="preserve">Cuando el contrato termine sin que el trabajador hubiere disfrutado de vacaciones, la compensación de éstas en dinero procederá por un año cumplido de servicios y proporcionalmente por fracción de año. </w:delText>
        </w:r>
      </w:del>
      <w:r w:rsidRPr="00560665" w:rsidR="00F44C89">
        <w:rPr>
          <w:rFonts w:ascii="Atkinson Hyperlegible" w:hAnsi="Atkinson Hyperlegible" w:eastAsia="Arial Narrow" w:cs="Arial Narrow"/>
          <w:color w:val="000000"/>
        </w:rPr>
        <w:t>En todo caso, para la compensación en dinero de las vacaciones, se tendrá como base el último salario devengado</w:t>
      </w:r>
      <w:r w:rsidR="00403676">
        <w:rPr>
          <w:rFonts w:ascii="Atkinson Hyperlegible" w:hAnsi="Atkinson Hyperlegible" w:eastAsia="Arial Narrow" w:cs="Arial Narrow"/>
          <w:color w:val="000000"/>
        </w:rPr>
        <w:t>.</w:t>
      </w:r>
      <w:r w:rsidR="00B76F0F">
        <w:rPr>
          <w:rFonts w:ascii="Atkinson Hyperlegible" w:hAnsi="Atkinson Hyperlegible" w:eastAsia="Arial Narrow" w:cs="Arial Narrow"/>
          <w:color w:val="000000"/>
        </w:rPr>
        <w:t xml:space="preserve"> </w:t>
      </w:r>
      <w:del w:author="Martha Inés Peña Delgado" w:date="2024-12-09T16:41:00Z" w16du:dateUtc="2024-12-09T21:41:00Z" w:id="283">
        <w:r w:rsidRPr="00560665" w:rsidDel="00403676" w:rsidR="00F44C89">
          <w:rPr>
            <w:rFonts w:ascii="Atkinson Hyperlegible" w:hAnsi="Atkinson Hyperlegible" w:eastAsia="Arial Narrow" w:cs="Arial Narrow"/>
            <w:color w:val="000000"/>
          </w:rPr>
          <w:delText xml:space="preserve"> </w:delText>
        </w:r>
      </w:del>
      <w:del w:author="Martha Inés Peña Delgado" w:date="2024-12-09T16:40:00Z" w16du:dateUtc="2024-12-09T21:40:00Z" w:id="284">
        <w:r w:rsidRPr="00560665" w:rsidDel="00403676" w:rsidR="00F44C89">
          <w:rPr>
            <w:rFonts w:ascii="Atkinson Hyperlegible" w:hAnsi="Atkinson Hyperlegible" w:eastAsia="Arial Narrow" w:cs="Arial Narrow"/>
            <w:color w:val="000000"/>
          </w:rPr>
          <w:delText xml:space="preserve">por el trabajador </w:delText>
        </w:r>
      </w:del>
      <w:r w:rsidRPr="00560665" w:rsidR="00F44C89">
        <w:rPr>
          <w:rFonts w:ascii="Atkinson Hyperlegible" w:hAnsi="Atkinson Hyperlegible" w:eastAsia="Arial Narrow" w:cs="Arial Narrow"/>
          <w:color w:val="000000"/>
        </w:rPr>
        <w:t>(</w:t>
      </w:r>
      <w:r w:rsidR="00B76F0F">
        <w:rPr>
          <w:rFonts w:ascii="Atkinson Hyperlegible" w:hAnsi="Atkinson Hyperlegible" w:eastAsia="Arial Narrow" w:cs="Arial Narrow"/>
          <w:color w:val="000000"/>
        </w:rPr>
        <w:t>A</w:t>
      </w:r>
      <w:r w:rsidRPr="00560665" w:rsidR="00F44C89">
        <w:rPr>
          <w:rFonts w:ascii="Atkinson Hyperlegible" w:hAnsi="Atkinson Hyperlegible" w:eastAsia="Arial Narrow" w:cs="Arial Narrow"/>
          <w:color w:val="000000"/>
        </w:rPr>
        <w:t>rtículo 189, C.S.T.)</w:t>
      </w:r>
    </w:p>
    <w:p w:rsidRPr="00560665" w:rsidR="006376B2" w:rsidP="006376B2" w:rsidRDefault="006376B2" w14:paraId="7BE364FB"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B51CD" w14:paraId="0000007B" w14:textId="77A05277">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commentRangeStart w:id="285"/>
      <w:del w:author="Tatiana Ramirez Gomez" w:date="2024-11-01T10:00:00Z" w16du:dateUtc="2024-11-01T15:00:00Z" w:id="286">
        <w:r w:rsidRPr="00560665" w:rsidDel="00F16C6E">
          <w:rPr>
            <w:rFonts w:ascii="Atkinson Hyperlegible" w:hAnsi="Atkinson Hyperlegible" w:eastAsia="Arial Narrow" w:cs="Arial Narrow"/>
            <w:color w:val="000000"/>
          </w:rPr>
          <w:delText>En el evento en que el contrato de trabajo termine sin que el trabajador hubiere disfrutado vacaciones, la compensación de estas en dinero procederá por un año cumplido de servicios y proporcionalmente por fracción de año. En todo caso, para la compensación de vacaciones, se tendrá como base el último salario devengado por el trabajador (Artículo 189 C.S.T. Artículo 20 de Ley 1429 de 2010).</w:delText>
        </w:r>
      </w:del>
      <w:commentRangeEnd w:id="285"/>
      <w:r w:rsidRPr="00560665" w:rsidR="00F16C6E">
        <w:rPr>
          <w:rStyle w:val="Refdecomentario"/>
          <w:rFonts w:ascii="Atkinson Hyperlegible" w:hAnsi="Atkinson Hyperlegible"/>
        </w:rPr>
        <w:commentReference w:id="285"/>
      </w:r>
    </w:p>
    <w:p w:rsidR="00454AAB" w:rsidP="006376B2" w:rsidRDefault="004B51CD" w14:paraId="0000007C" w14:textId="585589C2">
      <w:pPr>
        <w:widowControl/>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005C7EA6">
        <w:rPr>
          <w:rFonts w:ascii="Atkinson Hyperlegible" w:hAnsi="Atkinson Hyperlegible" w:eastAsia="Arial Narrow" w:cs="Arial Narrow"/>
          <w:b/>
          <w:color w:val="000000"/>
        </w:rPr>
        <w:t>30.</w:t>
      </w:r>
      <w:r w:rsidRPr="00560665" w:rsidR="00164198">
        <w:rPr>
          <w:rFonts w:ascii="Atkinson Hyperlegible" w:hAnsi="Atkinson Hyperlegible"/>
        </w:rPr>
        <w:t xml:space="preserve"> </w:t>
      </w:r>
      <w:r w:rsidRPr="00560665" w:rsidR="00164198">
        <w:rPr>
          <w:rFonts w:ascii="Atkinson Hyperlegible" w:hAnsi="Atkinson Hyperlegible" w:eastAsia="Arial Narrow" w:cs="Arial Narrow"/>
          <w:b/>
          <w:color w:val="000000"/>
        </w:rPr>
        <w:t>S</w:t>
      </w:r>
      <w:r w:rsidR="005C7EA6">
        <w:rPr>
          <w:rFonts w:ascii="Atkinson Hyperlegible" w:hAnsi="Atkinson Hyperlegible" w:eastAsia="Arial Narrow" w:cs="Arial Narrow"/>
          <w:b/>
          <w:color w:val="000000"/>
        </w:rPr>
        <w:t>alario durante el periodo de vacaciones.</w:t>
      </w:r>
      <w:r w:rsidRPr="00560665">
        <w:rPr>
          <w:rFonts w:ascii="Atkinson Hyperlegible" w:hAnsi="Atkinson Hyperlegible" w:eastAsia="Arial Narrow" w:cs="Arial Narrow"/>
          <w:b/>
          <w:color w:val="000000"/>
        </w:rPr>
        <w:t xml:space="preserve"> </w:t>
      </w:r>
      <w:r w:rsidRPr="001F3184" w:rsidR="000E111E">
        <w:rPr>
          <w:rFonts w:ascii="Atkinson Hyperlegible" w:hAnsi="Atkinson Hyperlegible" w:eastAsia="Arial Narrow" w:cs="Arial Narrow"/>
          <w:bCs/>
          <w:color w:val="000000"/>
          <w:highlight w:val="cyan"/>
        </w:rPr>
        <w:t xml:space="preserve">El pago de las vacaciones se </w:t>
      </w:r>
      <w:r w:rsidRPr="001F3184" w:rsidR="00204B32">
        <w:rPr>
          <w:rFonts w:ascii="Atkinson Hyperlegible" w:hAnsi="Atkinson Hyperlegible" w:eastAsia="Arial Narrow" w:cs="Arial Narrow"/>
          <w:bCs/>
          <w:color w:val="000000"/>
          <w:highlight w:val="cyan"/>
        </w:rPr>
        <w:t xml:space="preserve">calculará con </w:t>
      </w:r>
      <w:r w:rsidRPr="001F3184" w:rsidR="004728DF">
        <w:rPr>
          <w:rFonts w:ascii="Atkinson Hyperlegible" w:hAnsi="Atkinson Hyperlegible" w:eastAsia="Arial Narrow" w:cs="Arial Narrow"/>
          <w:bCs/>
          <w:color w:val="000000"/>
          <w:highlight w:val="cyan"/>
        </w:rPr>
        <w:t xml:space="preserve">base en el salario ordinario que la persona contratada </w:t>
      </w:r>
      <w:r w:rsidRPr="001F3184" w:rsidR="00204B32">
        <w:rPr>
          <w:rFonts w:ascii="Atkinson Hyperlegible" w:hAnsi="Atkinson Hyperlegible" w:eastAsia="Arial Narrow" w:cs="Arial Narrow"/>
          <w:bCs/>
          <w:color w:val="000000"/>
          <w:highlight w:val="cyan"/>
        </w:rPr>
        <w:t>esté recibiendo</w:t>
      </w:r>
      <w:r w:rsidRPr="001F3184" w:rsidR="00B71833">
        <w:rPr>
          <w:rFonts w:ascii="Atkinson Hyperlegible" w:hAnsi="Atkinson Hyperlegible" w:eastAsia="Arial Narrow" w:cs="Arial Narrow"/>
          <w:b/>
          <w:color w:val="000000"/>
          <w:highlight w:val="cyan"/>
        </w:rPr>
        <w:t xml:space="preserve"> </w:t>
      </w:r>
      <w:r w:rsidRPr="001F3184">
        <w:rPr>
          <w:rFonts w:ascii="Atkinson Hyperlegible" w:hAnsi="Atkinson Hyperlegible" w:eastAsia="Arial Narrow" w:cs="Arial Narrow"/>
          <w:color w:val="000000"/>
          <w:highlight w:val="cyan"/>
        </w:rPr>
        <w:t xml:space="preserve">el día que comience a disfrutar de ellas. </w:t>
      </w:r>
      <w:r w:rsidRPr="001F3184" w:rsidR="006119B8">
        <w:rPr>
          <w:rFonts w:ascii="Atkinson Hyperlegible" w:hAnsi="Atkinson Hyperlegible" w:eastAsia="Arial Narrow" w:cs="Arial Narrow"/>
          <w:color w:val="000000"/>
          <w:highlight w:val="cyan"/>
        </w:rPr>
        <w:t>S</w:t>
      </w:r>
      <w:r w:rsidRPr="001F3184">
        <w:rPr>
          <w:rFonts w:ascii="Atkinson Hyperlegible" w:hAnsi="Atkinson Hyperlegible" w:eastAsia="Arial Narrow" w:cs="Arial Narrow"/>
          <w:color w:val="000000"/>
          <w:highlight w:val="cyan"/>
        </w:rPr>
        <w:t>e excluirá</w:t>
      </w:r>
      <w:r w:rsidRPr="001F3184" w:rsidR="009B3D5E">
        <w:rPr>
          <w:rFonts w:ascii="Atkinson Hyperlegible" w:hAnsi="Atkinson Hyperlegible" w:eastAsia="Arial Narrow" w:cs="Arial Narrow"/>
          <w:color w:val="000000"/>
          <w:highlight w:val="cyan"/>
        </w:rPr>
        <w:t>n</w:t>
      </w:r>
      <w:r w:rsidRPr="001F3184" w:rsidR="00005697">
        <w:rPr>
          <w:rFonts w:ascii="Atkinson Hyperlegible" w:hAnsi="Atkinson Hyperlegible" w:eastAsia="Arial Narrow" w:cs="Arial Narrow"/>
          <w:color w:val="000000"/>
          <w:highlight w:val="cyan"/>
        </w:rPr>
        <w:t xml:space="preserve"> </w:t>
      </w:r>
      <w:r w:rsidRPr="001F3184">
        <w:rPr>
          <w:rFonts w:ascii="Atkinson Hyperlegible" w:hAnsi="Atkinson Hyperlegible" w:eastAsia="Arial Narrow" w:cs="Arial Narrow"/>
          <w:color w:val="000000"/>
          <w:highlight w:val="cyan"/>
        </w:rPr>
        <w:t>el valor del trabajo en días de descanso obligatorio y el valor del trabajo suplementario o de horas extras.</w:t>
      </w:r>
      <w:r w:rsidRPr="00560665">
        <w:rPr>
          <w:rFonts w:ascii="Atkinson Hyperlegible" w:hAnsi="Atkinson Hyperlegible" w:eastAsia="Arial Narrow" w:cs="Arial Narrow"/>
          <w:color w:val="000000"/>
        </w:rPr>
        <w:t xml:space="preserve"> Cuando el salario sea variable, las vacaciones se liquidarán con el promedio de lo devengado </w:t>
      </w:r>
      <w:r w:rsidRPr="001F3184">
        <w:rPr>
          <w:rFonts w:ascii="Atkinson Hyperlegible" w:hAnsi="Atkinson Hyperlegible" w:eastAsia="Arial Narrow" w:cs="Arial Narrow"/>
          <w:color w:val="000000"/>
          <w:highlight w:val="cyan"/>
        </w:rPr>
        <w:t xml:space="preserve">por </w:t>
      </w:r>
      <w:r w:rsidRPr="001F3184" w:rsidR="00FA1D2C">
        <w:rPr>
          <w:rFonts w:ascii="Atkinson Hyperlegible" w:hAnsi="Atkinson Hyperlegible" w:eastAsia="Arial Narrow" w:cs="Arial Narrow"/>
          <w:color w:val="000000"/>
          <w:highlight w:val="cyan"/>
        </w:rPr>
        <w:t>la persona contratada</w:t>
      </w:r>
      <w:r w:rsidR="00FA1D2C">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en el año inmediatamente anterior a la fecha en que se concedan. </w:t>
      </w:r>
    </w:p>
    <w:p w:rsidR="007344F6" w:rsidP="007344F6" w:rsidRDefault="007344F6" w14:paraId="0D70E4AC"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b/>
          <w:color w:val="000000"/>
        </w:rPr>
      </w:pPr>
    </w:p>
    <w:p w:rsidRPr="00560665" w:rsidR="007344F6" w:rsidP="007344F6" w:rsidRDefault="007344F6" w14:paraId="33A98012" w14:textId="206EA16B">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PARÁGRAFO PRIMERO: </w:t>
      </w:r>
      <w:r w:rsidRPr="000E008C">
        <w:rPr>
          <w:rFonts w:ascii="Atkinson Hyperlegible" w:hAnsi="Atkinson Hyperlegible" w:eastAsia="Arial Narrow" w:cs="Arial Narrow"/>
          <w:color w:val="000000"/>
          <w:highlight w:val="cyan"/>
        </w:rPr>
        <w:t xml:space="preserve">En los contratos </w:t>
      </w:r>
      <w:r w:rsidRPr="000E008C" w:rsidR="001B2929">
        <w:rPr>
          <w:rFonts w:ascii="Atkinson Hyperlegible" w:hAnsi="Atkinson Hyperlegible" w:eastAsia="Arial Narrow" w:cs="Arial Narrow"/>
          <w:color w:val="000000"/>
          <w:highlight w:val="cyan"/>
        </w:rPr>
        <w:t xml:space="preserve">cuya duración sea inferior </w:t>
      </w:r>
      <w:r w:rsidRPr="000E008C">
        <w:rPr>
          <w:rFonts w:ascii="Atkinson Hyperlegible" w:hAnsi="Atkinson Hyperlegible" w:eastAsia="Arial Narrow" w:cs="Arial Narrow"/>
          <w:color w:val="000000"/>
          <w:highlight w:val="cyan"/>
        </w:rPr>
        <w:t>a un (1) año, las vacaciones se pagarán en proporción al tiempo laborado.</w:t>
      </w:r>
    </w:p>
    <w:p w:rsidRPr="00560665" w:rsidR="00454AAB" w:rsidP="006376B2" w:rsidRDefault="00454AAB" w14:paraId="0000007D" w14:textId="77777777">
      <w:pPr>
        <w:widowControl/>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6376B2" w:rsidP="7EF6CD69" w:rsidRDefault="004B51CD" w14:paraId="08243626" w14:textId="7E0B9404">
      <w:pPr>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rFonts w:ascii="Atkinson Hyperlegible" w:hAnsi="Atkinson Hyperlegible" w:eastAsia="Arial Narrow" w:cs="Arial Narrow"/>
          <w:color w:val="000000"/>
        </w:rPr>
      </w:pPr>
      <w:r w:rsidRPr="7EF6CD69" w:rsidR="3A7A6B05">
        <w:rPr>
          <w:rFonts w:ascii="Atkinson Hyperlegible" w:hAnsi="Atkinson Hyperlegible" w:eastAsia="Arial Narrow" w:cs="Arial Narrow"/>
          <w:b w:val="1"/>
          <w:bCs w:val="1"/>
          <w:color w:val="000000" w:themeColor="text1" w:themeTint="FF" w:themeShade="FF"/>
        </w:rPr>
        <w:t xml:space="preserve">ARTÍCULO </w:t>
      </w:r>
      <w:r w:rsidRPr="7EF6CD69" w:rsidR="574A6EE0">
        <w:rPr>
          <w:rFonts w:ascii="Atkinson Hyperlegible" w:hAnsi="Atkinson Hyperlegible" w:eastAsia="Arial Narrow" w:cs="Arial Narrow"/>
          <w:b w:val="1"/>
          <w:bCs w:val="1"/>
          <w:color w:val="000000" w:themeColor="text1" w:themeTint="FF" w:themeShade="FF"/>
        </w:rPr>
        <w:t>3</w:t>
      </w:r>
      <w:r w:rsidRPr="7EF6CD69" w:rsidR="700E9E1B">
        <w:rPr>
          <w:rFonts w:ascii="Atkinson Hyperlegible" w:hAnsi="Atkinson Hyperlegible" w:eastAsia="Arial Narrow" w:cs="Arial Narrow"/>
          <w:b w:val="1"/>
          <w:bCs w:val="1"/>
          <w:color w:val="000000" w:themeColor="text1" w:themeTint="FF" w:themeShade="FF"/>
        </w:rPr>
        <w:t>1</w:t>
      </w:r>
      <w:r w:rsidRPr="7EF6CD69" w:rsidR="3A7A6B05">
        <w:rPr>
          <w:rFonts w:ascii="Atkinson Hyperlegible" w:hAnsi="Atkinson Hyperlegible" w:eastAsia="Arial Narrow" w:cs="Arial Narrow"/>
          <w:color w:val="000000" w:themeColor="text1" w:themeTint="FF" w:themeShade="FF"/>
        </w:rPr>
        <w:t xml:space="preserve">. </w:t>
      </w:r>
      <w:r w:rsidRPr="7EF6CD69" w:rsidR="3A7A6B05">
        <w:rPr>
          <w:rFonts w:ascii="Atkinson Hyperlegible" w:hAnsi="Atkinson Hyperlegible" w:eastAsia="Arial Narrow" w:cs="Arial Narrow"/>
          <w:b w:val="1"/>
          <w:bCs w:val="1"/>
          <w:color w:val="000000" w:themeColor="text1" w:themeTint="FF" w:themeShade="FF"/>
        </w:rPr>
        <w:t xml:space="preserve"> </w:t>
      </w:r>
      <w:r w:rsidRPr="7EF6CD69" w:rsidR="478EFA31">
        <w:rPr>
          <w:rFonts w:ascii="Atkinson Hyperlegible" w:hAnsi="Atkinson Hyperlegible" w:eastAsia="Arial Narrow" w:cs="Arial Narrow"/>
          <w:b w:val="1"/>
          <w:bCs w:val="1"/>
          <w:color w:val="000000" w:themeColor="text1" w:themeTint="FF" w:themeShade="FF"/>
        </w:rPr>
        <w:t>P</w:t>
      </w:r>
      <w:r w:rsidRPr="7EF6CD69" w:rsidR="700E9E1B">
        <w:rPr>
          <w:rFonts w:ascii="Atkinson Hyperlegible" w:hAnsi="Atkinson Hyperlegible" w:eastAsia="Arial Narrow" w:cs="Arial Narrow"/>
          <w:b w:val="1"/>
          <w:bCs w:val="1"/>
          <w:color w:val="000000" w:themeColor="text1" w:themeTint="FF" w:themeShade="FF"/>
        </w:rPr>
        <w:t>OA</w:t>
      </w:r>
      <w:r w:rsidRPr="7EF6CD69" w:rsidR="3A7A6B05">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a través del área</w:t>
      </w:r>
      <w:r w:rsidRPr="7EF6CD69" w:rsidR="2299A24F">
        <w:rPr>
          <w:rFonts w:ascii="Atkinson Hyperlegible" w:hAnsi="Atkinson Hyperlegible" w:eastAsia="Arial Narrow" w:cs="Arial Narrow"/>
          <w:color w:val="000000" w:themeColor="text1" w:themeTint="FF" w:themeShade="FF"/>
        </w:rPr>
        <w:t xml:space="preserve"> de </w:t>
      </w:r>
      <w:r w:rsidRPr="7EF6CD69" w:rsidR="416777EA">
        <w:rPr>
          <w:rFonts w:ascii="Atkinson Hyperlegible" w:hAnsi="Atkinson Hyperlegible" w:eastAsia="Arial Narrow" w:cs="Arial Narrow"/>
          <w:color w:val="000000" w:themeColor="text1" w:themeTint="FF" w:themeShade="FF"/>
        </w:rPr>
        <w:t>Recursos Humanos</w:t>
      </w:r>
      <w:r w:rsidRPr="7EF6CD69" w:rsidR="3A7A6B05">
        <w:rPr>
          <w:rFonts w:ascii="Atkinson Hyperlegible" w:hAnsi="Atkinson Hyperlegible" w:eastAsia="Arial Narrow" w:cs="Arial Narrow"/>
          <w:color w:val="000000" w:themeColor="text1" w:themeTint="FF" w:themeShade="FF"/>
        </w:rPr>
        <w:t xml:space="preserve">, llevará </w:t>
      </w:r>
      <w:r w:rsidRPr="7EF6CD69" w:rsidR="026A8EF3">
        <w:rPr>
          <w:rFonts w:ascii="Atkinson Hyperlegible" w:hAnsi="Atkinson Hyperlegible" w:eastAsia="Arial Narrow" w:cs="Arial Narrow"/>
          <w:color w:val="000000" w:themeColor="text1" w:themeTint="FF" w:themeShade="FF"/>
        </w:rPr>
        <w:t xml:space="preserve">un </w:t>
      </w:r>
      <w:r w:rsidRPr="7EF6CD69" w:rsidR="3A7A6B05">
        <w:rPr>
          <w:rFonts w:ascii="Atkinson Hyperlegible" w:hAnsi="Atkinson Hyperlegible" w:eastAsia="Arial Narrow" w:cs="Arial Narrow"/>
          <w:color w:val="000000" w:themeColor="text1" w:themeTint="FF" w:themeShade="FF"/>
        </w:rPr>
        <w:t xml:space="preserve">registro de vacaciones, </w:t>
      </w:r>
      <w:r w:rsidRPr="7EF6CD69" w:rsidR="5D99EF5C">
        <w:rPr>
          <w:rFonts w:ascii="Atkinson Hyperlegible" w:hAnsi="Atkinson Hyperlegible" w:eastAsia="Arial Narrow" w:cs="Arial Narrow"/>
          <w:color w:val="000000" w:themeColor="text1" w:themeTint="FF" w:themeShade="FF"/>
        </w:rPr>
        <w:t xml:space="preserve">en el que anotará </w:t>
      </w:r>
      <w:r w:rsidRPr="7EF6CD69" w:rsidR="3A7A6B05">
        <w:rPr>
          <w:rFonts w:ascii="Atkinson Hyperlegible" w:hAnsi="Atkinson Hyperlegible" w:eastAsia="Arial Narrow" w:cs="Arial Narrow"/>
          <w:color w:val="000000" w:themeColor="text1" w:themeTint="FF" w:themeShade="FF"/>
        </w:rPr>
        <w:t>la fecha de ingreso d</w:t>
      </w:r>
      <w:r w:rsidRPr="7EF6CD69" w:rsidR="45036E10">
        <w:rPr>
          <w:rFonts w:ascii="Atkinson Hyperlegible" w:hAnsi="Atkinson Hyperlegible" w:eastAsia="Arial Narrow" w:cs="Arial Narrow"/>
          <w:color w:val="000000" w:themeColor="text1" w:themeTint="FF" w:themeShade="FF"/>
        </w:rPr>
        <w:t xml:space="preserve">el personal, </w:t>
      </w:r>
      <w:r w:rsidRPr="7EF6CD69" w:rsidR="66C7521B">
        <w:rPr>
          <w:rFonts w:ascii="Atkinson Hyperlegible" w:hAnsi="Atkinson Hyperlegible" w:eastAsia="Arial Narrow" w:cs="Arial Narrow"/>
          <w:color w:val="000000" w:themeColor="text1" w:themeTint="FF" w:themeShade="FF"/>
        </w:rPr>
        <w:t xml:space="preserve">fecha en que cada </w:t>
      </w:r>
      <w:r w:rsidRPr="7EF6CD69" w:rsidR="79F2D8D7">
        <w:rPr>
          <w:rFonts w:ascii="Atkinson Hyperlegible" w:hAnsi="Atkinson Hyperlegible" w:eastAsia="Arial Narrow" w:cs="Arial Narrow"/>
          <w:color w:val="000000" w:themeColor="text1" w:themeTint="FF" w:themeShade="FF"/>
        </w:rPr>
        <w:t>quien</w:t>
      </w:r>
      <w:r w:rsidRPr="7EF6CD69" w:rsidR="66C7521B">
        <w:rPr>
          <w:rFonts w:ascii="Atkinson Hyperlegible" w:hAnsi="Atkinson Hyperlegible" w:eastAsia="Arial Narrow" w:cs="Arial Narrow"/>
          <w:color w:val="000000" w:themeColor="text1" w:themeTint="FF" w:themeShade="FF"/>
        </w:rPr>
        <w:t xml:space="preserve"> toma sus </w:t>
      </w:r>
      <w:r w:rsidRPr="7EF6CD69" w:rsidR="66C7521B">
        <w:rPr>
          <w:rFonts w:ascii="Atkinson Hyperlegible" w:hAnsi="Atkinson Hyperlegible" w:eastAsia="Arial Narrow" w:cs="Arial Narrow"/>
          <w:color w:val="000000" w:themeColor="text1" w:themeTint="FF" w:themeShade="FF"/>
        </w:rPr>
        <w:t>vacaciones</w:t>
      </w:r>
      <w:r w:rsidRPr="7EF6CD69" w:rsidR="6CCE9DD3">
        <w:rPr>
          <w:rFonts w:ascii="Atkinson Hyperlegible" w:hAnsi="Atkinson Hyperlegible" w:eastAsia="Arial Narrow" w:cs="Arial Narrow"/>
          <w:color w:val="000000" w:themeColor="text1" w:themeTint="FF" w:themeShade="FF"/>
        </w:rPr>
        <w:t xml:space="preserve">, </w:t>
      </w:r>
      <w:del w:author="Leonardo Torres" w:date="2025-01-07T14:12:29.52Z" w:id="2079920608">
        <w:r w:rsidRPr="7EF6CD69" w:rsidDel="3A7A6B05">
          <w:rPr>
            <w:rFonts w:ascii="Atkinson Hyperlegible" w:hAnsi="Atkinson Hyperlegible" w:eastAsia="Arial Narrow" w:cs="Arial Narrow"/>
            <w:color w:val="000000" w:themeColor="text1" w:themeTint="FF" w:themeShade="FF"/>
          </w:rPr>
          <w:delText xml:space="preserve"> </w:delText>
        </w:r>
      </w:del>
      <w:r w:rsidRPr="7EF6CD69" w:rsidR="1DEB9EBA">
        <w:rPr>
          <w:rFonts w:ascii="Atkinson Hyperlegible" w:hAnsi="Atkinson Hyperlegible" w:eastAsia="Arial Narrow" w:cs="Arial Narrow"/>
          <w:color w:val="000000" w:themeColor="text1" w:themeTint="FF" w:themeShade="FF"/>
        </w:rPr>
        <w:t>en</w:t>
      </w:r>
      <w:r w:rsidRPr="7EF6CD69" w:rsidR="1DEB9EBA">
        <w:rPr>
          <w:rFonts w:ascii="Atkinson Hyperlegible" w:hAnsi="Atkinson Hyperlegible" w:eastAsia="Arial Narrow" w:cs="Arial Narrow"/>
          <w:color w:val="000000" w:themeColor="text1" w:themeTint="FF" w:themeShade="FF"/>
        </w:rPr>
        <w:t xml:space="preserve"> que las termina y </w:t>
      </w:r>
      <w:r w:rsidRPr="7EF6CD69" w:rsidR="1880090D">
        <w:rPr>
          <w:rFonts w:ascii="Atkinson Hyperlegible" w:hAnsi="Atkinson Hyperlegible" w:eastAsia="Arial Narrow" w:cs="Arial Narrow"/>
          <w:color w:val="000000" w:themeColor="text1" w:themeTint="FF" w:themeShade="FF"/>
        </w:rPr>
        <w:t>la remuneración de éstas</w:t>
      </w:r>
      <w:r w:rsidRPr="7EF6CD69" w:rsidR="3A7A6B05">
        <w:rPr>
          <w:rFonts w:ascii="Atkinson Hyperlegible" w:hAnsi="Atkinson Hyperlegible" w:eastAsia="Arial Narrow" w:cs="Arial Narrow"/>
          <w:color w:val="000000" w:themeColor="text1" w:themeTint="FF" w:themeShade="FF"/>
        </w:rPr>
        <w:t xml:space="preserve">. </w:t>
      </w:r>
    </w:p>
    <w:p w:rsidRPr="00560665" w:rsidR="006376B2" w:rsidP="006376B2" w:rsidRDefault="006376B2" w14:paraId="166CAEB1"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54AAB" w14:paraId="00000085"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2E6434" w:rsidRDefault="004B51CD" w14:paraId="00000087" w14:textId="5C6E83CA">
      <w:pPr>
        <w:widowControl/>
        <w:pBdr>
          <w:top w:val="nil"/>
          <w:left w:val="nil"/>
          <w:bottom w:val="nil"/>
          <w:right w:val="nil"/>
          <w:between w:val="nil"/>
        </w:pBdr>
        <w:tabs>
          <w:tab w:val="left" w:pos="9498"/>
        </w:tabs>
        <w:jc w:val="center"/>
        <w:rPr>
          <w:rFonts w:ascii="Atkinson Hyperlegible" w:hAnsi="Atkinson Hyperlegible" w:eastAsia="Arial Narrow" w:cs="Arial Narrow"/>
          <w:b/>
        </w:rPr>
      </w:pPr>
      <w:bookmarkStart w:name="_lnxbz9" w:colFirst="0" w:colLast="0" w:id="287"/>
      <w:bookmarkEnd w:id="287"/>
      <w:r w:rsidRPr="00560665">
        <w:rPr>
          <w:rFonts w:ascii="Atkinson Hyperlegible" w:hAnsi="Atkinson Hyperlegible" w:eastAsia="Arial Narrow" w:cs="Arial Narrow"/>
          <w:b/>
          <w:color w:val="000000"/>
        </w:rPr>
        <w:t>CAPITULO IX</w:t>
      </w:r>
      <w:r w:rsidR="002E6434">
        <w:rPr>
          <w:rFonts w:ascii="Atkinson Hyperlegible" w:hAnsi="Atkinson Hyperlegible" w:eastAsia="Arial Narrow" w:cs="Arial Narrow"/>
          <w:b/>
          <w:color w:val="000000"/>
        </w:rPr>
        <w:t xml:space="preserve">. </w:t>
      </w:r>
      <w:bookmarkStart w:name="_35nkun2" w:colFirst="0" w:colLast="0" w:id="288"/>
      <w:bookmarkEnd w:id="288"/>
      <w:r w:rsidR="00476B6B">
        <w:rPr>
          <w:rFonts w:ascii="Atkinson Hyperlegible" w:hAnsi="Atkinson Hyperlegible" w:eastAsia="Arial Narrow" w:cs="Arial Narrow"/>
          <w:b/>
        </w:rPr>
        <w:t>PERMISOS Y LICENCIAS</w:t>
      </w:r>
    </w:p>
    <w:p w:rsidRPr="00560665" w:rsidR="00454AAB" w:rsidP="006376B2" w:rsidRDefault="00454AAB" w14:paraId="00000088" w14:textId="77777777">
      <w:pPr>
        <w:tabs>
          <w:tab w:val="left" w:pos="9498"/>
        </w:tabs>
        <w:ind w:left="205" w:right="328"/>
        <w:jc w:val="both"/>
        <w:rPr>
          <w:rFonts w:ascii="Atkinson Hyperlegible" w:hAnsi="Atkinson Hyperlegible" w:eastAsia="Arial Narrow" w:cs="Arial Narrow"/>
          <w:b/>
        </w:rPr>
      </w:pPr>
    </w:p>
    <w:p w:rsidR="00723DF5" w:rsidP="00723DF5" w:rsidRDefault="00E962A4" w14:paraId="64FD5D6B" w14:textId="207F6552">
      <w:pPr>
        <w:pStyle w:val="Textosinformato"/>
        <w:ind w:right="17"/>
        <w:jc w:val="both"/>
        <w:rPr>
          <w:rFonts w:ascii="Atkinson Hyperlegible" w:hAnsi="Atkinson Hyperlegible" w:cs="Calibri"/>
          <w:b/>
          <w:sz w:val="22"/>
          <w:szCs w:val="22"/>
        </w:rPr>
      </w:pPr>
      <w:r w:rsidRPr="00F263F8">
        <w:rPr>
          <w:rFonts w:ascii="Atkinson Hyperlegible" w:hAnsi="Atkinson Hyperlegible" w:cs="Calibri"/>
          <w:b/>
          <w:sz w:val="22"/>
          <w:szCs w:val="22"/>
          <w:highlight w:val="green"/>
        </w:rPr>
        <w:t xml:space="preserve">ARTÍCULO 32. </w:t>
      </w:r>
      <w:r w:rsidRPr="00F263F8" w:rsidR="00F263F8">
        <w:rPr>
          <w:rFonts w:ascii="Atkinson Hyperlegible" w:hAnsi="Atkinson Hyperlegible" w:cs="Calibri"/>
          <w:bCs/>
          <w:sz w:val="22"/>
          <w:szCs w:val="22"/>
          <w:highlight w:val="green"/>
        </w:rPr>
        <w:t>La empresa concederá a sus trabajadores los siguientes permisos y licencias:</w:t>
      </w:r>
    </w:p>
    <w:p w:rsidRPr="00EE5031" w:rsidR="00F263F8" w:rsidP="00723DF5" w:rsidRDefault="00F263F8" w14:paraId="447D2680" w14:textId="77777777">
      <w:pPr>
        <w:pStyle w:val="Textosinformato"/>
        <w:ind w:right="17"/>
        <w:jc w:val="both"/>
        <w:rPr>
          <w:rFonts w:ascii="Atkinson Hyperlegible" w:hAnsi="Atkinson Hyperlegible" w:cs="Calibri"/>
          <w:b/>
          <w:sz w:val="22"/>
          <w:szCs w:val="2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0"/>
        <w:gridCol w:w="7580"/>
      </w:tblGrid>
      <w:tr w:rsidRPr="00EE5031" w:rsidR="00723DF5" w:rsidTr="7EF6CD69" w14:paraId="7E63C1C3" w14:textId="77777777">
        <w:trPr>
          <w:trHeight w:val="455"/>
          <w:jc w:val="center"/>
        </w:trPr>
        <w:tc>
          <w:tcPr>
            <w:tcW w:w="0" w:type="auto"/>
            <w:gridSpan w:val="2"/>
            <w:shd w:val="clear" w:color="auto" w:fill="F2F2F2" w:themeFill="background1" w:themeFillShade="F2"/>
            <w:tcMar/>
            <w:vAlign w:val="center"/>
          </w:tcPr>
          <w:p w:rsidRPr="00EE5031" w:rsidR="00723DF5" w:rsidP="003E08B6" w:rsidRDefault="00723DF5" w14:paraId="66F5CA6E" w14:textId="77777777">
            <w:pPr>
              <w:pStyle w:val="Textosinformato"/>
              <w:ind w:right="17"/>
              <w:jc w:val="center"/>
              <w:rPr>
                <w:rFonts w:ascii="Atkinson Hyperlegible" w:hAnsi="Atkinson Hyperlegible" w:cs="Calibri"/>
                <w:sz w:val="22"/>
                <w:szCs w:val="22"/>
              </w:rPr>
            </w:pPr>
            <w:bookmarkStart w:name="_Hlk159939922" w:id="289"/>
            <w:r w:rsidRPr="00EE5031">
              <w:rPr>
                <w:rFonts w:ascii="Atkinson Hyperlegible" w:hAnsi="Atkinson Hyperlegible" w:cs="Calibri"/>
                <w:b/>
                <w:bCs/>
                <w:sz w:val="22"/>
                <w:szCs w:val="22"/>
              </w:rPr>
              <w:t>PERMISOS</w:t>
            </w:r>
          </w:p>
        </w:tc>
      </w:tr>
      <w:tr w:rsidRPr="00EE5031" w:rsidR="00BE2F82" w:rsidTr="7EF6CD69" w14:paraId="7DC373FE" w14:textId="77777777">
        <w:trPr>
          <w:trHeight w:val="455"/>
          <w:jc w:val="center"/>
        </w:trPr>
        <w:tc>
          <w:tcPr>
            <w:tcW w:w="1980" w:type="dxa"/>
            <w:tcMar/>
          </w:tcPr>
          <w:p w:rsidRPr="00EE5031" w:rsidR="00723DF5" w:rsidP="003E08B6" w:rsidRDefault="00723DF5" w14:paraId="540D53F1" w14:textId="77777777">
            <w:pPr>
              <w:pStyle w:val="Textosinformato"/>
              <w:tabs>
                <w:tab w:val="left" w:pos="403"/>
              </w:tabs>
              <w:ind w:right="17"/>
              <w:rPr>
                <w:rFonts w:ascii="Atkinson Hyperlegible" w:hAnsi="Atkinson Hyperlegible" w:cs="Calibri"/>
                <w:b/>
                <w:sz w:val="22"/>
                <w:szCs w:val="22"/>
              </w:rPr>
            </w:pPr>
            <w:r w:rsidRPr="00EE5031">
              <w:rPr>
                <w:rFonts w:ascii="Atkinson Hyperlegible" w:hAnsi="Atkinson Hyperlegible" w:cs="Calibri"/>
                <w:b/>
                <w:sz w:val="22"/>
                <w:szCs w:val="22"/>
              </w:rPr>
              <w:lastRenderedPageBreak/>
              <w:t>En caso de grave calamidad doméstica</w:t>
            </w:r>
          </w:p>
        </w:tc>
        <w:tc>
          <w:tcPr>
            <w:tcW w:w="7580" w:type="dxa"/>
            <w:tcMar/>
            <w:vAlign w:val="center"/>
          </w:tcPr>
          <w:p w:rsidRPr="003B424D" w:rsidR="00EB11DE" w:rsidP="00EB11DE" w:rsidRDefault="00EB11DE" w14:paraId="728180BE" w14:textId="77777777">
            <w:pPr>
              <w:pStyle w:val="Textosinformato"/>
              <w:ind w:right="17"/>
              <w:jc w:val="both"/>
              <w:rPr>
                <w:rFonts w:ascii="Atkinson Hyperlegible" w:hAnsi="Atkinson Hyperlegible" w:cs="Calibri"/>
                <w:sz w:val="22"/>
                <w:szCs w:val="22"/>
                <w:highlight w:val="cyan"/>
              </w:rPr>
            </w:pPr>
            <w:r w:rsidRPr="003B424D">
              <w:rPr>
                <w:rFonts w:ascii="Atkinson Hyperlegible" w:hAnsi="Atkinson Hyperlegible" w:cs="Calibri"/>
                <w:sz w:val="22"/>
                <w:szCs w:val="22"/>
                <w:highlight w:val="cyan"/>
              </w:rPr>
              <w:t xml:space="preserve">Se entiende por </w:t>
            </w:r>
            <w:r w:rsidRPr="003B424D">
              <w:rPr>
                <w:rFonts w:ascii="Atkinson Hyperlegible" w:hAnsi="Atkinson Hyperlegible" w:cs="Calibri"/>
                <w:i/>
                <w:iCs/>
                <w:sz w:val="22"/>
                <w:szCs w:val="22"/>
                <w:highlight w:val="cyan"/>
              </w:rPr>
              <w:t>grave calamidad doméstica debidamente comprobada</w:t>
            </w:r>
            <w:r w:rsidRPr="003B424D">
              <w:rPr>
                <w:rFonts w:ascii="Atkinson Hyperlegible" w:hAnsi="Atkinson Hyperlegible" w:cs="Calibri"/>
                <w:sz w:val="22"/>
                <w:szCs w:val="22"/>
                <w:highlight w:val="cyan"/>
              </w:rPr>
              <w:t xml:space="preserve"> las situaciones que pongan en peligro la vida o la salud de un</w:t>
            </w:r>
            <w:r w:rsidRPr="003B424D">
              <w:rPr>
                <w:rFonts w:ascii="Atkinson Hyperlegible" w:hAnsi="Atkinson Hyperlegible" w:cs="Calibri"/>
                <w:i/>
                <w:iCs/>
                <w:sz w:val="22"/>
                <w:szCs w:val="22"/>
                <w:highlight w:val="cyan"/>
              </w:rPr>
              <w:t xml:space="preserve"> </w:t>
            </w:r>
            <w:r w:rsidRPr="003B424D">
              <w:rPr>
                <w:rFonts w:ascii="Atkinson Hyperlegible" w:hAnsi="Atkinson Hyperlegible" w:cs="Calibri"/>
                <w:sz w:val="22"/>
                <w:szCs w:val="22"/>
                <w:highlight w:val="cyan"/>
              </w:rPr>
              <w:t xml:space="preserve">familiar cercano y que obliguen a la persona contratada a atender prioritariamente la situación o la emergencia personal o familiar para evitar que se vuelva más gravosa. </w:t>
            </w:r>
          </w:p>
          <w:p w:rsidRPr="003B424D" w:rsidR="00EB11DE" w:rsidP="00EB11DE" w:rsidRDefault="00EB11DE" w14:paraId="6D34DD6D" w14:textId="77777777">
            <w:pPr>
              <w:pStyle w:val="Textosinformato"/>
              <w:ind w:right="17"/>
              <w:jc w:val="both"/>
              <w:rPr>
                <w:rFonts w:ascii="Atkinson Hyperlegible" w:hAnsi="Atkinson Hyperlegible" w:cs="Calibri"/>
                <w:sz w:val="22"/>
                <w:szCs w:val="22"/>
                <w:highlight w:val="cyan"/>
              </w:rPr>
            </w:pPr>
          </w:p>
          <w:p w:rsidRPr="003B424D" w:rsidR="00EB11DE" w:rsidP="00EB11DE" w:rsidRDefault="00EB11DE" w14:paraId="201F87B9" w14:textId="53DAE5DD">
            <w:pPr>
              <w:pStyle w:val="Textosinformato"/>
              <w:ind w:right="17"/>
              <w:jc w:val="both"/>
              <w:rPr>
                <w:rFonts w:ascii="Atkinson Hyperlegible" w:hAnsi="Atkinson Hyperlegible" w:cs="Calibri"/>
                <w:sz w:val="22"/>
                <w:szCs w:val="22"/>
                <w:highlight w:val="cyan"/>
              </w:rPr>
            </w:pPr>
            <w:r w:rsidRPr="003B424D">
              <w:rPr>
                <w:rFonts w:ascii="Atkinson Hyperlegible" w:hAnsi="Atkinson Hyperlegible" w:cs="Calibri"/>
                <w:sz w:val="22"/>
                <w:szCs w:val="22"/>
                <w:highlight w:val="cyan"/>
              </w:rPr>
              <w:t xml:space="preserve">Ejemplos: inminente atención de una grave afectación de salud de un familiar cercano </w:t>
            </w:r>
            <w:r w:rsidRPr="003B424D" w:rsidR="00D757FD">
              <w:rPr>
                <w:rFonts w:ascii="Atkinson Hyperlegible" w:hAnsi="Atkinson Hyperlegible" w:cs="Calibri"/>
                <w:sz w:val="22"/>
                <w:szCs w:val="22"/>
                <w:highlight w:val="cyan"/>
              </w:rPr>
              <w:t>-</w:t>
            </w:r>
            <w:r w:rsidRPr="003B424D">
              <w:rPr>
                <w:rFonts w:ascii="Atkinson Hyperlegible" w:hAnsi="Atkinson Hyperlegible" w:cs="Calibri"/>
                <w:sz w:val="22"/>
                <w:szCs w:val="22"/>
                <w:highlight w:val="cyan"/>
              </w:rPr>
              <w:t xml:space="preserve">hijo, hija, padre, madre, hermano, cónyuge o compañero-, el secuestro o la desaparición </w:t>
            </w:r>
            <w:proofErr w:type="gramStart"/>
            <w:r w:rsidRPr="003B424D">
              <w:rPr>
                <w:rFonts w:ascii="Atkinson Hyperlegible" w:hAnsi="Atkinson Hyperlegible" w:cs="Calibri"/>
                <w:sz w:val="22"/>
                <w:szCs w:val="22"/>
                <w:highlight w:val="cyan"/>
              </w:rPr>
              <w:t>del mismo</w:t>
            </w:r>
            <w:proofErr w:type="gramEnd"/>
            <w:r w:rsidRPr="003B424D">
              <w:rPr>
                <w:rFonts w:ascii="Atkinson Hyperlegible" w:hAnsi="Atkinson Hyperlegible" w:cs="Calibri"/>
                <w:sz w:val="22"/>
                <w:szCs w:val="22"/>
                <w:highlight w:val="cyan"/>
              </w:rPr>
              <w:t>, una afectación seria de su vivienda o de su familia</w:t>
            </w:r>
            <w:r w:rsidRPr="003B424D" w:rsidR="00C421CB">
              <w:rPr>
                <w:rFonts w:ascii="Atkinson Hyperlegible" w:hAnsi="Atkinson Hyperlegible" w:cs="Calibri"/>
                <w:sz w:val="22"/>
                <w:szCs w:val="22"/>
                <w:highlight w:val="cyan"/>
              </w:rPr>
              <w:t xml:space="preserve"> </w:t>
            </w:r>
            <w:r w:rsidRPr="003B424D">
              <w:rPr>
                <w:rFonts w:ascii="Atkinson Hyperlegible" w:hAnsi="Atkinson Hyperlegible" w:cs="Calibri"/>
                <w:sz w:val="22"/>
                <w:szCs w:val="22"/>
                <w:highlight w:val="cyan"/>
              </w:rPr>
              <w:t>por caso fortuito o fuerza mayor, como incendio, inundación o terremoto.</w:t>
            </w:r>
          </w:p>
          <w:p w:rsidRPr="003B424D" w:rsidR="00EB11DE" w:rsidP="003E08B6" w:rsidRDefault="00EB11DE" w14:paraId="0C625590" w14:textId="77777777">
            <w:pPr>
              <w:pStyle w:val="Textosinformato"/>
              <w:ind w:right="17"/>
              <w:jc w:val="both"/>
              <w:rPr>
                <w:rFonts w:ascii="Atkinson Hyperlegible" w:hAnsi="Atkinson Hyperlegible" w:cs="Calibri"/>
                <w:sz w:val="22"/>
                <w:szCs w:val="22"/>
                <w:highlight w:val="cyan"/>
              </w:rPr>
            </w:pPr>
          </w:p>
          <w:p w:rsidRPr="003B424D" w:rsidR="003B424D" w:rsidP="003B424D" w:rsidRDefault="003B424D" w14:paraId="0600682F" w14:textId="77777777">
            <w:pPr>
              <w:pStyle w:val="Textosinformato"/>
              <w:ind w:right="17"/>
              <w:jc w:val="both"/>
              <w:rPr>
                <w:rFonts w:ascii="Atkinson Hyperlegible" w:hAnsi="Atkinson Hyperlegible" w:cs="Calibri"/>
                <w:sz w:val="22"/>
                <w:szCs w:val="22"/>
                <w:highlight w:val="cyan"/>
              </w:rPr>
            </w:pPr>
            <w:r w:rsidRPr="003B424D">
              <w:rPr>
                <w:rFonts w:ascii="Atkinson Hyperlegible" w:hAnsi="Atkinson Hyperlegible" w:cs="Calibri"/>
                <w:sz w:val="22"/>
                <w:szCs w:val="22"/>
                <w:highlight w:val="cyan"/>
              </w:rPr>
              <w:t xml:space="preserve">La persona contratada deberá avisar la grave calamidad doméstica dentro de las veinticuatro (24) horas siguientes al hecho que la origina a través de cualquier medio de comunicación. La duración del permiso será definida por la empresa de acuerdo con la circunstancia de cada caso. </w:t>
            </w:r>
          </w:p>
          <w:p w:rsidRPr="003B424D" w:rsidR="003B424D" w:rsidP="003B424D" w:rsidRDefault="003B424D" w14:paraId="58A97A30" w14:textId="77777777">
            <w:pPr>
              <w:pStyle w:val="Textosinformato"/>
              <w:ind w:right="17"/>
              <w:jc w:val="both"/>
              <w:rPr>
                <w:rFonts w:ascii="Atkinson Hyperlegible" w:hAnsi="Atkinson Hyperlegible" w:cs="Calibri"/>
                <w:sz w:val="22"/>
                <w:szCs w:val="22"/>
                <w:highlight w:val="cyan"/>
              </w:rPr>
            </w:pPr>
          </w:p>
          <w:p w:rsidRPr="00EE5031" w:rsidR="003B424D" w:rsidP="003B424D" w:rsidRDefault="003B424D" w14:paraId="78C1563B" w14:textId="77777777">
            <w:pPr>
              <w:pStyle w:val="Textosinformato"/>
              <w:ind w:right="17"/>
              <w:jc w:val="both"/>
              <w:rPr>
                <w:rFonts w:ascii="Atkinson Hyperlegible" w:hAnsi="Atkinson Hyperlegible" w:cs="Calibri"/>
                <w:sz w:val="22"/>
                <w:szCs w:val="22"/>
              </w:rPr>
            </w:pPr>
            <w:r w:rsidRPr="003B424D">
              <w:rPr>
                <w:rFonts w:ascii="Atkinson Hyperlegible" w:hAnsi="Atkinson Hyperlegible" w:cs="Calibri"/>
                <w:sz w:val="22"/>
                <w:szCs w:val="22"/>
                <w:highlight w:val="cyan"/>
              </w:rPr>
              <w:t>Igualmente, deberá presentar cualquier prueba que demuestre el hecho dentro de los ocho (8) días siguientes a éste; si no lo hace el permiso podrá ser descontado de su salario.</w:t>
            </w:r>
          </w:p>
          <w:p w:rsidR="003B424D" w:rsidP="003B424D" w:rsidRDefault="003B424D" w14:paraId="2C160A9F" w14:textId="77777777">
            <w:pPr>
              <w:pStyle w:val="Textosinformato"/>
              <w:ind w:right="17"/>
              <w:jc w:val="both"/>
              <w:rPr>
                <w:rFonts w:ascii="Atkinson Hyperlegible" w:hAnsi="Atkinson Hyperlegible" w:cs="Calibri"/>
                <w:sz w:val="22"/>
                <w:szCs w:val="22"/>
              </w:rPr>
            </w:pPr>
          </w:p>
          <w:p w:rsidRPr="00EE5031" w:rsidR="00723DF5" w:rsidP="003B424D" w:rsidRDefault="00723DF5" w14:paraId="6AC0B3ED" w14:textId="77777777">
            <w:pPr>
              <w:pStyle w:val="Textosinformato"/>
              <w:ind w:right="17"/>
              <w:jc w:val="both"/>
              <w:rPr>
                <w:rFonts w:ascii="Atkinson Hyperlegible" w:hAnsi="Atkinson Hyperlegible" w:cs="Calibri"/>
                <w:b/>
                <w:sz w:val="22"/>
                <w:szCs w:val="22"/>
              </w:rPr>
            </w:pPr>
          </w:p>
        </w:tc>
      </w:tr>
      <w:tr w:rsidRPr="00EE5031" w:rsidR="00BE2F82" w:rsidTr="7EF6CD69" w14:paraId="5B14D78C" w14:textId="77777777">
        <w:trPr>
          <w:trHeight w:val="19"/>
          <w:jc w:val="center"/>
        </w:trPr>
        <w:tc>
          <w:tcPr>
            <w:tcW w:w="1980" w:type="dxa"/>
            <w:tcMar/>
          </w:tcPr>
          <w:p w:rsidRPr="00EE5031" w:rsidR="00723DF5" w:rsidP="003E08B6" w:rsidRDefault="00723DF5" w14:paraId="4E45E2DD"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highlight w:val="cyan"/>
              </w:rPr>
              <w:t>En caso de asistencia a consulta médica</w:t>
            </w:r>
          </w:p>
        </w:tc>
        <w:tc>
          <w:tcPr>
            <w:tcW w:w="7580" w:type="dxa"/>
            <w:tcMar/>
            <w:vAlign w:val="center"/>
          </w:tcPr>
          <w:p w:rsidRPr="000E3791" w:rsidR="000E3791" w:rsidP="000E3791" w:rsidRDefault="000E3791" w14:paraId="74159780" w14:textId="77777777">
            <w:pPr>
              <w:pStyle w:val="Textosinformato"/>
              <w:ind w:right="17"/>
              <w:jc w:val="both"/>
              <w:rPr>
                <w:rFonts w:ascii="Atkinson Hyperlegible" w:hAnsi="Atkinson Hyperlegible" w:cs="Calibri"/>
                <w:sz w:val="22"/>
                <w:szCs w:val="22"/>
                <w:highlight w:val="cyan"/>
              </w:rPr>
            </w:pPr>
            <w:r w:rsidRPr="000E3791">
              <w:rPr>
                <w:rFonts w:ascii="Atkinson Hyperlegible" w:hAnsi="Atkinson Hyperlegible" w:cs="Calibri"/>
                <w:sz w:val="22"/>
                <w:szCs w:val="22"/>
                <w:highlight w:val="cyan"/>
              </w:rPr>
              <w:t xml:space="preserve">El personal de la empresa debe esforzarse por obtener el agendamiento de citas médicas y controles de rutina en horario distinto al horario de trabajo. </w:t>
            </w:r>
          </w:p>
          <w:p w:rsidRPr="000E3791" w:rsidR="000E3791" w:rsidP="000E3791" w:rsidRDefault="000E3791" w14:paraId="7B61FB9D" w14:textId="77777777">
            <w:pPr>
              <w:pStyle w:val="Textosinformato"/>
              <w:ind w:right="17"/>
              <w:jc w:val="both"/>
              <w:rPr>
                <w:rFonts w:ascii="Atkinson Hyperlegible" w:hAnsi="Atkinson Hyperlegible" w:cs="Calibri"/>
                <w:sz w:val="22"/>
                <w:szCs w:val="22"/>
                <w:highlight w:val="cyan"/>
              </w:rPr>
            </w:pPr>
          </w:p>
          <w:p w:rsidRPr="000E3791" w:rsidR="000E3791" w:rsidP="000E3791" w:rsidRDefault="000E3791" w14:paraId="78FEA873" w14:textId="77777777">
            <w:pPr>
              <w:pStyle w:val="Textosinformato"/>
              <w:ind w:right="17"/>
              <w:jc w:val="both"/>
              <w:rPr>
                <w:rFonts w:ascii="Atkinson Hyperlegible" w:hAnsi="Atkinson Hyperlegible" w:cs="Calibri"/>
                <w:sz w:val="22"/>
                <w:szCs w:val="22"/>
                <w:highlight w:val="cyan"/>
              </w:rPr>
            </w:pPr>
            <w:r w:rsidRPr="000E3791">
              <w:rPr>
                <w:rFonts w:ascii="Atkinson Hyperlegible" w:hAnsi="Atkinson Hyperlegible" w:cs="Calibri"/>
                <w:sz w:val="22"/>
                <w:szCs w:val="22"/>
                <w:highlight w:val="cyan"/>
              </w:rPr>
              <w:t xml:space="preserve">La persona contratada solicitará el permiso a su jefe inmediato mediante un aviso por escrito con antelación mínima de tres (3) días hábiles laborales. </w:t>
            </w:r>
          </w:p>
          <w:p w:rsidRPr="000E3791" w:rsidR="000E3791" w:rsidP="000E3791" w:rsidRDefault="000E3791" w14:paraId="5C912BB4" w14:textId="77777777">
            <w:pPr>
              <w:pStyle w:val="Textosinformato"/>
              <w:ind w:right="17"/>
              <w:jc w:val="both"/>
              <w:rPr>
                <w:rFonts w:ascii="Atkinson Hyperlegible" w:hAnsi="Atkinson Hyperlegible" w:cs="Calibri"/>
                <w:sz w:val="22"/>
                <w:szCs w:val="22"/>
                <w:highlight w:val="cyan"/>
              </w:rPr>
            </w:pPr>
          </w:p>
          <w:p w:rsidRPr="000E3791" w:rsidR="000E3791" w:rsidP="000E3791" w:rsidRDefault="000E3791" w14:paraId="48466FD5" w14:textId="77777777">
            <w:pPr>
              <w:pStyle w:val="Textosinformato"/>
              <w:ind w:right="17"/>
              <w:jc w:val="both"/>
              <w:rPr>
                <w:rFonts w:ascii="Atkinson Hyperlegible" w:hAnsi="Atkinson Hyperlegible" w:cs="Calibri"/>
                <w:sz w:val="22"/>
                <w:szCs w:val="22"/>
                <w:highlight w:val="cyan"/>
              </w:rPr>
            </w:pPr>
            <w:r w:rsidRPr="000E3791">
              <w:rPr>
                <w:rFonts w:ascii="Atkinson Hyperlegible" w:hAnsi="Atkinson Hyperlegible" w:cs="Calibri"/>
                <w:sz w:val="22"/>
                <w:szCs w:val="22"/>
                <w:highlight w:val="cyan"/>
              </w:rPr>
              <w:t>En caso de citas prioritarias o urgencias médicas, el jefe inmediato podrá autorizar el retiro del lugar de trabajo máximo por tres (3) horas.</w:t>
            </w:r>
          </w:p>
          <w:p w:rsidRPr="000E3791" w:rsidR="000E3791" w:rsidP="000E3791" w:rsidRDefault="000E3791" w14:paraId="513D173E" w14:textId="77777777">
            <w:pPr>
              <w:pStyle w:val="Textosinformato"/>
              <w:ind w:right="17"/>
              <w:jc w:val="both"/>
              <w:rPr>
                <w:rFonts w:ascii="Atkinson Hyperlegible" w:hAnsi="Atkinson Hyperlegible" w:cs="Calibri"/>
                <w:sz w:val="22"/>
                <w:szCs w:val="22"/>
                <w:highlight w:val="cyan"/>
              </w:rPr>
            </w:pPr>
          </w:p>
          <w:p w:rsidRPr="000E3791" w:rsidR="000E3791" w:rsidP="000E3791" w:rsidRDefault="000E3791" w14:paraId="2FB18FB3" w14:textId="77777777">
            <w:pPr>
              <w:pStyle w:val="Textosinformato"/>
              <w:ind w:right="17"/>
              <w:jc w:val="both"/>
              <w:rPr>
                <w:rFonts w:ascii="Atkinson Hyperlegible" w:hAnsi="Atkinson Hyperlegible" w:cs="Calibri"/>
                <w:sz w:val="22"/>
                <w:szCs w:val="22"/>
                <w:highlight w:val="cyan"/>
              </w:rPr>
            </w:pPr>
            <w:r w:rsidRPr="000E3791">
              <w:rPr>
                <w:rFonts w:ascii="Atkinson Hyperlegible" w:hAnsi="Atkinson Hyperlegible" w:cs="Calibri"/>
                <w:sz w:val="22"/>
                <w:szCs w:val="22"/>
                <w:highlight w:val="cyan"/>
              </w:rPr>
              <w:t xml:space="preserve">Cumplida la cita, la persona contratada debe retomar sus labores de inmediato, salvo que se expida incapacidad, se hospitalice o la cita se agende al final de la jornada laboral. </w:t>
            </w:r>
          </w:p>
          <w:p w:rsidRPr="000E3791" w:rsidR="000E3791" w:rsidP="000E3791" w:rsidRDefault="000E3791" w14:paraId="49E28844" w14:textId="77777777">
            <w:pPr>
              <w:pStyle w:val="Textosinformato"/>
              <w:ind w:right="17"/>
              <w:jc w:val="both"/>
              <w:rPr>
                <w:rFonts w:ascii="Atkinson Hyperlegible" w:hAnsi="Atkinson Hyperlegible" w:cs="Calibri"/>
                <w:sz w:val="22"/>
                <w:szCs w:val="22"/>
                <w:highlight w:val="cyan"/>
              </w:rPr>
            </w:pPr>
          </w:p>
          <w:p w:rsidRPr="000E3791" w:rsidR="000E3791" w:rsidP="7EF6CD69" w:rsidRDefault="000E3791" w14:paraId="12926210" w14:textId="77777777">
            <w:pPr>
              <w:pStyle w:val="Textosinformato"/>
              <w:ind w:right="17"/>
              <w:jc w:val="both"/>
              <w:rPr>
                <w:rFonts w:ascii="Atkinson Hyperlegible" w:hAnsi="Atkinson Hyperlegible" w:cs="Calibri"/>
                <w:sz w:val="22"/>
                <w:szCs w:val="22"/>
                <w:highlight w:val="yellow"/>
                <w:rPrChange w:author="Leonardo Torres" w:date="2025-01-07T14:22:20.57Z" w:id="1719131964">
                  <w:rPr>
                    <w:rFonts w:ascii="Atkinson Hyperlegible" w:hAnsi="Atkinson Hyperlegible" w:cs="Calibri"/>
                    <w:sz w:val="22"/>
                    <w:szCs w:val="22"/>
                    <w:highlight w:val="cyan"/>
                  </w:rPr>
                </w:rPrChange>
              </w:rPr>
            </w:pPr>
            <w:r w:rsidRPr="7EF6CD69" w:rsidR="15E73D68">
              <w:rPr>
                <w:rFonts w:ascii="Atkinson Hyperlegible" w:hAnsi="Atkinson Hyperlegible" w:cs="Calibri"/>
                <w:sz w:val="22"/>
                <w:szCs w:val="22"/>
                <w:highlight w:val="cyan"/>
              </w:rPr>
              <w:t>En caso de incapacidad u hospitalización, la persona contratada debe avisar por cualquier medio a su jefe inmediato o al departamento de recursos humanos dentro de las veinticuatro (24) horas siguientes.</w:t>
            </w:r>
            <w:r w:rsidRPr="7EF6CD69" w:rsidR="15E73D68">
              <w:rPr>
                <w:rFonts w:ascii="Atkinson Hyperlegible" w:hAnsi="Atkinson Hyperlegible" w:cs="Calibri"/>
                <w:sz w:val="22"/>
                <w:szCs w:val="22"/>
                <w:highlight w:val="cyan"/>
              </w:rPr>
              <w:t xml:space="preserve"> </w:t>
            </w:r>
            <w:r w:rsidRPr="7EF6CD69" w:rsidR="15E73D68">
              <w:rPr>
                <w:rFonts w:ascii="Atkinson Hyperlegible" w:hAnsi="Atkinson Hyperlegible" w:cs="Calibri"/>
                <w:sz w:val="22"/>
                <w:szCs w:val="22"/>
                <w:highlight w:val="yellow"/>
                <w:rPrChange w:author="Leonardo Torres" w:date="2025-01-07T14:22:20.568Z" w:id="1793893916">
                  <w:rPr>
                    <w:rFonts w:ascii="Atkinson Hyperlegible" w:hAnsi="Atkinson Hyperlegible" w:cs="Calibri"/>
                    <w:sz w:val="22"/>
                    <w:szCs w:val="22"/>
                    <w:highlight w:val="cyan"/>
                  </w:rPr>
                </w:rPrChange>
              </w:rPr>
              <w:t>En cualquiera de estos casos, deberá presentar la constancia de asistencia a cita médica o la incapacidad otorgada.</w:t>
            </w:r>
          </w:p>
          <w:p w:rsidRPr="000E3791" w:rsidR="000E3791" w:rsidP="000E3791" w:rsidRDefault="000E3791" w14:paraId="14C8AC9F" w14:textId="77777777">
            <w:pPr>
              <w:pStyle w:val="Textosinformato"/>
              <w:ind w:right="17"/>
              <w:jc w:val="both"/>
              <w:rPr>
                <w:rFonts w:ascii="Atkinson Hyperlegible" w:hAnsi="Atkinson Hyperlegible" w:cs="Calibri"/>
                <w:sz w:val="22"/>
                <w:szCs w:val="22"/>
                <w:highlight w:val="cyan"/>
              </w:rPr>
            </w:pPr>
          </w:p>
          <w:p w:rsidRPr="000E3791" w:rsidR="000E3791" w:rsidP="000E3791" w:rsidRDefault="000E3791" w14:paraId="71931B10" w14:textId="77777777">
            <w:pPr>
              <w:pStyle w:val="Textosinformato"/>
              <w:ind w:right="17"/>
              <w:jc w:val="both"/>
              <w:rPr>
                <w:rFonts w:ascii="Atkinson Hyperlegible" w:hAnsi="Atkinson Hyperlegible" w:cs="Calibri"/>
                <w:sz w:val="22"/>
                <w:szCs w:val="22"/>
                <w:highlight w:val="cyan"/>
              </w:rPr>
            </w:pPr>
            <w:r w:rsidRPr="000E3791">
              <w:rPr>
                <w:rFonts w:ascii="Atkinson Hyperlegible" w:hAnsi="Atkinson Hyperlegible" w:cs="Calibri"/>
                <w:sz w:val="22"/>
                <w:szCs w:val="22"/>
                <w:highlight w:val="cyan"/>
              </w:rPr>
              <w:t xml:space="preserve">La empresa estudiará cada caso para determinar si concede o no el permiso y las condiciones de descuento y/o compensación (en horario al establecido en este reglamento) por el tiempo de ausencia. </w:t>
            </w:r>
          </w:p>
          <w:p w:rsidRPr="000E3791" w:rsidR="000E3791" w:rsidP="000E3791" w:rsidRDefault="000E3791" w14:paraId="338223B5" w14:textId="77777777">
            <w:pPr>
              <w:pStyle w:val="Textosinformato"/>
              <w:ind w:right="17"/>
              <w:jc w:val="both"/>
              <w:rPr>
                <w:rFonts w:ascii="Atkinson Hyperlegible" w:hAnsi="Atkinson Hyperlegible" w:cs="Calibri"/>
                <w:sz w:val="22"/>
                <w:szCs w:val="22"/>
                <w:highlight w:val="cyan"/>
              </w:rPr>
            </w:pPr>
          </w:p>
          <w:p w:rsidRPr="000E3791" w:rsidR="000E3791" w:rsidP="000E3791" w:rsidRDefault="000E3791" w14:paraId="22A0AA00" w14:textId="77777777">
            <w:pPr>
              <w:pStyle w:val="Textosinformato"/>
              <w:ind w:right="17"/>
              <w:jc w:val="both"/>
              <w:rPr>
                <w:rFonts w:ascii="Atkinson Hyperlegible" w:hAnsi="Atkinson Hyperlegible" w:cs="Calibri"/>
                <w:sz w:val="22"/>
                <w:szCs w:val="22"/>
                <w:highlight w:val="cyan"/>
              </w:rPr>
            </w:pPr>
            <w:r w:rsidRPr="000E3791">
              <w:rPr>
                <w:rFonts w:ascii="Atkinson Hyperlegible" w:hAnsi="Atkinson Hyperlegible" w:cs="Calibri"/>
                <w:sz w:val="22"/>
                <w:szCs w:val="22"/>
                <w:highlight w:val="cyan"/>
              </w:rPr>
              <w:lastRenderedPageBreak/>
              <w:t xml:space="preserve">La empresa sólo acepta incapacidades expedidas por cualquiera de las E.P.S. como justificación para faltar al trabajo. Si se presenta otro documento, la empresa podrá descontar del salario el tiempo de ausencia.  </w:t>
            </w:r>
          </w:p>
          <w:p w:rsidRPr="000E3791" w:rsidR="000E3791" w:rsidP="000E3791" w:rsidRDefault="000E3791" w14:paraId="08A69446" w14:textId="77777777">
            <w:pPr>
              <w:pStyle w:val="Textosinformato"/>
              <w:ind w:right="17"/>
              <w:jc w:val="both"/>
              <w:rPr>
                <w:rFonts w:ascii="Atkinson Hyperlegible" w:hAnsi="Atkinson Hyperlegible" w:cs="Calibri"/>
                <w:sz w:val="22"/>
                <w:szCs w:val="22"/>
                <w:highlight w:val="cyan"/>
              </w:rPr>
            </w:pPr>
          </w:p>
          <w:p w:rsidRPr="00EE5031" w:rsidR="00723DF5" w:rsidP="000057BF" w:rsidRDefault="000E3791" w14:paraId="20118480" w14:textId="6C186638">
            <w:pPr>
              <w:pStyle w:val="Textosinformato"/>
              <w:ind w:right="17"/>
              <w:jc w:val="both"/>
              <w:rPr>
                <w:rFonts w:ascii="Atkinson Hyperlegible" w:hAnsi="Atkinson Hyperlegible" w:cs="Calibri"/>
                <w:sz w:val="22"/>
                <w:szCs w:val="22"/>
              </w:rPr>
            </w:pPr>
            <w:r w:rsidRPr="000E3791">
              <w:rPr>
                <w:rFonts w:ascii="Atkinson Hyperlegible" w:hAnsi="Atkinson Hyperlegible" w:cs="Calibri"/>
                <w:sz w:val="22"/>
                <w:szCs w:val="22"/>
                <w:highlight w:val="cyan"/>
              </w:rPr>
              <w:t>Las incapacidades que no superen dos (2) días se reconocerán solamente si son certificadas por la E.P.S. a la cual se encuentra afiliada la persona contratada. En caso contrario, la empresa podrá decidir unilateralmente si descuenta el tiempo otorgado.</w:t>
            </w:r>
            <w:r w:rsidRPr="00EE5031">
              <w:rPr>
                <w:rFonts w:ascii="Atkinson Hyperlegible" w:hAnsi="Atkinson Hyperlegible" w:cs="Calibri"/>
                <w:sz w:val="22"/>
                <w:szCs w:val="22"/>
              </w:rPr>
              <w:t xml:space="preserve"> </w:t>
            </w:r>
          </w:p>
        </w:tc>
      </w:tr>
      <w:tr w:rsidRPr="00EE5031" w:rsidR="00BE2F82" w:rsidTr="7EF6CD69" w14:paraId="15E0408D" w14:textId="77777777">
        <w:trPr>
          <w:trHeight w:val="19"/>
          <w:jc w:val="center"/>
        </w:trPr>
        <w:tc>
          <w:tcPr>
            <w:tcW w:w="1980" w:type="dxa"/>
            <w:tcMar/>
          </w:tcPr>
          <w:p w:rsidRPr="00EE5031" w:rsidR="00723DF5" w:rsidP="003E08B6" w:rsidRDefault="00723DF5" w14:paraId="499E06C7" w14:textId="2E7B78FC">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lastRenderedPageBreak/>
              <w:t xml:space="preserve">En caso de </w:t>
            </w:r>
            <w:r w:rsidR="009061B1">
              <w:rPr>
                <w:rFonts w:ascii="Atkinson Hyperlegible" w:hAnsi="Atkinson Hyperlegible" w:cs="Calibri"/>
                <w:b/>
                <w:sz w:val="22"/>
                <w:szCs w:val="22"/>
              </w:rPr>
              <w:t xml:space="preserve">ceremonia fúnebre </w:t>
            </w:r>
            <w:r w:rsidRPr="00EE5031">
              <w:rPr>
                <w:rFonts w:ascii="Atkinson Hyperlegible" w:hAnsi="Atkinson Hyperlegible" w:cs="Calibri"/>
                <w:b/>
                <w:sz w:val="22"/>
                <w:szCs w:val="22"/>
              </w:rPr>
              <w:t>de compañeros de trabajo</w:t>
            </w:r>
          </w:p>
        </w:tc>
        <w:tc>
          <w:tcPr>
            <w:tcW w:w="7580" w:type="dxa"/>
            <w:tcMar/>
            <w:vAlign w:val="center"/>
          </w:tcPr>
          <w:p w:rsidRPr="00EE5031" w:rsidR="00723DF5" w:rsidP="00BE2F82" w:rsidRDefault="00E95DBD" w14:paraId="3F114DBE" w14:textId="3BD893E6">
            <w:pPr>
              <w:pStyle w:val="Textosinformato"/>
              <w:ind w:right="17"/>
              <w:jc w:val="both"/>
              <w:rPr>
                <w:rFonts w:ascii="Atkinson Hyperlegible" w:hAnsi="Atkinson Hyperlegible" w:cs="Calibri"/>
                <w:sz w:val="22"/>
                <w:szCs w:val="22"/>
              </w:rPr>
            </w:pPr>
            <w:r w:rsidRPr="00E95DBD">
              <w:rPr>
                <w:rFonts w:ascii="Atkinson Hyperlegible" w:hAnsi="Atkinson Hyperlegible" w:cs="Calibri"/>
                <w:sz w:val="22"/>
                <w:szCs w:val="22"/>
                <w:highlight w:val="cyan"/>
              </w:rPr>
              <w:t>La empresa podrá conceder el permiso hasta para el diez por ciento (10%) del personal y podrá avisar de éste hasta con un día de anticipación.</w:t>
            </w:r>
          </w:p>
        </w:tc>
      </w:tr>
      <w:tr w:rsidRPr="00EE5031" w:rsidR="00BE2F82" w:rsidTr="7EF6CD69" w14:paraId="7439207A" w14:textId="77777777">
        <w:trPr>
          <w:trHeight w:val="19"/>
          <w:jc w:val="center"/>
        </w:trPr>
        <w:tc>
          <w:tcPr>
            <w:tcW w:w="1980" w:type="dxa"/>
            <w:tcMar/>
          </w:tcPr>
          <w:p w:rsidRPr="00EE5031" w:rsidR="00723DF5" w:rsidP="003E08B6" w:rsidRDefault="00377C75" w14:paraId="5719227C" w14:textId="27A4723C">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highlight w:val="cyan"/>
              </w:rPr>
              <w:t>En caso de atención de asuntos personales y/o reuniones o eventos en las instituciones educativas de los hijos de</w:t>
            </w:r>
            <w:r>
              <w:rPr>
                <w:rFonts w:ascii="Atkinson Hyperlegible" w:hAnsi="Atkinson Hyperlegible" w:cs="Calibri"/>
                <w:b/>
                <w:sz w:val="22"/>
                <w:szCs w:val="22"/>
              </w:rPr>
              <w:t>l personal contratado</w:t>
            </w:r>
          </w:p>
        </w:tc>
        <w:tc>
          <w:tcPr>
            <w:tcW w:w="7580" w:type="dxa"/>
            <w:tcMar/>
            <w:vAlign w:val="center"/>
          </w:tcPr>
          <w:p w:rsidRPr="00F701BA" w:rsidR="00B145E9" w:rsidP="00B145E9" w:rsidRDefault="00B145E9" w14:paraId="41B53DCE" w14:textId="18B56B08">
            <w:pPr>
              <w:pStyle w:val="Textosinformato"/>
              <w:ind w:right="17"/>
              <w:jc w:val="both"/>
              <w:rPr>
                <w:rFonts w:ascii="Atkinson Hyperlegible" w:hAnsi="Atkinson Hyperlegible" w:cs="Calibri"/>
                <w:sz w:val="22"/>
                <w:szCs w:val="22"/>
                <w:highlight w:val="cyan"/>
              </w:rPr>
            </w:pPr>
            <w:r w:rsidRPr="00F701BA">
              <w:rPr>
                <w:rFonts w:ascii="Atkinson Hyperlegible" w:hAnsi="Atkinson Hyperlegible" w:cs="Calibri"/>
                <w:sz w:val="22"/>
                <w:szCs w:val="22"/>
                <w:highlight w:val="cyan"/>
              </w:rPr>
              <w:t xml:space="preserve">La persona contratada deberá solicitar el permiso por escrito a su jefe inmediato y/o al área de recursos humanos con una antelación mínima de una (1) semana. Se deberá adjuntar la citación a la reunión cuando se trate de eventos de las instituciones educativas. </w:t>
            </w:r>
          </w:p>
          <w:p w:rsidRPr="00F701BA" w:rsidR="004530DA" w:rsidP="00B145E9" w:rsidRDefault="004530DA" w14:paraId="29F1B62C" w14:textId="77777777">
            <w:pPr>
              <w:pStyle w:val="Textosinformato"/>
              <w:ind w:right="17"/>
              <w:jc w:val="both"/>
              <w:rPr>
                <w:rFonts w:ascii="Atkinson Hyperlegible" w:hAnsi="Atkinson Hyperlegible" w:cs="Calibri"/>
                <w:sz w:val="22"/>
                <w:szCs w:val="22"/>
                <w:highlight w:val="cyan"/>
              </w:rPr>
            </w:pPr>
          </w:p>
          <w:p w:rsidRPr="00EE5031" w:rsidR="00723DF5" w:rsidP="004D6BB5" w:rsidRDefault="004530DA" w14:paraId="6FF7104C" w14:textId="1236BC14">
            <w:pPr>
              <w:pStyle w:val="Textosinformato"/>
              <w:ind w:right="17"/>
              <w:jc w:val="both"/>
              <w:rPr>
                <w:rFonts w:ascii="Atkinson Hyperlegible" w:hAnsi="Atkinson Hyperlegible" w:cs="Calibri"/>
                <w:sz w:val="22"/>
                <w:szCs w:val="22"/>
              </w:rPr>
            </w:pPr>
            <w:r w:rsidRPr="00F701BA">
              <w:rPr>
                <w:rFonts w:ascii="Atkinson Hyperlegible" w:hAnsi="Atkinson Hyperlegible" w:cs="Calibri"/>
                <w:sz w:val="22"/>
                <w:szCs w:val="22"/>
                <w:highlight w:val="cyan"/>
              </w:rPr>
              <w:t>Para tal fin, la empresa evaluará la solicitud y en caso de ser concedido otorgará los permisos que serán descontados y/o compensados.</w:t>
            </w:r>
          </w:p>
        </w:tc>
      </w:tr>
      <w:tr w:rsidRPr="00EE5031" w:rsidR="00BE2F82" w:rsidTr="7EF6CD69" w14:paraId="6EAF89FB" w14:textId="77777777">
        <w:trPr>
          <w:trHeight w:val="19"/>
          <w:jc w:val="center"/>
        </w:trPr>
        <w:tc>
          <w:tcPr>
            <w:tcW w:w="1980" w:type="dxa"/>
            <w:tcMar/>
          </w:tcPr>
          <w:p w:rsidRPr="00EE5031" w:rsidR="00723DF5" w:rsidP="003E08B6" w:rsidRDefault="00723DF5" w14:paraId="4E9FE5AD" w14:textId="26BAF3A1">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highlight w:val="cyan"/>
              </w:rPr>
              <w:t xml:space="preserve">En caso de asistencia a actividades académicas </w:t>
            </w:r>
            <w:r w:rsidR="00670BCF">
              <w:rPr>
                <w:rFonts w:ascii="Atkinson Hyperlegible" w:hAnsi="Atkinson Hyperlegible" w:cs="Calibri"/>
                <w:b/>
                <w:sz w:val="22"/>
                <w:szCs w:val="22"/>
              </w:rPr>
              <w:t>a t</w:t>
            </w:r>
            <w:r w:rsidR="00670BCF">
              <w:rPr>
                <w:rFonts w:ascii="Atkinson Hyperlegible" w:hAnsi="Atkinson Hyperlegible" w:cs="Calibri"/>
                <w:b/>
                <w:sz w:val="22"/>
                <w:szCs w:val="22"/>
                <w:highlight w:val="cyan"/>
              </w:rPr>
              <w:t>í</w:t>
            </w:r>
            <w:r w:rsidR="00670BCF">
              <w:rPr>
                <w:rFonts w:ascii="Atkinson Hyperlegible" w:hAnsi="Atkinson Hyperlegible" w:cs="Calibri"/>
                <w:b/>
                <w:sz w:val="22"/>
                <w:szCs w:val="22"/>
              </w:rPr>
              <w:t>tulo personal</w:t>
            </w:r>
          </w:p>
        </w:tc>
        <w:tc>
          <w:tcPr>
            <w:tcW w:w="7580" w:type="dxa"/>
            <w:tcMar/>
            <w:vAlign w:val="center"/>
          </w:tcPr>
          <w:p w:rsidRPr="00216826" w:rsidR="002E68BF" w:rsidP="002E68BF" w:rsidRDefault="002E68BF" w14:paraId="10D312AC" w14:textId="77777777">
            <w:pPr>
              <w:pStyle w:val="Textosinformato"/>
              <w:ind w:right="17"/>
              <w:jc w:val="both"/>
              <w:rPr>
                <w:rFonts w:ascii="Atkinson Hyperlegible" w:hAnsi="Atkinson Hyperlegible" w:cs="Calibri"/>
                <w:sz w:val="22"/>
                <w:szCs w:val="22"/>
                <w:highlight w:val="cyan"/>
              </w:rPr>
            </w:pPr>
            <w:r w:rsidRPr="00216826">
              <w:rPr>
                <w:rFonts w:ascii="Atkinson Hyperlegible" w:hAnsi="Atkinson Hyperlegible" w:cs="Calibri"/>
                <w:sz w:val="22"/>
                <w:szCs w:val="22"/>
                <w:highlight w:val="cyan"/>
              </w:rPr>
              <w:t>La persona contratada deberá solicitar por escrito al área de recursos humanos la intención de asistir a un curso, seminario o diplomado de actualización de conocimientos profesionales con una antelación mínima de dos (2) semanas.</w:t>
            </w:r>
          </w:p>
          <w:p w:rsidRPr="00216826" w:rsidR="002E68BF" w:rsidP="002E68BF" w:rsidRDefault="002E68BF" w14:paraId="0C8011C0" w14:textId="77777777">
            <w:pPr>
              <w:pStyle w:val="Textosinformato"/>
              <w:ind w:right="17"/>
              <w:jc w:val="both"/>
              <w:rPr>
                <w:rFonts w:ascii="Atkinson Hyperlegible" w:hAnsi="Atkinson Hyperlegible" w:cs="Calibri"/>
                <w:sz w:val="22"/>
                <w:szCs w:val="22"/>
                <w:highlight w:val="cyan"/>
              </w:rPr>
            </w:pPr>
          </w:p>
          <w:p w:rsidRPr="00EE5031" w:rsidR="00723DF5" w:rsidP="004D6BB5" w:rsidRDefault="002E68BF" w14:paraId="129B6648" w14:textId="042A3BFD">
            <w:pPr>
              <w:pStyle w:val="Textosinformato"/>
              <w:ind w:right="17"/>
              <w:jc w:val="both"/>
              <w:rPr>
                <w:rFonts w:ascii="Atkinson Hyperlegible" w:hAnsi="Atkinson Hyperlegible" w:cs="Calibri"/>
                <w:sz w:val="22"/>
                <w:szCs w:val="22"/>
              </w:rPr>
            </w:pPr>
            <w:r w:rsidRPr="00216826">
              <w:rPr>
                <w:rFonts w:ascii="Atkinson Hyperlegible" w:hAnsi="Atkinson Hyperlegible" w:cs="Calibri"/>
                <w:sz w:val="22"/>
                <w:szCs w:val="22"/>
                <w:highlight w:val="cyan"/>
              </w:rPr>
              <w:t xml:space="preserve">La empresa estudiará la solicitud y podrá definir la duración del permiso, la cual podrá ser distinta a la duración del evento educativo. En caso de ser aprobado, se definirá con la persona contratada si se descuenta o se compensa el tiempo que se ausentó. </w:t>
            </w:r>
          </w:p>
        </w:tc>
      </w:tr>
      <w:tr w:rsidRPr="00EE5031" w:rsidR="00BE2F82" w:rsidTr="7EF6CD69" w14:paraId="6A14DA63" w14:textId="77777777">
        <w:trPr>
          <w:trHeight w:val="19"/>
          <w:jc w:val="center"/>
        </w:trPr>
        <w:tc>
          <w:tcPr>
            <w:tcW w:w="1980" w:type="dxa"/>
            <w:tcMar/>
          </w:tcPr>
          <w:p w:rsidRPr="00EE5031" w:rsidR="00723DF5" w:rsidP="003E08B6" w:rsidRDefault="00723DF5" w14:paraId="5F4D5A5E" w14:textId="3BD3714A">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highlight w:val="cyan"/>
              </w:rPr>
              <w:t xml:space="preserve">En caso de asistencia </w:t>
            </w:r>
            <w:r w:rsidR="000C18FD">
              <w:rPr>
                <w:rFonts w:ascii="Atkinson Hyperlegible" w:hAnsi="Atkinson Hyperlegible" w:cs="Calibri"/>
                <w:b/>
                <w:sz w:val="22"/>
                <w:szCs w:val="22"/>
                <w:highlight w:val="cyan"/>
              </w:rPr>
              <w:t xml:space="preserve">obligatorias </w:t>
            </w:r>
            <w:r w:rsidRPr="00EE5031">
              <w:rPr>
                <w:rFonts w:ascii="Atkinson Hyperlegible" w:hAnsi="Atkinson Hyperlegible" w:cs="Calibri"/>
                <w:b/>
                <w:sz w:val="22"/>
                <w:szCs w:val="22"/>
                <w:highlight w:val="cyan"/>
              </w:rPr>
              <w:t>a diligencias de tipo judicial o administrativo</w:t>
            </w:r>
          </w:p>
          <w:p w:rsidRPr="00EE5031" w:rsidR="00723DF5" w:rsidP="003E08B6" w:rsidRDefault="00723DF5" w14:paraId="3590AF7A" w14:textId="77777777">
            <w:pPr>
              <w:pStyle w:val="Textosinformato"/>
              <w:ind w:right="17"/>
              <w:rPr>
                <w:rFonts w:ascii="Atkinson Hyperlegible" w:hAnsi="Atkinson Hyperlegible" w:cs="Calibri"/>
                <w:sz w:val="22"/>
                <w:szCs w:val="22"/>
              </w:rPr>
            </w:pPr>
          </w:p>
        </w:tc>
        <w:tc>
          <w:tcPr>
            <w:tcW w:w="7580" w:type="dxa"/>
            <w:tcMar/>
            <w:vAlign w:val="center"/>
          </w:tcPr>
          <w:p w:rsidRPr="00125E7F" w:rsidR="00125E7F" w:rsidP="00125E7F" w:rsidRDefault="00125E7F" w14:paraId="502E64B1" w14:textId="77777777">
            <w:pPr>
              <w:pStyle w:val="Textosinformato"/>
              <w:ind w:right="17"/>
              <w:jc w:val="both"/>
              <w:rPr>
                <w:rFonts w:ascii="Atkinson Hyperlegible" w:hAnsi="Atkinson Hyperlegible" w:cs="Calibri"/>
                <w:sz w:val="22"/>
                <w:szCs w:val="22"/>
                <w:highlight w:val="cyan"/>
              </w:rPr>
            </w:pPr>
            <w:r w:rsidRPr="00125E7F">
              <w:rPr>
                <w:rFonts w:ascii="Atkinson Hyperlegible" w:hAnsi="Atkinson Hyperlegible" w:cs="Calibri"/>
                <w:sz w:val="22"/>
                <w:szCs w:val="22"/>
                <w:highlight w:val="cyan"/>
              </w:rPr>
              <w:t>La persona contratada deberá enviar por correo electrónico al área de recursos humanos la citación enviada por el funcionario judicial o administrativo con una antelación mínima de ocho (8) días a la fecha de la diligencia.</w:t>
            </w:r>
          </w:p>
          <w:p w:rsidRPr="00125E7F" w:rsidR="00125E7F" w:rsidP="00125E7F" w:rsidRDefault="00125E7F" w14:paraId="1ED9ADB3" w14:textId="77777777">
            <w:pPr>
              <w:pStyle w:val="Textosinformato"/>
              <w:ind w:right="17"/>
              <w:jc w:val="both"/>
              <w:rPr>
                <w:rFonts w:ascii="Atkinson Hyperlegible" w:hAnsi="Atkinson Hyperlegible" w:cs="Calibri"/>
                <w:sz w:val="22"/>
                <w:szCs w:val="22"/>
                <w:highlight w:val="cyan"/>
              </w:rPr>
            </w:pPr>
          </w:p>
          <w:p w:rsidRPr="00EE5031" w:rsidR="00723DF5" w:rsidP="000057BF" w:rsidRDefault="00125E7F" w14:paraId="2BCCC7AC" w14:textId="5C90F3F2">
            <w:pPr>
              <w:pStyle w:val="Textosinformato"/>
              <w:ind w:right="17"/>
              <w:jc w:val="both"/>
              <w:rPr>
                <w:rFonts w:ascii="Atkinson Hyperlegible" w:hAnsi="Atkinson Hyperlegible" w:cs="Calibri"/>
                <w:sz w:val="22"/>
                <w:szCs w:val="22"/>
              </w:rPr>
            </w:pPr>
            <w:r w:rsidRPr="7EF6CD69" w:rsidR="43377B50">
              <w:rPr>
                <w:rFonts w:ascii="Atkinson Hyperlegible" w:hAnsi="Atkinson Hyperlegible" w:cs="Calibri"/>
                <w:sz w:val="22"/>
                <w:szCs w:val="22"/>
                <w:highlight w:val="cyan"/>
              </w:rPr>
              <w:t>Si no es posible, la persona contratada debe solicitar la certificación sobre la asistencia a la diligencia judicial o administrativa una vez finalice ésta y enviarla al área de recursos humanos</w:t>
            </w:r>
            <w:r w:rsidRPr="7EF6CD69" w:rsidR="31F837F7">
              <w:rPr>
                <w:rFonts w:ascii="Atkinson Hyperlegible" w:hAnsi="Atkinson Hyperlegible" w:cs="Calibri"/>
                <w:sz w:val="22"/>
                <w:szCs w:val="22"/>
                <w:highlight w:val="cyan"/>
              </w:rPr>
              <w:t xml:space="preserve">, a más tardar el primer día </w:t>
            </w:r>
            <w:r w:rsidRPr="7EF6CD69" w:rsidR="31F837F7">
              <w:rPr>
                <w:rFonts w:ascii="Atkinson Hyperlegible" w:hAnsi="Atkinson Hyperlegible" w:cs="Calibri"/>
                <w:sz w:val="22"/>
                <w:szCs w:val="22"/>
                <w:highlight w:val="cyan"/>
              </w:rPr>
              <w:t>h</w:t>
            </w:r>
            <w:ins w:author="Leonardo Torres" w:date="2025-01-07T14:26:04.229Z" w:id="1289377101">
              <w:r w:rsidRPr="7EF6CD69" w:rsidR="22A0D524">
                <w:rPr>
                  <w:rFonts w:ascii="Atkinson Hyperlegible" w:hAnsi="Atkinson Hyperlegible" w:cs="Calibri"/>
                  <w:sz w:val="22"/>
                  <w:szCs w:val="22"/>
                  <w:highlight w:val="cyan"/>
                </w:rPr>
                <w:t>á</w:t>
              </w:r>
            </w:ins>
            <w:del w:author="Leonardo Torres" w:date="2025-01-07T14:26:46.126Z" w:id="1795096707">
              <w:r w:rsidRPr="7EF6CD69" w:rsidDel="31F837F7">
                <w:rPr>
                  <w:rFonts w:ascii="Atkinson Hyperlegible" w:hAnsi="Atkinson Hyperlegible" w:cs="Calibri"/>
                  <w:sz w:val="22"/>
                  <w:szCs w:val="22"/>
                  <w:highlight w:val="cyan"/>
                </w:rPr>
                <w:delText>a</w:delText>
              </w:r>
            </w:del>
            <w:r w:rsidRPr="7EF6CD69" w:rsidR="31F837F7">
              <w:rPr>
                <w:rFonts w:ascii="Atkinson Hyperlegible" w:hAnsi="Atkinson Hyperlegible" w:cs="Calibri"/>
                <w:sz w:val="22"/>
                <w:szCs w:val="22"/>
                <w:highlight w:val="cyan"/>
              </w:rPr>
              <w:t>b</w:t>
            </w:r>
            <w:ins w:author="Leonardo Torres" w:date="2025-01-07T14:25:58.392Z" w:id="261642081">
              <w:r w:rsidRPr="7EF6CD69" w:rsidR="4F229628">
                <w:rPr>
                  <w:rFonts w:ascii="Atkinson Hyperlegible" w:hAnsi="Atkinson Hyperlegible" w:cs="Calibri"/>
                  <w:sz w:val="22"/>
                  <w:szCs w:val="22"/>
                  <w:highlight w:val="cyan"/>
                </w:rPr>
                <w:t>i</w:t>
              </w:r>
            </w:ins>
            <w:del w:author="Leonardo Torres" w:date="2025-01-07T14:25:58.902Z" w:id="763007843">
              <w:r w:rsidRPr="7EF6CD69" w:rsidDel="31F837F7">
                <w:rPr>
                  <w:rFonts w:ascii="Atkinson Hyperlegible" w:hAnsi="Atkinson Hyperlegible" w:cs="Calibri"/>
                  <w:sz w:val="22"/>
                  <w:szCs w:val="22"/>
                  <w:highlight w:val="cyan"/>
                </w:rPr>
                <w:delText>í</w:delText>
              </w:r>
            </w:del>
            <w:r w:rsidRPr="7EF6CD69" w:rsidR="31F837F7">
              <w:rPr>
                <w:rFonts w:ascii="Atkinson Hyperlegible" w:hAnsi="Atkinson Hyperlegible" w:cs="Calibri"/>
                <w:sz w:val="22"/>
                <w:szCs w:val="22"/>
                <w:highlight w:val="cyan"/>
              </w:rPr>
              <w:t>l</w:t>
            </w:r>
            <w:r w:rsidRPr="7EF6CD69" w:rsidR="31F837F7">
              <w:rPr>
                <w:rFonts w:ascii="Atkinson Hyperlegible" w:hAnsi="Atkinson Hyperlegible" w:cs="Calibri"/>
                <w:sz w:val="22"/>
                <w:szCs w:val="22"/>
                <w:highlight w:val="cyan"/>
              </w:rPr>
              <w:t xml:space="preserve"> siguiente</w:t>
            </w:r>
            <w:r w:rsidRPr="7EF6CD69" w:rsidR="67CE37ED">
              <w:rPr>
                <w:rFonts w:ascii="Atkinson Hyperlegible" w:hAnsi="Atkinson Hyperlegible" w:cs="Calibri"/>
                <w:sz w:val="22"/>
                <w:szCs w:val="22"/>
                <w:highlight w:val="cyan"/>
              </w:rPr>
              <w:t>.</w:t>
            </w:r>
          </w:p>
        </w:tc>
      </w:tr>
      <w:tr w:rsidRPr="00EE5031" w:rsidR="00BE2F82" w:rsidTr="7EF6CD69" w14:paraId="44DED072" w14:textId="77777777">
        <w:trPr>
          <w:trHeight w:val="19"/>
          <w:jc w:val="center"/>
        </w:trPr>
        <w:tc>
          <w:tcPr>
            <w:tcW w:w="1980" w:type="dxa"/>
            <w:tcMar/>
          </w:tcPr>
          <w:p w:rsidRPr="00EE5031" w:rsidR="00723DF5" w:rsidP="003E08B6" w:rsidRDefault="00723DF5" w14:paraId="3D0AFE0D"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highlight w:val="cyan"/>
              </w:rPr>
              <w:t xml:space="preserve">En los demás casos no previstos en el presente </w:t>
            </w:r>
            <w:r w:rsidRPr="00EE5031">
              <w:rPr>
                <w:rFonts w:ascii="Atkinson Hyperlegible" w:hAnsi="Atkinson Hyperlegible" w:cs="Calibri"/>
                <w:b/>
                <w:sz w:val="22"/>
                <w:szCs w:val="22"/>
                <w:highlight w:val="cyan"/>
              </w:rPr>
              <w:lastRenderedPageBreak/>
              <w:t>reglamento y en la Ley</w:t>
            </w:r>
          </w:p>
        </w:tc>
        <w:tc>
          <w:tcPr>
            <w:tcW w:w="7580" w:type="dxa"/>
            <w:tcMar/>
            <w:vAlign w:val="center"/>
          </w:tcPr>
          <w:p w:rsidRPr="00D41F35" w:rsidR="00A818A6" w:rsidP="00A818A6" w:rsidRDefault="00A818A6" w14:paraId="071711EB" w14:textId="77777777">
            <w:pPr>
              <w:pStyle w:val="Textosinformato"/>
              <w:ind w:right="17"/>
              <w:jc w:val="both"/>
              <w:rPr>
                <w:rFonts w:ascii="Atkinson Hyperlegible" w:hAnsi="Atkinson Hyperlegible" w:cs="Calibri"/>
                <w:sz w:val="22"/>
                <w:szCs w:val="22"/>
                <w:highlight w:val="cyan"/>
              </w:rPr>
            </w:pPr>
            <w:r w:rsidRPr="00D41F35">
              <w:rPr>
                <w:rFonts w:ascii="Atkinson Hyperlegible" w:hAnsi="Atkinson Hyperlegible" w:cs="Calibri"/>
                <w:sz w:val="22"/>
                <w:szCs w:val="22"/>
                <w:highlight w:val="cyan"/>
              </w:rPr>
              <w:lastRenderedPageBreak/>
              <w:t>La persona contratada debe solicitar el permiso a su jefe inmediato y/o al área de recursos humanos con una antelación mínima de dos (2) días hábiles.</w:t>
            </w:r>
          </w:p>
          <w:p w:rsidRPr="00D41F35" w:rsidR="00A818A6" w:rsidP="00A818A6" w:rsidRDefault="00A818A6" w14:paraId="1B171BE5" w14:textId="77777777">
            <w:pPr>
              <w:pStyle w:val="Textosinformato"/>
              <w:ind w:right="17"/>
              <w:jc w:val="both"/>
              <w:rPr>
                <w:rFonts w:ascii="Atkinson Hyperlegible" w:hAnsi="Atkinson Hyperlegible" w:cs="Calibri"/>
                <w:sz w:val="22"/>
                <w:szCs w:val="22"/>
                <w:highlight w:val="cyan"/>
              </w:rPr>
            </w:pPr>
          </w:p>
          <w:p w:rsidRPr="00D41F35" w:rsidR="00A818A6" w:rsidP="00A818A6" w:rsidRDefault="00A818A6" w14:paraId="6095EA85" w14:textId="77777777">
            <w:pPr>
              <w:pStyle w:val="Textosinformato"/>
              <w:ind w:right="17"/>
              <w:jc w:val="both"/>
              <w:rPr>
                <w:rFonts w:ascii="Atkinson Hyperlegible" w:hAnsi="Atkinson Hyperlegible" w:cs="Calibri"/>
                <w:sz w:val="22"/>
                <w:szCs w:val="22"/>
                <w:highlight w:val="cyan"/>
              </w:rPr>
            </w:pPr>
            <w:r w:rsidRPr="00D41F35">
              <w:rPr>
                <w:rFonts w:ascii="Atkinson Hyperlegible" w:hAnsi="Atkinson Hyperlegible" w:cs="Calibri"/>
                <w:sz w:val="22"/>
                <w:szCs w:val="22"/>
                <w:highlight w:val="cyan"/>
              </w:rPr>
              <w:lastRenderedPageBreak/>
              <w:t xml:space="preserve">La empresa estudiará cada caso y determinará si concede o no el permiso y las condiciones del descuento y/o compensación por el tiempo de ausencia. </w:t>
            </w:r>
          </w:p>
          <w:p w:rsidRPr="00D41F35" w:rsidR="00A818A6" w:rsidP="00A818A6" w:rsidRDefault="00A818A6" w14:paraId="7252D159" w14:textId="77777777">
            <w:pPr>
              <w:pStyle w:val="Textosinformato"/>
              <w:ind w:right="17"/>
              <w:jc w:val="both"/>
              <w:rPr>
                <w:rFonts w:ascii="Atkinson Hyperlegible" w:hAnsi="Atkinson Hyperlegible" w:cs="Calibri"/>
                <w:sz w:val="22"/>
                <w:szCs w:val="22"/>
                <w:highlight w:val="cyan"/>
              </w:rPr>
            </w:pPr>
          </w:p>
          <w:p w:rsidR="00A818A6" w:rsidP="00A818A6" w:rsidRDefault="00A818A6" w14:paraId="6E3625C9" w14:textId="77777777">
            <w:pPr>
              <w:pStyle w:val="Textosinformato"/>
              <w:ind w:right="17"/>
              <w:jc w:val="both"/>
              <w:rPr>
                <w:rFonts w:ascii="Atkinson Hyperlegible" w:hAnsi="Atkinson Hyperlegible" w:cs="Calibri"/>
                <w:sz w:val="22"/>
                <w:szCs w:val="22"/>
              </w:rPr>
            </w:pPr>
            <w:r w:rsidRPr="00D41F35">
              <w:rPr>
                <w:rFonts w:ascii="Atkinson Hyperlegible" w:hAnsi="Atkinson Hyperlegible" w:cs="Calibri"/>
                <w:sz w:val="22"/>
                <w:szCs w:val="22"/>
                <w:highlight w:val="cyan"/>
              </w:rPr>
              <w:t>La persona contratada no podrá ausentarse sin haber recibido la autorización correspondiente, salvo en los casos de grave calamidad doméstica debidamente comprobada.</w:t>
            </w:r>
          </w:p>
          <w:p w:rsidRPr="00EE5031" w:rsidR="00723DF5" w:rsidP="003E08B6" w:rsidRDefault="00723DF5" w14:paraId="0AADB3FE" w14:textId="77777777">
            <w:pPr>
              <w:pStyle w:val="Textosinformato"/>
              <w:ind w:right="17"/>
              <w:jc w:val="both"/>
              <w:rPr>
                <w:rFonts w:ascii="Atkinson Hyperlegible" w:hAnsi="Atkinson Hyperlegible" w:cs="Calibri"/>
                <w:sz w:val="22"/>
                <w:szCs w:val="22"/>
              </w:rPr>
            </w:pPr>
          </w:p>
        </w:tc>
      </w:tr>
      <w:tr w:rsidRPr="00EE5031" w:rsidR="00723DF5" w:rsidTr="7EF6CD69" w14:paraId="2698ED51" w14:textId="77777777">
        <w:trPr>
          <w:trHeight w:val="19"/>
          <w:jc w:val="center"/>
        </w:trPr>
        <w:tc>
          <w:tcPr>
            <w:tcW w:w="0" w:type="auto"/>
            <w:gridSpan w:val="2"/>
            <w:tcMar/>
            <w:vAlign w:val="center"/>
          </w:tcPr>
          <w:p w:rsidRPr="00EE5031" w:rsidR="00723DF5" w:rsidP="003E08B6" w:rsidRDefault="00723DF5" w14:paraId="32EF6F98" w14:textId="77777777">
            <w:pPr>
              <w:pStyle w:val="Textosinformato"/>
              <w:ind w:right="17"/>
              <w:jc w:val="center"/>
              <w:rPr>
                <w:rFonts w:ascii="Atkinson Hyperlegible" w:hAnsi="Atkinson Hyperlegible" w:cs="Calibri"/>
                <w:sz w:val="22"/>
                <w:szCs w:val="22"/>
              </w:rPr>
            </w:pPr>
            <w:r w:rsidRPr="00EE5031">
              <w:rPr>
                <w:rFonts w:ascii="Atkinson Hyperlegible" w:hAnsi="Atkinson Hyperlegible" w:cs="Calibri"/>
                <w:b/>
                <w:sz w:val="22"/>
                <w:szCs w:val="22"/>
              </w:rPr>
              <w:lastRenderedPageBreak/>
              <w:t>LICENCIAS</w:t>
            </w:r>
          </w:p>
        </w:tc>
      </w:tr>
      <w:tr w:rsidRPr="00EE5031" w:rsidR="00BE2F82" w:rsidTr="7EF6CD69" w14:paraId="4397C0EB" w14:textId="77777777">
        <w:trPr>
          <w:trHeight w:val="19"/>
          <w:jc w:val="center"/>
        </w:trPr>
        <w:tc>
          <w:tcPr>
            <w:tcW w:w="1980" w:type="dxa"/>
            <w:tcMar/>
          </w:tcPr>
          <w:p w:rsidRPr="00EE5031" w:rsidR="00723DF5" w:rsidP="003E08B6" w:rsidRDefault="00723DF5" w14:paraId="53D500C2"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t>Licencia por luto</w:t>
            </w:r>
          </w:p>
          <w:p w:rsidRPr="00EE5031" w:rsidR="00723DF5" w:rsidP="003E08B6" w:rsidRDefault="00723DF5" w14:paraId="2D8B057E" w14:textId="77777777">
            <w:pPr>
              <w:pStyle w:val="Textosinformato"/>
              <w:ind w:right="17"/>
              <w:rPr>
                <w:rFonts w:ascii="Atkinson Hyperlegible" w:hAnsi="Atkinson Hyperlegible" w:cs="Calibri"/>
                <w:sz w:val="22"/>
                <w:szCs w:val="22"/>
              </w:rPr>
            </w:pPr>
          </w:p>
          <w:p w:rsidRPr="00EE5031" w:rsidR="00723DF5" w:rsidP="003E08B6" w:rsidRDefault="00723DF5" w14:paraId="495E85A5" w14:textId="77777777">
            <w:pPr>
              <w:pStyle w:val="Textosinformato"/>
              <w:ind w:right="17"/>
              <w:rPr>
                <w:rFonts w:ascii="Atkinson Hyperlegible" w:hAnsi="Atkinson Hyperlegible" w:cs="Calibri"/>
                <w:sz w:val="22"/>
                <w:szCs w:val="22"/>
              </w:rPr>
            </w:pPr>
            <w:r w:rsidRPr="00EE5031">
              <w:rPr>
                <w:rFonts w:ascii="Atkinson Hyperlegible" w:hAnsi="Atkinson Hyperlegible" w:cs="Calibri"/>
                <w:sz w:val="22"/>
                <w:szCs w:val="22"/>
              </w:rPr>
              <w:t xml:space="preserve"> </w:t>
            </w:r>
          </w:p>
        </w:tc>
        <w:tc>
          <w:tcPr>
            <w:tcW w:w="7580" w:type="dxa"/>
            <w:tcMar/>
            <w:vAlign w:val="center"/>
          </w:tcPr>
          <w:p w:rsidRPr="00D63C30" w:rsidR="00D63C30" w:rsidP="00D63C30" w:rsidRDefault="00D63C30" w14:paraId="6300EAC9" w14:textId="77777777">
            <w:pPr>
              <w:pStyle w:val="Textosinformato"/>
              <w:ind w:right="17"/>
              <w:jc w:val="both"/>
              <w:rPr>
                <w:rFonts w:ascii="Atkinson Hyperlegible" w:hAnsi="Atkinson Hyperlegible" w:cs="Calibri"/>
                <w:sz w:val="22"/>
                <w:szCs w:val="22"/>
                <w:highlight w:val="cyan"/>
              </w:rPr>
            </w:pPr>
            <w:r w:rsidRPr="00D63C30">
              <w:rPr>
                <w:rFonts w:ascii="Atkinson Hyperlegible" w:hAnsi="Atkinson Hyperlegible" w:cs="Calibri"/>
                <w:sz w:val="22"/>
                <w:szCs w:val="22"/>
                <w:highlight w:val="cyan"/>
              </w:rPr>
              <w:t xml:space="preserve">Esta licencia tiene duración de cinco (5) días hábiles. Para esto, la persona contratada debe enviar el certificado de defunción dentro de los treinta (30) días siguientes al fallecimiento del familiar. </w:t>
            </w:r>
          </w:p>
          <w:p w:rsidRPr="00D63C30" w:rsidR="00D63C30" w:rsidP="00D63C30" w:rsidRDefault="00D63C30" w14:paraId="353C1276" w14:textId="77777777">
            <w:pPr>
              <w:pStyle w:val="Textosinformato"/>
              <w:ind w:right="17"/>
              <w:jc w:val="both"/>
              <w:rPr>
                <w:rFonts w:ascii="Atkinson Hyperlegible" w:hAnsi="Atkinson Hyperlegible" w:cs="Calibri"/>
                <w:sz w:val="22"/>
                <w:szCs w:val="22"/>
                <w:highlight w:val="cyan"/>
              </w:rPr>
            </w:pPr>
          </w:p>
          <w:p w:rsidRPr="00D63C30" w:rsidR="00D63C30" w:rsidP="00D63C30" w:rsidRDefault="00D63C30" w14:paraId="5C9D12DB" w14:textId="77777777">
            <w:pPr>
              <w:pStyle w:val="Textosinformato"/>
              <w:ind w:right="17"/>
              <w:jc w:val="both"/>
              <w:rPr>
                <w:rFonts w:ascii="Atkinson Hyperlegible" w:hAnsi="Atkinson Hyperlegible" w:cs="Calibri"/>
                <w:bCs/>
                <w:sz w:val="22"/>
                <w:szCs w:val="22"/>
                <w:highlight w:val="cyan"/>
              </w:rPr>
            </w:pPr>
            <w:r w:rsidRPr="00D63C30">
              <w:rPr>
                <w:rFonts w:ascii="Atkinson Hyperlegible" w:hAnsi="Atkinson Hyperlegible" w:cs="Calibri"/>
                <w:sz w:val="22"/>
                <w:szCs w:val="22"/>
                <w:highlight w:val="cyan"/>
              </w:rPr>
              <w:t xml:space="preserve">Si el fallecimiento ocurre </w:t>
            </w:r>
            <w:r w:rsidRPr="00D63C30">
              <w:rPr>
                <w:rFonts w:ascii="Atkinson Hyperlegible" w:hAnsi="Atkinson Hyperlegible" w:cs="Calibri"/>
                <w:bCs/>
                <w:sz w:val="22"/>
                <w:szCs w:val="22"/>
                <w:highlight w:val="cyan"/>
              </w:rPr>
              <w:t>durante el periodo de las vacaciones, éstas se interrumpirán y, en consecuencia, la persona contratada tendrá el derecho a reanudarlas una vez finalice la licencia por luto.</w:t>
            </w:r>
          </w:p>
          <w:p w:rsidRPr="00D63C30" w:rsidR="00D63C30" w:rsidP="00D63C30" w:rsidRDefault="00D63C30" w14:paraId="10E93B2C" w14:textId="77777777">
            <w:pPr>
              <w:pStyle w:val="Textosinformato"/>
              <w:ind w:right="17"/>
              <w:jc w:val="both"/>
              <w:rPr>
                <w:rFonts w:ascii="Atkinson Hyperlegible" w:hAnsi="Atkinson Hyperlegible" w:cs="Calibri"/>
                <w:bCs/>
                <w:sz w:val="22"/>
                <w:szCs w:val="22"/>
                <w:highlight w:val="cyan"/>
              </w:rPr>
            </w:pPr>
          </w:p>
          <w:p w:rsidRPr="00D63C30" w:rsidR="00D63C30" w:rsidP="00D63C30" w:rsidRDefault="00D63C30" w14:paraId="5E8FB1C4" w14:textId="77777777">
            <w:pPr>
              <w:pStyle w:val="Textosinformato"/>
              <w:ind w:right="17"/>
              <w:jc w:val="both"/>
              <w:rPr>
                <w:rFonts w:ascii="Atkinson Hyperlegible" w:hAnsi="Atkinson Hyperlegible" w:cs="Calibri"/>
                <w:bCs/>
                <w:sz w:val="22"/>
                <w:szCs w:val="22"/>
                <w:highlight w:val="cyan"/>
              </w:rPr>
            </w:pPr>
            <w:r w:rsidRPr="00D63C30">
              <w:rPr>
                <w:rFonts w:ascii="Atkinson Hyperlegible" w:hAnsi="Atkinson Hyperlegible" w:cs="Calibri"/>
                <w:bCs/>
                <w:sz w:val="22"/>
                <w:szCs w:val="22"/>
                <w:highlight w:val="cyan"/>
              </w:rPr>
              <w:t>Para mayor claridad, los parientes por los cuales se otorga la licencia de luto son los siguientes:</w:t>
            </w:r>
          </w:p>
          <w:p w:rsidRPr="00D63C30" w:rsidR="00D63C30" w:rsidP="00D63C30" w:rsidRDefault="00D63C30" w14:paraId="49A3A18A" w14:textId="77777777">
            <w:pPr>
              <w:pStyle w:val="Textosinformato"/>
              <w:ind w:right="17"/>
              <w:jc w:val="both"/>
              <w:rPr>
                <w:rFonts w:ascii="Atkinson Hyperlegible" w:hAnsi="Atkinson Hyperlegible" w:cs="Calibri"/>
                <w:bCs/>
                <w:sz w:val="22"/>
                <w:szCs w:val="22"/>
                <w:highlight w:val="cyan"/>
              </w:rPr>
            </w:pPr>
          </w:p>
          <w:p w:rsidRPr="00D63C30" w:rsidR="00D63C30" w:rsidP="00D63C30" w:rsidRDefault="00D63C30" w14:paraId="25791635" w14:textId="77777777">
            <w:pPr>
              <w:pStyle w:val="Textosinformato"/>
              <w:numPr>
                <w:ilvl w:val="0"/>
                <w:numId w:val="78"/>
              </w:numPr>
              <w:ind w:right="17"/>
              <w:jc w:val="both"/>
              <w:rPr>
                <w:rFonts w:ascii="Atkinson Hyperlegible" w:hAnsi="Atkinson Hyperlegible" w:cs="Calibri"/>
                <w:bCs/>
                <w:sz w:val="22"/>
                <w:szCs w:val="22"/>
                <w:highlight w:val="cyan"/>
              </w:rPr>
            </w:pPr>
            <w:r w:rsidRPr="00D63C30">
              <w:rPr>
                <w:rFonts w:ascii="Atkinson Hyperlegible" w:hAnsi="Atkinson Hyperlegible" w:cs="Calibri"/>
                <w:bCs/>
                <w:sz w:val="22"/>
                <w:szCs w:val="22"/>
                <w:highlight w:val="cyan"/>
              </w:rPr>
              <w:t xml:space="preserve">Por parentesco de consanguinidad: hijos, padres, nietos o abuelos. </w:t>
            </w:r>
          </w:p>
          <w:p w:rsidRPr="00D63C30" w:rsidR="00D63C30" w:rsidP="00D63C30" w:rsidRDefault="00D63C30" w14:paraId="3155B863" w14:textId="77777777">
            <w:pPr>
              <w:pStyle w:val="Textosinformato"/>
              <w:numPr>
                <w:ilvl w:val="0"/>
                <w:numId w:val="78"/>
              </w:numPr>
              <w:ind w:right="17"/>
              <w:jc w:val="both"/>
              <w:rPr>
                <w:rFonts w:ascii="Atkinson Hyperlegible" w:hAnsi="Atkinson Hyperlegible" w:cs="Calibri"/>
                <w:sz w:val="22"/>
                <w:szCs w:val="22"/>
                <w:highlight w:val="cyan"/>
              </w:rPr>
            </w:pPr>
            <w:r w:rsidRPr="00D63C30">
              <w:rPr>
                <w:rFonts w:ascii="Atkinson Hyperlegible" w:hAnsi="Atkinson Hyperlegible" w:cs="Calibri"/>
                <w:bCs/>
                <w:sz w:val="22"/>
                <w:szCs w:val="22"/>
                <w:highlight w:val="cyan"/>
              </w:rPr>
              <w:t xml:space="preserve">Por parentesco de afinidad: suegros, hijastros, nueras y yernos. </w:t>
            </w:r>
          </w:p>
          <w:p w:rsidRPr="00D63C30" w:rsidR="00D63C30" w:rsidP="00261882" w:rsidRDefault="00D63C30" w14:paraId="5937EB19" w14:textId="6D1B0F34">
            <w:pPr>
              <w:pStyle w:val="Textosinformato"/>
              <w:numPr>
                <w:ilvl w:val="0"/>
                <w:numId w:val="78"/>
              </w:numPr>
              <w:ind w:right="17"/>
              <w:jc w:val="both"/>
              <w:rPr>
                <w:rFonts w:ascii="Atkinson Hyperlegible" w:hAnsi="Atkinson Hyperlegible" w:cs="Calibri"/>
                <w:sz w:val="22"/>
                <w:szCs w:val="22"/>
                <w:highlight w:val="cyan"/>
              </w:rPr>
            </w:pPr>
            <w:r w:rsidRPr="00D63C30">
              <w:rPr>
                <w:rFonts w:ascii="Atkinson Hyperlegible" w:hAnsi="Atkinson Hyperlegible" w:cs="Calibri"/>
                <w:bCs/>
                <w:sz w:val="22"/>
                <w:szCs w:val="22"/>
                <w:highlight w:val="cyan"/>
              </w:rPr>
              <w:t>Por parentesco civil</w:t>
            </w:r>
            <w:r w:rsidRPr="00D63C30">
              <w:rPr>
                <w:rFonts w:ascii="Atkinson Hyperlegible" w:hAnsi="Atkinson Hyperlegible" w:cs="Calibri"/>
                <w:sz w:val="22"/>
                <w:szCs w:val="22"/>
                <w:highlight w:val="cyan"/>
              </w:rPr>
              <w:t xml:space="preserve">: padres adoptantes e hijos adoptivos. </w:t>
            </w:r>
          </w:p>
          <w:p w:rsidRPr="00EE5031" w:rsidR="00723DF5" w:rsidP="00D63C30" w:rsidRDefault="00723DF5" w14:paraId="13DA9521" w14:textId="77777777">
            <w:pPr>
              <w:pStyle w:val="Textosinformato"/>
              <w:ind w:right="17"/>
              <w:jc w:val="both"/>
              <w:rPr>
                <w:rFonts w:ascii="Atkinson Hyperlegible" w:hAnsi="Atkinson Hyperlegible" w:cs="Calibri"/>
                <w:sz w:val="22"/>
                <w:szCs w:val="22"/>
              </w:rPr>
            </w:pPr>
          </w:p>
        </w:tc>
      </w:tr>
      <w:tr w:rsidRPr="00EE5031" w:rsidR="00BE2F82" w:rsidTr="7EF6CD69" w14:paraId="60C3E080" w14:textId="77777777">
        <w:trPr>
          <w:trHeight w:val="19"/>
          <w:jc w:val="center"/>
        </w:trPr>
        <w:tc>
          <w:tcPr>
            <w:tcW w:w="1980" w:type="dxa"/>
            <w:tcMar/>
          </w:tcPr>
          <w:p w:rsidRPr="00EE5031" w:rsidR="00723DF5" w:rsidP="003E08B6" w:rsidRDefault="00723DF5" w14:paraId="2FD0DE79"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t>Licencia de maternidad</w:t>
            </w:r>
          </w:p>
          <w:p w:rsidRPr="00EE5031" w:rsidR="00723DF5" w:rsidP="003E08B6" w:rsidRDefault="00723DF5" w14:paraId="7AF39F65" w14:textId="77777777">
            <w:pPr>
              <w:pStyle w:val="Textosinformato"/>
              <w:ind w:right="17"/>
              <w:rPr>
                <w:rFonts w:ascii="Atkinson Hyperlegible" w:hAnsi="Atkinson Hyperlegible" w:cs="Calibri"/>
                <w:b/>
                <w:sz w:val="22"/>
                <w:szCs w:val="22"/>
              </w:rPr>
            </w:pPr>
          </w:p>
        </w:tc>
        <w:tc>
          <w:tcPr>
            <w:tcW w:w="7580" w:type="dxa"/>
            <w:tcMar/>
            <w:vAlign w:val="center"/>
          </w:tcPr>
          <w:p w:rsidRPr="00582AF9" w:rsidR="00B03CC0" w:rsidP="00B03CC0" w:rsidRDefault="00B03CC0" w14:paraId="51318EF8" w14:textId="77777777">
            <w:pPr>
              <w:pStyle w:val="Textosinformato"/>
              <w:ind w:right="17"/>
              <w:jc w:val="both"/>
              <w:rPr>
                <w:rFonts w:ascii="Atkinson Hyperlegible" w:hAnsi="Atkinson Hyperlegible" w:cs="Calibri"/>
                <w:sz w:val="22"/>
                <w:szCs w:val="22"/>
                <w:highlight w:val="cyan"/>
              </w:rPr>
            </w:pPr>
            <w:r w:rsidRPr="00582AF9">
              <w:rPr>
                <w:rFonts w:ascii="Atkinson Hyperlegible" w:hAnsi="Atkinson Hyperlegible" w:cs="Calibri"/>
                <w:sz w:val="22"/>
                <w:szCs w:val="22"/>
                <w:highlight w:val="cyan"/>
              </w:rPr>
              <w:t>La persona gestante tiene derecho a dieciocho (18) semanas de licencia de maternidad, la cual comenzará a contarse desde la fecha en la que su médico tratante lo determine.</w:t>
            </w:r>
          </w:p>
          <w:p w:rsidRPr="00582AF9" w:rsidR="00B03CC0" w:rsidP="00B03CC0" w:rsidRDefault="00B03CC0" w14:paraId="7546A325" w14:textId="77777777">
            <w:pPr>
              <w:pStyle w:val="Textosinformato"/>
              <w:ind w:right="17"/>
              <w:jc w:val="both"/>
              <w:rPr>
                <w:rFonts w:ascii="Atkinson Hyperlegible" w:hAnsi="Atkinson Hyperlegible" w:cs="Calibri"/>
                <w:sz w:val="22"/>
                <w:szCs w:val="22"/>
                <w:highlight w:val="cyan"/>
              </w:rPr>
            </w:pPr>
          </w:p>
          <w:p w:rsidR="00B03CC0" w:rsidP="00B03CC0" w:rsidRDefault="00B03CC0" w14:paraId="31EDC797" w14:textId="77777777">
            <w:pPr>
              <w:pStyle w:val="Textosinformato"/>
              <w:ind w:right="17"/>
              <w:jc w:val="both"/>
              <w:rPr>
                <w:rFonts w:ascii="Atkinson Hyperlegible" w:hAnsi="Atkinson Hyperlegible" w:cs="Calibri"/>
                <w:sz w:val="22"/>
                <w:szCs w:val="22"/>
              </w:rPr>
            </w:pPr>
            <w:r w:rsidRPr="00582AF9">
              <w:rPr>
                <w:rFonts w:ascii="Atkinson Hyperlegible" w:hAnsi="Atkinson Hyperlegible" w:cs="Calibri"/>
                <w:sz w:val="22"/>
                <w:szCs w:val="22"/>
                <w:highlight w:val="cyan"/>
              </w:rPr>
              <w:t>Igualmente, tiene derecho a dos (2) descansos dentro de la jornada de treinta (30) minutos cada uno sin descuento alguno en el salario para amamantar a su bebé durante sus primeros seis (6) meses de edad. En caso de querer acceder al periodo de lactancia hasta por 2 años, deberá presentar un certificado médico en el cual se certifique la adecuada lactancia del menor y la necesidad de seguir lactando.</w:t>
            </w:r>
          </w:p>
          <w:p w:rsidR="00532F43" w:rsidP="00B03CC0" w:rsidRDefault="00532F43" w14:paraId="0FC7FE9D" w14:textId="77777777">
            <w:pPr>
              <w:pStyle w:val="Textosinformato"/>
              <w:ind w:right="17"/>
              <w:jc w:val="both"/>
              <w:rPr>
                <w:rFonts w:ascii="Atkinson Hyperlegible" w:hAnsi="Atkinson Hyperlegible" w:cs="Calibri"/>
                <w:sz w:val="22"/>
                <w:szCs w:val="22"/>
              </w:rPr>
            </w:pPr>
          </w:p>
          <w:p w:rsidR="00532F43" w:rsidP="00532F43" w:rsidRDefault="00532F43" w14:paraId="3E55D596" w14:textId="77777777">
            <w:pPr>
              <w:jc w:val="both"/>
              <w:rPr>
                <w:rFonts w:ascii="Atkinson Hyperlegible" w:hAnsi="Atkinson Hyperlegible" w:cs="Calibri"/>
              </w:rPr>
            </w:pPr>
            <w:r w:rsidRPr="00532F43">
              <w:rPr>
                <w:rFonts w:ascii="Atkinson Hyperlegible" w:hAnsi="Atkinson Hyperlegible" w:cs="Calibri"/>
                <w:highlight w:val="cyan"/>
              </w:rPr>
              <w:t>Si por razones excepcionales la persona gestante no disfruta la semana de preparto obligatoria y/o de algunas de las diecisiete (17) semanas de descanso, tendrá derecho al pago de las semanas que no gozó de licencia. En caso de parto múltiple tendrá el derecho al pago de dos (2) semanas adicionales y, en caso de que el menor sea prematuro, al pago de la diferencia de tiempo entre la fecha del alumbramiento y el nacimiento a término.</w:t>
            </w:r>
          </w:p>
          <w:p w:rsidRPr="00EE5031" w:rsidR="00723DF5" w:rsidP="003E08B6" w:rsidRDefault="00723DF5" w14:paraId="41E09BC0" w14:textId="0D577896">
            <w:pPr>
              <w:jc w:val="both"/>
              <w:rPr>
                <w:rFonts w:ascii="Atkinson Hyperlegible" w:hAnsi="Atkinson Hyperlegible" w:cs="Calibri"/>
              </w:rPr>
            </w:pPr>
          </w:p>
        </w:tc>
      </w:tr>
      <w:tr w:rsidRPr="00EE5031" w:rsidR="00BE2F82" w:rsidTr="7EF6CD69" w14:paraId="3605E7F4" w14:textId="77777777">
        <w:trPr>
          <w:trHeight w:val="19"/>
          <w:jc w:val="center"/>
        </w:trPr>
        <w:tc>
          <w:tcPr>
            <w:tcW w:w="1980" w:type="dxa"/>
            <w:tcMar/>
          </w:tcPr>
          <w:p w:rsidRPr="00EE5031" w:rsidR="00723DF5" w:rsidP="003E08B6" w:rsidRDefault="00723DF5" w14:paraId="558880D7"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t xml:space="preserve">Licencia remunerada en caso de aborto </w:t>
            </w:r>
          </w:p>
        </w:tc>
        <w:tc>
          <w:tcPr>
            <w:tcW w:w="7580" w:type="dxa"/>
            <w:tcMar/>
            <w:vAlign w:val="center"/>
          </w:tcPr>
          <w:p w:rsidRPr="00EE5031" w:rsidR="000132FA" w:rsidP="000132FA" w:rsidRDefault="000132FA" w14:paraId="0B49805C" w14:textId="77777777">
            <w:pPr>
              <w:pStyle w:val="Textosinformato"/>
              <w:ind w:right="17"/>
              <w:jc w:val="both"/>
              <w:rPr>
                <w:rFonts w:ascii="Atkinson Hyperlegible" w:hAnsi="Atkinson Hyperlegible" w:cs="Calibri"/>
                <w:sz w:val="22"/>
                <w:szCs w:val="22"/>
              </w:rPr>
            </w:pPr>
            <w:r w:rsidRPr="000132FA">
              <w:rPr>
                <w:rFonts w:ascii="Atkinson Hyperlegible" w:hAnsi="Atkinson Hyperlegible" w:cs="Calibri"/>
                <w:sz w:val="22"/>
                <w:szCs w:val="22"/>
                <w:highlight w:val="cyan"/>
              </w:rPr>
              <w:t>La persona gestante tiene derecho a una licencia entre dos (2) y cuatro (4) semanas, según lo defina su médico tratante.</w:t>
            </w:r>
            <w:r w:rsidRPr="00EE5031">
              <w:rPr>
                <w:rFonts w:ascii="Atkinson Hyperlegible" w:hAnsi="Atkinson Hyperlegible" w:cs="Calibri"/>
                <w:sz w:val="22"/>
                <w:szCs w:val="22"/>
              </w:rPr>
              <w:t xml:space="preserve"> </w:t>
            </w:r>
          </w:p>
          <w:p w:rsidRPr="00EE5031" w:rsidR="00723DF5" w:rsidP="00F2511A" w:rsidRDefault="00723DF5" w14:paraId="2C7F9863" w14:textId="77777777">
            <w:pPr>
              <w:pStyle w:val="Textosinformato"/>
              <w:ind w:right="17"/>
              <w:jc w:val="both"/>
              <w:rPr>
                <w:rFonts w:ascii="Atkinson Hyperlegible" w:hAnsi="Atkinson Hyperlegible" w:cs="Calibri"/>
                <w:sz w:val="22"/>
                <w:szCs w:val="22"/>
              </w:rPr>
            </w:pPr>
          </w:p>
        </w:tc>
      </w:tr>
      <w:tr w:rsidRPr="00EE5031" w:rsidR="00BE2F82" w:rsidTr="7EF6CD69" w14:paraId="4AED8BAC" w14:textId="77777777">
        <w:trPr>
          <w:trHeight w:val="19"/>
          <w:jc w:val="center"/>
        </w:trPr>
        <w:tc>
          <w:tcPr>
            <w:tcW w:w="1980" w:type="dxa"/>
            <w:tcMar/>
          </w:tcPr>
          <w:p w:rsidRPr="00EE5031" w:rsidR="00723DF5" w:rsidP="003E08B6" w:rsidRDefault="00723DF5" w14:paraId="1BA05B40"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t>Licencia de paternidad.</w:t>
            </w:r>
          </w:p>
        </w:tc>
        <w:tc>
          <w:tcPr>
            <w:tcW w:w="7580" w:type="dxa"/>
            <w:tcMar/>
            <w:vAlign w:val="center"/>
          </w:tcPr>
          <w:p w:rsidRPr="007E3E3F" w:rsidR="00723DF5" w:rsidP="008D0AD0" w:rsidRDefault="00976BAF" w14:paraId="23DF5C88" w14:textId="672AC839">
            <w:pPr>
              <w:pStyle w:val="Textosinformato"/>
              <w:ind w:right="17"/>
              <w:jc w:val="both"/>
              <w:rPr>
                <w:rFonts w:ascii="Atkinson Hyperlegible" w:hAnsi="Atkinson Hyperlegible" w:cs="Calibri"/>
                <w:sz w:val="22"/>
                <w:szCs w:val="22"/>
              </w:rPr>
            </w:pPr>
            <w:r w:rsidRPr="007E3E3F">
              <w:rPr>
                <w:rFonts w:ascii="Atkinson Hyperlegible" w:hAnsi="Atkinson Hyperlegible" w:cs="Calibri"/>
                <w:sz w:val="22"/>
                <w:szCs w:val="22"/>
              </w:rPr>
              <w:t>L</w:t>
            </w:r>
            <w:r w:rsidRPr="007E3E3F">
              <w:rPr>
                <w:rFonts w:ascii="Atkinson Hyperlegible" w:hAnsi="Atkinson Hyperlegible" w:cs="Calibri"/>
                <w:sz w:val="22"/>
                <w:szCs w:val="22"/>
                <w:highlight w:val="cyan"/>
              </w:rPr>
              <w:t xml:space="preserve">a persona contratada que aparezca como “padre” en el registro civil del menor tendrá derecho a dos (2) semanas de licencia. Está licencia </w:t>
            </w:r>
            <w:r w:rsidRPr="007E3E3F">
              <w:rPr>
                <w:rFonts w:ascii="Atkinson Hyperlegible" w:hAnsi="Atkinson Hyperlegible" w:cs="Calibri"/>
                <w:sz w:val="22"/>
                <w:szCs w:val="22"/>
                <w:highlight w:val="cyan"/>
              </w:rPr>
              <w:lastRenderedPageBreak/>
              <w:t>remunerada será reconocida por la E.P.S. proporcionalmente a las semanas cotizadas por el padre durante el periodo de gestación, siendo el único soporte válido el registro civil de nacimiento.</w:t>
            </w:r>
          </w:p>
        </w:tc>
      </w:tr>
      <w:tr w:rsidRPr="00EE5031" w:rsidR="00BE2F82" w:rsidTr="7EF6CD69" w14:paraId="33114055" w14:textId="77777777">
        <w:trPr>
          <w:trHeight w:val="19"/>
          <w:jc w:val="center"/>
        </w:trPr>
        <w:tc>
          <w:tcPr>
            <w:tcW w:w="1980" w:type="dxa"/>
            <w:tcMar/>
          </w:tcPr>
          <w:p w:rsidRPr="00EE5031" w:rsidR="00723DF5" w:rsidP="003E08B6" w:rsidRDefault="00723DF5" w14:paraId="16141D27"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lastRenderedPageBreak/>
              <w:t>Licencia parental compartida</w:t>
            </w:r>
          </w:p>
        </w:tc>
        <w:tc>
          <w:tcPr>
            <w:tcW w:w="7580" w:type="dxa"/>
            <w:tcMar/>
            <w:vAlign w:val="center"/>
          </w:tcPr>
          <w:p w:rsidRPr="00027455" w:rsidR="00027455" w:rsidP="00027455" w:rsidRDefault="00027455" w14:paraId="41D77872" w14:textId="77777777">
            <w:pPr>
              <w:pStyle w:val="Textosinformato"/>
              <w:ind w:right="17"/>
              <w:jc w:val="both"/>
              <w:rPr>
                <w:rFonts w:ascii="Atkinson Hyperlegible" w:hAnsi="Atkinson Hyperlegible" w:cs="Calibri"/>
                <w:sz w:val="22"/>
                <w:szCs w:val="22"/>
                <w:highlight w:val="cyan"/>
              </w:rPr>
            </w:pPr>
            <w:r w:rsidRPr="00027455">
              <w:rPr>
                <w:rFonts w:ascii="Atkinson Hyperlegible" w:hAnsi="Atkinson Hyperlegible" w:cs="Calibri"/>
                <w:sz w:val="22"/>
                <w:szCs w:val="22"/>
                <w:highlight w:val="cyan"/>
              </w:rPr>
              <w:t xml:space="preserve">La persona contratada y su pareja podrán acordar una licencia parental compartida que comenzará a contar a partir de la fecha del parto o de la fecha de inicio de licencia que el médico tratante haya determinado previa al parto. </w:t>
            </w:r>
          </w:p>
          <w:p w:rsidRPr="00027455" w:rsidR="00027455" w:rsidP="00027455" w:rsidRDefault="00027455" w14:paraId="02347354" w14:textId="77777777">
            <w:pPr>
              <w:pStyle w:val="Textosinformato"/>
              <w:ind w:right="17"/>
              <w:jc w:val="both"/>
              <w:rPr>
                <w:rFonts w:ascii="Atkinson Hyperlegible" w:hAnsi="Atkinson Hyperlegible" w:cs="Calibri"/>
                <w:sz w:val="22"/>
                <w:szCs w:val="22"/>
                <w:highlight w:val="cyan"/>
              </w:rPr>
            </w:pPr>
          </w:p>
          <w:p w:rsidRPr="00027455" w:rsidR="00027455" w:rsidP="00027455" w:rsidRDefault="00027455" w14:paraId="3138FCB0" w14:textId="77777777">
            <w:pPr>
              <w:pStyle w:val="Textosinformato"/>
              <w:ind w:right="17"/>
              <w:jc w:val="both"/>
              <w:rPr>
                <w:rFonts w:ascii="Atkinson Hyperlegible" w:hAnsi="Atkinson Hyperlegible" w:cs="Calibri"/>
                <w:sz w:val="22"/>
                <w:szCs w:val="22"/>
                <w:highlight w:val="cyan"/>
              </w:rPr>
            </w:pPr>
            <w:r w:rsidRPr="00027455">
              <w:rPr>
                <w:rFonts w:ascii="Atkinson Hyperlegible" w:hAnsi="Atkinson Hyperlegible" w:cs="Calibri"/>
                <w:sz w:val="22"/>
                <w:szCs w:val="22"/>
                <w:highlight w:val="cyan"/>
              </w:rPr>
              <w:t xml:space="preserve">Para esto, deberán firmar un documento en el cual se informe la distribución acordada y la fecha desde el cual cada uno tomará la licencia y enviarlo a la empresa durante el embarazo, dentro de los treinta (30) días contados a partir del nacimiento del menor o de la entrega del menor en caso de adopción. </w:t>
            </w:r>
          </w:p>
          <w:p w:rsidRPr="00027455" w:rsidR="00027455" w:rsidP="00027455" w:rsidRDefault="00027455" w14:paraId="7242B4FE" w14:textId="77777777">
            <w:pPr>
              <w:pStyle w:val="Textosinformato"/>
              <w:ind w:right="17"/>
              <w:jc w:val="both"/>
              <w:rPr>
                <w:rFonts w:ascii="Atkinson Hyperlegible" w:hAnsi="Atkinson Hyperlegible" w:cs="Calibri"/>
                <w:sz w:val="22"/>
                <w:szCs w:val="22"/>
                <w:highlight w:val="cyan"/>
              </w:rPr>
            </w:pPr>
          </w:p>
          <w:p w:rsidRPr="00027455" w:rsidR="00027455" w:rsidP="00027455" w:rsidRDefault="00027455" w14:paraId="042668F1" w14:textId="77777777">
            <w:pPr>
              <w:pStyle w:val="Textosinformato"/>
              <w:ind w:right="17"/>
              <w:jc w:val="both"/>
              <w:rPr>
                <w:rFonts w:ascii="Atkinson Hyperlegible" w:hAnsi="Atkinson Hyperlegible" w:cs="Calibri"/>
                <w:sz w:val="22"/>
                <w:szCs w:val="22"/>
                <w:highlight w:val="cyan"/>
              </w:rPr>
            </w:pPr>
            <w:r w:rsidRPr="00027455">
              <w:rPr>
                <w:rFonts w:ascii="Atkinson Hyperlegible" w:hAnsi="Atkinson Hyperlegible" w:cs="Calibri"/>
                <w:sz w:val="22"/>
                <w:szCs w:val="22"/>
                <w:highlight w:val="cyan"/>
              </w:rPr>
              <w:t>El acuerdo debe estar avalado por el médico tratante de la persona gestante mediante certificado médico.</w:t>
            </w:r>
          </w:p>
          <w:p w:rsidRPr="00027455" w:rsidR="00027455" w:rsidP="00027455" w:rsidRDefault="00027455" w14:paraId="509491FC" w14:textId="77777777">
            <w:pPr>
              <w:pStyle w:val="Textosinformato"/>
              <w:ind w:right="17"/>
              <w:jc w:val="both"/>
              <w:rPr>
                <w:rFonts w:ascii="Atkinson Hyperlegible" w:hAnsi="Atkinson Hyperlegible" w:cs="Calibri"/>
                <w:sz w:val="22"/>
                <w:szCs w:val="22"/>
                <w:highlight w:val="cyan"/>
              </w:rPr>
            </w:pPr>
          </w:p>
          <w:p w:rsidRPr="00027455" w:rsidR="00027455" w:rsidP="00027455" w:rsidRDefault="00027455" w14:paraId="6EB13F5E" w14:textId="77777777">
            <w:pPr>
              <w:pStyle w:val="Textosinformato"/>
              <w:ind w:right="17"/>
              <w:jc w:val="both"/>
              <w:rPr>
                <w:rFonts w:ascii="Atkinson Hyperlegible" w:hAnsi="Atkinson Hyperlegible" w:cs="Calibri"/>
                <w:sz w:val="22"/>
                <w:szCs w:val="22"/>
                <w:highlight w:val="cyan"/>
              </w:rPr>
            </w:pPr>
            <w:r w:rsidRPr="00027455">
              <w:rPr>
                <w:rFonts w:ascii="Atkinson Hyperlegible" w:hAnsi="Atkinson Hyperlegible" w:cs="Calibri"/>
                <w:sz w:val="22"/>
                <w:szCs w:val="22"/>
                <w:highlight w:val="cyan"/>
              </w:rPr>
              <w:t>La distribución acordada deberá seguir las siguientes reglas:</w:t>
            </w:r>
          </w:p>
          <w:p w:rsidRPr="00027455" w:rsidR="00027455" w:rsidP="00027455" w:rsidRDefault="00027455" w14:paraId="20D8FCA6" w14:textId="77777777">
            <w:pPr>
              <w:pStyle w:val="Textosinformato"/>
              <w:numPr>
                <w:ilvl w:val="0"/>
                <w:numId w:val="78"/>
              </w:numPr>
              <w:ind w:right="17"/>
              <w:jc w:val="both"/>
              <w:rPr>
                <w:rFonts w:ascii="Atkinson Hyperlegible" w:hAnsi="Atkinson Hyperlegible" w:cs="Calibri"/>
                <w:sz w:val="22"/>
                <w:szCs w:val="22"/>
                <w:highlight w:val="cyan"/>
              </w:rPr>
            </w:pPr>
            <w:r w:rsidRPr="00027455">
              <w:rPr>
                <w:rFonts w:ascii="Atkinson Hyperlegible" w:hAnsi="Atkinson Hyperlegible" w:cs="Calibri"/>
                <w:sz w:val="22"/>
                <w:szCs w:val="22"/>
                <w:highlight w:val="cyan"/>
              </w:rPr>
              <w:t>La persona que aparezca en el registro civil del menor como “madre” tomará doce (12) semanas después del parto, las cuales serán intransferibles.</w:t>
            </w:r>
          </w:p>
          <w:p w:rsidRPr="00ED048C" w:rsidR="00723DF5" w:rsidP="0043057C" w:rsidRDefault="00027455" w14:paraId="7975777C" w14:textId="38515315">
            <w:pPr>
              <w:pStyle w:val="Textosinformato"/>
              <w:numPr>
                <w:ilvl w:val="0"/>
                <w:numId w:val="78"/>
              </w:numPr>
              <w:ind w:right="17"/>
              <w:jc w:val="both"/>
              <w:rPr>
                <w:rFonts w:ascii="Atkinson Hyperlegible" w:hAnsi="Atkinson Hyperlegible" w:cs="Calibri"/>
                <w:sz w:val="22"/>
                <w:szCs w:val="22"/>
              </w:rPr>
            </w:pPr>
            <w:r w:rsidRPr="00ED048C">
              <w:rPr>
                <w:rFonts w:ascii="Atkinson Hyperlegible" w:hAnsi="Atkinson Hyperlegible" w:cs="Calibri"/>
                <w:sz w:val="22"/>
                <w:szCs w:val="22"/>
                <w:highlight w:val="cyan"/>
              </w:rPr>
              <w:t>Las semanas restantes podrán ser disfrutadas en la proporción que acuerde la pareja.</w:t>
            </w:r>
          </w:p>
          <w:p w:rsidRPr="00EE5031" w:rsidR="00723DF5" w:rsidP="00ED048C" w:rsidRDefault="00723DF5" w14:paraId="3740267C" w14:textId="77777777">
            <w:pPr>
              <w:pStyle w:val="Textosinformato"/>
              <w:ind w:right="17"/>
              <w:jc w:val="both"/>
              <w:rPr>
                <w:rFonts w:ascii="Atkinson Hyperlegible" w:hAnsi="Atkinson Hyperlegible" w:cs="Calibri"/>
                <w:sz w:val="22"/>
                <w:szCs w:val="22"/>
              </w:rPr>
            </w:pPr>
          </w:p>
        </w:tc>
      </w:tr>
      <w:tr w:rsidRPr="00EE5031" w:rsidR="00BE2F82" w:rsidTr="7EF6CD69" w14:paraId="432D741B" w14:textId="77777777">
        <w:trPr>
          <w:trHeight w:val="19"/>
          <w:jc w:val="center"/>
        </w:trPr>
        <w:tc>
          <w:tcPr>
            <w:tcW w:w="1980" w:type="dxa"/>
            <w:tcMar/>
          </w:tcPr>
          <w:p w:rsidRPr="00EE5031" w:rsidR="00723DF5" w:rsidP="003E08B6" w:rsidRDefault="00723DF5" w14:paraId="37DDDC30"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t xml:space="preserve">Licencia parental flexible </w:t>
            </w:r>
          </w:p>
        </w:tc>
        <w:tc>
          <w:tcPr>
            <w:tcW w:w="7580" w:type="dxa"/>
            <w:tcMar/>
            <w:vAlign w:val="center"/>
          </w:tcPr>
          <w:p w:rsidRPr="006D6D9E" w:rsidR="00295F05" w:rsidP="00295F05" w:rsidRDefault="00295F05" w14:paraId="510A54FC" w14:textId="77777777">
            <w:pPr>
              <w:pStyle w:val="Textosinformato"/>
              <w:ind w:right="17"/>
              <w:jc w:val="both"/>
              <w:rPr>
                <w:rFonts w:ascii="Atkinson Hyperlegible" w:hAnsi="Atkinson Hyperlegible" w:cs="Calibri"/>
                <w:sz w:val="22"/>
                <w:szCs w:val="22"/>
                <w:highlight w:val="cyan"/>
              </w:rPr>
            </w:pPr>
            <w:r w:rsidRPr="006D6D9E">
              <w:rPr>
                <w:rFonts w:ascii="Atkinson Hyperlegible" w:hAnsi="Atkinson Hyperlegible" w:cs="Calibri"/>
                <w:sz w:val="22"/>
                <w:szCs w:val="22"/>
                <w:highlight w:val="cyan"/>
              </w:rPr>
              <w:t>La pareja podrá optar por un periodo de trabajo de medio tiempo durante una parte de su licencia, caso en el cual se extenderá su licencia por el doble del tiempo seleccionado.</w:t>
            </w:r>
          </w:p>
          <w:p w:rsidRPr="006D6D9E" w:rsidR="00295F05" w:rsidP="00295F05" w:rsidRDefault="00295F05" w14:paraId="146B3851" w14:textId="77777777">
            <w:pPr>
              <w:pStyle w:val="Textosinformato"/>
              <w:ind w:right="17"/>
              <w:jc w:val="both"/>
              <w:rPr>
                <w:rFonts w:ascii="Atkinson Hyperlegible" w:hAnsi="Atkinson Hyperlegible" w:cs="Calibri"/>
                <w:sz w:val="22"/>
                <w:szCs w:val="22"/>
                <w:highlight w:val="cyan"/>
              </w:rPr>
            </w:pPr>
          </w:p>
          <w:p w:rsidRPr="00EE5031" w:rsidR="00295F05" w:rsidP="00295F05" w:rsidRDefault="00295F05" w14:paraId="705C3D0F" w14:textId="77777777">
            <w:pPr>
              <w:pStyle w:val="Textosinformato"/>
              <w:ind w:right="17"/>
              <w:jc w:val="both"/>
              <w:rPr>
                <w:rFonts w:ascii="Atkinson Hyperlegible" w:hAnsi="Atkinson Hyperlegible" w:cs="Calibri"/>
                <w:sz w:val="22"/>
                <w:szCs w:val="22"/>
              </w:rPr>
            </w:pPr>
            <w:r w:rsidRPr="006D6D9E">
              <w:rPr>
                <w:rFonts w:ascii="Atkinson Hyperlegible" w:hAnsi="Atkinson Hyperlegible" w:cs="Calibri"/>
                <w:sz w:val="22"/>
                <w:szCs w:val="22"/>
                <w:highlight w:val="cyan"/>
              </w:rPr>
              <w:t>Para ello debe existir mutuo acuerdo entre los empleadores de cada uno y las personas contratadas a más tardar dentro de los treinta (30) días siguientes al nacimiento del menor. La empresa deberá dar una respuesta formal a la solicitud dentro de los cinco (5) días hábiles siguientes al recibo de ésta.</w:t>
            </w:r>
            <w:r w:rsidRPr="00EE5031">
              <w:rPr>
                <w:rFonts w:ascii="Atkinson Hyperlegible" w:hAnsi="Atkinson Hyperlegible" w:cs="Calibri"/>
                <w:sz w:val="22"/>
                <w:szCs w:val="22"/>
              </w:rPr>
              <w:t xml:space="preserve"> </w:t>
            </w:r>
          </w:p>
          <w:p w:rsidRPr="00EE5031" w:rsidR="00295F05" w:rsidP="00295F05" w:rsidRDefault="00295F05" w14:paraId="1D9F6D26" w14:textId="77777777">
            <w:pPr>
              <w:pStyle w:val="Textosinformato"/>
              <w:ind w:right="17"/>
              <w:jc w:val="both"/>
              <w:rPr>
                <w:rFonts w:ascii="Atkinson Hyperlegible" w:hAnsi="Atkinson Hyperlegible" w:cs="Calibri"/>
                <w:sz w:val="22"/>
                <w:szCs w:val="22"/>
              </w:rPr>
            </w:pPr>
          </w:p>
          <w:p w:rsidRPr="006D6D9E" w:rsidR="00295F05" w:rsidP="00295F05" w:rsidRDefault="00295F05" w14:paraId="082B18A9" w14:textId="77777777">
            <w:pPr>
              <w:pStyle w:val="Textosinformato"/>
              <w:ind w:right="17"/>
              <w:jc w:val="both"/>
              <w:rPr>
                <w:rFonts w:ascii="Atkinson Hyperlegible" w:hAnsi="Atkinson Hyperlegible" w:cs="Calibri"/>
                <w:sz w:val="22"/>
                <w:szCs w:val="22"/>
                <w:highlight w:val="cyan"/>
              </w:rPr>
            </w:pPr>
            <w:r w:rsidRPr="006D6D9E">
              <w:rPr>
                <w:rFonts w:ascii="Atkinson Hyperlegible" w:hAnsi="Atkinson Hyperlegible" w:cs="Calibri"/>
                <w:sz w:val="22"/>
                <w:szCs w:val="22"/>
                <w:highlight w:val="cyan"/>
              </w:rPr>
              <w:t xml:space="preserve">La persona que se registre como “padre” del menor solo podrá disfrutar de la licencia parental flexible a partir de la semana dos (2) de licencia, y la persona que se   registre como “madre” del menor a partir de la semana trece (13) de licencia. </w:t>
            </w:r>
          </w:p>
          <w:p w:rsidRPr="006D6D9E" w:rsidR="007B3290" w:rsidP="00295F05" w:rsidRDefault="007B3290" w14:paraId="029C1DFC" w14:textId="77777777">
            <w:pPr>
              <w:pStyle w:val="Textosinformato"/>
              <w:ind w:right="17"/>
              <w:jc w:val="both"/>
              <w:rPr>
                <w:rFonts w:ascii="Atkinson Hyperlegible" w:hAnsi="Atkinson Hyperlegible" w:cs="Calibri"/>
                <w:sz w:val="22"/>
                <w:szCs w:val="22"/>
                <w:highlight w:val="cyan"/>
              </w:rPr>
            </w:pPr>
          </w:p>
          <w:p w:rsidRPr="00EE5031" w:rsidR="00723DF5" w:rsidP="00E613C8" w:rsidRDefault="007B3290" w14:paraId="0C5565C2" w14:textId="6654DF86">
            <w:pPr>
              <w:pStyle w:val="Textosinformato"/>
              <w:ind w:right="17"/>
              <w:jc w:val="both"/>
              <w:rPr>
                <w:rFonts w:ascii="Atkinson Hyperlegible" w:hAnsi="Atkinson Hyperlegible" w:cs="Calibri"/>
                <w:sz w:val="22"/>
                <w:szCs w:val="22"/>
              </w:rPr>
            </w:pPr>
            <w:r w:rsidRPr="006D6D9E">
              <w:rPr>
                <w:rFonts w:ascii="Atkinson Hyperlegible" w:hAnsi="Atkinson Hyperlegible" w:cs="Calibri"/>
                <w:sz w:val="22"/>
                <w:szCs w:val="22"/>
                <w:highlight w:val="cyan"/>
              </w:rPr>
              <w:t>Los periodos seleccionados para la licencia parental flexible no podrán interrumpirse y retomarse posteriormente, salvo que medie acuerdo expreso con la empresa.</w:t>
            </w:r>
          </w:p>
        </w:tc>
      </w:tr>
      <w:tr w:rsidRPr="00EE5031" w:rsidR="00BE2F82" w:rsidTr="7EF6CD69" w14:paraId="4E0C9058" w14:textId="77777777">
        <w:trPr>
          <w:trHeight w:val="19"/>
          <w:jc w:val="center"/>
        </w:trPr>
        <w:tc>
          <w:tcPr>
            <w:tcW w:w="1980" w:type="dxa"/>
            <w:tcMar/>
          </w:tcPr>
          <w:p w:rsidRPr="00EE5031" w:rsidR="00723DF5" w:rsidP="003E08B6" w:rsidRDefault="00723DF5" w14:paraId="41CC053A" w14:textId="77777777">
            <w:pPr>
              <w:pStyle w:val="Textosinformato"/>
              <w:ind w:right="17"/>
              <w:rPr>
                <w:rFonts w:ascii="Atkinson Hyperlegible" w:hAnsi="Atkinson Hyperlegible" w:cs="Calibri"/>
                <w:b/>
                <w:sz w:val="22"/>
                <w:szCs w:val="22"/>
              </w:rPr>
            </w:pPr>
            <w:r w:rsidRPr="00EE5031">
              <w:rPr>
                <w:rFonts w:ascii="Atkinson Hyperlegible" w:hAnsi="Atkinson Hyperlegible" w:cs="Calibri"/>
                <w:b/>
                <w:sz w:val="22"/>
                <w:szCs w:val="22"/>
              </w:rPr>
              <w:t xml:space="preserve">Licencia no remunerada. </w:t>
            </w:r>
          </w:p>
          <w:p w:rsidRPr="00EE5031" w:rsidR="00723DF5" w:rsidP="003E08B6" w:rsidRDefault="00723DF5" w14:paraId="4AF15E9B" w14:textId="77777777">
            <w:pPr>
              <w:pStyle w:val="Textosinformato"/>
              <w:ind w:right="17"/>
              <w:rPr>
                <w:rFonts w:ascii="Atkinson Hyperlegible" w:hAnsi="Atkinson Hyperlegible" w:cs="Calibri"/>
                <w:b/>
                <w:sz w:val="22"/>
                <w:szCs w:val="22"/>
              </w:rPr>
            </w:pPr>
          </w:p>
        </w:tc>
        <w:tc>
          <w:tcPr>
            <w:tcW w:w="7580" w:type="dxa"/>
            <w:tcMar/>
            <w:vAlign w:val="center"/>
          </w:tcPr>
          <w:p w:rsidRPr="006D6D9E" w:rsidR="00723DF5" w:rsidP="00E613C8" w:rsidRDefault="00E613C8" w14:paraId="23996035" w14:textId="1D2A0CA9">
            <w:pPr>
              <w:pStyle w:val="Textosinformato"/>
              <w:ind w:right="17"/>
              <w:jc w:val="both"/>
              <w:rPr>
                <w:rFonts w:ascii="Atkinson Hyperlegible" w:hAnsi="Atkinson Hyperlegible" w:cs="Calibri"/>
                <w:sz w:val="22"/>
                <w:szCs w:val="22"/>
                <w:highlight w:val="cyan"/>
              </w:rPr>
            </w:pPr>
            <w:r w:rsidRPr="006D6D9E">
              <w:rPr>
                <w:rFonts w:ascii="Atkinson Hyperlegible" w:hAnsi="Atkinson Hyperlegible" w:cs="Calibri"/>
                <w:sz w:val="22"/>
                <w:szCs w:val="22"/>
                <w:highlight w:val="cyan"/>
              </w:rPr>
              <w:t xml:space="preserve">La persona contratada cuenta con la posibilidad de solicitar un permiso temporal bajo la figura de licencia no remunerada. La empresa estudiará la solicitud y si lo aprueba, el contrato de trabajo se suspende y no habrá pago del salario durante el periodo de la licencia. </w:t>
            </w:r>
          </w:p>
        </w:tc>
      </w:tr>
      <w:bookmarkEnd w:id="289"/>
    </w:tbl>
    <w:p w:rsidRPr="00EE5031" w:rsidR="00723DF5" w:rsidP="00723DF5" w:rsidRDefault="00723DF5" w14:paraId="530A6310" w14:textId="77777777">
      <w:pPr>
        <w:pStyle w:val="Textosinformato"/>
        <w:ind w:right="17"/>
        <w:jc w:val="both"/>
        <w:rPr>
          <w:rFonts w:ascii="Atkinson Hyperlegible" w:hAnsi="Atkinson Hyperlegible" w:cs="Calibri"/>
          <w:sz w:val="22"/>
          <w:szCs w:val="22"/>
        </w:rPr>
      </w:pPr>
    </w:p>
    <w:p w:rsidRPr="00EE5031" w:rsidR="00723DF5" w:rsidP="00723DF5" w:rsidRDefault="00723DF5" w14:paraId="50872BF0" w14:textId="77777777">
      <w:pPr>
        <w:pStyle w:val="Textosinformato"/>
        <w:ind w:right="17"/>
        <w:jc w:val="both"/>
        <w:rPr>
          <w:rFonts w:ascii="Atkinson Hyperlegible" w:hAnsi="Atkinson Hyperlegible" w:cs="Calibri"/>
          <w:b/>
          <w:sz w:val="22"/>
          <w:szCs w:val="22"/>
        </w:rPr>
      </w:pPr>
    </w:p>
    <w:p w:rsidRPr="00EE5031" w:rsidR="0093317B" w:rsidP="0093317B" w:rsidRDefault="0093317B" w14:paraId="52DDFE8B" w14:textId="77777777">
      <w:pPr>
        <w:pStyle w:val="Textosinformato"/>
        <w:ind w:right="17"/>
        <w:jc w:val="both"/>
        <w:rPr>
          <w:rFonts w:ascii="Atkinson Hyperlegible" w:hAnsi="Atkinson Hyperlegible" w:cs="Calibri"/>
          <w:sz w:val="22"/>
          <w:szCs w:val="22"/>
        </w:rPr>
      </w:pPr>
      <w:bookmarkStart w:name="_Hlk143071244" w:id="290"/>
      <w:r w:rsidRPr="00EE5031">
        <w:rPr>
          <w:rFonts w:ascii="Atkinson Hyperlegible" w:hAnsi="Atkinson Hyperlegible" w:cs="Calibri"/>
          <w:b/>
          <w:sz w:val="22"/>
          <w:szCs w:val="22"/>
        </w:rPr>
        <w:t xml:space="preserve">PARÁGAFO PRIMERO. </w:t>
      </w:r>
      <w:r>
        <w:rPr>
          <w:rFonts w:ascii="Atkinson Hyperlegible" w:hAnsi="Atkinson Hyperlegible" w:cs="Calibri"/>
          <w:sz w:val="22"/>
          <w:szCs w:val="22"/>
        </w:rPr>
        <w:t xml:space="preserve">Si la empresa termina el contrato de trabajo durante el periodo de gestación, o la vigencia de alguna de las licencias de maternidad, paternidad, y sus modalidades, la persona contratada, beneficiaria de la protección especial prevista en la Ley para estos casos, tendrá derecho </w:t>
      </w:r>
      <w:r w:rsidRPr="00EE5031">
        <w:rPr>
          <w:rFonts w:ascii="Atkinson Hyperlegible" w:hAnsi="Atkinson Hyperlegible" w:cs="Calibri"/>
          <w:sz w:val="22"/>
          <w:szCs w:val="22"/>
        </w:rPr>
        <w:t>al pago de una indemnización equivalente a los salarios de sesenta (60) días, fuera de las indemnizaciones y prestaciones a que hubiera lugar de acuerdo con su contrato de trabajo.</w:t>
      </w:r>
    </w:p>
    <w:p w:rsidRPr="00EE5031" w:rsidR="0093317B" w:rsidP="0093317B" w:rsidRDefault="0093317B" w14:paraId="297B0A71" w14:textId="77777777">
      <w:pPr>
        <w:pStyle w:val="Textosinformato"/>
        <w:ind w:right="17"/>
        <w:jc w:val="both"/>
        <w:rPr>
          <w:rFonts w:ascii="Atkinson Hyperlegible" w:hAnsi="Atkinson Hyperlegible" w:cs="Calibri"/>
          <w:sz w:val="22"/>
          <w:szCs w:val="22"/>
        </w:rPr>
      </w:pPr>
    </w:p>
    <w:p w:rsidR="0093317B" w:rsidP="0093317B" w:rsidRDefault="0093317B" w14:paraId="704C52C3" w14:textId="01E1E637">
      <w:pPr>
        <w:pStyle w:val="Textosinformato"/>
        <w:ind w:right="17"/>
        <w:jc w:val="both"/>
        <w:rPr>
          <w:rFonts w:ascii="Atkinson Hyperlegible" w:hAnsi="Atkinson Hyperlegible" w:cs="Calibri"/>
          <w:sz w:val="22"/>
          <w:szCs w:val="22"/>
        </w:rPr>
      </w:pPr>
      <w:r w:rsidRPr="7EF6CD69" w:rsidR="4168ADF5">
        <w:rPr>
          <w:rFonts w:ascii="Atkinson Hyperlegible" w:hAnsi="Atkinson Hyperlegible" w:cs="Calibri"/>
          <w:b w:val="1"/>
          <w:bCs w:val="1"/>
          <w:sz w:val="22"/>
          <w:szCs w:val="22"/>
        </w:rPr>
        <w:t xml:space="preserve">PARÁGRAFO SEGUNDO. </w:t>
      </w:r>
      <w:r w:rsidRPr="7EF6CD69" w:rsidR="4168ADF5">
        <w:rPr>
          <w:rFonts w:ascii="Atkinson Hyperlegible" w:hAnsi="Atkinson Hyperlegible" w:cs="Calibri"/>
          <w:sz w:val="22"/>
          <w:szCs w:val="22"/>
          <w:highlight w:val="green"/>
        </w:rPr>
        <w:t xml:space="preserve">El incumplimiento </w:t>
      </w:r>
      <w:r w:rsidRPr="7EF6CD69" w:rsidR="4168ADF5">
        <w:rPr>
          <w:rFonts w:ascii="Atkinson Hyperlegible" w:hAnsi="Atkinson Hyperlegible" w:cs="Calibri"/>
          <w:sz w:val="22"/>
          <w:szCs w:val="22"/>
          <w:highlight w:val="green"/>
        </w:rPr>
        <w:t>d</w:t>
      </w:r>
      <w:ins w:author="Leonardo Torres" w:date="2025-01-07T14:30:26.072Z" w:id="1328862420">
        <w:r w:rsidRPr="7EF6CD69" w:rsidR="03DB09E0">
          <w:rPr>
            <w:rFonts w:ascii="Atkinson Hyperlegible" w:hAnsi="Atkinson Hyperlegible" w:cs="Calibri"/>
            <w:sz w:val="22"/>
            <w:szCs w:val="22"/>
            <w:highlight w:val="green"/>
          </w:rPr>
          <w:t xml:space="preserve">e </w:t>
        </w:r>
      </w:ins>
      <w:r w:rsidRPr="7EF6CD69" w:rsidR="25DA7EE3">
        <w:rPr>
          <w:rFonts w:ascii="Atkinson Hyperlegible" w:hAnsi="Atkinson Hyperlegible" w:cs="Calibri"/>
          <w:sz w:val="22"/>
          <w:szCs w:val="22"/>
          <w:highlight w:val="green"/>
        </w:rPr>
        <w:t>la</w:t>
      </w:r>
      <w:r w:rsidRPr="7EF6CD69" w:rsidR="25DA7EE3">
        <w:rPr>
          <w:rFonts w:ascii="Atkinson Hyperlegible" w:hAnsi="Atkinson Hyperlegible" w:cs="Calibri"/>
          <w:sz w:val="22"/>
          <w:szCs w:val="22"/>
          <w:highlight w:val="green"/>
        </w:rPr>
        <w:t xml:space="preserve"> persona contratada</w:t>
      </w:r>
      <w:r w:rsidRPr="7EF6CD69" w:rsidR="4168ADF5">
        <w:rPr>
          <w:rFonts w:ascii="Atkinson Hyperlegible" w:hAnsi="Atkinson Hyperlegible" w:cs="Calibri"/>
          <w:sz w:val="22"/>
          <w:szCs w:val="22"/>
          <w:highlight w:val="green"/>
        </w:rPr>
        <w:t xml:space="preserve"> del proceso indicado para el trámite de permisos y licencias se califica como falta grave que constituye justa causa para dar por terminado unilateralmente el contrato por parte de la empresa.</w:t>
      </w:r>
    </w:p>
    <w:p w:rsidRPr="00B24F65" w:rsidR="0093317B" w:rsidP="0093317B" w:rsidRDefault="0093317B" w14:paraId="2F518FE5" w14:textId="77777777">
      <w:pPr>
        <w:pStyle w:val="Textosinformato"/>
        <w:ind w:right="17"/>
        <w:jc w:val="both"/>
        <w:rPr>
          <w:rFonts w:ascii="Atkinson Hyperlegible" w:hAnsi="Atkinson Hyperlegible" w:cs="Calibri"/>
          <w:sz w:val="22"/>
          <w:szCs w:val="22"/>
        </w:rPr>
      </w:pPr>
    </w:p>
    <w:bookmarkEnd w:id="290"/>
    <w:p w:rsidRPr="00560665" w:rsidR="00454AAB" w:rsidP="006376B2" w:rsidRDefault="00454AAB" w14:paraId="000000B3" w14:textId="77777777">
      <w:pPr>
        <w:pBdr>
          <w:top w:val="nil"/>
          <w:left w:val="nil"/>
          <w:bottom w:val="nil"/>
          <w:right w:val="nil"/>
          <w:between w:val="nil"/>
        </w:pBdr>
        <w:tabs>
          <w:tab w:val="left" w:pos="9498"/>
        </w:tabs>
        <w:spacing w:before="2"/>
        <w:jc w:val="both"/>
        <w:rPr>
          <w:rFonts w:ascii="Atkinson Hyperlegible" w:hAnsi="Atkinson Hyperlegible" w:eastAsia="Arial Narrow" w:cs="Arial Narrow"/>
          <w:color w:val="000000"/>
        </w:rPr>
      </w:pPr>
    </w:p>
    <w:p w:rsidRPr="00560665" w:rsidR="00454AAB" w:rsidP="002E6434" w:rsidRDefault="004B51CD" w14:paraId="000000B5" w14:textId="0262300E">
      <w:pPr>
        <w:pStyle w:val="Ttulo1"/>
        <w:tabs>
          <w:tab w:val="left" w:pos="5670"/>
          <w:tab w:val="left" w:pos="5727"/>
          <w:tab w:val="left" w:pos="9498"/>
        </w:tabs>
        <w:ind w:left="0" w:right="72"/>
        <w:jc w:val="center"/>
        <w:rPr>
          <w:rFonts w:ascii="Atkinson Hyperlegible" w:hAnsi="Atkinson Hyperlegible" w:eastAsia="Arial Narrow" w:cs="Arial Narrow"/>
          <w:sz w:val="22"/>
          <w:szCs w:val="22"/>
        </w:rPr>
      </w:pPr>
      <w:bookmarkStart w:name="_1ksv4uv" w:colFirst="0" w:colLast="0" w:id="291"/>
      <w:bookmarkEnd w:id="291"/>
      <w:r w:rsidRPr="00560665">
        <w:rPr>
          <w:rFonts w:ascii="Atkinson Hyperlegible" w:hAnsi="Atkinson Hyperlegible" w:eastAsia="Arial Narrow" w:cs="Arial Narrow"/>
          <w:sz w:val="22"/>
          <w:szCs w:val="22"/>
        </w:rPr>
        <w:t>CAPÍTULO X</w:t>
      </w:r>
      <w:r w:rsidR="002E6434">
        <w:rPr>
          <w:rFonts w:ascii="Atkinson Hyperlegible" w:hAnsi="Atkinson Hyperlegible" w:eastAsia="Arial Narrow" w:cs="Arial Narrow"/>
          <w:sz w:val="22"/>
          <w:szCs w:val="22"/>
        </w:rPr>
        <w:t xml:space="preserve">. </w:t>
      </w:r>
      <w:r w:rsidRPr="00560665">
        <w:rPr>
          <w:rFonts w:ascii="Atkinson Hyperlegible" w:hAnsi="Atkinson Hyperlegible" w:eastAsia="Arial Narrow" w:cs="Arial Narrow"/>
          <w:sz w:val="22"/>
          <w:szCs w:val="22"/>
        </w:rPr>
        <w:t>SALARIOS</w:t>
      </w:r>
    </w:p>
    <w:p w:rsidRPr="00560665" w:rsidR="00454AAB" w:rsidP="006376B2" w:rsidRDefault="00454AAB" w14:paraId="000000B6"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454AAB" w:rsidP="006376B2" w:rsidRDefault="004B51CD" w14:paraId="000000B7" w14:textId="5031D523">
      <w:pPr>
        <w:ind w:right="-69"/>
        <w:jc w:val="both"/>
        <w:rPr>
          <w:rFonts w:ascii="Atkinson Hyperlegible" w:hAnsi="Atkinson Hyperlegible" w:eastAsia="Arial Narrow" w:cs="Arial Narrow"/>
          <w:b/>
        </w:rPr>
      </w:pPr>
      <w:r w:rsidRPr="00560665">
        <w:rPr>
          <w:rFonts w:ascii="Atkinson Hyperlegible" w:hAnsi="Atkinson Hyperlegible" w:eastAsia="Arial Narrow" w:cs="Arial Narrow"/>
          <w:b/>
        </w:rPr>
        <w:t xml:space="preserve">ARTÍCULO </w:t>
      </w:r>
      <w:r w:rsidR="00DE63EB">
        <w:rPr>
          <w:rFonts w:ascii="Atkinson Hyperlegible" w:hAnsi="Atkinson Hyperlegible" w:eastAsia="Arial Narrow" w:cs="Arial Narrow"/>
          <w:b/>
        </w:rPr>
        <w:t>33</w:t>
      </w:r>
      <w:r w:rsidRPr="00560665">
        <w:rPr>
          <w:rFonts w:ascii="Atkinson Hyperlegible" w:hAnsi="Atkinson Hyperlegible" w:eastAsia="Arial Narrow" w:cs="Arial Narrow"/>
          <w:b/>
        </w:rPr>
        <w:t xml:space="preserve">. </w:t>
      </w:r>
      <w:r w:rsidRPr="00BD4F8E" w:rsidR="00BD4F8E">
        <w:rPr>
          <w:rFonts w:ascii="Atkinson Hyperlegible" w:hAnsi="Atkinson Hyperlegible" w:eastAsia="Arial Narrow" w:cs="Arial Narrow"/>
          <w:b/>
          <w:color w:val="000000"/>
          <w:rPrChange w:author="Tatiana Ramírez" w:date="2024-12-18T14:30:00Z" w16du:dateUtc="2024-12-18T19:30:00Z" w:id="292">
            <w:rPr>
              <w:rFonts w:ascii="Atkinson Hyperlegible" w:hAnsi="Atkinson Hyperlegible" w:eastAsia="Arial Narrow" w:cs="Arial Narrow"/>
              <w:b/>
              <w:color w:val="000000"/>
              <w:lang w:val="en-US"/>
            </w:rPr>
          </w:rPrChange>
        </w:rPr>
        <w:t>POA</w:t>
      </w:r>
      <w:r w:rsidRPr="00560665" w:rsidR="00D64EFE">
        <w:rPr>
          <w:rFonts w:ascii="Atkinson Hyperlegible" w:hAnsi="Atkinson Hyperlegible" w:eastAsia="Arial Narrow" w:cs="Arial Narrow"/>
          <w:b/>
        </w:rPr>
        <w:t xml:space="preserve"> </w:t>
      </w:r>
      <w:r w:rsidRPr="00560665">
        <w:rPr>
          <w:rFonts w:ascii="Atkinson Hyperlegible" w:hAnsi="Atkinson Hyperlegible" w:eastAsia="Arial Narrow" w:cs="Arial Narrow"/>
        </w:rPr>
        <w:t xml:space="preserve">reconocerá a sus trabajadores como </w:t>
      </w:r>
      <w:r w:rsidRPr="00560665" w:rsidR="003915FC">
        <w:rPr>
          <w:rFonts w:ascii="Atkinson Hyperlegible" w:hAnsi="Atkinson Hyperlegible" w:eastAsia="Arial Narrow" w:cs="Arial Narrow"/>
        </w:rPr>
        <w:t>contraprestación</w:t>
      </w:r>
      <w:r w:rsidRPr="00560665">
        <w:rPr>
          <w:rFonts w:ascii="Atkinson Hyperlegible" w:hAnsi="Atkinson Hyperlegible" w:eastAsia="Arial Narrow" w:cs="Arial Narrow"/>
        </w:rPr>
        <w:t xml:space="preserve"> del servicio</w:t>
      </w:r>
      <w:r w:rsidR="002E716B">
        <w:rPr>
          <w:rFonts w:ascii="Atkinson Hyperlegible" w:hAnsi="Atkinson Hyperlegible" w:eastAsia="Arial Narrow" w:cs="Arial Narrow"/>
        </w:rPr>
        <w:t xml:space="preserve"> </w:t>
      </w:r>
      <w:r w:rsidRPr="00560665">
        <w:rPr>
          <w:rFonts w:ascii="Atkinson Hyperlegible" w:hAnsi="Atkinson Hyperlegible" w:eastAsia="Arial Narrow" w:cs="Arial Narrow"/>
        </w:rPr>
        <w:t xml:space="preserve">el salario que convengan libremente y su pago se hará en periodos mensuales. </w:t>
      </w:r>
    </w:p>
    <w:p w:rsidRPr="00560665" w:rsidR="00454AAB" w:rsidP="006376B2" w:rsidRDefault="00454AAB" w14:paraId="000000B8"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b/>
          <w:color w:val="000000"/>
        </w:rPr>
      </w:pPr>
    </w:p>
    <w:p w:rsidRPr="00560665" w:rsidR="00454AAB" w:rsidDel="009B16C3" w:rsidP="006376B2" w:rsidRDefault="004B51CD" w14:paraId="000000B9" w14:textId="626812C6">
      <w:pPr>
        <w:pBdr>
          <w:top w:val="nil"/>
          <w:left w:val="nil"/>
          <w:bottom w:val="nil"/>
          <w:right w:val="nil"/>
          <w:between w:val="nil"/>
        </w:pBdr>
        <w:tabs>
          <w:tab w:val="left" w:pos="9498"/>
        </w:tabs>
        <w:ind w:right="-69"/>
        <w:jc w:val="both"/>
        <w:rPr>
          <w:del w:author="Tatiana Ramírez" w:date="2024-12-18T15:07:00Z" w16du:dateUtc="2024-12-18T20:07:00Z" w:id="293"/>
          <w:rFonts w:ascii="Atkinson Hyperlegible" w:hAnsi="Atkinson Hyperlegible" w:eastAsia="Arial Narrow" w:cs="Arial Narrow"/>
          <w:color w:val="000000"/>
        </w:rPr>
      </w:pPr>
      <w:del w:author="Tatiana Ramírez" w:date="2024-12-18T15:07:00Z" w16du:dateUtc="2024-12-18T20:07:00Z" w:id="294">
        <w:r w:rsidRPr="008F472F" w:rsidDel="009B16C3">
          <w:rPr>
            <w:rFonts w:ascii="Atkinson Hyperlegible" w:hAnsi="Atkinson Hyperlegible" w:eastAsia="Arial Narrow" w:cs="Arial Narrow"/>
            <w:b/>
            <w:color w:val="000000"/>
            <w:rPrChange w:author="Tatiana Ramírez" w:date="2024-12-19T10:07:00Z" w16du:dateUtc="2024-12-19T15:07:00Z" w:id="295">
              <w:rPr>
                <w:rFonts w:ascii="Atkinson Hyperlegible" w:hAnsi="Atkinson Hyperlegible" w:eastAsia="Arial Narrow" w:cs="Arial Narrow"/>
                <w:b/>
                <w:color w:val="000000"/>
                <w:lang w:val="en-US"/>
              </w:rPr>
            </w:rPrChange>
          </w:rPr>
          <w:delText xml:space="preserve">ARTÍCULO </w:delText>
        </w:r>
        <w:r w:rsidRPr="008F472F" w:rsidDel="009B16C3" w:rsidR="00BB77C8">
          <w:rPr>
            <w:rFonts w:ascii="Atkinson Hyperlegible" w:hAnsi="Atkinson Hyperlegible" w:eastAsia="Arial Narrow" w:cs="Arial Narrow"/>
            <w:b/>
            <w:color w:val="000000"/>
            <w:rPrChange w:author="Tatiana Ramírez" w:date="2024-12-19T10:07:00Z" w16du:dateUtc="2024-12-19T15:07:00Z" w:id="296">
              <w:rPr>
                <w:rFonts w:ascii="Atkinson Hyperlegible" w:hAnsi="Atkinson Hyperlegible" w:eastAsia="Arial Narrow" w:cs="Arial Narrow"/>
                <w:b/>
                <w:color w:val="000000"/>
                <w:lang w:val="en-US"/>
              </w:rPr>
            </w:rPrChange>
          </w:rPr>
          <w:delText>40</w:delText>
        </w:r>
        <w:r w:rsidRPr="008F472F" w:rsidDel="009B16C3">
          <w:rPr>
            <w:rFonts w:ascii="Atkinson Hyperlegible" w:hAnsi="Atkinson Hyperlegible" w:eastAsia="Arial Narrow" w:cs="Arial Narrow"/>
            <w:b/>
            <w:color w:val="000000"/>
            <w:rPrChange w:author="Tatiana Ramírez" w:date="2024-12-19T10:07:00Z" w16du:dateUtc="2024-12-19T15:07:00Z" w:id="297">
              <w:rPr>
                <w:rFonts w:ascii="Atkinson Hyperlegible" w:hAnsi="Atkinson Hyperlegible" w:eastAsia="Arial Narrow" w:cs="Arial Narrow"/>
                <w:b/>
                <w:color w:val="000000"/>
                <w:lang w:val="en-US"/>
              </w:rPr>
            </w:rPrChange>
          </w:rPr>
          <w:delText xml:space="preserve">. </w:delText>
        </w:r>
        <w:r w:rsidRPr="00BD4F8E" w:rsidDel="009B16C3" w:rsidR="00BD4F8E">
          <w:rPr>
            <w:rFonts w:ascii="Atkinson Hyperlegible" w:hAnsi="Atkinson Hyperlegible" w:eastAsia="Arial Narrow" w:cs="Arial Narrow"/>
            <w:b/>
            <w:color w:val="000000"/>
            <w:rPrChange w:author="Tatiana Ramírez" w:date="2024-12-18T14:30:00Z" w16du:dateUtc="2024-12-18T19:30:00Z" w:id="298">
              <w:rPr>
                <w:rFonts w:ascii="Atkinson Hyperlegible" w:hAnsi="Atkinson Hyperlegible" w:eastAsia="Arial Narrow" w:cs="Arial Narrow"/>
                <w:b/>
                <w:color w:val="000000"/>
                <w:lang w:val="en-US"/>
              </w:rPr>
            </w:rPrChange>
          </w:rPr>
          <w:delText>POA</w:delText>
        </w:r>
        <w:r w:rsidRPr="00560665" w:rsidDel="009B16C3" w:rsidR="00D64EFE">
          <w:rPr>
            <w:rFonts w:ascii="Atkinson Hyperlegible" w:hAnsi="Atkinson Hyperlegible" w:eastAsia="Arial Narrow" w:cs="Arial Narrow"/>
            <w:b/>
            <w:color w:val="000000"/>
          </w:rPr>
          <w:delText xml:space="preserve"> </w:delText>
        </w:r>
        <w:r w:rsidRPr="00560665" w:rsidDel="009B16C3">
          <w:rPr>
            <w:rFonts w:ascii="Atkinson Hyperlegible" w:hAnsi="Atkinson Hyperlegible" w:eastAsia="Arial Narrow" w:cs="Arial Narrow"/>
            <w:color w:val="000000"/>
          </w:rPr>
          <w:delText>y el trabajador pueden convenir libremente el salario en sus diversas modalidades como por unidad de tiempo, por obra, o a destajo y por tarea, entre otros, pero siempre respetando el salario mínimo legal o el fijado en los pactos, convenciones colectivas y fallos arbitrales.</w:delText>
        </w:r>
      </w:del>
    </w:p>
    <w:p w:rsidRPr="00560665" w:rsidR="00454AAB" w:rsidP="00F61489" w:rsidRDefault="00454AAB" w14:paraId="000000BA"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Change w:author="Tatiana Ramírez" w:date="2024-12-20T15:39:00Z" w16du:dateUtc="2024-12-20T20:39:00Z" w:id="299">
          <w:pPr>
            <w:pBdr>
              <w:top w:val="nil"/>
              <w:left w:val="nil"/>
              <w:bottom w:val="nil"/>
              <w:right w:val="nil"/>
              <w:between w:val="nil"/>
            </w:pBdr>
            <w:tabs>
              <w:tab w:val="left" w:pos="9498"/>
            </w:tabs>
            <w:spacing w:before="11"/>
            <w:jc w:val="both"/>
          </w:pPr>
        </w:pPrChange>
      </w:pPr>
    </w:p>
    <w:p w:rsidRPr="00560665" w:rsidR="00454AAB" w:rsidDel="005E58A5" w:rsidP="006376B2" w:rsidRDefault="004B51CD" w14:paraId="000000BB" w14:textId="64C70D29">
      <w:pPr>
        <w:pBdr>
          <w:top w:val="nil"/>
          <w:left w:val="nil"/>
          <w:bottom w:val="nil"/>
          <w:right w:val="nil"/>
          <w:between w:val="nil"/>
        </w:pBdr>
        <w:tabs>
          <w:tab w:val="left" w:pos="9498"/>
        </w:tabs>
        <w:ind w:right="-69"/>
        <w:jc w:val="both"/>
        <w:rPr>
          <w:del w:author="Martha Inés Peña Delgado" w:date="2024-11-04T10:29:00Z" w16du:dateUtc="2024-11-04T15:29:00Z" w:id="300"/>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ARTÍCULO</w:t>
      </w:r>
      <w:r w:rsidR="00DE63EB">
        <w:rPr>
          <w:rFonts w:ascii="Atkinson Hyperlegible" w:hAnsi="Atkinson Hyperlegible" w:eastAsia="Arial Narrow" w:cs="Arial Narrow"/>
          <w:b/>
          <w:color w:val="000000"/>
        </w:rPr>
        <w:t xml:space="preserve"> 34</w:t>
      </w:r>
      <w:r w:rsidRPr="00560665">
        <w:rPr>
          <w:rFonts w:ascii="Atkinson Hyperlegible" w:hAnsi="Atkinson Hyperlegible" w:eastAsia="Arial Narrow" w:cs="Arial Narrow"/>
          <w:color w:val="000000"/>
        </w:rPr>
        <w:t>: El salario se pagará</w:t>
      </w:r>
      <w:ins w:author="Martha Inés Peña Delgado" w:date="2024-11-04T10:28:00Z" w16du:dateUtc="2024-11-04T15:28:00Z" w:id="301">
        <w:r w:rsidRPr="00560665" w:rsidR="00B26A12">
          <w:rPr>
            <w:rFonts w:ascii="Atkinson Hyperlegible" w:hAnsi="Atkinson Hyperlegible" w:eastAsia="Arial Narrow" w:cs="Arial Narrow"/>
            <w:color w:val="000000"/>
          </w:rPr>
          <w:t xml:space="preserve"> ___________</w:t>
        </w:r>
      </w:ins>
      <w:r w:rsidRPr="00560665">
        <w:rPr>
          <w:rFonts w:ascii="Atkinson Hyperlegible" w:hAnsi="Atkinson Hyperlegible" w:eastAsia="Arial Narrow" w:cs="Arial Narrow"/>
          <w:color w:val="000000"/>
        </w:rPr>
        <w:t xml:space="preserve"> </w:t>
      </w:r>
      <w:ins w:author="Martha Inés Peña Delgado" w:date="2024-11-04T10:27:00Z" w16du:dateUtc="2024-11-04T15:27:00Z" w:id="302">
        <w:r w:rsidRPr="00560665" w:rsidR="00280E3B">
          <w:rPr>
            <w:rFonts w:ascii="Atkinson Hyperlegible" w:hAnsi="Atkinson Hyperlegible" w:eastAsia="Arial Narrow" w:cs="Arial Narrow"/>
            <w:color w:val="000000"/>
          </w:rPr>
          <w:t>abonándolo directamente a la cuenta bancaria</w:t>
        </w:r>
        <w:r w:rsidRPr="00560665" w:rsidR="00FB2F08">
          <w:rPr>
            <w:rFonts w:ascii="Atkinson Hyperlegible" w:hAnsi="Atkinson Hyperlegible" w:eastAsia="Arial Narrow" w:cs="Arial Narrow"/>
            <w:color w:val="000000"/>
          </w:rPr>
          <w:t xml:space="preserve"> que para tal p</w:t>
        </w:r>
      </w:ins>
      <w:ins w:author="Martha Inés Peña Delgado" w:date="2024-11-04T10:28:00Z" w16du:dateUtc="2024-11-04T15:28:00Z" w:id="303">
        <w:r w:rsidRPr="00560665" w:rsidR="008F5568">
          <w:rPr>
            <w:rFonts w:ascii="Atkinson Hyperlegible" w:hAnsi="Atkinson Hyperlegible" w:eastAsia="Arial Narrow" w:cs="Arial Narrow"/>
            <w:color w:val="000000"/>
          </w:rPr>
          <w:t>rop</w:t>
        </w:r>
      </w:ins>
      <w:ins w:author="Martha Inés Peña Delgado" w:date="2024-11-04T10:27:00Z" w16du:dateUtc="2024-11-04T15:27:00Z" w:id="304">
        <w:r w:rsidRPr="00560665" w:rsidR="00FB2F08">
          <w:rPr>
            <w:rFonts w:ascii="Atkinson Hyperlegible" w:hAnsi="Atkinson Hyperlegible" w:eastAsia="Arial Narrow" w:cs="Arial Narrow"/>
            <w:color w:val="000000"/>
          </w:rPr>
          <w:t xml:space="preserve">ósito informe el </w:t>
        </w:r>
      </w:ins>
      <w:del w:author="Martha Inés Peña Delgado" w:date="2024-11-04T10:27:00Z" w16du:dateUtc="2024-11-04T15:27:00Z" w:id="305">
        <w:r w:rsidRPr="00560665" w:rsidDel="00FB2F08">
          <w:rPr>
            <w:rFonts w:ascii="Atkinson Hyperlegible" w:hAnsi="Atkinson Hyperlegible" w:eastAsia="Arial Narrow" w:cs="Arial Narrow"/>
            <w:color w:val="000000"/>
          </w:rPr>
          <w:delText>al</w:delText>
        </w:r>
      </w:del>
      <w:r w:rsidRPr="00560665">
        <w:rPr>
          <w:rFonts w:ascii="Atkinson Hyperlegible" w:hAnsi="Atkinson Hyperlegible" w:eastAsia="Arial Narrow" w:cs="Arial Narrow"/>
          <w:color w:val="000000"/>
        </w:rPr>
        <w:t xml:space="preserve"> trabajador</w:t>
      </w:r>
      <w:ins w:author="Martha Inés Peña Delgado" w:date="2024-11-04T10:28:00Z" w16du:dateUtc="2024-11-04T15:28:00Z" w:id="306">
        <w:r w:rsidRPr="00560665" w:rsidR="008F5568">
          <w:rPr>
            <w:rFonts w:ascii="Atkinson Hyperlegible" w:hAnsi="Atkinson Hyperlegible" w:eastAsia="Arial Narrow" w:cs="Arial Narrow"/>
            <w:color w:val="000000"/>
          </w:rPr>
          <w:t xml:space="preserve">. </w:t>
        </w:r>
      </w:ins>
      <w:del w:author="Martha Inés Peña Delgado" w:date="2024-11-04T10:28:00Z" w16du:dateUtc="2024-11-04T15:28:00Z" w:id="307">
        <w:r w:rsidRPr="00560665" w:rsidDel="008F5568">
          <w:rPr>
            <w:rFonts w:ascii="Atkinson Hyperlegible" w:hAnsi="Atkinson Hyperlegible" w:eastAsia="Arial Narrow" w:cs="Arial Narrow"/>
            <w:color w:val="000000"/>
          </w:rPr>
          <w:delText xml:space="preserve"> directamente o a la persona que él autorice por escrito así:</w:delText>
        </w:r>
      </w:del>
    </w:p>
    <w:p w:rsidRPr="00560665" w:rsidR="003915FC" w:rsidDel="00BE0242" w:rsidP="003915FC" w:rsidRDefault="004B51CD" w14:paraId="5A678CFD" w14:textId="358F533D">
      <w:pPr>
        <w:pBdr>
          <w:top w:val="nil"/>
          <w:left w:val="nil"/>
          <w:bottom w:val="nil"/>
          <w:right w:val="nil"/>
          <w:between w:val="nil"/>
        </w:pBdr>
        <w:tabs>
          <w:tab w:val="left" w:pos="9498"/>
        </w:tabs>
        <w:ind w:right="-69"/>
        <w:jc w:val="both"/>
        <w:rPr>
          <w:del w:author="Tatiana Ramírez" w:date="2024-12-18T15:09:00Z" w16du:dateUtc="2024-12-18T20:09:00Z" w:id="308"/>
          <w:rFonts w:ascii="Atkinson Hyperlegible" w:hAnsi="Atkinson Hyperlegible"/>
        </w:rPr>
      </w:pPr>
      <w:del w:author="Martha Inés Peña Delgado" w:date="2024-11-04T10:28:00Z" w16du:dateUtc="2024-11-04T15:28:00Z" w:id="309">
        <w:r w:rsidRPr="00560665" w:rsidDel="00B26A12">
          <w:rPr>
            <w:rFonts w:ascii="Atkinson Hyperlegible" w:hAnsi="Atkinson Hyperlegible" w:eastAsia="Arial Narrow" w:cs="Arial Narrow"/>
            <w:color w:val="000000"/>
          </w:rPr>
          <w:delText xml:space="preserve">El salario en dinero debe pagarse por períodos iguales y vencidos. El período de pago para los jornales no </w:delText>
        </w:r>
        <w:r w:rsidRPr="00560665" w:rsidDel="00B26A12">
          <w:rPr>
            <w:rFonts w:ascii="Atkinson Hyperlegible" w:hAnsi="Atkinson Hyperlegible" w:eastAsia="Arial Narrow" w:cs="Arial Narrow"/>
          </w:rPr>
          <w:delText xml:space="preserve">puede ser mayor de quince días y para sueldos no mayor de un mes. </w:delText>
        </w:r>
      </w:del>
      <w:del w:author="Tatiana Ramírez" w:date="2024-12-18T15:09:00Z" w16du:dateUtc="2024-12-18T20:09:00Z" w:id="310">
        <w:r w:rsidRPr="00560665" w:rsidDel="00BE0242">
          <w:rPr>
            <w:rFonts w:ascii="Atkinson Hyperlegible" w:hAnsi="Atkinson Hyperlegible" w:eastAsia="Arial Narrow" w:cs="Arial Narrow"/>
          </w:rPr>
          <w:delText xml:space="preserve">Para </w:delText>
        </w:r>
      </w:del>
      <w:ins w:author="Martha Inés Peña Delgado" w:date="2024-11-04T10:29:00Z" w16du:dateUtc="2024-11-04T15:29:00Z" w:id="311">
        <w:del w:author="Tatiana Ramírez" w:date="2024-12-18T15:09:00Z" w16du:dateUtc="2024-12-18T20:09:00Z" w:id="312">
          <w:r w:rsidRPr="00560665" w:rsidDel="00BE0242" w:rsidR="005E58A5">
            <w:rPr>
              <w:rFonts w:ascii="Atkinson Hyperlegible" w:hAnsi="Atkinson Hyperlegible" w:eastAsia="Arial Narrow" w:cs="Arial Narrow"/>
            </w:rPr>
            <w:delText xml:space="preserve">hacer el pago se tendrá </w:delText>
          </w:r>
        </w:del>
      </w:ins>
      <w:del w:author="Tatiana Ramírez" w:date="2024-12-18T15:09:00Z" w16du:dateUtc="2024-12-18T20:09:00Z" w:id="313">
        <w:r w:rsidRPr="00560665" w:rsidDel="00BE0242">
          <w:rPr>
            <w:rFonts w:ascii="Atkinson Hyperlegible" w:hAnsi="Atkinson Hyperlegible" w:eastAsia="Arial Narrow" w:cs="Arial Narrow"/>
          </w:rPr>
          <w:delText>este último debe tenerse en cuenta:</w:delText>
        </w:r>
      </w:del>
    </w:p>
    <w:p w:rsidRPr="00560665" w:rsidR="003915FC" w:rsidRDefault="004B51CD" w14:paraId="7B8092F1" w14:textId="3433A3C8">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Change w:author="Tatiana Ramírez" w:date="2024-12-18T15:09:00Z" w16du:dateUtc="2024-12-18T20:09:00Z" w:id="314">
          <w:pPr>
            <w:pStyle w:val="Prrafodelista"/>
            <w:numPr>
              <w:numId w:val="60"/>
            </w:numPr>
            <w:pBdr>
              <w:top w:val="nil"/>
              <w:left w:val="nil"/>
              <w:bottom w:val="nil"/>
              <w:right w:val="nil"/>
              <w:between w:val="nil"/>
            </w:pBdr>
            <w:tabs>
              <w:tab w:val="left" w:pos="9498"/>
            </w:tabs>
            <w:ind w:left="567" w:right="-69" w:hanging="283"/>
            <w:jc w:val="both"/>
          </w:pPr>
        </w:pPrChange>
      </w:pPr>
      <w:del w:author="Tatiana Ramírez" w:date="2024-12-18T15:10:00Z" w16du:dateUtc="2024-12-18T20:10:00Z" w:id="315">
        <w:r w:rsidRPr="00560665" w:rsidDel="00BE0242">
          <w:rPr>
            <w:rFonts w:ascii="Atkinson Hyperlegible" w:hAnsi="Atkinson Hyperlegible" w:eastAsia="Arial Narrow" w:cs="Arial Narrow"/>
          </w:rPr>
          <w:delText>E</w:delText>
        </w:r>
      </w:del>
      <w:r w:rsidR="00BE0242">
        <w:rPr>
          <w:rFonts w:ascii="Atkinson Hyperlegible" w:hAnsi="Atkinson Hyperlegible" w:eastAsia="Arial Narrow" w:cs="Arial Narrow"/>
        </w:rPr>
        <w:t>E</w:t>
      </w:r>
      <w:r w:rsidRPr="00560665">
        <w:rPr>
          <w:rFonts w:ascii="Atkinson Hyperlegible" w:hAnsi="Atkinson Hyperlegible" w:eastAsia="Arial Narrow" w:cs="Arial Narrow"/>
        </w:rPr>
        <w:t>n caso de que la fecha señalada para el respectivo pago sea un día no hábil</w:t>
      </w:r>
      <w:r w:rsidRPr="00560665" w:rsidR="00E15680">
        <w:rPr>
          <w:rFonts w:ascii="Atkinson Hyperlegible" w:hAnsi="Atkinson Hyperlegible" w:eastAsia="Arial Narrow" w:cs="Arial Narrow"/>
        </w:rPr>
        <w:t xml:space="preserve"> y/o festivo</w:t>
      </w:r>
      <w:r w:rsidRPr="00560665">
        <w:rPr>
          <w:rFonts w:ascii="Atkinson Hyperlegible" w:hAnsi="Atkinson Hyperlegible" w:eastAsia="Arial Narrow" w:cs="Arial Narrow"/>
        </w:rPr>
        <w:t xml:space="preserve"> se entenderá que se hará </w:t>
      </w:r>
      <w:r w:rsidRPr="00560665" w:rsidR="00CC1EE6">
        <w:rPr>
          <w:rFonts w:ascii="Atkinson Hyperlegible" w:hAnsi="Atkinson Hyperlegible" w:eastAsia="Arial Narrow" w:cs="Arial Narrow"/>
        </w:rPr>
        <w:t xml:space="preserve">el </w:t>
      </w:r>
      <w:r w:rsidRPr="00560665">
        <w:rPr>
          <w:rFonts w:ascii="Atkinson Hyperlegible" w:hAnsi="Atkinson Hyperlegible" w:eastAsia="Arial Narrow" w:cs="Arial Narrow"/>
        </w:rPr>
        <w:t>día hábil</w:t>
      </w:r>
      <w:r w:rsidRPr="00560665" w:rsidR="00CC1EE6">
        <w:rPr>
          <w:rFonts w:ascii="Atkinson Hyperlegible" w:hAnsi="Atkinson Hyperlegible" w:eastAsia="Arial Narrow" w:cs="Arial Narrow"/>
        </w:rPr>
        <w:t xml:space="preserve"> anterior</w:t>
      </w:r>
      <w:r w:rsidRPr="00560665">
        <w:rPr>
          <w:rFonts w:ascii="Atkinson Hyperlegible" w:hAnsi="Atkinson Hyperlegible" w:eastAsia="Arial Narrow" w:cs="Arial Narrow"/>
        </w:rPr>
        <w:t>.</w:t>
      </w:r>
    </w:p>
    <w:p w:rsidRPr="00560665" w:rsidR="00BB77C8" w:rsidDel="00BE0242" w:rsidP="00584C09" w:rsidRDefault="004B51CD" w14:paraId="7A555ECB" w14:textId="386FEA2F">
      <w:pPr>
        <w:pStyle w:val="Prrafodelista"/>
        <w:numPr>
          <w:ilvl w:val="0"/>
          <w:numId w:val="60"/>
        </w:numPr>
        <w:pBdr>
          <w:top w:val="nil"/>
          <w:left w:val="nil"/>
          <w:bottom w:val="nil"/>
          <w:right w:val="nil"/>
          <w:between w:val="nil"/>
        </w:pBdr>
        <w:tabs>
          <w:tab w:val="left" w:pos="9498"/>
        </w:tabs>
        <w:ind w:left="567" w:right="-69" w:hanging="283"/>
        <w:jc w:val="both"/>
        <w:rPr>
          <w:del w:author="Tatiana Ramírez" w:date="2024-12-18T15:09:00Z" w16du:dateUtc="2024-12-18T20:09:00Z" w:id="316"/>
          <w:rFonts w:ascii="Atkinson Hyperlegible" w:hAnsi="Atkinson Hyperlegible" w:eastAsia="Arial Narrow" w:cs="Arial Narrow"/>
          <w:color w:val="000000"/>
        </w:rPr>
      </w:pPr>
      <w:del w:author="Tatiana Ramírez" w:date="2024-12-18T15:09:00Z" w16du:dateUtc="2024-12-18T20:09:00Z" w:id="317">
        <w:r w:rsidRPr="00560665" w:rsidDel="00BE0242">
          <w:rPr>
            <w:rFonts w:ascii="Atkinson Hyperlegible" w:hAnsi="Atkinson Hyperlegible" w:eastAsia="Arial Narrow" w:cs="Arial Narrow"/>
          </w:rPr>
          <w:delText>Se pagará el trabajo suplementario o de horas extras y el recargo por trabajo nocturno junto con el salario ordinario del período en que se han causado o a más tardar con el salario del período siguiente</w:delText>
        </w:r>
      </w:del>
      <w:ins w:author="Martha Inés Peña Delgado" w:date="2024-11-04T10:30:00Z" w16du:dateUtc="2024-11-04T15:30:00Z" w:id="318">
        <w:del w:author="Tatiana Ramírez" w:date="2024-12-18T15:09:00Z" w16du:dateUtc="2024-12-18T20:09:00Z" w:id="319">
          <w:r w:rsidRPr="00560665" w:rsidDel="00BE0242" w:rsidR="00DC2288">
            <w:rPr>
              <w:rFonts w:ascii="Atkinson Hyperlegible" w:hAnsi="Atkinson Hyperlegible" w:eastAsia="Arial Narrow" w:cs="Arial Narrow"/>
            </w:rPr>
            <w:delText xml:space="preserve">. </w:delText>
          </w:r>
        </w:del>
        <w:del w:author="Tatiana Ramírez" w:date="2024-12-18T14:31:00Z" w16du:dateUtc="2024-12-18T19:31:00Z" w:id="320">
          <w:r w:rsidRPr="00560665" w:rsidDel="00072775" w:rsidR="00DC2288">
            <w:rPr>
              <w:rFonts w:ascii="Atkinson Hyperlegible" w:hAnsi="Atkinson Hyperlegible" w:eastAsia="Arial Narrow" w:cs="Arial Narrow"/>
            </w:rPr>
            <w:delText>(</w:delText>
          </w:r>
        </w:del>
      </w:ins>
      <w:del w:author="Tatiana Ramírez" w:date="2024-12-18T14:31:00Z" w16du:dateUtc="2024-12-18T19:31:00Z" w:id="321">
        <w:r w:rsidRPr="00560665" w:rsidDel="00072775">
          <w:rPr>
            <w:rFonts w:ascii="Atkinson Hyperlegible" w:hAnsi="Atkinson Hyperlegible" w:eastAsia="Arial Narrow" w:cs="Arial Narrow"/>
          </w:rPr>
          <w:delText>, según lo establece el Artículo 134 del CST</w:delText>
        </w:r>
      </w:del>
      <w:ins w:author="Martha Inés Peña Delgado" w:date="2024-11-04T10:30:00Z" w16du:dateUtc="2024-11-04T15:30:00Z" w:id="322">
        <w:del w:author="Tatiana Ramírez" w:date="2024-12-18T14:31:00Z" w16du:dateUtc="2024-12-18T19:31:00Z" w:id="323">
          <w:r w:rsidRPr="00560665" w:rsidDel="00072775" w:rsidR="00DC2288">
            <w:rPr>
              <w:rFonts w:ascii="Atkinson Hyperlegible" w:hAnsi="Atkinson Hyperlegible" w:eastAsia="Arial Narrow" w:cs="Arial Narrow"/>
            </w:rPr>
            <w:delText>)</w:delText>
          </w:r>
        </w:del>
      </w:ins>
      <w:del w:author="Tatiana Ramírez" w:date="2024-12-18T14:31:00Z" w16du:dateUtc="2024-12-18T19:31:00Z" w:id="324">
        <w:r w:rsidRPr="00560665" w:rsidDel="00072775">
          <w:rPr>
            <w:rFonts w:ascii="Atkinson Hyperlegible" w:hAnsi="Atkinson Hyperlegible" w:eastAsia="Arial Narrow" w:cs="Arial Narrow"/>
          </w:rPr>
          <w:delText>.</w:delText>
        </w:r>
      </w:del>
    </w:p>
    <w:p w:rsidRPr="00560665" w:rsidR="00BB77C8" w:rsidP="006376B2" w:rsidRDefault="00BB77C8" w14:paraId="68763DD1" w14:textId="77777777">
      <w:pPr>
        <w:pBdr>
          <w:top w:val="nil"/>
          <w:left w:val="nil"/>
          <w:bottom w:val="nil"/>
          <w:right w:val="nil"/>
          <w:between w:val="nil"/>
        </w:pBdr>
        <w:tabs>
          <w:tab w:val="left" w:pos="567"/>
          <w:tab w:val="left" w:pos="9498"/>
        </w:tabs>
        <w:ind w:left="567" w:hanging="283"/>
        <w:jc w:val="both"/>
        <w:rPr>
          <w:rFonts w:ascii="Atkinson Hyperlegible" w:hAnsi="Atkinson Hyperlegible" w:eastAsia="Arial Narrow" w:cs="Arial Narrow"/>
          <w:color w:val="000000"/>
        </w:rPr>
      </w:pPr>
    </w:p>
    <w:p w:rsidRPr="00560665" w:rsidR="009B0E67" w:rsidDel="001E224C" w:rsidP="006376B2" w:rsidRDefault="009B0E67" w14:paraId="761EDEB3" w14:textId="1E83DE5C">
      <w:pPr>
        <w:pBdr>
          <w:top w:val="nil"/>
          <w:left w:val="nil"/>
          <w:bottom w:val="nil"/>
          <w:right w:val="nil"/>
          <w:between w:val="nil"/>
        </w:pBdr>
        <w:tabs>
          <w:tab w:val="left" w:pos="9498"/>
        </w:tabs>
        <w:ind w:right="-69"/>
        <w:jc w:val="both"/>
        <w:rPr>
          <w:del w:author="Tatiana Ramírez" w:date="2024-12-18T15:11:00Z" w16du:dateUtc="2024-12-18T20:11:00Z" w:id="325"/>
          <w:rFonts w:ascii="Atkinson Hyperlegible" w:hAnsi="Atkinson Hyperlegible" w:eastAsia="Arial Narrow" w:cs="Arial Narrow"/>
          <w:b/>
          <w:color w:val="000000"/>
        </w:rPr>
      </w:pPr>
      <w:del w:author="Tatiana Ramírez" w:date="2024-12-18T15:11:00Z" w16du:dateUtc="2024-12-18T20:11:00Z" w:id="326">
        <w:r w:rsidRPr="00560665" w:rsidDel="001E224C">
          <w:rPr>
            <w:rFonts w:ascii="Atkinson Hyperlegible" w:hAnsi="Atkinson Hyperlegible" w:eastAsia="Arial Narrow" w:cs="Arial Narrow"/>
            <w:b/>
            <w:color w:val="000000"/>
          </w:rPr>
          <w:delText xml:space="preserve">ARTÍCULO </w:delText>
        </w:r>
        <w:r w:rsidRPr="00560665" w:rsidDel="001E224C" w:rsidR="00BB77C8">
          <w:rPr>
            <w:rFonts w:ascii="Atkinson Hyperlegible" w:hAnsi="Atkinson Hyperlegible" w:eastAsia="Arial Narrow" w:cs="Arial Narrow"/>
            <w:b/>
            <w:color w:val="000000"/>
          </w:rPr>
          <w:delText>42</w:delText>
        </w:r>
        <w:r w:rsidRPr="00560665" w:rsidDel="001E224C">
          <w:rPr>
            <w:rFonts w:ascii="Atkinson Hyperlegible" w:hAnsi="Atkinson Hyperlegible" w:eastAsia="Arial Narrow" w:cs="Arial Narrow"/>
            <w:b/>
            <w:color w:val="000000"/>
          </w:rPr>
          <w:delText>. PAGOS QUE NO CONSTITUYEN SALARIO.</w:delText>
        </w:r>
      </w:del>
    </w:p>
    <w:p w:rsidRPr="00560665" w:rsidR="009B0E67" w:rsidDel="001E224C" w:rsidP="00584C09" w:rsidRDefault="009B0E67" w14:paraId="19525F75" w14:textId="561E3249">
      <w:pPr>
        <w:pStyle w:val="Prrafodelista"/>
        <w:numPr>
          <w:ilvl w:val="0"/>
          <w:numId w:val="61"/>
        </w:numPr>
        <w:pBdr>
          <w:top w:val="nil"/>
          <w:left w:val="nil"/>
          <w:bottom w:val="nil"/>
          <w:right w:val="nil"/>
          <w:between w:val="nil"/>
        </w:pBdr>
        <w:tabs>
          <w:tab w:val="left" w:pos="9498"/>
        </w:tabs>
        <w:ind w:right="-69"/>
        <w:jc w:val="both"/>
        <w:rPr>
          <w:del w:author="Tatiana Ramírez" w:date="2024-12-18T15:11:00Z" w16du:dateUtc="2024-12-18T20:11:00Z" w:id="327"/>
          <w:rFonts w:ascii="Atkinson Hyperlegible" w:hAnsi="Atkinson Hyperlegible" w:eastAsia="Arial Narrow" w:cs="Arial Narrow"/>
          <w:bCs/>
          <w:color w:val="000000"/>
        </w:rPr>
      </w:pPr>
      <w:del w:author="Tatiana Ramírez" w:date="2024-12-18T15:11:00Z" w16du:dateUtc="2024-12-18T20:11:00Z" w:id="328">
        <w:r w:rsidRPr="00560665" w:rsidDel="001E224C">
          <w:rPr>
            <w:rFonts w:ascii="Atkinson Hyperlegible" w:hAnsi="Atkinson Hyperlegible" w:eastAsia="Arial Narrow" w:cs="Arial Narrow"/>
            <w:bCs/>
            <w:color w:val="000000"/>
          </w:rPr>
          <w:delText xml:space="preserve">No constituyen salario las sumas que ocasionalmente y por mera liberalidad recibe el trabajador del empleador, como primas, bonificaciones o gratificaciones ocasionales, participación de utilidades, excedentes de las empresas de economía solidaria y lo que recibe en dinero o en especie no para su beneficio, ni para enriquecer su patrimonio, sino para desempeñar a cabalidad sus funciones, como gastos de representación, medios de transporte, elementos de trabajo y otros semejantes. </w:delText>
        </w:r>
      </w:del>
    </w:p>
    <w:p w:rsidRPr="00560665" w:rsidR="009B0E67" w:rsidDel="001E224C" w:rsidP="00584C09" w:rsidRDefault="009B0E67" w14:paraId="0824CAAC" w14:textId="685F8BCF">
      <w:pPr>
        <w:pStyle w:val="Prrafodelista"/>
        <w:numPr>
          <w:ilvl w:val="0"/>
          <w:numId w:val="61"/>
        </w:numPr>
        <w:pBdr>
          <w:top w:val="nil"/>
          <w:left w:val="nil"/>
          <w:bottom w:val="nil"/>
          <w:right w:val="nil"/>
          <w:between w:val="nil"/>
        </w:pBdr>
        <w:tabs>
          <w:tab w:val="left" w:pos="9498"/>
        </w:tabs>
        <w:ind w:right="-69"/>
        <w:jc w:val="both"/>
        <w:rPr>
          <w:del w:author="Tatiana Ramírez" w:date="2024-12-18T15:11:00Z" w16du:dateUtc="2024-12-18T20:11:00Z" w:id="329"/>
          <w:rFonts w:ascii="Atkinson Hyperlegible" w:hAnsi="Atkinson Hyperlegible" w:eastAsia="Arial Narrow" w:cs="Arial Narrow"/>
          <w:bCs/>
          <w:color w:val="000000"/>
        </w:rPr>
      </w:pPr>
      <w:del w:author="Tatiana Ramírez" w:date="2024-12-18T15:11:00Z" w16du:dateUtc="2024-12-18T20:11:00Z" w:id="330">
        <w:r w:rsidRPr="00560665" w:rsidDel="001E224C">
          <w:rPr>
            <w:rFonts w:ascii="Atkinson Hyperlegible" w:hAnsi="Atkinson Hyperlegible" w:eastAsia="Arial Narrow" w:cs="Arial Narrow"/>
            <w:bCs/>
            <w:color w:val="000000"/>
          </w:rPr>
          <w:delText>Tampoco las prestaciones sociales de que tratan los títulos VIII y IX ni los beneficios o auxilios habituales u ocasionales acordados convencional o contractualmente u otorgados en forma extralegal por el empleador, cuando las partes hayan dispuesto expresamente que no constituyen salario en dinero o en especie, tales como la alimentación, habitación o vestuario, las primas extralegales, de vacaciones, de servicios o de navidad. (art. 128, C.S.T.).</w:delText>
        </w:r>
      </w:del>
    </w:p>
    <w:p w:rsidRPr="00560665" w:rsidR="009B0E67" w:rsidDel="001E224C" w:rsidP="006376B2" w:rsidRDefault="009B0E67" w14:paraId="067FE0AF" w14:textId="348368AE">
      <w:pPr>
        <w:pBdr>
          <w:top w:val="nil"/>
          <w:left w:val="nil"/>
          <w:bottom w:val="nil"/>
          <w:right w:val="nil"/>
          <w:between w:val="nil"/>
        </w:pBdr>
        <w:tabs>
          <w:tab w:val="left" w:pos="9498"/>
        </w:tabs>
        <w:ind w:right="-69"/>
        <w:jc w:val="both"/>
        <w:rPr>
          <w:del w:author="Tatiana Ramírez" w:date="2024-12-18T15:11:00Z" w16du:dateUtc="2024-12-18T20:11:00Z" w:id="331"/>
          <w:rFonts w:ascii="Atkinson Hyperlegible" w:hAnsi="Atkinson Hyperlegible" w:eastAsia="Arial Narrow" w:cs="Arial Narrow"/>
          <w:bCs/>
          <w:color w:val="000000"/>
        </w:rPr>
      </w:pPr>
    </w:p>
    <w:p w:rsidRPr="00560665" w:rsidR="009B0E67" w:rsidDel="001E224C" w:rsidP="006376B2" w:rsidRDefault="009B0E67" w14:paraId="72DB55E4" w14:textId="13EB8134">
      <w:pPr>
        <w:pBdr>
          <w:top w:val="nil"/>
          <w:left w:val="nil"/>
          <w:bottom w:val="nil"/>
          <w:right w:val="nil"/>
          <w:between w:val="nil"/>
        </w:pBdr>
        <w:tabs>
          <w:tab w:val="left" w:pos="9498"/>
        </w:tabs>
        <w:ind w:right="-69"/>
        <w:jc w:val="both"/>
        <w:rPr>
          <w:del w:author="Tatiana Ramírez" w:date="2024-12-18T15:11:00Z" w16du:dateUtc="2024-12-18T20:11:00Z" w:id="332"/>
          <w:rFonts w:ascii="Atkinson Hyperlegible" w:hAnsi="Atkinson Hyperlegible" w:eastAsia="Arial Narrow" w:cs="Arial Narrow"/>
          <w:b/>
          <w:color w:val="000000"/>
        </w:rPr>
      </w:pPr>
      <w:del w:author="Tatiana Ramírez" w:date="2024-12-18T15:11:00Z" w16du:dateUtc="2024-12-18T20:11:00Z" w:id="333">
        <w:r w:rsidRPr="00560665" w:rsidDel="001E224C">
          <w:rPr>
            <w:rFonts w:ascii="Atkinson Hyperlegible" w:hAnsi="Atkinson Hyperlegible" w:eastAsia="Arial Narrow" w:cs="Arial Narrow"/>
            <w:b/>
            <w:color w:val="000000"/>
          </w:rPr>
          <w:delText xml:space="preserve">PARÁGRAFO PRIMERO.  VIÁTICOS. </w:delText>
        </w:r>
      </w:del>
    </w:p>
    <w:p w:rsidRPr="00560665" w:rsidR="009B0E67" w:rsidDel="001E224C" w:rsidP="00584C09" w:rsidRDefault="009B0E67" w14:paraId="637AEE22" w14:textId="3DE19142">
      <w:pPr>
        <w:pStyle w:val="Prrafodelista"/>
        <w:numPr>
          <w:ilvl w:val="0"/>
          <w:numId w:val="62"/>
        </w:numPr>
        <w:pBdr>
          <w:top w:val="nil"/>
          <w:left w:val="nil"/>
          <w:bottom w:val="nil"/>
          <w:right w:val="nil"/>
          <w:between w:val="nil"/>
        </w:pBdr>
        <w:tabs>
          <w:tab w:val="left" w:pos="9498"/>
        </w:tabs>
        <w:ind w:right="-69"/>
        <w:jc w:val="both"/>
        <w:rPr>
          <w:del w:author="Tatiana Ramírez" w:date="2024-12-18T15:11:00Z" w16du:dateUtc="2024-12-18T20:11:00Z" w:id="334"/>
          <w:rFonts w:ascii="Atkinson Hyperlegible" w:hAnsi="Atkinson Hyperlegible" w:eastAsia="Arial Narrow" w:cs="Arial Narrow"/>
          <w:bCs/>
          <w:color w:val="000000"/>
        </w:rPr>
      </w:pPr>
      <w:del w:author="Tatiana Ramírez" w:date="2024-12-18T15:11:00Z" w16du:dateUtc="2024-12-18T20:11:00Z" w:id="335">
        <w:r w:rsidRPr="00560665" w:rsidDel="001E224C">
          <w:rPr>
            <w:rFonts w:ascii="Atkinson Hyperlegible" w:hAnsi="Atkinson Hyperlegible" w:eastAsia="Arial Narrow" w:cs="Arial Narrow"/>
            <w:bCs/>
            <w:color w:val="000000"/>
          </w:rPr>
          <w:delText>1.Los viáticos permanentes constituyen salario en aquella parte destinada a proporcionar al trabajador manutención y alojamiento; pero no en lo que sólo tenga por finalidad proporcionar los medios de transporte o los gastos de representación.</w:delText>
        </w:r>
      </w:del>
    </w:p>
    <w:p w:rsidRPr="00560665" w:rsidR="009B0E67" w:rsidDel="001E224C" w:rsidP="00584C09" w:rsidRDefault="009B0E67" w14:paraId="7E0E742D" w14:textId="21C3ED28">
      <w:pPr>
        <w:pStyle w:val="Prrafodelista"/>
        <w:numPr>
          <w:ilvl w:val="0"/>
          <w:numId w:val="62"/>
        </w:numPr>
        <w:pBdr>
          <w:top w:val="nil"/>
          <w:left w:val="nil"/>
          <w:bottom w:val="nil"/>
          <w:right w:val="nil"/>
          <w:between w:val="nil"/>
        </w:pBdr>
        <w:tabs>
          <w:tab w:val="left" w:pos="9498"/>
        </w:tabs>
        <w:ind w:right="-69"/>
        <w:jc w:val="both"/>
        <w:rPr>
          <w:del w:author="Tatiana Ramírez" w:date="2024-12-18T15:11:00Z" w16du:dateUtc="2024-12-18T20:11:00Z" w:id="336"/>
          <w:rFonts w:ascii="Atkinson Hyperlegible" w:hAnsi="Atkinson Hyperlegible" w:eastAsia="Arial Narrow" w:cs="Arial Narrow"/>
          <w:bCs/>
          <w:color w:val="000000"/>
        </w:rPr>
      </w:pPr>
      <w:del w:author="Tatiana Ramírez" w:date="2024-12-18T15:11:00Z" w16du:dateUtc="2024-12-18T20:11:00Z" w:id="337">
        <w:r w:rsidRPr="00560665" w:rsidDel="001E224C">
          <w:rPr>
            <w:rFonts w:ascii="Atkinson Hyperlegible" w:hAnsi="Atkinson Hyperlegible" w:eastAsia="Arial Narrow" w:cs="Arial Narrow"/>
            <w:bCs/>
            <w:color w:val="000000"/>
          </w:rPr>
          <w:delText>Siempre que se paguen debe especificarse el valor de cada uno de estos conceptos.</w:delText>
        </w:r>
      </w:del>
    </w:p>
    <w:p w:rsidRPr="00560665" w:rsidR="009B0E67" w:rsidDel="001E224C" w:rsidP="00584C09" w:rsidRDefault="009B0E67" w14:paraId="0B8BDCC9" w14:textId="3702D002">
      <w:pPr>
        <w:pStyle w:val="Prrafodelista"/>
        <w:numPr>
          <w:ilvl w:val="0"/>
          <w:numId w:val="62"/>
        </w:numPr>
        <w:pBdr>
          <w:top w:val="nil"/>
          <w:left w:val="nil"/>
          <w:bottom w:val="nil"/>
          <w:right w:val="nil"/>
          <w:between w:val="nil"/>
        </w:pBdr>
        <w:tabs>
          <w:tab w:val="left" w:pos="9498"/>
        </w:tabs>
        <w:ind w:right="-69"/>
        <w:jc w:val="both"/>
        <w:rPr>
          <w:del w:author="Tatiana Ramírez" w:date="2024-12-18T15:11:00Z" w16du:dateUtc="2024-12-18T20:11:00Z" w:id="338"/>
          <w:rFonts w:ascii="Atkinson Hyperlegible" w:hAnsi="Atkinson Hyperlegible" w:eastAsia="Arial Narrow" w:cs="Arial Narrow"/>
          <w:bCs/>
          <w:color w:val="000000"/>
        </w:rPr>
      </w:pPr>
      <w:del w:author="Tatiana Ramírez" w:date="2024-12-18T15:11:00Z" w16du:dateUtc="2024-12-18T20:11:00Z" w:id="339">
        <w:r w:rsidRPr="00560665" w:rsidDel="001E224C">
          <w:rPr>
            <w:rFonts w:ascii="Atkinson Hyperlegible" w:hAnsi="Atkinson Hyperlegible" w:eastAsia="Arial Narrow" w:cs="Arial Narrow"/>
            <w:bCs/>
            <w:color w:val="000000"/>
          </w:rPr>
          <w:delText>Los viáticos accidentales no constituyen salario en ningún caso. Son viáticos accidentales aquéllos que sólo se dan con motivo de un requerimiento extraordinario, no habitual o poco frecuente.</w:delText>
        </w:r>
      </w:del>
      <w:del w:author="Tatiana Ramírez" w:date="2024-12-18T14:32:00Z" w16du:dateUtc="2024-12-18T19:32:00Z" w:id="340">
        <w:r w:rsidRPr="00560665" w:rsidDel="00072775">
          <w:rPr>
            <w:rFonts w:ascii="Atkinson Hyperlegible" w:hAnsi="Atkinson Hyperlegible" w:eastAsia="Arial Narrow" w:cs="Arial Narrow"/>
            <w:bCs/>
            <w:color w:val="000000"/>
          </w:rPr>
          <w:delText xml:space="preserve"> (art. 17, Ley 50 de 1990).</w:delText>
        </w:r>
      </w:del>
    </w:p>
    <w:p w:rsidRPr="00560665" w:rsidR="009B0E67" w:rsidDel="001E224C" w:rsidP="006376B2" w:rsidRDefault="009B0E67" w14:paraId="7B8D7B78" w14:textId="01F29B25">
      <w:pPr>
        <w:pBdr>
          <w:top w:val="nil"/>
          <w:left w:val="nil"/>
          <w:bottom w:val="nil"/>
          <w:right w:val="nil"/>
          <w:between w:val="nil"/>
        </w:pBdr>
        <w:tabs>
          <w:tab w:val="left" w:pos="9498"/>
        </w:tabs>
        <w:ind w:right="-69"/>
        <w:jc w:val="both"/>
        <w:rPr>
          <w:del w:author="Tatiana Ramírez" w:date="2024-12-18T15:11:00Z" w16du:dateUtc="2024-12-18T20:11:00Z" w:id="341"/>
          <w:rFonts w:ascii="Atkinson Hyperlegible" w:hAnsi="Atkinson Hyperlegible" w:eastAsia="Arial Narrow" w:cs="Arial Narrow"/>
          <w:bCs/>
          <w:color w:val="000000"/>
        </w:rPr>
      </w:pPr>
    </w:p>
    <w:p w:rsidRPr="00560665" w:rsidR="00454AAB" w:rsidP="006376B2" w:rsidRDefault="004B51CD" w14:paraId="000000C3" w14:textId="511C9304">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del w:author="Tatiana Ramírez" w:date="2024-12-18T15:11:00Z" w16du:dateUtc="2024-12-18T20:11:00Z" w:id="342">
        <w:r w:rsidRPr="00560665" w:rsidDel="00E962A4">
          <w:rPr>
            <w:rFonts w:ascii="Atkinson Hyperlegible" w:hAnsi="Atkinson Hyperlegible" w:eastAsia="Arial Narrow" w:cs="Arial Narrow"/>
            <w:b/>
            <w:color w:val="000000"/>
          </w:rPr>
          <w:delText xml:space="preserve">PARÁGRAFO </w:delText>
        </w:r>
        <w:r w:rsidRPr="00560665" w:rsidDel="00E962A4" w:rsidR="009B0E67">
          <w:rPr>
            <w:rFonts w:ascii="Atkinson Hyperlegible" w:hAnsi="Atkinson Hyperlegible" w:eastAsia="Arial Narrow" w:cs="Arial Narrow"/>
            <w:b/>
            <w:color w:val="000000"/>
          </w:rPr>
          <w:delText>SEGUNDO</w:delText>
        </w:r>
      </w:del>
      <w:r w:rsidR="00E962A4">
        <w:rPr>
          <w:rFonts w:ascii="Atkinson Hyperlegible" w:hAnsi="Atkinson Hyperlegible" w:eastAsia="Arial Narrow" w:cs="Arial Narrow"/>
          <w:b/>
          <w:color w:val="000000"/>
        </w:rPr>
        <w:t xml:space="preserve">ARTÍCULO </w:t>
      </w:r>
      <w:r w:rsidR="0059336C">
        <w:rPr>
          <w:rFonts w:ascii="Atkinson Hyperlegible" w:hAnsi="Atkinson Hyperlegible" w:eastAsia="Arial Narrow" w:cs="Arial Narrow"/>
          <w:b/>
          <w:color w:val="000000"/>
        </w:rPr>
        <w:t>35</w:t>
      </w:r>
      <w:r w:rsidRPr="00560665">
        <w:rPr>
          <w:rFonts w:ascii="Atkinson Hyperlegible" w:hAnsi="Atkinson Hyperlegible" w:eastAsia="Arial Narrow" w:cs="Arial Narrow"/>
          <w:b/>
          <w:color w:val="000000"/>
        </w:rPr>
        <w:t xml:space="preserve">. </w:t>
      </w:r>
      <w:r w:rsidR="00072775">
        <w:rPr>
          <w:rFonts w:ascii="Atkinson Hyperlegible" w:hAnsi="Atkinson Hyperlegible" w:eastAsia="Arial Narrow" w:cs="Arial Narrow"/>
          <w:b/>
          <w:color w:val="000000"/>
        </w:rPr>
        <w:t>POA</w:t>
      </w:r>
      <w:r w:rsidRPr="00560665" w:rsidR="00D64EFE">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no reconocerá prestaciones adicionales a las legalmente obligatorias.</w:t>
      </w:r>
    </w:p>
    <w:p w:rsidRPr="00560665" w:rsidR="00454AAB" w:rsidP="006376B2" w:rsidRDefault="00454AAB" w14:paraId="000000C4"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Del="00E962A4" w:rsidP="006376B2" w:rsidRDefault="004B51CD" w14:paraId="000000C5" w14:textId="6FD36E85">
      <w:pPr>
        <w:pBdr>
          <w:top w:val="nil"/>
          <w:left w:val="nil"/>
          <w:bottom w:val="nil"/>
          <w:right w:val="nil"/>
          <w:between w:val="nil"/>
        </w:pBdr>
        <w:tabs>
          <w:tab w:val="left" w:pos="9498"/>
        </w:tabs>
        <w:ind w:right="-69"/>
        <w:jc w:val="both"/>
        <w:rPr>
          <w:del w:author="Tatiana Ramírez" w:date="2024-12-18T15:11:00Z" w16du:dateUtc="2024-12-18T20:11:00Z" w:id="343"/>
          <w:rFonts w:ascii="Atkinson Hyperlegible" w:hAnsi="Atkinson Hyperlegible" w:eastAsia="Arial Narrow" w:cs="Arial Narrow"/>
          <w:color w:val="000000"/>
        </w:rPr>
      </w:pPr>
      <w:del w:author="Tatiana Ramírez" w:date="2024-12-18T15:11:00Z" w16du:dateUtc="2024-12-18T20:11:00Z" w:id="344">
        <w:r w:rsidRPr="00560665" w:rsidDel="00E962A4">
          <w:rPr>
            <w:rFonts w:ascii="Atkinson Hyperlegible" w:hAnsi="Atkinson Hyperlegible" w:eastAsia="Arial Narrow" w:cs="Arial Narrow"/>
            <w:b/>
            <w:color w:val="000000"/>
          </w:rPr>
          <w:delText>PARÁGRAFO</w:delText>
        </w:r>
        <w:r w:rsidRPr="00560665" w:rsidDel="00E962A4">
          <w:rPr>
            <w:rFonts w:ascii="Atkinson Hyperlegible" w:hAnsi="Atkinson Hyperlegible" w:eastAsia="Arial Narrow" w:cs="Arial Narrow"/>
            <w:b/>
            <w:bCs/>
            <w:color w:val="000000"/>
          </w:rPr>
          <w:delText xml:space="preserve"> </w:delText>
        </w:r>
        <w:r w:rsidRPr="00560665" w:rsidDel="00E962A4" w:rsidR="00E24F95">
          <w:rPr>
            <w:rFonts w:ascii="Atkinson Hyperlegible" w:hAnsi="Atkinson Hyperlegible" w:eastAsia="Arial Narrow" w:cs="Arial Narrow"/>
            <w:b/>
            <w:bCs/>
            <w:color w:val="000000"/>
          </w:rPr>
          <w:delText>TERCERO</w:delText>
        </w:r>
        <w:r w:rsidRPr="00560665" w:rsidDel="00E962A4">
          <w:rPr>
            <w:rFonts w:ascii="Atkinson Hyperlegible" w:hAnsi="Atkinson Hyperlegible" w:eastAsia="Arial Narrow" w:cs="Arial Narrow"/>
            <w:color w:val="000000"/>
          </w:rPr>
          <w:delText xml:space="preserve"> No obstante lo dispuesto en los artículos 13, 14, 16, 21 y 340 del CST y las normas concordantes con estas, cuando el trabajador devengue un salario ordinario superior a diez (10) salarios mínimos legales mensuales, valdrá la estipulación escrita de un salario que además de retribuir el trabajo ordinario, compense de antemano el valor de prestaciones, recargos y beneficios tales como el correspondiente al trabajo nocturno, extraordinario o al dominical y festivo, el de primas legales, extra legales, las cesantías y sus intereses, subsidios y suministros en especie y, en general, las que se incluyan en dicha estipulación, excepto las vacaciones.</w:delText>
        </w:r>
      </w:del>
    </w:p>
    <w:p w:rsidRPr="00560665" w:rsidR="00454AAB" w:rsidDel="00E962A4" w:rsidP="006376B2" w:rsidRDefault="004B51CD" w14:paraId="000000C6" w14:textId="4A98D35A">
      <w:pPr>
        <w:pBdr>
          <w:top w:val="nil"/>
          <w:left w:val="nil"/>
          <w:bottom w:val="nil"/>
          <w:right w:val="nil"/>
          <w:between w:val="nil"/>
        </w:pBdr>
        <w:tabs>
          <w:tab w:val="left" w:pos="9498"/>
        </w:tabs>
        <w:spacing w:before="93"/>
        <w:ind w:right="-69"/>
        <w:jc w:val="both"/>
        <w:rPr>
          <w:del w:author="Tatiana Ramírez" w:date="2024-12-18T15:11:00Z" w16du:dateUtc="2024-12-18T20:11:00Z" w:id="345"/>
          <w:rFonts w:ascii="Atkinson Hyperlegible" w:hAnsi="Atkinson Hyperlegible" w:eastAsia="Arial Narrow" w:cs="Arial Narrow"/>
          <w:color w:val="000000"/>
        </w:rPr>
      </w:pPr>
      <w:del w:author="Tatiana Ramírez" w:date="2024-12-18T15:11:00Z" w16du:dateUtc="2024-12-18T20:11:00Z" w:id="346">
        <w:r w:rsidRPr="00560665" w:rsidDel="00E962A4">
          <w:rPr>
            <w:rFonts w:ascii="Atkinson Hyperlegible" w:hAnsi="Atkinson Hyperlegible" w:eastAsia="Arial Narrow" w:cs="Arial Narrow"/>
            <w:color w:val="000000"/>
          </w:rPr>
          <w:delText>En ningún caso el salario integral podrá ser inferior al monto de diez (10) s</w:delText>
        </w:r>
        <w:r w:rsidRPr="00560665" w:rsidDel="00E962A4" w:rsidR="00CD4758">
          <w:rPr>
            <w:rFonts w:ascii="Atkinson Hyperlegible" w:hAnsi="Atkinson Hyperlegible" w:eastAsia="Arial Narrow" w:cs="Arial Narrow"/>
            <w:color w:val="000000"/>
          </w:rPr>
          <w:delText xml:space="preserve">alarios </w:delText>
        </w:r>
        <w:r w:rsidRPr="00560665" w:rsidDel="00E962A4">
          <w:rPr>
            <w:rFonts w:ascii="Atkinson Hyperlegible" w:hAnsi="Atkinson Hyperlegible" w:eastAsia="Arial Narrow" w:cs="Arial Narrow"/>
            <w:color w:val="000000"/>
          </w:rPr>
          <w:delText>m</w:delText>
        </w:r>
        <w:r w:rsidRPr="00560665" w:rsidDel="00E962A4" w:rsidR="00CD4758">
          <w:rPr>
            <w:rFonts w:ascii="Atkinson Hyperlegible" w:hAnsi="Atkinson Hyperlegible" w:eastAsia="Arial Narrow" w:cs="Arial Narrow"/>
            <w:color w:val="000000"/>
          </w:rPr>
          <w:delText xml:space="preserve">ínimos </w:delText>
        </w:r>
        <w:r w:rsidRPr="00560665" w:rsidDel="00E962A4">
          <w:rPr>
            <w:rFonts w:ascii="Atkinson Hyperlegible" w:hAnsi="Atkinson Hyperlegible" w:eastAsia="Arial Narrow" w:cs="Arial Narrow"/>
            <w:color w:val="000000"/>
          </w:rPr>
          <w:delText>m</w:delText>
        </w:r>
        <w:r w:rsidRPr="00560665" w:rsidDel="00E962A4" w:rsidR="00CD4758">
          <w:rPr>
            <w:rFonts w:ascii="Atkinson Hyperlegible" w:hAnsi="Atkinson Hyperlegible" w:eastAsia="Arial Narrow" w:cs="Arial Narrow"/>
            <w:color w:val="000000"/>
          </w:rPr>
          <w:delText xml:space="preserve">ensuales </w:delText>
        </w:r>
        <w:r w:rsidRPr="00560665" w:rsidDel="00E962A4">
          <w:rPr>
            <w:rFonts w:ascii="Atkinson Hyperlegible" w:hAnsi="Atkinson Hyperlegible" w:eastAsia="Arial Narrow" w:cs="Arial Narrow"/>
            <w:color w:val="000000"/>
          </w:rPr>
          <w:delText>l</w:delText>
        </w:r>
        <w:r w:rsidRPr="00560665" w:rsidDel="00E962A4" w:rsidR="00CD4758">
          <w:rPr>
            <w:rFonts w:ascii="Atkinson Hyperlegible" w:hAnsi="Atkinson Hyperlegible" w:eastAsia="Arial Narrow" w:cs="Arial Narrow"/>
            <w:color w:val="000000"/>
          </w:rPr>
          <w:delText xml:space="preserve">egales </w:delText>
        </w:r>
        <w:r w:rsidRPr="00560665" w:rsidDel="00E962A4">
          <w:rPr>
            <w:rFonts w:ascii="Atkinson Hyperlegible" w:hAnsi="Atkinson Hyperlegible" w:eastAsia="Arial Narrow" w:cs="Arial Narrow"/>
            <w:color w:val="000000"/>
          </w:rPr>
          <w:delText>v</w:delText>
        </w:r>
        <w:r w:rsidRPr="00560665" w:rsidDel="00E962A4" w:rsidR="00CD4758">
          <w:rPr>
            <w:rFonts w:ascii="Atkinson Hyperlegible" w:hAnsi="Atkinson Hyperlegible" w:eastAsia="Arial Narrow" w:cs="Arial Narrow"/>
            <w:color w:val="000000"/>
          </w:rPr>
          <w:delText>igentes</w:delText>
        </w:r>
        <w:r w:rsidRPr="00560665" w:rsidDel="00E962A4">
          <w:rPr>
            <w:rFonts w:ascii="Atkinson Hyperlegible" w:hAnsi="Atkinson Hyperlegible" w:eastAsia="Arial Narrow" w:cs="Arial Narrow"/>
            <w:color w:val="000000"/>
          </w:rPr>
          <w:delText xml:space="preserve"> más el factor prestacional correspondiente a </w:delText>
        </w:r>
        <w:r w:rsidRPr="00560665" w:rsidDel="00E962A4" w:rsidR="004853CC">
          <w:rPr>
            <w:rFonts w:ascii="Atkinson Hyperlegible" w:hAnsi="Atkinson Hyperlegible" w:eastAsia="Arial Narrow" w:cs="Arial Narrow"/>
            <w:color w:val="000000"/>
          </w:rPr>
          <w:delText>la organización</w:delText>
        </w:r>
        <w:r w:rsidRPr="00560665" w:rsidDel="00E962A4">
          <w:rPr>
            <w:rFonts w:ascii="Atkinson Hyperlegible" w:hAnsi="Atkinson Hyperlegible" w:eastAsia="Arial Narrow" w:cs="Arial Narrow"/>
            <w:color w:val="000000"/>
          </w:rPr>
          <w:delText xml:space="preserve"> que no podrá ser inferior al treinta por ciento (30%) de dicha cuantía.</w:delText>
        </w:r>
      </w:del>
    </w:p>
    <w:p w:rsidRPr="00560665" w:rsidR="00454AAB" w:rsidDel="00E962A4" w:rsidP="006376B2" w:rsidRDefault="00454AAB" w14:paraId="000000C7" w14:textId="63F0ED93">
      <w:pPr>
        <w:pBdr>
          <w:top w:val="nil"/>
          <w:left w:val="nil"/>
          <w:bottom w:val="nil"/>
          <w:right w:val="nil"/>
          <w:between w:val="nil"/>
        </w:pBdr>
        <w:tabs>
          <w:tab w:val="left" w:pos="9498"/>
        </w:tabs>
        <w:jc w:val="both"/>
        <w:rPr>
          <w:del w:author="Tatiana Ramírez" w:date="2024-12-18T15:11:00Z" w16du:dateUtc="2024-12-18T20:11:00Z" w:id="347"/>
          <w:rFonts w:ascii="Atkinson Hyperlegible" w:hAnsi="Atkinson Hyperlegible" w:eastAsia="Arial Narrow" w:cs="Arial Narrow"/>
          <w:color w:val="000000"/>
        </w:rPr>
      </w:pPr>
    </w:p>
    <w:p w:rsidRPr="00560665" w:rsidR="00454AAB" w:rsidDel="00E962A4" w:rsidP="006376B2" w:rsidRDefault="004B51CD" w14:paraId="000000C8" w14:textId="0322068B">
      <w:pPr>
        <w:pBdr>
          <w:top w:val="nil"/>
          <w:left w:val="nil"/>
          <w:bottom w:val="nil"/>
          <w:right w:val="nil"/>
          <w:between w:val="nil"/>
        </w:pBdr>
        <w:tabs>
          <w:tab w:val="left" w:pos="9498"/>
        </w:tabs>
        <w:ind w:right="-69"/>
        <w:jc w:val="both"/>
        <w:rPr>
          <w:del w:author="Tatiana Ramírez" w:date="2024-12-18T15:11:00Z" w16du:dateUtc="2024-12-18T20:11:00Z" w:id="348"/>
          <w:rFonts w:ascii="Atkinson Hyperlegible" w:hAnsi="Atkinson Hyperlegible" w:eastAsia="Arial Narrow" w:cs="Arial Narrow"/>
          <w:color w:val="000000"/>
        </w:rPr>
      </w:pPr>
      <w:del w:author="Tatiana Ramírez" w:date="2024-12-18T15:11:00Z" w16du:dateUtc="2024-12-18T20:11:00Z" w:id="349">
        <w:r w:rsidRPr="00560665" w:rsidDel="00E962A4">
          <w:rPr>
            <w:rFonts w:ascii="Atkinson Hyperlegible" w:hAnsi="Atkinson Hyperlegible" w:eastAsia="Arial Narrow" w:cs="Arial Narrow"/>
            <w:b/>
            <w:color w:val="000000"/>
          </w:rPr>
          <w:delText xml:space="preserve">ARTÍCULO </w:delText>
        </w:r>
        <w:r w:rsidRPr="00560665" w:rsidDel="00E962A4" w:rsidR="00BB77C8">
          <w:rPr>
            <w:rFonts w:ascii="Atkinson Hyperlegible" w:hAnsi="Atkinson Hyperlegible" w:eastAsia="Arial Narrow" w:cs="Arial Narrow"/>
            <w:b/>
            <w:color w:val="000000"/>
          </w:rPr>
          <w:delText>43</w:delText>
        </w:r>
        <w:r w:rsidRPr="00560665" w:rsidDel="00E962A4">
          <w:rPr>
            <w:rFonts w:ascii="Atkinson Hyperlegible" w:hAnsi="Atkinson Hyperlegible" w:eastAsia="Arial Narrow" w:cs="Arial Narrow"/>
            <w:b/>
            <w:color w:val="000000"/>
          </w:rPr>
          <w:delText xml:space="preserve">. </w:delText>
        </w:r>
        <w:r w:rsidRPr="00560665" w:rsidDel="00E962A4">
          <w:rPr>
            <w:rFonts w:ascii="Atkinson Hyperlegible" w:hAnsi="Atkinson Hyperlegible" w:eastAsia="Arial Narrow" w:cs="Arial Narrow"/>
            <w:color w:val="000000"/>
          </w:rPr>
          <w:delText xml:space="preserve">El régimen legal aplicable a las relaciones laborales y a las prestaciones sociales de los trabajadores de </w:delText>
        </w:r>
        <w:r w:rsidDel="00E962A4" w:rsidR="0089442A">
          <w:rPr>
            <w:rFonts w:ascii="Atkinson Hyperlegible" w:hAnsi="Atkinson Hyperlegible" w:eastAsia="Arial Narrow" w:cs="Arial Narrow"/>
            <w:b/>
            <w:color w:val="000000"/>
          </w:rPr>
          <w:delText>POA</w:delText>
        </w:r>
        <w:r w:rsidRPr="00560665" w:rsidDel="00E962A4" w:rsidR="00CD4758">
          <w:rPr>
            <w:rFonts w:ascii="Atkinson Hyperlegible" w:hAnsi="Atkinson Hyperlegible" w:eastAsia="Arial Narrow" w:cs="Arial Narrow"/>
            <w:b/>
            <w:color w:val="000000"/>
          </w:rPr>
          <w:delText xml:space="preserve"> </w:delText>
        </w:r>
        <w:r w:rsidRPr="00560665" w:rsidDel="00E962A4">
          <w:rPr>
            <w:rFonts w:ascii="Atkinson Hyperlegible" w:hAnsi="Atkinson Hyperlegible" w:eastAsia="Arial Narrow" w:cs="Arial Narrow"/>
            <w:color w:val="000000"/>
          </w:rPr>
          <w:delText>será el del CST.</w:delText>
        </w:r>
      </w:del>
    </w:p>
    <w:p w:rsidRPr="00560665" w:rsidR="00454AAB" w:rsidP="006376B2" w:rsidRDefault="00454AAB" w14:paraId="000000C9"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0CA" w14:textId="454D754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0059336C">
        <w:rPr>
          <w:rFonts w:ascii="Atkinson Hyperlegible" w:hAnsi="Atkinson Hyperlegible" w:eastAsia="Arial Narrow" w:cs="Arial Narrow"/>
          <w:b/>
          <w:color w:val="000000"/>
        </w:rPr>
        <w:t>36</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Los reclamos originados en el cómputo de la remuneración mensual se harán por el interesado dentro de los tres (3) días hábiles siguientes al pago correspondiente, sin perjuicio del derecho que asiste al trabajador de reclamar dentro del término que la </w:t>
      </w:r>
      <w:r w:rsidR="000006E2">
        <w:rPr>
          <w:rFonts w:ascii="Atkinson Hyperlegible" w:hAnsi="Atkinson Hyperlegible" w:eastAsia="Arial Narrow" w:cs="Arial Narrow"/>
          <w:color w:val="000000"/>
        </w:rPr>
        <w:t>l</w:t>
      </w:r>
      <w:r w:rsidRPr="00560665">
        <w:rPr>
          <w:rFonts w:ascii="Atkinson Hyperlegible" w:hAnsi="Atkinson Hyperlegible" w:eastAsia="Arial Narrow" w:cs="Arial Narrow"/>
          <w:color w:val="000000"/>
        </w:rPr>
        <w:t>ey señala.</w:t>
      </w:r>
    </w:p>
    <w:p w:rsidRPr="00560665" w:rsidR="00454AAB" w:rsidP="006376B2" w:rsidRDefault="00454AAB" w14:paraId="000000CB"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0CC" w14:textId="77777777">
      <w:pPr>
        <w:pStyle w:val="Ttulo1"/>
        <w:tabs>
          <w:tab w:val="left" w:pos="1491"/>
          <w:tab w:val="left" w:pos="9498"/>
        </w:tabs>
        <w:ind w:left="0" w:right="117"/>
        <w:jc w:val="center"/>
        <w:rPr>
          <w:rFonts w:ascii="Atkinson Hyperlegible" w:hAnsi="Atkinson Hyperlegible" w:eastAsia="Arial Narrow" w:cs="Arial Narrow"/>
          <w:sz w:val="22"/>
          <w:szCs w:val="22"/>
        </w:rPr>
      </w:pPr>
      <w:bookmarkStart w:name="_44sinio" w:colFirst="0" w:colLast="0" w:id="350"/>
      <w:bookmarkEnd w:id="350"/>
      <w:r w:rsidRPr="00560665">
        <w:rPr>
          <w:rFonts w:ascii="Atkinson Hyperlegible" w:hAnsi="Atkinson Hyperlegible" w:eastAsia="Arial Narrow" w:cs="Arial Narrow"/>
          <w:sz w:val="22"/>
          <w:szCs w:val="22"/>
        </w:rPr>
        <w:t>CAPÍTULO XI</w:t>
      </w:r>
    </w:p>
    <w:p w:rsidRPr="00560665" w:rsidR="00454AAB" w:rsidP="006376B2" w:rsidRDefault="004B51CD" w14:paraId="000000CD" w14:textId="77777777">
      <w:pPr>
        <w:widowControl/>
        <w:pBdr>
          <w:top w:val="nil"/>
          <w:left w:val="nil"/>
          <w:bottom w:val="nil"/>
          <w:right w:val="nil"/>
          <w:between w:val="nil"/>
        </w:pBdr>
        <w:tabs>
          <w:tab w:val="left" w:pos="9498"/>
        </w:tabs>
        <w:jc w:val="center"/>
        <w:rPr>
          <w:rFonts w:ascii="Atkinson Hyperlegible" w:hAnsi="Atkinson Hyperlegible" w:eastAsia="Arial Narrow" w:cs="Arial Narrow"/>
          <w:b/>
          <w:color w:val="000000"/>
        </w:rPr>
      </w:pPr>
      <w:bookmarkStart w:name="_2jxsxqh" w:colFirst="0" w:colLast="0" w:id="351"/>
      <w:bookmarkEnd w:id="351"/>
      <w:r w:rsidRPr="00560665">
        <w:rPr>
          <w:rFonts w:ascii="Atkinson Hyperlegible" w:hAnsi="Atkinson Hyperlegible" w:eastAsia="Arial Narrow" w:cs="Arial Narrow"/>
          <w:b/>
          <w:color w:val="000000"/>
        </w:rPr>
        <w:t>SISTEMA DE GESTION EN SEGURIDAD Y SALUD EN EL TRABAJO, SERVICIO MÉDICO Y RIESGOS LABORALES.</w:t>
      </w:r>
    </w:p>
    <w:p w:rsidRPr="00560665" w:rsidR="00454AAB" w:rsidP="006376B2" w:rsidRDefault="00454AAB" w14:paraId="000000CE"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b/>
          <w:color w:val="000000"/>
        </w:rPr>
      </w:pPr>
      <w:bookmarkStart w:name="_z337ya" w:colFirst="0" w:colLast="0" w:id="352"/>
      <w:bookmarkEnd w:id="352"/>
    </w:p>
    <w:p w:rsidRPr="00560665" w:rsidR="00454AAB" w:rsidP="7EF6CD69" w:rsidRDefault="004B51CD" w14:paraId="000000CF" w14:textId="3A191C53">
      <w:pPr>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rFonts w:ascii="Atkinson Hyperlegible" w:hAnsi="Atkinson Hyperlegible" w:eastAsia="Arial Narrow" w:cs="Arial Narrow"/>
          <w:color w:val="000000"/>
        </w:rPr>
      </w:pPr>
      <w:r w:rsidRPr="7EF6CD69" w:rsidR="3A7A6B05">
        <w:rPr>
          <w:rFonts w:ascii="Atkinson Hyperlegible" w:hAnsi="Atkinson Hyperlegible" w:eastAsia="Arial Narrow" w:cs="Arial Narrow"/>
          <w:b w:val="1"/>
          <w:bCs w:val="1"/>
          <w:color w:val="000000" w:themeColor="text1" w:themeTint="FF" w:themeShade="FF"/>
        </w:rPr>
        <w:t xml:space="preserve">ARTÍCULO </w:t>
      </w:r>
      <w:r w:rsidRPr="7EF6CD69" w:rsidR="6DD0372A">
        <w:rPr>
          <w:rFonts w:ascii="Atkinson Hyperlegible" w:hAnsi="Atkinson Hyperlegible" w:eastAsia="Arial Narrow" w:cs="Arial Narrow"/>
          <w:b w:val="1"/>
          <w:bCs w:val="1"/>
          <w:color w:val="000000" w:themeColor="text1" w:themeTint="FF" w:themeShade="FF"/>
        </w:rPr>
        <w:t>37</w:t>
      </w:r>
      <w:r w:rsidRPr="7EF6CD69" w:rsidR="3A7A6B05">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Es obligación de</w:t>
      </w:r>
      <w:r w:rsidRPr="7EF6CD69" w:rsidR="3A7A6B05">
        <w:rPr>
          <w:rFonts w:ascii="Atkinson Hyperlegible" w:hAnsi="Atkinson Hyperlegible" w:eastAsia="Arial Narrow" w:cs="Arial Narrow"/>
          <w:b w:val="1"/>
          <w:bCs w:val="1"/>
          <w:color w:val="000000" w:themeColor="text1" w:themeTint="FF" w:themeShade="FF"/>
        </w:rPr>
        <w:t xml:space="preserve"> </w:t>
      </w:r>
      <w:r w:rsidRPr="7EF6CD69" w:rsidR="22B6682B">
        <w:rPr>
          <w:rFonts w:ascii="Atkinson Hyperlegible" w:hAnsi="Atkinson Hyperlegible" w:eastAsia="Arial Narrow" w:cs="Arial Narrow"/>
          <w:b w:val="1"/>
          <w:bCs w:val="1"/>
          <w:color w:val="000000" w:themeColor="text1" w:themeTint="FF" w:themeShade="FF"/>
        </w:rPr>
        <w:t>POA</w:t>
      </w:r>
      <w:r w:rsidRPr="7EF6CD69" w:rsidR="45D4FF26">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velar por la salud, seguridad e higiene de</w:t>
      </w:r>
      <w:r w:rsidRPr="7EF6CD69" w:rsidR="35FA423B">
        <w:rPr>
          <w:rFonts w:ascii="Atkinson Hyperlegible" w:hAnsi="Atkinson Hyperlegible" w:eastAsia="Arial Narrow" w:cs="Arial Narrow"/>
          <w:color w:val="000000" w:themeColor="text1" w:themeTint="FF" w:themeShade="FF"/>
        </w:rPr>
        <w:t>l personal</w:t>
      </w:r>
      <w:r w:rsidRPr="7EF6CD69" w:rsidR="3A7A6B05">
        <w:rPr>
          <w:rFonts w:ascii="Atkinson Hyperlegible" w:hAnsi="Atkinson Hyperlegible" w:eastAsia="Arial Narrow" w:cs="Arial Narrow"/>
          <w:color w:val="000000" w:themeColor="text1" w:themeTint="FF" w:themeShade="FF"/>
        </w:rPr>
        <w:t xml:space="preserve"> a su cargo. Igualmente, es su obligación garantizar los recursos necesarios para implementar y ejecutar actividades permanentes en medicina preventiva y del trabajo, en higiene y seguridad industrial, de conformidad con el Sistema de Gestión de Seguridad y Salud en el trabajo, con el objeto de velar por la protección integral </w:t>
      </w:r>
      <w:r w:rsidRPr="7EF6CD69" w:rsidR="3A7A6B05">
        <w:rPr>
          <w:rFonts w:ascii="Atkinson Hyperlegible" w:hAnsi="Atkinson Hyperlegible" w:eastAsia="Arial Narrow" w:cs="Arial Narrow"/>
          <w:color w:val="000000" w:themeColor="text1" w:themeTint="FF" w:themeShade="FF"/>
        </w:rPr>
        <w:t>d</w:t>
      </w:r>
      <w:ins w:author="Leonardo Torres" w:date="2025-01-07T14:33:16.643Z" w:id="1087343442">
        <w:r w:rsidRPr="7EF6CD69" w:rsidR="473E7251">
          <w:rPr>
            <w:rFonts w:ascii="Atkinson Hyperlegible" w:hAnsi="Atkinson Hyperlegible" w:eastAsia="Arial Narrow" w:cs="Arial Narrow"/>
            <w:color w:val="000000" w:themeColor="text1" w:themeTint="FF" w:themeShade="FF"/>
          </w:rPr>
          <w:t xml:space="preserve">e </w:t>
        </w:r>
      </w:ins>
      <w:r w:rsidRPr="7EF6CD69" w:rsidR="247CAA52">
        <w:rPr>
          <w:rFonts w:ascii="Atkinson Hyperlegible" w:hAnsi="Atkinson Hyperlegible" w:eastAsia="Arial Narrow" w:cs="Arial Narrow"/>
          <w:color w:val="000000" w:themeColor="text1" w:themeTint="FF" w:themeShade="FF"/>
        </w:rPr>
        <w:t>la</w:t>
      </w:r>
      <w:r w:rsidRPr="7EF6CD69" w:rsidR="247CAA52">
        <w:rPr>
          <w:rFonts w:ascii="Atkinson Hyperlegible" w:hAnsi="Atkinson Hyperlegible" w:eastAsia="Arial Narrow" w:cs="Arial Narrow"/>
          <w:color w:val="000000" w:themeColor="text1" w:themeTint="FF" w:themeShade="FF"/>
        </w:rPr>
        <w:t xml:space="preserve"> persona contratada</w:t>
      </w:r>
      <w:del w:author="Tatiana Ramírez" w:date="2024-12-18T15:26:00Z" w:id="1477972211">
        <w:r w:rsidRPr="7EF6CD69" w:rsidDel="3A7A6B05">
          <w:rPr>
            <w:rFonts w:ascii="Atkinson Hyperlegible" w:hAnsi="Atkinson Hyperlegible" w:eastAsia="Arial Narrow" w:cs="Arial Narrow"/>
            <w:color w:val="000000" w:themeColor="text1" w:themeTint="FF" w:themeShade="FF"/>
          </w:rPr>
          <w:delText xml:space="preserve">, conforme a lo señalado en </w:delText>
        </w:r>
        <w:r w:rsidRPr="7EF6CD69" w:rsidDel="6D638B16">
          <w:rPr>
            <w:rFonts w:ascii="Atkinson Hyperlegible" w:hAnsi="Atkinson Hyperlegible" w:eastAsia="Arial Narrow" w:cs="Arial Narrow"/>
            <w:color w:val="000000" w:themeColor="text1" w:themeTint="FF" w:themeShade="FF"/>
          </w:rPr>
          <w:delText>el Decreto 1072 de 2015</w:delText>
        </w:r>
        <w:r w:rsidRPr="7EF6CD69" w:rsidDel="3A7A6B05">
          <w:rPr>
            <w:rFonts w:ascii="Atkinson Hyperlegible" w:hAnsi="Atkinson Hyperlegible" w:eastAsia="Arial Narrow" w:cs="Arial Narrow"/>
            <w:color w:val="000000" w:themeColor="text1" w:themeTint="FF" w:themeShade="FF"/>
          </w:rPr>
          <w:delText>y en las demás normas concordantes o aquellas que lo modifiquen o adicionen.</w:delText>
        </w:r>
      </w:del>
      <w:ins w:author="Tatiana Ramírez" w:date="2024-12-18T15:26:00Z" w:id="1109706620">
        <w:r w:rsidRPr="7EF6CD69" w:rsidR="7453B6A9">
          <w:rPr>
            <w:rFonts w:ascii="Atkinson Hyperlegible" w:hAnsi="Atkinson Hyperlegible" w:eastAsia="Arial Narrow" w:cs="Arial Narrow"/>
            <w:color w:val="000000" w:themeColor="text1" w:themeTint="FF" w:themeShade="FF"/>
          </w:rPr>
          <w:t>.</w:t>
        </w:r>
      </w:ins>
    </w:p>
    <w:p w:rsidRPr="00560665" w:rsidR="00454AAB" w:rsidP="006376B2" w:rsidRDefault="00454AAB" w14:paraId="000000D0"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0D1" w14:textId="741931A5">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0059336C">
        <w:rPr>
          <w:rFonts w:ascii="Atkinson Hyperlegible" w:hAnsi="Atkinson Hyperlegible" w:eastAsia="Arial Narrow" w:cs="Arial Narrow"/>
          <w:b/>
          <w:color w:val="000000"/>
        </w:rPr>
        <w:t>38</w:t>
      </w:r>
      <w:r w:rsidRPr="00560665">
        <w:rPr>
          <w:rFonts w:ascii="Atkinson Hyperlegible" w:hAnsi="Atkinson Hyperlegible" w:eastAsia="Arial Narrow" w:cs="Arial Narrow"/>
          <w:b/>
          <w:color w:val="000000"/>
        </w:rPr>
        <w:t xml:space="preserve">. </w:t>
      </w:r>
      <w:r w:rsidRPr="00560665" w:rsidR="006B0405">
        <w:rPr>
          <w:rFonts w:ascii="Atkinson Hyperlegible" w:hAnsi="Atkinson Hyperlegible" w:eastAsia="Arial Narrow" w:cs="Arial Narrow"/>
          <w:color w:val="000000"/>
        </w:rPr>
        <w:t xml:space="preserve">Los servicios médicos requeridos por </w:t>
      </w:r>
      <w:r w:rsidR="004E4769">
        <w:rPr>
          <w:rFonts w:ascii="Atkinson Hyperlegible" w:hAnsi="Atkinson Hyperlegible" w:eastAsia="Arial Narrow" w:cs="Arial Narrow"/>
          <w:color w:val="000000"/>
        </w:rPr>
        <w:t>el personal</w:t>
      </w:r>
      <w:r w:rsidRPr="00560665" w:rsidR="006B0405">
        <w:rPr>
          <w:rFonts w:ascii="Atkinson Hyperlegible" w:hAnsi="Atkinson Hyperlegible" w:eastAsia="Arial Narrow" w:cs="Arial Narrow"/>
          <w:color w:val="000000"/>
        </w:rPr>
        <w:t xml:space="preserve"> se prestarán por las Empresa Promotoras de Salud</w:t>
      </w:r>
      <w:del w:author="Martha Inés Peña Delgado" w:date="2024-11-04T10:34:00Z" w16du:dateUtc="2024-11-04T15:34:00Z" w:id="355">
        <w:r w:rsidRPr="00560665" w:rsidDel="006B0405">
          <w:rPr>
            <w:rFonts w:ascii="Atkinson Hyperlegible" w:hAnsi="Atkinson Hyperlegible" w:eastAsia="Arial Narrow" w:cs="Arial Narrow"/>
            <w:color w:val="000000"/>
          </w:rPr>
          <w:delText>Las</w:delText>
        </w:r>
      </w:del>
      <w:r w:rsidRPr="00560665">
        <w:rPr>
          <w:rFonts w:ascii="Atkinson Hyperlegible" w:hAnsi="Atkinson Hyperlegible" w:eastAsia="Arial Narrow" w:cs="Arial Narrow"/>
          <w:color w:val="000000"/>
        </w:rPr>
        <w:t xml:space="preserve"> EPS, </w:t>
      </w:r>
      <w:r w:rsidRPr="00560665" w:rsidR="006B0405">
        <w:rPr>
          <w:rFonts w:ascii="Atkinson Hyperlegible" w:hAnsi="Atkinson Hyperlegible" w:eastAsia="Arial Narrow" w:cs="Arial Narrow"/>
          <w:color w:val="000000"/>
        </w:rPr>
        <w:t>o Administradoras de Riesgos Laborales (</w:t>
      </w:r>
      <w:r w:rsidRPr="00560665">
        <w:rPr>
          <w:rFonts w:ascii="Atkinson Hyperlegible" w:hAnsi="Atkinson Hyperlegible" w:eastAsia="Arial Narrow" w:cs="Arial Narrow"/>
          <w:color w:val="000000"/>
        </w:rPr>
        <w:t>ARL</w:t>
      </w:r>
      <w:r w:rsidRPr="00560665" w:rsidR="006B0405">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a través de</w:t>
      </w:r>
      <w:r w:rsidRPr="00560665" w:rsidR="00FA7F34">
        <w:rPr>
          <w:rFonts w:ascii="Atkinson Hyperlegible" w:hAnsi="Atkinson Hyperlegible" w:eastAsia="Arial Narrow" w:cs="Arial Narrow"/>
          <w:color w:val="000000"/>
        </w:rPr>
        <w:t>l Instituto Prestador del Servicio (</w:t>
      </w:r>
      <w:del w:author="Martha Inés Peña Delgado" w:date="2024-11-04T10:35:00Z" w16du:dateUtc="2024-11-04T15:35:00Z" w:id="356">
        <w:r w:rsidRPr="00560665" w:rsidDel="00FA7F34">
          <w:rPr>
            <w:rFonts w:ascii="Atkinson Hyperlegible" w:hAnsi="Atkinson Hyperlegible" w:eastAsia="Arial Narrow" w:cs="Arial Narrow"/>
            <w:color w:val="000000"/>
          </w:rPr>
          <w:delText xml:space="preserve"> la </w:delText>
        </w:r>
      </w:del>
      <w:r w:rsidRPr="00560665">
        <w:rPr>
          <w:rFonts w:ascii="Atkinson Hyperlegible" w:hAnsi="Atkinson Hyperlegible" w:eastAsia="Arial Narrow" w:cs="Arial Narrow"/>
          <w:color w:val="000000"/>
        </w:rPr>
        <w:t>IPS</w:t>
      </w:r>
      <w:ins w:author="Martha Inés Peña Delgado" w:date="2024-11-04T10:35:00Z" w16du:dateUtc="2024-11-04T15:35:00Z" w:id="357">
        <w:r w:rsidRPr="00560665" w:rsidR="00FA7F34">
          <w:rPr>
            <w:rFonts w:ascii="Atkinson Hyperlegible" w:hAnsi="Atkinson Hyperlegible" w:eastAsia="Arial Narrow" w:cs="Arial Narrow"/>
            <w:color w:val="000000"/>
          </w:rPr>
          <w:t>)</w:t>
        </w:r>
      </w:ins>
      <w:r w:rsidRPr="00560665">
        <w:rPr>
          <w:rFonts w:ascii="Atkinson Hyperlegible" w:hAnsi="Atkinson Hyperlegible" w:eastAsia="Arial Narrow" w:cs="Arial Narrow"/>
          <w:color w:val="000000"/>
        </w:rPr>
        <w:t xml:space="preserve"> a</w:t>
      </w:r>
      <w:r w:rsidRPr="00560665" w:rsidR="00894346">
        <w:rPr>
          <w:rFonts w:ascii="Atkinson Hyperlegible" w:hAnsi="Atkinson Hyperlegible" w:eastAsia="Arial Narrow" w:cs="Arial Narrow"/>
          <w:color w:val="000000"/>
        </w:rPr>
        <w:t>l cual esté asignad</w:t>
      </w:r>
      <w:r w:rsidR="002764E8">
        <w:rPr>
          <w:rFonts w:ascii="Atkinson Hyperlegible" w:hAnsi="Atkinson Hyperlegible" w:eastAsia="Arial Narrow" w:cs="Arial Narrow"/>
          <w:color w:val="000000"/>
        </w:rPr>
        <w:t>o</w:t>
      </w:r>
      <w:r w:rsidRPr="00560665" w:rsidR="00894346">
        <w:rPr>
          <w:rFonts w:ascii="Atkinson Hyperlegible" w:hAnsi="Atkinson Hyperlegible" w:eastAsia="Arial Narrow" w:cs="Arial Narrow"/>
          <w:color w:val="000000"/>
        </w:rPr>
        <w:t xml:space="preserve"> </w:t>
      </w:r>
      <w:del w:author="Martha Inés Peña Delgado" w:date="2024-11-04T10:41:00Z" w16du:dateUtc="2024-11-04T15:41:00Z" w:id="358">
        <w:r w:rsidRPr="00560665" w:rsidDel="00FE14F4">
          <w:rPr>
            <w:rFonts w:ascii="Atkinson Hyperlegible" w:hAnsi="Atkinson Hyperlegible" w:eastAsia="Arial Narrow" w:cs="Arial Narrow"/>
            <w:color w:val="000000"/>
          </w:rPr>
          <w:delText xml:space="preserve">dscrita o designada por la aseguradora, prestará </w:delText>
        </w:r>
      </w:del>
      <w:del w:author="Martha Inés Peña Delgado" w:date="2024-11-04T10:34:00Z" w16du:dateUtc="2024-11-04T15:34:00Z" w:id="359">
        <w:r w:rsidRPr="00560665" w:rsidDel="006B0405">
          <w:rPr>
            <w:rFonts w:ascii="Atkinson Hyperlegible" w:hAnsi="Atkinson Hyperlegible" w:eastAsia="Arial Narrow" w:cs="Arial Narrow"/>
            <w:color w:val="000000"/>
          </w:rPr>
          <w:delText xml:space="preserve">los servicios médicos requeridos por </w:delText>
        </w:r>
      </w:del>
      <w:r w:rsidR="004E4769">
        <w:rPr>
          <w:rFonts w:ascii="Atkinson Hyperlegible" w:hAnsi="Atkinson Hyperlegible" w:eastAsia="Arial Narrow" w:cs="Arial Narrow"/>
          <w:color w:val="000000"/>
        </w:rPr>
        <w:t>el personal</w:t>
      </w:r>
      <w:del w:author="Martha Inés Peña Delgado" w:date="2024-11-04T10:34:00Z" w16du:dateUtc="2024-11-04T15:34:00Z" w:id="360">
        <w:r w:rsidRPr="00560665" w:rsidDel="006B0405">
          <w:rPr>
            <w:rFonts w:ascii="Atkinson Hyperlegible" w:hAnsi="Atkinson Hyperlegible" w:eastAsia="Arial Narrow" w:cs="Arial Narrow"/>
            <w:color w:val="000000"/>
          </w:rPr>
          <w:delText xml:space="preserve"> </w:delText>
        </w:r>
      </w:del>
      <w:r w:rsidR="002764E8">
        <w:rPr>
          <w:rFonts w:ascii="Atkinson Hyperlegible" w:hAnsi="Atkinson Hyperlegible" w:eastAsia="Arial Narrow" w:cs="Arial Narrow"/>
          <w:color w:val="000000"/>
        </w:rPr>
        <w:t>.</w:t>
      </w:r>
      <w:del w:author="Martha Inés Peña Delgado" w:date="2024-11-04T10:41:00Z" w16du:dateUtc="2024-11-04T15:41:00Z" w:id="361">
        <w:r w:rsidRPr="00560665" w:rsidDel="00FE14F4">
          <w:rPr>
            <w:rFonts w:ascii="Atkinson Hyperlegible" w:hAnsi="Atkinson Hyperlegible" w:eastAsia="Arial Narrow" w:cs="Arial Narrow"/>
            <w:color w:val="000000"/>
          </w:rPr>
          <w:delText>a la cual se encuentren afiliados.</w:delText>
        </w:r>
      </w:del>
    </w:p>
    <w:p w:rsidRPr="00560665" w:rsidR="00454AAB" w:rsidP="006376B2" w:rsidRDefault="004B51CD" w14:paraId="000000D2"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lastRenderedPageBreak/>
        <w:t>En caso de no afiliación o suspensión del servicio por causas no atribuibles al empleador, los servicios serán a cargo del empleado, sin perjuicio de las acciones legales pertinentes.</w:t>
      </w:r>
    </w:p>
    <w:p w:rsidRPr="00560665" w:rsidR="00454AAB" w:rsidP="006376B2" w:rsidRDefault="00454AAB" w14:paraId="000000D3"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B51CD" w14:paraId="000000D4" w14:textId="5A2F08E5">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0059336C">
        <w:rPr>
          <w:rFonts w:ascii="Atkinson Hyperlegible" w:hAnsi="Atkinson Hyperlegible" w:eastAsia="Arial Narrow" w:cs="Arial Narrow"/>
          <w:b/>
          <w:color w:val="000000"/>
        </w:rPr>
        <w:t>39</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Todo trabajador</w:t>
      </w:r>
      <w:r w:rsidRPr="00560665" w:rsidR="008E399D">
        <w:rPr>
          <w:rFonts w:ascii="Atkinson Hyperlegible" w:hAnsi="Atkinson Hyperlegible" w:eastAsia="Arial Narrow" w:cs="Arial Narrow"/>
          <w:color w:val="000000"/>
        </w:rPr>
        <w:t xml:space="preserve">, desde el mismo día en que se sienta enfermo, </w:t>
      </w:r>
      <w:del w:author="Martha Inés Peña Delgado" w:date="2024-11-04T10:42:00Z" w16du:dateUtc="2024-11-04T15:42:00Z" w:id="362">
        <w:r w:rsidRPr="00560665" w:rsidDel="008E399D">
          <w:rPr>
            <w:rFonts w:ascii="Atkinson Hyperlegible" w:hAnsi="Atkinson Hyperlegible" w:eastAsia="Arial Narrow" w:cs="Arial Narrow"/>
            <w:color w:val="000000"/>
          </w:rPr>
          <w:delText xml:space="preserve"> </w:delText>
        </w:r>
      </w:del>
      <w:r w:rsidRPr="00560665">
        <w:rPr>
          <w:rFonts w:ascii="Atkinson Hyperlegible" w:hAnsi="Atkinson Hyperlegible" w:eastAsia="Arial Narrow" w:cs="Arial Narrow"/>
          <w:color w:val="000000"/>
        </w:rPr>
        <w:t xml:space="preserve">deberá </w:t>
      </w:r>
      <w:r w:rsidRPr="00560665" w:rsidR="00C150CE">
        <w:rPr>
          <w:rFonts w:ascii="Atkinson Hyperlegible" w:hAnsi="Atkinson Hyperlegible" w:eastAsia="Arial Narrow" w:cs="Arial Narrow"/>
          <w:color w:val="000000"/>
        </w:rPr>
        <w:t xml:space="preserve">comunicarlo </w:t>
      </w:r>
      <w:del w:author="Martha Inés Peña Delgado" w:date="2024-11-04T10:42:00Z" w16du:dateUtc="2024-11-04T15:42:00Z" w:id="363">
        <w:r w:rsidRPr="00560665" w:rsidDel="00C150CE">
          <w:rPr>
            <w:rFonts w:ascii="Atkinson Hyperlegible" w:hAnsi="Atkinson Hyperlegible" w:eastAsia="Arial Narrow" w:cs="Arial Narrow"/>
            <w:color w:val="000000"/>
          </w:rPr>
          <w:delText>informar el mismo día las afectaciones a su estado de salud y</w:delText>
        </w:r>
      </w:del>
      <w:r w:rsidRPr="00560665" w:rsidR="00C150CE">
        <w:rPr>
          <w:rFonts w:ascii="Atkinson Hyperlegible" w:hAnsi="Atkinson Hyperlegible" w:eastAsia="Arial Narrow" w:cs="Arial Narrow"/>
          <w:color w:val="000000"/>
        </w:rPr>
        <w:t>a</w:t>
      </w:r>
      <w:r w:rsidRPr="00560665">
        <w:rPr>
          <w:rFonts w:ascii="Atkinson Hyperlegible" w:hAnsi="Atkinson Hyperlegible" w:eastAsia="Arial Narrow" w:cs="Arial Narrow"/>
          <w:color w:val="000000"/>
        </w:rPr>
        <w:t xml:space="preserve"> </w:t>
      </w:r>
      <w:r w:rsidR="000006E2">
        <w:rPr>
          <w:rFonts w:ascii="Atkinson Hyperlegible" w:hAnsi="Atkinson Hyperlegible" w:eastAsia="Arial Narrow" w:cs="Arial Narrow"/>
          <w:b/>
          <w:color w:val="000000"/>
        </w:rPr>
        <w:t>POA</w:t>
      </w:r>
      <w:r w:rsidRPr="00560665" w:rsidR="00CD4758">
        <w:rPr>
          <w:rFonts w:ascii="Atkinson Hyperlegible" w:hAnsi="Atkinson Hyperlegible" w:eastAsia="Arial Narrow" w:cs="Arial Narrow"/>
          <w:b/>
          <w:color w:val="000000"/>
        </w:rPr>
        <w:t xml:space="preserve"> </w:t>
      </w:r>
      <w:r w:rsidRPr="00796420" w:rsidR="00F04F72">
        <w:rPr>
          <w:rFonts w:ascii="Atkinson Hyperlegible" w:hAnsi="Atkinson Hyperlegible" w:eastAsia="Arial Narrow" w:cs="Arial Narrow"/>
          <w:bCs/>
          <w:color w:val="000000"/>
        </w:rPr>
        <w:t xml:space="preserve">el cual </w:t>
      </w:r>
      <w:r w:rsidRPr="00560665">
        <w:rPr>
          <w:rFonts w:ascii="Atkinson Hyperlegible" w:hAnsi="Atkinson Hyperlegible" w:eastAsia="Arial Narrow" w:cs="Arial Narrow"/>
          <w:color w:val="000000"/>
        </w:rPr>
        <w:t xml:space="preserve">hará lo conducente para que </w:t>
      </w:r>
      <w:r w:rsidRPr="00560665" w:rsidR="007D1DC7">
        <w:rPr>
          <w:rFonts w:ascii="Atkinson Hyperlegible" w:hAnsi="Atkinson Hyperlegible" w:eastAsia="Arial Narrow" w:cs="Arial Narrow"/>
          <w:color w:val="000000"/>
        </w:rPr>
        <w:t xml:space="preserve">el médico de la </w:t>
      </w:r>
      <w:r w:rsidRPr="00560665" w:rsidR="00D84DA5">
        <w:rPr>
          <w:rFonts w:ascii="Atkinson Hyperlegible" w:hAnsi="Atkinson Hyperlegible" w:eastAsia="Arial Narrow" w:cs="Arial Narrow"/>
          <w:color w:val="000000"/>
        </w:rPr>
        <w:t>IPS lo</w:t>
      </w:r>
      <w:r w:rsidRPr="00560665">
        <w:rPr>
          <w:rFonts w:ascii="Atkinson Hyperlegible" w:hAnsi="Atkinson Hyperlegible" w:eastAsia="Arial Narrow" w:cs="Arial Narrow"/>
          <w:color w:val="000000"/>
        </w:rPr>
        <w:t xml:space="preserve"> examine, a fin de que certifique si puede continuar o no en el trabajo o, en su caso, determine la incapacidad y el tratamiento a que debe someterse. </w:t>
      </w:r>
    </w:p>
    <w:p w:rsidRPr="00560665" w:rsidR="00454AAB" w:rsidP="006376B2" w:rsidRDefault="00454AAB" w14:paraId="000000D5"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B51CD" w14:paraId="000000D6" w14:textId="45DB4AF2">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Si este no diere aviso</w:t>
      </w:r>
      <w:r w:rsidRPr="00560665" w:rsidR="0042734B">
        <w:rPr>
          <w:rFonts w:ascii="Atkinson Hyperlegible" w:hAnsi="Atkinson Hyperlegible" w:eastAsia="Arial Narrow" w:cs="Arial Narrow"/>
          <w:color w:val="000000"/>
        </w:rPr>
        <w:t xml:space="preserve"> ese mismo día </w:t>
      </w:r>
      <w:del w:author="Martha Inés Peña Delgado" w:date="2024-11-04T10:44:00Z" w16du:dateUtc="2024-11-04T15:44:00Z" w:id="364">
        <w:r w:rsidRPr="00560665" w:rsidDel="0042734B">
          <w:rPr>
            <w:rFonts w:ascii="Atkinson Hyperlegible" w:hAnsi="Atkinson Hyperlegible" w:eastAsia="Arial Narrow" w:cs="Arial Narrow"/>
            <w:color w:val="000000"/>
          </w:rPr>
          <w:delText xml:space="preserve"> dentro del término de </w:delText>
        </w:r>
        <w:r w:rsidRPr="00560665" w:rsidDel="0042734B" w:rsidR="005A6D73">
          <w:rPr>
            <w:rFonts w:ascii="Atkinson Hyperlegible" w:hAnsi="Atkinson Hyperlegible" w:eastAsia="Arial Narrow" w:cs="Arial Narrow"/>
            <w:color w:val="000000"/>
          </w:rPr>
          <w:delText>dos</w:delText>
        </w:r>
        <w:r w:rsidRPr="00560665" w:rsidDel="0042734B">
          <w:rPr>
            <w:rFonts w:ascii="Atkinson Hyperlegible" w:hAnsi="Atkinson Hyperlegible" w:eastAsia="Arial Narrow" w:cs="Arial Narrow"/>
            <w:color w:val="000000"/>
          </w:rPr>
          <w:delText xml:space="preserve"> (</w:delText>
        </w:r>
        <w:r w:rsidRPr="00560665" w:rsidDel="0042734B" w:rsidR="005A6D73">
          <w:rPr>
            <w:rFonts w:ascii="Atkinson Hyperlegible" w:hAnsi="Atkinson Hyperlegible" w:eastAsia="Arial Narrow" w:cs="Arial Narrow"/>
            <w:color w:val="000000"/>
          </w:rPr>
          <w:delText>2</w:delText>
        </w:r>
        <w:r w:rsidRPr="00560665" w:rsidDel="0042734B">
          <w:rPr>
            <w:rFonts w:ascii="Atkinson Hyperlegible" w:hAnsi="Atkinson Hyperlegible" w:eastAsia="Arial Narrow" w:cs="Arial Narrow"/>
            <w:color w:val="000000"/>
          </w:rPr>
          <w:delText>) días</w:delText>
        </w:r>
      </w:del>
      <w:r w:rsidRPr="00560665">
        <w:rPr>
          <w:rFonts w:ascii="Atkinson Hyperlegible" w:hAnsi="Atkinson Hyperlegible" w:eastAsia="Arial Narrow" w:cs="Arial Narrow"/>
          <w:color w:val="000000"/>
        </w:rPr>
        <w:t>, o no se sometiere al examen médico que se haya ordenado, su inasistencia al trabajo se tendrá como injustificada para los efectos a que haya lugar, a menos que demuestre que estuvo en absoluta imposibilidad para dar el aviso y someterse al examen en la oportunidad debida.</w:t>
      </w:r>
    </w:p>
    <w:p w:rsidRPr="00560665" w:rsidR="00454AAB" w:rsidP="006376B2" w:rsidRDefault="00454AAB" w14:paraId="000000D7"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0D8" w14:textId="61589214">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BB77C8">
        <w:rPr>
          <w:rFonts w:ascii="Atkinson Hyperlegible" w:hAnsi="Atkinson Hyperlegible" w:eastAsia="Arial Narrow" w:cs="Arial Narrow"/>
          <w:b/>
          <w:color w:val="000000"/>
        </w:rPr>
        <w:t>4</w:t>
      </w:r>
      <w:r w:rsidR="00336041">
        <w:rPr>
          <w:rFonts w:ascii="Atkinson Hyperlegible" w:hAnsi="Atkinson Hyperlegible" w:eastAsia="Arial Narrow" w:cs="Arial Narrow"/>
          <w:b/>
          <w:color w:val="000000"/>
        </w:rPr>
        <w:t>0</w:t>
      </w:r>
      <w:r w:rsidRPr="00560665">
        <w:rPr>
          <w:rFonts w:ascii="Atkinson Hyperlegible" w:hAnsi="Atkinson Hyperlegible" w:eastAsia="Arial Narrow" w:cs="Arial Narrow"/>
          <w:b/>
          <w:color w:val="000000"/>
        </w:rPr>
        <w:t xml:space="preserve">. </w:t>
      </w:r>
      <w:r w:rsidR="004E4769">
        <w:rPr>
          <w:rFonts w:ascii="Atkinson Hyperlegible" w:hAnsi="Atkinson Hyperlegible" w:eastAsia="Arial Narrow" w:cs="Arial Narrow"/>
          <w:color w:val="000000"/>
        </w:rPr>
        <w:t>El personal</w:t>
      </w:r>
      <w:r w:rsidRPr="00560665">
        <w:rPr>
          <w:rFonts w:ascii="Atkinson Hyperlegible" w:hAnsi="Atkinson Hyperlegible" w:eastAsia="Arial Narrow" w:cs="Arial Narrow"/>
          <w:color w:val="000000"/>
        </w:rPr>
        <w:t xml:space="preserve"> debe someterse a los exámenes </w:t>
      </w:r>
      <w:r w:rsidRPr="00560665" w:rsidR="00CD4758">
        <w:rPr>
          <w:rFonts w:ascii="Atkinson Hyperlegible" w:hAnsi="Atkinson Hyperlegible" w:eastAsia="Arial Narrow" w:cs="Arial Narrow"/>
          <w:color w:val="000000"/>
        </w:rPr>
        <w:t>médicos</w:t>
      </w:r>
      <w:r w:rsidRPr="00560665">
        <w:rPr>
          <w:rFonts w:ascii="Atkinson Hyperlegible" w:hAnsi="Atkinson Hyperlegible" w:eastAsia="Arial Narrow" w:cs="Arial Narrow"/>
          <w:color w:val="000000"/>
        </w:rPr>
        <w:t xml:space="preserve"> y seguir las instrucciones de tratamiento que ordena el médico que los haya examinado, así como a los exámenes y tratamientos preventivos que para todos o algunos de ellos ordena</w:t>
      </w:r>
      <w:r w:rsidRPr="00560665">
        <w:rPr>
          <w:rFonts w:ascii="Atkinson Hyperlegible" w:hAnsi="Atkinson Hyperlegible" w:eastAsia="Arial Narrow" w:cs="Arial Narrow"/>
          <w:b/>
          <w:color w:val="000000"/>
        </w:rPr>
        <w:t xml:space="preserve"> </w:t>
      </w:r>
      <w:r w:rsidR="000006E2">
        <w:rPr>
          <w:rFonts w:ascii="Atkinson Hyperlegible" w:hAnsi="Atkinson Hyperlegible" w:eastAsia="Arial Narrow" w:cs="Arial Narrow"/>
          <w:b/>
          <w:color w:val="000000"/>
        </w:rPr>
        <w:t>POA</w:t>
      </w:r>
      <w:r w:rsidR="009917CC">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en determinados casos. </w:t>
      </w:r>
      <w:r w:rsidR="00DD330A">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xml:space="preserve"> que sin justa causa se niegue a los exámenes, instrucciones o tratamientos indicados perderá el derecho a la prestación en dinero por la incapacidad que sobrevenga a consecuencia de esa negativa y será enteramente responsable del deterioro de su salud y las posibles consecuencias que esta desatención tenga. </w:t>
      </w:r>
      <w:del w:author="Tatiana Ramírez" w:date="2024-12-18T15:30:00Z" w16du:dateUtc="2024-12-18T20:30:00Z" w:id="365">
        <w:r w:rsidRPr="00560665" w:rsidDel="00014D26">
          <w:rPr>
            <w:rFonts w:ascii="Atkinson Hyperlegible" w:hAnsi="Atkinson Hyperlegible" w:eastAsia="Arial Narrow" w:cs="Arial Narrow"/>
            <w:color w:val="000000"/>
          </w:rPr>
          <w:delText xml:space="preserve">Se considera falta grave la desatención a realizarse los exámenes o a seguir las instrucciones médicas. </w:delText>
        </w:r>
      </w:del>
    </w:p>
    <w:p w:rsidRPr="00560665" w:rsidR="00454AAB" w:rsidP="006376B2" w:rsidRDefault="00454AAB" w14:paraId="000000D9" w14:textId="77777777">
      <w:pPr>
        <w:pBdr>
          <w:top w:val="nil"/>
          <w:left w:val="nil"/>
          <w:bottom w:val="nil"/>
          <w:right w:val="nil"/>
          <w:between w:val="nil"/>
        </w:pBdr>
        <w:tabs>
          <w:tab w:val="left" w:pos="9498"/>
        </w:tabs>
        <w:ind w:right="217"/>
        <w:jc w:val="both"/>
        <w:rPr>
          <w:rFonts w:ascii="Atkinson Hyperlegible" w:hAnsi="Atkinson Hyperlegible" w:eastAsia="Arial Narrow" w:cs="Arial Narrow"/>
          <w:color w:val="000000"/>
        </w:rPr>
      </w:pPr>
    </w:p>
    <w:p w:rsidRPr="00560665" w:rsidR="00454AAB" w:rsidDel="00014D26" w:rsidP="006376B2" w:rsidRDefault="004B51CD" w14:paraId="000000DA" w14:textId="29F85BF2">
      <w:pPr>
        <w:pBdr>
          <w:top w:val="nil"/>
          <w:left w:val="nil"/>
          <w:bottom w:val="nil"/>
          <w:right w:val="nil"/>
          <w:between w:val="nil"/>
        </w:pBdr>
        <w:tabs>
          <w:tab w:val="left" w:pos="9498"/>
        </w:tabs>
        <w:spacing w:before="93"/>
        <w:ind w:right="-69"/>
        <w:jc w:val="both"/>
        <w:rPr>
          <w:del w:author="Tatiana Ramírez" w:date="2024-12-18T15:30:00Z" w16du:dateUtc="2024-12-18T20:30:00Z" w:id="366"/>
          <w:rFonts w:ascii="Atkinson Hyperlegible" w:hAnsi="Atkinson Hyperlegible" w:eastAsia="Arial Narrow" w:cs="Arial Narrow"/>
          <w:color w:val="000000"/>
        </w:rPr>
      </w:pPr>
      <w:del w:author="Tatiana Ramírez" w:date="2024-12-18T15:30:00Z" w16du:dateUtc="2024-12-18T20:30:00Z" w:id="367">
        <w:r w:rsidRPr="00560665" w:rsidDel="00014D26">
          <w:rPr>
            <w:rFonts w:ascii="Atkinson Hyperlegible" w:hAnsi="Atkinson Hyperlegible" w:eastAsia="Arial Narrow" w:cs="Arial Narrow"/>
            <w:b/>
            <w:color w:val="000000"/>
          </w:rPr>
          <w:delText xml:space="preserve">PARÁGRAFO: </w:delText>
        </w:r>
        <w:r w:rsidRPr="00560665" w:rsidDel="00014D26">
          <w:rPr>
            <w:rFonts w:ascii="Atkinson Hyperlegible" w:hAnsi="Atkinson Hyperlegible" w:eastAsia="Arial Narrow" w:cs="Arial Narrow"/>
            <w:color w:val="000000"/>
          </w:rPr>
          <w:delText xml:space="preserve">El área de seguridad y salud en el trabajo se encargará de hacer la vigilancia al trabajador, del incumplimiento de las recomendaciones médicas y </w:delText>
        </w:r>
        <w:r w:rsidRPr="00560665" w:rsidDel="00014D26" w:rsidR="004F61C7">
          <w:rPr>
            <w:rFonts w:ascii="Atkinson Hyperlegible" w:hAnsi="Atkinson Hyperlegible" w:eastAsia="Arial Narrow" w:cs="Arial Narrow"/>
            <w:color w:val="000000"/>
          </w:rPr>
          <w:delText xml:space="preserve">junto con </w:delText>
        </w:r>
        <w:r w:rsidRPr="00560665" w:rsidDel="00014D26" w:rsidR="00EE05AF">
          <w:rPr>
            <w:rFonts w:ascii="Atkinson Hyperlegible" w:hAnsi="Atkinson Hyperlegible" w:eastAsia="Arial Narrow" w:cs="Arial Narrow"/>
            <w:color w:val="000000"/>
          </w:rPr>
          <w:delText>recursos humanos</w:delText>
        </w:r>
        <w:r w:rsidRPr="00560665" w:rsidDel="00014D26" w:rsidR="00A561C7">
          <w:rPr>
            <w:rFonts w:ascii="Atkinson Hyperlegible" w:hAnsi="Atkinson Hyperlegible" w:eastAsia="Arial Narrow" w:cs="Arial Narrow"/>
            <w:color w:val="000000"/>
          </w:rPr>
          <w:delText xml:space="preserve"> </w:delText>
        </w:r>
        <w:r w:rsidRPr="00560665" w:rsidDel="00014D26" w:rsidR="00AF7D20">
          <w:rPr>
            <w:rFonts w:ascii="Atkinson Hyperlegible" w:hAnsi="Atkinson Hyperlegible" w:eastAsia="Arial Narrow" w:cs="Arial Narrow"/>
            <w:color w:val="000000"/>
          </w:rPr>
          <w:delText xml:space="preserve">revisarán las recomendaciones o restricciones emitidas por </w:delText>
        </w:r>
        <w:r w:rsidRPr="00560665" w:rsidDel="00014D26" w:rsidR="00587732">
          <w:rPr>
            <w:rFonts w:ascii="Atkinson Hyperlegible" w:hAnsi="Atkinson Hyperlegible" w:eastAsia="Arial Narrow" w:cs="Arial Narrow"/>
            <w:color w:val="000000"/>
          </w:rPr>
          <w:delText xml:space="preserve">EPS o ARL </w:delText>
        </w:r>
        <w:r w:rsidRPr="00560665" w:rsidDel="00014D26" w:rsidR="00D84DA5">
          <w:rPr>
            <w:rFonts w:ascii="Atkinson Hyperlegible" w:hAnsi="Atkinson Hyperlegible" w:eastAsia="Arial Narrow" w:cs="Arial Narrow"/>
            <w:color w:val="000000"/>
          </w:rPr>
          <w:delText>para hacer</w:delText>
        </w:r>
        <w:r w:rsidRPr="00560665" w:rsidDel="00014D26">
          <w:rPr>
            <w:rFonts w:ascii="Atkinson Hyperlegible" w:hAnsi="Atkinson Hyperlegible" w:eastAsia="Arial Narrow" w:cs="Arial Narrow"/>
            <w:color w:val="000000"/>
          </w:rPr>
          <w:delText xml:space="preserve"> la reubicación y readaptación a las funciones que le convengan al trabajador, teniendo en cuenta los cargos existentes. </w:delText>
        </w:r>
      </w:del>
    </w:p>
    <w:p w:rsidRPr="00560665" w:rsidR="00454AAB" w:rsidP="006376B2" w:rsidRDefault="00454AAB" w14:paraId="000000DB" w14:textId="77777777">
      <w:pPr>
        <w:pBdr>
          <w:top w:val="nil"/>
          <w:left w:val="nil"/>
          <w:bottom w:val="nil"/>
          <w:right w:val="nil"/>
          <w:between w:val="nil"/>
        </w:pBdr>
        <w:tabs>
          <w:tab w:val="left" w:pos="9498"/>
        </w:tabs>
        <w:spacing w:before="10"/>
        <w:jc w:val="both"/>
        <w:rPr>
          <w:rFonts w:ascii="Atkinson Hyperlegible" w:hAnsi="Atkinson Hyperlegible" w:eastAsia="Arial Narrow" w:cs="Arial Narrow"/>
          <w:color w:val="FF0000"/>
        </w:rPr>
      </w:pPr>
    </w:p>
    <w:p w:rsidRPr="00560665" w:rsidR="00454AAB" w:rsidP="006376B2" w:rsidRDefault="004B51CD" w14:paraId="000000DC" w14:textId="5A2763F1">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BB77C8">
        <w:rPr>
          <w:rFonts w:ascii="Atkinson Hyperlegible" w:hAnsi="Atkinson Hyperlegible" w:eastAsia="Arial Narrow" w:cs="Arial Narrow"/>
          <w:b/>
          <w:color w:val="000000"/>
        </w:rPr>
        <w:t>4</w:t>
      </w:r>
      <w:r w:rsidR="00336041">
        <w:rPr>
          <w:rFonts w:ascii="Atkinson Hyperlegible" w:hAnsi="Atkinson Hyperlegible" w:eastAsia="Arial Narrow" w:cs="Arial Narrow"/>
          <w:b/>
          <w:color w:val="000000"/>
        </w:rPr>
        <w:t>1</w:t>
      </w:r>
      <w:r w:rsidRPr="00560665">
        <w:rPr>
          <w:rFonts w:ascii="Atkinson Hyperlegible" w:hAnsi="Atkinson Hyperlegible" w:eastAsia="Arial Narrow" w:cs="Arial Narrow"/>
          <w:b/>
          <w:color w:val="000000"/>
        </w:rPr>
        <w:t xml:space="preserve">. </w:t>
      </w:r>
      <w:r w:rsidR="004E4769">
        <w:rPr>
          <w:rFonts w:ascii="Atkinson Hyperlegible" w:hAnsi="Atkinson Hyperlegible" w:eastAsia="Arial Narrow" w:cs="Arial Narrow"/>
          <w:color w:val="000000"/>
        </w:rPr>
        <w:t>El personal</w:t>
      </w:r>
      <w:r w:rsidRPr="00560665">
        <w:rPr>
          <w:rFonts w:ascii="Atkinson Hyperlegible" w:hAnsi="Atkinson Hyperlegible" w:eastAsia="Arial Narrow" w:cs="Arial Narrow"/>
          <w:color w:val="000000"/>
        </w:rPr>
        <w:t xml:space="preserve"> deberá someterse a todas las medidas de higiene y seguridad que prescriban las autoridades del ramo y en particular a las que ordene</w:t>
      </w:r>
      <w:r w:rsidRPr="00560665">
        <w:rPr>
          <w:rFonts w:ascii="Atkinson Hyperlegible" w:hAnsi="Atkinson Hyperlegible" w:eastAsia="Arial Narrow" w:cs="Arial Narrow"/>
          <w:b/>
          <w:color w:val="000000"/>
        </w:rPr>
        <w:t xml:space="preserve"> </w:t>
      </w:r>
      <w:r w:rsidR="009917CC">
        <w:rPr>
          <w:rFonts w:ascii="Atkinson Hyperlegible" w:hAnsi="Atkinson Hyperlegible" w:eastAsia="Arial Narrow" w:cs="Arial Narrow"/>
          <w:b/>
          <w:color w:val="000000"/>
        </w:rPr>
        <w:t>POA</w:t>
      </w:r>
      <w:r w:rsidRPr="00560665" w:rsidR="00D428BD">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para la prevención de las enfermedades y de los riesgos en el manejo de los equipos peligrosos (que generen emisión de gases, vapor), máquinas y demás elementos de trabajo que puedan generar accidentes de trabajo.  </w:t>
      </w:r>
    </w:p>
    <w:p w:rsidRPr="00560665" w:rsidR="00454AAB" w:rsidP="006376B2" w:rsidRDefault="00454AAB" w14:paraId="000000DD" w14:textId="77777777">
      <w:pPr>
        <w:pBdr>
          <w:top w:val="nil"/>
          <w:left w:val="nil"/>
          <w:bottom w:val="nil"/>
          <w:right w:val="nil"/>
          <w:between w:val="nil"/>
        </w:pBdr>
        <w:tabs>
          <w:tab w:val="left" w:pos="9498"/>
        </w:tabs>
        <w:spacing w:before="9"/>
        <w:ind w:right="-69"/>
        <w:jc w:val="both"/>
        <w:rPr>
          <w:rFonts w:ascii="Atkinson Hyperlegible" w:hAnsi="Atkinson Hyperlegible" w:eastAsia="Arial Narrow" w:cs="Arial Narrow"/>
          <w:color w:val="000000"/>
        </w:rPr>
      </w:pPr>
    </w:p>
    <w:p w:rsidRPr="00560665" w:rsidR="00454AAB" w:rsidP="006376B2" w:rsidRDefault="004B51CD" w14:paraId="000000DE" w14:textId="1787FD9F">
      <w:pPr>
        <w:pBdr>
          <w:top w:val="nil"/>
          <w:left w:val="nil"/>
          <w:bottom w:val="nil"/>
          <w:right w:val="nil"/>
          <w:between w:val="nil"/>
        </w:pBdr>
        <w:tabs>
          <w:tab w:val="left" w:pos="9498"/>
        </w:tabs>
        <w:spacing w:before="1"/>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PARÁGRAFO: </w:t>
      </w:r>
      <w:r w:rsidRPr="00560665">
        <w:rPr>
          <w:rFonts w:ascii="Atkinson Hyperlegible" w:hAnsi="Atkinson Hyperlegible" w:eastAsia="Arial Narrow" w:cs="Arial Narrow"/>
          <w:color w:val="000000"/>
        </w:rPr>
        <w:t>El incumplimiento por parte d</w:t>
      </w:r>
      <w:r w:rsidR="002764E8">
        <w:rPr>
          <w:rFonts w:ascii="Atkinson Hyperlegible" w:hAnsi="Atkinson Hyperlegible" w:eastAsia="Arial Narrow" w:cs="Arial Narrow"/>
          <w:color w:val="000000"/>
        </w:rPr>
        <w:t xml:space="preserve">e </w:t>
      </w:r>
      <w:r w:rsidR="00DD330A">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xml:space="preserve"> de las instrucciones, reglamentos y determinaciones de prevención de riesgos, adoptados en forma general o específica, y que se encuentren dentro del </w:t>
      </w:r>
      <w:r w:rsidRPr="002E6434">
        <w:rPr>
          <w:rFonts w:ascii="Atkinson Hyperlegible" w:hAnsi="Atkinson Hyperlegible" w:eastAsia="Arial Narrow" w:cs="Arial Narrow"/>
          <w:color w:val="000000"/>
          <w:highlight w:val="green"/>
          <w:rPrChange w:author="Tatiana Ramírez" w:date="2024-12-18T15:59:00Z" w16du:dateUtc="2024-12-18T20:59:00Z" w:id="368">
            <w:rPr>
              <w:rFonts w:ascii="Atkinson Hyperlegible" w:hAnsi="Atkinson Hyperlegible" w:eastAsia="Arial Narrow" w:cs="Arial Narrow"/>
              <w:color w:val="000000"/>
            </w:rPr>
          </w:rPrChange>
        </w:rPr>
        <w:t>Sistema de Gestión de Seguridad y Salud en el Trabajo (SG-SST)</w:t>
      </w:r>
      <w:r w:rsidRPr="00560665">
        <w:rPr>
          <w:rFonts w:ascii="Atkinson Hyperlegible" w:hAnsi="Atkinson Hyperlegible" w:eastAsia="Arial Narrow" w:cs="Arial Narrow"/>
          <w:color w:val="000000"/>
        </w:rPr>
        <w:t xml:space="preserve"> de </w:t>
      </w:r>
      <w:r w:rsidR="009917CC">
        <w:rPr>
          <w:rFonts w:ascii="Atkinson Hyperlegible" w:hAnsi="Atkinson Hyperlegible" w:eastAsia="Arial Narrow" w:cs="Arial Narrow"/>
          <w:b/>
          <w:color w:val="000000"/>
        </w:rPr>
        <w:t>POA</w:t>
      </w:r>
      <w:r w:rsidRPr="00560665" w:rsidR="00D428BD">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que la hayan comunicado por escrito facultan al empleador para la terminación del vínculo o relación laboral con justa causa</w:t>
      </w:r>
      <w:r w:rsidRPr="00560665" w:rsidR="00D924B7">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w:t>
      </w:r>
    </w:p>
    <w:p w:rsidRPr="00560665" w:rsidR="00454AAB" w:rsidP="006376B2" w:rsidRDefault="00454AAB" w14:paraId="000000DF"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00454AAB" w:rsidP="006376B2" w:rsidRDefault="004B51CD" w14:paraId="000000E1" w14:textId="504A685D">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ARTÍCULO</w:t>
      </w:r>
      <w:r w:rsidRPr="00560665" w:rsidR="002A7EC0">
        <w:rPr>
          <w:rFonts w:ascii="Atkinson Hyperlegible" w:hAnsi="Atkinson Hyperlegible" w:eastAsia="Arial Narrow" w:cs="Arial Narrow"/>
          <w:b/>
          <w:color w:val="000000"/>
        </w:rPr>
        <w:t xml:space="preserve"> </w:t>
      </w:r>
      <w:r w:rsidR="00726F11">
        <w:rPr>
          <w:rFonts w:ascii="Atkinson Hyperlegible" w:hAnsi="Atkinson Hyperlegible" w:eastAsia="Arial Narrow" w:cs="Arial Narrow"/>
          <w:b/>
          <w:color w:val="000000"/>
        </w:rPr>
        <w:t>42</w:t>
      </w:r>
      <w:r w:rsidRPr="00560665">
        <w:rPr>
          <w:rFonts w:ascii="Atkinson Hyperlegible" w:hAnsi="Atkinson Hyperlegible" w:eastAsia="Arial Narrow" w:cs="Arial Narrow"/>
          <w:b/>
          <w:color w:val="000000"/>
        </w:rPr>
        <w:t xml:space="preserve">. </w:t>
      </w:r>
      <w:r w:rsidRPr="00560665" w:rsidR="00D924B7">
        <w:rPr>
          <w:rFonts w:ascii="Atkinson Hyperlegible" w:hAnsi="Atkinson Hyperlegible" w:eastAsia="Arial Narrow" w:cs="Arial Narrow"/>
          <w:color w:val="000000"/>
        </w:rPr>
        <w:t xml:space="preserve">En caso de accidente de trabajo, </w:t>
      </w:r>
      <w:r w:rsidR="00DD330A">
        <w:rPr>
          <w:rFonts w:ascii="Atkinson Hyperlegible" w:hAnsi="Atkinson Hyperlegible" w:eastAsia="Arial Narrow" w:cs="Arial Narrow"/>
          <w:color w:val="000000"/>
        </w:rPr>
        <w:t>la persona contratada</w:t>
      </w:r>
      <w:r w:rsidRPr="00560665" w:rsidR="00D924B7">
        <w:rPr>
          <w:rFonts w:ascii="Atkinson Hyperlegible" w:hAnsi="Atkinson Hyperlegible" w:eastAsia="Arial Narrow" w:cs="Arial Narrow"/>
          <w:color w:val="000000"/>
        </w:rPr>
        <w:t xml:space="preserve"> debe informar a su jefe inmediato y él tomará todas las medidas necesarias y, lo informará en los términos establecidos ante Recursos Humanos o Salud </w:t>
      </w:r>
      <w:r w:rsidRPr="00560665" w:rsidR="00D84DA5">
        <w:rPr>
          <w:rFonts w:ascii="Atkinson Hyperlegible" w:hAnsi="Atkinson Hyperlegible" w:eastAsia="Arial Narrow" w:cs="Arial Narrow"/>
          <w:color w:val="000000"/>
        </w:rPr>
        <w:t>Ocupacional, quienes</w:t>
      </w:r>
      <w:r w:rsidRPr="00560665" w:rsidR="00D924B7">
        <w:rPr>
          <w:rFonts w:ascii="Atkinson Hyperlegible" w:hAnsi="Atkinson Hyperlegible" w:eastAsia="Arial Narrow" w:cs="Arial Narrow"/>
          <w:color w:val="000000"/>
        </w:rPr>
        <w:t xml:space="preserve"> a su vez</w:t>
      </w:r>
      <w:del w:author="Tatiana Ramírez" w:date="2024-12-18T15:43:00Z" w16du:dateUtc="2024-12-18T20:43:00Z" w:id="369">
        <w:r w:rsidRPr="00560665" w:rsidDel="005210F1" w:rsidR="00D924B7">
          <w:rPr>
            <w:rFonts w:ascii="Atkinson Hyperlegible" w:hAnsi="Atkinson Hyperlegible" w:eastAsia="Arial Narrow" w:cs="Arial Narrow"/>
            <w:color w:val="000000"/>
          </w:rPr>
          <w:delText xml:space="preserve"> </w:delText>
        </w:r>
      </w:del>
      <w:r w:rsidRPr="00560665" w:rsidR="00020381">
        <w:rPr>
          <w:rFonts w:ascii="Atkinson Hyperlegible" w:hAnsi="Atkinson Hyperlegible" w:eastAsia="Arial Narrow" w:cs="Arial Narrow"/>
          <w:color w:val="000000"/>
        </w:rPr>
        <w:t>, ordenará</w:t>
      </w:r>
      <w:r w:rsidRPr="00560665" w:rsidR="00D924B7">
        <w:rPr>
          <w:rFonts w:ascii="Atkinson Hyperlegible" w:hAnsi="Atkinson Hyperlegible" w:eastAsia="Arial Narrow" w:cs="Arial Narrow"/>
          <w:color w:val="000000"/>
        </w:rPr>
        <w:t>n</w:t>
      </w:r>
      <w:r w:rsidRPr="00560665" w:rsidR="00020381">
        <w:rPr>
          <w:rFonts w:ascii="Atkinson Hyperlegible" w:hAnsi="Atkinson Hyperlegible" w:eastAsia="Arial Narrow" w:cs="Arial Narrow"/>
          <w:color w:val="000000"/>
        </w:rPr>
        <w:t xml:space="preserve"> inmediatamente la prestación de los primeros auxilios, la remisión al médico y tomará todas las medidas que se consideren necesarias y suficientes para reducir al mínimo, las consecuencias del accidente, denunciando el mismo en los términos establecidos en el Decreto 1295 de 1994 ante la EPS y la ARL</w:t>
      </w:r>
      <w:del w:author="Tatiana Ramírez" w:date="2024-12-18T15:40:00Z" w16du:dateUtc="2024-12-18T20:40:00Z" w:id="370">
        <w:r w:rsidRPr="00560665" w:rsidDel="0073694A" w:rsidR="00020381">
          <w:rPr>
            <w:rFonts w:ascii="Atkinson Hyperlegible" w:hAnsi="Atkinson Hyperlegible" w:eastAsia="Arial Narrow" w:cs="Arial Narrow"/>
            <w:color w:val="000000"/>
          </w:rPr>
          <w:delText xml:space="preserve">, en la Ley 776 de 2002, en el Sistema General de Riesgos Laborales, en la Ley 1562 de 2012 y en el Decreto 1072 </w:delText>
        </w:r>
        <w:r w:rsidRPr="00560665" w:rsidDel="0073694A" w:rsidR="00020381">
          <w:rPr>
            <w:rFonts w:ascii="Atkinson Hyperlegible" w:hAnsi="Atkinson Hyperlegible" w:eastAsia="Arial Narrow" w:cs="Arial Narrow"/>
            <w:color w:val="000000"/>
          </w:rPr>
          <w:lastRenderedPageBreak/>
          <w:delText>de 2015, de conformidad a los términos estipulados en los preceptos  legales pertinentes y demás normas concordantes y reglamentarias  antes mencionadas.</w:delText>
        </w:r>
      </w:del>
      <w:r w:rsidR="0073694A">
        <w:rPr>
          <w:rFonts w:ascii="Atkinson Hyperlegible" w:hAnsi="Atkinson Hyperlegible" w:eastAsia="Arial Narrow" w:cs="Arial Narrow"/>
          <w:color w:val="000000"/>
        </w:rPr>
        <w:t>.</w:t>
      </w:r>
    </w:p>
    <w:p w:rsidR="00AF3C36" w:rsidP="006376B2" w:rsidRDefault="00AF3C36" w14:paraId="5E9BD17D"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AF3C36" w:rsidP="006376B2" w:rsidRDefault="00AF3C36" w14:paraId="03984187" w14:textId="7951F0AE">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AF3C36">
        <w:rPr>
          <w:rFonts w:ascii="Atkinson Hyperlegible" w:hAnsi="Atkinson Hyperlegible" w:eastAsia="Arial Narrow" w:cs="Arial Narrow"/>
          <w:b/>
          <w:bCs/>
          <w:color w:val="000000"/>
          <w:highlight w:val="green"/>
        </w:rPr>
        <w:t>PARÁGRAFO</w:t>
      </w:r>
      <w:r w:rsidRPr="00AF3C36">
        <w:rPr>
          <w:rFonts w:ascii="Atkinson Hyperlegible" w:hAnsi="Atkinson Hyperlegible" w:eastAsia="Arial Narrow" w:cs="Arial Narrow"/>
          <w:color w:val="000000"/>
          <w:highlight w:val="green"/>
        </w:rPr>
        <w:t xml:space="preserve">. Con el fin de atender a </w:t>
      </w:r>
      <w:r w:rsidR="00353C04">
        <w:rPr>
          <w:rFonts w:ascii="Atkinson Hyperlegible" w:hAnsi="Atkinson Hyperlegible" w:eastAsia="Arial Narrow" w:cs="Arial Narrow"/>
          <w:color w:val="000000"/>
          <w:highlight w:val="green"/>
        </w:rPr>
        <w:t>el personal</w:t>
      </w:r>
      <w:r w:rsidRPr="00AF3C36">
        <w:rPr>
          <w:rFonts w:ascii="Atkinson Hyperlegible" w:hAnsi="Atkinson Hyperlegible" w:eastAsia="Arial Narrow" w:cs="Arial Narrow"/>
          <w:color w:val="000000"/>
          <w:highlight w:val="green"/>
        </w:rPr>
        <w:t xml:space="preserve"> que sufran accidentes o enfermedades agudas, la empresa mantendrá en las dependencias, en donde se justifique, un equipo completo de primeros auxilios, dotado de los elementos necesarios para auxiliar a su personal en los casos emergencias y que será manejado de acuerdo a la normalización que la Empresa disponga para este efecto.</w:t>
      </w:r>
    </w:p>
    <w:p w:rsidRPr="00560665" w:rsidR="00D84DA5" w:rsidP="006376B2" w:rsidRDefault="00D84DA5" w14:paraId="044C9E8A"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B51CD" w14:paraId="000000E2" w14:textId="1793880C">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4B56CD">
        <w:rPr>
          <w:rFonts w:ascii="Atkinson Hyperlegible" w:hAnsi="Atkinson Hyperlegible" w:eastAsia="Arial Narrow" w:cs="Arial Narrow"/>
          <w:b/>
          <w:color w:val="000000"/>
          <w:rPrChange w:author="Tatiana Ramírez" w:date="2024-12-18T15:41:00Z" w16du:dateUtc="2024-12-18T20:41:00Z" w:id="371">
            <w:rPr>
              <w:rFonts w:ascii="Atkinson Hyperlegible" w:hAnsi="Atkinson Hyperlegible" w:eastAsia="Arial Narrow" w:cs="Arial Narrow"/>
              <w:b/>
              <w:color w:val="000000"/>
              <w:lang w:val="en-US"/>
            </w:rPr>
          </w:rPrChange>
        </w:rPr>
        <w:t xml:space="preserve">ARTÍCULO </w:t>
      </w:r>
      <w:r w:rsidRPr="004B56CD" w:rsidR="00D31595">
        <w:rPr>
          <w:rFonts w:ascii="Atkinson Hyperlegible" w:hAnsi="Atkinson Hyperlegible" w:eastAsia="Arial Narrow" w:cs="Arial Narrow"/>
          <w:b/>
          <w:color w:val="000000"/>
        </w:rPr>
        <w:t>43</w:t>
      </w:r>
      <w:r w:rsidRPr="004B56CD">
        <w:rPr>
          <w:rFonts w:ascii="Atkinson Hyperlegible" w:hAnsi="Atkinson Hyperlegible" w:eastAsia="Arial Narrow" w:cs="Arial Narrow"/>
          <w:b/>
          <w:color w:val="000000"/>
        </w:rPr>
        <w:t xml:space="preserve">. </w:t>
      </w:r>
      <w:r w:rsidRPr="004B56CD" w:rsidR="009917CC">
        <w:rPr>
          <w:rFonts w:ascii="Atkinson Hyperlegible" w:hAnsi="Atkinson Hyperlegible" w:eastAsia="Arial Narrow" w:cs="Arial Narrow"/>
          <w:b/>
          <w:color w:val="000000"/>
        </w:rPr>
        <w:t>POA</w:t>
      </w:r>
      <w:r w:rsidR="004B56CD">
        <w:rPr>
          <w:rFonts w:ascii="Atkinson Hyperlegible" w:hAnsi="Atkinson Hyperlegible" w:eastAsia="Arial Narrow" w:cs="Arial Narrow"/>
          <w:b/>
          <w:color w:val="000000"/>
        </w:rPr>
        <w:t xml:space="preserve">, </w:t>
      </w:r>
      <w:r w:rsidRPr="004B56CD" w:rsidR="00282B16">
        <w:rPr>
          <w:rFonts w:ascii="Atkinson Hyperlegible" w:hAnsi="Atkinson Hyperlegible" w:eastAsia="Arial Narrow" w:cs="Arial Narrow"/>
          <w:bCs/>
          <w:color w:val="000000"/>
        </w:rPr>
        <w:t xml:space="preserve">a través de su </w:t>
      </w:r>
      <w:del w:author="Tatiana Ramírez" w:date="2024-12-18T15:59:00Z" w16du:dateUtc="2024-12-18T20:59:00Z" w:id="372">
        <w:r w:rsidRPr="004B56CD" w:rsidDel="002E6434" w:rsidR="00282B16">
          <w:rPr>
            <w:rFonts w:ascii="Atkinson Hyperlegible" w:hAnsi="Atkinson Hyperlegible" w:eastAsia="Arial Narrow" w:cs="Arial Narrow"/>
            <w:bCs/>
            <w:color w:val="000000"/>
          </w:rPr>
          <w:delText>Sistema Gestión</w:delText>
        </w:r>
        <w:r w:rsidRPr="004B56CD" w:rsidDel="002E6434" w:rsidR="00C87DFC">
          <w:rPr>
            <w:rFonts w:ascii="Atkinson Hyperlegible" w:hAnsi="Atkinson Hyperlegible" w:eastAsia="Arial Narrow" w:cs="Arial Narrow"/>
            <w:bCs/>
            <w:color w:val="000000"/>
          </w:rPr>
          <w:delText xml:space="preserve"> de Seguridad y Salud en el Trabajo </w:delText>
        </w:r>
      </w:del>
      <w:r w:rsidRPr="004B56CD" w:rsidR="00C87DFC">
        <w:rPr>
          <w:rFonts w:ascii="Atkinson Hyperlegible" w:hAnsi="Atkinson Hyperlegible" w:eastAsia="Arial Narrow" w:cs="Arial Narrow"/>
          <w:bCs/>
          <w:color w:val="000000"/>
        </w:rPr>
        <w:t>SG</w:t>
      </w:r>
      <w:r w:rsidR="002E6434">
        <w:rPr>
          <w:rFonts w:ascii="Atkinson Hyperlegible" w:hAnsi="Atkinson Hyperlegible" w:eastAsia="Arial Narrow" w:cs="Arial Narrow"/>
          <w:bCs/>
          <w:color w:val="000000"/>
        </w:rPr>
        <w:t>-</w:t>
      </w:r>
      <w:r w:rsidRPr="004B56CD" w:rsidR="00C87DFC">
        <w:rPr>
          <w:rFonts w:ascii="Atkinson Hyperlegible" w:hAnsi="Atkinson Hyperlegible" w:eastAsia="Arial Narrow" w:cs="Arial Narrow"/>
          <w:bCs/>
          <w:color w:val="000000"/>
        </w:rPr>
        <w:t>SST</w:t>
      </w:r>
      <w:r w:rsidRPr="00560665" w:rsidR="00282B16">
        <w:rPr>
          <w:rFonts w:ascii="Atkinson Hyperlegible" w:hAnsi="Atkinson Hyperlegible" w:eastAsia="Arial Narrow" w:cs="Arial Narrow"/>
          <w:b/>
          <w:color w:val="000000"/>
        </w:rPr>
        <w:t xml:space="preserve"> </w:t>
      </w:r>
      <w:r w:rsidRPr="00560665" w:rsidR="00496C10">
        <w:rPr>
          <w:rFonts w:ascii="Atkinson Hyperlegible" w:hAnsi="Atkinson Hyperlegible" w:eastAsia="Arial Narrow" w:cs="Arial Narrow"/>
          <w:color w:val="000000"/>
        </w:rPr>
        <w:t>y la entidad administradora de riesgos laborales</w:t>
      </w:r>
      <w:r w:rsidR="004B56CD">
        <w:rPr>
          <w:rFonts w:ascii="Atkinson Hyperlegible" w:hAnsi="Atkinson Hyperlegible" w:eastAsia="Arial Narrow" w:cs="Arial Narrow"/>
          <w:color w:val="000000"/>
        </w:rPr>
        <w:t>,</w:t>
      </w:r>
      <w:r w:rsidRPr="00560665" w:rsidR="00496C10">
        <w:rPr>
          <w:rFonts w:ascii="Atkinson Hyperlegible" w:hAnsi="Atkinson Hyperlegible" w:eastAsia="Arial Narrow" w:cs="Arial Narrow"/>
          <w:color w:val="000000"/>
        </w:rPr>
        <w:t xml:space="preserve"> deberá llevar estadísticas de los accidentes de trabajo y de las enfermedades laborales, para lo cual deberán, en cada caso, determinar la gravedad y la frecuencia de los accidentes de trabajo o de las enfermedades laborales, de conformidad con el reglamento que se </w:t>
      </w:r>
      <w:r w:rsidRPr="00560665" w:rsidR="00EB0F71">
        <w:rPr>
          <w:rFonts w:ascii="Atkinson Hyperlegible" w:hAnsi="Atkinson Hyperlegible" w:eastAsia="Arial Narrow" w:cs="Arial Narrow"/>
          <w:color w:val="000000"/>
        </w:rPr>
        <w:t>expida.</w:t>
      </w:r>
    </w:p>
    <w:p w:rsidRPr="00560665" w:rsidR="00454AAB" w:rsidP="006376B2" w:rsidRDefault="00454AAB" w14:paraId="000000E3"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0E4" w14:textId="0A696BD4">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2E6434">
        <w:rPr>
          <w:rFonts w:ascii="Atkinson Hyperlegible" w:hAnsi="Atkinson Hyperlegible" w:eastAsia="Arial Narrow" w:cs="Arial Narrow"/>
          <w:b/>
          <w:color w:val="000000"/>
          <w:rPrChange w:author="Tatiana Ramírez" w:date="2024-12-18T15:59:00Z" w16du:dateUtc="2024-12-18T20:59:00Z" w:id="373">
            <w:rPr>
              <w:rFonts w:ascii="Atkinson Hyperlegible" w:hAnsi="Atkinson Hyperlegible" w:eastAsia="Arial Narrow" w:cs="Arial Narrow"/>
              <w:b/>
              <w:color w:val="000000"/>
              <w:lang w:val="en-US"/>
            </w:rPr>
          </w:rPrChange>
        </w:rPr>
        <w:t xml:space="preserve">ARTÍCULO </w:t>
      </w:r>
      <w:r w:rsidRPr="002E6434" w:rsidR="00AF3C36">
        <w:rPr>
          <w:rFonts w:ascii="Atkinson Hyperlegible" w:hAnsi="Atkinson Hyperlegible" w:eastAsia="Arial Narrow" w:cs="Arial Narrow"/>
          <w:b/>
          <w:color w:val="000000"/>
          <w:rPrChange w:author="Tatiana Ramírez" w:date="2024-12-18T15:59:00Z" w16du:dateUtc="2024-12-18T20:59:00Z" w:id="374">
            <w:rPr>
              <w:rFonts w:ascii="Atkinson Hyperlegible" w:hAnsi="Atkinson Hyperlegible" w:eastAsia="Arial Narrow" w:cs="Arial Narrow"/>
              <w:b/>
              <w:color w:val="000000"/>
              <w:lang w:val="en-US"/>
            </w:rPr>
          </w:rPrChange>
        </w:rPr>
        <w:t>44</w:t>
      </w:r>
      <w:r w:rsidRPr="002E6434">
        <w:rPr>
          <w:rFonts w:ascii="Atkinson Hyperlegible" w:hAnsi="Atkinson Hyperlegible" w:eastAsia="Arial Narrow" w:cs="Arial Narrow"/>
          <w:b/>
          <w:color w:val="000000"/>
          <w:rPrChange w:author="Tatiana Ramírez" w:date="2024-12-18T15:59:00Z" w16du:dateUtc="2024-12-18T20:59:00Z" w:id="375">
            <w:rPr>
              <w:rFonts w:ascii="Atkinson Hyperlegible" w:hAnsi="Atkinson Hyperlegible" w:eastAsia="Arial Narrow" w:cs="Arial Narrow"/>
              <w:b/>
              <w:color w:val="000000"/>
              <w:lang w:val="en-US"/>
            </w:rPr>
          </w:rPrChange>
        </w:rPr>
        <w:t>.</w:t>
      </w:r>
      <w:r w:rsidRPr="002E6434">
        <w:rPr>
          <w:rFonts w:ascii="Atkinson Hyperlegible" w:hAnsi="Atkinson Hyperlegible" w:eastAsia="Arial Narrow" w:cs="Arial Narrow"/>
          <w:color w:val="000000"/>
          <w:rPrChange w:author="Tatiana Ramírez" w:date="2024-12-18T15:59:00Z" w16du:dateUtc="2024-12-18T20:59:00Z" w:id="376">
            <w:rPr>
              <w:rFonts w:ascii="Atkinson Hyperlegible" w:hAnsi="Atkinson Hyperlegible" w:eastAsia="Arial Narrow" w:cs="Arial Narrow"/>
              <w:color w:val="000000"/>
              <w:lang w:val="en-US"/>
            </w:rPr>
          </w:rPrChange>
        </w:rPr>
        <w:t xml:space="preserve"> </w:t>
      </w:r>
      <w:r w:rsidRPr="00490040" w:rsidR="009917CC">
        <w:rPr>
          <w:rFonts w:ascii="Atkinson Hyperlegible" w:hAnsi="Atkinson Hyperlegible" w:eastAsia="Arial Narrow" w:cs="Arial Narrow"/>
          <w:b/>
          <w:color w:val="000000"/>
        </w:rPr>
        <w:t>POA</w:t>
      </w:r>
      <w:r w:rsidR="00490040">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informará los accidentes de trabajo o enfermedad </w:t>
      </w:r>
      <w:r w:rsidRPr="00560665" w:rsidR="00496C10">
        <w:rPr>
          <w:rFonts w:ascii="Atkinson Hyperlegible" w:hAnsi="Atkinson Hyperlegible" w:eastAsia="Arial Narrow" w:cs="Arial Narrow"/>
          <w:color w:val="000000"/>
        </w:rPr>
        <w:t xml:space="preserve">laboral </w:t>
      </w:r>
      <w:r w:rsidRPr="00560665">
        <w:rPr>
          <w:rFonts w:ascii="Atkinson Hyperlegible" w:hAnsi="Atkinson Hyperlegible" w:eastAsia="Arial Narrow" w:cs="Arial Narrow"/>
          <w:color w:val="000000"/>
        </w:rPr>
        <w:t xml:space="preserve">a la </w:t>
      </w:r>
      <w:del w:author="Tatiana Ramírez" w:date="2024-12-18T15:59:00Z" w16du:dateUtc="2024-12-18T20:59:00Z" w:id="377">
        <w:r w:rsidRPr="00560665" w:rsidDel="002E6434">
          <w:rPr>
            <w:rFonts w:ascii="Atkinson Hyperlegible" w:hAnsi="Atkinson Hyperlegible" w:eastAsia="Arial Narrow" w:cs="Arial Narrow"/>
            <w:color w:val="000000"/>
          </w:rPr>
          <w:delText xml:space="preserve">Entidad Administradora de Riesgos </w:delText>
        </w:r>
        <w:r w:rsidRPr="00560665" w:rsidDel="002E6434" w:rsidR="006E085A">
          <w:rPr>
            <w:rFonts w:ascii="Atkinson Hyperlegible" w:hAnsi="Atkinson Hyperlegible" w:eastAsia="Arial Narrow" w:cs="Arial Narrow"/>
            <w:color w:val="000000"/>
          </w:rPr>
          <w:delText xml:space="preserve">laborales </w:delText>
        </w:r>
        <w:r w:rsidRPr="00560665" w:rsidDel="002E6434">
          <w:rPr>
            <w:rFonts w:ascii="Atkinson Hyperlegible" w:hAnsi="Atkinson Hyperlegible" w:eastAsia="Arial Narrow" w:cs="Arial Narrow"/>
            <w:color w:val="000000"/>
          </w:rPr>
          <w:delText xml:space="preserve">y </w:delText>
        </w:r>
      </w:del>
      <w:r w:rsidR="002E6434">
        <w:rPr>
          <w:rFonts w:ascii="Atkinson Hyperlegible" w:hAnsi="Atkinson Hyperlegible" w:eastAsia="Arial Narrow" w:cs="Arial Narrow"/>
          <w:color w:val="000000"/>
        </w:rPr>
        <w:t>ARL</w:t>
      </w:r>
      <w:r w:rsidR="00B26B0E">
        <w:rPr>
          <w:rFonts w:ascii="Atkinson Hyperlegible" w:hAnsi="Atkinson Hyperlegible" w:eastAsia="Arial Narrow" w:cs="Arial Narrow"/>
          <w:color w:val="000000"/>
        </w:rPr>
        <w:t xml:space="preserve"> y</w:t>
      </w:r>
      <w:r w:rsidRPr="00560665">
        <w:rPr>
          <w:rFonts w:ascii="Atkinson Hyperlegible" w:hAnsi="Atkinson Hyperlegible" w:eastAsia="Arial Narrow" w:cs="Arial Narrow"/>
          <w:color w:val="000000"/>
        </w:rPr>
        <w:t xml:space="preserve"> la </w:t>
      </w:r>
      <w:del w:author="Tatiana Ramírez" w:date="2024-12-18T15:59:00Z" w16du:dateUtc="2024-12-18T20:59:00Z" w:id="378">
        <w:r w:rsidRPr="00560665" w:rsidDel="002E6434">
          <w:rPr>
            <w:rFonts w:ascii="Atkinson Hyperlegible" w:hAnsi="Atkinson Hyperlegible" w:eastAsia="Arial Narrow" w:cs="Arial Narrow"/>
            <w:color w:val="000000"/>
          </w:rPr>
          <w:delText>Entidad Promotora de Salud</w:delText>
        </w:r>
      </w:del>
      <w:ins w:author="Tatiana Ramírez" w:date="2024-12-18T15:59:00Z" w16du:dateUtc="2024-12-18T20:59:00Z" w:id="379">
        <w:r w:rsidR="002E6434">
          <w:rPr>
            <w:rFonts w:ascii="Atkinson Hyperlegible" w:hAnsi="Atkinson Hyperlegible" w:eastAsia="Arial Narrow" w:cs="Arial Narrow"/>
            <w:color w:val="000000"/>
          </w:rPr>
          <w:t>EPS</w:t>
        </w:r>
      </w:ins>
      <w:r w:rsidRPr="00560665">
        <w:rPr>
          <w:rFonts w:ascii="Atkinson Hyperlegible" w:hAnsi="Atkinson Hyperlegible" w:eastAsia="Arial Narrow" w:cs="Arial Narrow"/>
          <w:color w:val="000000"/>
        </w:rPr>
        <w:t>, en forma simultánea, inmediatamente y dentro de un plazo no superior a dos (2) días hábiles siguientes al accidente o diagnosticada la enfermedad.</w:t>
      </w:r>
      <w:ins w:author="Tatiana Ramírez" w:date="2024-12-18T15:42:00Z" w16du:dateUtc="2024-12-18T20:42:00Z" w:id="380">
        <w:r w:rsidR="00824BB4">
          <w:rPr>
            <w:rFonts w:ascii="Atkinson Hyperlegible" w:hAnsi="Atkinson Hyperlegible" w:eastAsia="Arial Narrow" w:cs="Arial Narrow"/>
            <w:color w:val="000000"/>
          </w:rPr>
          <w:t xml:space="preserve"> </w:t>
        </w:r>
        <w:r w:rsidR="00824BB4">
          <w:rPr>
            <w:rFonts w:ascii="Atkinson Hyperlegible" w:hAnsi="Atkinson Hyperlegible" w:cs="Calibri"/>
            <w:lang w:val="es-ES_tradnl"/>
          </w:rPr>
          <w:t>Igualmente,</w:t>
        </w:r>
        <w:r w:rsidRPr="00EE5031" w:rsidR="00824BB4">
          <w:rPr>
            <w:rFonts w:ascii="Atkinson Hyperlegible" w:hAnsi="Atkinson Hyperlegible" w:cs="Calibri"/>
            <w:lang w:val="es-ES_tradnl"/>
          </w:rPr>
          <w:t xml:space="preserve"> </w:t>
        </w:r>
        <w:r w:rsidRPr="00EE5031" w:rsidR="00824BB4">
          <w:rPr>
            <w:rFonts w:ascii="Atkinson Hyperlegible" w:hAnsi="Atkinson Hyperlegible" w:cs="Calibri"/>
          </w:rPr>
          <w:t>facilitará espacios y tiempos para la capacitación de</w:t>
        </w:r>
      </w:ins>
      <w:r w:rsidR="00353C04">
        <w:rPr>
          <w:rFonts w:ascii="Atkinson Hyperlegible" w:hAnsi="Atkinson Hyperlegible" w:cs="Calibri"/>
        </w:rPr>
        <w:t>l personal</w:t>
      </w:r>
      <w:ins w:author="Tatiana Ramírez" w:date="2024-12-18T15:42:00Z" w16du:dateUtc="2024-12-18T20:42:00Z" w:id="381">
        <w:r w:rsidRPr="00EE5031" w:rsidR="00824BB4">
          <w:rPr>
            <w:rFonts w:ascii="Atkinson Hyperlegible" w:hAnsi="Atkinson Hyperlegible" w:cs="Calibri"/>
          </w:rPr>
          <w:t xml:space="preserve"> a su cargo en materia de salud y seguridad en el trabajo y para adelantar los programas de promoción y prevención a cargo de las A.R.L</w:t>
        </w:r>
      </w:ins>
    </w:p>
    <w:p w:rsidRPr="00560665" w:rsidR="00454AAB" w:rsidP="006376B2" w:rsidRDefault="00454AAB" w14:paraId="000000E5" w14:textId="77777777">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p>
    <w:p w:rsidRPr="00560665" w:rsidR="00454AAB" w:rsidDel="002B0FE2" w:rsidP="7EF6CD69" w:rsidRDefault="004B51CD" w14:paraId="000000E6" w14:textId="5A7F3B76">
      <w:pPr>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del w:author="Tatiana Ramírez" w:date="2024-12-18T15:44:00Z" w16du:dateUtc="2024-12-18T20:44:00Z" w:id="1781902286"/>
          <w:rFonts w:ascii="Atkinson Hyperlegible" w:hAnsi="Atkinson Hyperlegible" w:eastAsia="Arial Narrow" w:cs="Arial Narrow"/>
          <w:color w:val="000000"/>
        </w:rPr>
      </w:pPr>
      <w:r w:rsidRPr="7EF6CD69" w:rsidR="3A7A6B05">
        <w:rPr>
          <w:rFonts w:ascii="Atkinson Hyperlegible" w:hAnsi="Atkinson Hyperlegible" w:eastAsia="Arial Narrow" w:cs="Arial Narrow"/>
          <w:b w:val="1"/>
          <w:bCs w:val="1"/>
          <w:color w:val="000000" w:themeColor="text1" w:themeTint="FF" w:themeShade="FF"/>
          <w:rPrChange w:author="Tatiana Ramírez" w:date="2024-12-19T10:07:00Z" w:id="1365816746">
            <w:rPr>
              <w:rFonts w:ascii="Atkinson Hyperlegible" w:hAnsi="Atkinson Hyperlegible" w:eastAsia="Arial Narrow" w:cs="Arial Narrow"/>
              <w:b w:val="1"/>
              <w:bCs w:val="1"/>
              <w:color w:val="000000" w:themeColor="text1" w:themeTint="FF" w:themeShade="FF"/>
              <w:lang w:val="en-US"/>
            </w:rPr>
          </w:rPrChange>
        </w:rPr>
        <w:t xml:space="preserve">ARTÍCULO </w:t>
      </w:r>
      <w:r w:rsidRPr="7EF6CD69" w:rsidR="0C1A277B">
        <w:rPr>
          <w:rFonts w:ascii="Atkinson Hyperlegible" w:hAnsi="Atkinson Hyperlegible" w:eastAsia="Arial Narrow" w:cs="Arial Narrow"/>
          <w:b w:val="1"/>
          <w:bCs w:val="1"/>
          <w:color w:val="000000" w:themeColor="text1" w:themeTint="FF" w:themeShade="FF"/>
          <w:rPrChange w:author="Tatiana Ramírez" w:date="2024-12-19T10:07:00Z" w:id="1051784983">
            <w:rPr>
              <w:rFonts w:ascii="Atkinson Hyperlegible" w:hAnsi="Atkinson Hyperlegible" w:eastAsia="Arial Narrow" w:cs="Arial Narrow"/>
              <w:b w:val="1"/>
              <w:bCs w:val="1"/>
              <w:color w:val="000000" w:themeColor="text1" w:themeTint="FF" w:themeShade="FF"/>
              <w:lang w:val="en-US"/>
            </w:rPr>
          </w:rPrChange>
        </w:rPr>
        <w:t>53</w:t>
      </w:r>
      <w:r w:rsidRPr="7EF6CD69" w:rsidR="3A7A6B05">
        <w:rPr>
          <w:rFonts w:ascii="Atkinson Hyperlegible" w:hAnsi="Atkinson Hyperlegible" w:eastAsia="Arial Narrow" w:cs="Arial Narrow"/>
          <w:b w:val="1"/>
          <w:bCs w:val="1"/>
          <w:color w:val="000000" w:themeColor="text1" w:themeTint="FF" w:themeShade="FF"/>
          <w:rPrChange w:author="Tatiana Ramírez" w:date="2024-12-19T10:07:00Z" w:id="1139318164">
            <w:rPr>
              <w:rFonts w:ascii="Atkinson Hyperlegible" w:hAnsi="Atkinson Hyperlegible" w:eastAsia="Arial Narrow" w:cs="Arial Narrow"/>
              <w:b w:val="1"/>
              <w:bCs w:val="1"/>
              <w:color w:val="000000" w:themeColor="text1" w:themeTint="FF" w:themeShade="FF"/>
              <w:lang w:val="en-US"/>
            </w:rPr>
          </w:rPrChange>
        </w:rPr>
        <w:t xml:space="preserve">. </w:t>
      </w:r>
      <w:r w:rsidRPr="7EF6CD69" w:rsidR="66BB6881">
        <w:rPr>
          <w:rFonts w:ascii="Atkinson Hyperlegible" w:hAnsi="Atkinson Hyperlegible" w:eastAsia="Arial Narrow" w:cs="Arial Narrow"/>
          <w:b w:val="1"/>
          <w:bCs w:val="1"/>
          <w:color w:val="000000" w:themeColor="text1" w:themeTint="FF" w:themeShade="FF"/>
        </w:rPr>
        <w:t>POA</w:t>
      </w:r>
      <w:r w:rsidRPr="7EF6CD69" w:rsidR="236DBF0B">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 xml:space="preserve">no será responsable de accidentes de trabajo provocados deliberadamente o por culpa </w:t>
      </w:r>
      <w:r w:rsidRPr="7EF6CD69" w:rsidR="3A7A6B05">
        <w:rPr>
          <w:rFonts w:ascii="Atkinson Hyperlegible" w:hAnsi="Atkinson Hyperlegible" w:eastAsia="Arial Narrow" w:cs="Arial Narrow"/>
          <w:color w:val="000000" w:themeColor="text1" w:themeTint="FF" w:themeShade="FF"/>
        </w:rPr>
        <w:t>d</w:t>
      </w:r>
      <w:ins w:author="Leonardo Torres" w:date="2025-01-07T14:56:44.146Z" w:id="510192261">
        <w:r w:rsidRPr="7EF6CD69" w:rsidR="718ECB30">
          <w:rPr>
            <w:rFonts w:ascii="Atkinson Hyperlegible" w:hAnsi="Atkinson Hyperlegible" w:eastAsia="Arial Narrow" w:cs="Arial Narrow"/>
            <w:color w:val="000000" w:themeColor="text1" w:themeTint="FF" w:themeShade="FF"/>
          </w:rPr>
          <w:t xml:space="preserve">e </w:t>
        </w:r>
      </w:ins>
      <w:r w:rsidRPr="7EF6CD69" w:rsidR="1919F7DC">
        <w:rPr>
          <w:rFonts w:ascii="Atkinson Hyperlegible" w:hAnsi="Atkinson Hyperlegible" w:eastAsia="Arial Narrow" w:cs="Arial Narrow"/>
          <w:color w:val="000000" w:themeColor="text1" w:themeTint="FF" w:themeShade="FF"/>
        </w:rPr>
        <w:t>la</w:t>
      </w:r>
      <w:r w:rsidRPr="7EF6CD69" w:rsidR="1919F7DC">
        <w:rPr>
          <w:rFonts w:ascii="Atkinson Hyperlegible" w:hAnsi="Atkinson Hyperlegible" w:eastAsia="Arial Narrow" w:cs="Arial Narrow"/>
          <w:color w:val="000000" w:themeColor="text1" w:themeTint="FF" w:themeShade="FF"/>
        </w:rPr>
        <w:t xml:space="preserve"> persona contratada</w:t>
      </w:r>
      <w:r w:rsidRPr="7EF6CD69" w:rsidR="3A7A6B05">
        <w:rPr>
          <w:rFonts w:ascii="Atkinson Hyperlegible" w:hAnsi="Atkinson Hyperlegible" w:eastAsia="Arial Narrow" w:cs="Arial Narrow"/>
          <w:color w:val="000000" w:themeColor="text1" w:themeTint="FF" w:themeShade="FF"/>
        </w:rPr>
        <w:t xml:space="preserve">. Solo estará obligado a prestar los primeros auxilios y reportarlo a la ARL. Tampoco será responsable de las consecuencias de las lesiones o perturbaciones causadas por el accidente, debido a no haber dado aviso oportuno o haber demorado el aviso sin justa causa. </w:t>
      </w:r>
      <w:del w:author="Tatiana Ramírez" w:date="2024-12-18T15:44:00Z" w:id="9234193">
        <w:r w:rsidRPr="7EF6CD69" w:rsidDel="3A7A6B05">
          <w:rPr>
            <w:rFonts w:ascii="Atkinson Hyperlegible" w:hAnsi="Atkinson Hyperlegible" w:eastAsia="Arial Narrow" w:cs="Arial Narrow"/>
            <w:color w:val="000000" w:themeColor="text1" w:themeTint="FF" w:themeShade="FF"/>
          </w:rPr>
          <w:delText>De todo accidente se llevará registro, y se hará el respectivo reporte a la ARL.</w:delText>
        </w:r>
      </w:del>
    </w:p>
    <w:p w:rsidRPr="00560665" w:rsidR="00454AAB" w:rsidP="006376B2" w:rsidRDefault="00454AAB" w14:paraId="000000E7"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B51CD" w14:paraId="000000E8" w14:textId="54202603">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00AF3C36">
        <w:rPr>
          <w:rFonts w:ascii="Atkinson Hyperlegible" w:hAnsi="Atkinson Hyperlegible" w:eastAsia="Arial Narrow" w:cs="Arial Narrow"/>
          <w:b/>
          <w:color w:val="000000"/>
        </w:rPr>
        <w:t>45</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En todo caso, en lo referente a los puntos de este capítulo, tanto </w:t>
      </w:r>
      <w:r w:rsidR="009917CC">
        <w:rPr>
          <w:rFonts w:ascii="Atkinson Hyperlegible" w:hAnsi="Atkinson Hyperlegible" w:eastAsia="Arial Narrow" w:cs="Arial Narrow"/>
          <w:b/>
          <w:color w:val="000000"/>
        </w:rPr>
        <w:t>POA</w:t>
      </w:r>
      <w:r w:rsidR="00490040">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como </w:t>
      </w:r>
      <w:r w:rsidR="00353C04">
        <w:rPr>
          <w:rFonts w:ascii="Atkinson Hyperlegible" w:hAnsi="Atkinson Hyperlegible" w:eastAsia="Arial Narrow" w:cs="Arial Narrow"/>
          <w:color w:val="000000"/>
        </w:rPr>
        <w:t>el personal</w:t>
      </w:r>
      <w:r w:rsidRPr="00560665">
        <w:rPr>
          <w:rFonts w:ascii="Atkinson Hyperlegible" w:hAnsi="Atkinson Hyperlegible" w:eastAsia="Arial Narrow" w:cs="Arial Narrow"/>
          <w:color w:val="000000"/>
        </w:rPr>
        <w:t xml:space="preserve"> se someterán a las normas de riesgos profesionales del CST</w:t>
      </w:r>
      <w:r w:rsidR="005B2047">
        <w:rPr>
          <w:rFonts w:ascii="Atkinson Hyperlegible" w:hAnsi="Atkinson Hyperlegible" w:eastAsia="Arial Narrow" w:cs="Arial Narrow"/>
          <w:color w:val="000000"/>
        </w:rPr>
        <w:t xml:space="preserve"> y </w:t>
      </w:r>
      <w:r w:rsidRPr="00560665">
        <w:rPr>
          <w:rFonts w:ascii="Atkinson Hyperlegible" w:hAnsi="Atkinson Hyperlegible" w:eastAsia="Arial Narrow" w:cs="Arial Narrow"/>
          <w:color w:val="000000"/>
        </w:rPr>
        <w:t xml:space="preserve">del </w:t>
      </w:r>
      <w:r w:rsidRPr="00AF3C36">
        <w:rPr>
          <w:rFonts w:ascii="Atkinson Hyperlegible" w:hAnsi="Atkinson Hyperlegible" w:eastAsia="Arial Narrow" w:cs="Arial Narrow"/>
          <w:color w:val="000000"/>
        </w:rPr>
        <w:t>Sistema General de Riesgos Profesionales, de conformidad con los términos estipulados en los</w:t>
      </w:r>
      <w:r w:rsidRPr="00560665">
        <w:rPr>
          <w:rFonts w:ascii="Atkinson Hyperlegible" w:hAnsi="Atkinson Hyperlegible" w:eastAsia="Arial Narrow" w:cs="Arial Narrow"/>
          <w:color w:val="000000"/>
        </w:rPr>
        <w:t xml:space="preserve"> preceptos legales pertinentes y demás normas concordantes y reglamentarias antes mencionadas. Ambas partes están obligadas a sujetarse a la legislación vigente en seguridad y salud en el trabajo, de conformidad a los términos estipulados en los preceptos legales pertinentes</w:t>
      </w:r>
      <w:r w:rsidRPr="00560665" w:rsidR="008C76EE">
        <w:rPr>
          <w:rFonts w:ascii="Atkinson Hyperlegible" w:hAnsi="Atkinson Hyperlegible" w:eastAsia="Arial Narrow" w:cs="Arial Narrow"/>
          <w:color w:val="000000"/>
        </w:rPr>
        <w:t>.</w:t>
      </w:r>
    </w:p>
    <w:p w:rsidRPr="00560665" w:rsidR="00454AAB" w:rsidP="006376B2" w:rsidRDefault="00454AAB" w14:paraId="000000E9"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0EA" w14:textId="5BA69F12">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00AF3C36">
        <w:rPr>
          <w:rFonts w:ascii="Atkinson Hyperlegible" w:hAnsi="Atkinson Hyperlegible" w:eastAsia="Arial Narrow" w:cs="Arial Narrow"/>
          <w:b/>
          <w:color w:val="000000"/>
        </w:rPr>
        <w:t>46</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El área de seguridad y salud el trabajo podrá realizarle seguimientos a</w:t>
      </w:r>
      <w:r w:rsidR="00353C04">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que se encuentre a su vigilancia, y en caso de que </w:t>
      </w:r>
      <w:r w:rsidRPr="00560665" w:rsidR="00937FD2">
        <w:rPr>
          <w:rFonts w:ascii="Atkinson Hyperlegible" w:hAnsi="Atkinson Hyperlegible" w:eastAsia="Arial Narrow" w:cs="Arial Narrow"/>
          <w:color w:val="000000"/>
        </w:rPr>
        <w:t xml:space="preserve">identifique </w:t>
      </w:r>
      <w:r w:rsidRPr="00560665">
        <w:rPr>
          <w:rFonts w:ascii="Atkinson Hyperlegible" w:hAnsi="Atkinson Hyperlegible" w:eastAsia="Arial Narrow" w:cs="Arial Narrow"/>
          <w:color w:val="000000"/>
        </w:rPr>
        <w:t>incumplimiento de un trabajador</w:t>
      </w:r>
      <w:r w:rsidR="00F26B5A">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deberá ponerlo en conocimiento al área de </w:t>
      </w:r>
      <w:r w:rsidRPr="00560665" w:rsidR="00503F45">
        <w:rPr>
          <w:rFonts w:ascii="Atkinson Hyperlegible" w:hAnsi="Atkinson Hyperlegible" w:eastAsia="Arial Narrow" w:cs="Arial Narrow"/>
          <w:color w:val="000000"/>
        </w:rPr>
        <w:t>Recursos Humanos</w:t>
      </w:r>
      <w:r w:rsidRPr="00560665">
        <w:rPr>
          <w:rFonts w:ascii="Atkinson Hyperlegible" w:hAnsi="Atkinson Hyperlegible" w:eastAsia="Arial Narrow" w:cs="Arial Narrow"/>
          <w:color w:val="000000"/>
        </w:rPr>
        <w:t xml:space="preserve"> para que se inicie el proceso disciplinario.</w:t>
      </w:r>
    </w:p>
    <w:p w:rsidRPr="00560665" w:rsidR="004175FD" w:rsidP="006376B2" w:rsidRDefault="004175FD" w14:paraId="5838614A"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3C2C0C" w:rsidDel="00AF3C36" w:rsidP="006376B2" w:rsidRDefault="003C2C0C" w14:paraId="202250C3" w14:textId="3E60FE57">
      <w:pPr>
        <w:pBdr>
          <w:top w:val="nil"/>
          <w:left w:val="nil"/>
          <w:bottom w:val="nil"/>
          <w:right w:val="nil"/>
          <w:between w:val="nil"/>
        </w:pBdr>
        <w:tabs>
          <w:tab w:val="left" w:pos="9498"/>
        </w:tabs>
        <w:ind w:right="-69"/>
        <w:jc w:val="both"/>
        <w:rPr>
          <w:del w:author="Tatiana Ramírez" w:date="2024-12-18T15:46:00Z" w16du:dateUtc="2024-12-18T20:46:00Z" w:id="387"/>
          <w:rFonts w:ascii="Atkinson Hyperlegible" w:hAnsi="Atkinson Hyperlegible" w:eastAsia="Arial Narrow" w:cs="Arial Narrow"/>
          <w:b/>
          <w:bCs/>
          <w:color w:val="000000"/>
        </w:rPr>
      </w:pPr>
      <w:del w:author="Tatiana Ramírez" w:date="2024-12-18T15:46:00Z" w16du:dateUtc="2024-12-18T20:46:00Z" w:id="388">
        <w:r w:rsidRPr="00560665" w:rsidDel="00AF3C36">
          <w:rPr>
            <w:rFonts w:ascii="Atkinson Hyperlegible" w:hAnsi="Atkinson Hyperlegible" w:eastAsia="Arial Narrow" w:cs="Arial Narrow"/>
            <w:b/>
            <w:bCs/>
            <w:color w:val="000000"/>
          </w:rPr>
          <w:delText xml:space="preserve">ARTÍCULO </w:delText>
        </w:r>
        <w:r w:rsidRPr="00560665" w:rsidDel="00AF3C36" w:rsidR="00BB77C8">
          <w:rPr>
            <w:rFonts w:ascii="Atkinson Hyperlegible" w:hAnsi="Atkinson Hyperlegible" w:eastAsia="Arial Narrow" w:cs="Arial Narrow"/>
            <w:b/>
            <w:bCs/>
            <w:color w:val="000000"/>
          </w:rPr>
          <w:delText>56</w:delText>
        </w:r>
        <w:r w:rsidRPr="00560665" w:rsidDel="00AF3C36">
          <w:rPr>
            <w:rFonts w:ascii="Atkinson Hyperlegible" w:hAnsi="Atkinson Hyperlegible" w:eastAsia="Arial Narrow" w:cs="Arial Narrow"/>
            <w:b/>
            <w:bCs/>
            <w:color w:val="000000"/>
          </w:rPr>
          <w:delText xml:space="preserve"> ACCIDENTES DE TRABAJO Y/O ENFERMEDAD LABORAL. OBLIGACIONES DEL EMPLEADOR.</w:delText>
        </w:r>
      </w:del>
    </w:p>
    <w:p w:rsidRPr="00560665" w:rsidR="009F62B3" w:rsidDel="00AF3C36" w:rsidP="00584C09" w:rsidRDefault="003C2C0C" w14:paraId="751DCAE6" w14:textId="20E89408">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389"/>
          <w:rFonts w:ascii="Atkinson Hyperlegible" w:hAnsi="Atkinson Hyperlegible" w:eastAsia="Arial Narrow" w:cs="Arial Narrow"/>
          <w:color w:val="000000"/>
        </w:rPr>
      </w:pPr>
      <w:commentRangeStart w:id="390"/>
      <w:del w:author="Tatiana Ramírez" w:date="2024-12-18T15:46:00Z" w16du:dateUtc="2024-12-18T20:46:00Z" w:id="391">
        <w:r w:rsidRPr="00560665" w:rsidDel="00AF3C36">
          <w:rPr>
            <w:rFonts w:ascii="Atkinson Hyperlegible" w:hAnsi="Atkinson Hyperlegible" w:eastAsia="Arial Narrow" w:cs="Arial Narrow"/>
            <w:color w:val="000000"/>
          </w:rPr>
          <w:delText xml:space="preserve">Es obligación del Empleador velar por la salud, seguridad e higiene de </w:delText>
        </w:r>
      </w:del>
      <w:r w:rsidR="00353C04">
        <w:rPr>
          <w:rFonts w:ascii="Atkinson Hyperlegible" w:hAnsi="Atkinson Hyperlegible" w:eastAsia="Arial Narrow" w:cs="Arial Narrow"/>
          <w:color w:val="000000"/>
        </w:rPr>
        <w:t xml:space="preserve">el </w:t>
      </w:r>
      <w:proofErr w:type="spellStart"/>
      <w:r w:rsidR="00353C04">
        <w:rPr>
          <w:rFonts w:ascii="Atkinson Hyperlegible" w:hAnsi="Atkinson Hyperlegible" w:eastAsia="Arial Narrow" w:cs="Arial Narrow"/>
          <w:color w:val="000000"/>
        </w:rPr>
        <w:t>personal</w:t>
      </w:r>
      <w:del w:author="Tatiana Ramírez" w:date="2024-12-18T15:46:00Z" w16du:dateUtc="2024-12-18T20:46:00Z" w:id="392">
        <w:r w:rsidRPr="00560665" w:rsidDel="00AF3C36">
          <w:rPr>
            <w:rFonts w:ascii="Atkinson Hyperlegible" w:hAnsi="Atkinson Hyperlegible" w:eastAsia="Arial Narrow" w:cs="Arial Narrow"/>
            <w:color w:val="000000"/>
          </w:rPr>
          <w:delText xml:space="preserve"> a su cargo. Igualmente, es su obligación garantizar los recursos necesarios para implementar y ejecutar actividades permanentes en medicina preventiva y del </w:delText>
        </w:r>
        <w:r w:rsidRPr="00560665" w:rsidDel="00AF3C36" w:rsidR="009F62B3">
          <w:rPr>
            <w:rFonts w:ascii="Atkinson Hyperlegible" w:hAnsi="Atkinson Hyperlegible" w:eastAsia="Arial Narrow" w:cs="Arial Narrow"/>
            <w:color w:val="000000"/>
          </w:rPr>
          <w:delText>trabajo, en</w:delText>
        </w:r>
        <w:r w:rsidRPr="00560665" w:rsidDel="00AF3C36">
          <w:rPr>
            <w:rFonts w:ascii="Atkinson Hyperlegible" w:hAnsi="Atkinson Hyperlegible" w:eastAsia="Arial Narrow" w:cs="Arial Narrow"/>
            <w:color w:val="000000"/>
          </w:rPr>
          <w:delText xml:space="preserve"> higiene y seguridad industrial, de conformidad al Sistema de Gestión de la Seguridad y Salud en el Trabajo, y con el objeto de velar por la protección integral del trabajador (Decreto 1072 de 2015 Capítulo 6).</w:delText>
        </w:r>
        <w:commentRangeEnd w:id="390"/>
        <w:r w:rsidRPr="00560665" w:rsidDel="00AF3C36" w:rsidR="00EE4DE5">
          <w:rPr>
            <w:rStyle w:val="Refdecomentario"/>
            <w:rFonts w:ascii="Atkinson Hyperlegible" w:hAnsi="Atkinson Hyperlegible"/>
          </w:rPr>
          <w:commentReference w:id="390"/>
        </w:r>
      </w:del>
    </w:p>
    <w:p w:rsidRPr="00560665" w:rsidR="009F62B3" w:rsidDel="00AF3C36" w:rsidP="009F62B3" w:rsidRDefault="003C2C0C" w14:paraId="6659BC58" w14:textId="7E87B036">
      <w:pPr>
        <w:pStyle w:val="Prrafodelista"/>
        <w:pBdr>
          <w:top w:val="nil"/>
          <w:left w:val="nil"/>
          <w:bottom w:val="nil"/>
          <w:right w:val="nil"/>
          <w:between w:val="nil"/>
        </w:pBdr>
        <w:tabs>
          <w:tab w:val="left" w:pos="9498"/>
        </w:tabs>
        <w:ind w:right="-69"/>
        <w:jc w:val="both"/>
        <w:rPr>
          <w:del w:author="Tatiana Ramírez" w:date="2024-12-18T15:46:00Z" w16du:dateUtc="2024-12-18T20:46:00Z" w:id="393"/>
          <w:rFonts w:ascii="Atkinson Hyperlegible" w:hAnsi="Atkinson Hyperlegible" w:eastAsia="Arial Narrow" w:cs="Arial Narrow"/>
          <w:color w:val="000000"/>
        </w:rPr>
      </w:pPr>
      <w:commentRangeStart w:id="394"/>
      <w:del w:author="Tatiana Ramírez" w:date="2024-12-18T15:46:00Z" w16du:dateUtc="2024-12-18T20:46:00Z" w:id="395">
        <w:r w:rsidRPr="00560665" w:rsidDel="00AF3C36">
          <w:rPr>
            <w:rFonts w:ascii="Atkinson Hyperlegible" w:hAnsi="Atkinson Hyperlegible" w:eastAsia="Arial Narrow" w:cs="Arial Narrow"/>
            <w:color w:val="000000"/>
          </w:rPr>
          <w:delText xml:space="preserve">Los servicios médicos que requieran </w:delText>
        </w:r>
      </w:del>
      <w:r w:rsidR="00353C04">
        <w:rPr>
          <w:rFonts w:ascii="Atkinson Hyperlegible" w:hAnsi="Atkinson Hyperlegible" w:eastAsia="Arial Narrow" w:cs="Arial Narrow"/>
          <w:color w:val="000000"/>
        </w:rPr>
        <w:t>el</w:t>
      </w:r>
      <w:proofErr w:type="spellEnd"/>
      <w:r w:rsidR="00353C04">
        <w:rPr>
          <w:rFonts w:ascii="Atkinson Hyperlegible" w:hAnsi="Atkinson Hyperlegible" w:eastAsia="Arial Narrow" w:cs="Arial Narrow"/>
          <w:color w:val="000000"/>
        </w:rPr>
        <w:t xml:space="preserve"> </w:t>
      </w:r>
      <w:proofErr w:type="spellStart"/>
      <w:r w:rsidR="00353C04">
        <w:rPr>
          <w:rFonts w:ascii="Atkinson Hyperlegible" w:hAnsi="Atkinson Hyperlegible" w:eastAsia="Arial Narrow" w:cs="Arial Narrow"/>
          <w:color w:val="000000"/>
        </w:rPr>
        <w:t>personal</w:t>
      </w:r>
      <w:del w:author="Tatiana Ramírez" w:date="2024-12-18T15:46:00Z" w16du:dateUtc="2024-12-18T20:46:00Z" w:id="396">
        <w:r w:rsidRPr="00560665" w:rsidDel="00AF3C36">
          <w:rPr>
            <w:rFonts w:ascii="Atkinson Hyperlegible" w:hAnsi="Atkinson Hyperlegible" w:eastAsia="Arial Narrow" w:cs="Arial Narrow"/>
            <w:color w:val="000000"/>
          </w:rPr>
          <w:delText xml:space="preserve"> se prestarán por las Empresas Promotoras </w:delText>
        </w:r>
        <w:r w:rsidRPr="00560665" w:rsidDel="00AF3C36">
          <w:rPr>
            <w:rFonts w:ascii="Atkinson Hyperlegible" w:hAnsi="Atkinson Hyperlegible" w:eastAsia="Arial Narrow" w:cs="Arial Narrow"/>
            <w:color w:val="000000"/>
          </w:rPr>
          <w:lastRenderedPageBreak/>
          <w:delText>de Salud EPS, o por la Administradora de Riesgos Laborales ARL, a través de la Institución Prestadora de Salud IPS a la cual se encuentren asignados. En caso de no afiliación estará a cargo del Empleador, sin perjuicio de las acciones legales pertinentes.</w:delText>
        </w:r>
        <w:commentRangeEnd w:id="394"/>
        <w:r w:rsidRPr="00560665" w:rsidDel="00AF3C36" w:rsidR="0083013E">
          <w:rPr>
            <w:rStyle w:val="Refdecomentario"/>
            <w:rFonts w:ascii="Atkinson Hyperlegible" w:hAnsi="Atkinson Hyperlegible"/>
          </w:rPr>
          <w:commentReference w:id="394"/>
        </w:r>
      </w:del>
    </w:p>
    <w:p w:rsidRPr="00560665" w:rsidR="003C2C0C" w:rsidDel="00AF3C36" w:rsidP="00584C09" w:rsidRDefault="00461645" w14:paraId="6D25389F" w14:textId="14983D62">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397"/>
          <w:rFonts w:ascii="Atkinson Hyperlegible" w:hAnsi="Atkinson Hyperlegible" w:eastAsia="Arial Narrow" w:cs="Arial Narrow"/>
          <w:color w:val="000000"/>
        </w:rPr>
      </w:pPr>
      <w:commentRangeStart w:id="398"/>
      <w:del w:author="Tatiana Ramírez" w:date="2024-12-18T15:46:00Z" w16du:dateUtc="2024-12-18T20:46:00Z" w:id="399">
        <w:r w:rsidRPr="00560665" w:rsidDel="00AF3C36">
          <w:rPr>
            <w:rFonts w:ascii="Atkinson Hyperlegible" w:hAnsi="Atkinson Hyperlegible" w:eastAsia="Arial Narrow" w:cs="Arial Narrow"/>
            <w:color w:val="000000"/>
          </w:rPr>
          <w:delText xml:space="preserve">En caso de accidente de trabajo, el trabajador debe informar a su jefe inmediato y él tomará todas las medidas necesarias y, lo informará en los términos establecidos ante Recursos Humanos o Salud Ocupacional, quienes a su vez , ordenarán inmediatamente la prestación de los primeros auxilios, la remisión al médico y tomará todas las medidas que se consideren necesarias y suficientes para reducir al mínimo, las consecuencias del accidente, denunciando el mismo en los términos establecidos en el Decreto 1295 de 1994 ante la EPS y la ARL, en la Ley 776 de 2002, en el Sistema General de Riesgos Laborales, en la Ley 1562 de 2012 y en el Decreto 1072 de 2015, de conformidad a los términos estipulados en los preceptos  legales pertinentes y demás normas concordantes y reglamentarias  antes mencionadas. </w:delText>
        </w:r>
      </w:del>
    </w:p>
    <w:p w:rsidRPr="00560665" w:rsidR="009F62B3" w:rsidDel="00AF3C36" w:rsidP="00584C09" w:rsidRDefault="003C2C0C" w14:paraId="09C35893" w14:textId="1BEEC2C8">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400"/>
          <w:rFonts w:ascii="Atkinson Hyperlegible" w:hAnsi="Atkinson Hyperlegible" w:eastAsia="Arial Narrow" w:cs="Arial Narrow"/>
          <w:color w:val="000000"/>
        </w:rPr>
      </w:pPr>
      <w:del w:author="Tatiana Ramírez" w:date="2024-12-18T15:46:00Z" w16du:dateUtc="2024-12-18T20:46:00Z" w:id="401">
        <w:r w:rsidRPr="00560665" w:rsidDel="00AF3C36">
          <w:rPr>
            <w:rFonts w:ascii="Atkinson Hyperlegible" w:hAnsi="Atkinson Hyperlegible" w:eastAsia="Arial Narrow" w:cs="Arial Narrow"/>
            <w:color w:val="000000"/>
          </w:rPr>
          <w:delText>Todo accidente de trabajo o enfermedad laboral que ocurra en la Empresa deberá ser informado por el Empleador a la entidad Administradora de Riesgos Laborales y a la Entidad Promotora de Salud, en forma simultánea, dentro de los dos (2) días hábiles siguientes de ocurrido el accidente o diagnosticada la enfermedad.</w:delText>
        </w:r>
      </w:del>
    </w:p>
    <w:p w:rsidRPr="00560665" w:rsidR="009F62B3" w:rsidDel="00AF3C36" w:rsidP="009F62B3" w:rsidRDefault="003C2C0C" w14:paraId="3E046E7E" w14:textId="579BF951">
      <w:pPr>
        <w:pStyle w:val="Prrafodelista"/>
        <w:pBdr>
          <w:top w:val="nil"/>
          <w:left w:val="nil"/>
          <w:bottom w:val="nil"/>
          <w:right w:val="nil"/>
          <w:between w:val="nil"/>
        </w:pBdr>
        <w:tabs>
          <w:tab w:val="left" w:pos="9498"/>
        </w:tabs>
        <w:ind w:right="-69"/>
        <w:jc w:val="both"/>
        <w:rPr>
          <w:del w:author="Tatiana Ramírez" w:date="2024-12-18T15:46:00Z" w16du:dateUtc="2024-12-18T20:46:00Z" w:id="402"/>
          <w:rFonts w:ascii="Atkinson Hyperlegible" w:hAnsi="Atkinson Hyperlegible" w:eastAsia="Arial Narrow" w:cs="Arial Narrow"/>
          <w:color w:val="000000"/>
        </w:rPr>
      </w:pPr>
      <w:del w:author="Tatiana Ramírez" w:date="2024-12-18T15:46:00Z" w16du:dateUtc="2024-12-18T20:46:00Z" w:id="403">
        <w:r w:rsidRPr="00560665" w:rsidDel="00AF3C36">
          <w:rPr>
            <w:rFonts w:ascii="Atkinson Hyperlegible" w:hAnsi="Atkinson Hyperlegible" w:eastAsia="Arial Narrow" w:cs="Arial Narrow"/>
            <w:color w:val="000000"/>
          </w:rPr>
          <w:delText>Cuando ocurra un accidente por leve que sea, el lesionado tendrá la obligación de ponerlo en conocimiento de sus superiores y éstos a su vez de denunciarlo en los términos establecidos legalmente ante la EPS y ARL correspondientes.</w:delText>
        </w:r>
        <w:commentRangeEnd w:id="398"/>
        <w:r w:rsidRPr="00560665" w:rsidDel="00AF3C36" w:rsidR="00F03990">
          <w:rPr>
            <w:rStyle w:val="Refdecomentario"/>
            <w:rFonts w:ascii="Atkinson Hyperlegible" w:hAnsi="Atkinson Hyperlegible"/>
          </w:rPr>
          <w:commentReference w:id="398"/>
        </w:r>
      </w:del>
    </w:p>
    <w:p w:rsidRPr="00560665" w:rsidR="009F62B3" w:rsidDel="00AF3C36" w:rsidP="009F62B3" w:rsidRDefault="003C2C0C" w14:paraId="61360E45" w14:textId="76EF0BFA">
      <w:pPr>
        <w:pStyle w:val="Prrafodelista"/>
        <w:pBdr>
          <w:top w:val="nil"/>
          <w:left w:val="nil"/>
          <w:bottom w:val="nil"/>
          <w:right w:val="nil"/>
          <w:between w:val="nil"/>
        </w:pBdr>
        <w:tabs>
          <w:tab w:val="left" w:pos="9498"/>
        </w:tabs>
        <w:ind w:right="-69"/>
        <w:jc w:val="both"/>
        <w:rPr>
          <w:del w:author="Tatiana Ramírez" w:date="2024-12-18T15:46:00Z" w16du:dateUtc="2024-12-18T20:46:00Z" w:id="404"/>
          <w:rFonts w:ascii="Atkinson Hyperlegible" w:hAnsi="Atkinson Hyperlegible" w:eastAsia="Arial Narrow" w:cs="Arial Narrow"/>
          <w:color w:val="000000"/>
        </w:rPr>
      </w:pPr>
      <w:del w:author="Tatiana Ramírez" w:date="2024-12-18T15:46:00Z" w16du:dateUtc="2024-12-18T20:46:00Z" w:id="405">
        <w:r w:rsidRPr="00560665" w:rsidDel="00AF3C36">
          <w:rPr>
            <w:rFonts w:ascii="Atkinson Hyperlegible" w:hAnsi="Atkinson Hyperlegible" w:eastAsia="Arial Narrow" w:cs="Arial Narrow"/>
            <w:color w:val="000000"/>
          </w:rPr>
          <w:delText>Notificación de accidentes y enfermedades. El empleador reportará los accidentes graves y mortales, así como las enfermedades diagnosticadas como laborales, directamente a la Dirección Territorial u Oficinas Especiales correspondientes, dentro de los dos (2) días hábiles siguientes al evento o recibo del diagnóstico de la enfermedad, independientemente del reporte que deben realizar a las Administradoras de Riesgos Laborales y Empresas Promotoras de Salud. (art. 2.2.4.1.7. Decreto 1072 de 2015; Resolución 2851 de 2015)</w:delText>
        </w:r>
      </w:del>
    </w:p>
    <w:p w:rsidRPr="00560665" w:rsidR="009F62B3" w:rsidDel="00AF3C36" w:rsidP="00584C09" w:rsidRDefault="003C2C0C" w14:paraId="7F732F4D" w14:textId="086BFD81">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406"/>
          <w:rFonts w:ascii="Atkinson Hyperlegible" w:hAnsi="Atkinson Hyperlegible" w:eastAsia="Arial Narrow" w:cs="Arial Narrow"/>
          <w:color w:val="000000"/>
        </w:rPr>
      </w:pPr>
      <w:commentRangeStart w:id="407"/>
      <w:del w:author="Tatiana Ramírez" w:date="2024-12-18T15:46:00Z" w16du:dateUtc="2024-12-18T20:46:00Z" w:id="408">
        <w:r w:rsidRPr="00560665" w:rsidDel="00AF3C36">
          <w:rPr>
            <w:rFonts w:ascii="Atkinson Hyperlegible" w:hAnsi="Atkinson Hyperlegible" w:eastAsia="Arial Narrow" w:cs="Arial Narrow"/>
            <w:color w:val="000000"/>
          </w:rPr>
          <w:delText>La Empresa y la entidad administradora de riesgos laborales deberán llevar estadísticas de los accidentes de trabajo y de las enfermedades laborales, para lo cual deberán, en cada caso, determinar la gravedad y la frecuencia de los accidentes de trabajo o de las enfermedades laborales, de conformidad con el reglamento que se expida.</w:delText>
        </w:r>
      </w:del>
    </w:p>
    <w:p w:rsidRPr="00560665" w:rsidR="009F62B3" w:rsidDel="00AF3C36" w:rsidP="00584C09" w:rsidRDefault="003C2C0C" w14:paraId="0734ADAD" w14:textId="4E96F4E3">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409"/>
          <w:rFonts w:ascii="Atkinson Hyperlegible" w:hAnsi="Atkinson Hyperlegible" w:eastAsia="Arial Narrow" w:cs="Arial Narrow"/>
          <w:color w:val="000000"/>
        </w:rPr>
      </w:pPr>
      <w:del w:author="Tatiana Ramírez" w:date="2024-12-18T15:46:00Z" w16du:dateUtc="2024-12-18T20:46:00Z" w:id="410">
        <w:r w:rsidRPr="00560665" w:rsidDel="00AF3C36">
          <w:rPr>
            <w:rFonts w:ascii="Atkinson Hyperlegible" w:hAnsi="Atkinson Hyperlegible" w:eastAsia="Arial Narrow" w:cs="Arial Narrow"/>
            <w:color w:val="000000"/>
          </w:rPr>
          <w:delText>La Empresa prevendrá los riesgos laborales de conformidad con las obligaciones legales y su Política de Seguridad y Salud en el Trabajo.  De ahí que la Empresa instruya permanentemente a su personal sobre la manera como deben ser operados los instrumentos, herramientas, y las máquinas que se hayan asignado, velando por el correcto mantenimiento de estos.</w:delText>
        </w:r>
        <w:commentRangeEnd w:id="407"/>
        <w:r w:rsidRPr="00560665" w:rsidDel="00AF3C36" w:rsidR="00AD75F4">
          <w:rPr>
            <w:rStyle w:val="Refdecomentario"/>
            <w:rFonts w:ascii="Atkinson Hyperlegible" w:hAnsi="Atkinson Hyperlegible"/>
          </w:rPr>
          <w:commentReference w:id="407"/>
        </w:r>
      </w:del>
    </w:p>
    <w:p w:rsidRPr="00560665" w:rsidR="009F62B3" w:rsidDel="00AF3C36" w:rsidP="00584C09" w:rsidRDefault="003C2C0C" w14:paraId="158778D7" w14:textId="658599D1">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411"/>
          <w:rFonts w:ascii="Atkinson Hyperlegible" w:hAnsi="Atkinson Hyperlegible" w:eastAsia="Arial Narrow" w:cs="Arial Narrow"/>
          <w:color w:val="000000"/>
        </w:rPr>
      </w:pPr>
      <w:del w:author="Tatiana Ramírez" w:date="2024-12-18T15:46:00Z" w16du:dateUtc="2024-12-18T20:46:00Z" w:id="412">
        <w:r w:rsidRPr="00560665" w:rsidDel="00AF3C36">
          <w:rPr>
            <w:rFonts w:ascii="Atkinson Hyperlegible" w:hAnsi="Atkinson Hyperlegible" w:eastAsia="Arial Narrow" w:cs="Arial Narrow"/>
            <w:color w:val="000000"/>
          </w:rPr>
          <w:delText xml:space="preserve">Con el fin de atender a </w:delText>
        </w:r>
      </w:del>
      <w:r w:rsidR="00353C04">
        <w:rPr>
          <w:rFonts w:ascii="Atkinson Hyperlegible" w:hAnsi="Atkinson Hyperlegible" w:eastAsia="Arial Narrow" w:cs="Arial Narrow"/>
          <w:color w:val="000000"/>
        </w:rPr>
        <w:t>el</w:t>
      </w:r>
      <w:proofErr w:type="spellEnd"/>
      <w:r w:rsidR="00353C04">
        <w:rPr>
          <w:rFonts w:ascii="Atkinson Hyperlegible" w:hAnsi="Atkinson Hyperlegible" w:eastAsia="Arial Narrow" w:cs="Arial Narrow"/>
          <w:color w:val="000000"/>
        </w:rPr>
        <w:t xml:space="preserve"> personal</w:t>
      </w:r>
      <w:del w:author="Tatiana Ramírez" w:date="2024-12-18T15:46:00Z" w16du:dateUtc="2024-12-18T20:46:00Z" w:id="413">
        <w:r w:rsidRPr="00560665" w:rsidDel="00AF3C36">
          <w:rPr>
            <w:rFonts w:ascii="Atkinson Hyperlegible" w:hAnsi="Atkinson Hyperlegible" w:eastAsia="Arial Narrow" w:cs="Arial Narrow"/>
            <w:color w:val="000000"/>
          </w:rPr>
          <w:delText xml:space="preserve"> que sufran accidentes o enfermedades agudas, la empresa mantendrá en las dependencias, en donde se justifique, un equipo completo de primeros auxilios, dotado de los elementos necesarios para auxiliar a su personal en los casos emergencias y que será manejado de acuerdo a la normalización que la Empresa disponga para este efecto.</w:delText>
        </w:r>
      </w:del>
    </w:p>
    <w:p w:rsidRPr="00560665" w:rsidR="009F62B3" w:rsidDel="00AF3C36" w:rsidP="00584C09" w:rsidRDefault="003C2C0C" w14:paraId="52E802BF" w14:textId="10F6CCC5">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414"/>
          <w:rFonts w:ascii="Atkinson Hyperlegible" w:hAnsi="Atkinson Hyperlegible" w:eastAsia="Arial Narrow" w:cs="Arial Narrow"/>
          <w:color w:val="000000"/>
        </w:rPr>
      </w:pPr>
      <w:del w:author="Tatiana Ramírez" w:date="2024-12-18T15:46:00Z" w16du:dateUtc="2024-12-18T20:46:00Z" w:id="415">
        <w:r w:rsidRPr="00560665" w:rsidDel="00AF3C36">
          <w:rPr>
            <w:rFonts w:ascii="Atkinson Hyperlegible" w:hAnsi="Atkinson Hyperlegible" w:eastAsia="Arial Narrow" w:cs="Arial Narrow"/>
            <w:color w:val="000000"/>
          </w:rPr>
          <w:delText xml:space="preserve">La empresa afiliará a sus trabajadores en Entidades Prestadoras de Salud - E.P.S. - que cada trabajador escoja libremente. </w:delText>
        </w:r>
      </w:del>
    </w:p>
    <w:p w:rsidRPr="00560665" w:rsidR="003C2C0C" w:rsidDel="00AF3C36" w:rsidP="00584C09" w:rsidRDefault="003C2C0C" w14:paraId="3E26014A" w14:textId="7C146C6F">
      <w:pPr>
        <w:pStyle w:val="Prrafodelista"/>
        <w:numPr>
          <w:ilvl w:val="0"/>
          <w:numId w:val="63"/>
        </w:numPr>
        <w:pBdr>
          <w:top w:val="nil"/>
          <w:left w:val="nil"/>
          <w:bottom w:val="nil"/>
          <w:right w:val="nil"/>
          <w:between w:val="nil"/>
        </w:pBdr>
        <w:tabs>
          <w:tab w:val="left" w:pos="9498"/>
        </w:tabs>
        <w:ind w:right="-69"/>
        <w:jc w:val="both"/>
        <w:rPr>
          <w:del w:author="Tatiana Ramírez" w:date="2024-12-18T15:46:00Z" w16du:dateUtc="2024-12-18T20:46:00Z" w:id="416"/>
          <w:rFonts w:ascii="Atkinson Hyperlegible" w:hAnsi="Atkinson Hyperlegible" w:eastAsia="Arial Narrow" w:cs="Arial Narrow"/>
          <w:color w:val="000000"/>
        </w:rPr>
      </w:pPr>
      <w:del w:author="Tatiana Ramírez" w:date="2024-12-18T15:46:00Z" w16du:dateUtc="2024-12-18T20:46:00Z" w:id="417">
        <w:r w:rsidRPr="00560665" w:rsidDel="00AF3C36">
          <w:rPr>
            <w:rFonts w:ascii="Atkinson Hyperlegible" w:hAnsi="Atkinson Hyperlegible" w:eastAsia="Arial Narrow" w:cs="Arial Narrow"/>
            <w:color w:val="000000"/>
          </w:rPr>
          <w:delText>La empresa tiene asegurado a sus trabajadores a una Administradora de Riesgos Laborales para riesgos provenientes de accidentes de trabajo y enfermedades Laborales y por tanto se pagarán en tales casos las prestaciones e indemnizaciones correspondientes en la forma legal.</w:delText>
        </w:r>
      </w:del>
    </w:p>
    <w:p w:rsidRPr="00560665" w:rsidR="003C2C0C" w:rsidP="006376B2" w:rsidRDefault="003C2C0C" w14:paraId="530C3F43"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003C2C0C" w:rsidP="006376B2" w:rsidRDefault="003C2C0C" w14:paraId="16D0533C" w14:textId="5A359624">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del w:author="Tatiana Ramírez" w:date="2024-12-18T15:47:00Z" w16du:dateUtc="2024-12-18T20:47:00Z" w:id="418">
        <w:r w:rsidRPr="00560665" w:rsidDel="00D76F9F">
          <w:rPr>
            <w:rFonts w:ascii="Atkinson Hyperlegible" w:hAnsi="Atkinson Hyperlegible" w:eastAsia="Arial Narrow" w:cs="Arial Narrow"/>
            <w:b/>
            <w:bCs/>
            <w:color w:val="000000"/>
          </w:rPr>
          <w:lastRenderedPageBreak/>
          <w:delText xml:space="preserve">ARTÍCULO </w:delText>
        </w:r>
        <w:r w:rsidRPr="00560665" w:rsidDel="00D76F9F" w:rsidR="00BB77C8">
          <w:rPr>
            <w:rFonts w:ascii="Atkinson Hyperlegible" w:hAnsi="Atkinson Hyperlegible" w:eastAsia="Arial Narrow" w:cs="Arial Narrow"/>
            <w:b/>
            <w:bCs/>
            <w:color w:val="000000"/>
          </w:rPr>
          <w:delText>57</w:delText>
        </w:r>
        <w:r w:rsidRPr="00560665" w:rsidDel="00D76F9F">
          <w:rPr>
            <w:rFonts w:ascii="Atkinson Hyperlegible" w:hAnsi="Atkinson Hyperlegible" w:eastAsia="Arial Narrow" w:cs="Arial Narrow"/>
            <w:b/>
            <w:bCs/>
            <w:color w:val="000000"/>
          </w:rPr>
          <w:delText>. SANCIONES DISCIPLINARIAS.</w:delText>
        </w:r>
        <w:r w:rsidRPr="00560665" w:rsidDel="00D76F9F">
          <w:rPr>
            <w:rFonts w:ascii="Atkinson Hyperlegible" w:hAnsi="Atkinson Hyperlegible" w:eastAsia="Arial Narrow" w:cs="Arial Narrow"/>
            <w:color w:val="000000"/>
          </w:rPr>
          <w:delText xml:space="preserve"> El grave incumplimiento por parte del trabajador de las instrucciones, reglamentos y determinaciones de prevención de riesgos, adoptados en forma general o específica, y que se encuentren dentro del Sistema de Gestión de la Seguridad y Salud en el Trabajo SG-SST  de la Empresa, que le hayan comunicado por escrito, facultan al Empleador para la terminación del vínculo o relación laboral por justa causa, </w:delText>
        </w:r>
      </w:del>
      <w:del w:author="Martha Inés Peña Delgado" w:date="2024-11-04T11:06:00Z" w16du:dateUtc="2024-11-04T16:06:00Z" w:id="419">
        <w:r w:rsidRPr="00560665" w:rsidDel="0011456F">
          <w:rPr>
            <w:rFonts w:ascii="Atkinson Hyperlegible" w:hAnsi="Atkinson Hyperlegible" w:eastAsia="Arial Narrow" w:cs="Arial Narrow"/>
            <w:color w:val="000000"/>
          </w:rPr>
          <w:delText xml:space="preserve">tanto para </w:delText>
        </w:r>
      </w:del>
      <w:r w:rsidR="00353C04">
        <w:rPr>
          <w:rFonts w:ascii="Atkinson Hyperlegible" w:hAnsi="Atkinson Hyperlegible" w:eastAsia="Arial Narrow" w:cs="Arial Narrow"/>
          <w:color w:val="000000"/>
        </w:rPr>
        <w:t>el personal</w:t>
      </w:r>
      <w:del w:author="Martha Inés Peña Delgado" w:date="2024-11-04T11:06:00Z" w16du:dateUtc="2024-11-04T16:06:00Z" w:id="420">
        <w:r w:rsidRPr="00560665" w:rsidDel="0011456F">
          <w:rPr>
            <w:rFonts w:ascii="Atkinson Hyperlegible" w:hAnsi="Atkinson Hyperlegible" w:eastAsia="Arial Narrow" w:cs="Arial Narrow"/>
            <w:color w:val="000000"/>
          </w:rPr>
          <w:delText xml:space="preserve"> privados como los servidores públicos, previa autorización del Ministerio de Trabajo, respetando el derecho de defensa (art. 91 Decreto 1295 de 1994, Ley 776 del 2002, Ley 1562 de 2012 y Decreto 1072 de 2015), de conformidad a los términos estipulados en los preceptos  legales pertinentes y demás normas concordantes y reglamentarias  antes mencionadas.</w:delText>
        </w:r>
      </w:del>
    </w:p>
    <w:p w:rsidR="00B05401" w:rsidP="006376B2" w:rsidRDefault="00B05401" w14:paraId="3B489192"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B05401" w:rsidP="00B05401" w:rsidRDefault="00B05401" w14:paraId="590AB21B" w14:textId="77777777">
      <w:pPr>
        <w:pBdr>
          <w:top w:val="nil"/>
          <w:left w:val="nil"/>
          <w:bottom w:val="nil"/>
          <w:right w:val="nil"/>
          <w:between w:val="nil"/>
        </w:pBdr>
        <w:tabs>
          <w:tab w:val="left" w:pos="821"/>
          <w:tab w:val="left" w:pos="9498"/>
        </w:tabs>
        <w:ind w:left="820" w:right="223"/>
        <w:jc w:val="both"/>
        <w:rPr>
          <w:rFonts w:ascii="Atkinson Hyperlegible" w:hAnsi="Atkinson Hyperlegible" w:eastAsia="Arial Narrow" w:cs="Arial Narrow"/>
          <w:color w:val="000000"/>
        </w:rPr>
      </w:pPr>
    </w:p>
    <w:p w:rsidR="00376F47" w:rsidP="7EF6CD69" w:rsidRDefault="00376F47" w14:paraId="708BE134" w14:textId="578387C2">
      <w:pPr>
        <w:widowControl w:val="1"/>
        <w:pBdr>
          <w:top w:val="nil" w:color="000000" w:sz="0" w:space="0"/>
          <w:left w:val="nil" w:color="000000" w:sz="0" w:space="0"/>
          <w:bottom w:val="nil" w:color="000000" w:sz="0" w:space="0"/>
          <w:right w:val="nil" w:color="000000" w:sz="0" w:space="0"/>
          <w:between w:val="nil" w:color="000000" w:sz="0" w:space="0"/>
        </w:pBdr>
        <w:tabs>
          <w:tab w:val="left" w:pos="9498"/>
        </w:tabs>
        <w:jc w:val="center"/>
        <w:rPr>
          <w:rFonts w:ascii="Atkinson Hyperlegible" w:hAnsi="Atkinson Hyperlegible" w:eastAsia="Arial Narrow" w:cs="Arial Narrow"/>
          <w:b w:val="1"/>
          <w:bCs w:val="1"/>
          <w:color w:val="000000"/>
          <w:highlight w:val="green"/>
        </w:rPr>
      </w:pPr>
      <w:r w:rsidRPr="7EF6CD69" w:rsidR="2E3F14CC">
        <w:rPr>
          <w:rFonts w:ascii="Atkinson Hyperlegible" w:hAnsi="Atkinson Hyperlegible" w:eastAsia="Arial Narrow" w:cs="Arial Narrow"/>
          <w:b w:val="1"/>
          <w:bCs w:val="1"/>
          <w:color w:val="000000" w:themeColor="text1" w:themeTint="FF" w:themeShade="FF"/>
          <w:highlight w:val="green"/>
        </w:rPr>
        <w:t xml:space="preserve">CAPÍTULO </w:t>
      </w:r>
      <w:ins w:author="Leonardo Torres" w:date="2025-01-07T15:02:04.041Z" w:id="1025536732">
        <w:r w:rsidRPr="7EF6CD69" w:rsidR="09F69ED3">
          <w:rPr>
            <w:rFonts w:ascii="Atkinson Hyperlegible" w:hAnsi="Atkinson Hyperlegible" w:eastAsia="Arial Narrow" w:cs="Arial Narrow"/>
            <w:b w:val="1"/>
            <w:bCs w:val="1"/>
            <w:color w:val="000000" w:themeColor="text1" w:themeTint="FF" w:themeShade="FF"/>
            <w:highlight w:val="green"/>
          </w:rPr>
          <w:t>XII</w:t>
        </w:r>
      </w:ins>
      <w:del w:author="Leonardo Torres" w:date="2025-01-07T15:02:08.124Z" w:id="2077566007">
        <w:r w:rsidRPr="7EF6CD69" w:rsidDel="2E3F14CC">
          <w:rPr>
            <w:rFonts w:ascii="Atkinson Hyperlegible" w:hAnsi="Atkinson Hyperlegible" w:eastAsia="Arial Narrow" w:cs="Arial Narrow"/>
            <w:b w:val="1"/>
            <w:bCs w:val="1"/>
            <w:color w:val="000000" w:themeColor="text1" w:themeTint="FF" w:themeShade="FF"/>
            <w:highlight w:val="green"/>
          </w:rPr>
          <w:delText>[INSERTAR]</w:delText>
        </w:r>
      </w:del>
      <w:r w:rsidRPr="7EF6CD69" w:rsidR="2E3F14CC">
        <w:rPr>
          <w:rFonts w:ascii="Atkinson Hyperlegible" w:hAnsi="Atkinson Hyperlegible" w:eastAsia="Arial Narrow" w:cs="Arial Narrow"/>
          <w:b w:val="1"/>
          <w:bCs w:val="1"/>
          <w:color w:val="000000" w:themeColor="text1" w:themeTint="FF" w:themeShade="FF"/>
          <w:highlight w:val="green"/>
        </w:rPr>
        <w:t xml:space="preserve"> PRESCRIPCIONES DE ORDEN. </w:t>
      </w:r>
    </w:p>
    <w:p w:rsidR="00376F47" w:rsidP="00DD5AEB" w:rsidRDefault="00376F47" w14:paraId="5FD9C56F" w14:textId="77777777">
      <w:pPr>
        <w:widowControl/>
        <w:pBdr>
          <w:top w:val="nil"/>
          <w:left w:val="nil"/>
          <w:bottom w:val="nil"/>
          <w:right w:val="nil"/>
          <w:between w:val="nil"/>
        </w:pBdr>
        <w:tabs>
          <w:tab w:val="left" w:pos="9498"/>
        </w:tabs>
        <w:jc w:val="center"/>
        <w:rPr>
          <w:rFonts w:ascii="Atkinson Hyperlegible" w:hAnsi="Atkinson Hyperlegible" w:eastAsia="Arial Narrow" w:cs="Arial Narrow"/>
          <w:b/>
          <w:color w:val="000000"/>
          <w:highlight w:val="green"/>
        </w:rPr>
      </w:pPr>
    </w:p>
    <w:p w:rsidRPr="00931D7B" w:rsidR="00376F47" w:rsidP="00376F47" w:rsidRDefault="00376F47" w14:paraId="2285B752" w14:textId="76D3BAE3">
      <w:pPr>
        <w:pStyle w:val="Textosinformato"/>
        <w:ind w:right="17"/>
        <w:jc w:val="both"/>
        <w:rPr>
          <w:rFonts w:ascii="Atkinson Hyperlegible" w:hAnsi="Atkinson Hyperlegible" w:cs="Calibri"/>
          <w:sz w:val="22"/>
          <w:szCs w:val="22"/>
          <w:highlight w:val="green"/>
          <w:lang w:val="es-ES_tradnl"/>
          <w:rPrChange w:author="Tatiana Ramírez" w:date="2024-12-20T15:51:00Z" w16du:dateUtc="2024-12-20T20:51:00Z" w:id="421">
            <w:rPr>
              <w:rFonts w:ascii="Atkinson Hyperlegible" w:hAnsi="Atkinson Hyperlegible" w:cs="Calibri"/>
              <w:sz w:val="22"/>
              <w:szCs w:val="22"/>
              <w:lang w:val="es-ES_tradnl"/>
            </w:rPr>
          </w:rPrChange>
        </w:rPr>
      </w:pPr>
      <w:r w:rsidRPr="00931D7B">
        <w:rPr>
          <w:rFonts w:ascii="Atkinson Hyperlegible" w:hAnsi="Atkinson Hyperlegible" w:cs="Calibri"/>
          <w:b/>
          <w:sz w:val="22"/>
          <w:szCs w:val="22"/>
          <w:highlight w:val="green"/>
          <w:lang w:val="es-ES_tradnl"/>
          <w:rPrChange w:author="Tatiana Ramírez" w:date="2024-12-20T15:51:00Z" w16du:dateUtc="2024-12-20T20:51:00Z" w:id="422">
            <w:rPr>
              <w:rFonts w:ascii="Atkinson Hyperlegible" w:hAnsi="Atkinson Hyperlegible" w:cs="Calibri"/>
              <w:b/>
              <w:sz w:val="22"/>
              <w:szCs w:val="22"/>
              <w:lang w:val="es-ES_tradnl"/>
            </w:rPr>
          </w:rPrChange>
        </w:rPr>
        <w:t xml:space="preserve">ARTÍCULO 42.  </w:t>
      </w:r>
      <w:r w:rsidR="00353C04">
        <w:rPr>
          <w:rFonts w:ascii="Atkinson Hyperlegible" w:hAnsi="Atkinson Hyperlegible" w:cs="Calibri"/>
          <w:sz w:val="22"/>
          <w:szCs w:val="22"/>
          <w:highlight w:val="green"/>
          <w:lang w:val="es-ES_tradnl"/>
        </w:rPr>
        <w:t>El personal</w:t>
      </w:r>
      <w:r w:rsidRPr="00931D7B">
        <w:rPr>
          <w:rFonts w:ascii="Atkinson Hyperlegible" w:hAnsi="Atkinson Hyperlegible" w:cs="Calibri"/>
          <w:sz w:val="22"/>
          <w:szCs w:val="22"/>
          <w:highlight w:val="green"/>
          <w:lang w:val="es-ES_tradnl"/>
          <w:rPrChange w:author="Tatiana Ramírez" w:date="2024-12-20T15:51:00Z" w16du:dateUtc="2024-12-20T20:51:00Z" w:id="423">
            <w:rPr>
              <w:rFonts w:ascii="Atkinson Hyperlegible" w:hAnsi="Atkinson Hyperlegible" w:cs="Calibri"/>
              <w:sz w:val="22"/>
              <w:szCs w:val="22"/>
              <w:lang w:val="es-ES_tradnl"/>
            </w:rPr>
          </w:rPrChange>
        </w:rPr>
        <w:t xml:space="preserve"> tiene como deberes los siguientes:</w:t>
      </w:r>
    </w:p>
    <w:p w:rsidRPr="00931D7B" w:rsidR="00376F47" w:rsidP="00376F47" w:rsidRDefault="00376F47" w14:paraId="7ED67ABC" w14:textId="77777777">
      <w:pPr>
        <w:pStyle w:val="Textosinformato"/>
        <w:ind w:right="17"/>
        <w:jc w:val="both"/>
        <w:rPr>
          <w:rFonts w:ascii="Atkinson Hyperlegible" w:hAnsi="Atkinson Hyperlegible" w:cs="Calibri"/>
          <w:sz w:val="22"/>
          <w:szCs w:val="22"/>
          <w:highlight w:val="green"/>
          <w:lang w:val="es-ES_tradnl"/>
          <w:rPrChange w:author="Tatiana Ramírez" w:date="2024-12-20T15:51:00Z" w16du:dateUtc="2024-12-20T20:51:00Z" w:id="424">
            <w:rPr>
              <w:rFonts w:ascii="Atkinson Hyperlegible" w:hAnsi="Atkinson Hyperlegible" w:cs="Calibri"/>
              <w:sz w:val="22"/>
              <w:szCs w:val="22"/>
              <w:lang w:val="es-ES_tradnl"/>
            </w:rPr>
          </w:rPrChange>
        </w:rPr>
      </w:pPr>
    </w:p>
    <w:p w:rsidRPr="00931D7B" w:rsidR="00376F47" w:rsidP="00376F47" w:rsidRDefault="00376F47" w14:paraId="052F761C" w14:textId="5963539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25">
            <w:rPr>
              <w:rFonts w:ascii="Atkinson Hyperlegible" w:hAnsi="Atkinson Hyperlegible" w:cs="Calibri"/>
              <w:bCs/>
              <w:sz w:val="22"/>
              <w:szCs w:val="22"/>
            </w:rPr>
          </w:rPrChange>
        </w:rPr>
      </w:pPr>
      <w:bookmarkStart w:name="_Hlk157694582" w:id="426"/>
      <w:bookmarkStart w:name="_Hlk143072460" w:id="427"/>
      <w:r w:rsidRPr="00931D7B">
        <w:rPr>
          <w:rFonts w:ascii="Atkinson Hyperlegible" w:hAnsi="Atkinson Hyperlegible" w:cs="Calibri"/>
          <w:bCs/>
          <w:sz w:val="22"/>
          <w:szCs w:val="22"/>
          <w:highlight w:val="green"/>
          <w:rPrChange w:author="Tatiana Ramírez" w:date="2024-12-20T15:51:00Z" w16du:dateUtc="2024-12-20T20:51:00Z" w:id="428">
            <w:rPr>
              <w:rFonts w:ascii="Atkinson Hyperlegible" w:hAnsi="Atkinson Hyperlegible" w:cs="Calibri"/>
              <w:bCs/>
              <w:sz w:val="22"/>
              <w:szCs w:val="22"/>
            </w:rPr>
          </w:rPrChange>
        </w:rPr>
        <w:t xml:space="preserve">Asistir al trabajo en adecuadas condiciones de presentación personal y, en aquellos casos que </w:t>
      </w:r>
      <w:r w:rsidRPr="00931D7B" w:rsidR="00DB0475">
        <w:rPr>
          <w:rFonts w:ascii="Atkinson Hyperlegible" w:hAnsi="Atkinson Hyperlegible" w:cs="Calibri"/>
          <w:b/>
          <w:sz w:val="22"/>
          <w:szCs w:val="22"/>
          <w:highlight w:val="green"/>
          <w:rPrChange w:author="Tatiana Ramírez" w:date="2024-12-20T15:51:00Z" w16du:dateUtc="2024-12-20T20:51:00Z" w:id="429">
            <w:rPr>
              <w:rFonts w:ascii="Atkinson Hyperlegible" w:hAnsi="Atkinson Hyperlegible" w:cs="Calibri"/>
              <w:b/>
              <w:sz w:val="22"/>
              <w:szCs w:val="22"/>
            </w:rPr>
          </w:rPrChange>
        </w:rPr>
        <w:t>POA</w:t>
      </w:r>
      <w:r w:rsidRPr="00931D7B">
        <w:rPr>
          <w:rFonts w:ascii="Atkinson Hyperlegible" w:hAnsi="Atkinson Hyperlegible" w:cs="Calibri"/>
          <w:bCs/>
          <w:sz w:val="22"/>
          <w:szCs w:val="22"/>
          <w:highlight w:val="green"/>
          <w:rPrChange w:author="Tatiana Ramírez" w:date="2024-12-20T15:51:00Z" w16du:dateUtc="2024-12-20T20:51:00Z" w:id="430">
            <w:rPr>
              <w:rFonts w:ascii="Atkinson Hyperlegible" w:hAnsi="Atkinson Hyperlegible" w:cs="Calibri"/>
              <w:bCs/>
              <w:sz w:val="22"/>
              <w:szCs w:val="22"/>
            </w:rPr>
          </w:rPrChange>
        </w:rPr>
        <w:t xml:space="preserve"> los requiera, utilizar la dotación suministrada.</w:t>
      </w:r>
    </w:p>
    <w:p w:rsidRPr="00931D7B" w:rsidR="00376F47" w:rsidP="00376F47" w:rsidRDefault="00376F47" w14:paraId="08D2D4BC"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31">
            <w:rPr>
              <w:rFonts w:ascii="Atkinson Hyperlegible" w:hAnsi="Atkinson Hyperlegible" w:cs="Calibri"/>
              <w:bCs/>
              <w:sz w:val="22"/>
              <w:szCs w:val="22"/>
            </w:rPr>
          </w:rPrChange>
        </w:rPr>
      </w:pPr>
      <w:r w:rsidRPr="00931D7B">
        <w:rPr>
          <w:rFonts w:ascii="Atkinson Hyperlegible" w:hAnsi="Atkinson Hyperlegible" w:cs="Calibri"/>
          <w:bCs/>
          <w:sz w:val="22"/>
          <w:szCs w:val="22"/>
          <w:highlight w:val="green"/>
          <w:rPrChange w:author="Tatiana Ramírez" w:date="2024-12-20T15:51:00Z" w16du:dateUtc="2024-12-20T20:51:00Z" w:id="432">
            <w:rPr>
              <w:rFonts w:ascii="Atkinson Hyperlegible" w:hAnsi="Atkinson Hyperlegible" w:cs="Calibri"/>
              <w:bCs/>
              <w:sz w:val="22"/>
              <w:szCs w:val="22"/>
            </w:rPr>
          </w:rPrChange>
        </w:rPr>
        <w:t>Asistir puntualmente al sitio de trabajo según el horario establecido, así como a las actividades laborales convocadas por la empresa.</w:t>
      </w:r>
    </w:p>
    <w:p w:rsidRPr="00931D7B" w:rsidR="00376F47" w:rsidP="00376F47" w:rsidRDefault="00376F47" w14:paraId="1B37EB7E"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33">
            <w:rPr>
              <w:rFonts w:ascii="Atkinson Hyperlegible" w:hAnsi="Atkinson Hyperlegible" w:cs="Calibri"/>
              <w:bCs/>
              <w:sz w:val="22"/>
              <w:szCs w:val="22"/>
            </w:rPr>
          </w:rPrChange>
        </w:rPr>
      </w:pPr>
      <w:r w:rsidRPr="00931D7B">
        <w:rPr>
          <w:rFonts w:ascii="Atkinson Hyperlegible" w:hAnsi="Atkinson Hyperlegible" w:cs="Calibri"/>
          <w:bCs/>
          <w:sz w:val="22"/>
          <w:szCs w:val="22"/>
          <w:highlight w:val="green"/>
          <w:rPrChange w:author="Tatiana Ramírez" w:date="2024-12-20T15:51:00Z" w16du:dateUtc="2024-12-20T20:51:00Z" w:id="434">
            <w:rPr>
              <w:rFonts w:ascii="Atkinson Hyperlegible" w:hAnsi="Atkinson Hyperlegible" w:cs="Calibri"/>
              <w:bCs/>
              <w:sz w:val="22"/>
              <w:szCs w:val="22"/>
            </w:rPr>
          </w:rPrChange>
        </w:rPr>
        <w:t>Atender a las indicaciones que la empresa haga por medio de carteles, circulares, anuncios, instrucciones, procedimientos, manual de funciones, etc. relacionados con el servicio.</w:t>
      </w:r>
    </w:p>
    <w:bookmarkEnd w:id="426"/>
    <w:p w:rsidRPr="00931D7B" w:rsidR="00376F47" w:rsidP="00376F47" w:rsidRDefault="00376F47" w14:paraId="4B520748"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35">
            <w:rPr>
              <w:rFonts w:ascii="Atkinson Hyperlegible" w:hAnsi="Atkinson Hyperlegible" w:cs="Calibri"/>
              <w:bCs/>
              <w:sz w:val="22"/>
              <w:szCs w:val="22"/>
            </w:rPr>
          </w:rPrChange>
        </w:rPr>
      </w:pPr>
      <w:r w:rsidRPr="00931D7B">
        <w:rPr>
          <w:rFonts w:ascii="Atkinson Hyperlegible" w:hAnsi="Atkinson Hyperlegible" w:cs="Calibri"/>
          <w:bCs/>
          <w:sz w:val="22"/>
          <w:szCs w:val="22"/>
          <w:highlight w:val="green"/>
          <w:rPrChange w:author="Tatiana Ramírez" w:date="2024-12-20T15:51:00Z" w16du:dateUtc="2024-12-20T20:51:00Z" w:id="436">
            <w:rPr>
              <w:rFonts w:ascii="Atkinson Hyperlegible" w:hAnsi="Atkinson Hyperlegible" w:cs="Calibri"/>
              <w:bCs/>
              <w:sz w:val="22"/>
              <w:szCs w:val="22"/>
            </w:rPr>
          </w:rPrChange>
        </w:rPr>
        <w:t>Brindar información verídica en todos los casos.</w:t>
      </w:r>
    </w:p>
    <w:p w:rsidRPr="00931D7B" w:rsidR="00376F47" w:rsidP="00376F47" w:rsidRDefault="00376F47" w14:paraId="24EE2C13"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37">
            <w:rPr>
              <w:rFonts w:ascii="Atkinson Hyperlegible" w:hAnsi="Atkinson Hyperlegible" w:cs="Calibri"/>
              <w:bCs/>
              <w:sz w:val="22"/>
              <w:szCs w:val="22"/>
            </w:rPr>
          </w:rPrChange>
        </w:rPr>
      </w:pPr>
      <w:bookmarkStart w:name="_Hlk157694651" w:id="438"/>
      <w:r w:rsidRPr="00931D7B">
        <w:rPr>
          <w:rFonts w:ascii="Atkinson Hyperlegible" w:hAnsi="Atkinson Hyperlegible" w:cs="Calibri"/>
          <w:bCs/>
          <w:sz w:val="22"/>
          <w:szCs w:val="22"/>
          <w:highlight w:val="green"/>
          <w:rPrChange w:author="Tatiana Ramírez" w:date="2024-12-20T15:51:00Z" w16du:dateUtc="2024-12-20T20:51:00Z" w:id="439">
            <w:rPr>
              <w:rFonts w:ascii="Atkinson Hyperlegible" w:hAnsi="Atkinson Hyperlegible" w:cs="Calibri"/>
              <w:bCs/>
              <w:sz w:val="22"/>
              <w:szCs w:val="22"/>
            </w:rPr>
          </w:rPrChange>
        </w:rPr>
        <w:t>Desempeñar el cargo de acuerdo con las funciones señaladas en la descripción del oficio, así como las que sean conexas o complementarias de la labor principal, todo de acuerdo con los parámetros de calidad y eficiencia establecidos en la empresa.</w:t>
      </w:r>
    </w:p>
    <w:bookmarkEnd w:id="427"/>
    <w:bookmarkEnd w:id="438"/>
    <w:p w:rsidRPr="00931D7B" w:rsidR="00376F47" w:rsidP="00376F47" w:rsidRDefault="00376F47" w14:paraId="601DA35A" w14:textId="77777777">
      <w:pPr>
        <w:pStyle w:val="Textosinformato"/>
        <w:numPr>
          <w:ilvl w:val="0"/>
          <w:numId w:val="80"/>
        </w:numPr>
        <w:tabs>
          <w:tab w:val="left" w:pos="283"/>
        </w:tabs>
        <w:ind w:right="17"/>
        <w:jc w:val="both"/>
        <w:rPr>
          <w:rFonts w:ascii="Atkinson Hyperlegible" w:hAnsi="Atkinson Hyperlegible" w:cs="Calibri"/>
          <w:sz w:val="22"/>
          <w:szCs w:val="22"/>
          <w:highlight w:val="green"/>
          <w:lang w:val="es-ES_tradnl"/>
          <w:rPrChange w:author="Tatiana Ramírez" w:date="2024-12-20T15:51:00Z" w16du:dateUtc="2024-12-20T20:51:00Z" w:id="440">
            <w:rPr>
              <w:rFonts w:ascii="Atkinson Hyperlegible" w:hAnsi="Atkinson Hyperlegible" w:cs="Calibri"/>
              <w:sz w:val="22"/>
              <w:szCs w:val="22"/>
              <w:lang w:val="es-ES_tradnl"/>
            </w:rPr>
          </w:rPrChange>
        </w:rPr>
      </w:pPr>
      <w:r w:rsidRPr="00931D7B">
        <w:rPr>
          <w:rFonts w:ascii="Atkinson Hyperlegible" w:hAnsi="Atkinson Hyperlegible" w:cs="Calibri"/>
          <w:sz w:val="22"/>
          <w:szCs w:val="22"/>
          <w:highlight w:val="green"/>
          <w:lang w:val="es-ES_tradnl"/>
          <w:rPrChange w:author="Tatiana Ramírez" w:date="2024-12-20T15:51:00Z" w16du:dateUtc="2024-12-20T20:51:00Z" w:id="441">
            <w:rPr>
              <w:rFonts w:ascii="Atkinson Hyperlegible" w:hAnsi="Atkinson Hyperlegible" w:cs="Calibri"/>
              <w:sz w:val="22"/>
              <w:szCs w:val="22"/>
              <w:lang w:val="es-ES_tradnl"/>
            </w:rPr>
          </w:rPrChange>
        </w:rPr>
        <w:t xml:space="preserve">Ejecutar los trabajos que le confíen con honradez, buena voluntad y de la mejor manera posible, </w:t>
      </w:r>
      <w:bookmarkStart w:name="_Hlk159944213" w:id="442"/>
      <w:r w:rsidRPr="00931D7B">
        <w:rPr>
          <w:rFonts w:ascii="Atkinson Hyperlegible" w:hAnsi="Atkinson Hyperlegible" w:cs="Calibri"/>
          <w:bCs/>
          <w:sz w:val="22"/>
          <w:szCs w:val="22"/>
          <w:highlight w:val="green"/>
          <w:rPrChange w:author="Tatiana Ramírez" w:date="2024-12-20T15:51:00Z" w16du:dateUtc="2024-12-20T20:51:00Z" w:id="443">
            <w:rPr>
              <w:rFonts w:ascii="Atkinson Hyperlegible" w:hAnsi="Atkinson Hyperlegible" w:cs="Calibri"/>
              <w:bCs/>
              <w:sz w:val="22"/>
              <w:szCs w:val="22"/>
            </w:rPr>
          </w:rPrChange>
        </w:rPr>
        <w:t xml:space="preserve">conforme al objeto que cumple la empresa, </w:t>
      </w:r>
      <w:bookmarkStart w:name="_Hlk157694660" w:id="444"/>
      <w:r w:rsidRPr="00931D7B">
        <w:rPr>
          <w:rFonts w:ascii="Atkinson Hyperlegible" w:hAnsi="Atkinson Hyperlegible" w:cs="Calibri"/>
          <w:bCs/>
          <w:sz w:val="22"/>
          <w:szCs w:val="22"/>
          <w:highlight w:val="green"/>
          <w:rPrChange w:author="Tatiana Ramírez" w:date="2024-12-20T15:51:00Z" w16du:dateUtc="2024-12-20T20:51:00Z" w:id="445">
            <w:rPr>
              <w:rFonts w:ascii="Atkinson Hyperlegible" w:hAnsi="Atkinson Hyperlegible" w:cs="Calibri"/>
              <w:bCs/>
              <w:sz w:val="22"/>
              <w:szCs w:val="22"/>
            </w:rPr>
          </w:rPrChange>
        </w:rPr>
        <w:t>conservando la rectitud y el buen manejo de los bienes y/o recursos que le sean encomendados.</w:t>
      </w:r>
      <w:bookmarkEnd w:id="442"/>
      <w:bookmarkEnd w:id="444"/>
    </w:p>
    <w:p w:rsidRPr="00931D7B" w:rsidR="00376F47" w:rsidP="00376F47" w:rsidRDefault="00376F47" w14:paraId="6C10945A"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46">
            <w:rPr>
              <w:rFonts w:ascii="Atkinson Hyperlegible" w:hAnsi="Atkinson Hyperlegible" w:cs="Calibri"/>
              <w:bCs/>
              <w:sz w:val="22"/>
              <w:szCs w:val="22"/>
            </w:rPr>
          </w:rPrChange>
        </w:rPr>
      </w:pPr>
      <w:bookmarkStart w:name="_Hlk143072468" w:id="447"/>
      <w:r w:rsidRPr="00931D7B">
        <w:rPr>
          <w:rFonts w:ascii="Atkinson Hyperlegible" w:hAnsi="Atkinson Hyperlegible" w:cs="Calibri"/>
          <w:bCs/>
          <w:sz w:val="22"/>
          <w:szCs w:val="22"/>
          <w:highlight w:val="green"/>
          <w:rPrChange w:author="Tatiana Ramírez" w:date="2024-12-20T15:51:00Z" w16du:dateUtc="2024-12-20T20:51:00Z" w:id="448">
            <w:rPr>
              <w:rFonts w:ascii="Atkinson Hyperlegible" w:hAnsi="Atkinson Hyperlegible" w:cs="Calibri"/>
              <w:bCs/>
              <w:sz w:val="22"/>
              <w:szCs w:val="22"/>
            </w:rPr>
          </w:rPrChange>
        </w:rPr>
        <w:t>Evitar que terceras personas utilicen sus materiales de trabajo, enseres, mobiliario, equipos, elementos de oficina y, en general, los muebles e inmuebles de propiedad o que estén al servicio de la empresa; o que se lucren de servicios o beneficios que ésta haya dispuesto para sus trabajadores.</w:t>
      </w:r>
    </w:p>
    <w:p w:rsidRPr="00931D7B" w:rsidR="00376F47" w:rsidP="00376F47" w:rsidRDefault="00376F47" w14:paraId="531826AC"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49">
            <w:rPr>
              <w:rFonts w:ascii="Atkinson Hyperlegible" w:hAnsi="Atkinson Hyperlegible" w:cs="Calibri"/>
              <w:bCs/>
              <w:sz w:val="22"/>
              <w:szCs w:val="22"/>
            </w:rPr>
          </w:rPrChange>
        </w:rPr>
      </w:pPr>
      <w:r w:rsidRPr="00931D7B">
        <w:rPr>
          <w:rFonts w:ascii="Atkinson Hyperlegible" w:hAnsi="Atkinson Hyperlegible" w:cs="Calibri"/>
          <w:bCs/>
          <w:sz w:val="22"/>
          <w:szCs w:val="22"/>
          <w:highlight w:val="green"/>
          <w:rPrChange w:author="Tatiana Ramírez" w:date="2024-12-20T15:51:00Z" w16du:dateUtc="2024-12-20T20:51:00Z" w:id="450">
            <w:rPr>
              <w:rFonts w:ascii="Atkinson Hyperlegible" w:hAnsi="Atkinson Hyperlegible" w:cs="Calibri"/>
              <w:bCs/>
              <w:sz w:val="22"/>
              <w:szCs w:val="22"/>
            </w:rPr>
          </w:rPrChange>
        </w:rPr>
        <w:t>Guardar absoluta reserva en relación con los manuales de procedimientos, programas de sistematización, información atinente a asuntos internos o administrativos de la empresa, de cualquier índole, costos de la mercancía, proveedores internacionales o información verbal y escrita relacionada con los clientes o usuarios de la empresa.</w:t>
      </w:r>
    </w:p>
    <w:bookmarkEnd w:id="447"/>
    <w:p w:rsidRPr="00931D7B" w:rsidR="00376F47" w:rsidP="6FCF900D" w:rsidRDefault="00376F47" w14:paraId="60907690" w14:textId="77777777">
      <w:pPr>
        <w:pStyle w:val="Textosinformato"/>
        <w:numPr>
          <w:ilvl w:val="0"/>
          <w:numId w:val="80"/>
        </w:numPr>
        <w:tabs>
          <w:tab w:val="left" w:pos="283"/>
        </w:tabs>
        <w:ind w:right="17"/>
        <w:jc w:val="both"/>
        <w:rPr>
          <w:rFonts w:ascii="Atkinson Hyperlegible" w:hAnsi="Atkinson Hyperlegible" w:cs="Calibri"/>
          <w:sz w:val="22"/>
          <w:szCs w:val="22"/>
          <w:highlight w:val="green"/>
          <w:lang w:val="es-ES"/>
          <w:rPrChange w:author="Tatiana Ramírez" w:date="2024-12-20T15:51:00Z" w16du:dateUtc="2024-12-20T20:51:00Z" w:id="7003882">
            <w:rPr>
              <w:rFonts w:ascii="Atkinson Hyperlegible" w:hAnsi="Atkinson Hyperlegible" w:cs="Calibri"/>
              <w:sz w:val="22"/>
              <w:szCs w:val="22"/>
              <w:lang w:val="es-ES"/>
            </w:rPr>
          </w:rPrChange>
        </w:rPr>
      </w:pPr>
      <w:r w:rsidRPr="7EF6CD69" w:rsidR="2E3F14CC">
        <w:rPr>
          <w:rFonts w:ascii="Atkinson Hyperlegible" w:hAnsi="Atkinson Hyperlegible" w:cs="Calibri"/>
          <w:sz w:val="22"/>
          <w:szCs w:val="22"/>
          <w:highlight w:val="green"/>
          <w:lang w:val="es-ES"/>
          <w:rPrChange w:author="Tatiana Ramírez" w:date="2024-12-20T15:51:00Z" w:id="647430137">
            <w:rPr>
              <w:rFonts w:ascii="Atkinson Hyperlegible" w:hAnsi="Atkinson Hyperlegible" w:cs="Calibri"/>
              <w:sz w:val="22"/>
              <w:szCs w:val="22"/>
              <w:lang w:val="es-ES"/>
            </w:rPr>
          </w:rPrChange>
        </w:rPr>
        <w:t xml:space="preserve">Guardar buena conducta en todo sentido y obrar con espíritu </w:t>
      </w:r>
      <w:r w:rsidRPr="7EF6CD69" w:rsidR="2E3F14CC">
        <w:rPr>
          <w:rFonts w:ascii="Atkinson Hyperlegible" w:hAnsi="Atkinson Hyperlegible" w:cs="Calibri"/>
          <w:sz w:val="22"/>
          <w:szCs w:val="22"/>
          <w:highlight w:val="green"/>
          <w:lang w:val="es-ES"/>
          <w:rPrChange w:author="Tatiana Ramírez" w:date="2024-12-20T15:51:00Z" w:id="1936219682">
            <w:rPr>
              <w:rFonts w:ascii="Atkinson Hyperlegible" w:hAnsi="Atkinson Hyperlegible" w:cs="Calibri"/>
              <w:sz w:val="22"/>
              <w:szCs w:val="22"/>
              <w:lang w:val="es-ES"/>
            </w:rPr>
          </w:rPrChange>
        </w:rPr>
        <w:t>de  l</w:t>
      </w:r>
      <w:del w:author="Leonardo Torres" w:date="2025-01-07T15:04:01.081Z" w:id="1528077505">
        <w:r w:rsidRPr="7EF6CD69" w:rsidDel="2E3F14CC">
          <w:rPr>
            <w:rFonts w:ascii="Atkinson Hyperlegible" w:hAnsi="Atkinson Hyperlegible" w:cs="Calibri"/>
            <w:sz w:val="22"/>
            <w:szCs w:val="22"/>
            <w:highlight w:val="green"/>
            <w:lang w:val="es-ES"/>
            <w:rPrChange w:author="Tatiana Ramírez" w:date="2024-12-20T15:51:00Z" w:id="1913477070">
              <w:rPr>
                <w:rFonts w:ascii="Atkinson Hyperlegible" w:hAnsi="Atkinson Hyperlegible" w:cs="Calibri"/>
                <w:sz w:val="22"/>
                <w:szCs w:val="22"/>
                <w:lang w:val="es-ES"/>
              </w:rPr>
            </w:rPrChange>
          </w:rPr>
          <w:delText>e</w:delText>
        </w:r>
      </w:del>
      <w:r w:rsidRPr="7EF6CD69" w:rsidR="2E3F14CC">
        <w:rPr>
          <w:rFonts w:ascii="Atkinson Hyperlegible" w:hAnsi="Atkinson Hyperlegible" w:cs="Calibri"/>
          <w:sz w:val="22"/>
          <w:szCs w:val="22"/>
          <w:highlight w:val="green"/>
          <w:lang w:val="es-ES"/>
          <w:rPrChange w:author="Tatiana Ramírez" w:date="2024-12-20T15:51:00Z" w:id="315418798">
            <w:rPr>
              <w:rFonts w:ascii="Atkinson Hyperlegible" w:hAnsi="Atkinson Hyperlegible" w:cs="Calibri"/>
              <w:sz w:val="22"/>
              <w:szCs w:val="22"/>
              <w:lang w:val="es-ES"/>
            </w:rPr>
          </w:rPrChange>
        </w:rPr>
        <w:t>al</w:t>
      </w:r>
      <w:r w:rsidRPr="7EF6CD69" w:rsidR="2E3F14CC">
        <w:rPr>
          <w:rFonts w:ascii="Atkinson Hyperlegible" w:hAnsi="Atkinson Hyperlegible" w:cs="Calibri"/>
          <w:sz w:val="22"/>
          <w:szCs w:val="22"/>
          <w:highlight w:val="green"/>
          <w:lang w:val="es-ES"/>
          <w:rPrChange w:author="Tatiana Ramírez" w:date="2024-12-20T15:51:00Z" w:id="1899768573">
            <w:rPr>
              <w:rFonts w:ascii="Atkinson Hyperlegible" w:hAnsi="Atkinson Hyperlegible" w:cs="Calibri"/>
              <w:sz w:val="22"/>
              <w:szCs w:val="22"/>
              <w:lang w:val="es-ES"/>
            </w:rPr>
          </w:rPrChange>
        </w:rPr>
        <w:t xml:space="preserve">  colaboración en el orden moral y disciplina general de la empresa.</w:t>
      </w:r>
    </w:p>
    <w:p w:rsidRPr="00931D7B" w:rsidR="00376F47" w:rsidP="00376F47" w:rsidRDefault="00376F47" w14:paraId="19DCF304" w14:textId="77777777">
      <w:pPr>
        <w:pStyle w:val="Textosinformato"/>
        <w:numPr>
          <w:ilvl w:val="0"/>
          <w:numId w:val="80"/>
        </w:numPr>
        <w:tabs>
          <w:tab w:val="left" w:pos="283"/>
        </w:tabs>
        <w:ind w:right="17"/>
        <w:jc w:val="both"/>
        <w:rPr>
          <w:rFonts w:ascii="Atkinson Hyperlegible" w:hAnsi="Atkinson Hyperlegible" w:cs="Calibri"/>
          <w:sz w:val="22"/>
          <w:szCs w:val="22"/>
          <w:highlight w:val="green"/>
          <w:lang w:val="es-ES_tradnl"/>
          <w:rPrChange w:author="Tatiana Ramírez" w:date="2024-12-20T15:51:00Z" w16du:dateUtc="2024-12-20T20:51:00Z" w:id="455">
            <w:rPr>
              <w:rFonts w:ascii="Atkinson Hyperlegible" w:hAnsi="Atkinson Hyperlegible" w:cs="Calibri"/>
              <w:sz w:val="22"/>
              <w:szCs w:val="22"/>
              <w:lang w:val="es-ES_tradnl"/>
            </w:rPr>
          </w:rPrChange>
        </w:rPr>
      </w:pPr>
      <w:r w:rsidRPr="00931D7B">
        <w:rPr>
          <w:rFonts w:ascii="Atkinson Hyperlegible" w:hAnsi="Atkinson Hyperlegible" w:cs="Calibri"/>
          <w:sz w:val="22"/>
          <w:szCs w:val="22"/>
          <w:highlight w:val="green"/>
          <w:lang w:val="es-ES_tradnl"/>
          <w:rPrChange w:author="Tatiana Ramírez" w:date="2024-12-20T15:51:00Z" w16du:dateUtc="2024-12-20T20:51:00Z" w:id="456">
            <w:rPr>
              <w:rFonts w:ascii="Atkinson Hyperlegible" w:hAnsi="Atkinson Hyperlegible" w:cs="Calibri"/>
              <w:sz w:val="22"/>
              <w:szCs w:val="22"/>
              <w:lang w:val="es-ES_tradnl"/>
            </w:rPr>
          </w:rPrChange>
        </w:rPr>
        <w:t>Hacer las observaciones, reclamos y solicitudes a que haya lugar por conducto del respectivo superior de manera fundada, comedida y respetuosa.</w:t>
      </w:r>
    </w:p>
    <w:p w:rsidRPr="00931D7B" w:rsidR="00376F47" w:rsidP="00376F47" w:rsidRDefault="00376F47" w14:paraId="4C63B186"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57">
            <w:rPr>
              <w:rFonts w:ascii="Atkinson Hyperlegible" w:hAnsi="Atkinson Hyperlegible" w:cs="Calibri"/>
              <w:bCs/>
              <w:sz w:val="22"/>
              <w:szCs w:val="22"/>
            </w:rPr>
          </w:rPrChange>
        </w:rPr>
      </w:pPr>
      <w:bookmarkStart w:name="_Hlk143072475" w:id="458"/>
      <w:r w:rsidRPr="00931D7B">
        <w:rPr>
          <w:rFonts w:ascii="Atkinson Hyperlegible" w:hAnsi="Atkinson Hyperlegible" w:cs="Calibri"/>
          <w:bCs/>
          <w:sz w:val="22"/>
          <w:szCs w:val="22"/>
          <w:highlight w:val="green"/>
          <w:rPrChange w:author="Tatiana Ramírez" w:date="2024-12-20T15:51:00Z" w16du:dateUtc="2024-12-20T20:51:00Z" w:id="459">
            <w:rPr>
              <w:rFonts w:ascii="Atkinson Hyperlegible" w:hAnsi="Atkinson Hyperlegible" w:cs="Calibri"/>
              <w:bCs/>
              <w:sz w:val="22"/>
              <w:szCs w:val="22"/>
            </w:rPr>
          </w:rPrChange>
        </w:rPr>
        <w:t>Informar ante las autoridades de la empresa, de acuerdo con el orden jerárquico establecido, la comisión de hechos irregulares, fraudulentos o contrarios a los principios y políticas de esta o a las normas legales por parte de o con la participación de trabajadores de la empresa o de terceros.</w:t>
      </w:r>
    </w:p>
    <w:p w:rsidRPr="00931D7B" w:rsidR="00376F47" w:rsidP="00376F47" w:rsidRDefault="00376F47" w14:paraId="279E500D"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60">
            <w:rPr>
              <w:rFonts w:ascii="Atkinson Hyperlegible" w:hAnsi="Atkinson Hyperlegible" w:cs="Calibri"/>
              <w:bCs/>
              <w:sz w:val="22"/>
              <w:szCs w:val="22"/>
            </w:rPr>
          </w:rPrChange>
        </w:rPr>
      </w:pPr>
      <w:r w:rsidRPr="00931D7B">
        <w:rPr>
          <w:rFonts w:ascii="Atkinson Hyperlegible" w:hAnsi="Atkinson Hyperlegible" w:cs="Calibri"/>
          <w:bCs/>
          <w:sz w:val="22"/>
          <w:szCs w:val="22"/>
          <w:highlight w:val="green"/>
          <w:rPrChange w:author="Tatiana Ramírez" w:date="2024-12-20T15:51:00Z" w16du:dateUtc="2024-12-20T20:51:00Z" w:id="461">
            <w:rPr>
              <w:rFonts w:ascii="Atkinson Hyperlegible" w:hAnsi="Atkinson Hyperlegible" w:cs="Calibri"/>
              <w:bCs/>
              <w:sz w:val="22"/>
              <w:szCs w:val="22"/>
            </w:rPr>
          </w:rPrChange>
        </w:rPr>
        <w:t>Mantener buenas relaciones y respetar a los clientes, proveedores, contratistas y trabajadores.</w:t>
      </w:r>
    </w:p>
    <w:bookmarkEnd w:id="458"/>
    <w:p w:rsidRPr="00931D7B" w:rsidR="00376F47" w:rsidP="00376F47" w:rsidRDefault="00376F47" w14:paraId="7F71CB8D" w14:textId="77777777">
      <w:pPr>
        <w:pStyle w:val="Textosinformato"/>
        <w:numPr>
          <w:ilvl w:val="0"/>
          <w:numId w:val="80"/>
        </w:numPr>
        <w:tabs>
          <w:tab w:val="left" w:pos="283"/>
        </w:tabs>
        <w:ind w:right="17"/>
        <w:jc w:val="both"/>
        <w:rPr>
          <w:rFonts w:ascii="Atkinson Hyperlegible" w:hAnsi="Atkinson Hyperlegible" w:cs="Calibri"/>
          <w:sz w:val="22"/>
          <w:szCs w:val="22"/>
          <w:highlight w:val="green"/>
          <w:lang w:val="es-ES_tradnl"/>
          <w:rPrChange w:author="Tatiana Ramírez" w:date="2024-12-20T15:51:00Z" w16du:dateUtc="2024-12-20T20:51:00Z" w:id="462">
            <w:rPr>
              <w:rFonts w:ascii="Atkinson Hyperlegible" w:hAnsi="Atkinson Hyperlegible" w:cs="Calibri"/>
              <w:sz w:val="22"/>
              <w:szCs w:val="22"/>
              <w:lang w:val="es-ES_tradnl"/>
            </w:rPr>
          </w:rPrChange>
        </w:rPr>
      </w:pPr>
      <w:r w:rsidRPr="00931D7B">
        <w:rPr>
          <w:rFonts w:ascii="Atkinson Hyperlegible" w:hAnsi="Atkinson Hyperlegible" w:cs="Calibri"/>
          <w:sz w:val="22"/>
          <w:szCs w:val="22"/>
          <w:highlight w:val="green"/>
          <w:lang w:val="es-ES_tradnl"/>
          <w:rPrChange w:author="Tatiana Ramírez" w:date="2024-12-20T15:51:00Z" w16du:dateUtc="2024-12-20T20:51:00Z" w:id="463">
            <w:rPr>
              <w:rFonts w:ascii="Atkinson Hyperlegible" w:hAnsi="Atkinson Hyperlegible" w:cs="Calibri"/>
              <w:sz w:val="22"/>
              <w:szCs w:val="22"/>
              <w:lang w:val="es-ES_tradnl"/>
            </w:rPr>
          </w:rPrChange>
        </w:rPr>
        <w:lastRenderedPageBreak/>
        <w:t>Observar rigurosamente las medidas y precauciones que le indique su respectivo jefe para el manejo de las máquinas</w:t>
      </w:r>
      <w:bookmarkStart w:name="_Hlk143072374" w:id="464"/>
      <w:r w:rsidRPr="00931D7B">
        <w:rPr>
          <w:rFonts w:ascii="Atkinson Hyperlegible" w:hAnsi="Atkinson Hyperlegible" w:cs="Calibri"/>
          <w:sz w:val="22"/>
          <w:szCs w:val="22"/>
          <w:highlight w:val="green"/>
          <w:lang w:val="es-ES_tradnl"/>
          <w:rPrChange w:author="Tatiana Ramírez" w:date="2024-12-20T15:51:00Z" w16du:dateUtc="2024-12-20T20:51:00Z" w:id="465">
            <w:rPr>
              <w:rFonts w:ascii="Atkinson Hyperlegible" w:hAnsi="Atkinson Hyperlegible" w:cs="Calibri"/>
              <w:sz w:val="22"/>
              <w:szCs w:val="22"/>
              <w:lang w:val="es-ES_tradnl"/>
            </w:rPr>
          </w:rPrChange>
        </w:rPr>
        <w:t xml:space="preserve">, instrumentos, herramientas y elementos de trabajo y así evitar los accidentes. </w:t>
      </w:r>
      <w:bookmarkEnd w:id="464"/>
    </w:p>
    <w:p w:rsidRPr="00931D7B" w:rsidR="00376F47" w:rsidP="00376F47" w:rsidRDefault="00376F47" w14:paraId="4B9ACF57" w14:textId="77777777">
      <w:pPr>
        <w:pStyle w:val="Textosinformato"/>
        <w:numPr>
          <w:ilvl w:val="0"/>
          <w:numId w:val="80"/>
        </w:numPr>
        <w:ind w:right="17"/>
        <w:jc w:val="both"/>
        <w:rPr>
          <w:rFonts w:ascii="Atkinson Hyperlegible" w:hAnsi="Atkinson Hyperlegible" w:cs="Calibri"/>
          <w:bCs/>
          <w:sz w:val="22"/>
          <w:szCs w:val="22"/>
          <w:highlight w:val="green"/>
          <w:rPrChange w:author="Tatiana Ramírez" w:date="2024-12-20T15:51:00Z" w16du:dateUtc="2024-12-20T20:51:00Z" w:id="466">
            <w:rPr>
              <w:rFonts w:ascii="Atkinson Hyperlegible" w:hAnsi="Atkinson Hyperlegible" w:cs="Calibri"/>
              <w:bCs/>
              <w:sz w:val="22"/>
              <w:szCs w:val="22"/>
            </w:rPr>
          </w:rPrChange>
        </w:rPr>
      </w:pPr>
      <w:bookmarkStart w:name="_Hlk143072481" w:id="467"/>
      <w:r w:rsidRPr="00931D7B">
        <w:rPr>
          <w:rFonts w:ascii="Atkinson Hyperlegible" w:hAnsi="Atkinson Hyperlegible" w:cs="Calibri"/>
          <w:bCs/>
          <w:sz w:val="22"/>
          <w:szCs w:val="22"/>
          <w:highlight w:val="green"/>
          <w:rPrChange w:author="Tatiana Ramírez" w:date="2024-12-20T15:51:00Z" w16du:dateUtc="2024-12-20T20:51:00Z" w:id="468">
            <w:rPr>
              <w:rFonts w:ascii="Atkinson Hyperlegible" w:hAnsi="Atkinson Hyperlegible" w:cs="Calibri"/>
              <w:bCs/>
              <w:sz w:val="22"/>
              <w:szCs w:val="22"/>
            </w:rPr>
          </w:rPrChange>
        </w:rPr>
        <w:t>Observar estrictamente las disposiciones de la empresa para la solicitud de permisos y comprobación de incapacidades por enfermedad, calamidad doméstica y similar conforme al presente reglamento.</w:t>
      </w:r>
    </w:p>
    <w:bookmarkEnd w:id="467"/>
    <w:p w:rsidRPr="00583DE2" w:rsidR="00376F47" w:rsidP="00376F47" w:rsidRDefault="00376F47" w14:paraId="0D1124D6" w14:textId="77777777">
      <w:pPr>
        <w:pStyle w:val="Textosinformato"/>
        <w:numPr>
          <w:ilvl w:val="0"/>
          <w:numId w:val="80"/>
        </w:numPr>
        <w:tabs>
          <w:tab w:val="left" w:pos="283"/>
        </w:tabs>
        <w:ind w:right="17"/>
        <w:jc w:val="both"/>
        <w:rPr>
          <w:rFonts w:ascii="Atkinson Hyperlegible" w:hAnsi="Atkinson Hyperlegible" w:cs="Calibri"/>
          <w:sz w:val="22"/>
          <w:szCs w:val="22"/>
          <w:highlight w:val="cyan"/>
          <w:lang w:val="es-ES_tradnl"/>
          <w:rPrChange w:author="Tatiana Ramírez" w:date="2024-12-20T15:53:00Z" w16du:dateUtc="2024-12-20T20:53:00Z" w:id="469">
            <w:rPr>
              <w:rFonts w:ascii="Atkinson Hyperlegible" w:hAnsi="Atkinson Hyperlegible" w:cs="Calibri"/>
              <w:sz w:val="22"/>
              <w:szCs w:val="22"/>
              <w:lang w:val="es-ES_tradnl"/>
            </w:rPr>
          </w:rPrChange>
        </w:rPr>
      </w:pPr>
      <w:r w:rsidRPr="00583DE2">
        <w:rPr>
          <w:rFonts w:ascii="Atkinson Hyperlegible" w:hAnsi="Atkinson Hyperlegible" w:cs="Calibri"/>
          <w:sz w:val="22"/>
          <w:szCs w:val="22"/>
          <w:highlight w:val="cyan"/>
          <w:lang w:val="es-ES_tradnl"/>
          <w:rPrChange w:author="Tatiana Ramírez" w:date="2024-12-20T15:53:00Z" w16du:dateUtc="2024-12-20T20:53:00Z" w:id="470">
            <w:rPr>
              <w:rFonts w:ascii="Atkinson Hyperlegible" w:hAnsi="Atkinson Hyperlegible" w:cs="Calibri"/>
              <w:sz w:val="22"/>
              <w:szCs w:val="22"/>
              <w:lang w:val="es-ES_tradnl"/>
            </w:rPr>
          </w:rPrChange>
        </w:rPr>
        <w:t>Permanecer durante la jornada de trabajo en el sitio o lugar en donde debe desempeñar sus labores, siendo prohibido, salvo orden superior, pasar al puesto de trabajo de otros compañeros.</w:t>
      </w:r>
    </w:p>
    <w:p w:rsidRPr="00583DE2" w:rsidR="00376F47" w:rsidP="00376F47" w:rsidRDefault="00376F47" w14:paraId="65BECC41" w14:textId="77777777">
      <w:pPr>
        <w:pStyle w:val="Textosinformato"/>
        <w:numPr>
          <w:ilvl w:val="0"/>
          <w:numId w:val="80"/>
        </w:numPr>
        <w:tabs>
          <w:tab w:val="left" w:pos="283"/>
        </w:tabs>
        <w:ind w:right="17"/>
        <w:jc w:val="both"/>
        <w:rPr>
          <w:rFonts w:ascii="Atkinson Hyperlegible" w:hAnsi="Atkinson Hyperlegible" w:cs="Calibri"/>
          <w:sz w:val="22"/>
          <w:szCs w:val="22"/>
          <w:highlight w:val="cyan"/>
          <w:lang w:val="es-ES_tradnl"/>
          <w:rPrChange w:author="Tatiana Ramírez" w:date="2024-12-20T15:53:00Z" w16du:dateUtc="2024-12-20T20:53:00Z" w:id="471">
            <w:rPr>
              <w:rFonts w:ascii="Atkinson Hyperlegible" w:hAnsi="Atkinson Hyperlegible" w:cs="Calibri"/>
              <w:sz w:val="22"/>
              <w:szCs w:val="22"/>
              <w:lang w:val="es-ES_tradnl"/>
            </w:rPr>
          </w:rPrChange>
        </w:rPr>
      </w:pPr>
      <w:r w:rsidRPr="00583DE2">
        <w:rPr>
          <w:rFonts w:ascii="Atkinson Hyperlegible" w:hAnsi="Atkinson Hyperlegible" w:cs="Calibri"/>
          <w:sz w:val="22"/>
          <w:szCs w:val="22"/>
          <w:highlight w:val="cyan"/>
          <w:lang w:val="es-ES_tradnl"/>
          <w:rPrChange w:author="Tatiana Ramírez" w:date="2024-12-20T15:53:00Z" w16du:dateUtc="2024-12-20T20:53:00Z" w:id="472">
            <w:rPr>
              <w:rFonts w:ascii="Atkinson Hyperlegible" w:hAnsi="Atkinson Hyperlegible" w:cs="Calibri"/>
              <w:sz w:val="22"/>
              <w:szCs w:val="22"/>
              <w:lang w:val="es-ES_tradnl"/>
            </w:rPr>
          </w:rPrChange>
        </w:rPr>
        <w:t>Procurar completa armonía con sus superiores y compañeros de trabajo en las relaciones personales y en la ejecución de labores.</w:t>
      </w:r>
    </w:p>
    <w:p w:rsidRPr="00583DE2" w:rsidR="00376F47" w:rsidP="00376F47" w:rsidRDefault="00376F47" w14:paraId="63AEC163" w14:textId="77777777">
      <w:pPr>
        <w:pStyle w:val="Textosinformato"/>
        <w:numPr>
          <w:ilvl w:val="0"/>
          <w:numId w:val="80"/>
        </w:numPr>
        <w:tabs>
          <w:tab w:val="left" w:pos="283"/>
        </w:tabs>
        <w:ind w:right="17"/>
        <w:jc w:val="both"/>
        <w:rPr>
          <w:rFonts w:ascii="Atkinson Hyperlegible" w:hAnsi="Atkinson Hyperlegible" w:cs="Calibri"/>
          <w:sz w:val="22"/>
          <w:szCs w:val="22"/>
          <w:highlight w:val="cyan"/>
          <w:lang w:val="es-ES_tradnl"/>
          <w:rPrChange w:author="Tatiana Ramírez" w:date="2024-12-20T15:53:00Z" w16du:dateUtc="2024-12-20T20:53:00Z" w:id="473">
            <w:rPr>
              <w:rFonts w:ascii="Atkinson Hyperlegible" w:hAnsi="Atkinson Hyperlegible" w:cs="Calibri"/>
              <w:sz w:val="22"/>
              <w:szCs w:val="22"/>
              <w:lang w:val="es-ES_tradnl"/>
            </w:rPr>
          </w:rPrChange>
        </w:rPr>
      </w:pPr>
      <w:r w:rsidRPr="00583DE2">
        <w:rPr>
          <w:rFonts w:ascii="Atkinson Hyperlegible" w:hAnsi="Atkinson Hyperlegible" w:cs="Calibri"/>
          <w:sz w:val="22"/>
          <w:szCs w:val="22"/>
          <w:highlight w:val="cyan"/>
          <w:lang w:val="es-ES_tradnl"/>
          <w:rPrChange w:author="Tatiana Ramírez" w:date="2024-12-20T15:53:00Z" w16du:dateUtc="2024-12-20T20:53:00Z" w:id="474">
            <w:rPr>
              <w:rFonts w:ascii="Atkinson Hyperlegible" w:hAnsi="Atkinson Hyperlegible" w:cs="Calibri"/>
              <w:sz w:val="22"/>
              <w:szCs w:val="22"/>
              <w:lang w:val="es-ES_tradnl"/>
            </w:rPr>
          </w:rPrChange>
        </w:rPr>
        <w:t xml:space="preserve">Recibir y aceptar las órdenes, instrucciones y correcciones relacionadas con el trabajo, entendiendo que su verdadera intención es en la de encaminar y perfeccionar los esfuerzos en provecho propio y de la empresa en general. </w:t>
      </w:r>
    </w:p>
    <w:p w:rsidRPr="00583DE2" w:rsidR="00376F47" w:rsidP="00376F47" w:rsidRDefault="00376F47" w14:paraId="423DE2C2" w14:textId="77777777">
      <w:pPr>
        <w:pStyle w:val="Textosinformato"/>
        <w:numPr>
          <w:ilvl w:val="0"/>
          <w:numId w:val="80"/>
        </w:numPr>
        <w:ind w:right="17"/>
        <w:jc w:val="both"/>
        <w:rPr>
          <w:rFonts w:ascii="Atkinson Hyperlegible" w:hAnsi="Atkinson Hyperlegible" w:cs="Calibri"/>
          <w:sz w:val="22"/>
          <w:szCs w:val="22"/>
          <w:highlight w:val="cyan"/>
          <w:lang w:val="es-ES_tradnl"/>
          <w:rPrChange w:author="Tatiana Ramírez" w:date="2024-12-20T15:53:00Z" w16du:dateUtc="2024-12-20T20:53:00Z" w:id="475">
            <w:rPr>
              <w:rFonts w:ascii="Atkinson Hyperlegible" w:hAnsi="Atkinson Hyperlegible" w:cs="Calibri"/>
              <w:sz w:val="22"/>
              <w:szCs w:val="22"/>
              <w:lang w:val="es-ES_tradnl"/>
            </w:rPr>
          </w:rPrChange>
        </w:rPr>
      </w:pPr>
      <w:bookmarkStart w:name="_Hlk159944118" w:id="476"/>
      <w:r w:rsidRPr="00583DE2">
        <w:rPr>
          <w:rFonts w:ascii="Atkinson Hyperlegible" w:hAnsi="Atkinson Hyperlegible" w:cs="Calibri"/>
          <w:sz w:val="22"/>
          <w:szCs w:val="22"/>
          <w:highlight w:val="cyan"/>
          <w:lang w:val="es-ES_tradnl"/>
          <w:rPrChange w:author="Tatiana Ramírez" w:date="2024-12-20T15:53:00Z" w16du:dateUtc="2024-12-20T20:53:00Z" w:id="477">
            <w:rPr>
              <w:rFonts w:ascii="Atkinson Hyperlegible" w:hAnsi="Atkinson Hyperlegible" w:cs="Calibri"/>
              <w:sz w:val="22"/>
              <w:szCs w:val="22"/>
              <w:lang w:val="es-ES_tradnl"/>
            </w:rPr>
          </w:rPrChange>
        </w:rPr>
        <w:t>Respetar a sus compañeros de trabajo.</w:t>
      </w:r>
    </w:p>
    <w:p w:rsidRPr="00583DE2" w:rsidR="00376F47" w:rsidP="00376F47" w:rsidRDefault="00376F47" w14:paraId="5B31069D" w14:textId="77777777">
      <w:pPr>
        <w:pStyle w:val="Textosinformato"/>
        <w:numPr>
          <w:ilvl w:val="0"/>
          <w:numId w:val="80"/>
        </w:numPr>
        <w:ind w:right="17"/>
        <w:jc w:val="both"/>
        <w:rPr>
          <w:rFonts w:ascii="Atkinson Hyperlegible" w:hAnsi="Atkinson Hyperlegible" w:cs="Calibri"/>
          <w:sz w:val="22"/>
          <w:szCs w:val="22"/>
          <w:highlight w:val="cyan"/>
          <w:lang w:val="es-ES_tradnl"/>
          <w:rPrChange w:author="Tatiana Ramírez" w:date="2024-12-20T15:53:00Z" w16du:dateUtc="2024-12-20T20:53:00Z" w:id="478">
            <w:rPr>
              <w:rFonts w:ascii="Atkinson Hyperlegible" w:hAnsi="Atkinson Hyperlegible" w:cs="Calibri"/>
              <w:sz w:val="22"/>
              <w:szCs w:val="22"/>
              <w:lang w:val="es-ES_tradnl"/>
            </w:rPr>
          </w:rPrChange>
        </w:rPr>
      </w:pPr>
      <w:r w:rsidRPr="00583DE2">
        <w:rPr>
          <w:rFonts w:ascii="Atkinson Hyperlegible" w:hAnsi="Atkinson Hyperlegible" w:cs="Calibri"/>
          <w:sz w:val="22"/>
          <w:szCs w:val="22"/>
          <w:highlight w:val="cyan"/>
          <w:lang w:val="es-ES_tradnl"/>
          <w:rPrChange w:author="Tatiana Ramírez" w:date="2024-12-20T15:53:00Z" w16du:dateUtc="2024-12-20T20:53:00Z" w:id="479">
            <w:rPr>
              <w:rFonts w:ascii="Atkinson Hyperlegible" w:hAnsi="Atkinson Hyperlegible" w:cs="Calibri"/>
              <w:sz w:val="22"/>
              <w:szCs w:val="22"/>
              <w:lang w:val="es-ES_tradnl"/>
            </w:rPr>
          </w:rPrChange>
        </w:rPr>
        <w:t>Respetar y acatar las ordenes de sus superiores.</w:t>
      </w:r>
    </w:p>
    <w:bookmarkEnd w:id="476"/>
    <w:p w:rsidRPr="00EE5031" w:rsidR="00376F47" w:rsidP="00376F47" w:rsidRDefault="00376F47" w14:paraId="02D7A296" w14:textId="77777777">
      <w:pPr>
        <w:pStyle w:val="Textosinformato"/>
        <w:ind w:right="17"/>
        <w:jc w:val="both"/>
        <w:rPr>
          <w:rFonts w:ascii="Atkinson Hyperlegible" w:hAnsi="Atkinson Hyperlegible" w:cs="Calibri"/>
          <w:b/>
          <w:sz w:val="22"/>
          <w:szCs w:val="22"/>
        </w:rPr>
      </w:pPr>
    </w:p>
    <w:p w:rsidR="00376F47" w:rsidP="00DD5AEB" w:rsidRDefault="00376F47" w14:paraId="7A64A3E3" w14:textId="77777777">
      <w:pPr>
        <w:widowControl/>
        <w:pBdr>
          <w:top w:val="nil"/>
          <w:left w:val="nil"/>
          <w:bottom w:val="nil"/>
          <w:right w:val="nil"/>
          <w:between w:val="nil"/>
        </w:pBdr>
        <w:tabs>
          <w:tab w:val="left" w:pos="9498"/>
        </w:tabs>
        <w:jc w:val="center"/>
        <w:rPr>
          <w:rFonts w:ascii="Atkinson Hyperlegible" w:hAnsi="Atkinson Hyperlegible" w:eastAsia="Arial Narrow" w:cs="Arial Narrow"/>
          <w:b/>
          <w:color w:val="000000"/>
          <w:highlight w:val="green"/>
        </w:rPr>
      </w:pPr>
    </w:p>
    <w:p w:rsidRPr="00EF2502" w:rsidR="00B05401" w:rsidP="7EF6CD69" w:rsidRDefault="00B05401" w14:paraId="1021F8F4" w14:textId="02C689A3">
      <w:pPr>
        <w:widowControl w:val="1"/>
        <w:pBdr>
          <w:top w:val="nil" w:color="000000" w:sz="0" w:space="0"/>
          <w:left w:val="nil" w:color="000000" w:sz="0" w:space="0"/>
          <w:bottom w:val="nil" w:color="000000" w:sz="0" w:space="0"/>
          <w:right w:val="nil" w:color="000000" w:sz="0" w:space="0"/>
          <w:between w:val="nil" w:color="000000" w:sz="0" w:space="0"/>
        </w:pBdr>
        <w:tabs>
          <w:tab w:val="left" w:pos="9498"/>
        </w:tabs>
        <w:jc w:val="center"/>
        <w:rPr>
          <w:rFonts w:ascii="Atkinson Hyperlegible" w:hAnsi="Atkinson Hyperlegible" w:eastAsia="Arial Narrow" w:cs="Arial Narrow"/>
          <w:b w:val="1"/>
          <w:bCs w:val="1"/>
          <w:color w:val="000000"/>
          <w:highlight w:val="green"/>
        </w:rPr>
      </w:pPr>
      <w:r w:rsidRPr="7EF6CD69" w:rsidR="45C06DDA">
        <w:rPr>
          <w:rFonts w:ascii="Atkinson Hyperlegible" w:hAnsi="Atkinson Hyperlegible" w:eastAsia="Arial Narrow" w:cs="Arial Narrow"/>
          <w:b w:val="1"/>
          <w:bCs w:val="1"/>
          <w:color w:val="000000" w:themeColor="text1" w:themeTint="FF" w:themeShade="FF"/>
          <w:highlight w:val="green"/>
        </w:rPr>
        <w:t>CAPÍTULO XII</w:t>
      </w:r>
      <w:ins w:author="Leonardo Torres" w:date="2025-01-07T15:05:35.659Z" w:id="1356057552">
        <w:r w:rsidRPr="7EF6CD69" w:rsidR="3C9E5557">
          <w:rPr>
            <w:rFonts w:ascii="Atkinson Hyperlegible" w:hAnsi="Atkinson Hyperlegible" w:eastAsia="Arial Narrow" w:cs="Arial Narrow"/>
            <w:b w:val="1"/>
            <w:bCs w:val="1"/>
            <w:color w:val="000000" w:themeColor="text1" w:themeTint="FF" w:themeShade="FF"/>
            <w:highlight w:val="green"/>
          </w:rPr>
          <w:t>I</w:t>
        </w:r>
      </w:ins>
      <w:r w:rsidRPr="7EF6CD69" w:rsidR="7196A469">
        <w:rPr>
          <w:rFonts w:ascii="Atkinson Hyperlegible" w:hAnsi="Atkinson Hyperlegible" w:eastAsia="Arial Narrow" w:cs="Arial Narrow"/>
          <w:b w:val="1"/>
          <w:bCs w:val="1"/>
          <w:color w:val="000000" w:themeColor="text1" w:themeTint="FF" w:themeShade="FF"/>
          <w:highlight w:val="green"/>
        </w:rPr>
        <w:t xml:space="preserve">. </w:t>
      </w:r>
      <w:r w:rsidRPr="7EF6CD69" w:rsidR="45C06DDA">
        <w:rPr>
          <w:rFonts w:ascii="Atkinson Hyperlegible" w:hAnsi="Atkinson Hyperlegible" w:eastAsia="Arial Narrow" w:cs="Arial Narrow"/>
          <w:b w:val="1"/>
          <w:bCs w:val="1"/>
          <w:color w:val="000000" w:themeColor="text1" w:themeTint="FF" w:themeShade="FF"/>
          <w:highlight w:val="green"/>
        </w:rPr>
        <w:t>ORDEN JERÁRQUICO</w:t>
      </w:r>
    </w:p>
    <w:p w:rsidRPr="00EF2502" w:rsidR="00B05401" w:rsidP="00B05401" w:rsidRDefault="00B05401" w14:paraId="02585C0C" w14:textId="77777777">
      <w:pPr>
        <w:pBdr>
          <w:top w:val="nil"/>
          <w:left w:val="nil"/>
          <w:bottom w:val="nil"/>
          <w:right w:val="nil"/>
          <w:between w:val="nil"/>
        </w:pBdr>
        <w:tabs>
          <w:tab w:val="left" w:pos="821"/>
          <w:tab w:val="left" w:pos="9498"/>
        </w:tabs>
        <w:ind w:left="820" w:right="222"/>
        <w:jc w:val="both"/>
        <w:rPr>
          <w:rFonts w:ascii="Atkinson Hyperlegible" w:hAnsi="Atkinson Hyperlegible" w:eastAsia="Arial Narrow" w:cs="Arial Narrow"/>
          <w:color w:val="000000"/>
          <w:highlight w:val="green"/>
        </w:rPr>
      </w:pPr>
    </w:p>
    <w:p w:rsidRPr="00EF2502" w:rsidR="00B05401" w:rsidP="00B05401" w:rsidRDefault="00B05401" w14:paraId="12CFDCB4" w14:textId="08A8F9E8">
      <w:pPr>
        <w:pBdr>
          <w:top w:val="nil"/>
          <w:left w:val="nil"/>
          <w:bottom w:val="nil"/>
          <w:right w:val="nil"/>
          <w:between w:val="nil"/>
        </w:pBdr>
        <w:tabs>
          <w:tab w:val="left" w:pos="9498"/>
        </w:tabs>
        <w:spacing w:before="93" w:after="5"/>
        <w:jc w:val="both"/>
        <w:rPr>
          <w:rFonts w:ascii="Atkinson Hyperlegible" w:hAnsi="Atkinson Hyperlegible" w:eastAsia="Arial Narrow" w:cs="Arial Narrow"/>
          <w:color w:val="000000"/>
          <w:highlight w:val="green"/>
        </w:rPr>
      </w:pPr>
      <w:r w:rsidRPr="00EF2502">
        <w:rPr>
          <w:rFonts w:ascii="Atkinson Hyperlegible" w:hAnsi="Atkinson Hyperlegible" w:eastAsia="Arial Narrow" w:cs="Arial Narrow"/>
          <w:b/>
          <w:color w:val="000000"/>
          <w:highlight w:val="green"/>
        </w:rPr>
        <w:t xml:space="preserve">ARTÍCULO </w:t>
      </w:r>
      <w:r w:rsidR="00EF2502">
        <w:rPr>
          <w:rFonts w:ascii="Atkinson Hyperlegible" w:hAnsi="Atkinson Hyperlegible" w:eastAsia="Arial Narrow" w:cs="Arial Narrow"/>
          <w:b/>
          <w:color w:val="000000"/>
          <w:highlight w:val="green"/>
        </w:rPr>
        <w:t>47</w:t>
      </w:r>
      <w:r w:rsidRPr="00EF2502">
        <w:rPr>
          <w:rFonts w:ascii="Atkinson Hyperlegible" w:hAnsi="Atkinson Hyperlegible" w:eastAsia="Arial Narrow" w:cs="Arial Narrow"/>
          <w:b/>
          <w:color w:val="000000"/>
          <w:highlight w:val="green"/>
        </w:rPr>
        <w:t xml:space="preserve">. </w:t>
      </w:r>
      <w:r w:rsidRPr="00EF2502">
        <w:rPr>
          <w:rFonts w:ascii="Atkinson Hyperlegible" w:hAnsi="Atkinson Hyperlegible" w:eastAsia="Arial Narrow" w:cs="Arial Narrow"/>
          <w:color w:val="000000"/>
          <w:highlight w:val="green"/>
        </w:rPr>
        <w:t xml:space="preserve">El orden jerárquico de acuerdo con los cargos existentes en </w:t>
      </w:r>
      <w:r w:rsidRPr="00EF2502">
        <w:rPr>
          <w:rFonts w:ascii="Atkinson Hyperlegible" w:hAnsi="Atkinson Hyperlegible" w:eastAsia="Arial Narrow" w:cs="Arial Narrow"/>
          <w:b/>
          <w:bCs/>
          <w:color w:val="000000"/>
          <w:highlight w:val="green"/>
        </w:rPr>
        <w:t xml:space="preserve">POA </w:t>
      </w:r>
      <w:r w:rsidRPr="00EF2502">
        <w:rPr>
          <w:rFonts w:ascii="Atkinson Hyperlegible" w:hAnsi="Atkinson Hyperlegible" w:eastAsia="Arial Narrow" w:cs="Arial Narrow"/>
          <w:color w:val="000000"/>
          <w:highlight w:val="green"/>
        </w:rPr>
        <w:t>se establece conforme a lo establece cada proyecto y el donante de este, teniendo en cuenta que cada proyecto cuenta con un organigrama establecido.</w:t>
      </w:r>
    </w:p>
    <w:p w:rsidRPr="00EF2502" w:rsidR="00B05401" w:rsidP="00B05401" w:rsidRDefault="00B05401" w14:paraId="4B529C8A"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highlight w:val="green"/>
        </w:rPr>
      </w:pPr>
    </w:p>
    <w:p w:rsidRPr="00EF2502" w:rsidR="00B05401" w:rsidP="00B05401" w:rsidRDefault="00B05401" w14:paraId="3B4C3EFD" w14:textId="77777777">
      <w:pPr>
        <w:pBdr>
          <w:top w:val="nil"/>
          <w:left w:val="nil"/>
          <w:bottom w:val="nil"/>
          <w:right w:val="nil"/>
          <w:between w:val="nil"/>
        </w:pBdr>
        <w:tabs>
          <w:tab w:val="left" w:pos="9498"/>
        </w:tabs>
        <w:jc w:val="both"/>
        <w:rPr>
          <w:rFonts w:ascii="Atkinson Hyperlegible" w:hAnsi="Atkinson Hyperlegible" w:eastAsia="Arial Narrow" w:cs="Arial Narrow"/>
          <w:highlight w:val="green"/>
        </w:rPr>
      </w:pPr>
      <w:r w:rsidRPr="00EF2502">
        <w:rPr>
          <w:rFonts w:ascii="Atkinson Hyperlegible" w:hAnsi="Atkinson Hyperlegible" w:eastAsia="Arial Narrow" w:cs="Arial Narrow"/>
          <w:b/>
          <w:highlight w:val="green"/>
        </w:rPr>
        <w:t xml:space="preserve">PARÁGRAFO PRIMERO. </w:t>
      </w:r>
      <w:r w:rsidRPr="00EF2502">
        <w:rPr>
          <w:rFonts w:ascii="Atkinson Hyperlegible" w:hAnsi="Atkinson Hyperlegible" w:eastAsia="Arial Narrow" w:cs="Arial Narrow"/>
          <w:bCs/>
          <w:highlight w:val="green"/>
        </w:rPr>
        <w:t>L</w:t>
      </w:r>
      <w:r w:rsidRPr="00EF2502">
        <w:rPr>
          <w:rFonts w:ascii="Atkinson Hyperlegible" w:hAnsi="Atkinson Hyperlegible" w:eastAsia="Arial Narrow" w:cs="Arial Narrow"/>
          <w:highlight w:val="green"/>
        </w:rPr>
        <w:t xml:space="preserve">os organigramas de los proyectos están sujetos a cambios establecidos por el donante o según la evolución de la organización   </w:t>
      </w:r>
    </w:p>
    <w:p w:rsidRPr="00EF2502" w:rsidR="00B05401" w:rsidP="00B05401" w:rsidRDefault="00B05401" w14:paraId="7719361D" w14:textId="77777777">
      <w:pPr>
        <w:pBdr>
          <w:top w:val="nil"/>
          <w:left w:val="nil"/>
          <w:bottom w:val="nil"/>
          <w:right w:val="nil"/>
          <w:between w:val="nil"/>
        </w:pBdr>
        <w:tabs>
          <w:tab w:val="left" w:pos="9498"/>
        </w:tabs>
        <w:spacing w:before="1"/>
        <w:jc w:val="both"/>
        <w:rPr>
          <w:rFonts w:ascii="Atkinson Hyperlegible" w:hAnsi="Atkinson Hyperlegible" w:eastAsia="Arial Narrow" w:cs="Arial Narrow"/>
          <w:color w:val="000000"/>
          <w:highlight w:val="green"/>
        </w:rPr>
      </w:pPr>
    </w:p>
    <w:p w:rsidRPr="00EF2502" w:rsidR="00B05401" w:rsidP="00B05401" w:rsidRDefault="00B05401" w14:paraId="1D3DFE4F" w14:textId="021635BF">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highlight w:val="green"/>
        </w:rPr>
      </w:pPr>
      <w:r w:rsidRPr="00EF2502">
        <w:rPr>
          <w:rFonts w:ascii="Atkinson Hyperlegible" w:hAnsi="Atkinson Hyperlegible" w:eastAsia="Arial Narrow" w:cs="Arial Narrow"/>
          <w:b/>
          <w:color w:val="000000"/>
          <w:highlight w:val="green"/>
        </w:rPr>
        <w:t xml:space="preserve">PARÁGRAFO SEGUNDO. </w:t>
      </w:r>
      <w:r w:rsidRPr="00EF2502">
        <w:rPr>
          <w:rFonts w:ascii="Atkinson Hyperlegible" w:hAnsi="Atkinson Hyperlegible" w:eastAsia="Arial Narrow" w:cs="Arial Narrow"/>
          <w:bCs/>
          <w:color w:val="000000"/>
          <w:highlight w:val="green"/>
        </w:rPr>
        <w:t>Los directores de proyecto cuentan con plenas facultades para imponer sanciones disciplinarias a</w:t>
      </w:r>
      <w:r w:rsidR="00F914F4">
        <w:rPr>
          <w:rFonts w:ascii="Atkinson Hyperlegible" w:hAnsi="Atkinson Hyperlegible" w:eastAsia="Arial Narrow" w:cs="Arial Narrow"/>
          <w:bCs/>
          <w:color w:val="000000"/>
          <w:highlight w:val="green"/>
        </w:rPr>
        <w:t>l</w:t>
      </w:r>
      <w:r w:rsidR="00353C04">
        <w:rPr>
          <w:rFonts w:ascii="Atkinson Hyperlegible" w:hAnsi="Atkinson Hyperlegible" w:eastAsia="Arial Narrow" w:cs="Arial Narrow"/>
          <w:bCs/>
          <w:color w:val="000000"/>
          <w:highlight w:val="green"/>
        </w:rPr>
        <w:t xml:space="preserve"> personal</w:t>
      </w:r>
      <w:r w:rsidRPr="00EF2502">
        <w:rPr>
          <w:rFonts w:ascii="Atkinson Hyperlegible" w:hAnsi="Atkinson Hyperlegible" w:eastAsia="Arial Narrow" w:cs="Arial Narrow"/>
          <w:bCs/>
          <w:color w:val="000000"/>
          <w:highlight w:val="green"/>
        </w:rPr>
        <w:t xml:space="preserve"> de</w:t>
      </w:r>
      <w:r w:rsidRPr="00EF2502">
        <w:rPr>
          <w:rFonts w:ascii="Atkinson Hyperlegible" w:hAnsi="Atkinson Hyperlegible" w:eastAsia="Arial Narrow" w:cs="Arial Narrow"/>
          <w:b/>
          <w:color w:val="000000"/>
          <w:highlight w:val="green"/>
        </w:rPr>
        <w:t xml:space="preserve"> POA, </w:t>
      </w:r>
      <w:r w:rsidRPr="00EF2502">
        <w:rPr>
          <w:rFonts w:ascii="Atkinson Hyperlegible" w:hAnsi="Atkinson Hyperlegible" w:eastAsia="Arial Narrow" w:cs="Arial Narrow"/>
          <w:bCs/>
          <w:color w:val="000000"/>
          <w:highlight w:val="green"/>
        </w:rPr>
        <w:t>pero no de finalización unilateral del contrato de trabajo.</w:t>
      </w:r>
    </w:p>
    <w:p w:rsidRPr="00EF2502" w:rsidR="00B05401" w:rsidP="00B05401" w:rsidRDefault="00B05401" w14:paraId="6E51D545" w14:textId="77777777">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highlight w:val="green"/>
        </w:rPr>
      </w:pPr>
    </w:p>
    <w:p w:rsidR="00B05401" w:rsidP="7EF6CD69" w:rsidRDefault="00EF2502" w14:paraId="546F9739" w14:textId="229385CD">
      <w:pPr>
        <w:widowControl w:val="1"/>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rFonts w:ascii="Atkinson Hyperlegible" w:hAnsi="Atkinson Hyperlegible" w:eastAsia="Arial Narrow" w:cs="Arial Narrow"/>
          <w:color w:val="000000"/>
        </w:rPr>
      </w:pPr>
      <w:r w:rsidRPr="7EF6CD69" w:rsidR="39307595">
        <w:rPr>
          <w:rFonts w:ascii="Atkinson Hyperlegible" w:hAnsi="Atkinson Hyperlegible" w:eastAsia="Arial Narrow" w:cs="Arial Narrow"/>
          <w:b w:val="1"/>
          <w:bCs w:val="1"/>
          <w:color w:val="000000" w:themeColor="text1" w:themeTint="FF" w:themeShade="FF"/>
          <w:highlight w:val="green"/>
        </w:rPr>
        <w:t>ARTÍCULO 48</w:t>
      </w:r>
      <w:r w:rsidRPr="7EF6CD69" w:rsidR="45C06DDA">
        <w:rPr>
          <w:rFonts w:ascii="Atkinson Hyperlegible" w:hAnsi="Atkinson Hyperlegible" w:eastAsia="Arial Narrow" w:cs="Arial Narrow"/>
          <w:color w:val="000000" w:themeColor="text1" w:themeTint="FF" w:themeShade="FF"/>
          <w:highlight w:val="green"/>
        </w:rPr>
        <w:t xml:space="preserve">. </w:t>
      </w:r>
      <w:r w:rsidRPr="7EF6CD69" w:rsidR="45C06DDA">
        <w:rPr>
          <w:rFonts w:ascii="Atkinson Hyperlegible" w:hAnsi="Atkinson Hyperlegible" w:eastAsia="Arial Narrow" w:cs="Arial Narrow"/>
          <w:b w:val="1"/>
          <w:bCs w:val="1"/>
          <w:color w:val="000000" w:themeColor="text1" w:themeTint="FF" w:themeShade="FF"/>
          <w:highlight w:val="green"/>
        </w:rPr>
        <w:t>POA</w:t>
      </w:r>
      <w:r w:rsidRPr="7EF6CD69" w:rsidR="45C06DDA">
        <w:rPr>
          <w:rFonts w:ascii="Atkinson Hyperlegible" w:hAnsi="Atkinson Hyperlegible" w:eastAsia="Arial Narrow" w:cs="Arial Narrow"/>
          <w:color w:val="000000" w:themeColor="text1" w:themeTint="FF" w:themeShade="FF"/>
          <w:highlight w:val="green"/>
        </w:rPr>
        <w:t xml:space="preserve"> dará a conocer el orden jerárquico a cada uno d</w:t>
      </w:r>
      <w:r w:rsidRPr="7EF6CD69" w:rsidR="4D624994">
        <w:rPr>
          <w:rFonts w:ascii="Atkinson Hyperlegible" w:hAnsi="Atkinson Hyperlegible" w:eastAsia="Arial Narrow" w:cs="Arial Narrow"/>
          <w:color w:val="000000" w:themeColor="text1" w:themeTint="FF" w:themeShade="FF"/>
          <w:highlight w:val="green"/>
        </w:rPr>
        <w:t>el personal</w:t>
      </w:r>
      <w:r w:rsidRPr="7EF6CD69" w:rsidR="45C06DDA">
        <w:rPr>
          <w:rFonts w:ascii="Atkinson Hyperlegible" w:hAnsi="Atkinson Hyperlegible" w:eastAsia="Arial Narrow" w:cs="Arial Narrow"/>
          <w:color w:val="000000" w:themeColor="text1" w:themeTint="FF" w:themeShade="FF"/>
          <w:highlight w:val="green"/>
        </w:rPr>
        <w:t xml:space="preserve">, según el proyecto al que sea asignado, durante el proceso de selección e inducción del cargo, o reinducción del cargo en caso de promociones o </w:t>
      </w:r>
      <w:r w:rsidRPr="7EF6CD69" w:rsidR="45C06DDA">
        <w:rPr>
          <w:rFonts w:ascii="Atkinson Hyperlegible" w:hAnsi="Atkinson Hyperlegible" w:eastAsia="Arial Narrow" w:cs="Arial Narrow"/>
          <w:color w:val="000000" w:themeColor="text1" w:themeTint="FF" w:themeShade="FF"/>
          <w:highlight w:val="green"/>
        </w:rPr>
        <w:t>asig</w:t>
      </w:r>
      <w:del w:author="Leonardo Torres" w:date="2025-01-07T15:06:27.727Z" w:id="1158383137">
        <w:r w:rsidRPr="7EF6CD69" w:rsidDel="45C06DDA">
          <w:rPr>
            <w:rFonts w:ascii="Atkinson Hyperlegible" w:hAnsi="Atkinson Hyperlegible" w:eastAsia="Arial Narrow" w:cs="Arial Narrow"/>
            <w:color w:val="000000" w:themeColor="text1" w:themeTint="FF" w:themeShade="FF"/>
            <w:highlight w:val="green"/>
          </w:rPr>
          <w:delText>a</w:delText>
        </w:r>
      </w:del>
      <w:r w:rsidRPr="7EF6CD69" w:rsidR="45C06DDA">
        <w:rPr>
          <w:rFonts w:ascii="Atkinson Hyperlegible" w:hAnsi="Atkinson Hyperlegible" w:eastAsia="Arial Narrow" w:cs="Arial Narrow"/>
          <w:color w:val="000000" w:themeColor="text1" w:themeTint="FF" w:themeShade="FF"/>
          <w:highlight w:val="green"/>
        </w:rPr>
        <w:t>n</w:t>
      </w:r>
      <w:ins w:author="Leonardo Torres" w:date="2025-01-07T15:06:29.704Z" w:id="1402107718">
        <w:r w:rsidRPr="7EF6CD69" w:rsidR="684DAFE6">
          <w:rPr>
            <w:rFonts w:ascii="Atkinson Hyperlegible" w:hAnsi="Atkinson Hyperlegible" w:eastAsia="Arial Narrow" w:cs="Arial Narrow"/>
            <w:color w:val="000000" w:themeColor="text1" w:themeTint="FF" w:themeShade="FF"/>
            <w:highlight w:val="green"/>
          </w:rPr>
          <w:t>a</w:t>
        </w:r>
      </w:ins>
      <w:r w:rsidRPr="7EF6CD69" w:rsidR="45C06DDA">
        <w:rPr>
          <w:rFonts w:ascii="Atkinson Hyperlegible" w:hAnsi="Atkinson Hyperlegible" w:eastAsia="Arial Narrow" w:cs="Arial Narrow"/>
          <w:color w:val="000000" w:themeColor="text1" w:themeTint="FF" w:themeShade="FF"/>
          <w:highlight w:val="green"/>
        </w:rPr>
        <w:t>ciones</w:t>
      </w:r>
      <w:r w:rsidRPr="7EF6CD69" w:rsidR="45C06DDA">
        <w:rPr>
          <w:rFonts w:ascii="Atkinson Hyperlegible" w:hAnsi="Atkinson Hyperlegible" w:eastAsia="Arial Narrow" w:cs="Arial Narrow"/>
          <w:color w:val="000000" w:themeColor="text1" w:themeTint="FF" w:themeShade="FF"/>
          <w:highlight w:val="green"/>
        </w:rPr>
        <w:t xml:space="preserve"> a proyectos diferentes.</w:t>
      </w:r>
    </w:p>
    <w:p w:rsidR="00DD5AEB" w:rsidP="00B05401" w:rsidRDefault="00DD5AEB" w14:paraId="1E26076B" w14:textId="77777777">
      <w:pPr>
        <w:widowControl/>
        <w:pBdr>
          <w:top w:val="nil"/>
          <w:left w:val="nil"/>
          <w:bottom w:val="nil"/>
          <w:right w:val="nil"/>
          <w:between w:val="nil"/>
        </w:pBdr>
        <w:tabs>
          <w:tab w:val="left" w:pos="9498"/>
        </w:tabs>
        <w:ind w:right="-69"/>
        <w:jc w:val="both"/>
        <w:rPr>
          <w:ins w:author="Tatiana Ramírez" w:date="2024-12-18T15:55:00Z" w16du:dateUtc="2024-12-18T20:55:00Z" w:id="480"/>
          <w:rFonts w:ascii="Atkinson Hyperlegible" w:hAnsi="Atkinson Hyperlegible" w:eastAsia="Arial Narrow" w:cs="Arial Narrow"/>
          <w:color w:val="000000"/>
        </w:rPr>
      </w:pPr>
    </w:p>
    <w:p w:rsidRPr="00E97997" w:rsidR="00DD5AEB" w:rsidP="7EF6CD69" w:rsidRDefault="00DD5AEB" w14:paraId="5B7349E1" w14:textId="6835E100">
      <w:pPr>
        <w:widowControl w:val="1"/>
        <w:pBdr>
          <w:top w:val="nil" w:color="000000" w:sz="0" w:space="0"/>
          <w:left w:val="nil" w:color="000000" w:sz="0" w:space="0"/>
          <w:bottom w:val="nil" w:color="000000" w:sz="0" w:space="0"/>
          <w:right w:val="nil" w:color="000000" w:sz="0" w:space="0"/>
          <w:between w:val="nil" w:color="000000" w:sz="0" w:space="0"/>
        </w:pBdr>
        <w:tabs>
          <w:tab w:val="left" w:pos="9498"/>
        </w:tabs>
        <w:ind w:left="9498" w:right="-69" w:hanging="9498"/>
        <w:jc w:val="center"/>
        <w:rPr>
          <w:rFonts w:ascii="Atkinson Hyperlegible" w:hAnsi="Atkinson Hyperlegible" w:eastAsia="Arial Narrow" w:cs="Arial Narrow"/>
          <w:b w:val="1"/>
          <w:bCs w:val="1"/>
          <w:color w:val="000000"/>
          <w:highlight w:val="green"/>
        </w:rPr>
      </w:pPr>
      <w:commentRangeStart w:id="481"/>
      <w:r w:rsidRPr="7EF6CD69" w:rsidR="7196A469">
        <w:rPr>
          <w:rFonts w:ascii="Atkinson Hyperlegible" w:hAnsi="Atkinson Hyperlegible" w:eastAsia="Arial Narrow" w:cs="Arial Narrow"/>
          <w:b w:val="1"/>
          <w:bCs w:val="1"/>
          <w:color w:val="000000" w:themeColor="text1" w:themeTint="FF" w:themeShade="FF"/>
          <w:highlight w:val="green"/>
        </w:rPr>
        <w:t>CAPÍTULO XI</w:t>
      </w:r>
      <w:ins w:author="Leonardo Torres" w:date="2025-01-07T15:07:03.086Z" w:id="1282527687">
        <w:r w:rsidRPr="7EF6CD69" w:rsidR="67149980">
          <w:rPr>
            <w:rFonts w:ascii="Atkinson Hyperlegible" w:hAnsi="Atkinson Hyperlegible" w:eastAsia="Arial Narrow" w:cs="Arial Narrow"/>
            <w:b w:val="1"/>
            <w:bCs w:val="1"/>
            <w:color w:val="000000" w:themeColor="text1" w:themeTint="FF" w:themeShade="FF"/>
            <w:highlight w:val="green"/>
          </w:rPr>
          <w:t>V</w:t>
        </w:r>
      </w:ins>
      <w:del w:author="Leonardo Torres" w:date="2025-01-07T15:07:04.8Z" w:id="1270996696">
        <w:r w:rsidRPr="7EF6CD69" w:rsidDel="7196A469">
          <w:rPr>
            <w:rFonts w:ascii="Atkinson Hyperlegible" w:hAnsi="Atkinson Hyperlegible" w:eastAsia="Arial Narrow" w:cs="Arial Narrow"/>
            <w:b w:val="1"/>
            <w:bCs w:val="1"/>
            <w:color w:val="000000" w:themeColor="text1" w:themeTint="FF" w:themeShade="FF"/>
            <w:highlight w:val="green"/>
          </w:rPr>
          <w:delText>II</w:delText>
        </w:r>
      </w:del>
      <w:r w:rsidRPr="7EF6CD69" w:rsidR="7196A469">
        <w:rPr>
          <w:rFonts w:ascii="Atkinson Hyperlegible" w:hAnsi="Atkinson Hyperlegible" w:eastAsia="Arial Narrow" w:cs="Arial Narrow"/>
          <w:b w:val="1"/>
          <w:bCs w:val="1"/>
          <w:color w:val="000000" w:themeColor="text1" w:themeTint="FF" w:themeShade="FF"/>
          <w:highlight w:val="green"/>
        </w:rPr>
        <w:t>. LABORES PROHIBIDAS PARA MENORES DE 18 AÑOS</w:t>
      </w:r>
      <w:commentRangeEnd w:id="481"/>
      <w:r>
        <w:rPr>
          <w:rStyle w:val="CommentReference"/>
        </w:rPr>
        <w:commentReference w:id="481"/>
      </w:r>
      <w:r w:rsidRPr="7EF6CD69" w:rsidR="7196A469">
        <w:rPr>
          <w:rFonts w:ascii="Atkinson Hyperlegible" w:hAnsi="Atkinson Hyperlegible" w:eastAsia="Arial Narrow" w:cs="Arial Narrow"/>
          <w:b w:val="1"/>
          <w:bCs w:val="1"/>
          <w:color w:val="000000" w:themeColor="text1" w:themeTint="FF" w:themeShade="FF"/>
          <w:highlight w:val="green"/>
        </w:rPr>
        <w:t xml:space="preserve">. </w:t>
      </w:r>
    </w:p>
    <w:p w:rsidRPr="00E97997" w:rsidR="00B05401" w:rsidP="006376B2" w:rsidRDefault="00B05401" w14:paraId="6D15ACE8"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highlight w:val="green"/>
        </w:rPr>
      </w:pPr>
    </w:p>
    <w:p w:rsidRPr="00E97997" w:rsidR="00743D2B" w:rsidP="00743D2B" w:rsidRDefault="00743D2B" w14:paraId="77D7380E"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b/>
          <w:color w:val="000000"/>
          <w:highlight w:val="green"/>
          <w:lang w:val="es-ES_tradnl"/>
        </w:rPr>
        <w:t xml:space="preserve">ARTÍCULO 44. </w:t>
      </w:r>
      <w:r w:rsidRPr="00E97997">
        <w:rPr>
          <w:rFonts w:ascii="Atkinson Hyperlegible" w:hAnsi="Atkinson Hyperlegible" w:eastAsia="Arial Narrow" w:cs="Arial Narrow"/>
          <w:color w:val="000000"/>
          <w:highlight w:val="green"/>
          <w:lang w:val="es-ES_tradnl"/>
        </w:rPr>
        <w:t xml:space="preserve"> Queda prohibido emplear a los menores de dieciocho (18) años en trabajos de pintura industrial, que entrañen el empleo de la cerusa, del sulfato de plomo o de cualquier otro producto que contenga dichos pigmentos; en trabajos subterráneos de las minas, ni - en general- trabajar en labores peligrosas, insalubres o que requieran grandes esfuerzos.  </w:t>
      </w:r>
    </w:p>
    <w:p w:rsidRPr="00E97997" w:rsidR="00743D2B" w:rsidP="00743D2B" w:rsidRDefault="00743D2B" w14:paraId="168E60A8"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p>
    <w:p w:rsidRPr="00E97997" w:rsidR="00743D2B" w:rsidP="00743D2B" w:rsidRDefault="00743D2B" w14:paraId="6F1ED256"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b/>
          <w:color w:val="000000"/>
          <w:highlight w:val="green"/>
          <w:lang w:val="es-ES_tradnl"/>
        </w:rPr>
        <w:t>ARTÍCULO 45.</w:t>
      </w:r>
      <w:r w:rsidRPr="00E97997">
        <w:rPr>
          <w:rFonts w:ascii="Atkinson Hyperlegible" w:hAnsi="Atkinson Hyperlegible" w:eastAsia="Arial Narrow" w:cs="Arial Narrow"/>
          <w:color w:val="000000"/>
          <w:highlight w:val="green"/>
          <w:lang w:val="es-ES_tradnl"/>
        </w:rPr>
        <w:t xml:space="preserve"> Los menores no podrán ser empleados en los trabajos que a continuación se enumeran, por cuanto suponen exposición severa a riesgos para su salud o integridad física:</w:t>
      </w:r>
    </w:p>
    <w:p w:rsidRPr="00E97997" w:rsidR="00743D2B" w:rsidP="00743D2B" w:rsidRDefault="00743D2B" w14:paraId="0C782E1F"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p>
    <w:p w:rsidRPr="00E97997" w:rsidR="00743D2B" w:rsidP="00743D2B" w:rsidRDefault="00743D2B" w14:paraId="798E1EEB"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bookmarkStart w:name="_Hlk143072095" w:id="482"/>
      <w:r w:rsidRPr="00E97997">
        <w:rPr>
          <w:rFonts w:ascii="Atkinson Hyperlegible" w:hAnsi="Atkinson Hyperlegible" w:eastAsia="Arial Narrow" w:cs="Arial Narrow"/>
          <w:color w:val="000000"/>
          <w:highlight w:val="green"/>
          <w:lang w:val="es-ES_tradnl"/>
        </w:rPr>
        <w:t>Actividades agrícolas o agroindustriales que impliquen alto riesgo para la salud.</w:t>
      </w:r>
    </w:p>
    <w:p w:rsidRPr="00E97997" w:rsidR="00743D2B" w:rsidP="00743D2B" w:rsidRDefault="00743D2B" w14:paraId="5C451E65"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Actividades que impliquen el manejo de sustancias explosivas, inflamables o cáusticas.</w:t>
      </w:r>
    </w:p>
    <w:p w:rsidRPr="00E97997" w:rsidR="00743D2B" w:rsidP="00743D2B" w:rsidRDefault="00743D2B" w14:paraId="62AC00A6"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lastRenderedPageBreak/>
        <w:t>Todo   tipo de labores que impliquen exposición a corrientes eléctricas de alto voltaje.</w:t>
      </w:r>
    </w:p>
    <w:p w:rsidRPr="00E97997" w:rsidR="00743D2B" w:rsidP="00743D2B" w:rsidRDefault="00743D2B" w14:paraId="7BA1D916"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 en   aquellas operaciones y/o procesos en donde se presenten altas temperaturas y humedad.</w:t>
      </w:r>
    </w:p>
    <w:p w:rsidRPr="00E97997" w:rsidR="00743D2B" w:rsidP="00743D2B" w:rsidRDefault="00743D2B" w14:paraId="0B1219B5"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 en la industria metalúrgica de hierro y demás metales, en las operaciones y/o procesos donde se desprenden vapores o polvos tóxicos y en plantas de cemento.</w:t>
      </w:r>
    </w:p>
    <w:p w:rsidRPr="00E97997" w:rsidR="00743D2B" w:rsidP="00743D2B" w:rsidRDefault="00743D2B" w14:paraId="5070D9D8"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 de soldadura de gas y arco, corte con oxígeno en tanques o lugares confinados, en andamios o en molduras precalentadas.</w:t>
      </w:r>
    </w:p>
    <w:p w:rsidRPr="00E97997" w:rsidR="00743D2B" w:rsidP="00743D2B" w:rsidRDefault="00743D2B" w14:paraId="146209F0"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 en basurero o en cualquier otro tipo de actividades donde se generen agentes biológicos patógenos.</w:t>
      </w:r>
    </w:p>
    <w:p w:rsidRPr="00E97997" w:rsidR="00743D2B" w:rsidP="00743D2B" w:rsidRDefault="00743D2B" w14:paraId="10240732"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de vidrio y alfarería, trituración y mezclado de materia prima; trabajo de hornos, pulido y esmerilado en seco de vidriería, operaciones de limpieza por chorro de arena, trabajo en locales de vidriado y grabado y trabajos en la industria cerámica.</w:t>
      </w:r>
    </w:p>
    <w:p w:rsidRPr="00E97997" w:rsidR="00743D2B" w:rsidP="00743D2B" w:rsidRDefault="00743D2B" w14:paraId="5134B5D2"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en altos hornos, horno de fundición de metales, fábrica de acero, talleres de laminación, trabajos de forja y en prensa pesada de metales.</w:t>
      </w:r>
    </w:p>
    <w:p w:rsidRPr="00E97997" w:rsidR="00743D2B" w:rsidP="00743D2B" w:rsidRDefault="00743D2B" w14:paraId="6E301D04"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en cizalladoras, cortadoras, laminadoras, tornos, fresadoras, troqueladoras y otras máquinas particularmente peligrosas.</w:t>
      </w:r>
    </w:p>
    <w:p w:rsidRPr="00E97997" w:rsidR="00743D2B" w:rsidP="00743D2B" w:rsidRDefault="00743D2B" w14:paraId="46D61997"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 xml:space="preserve">Trabajos en fábricas de ladrillos, tubos y similares, moldeado de ladrillos a mano, trabajo en las prensas y hornos de ladrillos. </w:t>
      </w:r>
    </w:p>
    <w:p w:rsidRPr="00E97997" w:rsidR="00743D2B" w:rsidP="00743D2B" w:rsidRDefault="00743D2B" w14:paraId="1EA0885B"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 xml:space="preserve">Trabajos en pintura industrial que entrañen el empleo de la cerusa, de sulfato de plomo o de cualquier otro producto que contenga dichos elementos. </w:t>
      </w:r>
    </w:p>
    <w:p w:rsidRPr="00E97997" w:rsidR="00743D2B" w:rsidP="00743D2B" w:rsidRDefault="00743D2B" w14:paraId="0F9BBE03"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y operaciones que involucren la manipulación de cargas pesadas.</w:t>
      </w:r>
    </w:p>
    <w:p w:rsidRPr="00E97997" w:rsidR="00743D2B" w:rsidP="00743D2B" w:rsidRDefault="00743D2B" w14:paraId="64D54058"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a temperaturas anormales o en ambientes contaminados o con insuficiente ventilación.</w:t>
      </w:r>
    </w:p>
    <w:p w:rsidRPr="00E97997" w:rsidR="00743D2B" w:rsidP="00743D2B" w:rsidRDefault="00743D2B" w14:paraId="64126634"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donde el menor de edad está expuesto a ruidos que sobrepasen ochenta (80) decibeles.</w:t>
      </w:r>
    </w:p>
    <w:p w:rsidRPr="00E97997" w:rsidR="00743D2B" w:rsidP="00743D2B" w:rsidRDefault="00743D2B" w14:paraId="30E7CADC"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donde se tenga que manipular con sustancias radioactivas, pinturas luminiscentes y rayos X o que impliquen exposición a radiaciones ultravioletas, infrarrojas y emisiones de radio frecuencia.</w:t>
      </w:r>
    </w:p>
    <w:p w:rsidRPr="00E97997" w:rsidR="00743D2B" w:rsidP="00743D2B" w:rsidRDefault="00743D2B" w14:paraId="475E17F6"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en máquinas esmeriladoras, afilado de herramientas, en muelas abrasivas de alta velocidad y en ocupaciones similares.</w:t>
      </w:r>
    </w:p>
    <w:p w:rsidRPr="00E97997" w:rsidR="00743D2B" w:rsidP="00743D2B" w:rsidRDefault="00743D2B" w14:paraId="7FCA217D"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en pañoleros o fogoneros en los buques de transporte marítimo.</w:t>
      </w:r>
    </w:p>
    <w:p w:rsidRPr="00E97997" w:rsidR="00743D2B" w:rsidP="00743D2B" w:rsidRDefault="00743D2B" w14:paraId="0873B28C"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que tengan que ver con sustancias tóxicas o nocivas para la salud.</w:t>
      </w:r>
    </w:p>
    <w:p w:rsidRPr="00E97997" w:rsidR="00743D2B" w:rsidP="00743D2B" w:rsidRDefault="00743D2B" w14:paraId="59955B2E"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relacionados con cambios de correas de transmisión, aceite, engrasado y otros trabajos próximos a transmisiones pesadas o de alta velocidad.</w:t>
      </w:r>
    </w:p>
    <w:p w:rsidRPr="00E97997" w:rsidR="00743D2B" w:rsidP="00743D2B" w:rsidRDefault="00743D2B" w14:paraId="51D7E800"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submarinos.</w:t>
      </w:r>
    </w:p>
    <w:p w:rsidRPr="00E97997" w:rsidR="00743D2B" w:rsidP="00743D2B" w:rsidRDefault="00743D2B" w14:paraId="62EC1E3E"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Trabajos subterráneos de minería de toda índole y en los que confluyen agentes nocivos, tales como contaminantes, desequilibrios térmicos, deficiencia de oxígeno a consecuencia de la oxidación o la gasificación.</w:t>
      </w:r>
    </w:p>
    <w:p w:rsidRPr="00E97997" w:rsidR="00743D2B" w:rsidP="00743D2B" w:rsidRDefault="00743D2B" w14:paraId="17510CFD" w14:textId="77777777">
      <w:pPr>
        <w:numPr>
          <w:ilvl w:val="0"/>
          <w:numId w:val="79"/>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r w:rsidRPr="00E97997">
        <w:rPr>
          <w:rFonts w:ascii="Atkinson Hyperlegible" w:hAnsi="Atkinson Hyperlegible" w:eastAsia="Arial Narrow" w:cs="Arial Narrow"/>
          <w:color w:val="000000"/>
          <w:highlight w:val="green"/>
          <w:lang w:val="es-ES_tradnl"/>
        </w:rPr>
        <w:t>Las demás que señalen en forma específica los reglamentos del Ministerio de Salud y Protección Social.</w:t>
      </w:r>
    </w:p>
    <w:bookmarkEnd w:id="482"/>
    <w:p w:rsidRPr="00E97997" w:rsidR="00743D2B" w:rsidP="00743D2B" w:rsidRDefault="00743D2B" w14:paraId="1B6BFEEF"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highlight w:val="green"/>
          <w:lang w:val="es-ES_tradnl"/>
        </w:rPr>
      </w:pPr>
    </w:p>
    <w:p w:rsidRPr="00E97997" w:rsidR="00743D2B" w:rsidP="6FCF900D" w:rsidRDefault="00743D2B" w14:paraId="191FD312" w14:textId="77777777" w14:noSpellErr="1">
      <w:pPr>
        <w:pBdr>
          <w:top w:val="nil" w:color="000000" w:sz="0" w:space="0"/>
          <w:left w:val="nil" w:color="000000" w:sz="0" w:space="0"/>
          <w:bottom w:val="nil" w:color="000000" w:sz="0" w:space="0"/>
          <w:right w:val="nil" w:color="000000" w:sz="0" w:space="0"/>
          <w:between w:val="nil" w:color="000000" w:sz="0" w:space="0"/>
        </w:pBdr>
        <w:tabs>
          <w:tab w:val="left" w:pos="9498"/>
        </w:tabs>
        <w:jc w:val="both"/>
        <w:rPr>
          <w:rFonts w:ascii="Atkinson Hyperlegible" w:hAnsi="Atkinson Hyperlegible" w:eastAsia="Arial Narrow" w:cs="Arial Narrow"/>
          <w:color w:val="000000"/>
          <w:highlight w:val="green"/>
          <w:lang w:val="es-ES"/>
        </w:rPr>
      </w:pPr>
      <w:r w:rsidRPr="6FCF900D" w:rsidR="00743D2B">
        <w:rPr>
          <w:rFonts w:ascii="Atkinson Hyperlegible" w:hAnsi="Atkinson Hyperlegible" w:eastAsia="Arial Narrow" w:cs="Arial Narrow"/>
          <w:b w:val="1"/>
          <w:bCs w:val="1"/>
          <w:color w:val="000000" w:themeColor="text1" w:themeTint="FF" w:themeShade="FF"/>
          <w:highlight w:val="green"/>
          <w:lang w:val="es-ES"/>
        </w:rPr>
        <w:t>PARÁGRAFO.</w:t>
      </w:r>
      <w:r w:rsidRPr="6FCF900D" w:rsidR="00743D2B">
        <w:rPr>
          <w:rFonts w:ascii="Atkinson Hyperlegible" w:hAnsi="Atkinson Hyperlegible" w:eastAsia="Arial Narrow" w:cs="Arial Narrow"/>
          <w:color w:val="000000" w:themeColor="text1" w:themeTint="FF" w:themeShade="FF"/>
          <w:highlight w:val="green"/>
          <w:lang w:val="es-ES"/>
        </w:rPr>
        <w:t xml:space="preserve">   </w:t>
      </w:r>
      <w:bookmarkStart w:name="_Hlk143072126" w:id="483"/>
      <w:bookmarkStart w:name="_Hlk157694942" w:id="484"/>
      <w:r w:rsidRPr="6FCF900D" w:rsidR="00743D2B">
        <w:rPr>
          <w:rFonts w:ascii="Atkinson Hyperlegible" w:hAnsi="Atkinson Hyperlegible" w:eastAsia="Arial Narrow" w:cs="Arial Narrow"/>
          <w:color w:val="000000" w:themeColor="text1" w:themeTint="FF" w:themeShade="FF"/>
          <w:highlight w:val="green"/>
          <w:lang w:val="es-ES"/>
        </w:rPr>
        <w:t xml:space="preserve">Los  trabajadores  menores  de dieciocho (18) años y mayores de quince (15) que cursen estudios técnicos en el SENA, en un instituto técnico especializado reconocido por el Ministerio de Educación Nacional, en una institución del Sistema Nacional de Bienestar Familiar autorizada para el efecto por el Ministerio de Salud y de la Protección Social, o que obtenga el certificado de aptitud profesional expedido por SENA podrán ser empleados en aquellas operaciones, ocupaciones o procedimientos señalados en este artículo que a juicio del Ministerio </w:t>
      </w:r>
      <w:r w:rsidRPr="6FCF900D" w:rsidR="00743D2B">
        <w:rPr>
          <w:rFonts w:ascii="Atkinson Hyperlegible" w:hAnsi="Atkinson Hyperlegible" w:eastAsia="Arial Narrow" w:cs="Arial Narrow"/>
          <w:color w:val="000000" w:themeColor="text1" w:themeTint="FF" w:themeShade="FF"/>
          <w:highlight w:val="green"/>
          <w:lang w:val="es-ES"/>
        </w:rPr>
        <w:t xml:space="preserve">de Salud y de la Protección Social pueden ser desempeñados sin grave riesgo para la salud o la integridad física del menor mediante un adecuado entrenamiento y la aplicación de las medidas de seguridad que garanticen plenamente la prevención de los riesgos anotados. </w:t>
      </w:r>
    </w:p>
    <w:bookmarkEnd w:id="483"/>
    <w:p w:rsidRPr="00E97997" w:rsidR="00743D2B" w:rsidP="00743D2B" w:rsidRDefault="00743D2B" w14:paraId="74F10E83"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p>
    <w:p w:rsidRPr="00E97997" w:rsidR="00743D2B" w:rsidP="00743D2B" w:rsidRDefault="00E97997" w14:paraId="5EC6A189" w14:textId="2CC2226B">
      <w:p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bookmarkStart w:name="_Hlk143072141" w:id="485"/>
      <w:r w:rsidRPr="00E97997">
        <w:rPr>
          <w:rFonts w:ascii="Atkinson Hyperlegible" w:hAnsi="Atkinson Hyperlegible" w:eastAsia="Arial Narrow" w:cs="Arial Narrow"/>
          <w:b/>
          <w:bCs/>
          <w:color w:val="000000"/>
          <w:highlight w:val="green"/>
          <w:lang w:val="es-ES_tradnl"/>
        </w:rPr>
        <w:t>ARTÍCULO 46</w:t>
      </w:r>
      <w:r>
        <w:rPr>
          <w:rFonts w:ascii="Atkinson Hyperlegible" w:hAnsi="Atkinson Hyperlegible" w:eastAsia="Arial Narrow" w:cs="Arial Narrow"/>
          <w:color w:val="000000"/>
          <w:highlight w:val="green"/>
          <w:lang w:val="es-ES_tradnl"/>
        </w:rPr>
        <w:t xml:space="preserve">. </w:t>
      </w:r>
      <w:r w:rsidRPr="00E97997" w:rsidR="00743D2B">
        <w:rPr>
          <w:rFonts w:ascii="Atkinson Hyperlegible" w:hAnsi="Atkinson Hyperlegible" w:eastAsia="Arial Narrow" w:cs="Arial Narrow"/>
          <w:color w:val="000000"/>
          <w:highlight w:val="green"/>
          <w:lang w:val="es-ES_tradnl"/>
        </w:rPr>
        <w:t>Quedan prohibidos a</w:t>
      </w:r>
      <w:r w:rsidR="005F2D74">
        <w:rPr>
          <w:rFonts w:ascii="Atkinson Hyperlegible" w:hAnsi="Atkinson Hyperlegible" w:eastAsia="Arial Narrow" w:cs="Arial Narrow"/>
          <w:color w:val="000000"/>
          <w:highlight w:val="green"/>
          <w:lang w:val="es-ES_tradnl"/>
        </w:rPr>
        <w:t>l personal</w:t>
      </w:r>
      <w:r w:rsidRPr="00E97997" w:rsidR="00743D2B">
        <w:rPr>
          <w:rFonts w:ascii="Atkinson Hyperlegible" w:hAnsi="Atkinson Hyperlegible" w:eastAsia="Arial Narrow" w:cs="Arial Narrow"/>
          <w:color w:val="000000"/>
          <w:highlight w:val="green"/>
          <w:lang w:val="es-ES_tradnl"/>
        </w:rPr>
        <w:t xml:space="preserve"> menores de dieciocho (18) años todo trabajo que afecte su moralidad; en especial les está prohibido el trabajo en casas de lenocinio y demás lugares de diversión donde se consuman bebidas alcohólicas. De igual modo se prohíbe su contratación para la reproducción de escenas pornográficas, muertes violentas, apología del delito u otros semejantes. </w:t>
      </w:r>
    </w:p>
    <w:bookmarkEnd w:id="485"/>
    <w:p w:rsidRPr="00E97997" w:rsidR="00743D2B" w:rsidP="00743D2B" w:rsidRDefault="00743D2B" w14:paraId="052FFED5"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lang w:val="es-ES_tradnl"/>
        </w:rPr>
      </w:pPr>
    </w:p>
    <w:p w:rsidRPr="00743D2B" w:rsidR="00743D2B" w:rsidP="6FCF900D" w:rsidRDefault="00E97997" w14:paraId="1D4FE0BC" w14:textId="00279BDD" w14:noSpellErr="1">
      <w:pPr>
        <w:pBdr>
          <w:top w:val="nil" w:color="000000" w:sz="0" w:space="0"/>
          <w:left w:val="nil" w:color="000000" w:sz="0" w:space="0"/>
          <w:bottom w:val="nil" w:color="000000" w:sz="0" w:space="0"/>
          <w:right w:val="nil" w:color="000000" w:sz="0" w:space="0"/>
          <w:between w:val="nil" w:color="000000" w:sz="0" w:space="0"/>
        </w:pBdr>
        <w:tabs>
          <w:tab w:val="left" w:pos="9498"/>
        </w:tabs>
        <w:jc w:val="both"/>
        <w:rPr>
          <w:rFonts w:ascii="Atkinson Hyperlegible" w:hAnsi="Atkinson Hyperlegible" w:eastAsia="Arial Narrow" w:cs="Arial Narrow"/>
          <w:b w:val="1"/>
          <w:bCs w:val="1"/>
          <w:color w:val="000000"/>
          <w:lang w:val="es-ES"/>
        </w:rPr>
      </w:pPr>
      <w:r w:rsidRPr="6FCF900D" w:rsidR="00E97997">
        <w:rPr>
          <w:rFonts w:ascii="Atkinson Hyperlegible" w:hAnsi="Atkinson Hyperlegible" w:eastAsia="Arial Narrow" w:cs="Arial Narrow"/>
          <w:b w:val="1"/>
          <w:bCs w:val="1"/>
          <w:color w:val="000000" w:themeColor="text1" w:themeTint="FF" w:themeShade="FF"/>
          <w:highlight w:val="green"/>
          <w:lang w:val="es-ES"/>
        </w:rPr>
        <w:t xml:space="preserve">ARTÍCULO 47. </w:t>
      </w:r>
      <w:r w:rsidRPr="6FCF900D" w:rsidR="00743D2B">
        <w:rPr>
          <w:rFonts w:ascii="Atkinson Hyperlegible" w:hAnsi="Atkinson Hyperlegible" w:eastAsia="Arial Narrow" w:cs="Arial Narrow"/>
          <w:color w:val="000000" w:themeColor="text1" w:themeTint="FF" w:themeShade="FF"/>
          <w:highlight w:val="green"/>
          <w:lang w:val="es-ES"/>
        </w:rPr>
        <w:t xml:space="preserve">Queda prohibido el trabajo nocturno para </w:t>
      </w:r>
      <w:r w:rsidRPr="6FCF900D" w:rsidR="005F2D74">
        <w:rPr>
          <w:rFonts w:ascii="Atkinson Hyperlegible" w:hAnsi="Atkinson Hyperlegible" w:eastAsia="Arial Narrow" w:cs="Arial Narrow"/>
          <w:color w:val="000000" w:themeColor="text1" w:themeTint="FF" w:themeShade="FF"/>
          <w:highlight w:val="green"/>
          <w:lang w:val="es-ES"/>
        </w:rPr>
        <w:t>el personal</w:t>
      </w:r>
      <w:r w:rsidRPr="6FCF900D" w:rsidR="00743D2B">
        <w:rPr>
          <w:rFonts w:ascii="Atkinson Hyperlegible" w:hAnsi="Atkinson Hyperlegible" w:eastAsia="Arial Narrow" w:cs="Arial Narrow"/>
          <w:color w:val="000000" w:themeColor="text1" w:themeTint="FF" w:themeShade="FF"/>
          <w:highlight w:val="green"/>
          <w:lang w:val="es-ES"/>
        </w:rPr>
        <w:t xml:space="preserve"> menores; no obstante, los mayores de dieciséis (16) años y menores de dieciocho (18) años podrán ser autorizados para trabajar hasta las ocho (8) de la noche siempre que no se afecte su asistencia regular en un centro docente, ni implique perjuicio para su salud física o moral.</w:t>
      </w:r>
      <w:r w:rsidRPr="6FCF900D" w:rsidR="00743D2B">
        <w:rPr>
          <w:rFonts w:ascii="Atkinson Hyperlegible" w:hAnsi="Atkinson Hyperlegible" w:eastAsia="Arial Narrow" w:cs="Arial Narrow"/>
          <w:color w:val="000000" w:themeColor="text1" w:themeTint="FF" w:themeShade="FF"/>
          <w:lang w:val="es-ES"/>
        </w:rPr>
        <w:t xml:space="preserve"> </w:t>
      </w:r>
    </w:p>
    <w:bookmarkEnd w:id="484"/>
    <w:p w:rsidRPr="00560665" w:rsidR="00454AAB" w:rsidP="006376B2" w:rsidRDefault="00454AAB" w14:paraId="000000EB"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E97997" w:rsidR="00454AAB" w:rsidDel="00376F47" w:rsidP="00E97997" w:rsidRDefault="004B51CD" w14:paraId="000000ED" w14:textId="2E6A1B45">
      <w:pPr>
        <w:pStyle w:val="Ttulo1"/>
        <w:tabs>
          <w:tab w:val="left" w:pos="1424"/>
          <w:tab w:val="left" w:pos="9498"/>
        </w:tabs>
        <w:ind w:left="0"/>
        <w:jc w:val="center"/>
        <w:rPr>
          <w:del w:author="Tatiana Ramírez" w:date="2024-12-20T15:49:00Z" w16du:dateUtc="2024-12-20T20:49:00Z" w:id="2049995885"/>
          <w:rFonts w:ascii="Atkinson Hyperlegible" w:hAnsi="Atkinson Hyperlegible" w:eastAsia="Arial Narrow" w:cs="Arial Narrow"/>
          <w:sz w:val="22"/>
          <w:szCs w:val="22"/>
        </w:rPr>
      </w:pPr>
      <w:bookmarkStart w:name="_3j2qqm3" w:id="487"/>
      <w:bookmarkEnd w:id="487"/>
      <w:r w:rsidRPr="7EF6CD69" w:rsidR="3A7A6B05">
        <w:rPr>
          <w:rFonts w:ascii="Atkinson Hyperlegible" w:hAnsi="Atkinson Hyperlegible" w:eastAsia="Arial Narrow" w:cs="Arial Narrow"/>
          <w:sz w:val="22"/>
          <w:szCs w:val="22"/>
        </w:rPr>
        <w:t xml:space="preserve">CAPÍTULO </w:t>
      </w:r>
      <w:r w:rsidRPr="7EF6CD69" w:rsidR="69D50E31">
        <w:rPr>
          <w:rFonts w:ascii="Atkinson Hyperlegible" w:hAnsi="Atkinson Hyperlegible" w:eastAsia="Arial Narrow" w:cs="Arial Narrow"/>
          <w:sz w:val="22"/>
          <w:szCs w:val="22"/>
        </w:rPr>
        <w:t>X</w:t>
      </w:r>
      <w:del w:author="Leonardo Torres" w:date="2025-01-07T15:07:21.582Z" w:id="575233672">
        <w:r w:rsidRPr="7EF6CD69" w:rsidDel="69D50E31">
          <w:rPr>
            <w:rFonts w:ascii="Atkinson Hyperlegible" w:hAnsi="Atkinson Hyperlegible" w:eastAsia="Arial Narrow" w:cs="Arial Narrow"/>
            <w:sz w:val="22"/>
            <w:szCs w:val="22"/>
          </w:rPr>
          <w:delText>I</w:delText>
        </w:r>
      </w:del>
      <w:r w:rsidRPr="7EF6CD69" w:rsidR="69D50E31">
        <w:rPr>
          <w:rFonts w:ascii="Atkinson Hyperlegible" w:hAnsi="Atkinson Hyperlegible" w:eastAsia="Arial Narrow" w:cs="Arial Narrow"/>
          <w:sz w:val="22"/>
          <w:szCs w:val="22"/>
        </w:rPr>
        <w:t xml:space="preserve">V. </w:t>
      </w:r>
      <w:r w:rsidRPr="7EF6CD69" w:rsidR="3A7A6B05">
        <w:rPr>
          <w:rFonts w:ascii="Atkinson Hyperlegible" w:hAnsi="Atkinson Hyperlegible" w:eastAsia="Arial Narrow" w:cs="Arial Narrow"/>
          <w:sz w:val="22"/>
          <w:szCs w:val="22"/>
        </w:rPr>
        <w:t>DEBERES, OBLIGACIONES Y PROHIBICIONES DE</w:t>
      </w:r>
      <w:r w:rsidRPr="7EF6CD69" w:rsidR="68DBBBF0">
        <w:rPr>
          <w:rFonts w:ascii="Atkinson Hyperlegible" w:hAnsi="Atkinson Hyperlegible" w:eastAsia="Arial Narrow" w:cs="Arial Narrow"/>
          <w:sz w:val="22"/>
          <w:szCs w:val="22"/>
        </w:rPr>
        <w:t>L PERSONAL</w:t>
      </w:r>
      <w:r w:rsidRPr="7EF6CD69" w:rsidR="7B0BDF07">
        <w:rPr>
          <w:rFonts w:ascii="Atkinson Hyperlegible" w:hAnsi="Atkinson Hyperlegible" w:eastAsia="Arial Narrow" w:cs="Arial Narrow"/>
          <w:sz w:val="22"/>
          <w:szCs w:val="22"/>
        </w:rPr>
        <w:t xml:space="preserve"> Y POA</w:t>
      </w:r>
      <w:r w:rsidRPr="7EF6CD69" w:rsidR="69D50E31">
        <w:rPr>
          <w:rFonts w:ascii="Atkinson Hyperlegible" w:hAnsi="Atkinson Hyperlegible" w:eastAsia="Arial Narrow" w:cs="Arial Narrow"/>
          <w:sz w:val="22"/>
          <w:szCs w:val="22"/>
        </w:rPr>
        <w:t>.</w:t>
      </w:r>
    </w:p>
    <w:p w:rsidRPr="007C4C92" w:rsidR="007C4C92" w:rsidP="00376F47" w:rsidRDefault="007C4C92" w14:paraId="3D610685" w14:textId="77777777">
      <w:pPr>
        <w:pStyle w:val="Ttulo1"/>
        <w:tabs>
          <w:tab w:val="left" w:pos="1424"/>
          <w:tab w:val="left" w:pos="9498"/>
        </w:tabs>
        <w:ind w:left="0"/>
        <w:jc w:val="center"/>
        <w:rPr>
          <w:ins w:author="Tatiana Ramírez" w:date="2024-12-20T15:48:00Z" w16du:dateUtc="2024-12-20T20:48:00Z" w:id="488"/>
          <w:lang w:val="es-ES"/>
          <w:rPrChange w:author="Tatiana Ramírez" w:date="2024-12-20T15:48:00Z" w16du:dateUtc="2024-12-20T20:48:00Z" w:id="489">
            <w:rPr>
              <w:ins w:author="Tatiana Ramírez" w:date="2024-12-20T15:48:00Z" w16du:dateUtc="2024-12-20T20:48:00Z" w:id="490"/>
              <w:rFonts w:ascii="Atkinson Hyperlegible" w:hAnsi="Atkinson Hyperlegible" w:eastAsia="Arial Narrow" w:cs="Arial Narrow"/>
              <w:b/>
            </w:rPr>
          </w:rPrChange>
        </w:rPr>
        <w:pPrChange w:author="Tatiana Ramírez" w:date="2024-12-20T15:49:00Z" w16du:dateUtc="2024-12-20T20:49:00Z" w:id="491">
          <w:pPr>
            <w:tabs>
              <w:tab w:val="left" w:pos="9498"/>
            </w:tabs>
            <w:jc w:val="both"/>
          </w:pPr>
        </w:pPrChange>
      </w:pPr>
    </w:p>
    <w:p w:rsidR="007C4C92" w:rsidP="00A459BC" w:rsidRDefault="007C4C92" w14:paraId="1E13C78E" w14:textId="77777777">
      <w:pPr>
        <w:tabs>
          <w:tab w:val="left" w:pos="9498"/>
        </w:tabs>
        <w:jc w:val="both"/>
        <w:rPr>
          <w:ins w:author="Tatiana Ramírez" w:date="2024-12-20T15:48:00Z" w16du:dateUtc="2024-12-20T20:48:00Z" w:id="492"/>
          <w:rFonts w:ascii="Atkinson Hyperlegible" w:hAnsi="Atkinson Hyperlegible" w:eastAsia="Arial Narrow" w:cs="Arial Narrow"/>
          <w:b/>
        </w:rPr>
      </w:pPr>
    </w:p>
    <w:p w:rsidR="00A459BC" w:rsidP="00A459BC" w:rsidRDefault="00A459BC" w14:paraId="16C3C1DC" w14:textId="4E43E778">
      <w:pPr>
        <w:tabs>
          <w:tab w:val="left" w:pos="9498"/>
        </w:tabs>
        <w:jc w:val="both"/>
        <w:rPr>
          <w:rFonts w:ascii="Atkinson Hyperlegible" w:hAnsi="Atkinson Hyperlegible" w:eastAsia="Arial Narrow" w:cs="Arial Narrow"/>
          <w:b/>
        </w:rPr>
      </w:pPr>
      <w:r w:rsidRPr="00560665">
        <w:rPr>
          <w:rFonts w:ascii="Atkinson Hyperlegible" w:hAnsi="Atkinson Hyperlegible" w:eastAsia="Arial Narrow" w:cs="Arial Narrow"/>
          <w:b/>
        </w:rPr>
        <w:t xml:space="preserve">ARTÍCULO </w:t>
      </w:r>
      <w:r>
        <w:rPr>
          <w:rFonts w:ascii="Atkinson Hyperlegible" w:hAnsi="Atkinson Hyperlegible" w:eastAsia="Arial Narrow" w:cs="Arial Narrow"/>
          <w:b/>
        </w:rPr>
        <w:t>48</w:t>
      </w:r>
      <w:r w:rsidRPr="00560665">
        <w:rPr>
          <w:rFonts w:ascii="Atkinson Hyperlegible" w:hAnsi="Atkinson Hyperlegible" w:eastAsia="Arial Narrow" w:cs="Arial Narrow"/>
          <w:b/>
        </w:rPr>
        <w:t xml:space="preserve">. </w:t>
      </w:r>
      <w:r w:rsidRPr="00560665">
        <w:rPr>
          <w:rFonts w:ascii="Atkinson Hyperlegible" w:hAnsi="Atkinson Hyperlegible" w:eastAsia="Arial Narrow" w:cs="Arial Narrow"/>
        </w:rPr>
        <w:t xml:space="preserve">Son obligaciones especiales de </w:t>
      </w:r>
      <w:r>
        <w:rPr>
          <w:rFonts w:ascii="Atkinson Hyperlegible" w:hAnsi="Atkinson Hyperlegible" w:eastAsia="Arial Narrow" w:cs="Arial Narrow"/>
          <w:b/>
          <w:color w:val="000000"/>
        </w:rPr>
        <w:t>POA:</w:t>
      </w:r>
    </w:p>
    <w:p w:rsidR="00A459BC" w:rsidP="00A459BC" w:rsidRDefault="00A459BC" w14:paraId="13D49B20" w14:textId="77777777">
      <w:pPr>
        <w:tabs>
          <w:tab w:val="left" w:pos="9498"/>
        </w:tabs>
        <w:jc w:val="both"/>
        <w:rPr>
          <w:rFonts w:ascii="Atkinson Hyperlegible" w:hAnsi="Atkinson Hyperlegible" w:eastAsia="Arial Narrow" w:cs="Arial Narrow"/>
          <w:b/>
        </w:rPr>
      </w:pPr>
    </w:p>
    <w:p w:rsidR="00A459BC" w:rsidP="00A459BC" w:rsidRDefault="00A459BC" w14:paraId="0B0C939F"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Afiliar al trabajador al Sistema de Seguridad Social Integral</w:t>
      </w:r>
      <w:r>
        <w:rPr>
          <w:rFonts w:ascii="Atkinson Hyperlegible" w:hAnsi="Atkinson Hyperlegible" w:eastAsia="Arial Narrow" w:cs="Arial Narrow"/>
          <w:color w:val="000000"/>
        </w:rPr>
        <w:t xml:space="preserve">. </w:t>
      </w:r>
    </w:p>
    <w:p w:rsidRPr="009A6E83" w:rsidR="00A459BC" w:rsidP="00A459BC" w:rsidRDefault="00A459BC" w14:paraId="6EF0CADE" w14:textId="6C0E9E40">
      <w:pPr>
        <w:pStyle w:val="Prrafodelista"/>
        <w:numPr>
          <w:ilvl w:val="0"/>
          <w:numId w:val="21"/>
        </w:numPr>
        <w:jc w:val="both"/>
        <w:rPr>
          <w:rFonts w:ascii="Atkinson Hyperlegible" w:hAnsi="Atkinson Hyperlegible" w:eastAsia="Arial Narrow" w:cs="Arial Narrow"/>
          <w:color w:val="000000"/>
        </w:rPr>
      </w:pPr>
      <w:r>
        <w:rPr>
          <w:rFonts w:ascii="Atkinson Hyperlegible" w:hAnsi="Atkinson Hyperlegible" w:eastAsia="Arial Narrow" w:cs="Arial Narrow"/>
          <w:color w:val="000000"/>
        </w:rPr>
        <w:t>S</w:t>
      </w:r>
      <w:r w:rsidRPr="009A6E83">
        <w:rPr>
          <w:rFonts w:ascii="Atkinson Hyperlegible" w:hAnsi="Atkinson Hyperlegible" w:eastAsia="Arial Narrow" w:cs="Arial Narrow"/>
          <w:color w:val="000000"/>
        </w:rPr>
        <w:t>uministrar cada cuatro (4) meses de forma gratuita un par de zapatos y un vestido de labor a</w:t>
      </w:r>
      <w:r w:rsidR="00F914F4">
        <w:rPr>
          <w:rFonts w:ascii="Atkinson Hyperlegible" w:hAnsi="Atkinson Hyperlegible" w:eastAsia="Arial Narrow" w:cs="Arial Narrow"/>
          <w:color w:val="000000"/>
        </w:rPr>
        <w:t>l</w:t>
      </w:r>
      <w:r w:rsidR="005F2D74">
        <w:rPr>
          <w:rFonts w:ascii="Atkinson Hyperlegible" w:hAnsi="Atkinson Hyperlegible" w:eastAsia="Arial Narrow" w:cs="Arial Narrow"/>
          <w:color w:val="000000"/>
        </w:rPr>
        <w:t xml:space="preserve"> personal</w:t>
      </w:r>
      <w:r w:rsidRPr="009A6E83">
        <w:rPr>
          <w:rFonts w:ascii="Atkinson Hyperlegible" w:hAnsi="Atkinson Hyperlegible" w:eastAsia="Arial Narrow" w:cs="Arial Narrow"/>
          <w:color w:val="000000"/>
        </w:rPr>
        <w:t xml:space="preserve"> que gane</w:t>
      </w:r>
      <w:r w:rsidR="00F914F4">
        <w:rPr>
          <w:rFonts w:ascii="Atkinson Hyperlegible" w:hAnsi="Atkinson Hyperlegible" w:eastAsia="Arial Narrow" w:cs="Arial Narrow"/>
          <w:color w:val="000000"/>
        </w:rPr>
        <w:t xml:space="preserve"> </w:t>
      </w:r>
      <w:r w:rsidRPr="009A6E83">
        <w:rPr>
          <w:rFonts w:ascii="Atkinson Hyperlegible" w:hAnsi="Atkinson Hyperlegible" w:eastAsia="Arial Narrow" w:cs="Arial Narrow"/>
          <w:color w:val="000000"/>
        </w:rPr>
        <w:t>hasta dos (2) veces el salario mínimo mensual legal vigente</w:t>
      </w:r>
      <w:r>
        <w:rPr>
          <w:rFonts w:ascii="Atkinson Hyperlegible" w:hAnsi="Atkinson Hyperlegible" w:eastAsia="Arial Narrow" w:cs="Arial Narrow"/>
          <w:color w:val="000000"/>
        </w:rPr>
        <w:t>.</w:t>
      </w:r>
    </w:p>
    <w:p w:rsidRPr="009A6E83" w:rsidR="00A459BC" w:rsidP="00A459BC" w:rsidRDefault="00A459BC" w14:paraId="26A39E76"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Ajustar las políticas y procedimientos internos a fin de cumplir y hacer cumplir las actas de compromisos y acuerdos en torno al Comité de Convivencia Laboral.</w:t>
      </w:r>
    </w:p>
    <w:p w:rsidRPr="00560665" w:rsidR="00A459BC" w:rsidP="00A459BC" w:rsidRDefault="00A459BC" w14:paraId="6E02D96D" w14:textId="07AC00F5">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Conceder a las trabajadoras que estén en período de lactancia los descansos ordenados por el </w:t>
      </w:r>
      <w:r w:rsidR="00723D89">
        <w:rPr>
          <w:rFonts w:ascii="Atkinson Hyperlegible" w:hAnsi="Atkinson Hyperlegible" w:eastAsia="Arial Narrow" w:cs="Arial Narrow"/>
          <w:color w:val="000000"/>
        </w:rPr>
        <w:t>a</w:t>
      </w:r>
      <w:r w:rsidRPr="00560665">
        <w:rPr>
          <w:rFonts w:ascii="Atkinson Hyperlegible" w:hAnsi="Atkinson Hyperlegible" w:eastAsia="Arial Narrow" w:cs="Arial Narrow"/>
          <w:color w:val="000000"/>
        </w:rPr>
        <w:t>rtículo 238 del CST.</w:t>
      </w:r>
    </w:p>
    <w:p w:rsidRPr="00560665" w:rsidR="00A459BC" w:rsidP="00A459BC" w:rsidRDefault="00A459BC" w14:paraId="7E5C0C27" w14:textId="71B83F12">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Conceder al trabajador las licencias necesarias para los fines y en los términos indicados en este </w:t>
      </w:r>
      <w:r w:rsidR="00723D89">
        <w:rPr>
          <w:rFonts w:ascii="Atkinson Hyperlegible" w:hAnsi="Atkinson Hyperlegible" w:eastAsia="Arial Narrow" w:cs="Arial Narrow"/>
          <w:color w:val="000000"/>
        </w:rPr>
        <w:t>r</w:t>
      </w:r>
      <w:r w:rsidRPr="00560665">
        <w:rPr>
          <w:rFonts w:ascii="Atkinson Hyperlegible" w:hAnsi="Atkinson Hyperlegible" w:eastAsia="Arial Narrow" w:cs="Arial Narrow"/>
          <w:color w:val="000000"/>
        </w:rPr>
        <w:t>eglamento.</w:t>
      </w:r>
    </w:p>
    <w:p w:rsidRPr="009A6E83" w:rsidR="00A459BC" w:rsidP="00A459BC" w:rsidRDefault="00A459BC" w14:paraId="2C4B210A" w14:textId="56F55B73">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Conservar el empleo a las empleadas que estén disfrutando de los descansos remunerados a que se refiere el numeral anterior</w:t>
      </w:r>
      <w:r w:rsidR="00725450">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o por licencia de enfermedad motivada en el embarazo o parto. No producirá efecto alguno el despido que el empleador comunique a la trabajadora en tales períodos o que, si acude a un preaviso, éste expire durante los descansos o licencias mencionadas.</w:t>
      </w:r>
    </w:p>
    <w:p w:rsidRPr="00560665" w:rsidR="00A459BC" w:rsidP="7EF6CD69" w:rsidRDefault="00A459BC" w14:paraId="593F53A0" w14:textId="48EAC3B1">
      <w:pPr>
        <w:pStyle w:val="Prrafodelista"/>
        <w:numPr>
          <w:ilvl w:val="0"/>
          <w:numId w:val="21"/>
        </w:numPr>
        <w:pBdr>
          <w:top w:val="nil" w:color="000000" w:sz="0" w:space="0"/>
          <w:left w:val="nil" w:color="000000" w:sz="0" w:space="0"/>
          <w:bottom w:val="nil" w:color="000000" w:sz="0" w:space="0"/>
          <w:right w:val="nil" w:color="000000" w:sz="0" w:space="0"/>
          <w:between w:val="nil" w:color="000000" w:sz="0" w:space="0"/>
        </w:pBdr>
        <w:tabs>
          <w:tab w:val="left" w:pos="567"/>
          <w:tab w:val="left" w:pos="9498"/>
        </w:tabs>
        <w:ind w:right="-69"/>
        <w:jc w:val="both"/>
        <w:rPr>
          <w:rFonts w:ascii="Atkinson Hyperlegible" w:hAnsi="Atkinson Hyperlegible"/>
          <w:color w:val="000000"/>
        </w:rPr>
      </w:pPr>
      <w:r w:rsidRPr="7EF6CD69" w:rsidR="7B0BDF07">
        <w:rPr>
          <w:rFonts w:ascii="Atkinson Hyperlegible" w:hAnsi="Atkinson Hyperlegible" w:eastAsia="Arial Narrow" w:cs="Arial Narrow"/>
          <w:color w:val="000000" w:themeColor="text1" w:themeTint="FF" w:themeShade="FF"/>
        </w:rPr>
        <w:t xml:space="preserve">Conservar el empleo de los empleados cuyas parejas estén </w:t>
      </w:r>
      <w:r w:rsidRPr="7EF6CD69" w:rsidR="7B0BDF07">
        <w:rPr>
          <w:rFonts w:ascii="Atkinson Hyperlegible" w:hAnsi="Atkinson Hyperlegible" w:eastAsia="Arial Narrow" w:cs="Arial Narrow"/>
          <w:color w:val="000000" w:themeColor="text1" w:themeTint="FF" w:themeShade="FF"/>
        </w:rPr>
        <w:t>disfrut</w:t>
      </w:r>
      <w:del w:author="Leonardo Torres" w:date="2025-01-07T15:07:36.281Z" w:id="1678900931">
        <w:r w:rsidRPr="7EF6CD69" w:rsidDel="7B0BDF07">
          <w:rPr>
            <w:rFonts w:ascii="Atkinson Hyperlegible" w:hAnsi="Atkinson Hyperlegible" w:eastAsia="Arial Narrow" w:cs="Arial Narrow"/>
            <w:color w:val="000000" w:themeColor="text1" w:themeTint="FF" w:themeShade="FF"/>
          </w:rPr>
          <w:delText>n</w:delText>
        </w:r>
      </w:del>
      <w:r w:rsidRPr="7EF6CD69" w:rsidR="7B0BDF07">
        <w:rPr>
          <w:rFonts w:ascii="Atkinson Hyperlegible" w:hAnsi="Atkinson Hyperlegible" w:eastAsia="Arial Narrow" w:cs="Arial Narrow"/>
          <w:color w:val="000000" w:themeColor="text1" w:themeTint="FF" w:themeShade="FF"/>
        </w:rPr>
        <w:t>ado</w:t>
      </w:r>
      <w:r w:rsidRPr="7EF6CD69" w:rsidR="7B0BDF07">
        <w:rPr>
          <w:rFonts w:ascii="Atkinson Hyperlegible" w:hAnsi="Atkinson Hyperlegible" w:eastAsia="Arial Narrow" w:cs="Arial Narrow"/>
          <w:color w:val="000000" w:themeColor="text1" w:themeTint="FF" w:themeShade="FF"/>
        </w:rPr>
        <w:t xml:space="preserve"> de los mismos descansos por maternidad o lactancia, siempre que se cumpla con los requisitos previstos en la </w:t>
      </w:r>
      <w:r w:rsidRPr="7EF6CD69" w:rsidR="19CE7AEE">
        <w:rPr>
          <w:rFonts w:ascii="Atkinson Hyperlegible" w:hAnsi="Atkinson Hyperlegible" w:eastAsia="Arial Narrow" w:cs="Arial Narrow"/>
          <w:color w:val="000000" w:themeColor="text1" w:themeTint="FF" w:themeShade="FF"/>
        </w:rPr>
        <w:t>l</w:t>
      </w:r>
      <w:r w:rsidRPr="7EF6CD69" w:rsidR="7B0BDF07">
        <w:rPr>
          <w:rFonts w:ascii="Atkinson Hyperlegible" w:hAnsi="Atkinson Hyperlegible" w:eastAsia="Arial Narrow" w:cs="Arial Narrow"/>
          <w:color w:val="000000" w:themeColor="text1" w:themeTint="FF" w:themeShade="FF"/>
        </w:rPr>
        <w:t>ey.</w:t>
      </w:r>
    </w:p>
    <w:p w:rsidRPr="00560665" w:rsidR="00A459BC" w:rsidP="00A459BC" w:rsidRDefault="00A459BC" w14:paraId="6D77F68A" w14:textId="77777777">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Cumplir con este reglamento y mantener el orden, la moralidad y el respeto a las leyes vigentes.</w:t>
      </w:r>
    </w:p>
    <w:p w:rsidRPr="00560665" w:rsidR="00A459BC" w:rsidP="00A459BC" w:rsidRDefault="00A459BC" w14:paraId="045F8C56" w14:textId="4E8ED108">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Dar al trabajador que lo solicite, a la expiración del contrato, una certificación en que conste el tiempo de servicio, índole de la labor y salario </w:t>
      </w:r>
      <w:commentRangeStart w:id="493"/>
      <w:r w:rsidRPr="00560665">
        <w:rPr>
          <w:rFonts w:ascii="Atkinson Hyperlegible" w:hAnsi="Atkinson Hyperlegible" w:eastAsia="Arial Narrow" w:cs="Arial Narrow"/>
          <w:color w:val="000000"/>
        </w:rPr>
        <w:t>devengado</w:t>
      </w:r>
      <w:commentRangeEnd w:id="493"/>
      <w:r w:rsidRPr="00560665">
        <w:rPr>
          <w:rStyle w:val="Refdecomentario"/>
          <w:rFonts w:ascii="Atkinson Hyperlegible" w:hAnsi="Atkinson Hyperlegible"/>
        </w:rPr>
        <w:commentReference w:id="493"/>
      </w:r>
      <w:r w:rsidRPr="00560665">
        <w:rPr>
          <w:rFonts w:ascii="Atkinson Hyperlegible" w:hAnsi="Atkinson Hyperlegible" w:eastAsia="Arial Narrow" w:cs="Arial Narrow"/>
          <w:color w:val="000000"/>
        </w:rPr>
        <w:t xml:space="preserve">, hacerle practicar examen sanitario y darle certificación sobre el particular, si al ingreso o durante la permanencia en trabajo hubiere sido sometido a examen médico. Se considerará que </w:t>
      </w:r>
      <w:r w:rsidR="00870D52">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xml:space="preserve"> por su culpa elude, dificulta o dilata el examen, cuando transcurrido cinco (5) días a partir de su retiro no se presenta donde el médico respectivo para las prácticas del examen, a pesar de haber recibido la orden correspondiente.</w:t>
      </w:r>
    </w:p>
    <w:p w:rsidRPr="009A6E83" w:rsidR="00A459BC" w:rsidP="00A459BC" w:rsidRDefault="00A459BC" w14:paraId="60977E55"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 xml:space="preserve">Exigir el cumplimiento de las normas de seguridad en el desarrollo de la labor y, de ser el </w:t>
      </w:r>
      <w:r w:rsidRPr="009A6E83">
        <w:rPr>
          <w:rFonts w:ascii="Atkinson Hyperlegible" w:hAnsi="Atkinson Hyperlegible" w:eastAsia="Arial Narrow" w:cs="Arial Narrow"/>
          <w:color w:val="000000"/>
        </w:rPr>
        <w:lastRenderedPageBreak/>
        <w:t xml:space="preserve">caso, prohibir o suspender la ejecución de los trabajos hasta tanto no se adopten las medidas correctivas. (Sentencia Corte Suprema de Justicia, Rad. 44540, 5 de noviembre de 2014). </w:t>
      </w:r>
    </w:p>
    <w:p w:rsidRPr="00560665" w:rsidR="00A459BC" w:rsidP="00A459BC" w:rsidRDefault="00A459BC" w14:paraId="2ED65A79" w14:textId="6EB2D031">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Guardar absoluto respeto a la dignidad personal d</w:t>
      </w:r>
      <w:r w:rsidR="00471D29">
        <w:rPr>
          <w:rFonts w:ascii="Atkinson Hyperlegible" w:hAnsi="Atkinson Hyperlegible" w:eastAsia="Arial Narrow" w:cs="Arial Narrow"/>
          <w:color w:val="000000"/>
        </w:rPr>
        <w:t xml:space="preserve">e </w:t>
      </w:r>
      <w:r w:rsidR="00870D52">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sus creencias, sentimientos, género, raza y convicciones.</w:t>
      </w:r>
    </w:p>
    <w:p w:rsidRPr="009A6E83" w:rsidR="00A459BC" w:rsidP="00A459BC" w:rsidRDefault="00A459BC" w14:paraId="70599465"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Informar a sus trabajadores los riesgos a que pueden verse expuestos en la ejecución de la labor encomendada o contratada, entregar los elementos de protección y seguridad a cada trabajador de acuerdo con la actividad y la clase de riesgo y suministrar la información sobre su uso adecuado.</w:t>
      </w:r>
    </w:p>
    <w:p w:rsidRPr="009A6E83" w:rsidR="00A459BC" w:rsidP="00A459BC" w:rsidRDefault="00A459BC" w14:paraId="379EC8A0"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Interrumpir las actividades que comprometan la seguridad de los empleados en general.</w:t>
      </w:r>
    </w:p>
    <w:p w:rsidRPr="009A6E83" w:rsidR="00A459BC" w:rsidP="00A459BC" w:rsidRDefault="00A459BC" w14:paraId="6183652F"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Llevar un registro actualizado de las horas extras de sus trabajadores.</w:t>
      </w:r>
    </w:p>
    <w:p w:rsidRPr="009A6E83" w:rsidR="00A459BC" w:rsidP="00A459BC" w:rsidRDefault="00A459BC" w14:paraId="08CDABB9" w14:textId="20EB9AF6">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 xml:space="preserve">No comunicar a terceros las informaciones confidenciales que tenga sobre </w:t>
      </w:r>
      <w:r w:rsidR="00870D52">
        <w:rPr>
          <w:rFonts w:ascii="Atkinson Hyperlegible" w:hAnsi="Atkinson Hyperlegible" w:eastAsia="Arial Narrow" w:cs="Arial Narrow"/>
          <w:color w:val="000000"/>
        </w:rPr>
        <w:t>la persona contratada</w:t>
      </w:r>
      <w:r w:rsidRPr="009A6E83">
        <w:rPr>
          <w:rFonts w:ascii="Atkinson Hyperlegible" w:hAnsi="Atkinson Hyperlegible" w:eastAsia="Arial Narrow" w:cs="Arial Narrow"/>
          <w:color w:val="000000"/>
        </w:rPr>
        <w:t xml:space="preserve"> o su familia, salvo autorización expresa o mandamiento legal, judicial o administrativo.</w:t>
      </w:r>
    </w:p>
    <w:p w:rsidRPr="00560665" w:rsidR="00A459BC" w:rsidP="7EF6CD69" w:rsidRDefault="00A459BC" w14:paraId="55417E0B" w14:textId="77777777">
      <w:pPr>
        <w:pStyle w:val="Prrafodelista"/>
        <w:numPr>
          <w:ilvl w:val="0"/>
          <w:numId w:val="21"/>
        </w:numPr>
        <w:pBdr>
          <w:top w:val="nil" w:color="000000" w:sz="0" w:space="0"/>
          <w:left w:val="nil" w:color="000000" w:sz="0" w:space="0"/>
          <w:bottom w:val="nil" w:color="000000" w:sz="0" w:space="0"/>
          <w:right w:val="nil" w:color="000000" w:sz="0" w:space="0"/>
          <w:between w:val="nil" w:color="000000" w:sz="0" w:space="0"/>
        </w:pBdr>
        <w:tabs>
          <w:tab w:val="left" w:pos="567"/>
          <w:tab w:val="left" w:pos="9498"/>
        </w:tabs>
        <w:ind w:right="-69"/>
        <w:jc w:val="both"/>
        <w:rPr>
          <w:rFonts w:ascii="Atkinson Hyperlegible" w:hAnsi="Atkinson Hyperlegible" w:eastAsia="Arial Narrow" w:cs="Arial Narrow"/>
          <w:color w:val="000000"/>
        </w:rPr>
      </w:pPr>
      <w:r w:rsidRPr="7EF6CD69" w:rsidR="7B0BDF07">
        <w:rPr>
          <w:rFonts w:ascii="Atkinson Hyperlegible" w:hAnsi="Atkinson Hyperlegible" w:eastAsia="Arial Narrow" w:cs="Arial Narrow"/>
          <w:color w:val="000000" w:themeColor="text1" w:themeTint="FF" w:themeShade="FF"/>
        </w:rPr>
        <w:t xml:space="preserve">No practicar conductas que constituyan acoso laboral descrito en la Ley 1010 de 2006 y demás normas que la modifiquen o sustituya y apoyar las recomendaciones realizadas por el Comité de Convivencia </w:t>
      </w:r>
      <w:r w:rsidRPr="7EF6CD69" w:rsidR="7B0BDF07">
        <w:rPr>
          <w:rFonts w:ascii="Atkinson Hyperlegible" w:hAnsi="Atkinson Hyperlegible" w:eastAsia="Arial Narrow" w:cs="Arial Narrow"/>
          <w:color w:val="000000" w:themeColor="text1" w:themeTint="FF" w:themeShade="FF"/>
        </w:rPr>
        <w:t>Laboral.</w:t>
      </w:r>
      <w:del w:author="Leonardo Torres" w:date="2025-01-07T15:13:31.282Z" w:id="943648876">
        <w:r w:rsidRPr="7EF6CD69" w:rsidDel="7B0BDF07">
          <w:rPr>
            <w:rFonts w:ascii="Atkinson Hyperlegible" w:hAnsi="Atkinson Hyperlegible" w:eastAsia="Arial Narrow" w:cs="Arial Narrow"/>
            <w:color w:val="000000" w:themeColor="text1" w:themeTint="FF" w:themeShade="FF"/>
          </w:rPr>
          <w:delText>.</w:delText>
        </w:r>
      </w:del>
    </w:p>
    <w:p w:rsidRPr="00560665" w:rsidR="00A459BC" w:rsidP="00A459BC" w:rsidRDefault="00A459BC" w14:paraId="4C8D61C8" w14:textId="77777777">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Pagar la remuneración pactada en las condiciones, períodos convenidos.</w:t>
      </w:r>
    </w:p>
    <w:p w:rsidRPr="00560665" w:rsidR="00A459BC" w:rsidP="00A459BC" w:rsidRDefault="00A459BC" w14:paraId="66ED242C" w14:textId="0338F1BE">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Poner a disposición de</w:t>
      </w:r>
      <w:r w:rsidR="005F2D74">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salvo estipulaciones en contrario, los instrumentos adecuados y las materias primas necesarias para la realización de las labores.</w:t>
      </w:r>
    </w:p>
    <w:p w:rsidRPr="00560665" w:rsidR="00A459BC" w:rsidP="00A459BC" w:rsidRDefault="00A459BC" w14:paraId="3291A91E" w14:textId="77777777">
      <w:pPr>
        <w:pStyle w:val="Prrafodelista"/>
        <w:numPr>
          <w:ilvl w:val="0"/>
          <w:numId w:val="21"/>
        </w:numPr>
        <w:pBdr>
          <w:top w:val="nil"/>
          <w:left w:val="nil"/>
          <w:bottom w:val="nil"/>
          <w:right w:val="nil"/>
          <w:between w:val="nil"/>
        </w:pBdr>
        <w:tabs>
          <w:tab w:val="left" w:pos="567"/>
          <w:tab w:val="left" w:pos="9498"/>
        </w:tabs>
        <w:spacing w:before="1"/>
        <w:ind w:right="-69"/>
        <w:jc w:val="both"/>
        <w:rPr>
          <w:rFonts w:ascii="Atkinson Hyperlegible" w:hAnsi="Atkinson Hyperlegible"/>
          <w:color w:val="000000"/>
        </w:rPr>
      </w:pPr>
      <w:r w:rsidRPr="00560665">
        <w:rPr>
          <w:rFonts w:ascii="Atkinson Hyperlegible" w:hAnsi="Atkinson Hyperlegible" w:eastAsia="Arial Narrow" w:cs="Arial Narrow"/>
          <w:color w:val="000000"/>
        </w:rPr>
        <w:t>Prestar de inmediato los primeros auxilios en caso de accidentes o enfermedad. Para este efecto, el establecimiento mantendrá lo necesario según reglamentación de las autoridades sanitarias.</w:t>
      </w:r>
    </w:p>
    <w:p w:rsidRPr="009A6E83" w:rsidR="00A459BC" w:rsidP="00A459BC" w:rsidRDefault="00A459BC" w14:paraId="1911A46A"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Prestar de inmediato los primeros auxilios en caso de accidentes o enfermedad. Para este efecto, el establecimiento mantendrá lo necesario según reglamentación de las autoridades sanitarias.</w:t>
      </w:r>
    </w:p>
    <w:p w:rsidRPr="009A6E83" w:rsidR="00A459BC" w:rsidP="00A459BC" w:rsidRDefault="00A459BC" w14:paraId="54DD390B" w14:textId="28A31E80">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Procurar a</w:t>
      </w:r>
      <w:r w:rsidR="005F2D74">
        <w:rPr>
          <w:rFonts w:ascii="Atkinson Hyperlegible" w:hAnsi="Atkinson Hyperlegible" w:eastAsia="Arial Narrow" w:cs="Arial Narrow"/>
          <w:color w:val="000000"/>
        </w:rPr>
        <w:t>l personal</w:t>
      </w:r>
      <w:r w:rsidRPr="009A6E83">
        <w:rPr>
          <w:rFonts w:ascii="Atkinson Hyperlegible" w:hAnsi="Atkinson Hyperlegible" w:eastAsia="Arial Narrow" w:cs="Arial Narrow"/>
          <w:color w:val="000000"/>
        </w:rPr>
        <w:t xml:space="preserve"> locales apropiados y elementos adecuados de protección contra accidentes y enfermedades profesionales, de forma que se garantice razonablemente la seguridad y la salud.</w:t>
      </w:r>
    </w:p>
    <w:p w:rsidRPr="00560665" w:rsidR="00A459BC" w:rsidP="00A459BC" w:rsidRDefault="00A459BC" w14:paraId="45E24039" w14:textId="67FADB7A">
      <w:pPr>
        <w:pStyle w:val="Prrafodelista"/>
        <w:numPr>
          <w:ilvl w:val="0"/>
          <w:numId w:val="21"/>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Procurar a</w:t>
      </w:r>
      <w:r w:rsidR="005F2D74">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sitios de trabajo apropiados y elementos adecuados de protección contra accidentes y enfermedades profesionales en forma que se garantice razonablemente la seguridad y la salud.</w:t>
      </w:r>
    </w:p>
    <w:p w:rsidRPr="009A6E83" w:rsidR="00A459BC" w:rsidP="00A459BC" w:rsidRDefault="00A459BC" w14:paraId="13C6B3C2" w14:textId="77777777">
      <w:pPr>
        <w:pStyle w:val="Prrafodelista"/>
        <w:numPr>
          <w:ilvl w:val="0"/>
          <w:numId w:val="21"/>
        </w:numPr>
        <w:jc w:val="both"/>
        <w:rPr>
          <w:rFonts w:ascii="Atkinson Hyperlegible" w:hAnsi="Atkinson Hyperlegible" w:eastAsia="Arial Narrow" w:cs="Arial Narrow"/>
          <w:color w:val="000000"/>
        </w:rPr>
      </w:pPr>
      <w:r w:rsidRPr="009A6E83">
        <w:rPr>
          <w:rFonts w:ascii="Atkinson Hyperlegible" w:hAnsi="Atkinson Hyperlegible" w:eastAsia="Arial Narrow" w:cs="Arial Narrow"/>
          <w:color w:val="000000"/>
        </w:rPr>
        <w:t xml:space="preserve">Velar por que sus empleados no vulneren el derecho a la desconexión laboral de sus compañeros de trabajo y cumplan con la política establecida para tal fin por parte de la empresa. </w:t>
      </w:r>
    </w:p>
    <w:p w:rsidRPr="00560665" w:rsidR="00A459BC" w:rsidRDefault="00A459BC" w14:paraId="24CEE6F3" w14:textId="77777777">
      <w:pPr>
        <w:tabs>
          <w:tab w:val="left" w:pos="9498"/>
        </w:tabs>
        <w:jc w:val="both"/>
        <w:rPr>
          <w:rFonts w:ascii="Atkinson Hyperlegible" w:hAnsi="Atkinson Hyperlegible" w:eastAsia="Arial Narrow" w:cs="Arial Narrow"/>
          <w:b/>
        </w:rPr>
        <w:pPrChange w:author="Tatiana Ramírez" w:date="2024-12-18T16:09:00Z" w16du:dateUtc="2024-12-18T21:09:00Z" w:id="494">
          <w:pPr>
            <w:tabs>
              <w:tab w:val="left" w:pos="9498"/>
            </w:tabs>
            <w:ind w:left="1566"/>
            <w:jc w:val="both"/>
          </w:pPr>
        </w:pPrChange>
      </w:pPr>
    </w:p>
    <w:p w:rsidR="00454AAB" w:rsidP="006376B2" w:rsidRDefault="004B51CD" w14:paraId="000000F0" w14:textId="181F3078">
      <w:p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843095">
        <w:rPr>
          <w:rFonts w:ascii="Atkinson Hyperlegible" w:hAnsi="Atkinson Hyperlegible" w:eastAsia="Arial Narrow" w:cs="Arial Narrow"/>
          <w:b/>
          <w:color w:val="000000"/>
        </w:rPr>
        <w:t>58</w:t>
      </w:r>
      <w:r w:rsidRPr="00560665">
        <w:rPr>
          <w:rFonts w:ascii="Atkinson Hyperlegible" w:hAnsi="Atkinson Hyperlegible" w:eastAsia="Arial Narrow" w:cs="Arial Narrow"/>
          <w:b/>
          <w:color w:val="000000"/>
        </w:rPr>
        <w:t xml:space="preserve">. </w:t>
      </w:r>
      <w:r w:rsidRPr="00CB0969" w:rsidR="00CB0969">
        <w:rPr>
          <w:rFonts w:ascii="Atkinson Hyperlegible" w:hAnsi="Atkinson Hyperlegible" w:eastAsia="Arial Narrow" w:cs="Arial Narrow"/>
          <w:color w:val="000000"/>
          <w:highlight w:val="green"/>
          <w:rPrChange w:author="Tatiana Ramírez" w:date="2024-12-20T16:00:00Z" w16du:dateUtc="2024-12-20T21:00:00Z" w:id="495">
            <w:rPr>
              <w:rFonts w:ascii="Atkinson Hyperlegible" w:hAnsi="Atkinson Hyperlegible" w:eastAsia="Arial Narrow" w:cs="Arial Narrow"/>
              <w:color w:val="000000"/>
            </w:rPr>
          </w:rPrChange>
        </w:rPr>
        <w:t>Las personas contratadas</w:t>
      </w:r>
      <w:r w:rsidRPr="00560665">
        <w:rPr>
          <w:rFonts w:ascii="Atkinson Hyperlegible" w:hAnsi="Atkinson Hyperlegible" w:eastAsia="Arial Narrow" w:cs="Arial Narrow"/>
          <w:color w:val="000000"/>
        </w:rPr>
        <w:t xml:space="preserve"> tienen l</w:t>
      </w:r>
      <w:r w:rsidR="00B21462">
        <w:rPr>
          <w:rFonts w:ascii="Atkinson Hyperlegible" w:hAnsi="Atkinson Hyperlegible" w:eastAsia="Arial Narrow" w:cs="Arial Narrow"/>
          <w:color w:val="000000"/>
        </w:rPr>
        <w:t>a</w:t>
      </w:r>
      <w:r w:rsidRPr="00560665">
        <w:rPr>
          <w:rFonts w:ascii="Atkinson Hyperlegible" w:hAnsi="Atkinson Hyperlegible" w:eastAsia="Arial Narrow" w:cs="Arial Narrow"/>
          <w:color w:val="000000"/>
        </w:rPr>
        <w:t xml:space="preserve">s siguientes </w:t>
      </w:r>
      <w:r w:rsidR="00B21462">
        <w:rPr>
          <w:rFonts w:ascii="Atkinson Hyperlegible" w:hAnsi="Atkinson Hyperlegible" w:eastAsia="Arial Narrow" w:cs="Arial Narrow"/>
          <w:color w:val="000000"/>
        </w:rPr>
        <w:t>obligaciones especiales</w:t>
      </w:r>
      <w:r w:rsidRPr="00560665">
        <w:rPr>
          <w:rFonts w:ascii="Atkinson Hyperlegible" w:hAnsi="Atkinson Hyperlegible" w:eastAsia="Arial Narrow" w:cs="Arial Narrow"/>
          <w:color w:val="000000"/>
        </w:rPr>
        <w:t>:</w:t>
      </w:r>
    </w:p>
    <w:p w:rsidR="00B21462" w:rsidP="006376B2" w:rsidRDefault="00B21462" w14:paraId="3AEF2C07"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B21462" w:rsidR="00B21462" w:rsidP="00B21462" w:rsidRDefault="00B21462" w14:paraId="041CC9A3" w14:textId="4FC8041F">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496">
            <w:rPr/>
          </w:rPrChange>
        </w:rPr>
        <w:pPrChange w:author="Tatiana Ramírez" w:date="2024-12-20T15:58:00Z" w16du:dateUtc="2024-12-20T20:58:00Z" w:id="497">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498">
            <w:rPr/>
          </w:rPrChange>
        </w:rPr>
        <w:t xml:space="preserve">Aceptar su traslado a otro cargo dentro de </w:t>
      </w:r>
      <w:r w:rsidR="00333CC1">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499">
            <w:rPr/>
          </w:rPrChange>
        </w:rPr>
        <w:t>, siempre que no sufra desmejoramiento en sus condiciones laborales.</w:t>
      </w:r>
    </w:p>
    <w:p w:rsidRPr="00365135" w:rsidR="00B21462" w:rsidP="00B21462" w:rsidRDefault="00B21462" w14:paraId="5F702158" w14:textId="22EBDFDD">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themeColor="text1"/>
          <w:rPrChange w:author="Tatiana Ramírez" w:date="2024-12-20T15:58:00Z" w16du:dateUtc="2024-12-20T20:58:00Z" w:id="500">
            <w:rPr/>
          </w:rPrChange>
        </w:rPr>
        <w:pPrChange w:author="Tatiana Ramírez" w:date="2024-12-20T15:58:00Z" w16du:dateUtc="2024-12-20T20:58:00Z" w:id="50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02">
            <w:rPr/>
          </w:rPrChange>
        </w:rPr>
        <w:t xml:space="preserve">Acoger, respetar y dar cumplimiento </w:t>
      </w:r>
      <w:r w:rsidRPr="00365135">
        <w:rPr>
          <w:rFonts w:ascii="Atkinson Hyperlegible" w:hAnsi="Atkinson Hyperlegible" w:eastAsia="Arial Narrow" w:cs="Arial Narrow"/>
          <w:color w:val="000000" w:themeColor="text1"/>
          <w:rPrChange w:author="Tatiana Ramírez" w:date="2024-12-20T15:58:00Z" w16du:dateUtc="2024-12-20T20:58:00Z" w:id="503">
            <w:rPr/>
          </w:rPrChange>
        </w:rPr>
        <w:t xml:space="preserve">cabal a las políticas que, para la adecuación y desarrollo de su objeto social, implemente </w:t>
      </w:r>
      <w:r w:rsidRPr="00365135" w:rsidR="00365135">
        <w:rPr>
          <w:rFonts w:ascii="Atkinson Hyperlegible" w:hAnsi="Atkinson Hyperlegible" w:eastAsia="Arial Narrow" w:cs="Arial Narrow"/>
          <w:color w:val="000000" w:themeColor="text1"/>
        </w:rPr>
        <w:t>POA</w:t>
      </w:r>
      <w:r w:rsidRPr="00365135">
        <w:rPr>
          <w:rFonts w:ascii="Atkinson Hyperlegible" w:hAnsi="Atkinson Hyperlegible" w:eastAsia="Arial Narrow" w:cs="Arial Narrow"/>
          <w:color w:val="000000" w:themeColor="text1"/>
          <w:rPrChange w:author="Tatiana Ramírez" w:date="2024-12-20T15:58:00Z" w16du:dateUtc="2024-12-20T20:58:00Z" w:id="504">
            <w:rPr/>
          </w:rPrChange>
        </w:rPr>
        <w:t>.</w:t>
      </w:r>
    </w:p>
    <w:p w:rsidRPr="00B21462" w:rsidR="00B21462" w:rsidP="00586497" w:rsidRDefault="00B21462" w14:paraId="6BBC1079" w14:textId="6E8790DF">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05">
            <w:rPr/>
          </w:rPrChange>
        </w:rPr>
      </w:pPr>
      <w:r w:rsidRPr="00B21462">
        <w:rPr>
          <w:rFonts w:ascii="Atkinson Hyperlegible" w:hAnsi="Atkinson Hyperlegible" w:eastAsia="Arial Narrow" w:cs="Arial Narrow"/>
          <w:color w:val="000000"/>
          <w:rPrChange w:author="Tatiana Ramírez" w:date="2024-12-20T15:58:00Z" w16du:dateUtc="2024-12-20T20:58:00Z" w:id="506">
            <w:rPr/>
          </w:rPrChange>
        </w:rPr>
        <w:t>Administrar adecuadamente los recursos de forma seria, segura, rentable</w:t>
      </w:r>
      <w:ins w:author="Tatiana Ramírez" w:date="2024-12-20T16:12:00Z" w16du:dateUtc="2024-12-20T21:12:00Z" w:id="507">
        <w:r w:rsidR="00586497">
          <w:rPr>
            <w:rFonts w:ascii="Atkinson Hyperlegible" w:hAnsi="Atkinson Hyperlegible" w:eastAsia="Arial Narrow" w:cs="Arial Narrow"/>
            <w:color w:val="000000"/>
          </w:rPr>
          <w:t>,</w:t>
        </w:r>
      </w:ins>
      <w:del w:author="Tatiana Ramírez" w:date="2024-12-20T16:12:00Z" w16du:dateUtc="2024-12-20T21:12:00Z" w:id="508">
        <w:r w:rsidRPr="00B21462" w:rsidDel="00586497">
          <w:rPr>
            <w:rFonts w:ascii="Atkinson Hyperlegible" w:hAnsi="Atkinson Hyperlegible" w:eastAsia="Arial Narrow" w:cs="Arial Narrow"/>
            <w:color w:val="000000"/>
            <w:rPrChange w:author="Tatiana Ramírez" w:date="2024-12-20T15:58:00Z" w16du:dateUtc="2024-12-20T20:58:00Z" w:id="509">
              <w:rPr/>
            </w:rPrChange>
          </w:rPr>
          <w:delText xml:space="preserve"> y</w:delText>
        </w:r>
      </w:del>
      <w:r w:rsidRPr="00B21462">
        <w:rPr>
          <w:rFonts w:ascii="Atkinson Hyperlegible" w:hAnsi="Atkinson Hyperlegible" w:eastAsia="Arial Narrow" w:cs="Arial Narrow"/>
          <w:color w:val="000000"/>
          <w:rPrChange w:author="Tatiana Ramírez" w:date="2024-12-20T15:58:00Z" w16du:dateUtc="2024-12-20T20:58:00Z" w:id="510">
            <w:rPr/>
          </w:rPrChange>
        </w:rPr>
        <w:t xml:space="preserve"> eficiente</w:t>
      </w:r>
      <w:ins w:author="Tatiana Ramírez" w:date="2024-12-20T16:12:00Z" w16du:dateUtc="2024-12-20T21:12:00Z" w:id="511">
        <w:r w:rsidR="00586497">
          <w:rPr>
            <w:rFonts w:ascii="Atkinson Hyperlegible" w:hAnsi="Atkinson Hyperlegible" w:eastAsia="Arial Narrow" w:cs="Arial Narrow"/>
            <w:color w:val="000000"/>
          </w:rPr>
          <w:t xml:space="preserve">, </w:t>
        </w:r>
      </w:ins>
      <w:r w:rsidRPr="00586497" w:rsidR="00586497">
        <w:rPr>
          <w:rFonts w:ascii="Atkinson Hyperlegible" w:hAnsi="Atkinson Hyperlegible" w:eastAsia="Arial Narrow" w:cs="Arial Narrow"/>
          <w:color w:val="000000"/>
          <w:highlight w:val="green"/>
          <w:rPrChange w:author="Tatiana Ramírez" w:date="2024-12-20T16:12:00Z" w16du:dateUtc="2024-12-20T21:12:00Z" w:id="512">
            <w:rPr>
              <w:rFonts w:ascii="Atkinson Hyperlegible" w:hAnsi="Atkinson Hyperlegible" w:eastAsia="Arial Narrow" w:cs="Arial Narrow"/>
              <w:color w:val="000000"/>
            </w:rPr>
          </w:rPrChange>
        </w:rPr>
        <w:t>responsable, profesional, ética y legal.</w:t>
      </w:r>
    </w:p>
    <w:p w:rsidRPr="00B21462" w:rsidR="00B21462" w:rsidP="00B21462" w:rsidRDefault="00B21462" w14:paraId="28D0D431" w14:textId="031493F9">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13">
            <w:rPr/>
          </w:rPrChange>
        </w:rPr>
        <w:pPrChange w:author="Tatiana Ramírez" w:date="2024-12-20T15:58:00Z" w16du:dateUtc="2024-12-20T20:58:00Z" w:id="514">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15">
            <w:rPr/>
          </w:rPrChange>
        </w:rPr>
        <w:t>Analizar los riesgos de su tarea y reportar cualquier desviación que pueda ir en contra de su salud o seguridad a su jefe inmediato, antes de iniciar sus labores.</w:t>
      </w:r>
    </w:p>
    <w:p w:rsidRPr="00B21462" w:rsidR="00B21462" w:rsidP="00B21462" w:rsidRDefault="00B21462" w14:paraId="6E69145E" w14:textId="79D2DFC0">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16">
            <w:rPr/>
          </w:rPrChange>
        </w:rPr>
        <w:pPrChange w:author="Tatiana Ramírez" w:date="2024-12-20T15:58:00Z" w16du:dateUtc="2024-12-20T20:58:00Z" w:id="517">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18">
            <w:rPr/>
          </w:rPrChange>
        </w:rPr>
        <w:t xml:space="preserve">Anteponer los principios éticos, morales y profesionales al cumplimiento de sus metas laborales </w:t>
      </w:r>
      <w:r w:rsidRPr="00B21462">
        <w:rPr>
          <w:rFonts w:ascii="Atkinson Hyperlegible" w:hAnsi="Atkinson Hyperlegible" w:eastAsia="Arial Narrow" w:cs="Arial Narrow"/>
          <w:color w:val="000000"/>
          <w:rPrChange w:author="Tatiana Ramírez" w:date="2024-12-20T15:58:00Z" w16du:dateUtc="2024-12-20T20:58:00Z" w:id="519">
            <w:rPr/>
          </w:rPrChange>
        </w:rPr>
        <w:lastRenderedPageBreak/>
        <w:t>y administrativas.</w:t>
      </w:r>
    </w:p>
    <w:p w:rsidRPr="00B21462" w:rsidR="00B21462" w:rsidP="00B21462" w:rsidRDefault="00B21462" w14:paraId="503F5FAC" w14:textId="39A3F7C0">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20">
            <w:rPr/>
          </w:rPrChange>
        </w:rPr>
        <w:pPrChange w:author="Tatiana Ramírez" w:date="2024-12-20T15:58:00Z" w16du:dateUtc="2024-12-20T20:58:00Z" w:id="52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22">
            <w:rPr/>
          </w:rPrChange>
        </w:rPr>
        <w:t xml:space="preserve">Asistir cumplida y oportunamente a las capacitaciones, reuniones, inducciones, reinducciones, y entrenamientos a las cuáles sea citado por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23">
            <w:rPr/>
          </w:rPrChange>
        </w:rPr>
        <w:t>.</w:t>
      </w:r>
    </w:p>
    <w:p w:rsidRPr="00B21462" w:rsidR="00B21462" w:rsidP="00B21462" w:rsidRDefault="00B21462" w14:paraId="2A461730" w14:textId="4E2811BE">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24">
            <w:rPr/>
          </w:rPrChange>
        </w:rPr>
        <w:pPrChange w:author="Tatiana Ramírez" w:date="2024-12-20T15:58:00Z" w16du:dateUtc="2024-12-20T20:58:00Z" w:id="525">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26">
            <w:rPr/>
          </w:rPrChange>
        </w:rPr>
        <w:t>Autorizar, expresamente para cada caso y por escrito, los descuentos de su salario, prestaciones sociales y demás derechos de carácter laboral de las sumas pagadas demás, ya sea por error o por cualquier otra razón lo mismo que los préstamos que por cualquier otro motivo se hayan hecho, teniendo en cuenta el artículo 149 del C.S.T.</w:t>
      </w:r>
    </w:p>
    <w:p w:rsidRPr="00B21462" w:rsidR="00B21462" w:rsidP="00B21462" w:rsidRDefault="00B21462" w14:paraId="5DF44DC6" w14:textId="3F6CDF19">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27">
            <w:rPr/>
          </w:rPrChange>
        </w:rPr>
        <w:pPrChange w:author="Tatiana Ramírez" w:date="2024-12-20T15:58:00Z" w16du:dateUtc="2024-12-20T20:58:00Z" w:id="528">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29">
            <w:rPr/>
          </w:rPrChange>
        </w:rPr>
        <w:t xml:space="preserve">Comunicar oportunamente a sus superiores todo hecho o irregularidad que sea cometido por parte de otro empleado, funcionario o tercero que afecte los intereses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30">
            <w:rPr/>
          </w:rPrChange>
        </w:rPr>
        <w:t>, clientes, proveedores, socios o trabajadores y las observaciones que estime conducentes a evitarle daños y perjuicios, accidentes de trabajo o enfermedades laborales</w:t>
      </w:r>
    </w:p>
    <w:p w:rsidRPr="00B21462" w:rsidR="00B21462" w:rsidP="00B21462" w:rsidRDefault="00B21462" w14:paraId="00588DC2" w14:textId="71E32110">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31">
            <w:rPr/>
          </w:rPrChange>
        </w:rPr>
        <w:pPrChange w:author="Tatiana Ramírez" w:date="2024-12-20T15:58:00Z" w16du:dateUtc="2024-12-20T20:58:00Z" w:id="532">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33">
            <w:rPr/>
          </w:rPrChange>
        </w:rPr>
        <w:t xml:space="preserve">Conocer y estar permanentemente actualizados en todas las normas, políticas y procedimientos que hacen parte de los diferentes procesos o subprocesos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34">
            <w:rPr/>
          </w:rPrChange>
        </w:rPr>
        <w:t>.</w:t>
      </w:r>
    </w:p>
    <w:p w:rsidRPr="00B21462" w:rsidR="00B21462" w:rsidP="00B21462" w:rsidRDefault="00B21462" w14:paraId="6043035F" w14:textId="6767D1B6">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35">
            <w:rPr/>
          </w:rPrChange>
        </w:rPr>
        <w:pPrChange w:author="Tatiana Ramírez" w:date="2024-12-20T15:58:00Z" w16du:dateUtc="2024-12-20T20:58:00Z" w:id="536">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37">
            <w:rPr/>
          </w:rPrChange>
        </w:rPr>
        <w:t>Conservar y restituir en buen estado, salvo deterioro natural, los elementos y herramientas de trabajo.</w:t>
      </w:r>
    </w:p>
    <w:p w:rsidRPr="00B21462" w:rsidR="00B21462" w:rsidP="00B21462" w:rsidRDefault="00B21462" w14:paraId="05E540B0" w14:textId="3262CD20">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38">
            <w:rPr/>
          </w:rPrChange>
        </w:rPr>
        <w:pPrChange w:author="Tatiana Ramírez" w:date="2024-12-20T15:58:00Z" w16du:dateUtc="2024-12-20T20:58:00Z" w:id="539">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40">
            <w:rPr/>
          </w:rPrChange>
        </w:rPr>
        <w:t>Dar estricto cumplimiento a las normas, documentos y procedimientos que hacen parte de cada proceso o subproceso.</w:t>
      </w:r>
    </w:p>
    <w:p w:rsidRPr="00B21462" w:rsidR="00B21462" w:rsidP="00B21462" w:rsidRDefault="00B21462" w14:paraId="46EF5463" w14:textId="7133B0F1">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41">
            <w:rPr/>
          </w:rPrChange>
        </w:rPr>
        <w:pPrChange w:author="Tatiana Ramírez" w:date="2024-12-20T15:58:00Z" w16du:dateUtc="2024-12-20T20:58:00Z" w:id="542">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43">
            <w:rPr/>
          </w:rPrChange>
        </w:rPr>
        <w:t xml:space="preserve">Ejecutar el contrato de trabajo de buena fe, con honestidad, honorabilidad y poniendo al servicio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44">
            <w:rPr/>
          </w:rPrChange>
        </w:rPr>
        <w:t xml:space="preserve"> toda su atención y capacidad normal de trabajo.</w:t>
      </w:r>
    </w:p>
    <w:p w:rsidRPr="00B21462" w:rsidR="00B21462" w:rsidP="00B21462" w:rsidRDefault="00B21462" w14:paraId="6685397F" w14:textId="583E1AF5">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45">
            <w:rPr/>
          </w:rPrChange>
        </w:rPr>
        <w:pPrChange w:author="Tatiana Ramírez" w:date="2024-12-20T15:58:00Z" w16du:dateUtc="2024-12-20T20:58:00Z" w:id="546">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47">
            <w:rPr/>
          </w:rPrChange>
        </w:rPr>
        <w:t>Ejecutar los trabajos que le asignen con honradez, buena voluntad y de la mejor manera posible.</w:t>
      </w:r>
    </w:p>
    <w:p w:rsidRPr="00B21462" w:rsidR="00B21462" w:rsidP="00B21462" w:rsidRDefault="00B21462" w14:paraId="1FFBADAE" w14:textId="1D78FD75">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48">
            <w:rPr/>
          </w:rPrChange>
        </w:rPr>
        <w:pPrChange w:author="Tatiana Ramírez" w:date="2024-12-20T15:58:00Z" w16du:dateUtc="2024-12-20T20:58:00Z" w:id="549">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50">
            <w:rPr/>
          </w:rPrChange>
        </w:rPr>
        <w:t xml:space="preserve">Evitar que terceras personas utilicen información confidencial, materiales, elementos de trabajo, enseres, mobiliario, equipos electrónicos, utensilios de oficina y, en general, los muebles e inmuebles del lugar donde desempeñen sus funciones, que estén al servicio o beneficio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51">
            <w:rPr/>
          </w:rPrChange>
        </w:rPr>
        <w:t xml:space="preserve"> o que se hayan dispuesto para uso exclusivo de sus empleados.</w:t>
      </w:r>
    </w:p>
    <w:p w:rsidRPr="00B21462" w:rsidR="00B21462" w:rsidP="00B21462" w:rsidRDefault="00B21462" w14:paraId="1542BF4F" w14:textId="2C559BBE">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52">
            <w:rPr/>
          </w:rPrChange>
        </w:rPr>
        <w:pPrChange w:author="Tatiana Ramírez" w:date="2024-12-20T15:58:00Z" w16du:dateUtc="2024-12-20T20:58:00Z" w:id="553">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54">
            <w:rPr/>
          </w:rPrChange>
        </w:rPr>
        <w:t xml:space="preserve">Guardar buena conducta en todo sentido y obrar con espíritu de leal colaboración en el orden moral y disciplina general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55">
            <w:rPr/>
          </w:rPrChange>
        </w:rPr>
        <w:t>.</w:t>
      </w:r>
    </w:p>
    <w:p w:rsidRPr="00B21462" w:rsidR="00B21462" w:rsidP="00B21462" w:rsidRDefault="00B21462" w14:paraId="3CB1FE09" w14:textId="437847A8">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56">
            <w:rPr/>
          </w:rPrChange>
        </w:rPr>
        <w:pPrChange w:author="Tatiana Ramírez" w:date="2024-12-20T15:58:00Z" w16du:dateUtc="2024-12-20T20:58:00Z" w:id="557">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58">
            <w:rPr/>
          </w:rPrChange>
        </w:rPr>
        <w:t xml:space="preserve">Guardar reserva absoluta en relación con los Manuales de Procedimientos, programas de sistematización, información pertinente a asuntos internos o administrativos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59">
            <w:rPr/>
          </w:rPrChange>
        </w:rPr>
        <w:t xml:space="preserve"> de cualquier índole o que estén en relaciones con los socios, usuarios o contratistas.</w:t>
      </w:r>
    </w:p>
    <w:p w:rsidRPr="00B21462" w:rsidR="00B21462" w:rsidP="00B21462" w:rsidRDefault="00B21462" w14:paraId="136B6BED" w14:textId="0D76C8E1">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60">
            <w:rPr/>
          </w:rPrChange>
        </w:rPr>
        <w:pPrChange w:author="Tatiana Ramírez" w:date="2024-12-20T15:58:00Z" w16du:dateUtc="2024-12-20T20:58:00Z" w:id="56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62">
            <w:rPr/>
          </w:rPrChange>
        </w:rPr>
        <w:t>Hacer las observaciones, reclamos y solicitudes a que haya lugar por conducto del jefe superior y de manera fundada, comedida y respetuosa.</w:t>
      </w:r>
    </w:p>
    <w:p w:rsidRPr="00B21462" w:rsidR="00B21462" w:rsidP="00B21462" w:rsidRDefault="00B21462" w14:paraId="1B180F9C" w14:textId="3100C1EE">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63">
            <w:rPr/>
          </w:rPrChange>
        </w:rPr>
        <w:pPrChange w:author="Tatiana Ramírez" w:date="2024-12-20T15:58:00Z" w16du:dateUtc="2024-12-20T20:58:00Z" w:id="564">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65">
            <w:rPr/>
          </w:rPrChange>
        </w:rPr>
        <w:t>Hacer uso adecuado y exclusivo para el trabajo de los medios tecnológicos como Internet, teléfonos fijos, celulares, equipos de oficina, herramientas, entre otros.</w:t>
      </w:r>
    </w:p>
    <w:p w:rsidRPr="00B21462" w:rsidR="00B21462" w:rsidP="00B21462" w:rsidRDefault="00B21462" w14:paraId="051B831B" w14:textId="2E4A8DC9">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66">
            <w:rPr/>
          </w:rPrChange>
        </w:rPr>
        <w:pPrChange w:author="Tatiana Ramírez" w:date="2024-12-20T15:58:00Z" w16du:dateUtc="2024-12-20T20:58:00Z" w:id="567">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68">
            <w:rPr/>
          </w:rPrChange>
        </w:rPr>
        <w:t xml:space="preserve">Informar y prestar la colaboración en caso de siniestro o riesgo inminente que afecten o amenacen las personas o las cosas de </w:t>
      </w:r>
      <w:r w:rsidR="00333CC1">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69">
            <w:rPr/>
          </w:rPrChange>
        </w:rPr>
        <w:t>.</w:t>
      </w:r>
    </w:p>
    <w:p w:rsidRPr="00B21462" w:rsidR="00B21462" w:rsidP="00B21462" w:rsidRDefault="00B21462" w14:paraId="0B815577" w14:textId="321E15C8">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70">
            <w:rPr/>
          </w:rPrChange>
        </w:rPr>
        <w:pPrChange w:author="Tatiana Ramírez" w:date="2024-12-20T15:58:00Z" w16du:dateUtc="2024-12-20T20:58:00Z" w:id="57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72">
            <w:rPr/>
          </w:rPrChange>
        </w:rPr>
        <w:t>Mantener actualizada la información sobre la dirección exacta de residencia, número telefónico, celular, email. En consecuencia, cualquier comunicación que se envié al trabajador se entenderá válidamente enviada y notificada a este si se remite a la dirección registrada.</w:t>
      </w:r>
    </w:p>
    <w:p w:rsidRPr="00B21462" w:rsidR="00B21462" w:rsidP="00B21462" w:rsidRDefault="00B21462" w14:paraId="7BB8619C" w14:textId="595BC519">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73">
            <w:rPr/>
          </w:rPrChange>
        </w:rPr>
        <w:pPrChange w:author="Tatiana Ramírez" w:date="2024-12-20T15:58:00Z" w16du:dateUtc="2024-12-20T20:58:00Z" w:id="574">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75">
            <w:rPr/>
          </w:rPrChange>
        </w:rPr>
        <w:t xml:space="preserve">Mantener un trato humano, amable y respetuoso hacia los superiores en los diferentes servicios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76">
            <w:rPr/>
          </w:rPrChange>
        </w:rPr>
        <w:t>.</w:t>
      </w:r>
    </w:p>
    <w:p w:rsidRPr="00B21462" w:rsidR="00B21462" w:rsidP="00B21462" w:rsidRDefault="00B21462" w14:paraId="6B85A464" w14:textId="52AFF4F3">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77">
            <w:rPr/>
          </w:rPrChange>
        </w:rPr>
        <w:pPrChange w:author="Tatiana Ramírez" w:date="2024-12-20T15:58:00Z" w16du:dateUtc="2024-12-20T20:58:00Z" w:id="578">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79">
            <w:rPr/>
          </w:rPrChange>
        </w:rPr>
        <w:t>No asesorar personas involucradas con actividades ilegales.</w:t>
      </w:r>
    </w:p>
    <w:p w:rsidRPr="00B21462" w:rsidR="00B21462" w:rsidP="00B21462" w:rsidRDefault="00B21462" w14:paraId="010080CD" w14:textId="4FA721F8">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80">
            <w:rPr/>
          </w:rPrChange>
        </w:rPr>
        <w:pPrChange w:author="Tatiana Ramírez" w:date="2024-12-20T15:58:00Z" w16du:dateUtc="2024-12-20T20:58:00Z" w:id="58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82">
            <w:rPr/>
          </w:rPrChange>
        </w:rPr>
        <w:t xml:space="preserve">No comunicar a terceros, salvo autorización expresa, las informaciones que de reservadas y cuya divulgación pueda ocasionar perjuicios a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83">
            <w:rPr/>
          </w:rPrChange>
        </w:rPr>
        <w:t>, lo que no obsta para denunciar delitos o violaciones del contrato o de las normas legales de trabajo ante las autoridades competentes.</w:t>
      </w:r>
    </w:p>
    <w:p w:rsidRPr="00B21462" w:rsidR="00B21462" w:rsidP="00B21462" w:rsidRDefault="00B21462" w14:paraId="0B59DE51" w14:textId="1A9ABF7A">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84">
            <w:rPr/>
          </w:rPrChange>
        </w:rPr>
        <w:pPrChange w:author="Tatiana Ramírez" w:date="2024-12-20T15:58:00Z" w16du:dateUtc="2024-12-20T20:58:00Z" w:id="585">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86">
            <w:rPr/>
          </w:rPrChange>
        </w:rPr>
        <w:t>No denigrar, hablar, comentar o generar rumores que vayan en contra de la fama, buen nombre u honra de otro colaborador, a menos que sustente con evidencia ante su Jefe Inmediato para que éste a su vez la eleve al superior directo.</w:t>
      </w:r>
    </w:p>
    <w:p w:rsidRPr="00B21462" w:rsidR="00B21462" w:rsidP="00B21462" w:rsidRDefault="00B21462" w14:paraId="11B2727E" w14:textId="37332CA3">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87">
            <w:rPr/>
          </w:rPrChange>
        </w:rPr>
        <w:pPrChange w:author="Tatiana Ramírez" w:date="2024-12-20T15:58:00Z" w16du:dateUtc="2024-12-20T20:58:00Z" w:id="588">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89">
            <w:rPr/>
          </w:rPrChange>
        </w:rPr>
        <w:lastRenderedPageBreak/>
        <w:t>No participar en actividades ilegales.</w:t>
      </w:r>
    </w:p>
    <w:p w:rsidRPr="00B21462" w:rsidR="00B21462" w:rsidP="00B21462" w:rsidRDefault="00B21462" w14:paraId="05DEF912" w14:textId="3B53279D">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90">
            <w:rPr/>
          </w:rPrChange>
        </w:rPr>
        <w:pPrChange w:author="Tatiana Ramírez" w:date="2024-12-20T15:58:00Z" w16du:dateUtc="2024-12-20T20:58:00Z" w:id="59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92">
            <w:rPr/>
          </w:rPrChange>
        </w:rPr>
        <w:t>No pedir, ofrecer ni aceptar ningún tipo de dádivas. Así mismo se abstendrán de recibir remuneración de terceras personas.</w:t>
      </w:r>
    </w:p>
    <w:p w:rsidRPr="00B21462" w:rsidR="00B21462" w:rsidP="00B21462" w:rsidRDefault="00B21462" w14:paraId="5605E697" w14:textId="75ED9C49">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93">
            <w:rPr/>
          </w:rPrChange>
        </w:rPr>
        <w:pPrChange w:author="Tatiana Ramírez" w:date="2024-12-20T15:58:00Z" w16du:dateUtc="2024-12-20T20:58:00Z" w:id="594">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95">
            <w:rPr/>
          </w:rPrChange>
        </w:rPr>
        <w:t xml:space="preserve">Observar la misión, visión y valores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596">
            <w:rPr/>
          </w:rPrChange>
        </w:rPr>
        <w:t>, así como los principios éticos y morales.</w:t>
      </w:r>
    </w:p>
    <w:p w:rsidRPr="00B21462" w:rsidR="00B21462" w:rsidP="00B21462" w:rsidRDefault="00B21462" w14:paraId="3B6C1625" w14:textId="68C931DF">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597">
            <w:rPr/>
          </w:rPrChange>
        </w:rPr>
        <w:pPrChange w:author="Tatiana Ramírez" w:date="2024-12-20T15:58:00Z" w16du:dateUtc="2024-12-20T20:58:00Z" w:id="598">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599">
            <w:rPr/>
          </w:rPrChange>
        </w:rPr>
        <w:t xml:space="preserve">Observar las medidas preventivas higiénicas prescritas por el reglamento de </w:t>
      </w:r>
      <w:r w:rsidR="006D17B2">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600">
            <w:rPr/>
          </w:rPrChange>
        </w:rPr>
        <w:t xml:space="preserve"> o por las autoridades del ramo y observar con suma diligencia y cuidado las instrucciones y medidas preventivas de accidentes o de enfermedades profesionales.</w:t>
      </w:r>
    </w:p>
    <w:p w:rsidRPr="00B21462" w:rsidR="00B21462" w:rsidP="00B21462" w:rsidRDefault="00B21462" w14:paraId="3C9A5F29" w14:textId="7BF48382">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01">
            <w:rPr/>
          </w:rPrChange>
        </w:rPr>
        <w:pPrChange w:author="Tatiana Ramírez" w:date="2024-12-20T15:58:00Z" w16du:dateUtc="2024-12-20T20:58:00Z" w:id="602">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03">
            <w:rPr/>
          </w:rPrChange>
        </w:rPr>
        <w:t>Observar las medidas y recomendaciones médicas que sean entregadas por el sistema de salud ocupacional o por el área de seguridad y salud en el trabajo, para el autocuidado de su integridad y de su enfermedad.</w:t>
      </w:r>
    </w:p>
    <w:p w:rsidRPr="00B21462" w:rsidR="00B21462" w:rsidP="00B21462" w:rsidRDefault="00B21462" w14:paraId="094179F2" w14:textId="7392DD3E">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04">
            <w:rPr/>
          </w:rPrChange>
        </w:rPr>
        <w:pPrChange w:author="Tatiana Ramírez" w:date="2024-12-20T15:58:00Z" w16du:dateUtc="2024-12-20T20:58:00Z" w:id="605">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06">
            <w:rPr/>
          </w:rPrChange>
        </w:rPr>
        <w:t>Observar rigurosamente las normas sobre seguridad social en salud en lo que respecta a normas de seguridad.</w:t>
      </w:r>
    </w:p>
    <w:p w:rsidRPr="00B21462" w:rsidR="00B21462" w:rsidP="00B21462" w:rsidRDefault="00B21462" w14:paraId="2FEFE86B" w14:textId="54875565">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07">
            <w:rPr/>
          </w:rPrChange>
        </w:rPr>
        <w:pPrChange w:author="Tatiana Ramírez" w:date="2024-12-20T15:58:00Z" w16du:dateUtc="2024-12-20T20:58:00Z" w:id="608">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09">
            <w:rPr/>
          </w:rPrChange>
        </w:rPr>
        <w:t>Permanecer con su uniforme institucional, carné dentro de las horas laborales en perfecto estado y presentación personal.</w:t>
      </w:r>
    </w:p>
    <w:p w:rsidRPr="00B21462" w:rsidR="00B21462" w:rsidP="00B21462" w:rsidRDefault="00B21462" w14:paraId="21B430DB" w14:textId="067CA990">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10">
            <w:rPr/>
          </w:rPrChange>
        </w:rPr>
        <w:pPrChange w:author="Tatiana Ramírez" w:date="2024-12-20T15:58:00Z" w16du:dateUtc="2024-12-20T20:58:00Z" w:id="61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12">
            <w:rPr/>
          </w:rPrChange>
        </w:rPr>
        <w:t>Procurar completa armonía con sus superiores y compañeros de trabajo en las relaciones personales y en la ejecución de labores.</w:t>
      </w:r>
    </w:p>
    <w:p w:rsidRPr="00B21462" w:rsidR="00B21462" w:rsidP="00B21462" w:rsidRDefault="00B21462" w14:paraId="18C30F30" w14:textId="673F0213">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13">
            <w:rPr/>
          </w:rPrChange>
        </w:rPr>
        <w:pPrChange w:author="Tatiana Ramírez" w:date="2024-12-20T15:58:00Z" w16du:dateUtc="2024-12-20T20:58:00Z" w:id="614">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15">
            <w:rPr/>
          </w:rPrChange>
        </w:rPr>
        <w:t xml:space="preserve">Realizar personalmente la labor en los términos estipulados; observando los preceptos de este reglamento, acatar y cumplir las órdenes e instrucciones que de manera particular le imparta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616">
            <w:rPr/>
          </w:rPrChange>
        </w:rPr>
        <w:t xml:space="preserve"> o sus representantes según el orden jerárquico establecido.</w:t>
      </w:r>
    </w:p>
    <w:p w:rsidRPr="00B21462" w:rsidR="00B21462" w:rsidP="00B21462" w:rsidRDefault="00B21462" w14:paraId="0E2A5ECF" w14:textId="38794F3B">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17">
            <w:rPr/>
          </w:rPrChange>
        </w:rPr>
        <w:pPrChange w:author="Tatiana Ramírez" w:date="2024-12-20T15:58:00Z" w16du:dateUtc="2024-12-20T20:58:00Z" w:id="618">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19">
            <w:rPr/>
          </w:rPrChange>
        </w:rPr>
        <w:t>Recibir y aceptar las órdenes, instrucciones y correcciones relacionadas con el trabajo, con su verdadera intención que es en todo caso la de encaminar y perfeccionar los esfuerzos en provecho propio y de la organización en general.</w:t>
      </w:r>
    </w:p>
    <w:p w:rsidRPr="00B21462" w:rsidR="00B21462" w:rsidP="00B21462" w:rsidRDefault="00B21462" w14:paraId="0A83F1C9" w14:textId="4B247FC0">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20">
            <w:rPr/>
          </w:rPrChange>
        </w:rPr>
        <w:pPrChange w:author="Tatiana Ramírez" w:date="2024-12-20T15:58:00Z" w16du:dateUtc="2024-12-20T20:58:00Z" w:id="621">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22">
            <w:rPr/>
          </w:rPrChange>
        </w:rPr>
        <w:t xml:space="preserve">Registrar la entrada y la salida en el aplicativo dispuesto por </w:t>
      </w:r>
      <w:r w:rsidR="00483479">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623">
            <w:rPr/>
          </w:rPrChange>
        </w:rPr>
        <w:t>.</w:t>
      </w:r>
    </w:p>
    <w:p w:rsidRPr="00B21462" w:rsidR="00B21462" w:rsidP="00B21462" w:rsidRDefault="00B21462" w14:paraId="02DF638C" w14:textId="090655FB">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24">
            <w:rPr/>
          </w:rPrChange>
        </w:rPr>
        <w:pPrChange w:author="Tatiana Ramírez" w:date="2024-12-20T15:58:00Z" w16du:dateUtc="2024-12-20T20:58:00Z" w:id="625">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26">
            <w:rPr/>
          </w:rPrChange>
        </w:rPr>
        <w:t xml:space="preserve">Respetar el conducto regular establecido en </w:t>
      </w:r>
      <w:r w:rsidR="00483479">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627">
            <w:rPr/>
          </w:rPrChange>
        </w:rPr>
        <w:t xml:space="preserve">. </w:t>
      </w:r>
      <w:r w:rsidR="00870D52">
        <w:rPr>
          <w:rFonts w:ascii="Atkinson Hyperlegible" w:hAnsi="Atkinson Hyperlegible" w:eastAsia="Arial Narrow" w:cs="Arial Narrow"/>
          <w:color w:val="000000"/>
        </w:rPr>
        <w:t>La persona contratada</w:t>
      </w:r>
      <w:r w:rsidRPr="00B21462">
        <w:rPr>
          <w:rFonts w:ascii="Atkinson Hyperlegible" w:hAnsi="Atkinson Hyperlegible" w:eastAsia="Arial Narrow" w:cs="Arial Narrow"/>
          <w:color w:val="000000"/>
          <w:rPrChange w:author="Tatiana Ramírez" w:date="2024-12-20T15:58:00Z" w16du:dateUtc="2024-12-20T20:58:00Z" w:id="628">
            <w:rPr/>
          </w:rPrChange>
        </w:rPr>
        <w:t xml:space="preserve"> debe de abstenerse de dar órdenes, hacer llamados de atención o dar permisos a otros trabajadores que no depende directamente de él.</w:t>
      </w:r>
    </w:p>
    <w:p w:rsidRPr="00B21462" w:rsidR="00B21462" w:rsidP="00B21462" w:rsidRDefault="00B21462" w14:paraId="4EFA95D3" w14:textId="47C252C8">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29">
            <w:rPr/>
          </w:rPrChange>
        </w:rPr>
        <w:pPrChange w:author="Tatiana Ramírez" w:date="2024-12-20T15:58:00Z" w16du:dateUtc="2024-12-20T20:58:00Z" w:id="630">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31">
            <w:rPr/>
          </w:rPrChange>
        </w:rPr>
        <w:t>Respetar y dar buen trato a sus compañeros de trabajo.</w:t>
      </w:r>
    </w:p>
    <w:p w:rsidRPr="00B21462" w:rsidR="00B21462" w:rsidP="00B21462" w:rsidRDefault="00B21462" w14:paraId="7E52A0AF" w14:textId="527CAC2A">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32">
            <w:rPr/>
          </w:rPrChange>
        </w:rPr>
        <w:pPrChange w:author="Tatiana Ramírez" w:date="2024-12-20T15:58:00Z" w16du:dateUtc="2024-12-20T20:58:00Z" w:id="633">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34">
            <w:rPr/>
          </w:rPrChange>
        </w:rPr>
        <w:t>Ser verídico en todo caso.</w:t>
      </w:r>
    </w:p>
    <w:p w:rsidRPr="00B21462" w:rsidR="00B21462" w:rsidP="00B21462" w:rsidRDefault="00B21462" w14:paraId="0061FEBF" w14:textId="59944BAA">
      <w:pPr>
        <w:pStyle w:val="Prrafodelista"/>
        <w:numPr>
          <w:ilvl w:val="0"/>
          <w:numId w:val="83"/>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5:58:00Z" w16du:dateUtc="2024-12-20T20:58:00Z" w:id="635">
            <w:rPr/>
          </w:rPrChange>
        </w:rPr>
        <w:pPrChange w:author="Tatiana Ramírez" w:date="2024-12-20T15:58:00Z" w16du:dateUtc="2024-12-20T20:58:00Z" w:id="636">
          <w:pPr>
            <w:pBdr>
              <w:top w:val="nil"/>
              <w:left w:val="nil"/>
              <w:bottom w:val="nil"/>
              <w:right w:val="nil"/>
              <w:between w:val="nil"/>
            </w:pBdr>
            <w:tabs>
              <w:tab w:val="left" w:pos="9498"/>
            </w:tabs>
            <w:jc w:val="both"/>
          </w:pPr>
        </w:pPrChange>
      </w:pPr>
      <w:r w:rsidRPr="00B21462">
        <w:rPr>
          <w:rFonts w:ascii="Atkinson Hyperlegible" w:hAnsi="Atkinson Hyperlegible" w:eastAsia="Arial Narrow" w:cs="Arial Narrow"/>
          <w:color w:val="000000"/>
          <w:rPrChange w:author="Tatiana Ramírez" w:date="2024-12-20T15:58:00Z" w16du:dateUtc="2024-12-20T20:58:00Z" w:id="637">
            <w:rPr/>
          </w:rPrChange>
        </w:rPr>
        <w:t xml:space="preserve">Las demás que resulten de la naturaleza del contrato de trabajo, de las disposiciones legales de este reglamento, en otras políticas o de las asignadas por el empleador al trabajador en los estatutos de </w:t>
      </w:r>
      <w:r w:rsidR="00365135">
        <w:rPr>
          <w:rFonts w:ascii="Atkinson Hyperlegible" w:hAnsi="Atkinson Hyperlegible" w:eastAsia="Arial Narrow" w:cs="Arial Narrow"/>
          <w:color w:val="000000"/>
        </w:rPr>
        <w:t>POA</w:t>
      </w:r>
      <w:r w:rsidRPr="00B21462">
        <w:rPr>
          <w:rFonts w:ascii="Atkinson Hyperlegible" w:hAnsi="Atkinson Hyperlegible" w:eastAsia="Arial Narrow" w:cs="Arial Narrow"/>
          <w:color w:val="000000"/>
          <w:rPrChange w:author="Tatiana Ramírez" w:date="2024-12-20T15:58:00Z" w16du:dateUtc="2024-12-20T20:58:00Z" w:id="638">
            <w:rPr/>
          </w:rPrChange>
        </w:rPr>
        <w:t>.</w:t>
      </w:r>
    </w:p>
    <w:p w:rsidRPr="00560665" w:rsidR="00454AAB" w:rsidDel="005F1C40" w:rsidRDefault="00454AAB" w14:paraId="00000131" w14:textId="77777777">
      <w:pPr>
        <w:pBdr>
          <w:top w:val="nil"/>
          <w:left w:val="nil"/>
          <w:bottom w:val="nil"/>
          <w:right w:val="nil"/>
          <w:between w:val="nil"/>
        </w:pBdr>
        <w:tabs>
          <w:tab w:val="left" w:pos="9498"/>
        </w:tabs>
        <w:jc w:val="both"/>
        <w:rPr>
          <w:del w:author="Tatiana Ramírez" w:date="2024-12-20T16:01:00Z" w16du:dateUtc="2024-12-20T21:01:00Z" w:id="639"/>
          <w:rFonts w:ascii="Atkinson Hyperlegible" w:hAnsi="Atkinson Hyperlegible" w:eastAsia="Arial Narrow" w:cs="Arial Narrow"/>
          <w:b/>
          <w:color w:val="000000"/>
        </w:rPr>
      </w:pPr>
      <w:bookmarkStart w:name="_1y810tw" w:colFirst="0" w:colLast="0" w:id="640"/>
      <w:bookmarkStart w:name="_4i7ojhp" w:colFirst="0" w:colLast="0" w:id="641"/>
      <w:bookmarkEnd w:id="640"/>
      <w:bookmarkEnd w:id="641"/>
    </w:p>
    <w:p w:rsidRPr="005F1C40" w:rsidR="000C4049" w:rsidP="005F1C40" w:rsidRDefault="000C4049" w14:paraId="50B2AD16" w14:textId="77777777">
      <w:pPr>
        <w:pBdr>
          <w:top w:val="nil"/>
          <w:left w:val="nil"/>
          <w:bottom w:val="nil"/>
          <w:right w:val="nil"/>
          <w:between w:val="nil"/>
        </w:pBdr>
        <w:tabs>
          <w:tab w:val="left" w:pos="567"/>
          <w:tab w:val="left" w:pos="9498"/>
        </w:tabs>
        <w:ind w:right="-69"/>
        <w:jc w:val="both"/>
        <w:rPr>
          <w:rFonts w:ascii="Atkinson Hyperlegible" w:hAnsi="Atkinson Hyperlegible"/>
          <w:color w:val="000000"/>
          <w:rPrChange w:author="Tatiana Ramírez" w:date="2024-12-20T16:01:00Z" w16du:dateUtc="2024-12-20T21:01:00Z" w:id="642">
            <w:rPr/>
          </w:rPrChange>
        </w:rPr>
        <w:pPrChange w:author="Tatiana Ramírez" w:date="2024-12-20T16:01:00Z" w16du:dateUtc="2024-12-20T21:01:00Z" w:id="643">
          <w:pPr>
            <w:pStyle w:val="Prrafodelista"/>
            <w:numPr>
              <w:numId w:val="21"/>
            </w:numPr>
            <w:pBdr>
              <w:top w:val="nil"/>
              <w:left w:val="nil"/>
              <w:bottom w:val="nil"/>
              <w:right w:val="nil"/>
              <w:between w:val="nil"/>
            </w:pBdr>
            <w:tabs>
              <w:tab w:val="left" w:pos="567"/>
              <w:tab w:val="left" w:pos="9498"/>
            </w:tabs>
            <w:ind w:left="862" w:right="-69" w:hanging="360"/>
            <w:jc w:val="both"/>
          </w:pPr>
        </w:pPrChange>
      </w:pPr>
    </w:p>
    <w:p w:rsidR="00454AAB" w:rsidP="006376B2" w:rsidRDefault="00454AAB" w14:paraId="0000013F" w14:textId="77777777">
      <w:pPr>
        <w:pBdr>
          <w:top w:val="nil"/>
          <w:left w:val="nil"/>
          <w:bottom w:val="nil"/>
          <w:right w:val="nil"/>
          <w:between w:val="nil"/>
        </w:pBdr>
        <w:tabs>
          <w:tab w:val="left" w:pos="9498"/>
        </w:tabs>
        <w:spacing w:before="11"/>
        <w:jc w:val="both"/>
        <w:rPr>
          <w:ins w:author="Tatiana Ramírez" w:date="2024-12-18T16:07:00Z" w16du:dateUtc="2024-12-18T21:07:00Z" w:id="644"/>
          <w:rFonts w:ascii="Atkinson Hyperlegible" w:hAnsi="Atkinson Hyperlegible" w:eastAsia="Arial Narrow" w:cs="Arial Narrow"/>
          <w:color w:val="000000"/>
        </w:rPr>
      </w:pPr>
      <w:bookmarkStart w:name="_2xcytpi" w:colFirst="0" w:colLast="0" w:id="645"/>
      <w:bookmarkEnd w:id="645"/>
    </w:p>
    <w:p w:rsidRPr="00560665" w:rsidR="00A459BC" w:rsidP="00A459BC" w:rsidRDefault="00A459BC" w14:paraId="0BB80E4C"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72. </w:t>
      </w:r>
      <w:r w:rsidRPr="00560665">
        <w:rPr>
          <w:rFonts w:ascii="Atkinson Hyperlegible" w:hAnsi="Atkinson Hyperlegible" w:eastAsia="Arial Narrow" w:cs="Arial Narrow"/>
          <w:color w:val="000000"/>
        </w:rPr>
        <w:t xml:space="preserve">Se prohíbe a </w:t>
      </w:r>
      <w:r>
        <w:rPr>
          <w:rFonts w:ascii="Atkinson Hyperlegible" w:hAnsi="Atkinson Hyperlegible" w:eastAsia="Arial Narrow" w:cs="Arial Narrow"/>
          <w:b/>
          <w:color w:val="000000"/>
        </w:rPr>
        <w:t>POA</w:t>
      </w:r>
      <w:r w:rsidRPr="00560665">
        <w:rPr>
          <w:rFonts w:ascii="Atkinson Hyperlegible" w:hAnsi="Atkinson Hyperlegible" w:eastAsia="Arial Narrow" w:cs="Arial Narrow"/>
          <w:color w:val="000000"/>
        </w:rPr>
        <w:t xml:space="preserve">: </w:t>
      </w:r>
    </w:p>
    <w:p w:rsidRPr="00560665" w:rsidR="00A459BC" w:rsidP="00A459BC" w:rsidRDefault="00A459BC" w14:paraId="2F0922E5" w14:textId="5196D7F4">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Deducir, retener o compensar suma alguna del monto de los salarios y prestaciones en dinero que corresponda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sin autorización previa escrita de éstos, para cada caso y sin mandamiento judicial, con excepción de los siguientes: </w:t>
      </w:r>
    </w:p>
    <w:p w:rsidRPr="00560665" w:rsidR="00A459BC" w:rsidP="00A459BC" w:rsidRDefault="00A459BC" w14:paraId="0C8C8841" w14:textId="77777777">
      <w:pPr>
        <w:widowControl/>
        <w:numPr>
          <w:ilvl w:val="0"/>
          <w:numId w:val="35"/>
        </w:numPr>
        <w:pBdr>
          <w:top w:val="nil"/>
          <w:left w:val="nil"/>
          <w:bottom w:val="nil"/>
          <w:right w:val="nil"/>
          <w:between w:val="nil"/>
        </w:pBdr>
        <w:tabs>
          <w:tab w:val="left" w:pos="9498"/>
        </w:tabs>
        <w:spacing w:after="21"/>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Respecto de salarios pueden hacerse deducciones, retenciones o compensaciones en los casos autorizados por los artículos 113, 150, 151, 152 y 400 del Código Sustantivo de Trabajo. </w:t>
      </w:r>
    </w:p>
    <w:p w:rsidRPr="00560665" w:rsidR="00A459BC" w:rsidP="00A459BC" w:rsidRDefault="00A459BC" w14:paraId="0653F005" w14:textId="77777777">
      <w:pPr>
        <w:widowControl/>
        <w:numPr>
          <w:ilvl w:val="0"/>
          <w:numId w:val="35"/>
        </w:numPr>
        <w:pBdr>
          <w:top w:val="nil"/>
          <w:left w:val="nil"/>
          <w:bottom w:val="nil"/>
          <w:right w:val="nil"/>
          <w:between w:val="nil"/>
        </w:pBdr>
        <w:tabs>
          <w:tab w:val="left" w:pos="9498"/>
        </w:tabs>
        <w:spacing w:after="21"/>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Las cooperativas y el fondo de empleados pueden ordenar retenciones hasta del cincuenta por ciento (50%) de salarios y prestaciones, para cubrir sus créditos, en la forma y en los casos en que la ley los autorice. </w:t>
      </w:r>
    </w:p>
    <w:p w:rsidRPr="00560665" w:rsidR="00A459BC" w:rsidDel="003E539F" w:rsidP="00A459BC" w:rsidRDefault="00A459BC" w14:paraId="5D2BB174" w14:textId="1F46E84E">
      <w:pPr>
        <w:widowControl/>
        <w:numPr>
          <w:ilvl w:val="0"/>
          <w:numId w:val="35"/>
        </w:numPr>
        <w:pBdr>
          <w:top w:val="nil"/>
          <w:left w:val="nil"/>
          <w:bottom w:val="nil"/>
          <w:right w:val="nil"/>
          <w:between w:val="nil"/>
        </w:pBdr>
        <w:tabs>
          <w:tab w:val="left" w:pos="9498"/>
        </w:tabs>
        <w:jc w:val="both"/>
        <w:rPr>
          <w:del w:author="Tatiana Ramírez" w:date="2024-12-20T16:05:00Z" w16du:dateUtc="2024-12-20T21:05:00Z" w:id="646"/>
          <w:rFonts w:ascii="Atkinson Hyperlegible" w:hAnsi="Atkinson Hyperlegible" w:eastAsia="Arial Narrow" w:cs="Arial Narrow"/>
          <w:color w:val="000000"/>
        </w:rPr>
      </w:pPr>
      <w:del w:author="Tatiana Ramírez" w:date="2024-12-20T16:05:00Z" w16du:dateUtc="2024-12-20T21:05:00Z" w:id="647">
        <w:r w:rsidRPr="00560665" w:rsidDel="003E539F">
          <w:rPr>
            <w:rFonts w:ascii="Atkinson Hyperlegible" w:hAnsi="Atkinson Hyperlegible" w:eastAsia="Arial Narrow" w:cs="Arial Narrow"/>
            <w:color w:val="000000"/>
          </w:rPr>
          <w:delText xml:space="preserve">Los bancos, de acuerdo con lo dispuesto por la Ley 24 de 1952, pueden ordenar retenciones hasta de un cincuenta por ciento (50%) de salario y prestaciones, para cubrir sus créditos en la forma y en los casos en que la ley lo autoriza. </w:delText>
        </w:r>
      </w:del>
    </w:p>
    <w:p w:rsidRPr="00560665" w:rsidR="00A459BC" w:rsidDel="003E539F" w:rsidP="00A459BC" w:rsidRDefault="00A459BC" w14:paraId="70438D79" w14:textId="1223F6EF">
      <w:pPr>
        <w:widowControl/>
        <w:numPr>
          <w:ilvl w:val="0"/>
          <w:numId w:val="35"/>
        </w:numPr>
        <w:pBdr>
          <w:top w:val="nil"/>
          <w:left w:val="nil"/>
          <w:bottom w:val="nil"/>
          <w:right w:val="nil"/>
          <w:between w:val="nil"/>
        </w:pBdr>
        <w:tabs>
          <w:tab w:val="left" w:pos="9498"/>
        </w:tabs>
        <w:spacing w:after="21"/>
        <w:jc w:val="both"/>
        <w:rPr>
          <w:del w:author="Tatiana Ramírez" w:date="2024-12-20T16:05:00Z" w16du:dateUtc="2024-12-20T21:05:00Z" w:id="648"/>
          <w:rFonts w:ascii="Atkinson Hyperlegible" w:hAnsi="Atkinson Hyperlegible" w:eastAsia="Arial Narrow" w:cs="Arial Narrow"/>
          <w:color w:val="000000"/>
        </w:rPr>
      </w:pPr>
      <w:del w:author="Tatiana Ramírez" w:date="2024-12-20T16:05:00Z" w16du:dateUtc="2024-12-20T21:05:00Z" w:id="649">
        <w:r w:rsidRPr="00560665" w:rsidDel="003E539F">
          <w:rPr>
            <w:rFonts w:ascii="Atkinson Hyperlegible" w:hAnsi="Atkinson Hyperlegible" w:eastAsia="Arial Narrow" w:cs="Arial Narrow"/>
            <w:color w:val="000000"/>
          </w:rPr>
          <w:lastRenderedPageBreak/>
          <w:delText xml:space="preserve">En cuanto a la cesantía y pensiones de jubilación, La organización puede retener el valor respectivo en los casos establecidos en el artículo 250 del Código Sustantivo de Trabajo. </w:delText>
        </w:r>
      </w:del>
    </w:p>
    <w:p w:rsidRPr="00560665" w:rsidR="00A459BC" w:rsidDel="003E539F" w:rsidP="00A459BC" w:rsidRDefault="00A459BC" w14:paraId="6A974F18" w14:textId="0788CEDA">
      <w:pPr>
        <w:widowControl/>
        <w:numPr>
          <w:ilvl w:val="0"/>
          <w:numId w:val="35"/>
        </w:numPr>
        <w:pBdr>
          <w:top w:val="nil"/>
          <w:left w:val="nil"/>
          <w:bottom w:val="nil"/>
          <w:right w:val="nil"/>
          <w:between w:val="nil"/>
        </w:pBdr>
        <w:tabs>
          <w:tab w:val="left" w:pos="9498"/>
        </w:tabs>
        <w:spacing w:after="21"/>
        <w:jc w:val="both"/>
        <w:rPr>
          <w:del w:author="Tatiana Ramírez" w:date="2024-12-20T16:05:00Z" w16du:dateUtc="2024-12-20T21:05:00Z" w:id="650"/>
          <w:rFonts w:ascii="Atkinson Hyperlegible" w:hAnsi="Atkinson Hyperlegible" w:eastAsia="Arial Narrow" w:cs="Arial Narrow"/>
          <w:color w:val="000000"/>
        </w:rPr>
      </w:pPr>
      <w:del w:author="Tatiana Ramírez" w:date="2024-12-20T16:05:00Z" w16du:dateUtc="2024-12-20T21:05:00Z" w:id="651">
        <w:r w:rsidRPr="00560665" w:rsidDel="003E539F">
          <w:rPr>
            <w:rFonts w:ascii="Atkinson Hyperlegible" w:hAnsi="Atkinson Hyperlegible" w:eastAsia="Arial Narrow" w:cs="Arial Narrow"/>
            <w:color w:val="000000"/>
          </w:rPr>
          <w:delText xml:space="preserve">En el evento en que los empleados se organicen para formar un fondo de ahorro tomado de sus ingresos laborales, La organización podrá hacer los descuentos de sumas dineros previamente autorizados por éstos, para ser entregados, en la forma indicada al responsable de la administración del fondo de ahorro. </w:delText>
        </w:r>
      </w:del>
    </w:p>
    <w:p w:rsidRPr="00560665" w:rsidR="00A459BC" w:rsidP="00A459BC" w:rsidRDefault="00A459BC" w14:paraId="49C23A63" w14:textId="18FEC578">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Exigir o aceptar dinero </w:t>
      </w:r>
      <w:proofErr w:type="spellStart"/>
      <w:r w:rsidRPr="00560665">
        <w:rPr>
          <w:rFonts w:ascii="Atkinson Hyperlegible" w:hAnsi="Atkinson Hyperlegible" w:eastAsia="Arial Narrow" w:cs="Arial Narrow"/>
          <w:color w:val="000000"/>
        </w:rPr>
        <w:t>d</w:t>
      </w:r>
      <w:r w:rsidR="00870D52">
        <w:rPr>
          <w:rFonts w:ascii="Atkinson Hyperlegible" w:hAnsi="Atkinson Hyperlegible" w:eastAsia="Arial Narrow" w:cs="Arial Narrow"/>
          <w:color w:val="000000"/>
        </w:rPr>
        <w:t>la</w:t>
      </w:r>
      <w:proofErr w:type="spellEnd"/>
      <w:r w:rsidR="00870D52">
        <w:rPr>
          <w:rFonts w:ascii="Atkinson Hyperlegible" w:hAnsi="Atkinson Hyperlegible" w:eastAsia="Arial Narrow" w:cs="Arial Narrow"/>
          <w:color w:val="000000"/>
        </w:rPr>
        <w:t xml:space="preserve"> persona contratada</w:t>
      </w:r>
      <w:r w:rsidRPr="00560665">
        <w:rPr>
          <w:rFonts w:ascii="Atkinson Hyperlegible" w:hAnsi="Atkinson Hyperlegible" w:eastAsia="Arial Narrow" w:cs="Arial Narrow"/>
          <w:color w:val="000000"/>
        </w:rPr>
        <w:t xml:space="preserve"> como gratificación para que se admita en el trabajo o por motivo cualquiera que se refiera a las condiciones de éste. </w:t>
      </w:r>
    </w:p>
    <w:p w:rsidRPr="00560665" w:rsidR="00A459BC" w:rsidP="00A459BC" w:rsidRDefault="00A459BC" w14:paraId="3B46CCAB" w14:textId="3E8F2632">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Limitar o presionar en cualquier forma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el ejercicio de su derecho de asociación. </w:t>
      </w:r>
    </w:p>
    <w:p w:rsidRPr="00560665" w:rsidR="00A459BC" w:rsidP="00A459BC" w:rsidRDefault="00A459BC" w14:paraId="26269AC2" w14:textId="261CA4AC">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Imponer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obligaciones de carácter religioso o político o dificultarles o impedirles el ejercicio del derecho al sufragio. </w:t>
      </w:r>
    </w:p>
    <w:p w:rsidRPr="00560665" w:rsidR="00A459BC" w:rsidP="00A459BC" w:rsidRDefault="00A459BC" w14:paraId="320BC7C3" w14:textId="77777777">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Hacer o autorizar propaganda política en los sitios de trabajo. </w:t>
      </w:r>
    </w:p>
    <w:p w:rsidRPr="00560665" w:rsidR="00A459BC" w:rsidP="00A459BC" w:rsidRDefault="00A459BC" w14:paraId="08FB6207" w14:textId="77777777">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Hacer o permitir todo género de rifas, colectas o suscripciones en los mismos sitios. </w:t>
      </w:r>
    </w:p>
    <w:p w:rsidRPr="00560665" w:rsidR="00A459BC" w:rsidP="00A459BC" w:rsidRDefault="00A459BC" w14:paraId="2EEC6662" w14:textId="514AB7A2">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Emplear, en las certificaciones de que trata el ordinal 7º del artículo 57 del Código Sustantivo del Trabajo, signos convencionales que tiendan a perjudicar a los interesados o adoptar el sistema de “lista negra”, cualquiera que sea la modalidad que se utilice para que no se ocupe en otras organizaciones y/u empresas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que se separen o sean separados del servicio. </w:t>
      </w:r>
    </w:p>
    <w:p w:rsidRPr="00560665" w:rsidR="00A459BC" w:rsidP="00A459BC" w:rsidRDefault="00A459BC" w14:paraId="3E208E26" w14:textId="53BBC8AB">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Cerrar intempestivamente </w:t>
      </w:r>
      <w:r w:rsidR="00483479">
        <w:rPr>
          <w:rFonts w:ascii="Atkinson Hyperlegible" w:hAnsi="Atkinson Hyperlegible" w:eastAsia="Arial Narrow" w:cs="Arial Narrow"/>
          <w:color w:val="000000"/>
        </w:rPr>
        <w:t>l</w:t>
      </w:r>
      <w:r w:rsidRPr="00560665">
        <w:rPr>
          <w:rFonts w:ascii="Atkinson Hyperlegible" w:hAnsi="Atkinson Hyperlegible" w:eastAsia="Arial Narrow" w:cs="Arial Narrow"/>
          <w:color w:val="000000"/>
        </w:rPr>
        <w:t>a organización. Si lo hiciera, además de incurrir en sanciones legales, deberá pagar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los salarios, prestaciones, o indemnizaciones por el lapso que dure cerrada </w:t>
      </w:r>
      <w:r w:rsidR="00483479">
        <w:rPr>
          <w:rFonts w:ascii="Atkinson Hyperlegible" w:hAnsi="Atkinson Hyperlegible" w:eastAsia="Arial Narrow" w:cs="Arial Narrow"/>
          <w:color w:val="000000"/>
        </w:rPr>
        <w:t>l</w:t>
      </w:r>
      <w:r w:rsidRPr="00560665">
        <w:rPr>
          <w:rFonts w:ascii="Atkinson Hyperlegible" w:hAnsi="Atkinson Hyperlegible" w:eastAsia="Arial Narrow" w:cs="Arial Narrow"/>
          <w:color w:val="000000"/>
        </w:rPr>
        <w:t xml:space="preserve">a </w:t>
      </w:r>
      <w:r w:rsidR="0048347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Así mismo cuando se compruebe que el empleador en forma ilegal ha retenido o disminuido colectivamente los salarios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la cesación de actividades de estos será imputable a aquél y les dará derecho a reclamar los salarios correspondientes al tiempo de suspensión de labores. </w:t>
      </w:r>
    </w:p>
    <w:p w:rsidRPr="00560665" w:rsidR="00A459BC" w:rsidP="00A459BC" w:rsidRDefault="00A459BC" w14:paraId="01FA2BC3" w14:textId="0ABE8AFD">
      <w:pPr>
        <w:widowControl/>
        <w:numPr>
          <w:ilvl w:val="0"/>
          <w:numId w:val="6"/>
        </w:numPr>
        <w:pBdr>
          <w:top w:val="nil"/>
          <w:left w:val="nil"/>
          <w:bottom w:val="nil"/>
          <w:right w:val="nil"/>
          <w:between w:val="nil"/>
        </w:pBdr>
        <w:tabs>
          <w:tab w:val="left" w:pos="9498"/>
        </w:tabs>
        <w:spacing w:after="21"/>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Despedir sin justa causa comprobada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que les hubieren presentado pliego de peticiones desde la fecha de presentación del pliego y durante los términos legales de las etapas establecidas para el arreglo del conflicto. </w:t>
      </w:r>
    </w:p>
    <w:p w:rsidR="001C0781" w:rsidP="00A459BC" w:rsidRDefault="00A459BC" w14:paraId="46535B46" w14:textId="435F6794">
      <w:pPr>
        <w:widowControl/>
        <w:numPr>
          <w:ilvl w:val="0"/>
          <w:numId w:val="6"/>
        </w:numPr>
        <w:pBdr>
          <w:top w:val="nil"/>
          <w:left w:val="nil"/>
          <w:bottom w:val="nil"/>
          <w:right w:val="nil"/>
          <w:between w:val="nil"/>
        </w:pBdr>
        <w:tabs>
          <w:tab w:val="left" w:pos="9498"/>
        </w:tabs>
        <w:ind w:left="567" w:hanging="425"/>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Ejecutar o autorizar cualquier acto que vulnere o restrinja los derechos de</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o que ofenda su dignidad</w:t>
      </w:r>
      <w:r w:rsidR="001C0781">
        <w:rPr>
          <w:rFonts w:ascii="Atkinson Hyperlegible" w:hAnsi="Atkinson Hyperlegible" w:eastAsia="Arial Narrow" w:cs="Arial Narrow"/>
          <w:color w:val="000000"/>
        </w:rPr>
        <w:t xml:space="preserve">. </w:t>
      </w:r>
    </w:p>
    <w:p w:rsidRPr="001C0781" w:rsidR="001C0781" w:rsidP="001C0781" w:rsidRDefault="001C0781" w14:paraId="6AFA139D" w14:textId="42B6CFD4">
      <w:pPr>
        <w:pStyle w:val="Textosinformato"/>
        <w:numPr>
          <w:ilvl w:val="0"/>
          <w:numId w:val="6"/>
        </w:numPr>
        <w:ind w:right="17"/>
        <w:jc w:val="both"/>
        <w:rPr>
          <w:rFonts w:ascii="Atkinson Hyperlegible" w:hAnsi="Atkinson Hyperlegible" w:cs="Calibri"/>
          <w:sz w:val="22"/>
          <w:szCs w:val="22"/>
          <w:highlight w:val="green"/>
          <w:lang w:val="es-ES_tradnl"/>
          <w:rPrChange w:author="Tatiana Ramírez" w:date="2024-12-20T16:04:00Z" w16du:dateUtc="2024-12-20T21:04:00Z" w:id="652">
            <w:rPr>
              <w:rFonts w:ascii="Atkinson Hyperlegible" w:hAnsi="Atkinson Hyperlegible" w:cs="Calibri"/>
              <w:sz w:val="22"/>
              <w:szCs w:val="22"/>
              <w:lang w:val="es-ES_tradnl"/>
            </w:rPr>
          </w:rPrChange>
        </w:rPr>
      </w:pPr>
      <w:r w:rsidRPr="001C0781">
        <w:rPr>
          <w:rFonts w:ascii="Atkinson Hyperlegible" w:hAnsi="Atkinson Hyperlegible" w:cs="Calibri"/>
          <w:sz w:val="22"/>
          <w:szCs w:val="22"/>
          <w:highlight w:val="green"/>
          <w:lang w:val="es-ES_tradnl"/>
          <w:rPrChange w:author="Tatiana Ramírez" w:date="2024-12-20T16:04:00Z" w16du:dateUtc="2024-12-20T21:04:00Z" w:id="653">
            <w:rPr>
              <w:rFonts w:ascii="Atkinson Hyperlegible" w:hAnsi="Atkinson Hyperlegible" w:cs="Calibri"/>
              <w:sz w:val="22"/>
              <w:szCs w:val="22"/>
              <w:lang w:val="es-ES_tradnl"/>
            </w:rPr>
          </w:rPrChange>
        </w:rPr>
        <w:t>Obligar en cualquier forma a</w:t>
      </w:r>
      <w:r w:rsidR="006B1428">
        <w:rPr>
          <w:rFonts w:ascii="Atkinson Hyperlegible" w:hAnsi="Atkinson Hyperlegible" w:cs="Calibri"/>
          <w:sz w:val="22"/>
          <w:szCs w:val="22"/>
          <w:highlight w:val="green"/>
          <w:lang w:val="es-ES_tradnl"/>
        </w:rPr>
        <w:t>l personal</w:t>
      </w:r>
      <w:r w:rsidRPr="001C0781">
        <w:rPr>
          <w:rFonts w:ascii="Atkinson Hyperlegible" w:hAnsi="Atkinson Hyperlegible" w:cs="Calibri"/>
          <w:sz w:val="22"/>
          <w:szCs w:val="22"/>
          <w:highlight w:val="green"/>
          <w:lang w:val="es-ES_tradnl"/>
          <w:rPrChange w:author="Tatiana Ramírez" w:date="2024-12-20T16:04:00Z" w16du:dateUtc="2024-12-20T21:04:00Z" w:id="654">
            <w:rPr>
              <w:rFonts w:ascii="Atkinson Hyperlegible" w:hAnsi="Atkinson Hyperlegible" w:cs="Calibri"/>
              <w:sz w:val="22"/>
              <w:szCs w:val="22"/>
              <w:lang w:val="es-ES_tradnl"/>
            </w:rPr>
          </w:rPrChange>
        </w:rPr>
        <w:t xml:space="preserve"> a comprar mercancías o víveres en almacenes que establezca la empresa.</w:t>
      </w:r>
    </w:p>
    <w:p w:rsidRPr="00560665" w:rsidR="00A459BC" w:rsidP="00A459BC" w:rsidRDefault="00A459BC" w14:paraId="756D9727" w14:textId="38DB0B75">
      <w:pPr>
        <w:widowControl/>
        <w:numPr>
          <w:ilvl w:val="0"/>
          <w:numId w:val="6"/>
        </w:numPr>
        <w:pBdr>
          <w:top w:val="nil"/>
          <w:left w:val="nil"/>
          <w:bottom w:val="nil"/>
          <w:right w:val="nil"/>
          <w:between w:val="nil"/>
        </w:pBdr>
        <w:tabs>
          <w:tab w:val="left" w:pos="9498"/>
        </w:tabs>
        <w:ind w:left="567" w:hanging="425"/>
        <w:jc w:val="both"/>
        <w:rPr>
          <w:rFonts w:ascii="Atkinson Hyperlegible" w:hAnsi="Atkinson Hyperlegible" w:eastAsia="Arial Narrow" w:cs="Arial Narrow"/>
          <w:color w:val="000000"/>
        </w:rPr>
      </w:pPr>
      <w:del w:author="Tatiana Ramírez" w:date="2024-12-20T16:04:00Z" w16du:dateUtc="2024-12-20T21:04:00Z" w:id="655">
        <w:r w:rsidRPr="00560665" w:rsidDel="001C0781">
          <w:rPr>
            <w:rFonts w:ascii="Atkinson Hyperlegible" w:hAnsi="Atkinson Hyperlegible" w:eastAsia="Arial Narrow" w:cs="Arial Narrow"/>
            <w:color w:val="000000"/>
          </w:rPr>
          <w:delText xml:space="preserve"> (Artículo 59 C.S T). </w:delText>
        </w:r>
      </w:del>
    </w:p>
    <w:p w:rsidRPr="00560665" w:rsidR="00A459BC" w:rsidP="00A459BC" w:rsidRDefault="00A459BC" w14:paraId="084C9FAC"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b/>
        </w:rPr>
      </w:pPr>
    </w:p>
    <w:p w:rsidR="00A459BC" w:rsidP="00A459BC" w:rsidRDefault="00A459BC" w14:paraId="7E962E1F" w14:textId="05D662B0">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rPr>
        <w:t xml:space="preserve">ARTÍCULO 73. </w:t>
      </w:r>
      <w:r w:rsidRPr="00560665">
        <w:rPr>
          <w:rFonts w:ascii="Atkinson Hyperlegible" w:hAnsi="Atkinson Hyperlegible" w:eastAsia="Arial Narrow" w:cs="Arial Narrow"/>
        </w:rPr>
        <w:t>Se prohíbe a</w:t>
      </w:r>
      <w:r w:rsidR="006B1428">
        <w:rPr>
          <w:rFonts w:ascii="Atkinson Hyperlegible" w:hAnsi="Atkinson Hyperlegible" w:eastAsia="Arial Narrow" w:cs="Arial Narrow"/>
        </w:rPr>
        <w:t>l personal</w:t>
      </w:r>
      <w:r w:rsidRPr="00560665">
        <w:rPr>
          <w:rFonts w:ascii="Atkinson Hyperlegible" w:hAnsi="Atkinson Hyperlegible" w:eastAsia="Arial Narrow" w:cs="Arial Narrow"/>
          <w:color w:val="000000"/>
        </w:rPr>
        <w:t xml:space="preserve">: </w:t>
      </w:r>
    </w:p>
    <w:p w:rsidR="00861139" w:rsidP="00A459BC" w:rsidRDefault="00861139" w14:paraId="174B3FD6"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861139" w:rsidR="00861139" w:rsidP="00861139" w:rsidRDefault="00861139" w14:paraId="235971AC" w14:textId="14DC28A3">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56">
            <w:rPr/>
          </w:rPrChange>
        </w:rPr>
        <w:pPrChange w:author="Tatiana Ramírez" w:date="2024-12-20T16:07:00Z" w16du:dateUtc="2024-12-20T21:07:00Z" w:id="657">
          <w:pPr>
            <w:widowControl/>
            <w:pBdr>
              <w:top w:val="nil"/>
              <w:left w:val="nil"/>
              <w:bottom w:val="nil"/>
              <w:right w:val="nil"/>
              <w:between w:val="nil"/>
            </w:pBdr>
            <w:tabs>
              <w:tab w:val="left" w:pos="9498"/>
            </w:tabs>
            <w:jc w:val="both"/>
          </w:pPr>
        </w:pPrChange>
      </w:pPr>
      <w:del w:author="Tatiana Ramírez" w:date="2024-12-20T16:07:00Z" w16du:dateUtc="2024-12-20T21:07:00Z" w:id="658">
        <w:r w:rsidRPr="00861139" w:rsidDel="00861139">
          <w:rPr>
            <w:rFonts w:ascii="Atkinson Hyperlegible" w:hAnsi="Atkinson Hyperlegible" w:eastAsia="Arial Narrow" w:cs="Arial Narrow"/>
            <w:color w:val="000000"/>
            <w:rPrChange w:author="Tatiana Ramírez" w:date="2024-12-20T16:07:00Z" w16du:dateUtc="2024-12-20T21:07:00Z" w:id="659">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660">
            <w:rPr/>
          </w:rPrChange>
        </w:rPr>
        <w:t>Abandonar o suspender sus labores sin autorización previa.</w:t>
      </w:r>
    </w:p>
    <w:p w:rsidRPr="00861139" w:rsidR="00861139" w:rsidP="00861139" w:rsidRDefault="00861139" w14:paraId="396A9FD6" w14:textId="6A77E660">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61">
            <w:rPr/>
          </w:rPrChange>
        </w:rPr>
        <w:pPrChange w:author="Tatiana Ramírez" w:date="2024-12-20T16:07:00Z" w16du:dateUtc="2024-12-20T21:07:00Z" w:id="662">
          <w:pPr>
            <w:widowControl/>
            <w:pBdr>
              <w:top w:val="nil"/>
              <w:left w:val="nil"/>
              <w:bottom w:val="nil"/>
              <w:right w:val="nil"/>
              <w:between w:val="nil"/>
            </w:pBdr>
            <w:tabs>
              <w:tab w:val="left" w:pos="9498"/>
            </w:tabs>
            <w:jc w:val="both"/>
          </w:pPr>
        </w:pPrChange>
      </w:pPr>
      <w:del w:author="Tatiana Ramírez" w:date="2024-12-20T16:07:00Z" w16du:dateUtc="2024-12-20T21:07:00Z" w:id="663">
        <w:r w:rsidRPr="00861139" w:rsidDel="00861139">
          <w:rPr>
            <w:rFonts w:ascii="Atkinson Hyperlegible" w:hAnsi="Atkinson Hyperlegible" w:eastAsia="Arial Narrow" w:cs="Arial Narrow"/>
            <w:color w:val="000000"/>
            <w:rPrChange w:author="Tatiana Ramírez" w:date="2024-12-20T16:07:00Z" w16du:dateUtc="2024-12-20T21:07:00Z" w:id="664">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665">
            <w:rPr/>
          </w:rPrChange>
        </w:rPr>
        <w:t>Aprovecharse de las circunstancias para amenazar o agredir en cualquier forma a sus superiores o compañeros de trabajo y ocultar el hecho.</w:t>
      </w:r>
    </w:p>
    <w:p w:rsidRPr="00861139" w:rsidR="00861139" w:rsidP="00861139" w:rsidRDefault="00861139" w14:paraId="4A82B21A" w14:textId="3309D3EB">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66">
            <w:rPr/>
          </w:rPrChange>
        </w:rPr>
        <w:pPrChange w:author="Tatiana Ramírez" w:date="2024-12-20T16:07:00Z" w16du:dateUtc="2024-12-20T21:07:00Z" w:id="667">
          <w:pPr>
            <w:widowControl/>
            <w:pBdr>
              <w:top w:val="nil"/>
              <w:left w:val="nil"/>
              <w:bottom w:val="nil"/>
              <w:right w:val="nil"/>
              <w:between w:val="nil"/>
            </w:pBdr>
            <w:tabs>
              <w:tab w:val="left" w:pos="9498"/>
            </w:tabs>
            <w:jc w:val="both"/>
          </w:pPr>
        </w:pPrChange>
      </w:pPr>
      <w:del w:author="Tatiana Ramírez" w:date="2024-12-20T16:07:00Z" w16du:dateUtc="2024-12-20T21:07:00Z" w:id="668">
        <w:r w:rsidRPr="00861139" w:rsidDel="00861139">
          <w:rPr>
            <w:rFonts w:ascii="Atkinson Hyperlegible" w:hAnsi="Atkinson Hyperlegible" w:eastAsia="Arial Narrow" w:cs="Arial Narrow"/>
            <w:color w:val="000000"/>
            <w:rPrChange w:author="Tatiana Ramírez" w:date="2024-12-20T16:07:00Z" w16du:dateUtc="2024-12-20T21:07:00Z" w:id="669">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670">
            <w:rPr/>
          </w:rPrChange>
        </w:rPr>
        <w:t>Coartar la libertad para trabajar o no trabajar o para afiliarse o no a un sindicato o permanecer en él o retirarse.</w:t>
      </w:r>
    </w:p>
    <w:p w:rsidRPr="00861139" w:rsidR="00861139" w:rsidP="00861139" w:rsidRDefault="00861139" w14:paraId="12F775BA" w14:textId="5FAE1B5E">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71">
            <w:rPr/>
          </w:rPrChange>
        </w:rPr>
        <w:pPrChange w:author="Tatiana Ramírez" w:date="2024-12-20T16:07:00Z" w16du:dateUtc="2024-12-20T21:07:00Z" w:id="672">
          <w:pPr>
            <w:widowControl/>
            <w:pBdr>
              <w:top w:val="nil"/>
              <w:left w:val="nil"/>
              <w:bottom w:val="nil"/>
              <w:right w:val="nil"/>
              <w:between w:val="nil"/>
            </w:pBdr>
            <w:tabs>
              <w:tab w:val="left" w:pos="9498"/>
            </w:tabs>
            <w:jc w:val="both"/>
          </w:pPr>
        </w:pPrChange>
      </w:pPr>
      <w:del w:author="Tatiana Ramírez" w:date="2024-12-20T16:07:00Z" w16du:dateUtc="2024-12-20T21:07:00Z" w:id="673">
        <w:r w:rsidRPr="00861139" w:rsidDel="00861139">
          <w:rPr>
            <w:rFonts w:ascii="Atkinson Hyperlegible" w:hAnsi="Atkinson Hyperlegible" w:eastAsia="Arial Narrow" w:cs="Arial Narrow"/>
            <w:color w:val="000000"/>
            <w:rPrChange w:author="Tatiana Ramírez" w:date="2024-12-20T16:07:00Z" w16du:dateUtc="2024-12-20T21:07:00Z" w:id="674">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675">
            <w:rPr/>
          </w:rPrChange>
        </w:rPr>
        <w:t xml:space="preserve">Comercializar, prestar o regalar los elementos de protección personal suministrados por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676">
            <w:rPr/>
          </w:rPrChange>
        </w:rPr>
        <w:t xml:space="preserve"> para el desarrollo de las funciones por parte de cada trabajador.</w:t>
      </w:r>
    </w:p>
    <w:p w:rsidRPr="00861139" w:rsidR="00861139" w:rsidP="00861139" w:rsidRDefault="00861139" w14:paraId="3A6C11B9" w14:textId="6B0D1480">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77">
            <w:rPr/>
          </w:rPrChange>
        </w:rPr>
        <w:pPrChange w:author="Tatiana Ramírez" w:date="2024-12-20T16:07:00Z" w16du:dateUtc="2024-12-20T21:07:00Z" w:id="678">
          <w:pPr>
            <w:widowControl/>
            <w:pBdr>
              <w:top w:val="nil"/>
              <w:left w:val="nil"/>
              <w:bottom w:val="nil"/>
              <w:right w:val="nil"/>
              <w:between w:val="nil"/>
            </w:pBdr>
            <w:tabs>
              <w:tab w:val="left" w:pos="9498"/>
            </w:tabs>
            <w:jc w:val="both"/>
          </w:pPr>
        </w:pPrChange>
      </w:pPr>
      <w:del w:author="Tatiana Ramírez" w:date="2024-12-20T16:07:00Z" w16du:dateUtc="2024-12-20T21:07:00Z" w:id="679">
        <w:r w:rsidRPr="00861139" w:rsidDel="00861139">
          <w:rPr>
            <w:rFonts w:ascii="Atkinson Hyperlegible" w:hAnsi="Atkinson Hyperlegible" w:eastAsia="Arial Narrow" w:cs="Arial Narrow"/>
            <w:color w:val="000000"/>
            <w:rPrChange w:author="Tatiana Ramírez" w:date="2024-12-20T16:07:00Z" w16du:dateUtc="2024-12-20T21:07:00Z" w:id="680">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681">
            <w:rPr/>
          </w:rPrChange>
        </w:rPr>
        <w:t>Confiar en otro trabajador, la ejecución de su propio trabajo, sin la expresa autorización de su jefe inmediato.</w:t>
      </w:r>
    </w:p>
    <w:p w:rsidRPr="00861139" w:rsidR="00861139" w:rsidP="00861139" w:rsidRDefault="00861139" w14:paraId="5EF0C60A" w14:textId="4797EDD0">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82">
            <w:rPr/>
          </w:rPrChange>
        </w:rPr>
        <w:pPrChange w:author="Tatiana Ramírez" w:date="2024-12-20T16:07:00Z" w16du:dateUtc="2024-12-20T21:07:00Z" w:id="683">
          <w:pPr>
            <w:widowControl/>
            <w:pBdr>
              <w:top w:val="nil"/>
              <w:left w:val="nil"/>
              <w:bottom w:val="nil"/>
              <w:right w:val="nil"/>
              <w:between w:val="nil"/>
            </w:pBdr>
            <w:tabs>
              <w:tab w:val="left" w:pos="9498"/>
            </w:tabs>
            <w:jc w:val="both"/>
          </w:pPr>
        </w:pPrChange>
      </w:pPr>
      <w:del w:author="Tatiana Ramírez" w:date="2024-12-20T16:07:00Z" w16du:dateUtc="2024-12-20T21:07:00Z" w:id="684">
        <w:r w:rsidRPr="00861139" w:rsidDel="00861139">
          <w:rPr>
            <w:rFonts w:ascii="Atkinson Hyperlegible" w:hAnsi="Atkinson Hyperlegible" w:eastAsia="Arial Narrow" w:cs="Arial Narrow"/>
            <w:color w:val="000000"/>
            <w:rPrChange w:author="Tatiana Ramírez" w:date="2024-12-20T16:07:00Z" w16du:dateUtc="2024-12-20T21:07:00Z" w:id="685">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686">
            <w:rPr/>
          </w:rPrChange>
        </w:rPr>
        <w:t>Conservar armas de cualquier clase en el sitio de trabajo.</w:t>
      </w:r>
    </w:p>
    <w:p w:rsidRPr="00861139" w:rsidR="00861139" w:rsidP="00861139" w:rsidRDefault="00861139" w14:paraId="55EA53AF" w14:textId="4CFE7457">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87">
            <w:rPr/>
          </w:rPrChange>
        </w:rPr>
        <w:pPrChange w:author="Tatiana Ramírez" w:date="2024-12-20T16:07:00Z" w16du:dateUtc="2024-12-20T21:07:00Z" w:id="688">
          <w:pPr>
            <w:widowControl/>
            <w:pBdr>
              <w:top w:val="nil"/>
              <w:left w:val="nil"/>
              <w:bottom w:val="nil"/>
              <w:right w:val="nil"/>
              <w:between w:val="nil"/>
            </w:pBdr>
            <w:tabs>
              <w:tab w:val="left" w:pos="9498"/>
            </w:tabs>
            <w:jc w:val="both"/>
          </w:pPr>
        </w:pPrChange>
      </w:pPr>
      <w:del w:author="Tatiana Ramírez" w:date="2024-12-20T16:07:00Z" w16du:dateUtc="2024-12-20T21:07:00Z" w:id="689">
        <w:r w:rsidRPr="00861139" w:rsidDel="00861139">
          <w:rPr>
            <w:rFonts w:ascii="Atkinson Hyperlegible" w:hAnsi="Atkinson Hyperlegible" w:eastAsia="Arial Narrow" w:cs="Arial Narrow"/>
            <w:color w:val="000000"/>
            <w:rPrChange w:author="Tatiana Ramírez" w:date="2024-12-20T16:07:00Z" w16du:dateUtc="2024-12-20T21:07:00Z" w:id="690">
              <w:rPr/>
            </w:rPrChange>
          </w:rPr>
          <w:lastRenderedPageBreak/>
          <w:delText xml:space="preserve">•  </w:delText>
        </w:r>
      </w:del>
      <w:r w:rsidRPr="00861139">
        <w:rPr>
          <w:rFonts w:ascii="Atkinson Hyperlegible" w:hAnsi="Atkinson Hyperlegible" w:eastAsia="Arial Narrow" w:cs="Arial Narrow"/>
          <w:color w:val="000000"/>
          <w:rPrChange w:author="Tatiana Ramírez" w:date="2024-12-20T16:07:00Z" w16du:dateUtc="2024-12-20T21:07:00Z" w:id="691">
            <w:rPr/>
          </w:rPrChange>
        </w:rPr>
        <w:t xml:space="preserve">Crear, alterar o circular documentos de creación y uso exclusivo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692">
            <w:rPr/>
          </w:rPrChange>
        </w:rPr>
        <w:t xml:space="preserve"> en su beneficio personal o de terceros.</w:t>
      </w:r>
    </w:p>
    <w:p w:rsidRPr="00861139" w:rsidR="00861139" w:rsidP="00861139" w:rsidRDefault="00861139" w14:paraId="1999498D" w14:textId="0A315539">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693">
            <w:rPr/>
          </w:rPrChange>
        </w:rPr>
        <w:pPrChange w:author="Tatiana Ramírez" w:date="2024-12-20T16:07:00Z" w16du:dateUtc="2024-12-20T21:07:00Z" w:id="694">
          <w:pPr>
            <w:widowControl/>
            <w:pBdr>
              <w:top w:val="nil"/>
              <w:left w:val="nil"/>
              <w:bottom w:val="nil"/>
              <w:right w:val="nil"/>
              <w:between w:val="nil"/>
            </w:pBdr>
            <w:tabs>
              <w:tab w:val="left" w:pos="9498"/>
            </w:tabs>
            <w:jc w:val="both"/>
          </w:pPr>
        </w:pPrChange>
      </w:pPr>
      <w:del w:author="Tatiana Ramírez" w:date="2024-12-20T16:07:00Z" w16du:dateUtc="2024-12-20T21:07:00Z" w:id="695">
        <w:r w:rsidRPr="00861139" w:rsidDel="00861139">
          <w:rPr>
            <w:rFonts w:ascii="Atkinson Hyperlegible" w:hAnsi="Atkinson Hyperlegible" w:eastAsia="Arial Narrow" w:cs="Arial Narrow"/>
            <w:color w:val="000000"/>
            <w:rPrChange w:author="Tatiana Ramírez" w:date="2024-12-20T16:07:00Z" w16du:dateUtc="2024-12-20T21:07:00Z" w:id="696">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697">
            <w:rPr/>
          </w:rPrChange>
        </w:rPr>
        <w:t xml:space="preserve">Desacreditar o difamar en cualquier forma o por cualquier medio, las personas, servicios o nombre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698">
            <w:rPr/>
          </w:rPrChange>
        </w:rPr>
        <w:t>, o incitar a que no reciban sus servicios.</w:t>
      </w:r>
    </w:p>
    <w:p w:rsidRPr="00861139" w:rsidR="00861139" w:rsidP="7EF6CD69" w:rsidRDefault="00861139" w14:paraId="28A76C0F" w14:textId="2DFD9C08">
      <w:pPr>
        <w:pStyle w:val="Prrafodelista"/>
        <w:widowControl w:val="1"/>
        <w:numPr>
          <w:ilvl w:val="0"/>
          <w:numId w:val="87"/>
        </w:numPr>
        <w:pBdr>
          <w:top w:val="nil" w:color="000000" w:sz="0" w:space="0"/>
          <w:left w:val="nil" w:color="000000" w:sz="0" w:space="0"/>
          <w:bottom w:val="nil" w:color="000000" w:sz="0" w:space="0"/>
          <w:right w:val="nil" w:color="000000" w:sz="0" w:space="0"/>
          <w:between w:val="nil" w:color="000000" w:sz="0" w:space="0"/>
        </w:pBdr>
        <w:tabs>
          <w:tab w:val="left" w:pos="9498"/>
        </w:tabs>
        <w:jc w:val="both"/>
        <w:rPr>
          <w:rFonts w:ascii="Atkinson Hyperlegible" w:hAnsi="Atkinson Hyperlegible" w:eastAsia="Arial Narrow" w:cs="Arial Narrow"/>
          <w:color w:val="000000"/>
          <w:rPrChange w:author="Tatiana Ramírez" w:date="2024-12-20T16:07:00Z" w16du:dateUtc="2024-12-20T21:07:00Z" w:id="1629645468">
            <w:rPr/>
          </w:rPrChange>
        </w:rPr>
        <w:pPrChange w:author="Tatiana Ramírez" w:date="2024-12-20T16:07:00Z" w16du:dateUtc="2024-12-20T21:07:00Z" w:id="700">
          <w:pPr>
            <w:widowControl w:val="1"/>
            <w:pBdr>
              <w:top w:val="nil" w:color="000000" w:sz="0" w:space="0"/>
              <w:left w:val="nil" w:color="000000" w:sz="0" w:space="0"/>
              <w:bottom w:val="nil" w:color="000000" w:sz="0" w:space="0"/>
              <w:right w:val="nil" w:color="000000" w:sz="0" w:space="0"/>
              <w:between w:val="nil" w:color="000000" w:sz="0" w:space="0"/>
            </w:pBdr>
            <w:tabs>
              <w:tab w:val="left" w:pos="9498"/>
            </w:tabs>
            <w:jc w:val="both"/>
          </w:pPr>
        </w:pPrChange>
      </w:pPr>
      <w:del w:author="Tatiana Ramírez" w:date="2024-12-20T16:07:00Z" w:id="401148009">
        <w:r w:rsidRPr="7EF6CD69" w:rsidDel="64163C72">
          <w:rPr>
            <w:rFonts w:ascii="Atkinson Hyperlegible" w:hAnsi="Atkinson Hyperlegible" w:eastAsia="Arial Narrow" w:cs="Arial Narrow"/>
            <w:color w:val="000000" w:themeColor="text1" w:themeTint="FF" w:themeShade="FF"/>
            <w:rPrChange w:author="Tatiana Ramírez" w:date="2024-12-20T16:07:00Z" w:id="1237950614"/>
          </w:rPr>
          <w:delText xml:space="preserve">•  </w:delText>
        </w:r>
      </w:del>
      <w:r w:rsidRPr="7EF6CD69" w:rsidR="64163C72">
        <w:rPr>
          <w:rFonts w:ascii="Atkinson Hyperlegible" w:hAnsi="Atkinson Hyperlegible" w:eastAsia="Arial Narrow" w:cs="Arial Narrow"/>
          <w:color w:val="000000" w:themeColor="text1" w:themeTint="FF" w:themeShade="FF"/>
          <w:rPrChange w:author="Tatiana Ramírez" w:date="2024-12-20T16:07:00Z" w:id="521285362"/>
        </w:rPr>
        <w:t>Desatender las recomendaciones médicas dadas por la EPS o ARL o negarse a realizarse los exámenes y tratamientos ordenados</w:t>
      </w:r>
      <w:ins w:author="Leonardo Torres" w:date="2025-01-07T15:14:57.905Z" w:id="1608187459">
        <w:r w:rsidRPr="7EF6CD69" w:rsidR="0E279CF8">
          <w:rPr>
            <w:rFonts w:ascii="Atkinson Hyperlegible" w:hAnsi="Atkinson Hyperlegible" w:eastAsia="Arial Narrow" w:cs="Arial Narrow"/>
            <w:color w:val="000000" w:themeColor="text1" w:themeTint="FF" w:themeShade="FF"/>
          </w:rPr>
          <w:t>,</w:t>
        </w:r>
      </w:ins>
      <w:r w:rsidRPr="7EF6CD69" w:rsidR="64163C72">
        <w:rPr>
          <w:rFonts w:ascii="Atkinson Hyperlegible" w:hAnsi="Atkinson Hyperlegible" w:eastAsia="Arial Narrow" w:cs="Arial Narrow"/>
          <w:color w:val="000000" w:themeColor="text1" w:themeTint="FF" w:themeShade="FF"/>
          <w:rPrChange w:author="Tatiana Ramírez" w:date="2024-12-20T16:07:00Z" w:id="966886258"/>
        </w:rPr>
        <w:t xml:space="preserve"> así como los exámenes médicos laborales de control previstos en el SGSST.</w:t>
      </w:r>
    </w:p>
    <w:p w:rsidRPr="00861139" w:rsidR="00861139" w:rsidP="00861139" w:rsidRDefault="00861139" w14:paraId="39E93A04" w14:textId="1268FA2E">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04">
            <w:rPr/>
          </w:rPrChange>
        </w:rPr>
        <w:pPrChange w:author="Tatiana Ramírez" w:date="2024-12-20T16:07:00Z" w16du:dateUtc="2024-12-20T21:07:00Z" w:id="705">
          <w:pPr>
            <w:widowControl/>
            <w:pBdr>
              <w:top w:val="nil"/>
              <w:left w:val="nil"/>
              <w:bottom w:val="nil"/>
              <w:right w:val="nil"/>
              <w:between w:val="nil"/>
            </w:pBdr>
            <w:tabs>
              <w:tab w:val="left" w:pos="9498"/>
            </w:tabs>
            <w:jc w:val="both"/>
          </w:pPr>
        </w:pPrChange>
      </w:pPr>
      <w:del w:author="Tatiana Ramírez" w:date="2024-12-20T16:07:00Z" w16du:dateUtc="2024-12-20T21:07:00Z" w:id="706">
        <w:r w:rsidRPr="00861139" w:rsidDel="00861139">
          <w:rPr>
            <w:rFonts w:ascii="Atkinson Hyperlegible" w:hAnsi="Atkinson Hyperlegible" w:eastAsia="Arial Narrow" w:cs="Arial Narrow"/>
            <w:color w:val="000000"/>
            <w:rPrChange w:author="Tatiana Ramírez" w:date="2024-12-20T16:07:00Z" w16du:dateUtc="2024-12-20T21:07:00Z" w:id="707">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08">
            <w:rPr/>
          </w:rPrChange>
        </w:rPr>
        <w:t>Descuidar el desarrollo de sus responsabilidades e incumplir órdenes e instrucciones de los superiores.</w:t>
      </w:r>
    </w:p>
    <w:p w:rsidRPr="00861139" w:rsidR="00861139" w:rsidP="00861139" w:rsidRDefault="00861139" w14:paraId="436378A1" w14:textId="1F2B9B47">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09">
            <w:rPr/>
          </w:rPrChange>
        </w:rPr>
        <w:pPrChange w:author="Tatiana Ramírez" w:date="2024-12-20T16:07:00Z" w16du:dateUtc="2024-12-20T21:07:00Z" w:id="710">
          <w:pPr>
            <w:widowControl/>
            <w:pBdr>
              <w:top w:val="nil"/>
              <w:left w:val="nil"/>
              <w:bottom w:val="nil"/>
              <w:right w:val="nil"/>
              <w:between w:val="nil"/>
            </w:pBdr>
            <w:tabs>
              <w:tab w:val="left" w:pos="9498"/>
            </w:tabs>
            <w:jc w:val="both"/>
          </w:pPr>
        </w:pPrChange>
      </w:pPr>
      <w:del w:author="Tatiana Ramírez" w:date="2024-12-20T16:07:00Z" w16du:dateUtc="2024-12-20T21:07:00Z" w:id="711">
        <w:r w:rsidRPr="00861139" w:rsidDel="00861139">
          <w:rPr>
            <w:rFonts w:ascii="Atkinson Hyperlegible" w:hAnsi="Atkinson Hyperlegible" w:eastAsia="Arial Narrow" w:cs="Arial Narrow"/>
            <w:color w:val="000000"/>
            <w:rPrChange w:author="Tatiana Ramírez" w:date="2024-12-20T16:07:00Z" w16du:dateUtc="2024-12-20T21:07:00Z" w:id="712">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13">
            <w:rPr/>
          </w:rPrChange>
        </w:rPr>
        <w:t xml:space="preserve">Destruir, dañar, retirar o dar a conocer, archivos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14">
            <w:rPr/>
          </w:rPrChange>
        </w:rPr>
        <w:t xml:space="preserve"> o de terceros, que le hayan sido revelados en el desarrollo de sus labores por considerarse confidenciales, sin autorización expresa y escrita de la misma.</w:t>
      </w:r>
    </w:p>
    <w:p w:rsidRPr="00861139" w:rsidR="00861139" w:rsidP="00861139" w:rsidRDefault="00861139" w14:paraId="5A1795C6" w14:textId="0BF3994C">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15">
            <w:rPr/>
          </w:rPrChange>
        </w:rPr>
        <w:pPrChange w:author="Tatiana Ramírez" w:date="2024-12-20T16:07:00Z" w16du:dateUtc="2024-12-20T21:07:00Z" w:id="716">
          <w:pPr>
            <w:widowControl/>
            <w:pBdr>
              <w:top w:val="nil"/>
              <w:left w:val="nil"/>
              <w:bottom w:val="nil"/>
              <w:right w:val="nil"/>
              <w:between w:val="nil"/>
            </w:pBdr>
            <w:tabs>
              <w:tab w:val="left" w:pos="9498"/>
            </w:tabs>
            <w:jc w:val="both"/>
          </w:pPr>
        </w:pPrChange>
      </w:pPr>
      <w:del w:author="Tatiana Ramírez" w:date="2024-12-20T16:07:00Z" w16du:dateUtc="2024-12-20T21:07:00Z" w:id="717">
        <w:r w:rsidRPr="00861139" w:rsidDel="00861139">
          <w:rPr>
            <w:rFonts w:ascii="Atkinson Hyperlegible" w:hAnsi="Atkinson Hyperlegible" w:eastAsia="Arial Narrow" w:cs="Arial Narrow"/>
            <w:color w:val="000000"/>
            <w:rPrChange w:author="Tatiana Ramírez" w:date="2024-12-20T16:07:00Z" w16du:dateUtc="2024-12-20T21:07:00Z" w:id="718">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19">
            <w:rPr/>
          </w:rPrChange>
        </w:rPr>
        <w:t>Disminuir intencionalmente el ritmo de ejecución del trabajo, suspender labores, promover suspensiones intempestivas del trabajo e incitar a su declaración o mantenimiento, sea que se participe o no en ellas.</w:t>
      </w:r>
    </w:p>
    <w:p w:rsidRPr="00861139" w:rsidR="00861139" w:rsidP="00861139" w:rsidRDefault="00861139" w14:paraId="55D9AC3D" w14:textId="0385A70E">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20">
            <w:rPr/>
          </w:rPrChange>
        </w:rPr>
        <w:pPrChange w:author="Tatiana Ramírez" w:date="2024-12-20T16:07:00Z" w16du:dateUtc="2024-12-20T21:07:00Z" w:id="721">
          <w:pPr>
            <w:widowControl/>
            <w:pBdr>
              <w:top w:val="nil"/>
              <w:left w:val="nil"/>
              <w:bottom w:val="nil"/>
              <w:right w:val="nil"/>
              <w:between w:val="nil"/>
            </w:pBdr>
            <w:tabs>
              <w:tab w:val="left" w:pos="9498"/>
            </w:tabs>
            <w:jc w:val="both"/>
          </w:pPr>
        </w:pPrChange>
      </w:pPr>
      <w:del w:author="Tatiana Ramírez" w:date="2024-12-20T16:07:00Z" w16du:dateUtc="2024-12-20T21:07:00Z" w:id="722">
        <w:r w:rsidRPr="00861139" w:rsidDel="00861139">
          <w:rPr>
            <w:rFonts w:ascii="Atkinson Hyperlegible" w:hAnsi="Atkinson Hyperlegible" w:eastAsia="Arial Narrow" w:cs="Arial Narrow"/>
            <w:color w:val="000000"/>
            <w:rPrChange w:author="Tatiana Ramírez" w:date="2024-12-20T16:07:00Z" w16du:dateUtc="2024-12-20T21:07:00Z" w:id="723">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24">
            <w:rPr/>
          </w:rPrChange>
        </w:rPr>
        <w:t>Ejecutar cualquier acto que ponga en peligro su seguridad e integridad personal, la de sus compañeros de trabajo, superiores, terceras personas o realizar actos que amenacen o perjudiquen los elementos de trabajo, plataformas de trabajo o instalaciones.</w:t>
      </w:r>
    </w:p>
    <w:p w:rsidRPr="00861139" w:rsidR="00861139" w:rsidP="00861139" w:rsidRDefault="00861139" w14:paraId="1AB17BCD" w14:textId="2FBF7286">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25">
            <w:rPr/>
          </w:rPrChange>
        </w:rPr>
        <w:pPrChange w:author="Tatiana Ramírez" w:date="2024-12-20T16:07:00Z" w16du:dateUtc="2024-12-20T21:07:00Z" w:id="726">
          <w:pPr>
            <w:widowControl/>
            <w:pBdr>
              <w:top w:val="nil"/>
              <w:left w:val="nil"/>
              <w:bottom w:val="nil"/>
              <w:right w:val="nil"/>
              <w:between w:val="nil"/>
            </w:pBdr>
            <w:tabs>
              <w:tab w:val="left" w:pos="9498"/>
            </w:tabs>
            <w:jc w:val="both"/>
          </w:pPr>
        </w:pPrChange>
      </w:pPr>
      <w:del w:author="Tatiana Ramírez" w:date="2024-12-20T16:07:00Z" w16du:dateUtc="2024-12-20T21:07:00Z" w:id="727">
        <w:r w:rsidRPr="00861139" w:rsidDel="00861139">
          <w:rPr>
            <w:rFonts w:ascii="Atkinson Hyperlegible" w:hAnsi="Atkinson Hyperlegible" w:eastAsia="Arial Narrow" w:cs="Arial Narrow"/>
            <w:color w:val="000000"/>
            <w:rPrChange w:author="Tatiana Ramírez" w:date="2024-12-20T16:07:00Z" w16du:dateUtc="2024-12-20T21:07:00Z" w:id="728">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29">
            <w:rPr/>
          </w:rPrChange>
        </w:rPr>
        <w:t xml:space="preserve">Facilitar o permitir a terceros la utilización de la papelería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30">
            <w:rPr/>
          </w:rPrChange>
        </w:rPr>
        <w:t>.</w:t>
      </w:r>
    </w:p>
    <w:p w:rsidRPr="00861139" w:rsidR="00861139" w:rsidP="00861139" w:rsidRDefault="00861139" w14:paraId="25E72092" w14:textId="09359BE0">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31">
            <w:rPr/>
          </w:rPrChange>
        </w:rPr>
        <w:pPrChange w:author="Tatiana Ramírez" w:date="2024-12-20T16:07:00Z" w16du:dateUtc="2024-12-20T21:07:00Z" w:id="732">
          <w:pPr>
            <w:widowControl/>
            <w:pBdr>
              <w:top w:val="nil"/>
              <w:left w:val="nil"/>
              <w:bottom w:val="nil"/>
              <w:right w:val="nil"/>
              <w:between w:val="nil"/>
            </w:pBdr>
            <w:tabs>
              <w:tab w:val="left" w:pos="9498"/>
            </w:tabs>
            <w:jc w:val="both"/>
          </w:pPr>
        </w:pPrChange>
      </w:pPr>
      <w:del w:author="Tatiana Ramírez" w:date="2024-12-20T16:07:00Z" w16du:dateUtc="2024-12-20T21:07:00Z" w:id="733">
        <w:r w:rsidRPr="00861139" w:rsidDel="00861139">
          <w:rPr>
            <w:rFonts w:ascii="Atkinson Hyperlegible" w:hAnsi="Atkinson Hyperlegible" w:eastAsia="Arial Narrow" w:cs="Arial Narrow"/>
            <w:color w:val="000000"/>
            <w:rPrChange w:author="Tatiana Ramírez" w:date="2024-12-20T16:07:00Z" w16du:dateUtc="2024-12-20T21:07:00Z" w:id="734">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35">
            <w:rPr/>
          </w:rPrChange>
        </w:rPr>
        <w:t xml:space="preserve">Faltar al trabajo sin justa causa de impedimento o sin permiso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36">
            <w:rPr/>
          </w:rPrChange>
        </w:rPr>
        <w:t>, excepto en los casos de huelga, en los cuales deben abandonar el lugar de trabajo.</w:t>
      </w:r>
    </w:p>
    <w:p w:rsidRPr="00861139" w:rsidR="00861139" w:rsidP="00861139" w:rsidRDefault="00861139" w14:paraId="2ED94440" w14:textId="3451D5C8">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37">
            <w:rPr/>
          </w:rPrChange>
        </w:rPr>
        <w:pPrChange w:author="Tatiana Ramírez" w:date="2024-12-20T16:07:00Z" w16du:dateUtc="2024-12-20T21:07:00Z" w:id="738">
          <w:pPr>
            <w:widowControl/>
            <w:pBdr>
              <w:top w:val="nil"/>
              <w:left w:val="nil"/>
              <w:bottom w:val="nil"/>
              <w:right w:val="nil"/>
              <w:between w:val="nil"/>
            </w:pBdr>
            <w:tabs>
              <w:tab w:val="left" w:pos="9498"/>
            </w:tabs>
            <w:jc w:val="both"/>
          </w:pPr>
        </w:pPrChange>
      </w:pPr>
      <w:del w:author="Tatiana Ramírez" w:date="2024-12-20T16:07:00Z" w16du:dateUtc="2024-12-20T21:07:00Z" w:id="739">
        <w:r w:rsidRPr="00861139" w:rsidDel="00861139">
          <w:rPr>
            <w:rFonts w:ascii="Atkinson Hyperlegible" w:hAnsi="Atkinson Hyperlegible" w:eastAsia="Arial Narrow" w:cs="Arial Narrow"/>
            <w:color w:val="000000"/>
            <w:rPrChange w:author="Tatiana Ramírez" w:date="2024-12-20T16:07:00Z" w16du:dateUtc="2024-12-20T21:07:00Z" w:id="740">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41">
            <w:rPr/>
          </w:rPrChange>
        </w:rPr>
        <w:t xml:space="preserve">Fijar avisos o papeles de cualquier clase en las paredes o sitios no autorizados por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42">
            <w:rPr/>
          </w:rPrChange>
        </w:rPr>
        <w:t xml:space="preserve">, o escribir en los muros internos o externos de la misma, o llevar a cabo actividades parecidas en las plataformas de trabajo provistas por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43">
            <w:rPr/>
          </w:rPrChange>
        </w:rPr>
        <w:t>.</w:t>
      </w:r>
    </w:p>
    <w:p w:rsidRPr="00861139" w:rsidR="00861139" w:rsidP="00861139" w:rsidRDefault="00861139" w14:paraId="601C2277" w14:textId="55E05744">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44">
            <w:rPr/>
          </w:rPrChange>
        </w:rPr>
        <w:pPrChange w:author="Tatiana Ramírez" w:date="2024-12-20T16:07:00Z" w16du:dateUtc="2024-12-20T21:07:00Z" w:id="745">
          <w:pPr>
            <w:widowControl/>
            <w:pBdr>
              <w:top w:val="nil"/>
              <w:left w:val="nil"/>
              <w:bottom w:val="nil"/>
              <w:right w:val="nil"/>
              <w:between w:val="nil"/>
            </w:pBdr>
            <w:tabs>
              <w:tab w:val="left" w:pos="9498"/>
            </w:tabs>
            <w:jc w:val="both"/>
          </w:pPr>
        </w:pPrChange>
      </w:pPr>
      <w:del w:author="Tatiana Ramírez" w:date="2024-12-20T16:07:00Z" w16du:dateUtc="2024-12-20T21:07:00Z" w:id="746">
        <w:r w:rsidRPr="00861139" w:rsidDel="00861139">
          <w:rPr>
            <w:rFonts w:ascii="Atkinson Hyperlegible" w:hAnsi="Atkinson Hyperlegible" w:eastAsia="Arial Narrow" w:cs="Arial Narrow"/>
            <w:color w:val="000000"/>
            <w:rPrChange w:author="Tatiana Ramírez" w:date="2024-12-20T16:07:00Z" w16du:dateUtc="2024-12-20T21:07:00Z" w:id="747">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48">
            <w:rPr/>
          </w:rPrChange>
        </w:rPr>
        <w:t>Fomentar, intervenir o participar en conversaciones, tertulias, corrillos, discusiones altercados o peleas durante el horario de trabajo.</w:t>
      </w:r>
    </w:p>
    <w:p w:rsidRPr="00861139" w:rsidR="00861139" w:rsidP="00861139" w:rsidRDefault="00861139" w14:paraId="3263198E" w14:textId="1E2CCEC3">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49">
            <w:rPr/>
          </w:rPrChange>
        </w:rPr>
        <w:pPrChange w:author="Tatiana Ramírez" w:date="2024-12-20T16:07:00Z" w16du:dateUtc="2024-12-20T21:07:00Z" w:id="750">
          <w:pPr>
            <w:widowControl/>
            <w:pBdr>
              <w:top w:val="nil"/>
              <w:left w:val="nil"/>
              <w:bottom w:val="nil"/>
              <w:right w:val="nil"/>
              <w:between w:val="nil"/>
            </w:pBdr>
            <w:tabs>
              <w:tab w:val="left" w:pos="9498"/>
            </w:tabs>
            <w:jc w:val="both"/>
          </w:pPr>
        </w:pPrChange>
      </w:pPr>
      <w:del w:author="Tatiana Ramírez" w:date="2024-12-20T16:07:00Z" w16du:dateUtc="2024-12-20T21:07:00Z" w:id="751">
        <w:r w:rsidRPr="00861139" w:rsidDel="00861139">
          <w:rPr>
            <w:rFonts w:ascii="Atkinson Hyperlegible" w:hAnsi="Atkinson Hyperlegible" w:eastAsia="Arial Narrow" w:cs="Arial Narrow"/>
            <w:color w:val="000000"/>
            <w:rPrChange w:author="Tatiana Ramírez" w:date="2024-12-20T16:07:00Z" w16du:dateUtc="2024-12-20T21:07:00Z" w:id="752">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53">
            <w:rPr/>
          </w:rPrChange>
        </w:rPr>
        <w:t>Hacer colectas, rifas o suscripciones o cualquier otra clase de propaganda en los lugares de trabajo.</w:t>
      </w:r>
    </w:p>
    <w:p w:rsidRPr="00AB06C1" w:rsidR="000219F6" w:rsidDel="00AB06C1" w:rsidP="00AB06C1" w:rsidRDefault="00861139" w14:paraId="075C28FD" w14:textId="41349D72">
      <w:pPr>
        <w:pStyle w:val="Prrafodelista"/>
        <w:widowControl/>
        <w:numPr>
          <w:ilvl w:val="0"/>
          <w:numId w:val="87"/>
        </w:numPr>
        <w:pBdr>
          <w:top w:val="nil"/>
          <w:left w:val="nil"/>
          <w:bottom w:val="nil"/>
          <w:right w:val="nil"/>
          <w:between w:val="nil"/>
        </w:pBdr>
        <w:tabs>
          <w:tab w:val="left" w:pos="9498"/>
        </w:tabs>
        <w:jc w:val="both"/>
        <w:rPr>
          <w:del w:author="Tatiana Ramírez" w:date="2024-12-20T16:10:00Z" w16du:dateUtc="2024-12-20T21:10:00Z" w:id="754"/>
          <w:rFonts w:ascii="Atkinson Hyperlegible" w:hAnsi="Atkinson Hyperlegible" w:eastAsia="Arial Narrow" w:cs="Arial Narrow"/>
          <w:color w:val="000000"/>
          <w:rPrChange w:author="Tatiana Ramírez" w:date="2024-12-20T16:10:00Z" w16du:dateUtc="2024-12-20T21:10:00Z" w:id="755">
            <w:rPr>
              <w:del w:author="Tatiana Ramírez" w:date="2024-12-20T16:10:00Z" w16du:dateUtc="2024-12-20T21:10:00Z" w:id="756"/>
            </w:rPr>
          </w:rPrChange>
        </w:rPr>
        <w:pPrChange w:author="Tatiana Ramírez" w:date="2024-12-20T16:10:00Z" w16du:dateUtc="2024-12-20T21:10:00Z" w:id="757">
          <w:pPr>
            <w:widowControl/>
            <w:pBdr>
              <w:top w:val="nil"/>
              <w:left w:val="nil"/>
              <w:bottom w:val="nil"/>
              <w:right w:val="nil"/>
              <w:between w:val="nil"/>
            </w:pBdr>
            <w:tabs>
              <w:tab w:val="left" w:pos="9498"/>
            </w:tabs>
            <w:jc w:val="both"/>
          </w:pPr>
        </w:pPrChange>
      </w:pPr>
      <w:del w:author="Tatiana Ramírez" w:date="2024-12-20T16:07:00Z" w16du:dateUtc="2024-12-20T21:07:00Z" w:id="758">
        <w:r w:rsidRPr="00861139" w:rsidDel="00861139">
          <w:rPr>
            <w:rFonts w:ascii="Atkinson Hyperlegible" w:hAnsi="Atkinson Hyperlegible" w:eastAsia="Arial Narrow" w:cs="Arial Narrow"/>
            <w:color w:val="000000"/>
            <w:rPrChange w:author="Tatiana Ramírez" w:date="2024-12-20T16:07:00Z" w16du:dateUtc="2024-12-20T21:07:00Z" w:id="759">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60">
            <w:rPr/>
          </w:rPrChange>
        </w:rPr>
        <w:t xml:space="preserve">Incumplir con todos los códigos, políticas y el SG-SST establecidas por la </w:t>
      </w:r>
      <w:proofErr w:type="spellStart"/>
      <w:r w:rsidRPr="00861139">
        <w:rPr>
          <w:rFonts w:ascii="Atkinson Hyperlegible" w:hAnsi="Atkinson Hyperlegible" w:eastAsia="Arial Narrow" w:cs="Arial Narrow"/>
          <w:color w:val="000000"/>
          <w:rPrChange w:author="Tatiana Ramírez" w:date="2024-12-20T16:07:00Z" w16du:dateUtc="2024-12-20T21:07:00Z" w:id="761">
            <w:rPr/>
          </w:rPrChange>
        </w:rPr>
        <w:t>empresa.</w:t>
      </w:r>
    </w:p>
    <w:p w:rsidRPr="00861139" w:rsidR="00861139" w:rsidP="00861139" w:rsidRDefault="00861139" w14:paraId="6639F5F3" w14:textId="1AED295B">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62">
            <w:rPr/>
          </w:rPrChange>
        </w:rPr>
        <w:pPrChange w:author="Tatiana Ramírez" w:date="2024-12-20T16:07:00Z" w16du:dateUtc="2024-12-20T21:07:00Z" w:id="763">
          <w:pPr>
            <w:widowControl/>
            <w:pBdr>
              <w:top w:val="nil"/>
              <w:left w:val="nil"/>
              <w:bottom w:val="nil"/>
              <w:right w:val="nil"/>
              <w:between w:val="nil"/>
            </w:pBdr>
            <w:tabs>
              <w:tab w:val="left" w:pos="9498"/>
            </w:tabs>
            <w:jc w:val="both"/>
          </w:pPr>
        </w:pPrChange>
      </w:pPr>
      <w:del w:author="Tatiana Ramírez" w:date="2024-12-20T16:07:00Z" w16du:dateUtc="2024-12-20T21:07:00Z" w:id="764">
        <w:r w:rsidRPr="00861139" w:rsidDel="00861139">
          <w:rPr>
            <w:rFonts w:ascii="Atkinson Hyperlegible" w:hAnsi="Atkinson Hyperlegible" w:eastAsia="Arial Narrow" w:cs="Arial Narrow"/>
            <w:color w:val="000000"/>
            <w:rPrChange w:author="Tatiana Ramírez" w:date="2024-12-20T16:07:00Z" w16du:dateUtc="2024-12-20T21:07:00Z" w:id="765">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66">
            <w:rPr/>
          </w:rPrChange>
        </w:rPr>
        <w:t>Instalar</w:t>
      </w:r>
      <w:proofErr w:type="spellEnd"/>
      <w:r w:rsidRPr="00861139">
        <w:rPr>
          <w:rFonts w:ascii="Atkinson Hyperlegible" w:hAnsi="Atkinson Hyperlegible" w:eastAsia="Arial Narrow" w:cs="Arial Narrow"/>
          <w:color w:val="000000"/>
          <w:rPrChange w:author="Tatiana Ramírez" w:date="2024-12-20T16:07:00Z" w16du:dateUtc="2024-12-20T21:07:00Z" w:id="767">
            <w:rPr/>
          </w:rPrChange>
        </w:rPr>
        <w:t xml:space="preserve"> software en los computadores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68">
            <w:rPr/>
          </w:rPrChange>
        </w:rPr>
        <w:t>, así este cuente con la licencia otorgada por la misma en los términos de ley.</w:t>
      </w:r>
    </w:p>
    <w:p w:rsidRPr="00861139" w:rsidR="00861139" w:rsidP="00861139" w:rsidRDefault="00861139" w14:paraId="589D658F" w14:textId="1E68D2DA">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69">
            <w:rPr/>
          </w:rPrChange>
        </w:rPr>
        <w:pPrChange w:author="Tatiana Ramírez" w:date="2024-12-20T16:07:00Z" w16du:dateUtc="2024-12-20T21:07:00Z" w:id="770">
          <w:pPr>
            <w:widowControl/>
            <w:pBdr>
              <w:top w:val="nil"/>
              <w:left w:val="nil"/>
              <w:bottom w:val="nil"/>
              <w:right w:val="nil"/>
              <w:between w:val="nil"/>
            </w:pBdr>
            <w:tabs>
              <w:tab w:val="left" w:pos="9498"/>
            </w:tabs>
            <w:jc w:val="both"/>
          </w:pPr>
        </w:pPrChange>
      </w:pPr>
      <w:del w:author="Tatiana Ramírez" w:date="2024-12-20T16:07:00Z" w16du:dateUtc="2024-12-20T21:07:00Z" w:id="771">
        <w:r w:rsidRPr="00861139" w:rsidDel="00861139">
          <w:rPr>
            <w:rFonts w:ascii="Atkinson Hyperlegible" w:hAnsi="Atkinson Hyperlegible" w:eastAsia="Arial Narrow" w:cs="Arial Narrow"/>
            <w:color w:val="000000"/>
            <w:rPrChange w:author="Tatiana Ramírez" w:date="2024-12-20T16:07:00Z" w16du:dateUtc="2024-12-20T21:07:00Z" w:id="772">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73">
            <w:rPr/>
          </w:rPrChange>
        </w:rPr>
        <w:t xml:space="preserve">Introducir en los computadores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74">
            <w:rPr/>
          </w:rPrChange>
        </w:rPr>
        <w:t xml:space="preserve">, medios magnéticos o información ajena a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75">
            <w:rPr/>
          </w:rPrChange>
        </w:rPr>
        <w:t xml:space="preserve"> que puedan afectar de cualquier manera los informes o equipos; que constituyan una infracción a las normas de propiedad intelectual.</w:t>
      </w:r>
    </w:p>
    <w:p w:rsidRPr="00861139" w:rsidR="00861139" w:rsidP="00861139" w:rsidRDefault="00861139" w14:paraId="294E0993" w14:textId="2A2B864B">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76">
            <w:rPr/>
          </w:rPrChange>
        </w:rPr>
        <w:pPrChange w:author="Tatiana Ramírez" w:date="2024-12-20T16:07:00Z" w16du:dateUtc="2024-12-20T21:07:00Z" w:id="777">
          <w:pPr>
            <w:widowControl/>
            <w:pBdr>
              <w:top w:val="nil"/>
              <w:left w:val="nil"/>
              <w:bottom w:val="nil"/>
              <w:right w:val="nil"/>
              <w:between w:val="nil"/>
            </w:pBdr>
            <w:tabs>
              <w:tab w:val="left" w:pos="9498"/>
            </w:tabs>
            <w:jc w:val="both"/>
          </w:pPr>
        </w:pPrChange>
      </w:pPr>
      <w:del w:author="Tatiana Ramírez" w:date="2024-12-20T16:07:00Z" w16du:dateUtc="2024-12-20T21:07:00Z" w:id="778">
        <w:r w:rsidRPr="00861139" w:rsidDel="00861139">
          <w:rPr>
            <w:rFonts w:ascii="Atkinson Hyperlegible" w:hAnsi="Atkinson Hyperlegible" w:eastAsia="Arial Narrow" w:cs="Arial Narrow"/>
            <w:color w:val="000000"/>
            <w:rPrChange w:author="Tatiana Ramírez" w:date="2024-12-20T16:07:00Z" w16du:dateUtc="2024-12-20T21:07:00Z" w:id="779">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80">
            <w:rPr/>
          </w:rPrChange>
        </w:rPr>
        <w:t xml:space="preserve">Originar riñas, discordias o discusiones con otros trabajadores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81">
            <w:rPr/>
          </w:rPrChange>
        </w:rPr>
        <w:t>, o tomar parte en tales actos dentro o fuera de la misma.</w:t>
      </w:r>
    </w:p>
    <w:p w:rsidRPr="00861139" w:rsidR="00861139" w:rsidP="00861139" w:rsidRDefault="00861139" w14:paraId="31D21216" w14:textId="3B7A8F83">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82">
            <w:rPr/>
          </w:rPrChange>
        </w:rPr>
        <w:pPrChange w:author="Tatiana Ramírez" w:date="2024-12-20T16:07:00Z" w16du:dateUtc="2024-12-20T21:07:00Z" w:id="783">
          <w:pPr>
            <w:widowControl/>
            <w:pBdr>
              <w:top w:val="nil"/>
              <w:left w:val="nil"/>
              <w:bottom w:val="nil"/>
              <w:right w:val="nil"/>
              <w:between w:val="nil"/>
            </w:pBdr>
            <w:tabs>
              <w:tab w:val="left" w:pos="9498"/>
            </w:tabs>
            <w:jc w:val="both"/>
          </w:pPr>
        </w:pPrChange>
      </w:pPr>
      <w:del w:author="Tatiana Ramírez" w:date="2024-12-20T16:07:00Z" w16du:dateUtc="2024-12-20T21:07:00Z" w:id="784">
        <w:r w:rsidRPr="00861139" w:rsidDel="00861139">
          <w:rPr>
            <w:rFonts w:ascii="Atkinson Hyperlegible" w:hAnsi="Atkinson Hyperlegible" w:eastAsia="Arial Narrow" w:cs="Arial Narrow"/>
            <w:color w:val="000000"/>
            <w:rPrChange w:author="Tatiana Ramírez" w:date="2024-12-20T16:07:00Z" w16du:dateUtc="2024-12-20T21:07:00Z" w:id="785">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86">
            <w:rPr/>
          </w:rPrChange>
        </w:rPr>
        <w:t xml:space="preserve">Presentar, para la admisión en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87">
            <w:rPr/>
          </w:rPrChange>
        </w:rPr>
        <w:t xml:space="preserve"> o para cualquier efecto documentos falsos, incompletos enmendados o no ceñidos a la estricta verdad.</w:t>
      </w:r>
    </w:p>
    <w:p w:rsidRPr="00861139" w:rsidR="00861139" w:rsidP="00861139" w:rsidRDefault="00861139" w14:paraId="630CACFB" w14:textId="7A07143A">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88">
            <w:rPr/>
          </w:rPrChange>
        </w:rPr>
        <w:pPrChange w:author="Tatiana Ramírez" w:date="2024-12-20T16:07:00Z" w16du:dateUtc="2024-12-20T21:07:00Z" w:id="789">
          <w:pPr>
            <w:widowControl/>
            <w:pBdr>
              <w:top w:val="nil"/>
              <w:left w:val="nil"/>
              <w:bottom w:val="nil"/>
              <w:right w:val="nil"/>
              <w:between w:val="nil"/>
            </w:pBdr>
            <w:tabs>
              <w:tab w:val="left" w:pos="9498"/>
            </w:tabs>
            <w:jc w:val="both"/>
          </w:pPr>
        </w:pPrChange>
      </w:pPr>
      <w:del w:author="Tatiana Ramírez" w:date="2024-12-20T16:07:00Z" w16du:dateUtc="2024-12-20T21:07:00Z" w:id="790">
        <w:r w:rsidRPr="00861139" w:rsidDel="00861139">
          <w:rPr>
            <w:rFonts w:ascii="Atkinson Hyperlegible" w:hAnsi="Atkinson Hyperlegible" w:eastAsia="Arial Narrow" w:cs="Arial Narrow"/>
            <w:color w:val="000000"/>
            <w:rPrChange w:author="Tatiana Ramírez" w:date="2024-12-20T16:07:00Z" w16du:dateUtc="2024-12-20T21:07:00Z" w:id="791">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92">
            <w:rPr/>
          </w:rPrChange>
        </w:rPr>
        <w:t>Prestar a título particular, servicio de asesoría o asistencia en trabajo relacionados con las funciones propias de su empleo.</w:t>
      </w:r>
    </w:p>
    <w:p w:rsidRPr="00861139" w:rsidR="00861139" w:rsidP="00861139" w:rsidRDefault="00861139" w14:paraId="785514F6" w14:textId="0A89A58F">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793">
            <w:rPr/>
          </w:rPrChange>
        </w:rPr>
        <w:pPrChange w:author="Tatiana Ramírez" w:date="2024-12-20T16:07:00Z" w16du:dateUtc="2024-12-20T21:07:00Z" w:id="794">
          <w:pPr>
            <w:widowControl/>
            <w:pBdr>
              <w:top w:val="nil"/>
              <w:left w:val="nil"/>
              <w:bottom w:val="nil"/>
              <w:right w:val="nil"/>
              <w:between w:val="nil"/>
            </w:pBdr>
            <w:tabs>
              <w:tab w:val="left" w:pos="9498"/>
            </w:tabs>
            <w:jc w:val="both"/>
          </w:pPr>
        </w:pPrChange>
      </w:pPr>
      <w:del w:author="Tatiana Ramírez" w:date="2024-12-20T16:07:00Z" w16du:dateUtc="2024-12-20T21:07:00Z" w:id="795">
        <w:r w:rsidRPr="00861139" w:rsidDel="00861139">
          <w:rPr>
            <w:rFonts w:ascii="Atkinson Hyperlegible" w:hAnsi="Atkinson Hyperlegible" w:eastAsia="Arial Narrow" w:cs="Arial Narrow"/>
            <w:color w:val="000000"/>
            <w:rPrChange w:author="Tatiana Ramírez" w:date="2024-12-20T16:07:00Z" w16du:dateUtc="2024-12-20T21:07:00Z" w:id="796">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797">
            <w:rPr/>
          </w:rPrChange>
        </w:rPr>
        <w:t xml:space="preserve">Proporcionar o suministrar a terceros sin autorización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98">
            <w:rPr/>
          </w:rPrChange>
        </w:rPr>
        <w:t xml:space="preserve">, información confidencial o laboral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799">
            <w:rPr/>
          </w:rPrChange>
        </w:rPr>
        <w:t xml:space="preserve">, datos relacionados con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800">
            <w:rPr/>
          </w:rPrChange>
        </w:rPr>
        <w:t>, producción, o con cualquiera de los documentos que hayan sido de su conocimiento o a los que haya tenido acceso en razón a sus labores.</w:t>
      </w:r>
    </w:p>
    <w:p w:rsidRPr="00861139" w:rsidR="00861139" w:rsidP="00861139" w:rsidRDefault="00861139" w14:paraId="73122444" w14:textId="5B74AF12">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01">
            <w:rPr/>
          </w:rPrChange>
        </w:rPr>
        <w:pPrChange w:author="Tatiana Ramírez" w:date="2024-12-20T16:07:00Z" w16du:dateUtc="2024-12-20T21:07:00Z" w:id="802">
          <w:pPr>
            <w:widowControl/>
            <w:pBdr>
              <w:top w:val="nil"/>
              <w:left w:val="nil"/>
              <w:bottom w:val="nil"/>
              <w:right w:val="nil"/>
              <w:between w:val="nil"/>
            </w:pBdr>
            <w:tabs>
              <w:tab w:val="left" w:pos="9498"/>
            </w:tabs>
            <w:jc w:val="both"/>
          </w:pPr>
        </w:pPrChange>
      </w:pPr>
      <w:del w:author="Tatiana Ramírez" w:date="2024-12-20T16:07:00Z" w16du:dateUtc="2024-12-20T21:07:00Z" w:id="803">
        <w:r w:rsidRPr="00861139" w:rsidDel="00861139">
          <w:rPr>
            <w:rFonts w:ascii="Atkinson Hyperlegible" w:hAnsi="Atkinson Hyperlegible" w:eastAsia="Arial Narrow" w:cs="Arial Narrow"/>
            <w:color w:val="000000"/>
            <w:rPrChange w:author="Tatiana Ramírez" w:date="2024-12-20T16:07:00Z" w16du:dateUtc="2024-12-20T21:07:00Z" w:id="804">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05">
            <w:rPr/>
          </w:rPrChange>
        </w:rPr>
        <w:t>Realizar actividades ajenas al ejercicio de sus funciones durante la jornada de trabajo.</w:t>
      </w:r>
    </w:p>
    <w:p w:rsidRPr="00861139" w:rsidR="00861139" w:rsidP="00861139" w:rsidRDefault="00861139" w14:paraId="1A062B22" w14:textId="71ADBB94">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06">
            <w:rPr/>
          </w:rPrChange>
        </w:rPr>
        <w:pPrChange w:author="Tatiana Ramírez" w:date="2024-12-20T16:07:00Z" w16du:dateUtc="2024-12-20T21:07:00Z" w:id="807">
          <w:pPr>
            <w:widowControl/>
            <w:pBdr>
              <w:top w:val="nil"/>
              <w:left w:val="nil"/>
              <w:bottom w:val="nil"/>
              <w:right w:val="nil"/>
              <w:between w:val="nil"/>
            </w:pBdr>
            <w:tabs>
              <w:tab w:val="left" w:pos="9498"/>
            </w:tabs>
            <w:jc w:val="both"/>
          </w:pPr>
        </w:pPrChange>
      </w:pPr>
      <w:del w:author="Tatiana Ramírez" w:date="2024-12-20T16:07:00Z" w16du:dateUtc="2024-12-20T21:07:00Z" w:id="808">
        <w:r w:rsidRPr="00861139" w:rsidDel="00861139">
          <w:rPr>
            <w:rFonts w:ascii="Atkinson Hyperlegible" w:hAnsi="Atkinson Hyperlegible" w:eastAsia="Arial Narrow" w:cs="Arial Narrow"/>
            <w:color w:val="000000"/>
            <w:rPrChange w:author="Tatiana Ramírez" w:date="2024-12-20T16:07:00Z" w16du:dateUtc="2024-12-20T21:07:00Z" w:id="809">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10">
            <w:rPr/>
          </w:rPrChange>
        </w:rPr>
        <w:t>Retardar o negar injustificadamente el despacho de los asuntos o la prestación del servicio a que estén obligados.</w:t>
      </w:r>
    </w:p>
    <w:p w:rsidRPr="00861139" w:rsidR="00861139" w:rsidP="00861139" w:rsidRDefault="00861139" w14:paraId="79B17683" w14:textId="41C76230">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11">
            <w:rPr/>
          </w:rPrChange>
        </w:rPr>
        <w:pPrChange w:author="Tatiana Ramírez" w:date="2024-12-20T16:07:00Z" w16du:dateUtc="2024-12-20T21:07:00Z" w:id="812">
          <w:pPr>
            <w:widowControl/>
            <w:pBdr>
              <w:top w:val="nil"/>
              <w:left w:val="nil"/>
              <w:bottom w:val="nil"/>
              <w:right w:val="nil"/>
              <w:between w:val="nil"/>
            </w:pBdr>
            <w:tabs>
              <w:tab w:val="left" w:pos="9498"/>
            </w:tabs>
            <w:jc w:val="both"/>
          </w:pPr>
        </w:pPrChange>
      </w:pPr>
      <w:del w:author="Tatiana Ramírez" w:date="2024-12-20T16:07:00Z" w16du:dateUtc="2024-12-20T21:07:00Z" w:id="813">
        <w:r w:rsidRPr="00861139" w:rsidDel="00861139">
          <w:rPr>
            <w:rFonts w:ascii="Atkinson Hyperlegible" w:hAnsi="Atkinson Hyperlegible" w:eastAsia="Arial Narrow" w:cs="Arial Narrow"/>
            <w:color w:val="000000"/>
            <w:rPrChange w:author="Tatiana Ramírez" w:date="2024-12-20T16:07:00Z" w16du:dateUtc="2024-12-20T21:07:00Z" w:id="814">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15">
            <w:rPr/>
          </w:rPrChange>
        </w:rPr>
        <w:t xml:space="preserve">Retirar información digital o virtual de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816">
            <w:rPr/>
          </w:rPrChange>
        </w:rPr>
        <w:t>, sin autorización escrita del jefe inmediato.</w:t>
      </w:r>
    </w:p>
    <w:p w:rsidRPr="00861139" w:rsidR="00861139" w:rsidP="00861139" w:rsidRDefault="00861139" w14:paraId="281C8484" w14:textId="0FCDF591">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17">
            <w:rPr/>
          </w:rPrChange>
        </w:rPr>
        <w:pPrChange w:author="Tatiana Ramírez" w:date="2024-12-20T16:07:00Z" w16du:dateUtc="2024-12-20T21:07:00Z" w:id="818">
          <w:pPr>
            <w:widowControl/>
            <w:pBdr>
              <w:top w:val="nil"/>
              <w:left w:val="nil"/>
              <w:bottom w:val="nil"/>
              <w:right w:val="nil"/>
              <w:between w:val="nil"/>
            </w:pBdr>
            <w:tabs>
              <w:tab w:val="left" w:pos="9498"/>
            </w:tabs>
            <w:jc w:val="both"/>
          </w:pPr>
        </w:pPrChange>
      </w:pPr>
      <w:del w:author="Tatiana Ramírez" w:date="2024-12-20T16:07:00Z" w16du:dateUtc="2024-12-20T21:07:00Z" w:id="819">
        <w:r w:rsidRPr="00861139" w:rsidDel="00861139">
          <w:rPr>
            <w:rFonts w:ascii="Atkinson Hyperlegible" w:hAnsi="Atkinson Hyperlegible" w:eastAsia="Arial Narrow" w:cs="Arial Narrow"/>
            <w:color w:val="000000"/>
            <w:rPrChange w:author="Tatiana Ramírez" w:date="2024-12-20T16:07:00Z" w16du:dateUtc="2024-12-20T21:07:00Z" w:id="820">
              <w:rPr/>
            </w:rPrChange>
          </w:rPr>
          <w:lastRenderedPageBreak/>
          <w:delText xml:space="preserve">•  </w:delText>
        </w:r>
      </w:del>
      <w:r w:rsidRPr="00861139">
        <w:rPr>
          <w:rFonts w:ascii="Atkinson Hyperlegible" w:hAnsi="Atkinson Hyperlegible" w:eastAsia="Arial Narrow" w:cs="Arial Narrow"/>
          <w:color w:val="000000"/>
          <w:rPrChange w:author="Tatiana Ramírez" w:date="2024-12-20T16:07:00Z" w16du:dateUtc="2024-12-20T21:07:00Z" w:id="821">
            <w:rPr/>
          </w:rPrChange>
        </w:rPr>
        <w:t>Solicitar a terceros o recibir, directa o por interpuesta persona, regalos, atenciones, prebendas, gratificaciones, dádivas o recompensa como retribución por actos inherentes a su cargo.</w:t>
      </w:r>
    </w:p>
    <w:p w:rsidRPr="00861139" w:rsidR="00861139" w:rsidP="00861139" w:rsidRDefault="00861139" w14:paraId="69147845" w14:textId="637132D4">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22">
            <w:rPr/>
          </w:rPrChange>
        </w:rPr>
        <w:pPrChange w:author="Tatiana Ramírez" w:date="2024-12-20T16:07:00Z" w16du:dateUtc="2024-12-20T21:07:00Z" w:id="823">
          <w:pPr>
            <w:widowControl/>
            <w:pBdr>
              <w:top w:val="nil"/>
              <w:left w:val="nil"/>
              <w:bottom w:val="nil"/>
              <w:right w:val="nil"/>
              <w:between w:val="nil"/>
            </w:pBdr>
            <w:tabs>
              <w:tab w:val="left" w:pos="9498"/>
            </w:tabs>
            <w:jc w:val="both"/>
          </w:pPr>
        </w:pPrChange>
      </w:pPr>
      <w:del w:author="Tatiana Ramírez" w:date="2024-12-20T16:07:00Z" w16du:dateUtc="2024-12-20T21:07:00Z" w:id="824">
        <w:r w:rsidRPr="00861139" w:rsidDel="00861139">
          <w:rPr>
            <w:rFonts w:ascii="Atkinson Hyperlegible" w:hAnsi="Atkinson Hyperlegible" w:eastAsia="Arial Narrow" w:cs="Arial Narrow"/>
            <w:color w:val="000000"/>
            <w:rPrChange w:author="Tatiana Ramírez" w:date="2024-12-20T16:07:00Z" w16du:dateUtc="2024-12-20T21:07:00Z" w:id="825">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26">
            <w:rPr/>
          </w:rPrChange>
        </w:rPr>
        <w:t xml:space="preserve">Solicitar o aceptar comisiones en dinero o en especie por concepto de adquisición de bienes y servicios para </w:t>
      </w:r>
      <w:r w:rsidR="0048347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827">
            <w:rPr/>
          </w:rPrChange>
        </w:rPr>
        <w:t>.</w:t>
      </w:r>
    </w:p>
    <w:p w:rsidRPr="00861139" w:rsidR="00861139" w:rsidP="00861139" w:rsidRDefault="00861139" w14:paraId="5156D15F" w14:textId="7149258F">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28">
            <w:rPr/>
          </w:rPrChange>
        </w:rPr>
        <w:pPrChange w:author="Tatiana Ramírez" w:date="2024-12-20T16:07:00Z" w16du:dateUtc="2024-12-20T21:07:00Z" w:id="829">
          <w:pPr>
            <w:widowControl/>
            <w:pBdr>
              <w:top w:val="nil"/>
              <w:left w:val="nil"/>
              <w:bottom w:val="nil"/>
              <w:right w:val="nil"/>
              <w:between w:val="nil"/>
            </w:pBdr>
            <w:tabs>
              <w:tab w:val="left" w:pos="9498"/>
            </w:tabs>
            <w:jc w:val="both"/>
          </w:pPr>
        </w:pPrChange>
      </w:pPr>
      <w:del w:author="Tatiana Ramírez" w:date="2024-12-20T16:07:00Z" w16du:dateUtc="2024-12-20T21:07:00Z" w:id="830">
        <w:r w:rsidRPr="00861139" w:rsidDel="00861139">
          <w:rPr>
            <w:rFonts w:ascii="Atkinson Hyperlegible" w:hAnsi="Atkinson Hyperlegible" w:eastAsia="Arial Narrow" w:cs="Arial Narrow"/>
            <w:color w:val="000000"/>
            <w:rPrChange w:author="Tatiana Ramírez" w:date="2024-12-20T16:07:00Z" w16du:dateUtc="2024-12-20T21:07:00Z" w:id="831">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32">
            <w:rPr/>
          </w:rPrChange>
        </w:rPr>
        <w:t xml:space="preserve">Sustraer de </w:t>
      </w:r>
      <w:r w:rsidR="00365135">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833">
            <w:rPr/>
          </w:rPrChange>
        </w:rPr>
        <w:t xml:space="preserve"> los útiles o elementos de trabajo, estudios, conceptos, e información reservada o privilegiada, soportes o aplicaciones.</w:t>
      </w:r>
    </w:p>
    <w:p w:rsidRPr="00861139" w:rsidR="00861139" w:rsidP="00861139" w:rsidRDefault="00861139" w14:paraId="0AAB0F58" w14:textId="6AFC3682">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34">
            <w:rPr/>
          </w:rPrChange>
        </w:rPr>
        <w:pPrChange w:author="Tatiana Ramírez" w:date="2024-12-20T16:07:00Z" w16du:dateUtc="2024-12-20T21:07:00Z" w:id="835">
          <w:pPr>
            <w:widowControl/>
            <w:pBdr>
              <w:top w:val="nil"/>
              <w:left w:val="nil"/>
              <w:bottom w:val="nil"/>
              <w:right w:val="nil"/>
              <w:between w:val="nil"/>
            </w:pBdr>
            <w:tabs>
              <w:tab w:val="left" w:pos="9498"/>
            </w:tabs>
            <w:jc w:val="both"/>
          </w:pPr>
        </w:pPrChange>
      </w:pPr>
      <w:del w:author="Tatiana Ramírez" w:date="2024-12-20T16:07:00Z" w16du:dateUtc="2024-12-20T21:07:00Z" w:id="836">
        <w:r w:rsidRPr="00861139" w:rsidDel="00861139">
          <w:rPr>
            <w:rFonts w:ascii="Atkinson Hyperlegible" w:hAnsi="Atkinson Hyperlegible" w:eastAsia="Arial Narrow" w:cs="Arial Narrow"/>
            <w:color w:val="000000"/>
            <w:rPrChange w:author="Tatiana Ramírez" w:date="2024-12-20T16:07:00Z" w16du:dateUtc="2024-12-20T21:07:00Z" w:id="837">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38">
            <w:rPr/>
          </w:rPrChange>
        </w:rPr>
        <w:t>Usar los elementos de trabajo en labores que no sean propias, desperdiciarlos o permitir que se destinen a fines diferentes de su objeto.</w:t>
      </w:r>
    </w:p>
    <w:p w:rsidRPr="00861139" w:rsidR="00861139" w:rsidP="00861139" w:rsidRDefault="00861139" w14:paraId="5F7850AC" w14:textId="67C2F9A7">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39">
            <w:rPr/>
          </w:rPrChange>
        </w:rPr>
        <w:pPrChange w:author="Tatiana Ramírez" w:date="2024-12-20T16:07:00Z" w16du:dateUtc="2024-12-20T21:07:00Z" w:id="840">
          <w:pPr>
            <w:widowControl/>
            <w:pBdr>
              <w:top w:val="nil"/>
              <w:left w:val="nil"/>
              <w:bottom w:val="nil"/>
              <w:right w:val="nil"/>
              <w:between w:val="nil"/>
            </w:pBdr>
            <w:tabs>
              <w:tab w:val="left" w:pos="9498"/>
            </w:tabs>
            <w:jc w:val="both"/>
          </w:pPr>
        </w:pPrChange>
      </w:pPr>
      <w:del w:author="Tatiana Ramírez" w:date="2024-12-20T16:07:00Z" w16du:dateUtc="2024-12-20T21:07:00Z" w:id="841">
        <w:r w:rsidRPr="00861139" w:rsidDel="00861139">
          <w:rPr>
            <w:rFonts w:ascii="Atkinson Hyperlegible" w:hAnsi="Atkinson Hyperlegible" w:eastAsia="Arial Narrow" w:cs="Arial Narrow"/>
            <w:color w:val="000000"/>
            <w:rPrChange w:author="Tatiana Ramírez" w:date="2024-12-20T16:07:00Z" w16du:dateUtc="2024-12-20T21:07:00Z" w:id="842">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43">
            <w:rPr/>
          </w:rPrChange>
        </w:rPr>
        <w:t xml:space="preserve">Usar los útiles, equipos o herramientas suministradas por </w:t>
      </w:r>
      <w:r w:rsidR="0043484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844">
            <w:rPr/>
          </w:rPrChange>
        </w:rPr>
        <w:t xml:space="preserve"> en objetivos distintos del trabajo contratado</w:t>
      </w:r>
      <w:ins w:author="Tatiana Ramírez" w:date="2024-12-20T16:37:00Z" w16du:dateUtc="2024-12-20T21:37:00Z" w:id="845">
        <w:r w:rsidR="00B05DC4">
          <w:rPr>
            <w:rFonts w:ascii="Atkinson Hyperlegible" w:hAnsi="Atkinson Hyperlegible" w:eastAsia="Arial Narrow" w:cs="Arial Narrow"/>
            <w:color w:val="000000"/>
          </w:rPr>
          <w:t>.</w:t>
        </w:r>
      </w:ins>
      <w:del w:author="Tatiana Ramírez" w:date="2024-12-20T16:37:00Z" w16du:dateUtc="2024-12-20T21:37:00Z" w:id="846">
        <w:r w:rsidRPr="00861139" w:rsidDel="00B05DC4">
          <w:rPr>
            <w:rFonts w:ascii="Atkinson Hyperlegible" w:hAnsi="Atkinson Hyperlegible" w:eastAsia="Arial Narrow" w:cs="Arial Narrow"/>
            <w:color w:val="000000"/>
            <w:rPrChange w:author="Tatiana Ramírez" w:date="2024-12-20T16:07:00Z" w16du:dateUtc="2024-12-20T21:07:00Z" w:id="847">
              <w:rPr/>
            </w:rPrChange>
          </w:rPr>
          <w:delText xml:space="preserve"> (Artículo 60 C.S.T).</w:delText>
        </w:r>
      </w:del>
    </w:p>
    <w:p w:rsidRPr="00861139" w:rsidR="00861139" w:rsidP="00861139" w:rsidRDefault="00861139" w14:paraId="25BBCF0C" w14:textId="68E6592C">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48">
            <w:rPr/>
          </w:rPrChange>
        </w:rPr>
        <w:pPrChange w:author="Tatiana Ramírez" w:date="2024-12-20T16:07:00Z" w16du:dateUtc="2024-12-20T21:07:00Z" w:id="849">
          <w:pPr>
            <w:widowControl/>
            <w:pBdr>
              <w:top w:val="nil"/>
              <w:left w:val="nil"/>
              <w:bottom w:val="nil"/>
              <w:right w:val="nil"/>
              <w:between w:val="nil"/>
            </w:pBdr>
            <w:tabs>
              <w:tab w:val="left" w:pos="9498"/>
            </w:tabs>
            <w:jc w:val="both"/>
          </w:pPr>
        </w:pPrChange>
      </w:pPr>
      <w:del w:author="Tatiana Ramírez" w:date="2024-12-20T16:07:00Z" w16du:dateUtc="2024-12-20T21:07:00Z" w:id="850">
        <w:r w:rsidRPr="00861139" w:rsidDel="00861139">
          <w:rPr>
            <w:rFonts w:ascii="Atkinson Hyperlegible" w:hAnsi="Atkinson Hyperlegible" w:eastAsia="Arial Narrow" w:cs="Arial Narrow"/>
            <w:color w:val="000000"/>
            <w:rPrChange w:author="Tatiana Ramírez" w:date="2024-12-20T16:07:00Z" w16du:dateUtc="2024-12-20T21:07:00Z" w:id="851">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52">
            <w:rPr/>
          </w:rPrChange>
        </w:rPr>
        <w:t>Usar para fines distintos o contrarios a la forma indicada, ropa o implementos de trabajo.</w:t>
      </w:r>
    </w:p>
    <w:p w:rsidRPr="00861139" w:rsidR="00861139" w:rsidP="00861139" w:rsidRDefault="00861139" w14:paraId="3102BCCD" w14:textId="42A23A04">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53">
            <w:rPr/>
          </w:rPrChange>
        </w:rPr>
        <w:pPrChange w:author="Tatiana Ramírez" w:date="2024-12-20T16:07:00Z" w16du:dateUtc="2024-12-20T21:07:00Z" w:id="854">
          <w:pPr>
            <w:widowControl/>
            <w:pBdr>
              <w:top w:val="nil"/>
              <w:left w:val="nil"/>
              <w:bottom w:val="nil"/>
              <w:right w:val="nil"/>
              <w:between w:val="nil"/>
            </w:pBdr>
            <w:tabs>
              <w:tab w:val="left" w:pos="9498"/>
            </w:tabs>
            <w:jc w:val="both"/>
          </w:pPr>
        </w:pPrChange>
      </w:pPr>
      <w:del w:author="Tatiana Ramírez" w:date="2024-12-20T16:07:00Z" w16du:dateUtc="2024-12-20T21:07:00Z" w:id="855">
        <w:r w:rsidRPr="00861139" w:rsidDel="00861139">
          <w:rPr>
            <w:rFonts w:ascii="Atkinson Hyperlegible" w:hAnsi="Atkinson Hyperlegible" w:eastAsia="Arial Narrow" w:cs="Arial Narrow"/>
            <w:color w:val="000000"/>
            <w:rPrChange w:author="Tatiana Ramírez" w:date="2024-12-20T16:07:00Z" w16du:dateUtc="2024-12-20T21:07:00Z" w:id="856">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57">
            <w:rPr/>
          </w:rPrChange>
        </w:rPr>
        <w:t>Utilizar las tarjetas de crédito de la compañía sin los permisos del personal de finanzas autorizado para ello.</w:t>
      </w:r>
    </w:p>
    <w:p w:rsidRPr="00861139" w:rsidR="00861139" w:rsidP="00861139" w:rsidRDefault="00861139" w14:paraId="5111DC37" w14:textId="1752F5EC">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Change w:author="Tatiana Ramírez" w:date="2024-12-20T16:07:00Z" w16du:dateUtc="2024-12-20T21:07:00Z" w:id="858">
            <w:rPr/>
          </w:rPrChange>
        </w:rPr>
        <w:pPrChange w:author="Tatiana Ramírez" w:date="2024-12-20T16:07:00Z" w16du:dateUtc="2024-12-20T21:07:00Z" w:id="859">
          <w:pPr>
            <w:widowControl/>
            <w:pBdr>
              <w:top w:val="nil"/>
              <w:left w:val="nil"/>
              <w:bottom w:val="nil"/>
              <w:right w:val="nil"/>
              <w:between w:val="nil"/>
            </w:pBdr>
            <w:tabs>
              <w:tab w:val="left" w:pos="9498"/>
            </w:tabs>
            <w:jc w:val="both"/>
          </w:pPr>
        </w:pPrChange>
      </w:pPr>
      <w:del w:author="Tatiana Ramírez" w:date="2024-12-20T16:07:00Z" w16du:dateUtc="2024-12-20T21:07:00Z" w:id="860">
        <w:r w:rsidRPr="00861139" w:rsidDel="00861139">
          <w:rPr>
            <w:rFonts w:ascii="Atkinson Hyperlegible" w:hAnsi="Atkinson Hyperlegible" w:eastAsia="Arial Narrow" w:cs="Arial Narrow"/>
            <w:color w:val="000000"/>
            <w:rPrChange w:author="Tatiana Ramírez" w:date="2024-12-20T16:07:00Z" w16du:dateUtc="2024-12-20T21:07:00Z" w:id="861">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62">
            <w:rPr/>
          </w:rPrChange>
        </w:rPr>
        <w:t xml:space="preserve">Utilizar los computadores, la fotocopiadora, plataformas de trabajo y cualquier otro implemento de propiedad de </w:t>
      </w:r>
      <w:r w:rsidR="00434849">
        <w:rPr>
          <w:rFonts w:ascii="Atkinson Hyperlegible" w:hAnsi="Atkinson Hyperlegible" w:eastAsia="Arial Narrow" w:cs="Arial Narrow"/>
          <w:color w:val="000000"/>
        </w:rPr>
        <w:t>POA</w:t>
      </w:r>
      <w:r w:rsidRPr="00861139">
        <w:rPr>
          <w:rFonts w:ascii="Atkinson Hyperlegible" w:hAnsi="Atkinson Hyperlegible" w:eastAsia="Arial Narrow" w:cs="Arial Narrow"/>
          <w:color w:val="000000"/>
          <w:rPrChange w:author="Tatiana Ramírez" w:date="2024-12-20T16:07:00Z" w16du:dateUtc="2024-12-20T21:07:00Z" w:id="863">
            <w:rPr/>
          </w:rPrChange>
        </w:rPr>
        <w:t xml:space="preserve"> con fines personales, sin previa autorización del jefe inmediato.</w:t>
      </w:r>
    </w:p>
    <w:p w:rsidR="00861139" w:rsidP="00861139" w:rsidRDefault="00861139" w14:paraId="5AF9235E" w14:textId="21BCA2EE">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rPr>
      </w:pPr>
      <w:del w:author="Tatiana Ramírez" w:date="2024-12-20T16:07:00Z" w16du:dateUtc="2024-12-20T21:07:00Z" w:id="864">
        <w:r w:rsidRPr="00861139" w:rsidDel="00861139">
          <w:rPr>
            <w:rFonts w:ascii="Atkinson Hyperlegible" w:hAnsi="Atkinson Hyperlegible" w:eastAsia="Arial Narrow" w:cs="Arial Narrow"/>
            <w:color w:val="000000"/>
            <w:rPrChange w:author="Tatiana Ramírez" w:date="2024-12-20T16:07:00Z" w16du:dateUtc="2024-12-20T21:07:00Z" w:id="865">
              <w:rPr/>
            </w:rPrChange>
          </w:rPr>
          <w:delText xml:space="preserve">•  </w:delText>
        </w:r>
      </w:del>
      <w:r w:rsidRPr="00861139">
        <w:rPr>
          <w:rFonts w:ascii="Atkinson Hyperlegible" w:hAnsi="Atkinson Hyperlegible" w:eastAsia="Arial Narrow" w:cs="Arial Narrow"/>
          <w:color w:val="000000"/>
          <w:rPrChange w:author="Tatiana Ramírez" w:date="2024-12-20T16:07:00Z" w16du:dateUtc="2024-12-20T21:07:00Z" w:id="866">
            <w:rPr/>
          </w:rPrChange>
        </w:rPr>
        <w:t>Violar el compromiso de exclusividad de servicios que se hubiere pactado en el contrato individual de trabajo.</w:t>
      </w:r>
    </w:p>
    <w:p w:rsidRPr="0055609C" w:rsidR="00AB06C1" w:rsidP="7EF6CD69" w:rsidRDefault="00AB06C1" w14:paraId="6EFDB63E" w14:textId="773F8417">
      <w:pPr>
        <w:pStyle w:val="Prrafodelista"/>
        <w:widowControl w:val="1"/>
        <w:numPr>
          <w:ilvl w:val="0"/>
          <w:numId w:val="87"/>
        </w:numPr>
        <w:pBdr>
          <w:top w:val="nil" w:color="000000" w:sz="0" w:space="0"/>
          <w:left w:val="nil" w:color="000000" w:sz="0" w:space="0"/>
          <w:bottom w:val="nil" w:color="000000" w:sz="0" w:space="0"/>
          <w:right w:val="nil" w:color="000000" w:sz="0" w:space="0"/>
          <w:between w:val="nil" w:color="000000" w:sz="0" w:space="0"/>
        </w:pBdr>
        <w:tabs>
          <w:tab w:val="left" w:pos="9498"/>
        </w:tabs>
        <w:jc w:val="both"/>
        <w:rPr>
          <w:ins w:author="Tatiana Ramírez" w:date="2024-12-20T17:12:00Z" w16du:dateUtc="2024-12-20T22:12:00Z" w:id="1070120896"/>
          <w:rFonts w:ascii="Atkinson Hyperlegible" w:hAnsi="Atkinson Hyperlegible" w:eastAsia="Arial Narrow" w:cs="Arial Narrow"/>
          <w:color w:val="000000"/>
          <w:rPrChange w:author="Tatiana Ramírez" w:date="2024-12-20T17:12:00Z" w16du:dateUtc="2024-12-20T22:12:00Z" w:id="1475338122">
            <w:rPr>
              <w:ins w:author="Tatiana Ramírez" w:date="2024-12-20T17:12:00Z" w16du:dateUtc="2024-12-20T22:12:00Z" w:id="1096306967"/>
              <w:rFonts w:ascii="Atkinson Hyperlegible" w:hAnsi="Atkinson Hyperlegible" w:eastAsia="Arial Narrow" w:cs="Arial Narrow"/>
            </w:rPr>
          </w:rPrChange>
        </w:rPr>
      </w:pPr>
      <w:r w:rsidRPr="7EF6CD69" w:rsidR="23E9CC4E">
        <w:rPr>
          <w:rFonts w:ascii="Atkinson Hyperlegible" w:hAnsi="Atkinson Hyperlegible" w:eastAsia="Arial Narrow" w:cs="Arial Narrow"/>
          <w:highlight w:val="green"/>
        </w:rPr>
        <w:t>I</w:t>
      </w:r>
      <w:ins w:author="Tatiana Ramírez" w:date="2024-12-20T17:12:00Z" w:id="684568739">
        <w:r w:rsidRPr="7EF6CD69" w:rsidR="0B9B31F9">
          <w:rPr>
            <w:rFonts w:ascii="Atkinson Hyperlegible" w:hAnsi="Atkinson Hyperlegible" w:eastAsia="Arial Narrow" w:cs="Arial Narrow"/>
            <w:highlight w:val="green"/>
          </w:rPr>
          <w:t>n</w:t>
        </w:r>
      </w:ins>
      <w:del w:author="Tatiana Ramírez" w:date="2024-12-20T17:12:00Z" w:id="1055787776">
        <w:r w:rsidRPr="7EF6CD69" w:rsidDel="23E9CC4E">
          <w:rPr>
            <w:rFonts w:ascii="Atkinson Hyperlegible" w:hAnsi="Atkinson Hyperlegible" w:eastAsia="Arial Narrow" w:cs="Arial Narrow"/>
            <w:highlight w:val="green"/>
          </w:rPr>
          <w:delText>n</w:delText>
        </w:r>
      </w:del>
      <w:r w:rsidRPr="7EF6CD69" w:rsidR="23E9CC4E">
        <w:rPr>
          <w:rFonts w:ascii="Atkinson Hyperlegible" w:hAnsi="Atkinson Hyperlegible" w:eastAsia="Arial Narrow" w:cs="Arial Narrow"/>
          <w:highlight w:val="green"/>
        </w:rPr>
        <w:t xml:space="preserve">cumplir con </w:t>
      </w:r>
      <w:r w:rsidRPr="7EF6CD69" w:rsidR="66B48470">
        <w:rPr>
          <w:rFonts w:ascii="Atkinson Hyperlegible" w:hAnsi="Atkinson Hyperlegible" w:eastAsia="Arial Narrow" w:cs="Arial Narrow"/>
          <w:highlight w:val="green"/>
        </w:rPr>
        <w:t xml:space="preserve">las obligaciones establecidas en el </w:t>
      </w:r>
      <w:r w:rsidRPr="7EF6CD69" w:rsidR="66B48470">
        <w:rPr>
          <w:rFonts w:ascii="Atkinson Hyperlegible" w:hAnsi="Atkinson Hyperlegible" w:eastAsia="Arial Narrow" w:cs="Arial Narrow"/>
          <w:highlight w:val="magenta"/>
          <w:rPrChange w:author="Leonardo Torres" w:date="2025-01-07T15:25:24.639Z" w:id="1769303531">
            <w:rPr>
              <w:rFonts w:ascii="Atkinson Hyperlegible" w:hAnsi="Atkinson Hyperlegible" w:eastAsia="Arial Narrow" w:cs="Arial Narrow"/>
              <w:highlight w:val="green"/>
            </w:rPr>
          </w:rPrChange>
        </w:rPr>
        <w:t>capítulo XV</w:t>
      </w:r>
      <w:ins w:author="Leonardo Torres" w:date="2025-01-07T15:26:24.879Z" w:id="837999915">
        <w:r w:rsidRPr="7EF6CD69" w:rsidR="26BC4D60">
          <w:rPr>
            <w:rFonts w:ascii="Atkinson Hyperlegible" w:hAnsi="Atkinson Hyperlegible" w:eastAsia="Arial Narrow" w:cs="Arial Narrow"/>
            <w:highlight w:val="magenta"/>
          </w:rPr>
          <w:t>I</w:t>
        </w:r>
      </w:ins>
      <w:r w:rsidRPr="7EF6CD69" w:rsidR="66B48470">
        <w:rPr>
          <w:rFonts w:ascii="Atkinson Hyperlegible" w:hAnsi="Atkinson Hyperlegible" w:eastAsia="Arial Narrow" w:cs="Arial Narrow"/>
          <w:highlight w:val="green"/>
        </w:rPr>
        <w:t xml:space="preserve"> referente al m</w:t>
      </w:r>
      <w:r w:rsidRPr="7EF6CD69" w:rsidR="23E9CC4E">
        <w:rPr>
          <w:rFonts w:ascii="Atkinson Hyperlegible" w:hAnsi="Atkinson Hyperlegible" w:eastAsia="Arial Narrow" w:cs="Arial Narrow"/>
          <w:highlight w:val="green"/>
        </w:rPr>
        <w:t>anejo de la información y de los recursos de tecnología</w:t>
      </w:r>
      <w:r w:rsidRPr="7EF6CD69" w:rsidR="66B48470">
        <w:rPr>
          <w:rFonts w:ascii="Atkinson Hyperlegible" w:hAnsi="Atkinson Hyperlegible" w:eastAsia="Arial Narrow" w:cs="Arial Narrow"/>
        </w:rPr>
        <w:t>.</w:t>
      </w:r>
    </w:p>
    <w:p w:rsidRPr="0055609C" w:rsidR="0055609C" w:rsidP="0055609C" w:rsidRDefault="0055609C" w14:paraId="1A7E039D" w14:textId="6BB74CB2">
      <w:pPr>
        <w:widowControl/>
        <w:numPr>
          <w:ilvl w:val="0"/>
          <w:numId w:val="87"/>
        </w:numPr>
        <w:pBdr>
          <w:top w:val="nil"/>
          <w:left w:val="nil"/>
          <w:bottom w:val="nil"/>
          <w:right w:val="nil"/>
          <w:between w:val="nil"/>
        </w:pBdr>
        <w:tabs>
          <w:tab w:val="left" w:pos="709"/>
          <w:tab w:val="left" w:pos="9498"/>
        </w:tabs>
        <w:ind w:right="-68"/>
        <w:jc w:val="both"/>
        <w:rPr>
          <w:rFonts w:ascii="Atkinson Hyperlegible" w:hAnsi="Atkinson Hyperlegible" w:eastAsia="Arial Narrow" w:cs="Arial Narrow"/>
          <w:color w:val="000000"/>
          <w:highlight w:val="green"/>
          <w:rPrChange w:author="Tatiana Ramírez" w:date="2024-12-20T17:12:00Z" w16du:dateUtc="2024-12-20T22:12:00Z" w:id="872">
            <w:rPr>
              <w:rFonts w:ascii="Atkinson Hyperlegible" w:hAnsi="Atkinson Hyperlegible" w:eastAsia="Arial Narrow" w:cs="Arial Narrow"/>
              <w:color w:val="000000"/>
            </w:rPr>
          </w:rPrChange>
        </w:rPr>
      </w:pPr>
      <w:r w:rsidRPr="0055609C">
        <w:rPr>
          <w:rFonts w:ascii="Atkinson Hyperlegible" w:hAnsi="Atkinson Hyperlegible" w:eastAsia="Arial Narrow" w:cs="Arial Narrow"/>
          <w:color w:val="000000"/>
          <w:highlight w:val="green"/>
          <w:rPrChange w:author="Tatiana Ramírez" w:date="2024-12-20T17:12:00Z" w16du:dateUtc="2024-12-20T22:12:00Z" w:id="873">
            <w:rPr>
              <w:rFonts w:ascii="Atkinson Hyperlegible" w:hAnsi="Atkinson Hyperlegible" w:eastAsia="Arial Narrow" w:cs="Arial Narrow"/>
              <w:color w:val="000000"/>
            </w:rPr>
          </w:rPrChange>
        </w:rPr>
        <w:t xml:space="preserve">Copiar, llevar o transmitir, por cualquier medio, fuera de </w:t>
      </w:r>
      <w:r w:rsidR="00434849">
        <w:rPr>
          <w:rFonts w:ascii="Atkinson Hyperlegible" w:hAnsi="Atkinson Hyperlegible" w:eastAsia="Arial Narrow" w:cs="Arial Narrow"/>
          <w:color w:val="000000"/>
          <w:highlight w:val="green"/>
        </w:rPr>
        <w:t>POA</w:t>
      </w:r>
      <w:r w:rsidRPr="0055609C">
        <w:rPr>
          <w:rFonts w:ascii="Atkinson Hyperlegible" w:hAnsi="Atkinson Hyperlegible" w:eastAsia="Arial Narrow" w:cs="Arial Narrow"/>
          <w:color w:val="000000"/>
          <w:highlight w:val="green"/>
          <w:rPrChange w:author="Tatiana Ramírez" w:date="2024-12-20T17:12:00Z" w16du:dateUtc="2024-12-20T22:12:00Z" w:id="874">
            <w:rPr>
              <w:rFonts w:ascii="Atkinson Hyperlegible" w:hAnsi="Atkinson Hyperlegible" w:eastAsia="Arial Narrow" w:cs="Arial Narrow"/>
              <w:color w:val="000000"/>
            </w:rPr>
          </w:rPrChange>
        </w:rPr>
        <w:t xml:space="preserve">, manuales, programas (software) y documentos de cualquier naturaleza y de propiedad de ésta, o prestarlos o fotocopiarlos sin autorización. </w:t>
      </w:r>
    </w:p>
    <w:p w:rsidRPr="0055609C" w:rsidR="0055609C" w:rsidP="0055609C" w:rsidRDefault="0055609C" w14:paraId="6F5D68E3" w14:textId="7177943F">
      <w:pPr>
        <w:numPr>
          <w:ilvl w:val="0"/>
          <w:numId w:val="87"/>
        </w:numPr>
        <w:pBdr>
          <w:top w:val="nil"/>
          <w:left w:val="nil"/>
          <w:bottom w:val="nil"/>
          <w:right w:val="nil"/>
          <w:between w:val="nil"/>
        </w:pBdr>
        <w:tabs>
          <w:tab w:val="left" w:pos="709"/>
          <w:tab w:val="left" w:pos="9498"/>
        </w:tabs>
        <w:ind w:right="-68"/>
        <w:jc w:val="both"/>
        <w:rPr>
          <w:rFonts w:ascii="Atkinson Hyperlegible" w:hAnsi="Atkinson Hyperlegible" w:eastAsia="Arial Narrow" w:cs="Arial Narrow"/>
          <w:color w:val="000000"/>
          <w:highlight w:val="green"/>
          <w:rPrChange w:author="Tatiana Ramírez" w:date="2024-12-20T17:12:00Z" w16du:dateUtc="2024-12-20T22:12:00Z" w:id="875">
            <w:rPr>
              <w:rFonts w:ascii="Atkinson Hyperlegible" w:hAnsi="Atkinson Hyperlegible" w:eastAsia="Arial Narrow" w:cs="Arial Narrow"/>
              <w:color w:val="000000"/>
            </w:rPr>
          </w:rPrChange>
        </w:rPr>
      </w:pPr>
      <w:r w:rsidRPr="0055609C">
        <w:rPr>
          <w:rFonts w:ascii="Atkinson Hyperlegible" w:hAnsi="Atkinson Hyperlegible" w:eastAsia="Arial Narrow" w:cs="Arial Narrow"/>
          <w:color w:val="000000"/>
          <w:highlight w:val="green"/>
          <w:rPrChange w:author="Tatiana Ramírez" w:date="2024-12-20T17:12:00Z" w16du:dateUtc="2024-12-20T22:12:00Z" w:id="876">
            <w:rPr>
              <w:rFonts w:ascii="Atkinson Hyperlegible" w:hAnsi="Atkinson Hyperlegible" w:eastAsia="Arial Narrow" w:cs="Arial Narrow"/>
              <w:color w:val="000000"/>
            </w:rPr>
          </w:rPrChange>
        </w:rPr>
        <w:t xml:space="preserve">Engañar a </w:t>
      </w:r>
      <w:r w:rsidR="00434849">
        <w:rPr>
          <w:rFonts w:ascii="Atkinson Hyperlegible" w:hAnsi="Atkinson Hyperlegible" w:eastAsia="Arial Narrow" w:cs="Arial Narrow"/>
          <w:color w:val="000000"/>
          <w:highlight w:val="green"/>
        </w:rPr>
        <w:t>POA</w:t>
      </w:r>
      <w:r w:rsidRPr="0055609C">
        <w:rPr>
          <w:rFonts w:ascii="Atkinson Hyperlegible" w:hAnsi="Atkinson Hyperlegible" w:eastAsia="Arial Narrow" w:cs="Arial Narrow"/>
          <w:color w:val="000000"/>
          <w:highlight w:val="green"/>
          <w:rPrChange w:author="Tatiana Ramírez" w:date="2024-12-20T17:12:00Z" w16du:dateUtc="2024-12-20T22:12:00Z" w:id="877">
            <w:rPr>
              <w:rFonts w:ascii="Atkinson Hyperlegible" w:hAnsi="Atkinson Hyperlegible" w:eastAsia="Arial Narrow" w:cs="Arial Narrow"/>
              <w:color w:val="000000"/>
            </w:rPr>
          </w:rPrChange>
        </w:rPr>
        <w:t xml:space="preserve"> en cuanto a la solicitud de permisos, licencias beneficios o auxilios monetarios.</w:t>
      </w:r>
    </w:p>
    <w:p w:rsidRPr="0055609C" w:rsidR="0055609C" w:rsidP="0055609C" w:rsidRDefault="0055609C" w14:paraId="6D8DB7E9" w14:textId="06D26130">
      <w:pPr>
        <w:numPr>
          <w:ilvl w:val="0"/>
          <w:numId w:val="87"/>
        </w:numPr>
        <w:pBdr>
          <w:top w:val="nil"/>
          <w:left w:val="nil"/>
          <w:bottom w:val="nil"/>
          <w:right w:val="nil"/>
          <w:between w:val="nil"/>
        </w:pBdr>
        <w:tabs>
          <w:tab w:val="left" w:pos="709"/>
          <w:tab w:val="left" w:pos="9498"/>
        </w:tabs>
        <w:ind w:right="-68"/>
        <w:jc w:val="both"/>
        <w:rPr>
          <w:rFonts w:ascii="Atkinson Hyperlegible" w:hAnsi="Atkinson Hyperlegible" w:eastAsia="Arial Narrow" w:cs="Arial Narrow"/>
          <w:color w:val="000000"/>
          <w:highlight w:val="green"/>
          <w:rPrChange w:author="Tatiana Ramírez" w:date="2024-12-20T17:12:00Z" w16du:dateUtc="2024-12-20T22:12:00Z" w:id="878">
            <w:rPr>
              <w:rFonts w:ascii="Atkinson Hyperlegible" w:hAnsi="Atkinson Hyperlegible" w:eastAsia="Arial Narrow" w:cs="Arial Narrow"/>
              <w:color w:val="000000"/>
            </w:rPr>
          </w:rPrChange>
        </w:rPr>
      </w:pPr>
      <w:proofErr w:type="spellStart"/>
      <w:r w:rsidRPr="0055609C">
        <w:rPr>
          <w:rFonts w:ascii="Atkinson Hyperlegible" w:hAnsi="Atkinson Hyperlegible" w:eastAsia="Arial Narrow" w:cs="Arial Narrow"/>
          <w:color w:val="000000"/>
          <w:highlight w:val="green"/>
          <w:rPrChange w:author="Tatiana Ramírez" w:date="2024-12-20T17:12:00Z" w16du:dateUtc="2024-12-20T22:12:00Z" w:id="879">
            <w:rPr>
              <w:rFonts w:ascii="Atkinson Hyperlegible" w:hAnsi="Atkinson Hyperlegible" w:eastAsia="Arial Narrow" w:cs="Arial Narrow"/>
              <w:color w:val="000000"/>
            </w:rPr>
          </w:rPrChange>
        </w:rPr>
        <w:t>Actuar</w:t>
      </w:r>
      <w:r w:rsidRPr="0055609C">
        <w:rPr>
          <w:rFonts w:ascii="Atkinson Hyperlegible" w:hAnsi="Atkinson Hyperlegible" w:eastAsia="Arial Narrow" w:cs="Arial Narrow"/>
          <w:color w:val="000000"/>
          <w:highlight w:val="green"/>
          <w:rPrChange w:author="Tatiana Ramírez" w:date="2024-12-20T17:12:00Z" w16du:dateUtc="2024-12-20T22:12:00Z" w:id="880">
            <w:rPr>
              <w:rFonts w:ascii="Atkinson Hyperlegible" w:hAnsi="Atkinson Hyperlegible" w:eastAsia="Arial Narrow" w:cs="Arial Narrow"/>
              <w:color w:val="000000"/>
            </w:rPr>
          </w:rPrChange>
        </w:rPr>
        <w:t>con</w:t>
      </w:r>
      <w:proofErr w:type="spellEnd"/>
      <w:r w:rsidRPr="0055609C">
        <w:rPr>
          <w:rFonts w:ascii="Atkinson Hyperlegible" w:hAnsi="Atkinson Hyperlegible" w:eastAsia="Arial Narrow" w:cs="Arial Narrow"/>
          <w:color w:val="000000"/>
          <w:highlight w:val="green"/>
          <w:rPrChange w:author="Tatiana Ramírez" w:date="2024-12-20T17:12:00Z" w16du:dateUtc="2024-12-20T22:12:00Z" w:id="881">
            <w:rPr>
              <w:rFonts w:ascii="Atkinson Hyperlegible" w:hAnsi="Atkinson Hyperlegible" w:eastAsia="Arial Narrow" w:cs="Arial Narrow"/>
              <w:color w:val="000000"/>
            </w:rPr>
          </w:rPrChange>
        </w:rPr>
        <w:t xml:space="preserve"> violencia o indisciplina en sus labores contra el empleador, el personal directivo, usuarios de los servicios o los compañeros de trabajo. El maltrato verbal contra cualquier persona que se le esté prestando servicio. Atentar contra la seguridad, tranquilidad y bienestar de los colaboradores, visitantes internos o externos o cualquier otra persona que se esté prestando el servicio a </w:t>
      </w:r>
      <w:r w:rsidR="00434849">
        <w:rPr>
          <w:rFonts w:ascii="Atkinson Hyperlegible" w:hAnsi="Atkinson Hyperlegible" w:eastAsia="Arial Narrow" w:cs="Arial Narrow"/>
          <w:color w:val="000000"/>
          <w:highlight w:val="green"/>
        </w:rPr>
        <w:t>POA</w:t>
      </w:r>
      <w:r w:rsidRPr="0055609C">
        <w:rPr>
          <w:rFonts w:ascii="Atkinson Hyperlegible" w:hAnsi="Atkinson Hyperlegible" w:eastAsia="Arial Narrow" w:cs="Arial Narrow"/>
          <w:color w:val="000000"/>
          <w:highlight w:val="green"/>
          <w:rPrChange w:author="Tatiana Ramírez" w:date="2024-12-20T17:12:00Z" w16du:dateUtc="2024-12-20T22:12:00Z" w:id="882">
            <w:rPr>
              <w:rFonts w:ascii="Atkinson Hyperlegible" w:hAnsi="Atkinson Hyperlegible" w:eastAsia="Arial Narrow" w:cs="Arial Narrow"/>
              <w:color w:val="000000"/>
            </w:rPr>
          </w:rPrChange>
        </w:rPr>
        <w:t>.</w:t>
      </w:r>
    </w:p>
    <w:p w:rsidRPr="0055609C" w:rsidR="0055609C" w:rsidP="0055609C" w:rsidRDefault="0055609C" w14:paraId="70D5519D" w14:textId="77777777">
      <w:pPr>
        <w:numPr>
          <w:ilvl w:val="0"/>
          <w:numId w:val="87"/>
        </w:numPr>
        <w:pBdr>
          <w:top w:val="nil"/>
          <w:left w:val="nil"/>
          <w:bottom w:val="nil"/>
          <w:right w:val="nil"/>
          <w:between w:val="nil"/>
        </w:pBdr>
        <w:tabs>
          <w:tab w:val="left" w:pos="709"/>
          <w:tab w:val="left" w:pos="9498"/>
        </w:tabs>
        <w:ind w:right="-68"/>
        <w:jc w:val="both"/>
        <w:rPr>
          <w:rFonts w:ascii="Atkinson Hyperlegible" w:hAnsi="Atkinson Hyperlegible" w:eastAsia="Arial Narrow" w:cs="Arial Narrow"/>
          <w:color w:val="000000"/>
          <w:highlight w:val="green"/>
          <w:rPrChange w:author="Tatiana Ramírez" w:date="2024-12-20T17:12:00Z" w16du:dateUtc="2024-12-20T22:12:00Z" w:id="883">
            <w:rPr>
              <w:rFonts w:ascii="Atkinson Hyperlegible" w:hAnsi="Atkinson Hyperlegible" w:eastAsia="Arial Narrow" w:cs="Arial Narrow"/>
              <w:color w:val="000000"/>
            </w:rPr>
          </w:rPrChange>
        </w:rPr>
      </w:pPr>
      <w:r w:rsidRPr="0055609C">
        <w:rPr>
          <w:rFonts w:ascii="Atkinson Hyperlegible" w:hAnsi="Atkinson Hyperlegible" w:eastAsia="Arial Narrow" w:cs="Arial Narrow"/>
          <w:color w:val="000000"/>
          <w:highlight w:val="green"/>
          <w:rPrChange w:author="Tatiana Ramírez" w:date="2024-12-20T17:12:00Z" w16du:dateUtc="2024-12-20T22:12:00Z" w:id="884">
            <w:rPr>
              <w:rFonts w:ascii="Atkinson Hyperlegible" w:hAnsi="Atkinson Hyperlegible" w:eastAsia="Arial Narrow" w:cs="Arial Narrow"/>
              <w:color w:val="000000"/>
            </w:rPr>
          </w:rPrChange>
        </w:rPr>
        <w:t>Dañar con intención materiales, elementos de trabajo, la infraestructura física, equipos, materias primas, instrumentos y demás objetos relacionados con el trabajo.</w:t>
      </w:r>
    </w:p>
    <w:p w:rsidRPr="0055609C" w:rsidR="0055609C" w:rsidP="0055609C" w:rsidRDefault="0055609C" w14:paraId="42A8EA7F" w14:textId="77777777">
      <w:pPr>
        <w:numPr>
          <w:ilvl w:val="0"/>
          <w:numId w:val="87"/>
        </w:numPr>
        <w:pBdr>
          <w:top w:val="nil"/>
          <w:left w:val="nil"/>
          <w:bottom w:val="nil"/>
          <w:right w:val="nil"/>
          <w:between w:val="nil"/>
        </w:pBdr>
        <w:tabs>
          <w:tab w:val="left" w:pos="709"/>
          <w:tab w:val="left" w:pos="9498"/>
        </w:tabs>
        <w:ind w:right="-68"/>
        <w:jc w:val="both"/>
        <w:rPr>
          <w:rFonts w:ascii="Atkinson Hyperlegible" w:hAnsi="Atkinson Hyperlegible" w:eastAsia="Arial Narrow" w:cs="Arial Narrow"/>
          <w:color w:val="000000"/>
          <w:highlight w:val="green"/>
          <w:rPrChange w:author="Tatiana Ramírez" w:date="2024-12-20T17:12:00Z" w16du:dateUtc="2024-12-20T22:12:00Z" w:id="885">
            <w:rPr>
              <w:rFonts w:ascii="Atkinson Hyperlegible" w:hAnsi="Atkinson Hyperlegible" w:eastAsia="Arial Narrow" w:cs="Arial Narrow"/>
              <w:color w:val="000000"/>
            </w:rPr>
          </w:rPrChange>
        </w:rPr>
      </w:pPr>
      <w:r w:rsidRPr="0055609C">
        <w:rPr>
          <w:rFonts w:ascii="Atkinson Hyperlegible" w:hAnsi="Atkinson Hyperlegible" w:eastAsia="Arial Narrow" w:cs="Arial Narrow"/>
          <w:color w:val="000000"/>
          <w:highlight w:val="green"/>
          <w:rPrChange w:author="Tatiana Ramírez" w:date="2024-12-20T17:12:00Z" w16du:dateUtc="2024-12-20T22:12:00Z" w:id="886">
            <w:rPr>
              <w:rFonts w:ascii="Atkinson Hyperlegible" w:hAnsi="Atkinson Hyperlegible" w:eastAsia="Arial Narrow" w:cs="Arial Narrow"/>
              <w:color w:val="000000"/>
            </w:rPr>
          </w:rPrChange>
        </w:rPr>
        <w:t>Actuar en forma inmoral o delictuosa en el lugar de trabajo, o en el desempeño de sus funciones.</w:t>
      </w:r>
    </w:p>
    <w:p w:rsidRPr="00560665" w:rsidR="005C45B3" w:rsidP="005C45B3" w:rsidRDefault="005C45B3" w14:paraId="3A9CFDAD" w14:textId="77777777">
      <w:pPr>
        <w:pStyle w:val="Prrafodelista"/>
        <w:numPr>
          <w:ilvl w:val="0"/>
          <w:numId w:val="87"/>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Destruir, dañar, retirar los archivos o cualquier documento de </w:t>
      </w:r>
      <w:r w:rsidRPr="00560665">
        <w:rPr>
          <w:rFonts w:ascii="Atkinson Hyperlegible" w:hAnsi="Atkinson Hyperlegible" w:eastAsia="Arial Narrow" w:cs="Arial Narrow"/>
          <w:b/>
          <w:color w:val="000000"/>
        </w:rPr>
        <w:t>PARTNERS OF THE AMERICAS INC. SUCURSAL COLOMBIA</w:t>
      </w:r>
      <w:r w:rsidRPr="00560665">
        <w:rPr>
          <w:rFonts w:ascii="Atkinson Hyperlegible" w:hAnsi="Atkinson Hyperlegible" w:eastAsia="Arial Narrow" w:cs="Arial Narrow"/>
          <w:color w:val="000000"/>
        </w:rPr>
        <w:t>, sin autorización expresa de ésta.</w:t>
      </w:r>
    </w:p>
    <w:p w:rsidRPr="007B580B" w:rsidR="007B580B" w:rsidP="007B580B" w:rsidRDefault="007B580B" w14:paraId="34E67C57" w14:textId="7E1CED93">
      <w:pPr>
        <w:pStyle w:val="Prrafodelista"/>
        <w:numPr>
          <w:ilvl w:val="0"/>
          <w:numId w:val="87"/>
        </w:numPr>
        <w:pBdr>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Aprovecharse en beneficio propio o ajeno de los estudios, procedimientos, descubrimientos, informaciones, inventos, o mejoras obtenidos o conocidos por </w:t>
      </w:r>
      <w:r w:rsidR="00866B3F">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o con intervención de él, durante la vigencia del contrato de trabajo.</w:t>
      </w:r>
    </w:p>
    <w:p w:rsidRPr="00560665" w:rsidR="007B580B" w:rsidP="007B580B" w:rsidRDefault="007B580B" w14:paraId="093CF37F" w14:textId="77777777">
      <w:pPr>
        <w:pStyle w:val="Prrafodelista"/>
        <w:numPr>
          <w:ilvl w:val="0"/>
          <w:numId w:val="87"/>
        </w:numPr>
        <w:pBdr>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Confiar a otro trabajador, sin la autorización correspondiente la ejecución de propio trabajo, los instrumentos, equipos y materiales de </w:t>
      </w:r>
      <w:r w:rsidRPr="00560665">
        <w:rPr>
          <w:rFonts w:ascii="Atkinson Hyperlegible" w:hAnsi="Atkinson Hyperlegible" w:eastAsia="Arial Narrow" w:cs="Arial Narrow"/>
          <w:b/>
          <w:color w:val="000000"/>
        </w:rPr>
        <w:t>PARTNERS OF THE AMERICAS INC. SUCURSAL COLOMBIA.</w:t>
      </w:r>
    </w:p>
    <w:p w:rsidRPr="00560665" w:rsidR="007B580B" w:rsidP="007B580B" w:rsidRDefault="007B580B" w14:paraId="0255F31B" w14:textId="77777777">
      <w:pPr>
        <w:pStyle w:val="Prrafodelista"/>
        <w:numPr>
          <w:ilvl w:val="0"/>
          <w:numId w:val="87"/>
        </w:numPr>
        <w:pBdr>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Crear o alterar documentos que tengan poder representativo o probatorio en su relación laboral para utilizarlos en su beneficio personal.</w:t>
      </w:r>
    </w:p>
    <w:p w:rsidRPr="007B580B" w:rsidR="0055609C" w:rsidP="00192A14" w:rsidRDefault="0055609C" w14:paraId="311B89D5" w14:textId="77777777">
      <w:pPr>
        <w:pStyle w:val="Prrafodelista"/>
        <w:widowControl/>
        <w:numPr>
          <w:ilvl w:val="0"/>
          <w:numId w:val="87"/>
        </w:numPr>
        <w:pBdr>
          <w:top w:val="nil"/>
          <w:left w:val="nil"/>
          <w:bottom w:val="nil"/>
          <w:right w:val="nil"/>
          <w:between w:val="nil"/>
        </w:pBdr>
        <w:tabs>
          <w:tab w:val="left" w:pos="9498"/>
        </w:tabs>
        <w:jc w:val="both"/>
        <w:rPr>
          <w:rFonts w:ascii="Atkinson Hyperlegible" w:hAnsi="Atkinson Hyperlegible" w:eastAsia="Arial Narrow" w:cs="Arial Narrow"/>
          <w:color w:val="000000"/>
          <w:highlight w:val="green"/>
        </w:rPr>
      </w:pPr>
    </w:p>
    <w:p w:rsidRPr="00560665" w:rsidR="00A459BC" w:rsidP="00A459BC" w:rsidRDefault="00A459BC" w14:paraId="75DF8372"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A459BC" w:rsidP="00A459BC" w:rsidRDefault="00A459BC" w14:paraId="1AC2A979" w14:textId="78872509">
      <w:pPr>
        <w:widowControl/>
        <w:pBdr>
          <w:top w:val="nil"/>
          <w:left w:val="nil"/>
          <w:bottom w:val="nil"/>
          <w:right w:val="nil"/>
          <w:between w:val="nil"/>
        </w:pBdr>
        <w:tabs>
          <w:tab w:val="left" w:pos="9498"/>
        </w:tabs>
        <w:jc w:val="both"/>
        <w:rPr>
          <w:rFonts w:ascii="Atkinson Hyperlegible" w:hAnsi="Atkinson Hyperlegible" w:eastAsia="Arial Narrow" w:cs="Arial Narrow"/>
        </w:rPr>
      </w:pPr>
      <w:r w:rsidRPr="00560665">
        <w:rPr>
          <w:rFonts w:ascii="Atkinson Hyperlegible" w:hAnsi="Atkinson Hyperlegible" w:eastAsia="Arial Narrow" w:cs="Arial Narrow"/>
          <w:b/>
          <w:color w:val="000000"/>
        </w:rPr>
        <w:t>PARAGRAFO.</w:t>
      </w:r>
      <w:r w:rsidRPr="00560665">
        <w:rPr>
          <w:rFonts w:ascii="Atkinson Hyperlegible" w:hAnsi="Atkinson Hyperlegible" w:eastAsia="Arial Narrow" w:cs="Arial Narrow"/>
          <w:color w:val="000000"/>
        </w:rPr>
        <w:t xml:space="preserve"> La violación por parte </w:t>
      </w:r>
      <w:proofErr w:type="spellStart"/>
      <w:r w:rsidRPr="00560665">
        <w:rPr>
          <w:rFonts w:ascii="Atkinson Hyperlegible" w:hAnsi="Atkinson Hyperlegible" w:eastAsia="Arial Narrow" w:cs="Arial Narrow"/>
          <w:color w:val="000000"/>
        </w:rPr>
        <w:t>d</w:t>
      </w:r>
      <w:r w:rsidR="00866B3F">
        <w:rPr>
          <w:rFonts w:ascii="Atkinson Hyperlegible" w:hAnsi="Atkinson Hyperlegible" w:eastAsia="Arial Narrow" w:cs="Arial Narrow"/>
          <w:color w:val="000000"/>
        </w:rPr>
        <w:t>la</w:t>
      </w:r>
      <w:proofErr w:type="spellEnd"/>
      <w:r w:rsidR="00866B3F">
        <w:rPr>
          <w:rFonts w:ascii="Atkinson Hyperlegible" w:hAnsi="Atkinson Hyperlegible" w:eastAsia="Arial Narrow" w:cs="Arial Narrow"/>
          <w:color w:val="000000"/>
        </w:rPr>
        <w:t xml:space="preserve"> persona contratada</w:t>
      </w:r>
      <w:r w:rsidRPr="00560665">
        <w:rPr>
          <w:rFonts w:ascii="Atkinson Hyperlegible" w:hAnsi="Atkinson Hyperlegible" w:eastAsia="Arial Narrow" w:cs="Arial Narrow"/>
          <w:color w:val="000000"/>
        </w:rPr>
        <w:t xml:space="preserve"> de las prohibiciones especiales enunciadas, se considera FALTA GRAVE, y dará lugar a la terminación del contrato de trabajo con justa causa por parte de </w:t>
      </w:r>
      <w:r>
        <w:rPr>
          <w:rFonts w:ascii="Atkinson Hyperlegible" w:hAnsi="Atkinson Hyperlegible" w:eastAsia="Arial Narrow" w:cs="Arial Narrow"/>
          <w:b/>
          <w:color w:val="000000"/>
        </w:rPr>
        <w:t>POA</w:t>
      </w:r>
      <w:r w:rsidRPr="00560665">
        <w:rPr>
          <w:rFonts w:ascii="Atkinson Hyperlegible" w:hAnsi="Atkinson Hyperlegible" w:eastAsia="Arial Narrow" w:cs="Arial Narrow"/>
        </w:rPr>
        <w:t>.</w:t>
      </w:r>
    </w:p>
    <w:p w:rsidRPr="00560665" w:rsidR="00A459BC" w:rsidP="00A459BC" w:rsidRDefault="00A459BC" w14:paraId="38EC4094"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rPr>
      </w:pPr>
    </w:p>
    <w:p w:rsidRPr="00560665" w:rsidR="00A459BC" w:rsidP="006376B2" w:rsidRDefault="00A459BC" w14:paraId="5E3D12D0"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5609C" w:rsidR="00454AAB" w:rsidP="00AF0FF1" w:rsidRDefault="004B51CD" w14:paraId="00000141" w14:textId="706CF89C">
      <w:pPr>
        <w:pStyle w:val="Ttulo1"/>
        <w:tabs>
          <w:tab w:val="left" w:pos="8789"/>
          <w:tab w:val="left" w:pos="9498"/>
        </w:tabs>
        <w:ind w:left="0" w:right="-69"/>
        <w:jc w:val="center"/>
        <w:rPr>
          <w:rFonts w:ascii="Atkinson Hyperlegible" w:hAnsi="Atkinson Hyperlegible" w:eastAsia="Arial Narrow" w:cs="Arial Narrow"/>
          <w:sz w:val="22"/>
          <w:szCs w:val="22"/>
        </w:rPr>
      </w:pPr>
      <w:r w:rsidRPr="7EF6CD69" w:rsidR="3A7A6B05">
        <w:rPr>
          <w:rFonts w:ascii="Atkinson Hyperlegible" w:hAnsi="Atkinson Hyperlegible" w:eastAsia="Arial Narrow" w:cs="Arial Narrow"/>
          <w:sz w:val="22"/>
          <w:szCs w:val="22"/>
        </w:rPr>
        <w:t xml:space="preserve">CAPÍTULO </w:t>
      </w:r>
      <w:r w:rsidRPr="7EF6CD69" w:rsidR="44D6D1B4">
        <w:rPr>
          <w:rFonts w:ascii="Atkinson Hyperlegible" w:hAnsi="Atkinson Hyperlegible" w:eastAsia="Arial Narrow" w:cs="Arial Narrow"/>
          <w:sz w:val="22"/>
          <w:szCs w:val="22"/>
        </w:rPr>
        <w:t>X</w:t>
      </w:r>
      <w:r w:rsidRPr="7EF6CD69" w:rsidR="3A7A6B05">
        <w:rPr>
          <w:rFonts w:ascii="Atkinson Hyperlegible" w:hAnsi="Atkinson Hyperlegible" w:eastAsia="Arial Narrow" w:cs="Arial Narrow"/>
          <w:sz w:val="22"/>
          <w:szCs w:val="22"/>
        </w:rPr>
        <w:t>V</w:t>
      </w:r>
      <w:ins w:author="Leonardo Torres" w:date="2025-01-07T15:26:35.521Z" w:id="899689942">
        <w:r w:rsidRPr="7EF6CD69" w:rsidR="273E9B49">
          <w:rPr>
            <w:rFonts w:ascii="Atkinson Hyperlegible" w:hAnsi="Atkinson Hyperlegible" w:eastAsia="Arial Narrow" w:cs="Arial Narrow"/>
            <w:sz w:val="22"/>
            <w:szCs w:val="22"/>
          </w:rPr>
          <w:t>I</w:t>
        </w:r>
      </w:ins>
      <w:r w:rsidRPr="7EF6CD69" w:rsidR="1D4879A7">
        <w:rPr>
          <w:rFonts w:ascii="Atkinson Hyperlegible" w:hAnsi="Atkinson Hyperlegible" w:eastAsia="Arial Narrow" w:cs="Arial Narrow"/>
          <w:sz w:val="22"/>
          <w:szCs w:val="22"/>
        </w:rPr>
        <w:t xml:space="preserve">. </w:t>
      </w:r>
      <w:r w:rsidRPr="7EF6CD69" w:rsidR="3A7A6B05">
        <w:rPr>
          <w:rFonts w:ascii="Atkinson Hyperlegible" w:hAnsi="Atkinson Hyperlegible" w:eastAsia="Arial Narrow" w:cs="Arial Narrow"/>
          <w:sz w:val="22"/>
          <w:szCs w:val="22"/>
        </w:rPr>
        <w:t>MANEJO DE LA INFORMACIÓN Y DE LOS RECURSOS DE TECNOLOGÍA</w:t>
      </w:r>
      <w:r w:rsidRPr="7EF6CD69" w:rsidR="1D4879A7">
        <w:rPr>
          <w:rFonts w:ascii="Atkinson Hyperlegible" w:hAnsi="Atkinson Hyperlegible" w:eastAsia="Arial Narrow" w:cs="Arial Narrow"/>
          <w:sz w:val="22"/>
          <w:szCs w:val="22"/>
        </w:rPr>
        <w:t>.</w:t>
      </w:r>
    </w:p>
    <w:p w:rsidRPr="00560665" w:rsidR="00454AAB" w:rsidP="006376B2" w:rsidRDefault="00454AAB" w14:paraId="00000142" w14:textId="77777777">
      <w:pPr>
        <w:tabs>
          <w:tab w:val="left" w:pos="9498"/>
        </w:tabs>
        <w:ind w:left="474"/>
        <w:jc w:val="both"/>
        <w:rPr>
          <w:rFonts w:ascii="Atkinson Hyperlegible" w:hAnsi="Atkinson Hyperlegible" w:eastAsia="Arial Narrow" w:cs="Arial Narrow"/>
          <w:b/>
        </w:rPr>
      </w:pPr>
    </w:p>
    <w:p w:rsidRPr="00560665" w:rsidR="00454AAB" w:rsidP="006376B2" w:rsidRDefault="004B51CD" w14:paraId="00000143" w14:textId="2C13F748">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946E7F">
        <w:rPr>
          <w:rFonts w:ascii="Atkinson Hyperlegible" w:hAnsi="Atkinson Hyperlegible" w:eastAsia="Arial Narrow" w:cs="Arial Narrow"/>
          <w:b/>
          <w:color w:val="000000"/>
        </w:rPr>
        <w:t>62</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En este </w:t>
      </w:r>
      <w:r w:rsidRPr="00560665" w:rsidR="00053489">
        <w:rPr>
          <w:rFonts w:ascii="Atkinson Hyperlegible" w:hAnsi="Atkinson Hyperlegible" w:eastAsia="Arial Narrow" w:cs="Arial Narrow"/>
          <w:color w:val="000000"/>
        </w:rPr>
        <w:t xml:space="preserve">capítulo </w:t>
      </w:r>
      <w:r w:rsidRPr="00560665">
        <w:rPr>
          <w:rFonts w:ascii="Atkinson Hyperlegible" w:hAnsi="Atkinson Hyperlegible" w:eastAsia="Arial Narrow" w:cs="Arial Narrow"/>
          <w:color w:val="000000"/>
        </w:rPr>
        <w:t xml:space="preserve">se establecen las políticas de manejo de la información y de los recursos </w:t>
      </w:r>
      <w:r w:rsidRPr="00560665" w:rsidR="002E0E35">
        <w:rPr>
          <w:rFonts w:ascii="Atkinson Hyperlegible" w:hAnsi="Atkinson Hyperlegible" w:eastAsia="Arial Narrow" w:cs="Arial Narrow"/>
          <w:color w:val="000000"/>
        </w:rPr>
        <w:t xml:space="preserve">tecnológicos </w:t>
      </w:r>
      <w:r w:rsidRPr="00560665">
        <w:rPr>
          <w:rFonts w:ascii="Atkinson Hyperlegible" w:hAnsi="Atkinson Hyperlegible" w:eastAsia="Arial Narrow" w:cs="Arial Narrow"/>
          <w:color w:val="000000"/>
        </w:rPr>
        <w:t xml:space="preserve">para </w:t>
      </w:r>
      <w:r w:rsidRPr="0055609C" w:rsidR="006C26DB">
        <w:rPr>
          <w:rFonts w:ascii="Atkinson Hyperlegible" w:hAnsi="Atkinson Hyperlegible" w:eastAsia="Arial Narrow" w:cs="Arial Narrow"/>
          <w:color w:val="000000"/>
          <w:highlight w:val="green"/>
        </w:rPr>
        <w:t xml:space="preserve">todas las personas usuarias </w:t>
      </w:r>
      <w:r w:rsidRPr="00560665">
        <w:rPr>
          <w:rFonts w:ascii="Atkinson Hyperlegible" w:hAnsi="Atkinson Hyperlegible" w:eastAsia="Arial Narrow" w:cs="Arial Narrow"/>
          <w:color w:val="000000"/>
        </w:rPr>
        <w:t xml:space="preserve">de </w:t>
      </w:r>
      <w:r w:rsidR="009916CA">
        <w:rPr>
          <w:rFonts w:ascii="Atkinson Hyperlegible" w:hAnsi="Atkinson Hyperlegible" w:eastAsia="Arial Narrow" w:cs="Arial Narrow"/>
          <w:b/>
          <w:color w:val="000000"/>
        </w:rPr>
        <w:t xml:space="preserve">POA. </w:t>
      </w:r>
    </w:p>
    <w:p w:rsidRPr="00560665" w:rsidR="00454AAB" w:rsidP="006376B2" w:rsidRDefault="00454AAB" w14:paraId="00000144"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145" w14:textId="1FCFE522">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946E7F">
        <w:rPr>
          <w:rFonts w:ascii="Atkinson Hyperlegible" w:hAnsi="Atkinson Hyperlegible" w:eastAsia="Arial Narrow" w:cs="Arial Narrow"/>
          <w:b/>
          <w:color w:val="000000"/>
        </w:rPr>
        <w:t>63</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Se entiende por </w:t>
      </w:r>
      <w:r w:rsidRPr="0055609C" w:rsidR="000629BC">
        <w:rPr>
          <w:rFonts w:ascii="Atkinson Hyperlegible" w:hAnsi="Atkinson Hyperlegible" w:eastAsia="Arial Narrow" w:cs="Arial Narrow"/>
          <w:color w:val="000000"/>
          <w:highlight w:val="green"/>
        </w:rPr>
        <w:t xml:space="preserve">personas </w:t>
      </w:r>
      <w:r w:rsidRPr="0055609C">
        <w:rPr>
          <w:rFonts w:ascii="Atkinson Hyperlegible" w:hAnsi="Atkinson Hyperlegible" w:eastAsia="Arial Narrow" w:cs="Arial Narrow"/>
          <w:color w:val="000000"/>
          <w:highlight w:val="green"/>
        </w:rPr>
        <w:t>usuari</w:t>
      </w:r>
      <w:r w:rsidRPr="0055609C" w:rsidR="000629BC">
        <w:rPr>
          <w:rFonts w:ascii="Atkinson Hyperlegible" w:hAnsi="Atkinson Hyperlegible" w:eastAsia="Arial Narrow" w:cs="Arial Narrow"/>
          <w:color w:val="000000"/>
          <w:highlight w:val="green"/>
        </w:rPr>
        <w:t>as</w:t>
      </w:r>
      <w:r w:rsidRPr="00560665">
        <w:rPr>
          <w:rFonts w:ascii="Atkinson Hyperlegible" w:hAnsi="Atkinson Hyperlegible" w:eastAsia="Arial Narrow" w:cs="Arial Narrow"/>
          <w:color w:val="000000"/>
        </w:rPr>
        <w:t xml:space="preserve"> </w:t>
      </w:r>
      <w:r w:rsidRPr="0055609C">
        <w:rPr>
          <w:rFonts w:ascii="Atkinson Hyperlegible" w:hAnsi="Atkinson Hyperlegible" w:eastAsia="Arial Narrow" w:cs="Arial Narrow"/>
          <w:color w:val="000000"/>
          <w:highlight w:val="green"/>
        </w:rPr>
        <w:t>a</w:t>
      </w:r>
      <w:r w:rsidRPr="0055609C" w:rsidR="000629BC">
        <w:rPr>
          <w:rFonts w:ascii="Atkinson Hyperlegible" w:hAnsi="Atkinson Hyperlegible" w:eastAsia="Arial Narrow" w:cs="Arial Narrow"/>
          <w:color w:val="000000"/>
          <w:highlight w:val="green"/>
        </w:rPr>
        <w:t>l personal</w:t>
      </w:r>
      <w:r w:rsidR="00081F97">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que accede a los recursos </w:t>
      </w:r>
      <w:r w:rsidRPr="00560665" w:rsidR="002E0E35">
        <w:rPr>
          <w:rFonts w:ascii="Atkinson Hyperlegible" w:hAnsi="Atkinson Hyperlegible" w:eastAsia="Arial Narrow" w:cs="Arial Narrow"/>
          <w:color w:val="000000"/>
        </w:rPr>
        <w:t xml:space="preserve">tecnológicos </w:t>
      </w:r>
      <w:r w:rsidRPr="00560665">
        <w:rPr>
          <w:rFonts w:ascii="Atkinson Hyperlegible" w:hAnsi="Atkinson Hyperlegible" w:eastAsia="Arial Narrow" w:cs="Arial Narrow"/>
          <w:color w:val="000000"/>
        </w:rPr>
        <w:t xml:space="preserve">de </w:t>
      </w:r>
      <w:r w:rsidR="009916CA">
        <w:rPr>
          <w:rFonts w:ascii="Atkinson Hyperlegible" w:hAnsi="Atkinson Hyperlegible" w:eastAsia="Arial Narrow" w:cs="Arial Narrow"/>
          <w:b/>
          <w:color w:val="000000"/>
        </w:rPr>
        <w:t>POA</w:t>
      </w:r>
      <w:r w:rsidRPr="00560665">
        <w:rPr>
          <w:rFonts w:ascii="Atkinson Hyperlegible" w:hAnsi="Atkinson Hyperlegible" w:eastAsia="Arial Narrow" w:cs="Arial Narrow"/>
          <w:color w:val="000000"/>
        </w:rPr>
        <w:t>, los cuales deben ser utilizados únicamente para el desempeño de sus tareas laborales.</w:t>
      </w:r>
    </w:p>
    <w:p w:rsidRPr="00560665" w:rsidR="00454AAB" w:rsidP="006376B2" w:rsidRDefault="00454AAB" w14:paraId="00000146" w14:textId="77777777">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p>
    <w:p w:rsidRPr="00560665" w:rsidR="00454AAB" w:rsidP="006376B2" w:rsidRDefault="004B51CD" w14:paraId="00000149" w14:textId="1A49C7B1">
      <w:pPr>
        <w:tabs>
          <w:tab w:val="left" w:pos="6967"/>
          <w:tab w:val="left" w:pos="9498"/>
        </w:tabs>
        <w:jc w:val="both"/>
        <w:rPr>
          <w:rFonts w:ascii="Atkinson Hyperlegible" w:hAnsi="Atkinson Hyperlegible" w:eastAsia="Arial Narrow" w:cs="Arial Narrow"/>
        </w:rPr>
      </w:pPr>
      <w:r w:rsidRPr="7EF6CD69" w:rsidR="3A7A6B05">
        <w:rPr>
          <w:rFonts w:ascii="Atkinson Hyperlegible" w:hAnsi="Atkinson Hyperlegible" w:eastAsia="Arial Narrow" w:cs="Arial Narrow"/>
          <w:b w:val="1"/>
          <w:bCs w:val="1"/>
        </w:rPr>
        <w:t xml:space="preserve">ARTÍCULO </w:t>
      </w:r>
      <w:r w:rsidRPr="7EF6CD69" w:rsidR="4535540D">
        <w:rPr>
          <w:rFonts w:ascii="Atkinson Hyperlegible" w:hAnsi="Atkinson Hyperlegible" w:eastAsia="Arial Narrow" w:cs="Arial Narrow"/>
          <w:b w:val="1"/>
          <w:bCs w:val="1"/>
        </w:rPr>
        <w:t>64</w:t>
      </w:r>
      <w:r w:rsidRPr="7EF6CD69" w:rsidR="3A7A6B05">
        <w:rPr>
          <w:rFonts w:ascii="Atkinson Hyperlegible" w:hAnsi="Atkinson Hyperlegible" w:eastAsia="Arial Narrow" w:cs="Arial Narrow"/>
          <w:b w:val="1"/>
          <w:bCs w:val="1"/>
        </w:rPr>
        <w:t>.</w:t>
      </w:r>
      <w:r w:rsidRPr="7EF6CD69" w:rsidR="62A07020">
        <w:rPr>
          <w:rFonts w:ascii="Atkinson Hyperlegible" w:hAnsi="Atkinson Hyperlegible" w:eastAsia="Arial Narrow" w:cs="Arial Narrow"/>
          <w:b w:val="1"/>
          <w:bCs w:val="1"/>
        </w:rPr>
        <w:t xml:space="preserve"> </w:t>
      </w:r>
      <w:r w:rsidRPr="7EF6CD69" w:rsidR="3A7A6B05">
        <w:rPr>
          <w:rFonts w:ascii="Atkinson Hyperlegible" w:hAnsi="Atkinson Hyperlegible" w:eastAsia="Arial Narrow" w:cs="Arial Narrow"/>
          <w:b w:val="1"/>
          <w:bCs w:val="1"/>
        </w:rPr>
        <w:t xml:space="preserve">POLÍTICA DE USO DE TECNOLOGÍA. </w:t>
      </w:r>
      <w:r w:rsidRPr="7EF6CD69" w:rsidR="2068BBB0">
        <w:rPr>
          <w:rFonts w:ascii="Atkinson Hyperlegible" w:hAnsi="Atkinson Hyperlegible" w:eastAsia="Arial Narrow" w:cs="Arial Narrow"/>
        </w:rPr>
        <w:t>Las</w:t>
      </w:r>
      <w:r w:rsidRPr="7EF6CD69" w:rsidR="2068BBB0">
        <w:rPr>
          <w:rFonts w:ascii="Atkinson Hyperlegible" w:hAnsi="Atkinson Hyperlegible" w:eastAsia="Arial Narrow" w:cs="Arial Narrow"/>
        </w:rPr>
        <w:t xml:space="preserve"> </w:t>
      </w:r>
      <w:r w:rsidRPr="7EF6CD69" w:rsidR="4FBA5541">
        <w:rPr>
          <w:rFonts w:ascii="Atkinson Hyperlegible" w:hAnsi="Atkinson Hyperlegible" w:eastAsia="Arial Narrow" w:cs="Arial Narrow"/>
          <w:highlight w:val="green"/>
        </w:rPr>
        <w:t>persona</w:t>
      </w:r>
      <w:r w:rsidRPr="7EF6CD69" w:rsidR="2068BBB0">
        <w:rPr>
          <w:rFonts w:ascii="Atkinson Hyperlegible" w:hAnsi="Atkinson Hyperlegible" w:eastAsia="Arial Narrow" w:cs="Arial Narrow"/>
          <w:highlight w:val="green"/>
        </w:rPr>
        <w:t>s</w:t>
      </w:r>
      <w:r w:rsidRPr="7EF6CD69" w:rsidR="4FBA5541">
        <w:rPr>
          <w:rFonts w:ascii="Atkinson Hyperlegible" w:hAnsi="Atkinson Hyperlegible" w:eastAsia="Arial Narrow" w:cs="Arial Narrow"/>
          <w:highlight w:val="green"/>
        </w:rPr>
        <w:t xml:space="preserve"> usuaria</w:t>
      </w:r>
      <w:r w:rsidRPr="7EF6CD69" w:rsidR="2068BBB0">
        <w:rPr>
          <w:rFonts w:ascii="Atkinson Hyperlegible" w:hAnsi="Atkinson Hyperlegible" w:eastAsia="Arial Narrow" w:cs="Arial Narrow"/>
          <w:highlight w:val="green"/>
        </w:rPr>
        <w:t>s</w:t>
      </w:r>
      <w:r w:rsidRPr="7EF6CD69" w:rsidR="4FBA5541">
        <w:rPr>
          <w:rFonts w:ascii="Atkinson Hyperlegible" w:hAnsi="Atkinson Hyperlegible" w:eastAsia="Arial Narrow" w:cs="Arial Narrow"/>
        </w:rPr>
        <w:t xml:space="preserve"> </w:t>
      </w:r>
      <w:r w:rsidRPr="7EF6CD69" w:rsidR="3A7A6B05">
        <w:rPr>
          <w:rFonts w:ascii="Atkinson Hyperlegible" w:hAnsi="Atkinson Hyperlegible" w:eastAsia="Arial Narrow" w:cs="Arial Narrow"/>
        </w:rPr>
        <w:t xml:space="preserve">de la </w:t>
      </w:r>
      <w:r w:rsidRPr="7EF6CD69" w:rsidR="6804FAE7">
        <w:rPr>
          <w:rFonts w:ascii="Atkinson Hyperlegible" w:hAnsi="Atkinson Hyperlegible" w:eastAsia="Arial Narrow" w:cs="Arial Narrow"/>
        </w:rPr>
        <w:t>t</w:t>
      </w:r>
      <w:r w:rsidRPr="7EF6CD69" w:rsidR="3A7A6B05">
        <w:rPr>
          <w:rFonts w:ascii="Atkinson Hyperlegible" w:hAnsi="Atkinson Hyperlegible" w:eastAsia="Arial Narrow" w:cs="Arial Narrow"/>
        </w:rPr>
        <w:t xml:space="preserve">ecnología de </w:t>
      </w:r>
      <w:r w:rsidRPr="7EF6CD69" w:rsidR="28BA399B">
        <w:rPr>
          <w:rFonts w:ascii="Atkinson Hyperlegible" w:hAnsi="Atkinson Hyperlegible" w:eastAsia="Arial Narrow" w:cs="Arial Narrow"/>
        </w:rPr>
        <w:t>i</w:t>
      </w:r>
      <w:r w:rsidRPr="7EF6CD69" w:rsidR="3A7A6B05">
        <w:rPr>
          <w:rFonts w:ascii="Atkinson Hyperlegible" w:hAnsi="Atkinson Hyperlegible" w:eastAsia="Arial Narrow" w:cs="Arial Narrow"/>
        </w:rPr>
        <w:t>nformación</w:t>
      </w:r>
      <w:ins w:author="Leonardo Torres" w:date="2025-01-07T15:27:04.111Z" w:id="2142848821">
        <w:r w:rsidRPr="7EF6CD69" w:rsidR="5C3AE064">
          <w:rPr>
            <w:rFonts w:ascii="Atkinson Hyperlegible" w:hAnsi="Atkinson Hyperlegible" w:eastAsia="Arial Narrow" w:cs="Arial Narrow"/>
          </w:rPr>
          <w:t xml:space="preserve"> </w:t>
        </w:r>
      </w:ins>
      <w:r w:rsidRPr="7EF6CD69" w:rsidR="3A7A6B05">
        <w:rPr>
          <w:rFonts w:ascii="Atkinson Hyperlegible" w:hAnsi="Atkinson Hyperlegible" w:eastAsia="Arial Narrow" w:cs="Arial Narrow"/>
        </w:rPr>
        <w:t>están</w:t>
      </w:r>
      <w:r w:rsidRPr="7EF6CD69" w:rsidR="3A7A6B05">
        <w:rPr>
          <w:rFonts w:ascii="Atkinson Hyperlegible" w:hAnsi="Atkinson Hyperlegible" w:eastAsia="Arial Narrow" w:cs="Arial Narrow"/>
        </w:rPr>
        <w:t xml:space="preserve"> obligados a cumplir las siguientes políticas:</w:t>
      </w:r>
    </w:p>
    <w:p w:rsidRPr="00560665" w:rsidR="00454AAB" w:rsidP="006376B2" w:rsidRDefault="004B51CD" w14:paraId="0000014B" w14:textId="3488FF15">
      <w:pPr>
        <w:numPr>
          <w:ilvl w:val="0"/>
          <w:numId w:val="7"/>
        </w:numPr>
        <w:pBdr>
          <w:top w:val="nil"/>
          <w:left w:val="nil"/>
          <w:bottom w:val="nil"/>
          <w:right w:val="nil"/>
          <w:between w:val="nil"/>
        </w:pBdr>
        <w:tabs>
          <w:tab w:val="left" w:pos="567"/>
          <w:tab w:val="left" w:pos="9498"/>
        </w:tabs>
        <w:ind w:left="567" w:hanging="283"/>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Usar los recursos asignados sólo para propósitos </w:t>
      </w:r>
      <w:r w:rsidR="00D97E8A">
        <w:rPr>
          <w:rFonts w:ascii="Atkinson Hyperlegible" w:hAnsi="Atkinson Hyperlegible" w:eastAsia="Arial Narrow" w:cs="Arial Narrow"/>
          <w:color w:val="000000"/>
        </w:rPr>
        <w:t>laborales.</w:t>
      </w:r>
    </w:p>
    <w:p w:rsidRPr="00560665" w:rsidR="00454AAB" w:rsidP="006376B2" w:rsidRDefault="004B51CD" w14:paraId="0000014C" w14:textId="0862CB16">
      <w:pPr>
        <w:numPr>
          <w:ilvl w:val="0"/>
          <w:numId w:val="7"/>
        </w:numPr>
        <w:pBdr>
          <w:top w:val="nil"/>
          <w:left w:val="nil"/>
          <w:bottom w:val="nil"/>
          <w:right w:val="nil"/>
          <w:between w:val="nil"/>
        </w:pBdr>
        <w:tabs>
          <w:tab w:val="left" w:pos="567"/>
          <w:tab w:val="left" w:pos="9498"/>
        </w:tabs>
        <w:ind w:left="568" w:hanging="284"/>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No trasmitir, poseer, mostrar, archivar, guardar, editar, grabar o usar ningún tipo de imágenes o textos con mensajes sexuales explícitos, indecentes u obscenos en los sistemas o de cualquier otro material no relacionado con el objeto social de </w:t>
      </w:r>
      <w:r w:rsidR="0043484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w:t>
      </w:r>
    </w:p>
    <w:p w:rsidRPr="00560665" w:rsidR="00454AAB" w:rsidP="006376B2" w:rsidRDefault="004B51CD" w14:paraId="0000014D" w14:textId="39F904D4">
      <w:pPr>
        <w:numPr>
          <w:ilvl w:val="0"/>
          <w:numId w:val="7"/>
        </w:numPr>
        <w:pBdr>
          <w:top w:val="nil"/>
          <w:left w:val="nil"/>
          <w:bottom w:val="nil"/>
          <w:right w:val="nil"/>
          <w:between w:val="nil"/>
        </w:pBdr>
        <w:tabs>
          <w:tab w:val="left" w:pos="567"/>
          <w:tab w:val="left" w:pos="9498"/>
        </w:tabs>
        <w:ind w:left="567" w:right="215" w:hanging="283"/>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No instalar ningún software sin autorización escrita del </w:t>
      </w:r>
      <w:r w:rsidRPr="00560665" w:rsidR="00B96E8B">
        <w:rPr>
          <w:rFonts w:ascii="Atkinson Hyperlegible" w:hAnsi="Atkinson Hyperlegible" w:eastAsia="Arial Narrow" w:cs="Arial Narrow"/>
          <w:color w:val="000000"/>
        </w:rPr>
        <w:t xml:space="preserve">representante legal </w:t>
      </w:r>
      <w:r w:rsidRPr="00560665">
        <w:rPr>
          <w:rFonts w:ascii="Atkinson Hyperlegible" w:hAnsi="Atkinson Hyperlegible" w:eastAsia="Arial Narrow" w:cs="Arial Narrow"/>
          <w:color w:val="000000"/>
        </w:rPr>
        <w:t xml:space="preserve">de </w:t>
      </w:r>
      <w:r w:rsidR="009916CA">
        <w:rPr>
          <w:rFonts w:ascii="Atkinson Hyperlegible" w:hAnsi="Atkinson Hyperlegible" w:eastAsia="Arial Narrow" w:cs="Arial Narrow"/>
          <w:b/>
          <w:color w:val="000000"/>
        </w:rPr>
        <w:t>POA.</w:t>
      </w:r>
    </w:p>
    <w:p w:rsidRPr="00560665" w:rsidR="00454AAB" w:rsidP="006376B2" w:rsidRDefault="004B51CD" w14:paraId="0000014E" w14:textId="466E40EA">
      <w:pPr>
        <w:numPr>
          <w:ilvl w:val="0"/>
          <w:numId w:val="7"/>
        </w:numPr>
        <w:pBdr>
          <w:top w:val="nil"/>
          <w:left w:val="nil"/>
          <w:bottom w:val="nil"/>
          <w:right w:val="nil"/>
          <w:between w:val="nil"/>
        </w:pBdr>
        <w:tabs>
          <w:tab w:val="left" w:pos="567"/>
          <w:tab w:val="left" w:pos="9498"/>
        </w:tabs>
        <w:ind w:left="567" w:right="218" w:hanging="283"/>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Mantener el software antivirus activado y reportar inmediatamente cualquier incidente de virus</w:t>
      </w:r>
      <w:r w:rsidR="00B96E8B">
        <w:rPr>
          <w:rFonts w:ascii="Atkinson Hyperlegible" w:hAnsi="Atkinson Hyperlegible" w:eastAsia="Arial Narrow" w:cs="Arial Narrow"/>
          <w:color w:val="000000"/>
        </w:rPr>
        <w:t>.</w:t>
      </w:r>
    </w:p>
    <w:p w:rsidRPr="00560665" w:rsidR="00454AAB" w:rsidP="006376B2" w:rsidRDefault="004B51CD" w14:paraId="0000014F" w14:textId="57D4CD27">
      <w:pPr>
        <w:numPr>
          <w:ilvl w:val="0"/>
          <w:numId w:val="7"/>
        </w:numPr>
        <w:pBdr>
          <w:top w:val="nil"/>
          <w:left w:val="nil"/>
          <w:bottom w:val="nil"/>
          <w:right w:val="nil"/>
          <w:between w:val="nil"/>
        </w:pBdr>
        <w:tabs>
          <w:tab w:val="left" w:pos="567"/>
          <w:tab w:val="left" w:pos="9498"/>
        </w:tabs>
        <w:spacing w:before="6"/>
        <w:ind w:left="567" w:right="225" w:hanging="283"/>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Efectuar copias de seguridad (</w:t>
      </w:r>
      <w:proofErr w:type="spellStart"/>
      <w:r w:rsidRPr="00560665">
        <w:rPr>
          <w:rFonts w:ascii="Atkinson Hyperlegible" w:hAnsi="Atkinson Hyperlegible" w:eastAsia="Arial Narrow" w:cs="Arial Narrow"/>
          <w:color w:val="000000"/>
        </w:rPr>
        <w:t>backup</w:t>
      </w:r>
      <w:proofErr w:type="spellEnd"/>
      <w:r w:rsidRPr="00560665">
        <w:rPr>
          <w:rFonts w:ascii="Atkinson Hyperlegible" w:hAnsi="Atkinson Hyperlegible" w:eastAsia="Arial Narrow" w:cs="Arial Narrow"/>
          <w:color w:val="000000"/>
        </w:rPr>
        <w:t>) de los datos de trabajo de acuerdo con el procedimiento establecido</w:t>
      </w:r>
      <w:r w:rsidR="00B96E8B">
        <w:rPr>
          <w:rFonts w:ascii="Atkinson Hyperlegible" w:hAnsi="Atkinson Hyperlegible" w:eastAsia="Arial Narrow" w:cs="Arial Narrow"/>
          <w:color w:val="000000"/>
        </w:rPr>
        <w:t>.</w:t>
      </w:r>
    </w:p>
    <w:p w:rsidRPr="00560665" w:rsidR="00454AAB" w:rsidP="006376B2" w:rsidRDefault="004B51CD" w14:paraId="00000150" w14:textId="77777777">
      <w:pPr>
        <w:numPr>
          <w:ilvl w:val="0"/>
          <w:numId w:val="7"/>
        </w:numPr>
        <w:pBdr>
          <w:top w:val="nil"/>
          <w:left w:val="nil"/>
          <w:bottom w:val="nil"/>
          <w:right w:val="nil"/>
          <w:between w:val="nil"/>
        </w:pBdr>
        <w:tabs>
          <w:tab w:val="left" w:pos="567"/>
          <w:tab w:val="left" w:pos="9498"/>
        </w:tabs>
        <w:ind w:left="567" w:hanging="283"/>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Garantizar la seguridad física y buen estado del equipo.</w:t>
      </w:r>
    </w:p>
    <w:p w:rsidRPr="00560665" w:rsidR="00454AAB" w:rsidP="006376B2" w:rsidRDefault="004B51CD" w14:paraId="00000151" w14:textId="0EBE0A13">
      <w:pPr>
        <w:numPr>
          <w:ilvl w:val="0"/>
          <w:numId w:val="7"/>
        </w:numPr>
        <w:pBdr>
          <w:top w:val="nil"/>
          <w:left w:val="nil"/>
          <w:bottom w:val="nil"/>
          <w:right w:val="nil"/>
          <w:between w:val="nil"/>
        </w:pBdr>
        <w:tabs>
          <w:tab w:val="left" w:pos="567"/>
          <w:tab w:val="left" w:pos="9498"/>
        </w:tabs>
        <w:ind w:left="567" w:right="217" w:hanging="283"/>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Evitar guardar equipos en sitios susceptibles de goteo de líquidos, humedad, vibraciones o elementos químicos. </w:t>
      </w:r>
    </w:p>
    <w:p w:rsidRPr="00560665" w:rsidR="00454AAB" w:rsidP="006376B2" w:rsidRDefault="004B51CD" w14:paraId="00000152" w14:textId="69287B88">
      <w:pPr>
        <w:numPr>
          <w:ilvl w:val="0"/>
          <w:numId w:val="7"/>
        </w:numPr>
        <w:pBdr>
          <w:top w:val="nil"/>
          <w:left w:val="nil"/>
          <w:bottom w:val="nil"/>
          <w:right w:val="nil"/>
          <w:between w:val="nil"/>
        </w:pBdr>
        <w:tabs>
          <w:tab w:val="left" w:pos="567"/>
          <w:tab w:val="left" w:pos="9498"/>
        </w:tabs>
        <w:spacing w:before="1"/>
        <w:ind w:left="567" w:right="213" w:hanging="283"/>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Expectativa de Privacidad. Los usuarios no deben tener una expectativa de privacidad en relación con cualquier material que creen, almacenen, manden o reciban en el sistema de computación. Este sistema pertenece a </w:t>
      </w:r>
      <w:r w:rsidR="00434849">
        <w:rPr>
          <w:rFonts w:ascii="Atkinson Hyperlegible" w:hAnsi="Atkinson Hyperlegible" w:eastAsia="Arial Narrow" w:cs="Arial Narrow"/>
          <w:color w:val="000000"/>
        </w:rPr>
        <w:t>POA</w:t>
      </w:r>
      <w:r w:rsidRPr="00560665" w:rsidR="00A71B7C">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y puede ser utilizado para propósitos relacionados exclusivamente de su actividad.</w:t>
      </w:r>
    </w:p>
    <w:p w:rsidRPr="00560665" w:rsidR="00454AAB" w:rsidP="006376B2" w:rsidRDefault="00454AAB" w14:paraId="00000153"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154" w14:textId="770741F1">
      <w:pPr>
        <w:pBdr>
          <w:top w:val="nil"/>
          <w:left w:val="nil"/>
          <w:bottom w:val="nil"/>
          <w:right w:val="nil"/>
          <w:between w:val="nil"/>
        </w:pBdr>
        <w:tabs>
          <w:tab w:val="left" w:pos="9498"/>
        </w:tabs>
        <w:ind w:right="-69"/>
        <w:jc w:val="both"/>
        <w:rPr>
          <w:rFonts w:ascii="Atkinson Hyperlegible" w:hAnsi="Atkinson Hyperlegible" w:eastAsia="Arial Narrow" w:cs="Arial Narrow"/>
          <w:b/>
          <w:color w:val="000000"/>
        </w:rPr>
      </w:pPr>
      <w:r w:rsidRPr="00560665">
        <w:rPr>
          <w:rFonts w:ascii="Atkinson Hyperlegible" w:hAnsi="Atkinson Hyperlegible" w:eastAsia="Arial Narrow" w:cs="Arial Narrow"/>
          <w:b/>
          <w:color w:val="000000"/>
        </w:rPr>
        <w:t>PARÁGRAFO</w:t>
      </w:r>
      <w:r w:rsidRPr="00560665" w:rsidR="00053489">
        <w:rPr>
          <w:rFonts w:ascii="Atkinson Hyperlegible" w:hAnsi="Atkinson Hyperlegible" w:eastAsia="Arial Narrow" w:cs="Arial Narrow"/>
          <w:b/>
          <w:color w:val="000000"/>
        </w:rPr>
        <w:t xml:space="preserve"> PRIMERO</w:t>
      </w:r>
      <w:r w:rsidR="0026707A">
        <w:rPr>
          <w:rFonts w:ascii="Atkinson Hyperlegible" w:hAnsi="Atkinson Hyperlegible" w:eastAsia="Arial Narrow" w:cs="Arial Narrow"/>
          <w:b/>
          <w:color w:val="000000"/>
        </w:rPr>
        <w:t>.</w:t>
      </w:r>
      <w:r w:rsidRPr="00560665">
        <w:rPr>
          <w:rFonts w:ascii="Atkinson Hyperlegible" w:hAnsi="Atkinson Hyperlegible" w:eastAsia="Arial Narrow" w:cs="Arial Narrow"/>
          <w:b/>
          <w:color w:val="000000"/>
        </w:rPr>
        <w:t xml:space="preserve"> </w:t>
      </w:r>
      <w:r w:rsidR="0026707A">
        <w:rPr>
          <w:rFonts w:ascii="Atkinson Hyperlegible" w:hAnsi="Atkinson Hyperlegible" w:eastAsia="Arial Narrow" w:cs="Arial Narrow"/>
          <w:color w:val="000000"/>
        </w:rPr>
        <w:t>Las personas usuarias</w:t>
      </w:r>
      <w:r w:rsidRPr="00560665">
        <w:rPr>
          <w:rFonts w:ascii="Atkinson Hyperlegible" w:hAnsi="Atkinson Hyperlegible" w:eastAsia="Arial Narrow" w:cs="Arial Narrow"/>
          <w:color w:val="000000"/>
        </w:rPr>
        <w:t xml:space="preserve"> renuncian expresamente a la privacidad en relación con cualquier material que ell</w:t>
      </w:r>
      <w:r w:rsidR="0026707A">
        <w:rPr>
          <w:rFonts w:ascii="Atkinson Hyperlegible" w:hAnsi="Atkinson Hyperlegible" w:eastAsia="Arial Narrow" w:cs="Arial Narrow"/>
          <w:color w:val="000000"/>
        </w:rPr>
        <w:t>a</w:t>
      </w:r>
      <w:r w:rsidRPr="00560665">
        <w:rPr>
          <w:rFonts w:ascii="Atkinson Hyperlegible" w:hAnsi="Atkinson Hyperlegible" w:eastAsia="Arial Narrow" w:cs="Arial Narrow"/>
          <w:color w:val="000000"/>
        </w:rPr>
        <w:t xml:space="preserve">s creen, almacenen, manden o reciban utilizando la red de computación, a través de </w:t>
      </w:r>
      <w:r w:rsidR="0026707A">
        <w:rPr>
          <w:rFonts w:ascii="Atkinson Hyperlegible" w:hAnsi="Atkinson Hyperlegible" w:eastAsia="Arial Narrow" w:cs="Arial Narrow"/>
          <w:color w:val="000000"/>
        </w:rPr>
        <w:t>i</w:t>
      </w:r>
      <w:r w:rsidRPr="00560665">
        <w:rPr>
          <w:rFonts w:ascii="Atkinson Hyperlegible" w:hAnsi="Atkinson Hyperlegible" w:eastAsia="Arial Narrow" w:cs="Arial Narrow"/>
          <w:color w:val="000000"/>
        </w:rPr>
        <w:t>nternet o de cualquier otra red.</w:t>
      </w:r>
    </w:p>
    <w:p w:rsidRPr="00560665" w:rsidR="00454AAB" w:rsidP="006376B2" w:rsidRDefault="00454AAB" w14:paraId="00000155" w14:textId="77777777">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p>
    <w:p w:rsidRPr="00560665" w:rsidR="00454AAB" w:rsidP="7EF6CD69" w:rsidRDefault="00053489" w14:paraId="00000156" w14:textId="4DFB6CBD">
      <w:pPr>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rFonts w:ascii="Atkinson Hyperlegible" w:hAnsi="Atkinson Hyperlegible" w:eastAsia="Arial Narrow" w:cs="Arial Narrow"/>
          <w:color w:val="000000"/>
        </w:rPr>
      </w:pPr>
      <w:r w:rsidRPr="7EF6CD69" w:rsidR="7E59F205">
        <w:rPr>
          <w:rFonts w:ascii="Atkinson Hyperlegible" w:hAnsi="Atkinson Hyperlegible" w:eastAsia="Arial Narrow" w:cs="Arial Narrow"/>
          <w:b w:val="1"/>
          <w:bCs w:val="1"/>
          <w:color w:val="000000" w:themeColor="text1" w:themeTint="FF" w:themeShade="FF"/>
        </w:rPr>
        <w:t>PARÁGRAFO SEGUNDO</w:t>
      </w:r>
      <w:r w:rsidRPr="7EF6CD69" w:rsidR="5D437318">
        <w:rPr>
          <w:rFonts w:ascii="Atkinson Hyperlegible" w:hAnsi="Atkinson Hyperlegible" w:eastAsia="Arial Narrow" w:cs="Arial Narrow"/>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 xml:space="preserve">El correo electrónico de </w:t>
      </w:r>
      <w:r w:rsidRPr="7EF6CD69" w:rsidR="1185300B">
        <w:rPr>
          <w:rFonts w:ascii="Atkinson Hyperlegible" w:hAnsi="Atkinson Hyperlegible" w:eastAsia="Arial Narrow" w:cs="Arial Narrow"/>
          <w:color w:val="000000" w:themeColor="text1" w:themeTint="FF" w:themeShade="FF"/>
        </w:rPr>
        <w:t>POA</w:t>
      </w:r>
      <w:r w:rsidRPr="7EF6CD69" w:rsidR="6F7E0463">
        <w:rPr>
          <w:rFonts w:ascii="Atkinson Hyperlegible" w:hAnsi="Atkinson Hyperlegible" w:eastAsia="Arial Narrow" w:cs="Arial Narrow"/>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no es privado</w:t>
      </w:r>
      <w:r w:rsidRPr="7EF6CD69" w:rsidR="5C194648">
        <w:rPr>
          <w:rFonts w:ascii="Atkinson Hyperlegible" w:hAnsi="Atkinson Hyperlegible" w:eastAsia="Arial Narrow" w:cs="Arial Narrow"/>
          <w:color w:val="000000" w:themeColor="text1" w:themeTint="FF" w:themeShade="FF"/>
        </w:rPr>
        <w:t>, por lo que l</w:t>
      </w:r>
      <w:r w:rsidRPr="7EF6CD69" w:rsidR="5D437318">
        <w:rPr>
          <w:rFonts w:ascii="Atkinson Hyperlegible" w:hAnsi="Atkinson Hyperlegible" w:eastAsia="Arial Narrow" w:cs="Arial Narrow"/>
          <w:color w:val="000000" w:themeColor="text1" w:themeTint="FF" w:themeShade="FF"/>
        </w:rPr>
        <w:t>a</w:t>
      </w:r>
      <w:r w:rsidRPr="7EF6CD69" w:rsidR="5C194648">
        <w:rPr>
          <w:rFonts w:ascii="Atkinson Hyperlegible" w:hAnsi="Atkinson Hyperlegible" w:eastAsia="Arial Narrow" w:cs="Arial Narrow"/>
          <w:color w:val="000000" w:themeColor="text1" w:themeTint="FF" w:themeShade="FF"/>
        </w:rPr>
        <w:t xml:space="preserve">s </w:t>
      </w:r>
      <w:del w:author="Leonardo Torres" w:date="2025-01-07T15:27:52.868Z" w:id="1147920167">
        <w:r w:rsidRPr="7EF6CD69" w:rsidDel="5D437318">
          <w:rPr>
            <w:rFonts w:ascii="Atkinson Hyperlegible" w:hAnsi="Atkinson Hyperlegible" w:eastAsia="Arial Narrow" w:cs="Arial Narrow"/>
            <w:color w:val="000000" w:themeColor="text1" w:themeTint="FF" w:themeShade="FF"/>
          </w:rPr>
          <w:delText>las</w:delText>
        </w:r>
      </w:del>
      <w:r w:rsidRPr="7EF6CD69" w:rsidR="5D437318">
        <w:rPr>
          <w:rFonts w:ascii="Atkinson Hyperlegible" w:hAnsi="Atkinson Hyperlegible" w:eastAsia="Arial Narrow" w:cs="Arial Narrow"/>
          <w:color w:val="000000" w:themeColor="text1" w:themeTint="FF" w:themeShade="FF"/>
        </w:rPr>
        <w:t xml:space="preserve"> personas usuarias</w:t>
      </w:r>
      <w:r w:rsidRPr="7EF6CD69" w:rsidR="5C194648">
        <w:rPr>
          <w:rFonts w:ascii="Atkinson Hyperlegible" w:hAnsi="Atkinson Hyperlegible" w:eastAsia="Arial Narrow" w:cs="Arial Narrow"/>
          <w:color w:val="000000" w:themeColor="text1" w:themeTint="FF" w:themeShade="FF"/>
        </w:rPr>
        <w:t xml:space="preserve"> </w:t>
      </w:r>
      <w:commentRangeStart w:id="887"/>
      <w:r w:rsidRPr="7EF6CD69" w:rsidR="5C194648">
        <w:rPr>
          <w:rFonts w:ascii="Atkinson Hyperlegible" w:hAnsi="Atkinson Hyperlegible" w:eastAsia="Arial Narrow" w:cs="Arial Narrow"/>
          <w:color w:val="000000" w:themeColor="text1" w:themeTint="FF" w:themeShade="FF"/>
        </w:rPr>
        <w:t>entienden</w:t>
      </w:r>
      <w:r w:rsidRPr="7EF6CD69" w:rsidR="5A8F09BF">
        <w:rPr>
          <w:rFonts w:ascii="Atkinson Hyperlegible" w:hAnsi="Atkinson Hyperlegible" w:eastAsia="Arial Narrow" w:cs="Arial Narrow"/>
          <w:color w:val="000000" w:themeColor="text1" w:themeTint="FF" w:themeShade="FF"/>
        </w:rPr>
        <w:t xml:space="preserve"> </w:t>
      </w:r>
      <w:commentRangeEnd w:id="887"/>
      <w:r>
        <w:rPr>
          <w:rStyle w:val="CommentReference"/>
        </w:rPr>
        <w:commentReference w:id="887"/>
      </w:r>
      <w:r w:rsidRPr="7EF6CD69" w:rsidR="5A8F09BF">
        <w:rPr>
          <w:rFonts w:ascii="Atkinson Hyperlegible" w:hAnsi="Atkinson Hyperlegible" w:eastAsia="Arial Narrow" w:cs="Arial Narrow"/>
          <w:color w:val="000000" w:themeColor="text1" w:themeTint="FF" w:themeShade="FF"/>
        </w:rPr>
        <w:t>que</w:t>
      </w:r>
      <w:ins w:author="Leonardo Torres" w:date="2025-01-07T15:28:01.834Z" w:id="1629699272">
        <w:r w:rsidRPr="7EF6CD69" w:rsidR="75489150">
          <w:rPr>
            <w:rFonts w:ascii="Atkinson Hyperlegible" w:hAnsi="Atkinson Hyperlegible" w:eastAsia="Arial Narrow" w:cs="Arial Narrow"/>
            <w:color w:val="000000" w:themeColor="text1" w:themeTint="FF" w:themeShade="FF"/>
          </w:rPr>
          <w:t>,</w:t>
        </w:r>
      </w:ins>
      <w:r w:rsidRPr="7EF6CD69" w:rsidR="5A8F09BF">
        <w:rPr>
          <w:rFonts w:ascii="Atkinson Hyperlegible" w:hAnsi="Atkinson Hyperlegible" w:eastAsia="Arial Narrow" w:cs="Arial Narrow"/>
          <w:color w:val="000000" w:themeColor="text1" w:themeTint="FF" w:themeShade="FF"/>
        </w:rPr>
        <w:t xml:space="preserve"> </w:t>
      </w:r>
      <w:commentRangeStart w:id="888"/>
      <w:r w:rsidRPr="7EF6CD69" w:rsidR="3A7A6B05">
        <w:rPr>
          <w:rFonts w:ascii="Atkinson Hyperlegible" w:hAnsi="Atkinson Hyperlegible" w:eastAsia="Arial Narrow" w:cs="Arial Narrow"/>
          <w:color w:val="000000" w:themeColor="text1" w:themeTint="FF" w:themeShade="FF"/>
        </w:rPr>
        <w:t>de ser necesario</w:t>
      </w:r>
      <w:commentRangeEnd w:id="888"/>
      <w:r>
        <w:rPr>
          <w:rStyle w:val="CommentReference"/>
        </w:rPr>
        <w:commentReference w:id="888"/>
      </w:r>
      <w:r w:rsidRPr="7EF6CD69" w:rsidR="3A7A6B05">
        <w:rPr>
          <w:rFonts w:ascii="Atkinson Hyperlegible" w:hAnsi="Atkinson Hyperlegible" w:eastAsia="Arial Narrow" w:cs="Arial Narrow"/>
          <w:color w:val="000000" w:themeColor="text1" w:themeTint="FF" w:themeShade="FF"/>
        </w:rPr>
        <w:t xml:space="preserve">, directivos de </w:t>
      </w:r>
      <w:r w:rsidRPr="7EF6CD69" w:rsidR="1185300B">
        <w:rPr>
          <w:rFonts w:ascii="Atkinson Hyperlegible" w:hAnsi="Atkinson Hyperlegible" w:eastAsia="Arial Narrow" w:cs="Arial Narrow"/>
          <w:color w:val="000000" w:themeColor="text1" w:themeTint="FF" w:themeShade="FF"/>
        </w:rPr>
        <w:t>POA</w:t>
      </w:r>
      <w:r w:rsidRPr="7EF6CD69" w:rsidR="0BC2A2C4">
        <w:rPr>
          <w:rFonts w:ascii="Atkinson Hyperlegible" w:hAnsi="Atkinson Hyperlegible" w:eastAsia="Arial Narrow" w:cs="Arial Narrow"/>
          <w:color w:val="000000" w:themeColor="text1" w:themeTint="FF" w:themeShade="FF"/>
        </w:rPr>
        <w:t xml:space="preserve"> </w:t>
      </w:r>
      <w:r w:rsidRPr="7EF6CD69" w:rsidR="54EF58BF">
        <w:rPr>
          <w:rFonts w:ascii="Atkinson Hyperlegible" w:hAnsi="Atkinson Hyperlegible" w:eastAsia="Arial Narrow" w:cs="Arial Narrow"/>
          <w:color w:val="000000" w:themeColor="text1" w:themeTint="FF" w:themeShade="FF"/>
        </w:rPr>
        <w:t xml:space="preserve">podrán </w:t>
      </w:r>
      <w:r w:rsidRPr="7EF6CD69" w:rsidR="3A7A6B05">
        <w:rPr>
          <w:rFonts w:ascii="Atkinson Hyperlegible" w:hAnsi="Atkinson Hyperlegible" w:eastAsia="Arial Narrow" w:cs="Arial Narrow"/>
          <w:color w:val="000000" w:themeColor="text1" w:themeTint="FF" w:themeShade="FF"/>
        </w:rPr>
        <w:t>acced</w:t>
      </w:r>
      <w:r w:rsidRPr="7EF6CD69" w:rsidR="54EF58BF">
        <w:rPr>
          <w:rFonts w:ascii="Atkinson Hyperlegible" w:hAnsi="Atkinson Hyperlegible" w:eastAsia="Arial Narrow" w:cs="Arial Narrow"/>
          <w:color w:val="000000" w:themeColor="text1" w:themeTint="FF" w:themeShade="FF"/>
        </w:rPr>
        <w:t>er</w:t>
      </w:r>
      <w:r w:rsidRPr="7EF6CD69" w:rsidR="3A7A6B05">
        <w:rPr>
          <w:rFonts w:ascii="Atkinson Hyperlegible" w:hAnsi="Atkinson Hyperlegible" w:eastAsia="Arial Narrow" w:cs="Arial Narrow"/>
          <w:color w:val="000000" w:themeColor="text1" w:themeTint="FF" w:themeShade="FF"/>
        </w:rPr>
        <w:t xml:space="preserve"> y revis</w:t>
      </w:r>
      <w:r w:rsidRPr="7EF6CD69" w:rsidR="54EF58BF">
        <w:rPr>
          <w:rFonts w:ascii="Atkinson Hyperlegible" w:hAnsi="Atkinson Hyperlegible" w:eastAsia="Arial Narrow" w:cs="Arial Narrow"/>
          <w:color w:val="000000" w:themeColor="text1" w:themeTint="FF" w:themeShade="FF"/>
        </w:rPr>
        <w:t>ar</w:t>
      </w:r>
      <w:r w:rsidRPr="7EF6CD69" w:rsidR="3A7A6B05">
        <w:rPr>
          <w:rFonts w:ascii="Atkinson Hyperlegible" w:hAnsi="Atkinson Hyperlegible" w:eastAsia="Arial Narrow" w:cs="Arial Narrow"/>
          <w:color w:val="000000" w:themeColor="text1" w:themeTint="FF" w:themeShade="FF"/>
        </w:rPr>
        <w:t xml:space="preserve"> el contenido. </w:t>
      </w:r>
      <w:r w:rsidRPr="7EF6CD69" w:rsidR="5D437318">
        <w:rPr>
          <w:rFonts w:ascii="Atkinson Hyperlegible" w:hAnsi="Atkinson Hyperlegible" w:eastAsia="Arial Narrow" w:cs="Arial Narrow"/>
          <w:color w:val="000000" w:themeColor="text1" w:themeTint="FF" w:themeShade="FF"/>
        </w:rPr>
        <w:t>Las personas usuarias</w:t>
      </w:r>
      <w:r w:rsidRPr="7EF6CD69" w:rsidR="3A7A6B05">
        <w:rPr>
          <w:rFonts w:ascii="Atkinson Hyperlegible" w:hAnsi="Atkinson Hyperlegible" w:eastAsia="Arial Narrow" w:cs="Arial Narrow"/>
          <w:color w:val="000000" w:themeColor="text1" w:themeTint="FF" w:themeShade="FF"/>
        </w:rPr>
        <w:t xml:space="preserve"> entienden y aceptan que </w:t>
      </w:r>
      <w:r w:rsidRPr="7EF6CD69" w:rsidR="236DBF0B">
        <w:rPr>
          <w:rFonts w:ascii="Atkinson Hyperlegible" w:hAnsi="Atkinson Hyperlegible" w:eastAsia="Arial Narrow" w:cs="Arial Narrow"/>
          <w:b w:val="1"/>
          <w:bCs w:val="1"/>
          <w:color w:val="000000" w:themeColor="text1" w:themeTint="FF" w:themeShade="FF"/>
        </w:rPr>
        <w:t>POA</w:t>
      </w:r>
      <w:r w:rsidRPr="7EF6CD69" w:rsidR="04492994">
        <w:rPr>
          <w:rFonts w:ascii="Atkinson Hyperlegible" w:hAnsi="Atkinson Hyperlegible" w:eastAsia="Arial Narrow" w:cs="Arial Narrow"/>
          <w:b w:val="1"/>
          <w:bCs w:val="1"/>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utilice procedimientos y recursos manuales o automáticos para monitorear la utilización de sus recursos de computación.</w:t>
      </w:r>
    </w:p>
    <w:p w:rsidRPr="00560665" w:rsidR="00454AAB" w:rsidP="006376B2" w:rsidRDefault="00454AAB" w14:paraId="00000157"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7EF6CD69" w:rsidRDefault="004B51CD" w14:paraId="00000159" w14:textId="7C086E4D">
      <w:pPr>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rFonts w:ascii="Atkinson Hyperlegible" w:hAnsi="Atkinson Hyperlegible" w:eastAsia="Arial Narrow" w:cs="Arial Narrow"/>
          <w:color w:val="000000"/>
        </w:rPr>
      </w:pPr>
      <w:r w:rsidRPr="7EF6CD69" w:rsidR="3A7A6B05">
        <w:rPr>
          <w:rFonts w:ascii="Atkinson Hyperlegible" w:hAnsi="Atkinson Hyperlegible" w:eastAsia="Arial Narrow" w:cs="Arial Narrow"/>
          <w:b w:val="1"/>
          <w:bCs w:val="1"/>
          <w:color w:val="000000" w:themeColor="text1" w:themeTint="FF" w:themeShade="FF"/>
        </w:rPr>
        <w:t xml:space="preserve">ARTÍCULO </w:t>
      </w:r>
      <w:r w:rsidRPr="7EF6CD69" w:rsidR="4535540D">
        <w:rPr>
          <w:rFonts w:ascii="Atkinson Hyperlegible" w:hAnsi="Atkinson Hyperlegible" w:eastAsia="Arial Narrow" w:cs="Arial Narrow"/>
          <w:b w:val="1"/>
          <w:bCs w:val="1"/>
          <w:color w:val="000000" w:themeColor="text1" w:themeTint="FF" w:themeShade="FF"/>
        </w:rPr>
        <w:t>65</w:t>
      </w:r>
      <w:r w:rsidRPr="7EF6CD69" w:rsidR="3A7A6B05">
        <w:rPr>
          <w:rFonts w:ascii="Atkinson Hyperlegible" w:hAnsi="Atkinson Hyperlegible" w:eastAsia="Arial Narrow" w:cs="Arial Narrow"/>
          <w:b w:val="1"/>
          <w:bCs w:val="1"/>
          <w:color w:val="000000" w:themeColor="text1" w:themeTint="FF" w:themeShade="FF"/>
        </w:rPr>
        <w:t xml:space="preserve">. POLÍTICA DE USO DE INFORMACIÓN. </w:t>
      </w:r>
      <w:r w:rsidRPr="7EF6CD69" w:rsidR="3A7A6B05">
        <w:rPr>
          <w:rFonts w:ascii="Atkinson Hyperlegible" w:hAnsi="Atkinson Hyperlegible" w:eastAsia="Arial Narrow" w:cs="Arial Narrow"/>
          <w:color w:val="000000" w:themeColor="text1" w:themeTint="FF" w:themeShade="FF"/>
        </w:rPr>
        <w:t xml:space="preserve">Como responsable de la información que maneja, </w:t>
      </w:r>
      <w:r w:rsidRPr="7EF6CD69" w:rsidR="5D437318">
        <w:rPr>
          <w:rFonts w:ascii="Atkinson Hyperlegible" w:hAnsi="Atkinson Hyperlegible" w:eastAsia="Arial Narrow" w:cs="Arial Narrow"/>
          <w:color w:val="000000" w:themeColor="text1" w:themeTint="FF" w:themeShade="FF"/>
        </w:rPr>
        <w:t xml:space="preserve">la persona </w:t>
      </w:r>
      <w:r w:rsidRPr="7EF6CD69" w:rsidR="5D437318">
        <w:rPr>
          <w:rFonts w:ascii="Atkinson Hyperlegible" w:hAnsi="Atkinson Hyperlegible" w:eastAsia="Arial Narrow" w:cs="Arial Narrow"/>
          <w:color w:val="000000" w:themeColor="text1" w:themeTint="FF" w:themeShade="FF"/>
        </w:rPr>
        <w:t>usuaria</w:t>
      </w:r>
      <w:ins w:author="Leonardo Torres" w:date="2025-01-07T15:28:38.664Z" w:id="1053716704">
        <w:r w:rsidRPr="7EF6CD69" w:rsidR="27275DFE">
          <w:rPr>
            <w:rFonts w:ascii="Atkinson Hyperlegible" w:hAnsi="Atkinson Hyperlegible" w:eastAsia="Arial Narrow" w:cs="Arial Narrow"/>
            <w:color w:val="000000" w:themeColor="text1" w:themeTint="FF" w:themeShade="FF"/>
          </w:rPr>
          <w:t xml:space="preserve"> </w:t>
        </w:r>
      </w:ins>
      <w:r w:rsidRPr="7EF6CD69" w:rsidR="3A7A6B05">
        <w:rPr>
          <w:rFonts w:ascii="Atkinson Hyperlegible" w:hAnsi="Atkinson Hyperlegible" w:eastAsia="Arial Narrow" w:cs="Arial Narrow"/>
          <w:color w:val="000000" w:themeColor="text1" w:themeTint="FF" w:themeShade="FF"/>
        </w:rPr>
        <w:t>está</w:t>
      </w:r>
      <w:r w:rsidRPr="7EF6CD69" w:rsidR="3A7A6B05">
        <w:rPr>
          <w:rFonts w:ascii="Atkinson Hyperlegible" w:hAnsi="Atkinson Hyperlegible" w:eastAsia="Arial Narrow" w:cs="Arial Narrow"/>
          <w:color w:val="000000" w:themeColor="text1" w:themeTint="FF" w:themeShade="FF"/>
        </w:rPr>
        <w:t xml:space="preserve"> obligad</w:t>
      </w:r>
      <w:r w:rsidRPr="7EF6CD69" w:rsidR="5D437318">
        <w:rPr>
          <w:rFonts w:ascii="Atkinson Hyperlegible" w:hAnsi="Atkinson Hyperlegible" w:eastAsia="Arial Narrow" w:cs="Arial Narrow"/>
          <w:color w:val="000000" w:themeColor="text1" w:themeTint="FF" w:themeShade="FF"/>
        </w:rPr>
        <w:t>a</w:t>
      </w:r>
      <w:r w:rsidRPr="7EF6CD69" w:rsidR="3A7A6B05">
        <w:rPr>
          <w:rFonts w:ascii="Atkinson Hyperlegible" w:hAnsi="Atkinson Hyperlegible" w:eastAsia="Arial Narrow" w:cs="Arial Narrow"/>
          <w:color w:val="000000" w:themeColor="text1" w:themeTint="FF" w:themeShade="FF"/>
        </w:rPr>
        <w:t xml:space="preserve"> a proteger cada información emitida en medio magnético o impreso, a no dejar documentos confidenciales en impresoras y fotocopiadoras, a no dejar </w:t>
      </w:r>
      <w:r w:rsidRPr="7EF6CD69" w:rsidR="3A7A6B05">
        <w:rPr>
          <w:rFonts w:ascii="Atkinson Hyperlegible" w:hAnsi="Atkinson Hyperlegible" w:eastAsia="Arial Narrow" w:cs="Arial Narrow"/>
          <w:color w:val="000000" w:themeColor="text1" w:themeTint="FF" w:themeShade="FF"/>
        </w:rPr>
        <w:t>documentos confidenciales en el escritorio y a borrar archivos confidenciales de computadores portátiles. Se ceñirá además a las siguientes reglas:</w:t>
      </w:r>
    </w:p>
    <w:p w:rsidRPr="00560665" w:rsidR="00454AAB" w:rsidP="006376B2" w:rsidRDefault="004B51CD" w14:paraId="0000015A" w14:textId="1302FECA">
      <w:pPr>
        <w:numPr>
          <w:ilvl w:val="0"/>
          <w:numId w:val="1"/>
        </w:numPr>
        <w:pBdr>
          <w:top w:val="nil"/>
          <w:left w:val="nil"/>
          <w:bottom w:val="nil"/>
          <w:right w:val="nil"/>
          <w:between w:val="nil"/>
        </w:pBdr>
        <w:tabs>
          <w:tab w:val="left" w:pos="9498"/>
        </w:tabs>
        <w:spacing w:before="93"/>
        <w:ind w:left="426" w:hanging="284"/>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Material inapropiado o ilegal. El material que tenga carácter fraudulento o que pueda llegar a generar sentimientos de acoso u hostigamiento o que por su naturaleza sea embarazoso, sexualmente explícito, difamatorio, ilegal o inapropiado</w:t>
      </w:r>
      <w:r w:rsidR="00BF5505">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no podrá ser enviado por correo electrónico o cualquier otra forma de comunicación electrónica (tales como sistemas de </w:t>
      </w:r>
      <w:proofErr w:type="spellStart"/>
      <w:r w:rsidRPr="00560665">
        <w:rPr>
          <w:rFonts w:ascii="Atkinson Hyperlegible" w:hAnsi="Atkinson Hyperlegible" w:eastAsia="Arial Narrow" w:cs="Arial Narrow"/>
          <w:color w:val="000000"/>
        </w:rPr>
        <w:t>bulletin</w:t>
      </w:r>
      <w:proofErr w:type="spellEnd"/>
      <w:r w:rsidRPr="00560665">
        <w:rPr>
          <w:rFonts w:ascii="Atkinson Hyperlegible" w:hAnsi="Atkinson Hyperlegible" w:eastAsia="Arial Narrow" w:cs="Arial Narrow"/>
          <w:color w:val="000000"/>
        </w:rPr>
        <w:t xml:space="preserve"> </w:t>
      </w:r>
      <w:proofErr w:type="spellStart"/>
      <w:r w:rsidRPr="00560665">
        <w:rPr>
          <w:rFonts w:ascii="Atkinson Hyperlegible" w:hAnsi="Atkinson Hyperlegible" w:eastAsia="Arial Narrow" w:cs="Arial Narrow"/>
          <w:color w:val="000000"/>
        </w:rPr>
        <w:t>boards</w:t>
      </w:r>
      <w:proofErr w:type="spellEnd"/>
      <w:r w:rsidRPr="00560665">
        <w:rPr>
          <w:rFonts w:ascii="Atkinson Hyperlegible" w:hAnsi="Atkinson Hyperlegible" w:eastAsia="Arial Narrow" w:cs="Arial Narrow"/>
          <w:color w:val="000000"/>
        </w:rPr>
        <w:t xml:space="preserve">, grupos de noticia, grupos de chat), o exhibido o almacenado en los computadores de </w:t>
      </w:r>
      <w:r w:rsidR="009916CA">
        <w:rPr>
          <w:rFonts w:ascii="Atkinson Hyperlegible" w:hAnsi="Atkinson Hyperlegible" w:eastAsia="Arial Narrow" w:cs="Arial Narrow"/>
          <w:b/>
          <w:color w:val="000000"/>
        </w:rPr>
        <w:t>POA</w:t>
      </w:r>
      <w:r w:rsidRPr="00560665">
        <w:rPr>
          <w:rFonts w:ascii="Atkinson Hyperlegible" w:hAnsi="Atkinson Hyperlegible" w:eastAsia="Arial Narrow" w:cs="Arial Narrow"/>
          <w:color w:val="000000"/>
        </w:rPr>
        <w:t xml:space="preserve">, Los usuarios que encuentren o reciban este tipo de material deben reportarlo en forma inmediata </w:t>
      </w:r>
      <w:r w:rsidRPr="00560665" w:rsidR="0035292B">
        <w:rPr>
          <w:rFonts w:ascii="Atkinson Hyperlegible" w:hAnsi="Atkinson Hyperlegible" w:eastAsia="Arial Narrow" w:cs="Arial Narrow"/>
          <w:color w:val="000000"/>
        </w:rPr>
        <w:t>a su supervisor.</w:t>
      </w:r>
    </w:p>
    <w:p w:rsidRPr="00560665" w:rsidR="00454AAB" w:rsidP="006376B2" w:rsidRDefault="004B51CD" w14:paraId="0000015B" w14:textId="5700B457">
      <w:pPr>
        <w:numPr>
          <w:ilvl w:val="0"/>
          <w:numId w:val="1"/>
        </w:numPr>
        <w:pBdr>
          <w:top w:val="nil"/>
          <w:left w:val="nil"/>
          <w:bottom w:val="nil"/>
          <w:right w:val="nil"/>
          <w:between w:val="nil"/>
        </w:pBdr>
        <w:tabs>
          <w:tab w:val="left" w:pos="821"/>
          <w:tab w:val="left" w:pos="9498"/>
        </w:tabs>
        <w:ind w:left="426" w:right="214" w:hanging="284"/>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Usos prohibidos</w:t>
      </w:r>
      <w:r w:rsidRPr="00560665" w:rsidR="00734F27">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Los recursos </w:t>
      </w:r>
      <w:r w:rsidRPr="00560665" w:rsidR="00734F27">
        <w:rPr>
          <w:rFonts w:ascii="Atkinson Hyperlegible" w:hAnsi="Atkinson Hyperlegible" w:eastAsia="Arial Narrow" w:cs="Arial Narrow"/>
          <w:color w:val="000000"/>
        </w:rPr>
        <w:t xml:space="preserve">tecnológicos </w:t>
      </w:r>
      <w:r w:rsidRPr="00560665">
        <w:rPr>
          <w:rFonts w:ascii="Atkinson Hyperlegible" w:hAnsi="Atkinson Hyperlegible" w:eastAsia="Arial Narrow" w:cs="Arial Narrow"/>
          <w:color w:val="000000"/>
        </w:rPr>
        <w:t xml:space="preserve">de </w:t>
      </w:r>
      <w:r w:rsidR="00490040">
        <w:rPr>
          <w:rFonts w:ascii="Atkinson Hyperlegible" w:hAnsi="Atkinson Hyperlegible" w:eastAsia="Arial Narrow" w:cs="Arial Narrow"/>
          <w:b/>
          <w:color w:val="000000"/>
        </w:rPr>
        <w:t>POA</w:t>
      </w:r>
      <w:r w:rsidR="009916CA">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no podrán ser utilizados, sin previa autorización escrita, para divulgar, propagar o almacenar contenido personal o comercial de publicidad, promociones, ofertas, programas destructivos (virus), material político o cualquier otro uso que no esté autorizado</w:t>
      </w:r>
      <w:r w:rsidRPr="00560665" w:rsidR="000D25EC">
        <w:rPr>
          <w:rFonts w:ascii="Atkinson Hyperlegible" w:hAnsi="Atkinson Hyperlegible" w:eastAsia="Arial Narrow" w:cs="Arial Narrow"/>
          <w:color w:val="000000"/>
        </w:rPr>
        <w:t>.</w:t>
      </w:r>
    </w:p>
    <w:p w:rsidRPr="00560665" w:rsidR="00454AAB" w:rsidP="006376B2" w:rsidRDefault="004B51CD" w14:paraId="0000015C" w14:textId="67173498">
      <w:pPr>
        <w:numPr>
          <w:ilvl w:val="0"/>
          <w:numId w:val="1"/>
        </w:numPr>
        <w:pBdr>
          <w:top w:val="nil"/>
          <w:left w:val="nil"/>
          <w:bottom w:val="nil"/>
          <w:right w:val="nil"/>
          <w:between w:val="nil"/>
        </w:pBdr>
        <w:tabs>
          <w:tab w:val="left" w:pos="821"/>
          <w:tab w:val="left" w:pos="9498"/>
        </w:tabs>
        <w:ind w:left="426" w:right="214" w:hanging="284"/>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Desperdicio de Recursos de Cómputo</w:t>
      </w:r>
      <w:r w:rsidRPr="00560665" w:rsidR="00734F27">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Los usuarios no deben desperdiciar los recursos de cómputo, monopolizar o acaparar los recursos para excluir a otros. Estos actos incluyen, aunque no se limitan, a envío de correo electrónico masivo, envío de correos de cadena, gastar tiempo excesivo en Internet, juegos, grupos de chat, impresión de copias múltiples de documentos, bajar archivos de gran tamaño, o crear tráfico de red innecesario.</w:t>
      </w:r>
    </w:p>
    <w:p w:rsidRPr="00560665" w:rsidR="00454AAB" w:rsidP="006376B2" w:rsidRDefault="004B51CD" w14:paraId="0000015D" w14:textId="0043D757">
      <w:pPr>
        <w:numPr>
          <w:ilvl w:val="0"/>
          <w:numId w:val="1"/>
        </w:numPr>
        <w:pBdr>
          <w:top w:val="nil"/>
          <w:left w:val="nil"/>
          <w:bottom w:val="nil"/>
          <w:right w:val="nil"/>
          <w:between w:val="nil"/>
        </w:pBdr>
        <w:tabs>
          <w:tab w:val="left" w:pos="821"/>
          <w:tab w:val="left" w:pos="9498"/>
        </w:tabs>
        <w:ind w:left="426" w:right="221" w:hanging="284"/>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Mal Uso del Software</w:t>
      </w:r>
      <w:r w:rsidRPr="00560665" w:rsidR="00734F27">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Los usuarios no podrán efectuar ninguna de las siguientes labores sin autorización previa y escrita del Representante Legal</w:t>
      </w:r>
      <w:r w:rsidRPr="00560665" w:rsidR="00734F27">
        <w:rPr>
          <w:rFonts w:ascii="Atkinson Hyperlegible" w:hAnsi="Atkinson Hyperlegible" w:eastAsia="Arial Narrow" w:cs="Arial Narrow"/>
          <w:color w:val="000000"/>
        </w:rPr>
        <w:t>:</w:t>
      </w:r>
    </w:p>
    <w:p w:rsidRPr="00560665" w:rsidR="00454AAB" w:rsidP="000F14AF" w:rsidRDefault="004B51CD" w14:paraId="0000015E" w14:textId="77777777">
      <w:pPr>
        <w:numPr>
          <w:ilvl w:val="1"/>
          <w:numId w:val="13"/>
        </w:numPr>
        <w:pBdr>
          <w:top w:val="nil"/>
          <w:left w:val="nil"/>
          <w:bottom w:val="nil"/>
          <w:right w:val="nil"/>
          <w:between w:val="nil"/>
        </w:pBdr>
        <w:tabs>
          <w:tab w:val="left" w:pos="821"/>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t>Copiar software para utilizar en sus computadores en casa;</w:t>
      </w:r>
    </w:p>
    <w:p w:rsidRPr="00560665" w:rsidR="00454AAB" w:rsidP="000F14AF" w:rsidRDefault="004B51CD" w14:paraId="0000015F" w14:textId="77777777">
      <w:pPr>
        <w:numPr>
          <w:ilvl w:val="1"/>
          <w:numId w:val="13"/>
        </w:numPr>
        <w:pBdr>
          <w:top w:val="nil"/>
          <w:left w:val="nil"/>
          <w:bottom w:val="nil"/>
          <w:right w:val="nil"/>
          <w:between w:val="nil"/>
        </w:pBdr>
        <w:tabs>
          <w:tab w:val="left" w:pos="821"/>
          <w:tab w:val="left" w:pos="9498"/>
        </w:tabs>
        <w:ind w:right="216"/>
        <w:jc w:val="both"/>
        <w:rPr>
          <w:rFonts w:ascii="Atkinson Hyperlegible" w:hAnsi="Atkinson Hyperlegible"/>
          <w:color w:val="000000"/>
        </w:rPr>
      </w:pPr>
      <w:r w:rsidRPr="00560665">
        <w:rPr>
          <w:rFonts w:ascii="Atkinson Hyperlegible" w:hAnsi="Atkinson Hyperlegible" w:eastAsia="Arial Narrow" w:cs="Arial Narrow"/>
          <w:color w:val="000000"/>
        </w:rPr>
        <w:t>Proveer copias de software a contratistas, empleados temporales, amigos, parientes o cualquier otra tercera persona;</w:t>
      </w:r>
    </w:p>
    <w:p w:rsidRPr="00560665" w:rsidR="00454AAB" w:rsidP="000F14AF" w:rsidRDefault="004B51CD" w14:paraId="00000160" w14:textId="57E5CDC4">
      <w:pPr>
        <w:numPr>
          <w:ilvl w:val="1"/>
          <w:numId w:val="13"/>
        </w:numPr>
        <w:pBdr>
          <w:top w:val="nil"/>
          <w:left w:val="nil"/>
          <w:bottom w:val="nil"/>
          <w:right w:val="nil"/>
          <w:between w:val="nil"/>
        </w:pBdr>
        <w:tabs>
          <w:tab w:val="left" w:pos="821"/>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Instalar software en cualquier computador o servidor de </w:t>
      </w:r>
      <w:r w:rsidR="0043484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w:t>
      </w:r>
    </w:p>
    <w:p w:rsidRPr="00560665" w:rsidR="00454AAB" w:rsidP="000F14AF" w:rsidRDefault="004B51CD" w14:paraId="00000161" w14:textId="5269BB93">
      <w:pPr>
        <w:numPr>
          <w:ilvl w:val="1"/>
          <w:numId w:val="13"/>
        </w:numPr>
        <w:pBdr>
          <w:top w:val="nil"/>
          <w:left w:val="nil"/>
          <w:bottom w:val="nil"/>
          <w:right w:val="nil"/>
          <w:between w:val="nil"/>
        </w:pBdr>
        <w:tabs>
          <w:tab w:val="left" w:pos="821"/>
          <w:tab w:val="left" w:pos="9498"/>
        </w:tabs>
        <w:ind w:right="220"/>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Bajar software de Internet u otro servicio en línea a cualquier computador o servidor, salvo que exista un contrato de </w:t>
      </w:r>
      <w:r w:rsidR="009916CA">
        <w:rPr>
          <w:rFonts w:ascii="Atkinson Hyperlegible" w:hAnsi="Atkinson Hyperlegible" w:eastAsia="Arial Narrow" w:cs="Arial Narrow"/>
          <w:b/>
          <w:color w:val="000000"/>
        </w:rPr>
        <w:t>POA</w:t>
      </w:r>
      <w:r w:rsidRPr="00560665">
        <w:rPr>
          <w:rFonts w:ascii="Atkinson Hyperlegible" w:hAnsi="Atkinson Hyperlegible" w:eastAsia="Arial Narrow" w:cs="Arial Narrow"/>
          <w:color w:val="000000"/>
        </w:rPr>
        <w:t xml:space="preserve"> con un proveedor de servicios, y esté autorizado por el Representante Legal de </w:t>
      </w:r>
      <w:r w:rsidR="00434849">
        <w:rPr>
          <w:rFonts w:ascii="Atkinson Hyperlegible" w:hAnsi="Atkinson Hyperlegible" w:eastAsia="Arial Narrow" w:cs="Arial Narrow"/>
          <w:color w:val="000000"/>
        </w:rPr>
        <w:t>POA</w:t>
      </w:r>
      <w:r w:rsidRPr="00560665" w:rsidR="004575A7">
        <w:rPr>
          <w:rFonts w:ascii="Atkinson Hyperlegible" w:hAnsi="Atkinson Hyperlegible" w:eastAsia="Arial Narrow" w:cs="Arial Narrow"/>
          <w:color w:val="000000"/>
        </w:rPr>
        <w:t>.</w:t>
      </w:r>
    </w:p>
    <w:p w:rsidRPr="00560665" w:rsidR="00454AAB" w:rsidP="000F14AF" w:rsidRDefault="004B51CD" w14:paraId="00000162" w14:textId="77777777">
      <w:pPr>
        <w:numPr>
          <w:ilvl w:val="1"/>
          <w:numId w:val="13"/>
        </w:numPr>
        <w:pBdr>
          <w:top w:val="nil"/>
          <w:left w:val="nil"/>
          <w:bottom w:val="nil"/>
          <w:right w:val="nil"/>
          <w:between w:val="nil"/>
        </w:pBdr>
        <w:tabs>
          <w:tab w:val="left" w:pos="821"/>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t>Modificar, revisar, transformar o adaptar cualquier software;</w:t>
      </w:r>
    </w:p>
    <w:p w:rsidRPr="00560665" w:rsidR="00454AAB" w:rsidP="000F14AF" w:rsidRDefault="004B51CD" w14:paraId="00000163" w14:textId="77777777">
      <w:pPr>
        <w:numPr>
          <w:ilvl w:val="1"/>
          <w:numId w:val="13"/>
        </w:numPr>
        <w:pBdr>
          <w:top w:val="nil"/>
          <w:left w:val="nil"/>
          <w:bottom w:val="nil"/>
          <w:right w:val="nil"/>
          <w:between w:val="nil"/>
        </w:pBdr>
        <w:tabs>
          <w:tab w:val="left" w:pos="821"/>
          <w:tab w:val="left" w:pos="9498"/>
        </w:tabs>
        <w:ind w:right="214"/>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Descompilar o realizar ingeniería de reverso en cualquier </w:t>
      </w:r>
      <w:r w:rsidRPr="00560665">
        <w:rPr>
          <w:rFonts w:ascii="Atkinson Hyperlegible" w:hAnsi="Atkinson Hyperlegible" w:eastAsia="Arial Narrow" w:cs="Arial Narrow"/>
          <w:i/>
          <w:color w:val="000000"/>
        </w:rPr>
        <w:t>software</w:t>
      </w:r>
      <w:r w:rsidRPr="00560665">
        <w:rPr>
          <w:rFonts w:ascii="Atkinson Hyperlegible" w:hAnsi="Atkinson Hyperlegible" w:eastAsia="Arial Narrow" w:cs="Arial Narrow"/>
          <w:color w:val="000000"/>
        </w:rPr>
        <w:t>. Los usuarios deberán informar a su jefe inmediato de cualquier conocimiento que tengan de cualquier violación al uso adecuado y legal del software o de los derechos de autor respectivos.</w:t>
      </w:r>
    </w:p>
    <w:p w:rsidRPr="00560665" w:rsidR="00454AAB" w:rsidP="006376B2" w:rsidRDefault="004B51CD" w14:paraId="00000164" w14:textId="5E87B9E3">
      <w:pPr>
        <w:numPr>
          <w:ilvl w:val="0"/>
          <w:numId w:val="1"/>
        </w:numPr>
        <w:pBdr>
          <w:top w:val="nil"/>
          <w:left w:val="nil"/>
          <w:bottom w:val="nil"/>
          <w:right w:val="nil"/>
          <w:between w:val="nil"/>
        </w:pBdr>
        <w:tabs>
          <w:tab w:val="left" w:pos="821"/>
          <w:tab w:val="left" w:pos="9498"/>
        </w:tabs>
        <w:spacing w:before="1"/>
        <w:ind w:left="426" w:right="216" w:hanging="284"/>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Comunicación de Secretos del Negocio</w:t>
      </w:r>
      <w:r w:rsidRPr="00560665" w:rsidR="00734F27">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A menos que esté expresamente autorizado por el Representante legal de </w:t>
      </w:r>
      <w:r w:rsidR="00490040">
        <w:rPr>
          <w:rFonts w:ascii="Atkinson Hyperlegible" w:hAnsi="Atkinson Hyperlegible" w:eastAsia="Arial Narrow" w:cs="Arial Narrow"/>
          <w:b/>
          <w:color w:val="000000"/>
        </w:rPr>
        <w:t>POA</w:t>
      </w:r>
      <w:r w:rsidR="009916CA">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y por escrito, está estrictamente prohibido divulgar, propagar o almacenar en discos </w:t>
      </w:r>
      <w:r w:rsidRPr="00560665" w:rsidR="004853CC">
        <w:rPr>
          <w:rFonts w:ascii="Atkinson Hyperlegible" w:hAnsi="Atkinson Hyperlegible" w:eastAsia="Arial Narrow" w:cs="Arial Narrow"/>
          <w:color w:val="000000"/>
        </w:rPr>
        <w:t>extraíbles</w:t>
      </w:r>
      <w:r w:rsidRPr="00560665">
        <w:rPr>
          <w:rFonts w:ascii="Atkinson Hyperlegible" w:hAnsi="Atkinson Hyperlegible" w:eastAsia="Arial Narrow" w:cs="Arial Narrow"/>
          <w:color w:val="000000"/>
        </w:rPr>
        <w:t xml:space="preserve">, etc. información confidencial de </w:t>
      </w:r>
      <w:r w:rsidR="0043484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w:t>
      </w:r>
    </w:p>
    <w:p w:rsidRPr="00560665" w:rsidR="00454AAB" w:rsidP="006376B2" w:rsidRDefault="00454AAB" w14:paraId="00000165"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166"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El incumplimiento de esta norma puede derivar responsabilidad civil e incluso penal al infractor (Artículos. 192, 194 y 308 del Código Penal). El Representante Legal debe garantizar el cumplimiento de esta política, y de proveer su apoyo, con el fin de cumplirla y de brindarle a su personal directo medios para atenderla adecuadamente.</w:t>
      </w:r>
    </w:p>
    <w:p w:rsidRPr="00560665" w:rsidR="00454AAB" w:rsidP="006376B2" w:rsidRDefault="00454AAB" w14:paraId="00000167"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168" w14:textId="10144735">
      <w:pPr>
        <w:pStyle w:val="Ttulo1"/>
        <w:tabs>
          <w:tab w:val="left" w:pos="9498"/>
        </w:tabs>
        <w:ind w:left="0"/>
        <w:jc w:val="both"/>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 xml:space="preserve">ARTÍCULO </w:t>
      </w:r>
      <w:r w:rsidRPr="00560665" w:rsidR="00CB4363">
        <w:rPr>
          <w:rFonts w:ascii="Atkinson Hyperlegible" w:hAnsi="Atkinson Hyperlegible" w:eastAsia="Arial Narrow" w:cs="Arial Narrow"/>
          <w:sz w:val="22"/>
          <w:szCs w:val="22"/>
        </w:rPr>
        <w:t>66</w:t>
      </w:r>
      <w:r w:rsidRPr="00560665">
        <w:rPr>
          <w:rFonts w:ascii="Atkinson Hyperlegible" w:hAnsi="Atkinson Hyperlegible" w:eastAsia="Arial Narrow" w:cs="Arial Narrow"/>
          <w:sz w:val="22"/>
          <w:szCs w:val="22"/>
        </w:rPr>
        <w:t>. POLÍTICAS DE MANEJO DE INFORMACIÓN CONFIDENCIAL.</w:t>
      </w:r>
      <w:r w:rsidRPr="00560665">
        <w:rPr>
          <w:rFonts w:ascii="Atkinson Hyperlegible" w:hAnsi="Atkinson Hyperlegible" w:eastAsia="Arial Narrow" w:cs="Arial Narrow"/>
          <w:b w:val="0"/>
          <w:sz w:val="22"/>
          <w:szCs w:val="22"/>
        </w:rPr>
        <w:t xml:space="preserve"> CONFIDENCIAL es la única clasificación de seguridad que debe ser usada por los empleados. Su uso debe limitarse a documentos o información importantes, bien sean en papel, medios electrónicos u otros.</w:t>
      </w:r>
    </w:p>
    <w:p w:rsidRPr="00560665" w:rsidR="00454AAB" w:rsidP="006376B2" w:rsidRDefault="00454AAB" w14:paraId="00000169"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16A"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El manejo de la información confidencial se regirá por las siguientes reglas:</w:t>
      </w:r>
    </w:p>
    <w:p w:rsidRPr="00560665" w:rsidR="00454AAB" w:rsidP="00584C09" w:rsidRDefault="004B51CD" w14:paraId="0000016B" w14:textId="77777777">
      <w:pPr>
        <w:pStyle w:val="Prrafodelista"/>
        <w:numPr>
          <w:ilvl w:val="0"/>
          <w:numId w:val="22"/>
        </w:numPr>
        <w:pBdr>
          <w:top w:val="nil"/>
          <w:left w:val="nil"/>
          <w:bottom w:val="nil"/>
          <w:right w:val="nil"/>
          <w:between w:val="nil"/>
        </w:pBdr>
        <w:tabs>
          <w:tab w:val="left" w:pos="567"/>
          <w:tab w:val="left" w:pos="9498"/>
        </w:tabs>
        <w:spacing w:before="93"/>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Toda información clasificada como confidencial debe ser manejada bajo responsabilidad </w:t>
      </w:r>
      <w:r w:rsidRPr="00560665">
        <w:rPr>
          <w:rFonts w:ascii="Atkinson Hyperlegible" w:hAnsi="Atkinson Hyperlegible" w:eastAsia="Arial Narrow" w:cs="Arial Narrow"/>
          <w:color w:val="000000"/>
        </w:rPr>
        <w:lastRenderedPageBreak/>
        <w:t>de quien la origina o produce, y su conocimiento debe ser limitado estrictamente a quienes necesitan conocerla, buscando el menor número de personas posible.</w:t>
      </w:r>
    </w:p>
    <w:p w:rsidRPr="00560665" w:rsidR="00454AAB" w:rsidP="00584C09" w:rsidRDefault="004B51CD" w14:paraId="0000016C" w14:textId="77777777">
      <w:pPr>
        <w:pStyle w:val="Prrafodelista"/>
        <w:numPr>
          <w:ilvl w:val="0"/>
          <w:numId w:val="22"/>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Los proyectos o documentos confidenciales deben tener marcado en una portada la persona responsable que lo produjo, las que lo conocieron o manejaron, y el responsable de su custodia. Su conocimiento se debe limitar al personal estrictamente necesario.</w:t>
      </w:r>
    </w:p>
    <w:p w:rsidRPr="00560665" w:rsidR="00454AAB" w:rsidP="00584C09" w:rsidRDefault="004B51CD" w14:paraId="0000016D" w14:textId="77777777">
      <w:pPr>
        <w:pStyle w:val="Prrafodelista"/>
        <w:numPr>
          <w:ilvl w:val="0"/>
          <w:numId w:val="22"/>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El mantenimiento que realizan terceros a los recursos de computación deberá ser controlado por la persona responsable del equipo; por ninguna razón tendrán acceso a los servidores y al sistema sin supervisión idónea.</w:t>
      </w:r>
    </w:p>
    <w:p w:rsidRPr="00560665" w:rsidR="00454AAB" w:rsidP="00584C09" w:rsidRDefault="004B51CD" w14:paraId="0000016E" w14:textId="77777777">
      <w:pPr>
        <w:pStyle w:val="Prrafodelista"/>
        <w:numPr>
          <w:ilvl w:val="0"/>
          <w:numId w:val="22"/>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Las comunicaciones telefónicas (incluidas a teléfonos móviles o celulares) no deben versar sobre temas confidenciales. Éstos deben ser tratados en forma presencial.</w:t>
      </w:r>
    </w:p>
    <w:p w:rsidRPr="00560665" w:rsidR="00454AAB" w:rsidP="006376B2" w:rsidRDefault="00454AAB" w14:paraId="0000016F"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170" w14:textId="2277D085">
      <w:pPr>
        <w:pStyle w:val="Ttulo1"/>
        <w:tabs>
          <w:tab w:val="left" w:pos="9498"/>
        </w:tabs>
        <w:ind w:left="0"/>
        <w:jc w:val="both"/>
        <w:rPr>
          <w:rFonts w:ascii="Atkinson Hyperlegible" w:hAnsi="Atkinson Hyperlegible" w:eastAsia="Arial Narrow" w:cs="Arial Narrow"/>
          <w:b w:val="0"/>
          <w:sz w:val="22"/>
          <w:szCs w:val="22"/>
        </w:rPr>
      </w:pPr>
      <w:r w:rsidRPr="00560665">
        <w:rPr>
          <w:rFonts w:ascii="Atkinson Hyperlegible" w:hAnsi="Atkinson Hyperlegible" w:eastAsia="Arial Narrow" w:cs="Arial Narrow"/>
          <w:sz w:val="22"/>
          <w:szCs w:val="22"/>
        </w:rPr>
        <w:t xml:space="preserve">ARTÍCULO </w:t>
      </w:r>
      <w:r w:rsidRPr="00560665" w:rsidR="00CB4363">
        <w:rPr>
          <w:rFonts w:ascii="Atkinson Hyperlegible" w:hAnsi="Atkinson Hyperlegible" w:eastAsia="Arial Narrow" w:cs="Arial Narrow"/>
          <w:sz w:val="22"/>
          <w:szCs w:val="22"/>
        </w:rPr>
        <w:t>6</w:t>
      </w:r>
      <w:r w:rsidRPr="00560665" w:rsidR="00191BF4">
        <w:rPr>
          <w:rFonts w:ascii="Atkinson Hyperlegible" w:hAnsi="Atkinson Hyperlegible" w:eastAsia="Arial Narrow" w:cs="Arial Narrow"/>
          <w:sz w:val="22"/>
          <w:szCs w:val="22"/>
        </w:rPr>
        <w:t>7</w:t>
      </w:r>
      <w:r w:rsidRPr="00560665">
        <w:rPr>
          <w:rFonts w:ascii="Atkinson Hyperlegible" w:hAnsi="Atkinson Hyperlegible" w:eastAsia="Arial Narrow" w:cs="Arial Narrow"/>
          <w:sz w:val="22"/>
          <w:szCs w:val="22"/>
        </w:rPr>
        <w:t>. SALIDA DE COMPUTADORES PORTÁTILES, DOCUMENTOS Y ACTIVOS</w:t>
      </w:r>
      <w:r w:rsidRPr="00560665">
        <w:rPr>
          <w:rFonts w:ascii="Atkinson Hyperlegible" w:hAnsi="Atkinson Hyperlegible" w:eastAsia="Arial Narrow" w:cs="Arial Narrow"/>
          <w:b w:val="0"/>
          <w:sz w:val="22"/>
          <w:szCs w:val="22"/>
        </w:rPr>
        <w:t xml:space="preserve">. Está prohibido retirar de las oficinas, computadores portátiles sin la autorización del jefe inmediato, </w:t>
      </w:r>
      <w:r w:rsidRPr="00560665" w:rsidR="0028763B">
        <w:rPr>
          <w:rFonts w:ascii="Atkinson Hyperlegible" w:hAnsi="Atkinson Hyperlegible" w:eastAsia="Arial Narrow" w:cs="Arial Narrow"/>
          <w:b w:val="0"/>
          <w:sz w:val="22"/>
          <w:szCs w:val="22"/>
        </w:rPr>
        <w:t>Directores</w:t>
      </w:r>
      <w:r w:rsidRPr="00560665">
        <w:rPr>
          <w:rFonts w:ascii="Atkinson Hyperlegible" w:hAnsi="Atkinson Hyperlegible" w:eastAsia="Arial Narrow" w:cs="Arial Narrow"/>
          <w:b w:val="0"/>
          <w:sz w:val="22"/>
          <w:szCs w:val="22"/>
        </w:rPr>
        <w:t xml:space="preserve"> o el Representante Legal. Está prohibido retirar de las oficinas documentos de </w:t>
      </w:r>
      <w:r w:rsidR="00434849">
        <w:rPr>
          <w:rFonts w:ascii="Atkinson Hyperlegible" w:hAnsi="Atkinson Hyperlegible" w:eastAsia="Arial Narrow" w:cs="Arial Narrow"/>
          <w:b w:val="0"/>
          <w:sz w:val="22"/>
          <w:szCs w:val="22"/>
        </w:rPr>
        <w:t>POA</w:t>
      </w:r>
      <w:r w:rsidRPr="00560665" w:rsidR="00061F5F">
        <w:rPr>
          <w:rFonts w:ascii="Atkinson Hyperlegible" w:hAnsi="Atkinson Hyperlegible" w:eastAsia="Arial Narrow" w:cs="Arial Narrow"/>
          <w:b w:val="0"/>
          <w:sz w:val="22"/>
          <w:szCs w:val="22"/>
        </w:rPr>
        <w:t xml:space="preserve"> </w:t>
      </w:r>
      <w:r w:rsidRPr="00560665">
        <w:rPr>
          <w:rFonts w:ascii="Atkinson Hyperlegible" w:hAnsi="Atkinson Hyperlegible" w:eastAsia="Arial Narrow" w:cs="Arial Narrow"/>
          <w:b w:val="0"/>
          <w:sz w:val="22"/>
          <w:szCs w:val="22"/>
        </w:rPr>
        <w:t>y, en casos excepcionales, deberán tener la autorización escrita del Representante Legal. Dicha autorización se debe dejar por escrito registrando el retiro del activo.</w:t>
      </w:r>
    </w:p>
    <w:p w:rsidRPr="00560665" w:rsidR="00CA3E3C" w:rsidP="006376B2" w:rsidRDefault="00CA3E3C" w14:paraId="68AB2F96" w14:textId="77777777">
      <w:pPr>
        <w:jc w:val="both"/>
        <w:rPr>
          <w:rFonts w:ascii="Atkinson Hyperlegible" w:hAnsi="Atkinson Hyperlegible"/>
        </w:rPr>
      </w:pPr>
    </w:p>
    <w:p w:rsidRPr="00560665" w:rsidR="00454AAB" w:rsidP="7EF6CD69" w:rsidRDefault="00CA3E3C" w14:paraId="00000171" w14:textId="7B3CE87F">
      <w:pPr>
        <w:pBdr>
          <w:top w:val="nil" w:color="000000" w:sz="0" w:space="0"/>
          <w:left w:val="nil" w:color="000000" w:sz="0" w:space="0"/>
          <w:bottom w:val="nil" w:color="000000" w:sz="0" w:space="0"/>
          <w:right w:val="nil" w:color="000000" w:sz="0" w:space="0"/>
          <w:between w:val="nil" w:color="000000" w:sz="0" w:space="0"/>
        </w:pBdr>
        <w:tabs>
          <w:tab w:val="left" w:pos="9498"/>
        </w:tabs>
        <w:spacing w:before="9"/>
        <w:jc w:val="both"/>
        <w:rPr>
          <w:rFonts w:ascii="Atkinson Hyperlegible" w:hAnsi="Atkinson Hyperlegible" w:eastAsia="Arial Narrow" w:cs="Arial Narrow"/>
        </w:rPr>
      </w:pPr>
      <w:r w:rsidRPr="7EF6CD69" w:rsidR="703BD71E">
        <w:rPr>
          <w:rFonts w:ascii="Atkinson Hyperlegible" w:hAnsi="Atkinson Hyperlegible" w:eastAsia="Arial Narrow" w:cs="Arial Narrow"/>
          <w:b w:val="1"/>
          <w:bCs w:val="1"/>
        </w:rPr>
        <w:t xml:space="preserve">PARÁGRAFO </w:t>
      </w:r>
      <w:r w:rsidRPr="7EF6CD69" w:rsidR="67C62EF7">
        <w:rPr>
          <w:rFonts w:ascii="Atkinson Hyperlegible" w:hAnsi="Atkinson Hyperlegible" w:eastAsia="Arial Narrow" w:cs="Arial Narrow"/>
          <w:b w:val="1"/>
          <w:bCs w:val="1"/>
        </w:rPr>
        <w:t>ÚNICO</w:t>
      </w:r>
      <w:r w:rsidRPr="7EF6CD69" w:rsidR="703BD71E">
        <w:rPr>
          <w:rFonts w:ascii="Atkinson Hyperlegible" w:hAnsi="Atkinson Hyperlegible" w:eastAsia="Arial Narrow" w:cs="Arial Narrow"/>
        </w:rPr>
        <w:t xml:space="preserve">: Se exceptúa de lo establecido en el artículo anterior, cuando </w:t>
      </w:r>
      <w:r w:rsidRPr="7EF6CD69" w:rsidR="3CB0EDC3">
        <w:rPr>
          <w:rFonts w:ascii="Atkinson Hyperlegible" w:hAnsi="Atkinson Hyperlegible" w:eastAsia="Arial Narrow" w:cs="Arial Narrow"/>
        </w:rPr>
        <w:t>la persona usuaria</w:t>
      </w:r>
      <w:r w:rsidRPr="7EF6CD69" w:rsidR="703BD71E">
        <w:rPr>
          <w:rFonts w:ascii="Atkinson Hyperlegible" w:hAnsi="Atkinson Hyperlegible" w:eastAsia="Arial Narrow" w:cs="Arial Narrow"/>
        </w:rPr>
        <w:t xml:space="preserve"> deba retirar los equipos, documentos o activos asignados con ocasión de viaje y por el tiempo previsto para ello</w:t>
      </w:r>
      <w:r w:rsidRPr="7EF6CD69" w:rsidR="7448BFAC">
        <w:rPr>
          <w:rFonts w:ascii="Atkinson Hyperlegible" w:hAnsi="Atkinson Hyperlegible" w:eastAsia="Arial Narrow" w:cs="Arial Narrow"/>
        </w:rPr>
        <w:t xml:space="preserve">; así mismo </w:t>
      </w:r>
      <w:r w:rsidRPr="7EF6CD69" w:rsidR="7448BFAC">
        <w:rPr>
          <w:rFonts w:ascii="Atkinson Hyperlegible" w:hAnsi="Atkinson Hyperlegible" w:eastAsia="Arial Narrow" w:cs="Arial Narrow"/>
        </w:rPr>
        <w:t>todo</w:t>
      </w:r>
      <w:del w:author="Leonardo Torres" w:date="2025-01-07T15:29:05.297Z" w:id="691369423">
        <w:r w:rsidRPr="7EF6CD69" w:rsidDel="7448BFAC">
          <w:rPr>
            <w:rFonts w:ascii="Atkinson Hyperlegible" w:hAnsi="Atkinson Hyperlegible" w:eastAsia="Arial Narrow" w:cs="Arial Narrow"/>
          </w:rPr>
          <w:delText>s</w:delText>
        </w:r>
      </w:del>
      <w:r w:rsidRPr="7EF6CD69" w:rsidR="7448BFAC">
        <w:rPr>
          <w:rFonts w:ascii="Atkinson Hyperlegible" w:hAnsi="Atkinson Hyperlegible" w:eastAsia="Arial Narrow" w:cs="Arial Narrow"/>
        </w:rPr>
        <w:t xml:space="preserve"> aque</w:t>
      </w:r>
      <w:r w:rsidRPr="7EF6CD69" w:rsidR="401010BA">
        <w:rPr>
          <w:rFonts w:ascii="Atkinson Hyperlegible" w:hAnsi="Atkinson Hyperlegible" w:eastAsia="Arial Narrow" w:cs="Arial Narrow"/>
        </w:rPr>
        <w:t>l personal</w:t>
      </w:r>
      <w:r w:rsidRPr="7EF6CD69" w:rsidR="37A3EB46">
        <w:rPr>
          <w:rFonts w:ascii="Atkinson Hyperlegible" w:hAnsi="Atkinson Hyperlegible" w:eastAsia="Arial Narrow" w:cs="Arial Narrow"/>
        </w:rPr>
        <w:t xml:space="preserve"> y/o </w:t>
      </w:r>
      <w:r w:rsidRPr="7EF6CD69" w:rsidR="7448BFAC">
        <w:rPr>
          <w:rFonts w:ascii="Atkinson Hyperlegible" w:hAnsi="Atkinson Hyperlegible" w:eastAsia="Arial Narrow" w:cs="Arial Narrow"/>
        </w:rPr>
        <w:t xml:space="preserve">colaboradores </w:t>
      </w:r>
      <w:r w:rsidRPr="7EF6CD69" w:rsidR="37A3EB46">
        <w:rPr>
          <w:rFonts w:ascii="Atkinson Hyperlegible" w:hAnsi="Atkinson Hyperlegible" w:eastAsia="Arial Narrow" w:cs="Arial Narrow"/>
        </w:rPr>
        <w:t>que tengan un contrato bajo la modalidad de Teletrabajo.</w:t>
      </w:r>
    </w:p>
    <w:p w:rsidRPr="00560665" w:rsidR="00E626FD" w:rsidP="006376B2" w:rsidRDefault="00E626FD" w14:paraId="0BC7E563" w14:textId="77777777">
      <w:pPr>
        <w:pBdr>
          <w:top w:val="nil"/>
          <w:left w:val="nil"/>
          <w:bottom w:val="nil"/>
          <w:right w:val="nil"/>
          <w:between w:val="nil"/>
        </w:pBdr>
        <w:tabs>
          <w:tab w:val="left" w:pos="9498"/>
        </w:tabs>
        <w:spacing w:before="9"/>
        <w:jc w:val="both"/>
        <w:rPr>
          <w:rFonts w:ascii="Atkinson Hyperlegible" w:hAnsi="Atkinson Hyperlegible" w:eastAsia="Arial Narrow" w:cs="Arial Narrow"/>
          <w:color w:val="000000"/>
        </w:rPr>
      </w:pPr>
    </w:p>
    <w:p w:rsidRPr="00560665" w:rsidR="00454AAB" w:rsidP="006376B2" w:rsidRDefault="004B51CD" w14:paraId="00000172" w14:textId="78505C04">
      <w:pPr>
        <w:pBdr>
          <w:top w:val="nil"/>
          <w:left w:val="nil"/>
          <w:bottom w:val="nil"/>
          <w:right w:val="nil"/>
          <w:between w:val="nil"/>
        </w:pBdr>
        <w:tabs>
          <w:tab w:val="left" w:pos="9498"/>
        </w:tabs>
        <w:ind w:right="215"/>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CB4363">
        <w:rPr>
          <w:rFonts w:ascii="Atkinson Hyperlegible" w:hAnsi="Atkinson Hyperlegible" w:eastAsia="Arial Narrow" w:cs="Arial Narrow"/>
          <w:b/>
          <w:color w:val="000000"/>
        </w:rPr>
        <w:t>6</w:t>
      </w:r>
      <w:r w:rsidRPr="00560665" w:rsidR="00191BF4">
        <w:rPr>
          <w:rFonts w:ascii="Atkinson Hyperlegible" w:hAnsi="Atkinson Hyperlegible" w:eastAsia="Arial Narrow" w:cs="Arial Narrow"/>
          <w:b/>
          <w:color w:val="000000"/>
        </w:rPr>
        <w:t>8</w:t>
      </w:r>
      <w:r w:rsidRPr="00560665">
        <w:rPr>
          <w:rFonts w:ascii="Atkinson Hyperlegible" w:hAnsi="Atkinson Hyperlegible" w:eastAsia="Arial Narrow" w:cs="Arial Narrow"/>
          <w:b/>
          <w:color w:val="000000"/>
        </w:rPr>
        <w:t xml:space="preserve">. POLÍTICAS DE SOFTWARE. </w:t>
      </w:r>
      <w:r w:rsidRPr="00560665">
        <w:rPr>
          <w:rFonts w:ascii="Atkinson Hyperlegible" w:hAnsi="Atkinson Hyperlegible" w:eastAsia="Arial Narrow" w:cs="Arial Narrow"/>
          <w:color w:val="000000"/>
        </w:rPr>
        <w:t xml:space="preserve">El </w:t>
      </w:r>
      <w:r w:rsidRPr="00560665">
        <w:rPr>
          <w:rFonts w:ascii="Atkinson Hyperlegible" w:hAnsi="Atkinson Hyperlegible" w:eastAsia="Arial Narrow" w:cs="Arial Narrow"/>
          <w:i/>
          <w:color w:val="000000"/>
        </w:rPr>
        <w:t xml:space="preserve">software </w:t>
      </w:r>
      <w:r w:rsidRPr="00560665">
        <w:rPr>
          <w:rFonts w:ascii="Atkinson Hyperlegible" w:hAnsi="Atkinson Hyperlegible" w:eastAsia="Arial Narrow" w:cs="Arial Narrow"/>
          <w:color w:val="000000"/>
        </w:rPr>
        <w:t xml:space="preserve">utilizado en los recursos de computación ha sido legalmente adquirido por </w:t>
      </w:r>
      <w:r w:rsidR="009916CA">
        <w:rPr>
          <w:rFonts w:ascii="Atkinson Hyperlegible" w:hAnsi="Atkinson Hyperlegible" w:eastAsia="Arial Narrow" w:cs="Arial Narrow"/>
          <w:b/>
          <w:color w:val="000000"/>
        </w:rPr>
        <w:t>POA</w:t>
      </w:r>
      <w:r w:rsidRPr="00560665" w:rsidR="003C2E80">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La instalación de cualquier </w:t>
      </w:r>
      <w:r w:rsidRPr="00560665">
        <w:rPr>
          <w:rFonts w:ascii="Atkinson Hyperlegible" w:hAnsi="Atkinson Hyperlegible" w:eastAsia="Arial Narrow" w:cs="Arial Narrow"/>
          <w:i/>
          <w:color w:val="000000"/>
        </w:rPr>
        <w:t xml:space="preserve">software </w:t>
      </w:r>
      <w:r w:rsidRPr="00560665">
        <w:rPr>
          <w:rFonts w:ascii="Atkinson Hyperlegible" w:hAnsi="Atkinson Hyperlegible" w:eastAsia="Arial Narrow" w:cs="Arial Narrow"/>
          <w:color w:val="000000"/>
        </w:rPr>
        <w:t xml:space="preserve">diferente en un computador fijo o en uno portátil, sin la debida autorización del Representante Legal, se considerará una violación a las políticas de seguridad. Se borrará el </w:t>
      </w:r>
      <w:r w:rsidRPr="00560665">
        <w:rPr>
          <w:rFonts w:ascii="Atkinson Hyperlegible" w:hAnsi="Atkinson Hyperlegible" w:eastAsia="Arial Narrow" w:cs="Arial Narrow"/>
          <w:i/>
          <w:color w:val="000000"/>
        </w:rPr>
        <w:t xml:space="preserve">software </w:t>
      </w:r>
      <w:r w:rsidRPr="00560665">
        <w:rPr>
          <w:rFonts w:ascii="Atkinson Hyperlegible" w:hAnsi="Atkinson Hyperlegible" w:eastAsia="Arial Narrow" w:cs="Arial Narrow"/>
          <w:color w:val="000000"/>
        </w:rPr>
        <w:t>inmediatamente y traerá consigo la adopción de sanciones disciplinarias.</w:t>
      </w:r>
    </w:p>
    <w:p w:rsidRPr="00560665" w:rsidR="00454AAB" w:rsidP="006376B2" w:rsidRDefault="00454AAB" w14:paraId="00000173"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7EF6CD69" w:rsidRDefault="004B51CD" w14:paraId="00000174" w14:textId="3E7858E1">
      <w:pPr>
        <w:pBdr>
          <w:top w:val="nil" w:color="000000" w:sz="0" w:space="0"/>
          <w:left w:val="nil" w:color="000000" w:sz="0" w:space="0"/>
          <w:bottom w:val="nil" w:color="000000" w:sz="0" w:space="0"/>
          <w:right w:val="nil" w:color="000000" w:sz="0" w:space="0"/>
          <w:between w:val="nil" w:color="000000" w:sz="0" w:space="0"/>
        </w:pBdr>
        <w:tabs>
          <w:tab w:val="left" w:pos="9498"/>
        </w:tabs>
        <w:ind w:right="215"/>
        <w:jc w:val="both"/>
        <w:rPr>
          <w:rFonts w:ascii="Atkinson Hyperlegible" w:hAnsi="Atkinson Hyperlegible" w:eastAsia="Arial Narrow" w:cs="Arial Narrow"/>
          <w:color w:val="000000"/>
        </w:rPr>
      </w:pPr>
      <w:r w:rsidRPr="7EF6CD69" w:rsidR="3A7A6B05">
        <w:rPr>
          <w:rFonts w:ascii="Atkinson Hyperlegible" w:hAnsi="Atkinson Hyperlegible" w:eastAsia="Arial Narrow" w:cs="Arial Narrow"/>
          <w:b w:val="1"/>
          <w:bCs w:val="1"/>
          <w:color w:val="000000" w:themeColor="text1" w:themeTint="FF" w:themeShade="FF"/>
        </w:rPr>
        <w:t xml:space="preserve">ARTÍCULO </w:t>
      </w:r>
      <w:r w:rsidRPr="7EF6CD69" w:rsidR="4535540D">
        <w:rPr>
          <w:rFonts w:ascii="Atkinson Hyperlegible" w:hAnsi="Atkinson Hyperlegible" w:eastAsia="Arial Narrow" w:cs="Arial Narrow"/>
          <w:b w:val="1"/>
          <w:bCs w:val="1"/>
          <w:color w:val="000000" w:themeColor="text1" w:themeTint="FF" w:themeShade="FF"/>
        </w:rPr>
        <w:t>6</w:t>
      </w:r>
      <w:r w:rsidRPr="7EF6CD69" w:rsidR="28406C70">
        <w:rPr>
          <w:rFonts w:ascii="Atkinson Hyperlegible" w:hAnsi="Atkinson Hyperlegible" w:eastAsia="Arial Narrow" w:cs="Arial Narrow"/>
          <w:b w:val="1"/>
          <w:bCs w:val="1"/>
          <w:color w:val="000000" w:themeColor="text1" w:themeTint="FF" w:themeShade="FF"/>
        </w:rPr>
        <w:t>9</w:t>
      </w:r>
      <w:r w:rsidRPr="7EF6CD69" w:rsidR="3A7A6B05">
        <w:rPr>
          <w:rFonts w:ascii="Atkinson Hyperlegible" w:hAnsi="Atkinson Hyperlegible" w:eastAsia="Arial Narrow" w:cs="Arial Narrow"/>
          <w:b w:val="1"/>
          <w:bCs w:val="1"/>
          <w:color w:val="000000" w:themeColor="text1" w:themeTint="FF" w:themeShade="FF"/>
        </w:rPr>
        <w:t xml:space="preserve">. POLÍTICA DE VIRUS. </w:t>
      </w:r>
      <w:r w:rsidRPr="7EF6CD69" w:rsidR="3A7A6B05">
        <w:rPr>
          <w:rFonts w:ascii="Atkinson Hyperlegible" w:hAnsi="Atkinson Hyperlegible" w:eastAsia="Arial Narrow" w:cs="Arial Narrow"/>
          <w:color w:val="000000" w:themeColor="text1" w:themeTint="FF" w:themeShade="FF"/>
        </w:rPr>
        <w:t xml:space="preserve">Cualquier medio electrónico (disquetes, CD- ROM, </w:t>
      </w:r>
      <w:r w:rsidRPr="7EF6CD69" w:rsidR="3A7A6B05">
        <w:rPr>
          <w:rFonts w:ascii="Atkinson Hyperlegible" w:hAnsi="Atkinson Hyperlegible" w:eastAsia="Arial Narrow" w:cs="Arial Narrow"/>
          <w:color w:val="000000" w:themeColor="text1" w:themeTint="FF" w:themeShade="FF"/>
        </w:rPr>
        <w:t>DVD's</w:t>
      </w:r>
      <w:r w:rsidRPr="7EF6CD69" w:rsidR="3A7A6B05">
        <w:rPr>
          <w:rFonts w:ascii="Atkinson Hyperlegible" w:hAnsi="Atkinson Hyperlegible" w:eastAsia="Arial Narrow" w:cs="Arial Narrow"/>
          <w:color w:val="000000" w:themeColor="text1" w:themeTint="FF" w:themeShade="FF"/>
        </w:rPr>
        <w:t xml:space="preserve">, </w:t>
      </w:r>
      <w:r w:rsidRPr="7EF6CD69" w:rsidR="3A7A6B05">
        <w:rPr>
          <w:rFonts w:ascii="Atkinson Hyperlegible" w:hAnsi="Atkinson Hyperlegible" w:eastAsia="Arial Narrow" w:cs="Arial Narrow"/>
          <w:color w:val="000000" w:themeColor="text1" w:themeTint="FF" w:themeShade="FF"/>
        </w:rPr>
        <w:t>USB´s</w:t>
      </w:r>
      <w:r w:rsidRPr="7EF6CD69" w:rsidR="3A7A6B05">
        <w:rPr>
          <w:rFonts w:ascii="Atkinson Hyperlegible" w:hAnsi="Atkinson Hyperlegible" w:eastAsia="Arial Narrow" w:cs="Arial Narrow"/>
          <w:color w:val="000000" w:themeColor="text1" w:themeTint="FF" w:themeShade="FF"/>
        </w:rPr>
        <w:t xml:space="preserve">, etc.) que se requiera dentro de la compañía y que provenga de terceros, deberá ser revisado antes de su utilización en cualquiera de los recursos de computación. En caso de recibir información por correo electrónico o Internet que provenga de personas </w:t>
      </w:r>
      <w:ins w:author="Leonardo Torres" w:date="2025-01-07T15:29:37.165Z" w:id="23739688">
        <w:r w:rsidRPr="7EF6CD69" w:rsidR="0272F7B6">
          <w:rPr>
            <w:rFonts w:ascii="Atkinson Hyperlegible" w:hAnsi="Atkinson Hyperlegible" w:eastAsia="Arial Narrow" w:cs="Arial Narrow"/>
            <w:color w:val="000000" w:themeColor="text1" w:themeTint="FF" w:themeShade="FF"/>
          </w:rPr>
          <w:t>u</w:t>
        </w:r>
      </w:ins>
      <w:del w:author="Leonardo Torres" w:date="2025-01-07T15:29:36.633Z" w:id="1369635138">
        <w:r w:rsidRPr="7EF6CD69" w:rsidDel="3A7A6B05">
          <w:rPr>
            <w:rFonts w:ascii="Atkinson Hyperlegible" w:hAnsi="Atkinson Hyperlegible" w:eastAsia="Arial Narrow" w:cs="Arial Narrow"/>
            <w:color w:val="000000" w:themeColor="text1" w:themeTint="FF" w:themeShade="FF"/>
          </w:rPr>
          <w:delText>o</w:delText>
        </w:r>
      </w:del>
      <w:r w:rsidRPr="7EF6CD69" w:rsidR="3A7A6B05">
        <w:rPr>
          <w:rFonts w:ascii="Atkinson Hyperlegible" w:hAnsi="Atkinson Hyperlegible" w:eastAsia="Arial Narrow" w:cs="Arial Narrow"/>
          <w:color w:val="000000" w:themeColor="text1" w:themeTint="FF" w:themeShade="FF"/>
        </w:rPr>
        <w:t xml:space="preserve"> </w:t>
      </w:r>
      <w:r w:rsidRPr="7EF6CD69" w:rsidR="532E9245">
        <w:rPr>
          <w:rFonts w:ascii="Atkinson Hyperlegible" w:hAnsi="Atkinson Hyperlegible" w:eastAsia="Arial Narrow" w:cs="Arial Narrow"/>
          <w:color w:val="000000" w:themeColor="text1" w:themeTint="FF" w:themeShade="FF"/>
        </w:rPr>
        <w:t>o</w:t>
      </w:r>
      <w:r w:rsidRPr="7EF6CD69" w:rsidR="04614EFE">
        <w:rPr>
          <w:rFonts w:ascii="Atkinson Hyperlegible" w:hAnsi="Atkinson Hyperlegible" w:eastAsia="Arial Narrow" w:cs="Arial Narrow"/>
          <w:color w:val="000000" w:themeColor="text1" w:themeTint="FF" w:themeShade="FF"/>
        </w:rPr>
        <w:t>rganizaci</w:t>
      </w:r>
      <w:r w:rsidRPr="7EF6CD69" w:rsidR="532E9245">
        <w:rPr>
          <w:rFonts w:ascii="Atkinson Hyperlegible" w:hAnsi="Atkinson Hyperlegible" w:eastAsia="Arial Narrow" w:cs="Arial Narrow"/>
          <w:color w:val="000000" w:themeColor="text1" w:themeTint="FF" w:themeShade="FF"/>
        </w:rPr>
        <w:t>ones</w:t>
      </w:r>
      <w:r w:rsidRPr="7EF6CD69" w:rsidR="3A7A6B05">
        <w:rPr>
          <w:rFonts w:ascii="Atkinson Hyperlegible" w:hAnsi="Atkinson Hyperlegible" w:eastAsia="Arial Narrow" w:cs="Arial Narrow"/>
          <w:color w:val="000000" w:themeColor="text1" w:themeTint="FF" w:themeShade="FF"/>
        </w:rPr>
        <w:t xml:space="preserve"> desconocidas, deberá eliminarse sin verificar su contenido. </w:t>
      </w:r>
      <w:r w:rsidRPr="7EF6CD69" w:rsidR="3A7A6B05">
        <w:rPr>
          <w:rFonts w:ascii="Atkinson Hyperlegible" w:hAnsi="Atkinson Hyperlegible" w:eastAsia="Arial Narrow" w:cs="Arial Narrow"/>
          <w:color w:val="000000" w:themeColor="text1" w:themeTint="FF" w:themeShade="FF"/>
        </w:rPr>
        <w:t>Si un computador es infectado por un virus (o incluso si apenas se tiene la sospecha de ello), no será usado, se dejará encendido, se informará inmediatamente al encargado de mantenimiento, se aislarán los disquetes utilizados recientemente y se informará a las personas que se encuentren cerca con el propósito de que estén prevenidos de lo ocurrido y también vacunen sus equipos.</w:t>
      </w:r>
    </w:p>
    <w:p w:rsidRPr="00560665" w:rsidR="00454AAB" w:rsidP="006376B2" w:rsidRDefault="00454AAB" w14:paraId="00000175"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176" w14:textId="1112A2BC">
      <w:pPr>
        <w:pBdr>
          <w:top w:val="nil"/>
          <w:left w:val="nil"/>
          <w:bottom w:val="nil"/>
          <w:right w:val="nil"/>
          <w:between w:val="nil"/>
        </w:pBdr>
        <w:tabs>
          <w:tab w:val="left" w:pos="9498"/>
        </w:tabs>
        <w:spacing w:before="93"/>
        <w:ind w:right="224"/>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191BF4">
        <w:rPr>
          <w:rFonts w:ascii="Atkinson Hyperlegible" w:hAnsi="Atkinson Hyperlegible" w:eastAsia="Arial Narrow" w:cs="Arial Narrow"/>
          <w:b/>
          <w:color w:val="000000"/>
        </w:rPr>
        <w:t>70</w:t>
      </w:r>
      <w:r w:rsidRPr="00560665">
        <w:rPr>
          <w:rFonts w:ascii="Atkinson Hyperlegible" w:hAnsi="Atkinson Hyperlegible" w:eastAsia="Arial Narrow" w:cs="Arial Narrow"/>
          <w:b/>
          <w:color w:val="000000"/>
        </w:rPr>
        <w:t xml:space="preserve">. POLÍTICAS DE CORREO ELECTRÓNICO. </w:t>
      </w:r>
      <w:r w:rsidRPr="00560665">
        <w:rPr>
          <w:rFonts w:ascii="Atkinson Hyperlegible" w:hAnsi="Atkinson Hyperlegible" w:eastAsia="Arial Narrow" w:cs="Arial Narrow"/>
          <w:color w:val="000000"/>
        </w:rPr>
        <w:t>No se deben considerar las comunicaciones electrónicas como privadas o seguras: el correo electrónico puede ser almacenado en un número indefinido de computadores y las copias de los mensajes pueden ser reenviados a otros, ya sea electrónicamente o impresas. Así mismo, el correo electrónico enviado a usuarios inexistentes o equivocados implica que este correo sea de conocimiento de terceras personas.</w:t>
      </w:r>
    </w:p>
    <w:p w:rsidRPr="00560665" w:rsidR="00454AAB" w:rsidP="006376B2" w:rsidRDefault="00454AAB" w14:paraId="00000177"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178" w14:textId="77777777">
      <w:pPr>
        <w:pBdr>
          <w:top w:val="nil"/>
          <w:left w:val="nil"/>
          <w:bottom w:val="nil"/>
          <w:right w:val="nil"/>
          <w:between w:val="nil"/>
        </w:pBdr>
        <w:tabs>
          <w:tab w:val="left" w:pos="9498"/>
        </w:tabs>
        <w:ind w:left="100"/>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Al utilizar el correo electrónico, se deben tener en cuenta las siguientes pautas:</w:t>
      </w:r>
    </w:p>
    <w:p w:rsidRPr="00560665" w:rsidR="00454AAB" w:rsidP="00584C09" w:rsidRDefault="004B51CD" w14:paraId="0000017A" w14:textId="43658CE8">
      <w:pPr>
        <w:pStyle w:val="Prrafodelista"/>
        <w:numPr>
          <w:ilvl w:val="0"/>
          <w:numId w:val="23"/>
        </w:numPr>
        <w:pBdr>
          <w:top w:val="nil"/>
          <w:left w:val="nil"/>
          <w:bottom w:val="nil"/>
          <w:right w:val="nil"/>
          <w:between w:val="nil"/>
        </w:pBdr>
        <w:tabs>
          <w:tab w:val="left" w:pos="567"/>
          <w:tab w:val="left" w:pos="9498"/>
        </w:tabs>
        <w:ind w:right="216"/>
        <w:jc w:val="both"/>
        <w:rPr>
          <w:rFonts w:ascii="Atkinson Hyperlegible" w:hAnsi="Atkinson Hyperlegible"/>
          <w:color w:val="000000"/>
        </w:rPr>
      </w:pPr>
      <w:r w:rsidRPr="00560665">
        <w:rPr>
          <w:rFonts w:ascii="Atkinson Hyperlegible" w:hAnsi="Atkinson Hyperlegible" w:eastAsia="Arial Narrow" w:cs="Arial Narrow"/>
          <w:color w:val="000000"/>
          <w:u w:val="single"/>
        </w:rPr>
        <w:lastRenderedPageBreak/>
        <w:t>El remitente debe pensar antes de enviar un mensaje</w:t>
      </w:r>
      <w:r w:rsidRPr="00560665" w:rsidR="00777A5A">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Al redactar un correo electrónico es importante utilizar el mismo cuidado y discreción que se utiliza en otros tipos de comunicación escrita. Una característica, y peligro, del correo electrónico es que suele tratarse más informalmente </w:t>
      </w:r>
      <w:r w:rsidRPr="00560665" w:rsidR="00AF6401">
        <w:rPr>
          <w:rFonts w:ascii="Atkinson Hyperlegible" w:hAnsi="Atkinson Hyperlegible" w:eastAsia="Arial Narrow" w:cs="Arial Narrow"/>
          <w:color w:val="000000"/>
        </w:rPr>
        <w:t>de que</w:t>
      </w:r>
      <w:r w:rsidRPr="00560665">
        <w:rPr>
          <w:rFonts w:ascii="Atkinson Hyperlegible" w:hAnsi="Atkinson Hyperlegible" w:eastAsia="Arial Narrow" w:cs="Arial Narrow"/>
          <w:color w:val="000000"/>
        </w:rPr>
        <w:t xml:space="preserve"> otros medios de comunicación de negocios. Cualquier correo o documento creado o almacenado en un computador probablemente sea revisado por personas distintas de su destinatario original.</w:t>
      </w:r>
    </w:p>
    <w:p w:rsidRPr="00560665" w:rsidR="00454AAB" w:rsidP="7EF6CD69" w:rsidRDefault="004B51CD" w14:paraId="0000017B" w14:textId="5A5D2AA0">
      <w:pPr>
        <w:pStyle w:val="Prrafodelista"/>
        <w:numPr>
          <w:ilvl w:val="0"/>
          <w:numId w:val="23"/>
        </w:numPr>
        <w:pBdr>
          <w:top w:val="nil" w:color="000000" w:sz="0" w:space="0"/>
          <w:left w:val="nil" w:color="000000" w:sz="0" w:space="0"/>
          <w:bottom w:val="nil" w:color="000000" w:sz="0" w:space="0"/>
          <w:right w:val="nil" w:color="000000" w:sz="0" w:space="0"/>
          <w:between w:val="nil" w:color="000000" w:sz="0" w:space="0"/>
        </w:pBdr>
        <w:tabs>
          <w:tab w:val="left" w:pos="567"/>
          <w:tab w:val="left" w:pos="9498"/>
        </w:tabs>
        <w:ind w:right="217"/>
        <w:jc w:val="both"/>
        <w:rPr>
          <w:rFonts w:ascii="Atkinson Hyperlegible" w:hAnsi="Atkinson Hyperlegible"/>
          <w:color w:val="000000"/>
        </w:rPr>
      </w:pPr>
      <w:r w:rsidRPr="7EF6CD69" w:rsidR="3A7A6B05">
        <w:rPr>
          <w:rFonts w:ascii="Atkinson Hyperlegible" w:hAnsi="Atkinson Hyperlegible" w:eastAsia="Arial Narrow" w:cs="Arial Narrow"/>
          <w:color w:val="000000" w:themeColor="text1" w:themeTint="FF" w:themeShade="FF"/>
          <w:u w:val="single"/>
        </w:rPr>
        <w:t>Material inapropiado</w:t>
      </w:r>
      <w:r w:rsidRPr="7EF6CD69" w:rsidR="7C885FA3">
        <w:rPr>
          <w:rFonts w:ascii="Atkinson Hyperlegible" w:hAnsi="Atkinson Hyperlegible" w:eastAsia="Arial Narrow" w:cs="Arial Narrow"/>
          <w:color w:val="000000" w:themeColor="text1" w:themeTint="FF" w:themeShade="FF"/>
        </w:rPr>
        <w:t>:</w:t>
      </w:r>
      <w:r w:rsidRPr="7EF6CD69" w:rsidR="3A7A6B05">
        <w:rPr>
          <w:rFonts w:ascii="Atkinson Hyperlegible" w:hAnsi="Atkinson Hyperlegible" w:eastAsia="Arial Narrow" w:cs="Arial Narrow"/>
          <w:color w:val="000000" w:themeColor="text1" w:themeTint="FF" w:themeShade="FF"/>
        </w:rPr>
        <w:t xml:space="preserve"> No se podrá enviar por correo electrónico material de carácter fraudulento, que pueda llegar a generar sentimientos de acoso u hostigamiento a juicio de </w:t>
      </w:r>
      <w:r w:rsidRPr="7EF6CD69" w:rsidR="236DBF0B">
        <w:rPr>
          <w:rFonts w:ascii="Atkinson Hyperlegible" w:hAnsi="Atkinson Hyperlegible" w:eastAsia="Arial Narrow" w:cs="Arial Narrow"/>
          <w:b w:val="1"/>
          <w:bCs w:val="1"/>
          <w:color w:val="000000" w:themeColor="text1" w:themeTint="FF" w:themeShade="FF"/>
        </w:rPr>
        <w:t>POA</w:t>
      </w:r>
      <w:ins w:author="Leonardo Torres" w:date="2025-01-07T15:30:12.542Z" w:id="2100291125">
        <w:r w:rsidRPr="7EF6CD69" w:rsidR="0F650EFD">
          <w:rPr>
            <w:rFonts w:ascii="Atkinson Hyperlegible" w:hAnsi="Atkinson Hyperlegible" w:eastAsia="Arial Narrow" w:cs="Arial Narrow"/>
            <w:b w:val="1"/>
            <w:bCs w:val="1"/>
            <w:color w:val="000000" w:themeColor="text1" w:themeTint="FF" w:themeShade="FF"/>
          </w:rPr>
          <w:t xml:space="preserve"> </w:t>
        </w:r>
      </w:ins>
      <w:r w:rsidRPr="7EF6CD69" w:rsidR="3A7A6B05">
        <w:rPr>
          <w:rFonts w:ascii="Atkinson Hyperlegible" w:hAnsi="Atkinson Hyperlegible" w:eastAsia="Arial Narrow" w:cs="Arial Narrow"/>
          <w:color w:val="000000" w:themeColor="text1" w:themeTint="FF" w:themeShade="FF"/>
        </w:rPr>
        <w:t>o</w:t>
      </w:r>
      <w:r w:rsidRPr="7EF6CD69" w:rsidR="3A7A6B05">
        <w:rPr>
          <w:rFonts w:ascii="Atkinson Hyperlegible" w:hAnsi="Atkinson Hyperlegible" w:eastAsia="Arial Narrow" w:cs="Arial Narrow"/>
          <w:color w:val="000000" w:themeColor="text1" w:themeTint="FF" w:themeShade="FF"/>
        </w:rPr>
        <w:t xml:space="preserve"> que por su naturaleza sea embarazoso, sexualmente explícito, difamatorio, ilegal o inapropiado. Si un usuario encuentra este tipo de material, debe reportarlo a su jefe inmediato.</w:t>
      </w:r>
    </w:p>
    <w:p w:rsidRPr="00560665" w:rsidR="00454AAB" w:rsidP="00584C09" w:rsidRDefault="004B51CD" w14:paraId="0000017C" w14:textId="58C233BA">
      <w:pPr>
        <w:pStyle w:val="Prrafodelista"/>
        <w:numPr>
          <w:ilvl w:val="0"/>
          <w:numId w:val="23"/>
        </w:numPr>
        <w:pBdr>
          <w:top w:val="nil"/>
          <w:left w:val="nil"/>
          <w:bottom w:val="nil"/>
          <w:right w:val="nil"/>
          <w:between w:val="nil"/>
        </w:pBdr>
        <w:tabs>
          <w:tab w:val="left" w:pos="567"/>
          <w:tab w:val="left" w:pos="9498"/>
        </w:tabs>
        <w:ind w:right="214"/>
        <w:jc w:val="both"/>
        <w:rPr>
          <w:rFonts w:ascii="Atkinson Hyperlegible" w:hAnsi="Atkinson Hyperlegible"/>
          <w:color w:val="000000"/>
        </w:rPr>
      </w:pPr>
      <w:r w:rsidRPr="00560665">
        <w:rPr>
          <w:rFonts w:ascii="Atkinson Hyperlegible" w:hAnsi="Atkinson Hyperlegible" w:eastAsia="Arial Narrow" w:cs="Arial Narrow"/>
          <w:color w:val="000000"/>
          <w:u w:val="single"/>
        </w:rPr>
        <w:t>No reenvíe o inicie correo de cadena (Spam) o masivo</w:t>
      </w:r>
      <w:r w:rsidRPr="00560665" w:rsidR="00777A5A">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El correo en cadena es un mensaje enviado a un número relativamente grande de destinatarios para que estos a la vez lo reenvíen a otros. El envío de correo masivo se refiere a aquél enviado a un gran número de receptores sin un propósito relacionado con el negocio. Estos tipos de mensajes degradan el desempeño del sistema y consumen recursos valiosos en tiempo, disco y memoria. Los usuarios deberán borrar todos los correos de cadena y masivos (no relacionados con el negocio) y abstenerse de reenviarlos a otras personas.</w:t>
      </w:r>
    </w:p>
    <w:p w:rsidRPr="00560665" w:rsidR="00454AAB" w:rsidP="00584C09" w:rsidRDefault="004B51CD" w14:paraId="0000017D" w14:textId="236A57B4">
      <w:pPr>
        <w:pStyle w:val="Prrafodelista"/>
        <w:numPr>
          <w:ilvl w:val="0"/>
          <w:numId w:val="23"/>
        </w:numPr>
        <w:pBdr>
          <w:top w:val="nil"/>
          <w:left w:val="nil"/>
          <w:bottom w:val="nil"/>
          <w:right w:val="nil"/>
          <w:between w:val="nil"/>
        </w:pBdr>
        <w:tabs>
          <w:tab w:val="left" w:pos="567"/>
          <w:tab w:val="left" w:pos="9498"/>
        </w:tabs>
        <w:ind w:right="223"/>
        <w:jc w:val="both"/>
        <w:rPr>
          <w:rFonts w:ascii="Atkinson Hyperlegible" w:hAnsi="Atkinson Hyperlegible"/>
          <w:color w:val="000000"/>
        </w:rPr>
      </w:pPr>
      <w:r w:rsidRPr="00560665">
        <w:rPr>
          <w:rFonts w:ascii="Atkinson Hyperlegible" w:hAnsi="Atkinson Hyperlegible" w:eastAsia="Arial Narrow" w:cs="Arial Narrow"/>
          <w:color w:val="000000"/>
          <w:u w:val="single"/>
        </w:rPr>
        <w:t>Alteraciones</w:t>
      </w:r>
      <w:r w:rsidRPr="00560665" w:rsidR="00777A5A">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Nunca deberá alterar la línea “De” (autor del correo) u otra información relacionada con los atributos de origen del correo electrónico. Mensajes anónimos o </w:t>
      </w:r>
      <w:proofErr w:type="spellStart"/>
      <w:r w:rsidRPr="00560665">
        <w:rPr>
          <w:rFonts w:ascii="Atkinson Hyperlegible" w:hAnsi="Atkinson Hyperlegible" w:eastAsia="Arial Narrow" w:cs="Arial Narrow"/>
          <w:color w:val="000000"/>
        </w:rPr>
        <w:t>cuasi-anónimos</w:t>
      </w:r>
      <w:proofErr w:type="spellEnd"/>
      <w:r w:rsidRPr="00560665">
        <w:rPr>
          <w:rFonts w:ascii="Atkinson Hyperlegible" w:hAnsi="Atkinson Hyperlegible" w:eastAsia="Arial Narrow" w:cs="Arial Narrow"/>
          <w:color w:val="000000"/>
        </w:rPr>
        <w:t xml:space="preserve"> están prohibidos.</w:t>
      </w:r>
    </w:p>
    <w:p w:rsidRPr="00560665" w:rsidR="00454AAB" w:rsidP="006376B2" w:rsidRDefault="00454AAB" w14:paraId="0000017E"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17F" w14:textId="11BA6E35">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037570">
        <w:rPr>
          <w:rFonts w:ascii="Atkinson Hyperlegible" w:hAnsi="Atkinson Hyperlegible" w:eastAsia="Arial Narrow" w:cs="Arial Narrow"/>
          <w:b/>
          <w:color w:val="000000"/>
        </w:rPr>
        <w:t>7</w:t>
      </w:r>
      <w:r w:rsidRPr="00560665" w:rsidR="00191BF4">
        <w:rPr>
          <w:rFonts w:ascii="Atkinson Hyperlegible" w:hAnsi="Atkinson Hyperlegible" w:eastAsia="Arial Narrow" w:cs="Arial Narrow"/>
          <w:b/>
          <w:color w:val="000000"/>
        </w:rPr>
        <w:t>1</w:t>
      </w:r>
      <w:r w:rsidRPr="00560665">
        <w:rPr>
          <w:rFonts w:ascii="Atkinson Hyperlegible" w:hAnsi="Atkinson Hyperlegible" w:eastAsia="Arial Narrow" w:cs="Arial Narrow"/>
          <w:b/>
          <w:color w:val="000000"/>
        </w:rPr>
        <w:t xml:space="preserve">. POLÍTICAS DE USO DE INTERNET. </w:t>
      </w:r>
      <w:r w:rsidRPr="00560665">
        <w:rPr>
          <w:rFonts w:ascii="Atkinson Hyperlegible" w:hAnsi="Atkinson Hyperlegible" w:eastAsia="Arial Narrow" w:cs="Arial Narrow"/>
          <w:color w:val="000000"/>
        </w:rPr>
        <w:t>El uso de Internet debe ajustarse al sentido común y a la ética. El uso indebido de este recurso puede implicar que se elimine el acceso al mismo. Igualmente, constituye falta grave y puede conducir a una acción disciplinaria, incluyendo posible terminación del contrato por justa causa, así como responsabilidad civil y penal.</w:t>
      </w:r>
    </w:p>
    <w:p w:rsidRPr="00560665" w:rsidR="00454AAB" w:rsidRDefault="00454AAB" w14:paraId="00000180"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RDefault="004B51CD" w14:paraId="00000181"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La utilización de Internet se rige además por las siguientes pautas:</w:t>
      </w:r>
    </w:p>
    <w:p w:rsidRPr="00560665" w:rsidR="00454AAB" w:rsidP="00584C09" w:rsidRDefault="004B51CD" w14:paraId="00000182" w14:textId="6BAA34AC">
      <w:pPr>
        <w:pStyle w:val="Prrafodelista"/>
        <w:numPr>
          <w:ilvl w:val="0"/>
          <w:numId w:val="24"/>
        </w:numPr>
        <w:pBdr>
          <w:top w:val="nil"/>
          <w:left w:val="nil"/>
          <w:bottom w:val="nil"/>
          <w:right w:val="nil"/>
          <w:between w:val="nil"/>
        </w:pBdr>
        <w:tabs>
          <w:tab w:val="left" w:pos="567"/>
          <w:tab w:val="left" w:pos="9498"/>
        </w:tabs>
        <w:spacing w:before="93"/>
        <w:ind w:right="-69"/>
        <w:jc w:val="both"/>
        <w:rPr>
          <w:rFonts w:ascii="Atkinson Hyperlegible" w:hAnsi="Atkinson Hyperlegible"/>
          <w:color w:val="000000"/>
        </w:rPr>
      </w:pPr>
      <w:r w:rsidRPr="00560665">
        <w:rPr>
          <w:rFonts w:ascii="Atkinson Hyperlegible" w:hAnsi="Atkinson Hyperlegible" w:eastAsia="Arial Narrow" w:cs="Arial Narrow"/>
          <w:color w:val="000000"/>
          <w:u w:val="single"/>
        </w:rPr>
        <w:t>Negación de responsabilidad por uso de Internet</w:t>
      </w:r>
      <w:r w:rsidRPr="00560665" w:rsidR="00777A5A">
        <w:rPr>
          <w:rFonts w:ascii="Atkinson Hyperlegible" w:hAnsi="Atkinson Hyperlegible" w:eastAsia="Arial Narrow" w:cs="Arial Narrow"/>
          <w:color w:val="000000"/>
          <w:u w:val="single"/>
        </w:rPr>
        <w:t>:</w:t>
      </w:r>
      <w:r w:rsidRPr="00560665">
        <w:rPr>
          <w:rFonts w:ascii="Atkinson Hyperlegible" w:hAnsi="Atkinson Hyperlegible" w:eastAsia="Arial Narrow" w:cs="Arial Narrow"/>
          <w:color w:val="000000"/>
        </w:rPr>
        <w:t xml:space="preserve"> </w:t>
      </w:r>
      <w:r w:rsidR="00490040">
        <w:rPr>
          <w:rFonts w:ascii="Atkinson Hyperlegible" w:hAnsi="Atkinson Hyperlegible" w:eastAsia="Arial Narrow" w:cs="Arial Narrow"/>
          <w:b/>
          <w:color w:val="000000"/>
        </w:rPr>
        <w:t>POA</w:t>
      </w:r>
      <w:r w:rsidR="009916CA">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no es responsable del material consultado por los usuarios en Internet. Los que usen Internet lo hacen bajo su propia responsabilidad; sin embargo, </w:t>
      </w:r>
      <w:r w:rsidR="0043484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tiene el derecho -no la obligación- de monitorear todos los aspectos relacionados con sus servicios de cómputo y revisar los sitios visitados, correos enviados y recibidos y material descargado. Si encuentra material inapropiado, </w:t>
      </w:r>
      <w:r w:rsidR="0043484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podrá restringir el uso del servicio al usuario, sin perjuicio de las sanciones a que haya lugar.</w:t>
      </w:r>
    </w:p>
    <w:p w:rsidRPr="00560665" w:rsidR="00454AAB" w:rsidP="00584C09" w:rsidRDefault="004B51CD" w14:paraId="00000183" w14:textId="3124C333">
      <w:pPr>
        <w:pStyle w:val="Prrafodelista"/>
        <w:numPr>
          <w:ilvl w:val="0"/>
          <w:numId w:val="24"/>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u w:val="single"/>
        </w:rPr>
        <w:t>Juegos</w:t>
      </w:r>
      <w:r w:rsidRPr="00560665" w:rsidR="00777A5A">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Los usuarios no podrán utilizar la conexión de Internet de </w:t>
      </w:r>
      <w:r w:rsidR="0043484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para bajar juegos, protectores de pantalla, o participar en juegos a través de Internet.</w:t>
      </w:r>
    </w:p>
    <w:p w:rsidRPr="00560665" w:rsidR="00454AAB" w:rsidP="00584C09" w:rsidRDefault="004B51CD" w14:paraId="00000184" w14:textId="36A15EDF">
      <w:pPr>
        <w:pStyle w:val="Prrafodelista"/>
        <w:numPr>
          <w:ilvl w:val="0"/>
          <w:numId w:val="24"/>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u w:val="single"/>
        </w:rPr>
        <w:t>Conformidad con leyes aplicables y licencias</w:t>
      </w:r>
      <w:r w:rsidRPr="00560665" w:rsidR="00777A5A">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En la utilización de los recursos de computación, los usuarios deberán guardar conformidad con todas las licencias de </w:t>
      </w:r>
      <w:r w:rsidRPr="00560665">
        <w:rPr>
          <w:rFonts w:ascii="Atkinson Hyperlegible" w:hAnsi="Atkinson Hyperlegible" w:eastAsia="Arial Narrow" w:cs="Arial Narrow"/>
          <w:i/>
          <w:color w:val="000000"/>
        </w:rPr>
        <w:t>software</w:t>
      </w:r>
      <w:r w:rsidRPr="00560665">
        <w:rPr>
          <w:rFonts w:ascii="Atkinson Hyperlegible" w:hAnsi="Atkinson Hyperlegible" w:eastAsia="Arial Narrow" w:cs="Arial Narrow"/>
          <w:color w:val="000000"/>
        </w:rPr>
        <w:t>, derechos de autor y todas las leyes nacionales e internacionales que regulen la propiedad intelectual y las actividades en línea.</w:t>
      </w:r>
    </w:p>
    <w:p w:rsidRPr="00560665" w:rsidR="00454AAB" w:rsidP="00584C09" w:rsidRDefault="004B51CD" w14:paraId="00000185" w14:textId="68013D09">
      <w:pPr>
        <w:pStyle w:val="Prrafodelista"/>
        <w:numPr>
          <w:ilvl w:val="0"/>
          <w:numId w:val="24"/>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El envío y recepción de </w:t>
      </w:r>
      <w:r w:rsidRPr="00560665">
        <w:rPr>
          <w:rFonts w:ascii="Atkinson Hyperlegible" w:hAnsi="Atkinson Hyperlegible" w:eastAsia="Arial Narrow" w:cs="Arial Narrow"/>
          <w:i/>
          <w:color w:val="000000"/>
        </w:rPr>
        <w:t xml:space="preserve">software </w:t>
      </w:r>
      <w:r w:rsidRPr="00560665">
        <w:rPr>
          <w:rFonts w:ascii="Atkinson Hyperlegible" w:hAnsi="Atkinson Hyperlegible" w:eastAsia="Arial Narrow" w:cs="Arial Narrow"/>
          <w:color w:val="000000"/>
        </w:rPr>
        <w:t xml:space="preserve">por el personal, proveniente o no del exterior o remitido por cualquier persona, deberá ser previamente conocido y autorizado por escrito por el Representante Legal de </w:t>
      </w:r>
      <w:r w:rsidR="00434849">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w:t>
      </w:r>
    </w:p>
    <w:p w:rsidRPr="00560665" w:rsidR="00454AAB" w:rsidP="00584C09" w:rsidRDefault="004B51CD" w14:paraId="00000186" w14:textId="003BB53F">
      <w:pPr>
        <w:pStyle w:val="Prrafodelista"/>
        <w:numPr>
          <w:ilvl w:val="0"/>
          <w:numId w:val="24"/>
        </w:numPr>
        <w:pBdr>
          <w:top w:val="nil"/>
          <w:left w:val="nil"/>
          <w:bottom w:val="nil"/>
          <w:right w:val="nil"/>
          <w:between w:val="nil"/>
        </w:pBdr>
        <w:tabs>
          <w:tab w:val="left" w:pos="567"/>
          <w:tab w:val="left" w:pos="9498"/>
        </w:tabs>
        <w:spacing w:before="2"/>
        <w:ind w:right="-69"/>
        <w:jc w:val="both"/>
        <w:rPr>
          <w:rFonts w:ascii="Atkinson Hyperlegible" w:hAnsi="Atkinson Hyperlegible"/>
          <w:color w:val="000000"/>
        </w:rPr>
      </w:pPr>
      <w:r w:rsidRPr="00560665">
        <w:rPr>
          <w:rFonts w:ascii="Atkinson Hyperlegible" w:hAnsi="Atkinson Hyperlegible" w:eastAsia="Arial Narrow" w:cs="Arial Narrow"/>
          <w:color w:val="000000"/>
          <w:u w:val="single"/>
        </w:rPr>
        <w:t>Enmiendas y revisiones</w:t>
      </w:r>
      <w:r w:rsidRPr="00560665" w:rsidR="00777A5A">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Esta política podrá ser enmendada o revisada a medida que las circunstancias lo ameriten. Los usuarios recibirán copia de los cambios efectuados.</w:t>
      </w:r>
    </w:p>
    <w:p w:rsidRPr="00560665" w:rsidR="00454AAB" w:rsidP="00584C09" w:rsidRDefault="004B51CD" w14:paraId="00000187" w14:textId="078A6EC9">
      <w:pPr>
        <w:pStyle w:val="Prrafodelista"/>
        <w:numPr>
          <w:ilvl w:val="0"/>
          <w:numId w:val="24"/>
        </w:numPr>
        <w:pBdr>
          <w:top w:val="nil"/>
          <w:left w:val="nil"/>
          <w:bottom w:val="nil"/>
          <w:right w:val="nil"/>
          <w:between w:val="nil"/>
        </w:pBdr>
        <w:tabs>
          <w:tab w:val="left" w:pos="567"/>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u w:val="single"/>
        </w:rPr>
        <w:t>No implica derechos adicionales</w:t>
      </w:r>
      <w:r w:rsidRPr="00560665" w:rsidR="00777A5A">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Esta política no implica ni otorga a los usuarios derechos </w:t>
      </w:r>
      <w:r w:rsidRPr="00560665">
        <w:rPr>
          <w:rFonts w:ascii="Atkinson Hyperlegible" w:hAnsi="Atkinson Hyperlegible" w:eastAsia="Arial Narrow" w:cs="Arial Narrow"/>
          <w:color w:val="000000"/>
        </w:rPr>
        <w:lastRenderedPageBreak/>
        <w:t>contractuales.</w:t>
      </w:r>
    </w:p>
    <w:p w:rsidRPr="00560665" w:rsidR="00454AAB" w:rsidP="006376B2" w:rsidRDefault="00454AAB" w14:paraId="00000188" w14:textId="77777777">
      <w:pPr>
        <w:pBdr>
          <w:top w:val="nil"/>
          <w:left w:val="nil"/>
          <w:bottom w:val="nil"/>
          <w:right w:val="nil"/>
          <w:between w:val="nil"/>
        </w:pBdr>
        <w:tabs>
          <w:tab w:val="left" w:pos="821"/>
          <w:tab w:val="left" w:pos="9498"/>
        </w:tabs>
        <w:ind w:left="820" w:right="220"/>
        <w:jc w:val="both"/>
        <w:rPr>
          <w:rFonts w:ascii="Atkinson Hyperlegible" w:hAnsi="Atkinson Hyperlegible" w:eastAsia="Arial Narrow" w:cs="Arial Narrow"/>
          <w:color w:val="000000"/>
        </w:rPr>
      </w:pPr>
    </w:p>
    <w:p w:rsidRPr="00560665" w:rsidR="00454AAB" w:rsidP="006376B2" w:rsidRDefault="00454AAB" w14:paraId="0000019E"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bookmarkStart w:name="_1ci93xb" w:colFirst="0" w:colLast="0" w:id="889"/>
      <w:bookmarkStart w:name="_3whwml4" w:colFirst="0" w:colLast="0" w:id="890"/>
      <w:bookmarkStart w:name="_2bn6wsx" w:colFirst="0" w:colLast="0" w:id="891"/>
      <w:bookmarkEnd w:id="889"/>
      <w:bookmarkEnd w:id="890"/>
      <w:bookmarkEnd w:id="891"/>
    </w:p>
    <w:p w:rsidRPr="00560665" w:rsidR="00454AAB" w:rsidP="006376B2" w:rsidRDefault="004B51CD" w14:paraId="000001D6" w14:textId="518C4DC3">
      <w:pPr>
        <w:widowControl/>
        <w:pBdr>
          <w:top w:val="nil"/>
          <w:left w:val="nil"/>
          <w:bottom w:val="nil"/>
          <w:right w:val="nil"/>
          <w:between w:val="nil"/>
        </w:pBdr>
        <w:tabs>
          <w:tab w:val="left" w:pos="9498"/>
        </w:tabs>
        <w:jc w:val="center"/>
        <w:rPr>
          <w:rFonts w:ascii="Atkinson Hyperlegible" w:hAnsi="Atkinson Hyperlegible" w:eastAsia="Arial Narrow" w:cs="Arial Narrow"/>
          <w:b/>
          <w:bCs/>
        </w:rPr>
      </w:pPr>
      <w:r w:rsidRPr="00560665">
        <w:rPr>
          <w:rFonts w:ascii="Atkinson Hyperlegible" w:hAnsi="Atkinson Hyperlegible" w:eastAsia="Arial Narrow" w:cs="Arial Narrow"/>
          <w:b/>
          <w:bCs/>
        </w:rPr>
        <w:t>CAPÍTULO XVII</w:t>
      </w:r>
    </w:p>
    <w:p w:rsidRPr="00560665" w:rsidR="00454AAB" w:rsidP="006376B2" w:rsidRDefault="004B51CD" w14:paraId="000001D7" w14:textId="77777777">
      <w:pPr>
        <w:tabs>
          <w:tab w:val="left" w:pos="9498"/>
        </w:tabs>
        <w:ind w:right="72"/>
        <w:jc w:val="center"/>
        <w:rPr>
          <w:rFonts w:ascii="Atkinson Hyperlegible" w:hAnsi="Atkinson Hyperlegible" w:eastAsia="Arial Narrow" w:cs="Arial Narrow"/>
          <w:b/>
        </w:rPr>
      </w:pPr>
      <w:r w:rsidRPr="00560665">
        <w:rPr>
          <w:rFonts w:ascii="Atkinson Hyperlegible" w:hAnsi="Atkinson Hyperlegible" w:eastAsia="Arial Narrow" w:cs="Arial Narrow"/>
          <w:b/>
        </w:rPr>
        <w:t>ESCALA DE FALTAS Y SANCIONES DISCIPLINARIAS</w:t>
      </w:r>
    </w:p>
    <w:p w:rsidRPr="00560665" w:rsidR="00454AAB" w:rsidP="006376B2" w:rsidRDefault="00454AAB" w14:paraId="000001D8"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454AAB" w:rsidP="006376B2" w:rsidRDefault="004B51CD" w14:paraId="000001D9" w14:textId="6DFDB3B0">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5609C">
        <w:rPr>
          <w:rFonts w:ascii="Atkinson Hyperlegible" w:hAnsi="Atkinson Hyperlegible" w:eastAsia="Arial Narrow" w:cs="Arial Narrow"/>
          <w:b/>
          <w:color w:val="000000"/>
        </w:rPr>
        <w:t xml:space="preserve">ARTÍCULO </w:t>
      </w:r>
      <w:r w:rsidRPr="0055609C" w:rsidR="00037570">
        <w:rPr>
          <w:rFonts w:ascii="Atkinson Hyperlegible" w:hAnsi="Atkinson Hyperlegible" w:eastAsia="Arial Narrow" w:cs="Arial Narrow"/>
          <w:b/>
          <w:color w:val="000000"/>
        </w:rPr>
        <w:t>7</w:t>
      </w:r>
      <w:r w:rsidRPr="0055609C" w:rsidR="00191BF4">
        <w:rPr>
          <w:rFonts w:ascii="Atkinson Hyperlegible" w:hAnsi="Atkinson Hyperlegible" w:eastAsia="Arial Narrow" w:cs="Arial Narrow"/>
          <w:b/>
          <w:color w:val="000000"/>
        </w:rPr>
        <w:t>4</w:t>
      </w:r>
      <w:r w:rsidRPr="0055609C">
        <w:rPr>
          <w:rFonts w:ascii="Atkinson Hyperlegible" w:hAnsi="Atkinson Hyperlegible" w:eastAsia="Arial Narrow" w:cs="Arial Narrow"/>
          <w:b/>
          <w:color w:val="000000"/>
        </w:rPr>
        <w:t xml:space="preserve">. </w:t>
      </w:r>
      <w:r w:rsidRPr="00417C49" w:rsidR="00490040">
        <w:rPr>
          <w:rFonts w:ascii="Atkinson Hyperlegible" w:hAnsi="Atkinson Hyperlegible" w:eastAsia="Arial Narrow" w:cs="Arial Narrow"/>
          <w:b/>
          <w:color w:val="000000"/>
        </w:rPr>
        <w:t>POA</w:t>
      </w:r>
      <w:r w:rsidR="00417C49">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impondrá a sus trabajadores sanciones previstas en este reglamento, en pactos, convenciones colectivas, fallos arbitrales o en el contrato de trabajo (Artículo 114, C.S.T) o en la Ley.</w:t>
      </w:r>
    </w:p>
    <w:p w:rsidRPr="00560665" w:rsidR="00454AAB" w:rsidP="006376B2" w:rsidRDefault="00454AAB" w14:paraId="000001DA" w14:textId="77777777">
      <w:pPr>
        <w:pBdr>
          <w:top w:val="nil"/>
          <w:left w:val="nil"/>
          <w:bottom w:val="nil"/>
          <w:right w:val="nil"/>
          <w:between w:val="nil"/>
        </w:pBdr>
        <w:tabs>
          <w:tab w:val="left" w:pos="9498"/>
        </w:tabs>
        <w:ind w:left="100" w:right="216"/>
        <w:jc w:val="both"/>
        <w:rPr>
          <w:rFonts w:ascii="Atkinson Hyperlegible" w:hAnsi="Atkinson Hyperlegible" w:eastAsia="Arial Narrow" w:cs="Arial Narrow"/>
          <w:color w:val="000000"/>
        </w:rPr>
      </w:pPr>
    </w:p>
    <w:p w:rsidRPr="00560665" w:rsidR="00241BCF" w:rsidP="006376B2" w:rsidRDefault="004B51CD" w14:paraId="5177001D" w14:textId="1A7B1F68">
      <w:pPr>
        <w:pBdr>
          <w:top w:val="nil"/>
          <w:left w:val="nil"/>
          <w:bottom w:val="nil"/>
          <w:right w:val="nil"/>
          <w:between w:val="nil"/>
        </w:pBdr>
        <w:tabs>
          <w:tab w:val="left" w:pos="9498"/>
        </w:tabs>
        <w:spacing w:before="93"/>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037570">
        <w:rPr>
          <w:rFonts w:ascii="Atkinson Hyperlegible" w:hAnsi="Atkinson Hyperlegible" w:eastAsia="Arial Narrow" w:cs="Arial Narrow"/>
          <w:b/>
          <w:color w:val="000000"/>
        </w:rPr>
        <w:t>7</w:t>
      </w:r>
      <w:r w:rsidRPr="00560665" w:rsidR="00191BF4">
        <w:rPr>
          <w:rFonts w:ascii="Atkinson Hyperlegible" w:hAnsi="Atkinson Hyperlegible" w:eastAsia="Arial Narrow" w:cs="Arial Narrow"/>
          <w:b/>
          <w:color w:val="000000"/>
        </w:rPr>
        <w:t>5</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Se establecen las siguientes clases de </w:t>
      </w:r>
      <w:r w:rsidRPr="00560665">
        <w:rPr>
          <w:rFonts w:ascii="Atkinson Hyperlegible" w:hAnsi="Atkinson Hyperlegible" w:eastAsia="Arial Narrow" w:cs="Arial Narrow"/>
          <w:b/>
          <w:bCs/>
          <w:color w:val="000000"/>
        </w:rPr>
        <w:t>faltas leves</w:t>
      </w:r>
      <w:r w:rsidRPr="00560665">
        <w:rPr>
          <w:rFonts w:ascii="Atkinson Hyperlegible" w:hAnsi="Atkinson Hyperlegible" w:eastAsia="Arial Narrow" w:cs="Arial Narrow"/>
          <w:color w:val="000000"/>
        </w:rPr>
        <w:t xml:space="preserve"> y sanciones:</w:t>
      </w:r>
    </w:p>
    <w:p w:rsidRPr="00560665" w:rsidR="000C4EED" w:rsidP="00DB1030" w:rsidRDefault="000C4EED" w14:paraId="4D0099D4" w14:textId="77777777">
      <w:pPr>
        <w:rPr>
          <w:rFonts w:ascii="Atkinson Hyperlegible" w:hAnsi="Atkinson Hyperlegible" w:eastAsia="Arial Narrow" w:cs="Arial Narrow"/>
          <w:color w:val="000000"/>
        </w:rPr>
      </w:pPr>
    </w:p>
    <w:p w:rsidR="001A23E9" w:rsidP="00B22714" w:rsidRDefault="001A23E9" w14:paraId="6860CEF4" w14:textId="77777777">
      <w:pPr>
        <w:ind w:left="709"/>
        <w:rPr>
          <w:rFonts w:ascii="Atkinson Hyperlegible" w:hAnsi="Atkinson Hyperlegible"/>
        </w:rPr>
      </w:pPr>
    </w:p>
    <w:p w:rsidRPr="008628C8" w:rsidR="00F47597" w:rsidP="008628C8" w:rsidRDefault="00F47597" w14:paraId="4ACC5270" w14:textId="1FEA9180">
      <w:pPr>
        <w:pStyle w:val="EmEEE"/>
        <w:ind w:left="720" w:right="17" w:firstLine="0"/>
        <w:rPr>
          <w:rFonts w:ascii="Atkinson Hyperlegible" w:hAnsi="Atkinson Hyperlegible"/>
          <w:lang w:val="es-ES_tradnl"/>
        </w:rPr>
      </w:pPr>
      <w:r w:rsidRPr="008628C8">
        <w:rPr>
          <w:rFonts w:ascii="Atkinson Hyperlegible" w:hAnsi="Atkinson Hyperlegible" w:cs="Calibri"/>
          <w:sz w:val="22"/>
          <w:szCs w:val="22"/>
          <w:highlight w:val="green"/>
          <w:lang w:val="es-ES_tradnl"/>
        </w:rPr>
        <w:t xml:space="preserve">Retardarse hasta quince (15) minutos en la hora de entrada sin excusa suficiente, cuando no cause perjuicio de consideración a la empresa, implica por primera vez, llamado de atención verbal; por segunda vez, llamado de atención por escrito; por tercera vez, suspensión hasta por </w:t>
      </w:r>
      <w:r w:rsidR="008E7132">
        <w:rPr>
          <w:rFonts w:ascii="Atkinson Hyperlegible" w:hAnsi="Atkinson Hyperlegible" w:cs="Calibri"/>
          <w:sz w:val="22"/>
          <w:szCs w:val="22"/>
          <w:highlight w:val="green"/>
          <w:lang w:val="es-ES_tradnl"/>
        </w:rPr>
        <w:t>ocho</w:t>
      </w:r>
      <w:r w:rsidRPr="008628C8" w:rsidR="008E7132">
        <w:rPr>
          <w:rFonts w:ascii="Atkinson Hyperlegible" w:hAnsi="Atkinson Hyperlegible" w:cs="Calibri"/>
          <w:sz w:val="22"/>
          <w:szCs w:val="22"/>
          <w:highlight w:val="green"/>
          <w:lang w:val="es-ES_tradnl"/>
        </w:rPr>
        <w:t xml:space="preserve"> </w:t>
      </w:r>
      <w:r w:rsidRPr="008628C8">
        <w:rPr>
          <w:rFonts w:ascii="Atkinson Hyperlegible" w:hAnsi="Atkinson Hyperlegible" w:cs="Calibri"/>
          <w:sz w:val="22"/>
          <w:szCs w:val="22"/>
          <w:highlight w:val="green"/>
          <w:lang w:val="es-ES_tradnl"/>
        </w:rPr>
        <w:t>(</w:t>
      </w:r>
      <w:r w:rsidR="008E7132">
        <w:rPr>
          <w:rFonts w:ascii="Atkinson Hyperlegible" w:hAnsi="Atkinson Hyperlegible" w:cs="Calibri"/>
          <w:sz w:val="22"/>
          <w:szCs w:val="22"/>
          <w:highlight w:val="green"/>
          <w:lang w:val="es-ES_tradnl"/>
        </w:rPr>
        <w:t>8</w:t>
      </w:r>
      <w:r w:rsidRPr="008628C8">
        <w:rPr>
          <w:rFonts w:ascii="Atkinson Hyperlegible" w:hAnsi="Atkinson Hyperlegible" w:cs="Calibri"/>
          <w:sz w:val="22"/>
          <w:szCs w:val="22"/>
          <w:highlight w:val="green"/>
          <w:lang w:val="es-ES_tradnl"/>
        </w:rPr>
        <w:t xml:space="preserve">) </w:t>
      </w:r>
      <w:r w:rsidR="008E7132">
        <w:rPr>
          <w:rFonts w:ascii="Atkinson Hyperlegible" w:hAnsi="Atkinson Hyperlegible" w:cs="Calibri"/>
          <w:sz w:val="22"/>
          <w:szCs w:val="22"/>
          <w:highlight w:val="green"/>
          <w:lang w:val="es-ES_tradnl"/>
        </w:rPr>
        <w:t>días</w:t>
      </w:r>
      <w:r w:rsidRPr="008628C8">
        <w:rPr>
          <w:rFonts w:ascii="Atkinson Hyperlegible" w:hAnsi="Atkinson Hyperlegible" w:cs="Calibri"/>
          <w:sz w:val="22"/>
          <w:szCs w:val="22"/>
          <w:highlight w:val="green"/>
          <w:lang w:val="es-ES_tradnl"/>
        </w:rPr>
        <w:t xml:space="preserve">. </w:t>
      </w:r>
    </w:p>
    <w:p w:rsidRPr="008628C8" w:rsidR="00FA581E" w:rsidP="008628C8" w:rsidRDefault="00FA581E" w14:paraId="53950175" w14:textId="30AD35B0">
      <w:pPr>
        <w:pStyle w:val="EmEEE"/>
        <w:numPr>
          <w:ilvl w:val="0"/>
          <w:numId w:val="79"/>
        </w:numPr>
        <w:ind w:right="17"/>
        <w:rPr>
          <w:rFonts w:ascii="Atkinson Hyperlegible" w:hAnsi="Atkinson Hyperlegible" w:cs="Calibri"/>
          <w:sz w:val="22"/>
          <w:szCs w:val="22"/>
          <w:highlight w:val="green"/>
          <w:lang w:val="es-ES_tradnl"/>
        </w:rPr>
      </w:pPr>
      <w:r w:rsidRPr="008628C8">
        <w:rPr>
          <w:rFonts w:ascii="Atkinson Hyperlegible" w:hAnsi="Atkinson Hyperlegible" w:cs="Calibri"/>
          <w:sz w:val="22"/>
          <w:szCs w:val="22"/>
          <w:highlight w:val="green"/>
          <w:lang w:val="es-ES_tradnl"/>
        </w:rPr>
        <w:t xml:space="preserve">Faltar en el trabajo en la mañana, en la tarde o en el turno correspondiente, sin excusa suficiente cuando no causa perjuicio de consideración a la empresa, implica por </w:t>
      </w:r>
      <w:r w:rsidRPr="00FA581E">
        <w:rPr>
          <w:rFonts w:ascii="Atkinson Hyperlegible" w:hAnsi="Atkinson Hyperlegible" w:cs="Calibri"/>
          <w:sz w:val="22"/>
          <w:szCs w:val="22"/>
          <w:highlight w:val="green"/>
          <w:lang w:val="es-ES_tradnl"/>
        </w:rPr>
        <w:t>primera vez implica el respectivo descuento económico del tiempo dejado de trabajar</w:t>
      </w:r>
      <w:r w:rsidR="00BB6EA6">
        <w:rPr>
          <w:rFonts w:ascii="Atkinson Hyperlegible" w:hAnsi="Atkinson Hyperlegible" w:cs="Calibri"/>
          <w:sz w:val="22"/>
          <w:szCs w:val="22"/>
          <w:highlight w:val="green"/>
          <w:lang w:val="es-ES_tradnl"/>
        </w:rPr>
        <w:t xml:space="preserve"> y</w:t>
      </w:r>
      <w:r w:rsidRPr="00FA581E">
        <w:rPr>
          <w:rFonts w:ascii="Atkinson Hyperlegible" w:hAnsi="Atkinson Hyperlegible" w:cs="Calibri"/>
          <w:sz w:val="22"/>
          <w:szCs w:val="22"/>
          <w:highlight w:val="green"/>
          <w:lang w:val="es-ES_tradnl"/>
        </w:rPr>
        <w:t xml:space="preserve"> por segunda vez suspensión en el trabajo hasta por </w:t>
      </w:r>
      <w:r w:rsidR="00BB6EA6">
        <w:rPr>
          <w:rFonts w:ascii="Atkinson Hyperlegible" w:hAnsi="Atkinson Hyperlegible" w:cs="Calibri"/>
          <w:sz w:val="22"/>
          <w:szCs w:val="22"/>
          <w:highlight w:val="green"/>
          <w:lang w:val="es-ES_tradnl"/>
        </w:rPr>
        <w:t>ocho</w:t>
      </w:r>
      <w:r w:rsidRPr="00FA581E" w:rsidR="00BB6EA6">
        <w:rPr>
          <w:rFonts w:ascii="Atkinson Hyperlegible" w:hAnsi="Atkinson Hyperlegible" w:cs="Calibri"/>
          <w:sz w:val="22"/>
          <w:szCs w:val="22"/>
          <w:highlight w:val="green"/>
          <w:lang w:val="es-ES_tradnl"/>
        </w:rPr>
        <w:t xml:space="preserve"> </w:t>
      </w:r>
      <w:r w:rsidRPr="00FA581E">
        <w:rPr>
          <w:rFonts w:ascii="Atkinson Hyperlegible" w:hAnsi="Atkinson Hyperlegible" w:cs="Calibri"/>
          <w:sz w:val="22"/>
          <w:szCs w:val="22"/>
          <w:highlight w:val="green"/>
          <w:lang w:val="es-ES_tradnl"/>
        </w:rPr>
        <w:t>(</w:t>
      </w:r>
      <w:r w:rsidR="00BB6EA6">
        <w:rPr>
          <w:rFonts w:ascii="Atkinson Hyperlegible" w:hAnsi="Atkinson Hyperlegible" w:cs="Calibri"/>
          <w:sz w:val="22"/>
          <w:szCs w:val="22"/>
          <w:highlight w:val="green"/>
          <w:lang w:val="es-ES_tradnl"/>
        </w:rPr>
        <w:t>8</w:t>
      </w:r>
      <w:r w:rsidRPr="00FA581E">
        <w:rPr>
          <w:rFonts w:ascii="Atkinson Hyperlegible" w:hAnsi="Atkinson Hyperlegible" w:cs="Calibri"/>
          <w:sz w:val="22"/>
          <w:szCs w:val="22"/>
          <w:highlight w:val="green"/>
          <w:lang w:val="es-ES_tradnl"/>
        </w:rPr>
        <w:t>) días</w:t>
      </w:r>
      <w:r w:rsidR="00BB6EA6">
        <w:rPr>
          <w:rFonts w:ascii="Atkinson Hyperlegible" w:hAnsi="Atkinson Hyperlegible" w:cs="Calibri"/>
          <w:sz w:val="22"/>
          <w:szCs w:val="22"/>
          <w:highlight w:val="green"/>
          <w:lang w:val="es-ES_tradnl"/>
        </w:rPr>
        <w:t>.</w:t>
      </w:r>
    </w:p>
    <w:p w:rsidRPr="008628C8" w:rsidR="00FA581E" w:rsidP="6FCF900D" w:rsidRDefault="00FA581E" w14:paraId="1665C4BE" w14:textId="77777777" w14:noSpellErr="1">
      <w:pPr>
        <w:pStyle w:val="EmEEE"/>
        <w:numPr>
          <w:ilvl w:val="0"/>
          <w:numId w:val="79"/>
        </w:numPr>
        <w:ind w:right="17"/>
        <w:rPr>
          <w:rFonts w:ascii="Atkinson Hyperlegible" w:hAnsi="Atkinson Hyperlegible" w:cs="Calibri"/>
          <w:sz w:val="22"/>
          <w:szCs w:val="22"/>
          <w:highlight w:val="green"/>
          <w:lang w:val="es-ES"/>
        </w:rPr>
      </w:pPr>
      <w:r w:rsidRPr="6FCF900D" w:rsidR="00FA581E">
        <w:rPr>
          <w:rFonts w:ascii="Atkinson Hyperlegible" w:hAnsi="Atkinson Hyperlegible" w:cs="Calibri"/>
          <w:sz w:val="22"/>
          <w:szCs w:val="22"/>
          <w:highlight w:val="green"/>
          <w:lang w:val="es-ES"/>
        </w:rPr>
        <w:t>Faltar totalmente al trabajo durante el día sin excusa suficiente, cuando no cause perjuicio de consideración a la empresa implica por primera vez suspensión en el trabajo hasta por ocho (8) días y por segunda vez, suspensión en el trabajo hasta por dos (2) meses.</w:t>
      </w:r>
    </w:p>
    <w:p w:rsidRPr="008628C8" w:rsidR="00FA581E" w:rsidP="008628C8" w:rsidRDefault="00FA581E" w14:paraId="59395B54" w14:textId="61D7A5D6">
      <w:pPr>
        <w:pStyle w:val="EmEEE"/>
        <w:numPr>
          <w:ilvl w:val="0"/>
          <w:numId w:val="79"/>
        </w:numPr>
        <w:ind w:right="17"/>
        <w:rPr>
          <w:rFonts w:ascii="Atkinson Hyperlegible" w:hAnsi="Atkinson Hyperlegible" w:cs="Calibri"/>
          <w:sz w:val="22"/>
          <w:szCs w:val="22"/>
          <w:highlight w:val="green"/>
          <w:lang w:val="es-ES_tradnl"/>
        </w:rPr>
      </w:pPr>
      <w:r w:rsidRPr="008628C8">
        <w:rPr>
          <w:rFonts w:ascii="Atkinson Hyperlegible" w:hAnsi="Atkinson Hyperlegible" w:cs="Calibri"/>
          <w:sz w:val="22"/>
          <w:szCs w:val="22"/>
          <w:highlight w:val="green"/>
          <w:lang w:val="es-ES"/>
        </w:rPr>
        <w:t>Omitir el uso en debida forma los elementos de protección personal suministrados por el empleador, siempre y cuando no cause perjuicio de consideración a la empresa o ponga en riesgo su vida o la de algún compañero, implica por primera vez suspensión en el trabajo hasta por ocho (8) días</w:t>
      </w:r>
      <w:r w:rsidR="00B627EF">
        <w:rPr>
          <w:rFonts w:ascii="Atkinson Hyperlegible" w:hAnsi="Atkinson Hyperlegible" w:cs="Calibri"/>
          <w:sz w:val="22"/>
          <w:szCs w:val="22"/>
          <w:highlight w:val="green"/>
          <w:lang w:val="es-ES"/>
        </w:rPr>
        <w:t>.</w:t>
      </w:r>
    </w:p>
    <w:p w:rsidRPr="008628C8" w:rsidR="00FA581E" w:rsidP="008628C8" w:rsidRDefault="00FA581E" w14:paraId="06A546EC" w14:textId="77777777">
      <w:pPr>
        <w:pStyle w:val="EmEEE"/>
        <w:numPr>
          <w:ilvl w:val="0"/>
          <w:numId w:val="79"/>
        </w:numPr>
        <w:ind w:right="17"/>
        <w:rPr>
          <w:rFonts w:ascii="Atkinson Hyperlegible" w:hAnsi="Atkinson Hyperlegible" w:cs="Calibri"/>
          <w:sz w:val="22"/>
          <w:szCs w:val="22"/>
          <w:highlight w:val="green"/>
          <w:lang w:val="es-ES_tradnl"/>
        </w:rPr>
      </w:pPr>
      <w:r w:rsidRPr="008628C8">
        <w:rPr>
          <w:rFonts w:ascii="Atkinson Hyperlegible" w:hAnsi="Atkinson Hyperlegible" w:cs="Calibri"/>
          <w:sz w:val="22"/>
          <w:szCs w:val="22"/>
          <w:highlight w:val="green"/>
          <w:lang w:val="es-ES_tradnl"/>
        </w:rPr>
        <w:t>Violar levemente las obligaciones contractuales o reglamentarias implica por primera vez suspensión en el trabajo hasta por ocho (8) días y por segunda vez, suspensión en el trabajo hasta por dos (2) meses.</w:t>
      </w:r>
    </w:p>
    <w:p w:rsidRPr="00A17447" w:rsidR="00FA581E" w:rsidP="008628C8" w:rsidRDefault="00FA581E" w14:paraId="0D9E801D" w14:textId="77777777">
      <w:pPr>
        <w:pStyle w:val="EmEEE"/>
        <w:numPr>
          <w:ilvl w:val="0"/>
          <w:numId w:val="79"/>
        </w:numPr>
        <w:ind w:right="17"/>
        <w:rPr>
          <w:rFonts w:ascii="Atkinson Hyperlegible" w:hAnsi="Atkinson Hyperlegible" w:cs="Calibri"/>
          <w:sz w:val="22"/>
          <w:szCs w:val="22"/>
          <w:highlight w:val="green"/>
          <w:lang w:val="es-ES_tradnl"/>
        </w:rPr>
      </w:pPr>
      <w:r w:rsidRPr="00A17447">
        <w:rPr>
          <w:rFonts w:ascii="Atkinson Hyperlegible" w:hAnsi="Atkinson Hyperlegible" w:cs="Calibri"/>
          <w:sz w:val="22"/>
          <w:szCs w:val="22"/>
          <w:highlight w:val="green"/>
          <w:lang w:val="es-ES_tradnl"/>
        </w:rPr>
        <w:t>Incumplir con las funciones y responsabilidades asignadas sin excusa suficiente implica por primera vez un llamado de atención verbal y por segunda vez, un llamado de atención escrito.</w:t>
      </w:r>
    </w:p>
    <w:p w:rsidRPr="00560665" w:rsidR="001A23E9" w:rsidP="00B22714" w:rsidRDefault="001A23E9" w14:paraId="48754808" w14:textId="77777777">
      <w:pPr>
        <w:ind w:left="709"/>
        <w:rPr>
          <w:rFonts w:ascii="Atkinson Hyperlegible" w:hAnsi="Atkinson Hyperlegible" w:eastAsia="Arial Narrow" w:cs="Arial Narrow"/>
          <w:color w:val="000000"/>
        </w:rPr>
      </w:pPr>
    </w:p>
    <w:p w:rsidRPr="00560665" w:rsidR="00454AAB" w:rsidP="0055609C" w:rsidRDefault="00454AAB" w14:paraId="000001EB" w14:textId="32C81872">
      <w:pPr>
        <w:ind w:left="709"/>
        <w:rPr>
          <w:rFonts w:ascii="Atkinson Hyperlegible" w:hAnsi="Atkinson Hyperlegible" w:eastAsia="Arial Narrow" w:cs="Arial Narrow"/>
          <w:color w:val="000000"/>
        </w:rPr>
      </w:pPr>
    </w:p>
    <w:p w:rsidRPr="00560665" w:rsidR="00454AAB" w:rsidP="006376B2" w:rsidRDefault="00454AAB" w14:paraId="000001EC"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1ED" w14:textId="6ACC71E7">
      <w:p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PARÁGRAFO PRIMERO. </w:t>
      </w:r>
      <w:r w:rsidRPr="00560665">
        <w:rPr>
          <w:rFonts w:ascii="Atkinson Hyperlegible" w:hAnsi="Atkinson Hyperlegible" w:eastAsia="Arial Narrow" w:cs="Arial Narrow"/>
          <w:color w:val="000000"/>
        </w:rPr>
        <w:t xml:space="preserve">La imposición de multas no impide que </w:t>
      </w:r>
      <w:r w:rsidR="00F64D81">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prescinda del pago del salario correspondiente al tiempo dejado de trabajar.</w:t>
      </w:r>
    </w:p>
    <w:p w:rsidRPr="00560665" w:rsidR="00454AAB" w:rsidP="006376B2" w:rsidRDefault="00454AAB" w14:paraId="000001EE"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454AAB" w:rsidP="006376B2" w:rsidRDefault="004B51CD" w14:paraId="000001EF" w14:textId="0FC48356">
      <w:p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highlight w:val="yellow"/>
        </w:rPr>
        <w:t xml:space="preserve">PARÁGRAFO SEGUNDO. </w:t>
      </w:r>
      <w:r w:rsidRPr="00560665">
        <w:rPr>
          <w:rFonts w:ascii="Atkinson Hyperlegible" w:hAnsi="Atkinson Hyperlegible" w:eastAsia="Arial Narrow" w:cs="Arial Narrow"/>
          <w:color w:val="000000"/>
          <w:highlight w:val="yellow"/>
        </w:rPr>
        <w:t xml:space="preserve">El valor de multas se consignará en cuenta especial para dedicarse exclusivamente a premios o regalos para </w:t>
      </w:r>
      <w:r w:rsidR="006B1428">
        <w:rPr>
          <w:rFonts w:ascii="Atkinson Hyperlegible" w:hAnsi="Atkinson Hyperlegible" w:eastAsia="Arial Narrow" w:cs="Arial Narrow"/>
          <w:color w:val="000000"/>
          <w:highlight w:val="yellow"/>
        </w:rPr>
        <w:t>el personal</w:t>
      </w:r>
      <w:r w:rsidRPr="00560665">
        <w:rPr>
          <w:rFonts w:ascii="Atkinson Hyperlegible" w:hAnsi="Atkinson Hyperlegible" w:eastAsia="Arial Narrow" w:cs="Arial Narrow"/>
          <w:color w:val="000000"/>
          <w:highlight w:val="yellow"/>
        </w:rPr>
        <w:t xml:space="preserve"> de </w:t>
      </w:r>
      <w:r w:rsidR="00F64D81">
        <w:rPr>
          <w:rFonts w:ascii="Atkinson Hyperlegible" w:hAnsi="Atkinson Hyperlegible" w:eastAsia="Arial Narrow" w:cs="Arial Narrow"/>
          <w:color w:val="000000"/>
          <w:highlight w:val="yellow"/>
        </w:rPr>
        <w:t>POA</w:t>
      </w:r>
      <w:r w:rsidRPr="00560665">
        <w:rPr>
          <w:rFonts w:ascii="Atkinson Hyperlegible" w:hAnsi="Atkinson Hyperlegible" w:eastAsia="Arial Narrow" w:cs="Arial Narrow"/>
          <w:color w:val="000000"/>
          <w:highlight w:val="yellow"/>
        </w:rPr>
        <w:t xml:space="preserve"> que más puntal y eficientemente, cumpla sus obligaciones</w:t>
      </w:r>
      <w:r w:rsidRPr="00560665">
        <w:rPr>
          <w:rFonts w:ascii="Atkinson Hyperlegible" w:hAnsi="Atkinson Hyperlegible" w:eastAsia="Arial Narrow" w:cs="Arial Narrow"/>
          <w:color w:val="000000"/>
        </w:rPr>
        <w:t>.</w:t>
      </w:r>
    </w:p>
    <w:p w:rsidRPr="00560665" w:rsidR="00454AAB" w:rsidP="006376B2" w:rsidRDefault="00454AAB" w14:paraId="000001F0"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1F1" w14:textId="415EA468">
      <w:pPr>
        <w:pStyle w:val="Ttulo1"/>
        <w:tabs>
          <w:tab w:val="left" w:pos="9498"/>
        </w:tabs>
        <w:ind w:left="0"/>
        <w:jc w:val="both"/>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 xml:space="preserve">ARTICULO </w:t>
      </w:r>
      <w:r w:rsidRPr="00560665" w:rsidR="00037570">
        <w:rPr>
          <w:rFonts w:ascii="Atkinson Hyperlegible" w:hAnsi="Atkinson Hyperlegible" w:eastAsia="Arial Narrow" w:cs="Arial Narrow"/>
          <w:sz w:val="22"/>
          <w:szCs w:val="22"/>
        </w:rPr>
        <w:t>7</w:t>
      </w:r>
      <w:r w:rsidRPr="00560665" w:rsidR="00191BF4">
        <w:rPr>
          <w:rFonts w:ascii="Atkinson Hyperlegible" w:hAnsi="Atkinson Hyperlegible" w:eastAsia="Arial Narrow" w:cs="Arial Narrow"/>
          <w:sz w:val="22"/>
          <w:szCs w:val="22"/>
        </w:rPr>
        <w:t>6</w:t>
      </w:r>
      <w:r w:rsidRPr="00560665">
        <w:rPr>
          <w:rFonts w:ascii="Atkinson Hyperlegible" w:hAnsi="Atkinson Hyperlegible" w:eastAsia="Arial Narrow" w:cs="Arial Narrow"/>
          <w:sz w:val="22"/>
          <w:szCs w:val="22"/>
        </w:rPr>
        <w:t xml:space="preserve">. </w:t>
      </w:r>
      <w:r w:rsidRPr="00560665" w:rsidR="00C44AF7">
        <w:rPr>
          <w:rFonts w:ascii="Atkinson Hyperlegible" w:hAnsi="Atkinson Hyperlegible" w:eastAsia="Arial Narrow" w:cs="Arial Narrow"/>
          <w:b w:val="0"/>
          <w:color w:val="000000"/>
          <w:sz w:val="22"/>
          <w:szCs w:val="22"/>
        </w:rPr>
        <w:t xml:space="preserve">Se establecen las siguientes clases de </w:t>
      </w:r>
      <w:r w:rsidRPr="00560665" w:rsidR="00C44AF7">
        <w:rPr>
          <w:rFonts w:ascii="Atkinson Hyperlegible" w:hAnsi="Atkinson Hyperlegible" w:eastAsia="Arial Narrow" w:cs="Arial Narrow"/>
          <w:bCs/>
          <w:color w:val="000000"/>
          <w:sz w:val="22"/>
          <w:szCs w:val="22"/>
        </w:rPr>
        <w:t>faltas moderadas</w:t>
      </w:r>
      <w:r w:rsidRPr="00560665" w:rsidR="00C44AF7">
        <w:rPr>
          <w:rFonts w:ascii="Atkinson Hyperlegible" w:hAnsi="Atkinson Hyperlegible" w:eastAsia="Arial Narrow" w:cs="Arial Narrow"/>
          <w:b w:val="0"/>
          <w:color w:val="000000"/>
          <w:sz w:val="22"/>
          <w:szCs w:val="22"/>
        </w:rPr>
        <w:t xml:space="preserve"> y sanciones:</w:t>
      </w:r>
    </w:p>
    <w:p w:rsidRPr="00560665" w:rsidR="00454AAB" w:rsidP="00584C09" w:rsidRDefault="004B51CD" w14:paraId="000001F2" w14:textId="503F68CA">
      <w:pPr>
        <w:pStyle w:val="Prrafodelista"/>
        <w:numPr>
          <w:ilvl w:val="0"/>
          <w:numId w:val="26"/>
        </w:numPr>
        <w:pBdr>
          <w:top w:val="nil"/>
          <w:left w:val="nil"/>
          <w:bottom w:val="nil"/>
          <w:right w:val="nil"/>
          <w:between w:val="nil"/>
        </w:pBdr>
        <w:tabs>
          <w:tab w:val="left" w:pos="821"/>
          <w:tab w:val="left" w:pos="9498"/>
        </w:tabs>
        <w:ind w:right="222"/>
        <w:jc w:val="both"/>
        <w:rPr>
          <w:rFonts w:ascii="Atkinson Hyperlegible" w:hAnsi="Atkinson Hyperlegible"/>
          <w:color w:val="000000"/>
        </w:rPr>
      </w:pPr>
      <w:r w:rsidRPr="00560665">
        <w:rPr>
          <w:rFonts w:ascii="Atkinson Hyperlegible" w:hAnsi="Atkinson Hyperlegible" w:eastAsia="Arial Narrow" w:cs="Arial Narrow"/>
          <w:color w:val="000000"/>
        </w:rPr>
        <w:t>Incumplir</w:t>
      </w:r>
      <w:r w:rsidRPr="00560665" w:rsidR="00160250">
        <w:rPr>
          <w:rFonts w:ascii="Atkinson Hyperlegible" w:hAnsi="Atkinson Hyperlegible" w:eastAsia="Arial Narrow" w:cs="Arial Narrow"/>
          <w:color w:val="000000"/>
        </w:rPr>
        <w:t xml:space="preserve"> las </w:t>
      </w:r>
      <w:commentRangeStart w:id="892"/>
      <w:commentRangeStart w:id="893"/>
      <w:r w:rsidRPr="00560665" w:rsidR="00160250">
        <w:rPr>
          <w:rFonts w:ascii="Atkinson Hyperlegible" w:hAnsi="Atkinson Hyperlegible" w:eastAsia="Arial Narrow" w:cs="Arial Narrow"/>
          <w:color w:val="000000"/>
        </w:rPr>
        <w:t>regulaciones estándar de los donantes.</w:t>
      </w:r>
      <w:commentRangeEnd w:id="892"/>
      <w:r w:rsidRPr="00560665" w:rsidR="00C44AF7">
        <w:rPr>
          <w:rStyle w:val="Refdecomentario"/>
          <w:rFonts w:ascii="Atkinson Hyperlegible" w:hAnsi="Atkinson Hyperlegible"/>
        </w:rPr>
        <w:commentReference w:id="892"/>
      </w:r>
      <w:commentRangeEnd w:id="893"/>
      <w:r w:rsidR="00EE56BA">
        <w:rPr>
          <w:rStyle w:val="Refdecomentario"/>
        </w:rPr>
        <w:commentReference w:id="893"/>
      </w:r>
    </w:p>
    <w:p w:rsidRPr="0055609C" w:rsidR="006E5FF5" w:rsidP="00584C09" w:rsidRDefault="004B51CD" w14:paraId="50049D19" w14:textId="77777777">
      <w:pPr>
        <w:pStyle w:val="Prrafodelista"/>
        <w:numPr>
          <w:ilvl w:val="0"/>
          <w:numId w:val="26"/>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No realizar la documentación o informes a su cargo. </w:t>
      </w:r>
    </w:p>
    <w:p w:rsidRPr="00560665" w:rsidR="00454AAB" w:rsidP="00584C09" w:rsidRDefault="004B51CD" w14:paraId="000001F6" w14:textId="00B32130">
      <w:pPr>
        <w:pStyle w:val="Prrafodelista"/>
        <w:numPr>
          <w:ilvl w:val="0"/>
          <w:numId w:val="26"/>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Utilizar sin autorización previa la papelería, sellos, rótulos de </w:t>
      </w:r>
      <w:r w:rsidR="00F64D81">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y en general aspectos que constituyan infracciones a la ley de propiedad intelectual.</w:t>
      </w:r>
    </w:p>
    <w:p w:rsidRPr="00560665" w:rsidR="00454AAB" w:rsidP="00584C09" w:rsidRDefault="004B51CD" w14:paraId="000001F9" w14:textId="77777777">
      <w:pPr>
        <w:pStyle w:val="Prrafodelista"/>
        <w:numPr>
          <w:ilvl w:val="0"/>
          <w:numId w:val="26"/>
        </w:numPr>
        <w:pBdr>
          <w:top w:val="nil"/>
          <w:left w:val="nil"/>
          <w:bottom w:val="nil"/>
          <w:right w:val="nil"/>
          <w:between w:val="nil"/>
        </w:pBdr>
        <w:tabs>
          <w:tab w:val="left" w:pos="821"/>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lastRenderedPageBreak/>
        <w:t xml:space="preserve">Desacatar el </w:t>
      </w:r>
      <w:commentRangeStart w:id="894"/>
      <w:r w:rsidRPr="00560665">
        <w:rPr>
          <w:rFonts w:ascii="Atkinson Hyperlegible" w:hAnsi="Atkinson Hyperlegible" w:eastAsia="Arial Narrow" w:cs="Arial Narrow"/>
          <w:color w:val="000000"/>
        </w:rPr>
        <w:t xml:space="preserve">fuero ordinal </w:t>
      </w:r>
      <w:commentRangeEnd w:id="894"/>
      <w:r w:rsidRPr="00560665" w:rsidR="009631C0">
        <w:rPr>
          <w:rStyle w:val="Refdecomentario"/>
          <w:rFonts w:ascii="Atkinson Hyperlegible" w:hAnsi="Atkinson Hyperlegible"/>
        </w:rPr>
        <w:commentReference w:id="894"/>
      </w:r>
      <w:r w:rsidRPr="00560665">
        <w:rPr>
          <w:rFonts w:ascii="Atkinson Hyperlegible" w:hAnsi="Atkinson Hyperlegible" w:eastAsia="Arial Narrow" w:cs="Arial Narrow"/>
          <w:color w:val="000000"/>
        </w:rPr>
        <w:t>inherente a cada cargo.</w:t>
      </w:r>
    </w:p>
    <w:p w:rsidRPr="007B580B" w:rsidR="00454AAB" w:rsidP="00584C09" w:rsidRDefault="004B51CD" w14:paraId="000001FA" w14:textId="77777777">
      <w:pPr>
        <w:pStyle w:val="Prrafodelista"/>
        <w:numPr>
          <w:ilvl w:val="0"/>
          <w:numId w:val="26"/>
        </w:numPr>
        <w:pBdr>
          <w:top w:val="nil"/>
          <w:left w:val="nil"/>
          <w:bottom w:val="nil"/>
          <w:right w:val="nil"/>
          <w:between w:val="nil"/>
        </w:pBdr>
        <w:tabs>
          <w:tab w:val="left" w:pos="821"/>
          <w:tab w:val="left" w:pos="9498"/>
        </w:tabs>
        <w:ind w:right="-69"/>
        <w:jc w:val="both"/>
        <w:rPr>
          <w:rFonts w:ascii="Atkinson Hyperlegible" w:hAnsi="Atkinson Hyperlegible"/>
          <w:color w:val="000000" w:themeColor="text1"/>
          <w:rPrChange w:author="Tatiana Ramírez" w:date="2024-12-20T17:23:00Z" w16du:dateUtc="2024-12-20T22:23:00Z" w:id="895">
            <w:rPr>
              <w:rFonts w:ascii="Atkinson Hyperlegible" w:hAnsi="Atkinson Hyperlegible"/>
              <w:color w:val="8DB3E2" w:themeColor="text2" w:themeTint="66"/>
            </w:rPr>
          </w:rPrChange>
        </w:rPr>
      </w:pPr>
      <w:r w:rsidRPr="007B580B">
        <w:rPr>
          <w:rFonts w:ascii="Atkinson Hyperlegible" w:hAnsi="Atkinson Hyperlegible" w:eastAsia="Arial Narrow" w:cs="Arial Narrow"/>
          <w:color w:val="000000" w:themeColor="text1"/>
          <w:rPrChange w:author="Tatiana Ramírez" w:date="2024-12-20T17:23:00Z" w16du:dateUtc="2024-12-20T22:23:00Z" w:id="896">
            <w:rPr>
              <w:rFonts w:ascii="Atkinson Hyperlegible" w:hAnsi="Atkinson Hyperlegible" w:eastAsia="Arial Narrow" w:cs="Arial Narrow"/>
              <w:color w:val="8DB3E2" w:themeColor="text2" w:themeTint="66"/>
            </w:rPr>
          </w:rPrChange>
        </w:rPr>
        <w:t xml:space="preserve">No respetar a sus superiores y a sus compañeros de trabajo, así como desafiar, amenazar o ultrajar de palabra u obra o </w:t>
      </w:r>
      <w:commentRangeStart w:id="897"/>
      <w:r w:rsidRPr="007B580B">
        <w:rPr>
          <w:rFonts w:ascii="Atkinson Hyperlegible" w:hAnsi="Atkinson Hyperlegible" w:eastAsia="Arial Narrow" w:cs="Arial Narrow"/>
          <w:color w:val="000000" w:themeColor="text1"/>
          <w:rPrChange w:author="Tatiana Ramírez" w:date="2024-12-20T17:23:00Z" w16du:dateUtc="2024-12-20T22:23:00Z" w:id="898">
            <w:rPr>
              <w:rFonts w:ascii="Atkinson Hyperlegible" w:hAnsi="Atkinson Hyperlegible" w:eastAsia="Arial Narrow" w:cs="Arial Narrow"/>
              <w:color w:val="8DB3E2" w:themeColor="text2" w:themeTint="66"/>
            </w:rPr>
          </w:rPrChange>
        </w:rPr>
        <w:t xml:space="preserve">promover escándalos en las instalaciones </w:t>
      </w:r>
      <w:commentRangeEnd w:id="897"/>
      <w:r w:rsidRPr="007B580B" w:rsidR="009C4CB9">
        <w:rPr>
          <w:rStyle w:val="Refdecomentario"/>
          <w:rFonts w:ascii="Atkinson Hyperlegible" w:hAnsi="Atkinson Hyperlegible"/>
          <w:color w:val="000000" w:themeColor="text1"/>
          <w:rPrChange w:author="Tatiana Ramírez" w:date="2024-12-20T17:23:00Z" w16du:dateUtc="2024-12-20T22:23:00Z" w:id="899">
            <w:rPr>
              <w:rStyle w:val="Refdecomentario"/>
              <w:rFonts w:ascii="Atkinson Hyperlegible" w:hAnsi="Atkinson Hyperlegible"/>
            </w:rPr>
          </w:rPrChange>
        </w:rPr>
        <w:commentReference w:id="897"/>
      </w:r>
      <w:r w:rsidRPr="007B580B">
        <w:rPr>
          <w:rFonts w:ascii="Atkinson Hyperlegible" w:hAnsi="Atkinson Hyperlegible" w:eastAsia="Arial Narrow" w:cs="Arial Narrow"/>
          <w:color w:val="000000" w:themeColor="text1"/>
          <w:rPrChange w:author="Tatiana Ramírez" w:date="2024-12-20T17:23:00Z" w16du:dateUtc="2024-12-20T22:23:00Z" w:id="900">
            <w:rPr>
              <w:rFonts w:ascii="Atkinson Hyperlegible" w:hAnsi="Atkinson Hyperlegible" w:eastAsia="Arial Narrow" w:cs="Arial Narrow"/>
              <w:color w:val="8DB3E2" w:themeColor="text2" w:themeTint="66"/>
            </w:rPr>
          </w:rPrChange>
        </w:rPr>
        <w:t>de la compañía o utilizar vocabulario impropio.</w:t>
      </w:r>
    </w:p>
    <w:p w:rsidRPr="00560665" w:rsidR="00454AAB" w:rsidP="00584C09" w:rsidRDefault="004B51CD" w14:paraId="000001FB" w14:textId="77777777">
      <w:pPr>
        <w:pStyle w:val="Prrafodelista"/>
        <w:numPr>
          <w:ilvl w:val="0"/>
          <w:numId w:val="26"/>
        </w:numPr>
        <w:pBdr>
          <w:top w:val="nil"/>
          <w:left w:val="nil"/>
          <w:bottom w:val="nil"/>
          <w:right w:val="nil"/>
          <w:between w:val="nil"/>
        </w:pBdr>
        <w:tabs>
          <w:tab w:val="left" w:pos="9498"/>
        </w:tabs>
        <w:ind w:right="216"/>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Afectar negativamente el ambiente laboral. </w:t>
      </w:r>
    </w:p>
    <w:p w:rsidRPr="00560665" w:rsidR="00454AAB" w:rsidP="00584C09" w:rsidRDefault="004B51CD" w14:paraId="000001FD" w14:textId="213CA190">
      <w:pPr>
        <w:pStyle w:val="Prrafodelista"/>
        <w:numPr>
          <w:ilvl w:val="0"/>
          <w:numId w:val="26"/>
        </w:numPr>
        <w:pBdr>
          <w:top w:val="nil"/>
          <w:left w:val="nil"/>
          <w:bottom w:val="nil"/>
          <w:right w:val="nil"/>
          <w:between w:val="nil"/>
        </w:pBdr>
        <w:tabs>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Divulgar rumores o hacer comentarios que vayan en desmedro de los intereses de </w:t>
      </w:r>
      <w:r w:rsidR="00F64D81">
        <w:rPr>
          <w:rFonts w:ascii="Atkinson Hyperlegible" w:hAnsi="Atkinson Hyperlegible" w:eastAsia="Arial Narrow" w:cs="Arial Narrow"/>
          <w:color w:val="000000"/>
        </w:rPr>
        <w:t>POA</w:t>
      </w:r>
      <w:r w:rsidRPr="00560665" w:rsidR="00A56DE6">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o del buen nombre y prestigio de sus compañeros de trabajo o produzcan inquietud y malestar entre el personal.</w:t>
      </w:r>
    </w:p>
    <w:p w:rsidRPr="00560665" w:rsidR="00454AAB" w:rsidP="00584C09" w:rsidRDefault="004B51CD" w14:paraId="000001FF" w14:textId="268E6BFD">
      <w:pPr>
        <w:pStyle w:val="Prrafodelista"/>
        <w:numPr>
          <w:ilvl w:val="0"/>
          <w:numId w:val="26"/>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Ingerir bebidas alcohólicas en las instalaciones de </w:t>
      </w:r>
      <w:r w:rsidR="00F64D81">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o en el ejercicio de sus funciones.</w:t>
      </w:r>
    </w:p>
    <w:p w:rsidRPr="00560665" w:rsidR="00454AAB" w:rsidP="00584C09" w:rsidRDefault="004B51CD" w14:paraId="00000201" w14:textId="77777777">
      <w:pPr>
        <w:pStyle w:val="Prrafodelista"/>
        <w:numPr>
          <w:ilvl w:val="0"/>
          <w:numId w:val="26"/>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Incumplimiento de las metas o planes de trabajo propuestos por el superior jerárquico (tareas, compromisos, cumplimiento de indicadores, planes de mejoramiento, mejoramiento de procesos...).</w:t>
      </w:r>
    </w:p>
    <w:p w:rsidRPr="00560665" w:rsidR="00454AAB" w:rsidP="00584C09" w:rsidRDefault="004B51CD" w14:paraId="00000203" w14:textId="3342E1A0">
      <w:pPr>
        <w:pStyle w:val="Prrafodelista"/>
        <w:numPr>
          <w:ilvl w:val="0"/>
          <w:numId w:val="26"/>
        </w:numPr>
        <w:pBdr>
          <w:top w:val="nil"/>
          <w:left w:val="nil"/>
          <w:bottom w:val="nil"/>
          <w:right w:val="nil"/>
          <w:between w:val="nil"/>
        </w:pBdr>
        <w:tabs>
          <w:tab w:val="left" w:pos="821"/>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t>Dormir durante la jornada de trabajo.</w:t>
      </w:r>
    </w:p>
    <w:p w:rsidRPr="00560665" w:rsidR="00454AAB" w:rsidP="00584C09" w:rsidRDefault="00454AAB" w14:paraId="00000204" w14:textId="0999079B">
      <w:pPr>
        <w:pStyle w:val="Prrafodelista"/>
        <w:numPr>
          <w:ilvl w:val="0"/>
          <w:numId w:val="26"/>
        </w:numPr>
        <w:pBdr>
          <w:top w:val="nil"/>
          <w:left w:val="nil"/>
          <w:bottom w:val="nil"/>
          <w:right w:val="nil"/>
          <w:between w:val="nil"/>
        </w:pBdr>
        <w:tabs>
          <w:tab w:val="left" w:pos="821"/>
          <w:tab w:val="left" w:pos="9498"/>
        </w:tabs>
        <w:jc w:val="both"/>
        <w:rPr>
          <w:rFonts w:ascii="Atkinson Hyperlegible" w:hAnsi="Atkinson Hyperlegible"/>
          <w:color w:val="000000"/>
        </w:rPr>
      </w:pPr>
    </w:p>
    <w:p w:rsidRPr="00560665" w:rsidR="00454AAB" w:rsidP="006376B2" w:rsidRDefault="00454AAB" w14:paraId="00000207"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208" w14:textId="467A47B5">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Las anteriores faltas son causales de suspensión del contrato de </w:t>
      </w:r>
      <w:r w:rsidR="00C0393B">
        <w:rPr>
          <w:rFonts w:ascii="Atkinson Hyperlegible" w:hAnsi="Atkinson Hyperlegible" w:eastAsia="Arial Narrow" w:cs="Arial Narrow"/>
          <w:color w:val="000000"/>
        </w:rPr>
        <w:t xml:space="preserve">hasta </w:t>
      </w:r>
      <w:r w:rsidRPr="00560665">
        <w:rPr>
          <w:rFonts w:ascii="Atkinson Hyperlegible" w:hAnsi="Atkinson Hyperlegible" w:eastAsia="Arial Narrow" w:cs="Arial Narrow"/>
          <w:color w:val="000000"/>
        </w:rPr>
        <w:t>ocho (8) días, por primera vez</w:t>
      </w:r>
      <w:r w:rsidR="00B3712C">
        <w:rPr>
          <w:rFonts w:ascii="Atkinson Hyperlegible" w:hAnsi="Atkinson Hyperlegible" w:eastAsia="Arial Narrow" w:cs="Arial Narrow"/>
          <w:color w:val="000000"/>
        </w:rPr>
        <w:t>.</w:t>
      </w:r>
    </w:p>
    <w:p w:rsidRPr="00560665" w:rsidR="00454AAB" w:rsidP="006376B2" w:rsidRDefault="00454AAB" w14:paraId="00000209"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20A" w14:textId="27079BE3">
      <w:pPr>
        <w:tabs>
          <w:tab w:val="left" w:pos="9498"/>
        </w:tabs>
        <w:jc w:val="both"/>
        <w:rPr>
          <w:rFonts w:ascii="Atkinson Hyperlegible" w:hAnsi="Atkinson Hyperlegible" w:eastAsia="Arial Narrow" w:cs="Arial Narrow"/>
        </w:rPr>
      </w:pPr>
      <w:r w:rsidRPr="00560665">
        <w:rPr>
          <w:rFonts w:ascii="Atkinson Hyperlegible" w:hAnsi="Atkinson Hyperlegible" w:eastAsia="Arial Narrow" w:cs="Arial Narrow"/>
          <w:b/>
        </w:rPr>
        <w:t xml:space="preserve">ARTÍCULO </w:t>
      </w:r>
      <w:r w:rsidRPr="00560665" w:rsidR="00037570">
        <w:rPr>
          <w:rFonts w:ascii="Atkinson Hyperlegible" w:hAnsi="Atkinson Hyperlegible" w:eastAsia="Arial Narrow" w:cs="Arial Narrow"/>
          <w:b/>
        </w:rPr>
        <w:t>7</w:t>
      </w:r>
      <w:r w:rsidRPr="00560665" w:rsidR="007A6554">
        <w:rPr>
          <w:rFonts w:ascii="Atkinson Hyperlegible" w:hAnsi="Atkinson Hyperlegible" w:eastAsia="Arial Narrow" w:cs="Arial Narrow"/>
          <w:b/>
        </w:rPr>
        <w:t>7</w:t>
      </w:r>
      <w:r w:rsidRPr="00560665">
        <w:rPr>
          <w:rFonts w:ascii="Atkinson Hyperlegible" w:hAnsi="Atkinson Hyperlegible" w:eastAsia="Arial Narrow" w:cs="Arial Narrow"/>
          <w:b/>
        </w:rPr>
        <w:t xml:space="preserve">. </w:t>
      </w:r>
      <w:r w:rsidRPr="00560665">
        <w:rPr>
          <w:rFonts w:ascii="Atkinson Hyperlegible" w:hAnsi="Atkinson Hyperlegible" w:eastAsia="Arial Narrow" w:cs="Arial Narrow"/>
        </w:rPr>
        <w:t xml:space="preserve">Constituyen </w:t>
      </w:r>
      <w:r w:rsidRPr="0055609C">
        <w:rPr>
          <w:rFonts w:ascii="Atkinson Hyperlegible" w:hAnsi="Atkinson Hyperlegible" w:eastAsia="Arial Narrow" w:cs="Arial Narrow"/>
          <w:b/>
          <w:bCs/>
        </w:rPr>
        <w:t>faltas graves</w:t>
      </w:r>
      <w:r w:rsidRPr="00560665">
        <w:rPr>
          <w:rFonts w:ascii="Atkinson Hyperlegible" w:hAnsi="Atkinson Hyperlegible" w:eastAsia="Arial Narrow" w:cs="Arial Narrow"/>
        </w:rPr>
        <w:t xml:space="preserve"> que darán lugar a la terminación unilateral y con justa causa del contrato de trabajo de manera inmediata:</w:t>
      </w:r>
    </w:p>
    <w:p w:rsidRPr="008628C8" w:rsidR="00C30B43" w:rsidP="00C30B43" w:rsidRDefault="00C30B43" w14:paraId="63A1BCEE" w14:textId="668C2AD6">
      <w:pPr>
        <w:pStyle w:val="EmEEE"/>
        <w:ind w:left="720" w:right="17" w:firstLine="0"/>
        <w:rPr>
          <w:rFonts w:ascii="Atkinson Hyperlegible" w:hAnsi="Atkinson Hyperlegible"/>
          <w:lang w:val="es-ES_tradnl"/>
        </w:rPr>
      </w:pPr>
      <w:r w:rsidRPr="008628C8">
        <w:rPr>
          <w:rFonts w:ascii="Atkinson Hyperlegible" w:hAnsi="Atkinson Hyperlegible" w:cs="Calibri"/>
          <w:sz w:val="22"/>
          <w:szCs w:val="22"/>
          <w:highlight w:val="green"/>
          <w:lang w:val="es-ES_tradnl"/>
        </w:rPr>
        <w:t xml:space="preserve">Retardarse hasta quince (15) minutos en la hora de entrada sin excusa suficiente, cuando no cause perjuicio de consideración a la empresa </w:t>
      </w:r>
      <w:r>
        <w:rPr>
          <w:rFonts w:ascii="Atkinson Hyperlegible" w:hAnsi="Atkinson Hyperlegible" w:cs="Calibri"/>
          <w:sz w:val="22"/>
          <w:szCs w:val="22"/>
          <w:highlight w:val="green"/>
          <w:lang w:val="es-ES_tradnl"/>
        </w:rPr>
        <w:t xml:space="preserve">por cuarta vez. </w:t>
      </w:r>
      <w:r w:rsidRPr="008628C8">
        <w:rPr>
          <w:rFonts w:ascii="Atkinson Hyperlegible" w:hAnsi="Atkinson Hyperlegible" w:cs="Calibri"/>
          <w:sz w:val="22"/>
          <w:szCs w:val="22"/>
          <w:highlight w:val="green"/>
          <w:lang w:val="es-ES_tradnl"/>
        </w:rPr>
        <w:t xml:space="preserve"> </w:t>
      </w:r>
    </w:p>
    <w:p w:rsidRPr="008628C8" w:rsidR="00C30B43" w:rsidP="00C30B43" w:rsidRDefault="00C30B43" w14:paraId="4ED9D2C6" w14:textId="4081D12C">
      <w:pPr>
        <w:pStyle w:val="EmEEE"/>
        <w:numPr>
          <w:ilvl w:val="0"/>
          <w:numId w:val="27"/>
        </w:numPr>
        <w:ind w:right="17"/>
        <w:rPr>
          <w:rFonts w:ascii="Atkinson Hyperlegible" w:hAnsi="Atkinson Hyperlegible" w:cs="Calibri"/>
          <w:sz w:val="22"/>
          <w:szCs w:val="22"/>
          <w:highlight w:val="green"/>
          <w:lang w:val="es-ES_tradnl"/>
        </w:rPr>
      </w:pPr>
      <w:r w:rsidRPr="008628C8">
        <w:rPr>
          <w:rFonts w:ascii="Atkinson Hyperlegible" w:hAnsi="Atkinson Hyperlegible" w:cs="Calibri"/>
          <w:sz w:val="22"/>
          <w:szCs w:val="22"/>
          <w:highlight w:val="green"/>
          <w:lang w:val="es-ES_tradnl"/>
        </w:rPr>
        <w:t>Faltar en el trabajo en la mañana, en la tarde o en el turno correspondiente, sin excusa suficiente cuando no causa perjuicio de consideración a la empresa</w:t>
      </w:r>
      <w:r>
        <w:rPr>
          <w:rFonts w:ascii="Atkinson Hyperlegible" w:hAnsi="Atkinson Hyperlegible" w:cs="Calibri"/>
          <w:sz w:val="22"/>
          <w:szCs w:val="22"/>
          <w:highlight w:val="green"/>
          <w:lang w:val="es-ES_tradnl"/>
        </w:rPr>
        <w:t xml:space="preserve"> por tercera vez. </w:t>
      </w:r>
    </w:p>
    <w:p w:rsidRPr="008628C8" w:rsidR="00C30B43" w:rsidP="00C30B43" w:rsidRDefault="00C30B43" w14:paraId="1577C761" w14:textId="6241FA36">
      <w:pPr>
        <w:pStyle w:val="EmEEE"/>
        <w:numPr>
          <w:ilvl w:val="0"/>
          <w:numId w:val="27"/>
        </w:numPr>
        <w:ind w:right="17"/>
        <w:rPr>
          <w:rFonts w:ascii="Atkinson Hyperlegible" w:hAnsi="Atkinson Hyperlegible" w:cs="Calibri"/>
          <w:sz w:val="22"/>
          <w:szCs w:val="22"/>
          <w:highlight w:val="green"/>
          <w:lang w:val="es-ES_tradnl"/>
        </w:rPr>
      </w:pPr>
      <w:r w:rsidRPr="008628C8">
        <w:rPr>
          <w:rFonts w:ascii="Atkinson Hyperlegible" w:hAnsi="Atkinson Hyperlegible" w:cs="Calibri"/>
          <w:sz w:val="22"/>
          <w:szCs w:val="22"/>
          <w:highlight w:val="green"/>
          <w:lang w:val="es-ES_tradnl"/>
        </w:rPr>
        <w:t xml:space="preserve">Faltar totalmente al trabajo durante el día sin excusa suficiente, cuando no cause perjuicio de consideración a la empresa por </w:t>
      </w:r>
      <w:r>
        <w:rPr>
          <w:rFonts w:ascii="Atkinson Hyperlegible" w:hAnsi="Atkinson Hyperlegible" w:cs="Calibri"/>
          <w:sz w:val="22"/>
          <w:szCs w:val="22"/>
          <w:highlight w:val="green"/>
          <w:lang w:val="es-ES_tradnl"/>
        </w:rPr>
        <w:t>tercera vez.</w:t>
      </w:r>
    </w:p>
    <w:p w:rsidRPr="008628C8" w:rsidR="00C30B43" w:rsidP="00C30B43" w:rsidRDefault="00C30B43" w14:paraId="2F2898B9" w14:textId="26FCAAC5">
      <w:pPr>
        <w:pStyle w:val="EmEEE"/>
        <w:numPr>
          <w:ilvl w:val="0"/>
          <w:numId w:val="27"/>
        </w:numPr>
        <w:ind w:right="17"/>
        <w:rPr>
          <w:rFonts w:ascii="Atkinson Hyperlegible" w:hAnsi="Atkinson Hyperlegible" w:cs="Calibri"/>
          <w:sz w:val="22"/>
          <w:szCs w:val="22"/>
          <w:highlight w:val="green"/>
          <w:lang w:val="es-ES_tradnl"/>
        </w:rPr>
      </w:pPr>
      <w:r w:rsidRPr="008628C8">
        <w:rPr>
          <w:rFonts w:ascii="Atkinson Hyperlegible" w:hAnsi="Atkinson Hyperlegible" w:cs="Calibri"/>
          <w:sz w:val="22"/>
          <w:szCs w:val="22"/>
          <w:highlight w:val="green"/>
          <w:lang w:val="es-ES"/>
        </w:rPr>
        <w:t>Omitir el uso en debida forma los elementos de protección personal suministrados por el empleador, siempre y cuando no cause perjuicio de consideración a la empresa o ponga en riesgo su vida o la de algún compañero</w:t>
      </w:r>
      <w:r>
        <w:rPr>
          <w:rFonts w:ascii="Atkinson Hyperlegible" w:hAnsi="Atkinson Hyperlegible" w:cs="Calibri"/>
          <w:sz w:val="22"/>
          <w:szCs w:val="22"/>
          <w:highlight w:val="green"/>
          <w:lang w:val="es-ES"/>
        </w:rPr>
        <w:t xml:space="preserve"> por segunda vez. </w:t>
      </w:r>
    </w:p>
    <w:p w:rsidRPr="008628C8" w:rsidR="00C30B43" w:rsidP="00C30B43" w:rsidRDefault="00C30B43" w14:paraId="4377CBCC" w14:textId="6D20A0E5">
      <w:pPr>
        <w:pStyle w:val="EmEEE"/>
        <w:numPr>
          <w:ilvl w:val="0"/>
          <w:numId w:val="27"/>
        </w:numPr>
        <w:ind w:right="17"/>
        <w:rPr>
          <w:rFonts w:ascii="Atkinson Hyperlegible" w:hAnsi="Atkinson Hyperlegible" w:cs="Calibri"/>
          <w:sz w:val="22"/>
          <w:szCs w:val="22"/>
          <w:highlight w:val="green"/>
          <w:lang w:val="es-ES_tradnl"/>
        </w:rPr>
      </w:pPr>
      <w:r w:rsidRPr="008628C8">
        <w:rPr>
          <w:rFonts w:ascii="Atkinson Hyperlegible" w:hAnsi="Atkinson Hyperlegible" w:cs="Calibri"/>
          <w:sz w:val="22"/>
          <w:szCs w:val="22"/>
          <w:highlight w:val="green"/>
          <w:lang w:val="es-ES_tradnl"/>
        </w:rPr>
        <w:t xml:space="preserve">Violar levemente las obligaciones contractuales o reglamentarias por </w:t>
      </w:r>
      <w:r>
        <w:rPr>
          <w:rFonts w:ascii="Atkinson Hyperlegible" w:hAnsi="Atkinson Hyperlegible" w:cs="Calibri"/>
          <w:sz w:val="22"/>
          <w:szCs w:val="22"/>
          <w:highlight w:val="green"/>
          <w:lang w:val="es-ES_tradnl"/>
        </w:rPr>
        <w:t>tercera vez.</w:t>
      </w:r>
    </w:p>
    <w:p w:rsidRPr="00A17447" w:rsidR="00C30B43" w:rsidP="00C30B43" w:rsidRDefault="00C30B43" w14:paraId="65D21BBC" w14:textId="14CFD039">
      <w:pPr>
        <w:pStyle w:val="EmEEE"/>
        <w:numPr>
          <w:ilvl w:val="0"/>
          <w:numId w:val="27"/>
        </w:numPr>
        <w:ind w:right="17"/>
        <w:rPr>
          <w:rFonts w:ascii="Atkinson Hyperlegible" w:hAnsi="Atkinson Hyperlegible" w:cs="Calibri"/>
          <w:sz w:val="22"/>
          <w:szCs w:val="22"/>
          <w:highlight w:val="green"/>
          <w:lang w:val="es-ES_tradnl"/>
        </w:rPr>
      </w:pPr>
      <w:r w:rsidRPr="00A17447">
        <w:rPr>
          <w:rFonts w:ascii="Atkinson Hyperlegible" w:hAnsi="Atkinson Hyperlegible" w:cs="Calibri"/>
          <w:sz w:val="22"/>
          <w:szCs w:val="22"/>
          <w:highlight w:val="green"/>
          <w:lang w:val="es-ES_tradnl"/>
        </w:rPr>
        <w:t xml:space="preserve">Incumplir con las funciones y responsabilidades asignadas sin excusa suficiente </w:t>
      </w:r>
      <w:r>
        <w:rPr>
          <w:rFonts w:ascii="Atkinson Hyperlegible" w:hAnsi="Atkinson Hyperlegible" w:cs="Calibri"/>
          <w:sz w:val="22"/>
          <w:szCs w:val="22"/>
          <w:highlight w:val="green"/>
          <w:lang w:val="es-ES_tradnl"/>
        </w:rPr>
        <w:t>por tercera vez.</w:t>
      </w:r>
    </w:p>
    <w:p w:rsidRPr="00560665" w:rsidR="00885FD8" w:rsidP="00584C09" w:rsidRDefault="00885FD8" w14:paraId="10BF7780" w14:textId="29F9EDCF">
      <w:pPr>
        <w:numPr>
          <w:ilvl w:val="0"/>
          <w:numId w:val="2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La reincidencia por </w:t>
      </w:r>
      <w:r w:rsidR="00B3712C">
        <w:rPr>
          <w:rFonts w:ascii="Atkinson Hyperlegible" w:hAnsi="Atkinson Hyperlegible" w:eastAsia="Arial Narrow" w:cs="Arial Narrow"/>
          <w:color w:val="000000"/>
        </w:rPr>
        <w:t>segunda</w:t>
      </w:r>
      <w:r w:rsidRPr="00560665" w:rsidR="00B3712C">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vez de las faltas moderadas</w:t>
      </w:r>
      <w:r w:rsidRPr="00560665" w:rsidR="0049268D">
        <w:rPr>
          <w:rFonts w:ascii="Atkinson Hyperlegible" w:hAnsi="Atkinson Hyperlegible" w:eastAsia="Arial Narrow" w:cs="Arial Narrow"/>
          <w:color w:val="000000"/>
        </w:rPr>
        <w:t xml:space="preserve">, a excepción </w:t>
      </w:r>
      <w:r w:rsidRPr="00560665" w:rsidR="009D414D">
        <w:rPr>
          <w:rFonts w:ascii="Atkinson Hyperlegible" w:hAnsi="Atkinson Hyperlegible" w:eastAsia="Arial Narrow" w:cs="Arial Narrow"/>
          <w:color w:val="000000"/>
        </w:rPr>
        <w:t>del incumplimiento de metas o planes de trabajo</w:t>
      </w:r>
      <w:r w:rsidRPr="00560665" w:rsidR="005C2E0C">
        <w:rPr>
          <w:rFonts w:ascii="Atkinson Hyperlegible" w:hAnsi="Atkinson Hyperlegible" w:eastAsia="Arial Narrow" w:cs="Arial Narrow"/>
          <w:color w:val="000000"/>
        </w:rPr>
        <w:t xml:space="preserve"> propuestos por el superior </w:t>
      </w:r>
      <w:proofErr w:type="spellStart"/>
      <w:r w:rsidRPr="00560665" w:rsidR="005C2E0C">
        <w:rPr>
          <w:rFonts w:ascii="Atkinson Hyperlegible" w:hAnsi="Atkinson Hyperlegible" w:eastAsia="Arial Narrow" w:cs="Arial Narrow"/>
          <w:color w:val="000000"/>
        </w:rPr>
        <w:t>jerarquico</w:t>
      </w:r>
      <w:proofErr w:type="spellEnd"/>
      <w:r w:rsidRPr="00560665" w:rsidR="009D414D">
        <w:rPr>
          <w:rFonts w:ascii="Atkinson Hyperlegible" w:hAnsi="Atkinson Hyperlegible" w:eastAsia="Arial Narrow" w:cs="Arial Narrow"/>
          <w:color w:val="000000"/>
        </w:rPr>
        <w:t>.</w:t>
      </w:r>
    </w:p>
    <w:p w:rsidRPr="00560665" w:rsidR="00454AAB" w:rsidP="00584C09" w:rsidRDefault="004B51CD" w14:paraId="0000020E" w14:textId="34C5529C">
      <w:pPr>
        <w:numPr>
          <w:ilvl w:val="0"/>
          <w:numId w:val="27"/>
        </w:numPr>
        <w:pBdr>
          <w:top w:val="nil"/>
          <w:left w:val="nil"/>
          <w:bottom w:val="nil"/>
          <w:right w:val="nil"/>
          <w:between w:val="nil"/>
        </w:pBdr>
        <w:tabs>
          <w:tab w:val="left" w:pos="821"/>
          <w:tab w:val="left" w:pos="9498"/>
        </w:tabs>
        <w:ind w:right="-69"/>
        <w:jc w:val="both"/>
        <w:rPr>
          <w:rFonts w:ascii="Atkinson Hyperlegible" w:hAnsi="Atkinson Hyperlegible"/>
          <w:color w:val="000000"/>
        </w:rPr>
      </w:pPr>
      <w:r w:rsidRPr="00560665">
        <w:rPr>
          <w:rFonts w:ascii="Atkinson Hyperlegible" w:hAnsi="Atkinson Hyperlegible" w:eastAsia="Arial Narrow" w:cs="Arial Narrow"/>
          <w:color w:val="000000"/>
        </w:rPr>
        <w:t>Realizar actividades para las cuales no tiene las competencias o habilidades asignados al cargo.</w:t>
      </w:r>
    </w:p>
    <w:p w:rsidRPr="00560665" w:rsidR="00454AAB" w:rsidP="00584C09" w:rsidRDefault="004B51CD" w14:paraId="0000020F" w14:textId="426CCB36">
      <w:pPr>
        <w:numPr>
          <w:ilvl w:val="0"/>
          <w:numId w:val="27"/>
        </w:numPr>
        <w:pBdr>
          <w:top w:val="nil"/>
          <w:left w:val="nil"/>
          <w:bottom w:val="nil"/>
          <w:right w:val="nil"/>
          <w:between w:val="nil"/>
        </w:pBdr>
        <w:tabs>
          <w:tab w:val="left" w:pos="821"/>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t>Omisión de registros, informes, actas al jefe inmediato</w:t>
      </w:r>
      <w:r w:rsidRPr="00560665" w:rsidR="000D2B2F">
        <w:rPr>
          <w:rFonts w:ascii="Atkinson Hyperlegible" w:hAnsi="Atkinson Hyperlegible" w:eastAsia="Arial Narrow" w:cs="Arial Narrow"/>
          <w:color w:val="000000"/>
        </w:rPr>
        <w:t xml:space="preserve"> y/o requeridos por el donante.</w:t>
      </w:r>
    </w:p>
    <w:p w:rsidRPr="00560665" w:rsidR="00454AAB" w:rsidP="0055609C" w:rsidRDefault="004B51CD" w14:paraId="00000210" w14:textId="16D9186F">
      <w:pPr>
        <w:numPr>
          <w:ilvl w:val="0"/>
          <w:numId w:val="27"/>
        </w:numPr>
        <w:pBdr>
          <w:top w:val="nil"/>
          <w:left w:val="nil"/>
          <w:bottom w:val="nil"/>
          <w:right w:val="nil"/>
          <w:between w:val="nil"/>
        </w:pBdr>
        <w:tabs>
          <w:tab w:val="left" w:pos="9498"/>
        </w:tabs>
        <w:ind w:left="816" w:hanging="357"/>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Violación grave por parte </w:t>
      </w:r>
      <w:proofErr w:type="spellStart"/>
      <w:r w:rsidRPr="00560665">
        <w:rPr>
          <w:rFonts w:ascii="Atkinson Hyperlegible" w:hAnsi="Atkinson Hyperlegible" w:eastAsia="Arial Narrow" w:cs="Arial Narrow"/>
          <w:color w:val="000000"/>
        </w:rPr>
        <w:t>d</w:t>
      </w:r>
      <w:r w:rsidR="00866B3F">
        <w:rPr>
          <w:rFonts w:ascii="Atkinson Hyperlegible" w:hAnsi="Atkinson Hyperlegible" w:eastAsia="Arial Narrow" w:cs="Arial Narrow"/>
          <w:color w:val="000000"/>
        </w:rPr>
        <w:t>la</w:t>
      </w:r>
      <w:proofErr w:type="spellEnd"/>
      <w:r w:rsidR="00866B3F">
        <w:rPr>
          <w:rFonts w:ascii="Atkinson Hyperlegible" w:hAnsi="Atkinson Hyperlegible" w:eastAsia="Arial Narrow" w:cs="Arial Narrow"/>
          <w:color w:val="000000"/>
        </w:rPr>
        <w:t xml:space="preserve"> persona contratada</w:t>
      </w:r>
      <w:r w:rsidRPr="00560665">
        <w:rPr>
          <w:rFonts w:ascii="Atkinson Hyperlegible" w:hAnsi="Atkinson Hyperlegible" w:eastAsia="Arial Narrow" w:cs="Arial Narrow"/>
          <w:color w:val="000000"/>
        </w:rPr>
        <w:t xml:space="preserve"> de las obligaciones contractuales</w:t>
      </w:r>
      <w:r w:rsidR="004B2923">
        <w:rPr>
          <w:rFonts w:ascii="Atkinson Hyperlegible" w:hAnsi="Atkinson Hyperlegible" w:eastAsia="Arial Narrow" w:cs="Arial Narrow"/>
          <w:color w:val="000000"/>
        </w:rPr>
        <w:t>,</w:t>
      </w:r>
      <w:r w:rsidRPr="00560665">
        <w:rPr>
          <w:rFonts w:ascii="Atkinson Hyperlegible" w:hAnsi="Atkinson Hyperlegible" w:eastAsia="Arial Narrow" w:cs="Arial Narrow"/>
          <w:color w:val="000000"/>
        </w:rPr>
        <w:t xml:space="preserve"> reglamentarias, </w:t>
      </w:r>
      <w:r w:rsidRPr="00560665" w:rsidR="005D64CB">
        <w:rPr>
          <w:rFonts w:ascii="Atkinson Hyperlegible" w:hAnsi="Atkinson Hyperlegible" w:eastAsia="Arial Narrow" w:cs="Arial Narrow"/>
          <w:color w:val="000000"/>
        </w:rPr>
        <w:t>Manual suplementario</w:t>
      </w:r>
      <w:r w:rsidRPr="00560665" w:rsidR="00D4604B">
        <w:rPr>
          <w:rFonts w:ascii="Atkinson Hyperlegible" w:hAnsi="Atkinson Hyperlegible" w:eastAsia="Arial Narrow" w:cs="Arial Narrow"/>
          <w:color w:val="000000"/>
        </w:rPr>
        <w:t xml:space="preserve"> de</w:t>
      </w:r>
      <w:r w:rsidRPr="00560665" w:rsidR="003231D6">
        <w:rPr>
          <w:rFonts w:ascii="Atkinson Hyperlegible" w:hAnsi="Atkinson Hyperlegible" w:eastAsia="Arial Narrow" w:cs="Arial Narrow"/>
          <w:color w:val="000000"/>
        </w:rPr>
        <w:t xml:space="preserve"> la oficina local </w:t>
      </w:r>
      <w:r w:rsidRPr="00560665" w:rsidR="0068118D">
        <w:rPr>
          <w:rFonts w:ascii="Atkinson Hyperlegible" w:hAnsi="Atkinson Hyperlegible" w:eastAsia="Arial Narrow" w:cs="Arial Narrow"/>
          <w:color w:val="000000"/>
        </w:rPr>
        <w:t>para el personal y las operaciones</w:t>
      </w:r>
      <w:r w:rsidRPr="00560665">
        <w:rPr>
          <w:rFonts w:ascii="Atkinson Hyperlegible" w:hAnsi="Atkinson Hyperlegible" w:eastAsia="Arial Narrow" w:cs="Arial Narrow"/>
          <w:color w:val="000000"/>
        </w:rPr>
        <w:t xml:space="preserve"> o Reglamento Interno de Trabajo.</w:t>
      </w:r>
    </w:p>
    <w:p w:rsidRPr="0055609C" w:rsidR="00454AAB" w:rsidP="00584C09" w:rsidRDefault="004B51CD" w14:paraId="00000214" w14:textId="77777777">
      <w:pPr>
        <w:numPr>
          <w:ilvl w:val="0"/>
          <w:numId w:val="27"/>
        </w:numPr>
        <w:pBdr>
          <w:top w:val="nil"/>
          <w:left w:val="nil"/>
          <w:bottom w:val="nil"/>
          <w:right w:val="nil"/>
          <w:between w:val="nil"/>
        </w:pBdr>
        <w:tabs>
          <w:tab w:val="left" w:pos="821"/>
          <w:tab w:val="left" w:pos="9498"/>
        </w:tabs>
        <w:jc w:val="both"/>
        <w:rPr>
          <w:rFonts w:ascii="Atkinson Hyperlegible" w:hAnsi="Atkinson Hyperlegible"/>
          <w:color w:val="000000"/>
        </w:rPr>
      </w:pPr>
      <w:r w:rsidRPr="00560665">
        <w:rPr>
          <w:rFonts w:ascii="Atkinson Hyperlegible" w:hAnsi="Atkinson Hyperlegible" w:eastAsia="Arial Narrow" w:cs="Arial Narrow"/>
          <w:color w:val="000000"/>
        </w:rPr>
        <w:t>Asignar actividades no laborales a sus subalternos.</w:t>
      </w:r>
    </w:p>
    <w:p w:rsidRPr="0055609C" w:rsidR="007A35E2" w:rsidP="7EF6CD69" w:rsidRDefault="007A35E2" w14:paraId="3FE641C6" w14:textId="23F41ADF">
      <w:pPr>
        <w:numPr>
          <w:ilvl w:val="0"/>
          <w:numId w:val="27"/>
        </w:numPr>
        <w:pBdr>
          <w:top w:val="nil" w:color="000000" w:sz="0" w:space="0"/>
          <w:left w:val="nil" w:color="000000" w:sz="0" w:space="0"/>
          <w:bottom w:val="nil" w:color="000000" w:sz="0" w:space="0"/>
          <w:right w:val="nil" w:color="000000" w:sz="0" w:space="0"/>
          <w:between w:val="nil" w:color="000000" w:sz="0" w:space="0"/>
        </w:pBdr>
        <w:tabs>
          <w:tab w:val="left" w:pos="821"/>
          <w:tab w:val="left" w:pos="9498"/>
        </w:tabs>
        <w:jc w:val="both"/>
        <w:rPr>
          <w:rFonts w:ascii="Atkinson Hyperlegible" w:hAnsi="Atkinson Hyperlegible"/>
          <w:color w:val="000000"/>
          <w:highlight w:val="green"/>
        </w:rPr>
      </w:pPr>
      <w:r w:rsidRPr="7EF6CD69" w:rsidR="34379C0C">
        <w:rPr>
          <w:rFonts w:ascii="Atkinson Hyperlegible" w:hAnsi="Atkinson Hyperlegible" w:eastAsia="Arial Narrow" w:cs="Arial Narrow"/>
          <w:color w:val="000000" w:themeColor="text1" w:themeTint="FF" w:themeShade="FF"/>
          <w:highlight w:val="green"/>
        </w:rPr>
        <w:t xml:space="preserve">El cometer </w:t>
      </w:r>
      <w:r w:rsidRPr="7EF6CD69" w:rsidR="79D1CEA1">
        <w:rPr>
          <w:rFonts w:ascii="Atkinson Hyperlegible" w:hAnsi="Atkinson Hyperlegible" w:eastAsia="Arial Narrow" w:cs="Arial Narrow"/>
          <w:color w:val="000000" w:themeColor="text1" w:themeTint="FF" w:themeShade="FF"/>
          <w:highlight w:val="green"/>
        </w:rPr>
        <w:t xml:space="preserve">por primera vez </w:t>
      </w:r>
      <w:r w:rsidRPr="7EF6CD69" w:rsidR="34379C0C">
        <w:rPr>
          <w:rFonts w:ascii="Atkinson Hyperlegible" w:hAnsi="Atkinson Hyperlegible" w:eastAsia="Arial Narrow" w:cs="Arial Narrow"/>
          <w:color w:val="000000" w:themeColor="text1" w:themeTint="FF" w:themeShade="FF"/>
          <w:highlight w:val="green"/>
        </w:rPr>
        <w:t>cualquier</w:t>
      </w:r>
      <w:r w:rsidRPr="7EF6CD69" w:rsidR="79D1CEA1">
        <w:rPr>
          <w:rFonts w:ascii="Atkinson Hyperlegible" w:hAnsi="Atkinson Hyperlegible" w:eastAsia="Arial Narrow" w:cs="Arial Narrow"/>
          <w:color w:val="000000" w:themeColor="text1" w:themeTint="FF" w:themeShade="FF"/>
          <w:highlight w:val="green"/>
        </w:rPr>
        <w:t>a</w:t>
      </w:r>
      <w:r w:rsidRPr="7EF6CD69" w:rsidR="34379C0C">
        <w:rPr>
          <w:rFonts w:ascii="Atkinson Hyperlegible" w:hAnsi="Atkinson Hyperlegible" w:eastAsia="Arial Narrow" w:cs="Arial Narrow"/>
          <w:color w:val="000000" w:themeColor="text1" w:themeTint="FF" w:themeShade="FF"/>
          <w:highlight w:val="green"/>
        </w:rPr>
        <w:t xml:space="preserve"> de las actividades señaladas como </w:t>
      </w:r>
      <w:r w:rsidRPr="7EF6CD69" w:rsidR="79D1CEA1">
        <w:rPr>
          <w:rFonts w:ascii="Atkinson Hyperlegible" w:hAnsi="Atkinson Hyperlegible" w:eastAsia="Arial Narrow" w:cs="Arial Narrow"/>
          <w:color w:val="000000" w:themeColor="text1" w:themeTint="FF" w:themeShade="FF"/>
          <w:highlight w:val="green"/>
        </w:rPr>
        <w:t xml:space="preserve">prohibiciones especiales </w:t>
      </w:r>
      <w:r w:rsidRPr="7EF6CD69" w:rsidR="79D1CEA1">
        <w:rPr>
          <w:rFonts w:ascii="Atkinson Hyperlegible" w:hAnsi="Atkinson Hyperlegible" w:eastAsia="Arial Narrow" w:cs="Arial Narrow"/>
          <w:color w:val="000000" w:themeColor="text1" w:themeTint="FF" w:themeShade="FF"/>
          <w:highlight w:val="green"/>
        </w:rPr>
        <w:t>p</w:t>
      </w:r>
      <w:ins w:author="Leonardo Torres" w:date="2025-01-07T15:37:40.05Z" w:id="939876194">
        <w:r w:rsidRPr="7EF6CD69" w:rsidR="3F1AF418">
          <w:rPr>
            <w:rFonts w:ascii="Atkinson Hyperlegible" w:hAnsi="Atkinson Hyperlegible" w:eastAsia="Arial Narrow" w:cs="Arial Narrow"/>
            <w:color w:val="000000" w:themeColor="text1" w:themeTint="FF" w:themeShade="FF"/>
            <w:highlight w:val="green"/>
          </w:rPr>
          <w:t>r</w:t>
        </w:r>
      </w:ins>
      <w:r w:rsidRPr="7EF6CD69" w:rsidR="79D1CEA1">
        <w:rPr>
          <w:rFonts w:ascii="Atkinson Hyperlegible" w:hAnsi="Atkinson Hyperlegible" w:eastAsia="Arial Narrow" w:cs="Arial Narrow"/>
          <w:color w:val="000000" w:themeColor="text1" w:themeTint="FF" w:themeShade="FF"/>
          <w:highlight w:val="green"/>
        </w:rPr>
        <w:t>evistas</w:t>
      </w:r>
      <w:r w:rsidRPr="7EF6CD69" w:rsidR="79D1CEA1">
        <w:rPr>
          <w:rFonts w:ascii="Atkinson Hyperlegible" w:hAnsi="Atkinson Hyperlegible" w:eastAsia="Arial Narrow" w:cs="Arial Narrow"/>
          <w:color w:val="000000" w:themeColor="text1" w:themeTint="FF" w:themeShade="FF"/>
          <w:highlight w:val="green"/>
        </w:rPr>
        <w:t xml:space="preserve"> en el </w:t>
      </w:r>
      <w:r w:rsidRPr="7EF6CD69" w:rsidR="15EB7977">
        <w:rPr>
          <w:rFonts w:ascii="Atkinson Hyperlegible" w:hAnsi="Atkinson Hyperlegible" w:eastAsia="Arial Narrow" w:cs="Arial Narrow"/>
          <w:color w:val="000000" w:themeColor="text1" w:themeTint="FF" w:themeShade="FF"/>
          <w:highlight w:val="green"/>
        </w:rPr>
        <w:t>artículo</w:t>
      </w:r>
      <w:r w:rsidRPr="7EF6CD69" w:rsidR="79D1CEA1">
        <w:rPr>
          <w:rFonts w:ascii="Atkinson Hyperlegible" w:hAnsi="Atkinson Hyperlegible" w:eastAsia="Arial Narrow" w:cs="Arial Narrow"/>
          <w:color w:val="000000" w:themeColor="text1" w:themeTint="FF" w:themeShade="FF"/>
          <w:highlight w:val="green"/>
        </w:rPr>
        <w:t xml:space="preserve"> </w:t>
      </w:r>
      <w:r w:rsidRPr="7EF6CD69" w:rsidR="703A98D7">
        <w:rPr>
          <w:rFonts w:ascii="Atkinson Hyperlegible" w:hAnsi="Atkinson Hyperlegible" w:eastAsia="Arial Narrow" w:cs="Arial Narrow"/>
          <w:color w:val="000000" w:themeColor="text1" w:themeTint="FF" w:themeShade="FF"/>
          <w:highlight w:val="green"/>
        </w:rPr>
        <w:t>XXXX</w:t>
      </w:r>
      <w:r w:rsidRPr="7EF6CD69" w:rsidR="79D1CEA1">
        <w:rPr>
          <w:rFonts w:ascii="Atkinson Hyperlegible" w:hAnsi="Atkinson Hyperlegible" w:eastAsia="Arial Narrow" w:cs="Arial Narrow"/>
          <w:color w:val="000000" w:themeColor="text1" w:themeTint="FF" w:themeShade="FF"/>
          <w:highlight w:val="green"/>
        </w:rPr>
        <w:t xml:space="preserve"> de este reglamento.</w:t>
      </w:r>
    </w:p>
    <w:p w:rsidRPr="008B6304" w:rsidR="004A4D9A" w:rsidP="004A4D9A" w:rsidRDefault="004A4D9A" w14:paraId="10E58818" w14:textId="5FDFA0BB">
      <w:pPr>
        <w:pStyle w:val="EmEEE"/>
        <w:numPr>
          <w:ilvl w:val="0"/>
          <w:numId w:val="27"/>
        </w:numPr>
        <w:ind w:right="17"/>
        <w:rPr>
          <w:rFonts w:ascii="Atkinson Hyperlegible" w:hAnsi="Atkinson Hyperlegible" w:cs="Calibri"/>
          <w:sz w:val="22"/>
          <w:szCs w:val="22"/>
          <w:highlight w:val="green"/>
          <w:lang w:val="es-ES_tradnl"/>
        </w:rPr>
      </w:pPr>
      <w:r w:rsidRPr="008B6304">
        <w:rPr>
          <w:rFonts w:ascii="Atkinson Hyperlegible" w:hAnsi="Atkinson Hyperlegible" w:cs="Calibri"/>
          <w:sz w:val="22"/>
          <w:szCs w:val="22"/>
          <w:highlight w:val="green"/>
          <w:lang w:val="es-ES_tradnl"/>
        </w:rPr>
        <w:t xml:space="preserve">Faltar totalmente al trabajo durante </w:t>
      </w:r>
      <w:r w:rsidRPr="008B6304">
        <w:rPr>
          <w:rFonts w:ascii="Atkinson Hyperlegible" w:hAnsi="Atkinson Hyperlegible" w:cs="Calibri"/>
          <w:sz w:val="22"/>
          <w:szCs w:val="22"/>
          <w:highlight w:val="green"/>
          <w:lang w:val="es-ES_tradnl"/>
        </w:rPr>
        <w:t>dos días</w:t>
      </w:r>
      <w:r w:rsidRPr="008B6304" w:rsidR="00131616">
        <w:rPr>
          <w:rFonts w:ascii="Atkinson Hyperlegible" w:hAnsi="Atkinson Hyperlegible" w:cs="Calibri"/>
          <w:sz w:val="22"/>
          <w:szCs w:val="22"/>
          <w:highlight w:val="green"/>
          <w:lang w:val="es-ES_tradnl"/>
        </w:rPr>
        <w:t xml:space="preserve"> consecutivos</w:t>
      </w:r>
      <w:r w:rsidRPr="008B6304">
        <w:rPr>
          <w:rFonts w:ascii="Atkinson Hyperlegible" w:hAnsi="Atkinson Hyperlegible" w:cs="Calibri"/>
          <w:sz w:val="22"/>
          <w:szCs w:val="22"/>
          <w:highlight w:val="green"/>
          <w:lang w:val="es-ES_tradnl"/>
        </w:rPr>
        <w:t xml:space="preserve"> sin excusa suficiente.</w:t>
      </w:r>
    </w:p>
    <w:p w:rsidRPr="0055609C" w:rsidR="000E70C3" w:rsidP="000E70C3" w:rsidRDefault="000E70C3" w14:paraId="5F3310E6" w14:textId="6BF26B86">
      <w:pPr>
        <w:pStyle w:val="Prrafodelista"/>
        <w:numPr>
          <w:ilvl w:val="0"/>
          <w:numId w:val="27"/>
        </w:numPr>
        <w:pBdr>
          <w:top w:val="nil"/>
          <w:left w:val="nil"/>
          <w:bottom w:val="nil"/>
          <w:right w:val="nil"/>
          <w:between w:val="nil"/>
        </w:pBdr>
        <w:tabs>
          <w:tab w:val="left" w:pos="821"/>
          <w:tab w:val="left" w:pos="9498"/>
        </w:tabs>
        <w:ind w:right="-69"/>
        <w:jc w:val="both"/>
        <w:rPr>
          <w:rFonts w:ascii="Atkinson Hyperlegible" w:hAnsi="Atkinson Hyperlegible"/>
          <w:color w:val="000000"/>
          <w:highlight w:val="green"/>
        </w:rPr>
      </w:pPr>
      <w:r w:rsidRPr="0055609C">
        <w:rPr>
          <w:rFonts w:ascii="Atkinson Hyperlegible" w:hAnsi="Atkinson Hyperlegible" w:eastAsia="Arial Narrow" w:cs="Arial Narrow"/>
          <w:color w:val="000000"/>
          <w:highlight w:val="green"/>
        </w:rPr>
        <w:t xml:space="preserve">Para las personas que manejan fondos o dineros de </w:t>
      </w:r>
      <w:r w:rsidR="00F64D81">
        <w:rPr>
          <w:rFonts w:ascii="Atkinson Hyperlegible" w:hAnsi="Atkinson Hyperlegible" w:eastAsia="Arial Narrow" w:cs="Arial Narrow"/>
          <w:color w:val="000000"/>
          <w:highlight w:val="green"/>
        </w:rPr>
        <w:t>POA</w:t>
      </w:r>
      <w:r w:rsidRPr="0055609C">
        <w:rPr>
          <w:rFonts w:ascii="Atkinson Hyperlegible" w:hAnsi="Atkinson Hyperlegible" w:eastAsia="Arial Narrow" w:cs="Arial Narrow"/>
          <w:color w:val="000000"/>
          <w:highlight w:val="green"/>
        </w:rPr>
        <w:t xml:space="preserve"> y se presenten las siguientes situaciones: faltantes de dinero en el cierre caja, desviación de dineros a otros destinos, </w:t>
      </w:r>
      <w:r w:rsidRPr="0055609C">
        <w:rPr>
          <w:rFonts w:ascii="Atkinson Hyperlegible" w:hAnsi="Atkinson Hyperlegible" w:eastAsia="Arial Narrow" w:cs="Arial Narrow"/>
          <w:color w:val="000000"/>
          <w:highlight w:val="green"/>
        </w:rPr>
        <w:lastRenderedPageBreak/>
        <w:t>darle uso personal o diferente al destinado a los dineros entregados para su custodia o cambien sin autorización de su superior cheques de trabajadores o de terceras personas, así como también aceptar vales no autorizados.</w:t>
      </w:r>
    </w:p>
    <w:p w:rsidRPr="0055609C" w:rsidR="00CB4672" w:rsidP="00CB4672" w:rsidRDefault="00CB4672" w14:paraId="6A35E4AB" w14:textId="68D82BD2">
      <w:pPr>
        <w:pStyle w:val="Prrafodelista"/>
        <w:numPr>
          <w:ilvl w:val="0"/>
          <w:numId w:val="27"/>
        </w:numPr>
        <w:pBdr>
          <w:top w:val="nil"/>
          <w:left w:val="nil"/>
          <w:bottom w:val="nil"/>
          <w:right w:val="nil"/>
          <w:between w:val="nil"/>
        </w:pBdr>
        <w:tabs>
          <w:tab w:val="left" w:pos="821"/>
          <w:tab w:val="left" w:pos="9498"/>
        </w:tabs>
        <w:ind w:right="-69"/>
        <w:jc w:val="both"/>
        <w:rPr>
          <w:rFonts w:ascii="Atkinson Hyperlegible" w:hAnsi="Atkinson Hyperlegible"/>
          <w:color w:val="000000"/>
          <w:highlight w:val="green"/>
        </w:rPr>
      </w:pPr>
      <w:r w:rsidRPr="0055609C">
        <w:rPr>
          <w:rFonts w:ascii="Atkinson Hyperlegible" w:hAnsi="Atkinson Hyperlegible" w:eastAsia="Arial Narrow" w:cs="Arial Narrow"/>
          <w:color w:val="000000"/>
          <w:highlight w:val="green"/>
        </w:rPr>
        <w:t xml:space="preserve">No comunicar oportunamente a la alta dirección cuando se tenga conocimiento de la comisión de cualquier infracción penal cometida por sus compañeros de trabajo o de terceras personas, dentro de las instalaciones de </w:t>
      </w:r>
      <w:r w:rsidR="00F64D81">
        <w:rPr>
          <w:rFonts w:ascii="Atkinson Hyperlegible" w:hAnsi="Atkinson Hyperlegible" w:eastAsia="Arial Narrow" w:cs="Arial Narrow"/>
          <w:color w:val="000000"/>
          <w:highlight w:val="green"/>
        </w:rPr>
        <w:t>POA</w:t>
      </w:r>
      <w:r w:rsidRPr="0055609C">
        <w:rPr>
          <w:rFonts w:ascii="Atkinson Hyperlegible" w:hAnsi="Atkinson Hyperlegible" w:eastAsia="Arial Narrow" w:cs="Arial Narrow"/>
          <w:color w:val="000000"/>
          <w:highlight w:val="green"/>
        </w:rPr>
        <w:t xml:space="preserve"> o en ejercicio de sus funciones.</w:t>
      </w:r>
    </w:p>
    <w:p w:rsidRPr="0055609C" w:rsidR="00B957D9" w:rsidP="7EF6CD69" w:rsidRDefault="00B957D9" w14:paraId="3F707EAE" w14:textId="5F64B370">
      <w:pPr>
        <w:pStyle w:val="Prrafodelista"/>
        <w:numPr>
          <w:ilvl w:val="0"/>
          <w:numId w:val="27"/>
        </w:numPr>
        <w:pBdr>
          <w:top w:val="nil" w:color="000000" w:sz="0" w:space="0"/>
          <w:left w:val="nil" w:color="000000" w:sz="0" w:space="0"/>
          <w:bottom w:val="nil" w:color="000000" w:sz="0" w:space="0"/>
          <w:right w:val="nil" w:color="000000" w:sz="0" w:space="0"/>
          <w:between w:val="nil" w:color="000000" w:sz="0" w:space="0"/>
        </w:pBdr>
        <w:tabs>
          <w:tab w:val="left" w:pos="821"/>
          <w:tab w:val="left" w:pos="9498"/>
        </w:tabs>
        <w:ind w:right="-69"/>
        <w:jc w:val="both"/>
        <w:rPr>
          <w:rFonts w:ascii="Atkinson Hyperlegible" w:hAnsi="Atkinson Hyperlegible"/>
          <w:color w:val="000000"/>
          <w:highlight w:val="green"/>
        </w:rPr>
      </w:pPr>
      <w:r w:rsidRPr="7EF6CD69" w:rsidR="0C7E0A50">
        <w:rPr>
          <w:rFonts w:ascii="Atkinson Hyperlegible" w:hAnsi="Atkinson Hyperlegible" w:eastAsia="Arial Narrow" w:cs="Arial Narrow"/>
          <w:color w:val="000000" w:themeColor="text1" w:themeTint="FF" w:themeShade="FF"/>
          <w:highlight w:val="green"/>
        </w:rPr>
        <w:t xml:space="preserve">No </w:t>
      </w:r>
      <w:r w:rsidRPr="7EF6CD69" w:rsidR="0C7E0A50">
        <w:rPr>
          <w:rFonts w:ascii="Atkinson Hyperlegible" w:hAnsi="Atkinson Hyperlegible" w:eastAsia="Arial Narrow" w:cs="Arial Narrow"/>
          <w:color w:val="000000" w:themeColor="text1" w:themeTint="FF" w:themeShade="FF"/>
          <w:highlight w:val="green"/>
        </w:rPr>
        <w:t xml:space="preserve">registrar </w:t>
      </w:r>
      <w:del w:author="Leonardo Torres" w:date="2025-01-07T15:37:50.382Z" w:id="2136720788">
        <w:r w:rsidRPr="7EF6CD69" w:rsidDel="0C7E0A50">
          <w:rPr>
            <w:rFonts w:ascii="Atkinson Hyperlegible" w:hAnsi="Atkinson Hyperlegible" w:eastAsia="Arial Narrow" w:cs="Arial Narrow"/>
            <w:color w:val="000000" w:themeColor="text1" w:themeTint="FF" w:themeShade="FF"/>
            <w:highlight w:val="green"/>
          </w:rPr>
          <w:delText xml:space="preserve"> </w:delText>
        </w:r>
      </w:del>
      <w:r w:rsidRPr="7EF6CD69" w:rsidR="0C7E0A50">
        <w:rPr>
          <w:rFonts w:ascii="Atkinson Hyperlegible" w:hAnsi="Atkinson Hyperlegible" w:eastAsia="Arial Narrow" w:cs="Arial Narrow"/>
          <w:color w:val="000000" w:themeColor="text1" w:themeTint="FF" w:themeShade="FF"/>
          <w:highlight w:val="green"/>
        </w:rPr>
        <w:t>las</w:t>
      </w:r>
      <w:r w:rsidRPr="7EF6CD69" w:rsidR="0C7E0A50">
        <w:rPr>
          <w:rFonts w:ascii="Atkinson Hyperlegible" w:hAnsi="Atkinson Hyperlegible" w:eastAsia="Arial Narrow" w:cs="Arial Narrow"/>
          <w:color w:val="000000" w:themeColor="text1" w:themeTint="FF" w:themeShade="FF"/>
          <w:highlight w:val="green"/>
        </w:rPr>
        <w:t xml:space="preserve"> horas de trabajo en aplicativo dispuesto por </w:t>
      </w:r>
      <w:r w:rsidRPr="7EF6CD69" w:rsidR="0C7E0A50">
        <w:rPr>
          <w:rFonts w:ascii="Atkinson Hyperlegible" w:hAnsi="Atkinson Hyperlegible" w:eastAsia="Arial Narrow" w:cs="Arial Narrow"/>
          <w:b w:val="1"/>
          <w:bCs w:val="1"/>
          <w:color w:val="000000" w:themeColor="text1" w:themeTint="FF" w:themeShade="FF"/>
          <w:highlight w:val="green"/>
        </w:rPr>
        <w:t>POA</w:t>
      </w:r>
      <w:r w:rsidRPr="7EF6CD69" w:rsidR="0C7E0A50">
        <w:rPr>
          <w:rFonts w:ascii="Atkinson Hyperlegible" w:hAnsi="Atkinson Hyperlegible" w:eastAsia="Arial Narrow" w:cs="Arial Narrow"/>
          <w:color w:val="000000" w:themeColor="text1" w:themeTint="FF" w:themeShade="FF"/>
          <w:highlight w:val="green"/>
        </w:rPr>
        <w:t xml:space="preserve">, de acuerdo con los sistemas de control que para el efecto establezca </w:t>
      </w:r>
      <w:r w:rsidRPr="7EF6CD69" w:rsidR="26762430">
        <w:rPr>
          <w:rFonts w:ascii="Atkinson Hyperlegible" w:hAnsi="Atkinson Hyperlegible" w:eastAsia="Arial Narrow" w:cs="Arial Narrow"/>
          <w:color w:val="000000" w:themeColor="text1" w:themeTint="FF" w:themeShade="FF"/>
          <w:highlight w:val="green"/>
        </w:rPr>
        <w:t>POA</w:t>
      </w:r>
      <w:r w:rsidRPr="7EF6CD69" w:rsidR="0C7E0A50">
        <w:rPr>
          <w:rFonts w:ascii="Atkinson Hyperlegible" w:hAnsi="Atkinson Hyperlegible" w:eastAsia="Arial Narrow" w:cs="Arial Narrow"/>
          <w:color w:val="000000" w:themeColor="text1" w:themeTint="FF" w:themeShade="FF"/>
          <w:highlight w:val="green"/>
        </w:rPr>
        <w:t>, así como alterar, sustraer o usar indebidamente los controles establecidos.</w:t>
      </w:r>
    </w:p>
    <w:p w:rsidRPr="0055609C" w:rsidR="004A4D9A" w:rsidP="00584C09" w:rsidRDefault="008A5A24" w14:paraId="04FB725F" w14:textId="54EF38AC">
      <w:pPr>
        <w:numPr>
          <w:ilvl w:val="0"/>
          <w:numId w:val="27"/>
        </w:numPr>
        <w:pBdr>
          <w:top w:val="nil"/>
          <w:left w:val="nil"/>
          <w:bottom w:val="nil"/>
          <w:right w:val="nil"/>
          <w:between w:val="nil"/>
        </w:pBdr>
        <w:tabs>
          <w:tab w:val="left" w:pos="821"/>
          <w:tab w:val="left" w:pos="9498"/>
        </w:tabs>
        <w:jc w:val="both"/>
        <w:rPr>
          <w:rFonts w:ascii="Atkinson Hyperlegible" w:hAnsi="Atkinson Hyperlegible"/>
          <w:color w:val="000000"/>
          <w:highlight w:val="green"/>
        </w:rPr>
      </w:pPr>
      <w:r w:rsidRPr="0055609C">
        <w:rPr>
          <w:rFonts w:ascii="Atkinson Hyperlegible" w:hAnsi="Atkinson Hyperlegible" w:eastAsia="Arial Narrow" w:cs="Arial Narrow"/>
          <w:color w:val="000000"/>
          <w:highlight w:val="green"/>
        </w:rPr>
        <w:t xml:space="preserve">No asistir a las capacitaciones programadas por </w:t>
      </w:r>
      <w:r w:rsidR="00F64D81">
        <w:rPr>
          <w:rFonts w:ascii="Atkinson Hyperlegible" w:hAnsi="Atkinson Hyperlegible" w:eastAsia="Arial Narrow" w:cs="Arial Narrow"/>
          <w:color w:val="000000"/>
          <w:highlight w:val="green"/>
        </w:rPr>
        <w:t>POA</w:t>
      </w:r>
      <w:r w:rsidRPr="0055609C">
        <w:rPr>
          <w:rFonts w:ascii="Atkinson Hyperlegible" w:hAnsi="Atkinson Hyperlegible" w:eastAsia="Arial Narrow" w:cs="Arial Narrow"/>
          <w:color w:val="000000"/>
          <w:highlight w:val="green"/>
        </w:rPr>
        <w:t>.</w:t>
      </w:r>
    </w:p>
    <w:p w:rsidRPr="0055609C" w:rsidR="008A5A24" w:rsidP="008A5A24" w:rsidRDefault="008A5A24" w14:paraId="1B8B82FD" w14:textId="77777777">
      <w:pPr>
        <w:pStyle w:val="Prrafodelista"/>
        <w:numPr>
          <w:ilvl w:val="0"/>
          <w:numId w:val="27"/>
        </w:numPr>
        <w:pBdr>
          <w:top w:val="nil"/>
          <w:left w:val="nil"/>
          <w:bottom w:val="nil"/>
          <w:right w:val="nil"/>
          <w:between w:val="nil"/>
        </w:pBdr>
        <w:tabs>
          <w:tab w:val="left" w:pos="821"/>
          <w:tab w:val="left" w:pos="9498"/>
        </w:tabs>
        <w:ind w:right="-69"/>
        <w:jc w:val="both"/>
        <w:rPr>
          <w:rFonts w:ascii="Atkinson Hyperlegible" w:hAnsi="Atkinson Hyperlegible"/>
          <w:color w:val="000000"/>
          <w:highlight w:val="green"/>
        </w:rPr>
      </w:pPr>
      <w:commentRangeStart w:id="901"/>
      <w:r w:rsidRPr="0055609C">
        <w:rPr>
          <w:rFonts w:ascii="Atkinson Hyperlegible" w:hAnsi="Atkinson Hyperlegible" w:eastAsia="Arial Narrow" w:cs="Arial Narrow"/>
          <w:color w:val="000000"/>
          <w:highlight w:val="green"/>
        </w:rPr>
        <w:t>Omitir el reporte de accidentes de trabajo, enfermedades comunes o laborales o incidentes de trabajo.</w:t>
      </w:r>
      <w:commentRangeEnd w:id="901"/>
      <w:r w:rsidRPr="0055609C">
        <w:rPr>
          <w:rStyle w:val="Refdecomentario"/>
          <w:rFonts w:ascii="Atkinson Hyperlegible" w:hAnsi="Atkinson Hyperlegible"/>
          <w:highlight w:val="green"/>
        </w:rPr>
        <w:commentReference w:id="901"/>
      </w:r>
    </w:p>
    <w:p w:rsidRPr="00560665" w:rsidR="006B16F3" w:rsidP="006B16F3" w:rsidRDefault="006B16F3" w14:paraId="415E4C4B" w14:textId="77777777">
      <w:pPr>
        <w:numPr>
          <w:ilvl w:val="0"/>
          <w:numId w:val="27"/>
        </w:numPr>
        <w:pBdr>
          <w:top w:val="nil"/>
          <w:left w:val="nil"/>
          <w:bottom w:val="nil"/>
          <w:right w:val="nil"/>
          <w:between w:val="nil"/>
        </w:pBdr>
        <w:tabs>
          <w:tab w:val="left" w:pos="709"/>
          <w:tab w:val="left" w:pos="9498"/>
        </w:tabs>
        <w:ind w:right="-68"/>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Relacionar cobros de viáticos, gastos de viaje que no correspondan a la realidad, en beneficio propio o de terceros, y realizar el cobro subsidios inexistentes o dar a los mismos una destinación diferente.</w:t>
      </w:r>
    </w:p>
    <w:p w:rsidRPr="004E5D1B" w:rsidR="006B16F3" w:rsidP="004E5D1B" w:rsidRDefault="006B16F3" w14:paraId="3CA2B0A6" w14:textId="77777777">
      <w:pPr>
        <w:numPr>
          <w:ilvl w:val="0"/>
          <w:numId w:val="27"/>
        </w:numPr>
        <w:pBdr>
          <w:top w:val="nil"/>
          <w:left w:val="nil"/>
          <w:bottom w:val="nil"/>
          <w:right w:val="nil"/>
          <w:between w:val="nil"/>
        </w:pBdr>
        <w:tabs>
          <w:tab w:val="left" w:pos="709"/>
          <w:tab w:val="left" w:pos="821"/>
          <w:tab w:val="left" w:pos="9498"/>
        </w:tabs>
        <w:ind w:right="-68"/>
        <w:jc w:val="both"/>
        <w:rPr>
          <w:rFonts w:ascii="Atkinson Hyperlegible" w:hAnsi="Atkinson Hyperlegible" w:eastAsia="Arial Narrow" w:cs="Arial Narrow"/>
          <w:color w:val="000000"/>
        </w:rPr>
      </w:pPr>
      <w:r w:rsidRPr="004E5D1B">
        <w:rPr>
          <w:rFonts w:ascii="Atkinson Hyperlegible" w:hAnsi="Atkinson Hyperlegible" w:eastAsia="Arial Narrow" w:cs="Arial Narrow"/>
          <w:color w:val="000000"/>
        </w:rPr>
        <w:t>Haber engañado a la compañía con documentos falsos, tales como certificados, tarjetas profesionales, antecedentes, constancias, incapacidades, etc.</w:t>
      </w:r>
    </w:p>
    <w:p w:rsidRPr="00560665" w:rsidR="006D04B8" w:rsidP="0055609C" w:rsidRDefault="006D04B8" w14:paraId="1248E75F" w14:textId="77777777">
      <w:pPr>
        <w:pBdr>
          <w:top w:val="nil"/>
          <w:left w:val="nil"/>
          <w:bottom w:val="nil"/>
          <w:right w:val="nil"/>
          <w:between w:val="nil"/>
        </w:pBdr>
        <w:tabs>
          <w:tab w:val="left" w:pos="821"/>
          <w:tab w:val="left" w:pos="9498"/>
        </w:tabs>
        <w:jc w:val="both"/>
        <w:rPr>
          <w:rFonts w:ascii="Atkinson Hyperlegible" w:hAnsi="Atkinson Hyperlegible"/>
          <w:color w:val="000000"/>
        </w:rPr>
      </w:pPr>
    </w:p>
    <w:p w:rsidRPr="00560665" w:rsidR="00454AAB" w:rsidP="006376B2" w:rsidRDefault="00454AAB" w14:paraId="00000216"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584C09" w:rsidRDefault="004B51CD" w14:paraId="00000225" w14:textId="2B1BAE76">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bookmarkStart w:name="_3as4poj" w:colFirst="0" w:colLast="0" w:id="902"/>
      <w:bookmarkStart w:name="_1pxezwc" w:colFirst="0" w:colLast="0" w:id="903"/>
      <w:bookmarkEnd w:id="902"/>
      <w:bookmarkEnd w:id="903"/>
      <w:r w:rsidRPr="00560665">
        <w:rPr>
          <w:rFonts w:ascii="Atkinson Hyperlegible" w:hAnsi="Atkinson Hyperlegible" w:eastAsia="Arial Narrow" w:cs="Arial Narrow"/>
          <w:color w:val="000000"/>
        </w:rPr>
        <w:t xml:space="preserve">Violar las obligaciones o prohibiciones especiales que incumben al trabajador de acuerdo con los </w:t>
      </w:r>
      <w:commentRangeStart w:id="904"/>
      <w:r w:rsidRPr="00560665">
        <w:rPr>
          <w:rFonts w:ascii="Atkinson Hyperlegible" w:hAnsi="Atkinson Hyperlegible" w:eastAsia="Arial Narrow" w:cs="Arial Narrow"/>
          <w:color w:val="000000"/>
        </w:rPr>
        <w:t>Artículos 58 y 60 del CST, contratos individuales o en el presente reglamento.</w:t>
      </w:r>
      <w:commentRangeEnd w:id="904"/>
      <w:r w:rsidRPr="00560665" w:rsidR="006F6596">
        <w:rPr>
          <w:rStyle w:val="Refdecomentario"/>
          <w:rFonts w:ascii="Atkinson Hyperlegible" w:hAnsi="Atkinson Hyperlegible"/>
        </w:rPr>
        <w:commentReference w:id="904"/>
      </w:r>
    </w:p>
    <w:p w:rsidRPr="00560665" w:rsidR="00454AAB" w:rsidP="00584C09" w:rsidRDefault="004B51CD" w14:paraId="00000226" w14:textId="16C96121">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El estar en detención preventiva por más de treinta (30) días, a menos que posteriormente sea absuelto, o el arresto correccional que exceda de ocho (8) días aún por tiempo menor, cuando la causa de la sanción sea suficiente por sí misma para justificar la extensión del contrato.</w:t>
      </w:r>
    </w:p>
    <w:p w:rsidRPr="00560665" w:rsidR="00454AAB" w:rsidP="00584C09" w:rsidRDefault="004B51CD" w14:paraId="00000227" w14:textId="1D3A82D9">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Revelar secretos técnicos, información del </w:t>
      </w:r>
      <w:r w:rsidRPr="00560665" w:rsidR="003D6117">
        <w:rPr>
          <w:rFonts w:ascii="Atkinson Hyperlegible" w:hAnsi="Atkinson Hyperlegible" w:eastAsia="Arial Narrow" w:cs="Arial Narrow"/>
          <w:color w:val="000000"/>
        </w:rPr>
        <w:t xml:space="preserve">proyecto </w:t>
      </w:r>
      <w:r w:rsidRPr="00560665" w:rsidR="004F1D73">
        <w:rPr>
          <w:rFonts w:ascii="Atkinson Hyperlegible" w:hAnsi="Atkinson Hyperlegible" w:eastAsia="Arial Narrow" w:cs="Arial Narrow"/>
          <w:color w:val="000000"/>
        </w:rPr>
        <w:t xml:space="preserve">o del </w:t>
      </w:r>
      <w:r w:rsidRPr="00560665" w:rsidR="007A4E43">
        <w:rPr>
          <w:rFonts w:ascii="Atkinson Hyperlegible" w:hAnsi="Atkinson Hyperlegible" w:eastAsia="Arial Narrow" w:cs="Arial Narrow"/>
          <w:color w:val="000000"/>
        </w:rPr>
        <w:t>donante</w:t>
      </w:r>
      <w:r w:rsidRPr="00560665">
        <w:rPr>
          <w:rFonts w:ascii="Atkinson Hyperlegible" w:hAnsi="Atkinson Hyperlegible" w:eastAsia="Arial Narrow" w:cs="Arial Narrow"/>
          <w:color w:val="000000"/>
        </w:rPr>
        <w:t xml:space="preserve"> dé a conocer asuntos de carácter reservado </w:t>
      </w:r>
      <w:r w:rsidRPr="00560665" w:rsidR="00701FF6">
        <w:rPr>
          <w:rFonts w:ascii="Atkinson Hyperlegible" w:hAnsi="Atkinson Hyperlegible" w:eastAsia="Arial Narrow" w:cs="Arial Narrow"/>
          <w:color w:val="000000"/>
        </w:rPr>
        <w:t>sin perjuicio</w:t>
      </w:r>
      <w:r w:rsidRPr="00560665" w:rsidR="004F1D73">
        <w:rPr>
          <w:rFonts w:ascii="Atkinson Hyperlegible" w:hAnsi="Atkinson Hyperlegible" w:eastAsia="Arial Narrow" w:cs="Arial Narrow"/>
          <w:color w:val="000000"/>
        </w:rPr>
        <w:t xml:space="preserve"> de las acciones legales que </w:t>
      </w:r>
      <w:r w:rsidR="00F64D81">
        <w:rPr>
          <w:rFonts w:ascii="Atkinson Hyperlegible" w:hAnsi="Atkinson Hyperlegible" w:eastAsia="Arial Narrow" w:cs="Arial Narrow"/>
          <w:color w:val="000000"/>
        </w:rPr>
        <w:t>POA</w:t>
      </w:r>
      <w:r w:rsidRPr="00560665" w:rsidR="004F1D73">
        <w:rPr>
          <w:rFonts w:ascii="Atkinson Hyperlegible" w:hAnsi="Atkinson Hyperlegible" w:eastAsia="Arial Narrow" w:cs="Arial Narrow"/>
          <w:color w:val="000000"/>
        </w:rPr>
        <w:t xml:space="preserve"> pueda iniciar.</w:t>
      </w:r>
    </w:p>
    <w:p w:rsidRPr="00560665" w:rsidR="00454AAB" w:rsidP="00584C09" w:rsidRDefault="004B51CD" w14:paraId="0000022A" w14:textId="0394BA0B">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El consumo de cualquier tipo de sustancia psicoactiva, fármacos que se auto medique o que no permitan el desarrollo normal de sus actividades durante su jornada laboral, y/o que llegue a sus labores bajo los efectos de cualquier sustancia psicoactiva.</w:t>
      </w:r>
    </w:p>
    <w:p w:rsidRPr="00560665" w:rsidR="00454AAB" w:rsidP="00584C09" w:rsidRDefault="004B51CD" w14:paraId="0000022B" w14:textId="3E0F8A32">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La renuencia sistemática </w:t>
      </w:r>
      <w:proofErr w:type="spellStart"/>
      <w:r w:rsidRPr="00560665">
        <w:rPr>
          <w:rFonts w:ascii="Atkinson Hyperlegible" w:hAnsi="Atkinson Hyperlegible" w:eastAsia="Arial Narrow" w:cs="Arial Narrow"/>
          <w:color w:val="000000"/>
        </w:rPr>
        <w:t>d</w:t>
      </w:r>
      <w:r w:rsidR="00866B3F">
        <w:rPr>
          <w:rFonts w:ascii="Atkinson Hyperlegible" w:hAnsi="Atkinson Hyperlegible" w:eastAsia="Arial Narrow" w:cs="Arial Narrow"/>
          <w:color w:val="000000"/>
        </w:rPr>
        <w:t>la</w:t>
      </w:r>
      <w:proofErr w:type="spellEnd"/>
      <w:r w:rsidR="00866B3F">
        <w:rPr>
          <w:rFonts w:ascii="Atkinson Hyperlegible" w:hAnsi="Atkinson Hyperlegible" w:eastAsia="Arial Narrow" w:cs="Arial Narrow"/>
          <w:color w:val="000000"/>
        </w:rPr>
        <w:t xml:space="preserve"> persona contratada</w:t>
      </w:r>
      <w:r w:rsidRPr="00560665">
        <w:rPr>
          <w:rFonts w:ascii="Atkinson Hyperlegible" w:hAnsi="Atkinson Hyperlegible" w:eastAsia="Arial Narrow" w:cs="Arial Narrow"/>
          <w:color w:val="000000"/>
        </w:rPr>
        <w:t xml:space="preserve"> de aceptar las medidas preventivas, para evitar enfermedades o accidentes.</w:t>
      </w:r>
    </w:p>
    <w:p w:rsidRPr="00560665" w:rsidR="00454AAB" w:rsidP="00584C09" w:rsidRDefault="00632ABE" w14:paraId="00000230" w14:textId="03103CC4">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Pr>
          <w:rFonts w:ascii="Atkinson Hyperlegible" w:hAnsi="Atkinson Hyperlegible" w:eastAsia="Arial Narrow" w:cs="Arial Narrow"/>
          <w:color w:val="000000"/>
        </w:rPr>
        <w:t>D</w:t>
      </w:r>
      <w:r w:rsidRPr="00560665" w:rsidR="004B51CD">
        <w:rPr>
          <w:rFonts w:ascii="Atkinson Hyperlegible" w:hAnsi="Atkinson Hyperlegible" w:eastAsia="Arial Narrow" w:cs="Arial Narrow"/>
          <w:color w:val="000000"/>
        </w:rPr>
        <w:t>ar a conocer la clave personal de acceso a las instalaciones, prestar llaves o dar a conocer claves de cajas de seguridad a terceros o a</w:t>
      </w:r>
      <w:r w:rsidR="00AE0A41">
        <w:rPr>
          <w:rFonts w:ascii="Atkinson Hyperlegible" w:hAnsi="Atkinson Hyperlegible" w:eastAsia="Arial Narrow" w:cs="Arial Narrow"/>
          <w:color w:val="000000"/>
        </w:rPr>
        <w:t>l</w:t>
      </w:r>
      <w:r w:rsidRPr="00560665" w:rsidR="004B51CD">
        <w:rPr>
          <w:rFonts w:ascii="Atkinson Hyperlegible" w:hAnsi="Atkinson Hyperlegible" w:eastAsia="Arial Narrow" w:cs="Arial Narrow"/>
          <w:color w:val="000000"/>
        </w:rPr>
        <w:t xml:space="preserve"> personal no autorizado. </w:t>
      </w:r>
    </w:p>
    <w:p w:rsidRPr="00560665" w:rsidR="00454AAB" w:rsidP="00584C09" w:rsidRDefault="004B51CD" w14:paraId="00000231" w14:textId="2BFF4FD9">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Ejercer, coparticipar o tolerar una situación de acoso laboral bajo cualquiera de sus modalidades. </w:t>
      </w:r>
    </w:p>
    <w:p w:rsidRPr="00560665" w:rsidR="00454AAB" w:rsidP="00584C09" w:rsidRDefault="004B51CD" w14:paraId="00000232" w14:textId="2D52C834">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Presentar sin soporte, o temerariamente, una denuncia de acoso laboral. </w:t>
      </w:r>
    </w:p>
    <w:p w:rsidRPr="00560665" w:rsidR="00454AAB" w:rsidP="00584C09" w:rsidRDefault="004B51CD" w14:paraId="00000233" w14:textId="6E3CECE1">
      <w:pPr>
        <w:numPr>
          <w:ilvl w:val="0"/>
          <w:numId w:val="28"/>
        </w:numPr>
        <w:pBdr>
          <w:top w:val="nil"/>
          <w:left w:val="nil"/>
          <w:bottom w:val="nil"/>
          <w:right w:val="nil"/>
          <w:between w:val="nil"/>
        </w:pBdr>
        <w:tabs>
          <w:tab w:val="left" w:pos="709"/>
          <w:tab w:val="left" w:pos="9498"/>
        </w:tabs>
        <w:ind w:left="709" w:right="-68" w:hanging="357"/>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Violar las normas del presente reglamento interno de trabajo. </w:t>
      </w:r>
    </w:p>
    <w:p w:rsidRPr="00560665" w:rsidR="00454AAB" w:rsidDel="003316EA" w:rsidP="006376B2" w:rsidRDefault="00454AAB" w14:paraId="00000236" w14:textId="1087CF6D">
      <w:pPr>
        <w:pStyle w:val="Ttulo1"/>
        <w:tabs>
          <w:tab w:val="left" w:pos="9498"/>
        </w:tabs>
        <w:ind w:left="0"/>
        <w:jc w:val="both"/>
        <w:rPr>
          <w:del w:author="Tatiana Ramírez" w:date="2024-12-20T16:29:00Z" w16du:dateUtc="2024-12-20T21:29:00Z" w:id="905"/>
          <w:rFonts w:ascii="Atkinson Hyperlegible" w:hAnsi="Atkinson Hyperlegible" w:eastAsia="Arial Narrow" w:cs="Arial Narrow"/>
          <w:sz w:val="22"/>
          <w:szCs w:val="22"/>
        </w:rPr>
      </w:pPr>
    </w:p>
    <w:p w:rsidRPr="00560665" w:rsidR="00454AAB" w:rsidDel="003316EA" w:rsidP="006376B2" w:rsidRDefault="00454AAB" w14:paraId="00000244" w14:textId="7646909A">
      <w:pPr>
        <w:widowControl/>
        <w:pBdr>
          <w:top w:val="nil"/>
          <w:left w:val="nil"/>
          <w:bottom w:val="nil"/>
          <w:right w:val="nil"/>
          <w:between w:val="nil"/>
        </w:pBdr>
        <w:tabs>
          <w:tab w:val="left" w:pos="9498"/>
        </w:tabs>
        <w:jc w:val="both"/>
        <w:rPr>
          <w:del w:author="Tatiana Ramírez" w:date="2024-12-20T16:29:00Z" w16du:dateUtc="2024-12-20T21:29:00Z" w:id="906"/>
          <w:rFonts w:ascii="Atkinson Hyperlegible" w:hAnsi="Atkinson Hyperlegible" w:eastAsia="Arial Narrow" w:cs="Arial Narrow"/>
          <w:color w:val="000000"/>
        </w:rPr>
      </w:pPr>
    </w:p>
    <w:p w:rsidRPr="00560665" w:rsidR="00454AAB" w:rsidP="006376B2" w:rsidRDefault="004B51CD" w14:paraId="00000245" w14:textId="0441F88C">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PARAGRAFO </w:t>
      </w:r>
      <w:r w:rsidR="002555AB">
        <w:rPr>
          <w:rFonts w:ascii="Atkinson Hyperlegible" w:hAnsi="Atkinson Hyperlegible" w:eastAsia="Arial Narrow" w:cs="Arial Narrow"/>
          <w:b/>
          <w:color w:val="000000"/>
        </w:rPr>
        <w:t>PRIMERO</w:t>
      </w:r>
      <w:r w:rsidRPr="00560665">
        <w:rPr>
          <w:rFonts w:ascii="Atkinson Hyperlegible" w:hAnsi="Atkinson Hyperlegible" w:eastAsia="Arial Narrow" w:cs="Arial Narrow"/>
          <w:b/>
          <w:color w:val="000000"/>
        </w:rPr>
        <w:t>.</w:t>
      </w:r>
      <w:r w:rsidRPr="00560665">
        <w:rPr>
          <w:rFonts w:ascii="Atkinson Hyperlegible" w:hAnsi="Atkinson Hyperlegible" w:eastAsia="Arial Narrow" w:cs="Arial Narrow"/>
          <w:color w:val="000000"/>
        </w:rPr>
        <w:t xml:space="preserve"> Estas causales no son taxativas de los motivos de despido con justa causa, pues también tendrán aplicación las que se desprendan de las normas legales. </w:t>
      </w:r>
    </w:p>
    <w:p w:rsidRPr="00560665" w:rsidR="00551689" w:rsidDel="003316EA" w:rsidP="006376B2" w:rsidRDefault="00551689" w14:paraId="29EF2D19" w14:textId="036C21FD">
      <w:pPr>
        <w:widowControl/>
        <w:pBdr>
          <w:top w:val="nil"/>
          <w:left w:val="nil"/>
          <w:bottom w:val="nil"/>
          <w:right w:val="nil"/>
          <w:between w:val="nil"/>
        </w:pBdr>
        <w:tabs>
          <w:tab w:val="left" w:pos="9498"/>
        </w:tabs>
        <w:jc w:val="both"/>
        <w:rPr>
          <w:del w:author="Tatiana Ramírez" w:date="2024-12-20T16:29:00Z" w16du:dateUtc="2024-12-20T21:29:00Z" w:id="907"/>
          <w:rFonts w:ascii="Atkinson Hyperlegible" w:hAnsi="Atkinson Hyperlegible" w:eastAsia="Arial Narrow" w:cs="Arial Narrow"/>
          <w:b/>
          <w:color w:val="000000"/>
        </w:rPr>
      </w:pPr>
    </w:p>
    <w:p w:rsidR="00454AAB" w:rsidP="006376B2" w:rsidRDefault="004B51CD" w14:paraId="00000247" w14:textId="340AC930">
      <w:pPr>
        <w:widowControl/>
        <w:pBdr>
          <w:top w:val="nil"/>
          <w:left w:val="nil"/>
          <w:bottom w:val="nil"/>
          <w:right w:val="nil"/>
          <w:between w:val="nil"/>
        </w:pBdr>
        <w:tabs>
          <w:tab w:val="left" w:pos="9498"/>
        </w:tabs>
        <w:jc w:val="both"/>
        <w:rPr>
          <w:ins w:author="Tatiana Ramírez" w:date="2024-12-20T17:24:00Z" w16du:dateUtc="2024-12-20T22:24:00Z" w:id="908"/>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ARTICULO </w:t>
      </w:r>
      <w:r w:rsidRPr="00560665" w:rsidR="00037570">
        <w:rPr>
          <w:rFonts w:ascii="Atkinson Hyperlegible" w:hAnsi="Atkinson Hyperlegible" w:eastAsia="Arial Narrow" w:cs="Arial Narrow"/>
          <w:b/>
          <w:color w:val="000000"/>
        </w:rPr>
        <w:t>7</w:t>
      </w:r>
      <w:r w:rsidRPr="00560665" w:rsidR="007A6554">
        <w:rPr>
          <w:rFonts w:ascii="Atkinson Hyperlegible" w:hAnsi="Atkinson Hyperlegible" w:eastAsia="Arial Narrow" w:cs="Arial Narrow"/>
          <w:b/>
          <w:color w:val="000000"/>
        </w:rPr>
        <w:t>9</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 xml:space="preserve">En caso de terminación unilateral del contrato de trabajo sin justa causa comprobada, por parte de </w:t>
      </w:r>
      <w:r w:rsidR="00F64D81">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o si ésta da lugar a la terminación unilateral por parte del empleado por alguna de las justas causas contempladas en la Ley, </w:t>
      </w:r>
      <w:r w:rsidR="00F64D81">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pagará al empleado las indemnizaciones del caso, de acuerdo con la Ley. </w:t>
      </w:r>
    </w:p>
    <w:p w:rsidRPr="00560665" w:rsidR="00AB2AF6" w:rsidP="006376B2" w:rsidRDefault="00AB2AF6" w14:paraId="3A06E4C9"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EB6234" w:rsidP="006376B2" w:rsidRDefault="00EB6234" w14:paraId="76199A4B" w14:textId="2594D6AB">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bCs/>
          <w:color w:val="000000"/>
        </w:rPr>
        <w:t xml:space="preserve">ARTÍCULO </w:t>
      </w:r>
      <w:r w:rsidRPr="00560665" w:rsidR="00037570">
        <w:rPr>
          <w:rFonts w:ascii="Atkinson Hyperlegible" w:hAnsi="Atkinson Hyperlegible" w:eastAsia="Arial Narrow" w:cs="Arial Narrow"/>
          <w:b/>
          <w:bCs/>
          <w:color w:val="000000"/>
        </w:rPr>
        <w:t>8</w:t>
      </w:r>
      <w:r w:rsidRPr="00560665" w:rsidR="007A6554">
        <w:rPr>
          <w:rFonts w:ascii="Atkinson Hyperlegible" w:hAnsi="Atkinson Hyperlegible" w:eastAsia="Arial Narrow" w:cs="Arial Narrow"/>
          <w:b/>
          <w:bCs/>
          <w:color w:val="000000"/>
        </w:rPr>
        <w:t>2</w:t>
      </w:r>
      <w:r w:rsidRPr="00560665">
        <w:rPr>
          <w:rFonts w:ascii="Atkinson Hyperlegible" w:hAnsi="Atkinson Hyperlegible" w:eastAsia="Arial Narrow" w:cs="Arial Narrow"/>
          <w:b/>
          <w:bCs/>
          <w:color w:val="000000"/>
        </w:rPr>
        <w:t>.  TERMINACIÓN UNILATERAL POR RENDIMIENTO DEFICIENTE.</w:t>
      </w:r>
      <w:r w:rsidRPr="00560665">
        <w:rPr>
          <w:rFonts w:ascii="Atkinson Hyperlegible" w:hAnsi="Atkinson Hyperlegible" w:eastAsia="Arial Narrow" w:cs="Arial Narrow"/>
          <w:color w:val="000000"/>
        </w:rPr>
        <w:t xml:space="preserve"> Para dar aplicación al numeral 9) del artículo 7o. del Decreto 2351 de 1965, el patrono deberá ceñirse al siguiente procedimiento (Artículo 2.2.1.1.3. Decreto 1072 de 2015): </w:t>
      </w:r>
    </w:p>
    <w:p w:rsidRPr="00560665" w:rsidR="00EB6234" w:rsidP="00584C09" w:rsidRDefault="00EB6234" w14:paraId="12BAA10B" w14:textId="28A781FC">
      <w:pPr>
        <w:pStyle w:val="Prrafodelista"/>
        <w:numPr>
          <w:ilvl w:val="0"/>
          <w:numId w:val="64"/>
        </w:num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Requerirá al trabajador dos (2) veces, cuando menos, por escrito, mediando entre uno y otro requerimiento un lapso no inferior a ocho (8) días. </w:t>
      </w:r>
    </w:p>
    <w:p w:rsidRPr="00560665" w:rsidR="00EB6234" w:rsidP="7EF6CD69" w:rsidRDefault="00EB6234" w14:paraId="1CC0ED7A" w14:textId="733BAAA3">
      <w:pPr>
        <w:pStyle w:val="Prrafodelista"/>
        <w:numPr>
          <w:ilvl w:val="0"/>
          <w:numId w:val="64"/>
        </w:numPr>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rFonts w:ascii="Atkinson Hyperlegible" w:hAnsi="Atkinson Hyperlegible" w:eastAsia="Arial Narrow" w:cs="Arial Narrow"/>
          <w:color w:val="000000"/>
        </w:rPr>
      </w:pPr>
      <w:r w:rsidRPr="7EF6CD69" w:rsidR="16E34B7B">
        <w:rPr>
          <w:rFonts w:ascii="Atkinson Hyperlegible" w:hAnsi="Atkinson Hyperlegible" w:eastAsia="Arial Narrow" w:cs="Arial Narrow"/>
          <w:color w:val="000000" w:themeColor="text1" w:themeTint="FF" w:themeShade="FF"/>
        </w:rPr>
        <w:t xml:space="preserve">Si hechos los anteriores requerimientos el patrono considera que aún subsiste el deficiente rendimiento laboral </w:t>
      </w:r>
      <w:r w:rsidRPr="7EF6CD69" w:rsidR="16E34B7B">
        <w:rPr>
          <w:rFonts w:ascii="Atkinson Hyperlegible" w:hAnsi="Atkinson Hyperlegible" w:eastAsia="Arial Narrow" w:cs="Arial Narrow"/>
          <w:color w:val="000000" w:themeColor="text1" w:themeTint="FF" w:themeShade="FF"/>
        </w:rPr>
        <w:t>d</w:t>
      </w:r>
      <w:ins w:author="Leonardo Torres" w:date="2025-01-07T15:39:53.379Z" w:id="1886421053">
        <w:r w:rsidRPr="7EF6CD69" w:rsidR="58E42887">
          <w:rPr>
            <w:rFonts w:ascii="Atkinson Hyperlegible" w:hAnsi="Atkinson Hyperlegible" w:eastAsia="Arial Narrow" w:cs="Arial Narrow"/>
            <w:color w:val="000000" w:themeColor="text1" w:themeTint="FF" w:themeShade="FF"/>
          </w:rPr>
          <w:t xml:space="preserve">e </w:t>
        </w:r>
      </w:ins>
      <w:r w:rsidRPr="7EF6CD69" w:rsidR="36227C25">
        <w:rPr>
          <w:rFonts w:ascii="Atkinson Hyperlegible" w:hAnsi="Atkinson Hyperlegible" w:eastAsia="Arial Narrow" w:cs="Arial Narrow"/>
          <w:color w:val="000000" w:themeColor="text1" w:themeTint="FF" w:themeShade="FF"/>
        </w:rPr>
        <w:t>la</w:t>
      </w:r>
      <w:r w:rsidRPr="7EF6CD69" w:rsidR="36227C25">
        <w:rPr>
          <w:rFonts w:ascii="Atkinson Hyperlegible" w:hAnsi="Atkinson Hyperlegible" w:eastAsia="Arial Narrow" w:cs="Arial Narrow"/>
          <w:color w:val="000000" w:themeColor="text1" w:themeTint="FF" w:themeShade="FF"/>
        </w:rPr>
        <w:t xml:space="preserve"> persona contratada</w:t>
      </w:r>
      <w:r w:rsidRPr="7EF6CD69" w:rsidR="16E34B7B">
        <w:rPr>
          <w:rFonts w:ascii="Atkinson Hyperlegible" w:hAnsi="Atkinson Hyperlegible" w:eastAsia="Arial Narrow" w:cs="Arial Narrow"/>
          <w:color w:val="000000" w:themeColor="text1" w:themeTint="FF" w:themeShade="FF"/>
        </w:rPr>
        <w:t xml:space="preserve">, presentará a éste un cuadro comparativo de rendimiento promedio en actividades análogas, a efecto de que </w:t>
      </w:r>
      <w:r w:rsidRPr="7EF6CD69" w:rsidR="36227C25">
        <w:rPr>
          <w:rFonts w:ascii="Atkinson Hyperlegible" w:hAnsi="Atkinson Hyperlegible" w:eastAsia="Arial Narrow" w:cs="Arial Narrow"/>
          <w:color w:val="000000" w:themeColor="text1" w:themeTint="FF" w:themeShade="FF"/>
        </w:rPr>
        <w:t>la persona contratada</w:t>
      </w:r>
      <w:r w:rsidRPr="7EF6CD69" w:rsidR="16E34B7B">
        <w:rPr>
          <w:rFonts w:ascii="Atkinson Hyperlegible" w:hAnsi="Atkinson Hyperlegible" w:eastAsia="Arial Narrow" w:cs="Arial Narrow"/>
          <w:color w:val="000000" w:themeColor="text1" w:themeTint="FF" w:themeShade="FF"/>
        </w:rPr>
        <w:t xml:space="preserve"> pueda presentar sus descargos por escrito dentro de los ocho (8) días siguientes; y </w:t>
      </w:r>
    </w:p>
    <w:p w:rsidRPr="00560665" w:rsidR="00EB6234" w:rsidP="7EF6CD69" w:rsidRDefault="00EB6234" w14:paraId="306329ED" w14:textId="2FB4E545">
      <w:pPr>
        <w:pStyle w:val="Prrafodelista"/>
        <w:numPr>
          <w:ilvl w:val="0"/>
          <w:numId w:val="64"/>
        </w:numPr>
        <w:pBdr>
          <w:top w:val="nil" w:color="000000" w:sz="0" w:space="0"/>
          <w:left w:val="nil" w:color="000000" w:sz="0" w:space="0"/>
          <w:bottom w:val="nil" w:color="000000" w:sz="0" w:space="0"/>
          <w:right w:val="nil" w:color="000000" w:sz="0" w:space="0"/>
          <w:between w:val="nil" w:color="000000" w:sz="0" w:space="0"/>
        </w:pBdr>
        <w:tabs>
          <w:tab w:val="left" w:pos="9498"/>
        </w:tabs>
        <w:ind w:right="-69"/>
        <w:jc w:val="both"/>
        <w:rPr>
          <w:rFonts w:ascii="Atkinson Hyperlegible" w:hAnsi="Atkinson Hyperlegible" w:eastAsia="Arial Narrow" w:cs="Arial Narrow"/>
          <w:color w:val="000000"/>
        </w:rPr>
      </w:pPr>
      <w:r w:rsidRPr="7EF6CD69" w:rsidR="16E34B7B">
        <w:rPr>
          <w:rFonts w:ascii="Atkinson Hyperlegible" w:hAnsi="Atkinson Hyperlegible" w:eastAsia="Arial Narrow" w:cs="Arial Narrow"/>
          <w:color w:val="000000" w:themeColor="text1" w:themeTint="FF" w:themeShade="FF"/>
        </w:rPr>
        <w:t xml:space="preserve">Si el patrono no quedare conforme con las justificaciones </w:t>
      </w:r>
      <w:r w:rsidRPr="7EF6CD69" w:rsidR="16E34B7B">
        <w:rPr>
          <w:rFonts w:ascii="Atkinson Hyperlegible" w:hAnsi="Atkinson Hyperlegible" w:eastAsia="Arial Narrow" w:cs="Arial Narrow"/>
          <w:color w:val="000000" w:themeColor="text1" w:themeTint="FF" w:themeShade="FF"/>
        </w:rPr>
        <w:t>d</w:t>
      </w:r>
      <w:ins w:author="Leonardo Torres" w:date="2025-01-07T15:40:05.378Z" w:id="1642486356">
        <w:r w:rsidRPr="7EF6CD69" w:rsidR="1DAFF108">
          <w:rPr>
            <w:rFonts w:ascii="Atkinson Hyperlegible" w:hAnsi="Atkinson Hyperlegible" w:eastAsia="Arial Narrow" w:cs="Arial Narrow"/>
            <w:color w:val="000000" w:themeColor="text1" w:themeTint="FF" w:themeShade="FF"/>
          </w:rPr>
          <w:t xml:space="preserve">e </w:t>
        </w:r>
      </w:ins>
      <w:r w:rsidRPr="7EF6CD69" w:rsidR="36227C25">
        <w:rPr>
          <w:rFonts w:ascii="Atkinson Hyperlegible" w:hAnsi="Atkinson Hyperlegible" w:eastAsia="Arial Narrow" w:cs="Arial Narrow"/>
          <w:color w:val="000000" w:themeColor="text1" w:themeTint="FF" w:themeShade="FF"/>
        </w:rPr>
        <w:t>la</w:t>
      </w:r>
      <w:r w:rsidRPr="7EF6CD69" w:rsidR="36227C25">
        <w:rPr>
          <w:rFonts w:ascii="Atkinson Hyperlegible" w:hAnsi="Atkinson Hyperlegible" w:eastAsia="Arial Narrow" w:cs="Arial Narrow"/>
          <w:color w:val="000000" w:themeColor="text1" w:themeTint="FF" w:themeShade="FF"/>
        </w:rPr>
        <w:t xml:space="preserve"> persona contratada</w:t>
      </w:r>
      <w:r w:rsidRPr="7EF6CD69" w:rsidR="16E34B7B">
        <w:rPr>
          <w:rFonts w:ascii="Atkinson Hyperlegible" w:hAnsi="Atkinson Hyperlegible" w:eastAsia="Arial Narrow" w:cs="Arial Narrow"/>
          <w:color w:val="000000" w:themeColor="text1" w:themeTint="FF" w:themeShade="FF"/>
        </w:rPr>
        <w:t xml:space="preserve">, así se lo hará saber por escrito dentro de los ocho (8) días siguientes. </w:t>
      </w:r>
    </w:p>
    <w:p w:rsidRPr="00560665" w:rsidR="00EB6234" w:rsidP="006376B2" w:rsidRDefault="00EB6234" w14:paraId="674C434F"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006D04B8" w:rsidP="006376B2" w:rsidRDefault="006D04B8" w14:paraId="3EEA8E0D"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b/>
          <w:bCs/>
          <w:color w:val="000000"/>
        </w:rPr>
      </w:pPr>
    </w:p>
    <w:p w:rsidRPr="00560665" w:rsidR="00454AAB" w:rsidP="006376B2" w:rsidRDefault="00454AAB" w14:paraId="0000025D" w14:textId="77777777">
      <w:pPr>
        <w:pBdr>
          <w:top w:val="nil"/>
          <w:left w:val="nil"/>
          <w:bottom w:val="nil"/>
          <w:right w:val="nil"/>
          <w:between w:val="nil"/>
        </w:pBdr>
        <w:tabs>
          <w:tab w:val="left" w:pos="9498"/>
        </w:tabs>
        <w:spacing w:before="4"/>
        <w:jc w:val="both"/>
        <w:rPr>
          <w:rFonts w:ascii="Atkinson Hyperlegible" w:hAnsi="Atkinson Hyperlegible" w:eastAsia="Arial Narrow" w:cs="Arial Narrow"/>
          <w:color w:val="000000"/>
        </w:rPr>
      </w:pPr>
    </w:p>
    <w:p w:rsidRPr="00560665" w:rsidR="00454AAB" w:rsidP="006376B2" w:rsidRDefault="004B51CD" w14:paraId="0000025E" w14:textId="77777777">
      <w:pPr>
        <w:pStyle w:val="Ttulo1"/>
        <w:tabs>
          <w:tab w:val="left" w:pos="9072"/>
          <w:tab w:val="left" w:pos="9498"/>
        </w:tabs>
        <w:ind w:left="0" w:right="72"/>
        <w:jc w:val="center"/>
        <w:rPr>
          <w:rFonts w:ascii="Atkinson Hyperlegible" w:hAnsi="Atkinson Hyperlegible" w:eastAsia="Arial Narrow" w:cs="Arial Narrow"/>
          <w:sz w:val="22"/>
          <w:szCs w:val="22"/>
        </w:rPr>
      </w:pPr>
      <w:bookmarkStart w:name="_49x2ik5" w:colFirst="0" w:colLast="0" w:id="909"/>
      <w:bookmarkEnd w:id="909"/>
      <w:r w:rsidRPr="00560665">
        <w:rPr>
          <w:rFonts w:ascii="Atkinson Hyperlegible" w:hAnsi="Atkinson Hyperlegible" w:eastAsia="Arial Narrow" w:cs="Arial Narrow"/>
          <w:sz w:val="22"/>
          <w:szCs w:val="22"/>
        </w:rPr>
        <w:t>CAPÍTULO XX</w:t>
      </w:r>
    </w:p>
    <w:p w:rsidRPr="00560665" w:rsidR="00454AAB" w:rsidP="006376B2" w:rsidRDefault="004B51CD" w14:paraId="0000025F" w14:textId="77777777">
      <w:pPr>
        <w:pStyle w:val="Ttulo1"/>
        <w:tabs>
          <w:tab w:val="left" w:pos="9072"/>
          <w:tab w:val="left" w:pos="9498"/>
        </w:tabs>
        <w:ind w:left="0" w:right="72"/>
        <w:jc w:val="center"/>
        <w:rPr>
          <w:rFonts w:ascii="Atkinson Hyperlegible" w:hAnsi="Atkinson Hyperlegible" w:eastAsia="Arial Narrow" w:cs="Arial Narrow"/>
          <w:sz w:val="22"/>
          <w:szCs w:val="22"/>
        </w:rPr>
      </w:pPr>
      <w:bookmarkStart w:name="_2p2csry" w:colFirst="0" w:colLast="0" w:id="910"/>
      <w:bookmarkEnd w:id="910"/>
      <w:r w:rsidRPr="00560665">
        <w:rPr>
          <w:rFonts w:ascii="Atkinson Hyperlegible" w:hAnsi="Atkinson Hyperlegible" w:eastAsia="Arial Narrow" w:cs="Arial Narrow"/>
          <w:sz w:val="22"/>
          <w:szCs w:val="22"/>
        </w:rPr>
        <w:t>PROCEDIMIENTOS PARA COMPROBACIÓN DE FALTAS Y FORMAS DE APLICACIÓN DE LAS SANCIONES DISCIPLINARIAS</w:t>
      </w:r>
    </w:p>
    <w:p w:rsidRPr="00560665" w:rsidR="00454AAB" w:rsidP="006376B2" w:rsidRDefault="00454AAB" w14:paraId="00000260"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b/>
          <w:color w:val="000000"/>
        </w:rPr>
      </w:pPr>
    </w:p>
    <w:p w:rsidRPr="00560665" w:rsidR="00454AAB" w:rsidDel="006813CE" w:rsidP="006376B2" w:rsidRDefault="004B51CD" w14:paraId="00000261" w14:textId="44A66D27">
      <w:pPr>
        <w:pBdr>
          <w:top w:val="nil"/>
          <w:left w:val="nil"/>
          <w:bottom w:val="nil"/>
          <w:right w:val="nil"/>
          <w:between w:val="nil"/>
        </w:pBdr>
        <w:tabs>
          <w:tab w:val="left" w:pos="9498"/>
        </w:tabs>
        <w:ind w:right="-69"/>
        <w:jc w:val="both"/>
        <w:rPr>
          <w:del w:author="Tatiana Ramírez" w:date="2024-12-20T17:26:00Z" w16du:dateUtc="2024-12-20T22:26:00Z" w:id="911"/>
          <w:rFonts w:ascii="Atkinson Hyperlegible" w:hAnsi="Atkinson Hyperlegible" w:eastAsia="Arial Narrow" w:cs="Arial Narrow"/>
          <w:color w:val="000000"/>
        </w:rPr>
      </w:pPr>
      <w:del w:author="Tatiana Ramírez" w:date="2024-12-20T17:26:00Z" w16du:dateUtc="2024-12-20T22:26:00Z" w:id="912">
        <w:r w:rsidRPr="00560665" w:rsidDel="006813CE">
          <w:rPr>
            <w:rFonts w:ascii="Atkinson Hyperlegible" w:hAnsi="Atkinson Hyperlegible" w:eastAsia="Arial Narrow" w:cs="Arial Narrow"/>
            <w:b/>
            <w:color w:val="000000"/>
          </w:rPr>
          <w:delText xml:space="preserve">ARTÍCULO </w:delText>
        </w:r>
        <w:r w:rsidRPr="00560665" w:rsidDel="006813CE" w:rsidR="00037570">
          <w:rPr>
            <w:rFonts w:ascii="Atkinson Hyperlegible" w:hAnsi="Atkinson Hyperlegible" w:eastAsia="Arial Narrow" w:cs="Arial Narrow"/>
            <w:b/>
            <w:color w:val="000000"/>
          </w:rPr>
          <w:delText>8</w:delText>
        </w:r>
        <w:r w:rsidRPr="00560665" w:rsidDel="006813CE" w:rsidR="007A6554">
          <w:rPr>
            <w:rFonts w:ascii="Atkinson Hyperlegible" w:hAnsi="Atkinson Hyperlegible" w:eastAsia="Arial Narrow" w:cs="Arial Narrow"/>
            <w:b/>
            <w:color w:val="000000"/>
          </w:rPr>
          <w:delText>4</w:delText>
        </w:r>
        <w:r w:rsidRPr="00560665" w:rsidDel="006813CE">
          <w:rPr>
            <w:rFonts w:ascii="Atkinson Hyperlegible" w:hAnsi="Atkinson Hyperlegible" w:eastAsia="Arial Narrow" w:cs="Arial Narrow"/>
            <w:b/>
            <w:color w:val="000000"/>
          </w:rPr>
          <w:delText xml:space="preserve">. </w:delText>
        </w:r>
        <w:r w:rsidRPr="00560665" w:rsidDel="006813CE">
          <w:rPr>
            <w:rFonts w:ascii="Atkinson Hyperlegible" w:hAnsi="Atkinson Hyperlegible" w:eastAsia="Arial Narrow" w:cs="Arial Narrow"/>
            <w:color w:val="000000"/>
          </w:rPr>
          <w:delText xml:space="preserve">Antes de aplicarse una sanción disciplinaria, </w:delText>
        </w:r>
        <w:r w:rsidDel="006813CE" w:rsidR="00490040">
          <w:rPr>
            <w:rFonts w:ascii="Atkinson Hyperlegible" w:hAnsi="Atkinson Hyperlegible" w:eastAsia="Arial Narrow" w:cs="Arial Narrow"/>
            <w:b/>
            <w:color w:val="000000"/>
          </w:rPr>
          <w:delText>POA</w:delText>
        </w:r>
        <w:r w:rsidDel="006813CE" w:rsidR="00417C49">
          <w:rPr>
            <w:rFonts w:ascii="Atkinson Hyperlegible" w:hAnsi="Atkinson Hyperlegible" w:eastAsia="Arial Narrow" w:cs="Arial Narrow"/>
            <w:b/>
            <w:color w:val="000000"/>
          </w:rPr>
          <w:delText xml:space="preserve"> </w:delText>
        </w:r>
        <w:r w:rsidRPr="00560665" w:rsidDel="006813CE">
          <w:rPr>
            <w:rFonts w:ascii="Atkinson Hyperlegible" w:hAnsi="Atkinson Hyperlegible" w:eastAsia="Arial Narrow" w:cs="Arial Narrow"/>
            <w:color w:val="000000"/>
          </w:rPr>
          <w:delText xml:space="preserve">escuchará al trabajador inculpado directamente y dejará constancia escrita o magnética de los hechos y de la decisión de </w:delText>
        </w:r>
        <w:r w:rsidRPr="00560665" w:rsidDel="006813CE" w:rsidR="004853CC">
          <w:rPr>
            <w:rFonts w:ascii="Atkinson Hyperlegible" w:hAnsi="Atkinson Hyperlegible" w:eastAsia="Arial Narrow" w:cs="Arial Narrow"/>
            <w:color w:val="000000"/>
          </w:rPr>
          <w:delText>la organización</w:delText>
        </w:r>
        <w:r w:rsidRPr="00560665" w:rsidDel="006813CE">
          <w:rPr>
            <w:rFonts w:ascii="Atkinson Hyperlegible" w:hAnsi="Atkinson Hyperlegible" w:eastAsia="Arial Narrow" w:cs="Arial Narrow"/>
            <w:color w:val="000000"/>
          </w:rPr>
          <w:delText xml:space="preserve"> de imponer la sanción definitiva. (Art. 115 C.S.T.)</w:delText>
        </w:r>
      </w:del>
    </w:p>
    <w:p w:rsidRPr="00560665" w:rsidR="00454AAB" w:rsidDel="006813CE" w:rsidP="006376B2" w:rsidRDefault="00454AAB" w14:paraId="00000262" w14:textId="3FB63B59">
      <w:pPr>
        <w:pBdr>
          <w:top w:val="nil"/>
          <w:left w:val="nil"/>
          <w:bottom w:val="nil"/>
          <w:right w:val="nil"/>
          <w:between w:val="nil"/>
        </w:pBdr>
        <w:tabs>
          <w:tab w:val="left" w:pos="9498"/>
        </w:tabs>
        <w:ind w:right="-69"/>
        <w:jc w:val="both"/>
        <w:rPr>
          <w:del w:author="Tatiana Ramírez" w:date="2024-12-20T17:26:00Z" w16du:dateUtc="2024-12-20T22:26:00Z" w:id="913"/>
          <w:rFonts w:ascii="Atkinson Hyperlegible" w:hAnsi="Atkinson Hyperlegible" w:eastAsia="Arial Narrow" w:cs="Arial Narrow"/>
          <w:color w:val="000000"/>
        </w:rPr>
      </w:pPr>
    </w:p>
    <w:p w:rsidRPr="00560665" w:rsidR="00454AAB" w:rsidDel="006813CE" w:rsidP="006376B2" w:rsidRDefault="004B51CD" w14:paraId="00000263" w14:textId="15AB1B2A">
      <w:pPr>
        <w:widowControl/>
        <w:pBdr>
          <w:top w:val="nil"/>
          <w:left w:val="nil"/>
          <w:bottom w:val="nil"/>
          <w:right w:val="nil"/>
          <w:between w:val="nil"/>
        </w:pBdr>
        <w:tabs>
          <w:tab w:val="left" w:pos="9498"/>
        </w:tabs>
        <w:ind w:right="-69"/>
        <w:jc w:val="both"/>
        <w:rPr>
          <w:del w:author="Tatiana Ramírez" w:date="2024-12-20T17:26:00Z" w16du:dateUtc="2024-12-20T22:26:00Z" w:id="914"/>
          <w:rFonts w:ascii="Atkinson Hyperlegible" w:hAnsi="Atkinson Hyperlegible" w:eastAsia="Arial Narrow" w:cs="Arial Narrow"/>
          <w:color w:val="000000"/>
        </w:rPr>
      </w:pPr>
      <w:del w:author="Tatiana Ramírez" w:date="2024-12-20T17:26:00Z" w16du:dateUtc="2024-12-20T22:26:00Z" w:id="915">
        <w:r w:rsidRPr="00560665" w:rsidDel="006813CE">
          <w:rPr>
            <w:rFonts w:ascii="Atkinson Hyperlegible" w:hAnsi="Atkinson Hyperlegible" w:eastAsia="Arial Narrow" w:cs="Arial Narrow"/>
            <w:b/>
            <w:color w:val="000000"/>
          </w:rPr>
          <w:delText xml:space="preserve">ARTÍCULO </w:delText>
        </w:r>
        <w:r w:rsidRPr="00560665" w:rsidDel="006813CE" w:rsidR="00037570">
          <w:rPr>
            <w:rFonts w:ascii="Atkinson Hyperlegible" w:hAnsi="Atkinson Hyperlegible" w:eastAsia="Arial Narrow" w:cs="Arial Narrow"/>
            <w:b/>
            <w:color w:val="000000"/>
          </w:rPr>
          <w:delText>8</w:delText>
        </w:r>
        <w:r w:rsidRPr="00560665" w:rsidDel="006813CE" w:rsidR="007A6554">
          <w:rPr>
            <w:rFonts w:ascii="Atkinson Hyperlegible" w:hAnsi="Atkinson Hyperlegible" w:eastAsia="Arial Narrow" w:cs="Arial Narrow"/>
            <w:b/>
            <w:color w:val="000000"/>
          </w:rPr>
          <w:delText>5</w:delText>
        </w:r>
        <w:r w:rsidRPr="00560665" w:rsidDel="006813CE">
          <w:rPr>
            <w:rFonts w:ascii="Atkinson Hyperlegible" w:hAnsi="Atkinson Hyperlegible" w:eastAsia="Arial Narrow" w:cs="Arial Narrow"/>
            <w:b/>
            <w:color w:val="000000"/>
          </w:rPr>
          <w:delText>.</w:delText>
        </w:r>
        <w:r w:rsidRPr="00560665" w:rsidDel="006813CE">
          <w:rPr>
            <w:rFonts w:ascii="Atkinson Hyperlegible" w:hAnsi="Atkinson Hyperlegible" w:eastAsia="Arial Narrow" w:cs="Arial Narrow"/>
            <w:color w:val="000000"/>
          </w:rPr>
          <w:delText xml:space="preserve"> No producirá efecto alguno la sanción disciplinaria impuesta con violación del trámite señalado en el anterior artículo (Artículo 115 C.S.T.). </w:delText>
        </w:r>
      </w:del>
    </w:p>
    <w:p w:rsidRPr="00560665" w:rsidR="00454AAB" w:rsidP="006376B2" w:rsidRDefault="00454AAB" w14:paraId="00000264" w14:textId="77777777">
      <w:pPr>
        <w:pStyle w:val="Ttulo1"/>
        <w:tabs>
          <w:tab w:val="left" w:pos="9498"/>
        </w:tabs>
        <w:ind w:right="-69" w:firstLine="100"/>
        <w:jc w:val="both"/>
        <w:rPr>
          <w:rFonts w:ascii="Atkinson Hyperlegible" w:hAnsi="Atkinson Hyperlegible" w:eastAsia="Arial Narrow" w:cs="Arial Narrow"/>
          <w:sz w:val="22"/>
          <w:szCs w:val="22"/>
        </w:rPr>
      </w:pPr>
    </w:p>
    <w:p w:rsidR="00454AAB" w:rsidDel="006813CE" w:rsidP="006376B2" w:rsidRDefault="004B51CD" w14:paraId="00000265" w14:textId="53F4544A">
      <w:pPr>
        <w:pStyle w:val="Ttulo1"/>
        <w:tabs>
          <w:tab w:val="left" w:pos="9498"/>
        </w:tabs>
        <w:ind w:left="0" w:right="-69"/>
        <w:jc w:val="both"/>
        <w:rPr>
          <w:del w:author="Tatiana Ramírez" w:date="2024-12-20T17:26:00Z" w16du:dateUtc="2024-12-20T22:26:00Z" w:id="916"/>
          <w:rFonts w:ascii="Atkinson Hyperlegible" w:hAnsi="Atkinson Hyperlegible" w:eastAsia="Arial Narrow" w:cs="Arial Narrow"/>
          <w:b w:val="0"/>
          <w:sz w:val="22"/>
          <w:szCs w:val="22"/>
        </w:rPr>
      </w:pPr>
      <w:del w:author="Tatiana Ramírez" w:date="2024-12-20T17:26:00Z" w16du:dateUtc="2024-12-20T22:26:00Z" w:id="917">
        <w:r w:rsidRPr="00560665" w:rsidDel="006813CE">
          <w:rPr>
            <w:rFonts w:ascii="Atkinson Hyperlegible" w:hAnsi="Atkinson Hyperlegible" w:eastAsia="Arial Narrow" w:cs="Arial Narrow"/>
            <w:sz w:val="22"/>
            <w:szCs w:val="22"/>
          </w:rPr>
          <w:delText xml:space="preserve">ARTICULO </w:delText>
        </w:r>
        <w:r w:rsidRPr="00560665" w:rsidDel="006813CE" w:rsidR="00037570">
          <w:rPr>
            <w:rFonts w:ascii="Atkinson Hyperlegible" w:hAnsi="Atkinson Hyperlegible" w:eastAsia="Arial Narrow" w:cs="Arial Narrow"/>
            <w:sz w:val="22"/>
            <w:szCs w:val="22"/>
          </w:rPr>
          <w:delText>8</w:delText>
        </w:r>
        <w:r w:rsidRPr="00560665" w:rsidDel="006813CE" w:rsidR="007A6554">
          <w:rPr>
            <w:rFonts w:ascii="Atkinson Hyperlegible" w:hAnsi="Atkinson Hyperlegible" w:eastAsia="Arial Narrow" w:cs="Arial Narrow"/>
            <w:sz w:val="22"/>
            <w:szCs w:val="22"/>
          </w:rPr>
          <w:delText>6</w:delText>
        </w:r>
        <w:r w:rsidRPr="00560665" w:rsidDel="006813CE">
          <w:rPr>
            <w:rFonts w:ascii="Atkinson Hyperlegible" w:hAnsi="Atkinson Hyperlegible" w:eastAsia="Arial Narrow" w:cs="Arial Narrow"/>
            <w:sz w:val="22"/>
            <w:szCs w:val="22"/>
          </w:rPr>
          <w:delText xml:space="preserve">. PROCEDIMIENTO PARA DILIGENCIAR DESCARGOS: </w:delText>
        </w:r>
        <w:r w:rsidRPr="00560665" w:rsidDel="006813CE">
          <w:rPr>
            <w:rFonts w:ascii="Atkinson Hyperlegible" w:hAnsi="Atkinson Hyperlegible" w:eastAsia="Arial Narrow" w:cs="Arial Narrow"/>
            <w:b w:val="0"/>
            <w:sz w:val="22"/>
            <w:szCs w:val="22"/>
          </w:rPr>
          <w:delText>El área de</w:delText>
        </w:r>
        <w:r w:rsidRPr="00560665" w:rsidDel="006813CE">
          <w:rPr>
            <w:rFonts w:ascii="Atkinson Hyperlegible" w:hAnsi="Atkinson Hyperlegible" w:eastAsia="Arial Narrow" w:cs="Arial Narrow"/>
            <w:sz w:val="22"/>
            <w:szCs w:val="22"/>
          </w:rPr>
          <w:delText xml:space="preserve"> </w:delText>
        </w:r>
        <w:r w:rsidRPr="00560665" w:rsidDel="006813CE" w:rsidR="00503F45">
          <w:rPr>
            <w:rFonts w:ascii="Atkinson Hyperlegible" w:hAnsi="Atkinson Hyperlegible" w:eastAsia="Arial Narrow" w:cs="Arial Narrow"/>
            <w:b w:val="0"/>
            <w:sz w:val="22"/>
            <w:szCs w:val="22"/>
          </w:rPr>
          <w:delText>Recursos Humanos</w:delText>
        </w:r>
        <w:r w:rsidRPr="00560665" w:rsidDel="006813CE">
          <w:rPr>
            <w:rFonts w:ascii="Atkinson Hyperlegible" w:hAnsi="Atkinson Hyperlegible" w:eastAsia="Arial Narrow" w:cs="Arial Narrow"/>
            <w:b w:val="0"/>
            <w:sz w:val="22"/>
            <w:szCs w:val="22"/>
          </w:rPr>
          <w:delText xml:space="preserve"> o el jefe inmediato citarán al trabajador como máximo ocho (8) días de anterioridad mediante escrito donde se informe la razón por la cual se </w:delText>
        </w:r>
        <w:r w:rsidRPr="00560665" w:rsidDel="006813CE" w:rsidR="00F921A7">
          <w:rPr>
            <w:rFonts w:ascii="Atkinson Hyperlegible" w:hAnsi="Atkinson Hyperlegible" w:eastAsia="Arial Narrow" w:cs="Arial Narrow"/>
            <w:b w:val="0"/>
            <w:sz w:val="22"/>
            <w:szCs w:val="22"/>
          </w:rPr>
          <w:delText>va a</w:delText>
        </w:r>
        <w:r w:rsidRPr="00560665" w:rsidDel="006813CE">
          <w:rPr>
            <w:rFonts w:ascii="Atkinson Hyperlegible" w:hAnsi="Atkinson Hyperlegible" w:eastAsia="Arial Narrow" w:cs="Arial Narrow"/>
            <w:b w:val="0"/>
            <w:sz w:val="22"/>
            <w:szCs w:val="22"/>
          </w:rPr>
          <w:delText xml:space="preserve"> escuchar</w:delText>
        </w:r>
        <w:r w:rsidRPr="00560665" w:rsidDel="006813CE">
          <w:rPr>
            <w:rFonts w:ascii="Atkinson Hyperlegible" w:hAnsi="Atkinson Hyperlegible" w:eastAsia="Arial Narrow" w:cs="Arial Narrow"/>
            <w:sz w:val="22"/>
            <w:szCs w:val="22"/>
          </w:rPr>
          <w:delText xml:space="preserve"> </w:delText>
        </w:r>
        <w:r w:rsidRPr="00560665" w:rsidDel="006813CE">
          <w:rPr>
            <w:rFonts w:ascii="Atkinson Hyperlegible" w:hAnsi="Atkinson Hyperlegible" w:eastAsia="Arial Narrow" w:cs="Arial Narrow"/>
            <w:b w:val="0"/>
            <w:sz w:val="22"/>
            <w:szCs w:val="22"/>
          </w:rPr>
          <w:delText>descargos. A la hora y lugar señalados para la diligencia descargos, se escucharán al trabajador y se le informará que puede presentar pruebas o testigos de la situación que se le informa.</w:delText>
        </w:r>
      </w:del>
    </w:p>
    <w:p w:rsidR="006813CE" w:rsidP="006813CE" w:rsidRDefault="006813CE" w14:paraId="01F05DD1" w14:textId="77777777"/>
    <w:p w:rsidRPr="006813CE" w:rsidR="006813CE" w:rsidP="006813CE" w:rsidRDefault="006813CE" w14:paraId="7A7C63B9" w14:textId="524E65D1">
      <w:pPr>
        <w:pStyle w:val="EmEEE"/>
        <w:ind w:left="0" w:right="17" w:firstLine="0"/>
        <w:rPr>
          <w:rFonts w:ascii="Atkinson Hyperlegible" w:hAnsi="Atkinson Hyperlegible" w:cs="Calibri"/>
          <w:sz w:val="22"/>
          <w:szCs w:val="22"/>
          <w:highlight w:val="green"/>
          <w:lang w:val="es-ES"/>
          <w:rPrChange w:author="Tatiana Ramírez" w:date="2024-12-20T17:27:00Z" w16du:dateUtc="2024-12-20T22:27:00Z" w:id="918">
            <w:rPr>
              <w:rFonts w:ascii="Atkinson Hyperlegible" w:hAnsi="Atkinson Hyperlegible" w:cs="Calibri"/>
              <w:sz w:val="22"/>
              <w:szCs w:val="22"/>
              <w:lang w:val="es-ES"/>
            </w:rPr>
          </w:rPrChange>
        </w:rPr>
      </w:pPr>
      <w:r w:rsidRPr="006813CE">
        <w:rPr>
          <w:rFonts w:ascii="Atkinson Hyperlegible" w:hAnsi="Atkinson Hyperlegible" w:cs="Calibri"/>
          <w:b/>
          <w:sz w:val="22"/>
          <w:szCs w:val="22"/>
          <w:highlight w:val="green"/>
          <w:lang w:val="es-ES_tradnl"/>
          <w:rPrChange w:author="Tatiana Ramírez" w:date="2024-12-20T17:27:00Z" w16du:dateUtc="2024-12-20T22:27:00Z" w:id="919">
            <w:rPr>
              <w:rFonts w:ascii="Atkinson Hyperlegible" w:hAnsi="Atkinson Hyperlegible" w:cs="Calibri"/>
              <w:b/>
              <w:sz w:val="22"/>
              <w:szCs w:val="22"/>
              <w:lang w:val="es-ES_tradnl"/>
            </w:rPr>
          </w:rPrChange>
        </w:rPr>
        <w:t xml:space="preserve">ARTÍCULO </w:t>
      </w:r>
      <w:proofErr w:type="spellStart"/>
      <w:r w:rsidRPr="006813CE">
        <w:rPr>
          <w:rFonts w:ascii="Atkinson Hyperlegible" w:hAnsi="Atkinson Hyperlegible" w:cs="Calibri"/>
          <w:b/>
          <w:sz w:val="22"/>
          <w:szCs w:val="22"/>
          <w:highlight w:val="green"/>
          <w:lang w:val="es-ES_tradnl"/>
          <w:rPrChange w:author="Tatiana Ramírez" w:date="2024-12-20T17:27:00Z" w16du:dateUtc="2024-12-20T22:27:00Z" w:id="920">
            <w:rPr>
              <w:rFonts w:ascii="Atkinson Hyperlegible" w:hAnsi="Atkinson Hyperlegible" w:cs="Calibri"/>
              <w:b/>
              <w:sz w:val="22"/>
              <w:szCs w:val="22"/>
              <w:lang w:val="es-ES_tradnl"/>
            </w:rPr>
          </w:rPrChange>
        </w:rPr>
        <w:t>xx</w:t>
      </w:r>
      <w:proofErr w:type="spellEnd"/>
      <w:r w:rsidRPr="006813CE">
        <w:rPr>
          <w:rFonts w:ascii="Atkinson Hyperlegible" w:hAnsi="Atkinson Hyperlegible" w:cs="Calibri"/>
          <w:b/>
          <w:sz w:val="22"/>
          <w:szCs w:val="22"/>
          <w:highlight w:val="green"/>
          <w:lang w:val="es-ES_tradnl"/>
          <w:rPrChange w:author="Tatiana Ramírez" w:date="2024-12-20T17:27:00Z" w16du:dateUtc="2024-12-20T22:27:00Z" w:id="921">
            <w:rPr>
              <w:rFonts w:ascii="Atkinson Hyperlegible" w:hAnsi="Atkinson Hyperlegible" w:cs="Calibri"/>
              <w:b/>
              <w:sz w:val="22"/>
              <w:szCs w:val="22"/>
              <w:lang w:val="es-ES_tradnl"/>
            </w:rPr>
          </w:rPrChange>
        </w:rPr>
        <w:t xml:space="preserve">.  </w:t>
      </w:r>
      <w:r w:rsidRPr="006813CE">
        <w:rPr>
          <w:rFonts w:ascii="Atkinson Hyperlegible" w:hAnsi="Atkinson Hyperlegible" w:cs="Calibri"/>
          <w:sz w:val="22"/>
          <w:szCs w:val="22"/>
          <w:highlight w:val="green"/>
          <w:lang w:val="es-ES"/>
          <w:rPrChange w:author="Tatiana Ramírez" w:date="2024-12-20T17:27:00Z" w16du:dateUtc="2024-12-20T22:27:00Z" w:id="922">
            <w:rPr>
              <w:rFonts w:ascii="Atkinson Hyperlegible" w:hAnsi="Atkinson Hyperlegible" w:cs="Calibri"/>
              <w:sz w:val="22"/>
              <w:szCs w:val="22"/>
              <w:lang w:val="es-ES"/>
            </w:rPr>
          </w:rPrChange>
        </w:rPr>
        <w:t>Se establece el siguiente procedimiento para la investigación de la conducta disciplinaria:</w:t>
      </w:r>
    </w:p>
    <w:p w:rsidRPr="006813CE" w:rsidR="006813CE" w:rsidP="006813CE" w:rsidRDefault="006813CE" w14:paraId="110A9ECE" w14:textId="77777777">
      <w:pPr>
        <w:pStyle w:val="EmEEE"/>
        <w:ind w:left="0" w:right="17" w:firstLine="0"/>
        <w:rPr>
          <w:rFonts w:ascii="Atkinson Hyperlegible" w:hAnsi="Atkinson Hyperlegible" w:cs="Calibri"/>
          <w:sz w:val="22"/>
          <w:szCs w:val="22"/>
          <w:highlight w:val="green"/>
          <w:lang w:val="es-ES"/>
          <w:rPrChange w:author="Tatiana Ramírez" w:date="2024-12-20T17:27:00Z" w16du:dateUtc="2024-12-20T22:27:00Z" w:id="923">
            <w:rPr>
              <w:rFonts w:ascii="Atkinson Hyperlegible" w:hAnsi="Atkinson Hyperlegible" w:cs="Calibri"/>
              <w:sz w:val="22"/>
              <w:szCs w:val="22"/>
              <w:lang w:val="es-ES"/>
            </w:rPr>
          </w:rPrChange>
        </w:rPr>
      </w:pPr>
    </w:p>
    <w:p w:rsidRPr="006813CE" w:rsidR="006813CE" w:rsidP="006813CE" w:rsidRDefault="006813CE" w14:paraId="5F7AFC35" w14:textId="4D96D858">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869624348">
            <w:rPr>
              <w:rFonts w:ascii="Atkinson Hyperlegible" w:hAnsi="Atkinson Hyperlegible" w:cs="Calibri"/>
              <w:sz w:val="22"/>
              <w:szCs w:val="22"/>
              <w:lang w:val="es-ES"/>
            </w:rPr>
          </w:rPrChange>
        </w:rPr>
      </w:pPr>
      <w:bookmarkStart w:name="_Hlk143090270" w:id="925"/>
      <w:r w:rsidRPr="7EF6CD69" w:rsidR="0F282A0D">
        <w:rPr>
          <w:rFonts w:ascii="Atkinson Hyperlegible" w:hAnsi="Atkinson Hyperlegible" w:cs="Calibri"/>
          <w:sz w:val="22"/>
          <w:szCs w:val="22"/>
          <w:highlight w:val="green"/>
          <w:lang w:val="es-ES"/>
          <w:rPrChange w:author="Tatiana Ramírez" w:date="2024-12-20T17:27:00Z" w:id="968135902">
            <w:rPr>
              <w:rFonts w:ascii="Atkinson Hyperlegible" w:hAnsi="Atkinson Hyperlegible" w:cs="Calibri"/>
              <w:sz w:val="22"/>
              <w:szCs w:val="22"/>
              <w:lang w:val="es-ES"/>
            </w:rPr>
          </w:rPrChange>
        </w:rPr>
        <w:t xml:space="preserve">El jefe inmediato </w:t>
      </w:r>
      <w:r w:rsidRPr="7EF6CD69" w:rsidR="0F282A0D">
        <w:rPr>
          <w:rFonts w:ascii="Atkinson Hyperlegible" w:hAnsi="Atkinson Hyperlegible" w:cs="Calibri"/>
          <w:sz w:val="22"/>
          <w:szCs w:val="22"/>
          <w:highlight w:val="green"/>
          <w:lang w:val="es-ES"/>
          <w:rPrChange w:author="Tatiana Ramírez" w:date="2024-12-20T17:27:00Z" w:id="1942503898">
            <w:rPr>
              <w:rFonts w:ascii="Atkinson Hyperlegible" w:hAnsi="Atkinson Hyperlegible" w:cs="Calibri"/>
              <w:sz w:val="22"/>
              <w:szCs w:val="22"/>
              <w:lang w:val="es-ES"/>
            </w:rPr>
          </w:rPrChange>
        </w:rPr>
        <w:t>d</w:t>
      </w:r>
      <w:ins w:author="Leonardo Torres" w:date="2025-01-07T15:40:33.295Z" w:id="304320579">
        <w:r w:rsidRPr="7EF6CD69" w:rsidR="46F02898">
          <w:rPr>
            <w:rFonts w:ascii="Atkinson Hyperlegible" w:hAnsi="Atkinson Hyperlegible" w:cs="Calibri"/>
            <w:sz w:val="22"/>
            <w:szCs w:val="22"/>
            <w:highlight w:val="green"/>
            <w:lang w:val="es-ES"/>
          </w:rPr>
          <w:t xml:space="preserve">e </w:t>
        </w:r>
      </w:ins>
      <w:r w:rsidRPr="7EF6CD69" w:rsidR="36227C25">
        <w:rPr>
          <w:rFonts w:ascii="Atkinson Hyperlegible" w:hAnsi="Atkinson Hyperlegible" w:cs="Calibri"/>
          <w:sz w:val="22"/>
          <w:szCs w:val="22"/>
          <w:highlight w:val="green"/>
          <w:lang w:val="es-ES"/>
        </w:rPr>
        <w:t>la</w:t>
      </w:r>
      <w:r w:rsidRPr="7EF6CD69" w:rsidR="36227C25">
        <w:rPr>
          <w:rFonts w:ascii="Atkinson Hyperlegible" w:hAnsi="Atkinson Hyperlegible" w:cs="Calibri"/>
          <w:sz w:val="22"/>
          <w:szCs w:val="22"/>
          <w:highlight w:val="green"/>
          <w:lang w:val="es-ES"/>
        </w:rPr>
        <w:t xml:space="preserve"> persona contratada</w:t>
      </w:r>
      <w:r w:rsidRPr="7EF6CD69" w:rsidR="0F282A0D">
        <w:rPr>
          <w:rFonts w:ascii="Atkinson Hyperlegible" w:hAnsi="Atkinson Hyperlegible" w:cs="Calibri"/>
          <w:sz w:val="22"/>
          <w:szCs w:val="22"/>
          <w:highlight w:val="green"/>
          <w:lang w:val="es-ES"/>
          <w:rPrChange w:author="Tatiana Ramírez" w:date="2024-12-20T17:27:00Z" w:id="1478491552">
            <w:rPr>
              <w:rFonts w:ascii="Atkinson Hyperlegible" w:hAnsi="Atkinson Hyperlegible" w:cs="Calibri"/>
              <w:sz w:val="22"/>
              <w:szCs w:val="22"/>
              <w:lang w:val="es-ES"/>
            </w:rPr>
          </w:rPrChange>
        </w:rPr>
        <w:t>, una vez tenga conocimiento de la falta cometida, deberá levantar un informe de los hechos con especificación precisa de los cargos, fecha y hora de los acontecimientos, y remitirá inmediatamente a la coordinación de recursos humanos.</w:t>
      </w:r>
    </w:p>
    <w:p w:rsidRPr="006813CE" w:rsidR="006813CE" w:rsidP="006813CE" w:rsidRDefault="006813CE" w14:paraId="0C2A6003" w14:textId="0B4CE016">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29">
            <w:rPr>
              <w:rFonts w:ascii="Atkinson Hyperlegible" w:hAnsi="Atkinson Hyperlegible" w:cs="Calibri"/>
              <w:sz w:val="22"/>
              <w:szCs w:val="22"/>
              <w:lang w:val="es-ES"/>
            </w:rPr>
          </w:rPrChange>
        </w:rPr>
      </w:pPr>
      <w:bookmarkStart w:name="_Hlk143090293" w:id="930"/>
      <w:bookmarkEnd w:id="925"/>
      <w:r w:rsidRPr="006813CE">
        <w:rPr>
          <w:rFonts w:ascii="Atkinson Hyperlegible" w:hAnsi="Atkinson Hyperlegible" w:cs="Calibri"/>
          <w:sz w:val="22"/>
          <w:szCs w:val="22"/>
          <w:highlight w:val="green"/>
          <w:lang w:val="es-ES"/>
          <w:rPrChange w:author="Tatiana Ramírez" w:date="2024-12-20T17:27:00Z" w16du:dateUtc="2024-12-20T22:27:00Z" w:id="931">
            <w:rPr>
              <w:rFonts w:ascii="Atkinson Hyperlegible" w:hAnsi="Atkinson Hyperlegible" w:cs="Calibri"/>
              <w:sz w:val="22"/>
              <w:szCs w:val="22"/>
              <w:lang w:val="es-ES"/>
            </w:rPr>
          </w:rPrChange>
        </w:rPr>
        <w:t xml:space="preserve">Recibido el informe, el coordinador de recursos humanos, o quien haga sus veces, procederá a solicitar las pruebas y a citar al trabajador para oírlo en diligencia de descargos ante testigos o solicitarle estos mismos por escrito. Al trabajador se le indicarán los hechos que motivan la citación, así como la fecha y hora en la que se realizará la diligencia. </w:t>
      </w:r>
    </w:p>
    <w:p w:rsidRPr="006813CE" w:rsidR="006813CE" w:rsidP="006813CE" w:rsidRDefault="006813CE" w14:paraId="50B21600" w14:textId="6402F627">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32">
            <w:rPr>
              <w:rFonts w:ascii="Atkinson Hyperlegible" w:hAnsi="Atkinson Hyperlegible" w:cs="Calibri"/>
              <w:sz w:val="22"/>
              <w:szCs w:val="22"/>
              <w:lang w:val="es-ES"/>
            </w:rPr>
          </w:rPrChange>
        </w:rPr>
      </w:pPr>
      <w:bookmarkStart w:name="_Hlk143090308" w:id="933"/>
      <w:bookmarkEnd w:id="930"/>
      <w:r w:rsidRPr="006813CE">
        <w:rPr>
          <w:rFonts w:ascii="Atkinson Hyperlegible" w:hAnsi="Atkinson Hyperlegible" w:cs="Calibri"/>
          <w:sz w:val="22"/>
          <w:szCs w:val="22"/>
          <w:highlight w:val="green"/>
          <w:lang w:val="es-ES"/>
          <w:rPrChange w:author="Tatiana Ramírez" w:date="2024-12-20T17:27:00Z" w16du:dateUtc="2024-12-20T22:27:00Z" w:id="934">
            <w:rPr>
              <w:rFonts w:ascii="Atkinson Hyperlegible" w:hAnsi="Atkinson Hyperlegible" w:cs="Calibri"/>
              <w:sz w:val="22"/>
              <w:szCs w:val="22"/>
              <w:lang w:val="es-ES"/>
            </w:rPr>
          </w:rPrChange>
        </w:rPr>
        <w:t xml:space="preserve">Si </w:t>
      </w:r>
      <w:r w:rsidR="00932E93">
        <w:rPr>
          <w:rFonts w:ascii="Atkinson Hyperlegible" w:hAnsi="Atkinson Hyperlegible" w:cs="Calibri"/>
          <w:sz w:val="22"/>
          <w:szCs w:val="22"/>
          <w:highlight w:val="green"/>
          <w:lang w:val="es-ES"/>
        </w:rPr>
        <w:t>la persona contratada</w:t>
      </w:r>
      <w:r w:rsidRPr="006813CE">
        <w:rPr>
          <w:rFonts w:ascii="Atkinson Hyperlegible" w:hAnsi="Atkinson Hyperlegible" w:cs="Calibri"/>
          <w:sz w:val="22"/>
          <w:szCs w:val="22"/>
          <w:highlight w:val="green"/>
          <w:lang w:val="es-ES"/>
          <w:rPrChange w:author="Tatiana Ramírez" w:date="2024-12-20T17:27:00Z" w16du:dateUtc="2024-12-20T22:27:00Z" w:id="935">
            <w:rPr>
              <w:rFonts w:ascii="Atkinson Hyperlegible" w:hAnsi="Atkinson Hyperlegible" w:cs="Calibri"/>
              <w:sz w:val="22"/>
              <w:szCs w:val="22"/>
              <w:lang w:val="es-ES"/>
            </w:rPr>
          </w:rPrChange>
        </w:rPr>
        <w:t xml:space="preserve"> no se presenta en el día y a la hora fijada para realizar sus descargos, se entiende que acepta los hechos, motivo por el cual el coordinador de recursos humanos dejará constancia respectiva en el acta de descargos firmándola ante testigos. Lo mismo hará en el caso en que </w:t>
      </w:r>
      <w:r w:rsidR="00932E93">
        <w:rPr>
          <w:rFonts w:ascii="Atkinson Hyperlegible" w:hAnsi="Atkinson Hyperlegible" w:cs="Calibri"/>
          <w:sz w:val="22"/>
          <w:szCs w:val="22"/>
          <w:highlight w:val="green"/>
          <w:lang w:val="es-ES"/>
        </w:rPr>
        <w:t>la persona contratada</w:t>
      </w:r>
      <w:r w:rsidRPr="006813CE">
        <w:rPr>
          <w:rFonts w:ascii="Atkinson Hyperlegible" w:hAnsi="Atkinson Hyperlegible" w:cs="Calibri"/>
          <w:sz w:val="22"/>
          <w:szCs w:val="22"/>
          <w:highlight w:val="green"/>
          <w:lang w:val="es-ES"/>
          <w:rPrChange w:author="Tatiana Ramírez" w:date="2024-12-20T17:27:00Z" w16du:dateUtc="2024-12-20T22:27:00Z" w:id="936">
            <w:rPr>
              <w:rFonts w:ascii="Atkinson Hyperlegible" w:hAnsi="Atkinson Hyperlegible" w:cs="Calibri"/>
              <w:sz w:val="22"/>
              <w:szCs w:val="22"/>
              <w:lang w:val="es-ES"/>
            </w:rPr>
          </w:rPrChange>
        </w:rPr>
        <w:t xml:space="preserve"> se negare a firmar el acta de descargos.</w:t>
      </w:r>
    </w:p>
    <w:bookmarkEnd w:id="933"/>
    <w:p w:rsidRPr="006813CE" w:rsidR="006813CE" w:rsidP="006813CE" w:rsidRDefault="006813CE" w14:paraId="5B02DFB5" w14:textId="318EFA26">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37">
            <w:rPr>
              <w:rFonts w:ascii="Atkinson Hyperlegible" w:hAnsi="Atkinson Hyperlegible" w:cs="Calibri"/>
              <w:sz w:val="22"/>
              <w:szCs w:val="22"/>
              <w:lang w:val="es-ES"/>
            </w:rPr>
          </w:rPrChange>
        </w:rPr>
      </w:pPr>
      <w:r w:rsidRPr="006813CE">
        <w:rPr>
          <w:rFonts w:ascii="Atkinson Hyperlegible" w:hAnsi="Atkinson Hyperlegible" w:cs="Calibri"/>
          <w:sz w:val="22"/>
          <w:szCs w:val="22"/>
          <w:highlight w:val="green"/>
          <w:lang w:val="es-ES"/>
          <w:rPrChange w:author="Tatiana Ramírez" w:date="2024-12-20T17:27:00Z" w16du:dateUtc="2024-12-20T22:27:00Z" w:id="938">
            <w:rPr>
              <w:rFonts w:ascii="Atkinson Hyperlegible" w:hAnsi="Atkinson Hyperlegible" w:cs="Calibri"/>
              <w:sz w:val="22"/>
              <w:szCs w:val="22"/>
              <w:lang w:val="es-ES"/>
            </w:rPr>
          </w:rPrChange>
        </w:rPr>
        <w:lastRenderedPageBreak/>
        <w:t xml:space="preserve">En la diligencia de descargos la empresa deberá poner en conocimiento </w:t>
      </w:r>
      <w:proofErr w:type="spellStart"/>
      <w:r w:rsidRPr="006813CE">
        <w:rPr>
          <w:rFonts w:ascii="Atkinson Hyperlegible" w:hAnsi="Atkinson Hyperlegible" w:cs="Calibri"/>
          <w:sz w:val="22"/>
          <w:szCs w:val="22"/>
          <w:highlight w:val="green"/>
          <w:lang w:val="es-ES"/>
          <w:rPrChange w:author="Tatiana Ramírez" w:date="2024-12-20T17:27:00Z" w16du:dateUtc="2024-12-20T22:27:00Z" w:id="939">
            <w:rPr>
              <w:rFonts w:ascii="Atkinson Hyperlegible" w:hAnsi="Atkinson Hyperlegible" w:cs="Calibri"/>
              <w:sz w:val="22"/>
              <w:szCs w:val="22"/>
              <w:lang w:val="es-ES"/>
            </w:rPr>
          </w:rPrChange>
        </w:rPr>
        <w:t>d</w:t>
      </w:r>
      <w:r w:rsidR="00932E93">
        <w:rPr>
          <w:rFonts w:ascii="Atkinson Hyperlegible" w:hAnsi="Atkinson Hyperlegible" w:cs="Calibri"/>
          <w:sz w:val="22"/>
          <w:szCs w:val="22"/>
          <w:highlight w:val="green"/>
          <w:lang w:val="es-ES"/>
        </w:rPr>
        <w:t>la</w:t>
      </w:r>
      <w:proofErr w:type="spellEnd"/>
      <w:r w:rsidR="00932E93">
        <w:rPr>
          <w:rFonts w:ascii="Atkinson Hyperlegible" w:hAnsi="Atkinson Hyperlegible" w:cs="Calibri"/>
          <w:sz w:val="22"/>
          <w:szCs w:val="22"/>
          <w:highlight w:val="green"/>
          <w:lang w:val="es-ES"/>
        </w:rPr>
        <w:t xml:space="preserve"> persona contratada</w:t>
      </w:r>
      <w:r w:rsidRPr="006813CE">
        <w:rPr>
          <w:rFonts w:ascii="Atkinson Hyperlegible" w:hAnsi="Atkinson Hyperlegible" w:cs="Calibri"/>
          <w:sz w:val="22"/>
          <w:szCs w:val="22"/>
          <w:highlight w:val="green"/>
          <w:lang w:val="es-ES"/>
          <w:rPrChange w:author="Tatiana Ramírez" w:date="2024-12-20T17:27:00Z" w16du:dateUtc="2024-12-20T22:27:00Z" w:id="940">
            <w:rPr>
              <w:rFonts w:ascii="Atkinson Hyperlegible" w:hAnsi="Atkinson Hyperlegible" w:cs="Calibri"/>
              <w:sz w:val="22"/>
              <w:szCs w:val="22"/>
              <w:lang w:val="es-ES"/>
            </w:rPr>
          </w:rPrChange>
        </w:rPr>
        <w:t xml:space="preserve"> todas y cada una de las pruebas que fundamentan los cargos formulados, si las hay, con el fin de que el mismo se manifieste al respecto y ejerza su derecho de defensa. En este caso, </w:t>
      </w:r>
      <w:r w:rsidR="00932E93">
        <w:rPr>
          <w:rFonts w:ascii="Atkinson Hyperlegible" w:hAnsi="Atkinson Hyperlegible" w:cs="Calibri"/>
          <w:sz w:val="22"/>
          <w:szCs w:val="22"/>
          <w:highlight w:val="green"/>
          <w:lang w:val="es-ES"/>
        </w:rPr>
        <w:t>la persona contratada</w:t>
      </w:r>
      <w:r w:rsidRPr="006813CE">
        <w:rPr>
          <w:rFonts w:ascii="Atkinson Hyperlegible" w:hAnsi="Atkinson Hyperlegible" w:cs="Calibri"/>
          <w:sz w:val="22"/>
          <w:szCs w:val="22"/>
          <w:highlight w:val="green"/>
          <w:lang w:val="es-ES"/>
          <w:rPrChange w:author="Tatiana Ramírez" w:date="2024-12-20T17:27:00Z" w16du:dateUtc="2024-12-20T22:27:00Z" w:id="941">
            <w:rPr>
              <w:rFonts w:ascii="Atkinson Hyperlegible" w:hAnsi="Atkinson Hyperlegible" w:cs="Calibri"/>
              <w:sz w:val="22"/>
              <w:szCs w:val="22"/>
              <w:lang w:val="es-ES"/>
            </w:rPr>
          </w:rPrChange>
        </w:rPr>
        <w:t xml:space="preserve"> podrá pedir la suspensión de la diligencia hasta por una (1) hora para examinar las pruebas que le resulten complejas o que requieran tiempo de análisis. </w:t>
      </w:r>
    </w:p>
    <w:p w:rsidRPr="006813CE" w:rsidR="006813CE" w:rsidP="006813CE" w:rsidRDefault="00932E93" w14:paraId="184CF733" w14:textId="632B4F3C">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42">
            <w:rPr>
              <w:rFonts w:ascii="Atkinson Hyperlegible" w:hAnsi="Atkinson Hyperlegible" w:cs="Calibri"/>
              <w:sz w:val="22"/>
              <w:szCs w:val="22"/>
              <w:lang w:val="es-ES"/>
            </w:rPr>
          </w:rPrChange>
        </w:rPr>
      </w:pPr>
      <w:r>
        <w:rPr>
          <w:rFonts w:ascii="Atkinson Hyperlegible" w:hAnsi="Atkinson Hyperlegible" w:cs="Calibri"/>
          <w:sz w:val="22"/>
          <w:szCs w:val="22"/>
          <w:highlight w:val="green"/>
          <w:lang w:val="es-ES"/>
        </w:rPr>
        <w:t>La persona contratada</w:t>
      </w:r>
      <w:r w:rsidRPr="006813CE" w:rsidR="006813CE">
        <w:rPr>
          <w:rFonts w:ascii="Atkinson Hyperlegible" w:hAnsi="Atkinson Hyperlegible" w:cs="Calibri"/>
          <w:sz w:val="22"/>
          <w:szCs w:val="22"/>
          <w:highlight w:val="green"/>
          <w:lang w:val="es-ES"/>
          <w:rPrChange w:author="Tatiana Ramírez" w:date="2024-12-20T17:27:00Z" w16du:dateUtc="2024-12-20T22:27:00Z" w:id="943">
            <w:rPr>
              <w:rFonts w:ascii="Atkinson Hyperlegible" w:hAnsi="Atkinson Hyperlegible" w:cs="Calibri"/>
              <w:sz w:val="22"/>
              <w:szCs w:val="22"/>
              <w:lang w:val="es-ES"/>
            </w:rPr>
          </w:rPrChange>
        </w:rPr>
        <w:t xml:space="preserve"> contará con el término necesario para que pueda formular sus descargos, controvertir las pruebas en su contra y allegar las que considere necesarias para sustentar su defensa, el cual no podrá ser superior cuatro (4) horas. </w:t>
      </w:r>
    </w:p>
    <w:p w:rsidRPr="006813CE" w:rsidR="006813CE" w:rsidP="006813CE" w:rsidRDefault="006813CE" w14:paraId="5BB42E33" w14:textId="600AA8A2">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44">
            <w:rPr>
              <w:rFonts w:ascii="Atkinson Hyperlegible" w:hAnsi="Atkinson Hyperlegible" w:cs="Calibri"/>
              <w:sz w:val="22"/>
              <w:szCs w:val="22"/>
              <w:lang w:val="es-ES"/>
            </w:rPr>
          </w:rPrChange>
        </w:rPr>
      </w:pPr>
      <w:r w:rsidRPr="006813CE">
        <w:rPr>
          <w:rFonts w:ascii="Atkinson Hyperlegible" w:hAnsi="Atkinson Hyperlegible" w:cs="Calibri"/>
          <w:sz w:val="22"/>
          <w:szCs w:val="22"/>
          <w:highlight w:val="green"/>
          <w:lang w:val="es-ES"/>
          <w:rPrChange w:author="Tatiana Ramírez" w:date="2024-12-20T17:27:00Z" w16du:dateUtc="2024-12-20T22:27:00Z" w:id="945">
            <w:rPr>
              <w:rFonts w:ascii="Atkinson Hyperlegible" w:hAnsi="Atkinson Hyperlegible" w:cs="Calibri"/>
              <w:sz w:val="22"/>
              <w:szCs w:val="22"/>
              <w:lang w:val="es-ES"/>
            </w:rPr>
          </w:rPrChange>
        </w:rPr>
        <w:t xml:space="preserve">Si </w:t>
      </w:r>
      <w:r w:rsidR="00932E93">
        <w:rPr>
          <w:rFonts w:ascii="Atkinson Hyperlegible" w:hAnsi="Atkinson Hyperlegible" w:cs="Calibri"/>
          <w:sz w:val="22"/>
          <w:szCs w:val="22"/>
          <w:highlight w:val="green"/>
          <w:lang w:val="es-ES"/>
        </w:rPr>
        <w:t>la persona contratada</w:t>
      </w:r>
      <w:r w:rsidRPr="006813CE">
        <w:rPr>
          <w:rFonts w:ascii="Atkinson Hyperlegible" w:hAnsi="Atkinson Hyperlegible" w:cs="Calibri"/>
          <w:sz w:val="22"/>
          <w:szCs w:val="22"/>
          <w:highlight w:val="green"/>
          <w:lang w:val="es-ES"/>
          <w:rPrChange w:author="Tatiana Ramírez" w:date="2024-12-20T17:27:00Z" w16du:dateUtc="2024-12-20T22:27:00Z" w:id="946">
            <w:rPr>
              <w:rFonts w:ascii="Atkinson Hyperlegible" w:hAnsi="Atkinson Hyperlegible" w:cs="Calibri"/>
              <w:sz w:val="22"/>
              <w:szCs w:val="22"/>
              <w:lang w:val="es-ES"/>
            </w:rPr>
          </w:rPrChange>
        </w:rPr>
        <w:t xml:space="preserve"> requiere de tiempo adicional para reunir pruebas que contradigan las faltas que se le están atribuyendo, se le podrá otorgar un término adicional de una (1) hora. Una vez reunidas las pruebas, se podrá reanudar la diligencia de descargos, en la cual </w:t>
      </w:r>
      <w:r w:rsidR="00932E93">
        <w:rPr>
          <w:rFonts w:ascii="Atkinson Hyperlegible" w:hAnsi="Atkinson Hyperlegible" w:cs="Calibri"/>
          <w:sz w:val="22"/>
          <w:szCs w:val="22"/>
          <w:highlight w:val="green"/>
          <w:lang w:val="es-ES"/>
        </w:rPr>
        <w:t>la persona contratada</w:t>
      </w:r>
      <w:r w:rsidRPr="006813CE">
        <w:rPr>
          <w:rFonts w:ascii="Atkinson Hyperlegible" w:hAnsi="Atkinson Hyperlegible" w:cs="Calibri"/>
          <w:sz w:val="22"/>
          <w:szCs w:val="22"/>
          <w:highlight w:val="green"/>
          <w:lang w:val="es-ES"/>
          <w:rPrChange w:author="Tatiana Ramírez" w:date="2024-12-20T17:27:00Z" w16du:dateUtc="2024-12-20T22:27:00Z" w:id="947">
            <w:rPr>
              <w:rFonts w:ascii="Atkinson Hyperlegible" w:hAnsi="Atkinson Hyperlegible" w:cs="Calibri"/>
              <w:sz w:val="22"/>
              <w:szCs w:val="22"/>
              <w:lang w:val="es-ES"/>
            </w:rPr>
          </w:rPrChange>
        </w:rPr>
        <w:t xml:space="preserve"> podrá hacer llegar la documentación o pruebas necesarias para la evaluación del empleador. </w:t>
      </w:r>
    </w:p>
    <w:p w:rsidRPr="006813CE" w:rsidR="006813CE" w:rsidP="006813CE" w:rsidRDefault="006813CE" w14:paraId="2A5D5017" w14:textId="77777777">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48">
            <w:rPr>
              <w:rFonts w:ascii="Atkinson Hyperlegible" w:hAnsi="Atkinson Hyperlegible" w:cs="Calibri"/>
              <w:sz w:val="22"/>
              <w:szCs w:val="22"/>
              <w:lang w:val="es-ES"/>
            </w:rPr>
          </w:rPrChange>
        </w:rPr>
      </w:pPr>
      <w:r w:rsidRPr="006813CE">
        <w:rPr>
          <w:rFonts w:ascii="Atkinson Hyperlegible" w:hAnsi="Atkinson Hyperlegible" w:cs="Calibri"/>
          <w:sz w:val="22"/>
          <w:szCs w:val="22"/>
          <w:highlight w:val="green"/>
          <w:lang w:val="es-ES"/>
          <w:rPrChange w:author="Tatiana Ramírez" w:date="2024-12-20T17:27:00Z" w16du:dateUtc="2024-12-20T22:27:00Z" w:id="949">
            <w:rPr>
              <w:rFonts w:ascii="Atkinson Hyperlegible" w:hAnsi="Atkinson Hyperlegible" w:cs="Calibri"/>
              <w:sz w:val="22"/>
              <w:szCs w:val="22"/>
              <w:lang w:val="es-ES"/>
            </w:rPr>
          </w:rPrChange>
        </w:rPr>
        <w:t xml:space="preserve">El empleador se pronunciará mediante un memorando o carta debidamente motivada y congruente, en donde decidirá acerca de la procedencia o no de una sanción proporcional a los hechos que la motivaron o, en su defecto, la terminación del contrato con justa causa imputable al trabajador.  </w:t>
      </w:r>
    </w:p>
    <w:p w:rsidRPr="006813CE" w:rsidR="006813CE" w:rsidP="006813CE" w:rsidRDefault="006813CE" w14:paraId="58D65BF8" w14:textId="1A706CF7">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50">
            <w:rPr>
              <w:rFonts w:ascii="Atkinson Hyperlegible" w:hAnsi="Atkinson Hyperlegible" w:cs="Calibri"/>
              <w:sz w:val="22"/>
              <w:szCs w:val="22"/>
              <w:lang w:val="es-ES"/>
            </w:rPr>
          </w:rPrChange>
        </w:rPr>
      </w:pPr>
      <w:bookmarkStart w:name="_Hlk143090387" w:id="951"/>
      <w:r w:rsidRPr="006813CE">
        <w:rPr>
          <w:rFonts w:ascii="Atkinson Hyperlegible" w:hAnsi="Atkinson Hyperlegible" w:cs="Calibri"/>
          <w:sz w:val="22"/>
          <w:szCs w:val="22"/>
          <w:highlight w:val="green"/>
          <w:lang w:val="es-ES"/>
          <w:rPrChange w:author="Tatiana Ramírez" w:date="2024-12-20T17:27:00Z" w16du:dateUtc="2024-12-20T22:27:00Z" w:id="952">
            <w:rPr>
              <w:rFonts w:ascii="Atkinson Hyperlegible" w:hAnsi="Atkinson Hyperlegible" w:cs="Calibri"/>
              <w:sz w:val="22"/>
              <w:szCs w:val="22"/>
              <w:lang w:val="es-ES"/>
            </w:rPr>
          </w:rPrChange>
        </w:rPr>
        <w:t xml:space="preserve">Si entregada la notificación al trabajador éste se negare a firmarla, quien hace la notificación hará firmar el duplicado de esta por dos (2) testigos con sus respectivos documentos de identidad, haciendo constar la negativa </w:t>
      </w:r>
      <w:proofErr w:type="spellStart"/>
      <w:r w:rsidRPr="006813CE">
        <w:rPr>
          <w:rFonts w:ascii="Atkinson Hyperlegible" w:hAnsi="Atkinson Hyperlegible" w:cs="Calibri"/>
          <w:sz w:val="22"/>
          <w:szCs w:val="22"/>
          <w:highlight w:val="green"/>
          <w:lang w:val="es-ES"/>
          <w:rPrChange w:author="Tatiana Ramírez" w:date="2024-12-20T17:27:00Z" w16du:dateUtc="2024-12-20T22:27:00Z" w:id="953">
            <w:rPr>
              <w:rFonts w:ascii="Atkinson Hyperlegible" w:hAnsi="Atkinson Hyperlegible" w:cs="Calibri"/>
              <w:sz w:val="22"/>
              <w:szCs w:val="22"/>
              <w:lang w:val="es-ES"/>
            </w:rPr>
          </w:rPrChange>
        </w:rPr>
        <w:t>d</w:t>
      </w:r>
      <w:r w:rsidR="00932E93">
        <w:rPr>
          <w:rFonts w:ascii="Atkinson Hyperlegible" w:hAnsi="Atkinson Hyperlegible" w:cs="Calibri"/>
          <w:sz w:val="22"/>
          <w:szCs w:val="22"/>
          <w:highlight w:val="green"/>
          <w:lang w:val="es-ES"/>
        </w:rPr>
        <w:t>la</w:t>
      </w:r>
      <w:proofErr w:type="spellEnd"/>
      <w:r w:rsidR="00932E93">
        <w:rPr>
          <w:rFonts w:ascii="Atkinson Hyperlegible" w:hAnsi="Atkinson Hyperlegible" w:cs="Calibri"/>
          <w:sz w:val="22"/>
          <w:szCs w:val="22"/>
          <w:highlight w:val="green"/>
          <w:lang w:val="es-ES"/>
        </w:rPr>
        <w:t xml:space="preserve"> persona contratada</w:t>
      </w:r>
      <w:r w:rsidRPr="006813CE">
        <w:rPr>
          <w:rFonts w:ascii="Atkinson Hyperlegible" w:hAnsi="Atkinson Hyperlegible" w:cs="Calibri"/>
          <w:sz w:val="22"/>
          <w:szCs w:val="22"/>
          <w:highlight w:val="green"/>
          <w:lang w:val="es-ES"/>
          <w:rPrChange w:author="Tatiana Ramírez" w:date="2024-12-20T17:27:00Z" w16du:dateUtc="2024-12-20T22:27:00Z" w:id="954">
            <w:rPr>
              <w:rFonts w:ascii="Atkinson Hyperlegible" w:hAnsi="Atkinson Hyperlegible" w:cs="Calibri"/>
              <w:sz w:val="22"/>
              <w:szCs w:val="22"/>
              <w:lang w:val="es-ES"/>
            </w:rPr>
          </w:rPrChange>
        </w:rPr>
        <w:t xml:space="preserve"> a recibir o firmar el duplicado de la comunicación. De esta manera se entenderá para todos los efectos legales y reglamentarios surtida la notificación de la resolución tomada por la empresa sobre el particular.</w:t>
      </w:r>
    </w:p>
    <w:bookmarkEnd w:id="951"/>
    <w:p w:rsidRPr="006813CE" w:rsidR="006813CE" w:rsidP="006813CE" w:rsidRDefault="00932E93" w14:paraId="32931C3A" w14:textId="34715CDD">
      <w:pPr>
        <w:pStyle w:val="EmEEE"/>
        <w:numPr>
          <w:ilvl w:val="0"/>
          <w:numId w:val="89"/>
        </w:numPr>
        <w:ind w:left="709" w:right="17"/>
        <w:rPr>
          <w:rFonts w:ascii="Atkinson Hyperlegible" w:hAnsi="Atkinson Hyperlegible" w:cs="Calibri"/>
          <w:sz w:val="22"/>
          <w:szCs w:val="22"/>
          <w:highlight w:val="green"/>
          <w:lang w:val="es-ES"/>
          <w:rPrChange w:author="Tatiana Ramírez" w:date="2024-12-20T17:27:00Z" w16du:dateUtc="2024-12-20T22:27:00Z" w:id="955">
            <w:rPr>
              <w:rFonts w:ascii="Atkinson Hyperlegible" w:hAnsi="Atkinson Hyperlegible" w:cs="Calibri"/>
              <w:sz w:val="22"/>
              <w:szCs w:val="22"/>
              <w:lang w:val="es-ES"/>
            </w:rPr>
          </w:rPrChange>
        </w:rPr>
      </w:pPr>
      <w:r>
        <w:rPr>
          <w:rFonts w:ascii="Atkinson Hyperlegible" w:hAnsi="Atkinson Hyperlegible" w:cs="Calibri"/>
          <w:sz w:val="22"/>
          <w:szCs w:val="22"/>
          <w:highlight w:val="green"/>
          <w:lang w:val="es-ES"/>
        </w:rPr>
        <w:t>La persona contratada</w:t>
      </w:r>
      <w:r w:rsidRPr="006813CE" w:rsidR="006813CE">
        <w:rPr>
          <w:rFonts w:ascii="Atkinson Hyperlegible" w:hAnsi="Atkinson Hyperlegible" w:cs="Calibri"/>
          <w:sz w:val="22"/>
          <w:szCs w:val="22"/>
          <w:highlight w:val="green"/>
          <w:lang w:val="es-ES"/>
          <w:rPrChange w:author="Tatiana Ramírez" w:date="2024-12-20T17:27:00Z" w16du:dateUtc="2024-12-20T22:27:00Z" w:id="956">
            <w:rPr>
              <w:rFonts w:ascii="Atkinson Hyperlegible" w:hAnsi="Atkinson Hyperlegible" w:cs="Calibri"/>
              <w:sz w:val="22"/>
              <w:szCs w:val="22"/>
              <w:lang w:val="es-ES"/>
            </w:rPr>
          </w:rPrChange>
        </w:rPr>
        <w:t xml:space="preserve"> que considere que la decisión adoptada por el empleador es injusta o ilegal podrá acudir en segunda instancia ante la jurisdicción ordinaria laboral dentro de los términos establecidos en la ley para tal fin. </w:t>
      </w:r>
    </w:p>
    <w:p w:rsidRPr="00EE5031" w:rsidR="006813CE" w:rsidP="006813CE" w:rsidRDefault="006813CE" w14:paraId="50AE9C75" w14:textId="77777777">
      <w:pPr>
        <w:pStyle w:val="EmEEE"/>
        <w:ind w:left="0" w:right="17" w:firstLine="0"/>
        <w:rPr>
          <w:rFonts w:ascii="Atkinson Hyperlegible" w:hAnsi="Atkinson Hyperlegible" w:cs="Calibri"/>
          <w:sz w:val="22"/>
          <w:szCs w:val="22"/>
          <w:lang w:val="es-ES"/>
        </w:rPr>
      </w:pPr>
    </w:p>
    <w:p w:rsidRPr="00EE5031" w:rsidR="006813CE" w:rsidP="006813CE" w:rsidRDefault="006813CE" w14:paraId="55B527F8" w14:textId="0910469D">
      <w:pPr>
        <w:pStyle w:val="EmEEE"/>
        <w:ind w:left="0" w:right="17" w:firstLine="0"/>
        <w:rPr>
          <w:rFonts w:ascii="Atkinson Hyperlegible" w:hAnsi="Atkinson Hyperlegible" w:cs="Calibri"/>
          <w:sz w:val="22"/>
          <w:szCs w:val="22"/>
          <w:lang w:val="es-ES"/>
        </w:rPr>
      </w:pPr>
      <w:r w:rsidRPr="7EF6CD69" w:rsidR="0F282A0D">
        <w:rPr>
          <w:rFonts w:ascii="Atkinson Hyperlegible" w:hAnsi="Atkinson Hyperlegible" w:cs="Calibri"/>
          <w:b w:val="1"/>
          <w:bCs w:val="1"/>
          <w:sz w:val="22"/>
          <w:szCs w:val="22"/>
          <w:lang w:val="es-ES"/>
        </w:rPr>
        <w:t>PARÁGRAFO.</w:t>
      </w:r>
      <w:r w:rsidRPr="7EF6CD69" w:rsidR="0F282A0D">
        <w:rPr>
          <w:rFonts w:ascii="Atkinson Hyperlegible" w:hAnsi="Atkinson Hyperlegible" w:cs="Calibri"/>
          <w:sz w:val="22"/>
          <w:szCs w:val="22"/>
          <w:lang w:val="es-ES"/>
        </w:rPr>
        <w:t xml:space="preserve"> </w:t>
      </w:r>
      <w:bookmarkStart w:name="_Hlk158036097" w:id="957"/>
      <w:r w:rsidRPr="7EF6CD69" w:rsidR="36227C25">
        <w:rPr>
          <w:rFonts w:ascii="Atkinson Hyperlegible" w:hAnsi="Atkinson Hyperlegible" w:cs="Calibri"/>
          <w:sz w:val="22"/>
          <w:szCs w:val="22"/>
          <w:lang w:val="es-ES"/>
        </w:rPr>
        <w:t>La persona contratada</w:t>
      </w:r>
      <w:r w:rsidRPr="7EF6CD69" w:rsidR="0F282A0D">
        <w:rPr>
          <w:rFonts w:ascii="Atkinson Hyperlegible" w:hAnsi="Atkinson Hyperlegible" w:cs="Calibri"/>
          <w:sz w:val="22"/>
          <w:szCs w:val="22"/>
          <w:lang w:val="es-ES"/>
        </w:rPr>
        <w:t xml:space="preserve"> que se considere perjudicado por algún hecho relacionado con el trabajo podrá presentar su reclamo de manera comedida y por escrito </w:t>
      </w:r>
      <w:commentRangeStart w:id="958"/>
      <w:r w:rsidRPr="7EF6CD69" w:rsidR="0F282A0D">
        <w:rPr>
          <w:rFonts w:ascii="Atkinson Hyperlegible" w:hAnsi="Atkinson Hyperlegible" w:cs="Calibri"/>
          <w:sz w:val="22"/>
          <w:szCs w:val="22"/>
          <w:lang w:val="es-ES"/>
        </w:rPr>
        <w:t xml:space="preserve">ante el jefe inmediato en primera instancia y en segunda instancia ante el </w:t>
      </w:r>
      <w:r w:rsidRPr="7EF6CD69" w:rsidR="0F282A0D">
        <w:rPr>
          <w:rFonts w:ascii="Atkinson Hyperlegible" w:hAnsi="Atkinson Hyperlegible" w:cs="Calibri"/>
          <w:sz w:val="22"/>
          <w:szCs w:val="22"/>
          <w:highlight w:val="magenta"/>
          <w:lang w:val="es-ES"/>
          <w:rPrChange w:author="Leonardo Torres" w:date="2025-01-07T15:41:24.057Z" w:id="816201989">
            <w:rPr>
              <w:rFonts w:ascii="Atkinson Hyperlegible" w:hAnsi="Atkinson Hyperlegible" w:cs="Calibri"/>
              <w:sz w:val="22"/>
              <w:szCs w:val="22"/>
              <w:lang w:val="es-ES"/>
            </w:rPr>
          </w:rPrChange>
        </w:rPr>
        <w:t>Coordinador</w:t>
      </w:r>
      <w:r w:rsidRPr="7EF6CD69" w:rsidR="0F282A0D">
        <w:rPr>
          <w:rFonts w:ascii="Atkinson Hyperlegible" w:hAnsi="Atkinson Hyperlegible" w:cs="Calibri"/>
          <w:sz w:val="22"/>
          <w:szCs w:val="22"/>
          <w:lang w:val="es-ES"/>
        </w:rPr>
        <w:t xml:space="preserve"> de Recursos Humanos.</w:t>
      </w:r>
      <w:commentRangeEnd w:id="958"/>
      <w:r>
        <w:rPr>
          <w:rStyle w:val="CommentReference"/>
        </w:rPr>
        <w:commentReference w:id="958"/>
      </w:r>
    </w:p>
    <w:bookmarkEnd w:id="957"/>
    <w:p w:rsidRPr="006813CE" w:rsidR="006813CE" w:rsidP="006813CE" w:rsidRDefault="006813CE" w14:paraId="3C386561" w14:textId="77777777">
      <w:pPr>
        <w:rPr>
          <w:rPrChange w:author="Tatiana Ramírez" w:date="2024-12-20T17:26:00Z" w16du:dateUtc="2024-12-20T22:26:00Z" w:id="959">
            <w:rPr>
              <w:rFonts w:ascii="Atkinson Hyperlegible" w:hAnsi="Atkinson Hyperlegible" w:eastAsia="Arial Narrow" w:cs="Arial Narrow"/>
              <w:sz w:val="22"/>
              <w:szCs w:val="22"/>
            </w:rPr>
          </w:rPrChange>
        </w:rPr>
        <w:pPrChange w:author="Tatiana Ramírez" w:date="2024-12-20T17:26:00Z" w16du:dateUtc="2024-12-20T22:26:00Z" w:id="960">
          <w:pPr>
            <w:pStyle w:val="Ttulo1"/>
            <w:tabs>
              <w:tab w:val="left" w:pos="9498"/>
            </w:tabs>
            <w:ind w:left="0" w:right="-69"/>
            <w:jc w:val="both"/>
          </w:pPr>
        </w:pPrChange>
      </w:pPr>
    </w:p>
    <w:p w:rsidRPr="00560665" w:rsidR="00454AAB" w:rsidP="006376B2" w:rsidRDefault="00454AAB" w14:paraId="00000266"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454AAB" w:rsidP="006376B2" w:rsidRDefault="004B51CD" w14:paraId="00000267" w14:textId="7966D9AC">
      <w:pPr>
        <w:pBdr>
          <w:top w:val="nil"/>
          <w:left w:val="nil"/>
          <w:bottom w:val="nil"/>
          <w:right w:val="nil"/>
          <w:between w:val="nil"/>
        </w:pBdr>
        <w:tabs>
          <w:tab w:val="left" w:pos="9498"/>
        </w:tabs>
        <w:ind w:right="-69"/>
        <w:jc w:val="both"/>
        <w:rPr>
          <w:rFonts w:ascii="Atkinson Hyperlegible" w:hAnsi="Atkinson Hyperlegible" w:eastAsia="Arial Narrow" w:cs="Arial Narrow"/>
        </w:rPr>
      </w:pPr>
      <w:del w:author="Tatiana Ramírez" w:date="2024-12-20T17:28:00Z" w16du:dateUtc="2024-12-20T22:28:00Z" w:id="961">
        <w:r w:rsidRPr="00560665" w:rsidDel="00FC35BD">
          <w:rPr>
            <w:rFonts w:ascii="Atkinson Hyperlegible" w:hAnsi="Atkinson Hyperlegible" w:eastAsia="Arial Narrow" w:cs="Arial Narrow"/>
            <w:b/>
            <w:color w:val="000000"/>
          </w:rPr>
          <w:delText xml:space="preserve">PARÁGRAFO ÚNICO. </w:delText>
        </w:r>
        <w:r w:rsidRPr="00560665" w:rsidDel="00FC35BD">
          <w:rPr>
            <w:rFonts w:ascii="Atkinson Hyperlegible" w:hAnsi="Atkinson Hyperlegible" w:eastAsia="Arial Narrow" w:cs="Arial Narrow"/>
          </w:rPr>
          <w:delText xml:space="preserve">En caso de no asistir, se levantará un acta con el jefe inmediato y se hará constancia del hecho. </w:delText>
        </w:r>
      </w:del>
      <w:r w:rsidR="00932E93">
        <w:rPr>
          <w:rFonts w:ascii="Atkinson Hyperlegible" w:hAnsi="Atkinson Hyperlegible" w:eastAsia="Arial Narrow" w:cs="Arial Narrow"/>
        </w:rPr>
        <w:t>La persona contratada</w:t>
      </w:r>
      <w:del w:author="Tatiana Ramírez" w:date="2024-12-20T17:28:00Z" w16du:dateUtc="2024-12-20T22:28:00Z" w:id="962">
        <w:r w:rsidRPr="00560665" w:rsidDel="00F57C15">
          <w:rPr>
            <w:rFonts w:ascii="Atkinson Hyperlegible" w:hAnsi="Atkinson Hyperlegible" w:eastAsia="Arial Narrow" w:cs="Arial Narrow"/>
          </w:rPr>
          <w:delText xml:space="preserve"> tendrá dos (2) días calendario para justificar su ausencia a esta diligencia. En caso de que no se justifique, dejará a discrecionalidad del empleador la imposición de la sanción.</w:delText>
        </w:r>
      </w:del>
    </w:p>
    <w:p w:rsidRPr="00560665" w:rsidR="00454AAB" w:rsidP="006376B2" w:rsidRDefault="00454AAB" w14:paraId="00000268"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rPr>
      </w:pPr>
    </w:p>
    <w:p w:rsidRPr="00560665" w:rsidR="00454AAB" w:rsidDel="00F57C15" w:rsidP="006376B2" w:rsidRDefault="004B51CD" w14:paraId="00000269" w14:textId="175241C0">
      <w:pPr>
        <w:pBdr>
          <w:top w:val="nil"/>
          <w:left w:val="nil"/>
          <w:bottom w:val="nil"/>
          <w:right w:val="nil"/>
          <w:between w:val="nil"/>
        </w:pBdr>
        <w:tabs>
          <w:tab w:val="left" w:pos="9498"/>
        </w:tabs>
        <w:ind w:right="-69"/>
        <w:jc w:val="both"/>
        <w:rPr>
          <w:del w:author="Tatiana Ramírez" w:date="2024-12-20T17:29:00Z" w16du:dateUtc="2024-12-20T22:29:00Z" w:id="963"/>
          <w:rFonts w:ascii="Atkinson Hyperlegible" w:hAnsi="Atkinson Hyperlegible" w:eastAsia="Arial Narrow" w:cs="Arial Narrow"/>
        </w:rPr>
      </w:pPr>
      <w:del w:author="Tatiana Ramírez" w:date="2024-12-20T17:29:00Z" w16du:dateUtc="2024-12-20T22:29:00Z" w:id="964">
        <w:r w:rsidRPr="00560665" w:rsidDel="00F57C15">
          <w:rPr>
            <w:rFonts w:ascii="Atkinson Hyperlegible" w:hAnsi="Atkinson Hyperlegible" w:eastAsia="Arial Narrow" w:cs="Arial Narrow"/>
            <w:b/>
          </w:rPr>
          <w:delText xml:space="preserve">ARTÍCULO </w:delText>
        </w:r>
        <w:r w:rsidRPr="00560665" w:rsidDel="00F57C15" w:rsidR="00037570">
          <w:rPr>
            <w:rFonts w:ascii="Atkinson Hyperlegible" w:hAnsi="Atkinson Hyperlegible" w:eastAsia="Arial Narrow" w:cs="Arial Narrow"/>
            <w:b/>
          </w:rPr>
          <w:delText>8</w:delText>
        </w:r>
        <w:r w:rsidRPr="00560665" w:rsidDel="00F57C15" w:rsidR="007A6554">
          <w:rPr>
            <w:rFonts w:ascii="Atkinson Hyperlegible" w:hAnsi="Atkinson Hyperlegible" w:eastAsia="Arial Narrow" w:cs="Arial Narrow"/>
            <w:b/>
          </w:rPr>
          <w:delText>7</w:delText>
        </w:r>
        <w:r w:rsidRPr="00560665" w:rsidDel="00F57C15">
          <w:rPr>
            <w:rFonts w:ascii="Atkinson Hyperlegible" w:hAnsi="Atkinson Hyperlegible" w:eastAsia="Arial Narrow" w:cs="Arial Narrow"/>
            <w:b/>
          </w:rPr>
          <w:delText xml:space="preserve">. </w:delText>
        </w:r>
        <w:r w:rsidRPr="00560665" w:rsidDel="00F57C15">
          <w:rPr>
            <w:rFonts w:ascii="Atkinson Hyperlegible" w:hAnsi="Atkinson Hyperlegible" w:eastAsia="Arial Narrow" w:cs="Arial Narrow"/>
          </w:rPr>
          <w:delText xml:space="preserve">El jefe inmediato, el Gerente de </w:delText>
        </w:r>
        <w:r w:rsidRPr="00560665" w:rsidDel="00F57C15" w:rsidR="00503F45">
          <w:rPr>
            <w:rFonts w:ascii="Atkinson Hyperlegible" w:hAnsi="Atkinson Hyperlegible" w:eastAsia="Arial Narrow" w:cs="Arial Narrow"/>
          </w:rPr>
          <w:delText>Recursos Humanos</w:delText>
        </w:r>
        <w:r w:rsidRPr="00560665" w:rsidDel="00F57C15">
          <w:rPr>
            <w:rFonts w:ascii="Atkinson Hyperlegible" w:hAnsi="Atkinson Hyperlegible" w:eastAsia="Arial Narrow" w:cs="Arial Narrow"/>
          </w:rPr>
          <w:delText xml:space="preserve"> y el asesor externo </w:delText>
        </w:r>
        <w:r w:rsidRPr="00560665" w:rsidDel="00F57C15" w:rsidR="004A6920">
          <w:rPr>
            <w:rFonts w:ascii="Atkinson Hyperlegible" w:hAnsi="Atkinson Hyperlegible" w:eastAsia="Arial Narrow" w:cs="Arial Narrow"/>
          </w:rPr>
          <w:delText xml:space="preserve">(en caso de requerirse) </w:delText>
        </w:r>
        <w:r w:rsidRPr="00560665" w:rsidDel="00F57C15">
          <w:rPr>
            <w:rFonts w:ascii="Atkinson Hyperlegible" w:hAnsi="Atkinson Hyperlegible" w:eastAsia="Arial Narrow" w:cs="Arial Narrow"/>
          </w:rPr>
          <w:delText xml:space="preserve">analizarán los descargos y tomarán la decisión de imponer una sanción, que se notificará al trabajador mediante escrito suscrito por el Gerente de </w:delText>
        </w:r>
        <w:r w:rsidRPr="00560665" w:rsidDel="00F57C15" w:rsidR="00503F45">
          <w:rPr>
            <w:rFonts w:ascii="Atkinson Hyperlegible" w:hAnsi="Atkinson Hyperlegible" w:eastAsia="Arial Narrow" w:cs="Arial Narrow"/>
          </w:rPr>
          <w:delText>Recursos Humanos</w:delText>
        </w:r>
        <w:r w:rsidRPr="00560665" w:rsidDel="00F57C15">
          <w:rPr>
            <w:rFonts w:ascii="Atkinson Hyperlegible" w:hAnsi="Atkinson Hyperlegible" w:eastAsia="Arial Narrow" w:cs="Arial Narrow"/>
          </w:rPr>
          <w:delText>.</w:delText>
        </w:r>
      </w:del>
    </w:p>
    <w:p w:rsidRPr="00560665" w:rsidR="00454AAB" w:rsidP="006376B2" w:rsidRDefault="00454AAB" w14:paraId="0000026A" w14:textId="77777777">
      <w:pPr>
        <w:pBdr>
          <w:top w:val="nil"/>
          <w:left w:val="nil"/>
          <w:bottom w:val="nil"/>
          <w:right w:val="nil"/>
          <w:between w:val="nil"/>
        </w:pBdr>
        <w:tabs>
          <w:tab w:val="left" w:pos="9498"/>
        </w:tabs>
        <w:spacing w:before="11"/>
        <w:ind w:right="-69"/>
        <w:jc w:val="both"/>
        <w:rPr>
          <w:rFonts w:ascii="Atkinson Hyperlegible" w:hAnsi="Atkinson Hyperlegible" w:eastAsia="Arial Narrow" w:cs="Arial Narrow"/>
          <w:color w:val="000000"/>
        </w:rPr>
      </w:pPr>
    </w:p>
    <w:p w:rsidRPr="00560665" w:rsidR="00454AAB" w:rsidDel="00F57C15" w:rsidP="006376B2" w:rsidRDefault="004B51CD" w14:paraId="0000026B" w14:textId="38AF6D85">
      <w:pPr>
        <w:pBdr>
          <w:top w:val="nil"/>
          <w:left w:val="nil"/>
          <w:bottom w:val="nil"/>
          <w:right w:val="nil"/>
          <w:between w:val="nil"/>
        </w:pBdr>
        <w:tabs>
          <w:tab w:val="left" w:pos="9498"/>
        </w:tabs>
        <w:ind w:right="-69"/>
        <w:jc w:val="both"/>
        <w:rPr>
          <w:del w:author="Tatiana Ramírez" w:date="2024-12-20T17:29:00Z" w16du:dateUtc="2024-12-20T22:29:00Z" w:id="965"/>
          <w:rFonts w:ascii="Atkinson Hyperlegible" w:hAnsi="Atkinson Hyperlegible" w:eastAsia="Arial Narrow" w:cs="Arial Narrow"/>
          <w:color w:val="000000"/>
        </w:rPr>
      </w:pPr>
      <w:del w:author="Tatiana Ramírez" w:date="2024-12-20T17:29:00Z" w16du:dateUtc="2024-12-20T22:29:00Z" w:id="966">
        <w:r w:rsidRPr="00560665" w:rsidDel="00F57C15">
          <w:rPr>
            <w:rFonts w:ascii="Atkinson Hyperlegible" w:hAnsi="Atkinson Hyperlegible" w:eastAsia="Arial Narrow" w:cs="Arial Narrow"/>
            <w:b/>
            <w:color w:val="000000"/>
          </w:rPr>
          <w:delText xml:space="preserve">PARÁGRAFO ÚNICO. </w:delText>
        </w:r>
        <w:r w:rsidRPr="00560665" w:rsidDel="00F57C15" w:rsidR="004853CC">
          <w:rPr>
            <w:rFonts w:ascii="Atkinson Hyperlegible" w:hAnsi="Atkinson Hyperlegible" w:eastAsia="Arial Narrow" w:cs="Arial Narrow"/>
            <w:color w:val="000000"/>
          </w:rPr>
          <w:delText>La organización</w:delText>
        </w:r>
        <w:r w:rsidRPr="00560665" w:rsidDel="00F57C15">
          <w:rPr>
            <w:rFonts w:ascii="Atkinson Hyperlegible" w:hAnsi="Atkinson Hyperlegible" w:eastAsia="Arial Narrow" w:cs="Arial Narrow"/>
            <w:color w:val="000000"/>
          </w:rPr>
          <w:delText xml:space="preserve"> notificará a la persona sancionada por escrito y la sanción se hará efectiva dentro de los treinta (30) días hábiles siguientes a su notificación. Los días de la sanción serán continuos.</w:delText>
        </w:r>
      </w:del>
    </w:p>
    <w:p w:rsidRPr="00560665" w:rsidR="00454AAB" w:rsidP="006376B2" w:rsidRDefault="00454AAB" w14:paraId="0000026C" w14:textId="77777777">
      <w:pPr>
        <w:pBdr>
          <w:top w:val="nil"/>
          <w:left w:val="nil"/>
          <w:bottom w:val="nil"/>
          <w:right w:val="nil"/>
          <w:between w:val="nil"/>
        </w:pBdr>
        <w:tabs>
          <w:tab w:val="left" w:pos="9498"/>
        </w:tabs>
        <w:spacing w:before="11"/>
        <w:jc w:val="both"/>
        <w:rPr>
          <w:rFonts w:ascii="Atkinson Hyperlegible" w:hAnsi="Atkinson Hyperlegible" w:eastAsia="Arial Narrow" w:cs="Arial Narrow"/>
          <w:color w:val="000000"/>
        </w:rPr>
      </w:pPr>
    </w:p>
    <w:p w:rsidRPr="00560665" w:rsidR="00454AAB" w:rsidP="006376B2" w:rsidRDefault="004B51CD" w14:paraId="0000026D" w14:textId="4588EF9A">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037570">
        <w:rPr>
          <w:rFonts w:ascii="Atkinson Hyperlegible" w:hAnsi="Atkinson Hyperlegible" w:eastAsia="Arial Narrow" w:cs="Arial Narrow"/>
          <w:b/>
          <w:color w:val="000000"/>
        </w:rPr>
        <w:t>8</w:t>
      </w:r>
      <w:r w:rsidRPr="00560665" w:rsidR="007A6554">
        <w:rPr>
          <w:rFonts w:ascii="Atkinson Hyperlegible" w:hAnsi="Atkinson Hyperlegible" w:eastAsia="Arial Narrow" w:cs="Arial Narrow"/>
          <w:b/>
          <w:color w:val="000000"/>
        </w:rPr>
        <w:t>8</w:t>
      </w:r>
      <w:r w:rsidRPr="00560665">
        <w:rPr>
          <w:rFonts w:ascii="Atkinson Hyperlegible" w:hAnsi="Atkinson Hyperlegible" w:eastAsia="Arial Narrow" w:cs="Arial Narrow"/>
          <w:b/>
          <w:color w:val="000000"/>
        </w:rPr>
        <w:t>.</w:t>
      </w:r>
      <w:r w:rsidRPr="00560665">
        <w:rPr>
          <w:rFonts w:ascii="Atkinson Hyperlegible" w:hAnsi="Atkinson Hyperlegible" w:eastAsia="Arial Narrow" w:cs="Arial Narrow"/>
          <w:color w:val="000000"/>
        </w:rPr>
        <w:t xml:space="preserve"> En caso de que </w:t>
      </w:r>
      <w:r w:rsidR="00932E93">
        <w:rPr>
          <w:rFonts w:ascii="Atkinson Hyperlegible" w:hAnsi="Atkinson Hyperlegible" w:eastAsia="Arial Narrow" w:cs="Arial Narrow"/>
          <w:color w:val="000000"/>
        </w:rPr>
        <w:t>la persona contratada</w:t>
      </w:r>
      <w:r w:rsidRPr="00560665">
        <w:rPr>
          <w:rFonts w:ascii="Atkinson Hyperlegible" w:hAnsi="Atkinson Hyperlegible" w:eastAsia="Arial Narrow" w:cs="Arial Narrow"/>
          <w:color w:val="000000"/>
        </w:rPr>
        <w:t xml:space="preserve"> no se encuentre de acuerdo con la decisión, </w:t>
      </w:r>
      <w:r w:rsidRPr="00560665">
        <w:rPr>
          <w:rFonts w:ascii="Atkinson Hyperlegible" w:hAnsi="Atkinson Hyperlegible" w:eastAsia="Arial Narrow" w:cs="Arial Narrow"/>
          <w:color w:val="000000"/>
        </w:rPr>
        <w:lastRenderedPageBreak/>
        <w:t xml:space="preserve">podrá interponer dentro de los dos (2) días siguientes de recurso de apelación ante el Representante Legal de </w:t>
      </w:r>
      <w:r w:rsidR="00417C49">
        <w:rPr>
          <w:rFonts w:ascii="Atkinson Hyperlegible" w:hAnsi="Atkinson Hyperlegible" w:eastAsia="Arial Narrow" w:cs="Arial Narrow"/>
          <w:b/>
          <w:color w:val="000000"/>
        </w:rPr>
        <w:t>POA</w:t>
      </w:r>
      <w:r w:rsidRPr="00560665">
        <w:rPr>
          <w:rFonts w:ascii="Atkinson Hyperlegible" w:hAnsi="Atkinson Hyperlegible" w:eastAsia="Arial Narrow" w:cs="Arial Narrow"/>
          <w:color w:val="000000"/>
        </w:rPr>
        <w:t>, quien resolverá a los tres (3) días siguientes de recibido del recurso.</w:t>
      </w:r>
    </w:p>
    <w:p w:rsidRPr="00560665" w:rsidR="00037570" w:rsidP="006376B2" w:rsidRDefault="00037570" w14:paraId="35DCBFA1" w14:textId="77777777">
      <w:pPr>
        <w:tabs>
          <w:tab w:val="left" w:pos="9498"/>
        </w:tabs>
        <w:jc w:val="center"/>
        <w:rPr>
          <w:rFonts w:ascii="Atkinson Hyperlegible" w:hAnsi="Atkinson Hyperlegible" w:eastAsia="Arial Narrow" w:cs="Arial Narrow"/>
          <w:b/>
        </w:rPr>
      </w:pPr>
      <w:bookmarkStart w:name="_147n2zr" w:colFirst="0" w:colLast="0" w:id="967"/>
      <w:bookmarkEnd w:id="967"/>
    </w:p>
    <w:p w:rsidRPr="00560665" w:rsidR="00454AAB" w:rsidP="006376B2" w:rsidRDefault="004B51CD" w14:paraId="0000026F" w14:textId="739F0055">
      <w:pPr>
        <w:tabs>
          <w:tab w:val="left" w:pos="9498"/>
        </w:tabs>
        <w:jc w:val="center"/>
        <w:rPr>
          <w:rFonts w:ascii="Atkinson Hyperlegible" w:hAnsi="Atkinson Hyperlegible" w:eastAsia="Arial Narrow" w:cs="Arial Narrow"/>
          <w:b/>
        </w:rPr>
      </w:pPr>
      <w:r w:rsidRPr="00560665">
        <w:rPr>
          <w:rFonts w:ascii="Atkinson Hyperlegible" w:hAnsi="Atkinson Hyperlegible" w:eastAsia="Arial Narrow" w:cs="Arial Narrow"/>
          <w:b/>
        </w:rPr>
        <w:t>CAPÍTULO XXI</w:t>
      </w:r>
    </w:p>
    <w:p w:rsidRPr="00560665" w:rsidR="00454AAB" w:rsidP="006376B2" w:rsidRDefault="004B51CD" w14:paraId="00000270" w14:textId="560429C9">
      <w:pPr>
        <w:tabs>
          <w:tab w:val="left" w:pos="9498"/>
        </w:tabs>
        <w:jc w:val="center"/>
        <w:rPr>
          <w:rFonts w:ascii="Atkinson Hyperlegible" w:hAnsi="Atkinson Hyperlegible" w:eastAsia="Arial Narrow" w:cs="Arial Narrow"/>
          <w:b/>
        </w:rPr>
      </w:pPr>
      <w:r w:rsidRPr="00560665">
        <w:rPr>
          <w:rFonts w:ascii="Atkinson Hyperlegible" w:hAnsi="Atkinson Hyperlegible" w:eastAsia="Arial Narrow" w:cs="Arial Narrow"/>
          <w:b/>
        </w:rPr>
        <w:t xml:space="preserve">RECLAMOS: PERSONAS ANTE QUIENES DEBE PRESENTARSE </w:t>
      </w:r>
      <w:r w:rsidR="00EA37DA">
        <w:rPr>
          <w:rFonts w:ascii="Atkinson Hyperlegible" w:hAnsi="Atkinson Hyperlegible" w:eastAsia="Arial Narrow" w:cs="Arial Narrow"/>
          <w:b/>
        </w:rPr>
        <w:t xml:space="preserve">LOS RECLAMOS </w:t>
      </w:r>
      <w:r w:rsidRPr="00560665">
        <w:rPr>
          <w:rFonts w:ascii="Atkinson Hyperlegible" w:hAnsi="Atkinson Hyperlegible" w:eastAsia="Arial Narrow" w:cs="Arial Narrow"/>
          <w:b/>
        </w:rPr>
        <w:t>Y SU TRÁMITE</w:t>
      </w:r>
    </w:p>
    <w:p w:rsidRPr="00560665" w:rsidR="00454AAB" w:rsidP="006376B2" w:rsidRDefault="00454AAB" w14:paraId="00000271" w14:textId="77777777">
      <w:pPr>
        <w:pBdr>
          <w:top w:val="nil"/>
          <w:left w:val="nil"/>
          <w:bottom w:val="nil"/>
          <w:right w:val="nil"/>
          <w:between w:val="nil"/>
        </w:pBdr>
        <w:tabs>
          <w:tab w:val="left" w:pos="9498"/>
        </w:tabs>
        <w:ind w:left="100" w:right="215"/>
        <w:jc w:val="both"/>
        <w:rPr>
          <w:rFonts w:ascii="Atkinson Hyperlegible" w:hAnsi="Atkinson Hyperlegible" w:eastAsia="Arial Narrow" w:cs="Arial Narrow"/>
          <w:b/>
          <w:color w:val="000000"/>
        </w:rPr>
      </w:pPr>
    </w:p>
    <w:p w:rsidR="00454AAB" w:rsidP="006376B2" w:rsidRDefault="004B51CD" w14:paraId="00000272" w14:textId="2B8BB0B9">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037570">
        <w:rPr>
          <w:rFonts w:ascii="Atkinson Hyperlegible" w:hAnsi="Atkinson Hyperlegible" w:eastAsia="Arial Narrow" w:cs="Arial Narrow"/>
          <w:b/>
          <w:color w:val="000000"/>
        </w:rPr>
        <w:t>8</w:t>
      </w:r>
      <w:r w:rsidRPr="00560665" w:rsidR="007A6554">
        <w:rPr>
          <w:rFonts w:ascii="Atkinson Hyperlegible" w:hAnsi="Atkinson Hyperlegible" w:eastAsia="Arial Narrow" w:cs="Arial Narrow"/>
          <w:b/>
          <w:color w:val="000000"/>
        </w:rPr>
        <w:t>9</w:t>
      </w:r>
      <w:r w:rsidRPr="00560665">
        <w:rPr>
          <w:rFonts w:ascii="Atkinson Hyperlegible" w:hAnsi="Atkinson Hyperlegible" w:eastAsia="Arial Narrow" w:cs="Arial Narrow"/>
          <w:b/>
          <w:color w:val="000000"/>
        </w:rPr>
        <w:t xml:space="preserve">. </w:t>
      </w:r>
      <w:r w:rsidR="006B1428">
        <w:rPr>
          <w:rFonts w:ascii="Atkinson Hyperlegible" w:hAnsi="Atkinson Hyperlegible" w:eastAsia="Arial Narrow" w:cs="Arial Narrow"/>
          <w:color w:val="000000"/>
        </w:rPr>
        <w:t>El personal</w:t>
      </w:r>
      <w:r w:rsidRPr="00560665">
        <w:rPr>
          <w:rFonts w:ascii="Atkinson Hyperlegible" w:hAnsi="Atkinson Hyperlegible" w:eastAsia="Arial Narrow" w:cs="Arial Narrow"/>
          <w:color w:val="000000"/>
        </w:rPr>
        <w:t xml:space="preserve"> hará los reclamos presencialmente</w:t>
      </w:r>
      <w:r w:rsidRPr="00560665" w:rsidR="001909B9">
        <w:rPr>
          <w:rFonts w:ascii="Atkinson Hyperlegible" w:hAnsi="Atkinson Hyperlegible" w:eastAsia="Arial Narrow" w:cs="Arial Narrow"/>
          <w:color w:val="000000"/>
        </w:rPr>
        <w:t xml:space="preserve"> o por cualquier medio que </w:t>
      </w:r>
      <w:r w:rsidR="00F64D81">
        <w:rPr>
          <w:rFonts w:ascii="Atkinson Hyperlegible" w:hAnsi="Atkinson Hyperlegible" w:eastAsia="Arial Narrow" w:cs="Arial Narrow"/>
          <w:color w:val="000000"/>
        </w:rPr>
        <w:t>POA</w:t>
      </w:r>
      <w:r w:rsidRPr="00560665" w:rsidR="001909B9">
        <w:rPr>
          <w:rFonts w:ascii="Atkinson Hyperlegible" w:hAnsi="Atkinson Hyperlegible" w:eastAsia="Arial Narrow" w:cs="Arial Narrow"/>
          <w:color w:val="000000"/>
        </w:rPr>
        <w:t xml:space="preserve"> disponga</w:t>
      </w:r>
      <w:r w:rsidRPr="00560665">
        <w:rPr>
          <w:rFonts w:ascii="Atkinson Hyperlegible" w:hAnsi="Atkinson Hyperlegible" w:eastAsia="Arial Narrow" w:cs="Arial Narrow"/>
          <w:color w:val="000000"/>
        </w:rPr>
        <w:t xml:space="preserve"> ante el Gerente de </w:t>
      </w:r>
      <w:r w:rsidRPr="00560665" w:rsidR="00503F45">
        <w:rPr>
          <w:rFonts w:ascii="Atkinson Hyperlegible" w:hAnsi="Atkinson Hyperlegible" w:eastAsia="Arial Narrow" w:cs="Arial Narrow"/>
          <w:color w:val="000000"/>
        </w:rPr>
        <w:t>Recursos Humanos</w:t>
      </w:r>
      <w:r w:rsidRPr="00560665">
        <w:rPr>
          <w:rFonts w:ascii="Atkinson Hyperlegible" w:hAnsi="Atkinson Hyperlegible" w:eastAsia="Arial Narrow" w:cs="Arial Narrow"/>
          <w:color w:val="000000"/>
        </w:rPr>
        <w:t>, quien escuchará, recopilará la información respectiva y resolverá en justicia y equidad.</w:t>
      </w:r>
    </w:p>
    <w:p w:rsidR="008970D4" w:rsidP="006376B2" w:rsidRDefault="008970D4" w14:paraId="2A3793CD"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B739DB" w:rsidR="00B739DB" w:rsidP="00B739DB" w:rsidRDefault="008970D4" w14:paraId="30220D8B" w14:textId="77777777">
      <w:pPr>
        <w:pStyle w:val="Ttulo1"/>
        <w:jc w:val="center"/>
        <w:rPr>
          <w:rFonts w:ascii="Atkinson Hyperlegible" w:hAnsi="Atkinson Hyperlegible" w:cs="Calibri"/>
          <w:sz w:val="22"/>
          <w:szCs w:val="22"/>
        </w:rPr>
        <w:pPrChange w:author="Tatiana Ramírez" w:date="2024-12-20T17:35:00Z" w16du:dateUtc="2024-12-20T22:35:00Z" w:id="968">
          <w:pPr>
            <w:pStyle w:val="Ttulo1"/>
          </w:pPr>
        </w:pPrChange>
      </w:pPr>
      <w:r w:rsidRPr="00B739DB">
        <w:rPr>
          <w:rFonts w:ascii="Atkinson Hyperlegible" w:hAnsi="Atkinson Hyperlegible" w:eastAsia="Arial Narrow" w:cs="Arial Narrow"/>
          <w:color w:val="000000"/>
          <w:rPrChange w:author="Tatiana Ramírez" w:date="2024-12-20T17:35:00Z" w16du:dateUtc="2024-12-20T22:35:00Z" w:id="969">
            <w:rPr>
              <w:rFonts w:ascii="Atkinson Hyperlegible" w:hAnsi="Atkinson Hyperlegible" w:eastAsia="Arial Narrow" w:cs="Arial Narrow"/>
              <w:b w:val="0"/>
              <w:bCs/>
              <w:color w:val="000000"/>
            </w:rPr>
          </w:rPrChange>
        </w:rPr>
        <w:t xml:space="preserve">CAPÍTULO INSERTAR. </w:t>
      </w:r>
      <w:r w:rsidRPr="00B739DB" w:rsidR="00B739DB">
        <w:rPr>
          <w:rFonts w:ascii="Atkinson Hyperlegible" w:hAnsi="Atkinson Hyperlegible" w:cs="Calibri"/>
          <w:sz w:val="22"/>
          <w:szCs w:val="22"/>
        </w:rPr>
        <w:t>ACOSO LABORAL DEFINICIÓN, MODALIDADES Y PROCEDIMIENTO INTERNO DE SOLUCIÓN.</w:t>
      </w:r>
    </w:p>
    <w:p w:rsidRPr="008970D4" w:rsidR="008970D4" w:rsidP="00B739DB" w:rsidRDefault="008970D4" w14:paraId="47D15121" w14:textId="256E4E3C">
      <w:pPr>
        <w:pBdr>
          <w:top w:val="nil"/>
          <w:left w:val="nil"/>
          <w:bottom w:val="nil"/>
          <w:right w:val="nil"/>
          <w:between w:val="nil"/>
        </w:pBdr>
        <w:tabs>
          <w:tab w:val="left" w:pos="9498"/>
        </w:tabs>
        <w:ind w:right="-69"/>
        <w:rPr>
          <w:rFonts w:ascii="Atkinson Hyperlegible" w:hAnsi="Atkinson Hyperlegible" w:eastAsia="Arial Narrow" w:cs="Arial Narrow"/>
          <w:b/>
          <w:bCs/>
          <w:color w:val="000000"/>
          <w:rPrChange w:author="Tatiana Ramírez" w:date="2024-12-20T17:35:00Z" w16du:dateUtc="2024-12-20T22:35:00Z" w:id="970">
            <w:rPr>
              <w:rFonts w:ascii="Atkinson Hyperlegible" w:hAnsi="Atkinson Hyperlegible" w:eastAsia="Arial Narrow" w:cs="Arial Narrow"/>
              <w:color w:val="000000"/>
            </w:rPr>
          </w:rPrChange>
        </w:rPr>
        <w:pPrChange w:author="Tatiana Ramírez" w:date="2024-12-20T17:35:00Z" w16du:dateUtc="2024-12-20T22:35:00Z" w:id="971">
          <w:pPr>
            <w:pBdr>
              <w:top w:val="nil"/>
              <w:left w:val="nil"/>
              <w:bottom w:val="nil"/>
              <w:right w:val="nil"/>
              <w:between w:val="nil"/>
            </w:pBdr>
            <w:tabs>
              <w:tab w:val="left" w:pos="9498"/>
            </w:tabs>
            <w:ind w:right="-69"/>
            <w:jc w:val="both"/>
          </w:pPr>
        </w:pPrChange>
      </w:pPr>
    </w:p>
    <w:p w:rsidR="008970D4" w:rsidP="006376B2" w:rsidRDefault="008970D4" w14:paraId="119A574E"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EE5031" w:rsidR="008970D4" w:rsidP="008970D4" w:rsidRDefault="008970D4" w14:paraId="79B09420" w14:textId="77777777">
      <w:pPr>
        <w:pStyle w:val="Sangradetextonormal"/>
        <w:ind w:left="0" w:right="17"/>
        <w:rPr>
          <w:rFonts w:ascii="Atkinson Hyperlegible" w:hAnsi="Atkinson Hyperlegible" w:cs="Calibri"/>
        </w:rPr>
      </w:pPr>
      <w:r w:rsidRPr="00EE5031">
        <w:rPr>
          <w:rFonts w:ascii="Atkinson Hyperlegible" w:hAnsi="Atkinson Hyperlegible" w:cs="Calibri"/>
          <w:b/>
          <w:bCs/>
          <w:color w:val="000000"/>
        </w:rPr>
        <w:t xml:space="preserve">ARTÍCULO 55. </w:t>
      </w:r>
      <w:r w:rsidRPr="00EE5031">
        <w:rPr>
          <w:rFonts w:ascii="Atkinson Hyperlegible" w:hAnsi="Atkinson Hyperlegible" w:cs="Calibri"/>
        </w:rPr>
        <w:t>Se entenderá por acoso laboral toda conducta persistente y demostrable, ejercida sobre un empleado, trabajador por parte de un empleador, un jefe o superior jerárquico inmediato o mediato, un compañero de trabajo o un subalterno encaminada a infundir miedo, intimidación, terror y angustia, a causar perjuicio laboral, generar desmotivación en el trabajo o inducir la renuncia de este.</w:t>
      </w:r>
    </w:p>
    <w:p w:rsidRPr="00EE5031" w:rsidR="008970D4" w:rsidP="008970D4" w:rsidRDefault="008970D4" w14:paraId="062F898A" w14:textId="77777777">
      <w:pPr>
        <w:pStyle w:val="Sangradetextonormal"/>
        <w:ind w:left="0" w:right="17"/>
        <w:rPr>
          <w:rFonts w:ascii="Atkinson Hyperlegible" w:hAnsi="Atkinson Hyperlegible" w:cs="Calibri"/>
        </w:rPr>
      </w:pPr>
    </w:p>
    <w:p w:rsidRPr="00EE5031" w:rsidR="008970D4" w:rsidP="008970D4" w:rsidRDefault="008970D4" w14:paraId="68BC14A0" w14:textId="77777777">
      <w:pPr>
        <w:ind w:right="17"/>
        <w:jc w:val="both"/>
        <w:rPr>
          <w:rFonts w:ascii="Atkinson Hyperlegible" w:hAnsi="Atkinson Hyperlegible" w:cs="Calibri"/>
          <w:lang w:eastAsia="ar-SA"/>
        </w:rPr>
      </w:pPr>
      <w:r w:rsidRPr="00EE5031">
        <w:rPr>
          <w:rFonts w:ascii="Atkinson Hyperlegible" w:hAnsi="Atkinson Hyperlegible" w:cs="Calibri"/>
          <w:lang w:eastAsia="ar-SA"/>
        </w:rPr>
        <w:t>No obstante, es importante resaltar que la ley de acoso laboral y lo establecido en este reglamento únicamente se aplica respecto de situaciones que ocurran en un ámbito de relaciones de dependencia o subordinación de carácter laboral; es decir, no se aplicará en el ámbito de las relaciones civiles y/o comerciales derivadas de los contratos de prestación de servicios, en los cuales no se presenta una relación de jerarquía o subordinación, ni en la contratación administrativa.</w:t>
      </w:r>
    </w:p>
    <w:p w:rsidRPr="00EE5031" w:rsidR="008970D4" w:rsidP="008970D4" w:rsidRDefault="008970D4" w14:paraId="12701F63" w14:textId="77777777">
      <w:pPr>
        <w:ind w:right="17"/>
        <w:jc w:val="both"/>
        <w:rPr>
          <w:rFonts w:ascii="Atkinson Hyperlegible" w:hAnsi="Atkinson Hyperlegible" w:cs="Calibri"/>
          <w:lang w:eastAsia="ar-SA"/>
        </w:rPr>
      </w:pPr>
    </w:p>
    <w:p w:rsidRPr="00EE5031" w:rsidR="008970D4" w:rsidP="008970D4" w:rsidRDefault="008970D4" w14:paraId="7270C399" w14:textId="77777777">
      <w:pPr>
        <w:pStyle w:val="Sangradetextonormal"/>
        <w:ind w:left="0" w:right="17"/>
        <w:rPr>
          <w:rFonts w:ascii="Atkinson Hyperlegible" w:hAnsi="Atkinson Hyperlegible" w:cs="Calibri"/>
          <w:bCs/>
        </w:rPr>
      </w:pPr>
      <w:r w:rsidRPr="00EE5031">
        <w:rPr>
          <w:rFonts w:ascii="Atkinson Hyperlegible" w:hAnsi="Atkinson Hyperlegible" w:cs="Calibri"/>
          <w:b/>
          <w:bCs/>
          <w:color w:val="000000"/>
        </w:rPr>
        <w:t xml:space="preserve">ARTÍCULO 56.  </w:t>
      </w:r>
      <w:r w:rsidRPr="00EE5031">
        <w:rPr>
          <w:rFonts w:ascii="Atkinson Hyperlegible" w:hAnsi="Atkinson Hyperlegible" w:cs="Calibri"/>
          <w:bCs/>
        </w:rPr>
        <w:t xml:space="preserve">Modalidades de acoso laboral: </w:t>
      </w:r>
    </w:p>
    <w:p w:rsidRPr="00EE5031" w:rsidR="008970D4" w:rsidP="008970D4" w:rsidRDefault="008970D4" w14:paraId="6B0CABFB" w14:textId="77777777">
      <w:pPr>
        <w:pStyle w:val="Sangradetextonormal"/>
        <w:ind w:left="0" w:right="17"/>
        <w:rPr>
          <w:rFonts w:ascii="Atkinson Hyperlegible" w:hAnsi="Atkinson Hyperlegible" w:cs="Calibri"/>
          <w:lang w:eastAsia="ar-SA"/>
        </w:rPr>
      </w:pPr>
    </w:p>
    <w:p w:rsidRPr="00EE5031" w:rsidR="008970D4" w:rsidP="008970D4" w:rsidRDefault="008970D4" w14:paraId="602EAF7F" w14:textId="77777777">
      <w:pPr>
        <w:pStyle w:val="Sangradetextonormal"/>
        <w:widowControl/>
        <w:numPr>
          <w:ilvl w:val="0"/>
          <w:numId w:val="90"/>
        </w:numPr>
        <w:spacing w:after="0"/>
        <w:ind w:left="709" w:right="17" w:hanging="349"/>
        <w:jc w:val="both"/>
        <w:rPr>
          <w:rFonts w:ascii="Atkinson Hyperlegible" w:hAnsi="Atkinson Hyperlegible" w:cs="Calibri"/>
          <w:lang w:eastAsia="ar-SA"/>
        </w:rPr>
      </w:pPr>
      <w:r w:rsidRPr="00EE5031">
        <w:rPr>
          <w:rFonts w:ascii="Atkinson Hyperlegible" w:hAnsi="Atkinson Hyperlegible" w:cs="Calibri"/>
          <w:u w:val="single"/>
          <w:lang w:eastAsia="ar-SA"/>
        </w:rPr>
        <w:t>Maltrato laboral:</w:t>
      </w:r>
      <w:r w:rsidRPr="00EE5031">
        <w:rPr>
          <w:rFonts w:ascii="Atkinson Hyperlegible" w:hAnsi="Atkinson Hyperlegible" w:cs="Calibri"/>
          <w:lang w:eastAsia="ar-SA"/>
        </w:rPr>
        <w:t xml:space="preserve"> todo acto de violencia contra la integridad física o moral, la libertad física o sexual y los bienes de quien se desempeñe como empleado o trabajador, toda expresión verbal injuriosa o ultrajante que lesione la integridad moral o los derechos a la intimidad y al buen nombre de quienes participen en una relación de trabajo de tipo laboral o todo comportamiento tendiente a menoscabar la autoestima y la dignidad de quien participe en una relación de trabajo de tipo laboral. </w:t>
      </w:r>
    </w:p>
    <w:p w:rsidRPr="00EE5031" w:rsidR="008970D4" w:rsidP="008970D4" w:rsidRDefault="008970D4" w14:paraId="7A0F89F4" w14:textId="77777777">
      <w:pPr>
        <w:pStyle w:val="Sangradetextonormal"/>
        <w:widowControl/>
        <w:numPr>
          <w:ilvl w:val="0"/>
          <w:numId w:val="90"/>
        </w:numPr>
        <w:spacing w:after="0"/>
        <w:ind w:left="709" w:right="17" w:hanging="349"/>
        <w:jc w:val="both"/>
        <w:rPr>
          <w:rFonts w:ascii="Atkinson Hyperlegible" w:hAnsi="Atkinson Hyperlegible" w:cs="Calibri"/>
          <w:lang w:eastAsia="ar-SA"/>
        </w:rPr>
      </w:pPr>
      <w:r w:rsidRPr="00EE5031">
        <w:rPr>
          <w:rFonts w:ascii="Atkinson Hyperlegible" w:hAnsi="Atkinson Hyperlegible" w:cs="Calibri"/>
          <w:u w:val="single"/>
          <w:lang w:eastAsia="ar-SA"/>
        </w:rPr>
        <w:t>Persecución laboral:</w:t>
      </w:r>
      <w:r w:rsidRPr="00EE5031">
        <w:rPr>
          <w:rFonts w:ascii="Atkinson Hyperlegible" w:hAnsi="Atkinson Hyperlegible" w:cs="Calibri"/>
          <w:lang w:eastAsia="ar-SA"/>
        </w:rPr>
        <w:t xml:space="preserve"> toda conducta cuyas características de reiteración o evidente arbitrariedad permitan inferir el propósito de inducir la renuncia del empleado o trabajador mediante la descalificación, la carga excesiva de trabajo y cambios permanentes de horario que pueda producir desmotivación laboral. </w:t>
      </w:r>
    </w:p>
    <w:p w:rsidRPr="00EE5031" w:rsidR="008970D4" w:rsidP="008970D4" w:rsidRDefault="008970D4" w14:paraId="412C4848" w14:textId="77777777">
      <w:pPr>
        <w:pStyle w:val="Sangradetextonormal"/>
        <w:widowControl/>
        <w:numPr>
          <w:ilvl w:val="0"/>
          <w:numId w:val="90"/>
        </w:numPr>
        <w:spacing w:after="0"/>
        <w:ind w:left="709" w:right="17" w:hanging="349"/>
        <w:jc w:val="both"/>
        <w:rPr>
          <w:rFonts w:ascii="Atkinson Hyperlegible" w:hAnsi="Atkinson Hyperlegible" w:cs="Calibri"/>
          <w:lang w:eastAsia="ar-SA"/>
        </w:rPr>
      </w:pPr>
      <w:r w:rsidRPr="00EE5031">
        <w:rPr>
          <w:rFonts w:ascii="Atkinson Hyperlegible" w:hAnsi="Atkinson Hyperlegible" w:cs="Calibri"/>
          <w:u w:val="single"/>
          <w:lang w:eastAsia="ar-SA"/>
        </w:rPr>
        <w:t>Discriminación laboral:</w:t>
      </w:r>
      <w:r w:rsidRPr="00EE5031">
        <w:rPr>
          <w:rFonts w:ascii="Atkinson Hyperlegible" w:hAnsi="Atkinson Hyperlegible" w:cs="Calibri"/>
          <w:lang w:eastAsia="ar-SA"/>
        </w:rPr>
        <w:t xml:space="preserve"> todo trato diferenciado por razones de raza, género, origen familiar o nacional, credo religioso, preferencia política o situación social o que carezca de toda razonabilidad desde el punto de vista laboral. </w:t>
      </w:r>
    </w:p>
    <w:p w:rsidRPr="00EE5031" w:rsidR="008970D4" w:rsidP="008970D4" w:rsidRDefault="008970D4" w14:paraId="5ADDC88C" w14:textId="683374CF">
      <w:pPr>
        <w:pStyle w:val="Sangradetextonormal"/>
        <w:widowControl/>
        <w:numPr>
          <w:ilvl w:val="0"/>
          <w:numId w:val="90"/>
        </w:numPr>
        <w:spacing w:after="0"/>
        <w:ind w:left="709" w:right="17" w:hanging="349"/>
        <w:jc w:val="both"/>
        <w:rPr>
          <w:rFonts w:ascii="Atkinson Hyperlegible" w:hAnsi="Atkinson Hyperlegible" w:cs="Calibri"/>
          <w:lang w:eastAsia="ar-SA"/>
        </w:rPr>
      </w:pPr>
      <w:r w:rsidRPr="00EE5031">
        <w:rPr>
          <w:rFonts w:ascii="Atkinson Hyperlegible" w:hAnsi="Atkinson Hyperlegible" w:cs="Calibri"/>
          <w:u w:val="single"/>
          <w:lang w:eastAsia="ar-SA"/>
        </w:rPr>
        <w:t>Entorpecimiento laboral</w:t>
      </w:r>
      <w:r w:rsidRPr="00EE5031">
        <w:rPr>
          <w:rFonts w:ascii="Atkinson Hyperlegible" w:hAnsi="Atkinson Hyperlegible" w:cs="Calibri"/>
          <w:lang w:eastAsia="ar-SA"/>
        </w:rPr>
        <w:t xml:space="preserve">: toda acción tendiente a obstaculizar el cumplimiento de la labor o hacerla más gravosa o retardarla con prejuicio para </w:t>
      </w:r>
      <w:r w:rsidR="00932E93">
        <w:rPr>
          <w:rFonts w:ascii="Atkinson Hyperlegible" w:hAnsi="Atkinson Hyperlegible" w:cs="Calibri"/>
          <w:lang w:eastAsia="ar-SA"/>
        </w:rPr>
        <w:t>la persona contratada</w:t>
      </w:r>
      <w:r w:rsidRPr="00EE5031">
        <w:rPr>
          <w:rFonts w:ascii="Atkinson Hyperlegible" w:hAnsi="Atkinson Hyperlegible" w:cs="Calibri"/>
          <w:lang w:eastAsia="ar-SA"/>
        </w:rPr>
        <w:t xml:space="preserve">. Constituyen acciones de entorpecimiento laboral, entre otras, la privación, ocultación o inutilización de </w:t>
      </w:r>
      <w:r w:rsidRPr="00EE5031">
        <w:rPr>
          <w:rFonts w:ascii="Atkinson Hyperlegible" w:hAnsi="Atkinson Hyperlegible" w:cs="Calibri"/>
          <w:lang w:eastAsia="ar-SA"/>
        </w:rPr>
        <w:lastRenderedPageBreak/>
        <w:t xml:space="preserve">los insumos, documentos o instrumentos para la labor, la destrucción o perdida de información, el ocultamiento de correspondencia o mensajes electrónicos. </w:t>
      </w:r>
    </w:p>
    <w:p w:rsidRPr="00EE5031" w:rsidR="008970D4" w:rsidP="008970D4" w:rsidRDefault="008970D4" w14:paraId="09638D43" w14:textId="0EC98633">
      <w:pPr>
        <w:pStyle w:val="Sangradetextonormal"/>
        <w:widowControl/>
        <w:numPr>
          <w:ilvl w:val="0"/>
          <w:numId w:val="90"/>
        </w:numPr>
        <w:spacing w:after="0"/>
        <w:ind w:left="709" w:right="17" w:hanging="349"/>
        <w:jc w:val="both"/>
        <w:rPr>
          <w:rFonts w:ascii="Atkinson Hyperlegible" w:hAnsi="Atkinson Hyperlegible" w:cs="Calibri"/>
          <w:lang w:eastAsia="ar-SA"/>
        </w:rPr>
      </w:pPr>
      <w:r w:rsidRPr="00EE5031">
        <w:rPr>
          <w:rFonts w:ascii="Atkinson Hyperlegible" w:hAnsi="Atkinson Hyperlegible" w:cs="Calibri"/>
          <w:u w:val="single"/>
          <w:lang w:eastAsia="ar-SA"/>
        </w:rPr>
        <w:t>Inequidad laboral:</w:t>
      </w:r>
      <w:r w:rsidRPr="00EE5031">
        <w:rPr>
          <w:rFonts w:ascii="Atkinson Hyperlegible" w:hAnsi="Atkinson Hyperlegible" w:cs="Calibri"/>
          <w:lang w:eastAsia="ar-SA"/>
        </w:rPr>
        <w:t xml:space="preserve"> asignación de funciones a menosprecio </w:t>
      </w:r>
      <w:proofErr w:type="spellStart"/>
      <w:r w:rsidRPr="00EE5031">
        <w:rPr>
          <w:rFonts w:ascii="Atkinson Hyperlegible" w:hAnsi="Atkinson Hyperlegible" w:cs="Calibri"/>
          <w:lang w:eastAsia="ar-SA"/>
        </w:rPr>
        <w:t>d</w:t>
      </w:r>
      <w:r w:rsidR="00932E93">
        <w:rPr>
          <w:rFonts w:ascii="Atkinson Hyperlegible" w:hAnsi="Atkinson Hyperlegible" w:cs="Calibri"/>
          <w:lang w:eastAsia="ar-SA"/>
        </w:rPr>
        <w:t>la</w:t>
      </w:r>
      <w:proofErr w:type="spellEnd"/>
      <w:r w:rsidR="00932E93">
        <w:rPr>
          <w:rFonts w:ascii="Atkinson Hyperlegible" w:hAnsi="Atkinson Hyperlegible" w:cs="Calibri"/>
          <w:lang w:eastAsia="ar-SA"/>
        </w:rPr>
        <w:t xml:space="preserve"> persona contratada</w:t>
      </w:r>
      <w:r w:rsidRPr="00EE5031">
        <w:rPr>
          <w:rFonts w:ascii="Atkinson Hyperlegible" w:hAnsi="Atkinson Hyperlegible" w:cs="Calibri"/>
          <w:lang w:eastAsia="ar-SA"/>
        </w:rPr>
        <w:t xml:space="preserve">. </w:t>
      </w:r>
    </w:p>
    <w:p w:rsidRPr="00EE5031" w:rsidR="008970D4" w:rsidP="008970D4" w:rsidRDefault="008970D4" w14:paraId="4B2EF41E" w14:textId="526926D7">
      <w:pPr>
        <w:pStyle w:val="Sangradetextonormal"/>
        <w:widowControl/>
        <w:numPr>
          <w:ilvl w:val="0"/>
          <w:numId w:val="90"/>
        </w:numPr>
        <w:spacing w:after="0"/>
        <w:ind w:left="709" w:right="17" w:hanging="349"/>
        <w:jc w:val="both"/>
        <w:rPr>
          <w:rFonts w:ascii="Atkinson Hyperlegible" w:hAnsi="Atkinson Hyperlegible" w:cs="Calibri"/>
          <w:lang w:eastAsia="ar-SA"/>
        </w:rPr>
      </w:pPr>
      <w:r w:rsidRPr="00EE5031">
        <w:rPr>
          <w:rFonts w:ascii="Atkinson Hyperlegible" w:hAnsi="Atkinson Hyperlegible" w:cs="Calibri"/>
          <w:u w:val="single"/>
          <w:lang w:eastAsia="ar-SA"/>
        </w:rPr>
        <w:t>Desprotección laboral:</w:t>
      </w:r>
      <w:r w:rsidRPr="00EE5031">
        <w:rPr>
          <w:rFonts w:ascii="Atkinson Hyperlegible" w:hAnsi="Atkinson Hyperlegible" w:cs="Calibri"/>
          <w:lang w:eastAsia="ar-SA"/>
        </w:rPr>
        <w:t xml:space="preserve"> toda conducta tendiente a poner en riesgo la integridad y la seguridad </w:t>
      </w:r>
      <w:proofErr w:type="spellStart"/>
      <w:r w:rsidRPr="00EE5031">
        <w:rPr>
          <w:rFonts w:ascii="Atkinson Hyperlegible" w:hAnsi="Atkinson Hyperlegible" w:cs="Calibri"/>
          <w:lang w:eastAsia="ar-SA"/>
        </w:rPr>
        <w:t>d</w:t>
      </w:r>
      <w:r w:rsidR="00932E93">
        <w:rPr>
          <w:rFonts w:ascii="Atkinson Hyperlegible" w:hAnsi="Atkinson Hyperlegible" w:cs="Calibri"/>
          <w:lang w:eastAsia="ar-SA"/>
        </w:rPr>
        <w:t>la</w:t>
      </w:r>
      <w:proofErr w:type="spellEnd"/>
      <w:r w:rsidR="00932E93">
        <w:rPr>
          <w:rFonts w:ascii="Atkinson Hyperlegible" w:hAnsi="Atkinson Hyperlegible" w:cs="Calibri"/>
          <w:lang w:eastAsia="ar-SA"/>
        </w:rPr>
        <w:t xml:space="preserve"> persona contratada</w:t>
      </w:r>
      <w:r w:rsidRPr="00EE5031">
        <w:rPr>
          <w:rFonts w:ascii="Atkinson Hyperlegible" w:hAnsi="Atkinson Hyperlegible" w:cs="Calibri"/>
          <w:lang w:eastAsia="ar-SA"/>
        </w:rPr>
        <w:t xml:space="preserve"> mediante órdenes o asignación de funciones sin el cumplimiento de los requisitos mínimos de protección y seguridad para </w:t>
      </w:r>
      <w:r w:rsidR="00932E93">
        <w:rPr>
          <w:rFonts w:ascii="Atkinson Hyperlegible" w:hAnsi="Atkinson Hyperlegible" w:cs="Calibri"/>
          <w:lang w:eastAsia="ar-SA"/>
        </w:rPr>
        <w:t>la persona contratada</w:t>
      </w:r>
      <w:r w:rsidRPr="00EE5031">
        <w:rPr>
          <w:rFonts w:ascii="Atkinson Hyperlegible" w:hAnsi="Atkinson Hyperlegible" w:cs="Calibri"/>
          <w:lang w:eastAsia="ar-SA"/>
        </w:rPr>
        <w:t>.</w:t>
      </w:r>
    </w:p>
    <w:p w:rsidRPr="00EE5031" w:rsidR="008970D4" w:rsidP="008970D4" w:rsidRDefault="008970D4" w14:paraId="63580640" w14:textId="77777777">
      <w:pPr>
        <w:ind w:right="17"/>
        <w:jc w:val="both"/>
        <w:rPr>
          <w:rFonts w:ascii="Atkinson Hyperlegible" w:hAnsi="Atkinson Hyperlegible" w:cs="Calibri"/>
          <w:color w:val="000000"/>
        </w:rPr>
      </w:pPr>
    </w:p>
    <w:p w:rsidRPr="00EE5031" w:rsidR="008970D4" w:rsidP="008970D4" w:rsidRDefault="008970D4" w14:paraId="42F4BFE8" w14:textId="77777777">
      <w:pPr>
        <w:ind w:right="17"/>
        <w:jc w:val="both"/>
        <w:rPr>
          <w:rFonts w:ascii="Atkinson Hyperlegible" w:hAnsi="Atkinson Hyperlegible" w:cs="Calibri"/>
          <w:color w:val="000000"/>
        </w:rPr>
      </w:pPr>
      <w:r w:rsidRPr="00EE5031">
        <w:rPr>
          <w:rFonts w:ascii="Atkinson Hyperlegible" w:hAnsi="Atkinson Hyperlegible" w:cs="Calibri"/>
          <w:b/>
          <w:bCs/>
          <w:color w:val="000000"/>
        </w:rPr>
        <w:t xml:space="preserve">ARTÍCULO 57. </w:t>
      </w:r>
      <w:bookmarkStart w:name="_Hlk157699208" w:id="972"/>
      <w:r w:rsidRPr="00EE5031">
        <w:rPr>
          <w:rFonts w:ascii="Atkinson Hyperlegible" w:hAnsi="Atkinson Hyperlegible" w:cs="Calibri"/>
          <w:color w:val="000000"/>
        </w:rPr>
        <w:t xml:space="preserve">Se presumirá que hay acoso laboral si se acredita la ocurrencia repetida y pública de cualquiera las conductas establecidas en el artículo 7 de la Ley 1010 de 2006 y demás normas que lo modifiquen o adicionen. </w:t>
      </w:r>
      <w:bookmarkEnd w:id="972"/>
    </w:p>
    <w:p w:rsidRPr="00EE5031" w:rsidR="008970D4" w:rsidP="008970D4" w:rsidRDefault="008970D4" w14:paraId="42730E62" w14:textId="77777777">
      <w:pPr>
        <w:ind w:right="17"/>
        <w:jc w:val="both"/>
        <w:rPr>
          <w:rFonts w:ascii="Atkinson Hyperlegible" w:hAnsi="Atkinson Hyperlegible" w:cs="Calibri"/>
          <w:color w:val="000000"/>
        </w:rPr>
      </w:pPr>
    </w:p>
    <w:p w:rsidRPr="00EE5031" w:rsidR="008970D4" w:rsidP="008970D4" w:rsidRDefault="008970D4" w14:paraId="52FB9D0B" w14:textId="77777777">
      <w:pPr>
        <w:ind w:right="17"/>
        <w:jc w:val="both"/>
        <w:rPr>
          <w:rFonts w:ascii="Atkinson Hyperlegible" w:hAnsi="Atkinson Hyperlegible" w:cs="Calibri"/>
          <w:color w:val="000000"/>
        </w:rPr>
      </w:pPr>
      <w:r w:rsidRPr="00EE5031">
        <w:rPr>
          <w:rFonts w:ascii="Atkinson Hyperlegible" w:hAnsi="Atkinson Hyperlegible" w:cs="Calibri"/>
          <w:b/>
          <w:bCs/>
          <w:color w:val="000000"/>
        </w:rPr>
        <w:t>ARTÍCULO 58</w:t>
      </w:r>
      <w:r w:rsidRPr="00EE5031">
        <w:rPr>
          <w:rFonts w:ascii="Atkinson Hyperlegible" w:hAnsi="Atkinson Hyperlegible" w:cs="Calibri"/>
          <w:b/>
          <w:bCs/>
          <w:noProof/>
        </w:rPr>
        <w:t>.</w:t>
      </w:r>
      <w:r w:rsidRPr="00EE5031">
        <w:rPr>
          <w:rFonts w:ascii="Atkinson Hyperlegible" w:hAnsi="Atkinson Hyperlegible" w:cs="Calibri"/>
          <w:b/>
          <w:noProof/>
        </w:rPr>
        <w:t xml:space="preserve"> </w:t>
      </w:r>
      <w:bookmarkStart w:name="_Hlk143088099" w:id="973"/>
      <w:bookmarkStart w:name="_Hlk157699232" w:id="974"/>
      <w:r w:rsidRPr="00EE5031">
        <w:rPr>
          <w:rFonts w:ascii="Atkinson Hyperlegible" w:hAnsi="Atkinson Hyperlegible" w:cs="Calibri"/>
          <w:color w:val="000000"/>
        </w:rPr>
        <w:t>No constituyen acoso laboral bajo ninguna de sus modalidades aquellas determinadas en el artículo 8 de la Ley 1010 de 2006 y demás normas que lo modifiquen o adicionen.</w:t>
      </w:r>
      <w:bookmarkEnd w:id="973"/>
    </w:p>
    <w:bookmarkEnd w:id="974"/>
    <w:p w:rsidRPr="00EE5031" w:rsidR="008970D4" w:rsidP="008970D4" w:rsidRDefault="008970D4" w14:paraId="19C487DD" w14:textId="77777777">
      <w:pPr>
        <w:ind w:right="17"/>
        <w:jc w:val="both"/>
        <w:rPr>
          <w:rFonts w:ascii="Atkinson Hyperlegible" w:hAnsi="Atkinson Hyperlegible" w:cs="Calibri"/>
          <w:color w:val="000000"/>
        </w:rPr>
      </w:pPr>
      <w:r w:rsidRPr="00EE5031">
        <w:rPr>
          <w:rFonts w:ascii="Atkinson Hyperlegible" w:hAnsi="Atkinson Hyperlegible" w:cs="Calibri"/>
          <w:color w:val="000000"/>
        </w:rPr>
        <w:t xml:space="preserve"> </w:t>
      </w:r>
    </w:p>
    <w:p w:rsidRPr="008970D4" w:rsidR="008970D4" w:rsidP="008970D4" w:rsidRDefault="008970D4" w14:paraId="239CED19" w14:textId="77777777">
      <w:pPr>
        <w:pStyle w:val="Ttulo2"/>
        <w:jc w:val="center"/>
        <w:rPr>
          <w:rFonts w:ascii="Atkinson Hyperlegible" w:hAnsi="Atkinson Hyperlegible" w:cs="Calibri"/>
          <w:bCs/>
          <w:color w:val="000000"/>
          <w:sz w:val="22"/>
          <w:szCs w:val="22"/>
          <w:rPrChange w:author="Tatiana Ramírez" w:date="2024-12-20T17:35:00Z" w16du:dateUtc="2024-12-20T22:35:00Z" w:id="975">
            <w:rPr>
              <w:rFonts w:ascii="Atkinson Hyperlegible" w:hAnsi="Atkinson Hyperlegible"/>
              <w:szCs w:val="22"/>
            </w:rPr>
          </w:rPrChange>
        </w:rPr>
        <w:pPrChange w:author="Tatiana Ramírez" w:date="2024-12-20T17:35:00Z" w16du:dateUtc="2024-12-20T22:35:00Z" w:id="976">
          <w:pPr>
            <w:pStyle w:val="Ttulo2"/>
          </w:pPr>
        </w:pPrChange>
      </w:pPr>
      <w:r w:rsidRPr="008970D4">
        <w:rPr>
          <w:rFonts w:ascii="Atkinson Hyperlegible" w:hAnsi="Atkinson Hyperlegible" w:cs="Calibri"/>
          <w:bCs/>
          <w:color w:val="000000"/>
          <w:sz w:val="22"/>
          <w:szCs w:val="22"/>
          <w:rPrChange w:author="Tatiana Ramírez" w:date="2024-12-20T17:35:00Z" w16du:dateUtc="2024-12-20T22:35:00Z" w:id="977">
            <w:rPr>
              <w:rFonts w:ascii="Atkinson Hyperlegible" w:hAnsi="Atkinson Hyperlegible"/>
              <w:szCs w:val="22"/>
            </w:rPr>
          </w:rPrChange>
        </w:rPr>
        <w:t>MECANISMOS DE PREVENCIÓN DE ACOSO LABORAL Y PROCEDIMIENTO INTERNO DE SOLUCIÓN</w:t>
      </w:r>
    </w:p>
    <w:p w:rsidRPr="00EE5031" w:rsidR="008970D4" w:rsidP="008970D4" w:rsidRDefault="008970D4" w14:paraId="56409A51" w14:textId="77777777">
      <w:pPr>
        <w:ind w:right="17"/>
        <w:jc w:val="both"/>
        <w:rPr>
          <w:rFonts w:ascii="Atkinson Hyperlegible" w:hAnsi="Atkinson Hyperlegible" w:cs="Calibri"/>
          <w:color w:val="000000"/>
        </w:rPr>
      </w:pPr>
    </w:p>
    <w:p w:rsidRPr="00EE5031" w:rsidR="008970D4" w:rsidP="008970D4" w:rsidRDefault="008970D4" w14:paraId="076D0526" w14:textId="77777777">
      <w:pPr>
        <w:pStyle w:val="Sangradetextonormal"/>
        <w:ind w:left="0" w:right="17"/>
        <w:rPr>
          <w:rFonts w:ascii="Atkinson Hyperlegible" w:hAnsi="Atkinson Hyperlegible" w:cs="Calibri"/>
        </w:rPr>
      </w:pPr>
      <w:r w:rsidRPr="00EE5031">
        <w:rPr>
          <w:rFonts w:ascii="Atkinson Hyperlegible" w:hAnsi="Atkinson Hyperlegible" w:cs="Calibri"/>
          <w:b/>
          <w:bCs/>
        </w:rPr>
        <w:t>ARTÍCULO 59.</w:t>
      </w:r>
      <w:r w:rsidRPr="00EE5031">
        <w:rPr>
          <w:rFonts w:ascii="Atkinson Hyperlegible" w:hAnsi="Atkinson Hyperlegible" w:cs="Calibri"/>
        </w:rPr>
        <w:t xml:space="preserve"> Los mecanismos de prevención de las conductas de acoso laboral previstos por la empresa constituyen actividades tendientes a generar una conciencia colectiva conviviente, que promueva el trabajo en condiciones dignas y justas, la armonía entre quienes comparten vida laboral empresarial y el buen ambiente en la empresa y proteja la intimidad, la honra, la salud mental y la libertad de las personas en el trabajo. </w:t>
      </w:r>
    </w:p>
    <w:p w:rsidRPr="00EE5031" w:rsidR="008970D4" w:rsidP="008970D4" w:rsidRDefault="008970D4" w14:paraId="7C6B2F9C" w14:textId="77777777">
      <w:pPr>
        <w:pStyle w:val="Sangradetextonormal"/>
        <w:ind w:left="0" w:right="17"/>
        <w:rPr>
          <w:rFonts w:ascii="Atkinson Hyperlegible" w:hAnsi="Atkinson Hyperlegible" w:cs="Calibri"/>
        </w:rPr>
      </w:pPr>
    </w:p>
    <w:p w:rsidRPr="00EE5031" w:rsidR="008970D4" w:rsidP="008970D4" w:rsidRDefault="008970D4" w14:paraId="370E6557" w14:textId="77777777">
      <w:pPr>
        <w:pStyle w:val="Sangradetextonormal"/>
        <w:ind w:left="0" w:right="17"/>
        <w:rPr>
          <w:rFonts w:ascii="Atkinson Hyperlegible" w:hAnsi="Atkinson Hyperlegible" w:cs="Calibri"/>
          <w:b/>
          <w:bCs/>
        </w:rPr>
      </w:pPr>
      <w:r w:rsidRPr="00EE5031">
        <w:rPr>
          <w:rFonts w:ascii="Atkinson Hyperlegible" w:hAnsi="Atkinson Hyperlegible" w:cs="Calibri"/>
          <w:b/>
          <w:bCs/>
        </w:rPr>
        <w:t>ARTÍCULO 60</w:t>
      </w:r>
      <w:r w:rsidRPr="00EE5031">
        <w:rPr>
          <w:rFonts w:ascii="Atkinson Hyperlegible" w:hAnsi="Atkinson Hyperlegible" w:cs="Calibri"/>
        </w:rPr>
        <w:t>.  En desarrollo del propósito a que se refiere el artículo anterior, la empresa ha previsto los siguientes mecanismos:</w:t>
      </w:r>
      <w:r w:rsidRPr="00EE5031">
        <w:rPr>
          <w:rFonts w:ascii="Atkinson Hyperlegible" w:hAnsi="Atkinson Hyperlegible" w:cs="Calibri"/>
          <w:b/>
          <w:bCs/>
        </w:rPr>
        <w:t xml:space="preserve"> </w:t>
      </w:r>
    </w:p>
    <w:p w:rsidRPr="00EE5031" w:rsidR="008970D4" w:rsidP="008970D4" w:rsidRDefault="008970D4" w14:paraId="3E528336" w14:textId="77777777">
      <w:pPr>
        <w:pStyle w:val="Sangradetextonormal"/>
        <w:ind w:left="0" w:right="17"/>
        <w:rPr>
          <w:rFonts w:ascii="Atkinson Hyperlegible" w:hAnsi="Atkinson Hyperlegible" w:cs="Calibri"/>
          <w:b/>
          <w:bCs/>
        </w:rPr>
      </w:pPr>
    </w:p>
    <w:p w:rsidRPr="00EE5031" w:rsidR="008970D4" w:rsidP="008970D4" w:rsidRDefault="008970D4" w14:paraId="7E8088D4" w14:textId="4F9A1D6B">
      <w:pPr>
        <w:pStyle w:val="Sangradetextonormal"/>
        <w:widowControl/>
        <w:numPr>
          <w:ilvl w:val="0"/>
          <w:numId w:val="91"/>
        </w:numPr>
        <w:spacing w:after="0"/>
        <w:ind w:right="17"/>
        <w:jc w:val="both"/>
        <w:rPr>
          <w:rFonts w:ascii="Atkinson Hyperlegible" w:hAnsi="Atkinson Hyperlegible" w:cs="Calibri"/>
        </w:rPr>
      </w:pPr>
      <w:r w:rsidRPr="00EE5031">
        <w:rPr>
          <w:rFonts w:ascii="Atkinson Hyperlegible" w:hAnsi="Atkinson Hyperlegible" w:cs="Calibri"/>
        </w:rPr>
        <w:t>Información a</w:t>
      </w:r>
      <w:r w:rsidR="006B1428">
        <w:rPr>
          <w:rFonts w:ascii="Atkinson Hyperlegible" w:hAnsi="Atkinson Hyperlegible" w:cs="Calibri"/>
        </w:rPr>
        <w:t>l personal</w:t>
      </w:r>
      <w:r w:rsidRPr="00EE5031">
        <w:rPr>
          <w:rFonts w:ascii="Atkinson Hyperlegible" w:hAnsi="Atkinson Hyperlegible" w:cs="Calibri"/>
        </w:rPr>
        <w:t xml:space="preserve"> sobre la Ley 1010 de 2006, que incluya campañas de divulgación preventiva, conversatorios y capacitaciones sobre el contenido de dicha ley, particularmente en relación con las conductas que constituyen acoso laboral, las que no, las circunstancias agravantes, las conductas atenuantes y el tratamiento sancionatorio.</w:t>
      </w:r>
    </w:p>
    <w:p w:rsidRPr="00EE5031" w:rsidR="008970D4" w:rsidP="008970D4" w:rsidRDefault="008970D4" w14:paraId="240E2188" w14:textId="77777777">
      <w:pPr>
        <w:pStyle w:val="Sangradetextonormal"/>
        <w:widowControl/>
        <w:numPr>
          <w:ilvl w:val="0"/>
          <w:numId w:val="91"/>
        </w:numPr>
        <w:spacing w:after="0"/>
        <w:ind w:right="17"/>
        <w:jc w:val="both"/>
        <w:rPr>
          <w:rFonts w:ascii="Atkinson Hyperlegible" w:hAnsi="Atkinson Hyperlegible" w:cs="Calibri"/>
        </w:rPr>
      </w:pPr>
      <w:r w:rsidRPr="00EE5031">
        <w:rPr>
          <w:rFonts w:ascii="Atkinson Hyperlegible" w:hAnsi="Atkinson Hyperlegible" w:cs="Calibri"/>
        </w:rPr>
        <w:t xml:space="preserve">Espacios para el diálogo, círculos de participación o grupos de similar naturaleza para la evaluación periódica de vida laboral con el fin de promover coherencia operativa y armonía </w:t>
      </w:r>
      <w:r w:rsidRPr="00C116E1">
        <w:rPr>
          <w:rFonts w:ascii="Atkinson Hyperlegible" w:hAnsi="Atkinson Hyperlegible" w:cs="Calibri"/>
        </w:rPr>
        <w:t>funcional</w:t>
      </w:r>
      <w:r w:rsidRPr="00EE5031">
        <w:rPr>
          <w:rFonts w:ascii="Atkinson Hyperlegible" w:hAnsi="Atkinson Hyperlegible" w:cs="Calibri"/>
        </w:rPr>
        <w:t xml:space="preserve"> que faciliten y fomenten el buen trato al interior de la empresa.</w:t>
      </w:r>
    </w:p>
    <w:p w:rsidRPr="00EE5031" w:rsidR="008970D4" w:rsidP="008970D4" w:rsidRDefault="008970D4" w14:paraId="4D292344" w14:textId="358AA80F">
      <w:pPr>
        <w:pStyle w:val="Sangradetextonormal"/>
        <w:widowControl/>
        <w:numPr>
          <w:ilvl w:val="0"/>
          <w:numId w:val="91"/>
        </w:numPr>
        <w:spacing w:after="0"/>
        <w:ind w:right="17"/>
        <w:jc w:val="both"/>
        <w:rPr>
          <w:rFonts w:ascii="Atkinson Hyperlegible" w:hAnsi="Atkinson Hyperlegible" w:cs="Calibri"/>
        </w:rPr>
      </w:pPr>
      <w:bookmarkStart w:name="_Hlk143088521" w:id="978"/>
      <w:r w:rsidRPr="00EE5031">
        <w:rPr>
          <w:rFonts w:ascii="Atkinson Hyperlegible" w:hAnsi="Atkinson Hyperlegible" w:cs="Calibri"/>
        </w:rPr>
        <w:t>Diseño y aplicación de actividades con la participación de</w:t>
      </w:r>
      <w:r w:rsidR="006B1428">
        <w:rPr>
          <w:rFonts w:ascii="Atkinson Hyperlegible" w:hAnsi="Atkinson Hyperlegible" w:cs="Calibri"/>
        </w:rPr>
        <w:t>l personal</w:t>
      </w:r>
      <w:r w:rsidRPr="00EE5031">
        <w:rPr>
          <w:rFonts w:ascii="Atkinson Hyperlegible" w:hAnsi="Atkinson Hyperlegible" w:cs="Calibri"/>
        </w:rPr>
        <w:t>, a fin de:  a) establecer, mediante la construcción conjunta, valores y hábitos que promuevan vida laboral conviviente; b) formular las recomendaciones constructivas a que hubiere lugar en relación con situaciones empresariales que pudieren afectar el cumplimiento de tales valores y hábitos; c) examinar conductas específicas que pudieren configurar acoso laboral u otros hostigamientos en la empresa que afecten la dignidad de las personas, señalando las recomendaciones correspondientes y d) las demás actividades que en cualquier tiempo estableciere la empresa para desarrollar el propósito previsto en el artículo anterior.</w:t>
      </w:r>
    </w:p>
    <w:bookmarkEnd w:id="978"/>
    <w:p w:rsidRPr="00EE5031" w:rsidR="008970D4" w:rsidP="008970D4" w:rsidRDefault="008970D4" w14:paraId="3E3ABEC5" w14:textId="77777777">
      <w:pPr>
        <w:pStyle w:val="Sangradetextonormal"/>
        <w:ind w:left="0" w:right="17"/>
        <w:rPr>
          <w:rFonts w:ascii="Atkinson Hyperlegible" w:hAnsi="Atkinson Hyperlegible" w:cs="Calibri"/>
        </w:rPr>
      </w:pPr>
    </w:p>
    <w:p w:rsidRPr="00EE5031" w:rsidR="008970D4" w:rsidP="008970D4" w:rsidRDefault="008970D4" w14:paraId="6EB567F3" w14:textId="77777777">
      <w:pPr>
        <w:ind w:right="17"/>
        <w:jc w:val="both"/>
        <w:rPr>
          <w:rFonts w:ascii="Atkinson Hyperlegible" w:hAnsi="Atkinson Hyperlegible" w:cs="Calibri"/>
          <w:b/>
        </w:rPr>
      </w:pPr>
      <w:r w:rsidRPr="00EE5031">
        <w:rPr>
          <w:rFonts w:ascii="Atkinson Hyperlegible" w:hAnsi="Atkinson Hyperlegible" w:cs="Calibri"/>
          <w:b/>
          <w:bCs/>
        </w:rPr>
        <w:t xml:space="preserve">ARTÍCULO 61. </w:t>
      </w:r>
      <w:r w:rsidRPr="00EE5031">
        <w:rPr>
          <w:rFonts w:ascii="Atkinson Hyperlegible" w:hAnsi="Atkinson Hyperlegible" w:cs="Calibri"/>
        </w:rPr>
        <w:t xml:space="preserve">Para los efectos relacionados con la búsqueda de solución de las conductas de acoso laboral se establece el siguiente procedimiento interno con el cual se pretende desarrollar las características de confidencialidad, efectividad y naturaleza conciliatoria señaladas por la ley para este procedimiento. (Resolución 652 de 2012 y su modificación según resolución 1356 del 18/07/2012). </w:t>
      </w:r>
    </w:p>
    <w:p w:rsidRPr="00EE5031" w:rsidR="008970D4" w:rsidP="008970D4" w:rsidRDefault="008970D4" w14:paraId="4061D40E" w14:textId="77777777">
      <w:pPr>
        <w:pStyle w:val="Sangradetextonormal"/>
        <w:ind w:left="0" w:right="17"/>
        <w:rPr>
          <w:rFonts w:ascii="Atkinson Hyperlegible" w:hAnsi="Atkinson Hyperlegible" w:cs="Calibri"/>
          <w:lang w:val="es-ES"/>
        </w:rPr>
      </w:pPr>
    </w:p>
    <w:p w:rsidRPr="00EE5031" w:rsidR="008970D4" w:rsidP="008970D4" w:rsidRDefault="008970D4" w14:paraId="041103D1" w14:textId="502B0402">
      <w:pPr>
        <w:pStyle w:val="Sangradetextonormal"/>
        <w:ind w:left="0" w:right="17"/>
        <w:rPr>
          <w:rFonts w:ascii="Atkinson Hyperlegible" w:hAnsi="Atkinson Hyperlegible" w:cs="Calibri"/>
        </w:rPr>
      </w:pPr>
      <w:r w:rsidRPr="00EE5031">
        <w:rPr>
          <w:rFonts w:ascii="Atkinson Hyperlegible" w:hAnsi="Atkinson Hyperlegible" w:cs="Calibri"/>
        </w:rPr>
        <w:t>La empresa tendrá un Comité de</w:t>
      </w:r>
      <w:r w:rsidRPr="00EE5031">
        <w:rPr>
          <w:rFonts w:ascii="Atkinson Hyperlegible" w:hAnsi="Atkinson Hyperlegible" w:cs="Calibri"/>
          <w:b/>
          <w:bCs/>
          <w:color w:val="FF0000"/>
        </w:rPr>
        <w:t xml:space="preserve"> </w:t>
      </w:r>
      <w:r w:rsidRPr="00EE5031">
        <w:rPr>
          <w:rFonts w:ascii="Atkinson Hyperlegible" w:hAnsi="Atkinson Hyperlegible" w:cs="Calibri"/>
        </w:rPr>
        <w:t>Convivencia Laboral integrado en forma bipartita por dos (2) representantes de</w:t>
      </w:r>
      <w:r w:rsidR="00AE0A41">
        <w:rPr>
          <w:rFonts w:ascii="Atkinson Hyperlegible" w:hAnsi="Atkinson Hyperlegible" w:cs="Calibri"/>
        </w:rPr>
        <w:t>l</w:t>
      </w:r>
      <w:r w:rsidR="006B1428">
        <w:rPr>
          <w:rFonts w:ascii="Atkinson Hyperlegible" w:hAnsi="Atkinson Hyperlegible" w:cs="Calibri"/>
        </w:rPr>
        <w:t xml:space="preserve"> personal</w:t>
      </w:r>
      <w:r w:rsidRPr="00EE5031">
        <w:rPr>
          <w:rFonts w:ascii="Atkinson Hyperlegible" w:hAnsi="Atkinson Hyperlegible" w:cs="Calibri"/>
        </w:rPr>
        <w:t xml:space="preserve"> y dos (2) representante del empleador o su delegado con sus respectivos suplentes. Este comité se denominará “Comité de Convivencia Laboral”.</w:t>
      </w:r>
    </w:p>
    <w:p w:rsidRPr="00EE5031" w:rsidR="008970D4" w:rsidP="008970D4" w:rsidRDefault="008970D4" w14:paraId="1BCC1D87" w14:textId="77777777">
      <w:pPr>
        <w:pStyle w:val="Sangradetextonormal"/>
        <w:ind w:left="0" w:right="17"/>
        <w:rPr>
          <w:rFonts w:ascii="Atkinson Hyperlegible" w:hAnsi="Atkinson Hyperlegible" w:cs="Calibri"/>
        </w:rPr>
      </w:pPr>
    </w:p>
    <w:p w:rsidRPr="00EE5031" w:rsidR="008970D4" w:rsidP="008970D4" w:rsidRDefault="008970D4" w14:paraId="00958B27" w14:textId="77777777">
      <w:pPr>
        <w:ind w:right="17"/>
        <w:jc w:val="both"/>
        <w:rPr>
          <w:rFonts w:ascii="Atkinson Hyperlegible" w:hAnsi="Atkinson Hyperlegible" w:cs="Calibri"/>
          <w:b/>
        </w:rPr>
      </w:pPr>
      <w:r w:rsidRPr="00EE5031">
        <w:rPr>
          <w:rFonts w:ascii="Atkinson Hyperlegible" w:hAnsi="Atkinson Hyperlegible" w:cs="Calibri"/>
          <w:color w:val="000000"/>
        </w:rPr>
        <w:t>Los integrantes del Comité contarán preferiblemente con competencias actitudinales y comportamentales, tales como respeto, imparcialidad, tolerancia, serenidad, confidencialidad, reserva en el manejo de información y ética; así mismo, habilidades de comunicación asertiva, liderazgo y resolución de conflictos.</w:t>
      </w:r>
    </w:p>
    <w:p w:rsidRPr="00EE5031" w:rsidR="008970D4" w:rsidP="008970D4" w:rsidRDefault="008970D4" w14:paraId="0408191C" w14:textId="77777777">
      <w:pPr>
        <w:ind w:right="17"/>
        <w:jc w:val="both"/>
        <w:rPr>
          <w:rFonts w:ascii="Atkinson Hyperlegible" w:hAnsi="Atkinson Hyperlegible" w:cs="Calibri"/>
          <w:color w:val="000000"/>
        </w:rPr>
      </w:pPr>
    </w:p>
    <w:p w:rsidRPr="00EE5031" w:rsidR="008970D4" w:rsidP="008970D4" w:rsidRDefault="008970D4" w14:paraId="45B7F4A8" w14:textId="57F9EA12">
      <w:pPr>
        <w:ind w:right="17"/>
        <w:jc w:val="both"/>
        <w:rPr>
          <w:rFonts w:ascii="Atkinson Hyperlegible" w:hAnsi="Atkinson Hyperlegible" w:cs="Calibri"/>
          <w:b/>
        </w:rPr>
      </w:pPr>
      <w:r w:rsidRPr="00EE5031">
        <w:rPr>
          <w:rFonts w:ascii="Atkinson Hyperlegible" w:hAnsi="Atkinson Hyperlegible" w:cs="Calibri"/>
          <w:color w:val="000000"/>
        </w:rPr>
        <w:t>En el caso de empresas con menos de veinte (20) trabajadores, dicho comité estará conformado por un representante d</w:t>
      </w:r>
      <w:r w:rsidR="00AE0A41">
        <w:rPr>
          <w:rFonts w:ascii="Atkinson Hyperlegible" w:hAnsi="Atkinson Hyperlegible" w:cs="Calibri"/>
          <w:color w:val="000000"/>
        </w:rPr>
        <w:t>e</w:t>
      </w:r>
      <w:r w:rsidR="006B1428">
        <w:rPr>
          <w:rFonts w:ascii="Atkinson Hyperlegible" w:hAnsi="Atkinson Hyperlegible" w:cs="Calibri"/>
          <w:color w:val="000000"/>
        </w:rPr>
        <w:t>l personal</w:t>
      </w:r>
      <w:r w:rsidRPr="00EE5031">
        <w:rPr>
          <w:rFonts w:ascii="Atkinson Hyperlegible" w:hAnsi="Atkinson Hyperlegible" w:cs="Calibri"/>
          <w:color w:val="000000"/>
        </w:rPr>
        <w:t xml:space="preserve"> y uno (1) del empleador, con sus respectivos suplentes. El empleador designará directamente a sus representantes y </w:t>
      </w:r>
      <w:r w:rsidR="006B1428">
        <w:rPr>
          <w:rFonts w:ascii="Atkinson Hyperlegible" w:hAnsi="Atkinson Hyperlegible" w:cs="Calibri"/>
          <w:color w:val="000000"/>
        </w:rPr>
        <w:t>el personal</w:t>
      </w:r>
      <w:r w:rsidRPr="00EE5031">
        <w:rPr>
          <w:rFonts w:ascii="Atkinson Hyperlegible" w:hAnsi="Atkinson Hyperlegible" w:cs="Calibri"/>
          <w:color w:val="000000"/>
        </w:rPr>
        <w:t xml:space="preserve"> elegirá los suyos a través de votación secreta que represente la expresión libre, espontánea y auténtica de todo </w:t>
      </w:r>
      <w:r w:rsidR="006B1428">
        <w:rPr>
          <w:rFonts w:ascii="Atkinson Hyperlegible" w:hAnsi="Atkinson Hyperlegible" w:cs="Calibri"/>
          <w:color w:val="000000"/>
        </w:rPr>
        <w:t>el personal</w:t>
      </w:r>
      <w:r w:rsidRPr="00EE5031">
        <w:rPr>
          <w:rFonts w:ascii="Atkinson Hyperlegible" w:hAnsi="Atkinson Hyperlegible" w:cs="Calibri"/>
          <w:color w:val="000000"/>
        </w:rPr>
        <w:t xml:space="preserve"> y mediante escrutinio público, cuyo procedimiento deberá ser adoptado por cada empresa o entidad pública e incluirse en la respectiva convocatoria de la elección.</w:t>
      </w:r>
    </w:p>
    <w:p w:rsidRPr="00EE5031" w:rsidR="008970D4" w:rsidP="008970D4" w:rsidRDefault="008970D4" w14:paraId="3D3199D3" w14:textId="77777777">
      <w:pPr>
        <w:ind w:right="17"/>
        <w:jc w:val="both"/>
        <w:rPr>
          <w:rFonts w:ascii="Atkinson Hyperlegible" w:hAnsi="Atkinson Hyperlegible" w:cs="Calibri"/>
          <w:color w:val="000000"/>
        </w:rPr>
      </w:pPr>
    </w:p>
    <w:p w:rsidRPr="00EE5031" w:rsidR="008970D4" w:rsidP="008970D4" w:rsidRDefault="008970D4" w14:paraId="32E70C25" w14:textId="77777777">
      <w:pPr>
        <w:ind w:right="17"/>
        <w:jc w:val="both"/>
        <w:rPr>
          <w:rFonts w:ascii="Atkinson Hyperlegible" w:hAnsi="Atkinson Hyperlegible" w:cs="Calibri"/>
          <w:b/>
        </w:rPr>
      </w:pPr>
      <w:r w:rsidRPr="00EE5031">
        <w:rPr>
          <w:rFonts w:ascii="Atkinson Hyperlegible" w:hAnsi="Atkinson Hyperlegible" w:cs="Calibri"/>
          <w:color w:val="000000"/>
        </w:rPr>
        <w:t>El Comité de Convivencia Laboral de no podrá conformarse con trabajadores a los que se les haya formulado una queja de acoso laboral o que hayan sido víctimas de acoso laboral en los seis (6) meses anteriores a su conformación.</w:t>
      </w:r>
    </w:p>
    <w:p w:rsidRPr="00EE5031" w:rsidR="008970D4" w:rsidP="008970D4" w:rsidRDefault="008970D4" w14:paraId="64C9AEC5" w14:textId="77777777">
      <w:pPr>
        <w:pStyle w:val="Sangradetextonormal"/>
        <w:ind w:left="0" w:right="17"/>
        <w:rPr>
          <w:rFonts w:ascii="Atkinson Hyperlegible" w:hAnsi="Atkinson Hyperlegible" w:cs="Calibri"/>
          <w:lang w:val="es-ES"/>
        </w:rPr>
      </w:pPr>
    </w:p>
    <w:p w:rsidRPr="00EE5031" w:rsidR="008970D4" w:rsidP="008970D4" w:rsidRDefault="008970D4" w14:paraId="2842B8C6" w14:textId="77777777">
      <w:pPr>
        <w:pStyle w:val="Sangradetextonormal"/>
        <w:ind w:left="0" w:right="17"/>
        <w:rPr>
          <w:rFonts w:ascii="Atkinson Hyperlegible" w:hAnsi="Atkinson Hyperlegible" w:cs="Calibri"/>
        </w:rPr>
      </w:pPr>
      <w:r w:rsidRPr="00EE5031">
        <w:rPr>
          <w:rFonts w:ascii="Atkinson Hyperlegible" w:hAnsi="Atkinson Hyperlegible" w:cs="Calibri"/>
          <w:b/>
          <w:bCs/>
        </w:rPr>
        <w:t>ARTÍCULO 62.</w:t>
      </w:r>
      <w:r w:rsidRPr="00EE5031">
        <w:rPr>
          <w:rFonts w:ascii="Atkinson Hyperlegible" w:hAnsi="Atkinson Hyperlegible" w:cs="Calibri"/>
        </w:rPr>
        <w:t xml:space="preserve"> El Comité de Convivencia Laboral realizará las siguientes actividades:</w:t>
      </w:r>
    </w:p>
    <w:p w:rsidRPr="00EE5031" w:rsidR="008970D4" w:rsidP="008970D4" w:rsidRDefault="008970D4" w14:paraId="22B74B6A" w14:textId="77777777">
      <w:pPr>
        <w:pStyle w:val="Sangradetextonormal"/>
        <w:ind w:left="0" w:right="17"/>
        <w:rPr>
          <w:rFonts w:ascii="Atkinson Hyperlegible" w:hAnsi="Atkinson Hyperlegible" w:cs="Calibri"/>
        </w:rPr>
      </w:pPr>
    </w:p>
    <w:p w:rsidRPr="00EE5031" w:rsidR="008970D4" w:rsidP="008970D4" w:rsidRDefault="008970D4" w14:paraId="6CD4DFEC" w14:textId="77777777">
      <w:pPr>
        <w:pStyle w:val="Prrafodelista"/>
        <w:numPr>
          <w:ilvl w:val="0"/>
          <w:numId w:val="92"/>
        </w:numPr>
        <w:ind w:left="709" w:right="17"/>
        <w:contextualSpacing w:val="0"/>
        <w:jc w:val="both"/>
        <w:rPr>
          <w:rFonts w:ascii="Atkinson Hyperlegible" w:hAnsi="Atkinson Hyperlegible" w:cs="Calibri"/>
          <w:b/>
        </w:rPr>
      </w:pPr>
      <w:bookmarkStart w:name="_Hlk157699283" w:id="979"/>
      <w:r w:rsidRPr="00EE5031">
        <w:rPr>
          <w:rFonts w:ascii="Atkinson Hyperlegible" w:hAnsi="Atkinson Hyperlegible" w:cs="Calibri"/>
          <w:color w:val="000000"/>
        </w:rPr>
        <w:t>Adelantar reuniones con el fin de crear un espacio de diálogo entre las partes involucradas, promoviendo compromisos mutuos para llegar a una solución efectiva de las controversias.</w:t>
      </w:r>
    </w:p>
    <w:p w:rsidRPr="00EE5031" w:rsidR="008970D4" w:rsidP="008970D4" w:rsidRDefault="008970D4" w14:paraId="3D9F4656" w14:textId="77777777">
      <w:pPr>
        <w:pStyle w:val="Prrafodelista"/>
        <w:numPr>
          <w:ilvl w:val="0"/>
          <w:numId w:val="92"/>
        </w:numPr>
        <w:ind w:left="709" w:right="17"/>
        <w:contextualSpacing w:val="0"/>
        <w:jc w:val="both"/>
        <w:rPr>
          <w:rFonts w:ascii="Atkinson Hyperlegible" w:hAnsi="Atkinson Hyperlegible" w:cs="Calibri"/>
          <w:color w:val="000000"/>
        </w:rPr>
      </w:pPr>
      <w:r w:rsidRPr="00EE5031">
        <w:rPr>
          <w:rFonts w:ascii="Atkinson Hyperlegible" w:hAnsi="Atkinson Hyperlegible" w:cs="Calibri"/>
          <w:color w:val="000000"/>
        </w:rPr>
        <w:t>Elaborar informes trimestrales sobre la gestión del comité que incluya estadísticas de las quejas, seguimiento de los casos y recomendaciones, los cuales serán presentados a la alta dirección de la entidad pública o empresa privada.</w:t>
      </w:r>
    </w:p>
    <w:p w:rsidRPr="00EE5031" w:rsidR="008970D4" w:rsidP="008970D4" w:rsidRDefault="008970D4" w14:paraId="225A36C6" w14:textId="5EE208A6">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color w:val="000000"/>
        </w:rPr>
        <w:t xml:space="preserve">En aquellos casos en que no se llegue a un acuerdo entre las partes, no se cumplan las recomendaciones formuladas o la conducta persista, el Comité de Convivencia Laboral deberá informar a la alta dirección de </w:t>
      </w:r>
      <w:r w:rsidRPr="00EE5031">
        <w:rPr>
          <w:rFonts w:ascii="Atkinson Hyperlegible" w:hAnsi="Atkinson Hyperlegible" w:cs="Calibri"/>
        </w:rPr>
        <w:t>la empresa</w:t>
      </w:r>
      <w:r w:rsidRPr="00EE5031">
        <w:rPr>
          <w:rFonts w:ascii="Atkinson Hyperlegible" w:hAnsi="Atkinson Hyperlegible" w:cs="Calibri"/>
          <w:color w:val="000000"/>
        </w:rPr>
        <w:t xml:space="preserve">, cerrará el caso y </w:t>
      </w:r>
      <w:r w:rsidR="004E4769">
        <w:rPr>
          <w:rFonts w:ascii="Atkinson Hyperlegible" w:hAnsi="Atkinson Hyperlegible" w:cs="Calibri"/>
          <w:color w:val="000000"/>
        </w:rPr>
        <w:t>la persona contratada</w:t>
      </w:r>
      <w:r w:rsidRPr="00EE5031">
        <w:rPr>
          <w:rFonts w:ascii="Atkinson Hyperlegible" w:hAnsi="Atkinson Hyperlegible" w:cs="Calibri"/>
          <w:color w:val="000000"/>
        </w:rPr>
        <w:t xml:space="preserve"> podrá presentar la queja ante el inspector de trabajo o demandar ante el juez competente.</w:t>
      </w:r>
    </w:p>
    <w:p w:rsidRPr="00EE5031" w:rsidR="008970D4" w:rsidP="008970D4" w:rsidRDefault="008970D4" w14:paraId="79F4021F" w14:textId="77777777">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color w:val="000000"/>
        </w:rPr>
        <w:t>Escuchar a las partes involucradas de manera individual sobre los hechos que dieron lugar a la queja o reclamo debidamente relacionado en un acta.</w:t>
      </w:r>
    </w:p>
    <w:p w:rsidRPr="00EE5031" w:rsidR="008970D4" w:rsidP="008970D4" w:rsidRDefault="008970D4" w14:paraId="2102684F" w14:textId="77777777">
      <w:pPr>
        <w:pStyle w:val="Prrafodelista"/>
        <w:numPr>
          <w:ilvl w:val="0"/>
          <w:numId w:val="92"/>
        </w:numPr>
        <w:ind w:left="709" w:right="17"/>
        <w:contextualSpacing w:val="0"/>
        <w:jc w:val="both"/>
        <w:rPr>
          <w:rFonts w:ascii="Atkinson Hyperlegible" w:hAnsi="Atkinson Hyperlegible" w:cs="Calibri"/>
          <w:color w:val="000000"/>
        </w:rPr>
      </w:pPr>
      <w:r w:rsidRPr="00EE5031">
        <w:rPr>
          <w:rFonts w:ascii="Atkinson Hyperlegible" w:hAnsi="Atkinson Hyperlegible" w:cs="Calibri"/>
          <w:color w:val="000000"/>
        </w:rPr>
        <w:t>Examinar de manera confidencial los casos específicos o puntuales en los que se formule queja o reclamo que pudieran tipificar conductas o circunstancias de acoso laboral al interior de la empresa.</w:t>
      </w:r>
    </w:p>
    <w:p w:rsidRPr="00EE5031" w:rsidR="008970D4" w:rsidP="008970D4" w:rsidRDefault="008970D4" w14:paraId="74685AB7" w14:textId="77777777">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color w:val="000000"/>
        </w:rPr>
        <w:t xml:space="preserve">Formular un plan de mejora concertado entre las partes para construir, renovar y promover </w:t>
      </w:r>
      <w:r w:rsidRPr="00EE5031">
        <w:rPr>
          <w:rFonts w:ascii="Atkinson Hyperlegible" w:hAnsi="Atkinson Hyperlegible" w:cs="Calibri"/>
          <w:color w:val="000000"/>
        </w:rPr>
        <w:lastRenderedPageBreak/>
        <w:t>la convivencia laboral, garantizando en todos los casos el principio de la confidencialidad.</w:t>
      </w:r>
    </w:p>
    <w:p w:rsidRPr="00EE5031" w:rsidR="008970D4" w:rsidP="008970D4" w:rsidRDefault="008970D4" w14:paraId="626D0B46" w14:textId="77777777">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color w:val="000000"/>
        </w:rPr>
        <w:t>Hacer seguimiento a los compromisos adquiridos por las partes involucradas en la queja, verificando su cumplimiento de acuerdo con lo pactado.</w:t>
      </w:r>
    </w:p>
    <w:p w:rsidRPr="00EE5031" w:rsidR="008970D4" w:rsidP="008970D4" w:rsidRDefault="008970D4" w14:paraId="0C5672BF" w14:textId="77777777">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color w:val="000000"/>
        </w:rPr>
        <w:t>Hacer seguimiento al cumplimiento de las recomendaciones dadas por el Comité de Convivencia a las dependencias de gestión del recurso humano y salud ocupacional de la empresa.</w:t>
      </w:r>
    </w:p>
    <w:p w:rsidRPr="00EE5031" w:rsidR="008970D4" w:rsidP="008970D4" w:rsidRDefault="008970D4" w14:paraId="6B7CB598" w14:textId="77777777">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color w:val="000000"/>
        </w:rPr>
        <w:t>Presentar a la alta dirección las recomendaciones para el desarrollo efectivo de las medidas preventivas y correctivas del acoso laboral, así como el informe anual de resultados de la gestión del comité de convivencia laboral y los informes requeridos por los organismos de control.</w:t>
      </w:r>
    </w:p>
    <w:p w:rsidRPr="00EE5031" w:rsidR="008970D4" w:rsidP="008970D4" w:rsidRDefault="008970D4" w14:paraId="2A4F6881" w14:textId="77777777">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color w:val="000000"/>
        </w:rPr>
        <w:t>Recibir y dar trámite a las quejas presentadas en las que se describan situaciones que puedan constituir acoso laboral, así como las pruebas que las soportan.</w:t>
      </w:r>
    </w:p>
    <w:p w:rsidRPr="00EE5031" w:rsidR="008970D4" w:rsidP="008970D4" w:rsidRDefault="008970D4" w14:paraId="4368E013" w14:textId="77777777">
      <w:pPr>
        <w:pStyle w:val="Prrafodelista"/>
        <w:numPr>
          <w:ilvl w:val="0"/>
          <w:numId w:val="92"/>
        </w:numPr>
        <w:ind w:left="709" w:right="17"/>
        <w:contextualSpacing w:val="0"/>
        <w:jc w:val="both"/>
        <w:rPr>
          <w:rFonts w:ascii="Atkinson Hyperlegible" w:hAnsi="Atkinson Hyperlegible" w:cs="Calibri"/>
          <w:b/>
        </w:rPr>
      </w:pPr>
      <w:r w:rsidRPr="00EE5031">
        <w:rPr>
          <w:rFonts w:ascii="Atkinson Hyperlegible" w:hAnsi="Atkinson Hyperlegible" w:cs="Calibri"/>
        </w:rPr>
        <w:t>Reunirse ordinariamente cada tres (3) meses y sesionar con la mitad más uno de sus integrantes y extraordinariamente cuando se presenten casos que requieran de su inmediata intervención y podrá ser convocado por cualquiera de sus integrantes.</w:t>
      </w:r>
    </w:p>
    <w:p w:rsidRPr="00EE5031" w:rsidR="008970D4" w:rsidP="008970D4" w:rsidRDefault="008970D4" w14:paraId="2969101F" w14:textId="77777777">
      <w:pPr>
        <w:pStyle w:val="Sangradetextonormal"/>
        <w:ind w:left="0" w:right="17"/>
        <w:rPr>
          <w:rFonts w:ascii="Atkinson Hyperlegible" w:hAnsi="Atkinson Hyperlegible" w:cs="Calibri"/>
          <w:lang w:val="es-ES"/>
        </w:rPr>
      </w:pPr>
      <w:bookmarkStart w:name="_Hlk157699303" w:id="980"/>
      <w:bookmarkEnd w:id="979"/>
    </w:p>
    <w:p w:rsidRPr="00EE5031" w:rsidR="008970D4" w:rsidP="008970D4" w:rsidRDefault="008970D4" w14:paraId="3E9C3939" w14:textId="77777777">
      <w:pPr>
        <w:pStyle w:val="Sangradetextonormal"/>
        <w:ind w:left="0" w:right="17"/>
        <w:rPr>
          <w:rFonts w:ascii="Atkinson Hyperlegible" w:hAnsi="Atkinson Hyperlegible" w:cs="Calibri"/>
        </w:rPr>
      </w:pPr>
      <w:bookmarkStart w:name="_Hlk143088882" w:id="981"/>
      <w:r w:rsidRPr="00EE5031">
        <w:rPr>
          <w:rFonts w:ascii="Atkinson Hyperlegible" w:hAnsi="Atkinson Hyperlegible" w:cs="Calibri"/>
          <w:b/>
          <w:bCs/>
        </w:rPr>
        <w:t xml:space="preserve">PARÁGRAFO. </w:t>
      </w:r>
      <w:r w:rsidRPr="00EE5031">
        <w:rPr>
          <w:rFonts w:ascii="Atkinson Hyperlegible" w:hAnsi="Atkinson Hyperlegible" w:cs="Calibri"/>
        </w:rPr>
        <w:t xml:space="preserve">Si como resultado de la actuación el comité considerare prudente adoptar medidas disciplinarias, dará traslado de las recomendaciones y sugerencias a los funcionarios o trabajadores competentes de la empresa para que adelanten los procedimientos que correspondan de acuerdo con lo establecido para estos casos en la ley y en el presente reglamento. </w:t>
      </w:r>
    </w:p>
    <w:p w:rsidRPr="00EE5031" w:rsidR="008970D4" w:rsidP="008970D4" w:rsidRDefault="008970D4" w14:paraId="0A4C0FE2" w14:textId="77777777">
      <w:pPr>
        <w:pStyle w:val="Sangradetextonormal"/>
        <w:ind w:left="0" w:right="17" w:hanging="425"/>
        <w:rPr>
          <w:rFonts w:ascii="Atkinson Hyperlegible" w:hAnsi="Atkinson Hyperlegible" w:cs="Calibri"/>
        </w:rPr>
      </w:pPr>
    </w:p>
    <w:p w:rsidRPr="00EE5031" w:rsidR="008970D4" w:rsidP="008970D4" w:rsidRDefault="008970D4" w14:paraId="230A1237" w14:textId="77777777">
      <w:pPr>
        <w:pStyle w:val="Sangradetextonormal"/>
        <w:ind w:left="0" w:right="17"/>
        <w:rPr>
          <w:rFonts w:ascii="Atkinson Hyperlegible" w:hAnsi="Atkinson Hyperlegible" w:cs="Calibri"/>
        </w:rPr>
      </w:pPr>
      <w:r w:rsidRPr="00EE5031">
        <w:rPr>
          <w:rFonts w:ascii="Atkinson Hyperlegible" w:hAnsi="Atkinson Hyperlegible" w:cs="Calibri"/>
        </w:rPr>
        <w:t>En todo caso, el procedimiento preventivo interno consagrado en este artículo no impide o afecta el derecho de quien se considere víctima de acoso laboral para adelantar las acciones administrativas y judiciales establecidas para el efecto en la Ley 1010 de 2006.</w:t>
      </w:r>
    </w:p>
    <w:bookmarkEnd w:id="980"/>
    <w:bookmarkEnd w:id="981"/>
    <w:p w:rsidRPr="00560665" w:rsidR="008970D4" w:rsidP="006376B2" w:rsidRDefault="008970D4" w14:paraId="0D656EF6" w14:textId="77777777">
      <w:pPr>
        <w:pBdr>
          <w:top w:val="nil"/>
          <w:left w:val="nil"/>
          <w:bottom w:val="nil"/>
          <w:right w:val="nil"/>
          <w:between w:val="nil"/>
        </w:pBdr>
        <w:tabs>
          <w:tab w:val="left" w:pos="9498"/>
        </w:tabs>
        <w:ind w:right="-69"/>
        <w:jc w:val="both"/>
        <w:rPr>
          <w:rFonts w:ascii="Atkinson Hyperlegible" w:hAnsi="Atkinson Hyperlegible" w:eastAsia="Arial Narrow" w:cs="Arial Narrow"/>
          <w:color w:val="000000"/>
        </w:rPr>
      </w:pPr>
    </w:p>
    <w:p w:rsidRPr="00560665" w:rsidR="00454AAB" w:rsidP="006376B2" w:rsidRDefault="00454AAB" w14:paraId="00000276"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bookmarkStart w:name="_3o7alnk" w:colFirst="0" w:colLast="0" w:id="982"/>
      <w:bookmarkStart w:name="_23ckvvd" w:colFirst="0" w:colLast="0" w:id="983"/>
      <w:bookmarkEnd w:id="982"/>
      <w:bookmarkEnd w:id="983"/>
    </w:p>
    <w:p w:rsidRPr="00560665" w:rsidR="00FA5A5A" w:rsidP="006376B2" w:rsidRDefault="00FA5A5A" w14:paraId="0D811D53" w14:textId="798DBFFE">
      <w:pPr>
        <w:pBdr>
          <w:top w:val="nil"/>
          <w:left w:val="nil"/>
          <w:bottom w:val="nil"/>
          <w:right w:val="nil"/>
          <w:between w:val="nil"/>
        </w:pBdr>
        <w:tabs>
          <w:tab w:val="left" w:pos="9498"/>
        </w:tabs>
        <w:ind w:right="-69"/>
        <w:jc w:val="center"/>
        <w:rPr>
          <w:rFonts w:ascii="Atkinson Hyperlegible" w:hAnsi="Atkinson Hyperlegible" w:eastAsia="Arial Narrow" w:cs="Arial Narrow"/>
          <w:b/>
          <w:color w:val="000000"/>
        </w:rPr>
      </w:pPr>
      <w:r w:rsidRPr="00560665">
        <w:rPr>
          <w:rFonts w:ascii="Atkinson Hyperlegible" w:hAnsi="Atkinson Hyperlegible" w:eastAsia="Arial Narrow" w:cs="Arial Narrow"/>
          <w:b/>
          <w:color w:val="000000"/>
        </w:rPr>
        <w:t>XXIII</w:t>
      </w:r>
    </w:p>
    <w:p w:rsidRPr="00560665" w:rsidR="00353CF9" w:rsidP="006376B2" w:rsidRDefault="00353CF9" w14:paraId="1A119CAC" w14:textId="28B01D30">
      <w:pPr>
        <w:pBdr>
          <w:top w:val="nil"/>
          <w:left w:val="nil"/>
          <w:bottom w:val="nil"/>
          <w:right w:val="nil"/>
          <w:between w:val="nil"/>
        </w:pBdr>
        <w:tabs>
          <w:tab w:val="left" w:pos="9498"/>
        </w:tabs>
        <w:ind w:right="-69"/>
        <w:jc w:val="center"/>
        <w:rPr>
          <w:rFonts w:ascii="Atkinson Hyperlegible" w:hAnsi="Atkinson Hyperlegible" w:eastAsia="Arial Narrow" w:cs="Arial Narrow"/>
          <w:b/>
          <w:color w:val="000000"/>
        </w:rPr>
      </w:pPr>
      <w:r w:rsidRPr="00560665">
        <w:rPr>
          <w:rFonts w:ascii="Atkinson Hyperlegible" w:hAnsi="Atkinson Hyperlegible" w:eastAsia="Arial Narrow" w:cs="Arial Narrow"/>
          <w:b/>
          <w:color w:val="000000"/>
        </w:rPr>
        <w:t>DESCONEXIÓN LABORAL</w:t>
      </w:r>
    </w:p>
    <w:p w:rsidRPr="00560665" w:rsidR="00353CF9" w:rsidP="006376B2" w:rsidRDefault="00353CF9" w14:paraId="30B440A3" w14:textId="075C9242">
      <w:p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p>
    <w:p w:rsidRPr="00560665" w:rsidR="00353CF9" w:rsidP="006376B2" w:rsidRDefault="00353CF9" w14:paraId="0E208901" w14:textId="3E09FD62">
      <w:p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sidRPr="00560665">
        <w:rPr>
          <w:rFonts w:ascii="Atkinson Hyperlegible" w:hAnsi="Atkinson Hyperlegible" w:eastAsia="Arial Narrow" w:cs="Arial Narrow"/>
          <w:b/>
          <w:color w:val="000000"/>
        </w:rPr>
        <w:t>ARTICULO 9</w:t>
      </w:r>
      <w:r w:rsidRPr="00560665" w:rsidR="00FA5A5A">
        <w:rPr>
          <w:rFonts w:ascii="Atkinson Hyperlegible" w:hAnsi="Atkinson Hyperlegible" w:eastAsia="Arial Narrow" w:cs="Arial Narrow"/>
          <w:b/>
          <w:color w:val="000000"/>
        </w:rPr>
        <w:t>6</w:t>
      </w:r>
      <w:r w:rsidRPr="00560665">
        <w:rPr>
          <w:rFonts w:ascii="Atkinson Hyperlegible" w:hAnsi="Atkinson Hyperlegible" w:eastAsia="Arial Narrow" w:cs="Arial Narrow"/>
          <w:b/>
          <w:color w:val="000000"/>
        </w:rPr>
        <w:t xml:space="preserve">. </w:t>
      </w:r>
      <w:r w:rsidR="00170B1F">
        <w:rPr>
          <w:rFonts w:ascii="Atkinson Hyperlegible" w:hAnsi="Atkinson Hyperlegible" w:eastAsia="Arial Narrow" w:cs="Arial Narrow"/>
          <w:b/>
          <w:color w:val="000000"/>
        </w:rPr>
        <w:t>POA</w:t>
      </w:r>
      <w:r w:rsidRPr="00560665">
        <w:rPr>
          <w:rFonts w:ascii="Atkinson Hyperlegible" w:hAnsi="Atkinson Hyperlegible" w:eastAsia="Arial Narrow" w:cs="Arial Narrow"/>
          <w:bCs/>
          <w:color w:val="000000"/>
        </w:rPr>
        <w:t xml:space="preserve"> se compromete a implementar y promover la desconexión laboral de sus trabajadores en las relaciones laborales, con el fin de garantizar el goce efectivo del tiempo libre y los tiempos de descanso, para conciliar la vida personal, familiar y laboral.</w:t>
      </w:r>
    </w:p>
    <w:p w:rsidRPr="00560665" w:rsidR="00353CF9" w:rsidP="006376B2" w:rsidRDefault="00353CF9" w14:paraId="1134B266" w14:textId="204A6089">
      <w:p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p>
    <w:p w:rsidRPr="00560665" w:rsidR="00353CF9" w:rsidP="006376B2" w:rsidRDefault="00353CF9" w14:paraId="2DACAE06" w14:textId="3739FF0E">
      <w:p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sidRPr="008F472F">
        <w:rPr>
          <w:rFonts w:ascii="Atkinson Hyperlegible" w:hAnsi="Atkinson Hyperlegible" w:eastAsia="Arial Narrow" w:cs="Arial Narrow"/>
          <w:b/>
          <w:color w:val="000000"/>
          <w:rPrChange w:author="Tatiana Ramírez" w:date="2024-12-19T10:07:00Z" w16du:dateUtc="2024-12-19T15:07:00Z" w:id="984">
            <w:rPr>
              <w:rFonts w:ascii="Atkinson Hyperlegible" w:hAnsi="Atkinson Hyperlegible" w:eastAsia="Arial Narrow" w:cs="Arial Narrow"/>
              <w:b/>
              <w:color w:val="000000"/>
              <w:lang w:val="en-US"/>
            </w:rPr>
          </w:rPrChange>
        </w:rPr>
        <w:t>ARTICULO 9</w:t>
      </w:r>
      <w:r w:rsidRPr="008F472F" w:rsidR="00FA5A5A">
        <w:rPr>
          <w:rFonts w:ascii="Atkinson Hyperlegible" w:hAnsi="Atkinson Hyperlegible" w:eastAsia="Arial Narrow" w:cs="Arial Narrow"/>
          <w:b/>
          <w:color w:val="000000"/>
          <w:rPrChange w:author="Tatiana Ramírez" w:date="2024-12-19T10:07:00Z" w16du:dateUtc="2024-12-19T15:07:00Z" w:id="985">
            <w:rPr>
              <w:rFonts w:ascii="Atkinson Hyperlegible" w:hAnsi="Atkinson Hyperlegible" w:eastAsia="Arial Narrow" w:cs="Arial Narrow"/>
              <w:b/>
              <w:color w:val="000000"/>
              <w:lang w:val="en-US"/>
            </w:rPr>
          </w:rPrChange>
        </w:rPr>
        <w:t>7</w:t>
      </w:r>
      <w:r w:rsidRPr="008F472F">
        <w:rPr>
          <w:rFonts w:ascii="Atkinson Hyperlegible" w:hAnsi="Atkinson Hyperlegible" w:eastAsia="Arial Narrow" w:cs="Arial Narrow"/>
          <w:b/>
          <w:color w:val="000000"/>
          <w:rPrChange w:author="Tatiana Ramírez" w:date="2024-12-19T10:07:00Z" w16du:dateUtc="2024-12-19T15:07:00Z" w:id="986">
            <w:rPr>
              <w:rFonts w:ascii="Atkinson Hyperlegible" w:hAnsi="Atkinson Hyperlegible" w:eastAsia="Arial Narrow" w:cs="Arial Narrow"/>
              <w:b/>
              <w:color w:val="000000"/>
              <w:lang w:val="en-US"/>
            </w:rPr>
          </w:rPrChange>
        </w:rPr>
        <w:t xml:space="preserve">. </w:t>
      </w:r>
      <w:r w:rsidRPr="00170B1F" w:rsidR="00490040">
        <w:rPr>
          <w:rFonts w:ascii="Atkinson Hyperlegible" w:hAnsi="Atkinson Hyperlegible" w:eastAsia="Arial Narrow" w:cs="Arial Narrow"/>
          <w:b/>
          <w:color w:val="000000"/>
        </w:rPr>
        <w:t>POA</w:t>
      </w:r>
      <w:r w:rsidR="00170B1F">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bCs/>
          <w:color w:val="000000"/>
        </w:rPr>
        <w:t>con el fin de garantizar a sus trabajadores el derecho a la desconexión laboral, tanto a los que realicen su jornada laboral de manera presencial, como a los que están en las modalidades de teletrabajo y trabajo en casa, establece:</w:t>
      </w:r>
    </w:p>
    <w:p w:rsidRPr="00560665" w:rsidR="00353CF9" w:rsidP="006376B2" w:rsidRDefault="00353CF9" w14:paraId="549CF425" w14:textId="46FA8BCF">
      <w:p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p>
    <w:p w:rsidRPr="00560665" w:rsidR="00353CF9" w:rsidP="00584C09" w:rsidRDefault="006B1428" w14:paraId="244F12B9" w14:textId="0288BB99">
      <w:pPr>
        <w:pStyle w:val="Prrafodelista"/>
        <w:numPr>
          <w:ilvl w:val="0"/>
          <w:numId w:val="70"/>
        </w:num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Pr>
          <w:rFonts w:ascii="Atkinson Hyperlegible" w:hAnsi="Atkinson Hyperlegible" w:eastAsia="Arial Narrow" w:cs="Arial Narrow"/>
          <w:bCs/>
          <w:color w:val="000000"/>
        </w:rPr>
        <w:t>El personal</w:t>
      </w:r>
      <w:r w:rsidRPr="00560665" w:rsidR="00353CF9">
        <w:rPr>
          <w:rFonts w:ascii="Atkinson Hyperlegible" w:hAnsi="Atkinson Hyperlegible" w:eastAsia="Arial Narrow" w:cs="Arial Narrow"/>
          <w:bCs/>
          <w:color w:val="000000"/>
        </w:rPr>
        <w:t xml:space="preserve"> gozará del derecho a la desconexión laboral, el cual inicia una vez finaliza la jornada laboral.</w:t>
      </w:r>
    </w:p>
    <w:p w:rsidRPr="00560665" w:rsidR="00353CF9" w:rsidP="00584C09" w:rsidRDefault="006B1428" w14:paraId="088E1089" w14:textId="05067C2C">
      <w:pPr>
        <w:pStyle w:val="Prrafodelista"/>
        <w:numPr>
          <w:ilvl w:val="0"/>
          <w:numId w:val="70"/>
        </w:num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Pr>
          <w:rFonts w:ascii="Atkinson Hyperlegible" w:hAnsi="Atkinson Hyperlegible" w:eastAsia="Arial Narrow" w:cs="Arial Narrow"/>
          <w:bCs/>
          <w:color w:val="000000"/>
        </w:rPr>
        <w:t>El personal</w:t>
      </w:r>
      <w:r w:rsidRPr="00560665" w:rsidR="00353CF9">
        <w:rPr>
          <w:rFonts w:ascii="Atkinson Hyperlegible" w:hAnsi="Atkinson Hyperlegible" w:eastAsia="Arial Narrow" w:cs="Arial Narrow"/>
          <w:bCs/>
          <w:color w:val="000000"/>
        </w:rPr>
        <w:t xml:space="preserve"> se compromete al uso adecuado de los medios informáticos, tecnológicos y de comunicaciones puestos a disposición, evitando su empleo fuera de la jornada laboral estipulada.</w:t>
      </w:r>
    </w:p>
    <w:p w:rsidRPr="00560665" w:rsidR="00353CF9" w:rsidP="00584C09" w:rsidRDefault="00353CF9" w14:paraId="4D1D1CA1" w14:textId="0C4BE78B">
      <w:pPr>
        <w:pStyle w:val="Prrafodelista"/>
        <w:numPr>
          <w:ilvl w:val="0"/>
          <w:numId w:val="70"/>
        </w:num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sidRPr="00560665">
        <w:rPr>
          <w:rFonts w:ascii="Atkinson Hyperlegible" w:hAnsi="Atkinson Hyperlegible" w:eastAsia="Arial Narrow" w:cs="Arial Narrow"/>
          <w:bCs/>
          <w:color w:val="000000"/>
        </w:rPr>
        <w:t xml:space="preserve">La empresa garantizará a todos sus trabajadores el derecho a la desconexión laboral durante el período que duren las vacaciones, licencias, permisos, incapacidades, descansos diarios, </w:t>
      </w:r>
      <w:r w:rsidRPr="00560665">
        <w:rPr>
          <w:rFonts w:ascii="Atkinson Hyperlegible" w:hAnsi="Atkinson Hyperlegible" w:eastAsia="Arial Narrow" w:cs="Arial Narrow"/>
          <w:bCs/>
          <w:color w:val="000000"/>
        </w:rPr>
        <w:lastRenderedPageBreak/>
        <w:t>fines de semana y los días festivos, cuando así se ha convenido.</w:t>
      </w:r>
    </w:p>
    <w:p w:rsidRPr="00560665" w:rsidR="00353CF9" w:rsidP="00584C09" w:rsidRDefault="006B1428" w14:paraId="70E0238D" w14:textId="170748E0">
      <w:pPr>
        <w:pStyle w:val="Prrafodelista"/>
        <w:numPr>
          <w:ilvl w:val="0"/>
          <w:numId w:val="70"/>
        </w:num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Pr>
          <w:rFonts w:ascii="Atkinson Hyperlegible" w:hAnsi="Atkinson Hyperlegible" w:eastAsia="Arial Narrow" w:cs="Arial Narrow"/>
          <w:bCs/>
          <w:color w:val="000000"/>
        </w:rPr>
        <w:t>El personal</w:t>
      </w:r>
      <w:r w:rsidRPr="00560665" w:rsidR="00353CF9">
        <w:rPr>
          <w:rFonts w:ascii="Atkinson Hyperlegible" w:hAnsi="Atkinson Hyperlegible" w:eastAsia="Arial Narrow" w:cs="Arial Narrow"/>
          <w:bCs/>
          <w:color w:val="000000"/>
        </w:rPr>
        <w:t xml:space="preserve"> tendrá la obligación de informar a su superior jerárquico cualquier situación de ausencia, como permisos, licencias y/o vacaciones, indicando las fechas y/o tiempos de duración, esto con el fin de programar su reemplazo.</w:t>
      </w:r>
    </w:p>
    <w:p w:rsidRPr="00560665" w:rsidR="00353CF9" w:rsidP="00584C09" w:rsidRDefault="00353CF9" w14:paraId="61C0DAF9" w14:textId="195ED04B">
      <w:pPr>
        <w:pStyle w:val="Prrafodelista"/>
        <w:numPr>
          <w:ilvl w:val="0"/>
          <w:numId w:val="70"/>
        </w:numPr>
        <w:pBdr>
          <w:top w:val="nil"/>
          <w:left w:val="nil"/>
          <w:bottom w:val="nil"/>
          <w:right w:val="nil"/>
          <w:between w:val="nil"/>
        </w:pBdr>
        <w:tabs>
          <w:tab w:val="left" w:pos="9498"/>
        </w:tabs>
        <w:ind w:right="-69"/>
        <w:jc w:val="both"/>
        <w:rPr>
          <w:rFonts w:ascii="Atkinson Hyperlegible" w:hAnsi="Atkinson Hyperlegible" w:eastAsia="Arial Narrow" w:cs="Arial Narrow"/>
          <w:bCs/>
          <w:color w:val="000000"/>
        </w:rPr>
      </w:pPr>
      <w:r w:rsidRPr="00560665">
        <w:rPr>
          <w:rFonts w:ascii="Atkinson Hyperlegible" w:hAnsi="Atkinson Hyperlegible" w:eastAsia="Arial Narrow" w:cs="Arial Narrow"/>
          <w:bCs/>
          <w:color w:val="000000"/>
        </w:rPr>
        <w:t>Los superiores jerárquicos se abstendrán de dar órdenes o de solicitar respuestas a requerimientos al finalizar la jornada laboral estipulada; de la misma manera, a convocar reuniones de trabajo de manera que estas no se extiendan hasta más tarde de la jornada laboral estipulada.</w:t>
      </w:r>
    </w:p>
    <w:p w:rsidRPr="00560665" w:rsidR="00B06974" w:rsidP="006376B2" w:rsidRDefault="00B06974" w14:paraId="711BF18A"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bookmarkStart w:name="_ihv636" w:colFirst="0" w:colLast="0" w:id="987"/>
      <w:bookmarkStart w:name="_32hioqz" w:colFirst="0" w:colLast="0" w:id="988"/>
      <w:bookmarkStart w:name="_1hmsyys" w:colFirst="0" w:colLast="0" w:id="989"/>
      <w:bookmarkStart w:name="_2grqrue" w:colFirst="0" w:colLast="0" w:id="990"/>
      <w:bookmarkEnd w:id="987"/>
      <w:bookmarkEnd w:id="988"/>
      <w:bookmarkEnd w:id="989"/>
      <w:bookmarkEnd w:id="990"/>
    </w:p>
    <w:p w:rsidRPr="00560665" w:rsidR="00B06974" w:rsidP="006376B2" w:rsidRDefault="00B06974" w14:paraId="634C0AE8" w14:textId="7DF8592C">
      <w:pPr>
        <w:pBdr>
          <w:top w:val="nil"/>
          <w:left w:val="nil"/>
          <w:bottom w:val="nil"/>
          <w:right w:val="nil"/>
          <w:between w:val="nil"/>
        </w:pBdr>
        <w:tabs>
          <w:tab w:val="left" w:pos="9498"/>
        </w:tabs>
        <w:jc w:val="center"/>
        <w:rPr>
          <w:rFonts w:ascii="Atkinson Hyperlegible" w:hAnsi="Atkinson Hyperlegible" w:eastAsia="Arial Narrow" w:cs="Arial Narrow"/>
          <w:b/>
          <w:color w:val="000000"/>
        </w:rPr>
      </w:pPr>
      <w:r w:rsidRPr="00560665">
        <w:rPr>
          <w:rFonts w:ascii="Atkinson Hyperlegible" w:hAnsi="Atkinson Hyperlegible" w:eastAsia="Arial Narrow" w:cs="Arial Narrow"/>
          <w:b/>
          <w:color w:val="000000"/>
        </w:rPr>
        <w:t xml:space="preserve">CAPÍTULO </w:t>
      </w:r>
      <w:r w:rsidRPr="00560665" w:rsidR="00FE5D24">
        <w:rPr>
          <w:rFonts w:ascii="Atkinson Hyperlegible" w:hAnsi="Atkinson Hyperlegible" w:eastAsia="Arial Narrow" w:cs="Arial Narrow"/>
          <w:b/>
          <w:color w:val="000000"/>
        </w:rPr>
        <w:t>XXV</w:t>
      </w:r>
    </w:p>
    <w:p w:rsidRPr="00560665" w:rsidR="00B06974" w:rsidP="006376B2" w:rsidRDefault="00B06974" w14:paraId="774B5792" w14:textId="77777777">
      <w:pPr>
        <w:pBdr>
          <w:top w:val="nil"/>
          <w:left w:val="nil"/>
          <w:bottom w:val="nil"/>
          <w:right w:val="nil"/>
          <w:between w:val="nil"/>
        </w:pBdr>
        <w:tabs>
          <w:tab w:val="left" w:pos="9498"/>
        </w:tabs>
        <w:jc w:val="center"/>
        <w:rPr>
          <w:rFonts w:ascii="Atkinson Hyperlegible" w:hAnsi="Atkinson Hyperlegible" w:eastAsia="Arial Narrow" w:cs="Arial Narrow"/>
          <w:b/>
          <w:color w:val="000000"/>
        </w:rPr>
      </w:pPr>
      <w:r w:rsidRPr="00560665">
        <w:rPr>
          <w:rFonts w:ascii="Atkinson Hyperlegible" w:hAnsi="Atkinson Hyperlegible" w:eastAsia="Arial Narrow" w:cs="Arial Narrow"/>
          <w:b/>
          <w:color w:val="000000"/>
        </w:rPr>
        <w:t>EVALUACIÓN DE DESEMPEÑO</w:t>
      </w:r>
    </w:p>
    <w:p w:rsidRPr="00560665" w:rsidR="00B06974" w:rsidP="006376B2" w:rsidRDefault="00B06974" w14:paraId="206B6E75"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B06974" w:rsidP="006376B2" w:rsidRDefault="00B06974" w14:paraId="54794011" w14:textId="06311932">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r w:rsidRPr="00560665">
        <w:rPr>
          <w:rFonts w:ascii="Atkinson Hyperlegible" w:hAnsi="Atkinson Hyperlegible" w:eastAsia="Arial Narrow" w:cs="Arial Narrow"/>
          <w:b/>
          <w:color w:val="000000"/>
        </w:rPr>
        <w:t xml:space="preserve">ARTÍCULO </w:t>
      </w:r>
      <w:r w:rsidRPr="00560665" w:rsidR="00F85089">
        <w:rPr>
          <w:rFonts w:ascii="Atkinson Hyperlegible" w:hAnsi="Atkinson Hyperlegible" w:eastAsia="Arial Narrow" w:cs="Arial Narrow"/>
          <w:b/>
          <w:color w:val="000000"/>
        </w:rPr>
        <w:t>1</w:t>
      </w:r>
      <w:r w:rsidRPr="00560665" w:rsidR="00FE5D24">
        <w:rPr>
          <w:rFonts w:ascii="Atkinson Hyperlegible" w:hAnsi="Atkinson Hyperlegible" w:eastAsia="Arial Narrow" w:cs="Arial Narrow"/>
          <w:b/>
          <w:color w:val="000000"/>
        </w:rPr>
        <w:t>20</w:t>
      </w:r>
      <w:r w:rsidRPr="00560665">
        <w:rPr>
          <w:rFonts w:ascii="Atkinson Hyperlegible" w:hAnsi="Atkinson Hyperlegible" w:eastAsia="Arial Narrow" w:cs="Arial Narrow"/>
          <w:b/>
          <w:color w:val="000000"/>
        </w:rPr>
        <w:t xml:space="preserve">. PROCESO DE EVALUACIÓN DE DESEMPEÑO  </w:t>
      </w:r>
    </w:p>
    <w:p w:rsidRPr="00560665" w:rsidR="00B06974" w:rsidP="00584C09" w:rsidRDefault="00B06974" w14:paraId="4A9BA38B" w14:textId="7F9D5A65">
      <w:pPr>
        <w:pStyle w:val="Prrafodelista"/>
        <w:numPr>
          <w:ilvl w:val="0"/>
          <w:numId w:val="71"/>
        </w:numPr>
        <w:pBdr>
          <w:top w:val="nil"/>
          <w:left w:val="nil"/>
          <w:bottom w:val="nil"/>
          <w:right w:val="nil"/>
          <w:between w:val="nil"/>
        </w:pBdr>
        <w:tabs>
          <w:tab w:val="left" w:pos="9498"/>
        </w:tabs>
        <w:jc w:val="both"/>
        <w:rPr>
          <w:rFonts w:ascii="Atkinson Hyperlegible" w:hAnsi="Atkinson Hyperlegible" w:eastAsia="Arial Narrow" w:cs="Arial Narrow"/>
          <w:bCs/>
          <w:color w:val="000000"/>
        </w:rPr>
      </w:pPr>
      <w:r w:rsidRPr="00560665">
        <w:rPr>
          <w:rFonts w:ascii="Atkinson Hyperlegible" w:hAnsi="Atkinson Hyperlegible" w:eastAsia="Arial Narrow" w:cs="Arial Narrow"/>
          <w:bCs/>
          <w:color w:val="000000"/>
        </w:rPr>
        <w:t xml:space="preserve">El objetivo del proceso de Evaluación del Desempeño es promover el logro de los objetivos de la empresa, de cada centro de trabajo y de cada departamento administrativo y operativo, a través de la retroalimentación, seguimiento y evaluación de responsabilidades, objetivos y resultados en un periodo determinado; y del desarrollo individual y de equipo. </w:t>
      </w:r>
    </w:p>
    <w:p w:rsidRPr="00560665" w:rsidR="00B06974" w:rsidP="00584C09" w:rsidRDefault="00B06974" w14:paraId="0D8333A0" w14:textId="3814994B">
      <w:pPr>
        <w:pStyle w:val="Prrafodelista"/>
        <w:numPr>
          <w:ilvl w:val="0"/>
          <w:numId w:val="71"/>
        </w:numPr>
        <w:pBdr>
          <w:top w:val="nil"/>
          <w:left w:val="nil"/>
          <w:bottom w:val="nil"/>
          <w:right w:val="nil"/>
          <w:between w:val="nil"/>
        </w:pBdr>
        <w:tabs>
          <w:tab w:val="left" w:pos="9498"/>
        </w:tabs>
        <w:jc w:val="both"/>
        <w:rPr>
          <w:rFonts w:ascii="Atkinson Hyperlegible" w:hAnsi="Atkinson Hyperlegible" w:eastAsia="Arial Narrow" w:cs="Arial Narrow"/>
          <w:bCs/>
          <w:color w:val="000000"/>
        </w:rPr>
      </w:pPr>
      <w:r w:rsidRPr="00560665">
        <w:rPr>
          <w:rFonts w:ascii="Atkinson Hyperlegible" w:hAnsi="Atkinson Hyperlegible" w:eastAsia="Arial Narrow" w:cs="Arial Narrow"/>
          <w:bCs/>
          <w:color w:val="000000"/>
        </w:rPr>
        <w:t xml:space="preserve">Mediante la evaluación de desempeño </w:t>
      </w:r>
      <w:r w:rsidR="004E4769">
        <w:rPr>
          <w:rFonts w:ascii="Atkinson Hyperlegible" w:hAnsi="Atkinson Hyperlegible" w:eastAsia="Arial Narrow" w:cs="Arial Narrow"/>
          <w:bCs/>
          <w:color w:val="000000"/>
        </w:rPr>
        <w:t>la persona contratada</w:t>
      </w:r>
      <w:r w:rsidRPr="00560665">
        <w:rPr>
          <w:rFonts w:ascii="Atkinson Hyperlegible" w:hAnsi="Atkinson Hyperlegible" w:eastAsia="Arial Narrow" w:cs="Arial Narrow"/>
          <w:bCs/>
          <w:color w:val="000000"/>
        </w:rPr>
        <w:t xml:space="preserve"> recibe retroalimentación en doble vía sobre cómo se está llevando a cabo el plan de trabajo para reconocer los logros, establecer acciones de mejora y plantear compromisos para el siguiente período. </w:t>
      </w:r>
    </w:p>
    <w:p w:rsidRPr="00560665" w:rsidR="00B06974" w:rsidP="00584C09" w:rsidRDefault="00B06974" w14:paraId="70F6B0C9" w14:textId="6F766EC1">
      <w:pPr>
        <w:pStyle w:val="Prrafodelista"/>
        <w:numPr>
          <w:ilvl w:val="0"/>
          <w:numId w:val="71"/>
        </w:numPr>
        <w:pBdr>
          <w:top w:val="nil"/>
          <w:left w:val="nil"/>
          <w:bottom w:val="nil"/>
          <w:right w:val="nil"/>
          <w:between w:val="nil"/>
        </w:pBdr>
        <w:tabs>
          <w:tab w:val="left" w:pos="9498"/>
        </w:tabs>
        <w:jc w:val="both"/>
        <w:rPr>
          <w:rFonts w:ascii="Atkinson Hyperlegible" w:hAnsi="Atkinson Hyperlegible" w:eastAsia="Arial Narrow" w:cs="Arial Narrow"/>
          <w:bCs/>
          <w:color w:val="000000"/>
        </w:rPr>
      </w:pPr>
      <w:r w:rsidRPr="00560665">
        <w:rPr>
          <w:rFonts w:ascii="Atkinson Hyperlegible" w:hAnsi="Atkinson Hyperlegible" w:eastAsia="Arial Narrow" w:cs="Arial Narrow"/>
          <w:bCs/>
          <w:color w:val="000000"/>
        </w:rPr>
        <w:t>La Gerencia determina los lineamientos para llevar a cabo este proceso.</w:t>
      </w:r>
    </w:p>
    <w:p w:rsidRPr="00560665" w:rsidR="00B06974" w:rsidP="006376B2" w:rsidRDefault="00B06974" w14:paraId="567A70EC"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251666" w:rsidP="006376B2" w:rsidRDefault="00251666" w14:paraId="417A1AA9"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454AAB" w:rsidP="006376B2" w:rsidRDefault="004B51CD" w14:paraId="00000303" w14:textId="002879FC">
      <w:pPr>
        <w:pBdr>
          <w:top w:val="nil"/>
          <w:left w:val="nil"/>
          <w:bottom w:val="nil"/>
          <w:right w:val="nil"/>
          <w:between w:val="nil"/>
        </w:pBdr>
        <w:tabs>
          <w:tab w:val="left" w:pos="9498"/>
        </w:tabs>
        <w:jc w:val="center"/>
        <w:rPr>
          <w:rFonts w:ascii="Atkinson Hyperlegible" w:hAnsi="Atkinson Hyperlegible" w:eastAsia="Arial Narrow" w:cs="Arial Narrow"/>
          <w:b/>
          <w:color w:val="000000"/>
        </w:rPr>
      </w:pPr>
      <w:bookmarkStart w:name="_vx1227" w:colFirst="0" w:colLast="0" w:id="991"/>
      <w:bookmarkEnd w:id="991"/>
      <w:r w:rsidRPr="00560665">
        <w:rPr>
          <w:rFonts w:ascii="Atkinson Hyperlegible" w:hAnsi="Atkinson Hyperlegible" w:eastAsia="Arial Narrow" w:cs="Arial Narrow"/>
          <w:b/>
          <w:color w:val="000000"/>
        </w:rPr>
        <w:t>CAPÍTULO XXV</w:t>
      </w:r>
      <w:r w:rsidRPr="00560665" w:rsidR="00250C8B">
        <w:rPr>
          <w:rFonts w:ascii="Atkinson Hyperlegible" w:hAnsi="Atkinson Hyperlegible" w:eastAsia="Arial Narrow" w:cs="Arial Narrow"/>
          <w:b/>
          <w:color w:val="000000"/>
        </w:rPr>
        <w:t>II</w:t>
      </w:r>
    </w:p>
    <w:p w:rsidRPr="00560665" w:rsidR="00454AAB" w:rsidP="006376B2" w:rsidRDefault="004B51CD" w14:paraId="00000304" w14:textId="77777777">
      <w:pPr>
        <w:pStyle w:val="Ttulo1"/>
        <w:tabs>
          <w:tab w:val="left" w:pos="9498"/>
        </w:tabs>
        <w:ind w:left="3288" w:right="3288" w:hanging="120"/>
        <w:jc w:val="center"/>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DISPOSICIONES FINALES</w:t>
      </w:r>
    </w:p>
    <w:p w:rsidRPr="00560665" w:rsidR="00454AAB" w:rsidP="006376B2" w:rsidRDefault="00454AAB" w14:paraId="00000305" w14:textId="77777777">
      <w:pPr>
        <w:pStyle w:val="Ttulo1"/>
        <w:tabs>
          <w:tab w:val="left" w:pos="9498"/>
        </w:tabs>
        <w:ind w:left="3288" w:right="3288" w:hanging="120"/>
        <w:jc w:val="both"/>
        <w:rPr>
          <w:rFonts w:ascii="Atkinson Hyperlegible" w:hAnsi="Atkinson Hyperlegible" w:eastAsia="Arial Narrow" w:cs="Arial Narrow"/>
          <w:sz w:val="22"/>
          <w:szCs w:val="22"/>
        </w:rPr>
      </w:pPr>
    </w:p>
    <w:p w:rsidRPr="00560665" w:rsidR="0044607C" w:rsidP="006376B2" w:rsidRDefault="0044607C" w14:paraId="2773B859" w14:textId="52E99097">
      <w:pPr>
        <w:pBdr>
          <w:top w:val="nil"/>
          <w:left w:val="nil"/>
          <w:bottom w:val="nil"/>
          <w:right w:val="nil"/>
          <w:between w:val="nil"/>
        </w:pBdr>
        <w:tabs>
          <w:tab w:val="left" w:pos="9498"/>
        </w:tabs>
        <w:ind w:left="100" w:right="-69"/>
        <w:jc w:val="both"/>
        <w:rPr>
          <w:rFonts w:ascii="Atkinson Hyperlegible" w:hAnsi="Atkinson Hyperlegible" w:eastAsia="Arial Narrow" w:cs="Arial Narrow"/>
          <w:b/>
          <w:color w:val="000000"/>
        </w:rPr>
      </w:pPr>
      <w:r w:rsidRPr="00560665">
        <w:rPr>
          <w:rFonts w:ascii="Atkinson Hyperlegible" w:hAnsi="Atkinson Hyperlegible" w:eastAsia="Arial Narrow" w:cs="Arial Narrow"/>
          <w:b/>
          <w:color w:val="000000"/>
        </w:rPr>
        <w:t xml:space="preserve">ARTICULO </w:t>
      </w:r>
      <w:r w:rsidRPr="00560665" w:rsidR="00F85089">
        <w:rPr>
          <w:rFonts w:ascii="Atkinson Hyperlegible" w:hAnsi="Atkinson Hyperlegible" w:eastAsia="Arial Narrow" w:cs="Arial Narrow"/>
          <w:b/>
          <w:color w:val="000000"/>
        </w:rPr>
        <w:t>12</w:t>
      </w:r>
      <w:r w:rsidRPr="00560665" w:rsidR="00250C8B">
        <w:rPr>
          <w:rFonts w:ascii="Atkinson Hyperlegible" w:hAnsi="Atkinson Hyperlegible" w:eastAsia="Arial Narrow" w:cs="Arial Narrow"/>
          <w:b/>
          <w:color w:val="000000"/>
        </w:rPr>
        <w:t>7</w:t>
      </w:r>
      <w:r w:rsidRPr="00560665">
        <w:rPr>
          <w:rFonts w:ascii="Atkinson Hyperlegible" w:hAnsi="Atkinson Hyperlegible" w:eastAsia="Arial Narrow" w:cs="Arial Narrow"/>
          <w:b/>
          <w:color w:val="000000"/>
        </w:rPr>
        <w:t xml:space="preserve">. CLÁUSULA DE APLICACIÓN GENERAL: </w:t>
      </w:r>
      <w:r w:rsidRPr="00560665">
        <w:rPr>
          <w:rFonts w:ascii="Atkinson Hyperlegible" w:hAnsi="Atkinson Hyperlegible" w:eastAsia="Arial Narrow" w:cs="Arial Narrow"/>
          <w:bCs/>
          <w:color w:val="000000"/>
        </w:rPr>
        <w:t>El presente reglamento hace parte integral del contrato de trabajo</w:t>
      </w:r>
      <w:r w:rsidRPr="00560665" w:rsidR="007973AD">
        <w:rPr>
          <w:rFonts w:ascii="Atkinson Hyperlegible" w:hAnsi="Atkinson Hyperlegible" w:eastAsia="Arial Narrow" w:cs="Arial Narrow"/>
          <w:bCs/>
          <w:color w:val="000000"/>
        </w:rPr>
        <w:t xml:space="preserve"> </w:t>
      </w:r>
      <w:r w:rsidRPr="00560665">
        <w:rPr>
          <w:rFonts w:ascii="Atkinson Hyperlegible" w:hAnsi="Atkinson Hyperlegible" w:eastAsia="Arial Narrow" w:cs="Arial Narrow"/>
          <w:bCs/>
          <w:color w:val="000000"/>
        </w:rPr>
        <w:t>y en todo lo que no contradiga las normas laborales serán aplicables a</w:t>
      </w:r>
      <w:r w:rsidR="006B1428">
        <w:rPr>
          <w:rFonts w:ascii="Atkinson Hyperlegible" w:hAnsi="Atkinson Hyperlegible" w:eastAsia="Arial Narrow" w:cs="Arial Narrow"/>
          <w:bCs/>
          <w:color w:val="000000"/>
        </w:rPr>
        <w:t>l personal</w:t>
      </w:r>
      <w:r w:rsidRPr="00560665">
        <w:rPr>
          <w:rFonts w:ascii="Atkinson Hyperlegible" w:hAnsi="Atkinson Hyperlegible" w:eastAsia="Arial Narrow" w:cs="Arial Narrow"/>
          <w:bCs/>
          <w:color w:val="000000"/>
        </w:rPr>
        <w:t>. Así mismo, será contemplado</w:t>
      </w:r>
      <w:r w:rsidRPr="00560665" w:rsidR="007973AD">
        <w:rPr>
          <w:rFonts w:ascii="Atkinson Hyperlegible" w:hAnsi="Atkinson Hyperlegible" w:eastAsia="Arial Narrow" w:cs="Arial Narrow"/>
          <w:bCs/>
          <w:color w:val="000000"/>
        </w:rPr>
        <w:t xml:space="preserve"> </w:t>
      </w:r>
      <w:r w:rsidRPr="00560665">
        <w:rPr>
          <w:rFonts w:ascii="Atkinson Hyperlegible" w:hAnsi="Atkinson Hyperlegible" w:eastAsia="Arial Narrow" w:cs="Arial Narrow"/>
          <w:bCs/>
          <w:color w:val="000000"/>
        </w:rPr>
        <w:t xml:space="preserve">junto a los Manuales que tenga dispuestos </w:t>
      </w:r>
      <w:r w:rsidR="00F64D81">
        <w:rPr>
          <w:rFonts w:ascii="Atkinson Hyperlegible" w:hAnsi="Atkinson Hyperlegible" w:eastAsia="Arial Narrow" w:cs="Arial Narrow"/>
          <w:bCs/>
          <w:color w:val="000000"/>
        </w:rPr>
        <w:t xml:space="preserve">POA </w:t>
      </w:r>
      <w:r w:rsidRPr="00560665">
        <w:rPr>
          <w:rFonts w:ascii="Atkinson Hyperlegible" w:hAnsi="Atkinson Hyperlegible" w:eastAsia="Arial Narrow" w:cs="Arial Narrow"/>
          <w:bCs/>
          <w:color w:val="000000"/>
        </w:rPr>
        <w:t>y tendrán la misma fuerza vinculante que el contrato suscrito.</w:t>
      </w:r>
    </w:p>
    <w:p w:rsidRPr="00560665" w:rsidR="0044607C" w:rsidP="006376B2" w:rsidRDefault="0044607C" w14:paraId="6169578D" w14:textId="77777777">
      <w:pPr>
        <w:pBdr>
          <w:top w:val="nil"/>
          <w:left w:val="nil"/>
          <w:bottom w:val="nil"/>
          <w:right w:val="nil"/>
          <w:between w:val="nil"/>
        </w:pBdr>
        <w:tabs>
          <w:tab w:val="left" w:pos="9498"/>
        </w:tabs>
        <w:ind w:left="100" w:right="-69"/>
        <w:jc w:val="both"/>
        <w:rPr>
          <w:rFonts w:ascii="Atkinson Hyperlegible" w:hAnsi="Atkinson Hyperlegible" w:eastAsia="Arial Narrow" w:cs="Arial Narrow"/>
          <w:b/>
          <w:color w:val="000000"/>
        </w:rPr>
      </w:pPr>
    </w:p>
    <w:p w:rsidRPr="00560665" w:rsidR="00454AAB" w:rsidP="006376B2" w:rsidRDefault="004B51CD" w14:paraId="00000306" w14:textId="3EA58FF7">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ARTICULO </w:t>
      </w:r>
      <w:r w:rsidRPr="00560665" w:rsidR="00F85089">
        <w:rPr>
          <w:rFonts w:ascii="Atkinson Hyperlegible" w:hAnsi="Atkinson Hyperlegible" w:eastAsia="Arial Narrow" w:cs="Arial Narrow"/>
          <w:b/>
          <w:color w:val="000000"/>
        </w:rPr>
        <w:t>12</w:t>
      </w:r>
      <w:r w:rsidRPr="00560665" w:rsidR="00250C8B">
        <w:rPr>
          <w:rFonts w:ascii="Atkinson Hyperlegible" w:hAnsi="Atkinson Hyperlegible" w:eastAsia="Arial Narrow" w:cs="Arial Narrow"/>
          <w:b/>
          <w:color w:val="000000"/>
        </w:rPr>
        <w:t>8</w:t>
      </w:r>
      <w:r w:rsidRPr="00560665">
        <w:rPr>
          <w:rFonts w:ascii="Atkinson Hyperlegible" w:hAnsi="Atkinson Hyperlegible" w:eastAsia="Arial Narrow" w:cs="Arial Narrow"/>
          <w:b/>
          <w:color w:val="000000"/>
        </w:rPr>
        <w:t xml:space="preserve">. </w:t>
      </w:r>
      <w:r w:rsidRPr="00560665">
        <w:rPr>
          <w:rFonts w:ascii="Atkinson Hyperlegible" w:hAnsi="Atkinson Hyperlegible" w:eastAsia="Arial Narrow" w:cs="Arial Narrow"/>
          <w:color w:val="000000"/>
        </w:rPr>
        <w:t>Desde la fecha que entra en vigor este Reglamento, quedan sin efecto las disposiciones del reglamento que antes de esta fecha</w:t>
      </w:r>
      <w:r w:rsidR="00F64D81">
        <w:rPr>
          <w:rFonts w:ascii="Atkinson Hyperlegible" w:hAnsi="Atkinson Hyperlegible" w:eastAsia="Arial Narrow" w:cs="Arial Narrow"/>
          <w:color w:val="000000"/>
        </w:rPr>
        <w:t xml:space="preserve"> </w:t>
      </w:r>
      <w:r w:rsidRPr="00560665">
        <w:rPr>
          <w:rFonts w:ascii="Atkinson Hyperlegible" w:hAnsi="Atkinson Hyperlegible" w:eastAsia="Arial Narrow" w:cs="Arial Narrow"/>
          <w:color w:val="000000"/>
        </w:rPr>
        <w:t xml:space="preserve">haya tenido </w:t>
      </w:r>
      <w:r w:rsidRPr="00560665" w:rsidR="004853CC">
        <w:rPr>
          <w:rFonts w:ascii="Atkinson Hyperlegible" w:hAnsi="Atkinson Hyperlegible" w:eastAsia="Arial Narrow" w:cs="Arial Narrow"/>
          <w:color w:val="000000"/>
        </w:rPr>
        <w:t>la organización</w:t>
      </w:r>
      <w:r w:rsidRPr="00560665">
        <w:rPr>
          <w:rFonts w:ascii="Atkinson Hyperlegible" w:hAnsi="Atkinson Hyperlegible" w:eastAsia="Arial Narrow" w:cs="Arial Narrow"/>
          <w:color w:val="000000"/>
        </w:rPr>
        <w:t>.</w:t>
      </w:r>
    </w:p>
    <w:p w:rsidRPr="00560665" w:rsidR="00F85089" w:rsidP="006376B2" w:rsidRDefault="00F85089" w14:paraId="3D423431" w14:textId="77777777">
      <w:pPr>
        <w:pStyle w:val="Ttulo1"/>
        <w:tabs>
          <w:tab w:val="left" w:pos="9498"/>
        </w:tabs>
        <w:ind w:left="0" w:right="72"/>
        <w:jc w:val="center"/>
        <w:rPr>
          <w:rFonts w:ascii="Atkinson Hyperlegible" w:hAnsi="Atkinson Hyperlegible" w:eastAsia="Arial Narrow" w:cs="Arial Narrow"/>
          <w:sz w:val="22"/>
          <w:szCs w:val="22"/>
        </w:rPr>
      </w:pPr>
    </w:p>
    <w:p w:rsidRPr="00560665" w:rsidR="00F85089" w:rsidP="006376B2" w:rsidRDefault="00F85089" w14:paraId="63D93B6E" w14:textId="3D9144BA">
      <w:pPr>
        <w:pStyle w:val="Ttulo1"/>
        <w:tabs>
          <w:tab w:val="left" w:pos="9498"/>
        </w:tabs>
        <w:ind w:left="0" w:right="72"/>
        <w:jc w:val="center"/>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CAPÍTULO XX</w:t>
      </w:r>
      <w:r w:rsidRPr="00560665" w:rsidR="00250C8B">
        <w:rPr>
          <w:rFonts w:ascii="Atkinson Hyperlegible" w:hAnsi="Atkinson Hyperlegible" w:eastAsia="Arial Narrow" w:cs="Arial Narrow"/>
          <w:sz w:val="22"/>
          <w:szCs w:val="22"/>
        </w:rPr>
        <w:t>VIII</w:t>
      </w:r>
    </w:p>
    <w:p w:rsidRPr="00560665" w:rsidR="00F85089" w:rsidP="006376B2" w:rsidRDefault="00F85089" w14:paraId="1FC9C554" w14:textId="77777777">
      <w:pPr>
        <w:pStyle w:val="Ttulo1"/>
        <w:tabs>
          <w:tab w:val="left" w:pos="9498"/>
        </w:tabs>
        <w:ind w:left="0" w:right="72"/>
        <w:jc w:val="center"/>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PUBLICACIONES Y VIGENCIA</w:t>
      </w:r>
    </w:p>
    <w:p w:rsidRPr="00560665" w:rsidR="00F85089" w:rsidP="006376B2" w:rsidRDefault="00F85089" w14:paraId="1AA3DD3E" w14:textId="77777777">
      <w:pPr>
        <w:pStyle w:val="Ttulo1"/>
        <w:tabs>
          <w:tab w:val="left" w:pos="9498"/>
        </w:tabs>
        <w:ind w:left="3062" w:right="3056" w:hanging="6"/>
        <w:jc w:val="both"/>
        <w:rPr>
          <w:rFonts w:ascii="Atkinson Hyperlegible" w:hAnsi="Atkinson Hyperlegible" w:eastAsia="Arial Narrow" w:cs="Arial Narrow"/>
          <w:sz w:val="22"/>
          <w:szCs w:val="22"/>
        </w:rPr>
      </w:pPr>
    </w:p>
    <w:p w:rsidRPr="00560665" w:rsidR="00F85089" w:rsidP="006376B2" w:rsidRDefault="00F85089" w14:paraId="1B6B5011" w14:textId="43857464">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ARTICULO 12</w:t>
      </w:r>
      <w:r w:rsidRPr="00560665" w:rsidR="00250C8B">
        <w:rPr>
          <w:rFonts w:ascii="Atkinson Hyperlegible" w:hAnsi="Atkinson Hyperlegible" w:eastAsia="Arial Narrow" w:cs="Arial Narrow"/>
          <w:b/>
          <w:color w:val="000000"/>
        </w:rPr>
        <w:t>9</w:t>
      </w:r>
      <w:r w:rsidRPr="00560665">
        <w:rPr>
          <w:rFonts w:ascii="Atkinson Hyperlegible" w:hAnsi="Atkinson Hyperlegible" w:eastAsia="Arial Narrow" w:cs="Arial Narrow"/>
          <w:b/>
          <w:color w:val="000000"/>
        </w:rPr>
        <w:t>. PUBLICACIÓN.</w:t>
      </w:r>
      <w:r w:rsidRPr="00560665">
        <w:rPr>
          <w:rFonts w:ascii="Atkinson Hyperlegible" w:hAnsi="Atkinson Hyperlegible" w:eastAsia="Arial Narrow" w:cs="Arial Narrow"/>
          <w:color w:val="000000"/>
        </w:rPr>
        <w:t xml:space="preserve"> Una vez aprobado el presente reglamento interno de trabajo, </w:t>
      </w:r>
      <w:r w:rsidR="00F64D81">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surtirá su publicación así: </w:t>
      </w:r>
    </w:p>
    <w:p w:rsidRPr="00560665" w:rsidR="00F85089" w:rsidP="006376B2" w:rsidRDefault="00F85089" w14:paraId="7EEB6D05"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p>
    <w:p w:rsidRPr="00560665" w:rsidR="00F85089" w:rsidP="006376B2" w:rsidRDefault="00F85089" w14:paraId="28C258A5" w14:textId="5BDB3EAE">
      <w:pPr>
        <w:widowControl/>
        <w:numPr>
          <w:ilvl w:val="0"/>
          <w:numId w:val="2"/>
        </w:numPr>
        <w:pBdr>
          <w:top w:val="nil"/>
          <w:left w:val="nil"/>
          <w:bottom w:val="nil"/>
          <w:right w:val="nil"/>
          <w:between w:val="nil"/>
        </w:pBdr>
        <w:tabs>
          <w:tab w:val="left" w:pos="9498"/>
        </w:tabs>
        <w:spacing w:after="20"/>
        <w:jc w:val="both"/>
        <w:rPr>
          <w:rFonts w:ascii="Atkinson Hyperlegible" w:hAnsi="Atkinson Hyperlegible"/>
          <w:color w:val="000000"/>
        </w:rPr>
      </w:pPr>
      <w:r w:rsidRPr="00560665">
        <w:rPr>
          <w:rFonts w:ascii="Atkinson Hyperlegible" w:hAnsi="Atkinson Hyperlegible"/>
        </w:rPr>
        <w:t xml:space="preserve">En las oficinas de </w:t>
      </w:r>
      <w:r w:rsidR="0056755E">
        <w:rPr>
          <w:rFonts w:ascii="Atkinson Hyperlegible" w:hAnsi="Atkinson Hyperlegible"/>
        </w:rPr>
        <w:t>POA</w:t>
      </w:r>
      <w:r w:rsidRPr="00560665">
        <w:rPr>
          <w:rFonts w:ascii="Atkinson Hyperlegible" w:hAnsi="Atkinson Hyperlegible"/>
        </w:rPr>
        <w:t xml:space="preserve">. </w:t>
      </w:r>
    </w:p>
    <w:p w:rsidRPr="00560665" w:rsidR="00F85089" w:rsidP="006376B2" w:rsidRDefault="00F85089" w14:paraId="42CF8749" w14:textId="2A830C3F">
      <w:pPr>
        <w:widowControl/>
        <w:numPr>
          <w:ilvl w:val="0"/>
          <w:numId w:val="2"/>
        </w:numPr>
        <w:pBdr>
          <w:top w:val="nil"/>
          <w:left w:val="nil"/>
          <w:bottom w:val="nil"/>
          <w:right w:val="nil"/>
          <w:between w:val="nil"/>
        </w:pBdr>
        <w:tabs>
          <w:tab w:val="left" w:pos="9498"/>
        </w:tabs>
        <w:spacing w:after="20"/>
        <w:jc w:val="both"/>
        <w:rPr>
          <w:rFonts w:ascii="Atkinson Hyperlegible" w:hAnsi="Atkinson Hyperlegible"/>
          <w:color w:val="000000"/>
        </w:rPr>
      </w:pPr>
      <w:r w:rsidRPr="00560665">
        <w:rPr>
          <w:rFonts w:ascii="Atkinson Hyperlegible" w:hAnsi="Atkinson Hyperlegible" w:eastAsia="Arial Narrow" w:cs="Arial Narrow"/>
          <w:color w:val="000000"/>
        </w:rPr>
        <w:t xml:space="preserve">A través del correo electrónico señalado en las hojas de vida de los empleados actualmente vinculados a </w:t>
      </w:r>
      <w:r w:rsidR="00365135">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w:t>
      </w:r>
    </w:p>
    <w:p w:rsidRPr="00560665" w:rsidR="00F85089" w:rsidP="006376B2" w:rsidRDefault="00F85089" w14:paraId="2E85D117" w14:textId="77777777">
      <w:pPr>
        <w:pBdr>
          <w:top w:val="nil"/>
          <w:left w:val="nil"/>
          <w:bottom w:val="nil"/>
          <w:right w:val="nil"/>
          <w:between w:val="nil"/>
        </w:pBdr>
        <w:tabs>
          <w:tab w:val="left" w:pos="9498"/>
        </w:tabs>
        <w:spacing w:before="93"/>
        <w:ind w:left="100"/>
        <w:jc w:val="both"/>
        <w:rPr>
          <w:rFonts w:ascii="Atkinson Hyperlegible" w:hAnsi="Atkinson Hyperlegible" w:eastAsia="Arial Narrow" w:cs="Arial Narrow"/>
          <w:color w:val="000000"/>
        </w:rPr>
      </w:pPr>
    </w:p>
    <w:p w:rsidRPr="00560665" w:rsidR="00F85089" w:rsidP="006376B2" w:rsidRDefault="00F85089" w14:paraId="5EB32377" w14:textId="2B58587A">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ARTICULO 1</w:t>
      </w:r>
      <w:r w:rsidRPr="00560665" w:rsidR="00250C8B">
        <w:rPr>
          <w:rFonts w:ascii="Atkinson Hyperlegible" w:hAnsi="Atkinson Hyperlegible" w:eastAsia="Arial Narrow" w:cs="Arial Narrow"/>
          <w:b/>
          <w:color w:val="000000"/>
        </w:rPr>
        <w:t>30</w:t>
      </w:r>
      <w:r w:rsidRPr="00560665">
        <w:rPr>
          <w:rFonts w:ascii="Atkinson Hyperlegible" w:hAnsi="Atkinson Hyperlegible" w:eastAsia="Arial Narrow" w:cs="Arial Narrow"/>
          <w:b/>
          <w:color w:val="000000"/>
        </w:rPr>
        <w:t xml:space="preserve">. VIGENCIA. </w:t>
      </w:r>
      <w:r w:rsidR="00365135">
        <w:rPr>
          <w:rFonts w:ascii="Atkinson Hyperlegible" w:hAnsi="Atkinson Hyperlegible" w:eastAsia="Arial Narrow" w:cs="Arial Narrow"/>
          <w:color w:val="000000"/>
        </w:rPr>
        <w:t>POA</w:t>
      </w:r>
      <w:r w:rsidRPr="00560665">
        <w:rPr>
          <w:rFonts w:ascii="Atkinson Hyperlegible" w:hAnsi="Atkinson Hyperlegible" w:eastAsia="Arial Narrow" w:cs="Arial Narrow"/>
          <w:color w:val="000000"/>
        </w:rPr>
        <w:t xml:space="preserve"> publicará, de conformidad con lo establecido en el artículo 44 del presente reglamento interno de trabajo y en la misma fecha informará a</w:t>
      </w:r>
      <w:r w:rsidR="006B1428">
        <w:rPr>
          <w:rFonts w:ascii="Atkinson Hyperlegible" w:hAnsi="Atkinson Hyperlegible" w:eastAsia="Arial Narrow" w:cs="Arial Narrow"/>
          <w:color w:val="000000"/>
        </w:rPr>
        <w:t>l personal</w:t>
      </w:r>
      <w:r w:rsidRPr="00560665">
        <w:rPr>
          <w:rFonts w:ascii="Atkinson Hyperlegible" w:hAnsi="Atkinson Hyperlegible" w:eastAsia="Arial Narrow" w:cs="Arial Narrow"/>
          <w:color w:val="000000"/>
        </w:rPr>
        <w:t xml:space="preserve">, del contenido </w:t>
      </w:r>
      <w:r w:rsidRPr="00560665">
        <w:rPr>
          <w:rFonts w:ascii="Atkinson Hyperlegible" w:hAnsi="Atkinson Hyperlegible" w:eastAsia="Arial Narrow" w:cs="Arial Narrow"/>
          <w:color w:val="000000"/>
        </w:rPr>
        <w:lastRenderedPageBreak/>
        <w:t xml:space="preserve">dicho reglamento el cual entrará a regir desde el momento de su publicación. (Artículo 119 C.S.T., modificado por el Artículo 17 de la ley 1429 de 2010). </w:t>
      </w:r>
    </w:p>
    <w:p w:rsidRPr="00560665" w:rsidR="00454AAB" w:rsidP="006376B2" w:rsidRDefault="00454AAB" w14:paraId="00000307" w14:textId="77777777">
      <w:pPr>
        <w:pBdr>
          <w:top w:val="nil"/>
          <w:left w:val="nil"/>
          <w:bottom w:val="nil"/>
          <w:right w:val="nil"/>
          <w:between w:val="nil"/>
        </w:pBdr>
        <w:tabs>
          <w:tab w:val="left" w:pos="9498"/>
        </w:tabs>
        <w:jc w:val="center"/>
        <w:rPr>
          <w:rFonts w:ascii="Atkinson Hyperlegible" w:hAnsi="Atkinson Hyperlegible" w:eastAsia="Arial Narrow" w:cs="Arial Narrow"/>
          <w:color w:val="000000"/>
        </w:rPr>
      </w:pPr>
    </w:p>
    <w:p w:rsidRPr="00560665" w:rsidR="00454AAB" w:rsidP="006376B2" w:rsidRDefault="004B51CD" w14:paraId="00000308" w14:textId="2ADA595D">
      <w:pPr>
        <w:pBdr>
          <w:top w:val="nil"/>
          <w:left w:val="nil"/>
          <w:bottom w:val="nil"/>
          <w:right w:val="nil"/>
          <w:between w:val="nil"/>
        </w:pBdr>
        <w:tabs>
          <w:tab w:val="left" w:pos="9498"/>
        </w:tabs>
        <w:jc w:val="center"/>
        <w:rPr>
          <w:rFonts w:ascii="Atkinson Hyperlegible" w:hAnsi="Atkinson Hyperlegible" w:eastAsia="Arial Narrow" w:cs="Arial Narrow"/>
          <w:b/>
          <w:color w:val="000000"/>
        </w:rPr>
      </w:pPr>
      <w:bookmarkStart w:name="_3fwokq0" w:colFirst="0" w:colLast="0" w:id="992"/>
      <w:bookmarkEnd w:id="992"/>
      <w:r w:rsidRPr="00560665">
        <w:rPr>
          <w:rFonts w:ascii="Atkinson Hyperlegible" w:hAnsi="Atkinson Hyperlegible" w:eastAsia="Arial Narrow" w:cs="Arial Narrow"/>
          <w:b/>
          <w:color w:val="000000"/>
        </w:rPr>
        <w:t>CAPÍTULO XX</w:t>
      </w:r>
      <w:r w:rsidRPr="00560665" w:rsidR="005B3650">
        <w:rPr>
          <w:rFonts w:ascii="Atkinson Hyperlegible" w:hAnsi="Atkinson Hyperlegible" w:eastAsia="Arial Narrow" w:cs="Arial Narrow"/>
          <w:b/>
          <w:color w:val="000000"/>
        </w:rPr>
        <w:t>IX</w:t>
      </w:r>
    </w:p>
    <w:p w:rsidRPr="00560665" w:rsidR="00454AAB" w:rsidP="006376B2" w:rsidRDefault="004B51CD" w14:paraId="00000309" w14:textId="77777777">
      <w:pPr>
        <w:pStyle w:val="Ttulo1"/>
        <w:tabs>
          <w:tab w:val="left" w:pos="9498"/>
        </w:tabs>
        <w:ind w:left="3221" w:right="3343" w:firstLine="1"/>
        <w:jc w:val="center"/>
        <w:rPr>
          <w:rFonts w:ascii="Atkinson Hyperlegible" w:hAnsi="Atkinson Hyperlegible" w:eastAsia="Arial Narrow" w:cs="Arial Narrow"/>
          <w:sz w:val="22"/>
          <w:szCs w:val="22"/>
        </w:rPr>
      </w:pPr>
      <w:r w:rsidRPr="00560665">
        <w:rPr>
          <w:rFonts w:ascii="Atkinson Hyperlegible" w:hAnsi="Atkinson Hyperlegible" w:eastAsia="Arial Narrow" w:cs="Arial Narrow"/>
          <w:sz w:val="22"/>
          <w:szCs w:val="22"/>
        </w:rPr>
        <w:t>CLÁUSULAS INEFICACES</w:t>
      </w:r>
    </w:p>
    <w:p w:rsidRPr="00560665" w:rsidR="00454AAB" w:rsidP="006376B2" w:rsidRDefault="00454AAB" w14:paraId="0000030A" w14:textId="77777777">
      <w:pPr>
        <w:pStyle w:val="Ttulo1"/>
        <w:tabs>
          <w:tab w:val="left" w:pos="9498"/>
        </w:tabs>
        <w:ind w:left="3221" w:right="3343" w:firstLine="1"/>
        <w:jc w:val="both"/>
        <w:rPr>
          <w:rFonts w:ascii="Atkinson Hyperlegible" w:hAnsi="Atkinson Hyperlegible" w:eastAsia="Arial Narrow" w:cs="Arial Narrow"/>
          <w:sz w:val="22"/>
          <w:szCs w:val="22"/>
        </w:rPr>
      </w:pPr>
    </w:p>
    <w:p w:rsidRPr="00560665" w:rsidR="00454AAB" w:rsidP="006376B2" w:rsidRDefault="004B51CD" w14:paraId="0000030B" w14:textId="5D23AEE0">
      <w:pPr>
        <w:pBdr>
          <w:top w:val="nil"/>
          <w:left w:val="nil"/>
          <w:bottom w:val="nil"/>
          <w:right w:val="nil"/>
          <w:between w:val="nil"/>
        </w:pBdr>
        <w:tabs>
          <w:tab w:val="left" w:pos="9498"/>
        </w:tabs>
        <w:ind w:left="100" w:right="-69"/>
        <w:jc w:val="both"/>
        <w:rPr>
          <w:rFonts w:ascii="Atkinson Hyperlegible" w:hAnsi="Atkinson Hyperlegible" w:eastAsia="Arial Narrow" w:cs="Arial Narrow"/>
          <w:color w:val="000000"/>
        </w:rPr>
      </w:pPr>
      <w:r w:rsidRPr="00560665">
        <w:rPr>
          <w:rFonts w:ascii="Atkinson Hyperlegible" w:hAnsi="Atkinson Hyperlegible" w:eastAsia="Arial Narrow" w:cs="Arial Narrow"/>
          <w:b/>
          <w:color w:val="000000"/>
        </w:rPr>
        <w:t xml:space="preserve">ARTÍCULO </w:t>
      </w:r>
      <w:r w:rsidRPr="00560665" w:rsidR="00F85089">
        <w:rPr>
          <w:rFonts w:ascii="Atkinson Hyperlegible" w:hAnsi="Atkinson Hyperlegible" w:eastAsia="Arial Narrow" w:cs="Arial Narrow"/>
          <w:b/>
          <w:color w:val="000000"/>
        </w:rPr>
        <w:t>13</w:t>
      </w:r>
      <w:r w:rsidRPr="00560665" w:rsidR="005B3650">
        <w:rPr>
          <w:rFonts w:ascii="Atkinson Hyperlegible" w:hAnsi="Atkinson Hyperlegible" w:eastAsia="Arial Narrow" w:cs="Arial Narrow"/>
          <w:b/>
          <w:color w:val="000000"/>
        </w:rPr>
        <w:t>1</w:t>
      </w:r>
      <w:r w:rsidRPr="00560665">
        <w:rPr>
          <w:rFonts w:ascii="Atkinson Hyperlegible" w:hAnsi="Atkinson Hyperlegible" w:eastAsia="Arial Narrow" w:cs="Arial Narrow"/>
          <w:color w:val="000000"/>
        </w:rPr>
        <w:t xml:space="preserve"> No producirá ningún efecto las cláusulas del reglamento que desmejoren las condiciones </w:t>
      </w:r>
      <w:proofErr w:type="spellStart"/>
      <w:r w:rsidRPr="00560665">
        <w:rPr>
          <w:rFonts w:ascii="Atkinson Hyperlegible" w:hAnsi="Atkinson Hyperlegible" w:eastAsia="Arial Narrow" w:cs="Arial Narrow"/>
          <w:color w:val="000000"/>
        </w:rPr>
        <w:t>d</w:t>
      </w:r>
      <w:r w:rsidR="004E4769">
        <w:rPr>
          <w:rFonts w:ascii="Atkinson Hyperlegible" w:hAnsi="Atkinson Hyperlegible" w:eastAsia="Arial Narrow" w:cs="Arial Narrow"/>
          <w:color w:val="000000"/>
        </w:rPr>
        <w:t>la</w:t>
      </w:r>
      <w:proofErr w:type="spellEnd"/>
      <w:r w:rsidR="004E4769">
        <w:rPr>
          <w:rFonts w:ascii="Atkinson Hyperlegible" w:hAnsi="Atkinson Hyperlegible" w:eastAsia="Arial Narrow" w:cs="Arial Narrow"/>
          <w:color w:val="000000"/>
        </w:rPr>
        <w:t xml:space="preserve"> persona contratada</w:t>
      </w:r>
      <w:r w:rsidRPr="00560665">
        <w:rPr>
          <w:rFonts w:ascii="Atkinson Hyperlegible" w:hAnsi="Atkinson Hyperlegible" w:eastAsia="Arial Narrow" w:cs="Arial Narrow"/>
          <w:color w:val="000000"/>
        </w:rPr>
        <w:t xml:space="preserve"> en relación con lo establecido en las leyes, contratos individuales, pactos, convenciones colectivas o fallos arbitrales los cuales sustituyen las disposiciones del reglamento en cuanto fueren más favorables al trabajador (Artículo 109, CST).</w:t>
      </w:r>
    </w:p>
    <w:p w:rsidRPr="00560665" w:rsidR="00454AAB" w:rsidP="006376B2" w:rsidRDefault="00454AAB" w14:paraId="0000030C" w14:textId="77777777">
      <w:pPr>
        <w:pBdr>
          <w:top w:val="nil"/>
          <w:left w:val="nil"/>
          <w:bottom w:val="nil"/>
          <w:right w:val="nil"/>
          <w:between w:val="nil"/>
        </w:pBdr>
        <w:tabs>
          <w:tab w:val="left" w:pos="9498"/>
        </w:tabs>
        <w:jc w:val="both"/>
        <w:rPr>
          <w:rFonts w:ascii="Atkinson Hyperlegible" w:hAnsi="Atkinson Hyperlegible" w:eastAsia="Arial Narrow" w:cs="Arial Narrow"/>
          <w:b/>
          <w:color w:val="000000"/>
        </w:rPr>
      </w:pPr>
    </w:p>
    <w:p w:rsidRPr="00560665" w:rsidR="00454AAB" w:rsidP="006376B2" w:rsidRDefault="004B51CD" w14:paraId="0000030E" w14:textId="77777777">
      <w:pPr>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Fecha: </w:t>
      </w:r>
    </w:p>
    <w:p w:rsidRPr="00560665" w:rsidR="00454AAB" w:rsidP="006376B2" w:rsidRDefault="004B51CD" w14:paraId="0000030F" w14:textId="0CF216DA">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Dirección: </w:t>
      </w:r>
    </w:p>
    <w:p w:rsidRPr="00560665" w:rsidR="00454AAB" w:rsidP="006376B2" w:rsidRDefault="004B51CD" w14:paraId="00000310"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Ciudad: Bogotá </w:t>
      </w:r>
    </w:p>
    <w:p w:rsidRPr="00560665" w:rsidR="00454AAB" w:rsidP="006376B2" w:rsidRDefault="004B51CD" w14:paraId="00000311"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Departamento: Cundinamarca </w:t>
      </w:r>
    </w:p>
    <w:p w:rsidRPr="00560665" w:rsidR="00454AAB" w:rsidP="006376B2" w:rsidRDefault="004B51CD" w14:paraId="00000312" w14:textId="77777777">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Teléfono: </w:t>
      </w:r>
    </w:p>
    <w:p w:rsidRPr="00560665" w:rsidR="00454AAB" w:rsidP="006376B2" w:rsidRDefault="004B51CD" w14:paraId="00000313" w14:textId="3E635E2C">
      <w:pPr>
        <w:widowControl/>
        <w:pBdr>
          <w:top w:val="nil"/>
          <w:left w:val="nil"/>
          <w:bottom w:val="nil"/>
          <w:right w:val="nil"/>
          <w:between w:val="nil"/>
        </w:pBdr>
        <w:tabs>
          <w:tab w:val="left" w:pos="9498"/>
        </w:tabs>
        <w:jc w:val="both"/>
        <w:rPr>
          <w:rFonts w:ascii="Atkinson Hyperlegible" w:hAnsi="Atkinson Hyperlegible" w:eastAsia="Arial Narrow" w:cs="Arial Narrow"/>
          <w:color w:val="000000"/>
        </w:rPr>
      </w:pPr>
      <w:r w:rsidRPr="00560665">
        <w:rPr>
          <w:rFonts w:ascii="Atkinson Hyperlegible" w:hAnsi="Atkinson Hyperlegible" w:eastAsia="Arial Narrow" w:cs="Arial Narrow"/>
          <w:color w:val="000000"/>
        </w:rPr>
        <w:t xml:space="preserve">Gerente: </w:t>
      </w:r>
    </w:p>
    <w:p w:rsidRPr="00560665" w:rsidR="00454AAB" w:rsidP="006376B2" w:rsidRDefault="004B51CD" w14:paraId="00000315" w14:textId="6CA4D139">
      <w:pPr>
        <w:tabs>
          <w:tab w:val="left" w:pos="9498"/>
        </w:tabs>
        <w:jc w:val="both"/>
        <w:rPr>
          <w:rFonts w:ascii="Atkinson Hyperlegible" w:hAnsi="Atkinson Hyperlegible" w:eastAsia="Arial Narrow" w:cs="Arial Narrow"/>
          <w:color w:val="FF0000"/>
        </w:rPr>
      </w:pPr>
      <w:r w:rsidRPr="00560665">
        <w:rPr>
          <w:rFonts w:ascii="Atkinson Hyperlegible" w:hAnsi="Atkinson Hyperlegible" w:eastAsia="Arial Narrow" w:cs="Arial Narrow"/>
        </w:rPr>
        <w:t xml:space="preserve">Correo: </w:t>
      </w:r>
    </w:p>
    <w:p w:rsidRPr="00560665" w:rsidR="00192CDC" w:rsidP="006376B2" w:rsidRDefault="00192CDC" w14:paraId="4A0BCE8D" w14:textId="77777777">
      <w:pPr>
        <w:tabs>
          <w:tab w:val="left" w:pos="9498"/>
        </w:tabs>
        <w:jc w:val="both"/>
        <w:rPr>
          <w:rFonts w:ascii="Atkinson Hyperlegible" w:hAnsi="Atkinson Hyperlegible" w:eastAsia="Arial Narrow" w:cs="Arial Narrow"/>
          <w:b/>
        </w:rPr>
      </w:pPr>
    </w:p>
    <w:p w:rsidRPr="00560665" w:rsidR="00192CDC" w:rsidP="006376B2" w:rsidRDefault="00192CDC" w14:paraId="0658A054" w14:textId="77777777">
      <w:pPr>
        <w:tabs>
          <w:tab w:val="left" w:pos="9498"/>
        </w:tabs>
        <w:jc w:val="both"/>
        <w:rPr>
          <w:rFonts w:ascii="Atkinson Hyperlegible" w:hAnsi="Atkinson Hyperlegible" w:eastAsia="Arial Narrow" w:cs="Arial Narrow"/>
          <w:b/>
        </w:rPr>
      </w:pPr>
    </w:p>
    <w:p w:rsidRPr="00560665" w:rsidR="00454AAB" w:rsidP="006376B2" w:rsidRDefault="004B51CD" w14:paraId="00000319" w14:textId="0CDFF221">
      <w:pPr>
        <w:tabs>
          <w:tab w:val="left" w:pos="9498"/>
        </w:tabs>
        <w:jc w:val="both"/>
        <w:rPr>
          <w:rFonts w:ascii="Atkinson Hyperlegible" w:hAnsi="Atkinson Hyperlegible" w:eastAsia="Arial Narrow" w:cs="Arial Narrow"/>
          <w:b/>
        </w:rPr>
      </w:pPr>
      <w:r w:rsidRPr="00560665">
        <w:rPr>
          <w:rFonts w:ascii="Atkinson Hyperlegible" w:hAnsi="Atkinson Hyperlegible" w:eastAsia="Arial Narrow" w:cs="Arial Narrow"/>
          <w:b/>
        </w:rPr>
        <w:t>Representante Legal</w:t>
      </w:r>
    </w:p>
    <w:p w:rsidRPr="00560665" w:rsidR="00020932" w:rsidP="006376B2" w:rsidRDefault="00020932" w14:paraId="44E73375" w14:textId="77777777">
      <w:pPr>
        <w:tabs>
          <w:tab w:val="left" w:pos="9498"/>
        </w:tabs>
        <w:jc w:val="both"/>
        <w:rPr>
          <w:rFonts w:ascii="Atkinson Hyperlegible" w:hAnsi="Atkinson Hyperlegible" w:eastAsia="Arial Narrow" w:cs="Arial Narrow"/>
          <w:b/>
        </w:rPr>
      </w:pPr>
    </w:p>
    <w:p w:rsidRPr="00560665" w:rsidR="005C7052" w:rsidP="006376B2" w:rsidRDefault="005C7052" w14:paraId="25720BB3" w14:textId="4E1FC435">
      <w:pPr>
        <w:tabs>
          <w:tab w:val="left" w:pos="9498"/>
        </w:tabs>
        <w:ind w:left="100"/>
        <w:jc w:val="both"/>
        <w:rPr>
          <w:rFonts w:ascii="Atkinson Hyperlegible" w:hAnsi="Atkinson Hyperlegible" w:eastAsia="Arial Narrow" w:cs="Arial Narrow"/>
          <w:b/>
        </w:rPr>
      </w:pPr>
      <w:r w:rsidRPr="00560665">
        <w:rPr>
          <w:rFonts w:ascii="Atkinson Hyperlegible" w:hAnsi="Atkinson Hyperlegible" w:eastAsia="Arial Narrow" w:cs="Arial Narrow"/>
          <w:b/>
        </w:rPr>
        <w:t>*Todo lo demás remitirse al Manual de Operaciones etc.</w:t>
      </w:r>
    </w:p>
    <w:sectPr w:rsidRPr="00560665" w:rsidR="005C7052">
      <w:footerReference w:type="default" r:id="rId15"/>
      <w:pgSz w:w="12250" w:h="15850" w:orient="portrait"/>
      <w:pgMar w:top="1700" w:right="1220" w:bottom="1660" w:left="1460" w:header="580" w:footer="142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RG" w:author="Tatiana Ramirez Gomez" w:date="2024-11-01T08:22:00Z" w:id="43">
    <w:p w:rsidR="0009555C" w:rsidP="0009555C" w:rsidRDefault="0009555C" w14:paraId="1AA7E552" w14:textId="77777777">
      <w:pPr>
        <w:pStyle w:val="Textocomentario"/>
      </w:pPr>
      <w:r>
        <w:rPr>
          <w:rStyle w:val="Refdecomentario"/>
        </w:rPr>
        <w:annotationRef/>
      </w:r>
      <w:r>
        <w:t xml:space="preserve">Sugerencia de lenguaje claro: no se debe utilizar mayúsculas en medio de la oración a menos que sean siglas o nombres personales. </w:t>
      </w:r>
    </w:p>
  </w:comment>
  <w:comment w:initials="TRG" w:author="Tatiana Ramirez Gomez" w:date="2024-11-01T08:45:00Z" w:id="185">
    <w:p w:rsidR="008B7CA2" w:rsidP="008B7CA2" w:rsidRDefault="008B7CA2" w14:paraId="329AB6B2" w14:textId="3E539816">
      <w:pPr>
        <w:pStyle w:val="Textocomentario"/>
      </w:pPr>
      <w:r>
        <w:rPr>
          <w:rStyle w:val="Refdecomentario"/>
        </w:rPr>
        <w:annotationRef/>
      </w:r>
      <w:r>
        <w:t xml:space="preserve">Teniendo en cuenta que ustedes tienen una jornada inferior a la máxima legal, esta información sobra y por eso la eliminamos. </w:t>
      </w:r>
    </w:p>
  </w:comment>
  <w:comment w:initials="TRG" w:author="Tatiana Ramirez Gomez" w:date="2024-11-01T10:01:00Z" w:id="267">
    <w:p w:rsidR="005F7153" w:rsidP="005F7153" w:rsidRDefault="005F7153" w14:paraId="620BDCD8" w14:textId="77777777">
      <w:pPr>
        <w:pStyle w:val="Textocomentario"/>
      </w:pPr>
      <w:r>
        <w:rPr>
          <w:rStyle w:val="Refdecomentario"/>
        </w:rPr>
        <w:annotationRef/>
      </w:r>
      <w:r>
        <w:t>Se elimina ya que el artículo 30 indica esto</w:t>
      </w:r>
    </w:p>
  </w:comment>
  <w:comment w:initials="TRG" w:author="Tatiana Ramirez Gomez" w:date="2024-11-01T09:39:00Z" w:id="277">
    <w:p w:rsidR="00B20D52" w:rsidP="00B20D52" w:rsidRDefault="00B20D52" w14:paraId="31E8B515" w14:textId="367C9B95">
      <w:pPr>
        <w:pStyle w:val="Textocomentario"/>
      </w:pPr>
      <w:r>
        <w:rPr>
          <w:rStyle w:val="Refdecomentario"/>
        </w:rPr>
        <w:annotationRef/>
      </w:r>
      <w:r>
        <w:t xml:space="preserve">Eliminamos esta redacción debido a que las vacaciones deben informarse con 15 días de anticipación, además de que una suspensión de labores es un concepto distinto al de vacaciones. </w:t>
      </w:r>
    </w:p>
  </w:comment>
  <w:comment w:initials="TRG" w:author="Tatiana Ramirez Gomez" w:date="2024-11-01T10:00:00Z" w:id="285">
    <w:p w:rsidR="00F16C6E" w:rsidP="00F16C6E" w:rsidRDefault="00F16C6E" w14:paraId="645B086A" w14:textId="77777777">
      <w:pPr>
        <w:pStyle w:val="Textocomentario"/>
      </w:pPr>
      <w:r>
        <w:rPr>
          <w:rStyle w:val="Refdecomentario"/>
        </w:rPr>
        <w:annotationRef/>
      </w:r>
      <w:r>
        <w:t xml:space="preserve">Se elimina ya que se repite. </w:t>
      </w:r>
    </w:p>
  </w:comment>
  <w:comment w:initials="MOU" w:author="Martha Inés Peña Delgado" w:date="2024-11-04T11:01:00Z" w:id="390">
    <w:p w:rsidR="00EE4DE5" w:rsidP="00EE4DE5" w:rsidRDefault="00EE4DE5" w14:paraId="3BCB4CEA" w14:textId="77777777">
      <w:r>
        <w:rPr>
          <w:rStyle w:val="Refdecomentario"/>
        </w:rPr>
        <w:annotationRef/>
      </w:r>
      <w:r>
        <w:rPr>
          <w:color w:val="000000"/>
          <w:sz w:val="20"/>
          <w:szCs w:val="20"/>
        </w:rPr>
        <w:t>Repetido, sugerimos eliminar</w:t>
      </w:r>
    </w:p>
  </w:comment>
  <w:comment w:initials="MOU" w:author="Martha Inés Peña Delgado" w:date="2024-11-04T11:00:00Z" w:id="394">
    <w:p w:rsidR="0083013E" w:rsidP="0083013E" w:rsidRDefault="0083013E" w14:paraId="70705841" w14:textId="7011A569">
      <w:r>
        <w:rPr>
          <w:rStyle w:val="Refdecomentario"/>
        </w:rPr>
        <w:annotationRef/>
      </w:r>
      <w:r>
        <w:rPr>
          <w:color w:val="000000"/>
          <w:sz w:val="20"/>
          <w:szCs w:val="20"/>
        </w:rPr>
        <w:t>Repetido, sugerimos eliminar</w:t>
      </w:r>
    </w:p>
    <w:p w:rsidR="0083013E" w:rsidP="0083013E" w:rsidRDefault="0083013E" w14:paraId="05A1D179" w14:textId="77777777"/>
  </w:comment>
  <w:comment w:initials="MOU" w:author="Martha Inés Peña Delgado" w:date="2024-11-04T11:02:00Z" w:id="398">
    <w:p w:rsidR="00F03990" w:rsidP="00F03990" w:rsidRDefault="00F03990" w14:paraId="0FEB4771" w14:textId="77777777">
      <w:r>
        <w:rPr>
          <w:rStyle w:val="Refdecomentario"/>
        </w:rPr>
        <w:annotationRef/>
      </w:r>
      <w:r>
        <w:rPr>
          <w:color w:val="000000"/>
          <w:sz w:val="20"/>
          <w:szCs w:val="20"/>
        </w:rPr>
        <w:t>Repetido sugerimos eliminar</w:t>
      </w:r>
    </w:p>
  </w:comment>
  <w:comment w:initials="MOU" w:author="Martha Inés Peña Delgado" w:date="2024-11-04T11:04:00Z" w:id="407">
    <w:p w:rsidR="00AD75F4" w:rsidP="00AD75F4" w:rsidRDefault="00AD75F4" w14:paraId="65973FBB" w14:textId="77777777">
      <w:r>
        <w:rPr>
          <w:rStyle w:val="Refdecomentario"/>
        </w:rPr>
        <w:annotationRef/>
      </w:r>
      <w:r>
        <w:rPr>
          <w:color w:val="000000"/>
          <w:sz w:val="20"/>
          <w:szCs w:val="20"/>
        </w:rPr>
        <w:t>Repetido sugermos eliminar</w:t>
      </w:r>
    </w:p>
  </w:comment>
  <w:comment w:initials="TRG" w:author="Tatiana Ramírez" w:date="2024-12-18T16:03:00Z" w:id="481">
    <w:p w:rsidR="00E97997" w:rsidP="00E97997" w:rsidRDefault="00E97997" w14:paraId="6F8C17E8" w14:textId="77777777">
      <w:r>
        <w:rPr>
          <w:rStyle w:val="Refdecomentario"/>
        </w:rPr>
        <w:annotationRef/>
      </w:r>
      <w:r>
        <w:rPr>
          <w:color w:val="000000"/>
          <w:sz w:val="20"/>
          <w:szCs w:val="20"/>
        </w:rPr>
        <w:t xml:space="preserve">Según el CST, este capítulo debe ser incluido obligatoriamente. </w:t>
      </w:r>
    </w:p>
  </w:comment>
  <w:comment w:initials="MOU" w:author="Martha Inés Peña Delgado" w:date="2024-11-04T11:23:00Z" w:id="493">
    <w:p w:rsidR="00A459BC" w:rsidP="00A459BC" w:rsidRDefault="00A459BC" w14:paraId="48EAE647" w14:textId="77777777">
      <w:r>
        <w:rPr>
          <w:rStyle w:val="Refdecomentario"/>
        </w:rPr>
        <w:annotationRef/>
      </w:r>
      <w:r>
        <w:rPr>
          <w:color w:val="000000"/>
          <w:sz w:val="20"/>
          <w:szCs w:val="20"/>
        </w:rPr>
        <w:t>Los exámenes médicos de ingreso, periódicos y de salida son obligatorios y no a solicitud del trabajador.</w:t>
      </w:r>
    </w:p>
  </w:comment>
  <w:comment w:initials="MOU" w:author="Martha Inés Peña Delgado" w:date="2024-11-04T11:37:00Z" w:id="887">
    <w:p w:rsidR="001867E9" w:rsidP="001867E9" w:rsidRDefault="001867E9" w14:paraId="6D9EE549" w14:textId="77777777">
      <w:r>
        <w:rPr>
          <w:rStyle w:val="Refdecomentario"/>
        </w:rPr>
        <w:annotationRef/>
      </w:r>
      <w:r>
        <w:rPr>
          <w:sz w:val="20"/>
          <w:szCs w:val="20"/>
        </w:rPr>
        <w:t xml:space="preserve">Como esto es una politica adicional dentro del reglamento, nos queda la duda: como se documenta esa autorización de parte del trabajador? Sugerimos modificar autoriza por entiende. </w:t>
      </w:r>
    </w:p>
  </w:comment>
  <w:comment w:initials="MOU" w:author="Martha Inés Peña Delgado" w:date="2024-11-04T11:35:00Z" w:id="888">
    <w:p w:rsidR="00340486" w:rsidP="00340486" w:rsidRDefault="00340486" w14:paraId="25E99DB9" w14:textId="4B6B3129">
      <w:r>
        <w:rPr>
          <w:rStyle w:val="Refdecomentario"/>
        </w:rPr>
        <w:annotationRef/>
      </w:r>
      <w:r>
        <w:rPr>
          <w:color w:val="000000"/>
          <w:sz w:val="20"/>
          <w:szCs w:val="20"/>
        </w:rPr>
        <w:t xml:space="preserve">Como esto es una politica adicional dentro del reglamento, nos queda la duda: como se documenta esa autorización de parte del trabajador? Sugerimos modificar autoriza por entiende. </w:t>
      </w:r>
    </w:p>
  </w:comment>
  <w:comment w:initials="MOU" w:author="Martha Inés Peña Delgado" w:date="2024-11-04T12:27:00Z" w:id="892">
    <w:p w:rsidR="00C44AF7" w:rsidP="00C44AF7" w:rsidRDefault="00C44AF7" w14:paraId="45952E41" w14:textId="77777777">
      <w:r>
        <w:rPr>
          <w:rStyle w:val="Refdecomentario"/>
        </w:rPr>
        <w:annotationRef/>
      </w:r>
      <w:r>
        <w:rPr>
          <w:color w:val="000000"/>
          <w:sz w:val="20"/>
          <w:szCs w:val="20"/>
        </w:rPr>
        <w:t>En que parte aparecen esas regulaciones estándar? Debemos nombrarlas en el RIT para poder dejarlas como falta moderada.</w:t>
      </w:r>
    </w:p>
  </w:comment>
  <w:comment w:initials="TRG" w:author="Tatiana Ramírez" w:date="2024-12-20T16:51:00Z" w:id="893">
    <w:p w:rsidR="00EE56BA" w:rsidP="00EE56BA" w:rsidRDefault="00EE56BA" w14:paraId="7D227E5D" w14:textId="77777777">
      <w:r>
        <w:rPr>
          <w:rStyle w:val="Refdecomentario"/>
        </w:rPr>
        <w:annotationRef/>
      </w:r>
      <w:r>
        <w:rPr>
          <w:color w:val="000000"/>
          <w:sz w:val="20"/>
          <w:szCs w:val="20"/>
        </w:rPr>
        <w:t>¿Cuál es la diferencia entre incumplir con las regulaciones estándar y omitir los registros?(esta aparece en faltas graves)</w:t>
      </w:r>
    </w:p>
  </w:comment>
  <w:comment w:initials="MOU" w:author="Martha Inés Peña Delgado" w:date="2024-11-04T12:29:00Z" w:id="894">
    <w:p w:rsidR="009631C0" w:rsidP="009631C0" w:rsidRDefault="009631C0" w14:paraId="3AB00B1E" w14:textId="2A434924">
      <w:r>
        <w:rPr>
          <w:rStyle w:val="Refdecomentario"/>
        </w:rPr>
        <w:annotationRef/>
      </w:r>
      <w:r>
        <w:rPr>
          <w:color w:val="000000"/>
          <w:sz w:val="20"/>
          <w:szCs w:val="20"/>
        </w:rPr>
        <w:t>Que significa para POA fuero ordinal? Se refieren al orden jerárquico?</w:t>
      </w:r>
    </w:p>
    <w:p w:rsidR="009631C0" w:rsidP="009631C0" w:rsidRDefault="009631C0" w14:paraId="26C992F2" w14:textId="77777777"/>
  </w:comment>
  <w:comment w:initials="MOU" w:author="Martha Inés Peña Delgado" w:date="2024-11-04T12:44:00Z" w:id="897">
    <w:p w:rsidR="009C4CB9" w:rsidP="009C4CB9" w:rsidRDefault="009C4CB9" w14:paraId="0FC6318A" w14:textId="77777777">
      <w:r>
        <w:rPr>
          <w:rStyle w:val="Refdecomentario"/>
        </w:rPr>
        <w:annotationRef/>
      </w:r>
      <w:r>
        <w:rPr>
          <w:color w:val="000000"/>
          <w:sz w:val="20"/>
          <w:szCs w:val="20"/>
        </w:rPr>
        <w:t>Cruzado con el otro azul</w:t>
      </w:r>
    </w:p>
  </w:comment>
  <w:comment w:initials="MOU" w:author="Martha Inés Peña Delgado" w:date="2024-11-04T12:30:00Z" w:id="901">
    <w:p w:rsidR="008A5A24" w:rsidP="008A5A24" w:rsidRDefault="008A5A24" w14:paraId="522CD49D" w14:textId="77777777">
      <w:r>
        <w:rPr>
          <w:rStyle w:val="Refdecomentario"/>
        </w:rPr>
        <w:annotationRef/>
      </w:r>
      <w:r>
        <w:rPr>
          <w:color w:val="000000"/>
          <w:sz w:val="20"/>
          <w:szCs w:val="20"/>
        </w:rPr>
        <w:t>Esto debe ser una falta grave por las consecuencia que puede generar para POA</w:t>
      </w:r>
    </w:p>
  </w:comment>
  <w:comment w:initials="MOU" w:author="Martha Inés Peña Delgado" w:date="2024-11-04T12:55:00Z" w:id="904">
    <w:p w:rsidR="006F6596" w:rsidP="006F6596" w:rsidRDefault="006F6596" w14:paraId="524066EA" w14:textId="07837B80">
      <w:r>
        <w:rPr>
          <w:rStyle w:val="Refdecomentario"/>
        </w:rPr>
        <w:annotationRef/>
      </w:r>
      <w:r>
        <w:rPr>
          <w:color w:val="000000"/>
          <w:sz w:val="20"/>
          <w:szCs w:val="20"/>
        </w:rPr>
        <w:t>Revisar numeración una vez terminemos de dar OK al texto del RIT</w:t>
      </w:r>
    </w:p>
  </w:comment>
  <w:comment w:initials="MP" w:author="Martha Peña" w:date="2022-03-31T20:17:00Z" w:id="958">
    <w:p w:rsidR="006813CE" w:rsidP="006813CE" w:rsidRDefault="006813CE" w14:paraId="21CB2B6A" w14:textId="77777777">
      <w:pPr>
        <w:pStyle w:val="Textocomentario"/>
      </w:pPr>
      <w:r>
        <w:rPr>
          <w:rStyle w:val="Refdecomentario"/>
        </w:rPr>
        <w:annotationRef/>
      </w:r>
      <w:r>
        <w:t>Verificar que sea coherente con el orden jerárquico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A7E552" w15:done="0"/>
  <w15:commentEx w15:paraId="329AB6B2" w15:done="0"/>
  <w15:commentEx w15:paraId="620BDCD8" w15:done="0"/>
  <w15:commentEx w15:paraId="31E8B515" w15:done="0"/>
  <w15:commentEx w15:paraId="645B086A" w15:done="0"/>
  <w15:commentEx w15:paraId="3BCB4CEA" w15:done="0"/>
  <w15:commentEx w15:paraId="05A1D179" w15:done="0"/>
  <w15:commentEx w15:paraId="0FEB4771" w15:done="0"/>
  <w15:commentEx w15:paraId="65973FBB" w15:done="0"/>
  <w15:commentEx w15:paraId="6F8C17E8" w15:done="0"/>
  <w15:commentEx w15:paraId="48EAE647" w15:done="0"/>
  <w15:commentEx w15:paraId="6D9EE549" w15:done="0"/>
  <w15:commentEx w15:paraId="25E99DB9" w15:done="0"/>
  <w15:commentEx w15:paraId="45952E41" w15:done="0"/>
  <w15:commentEx w15:paraId="7D227E5D" w15:paraIdParent="45952E41" w15:done="0"/>
  <w15:commentEx w15:paraId="26C992F2" w15:done="0"/>
  <w15:commentEx w15:paraId="0FC6318A" w15:done="0"/>
  <w15:commentEx w15:paraId="522CD49D" w15:done="0"/>
  <w15:commentEx w15:paraId="524066EA" w15:done="0"/>
  <w15:commentEx w15:paraId="21CB2B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3E4870" w16cex:dateUtc="2024-11-01T13:22:00Z"/>
  <w16cex:commentExtensible w16cex:durableId="157D8694" w16cex:dateUtc="2024-11-01T13:45:00Z"/>
  <w16cex:commentExtensible w16cex:durableId="48BB6B39" w16cex:dateUtc="2024-11-01T15:01:00Z"/>
  <w16cex:commentExtensible w16cex:durableId="4AC82505" w16cex:dateUtc="2024-11-01T14:39:00Z"/>
  <w16cex:commentExtensible w16cex:durableId="1B8088F0" w16cex:dateUtc="2024-11-01T15:00:00Z"/>
  <w16cex:commentExtensible w16cex:durableId="64627D64" w16cex:dateUtc="2024-11-04T16:01:00Z"/>
  <w16cex:commentExtensible w16cex:durableId="764DA738" w16cex:dateUtc="2024-11-04T16:00:00Z"/>
  <w16cex:commentExtensible w16cex:durableId="125E362E" w16cex:dateUtc="2024-11-04T16:02:00Z"/>
  <w16cex:commentExtensible w16cex:durableId="3110DF3D" w16cex:dateUtc="2024-11-04T16:04:00Z"/>
  <w16cex:commentExtensible w16cex:durableId="71870AA7" w16cex:dateUtc="2024-12-18T21:03:00Z"/>
  <w16cex:commentExtensible w16cex:durableId="2CCAB317" w16cex:dateUtc="2024-11-04T16:23:00Z"/>
  <w16cex:commentExtensible w16cex:durableId="035DEF3A" w16cex:dateUtc="2024-11-04T16:37:00Z"/>
  <w16cex:commentExtensible w16cex:durableId="7BE03D46" w16cex:dateUtc="2024-11-04T16:35:00Z"/>
  <w16cex:commentExtensible w16cex:durableId="77C9E4E0" w16cex:dateUtc="2024-11-04T17:27:00Z"/>
  <w16cex:commentExtensible w16cex:durableId="47BDFB20" w16cex:dateUtc="2024-12-20T21:51:00Z"/>
  <w16cex:commentExtensible w16cex:durableId="2FF7238C" w16cex:dateUtc="2024-11-04T17:29:00Z"/>
  <w16cex:commentExtensible w16cex:durableId="5AD02967" w16cex:dateUtc="2024-11-04T17:44:00Z"/>
  <w16cex:commentExtensible w16cex:durableId="54CF6E4C" w16cex:dateUtc="2024-11-04T17:30:00Z"/>
  <w16cex:commentExtensible w16cex:durableId="7448DD78" w16cex:dateUtc="2024-11-04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A7E552" w16cid:durableId="703E4870"/>
  <w16cid:commentId w16cid:paraId="329AB6B2" w16cid:durableId="157D8694"/>
  <w16cid:commentId w16cid:paraId="620BDCD8" w16cid:durableId="48BB6B39"/>
  <w16cid:commentId w16cid:paraId="31E8B515" w16cid:durableId="4AC82505"/>
  <w16cid:commentId w16cid:paraId="645B086A" w16cid:durableId="1B8088F0"/>
  <w16cid:commentId w16cid:paraId="3BCB4CEA" w16cid:durableId="64627D64"/>
  <w16cid:commentId w16cid:paraId="05A1D179" w16cid:durableId="764DA738"/>
  <w16cid:commentId w16cid:paraId="0FEB4771" w16cid:durableId="125E362E"/>
  <w16cid:commentId w16cid:paraId="65973FBB" w16cid:durableId="3110DF3D"/>
  <w16cid:commentId w16cid:paraId="6F8C17E8" w16cid:durableId="71870AA7"/>
  <w16cid:commentId w16cid:paraId="48EAE647" w16cid:durableId="2CCAB317"/>
  <w16cid:commentId w16cid:paraId="6D9EE549" w16cid:durableId="035DEF3A"/>
  <w16cid:commentId w16cid:paraId="25E99DB9" w16cid:durableId="7BE03D46"/>
  <w16cid:commentId w16cid:paraId="45952E41" w16cid:durableId="77C9E4E0"/>
  <w16cid:commentId w16cid:paraId="7D227E5D" w16cid:durableId="47BDFB20"/>
  <w16cid:commentId w16cid:paraId="26C992F2" w16cid:durableId="2FF7238C"/>
  <w16cid:commentId w16cid:paraId="0FC6318A" w16cid:durableId="5AD02967"/>
  <w16cid:commentId w16cid:paraId="522CD49D" w16cid:durableId="54CF6E4C"/>
  <w16cid:commentId w16cid:paraId="524066EA" w16cid:durableId="7448DD78"/>
  <w16cid:commentId w16cid:paraId="21CB2B6A" w16cid:durableId="6DC956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5E51" w:rsidRDefault="000D5E51" w14:paraId="4E252E5C" w14:textId="77777777">
      <w:r>
        <w:separator/>
      </w:r>
    </w:p>
  </w:endnote>
  <w:endnote w:type="continuationSeparator" w:id="0">
    <w:p w:rsidR="000D5E51" w:rsidRDefault="000D5E51" w14:paraId="08E947D5" w14:textId="77777777">
      <w:r>
        <w:continuationSeparator/>
      </w:r>
    </w:p>
  </w:endnote>
  <w:endnote w:type="continuationNotice" w:id="1">
    <w:p w:rsidR="000D5E51" w:rsidRDefault="000D5E51" w14:paraId="4D7E904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tkinson Hyperlegible">
    <w:panose1 w:val="00000000000000000000"/>
    <w:charset w:val="00"/>
    <w:family w:val="auto"/>
    <w:notTrueType/>
    <w:pitch w:val="variable"/>
    <w:sig w:usb0="800000EF" w:usb1="0000204B" w:usb2="00000000" w:usb3="00000000" w:csb0="00000083"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Ligh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76C8" w:rsidRDefault="005F76C8" w14:paraId="0000031A" w14:textId="7777777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5E51" w:rsidRDefault="000D5E51" w14:paraId="0548D985" w14:textId="77777777">
      <w:r>
        <w:separator/>
      </w:r>
    </w:p>
  </w:footnote>
  <w:footnote w:type="continuationSeparator" w:id="0">
    <w:p w:rsidR="000D5E51" w:rsidRDefault="000D5E51" w14:paraId="243BF0F2" w14:textId="77777777">
      <w:r>
        <w:continuationSeparator/>
      </w:r>
    </w:p>
  </w:footnote>
  <w:footnote w:type="continuationNotice" w:id="1">
    <w:p w:rsidR="000D5E51" w:rsidRDefault="000D5E51" w14:paraId="057585FE"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7F94"/>
    <w:multiLevelType w:val="hybridMultilevel"/>
    <w:tmpl w:val="3286AB30"/>
    <w:lvl w:ilvl="0" w:tplc="CECAAD0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0B71A2D"/>
    <w:multiLevelType w:val="hybridMultilevel"/>
    <w:tmpl w:val="A4E8FA7C"/>
    <w:lvl w:ilvl="0" w:tplc="FFFFFFFF">
      <w:start w:val="1"/>
      <w:numFmt w:val="lowerLetter"/>
      <w:lvlText w:val="%1)"/>
      <w:lvlJc w:val="left"/>
      <w:pPr>
        <w:ind w:left="718" w:hanging="570"/>
      </w:pPr>
      <w:rPr>
        <w:rFonts w:hint="default"/>
      </w:rPr>
    </w:lvl>
    <w:lvl w:ilvl="1" w:tplc="240A000F">
      <w:start w:val="1"/>
      <w:numFmt w:val="decimal"/>
      <w:lvlText w:val="%2."/>
      <w:lvlJc w:val="left"/>
      <w:pPr>
        <w:ind w:left="720" w:hanging="360"/>
      </w:pPr>
    </w:lvl>
    <w:lvl w:ilvl="2" w:tplc="FFFFFFFF" w:tentative="1">
      <w:start w:val="1"/>
      <w:numFmt w:val="lowerRoman"/>
      <w:lvlText w:val="%3."/>
      <w:lvlJc w:val="right"/>
      <w:pPr>
        <w:ind w:left="1948" w:hanging="180"/>
      </w:pPr>
    </w:lvl>
    <w:lvl w:ilvl="3" w:tplc="FFFFFFFF" w:tentative="1">
      <w:start w:val="1"/>
      <w:numFmt w:val="decimal"/>
      <w:lvlText w:val="%4."/>
      <w:lvlJc w:val="left"/>
      <w:pPr>
        <w:ind w:left="2668" w:hanging="360"/>
      </w:pPr>
    </w:lvl>
    <w:lvl w:ilvl="4" w:tplc="FFFFFFFF" w:tentative="1">
      <w:start w:val="1"/>
      <w:numFmt w:val="lowerLetter"/>
      <w:lvlText w:val="%5."/>
      <w:lvlJc w:val="left"/>
      <w:pPr>
        <w:ind w:left="3388" w:hanging="360"/>
      </w:pPr>
    </w:lvl>
    <w:lvl w:ilvl="5" w:tplc="FFFFFFFF" w:tentative="1">
      <w:start w:val="1"/>
      <w:numFmt w:val="lowerRoman"/>
      <w:lvlText w:val="%6."/>
      <w:lvlJc w:val="right"/>
      <w:pPr>
        <w:ind w:left="4108" w:hanging="180"/>
      </w:pPr>
    </w:lvl>
    <w:lvl w:ilvl="6" w:tplc="FFFFFFFF" w:tentative="1">
      <w:start w:val="1"/>
      <w:numFmt w:val="decimal"/>
      <w:lvlText w:val="%7."/>
      <w:lvlJc w:val="left"/>
      <w:pPr>
        <w:ind w:left="4828" w:hanging="360"/>
      </w:pPr>
    </w:lvl>
    <w:lvl w:ilvl="7" w:tplc="FFFFFFFF" w:tentative="1">
      <w:start w:val="1"/>
      <w:numFmt w:val="lowerLetter"/>
      <w:lvlText w:val="%8."/>
      <w:lvlJc w:val="left"/>
      <w:pPr>
        <w:ind w:left="5548" w:hanging="360"/>
      </w:pPr>
    </w:lvl>
    <w:lvl w:ilvl="8" w:tplc="FFFFFFFF" w:tentative="1">
      <w:start w:val="1"/>
      <w:numFmt w:val="lowerRoman"/>
      <w:lvlText w:val="%9."/>
      <w:lvlJc w:val="right"/>
      <w:pPr>
        <w:ind w:left="6268" w:hanging="180"/>
      </w:pPr>
    </w:lvl>
  </w:abstractNum>
  <w:abstractNum w:abstractNumId="2" w15:restartNumberingAfterBreak="0">
    <w:nsid w:val="01A11D07"/>
    <w:multiLevelType w:val="hybridMultilevel"/>
    <w:tmpl w:val="440C0BB4"/>
    <w:lvl w:ilvl="0" w:tplc="FFFFFFFF">
      <w:start w:val="1"/>
      <w:numFmt w:val="decimal"/>
      <w:lvlText w:val="%1."/>
      <w:lvlJc w:val="left"/>
      <w:pPr>
        <w:ind w:left="720" w:hanging="360"/>
      </w:pPr>
    </w:lvl>
    <w:lvl w:ilvl="1" w:tplc="24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400665"/>
    <w:multiLevelType w:val="hybridMultilevel"/>
    <w:tmpl w:val="9B50BF10"/>
    <w:lvl w:ilvl="0" w:tplc="23E44C7C">
      <w:numFmt w:val="bullet"/>
      <w:lvlText w:val="•"/>
      <w:lvlJc w:val="left"/>
      <w:pPr>
        <w:ind w:left="780" w:hanging="420"/>
      </w:pPr>
      <w:rPr>
        <w:rFonts w:hint="default" w:ascii="Atkinson Hyperlegible" w:hAnsi="Atkinson Hyperlegible" w:eastAsia="Arial Narrow" w:cs="Arial Narrow"/>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02FF2309"/>
    <w:multiLevelType w:val="multilevel"/>
    <w:tmpl w:val="A964125A"/>
    <w:lvl w:ilvl="0">
      <w:start w:val="1"/>
      <w:numFmt w:val="decimal"/>
      <w:lvlText w:val="%1."/>
      <w:lvlJc w:val="left"/>
      <w:pPr>
        <w:ind w:left="820" w:hanging="360"/>
      </w:pPr>
      <w:rPr>
        <w:rFonts w:hint="default" w:ascii="Arial Narrow" w:hAnsi="Arial Narrow"/>
        <w:sz w:val="24"/>
        <w:szCs w:val="24"/>
      </w:rPr>
    </w:lvl>
    <w:lvl w:ilvl="1">
      <w:start w:val="1"/>
      <w:numFmt w:val="bullet"/>
      <w:lvlText w:val="•"/>
      <w:lvlJc w:val="left"/>
      <w:pPr>
        <w:ind w:left="1694" w:hanging="360"/>
      </w:pPr>
    </w:lvl>
    <w:lvl w:ilvl="2">
      <w:start w:val="1"/>
      <w:numFmt w:val="bullet"/>
      <w:lvlText w:val="•"/>
      <w:lvlJc w:val="left"/>
      <w:pPr>
        <w:ind w:left="2568" w:hanging="360"/>
      </w:pPr>
    </w:lvl>
    <w:lvl w:ilvl="3">
      <w:start w:val="1"/>
      <w:numFmt w:val="bullet"/>
      <w:lvlText w:val="•"/>
      <w:lvlJc w:val="left"/>
      <w:pPr>
        <w:ind w:left="3442" w:hanging="360"/>
      </w:pPr>
    </w:lvl>
    <w:lvl w:ilvl="4">
      <w:start w:val="1"/>
      <w:numFmt w:val="bullet"/>
      <w:lvlText w:val="•"/>
      <w:lvlJc w:val="left"/>
      <w:pPr>
        <w:ind w:left="4316" w:hanging="360"/>
      </w:pPr>
    </w:lvl>
    <w:lvl w:ilvl="5">
      <w:start w:val="1"/>
      <w:numFmt w:val="bullet"/>
      <w:lvlText w:val="•"/>
      <w:lvlJc w:val="left"/>
      <w:pPr>
        <w:ind w:left="5191" w:hanging="360"/>
      </w:pPr>
    </w:lvl>
    <w:lvl w:ilvl="6">
      <w:start w:val="1"/>
      <w:numFmt w:val="bullet"/>
      <w:lvlText w:val="•"/>
      <w:lvlJc w:val="left"/>
      <w:pPr>
        <w:ind w:left="6065" w:hanging="360"/>
      </w:pPr>
    </w:lvl>
    <w:lvl w:ilvl="7">
      <w:start w:val="1"/>
      <w:numFmt w:val="bullet"/>
      <w:lvlText w:val="•"/>
      <w:lvlJc w:val="left"/>
      <w:pPr>
        <w:ind w:left="6939" w:hanging="360"/>
      </w:pPr>
    </w:lvl>
    <w:lvl w:ilvl="8">
      <w:start w:val="1"/>
      <w:numFmt w:val="bullet"/>
      <w:lvlText w:val="•"/>
      <w:lvlJc w:val="left"/>
      <w:pPr>
        <w:ind w:left="7813" w:hanging="360"/>
      </w:pPr>
    </w:lvl>
  </w:abstractNum>
  <w:abstractNum w:abstractNumId="5" w15:restartNumberingAfterBreak="0">
    <w:nsid w:val="035D42F7"/>
    <w:multiLevelType w:val="multilevel"/>
    <w:tmpl w:val="7AC4416E"/>
    <w:lvl w:ilvl="0">
      <w:start w:val="1"/>
      <w:numFmt w:val="decimal"/>
      <w:lvlText w:val="%1."/>
      <w:lvlJc w:val="left"/>
      <w:pPr>
        <w:ind w:left="820" w:hanging="360"/>
      </w:pPr>
      <w:rPr>
        <w:sz w:val="24"/>
        <w:szCs w:val="24"/>
      </w:rPr>
    </w:lvl>
    <w:lvl w:ilvl="1">
      <w:start w:val="1"/>
      <w:numFmt w:val="bullet"/>
      <w:lvlText w:val="•"/>
      <w:lvlJc w:val="left"/>
      <w:pPr>
        <w:ind w:left="1694" w:hanging="360"/>
      </w:pPr>
    </w:lvl>
    <w:lvl w:ilvl="2">
      <w:start w:val="1"/>
      <w:numFmt w:val="bullet"/>
      <w:lvlText w:val="•"/>
      <w:lvlJc w:val="left"/>
      <w:pPr>
        <w:ind w:left="2568" w:hanging="360"/>
      </w:pPr>
    </w:lvl>
    <w:lvl w:ilvl="3">
      <w:start w:val="1"/>
      <w:numFmt w:val="bullet"/>
      <w:lvlText w:val="•"/>
      <w:lvlJc w:val="left"/>
      <w:pPr>
        <w:ind w:left="3442" w:hanging="360"/>
      </w:pPr>
    </w:lvl>
    <w:lvl w:ilvl="4">
      <w:start w:val="1"/>
      <w:numFmt w:val="bullet"/>
      <w:lvlText w:val="•"/>
      <w:lvlJc w:val="left"/>
      <w:pPr>
        <w:ind w:left="4316" w:hanging="360"/>
      </w:pPr>
    </w:lvl>
    <w:lvl w:ilvl="5">
      <w:start w:val="1"/>
      <w:numFmt w:val="bullet"/>
      <w:lvlText w:val="•"/>
      <w:lvlJc w:val="left"/>
      <w:pPr>
        <w:ind w:left="5191" w:hanging="360"/>
      </w:pPr>
    </w:lvl>
    <w:lvl w:ilvl="6">
      <w:start w:val="1"/>
      <w:numFmt w:val="bullet"/>
      <w:lvlText w:val="•"/>
      <w:lvlJc w:val="left"/>
      <w:pPr>
        <w:ind w:left="6065" w:hanging="360"/>
      </w:pPr>
    </w:lvl>
    <w:lvl w:ilvl="7">
      <w:start w:val="1"/>
      <w:numFmt w:val="bullet"/>
      <w:lvlText w:val="•"/>
      <w:lvlJc w:val="left"/>
      <w:pPr>
        <w:ind w:left="6939" w:hanging="360"/>
      </w:pPr>
    </w:lvl>
    <w:lvl w:ilvl="8">
      <w:start w:val="1"/>
      <w:numFmt w:val="bullet"/>
      <w:lvlText w:val="•"/>
      <w:lvlJc w:val="left"/>
      <w:pPr>
        <w:ind w:left="7813" w:hanging="360"/>
      </w:pPr>
    </w:lvl>
  </w:abstractNum>
  <w:abstractNum w:abstractNumId="6" w15:restartNumberingAfterBreak="0">
    <w:nsid w:val="07643C56"/>
    <w:multiLevelType w:val="hybridMultilevel"/>
    <w:tmpl w:val="FFFFFFFF"/>
    <w:lvl w:ilvl="0" w:tplc="98A0DF8E">
      <w:start w:val="1"/>
      <w:numFmt w:val="decimal"/>
      <w:lvlText w:val="%1."/>
      <w:lvlJc w:val="left"/>
      <w:pPr>
        <w:ind w:left="720" w:hanging="360"/>
      </w:pPr>
      <w:rPr>
        <w:rFonts w:hint="default" w:cs="Times New Roman"/>
        <w:b w:val="0"/>
        <w:bCs/>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7" w15:restartNumberingAfterBreak="0">
    <w:nsid w:val="09F70765"/>
    <w:multiLevelType w:val="hybridMultilevel"/>
    <w:tmpl w:val="FFFFFFFF"/>
    <w:lvl w:ilvl="0" w:tplc="240A000F">
      <w:start w:val="1"/>
      <w:numFmt w:val="decimal"/>
      <w:lvlText w:val="%1."/>
      <w:lvlJc w:val="left"/>
      <w:pPr>
        <w:ind w:left="720" w:hanging="360"/>
      </w:pPr>
      <w:rPr>
        <w:rFonts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 w15:restartNumberingAfterBreak="0">
    <w:nsid w:val="0A4E0C3F"/>
    <w:multiLevelType w:val="hybridMultilevel"/>
    <w:tmpl w:val="E3FCD42C"/>
    <w:lvl w:ilvl="0" w:tplc="D1729FDE">
      <w:start w:val="1"/>
      <w:numFmt w:val="decimal"/>
      <w:lvlText w:val="%1."/>
      <w:lvlJc w:val="left"/>
      <w:pPr>
        <w:ind w:left="-130" w:hanging="360"/>
      </w:pPr>
      <w:rPr>
        <w:rFonts w:hint="default" w:ascii="Arial Narrow" w:hAnsi="Arial Narrow"/>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A5A595A"/>
    <w:multiLevelType w:val="hybridMultilevel"/>
    <w:tmpl w:val="FCBEBD0A"/>
    <w:lvl w:ilvl="0" w:tplc="CECAAD06">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0E22656E"/>
    <w:multiLevelType w:val="hybridMultilevel"/>
    <w:tmpl w:val="DAFA54B4"/>
    <w:lvl w:ilvl="0" w:tplc="D1729FDE">
      <w:start w:val="1"/>
      <w:numFmt w:val="decimal"/>
      <w:lvlText w:val="%1."/>
      <w:lvlJc w:val="left"/>
      <w:pPr>
        <w:ind w:left="862" w:hanging="360"/>
      </w:pPr>
      <w:rPr>
        <w:rFonts w:hint="default" w:ascii="Arial Narrow" w:hAnsi="Arial Narrow"/>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11" w15:restartNumberingAfterBreak="0">
    <w:nsid w:val="123E75D7"/>
    <w:multiLevelType w:val="hybridMultilevel"/>
    <w:tmpl w:val="DCA2C8FA"/>
    <w:lvl w:ilvl="0" w:tplc="FFFFFFFF">
      <w:start w:val="1"/>
      <w:numFmt w:val="lowerLetter"/>
      <w:lvlText w:val="%1)"/>
      <w:lvlJc w:val="left"/>
      <w:pPr>
        <w:ind w:left="1080" w:hanging="360"/>
      </w:pPr>
      <w:rPr>
        <w:rFonts w:hint="default"/>
      </w:rPr>
    </w:lvl>
    <w:lvl w:ilvl="1" w:tplc="240A000F">
      <w:start w:val="1"/>
      <w:numFmt w:val="decimal"/>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36E0DC2"/>
    <w:multiLevelType w:val="hybridMultilevel"/>
    <w:tmpl w:val="F6221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4606DDF"/>
    <w:multiLevelType w:val="hybridMultilevel"/>
    <w:tmpl w:val="B2CCCBA6"/>
    <w:lvl w:ilvl="0" w:tplc="D1729FDE">
      <w:start w:val="1"/>
      <w:numFmt w:val="decimal"/>
      <w:lvlText w:val="%1."/>
      <w:lvlJc w:val="left"/>
      <w:pPr>
        <w:ind w:left="1004" w:hanging="360"/>
      </w:pPr>
      <w:rPr>
        <w:rFonts w:hint="default" w:ascii="Arial Narrow" w:hAnsi="Arial Narrow"/>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4" w15:restartNumberingAfterBreak="0">
    <w:nsid w:val="1B996699"/>
    <w:multiLevelType w:val="multilevel"/>
    <w:tmpl w:val="8B70B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580B44"/>
    <w:multiLevelType w:val="hybridMultilevel"/>
    <w:tmpl w:val="FFFFFFFF"/>
    <w:lvl w:ilvl="0" w:tplc="240A000F">
      <w:start w:val="1"/>
      <w:numFmt w:val="decimal"/>
      <w:lvlText w:val="%1."/>
      <w:lvlJc w:val="left"/>
      <w:pPr>
        <w:ind w:left="720" w:hanging="360"/>
      </w:pPr>
      <w:rPr>
        <w:rFonts w:cs="Times New Roman"/>
        <w:b w:val="0"/>
        <w:bCs/>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6" w15:restartNumberingAfterBreak="0">
    <w:nsid w:val="1FA24C42"/>
    <w:multiLevelType w:val="hybridMultilevel"/>
    <w:tmpl w:val="05B2FA4E"/>
    <w:lvl w:ilvl="0" w:tplc="CECAAD06">
      <w:start w:val="1"/>
      <w:numFmt w:val="lowerLetter"/>
      <w:lvlText w:val="%1)"/>
      <w:lvlJc w:val="left"/>
      <w:pPr>
        <w:ind w:left="720" w:hanging="360"/>
      </w:pPr>
      <w:rPr>
        <w:rFonts w:hint="default"/>
      </w:rPr>
    </w:lvl>
    <w:lvl w:ilvl="1" w:tplc="FFFFFFFF">
      <w:numFmt w:val="bullet"/>
      <w:lvlText w:val="-"/>
      <w:lvlJc w:val="left"/>
      <w:pPr>
        <w:ind w:left="1440" w:hanging="360"/>
      </w:pPr>
      <w:rPr>
        <w:rFonts w:hint="default" w:ascii="Calibri-Light" w:hAnsi="Calibri-Light" w:eastAsia="Arial" w:cs="Calibri-Light"/>
        <w:color w:val="606060"/>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02C7107"/>
    <w:multiLevelType w:val="hybridMultilevel"/>
    <w:tmpl w:val="91A8417E"/>
    <w:lvl w:ilvl="0" w:tplc="FFFFFFFF">
      <w:start w:val="1"/>
      <w:numFmt w:val="decimal"/>
      <w:lvlText w:val="%1."/>
      <w:lvlJc w:val="left"/>
      <w:pPr>
        <w:ind w:left="720" w:hanging="360"/>
      </w:pPr>
    </w:lvl>
    <w:lvl w:ilvl="1" w:tplc="24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CC437D"/>
    <w:multiLevelType w:val="hybridMultilevel"/>
    <w:tmpl w:val="DFC4E5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2A545C9"/>
    <w:multiLevelType w:val="hybridMultilevel"/>
    <w:tmpl w:val="DBB2C756"/>
    <w:lvl w:ilvl="0" w:tplc="D1729FDE">
      <w:start w:val="1"/>
      <w:numFmt w:val="decimal"/>
      <w:lvlText w:val="%1."/>
      <w:lvlJc w:val="left"/>
      <w:pPr>
        <w:ind w:left="2463" w:hanging="360"/>
      </w:pPr>
      <w:rPr>
        <w:rFonts w:hint="default" w:ascii="Arial Narrow" w:hAnsi="Arial Narrow"/>
      </w:rPr>
    </w:lvl>
    <w:lvl w:ilvl="1" w:tplc="240A0019">
      <w:start w:val="1"/>
      <w:numFmt w:val="lowerLetter"/>
      <w:lvlText w:val="%2."/>
      <w:lvlJc w:val="left"/>
      <w:pPr>
        <w:ind w:left="3183" w:hanging="360"/>
      </w:pPr>
    </w:lvl>
    <w:lvl w:ilvl="2" w:tplc="240A001B">
      <w:start w:val="1"/>
      <w:numFmt w:val="lowerRoman"/>
      <w:lvlText w:val="%3."/>
      <w:lvlJc w:val="right"/>
      <w:pPr>
        <w:ind w:left="3903" w:hanging="180"/>
      </w:pPr>
    </w:lvl>
    <w:lvl w:ilvl="3" w:tplc="240A000F" w:tentative="1">
      <w:start w:val="1"/>
      <w:numFmt w:val="decimal"/>
      <w:lvlText w:val="%4."/>
      <w:lvlJc w:val="left"/>
      <w:pPr>
        <w:ind w:left="4623" w:hanging="360"/>
      </w:pPr>
    </w:lvl>
    <w:lvl w:ilvl="4" w:tplc="240A0019" w:tentative="1">
      <w:start w:val="1"/>
      <w:numFmt w:val="lowerLetter"/>
      <w:lvlText w:val="%5."/>
      <w:lvlJc w:val="left"/>
      <w:pPr>
        <w:ind w:left="5343" w:hanging="360"/>
      </w:pPr>
    </w:lvl>
    <w:lvl w:ilvl="5" w:tplc="240A001B" w:tentative="1">
      <w:start w:val="1"/>
      <w:numFmt w:val="lowerRoman"/>
      <w:lvlText w:val="%6."/>
      <w:lvlJc w:val="right"/>
      <w:pPr>
        <w:ind w:left="6063" w:hanging="180"/>
      </w:pPr>
    </w:lvl>
    <w:lvl w:ilvl="6" w:tplc="240A000F" w:tentative="1">
      <w:start w:val="1"/>
      <w:numFmt w:val="decimal"/>
      <w:lvlText w:val="%7."/>
      <w:lvlJc w:val="left"/>
      <w:pPr>
        <w:ind w:left="6783" w:hanging="360"/>
      </w:pPr>
    </w:lvl>
    <w:lvl w:ilvl="7" w:tplc="240A0019" w:tentative="1">
      <w:start w:val="1"/>
      <w:numFmt w:val="lowerLetter"/>
      <w:lvlText w:val="%8."/>
      <w:lvlJc w:val="left"/>
      <w:pPr>
        <w:ind w:left="7503" w:hanging="360"/>
      </w:pPr>
    </w:lvl>
    <w:lvl w:ilvl="8" w:tplc="240A001B" w:tentative="1">
      <w:start w:val="1"/>
      <w:numFmt w:val="lowerRoman"/>
      <w:lvlText w:val="%9."/>
      <w:lvlJc w:val="right"/>
      <w:pPr>
        <w:ind w:left="8223" w:hanging="180"/>
      </w:pPr>
    </w:lvl>
  </w:abstractNum>
  <w:abstractNum w:abstractNumId="20" w15:restartNumberingAfterBreak="0">
    <w:nsid w:val="22E43694"/>
    <w:multiLevelType w:val="hybridMultilevel"/>
    <w:tmpl w:val="6298CBBE"/>
    <w:lvl w:ilvl="0" w:tplc="240A000F">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2F66F16"/>
    <w:multiLevelType w:val="hybridMultilevel"/>
    <w:tmpl w:val="37F890A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45A557F"/>
    <w:multiLevelType w:val="hybridMultilevel"/>
    <w:tmpl w:val="7D8E1008"/>
    <w:lvl w:ilvl="0" w:tplc="D1729FDE">
      <w:start w:val="1"/>
      <w:numFmt w:val="decimal"/>
      <w:lvlText w:val="%1."/>
      <w:lvlJc w:val="left"/>
      <w:pPr>
        <w:ind w:left="-130" w:hanging="360"/>
      </w:pPr>
      <w:rPr>
        <w:rFonts w:hint="default" w:ascii="Arial Narrow" w:hAnsi="Arial Narrow"/>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6327B3F"/>
    <w:multiLevelType w:val="hybridMultilevel"/>
    <w:tmpl w:val="F46EE4E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268A3FC8"/>
    <w:multiLevelType w:val="hybridMultilevel"/>
    <w:tmpl w:val="A7C80F78"/>
    <w:lvl w:ilvl="0" w:tplc="FFFFFFFF">
      <w:start w:val="1"/>
      <w:numFmt w:val="decimal"/>
      <w:lvlText w:val="%1."/>
      <w:lvlJc w:val="left"/>
      <w:pPr>
        <w:ind w:left="2463" w:hanging="360"/>
      </w:pPr>
      <w:rPr>
        <w:rFonts w:hint="default" w:ascii="Arial Narrow" w:hAnsi="Arial Narrow"/>
      </w:rPr>
    </w:lvl>
    <w:lvl w:ilvl="1" w:tplc="CECAAD06">
      <w:start w:val="1"/>
      <w:numFmt w:val="lowerLetter"/>
      <w:lvlText w:val="%2)"/>
      <w:lvlJc w:val="left"/>
      <w:pPr>
        <w:ind w:left="1069" w:hanging="360"/>
      </w:pPr>
      <w:rPr>
        <w:rFonts w:hint="default"/>
      </w:rPr>
    </w:lvl>
    <w:lvl w:ilvl="2" w:tplc="FFFFFFFF">
      <w:start w:val="1"/>
      <w:numFmt w:val="lowerRoman"/>
      <w:lvlText w:val="%3."/>
      <w:lvlJc w:val="right"/>
      <w:pPr>
        <w:ind w:left="3903" w:hanging="180"/>
      </w:pPr>
    </w:lvl>
    <w:lvl w:ilvl="3" w:tplc="FFFFFFFF" w:tentative="1">
      <w:start w:val="1"/>
      <w:numFmt w:val="decimal"/>
      <w:lvlText w:val="%4."/>
      <w:lvlJc w:val="left"/>
      <w:pPr>
        <w:ind w:left="4623" w:hanging="360"/>
      </w:pPr>
    </w:lvl>
    <w:lvl w:ilvl="4" w:tplc="FFFFFFFF" w:tentative="1">
      <w:start w:val="1"/>
      <w:numFmt w:val="lowerLetter"/>
      <w:lvlText w:val="%5."/>
      <w:lvlJc w:val="left"/>
      <w:pPr>
        <w:ind w:left="5343" w:hanging="360"/>
      </w:pPr>
    </w:lvl>
    <w:lvl w:ilvl="5" w:tplc="FFFFFFFF" w:tentative="1">
      <w:start w:val="1"/>
      <w:numFmt w:val="lowerRoman"/>
      <w:lvlText w:val="%6."/>
      <w:lvlJc w:val="right"/>
      <w:pPr>
        <w:ind w:left="6063" w:hanging="180"/>
      </w:pPr>
    </w:lvl>
    <w:lvl w:ilvl="6" w:tplc="FFFFFFFF" w:tentative="1">
      <w:start w:val="1"/>
      <w:numFmt w:val="decimal"/>
      <w:lvlText w:val="%7."/>
      <w:lvlJc w:val="left"/>
      <w:pPr>
        <w:ind w:left="6783" w:hanging="360"/>
      </w:pPr>
    </w:lvl>
    <w:lvl w:ilvl="7" w:tplc="FFFFFFFF" w:tentative="1">
      <w:start w:val="1"/>
      <w:numFmt w:val="lowerLetter"/>
      <w:lvlText w:val="%8."/>
      <w:lvlJc w:val="left"/>
      <w:pPr>
        <w:ind w:left="7503" w:hanging="360"/>
      </w:pPr>
    </w:lvl>
    <w:lvl w:ilvl="8" w:tplc="FFFFFFFF" w:tentative="1">
      <w:start w:val="1"/>
      <w:numFmt w:val="lowerRoman"/>
      <w:lvlText w:val="%9."/>
      <w:lvlJc w:val="right"/>
      <w:pPr>
        <w:ind w:left="8223" w:hanging="180"/>
      </w:pPr>
    </w:lvl>
  </w:abstractNum>
  <w:abstractNum w:abstractNumId="25" w15:restartNumberingAfterBreak="0">
    <w:nsid w:val="27B915C6"/>
    <w:multiLevelType w:val="hybridMultilevel"/>
    <w:tmpl w:val="F6B41AD0"/>
    <w:lvl w:ilvl="0" w:tplc="89C032F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7BF1441"/>
    <w:multiLevelType w:val="hybridMultilevel"/>
    <w:tmpl w:val="757818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2A63582B"/>
    <w:multiLevelType w:val="hybridMultilevel"/>
    <w:tmpl w:val="80A0DF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AFB1936"/>
    <w:multiLevelType w:val="multilevel"/>
    <w:tmpl w:val="C94A923E"/>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B924A25"/>
    <w:multiLevelType w:val="hybridMultilevel"/>
    <w:tmpl w:val="51EE9CA0"/>
    <w:lvl w:ilvl="0" w:tplc="FFFFFFFF">
      <w:start w:val="1"/>
      <w:numFmt w:val="decimal"/>
      <w:lvlText w:val="%1."/>
      <w:lvlJc w:val="left"/>
      <w:pPr>
        <w:ind w:left="720" w:hanging="360"/>
      </w:pPr>
    </w:lvl>
    <w:lvl w:ilvl="1" w:tplc="24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EFF1AD2"/>
    <w:multiLevelType w:val="multilevel"/>
    <w:tmpl w:val="4DF62D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5F5BB7"/>
    <w:multiLevelType w:val="hybridMultilevel"/>
    <w:tmpl w:val="FFFFFFFF"/>
    <w:lvl w:ilvl="0" w:tplc="240A000F">
      <w:start w:val="1"/>
      <w:numFmt w:val="decimal"/>
      <w:lvlText w:val="%1."/>
      <w:lvlJc w:val="left"/>
      <w:pPr>
        <w:ind w:left="720" w:hanging="360"/>
      </w:pPr>
      <w:rPr>
        <w:rFonts w:cs="Times New Roman"/>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32" w15:restartNumberingAfterBreak="0">
    <w:nsid w:val="309D3735"/>
    <w:multiLevelType w:val="hybridMultilevel"/>
    <w:tmpl w:val="6C660D1C"/>
    <w:lvl w:ilvl="0" w:tplc="240A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0D92E8F"/>
    <w:multiLevelType w:val="hybridMultilevel"/>
    <w:tmpl w:val="0840DDCE"/>
    <w:lvl w:ilvl="0" w:tplc="240A000F">
      <w:start w:val="1"/>
      <w:numFmt w:val="decimal"/>
      <w:lvlText w:val="%1."/>
      <w:lvlJc w:val="left"/>
      <w:pPr>
        <w:ind w:left="718" w:hanging="5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2297B4D"/>
    <w:multiLevelType w:val="hybridMultilevel"/>
    <w:tmpl w:val="07905E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33131CE0"/>
    <w:multiLevelType w:val="hybridMultilevel"/>
    <w:tmpl w:val="CA00EEB0"/>
    <w:lvl w:ilvl="0" w:tplc="0C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332B43CE"/>
    <w:multiLevelType w:val="multilevel"/>
    <w:tmpl w:val="2B2CA1E8"/>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3F4575A"/>
    <w:multiLevelType w:val="multilevel"/>
    <w:tmpl w:val="BC8E419C"/>
    <w:lvl w:ilvl="0">
      <w:start w:val="1"/>
      <w:numFmt w:val="decimal"/>
      <w:lvlText w:val="%1."/>
      <w:lvlJc w:val="left"/>
      <w:pPr>
        <w:ind w:left="820" w:hanging="360"/>
      </w:pPr>
      <w:rPr>
        <w:rFonts w:ascii="Arial Narrow" w:hAnsi="Arial Narrow" w:eastAsia="Arial Narrow" w:cs="Arial Narr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4584D06"/>
    <w:multiLevelType w:val="hybridMultilevel"/>
    <w:tmpl w:val="6B507C28"/>
    <w:lvl w:ilvl="0" w:tplc="D1729FDE">
      <w:start w:val="1"/>
      <w:numFmt w:val="decimal"/>
      <w:lvlText w:val="%1."/>
      <w:lvlJc w:val="left"/>
      <w:pPr>
        <w:ind w:left="360" w:hanging="360"/>
      </w:pPr>
      <w:rPr>
        <w:rFonts w:hint="default" w:ascii="Arial Narrow" w:hAnsi="Arial Narrow"/>
      </w:rPr>
    </w:lvl>
    <w:lvl w:ilvl="1" w:tplc="080A0019" w:tentative="1">
      <w:start w:val="1"/>
      <w:numFmt w:val="lowerLetter"/>
      <w:lvlText w:val="%2."/>
      <w:lvlJc w:val="left"/>
      <w:pPr>
        <w:ind w:left="1930" w:hanging="360"/>
      </w:pPr>
    </w:lvl>
    <w:lvl w:ilvl="2" w:tplc="080A001B" w:tentative="1">
      <w:start w:val="1"/>
      <w:numFmt w:val="lowerRoman"/>
      <w:lvlText w:val="%3."/>
      <w:lvlJc w:val="right"/>
      <w:pPr>
        <w:ind w:left="2650" w:hanging="180"/>
      </w:pPr>
    </w:lvl>
    <w:lvl w:ilvl="3" w:tplc="080A000F" w:tentative="1">
      <w:start w:val="1"/>
      <w:numFmt w:val="decimal"/>
      <w:lvlText w:val="%4."/>
      <w:lvlJc w:val="left"/>
      <w:pPr>
        <w:ind w:left="3370" w:hanging="360"/>
      </w:pPr>
    </w:lvl>
    <w:lvl w:ilvl="4" w:tplc="080A0019" w:tentative="1">
      <w:start w:val="1"/>
      <w:numFmt w:val="lowerLetter"/>
      <w:lvlText w:val="%5."/>
      <w:lvlJc w:val="left"/>
      <w:pPr>
        <w:ind w:left="4090" w:hanging="360"/>
      </w:pPr>
    </w:lvl>
    <w:lvl w:ilvl="5" w:tplc="080A001B" w:tentative="1">
      <w:start w:val="1"/>
      <w:numFmt w:val="lowerRoman"/>
      <w:lvlText w:val="%6."/>
      <w:lvlJc w:val="right"/>
      <w:pPr>
        <w:ind w:left="4810" w:hanging="180"/>
      </w:pPr>
    </w:lvl>
    <w:lvl w:ilvl="6" w:tplc="080A000F" w:tentative="1">
      <w:start w:val="1"/>
      <w:numFmt w:val="decimal"/>
      <w:lvlText w:val="%7."/>
      <w:lvlJc w:val="left"/>
      <w:pPr>
        <w:ind w:left="5530" w:hanging="360"/>
      </w:pPr>
    </w:lvl>
    <w:lvl w:ilvl="7" w:tplc="080A0019" w:tentative="1">
      <w:start w:val="1"/>
      <w:numFmt w:val="lowerLetter"/>
      <w:lvlText w:val="%8."/>
      <w:lvlJc w:val="left"/>
      <w:pPr>
        <w:ind w:left="6250" w:hanging="360"/>
      </w:pPr>
    </w:lvl>
    <w:lvl w:ilvl="8" w:tplc="080A001B" w:tentative="1">
      <w:start w:val="1"/>
      <w:numFmt w:val="lowerRoman"/>
      <w:lvlText w:val="%9."/>
      <w:lvlJc w:val="right"/>
      <w:pPr>
        <w:ind w:left="6970" w:hanging="180"/>
      </w:pPr>
    </w:lvl>
  </w:abstractNum>
  <w:abstractNum w:abstractNumId="39" w15:restartNumberingAfterBreak="0">
    <w:nsid w:val="35024571"/>
    <w:multiLevelType w:val="hybridMultilevel"/>
    <w:tmpl w:val="7B0874E6"/>
    <w:lvl w:ilvl="0" w:tplc="0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6BF00E9"/>
    <w:multiLevelType w:val="hybridMultilevel"/>
    <w:tmpl w:val="FFFFFFFF"/>
    <w:lvl w:ilvl="0" w:tplc="98A0DF8E">
      <w:start w:val="1"/>
      <w:numFmt w:val="decimal"/>
      <w:lvlText w:val="%1."/>
      <w:lvlJc w:val="left"/>
      <w:pPr>
        <w:ind w:left="720" w:hanging="360"/>
      </w:pPr>
      <w:rPr>
        <w:rFonts w:hint="default" w:cs="Times New Roman"/>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41" w15:restartNumberingAfterBreak="0">
    <w:nsid w:val="39F363BD"/>
    <w:multiLevelType w:val="hybridMultilevel"/>
    <w:tmpl w:val="A6B2A23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3B113407"/>
    <w:multiLevelType w:val="multilevel"/>
    <w:tmpl w:val="560EB0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CB65446"/>
    <w:multiLevelType w:val="multilevel"/>
    <w:tmpl w:val="940289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DB162C7"/>
    <w:multiLevelType w:val="hybridMultilevel"/>
    <w:tmpl w:val="7D8ABE08"/>
    <w:lvl w:ilvl="0" w:tplc="D80E3FD2">
      <w:start w:val="13"/>
      <w:numFmt w:val="bullet"/>
      <w:lvlText w:val="-"/>
      <w:lvlJc w:val="left"/>
      <w:pPr>
        <w:ind w:left="720" w:hanging="360"/>
      </w:pPr>
      <w:rPr>
        <w:rFonts w:hint="default" w:ascii="Arial Narrow" w:hAnsi="Arial Narrow" w:eastAsia="Arial Narrow" w:cs="Arial Narro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3DEA03B0"/>
    <w:multiLevelType w:val="hybridMultilevel"/>
    <w:tmpl w:val="29143A5A"/>
    <w:lvl w:ilvl="0" w:tplc="CECAAD06">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3E823E88"/>
    <w:multiLevelType w:val="hybridMultilevel"/>
    <w:tmpl w:val="30D2315A"/>
    <w:lvl w:ilvl="0" w:tplc="D1729FDE">
      <w:start w:val="1"/>
      <w:numFmt w:val="decimal"/>
      <w:lvlText w:val="%1."/>
      <w:lvlJc w:val="left"/>
      <w:pPr>
        <w:ind w:left="720" w:hanging="360"/>
      </w:pPr>
      <w:rPr>
        <w:rFonts w:hint="default" w:ascii="Arial Narrow" w:hAnsi="Arial Narrow"/>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3F8E6995"/>
    <w:multiLevelType w:val="hybridMultilevel"/>
    <w:tmpl w:val="9E861806"/>
    <w:lvl w:ilvl="0" w:tplc="D1729FDE">
      <w:start w:val="1"/>
      <w:numFmt w:val="decimal"/>
      <w:lvlText w:val="%1."/>
      <w:lvlJc w:val="left"/>
      <w:pPr>
        <w:ind w:left="1004" w:hanging="360"/>
      </w:pPr>
      <w:rPr>
        <w:rFonts w:hint="default" w:ascii="Arial Narrow" w:hAnsi="Arial Narrow"/>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8" w15:restartNumberingAfterBreak="0">
    <w:nsid w:val="43E160B5"/>
    <w:multiLevelType w:val="hybridMultilevel"/>
    <w:tmpl w:val="758CEDE6"/>
    <w:lvl w:ilvl="0" w:tplc="D1729FDE">
      <w:start w:val="1"/>
      <w:numFmt w:val="decimal"/>
      <w:lvlText w:val="%1."/>
      <w:lvlJc w:val="left"/>
      <w:pPr>
        <w:ind w:left="360" w:hanging="360"/>
      </w:pPr>
      <w:rPr>
        <w:rFonts w:hint="default" w:ascii="Arial Narrow" w:hAnsi="Arial Narrow"/>
      </w:rPr>
    </w:lvl>
    <w:lvl w:ilvl="1" w:tplc="080A0019" w:tentative="1">
      <w:start w:val="1"/>
      <w:numFmt w:val="lowerLetter"/>
      <w:lvlText w:val="%2."/>
      <w:lvlJc w:val="left"/>
      <w:pPr>
        <w:ind w:left="1930" w:hanging="360"/>
      </w:pPr>
    </w:lvl>
    <w:lvl w:ilvl="2" w:tplc="080A001B" w:tentative="1">
      <w:start w:val="1"/>
      <w:numFmt w:val="lowerRoman"/>
      <w:lvlText w:val="%3."/>
      <w:lvlJc w:val="right"/>
      <w:pPr>
        <w:ind w:left="2650" w:hanging="180"/>
      </w:pPr>
    </w:lvl>
    <w:lvl w:ilvl="3" w:tplc="080A000F" w:tentative="1">
      <w:start w:val="1"/>
      <w:numFmt w:val="decimal"/>
      <w:lvlText w:val="%4."/>
      <w:lvlJc w:val="left"/>
      <w:pPr>
        <w:ind w:left="3370" w:hanging="360"/>
      </w:pPr>
    </w:lvl>
    <w:lvl w:ilvl="4" w:tplc="080A0019" w:tentative="1">
      <w:start w:val="1"/>
      <w:numFmt w:val="lowerLetter"/>
      <w:lvlText w:val="%5."/>
      <w:lvlJc w:val="left"/>
      <w:pPr>
        <w:ind w:left="4090" w:hanging="360"/>
      </w:pPr>
    </w:lvl>
    <w:lvl w:ilvl="5" w:tplc="080A001B" w:tentative="1">
      <w:start w:val="1"/>
      <w:numFmt w:val="lowerRoman"/>
      <w:lvlText w:val="%6."/>
      <w:lvlJc w:val="right"/>
      <w:pPr>
        <w:ind w:left="4810" w:hanging="180"/>
      </w:pPr>
    </w:lvl>
    <w:lvl w:ilvl="6" w:tplc="080A000F" w:tentative="1">
      <w:start w:val="1"/>
      <w:numFmt w:val="decimal"/>
      <w:lvlText w:val="%7."/>
      <w:lvlJc w:val="left"/>
      <w:pPr>
        <w:ind w:left="5530" w:hanging="360"/>
      </w:pPr>
    </w:lvl>
    <w:lvl w:ilvl="7" w:tplc="080A0019" w:tentative="1">
      <w:start w:val="1"/>
      <w:numFmt w:val="lowerLetter"/>
      <w:lvlText w:val="%8."/>
      <w:lvlJc w:val="left"/>
      <w:pPr>
        <w:ind w:left="6250" w:hanging="360"/>
      </w:pPr>
    </w:lvl>
    <w:lvl w:ilvl="8" w:tplc="080A001B" w:tentative="1">
      <w:start w:val="1"/>
      <w:numFmt w:val="lowerRoman"/>
      <w:lvlText w:val="%9."/>
      <w:lvlJc w:val="right"/>
      <w:pPr>
        <w:ind w:left="6970" w:hanging="180"/>
      </w:pPr>
    </w:lvl>
  </w:abstractNum>
  <w:abstractNum w:abstractNumId="49" w15:restartNumberingAfterBreak="0">
    <w:nsid w:val="48220156"/>
    <w:multiLevelType w:val="hybridMultilevel"/>
    <w:tmpl w:val="FEEC5DCA"/>
    <w:lvl w:ilvl="0" w:tplc="D1729FDE">
      <w:start w:val="1"/>
      <w:numFmt w:val="decimal"/>
      <w:lvlText w:val="%1."/>
      <w:lvlJc w:val="left"/>
      <w:pPr>
        <w:ind w:left="2463" w:hanging="360"/>
      </w:pPr>
      <w:rPr>
        <w:rFonts w:hint="default" w:ascii="Arial Narrow" w:hAnsi="Arial Narrow"/>
      </w:rPr>
    </w:lvl>
    <w:lvl w:ilvl="1" w:tplc="240A0019">
      <w:start w:val="1"/>
      <w:numFmt w:val="lowerLetter"/>
      <w:lvlText w:val="%2."/>
      <w:lvlJc w:val="left"/>
      <w:pPr>
        <w:ind w:left="3183" w:hanging="360"/>
      </w:pPr>
    </w:lvl>
    <w:lvl w:ilvl="2" w:tplc="240A001B" w:tentative="1">
      <w:start w:val="1"/>
      <w:numFmt w:val="lowerRoman"/>
      <w:lvlText w:val="%3."/>
      <w:lvlJc w:val="right"/>
      <w:pPr>
        <w:ind w:left="3903" w:hanging="180"/>
      </w:pPr>
    </w:lvl>
    <w:lvl w:ilvl="3" w:tplc="240A000F" w:tentative="1">
      <w:start w:val="1"/>
      <w:numFmt w:val="decimal"/>
      <w:lvlText w:val="%4."/>
      <w:lvlJc w:val="left"/>
      <w:pPr>
        <w:ind w:left="4623" w:hanging="360"/>
      </w:pPr>
    </w:lvl>
    <w:lvl w:ilvl="4" w:tplc="240A0019" w:tentative="1">
      <w:start w:val="1"/>
      <w:numFmt w:val="lowerLetter"/>
      <w:lvlText w:val="%5."/>
      <w:lvlJc w:val="left"/>
      <w:pPr>
        <w:ind w:left="5343" w:hanging="360"/>
      </w:pPr>
    </w:lvl>
    <w:lvl w:ilvl="5" w:tplc="240A001B" w:tentative="1">
      <w:start w:val="1"/>
      <w:numFmt w:val="lowerRoman"/>
      <w:lvlText w:val="%6."/>
      <w:lvlJc w:val="right"/>
      <w:pPr>
        <w:ind w:left="6063" w:hanging="180"/>
      </w:pPr>
    </w:lvl>
    <w:lvl w:ilvl="6" w:tplc="240A000F" w:tentative="1">
      <w:start w:val="1"/>
      <w:numFmt w:val="decimal"/>
      <w:lvlText w:val="%7."/>
      <w:lvlJc w:val="left"/>
      <w:pPr>
        <w:ind w:left="6783" w:hanging="360"/>
      </w:pPr>
    </w:lvl>
    <w:lvl w:ilvl="7" w:tplc="240A0019" w:tentative="1">
      <w:start w:val="1"/>
      <w:numFmt w:val="lowerLetter"/>
      <w:lvlText w:val="%8."/>
      <w:lvlJc w:val="left"/>
      <w:pPr>
        <w:ind w:left="7503" w:hanging="360"/>
      </w:pPr>
    </w:lvl>
    <w:lvl w:ilvl="8" w:tplc="240A001B" w:tentative="1">
      <w:start w:val="1"/>
      <w:numFmt w:val="lowerRoman"/>
      <w:lvlText w:val="%9."/>
      <w:lvlJc w:val="right"/>
      <w:pPr>
        <w:ind w:left="8223" w:hanging="180"/>
      </w:pPr>
    </w:lvl>
  </w:abstractNum>
  <w:abstractNum w:abstractNumId="50" w15:restartNumberingAfterBreak="0">
    <w:nsid w:val="485F3602"/>
    <w:multiLevelType w:val="hybridMultilevel"/>
    <w:tmpl w:val="FFFFFFFF"/>
    <w:lvl w:ilvl="0" w:tplc="98A0DF8E">
      <w:start w:val="1"/>
      <w:numFmt w:val="decimal"/>
      <w:lvlText w:val="%1."/>
      <w:lvlJc w:val="left"/>
      <w:pPr>
        <w:ind w:left="720" w:hanging="360"/>
      </w:pPr>
      <w:rPr>
        <w:rFonts w:hint="default" w:cs="Times New Roman"/>
        <w:b w:val="0"/>
        <w:bCs/>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51" w15:restartNumberingAfterBreak="0">
    <w:nsid w:val="48AA6DBB"/>
    <w:multiLevelType w:val="hybridMultilevel"/>
    <w:tmpl w:val="FFFFFFFF"/>
    <w:lvl w:ilvl="0" w:tplc="240A000F">
      <w:start w:val="1"/>
      <w:numFmt w:val="decimal"/>
      <w:lvlText w:val="%1."/>
      <w:lvlJc w:val="left"/>
      <w:pPr>
        <w:ind w:left="720" w:hanging="360"/>
      </w:pPr>
      <w:rPr>
        <w:rFonts w:cs="Times New Roman"/>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52" w15:restartNumberingAfterBreak="0">
    <w:nsid w:val="497D1127"/>
    <w:multiLevelType w:val="multilevel"/>
    <w:tmpl w:val="74764D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BED109B"/>
    <w:multiLevelType w:val="multilevel"/>
    <w:tmpl w:val="58645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4D975DEA"/>
    <w:multiLevelType w:val="hybridMultilevel"/>
    <w:tmpl w:val="5DDEA1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4DB606D2"/>
    <w:multiLevelType w:val="hybridMultilevel"/>
    <w:tmpl w:val="D140101C"/>
    <w:lvl w:ilvl="0" w:tplc="D1729FDE">
      <w:start w:val="1"/>
      <w:numFmt w:val="decimal"/>
      <w:lvlText w:val="%1."/>
      <w:lvlJc w:val="left"/>
      <w:pPr>
        <w:ind w:left="1004" w:hanging="360"/>
      </w:pPr>
      <w:rPr>
        <w:rFonts w:hint="default" w:ascii="Arial Narrow" w:hAnsi="Arial Narrow"/>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56" w15:restartNumberingAfterBreak="0">
    <w:nsid w:val="4EFE30BD"/>
    <w:multiLevelType w:val="multilevel"/>
    <w:tmpl w:val="F87681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00E5DD8"/>
    <w:multiLevelType w:val="hybridMultilevel"/>
    <w:tmpl w:val="E894F6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53AC27CF"/>
    <w:multiLevelType w:val="hybridMultilevel"/>
    <w:tmpl w:val="CFC20250"/>
    <w:lvl w:ilvl="0" w:tplc="D1729FDE">
      <w:start w:val="1"/>
      <w:numFmt w:val="decimal"/>
      <w:lvlText w:val="%1."/>
      <w:lvlJc w:val="left"/>
      <w:pPr>
        <w:ind w:left="-130" w:hanging="360"/>
      </w:pPr>
      <w:rPr>
        <w:rFonts w:hint="default" w:ascii="Arial Narrow" w:hAnsi="Arial Narrow"/>
      </w:rPr>
    </w:lvl>
    <w:lvl w:ilvl="1" w:tplc="240A0019" w:tentative="1">
      <w:start w:val="1"/>
      <w:numFmt w:val="lowerLetter"/>
      <w:lvlText w:val="%2."/>
      <w:lvlJc w:val="left"/>
      <w:pPr>
        <w:ind w:left="590" w:hanging="360"/>
      </w:pPr>
    </w:lvl>
    <w:lvl w:ilvl="2" w:tplc="240A001B" w:tentative="1">
      <w:start w:val="1"/>
      <w:numFmt w:val="lowerRoman"/>
      <w:lvlText w:val="%3."/>
      <w:lvlJc w:val="right"/>
      <w:pPr>
        <w:ind w:left="1310" w:hanging="180"/>
      </w:pPr>
    </w:lvl>
    <w:lvl w:ilvl="3" w:tplc="240A000F" w:tentative="1">
      <w:start w:val="1"/>
      <w:numFmt w:val="decimal"/>
      <w:lvlText w:val="%4."/>
      <w:lvlJc w:val="left"/>
      <w:pPr>
        <w:ind w:left="2030" w:hanging="360"/>
      </w:pPr>
    </w:lvl>
    <w:lvl w:ilvl="4" w:tplc="240A0019" w:tentative="1">
      <w:start w:val="1"/>
      <w:numFmt w:val="lowerLetter"/>
      <w:lvlText w:val="%5."/>
      <w:lvlJc w:val="left"/>
      <w:pPr>
        <w:ind w:left="2750" w:hanging="360"/>
      </w:pPr>
    </w:lvl>
    <w:lvl w:ilvl="5" w:tplc="240A001B" w:tentative="1">
      <w:start w:val="1"/>
      <w:numFmt w:val="lowerRoman"/>
      <w:lvlText w:val="%6."/>
      <w:lvlJc w:val="right"/>
      <w:pPr>
        <w:ind w:left="3470" w:hanging="180"/>
      </w:pPr>
    </w:lvl>
    <w:lvl w:ilvl="6" w:tplc="240A000F" w:tentative="1">
      <w:start w:val="1"/>
      <w:numFmt w:val="decimal"/>
      <w:lvlText w:val="%7."/>
      <w:lvlJc w:val="left"/>
      <w:pPr>
        <w:ind w:left="4190" w:hanging="360"/>
      </w:pPr>
    </w:lvl>
    <w:lvl w:ilvl="7" w:tplc="240A0019" w:tentative="1">
      <w:start w:val="1"/>
      <w:numFmt w:val="lowerLetter"/>
      <w:lvlText w:val="%8."/>
      <w:lvlJc w:val="left"/>
      <w:pPr>
        <w:ind w:left="4910" w:hanging="360"/>
      </w:pPr>
    </w:lvl>
    <w:lvl w:ilvl="8" w:tplc="240A001B" w:tentative="1">
      <w:start w:val="1"/>
      <w:numFmt w:val="lowerRoman"/>
      <w:lvlText w:val="%9."/>
      <w:lvlJc w:val="right"/>
      <w:pPr>
        <w:ind w:left="5630" w:hanging="180"/>
      </w:pPr>
    </w:lvl>
  </w:abstractNum>
  <w:abstractNum w:abstractNumId="59" w15:restartNumberingAfterBreak="0">
    <w:nsid w:val="561D66CB"/>
    <w:multiLevelType w:val="hybridMultilevel"/>
    <w:tmpl w:val="98E62B5A"/>
    <w:lvl w:ilvl="0" w:tplc="7D56AAF0">
      <w:start w:val="1"/>
      <w:numFmt w:val="decimal"/>
      <w:lvlText w:val="%1."/>
      <w:lvlJc w:val="left"/>
      <w:pPr>
        <w:ind w:left="1004" w:hanging="360"/>
      </w:pPr>
      <w:rPr>
        <w:rFonts w:hint="default" w:ascii="Arial Narrow" w:hAnsi="Arial Narrow"/>
        <w:color w:val="auto"/>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0" w15:restartNumberingAfterBreak="0">
    <w:nsid w:val="579546C1"/>
    <w:multiLevelType w:val="hybridMultilevel"/>
    <w:tmpl w:val="282A4472"/>
    <w:lvl w:ilvl="0" w:tplc="02221536">
      <w:start w:val="2"/>
      <w:numFmt w:val="bullet"/>
      <w:lvlText w:val="-"/>
      <w:lvlJc w:val="left"/>
      <w:pPr>
        <w:ind w:left="720" w:hanging="360"/>
      </w:pPr>
      <w:rPr>
        <w:rFonts w:hint="default" w:ascii="Atkinson Hyperlegible" w:hAnsi="Atkinson Hyperlegible" w:eastAsia="Times New Roman" w:cs="Calibr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5B690D9A"/>
    <w:multiLevelType w:val="hybridMultilevel"/>
    <w:tmpl w:val="034A80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5CFD313B"/>
    <w:multiLevelType w:val="hybridMultilevel"/>
    <w:tmpl w:val="A55E7C64"/>
    <w:lvl w:ilvl="0" w:tplc="0C0A000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5DE67829"/>
    <w:multiLevelType w:val="multilevel"/>
    <w:tmpl w:val="BF9C6ED4"/>
    <w:lvl w:ilvl="0">
      <w:start w:val="1"/>
      <w:numFmt w:val="decimal"/>
      <w:lvlText w:val="%1."/>
      <w:lvlJc w:val="left"/>
      <w:pPr>
        <w:ind w:left="100" w:hanging="290"/>
      </w:pPr>
      <w:rPr>
        <w:rFonts w:ascii="Arial" w:hAnsi="Arial" w:eastAsia="Arial" w:cs="Arial"/>
        <w:sz w:val="24"/>
        <w:szCs w:val="24"/>
      </w:rPr>
    </w:lvl>
    <w:lvl w:ilvl="1">
      <w:start w:val="1"/>
      <w:numFmt w:val="lowerLetter"/>
      <w:lvlText w:val="%2)"/>
      <w:lvlJc w:val="left"/>
      <w:pPr>
        <w:ind w:left="808" w:hanging="360"/>
      </w:pPr>
      <w:rPr>
        <w:rFonts w:ascii="Arial Narrow" w:hAnsi="Arial Narrow" w:eastAsia="Arial Narrow" w:cs="Arial Narrow"/>
        <w:sz w:val="24"/>
        <w:szCs w:val="24"/>
      </w:rPr>
    </w:lvl>
    <w:lvl w:ilvl="2">
      <w:start w:val="13"/>
      <w:numFmt w:val="bullet"/>
      <w:lvlText w:val="-"/>
      <w:lvlJc w:val="left"/>
      <w:pPr>
        <w:ind w:left="1049" w:hanging="360"/>
      </w:pPr>
      <w:rPr>
        <w:rFonts w:hint="default" w:ascii="Arial Narrow" w:hAnsi="Arial Narrow" w:eastAsia="Arial Narrow" w:cs="Arial Narrow"/>
      </w:rPr>
    </w:lvl>
    <w:lvl w:ilvl="3">
      <w:start w:val="1"/>
      <w:numFmt w:val="bullet"/>
      <w:lvlText w:val="•"/>
      <w:lvlJc w:val="left"/>
      <w:pPr>
        <w:ind w:left="2157" w:hanging="406"/>
      </w:pPr>
    </w:lvl>
    <w:lvl w:ilvl="4">
      <w:start w:val="1"/>
      <w:numFmt w:val="bullet"/>
      <w:lvlText w:val="•"/>
      <w:lvlJc w:val="left"/>
      <w:pPr>
        <w:ind w:left="3215" w:hanging="406"/>
      </w:pPr>
    </w:lvl>
    <w:lvl w:ilvl="5">
      <w:start w:val="1"/>
      <w:numFmt w:val="bullet"/>
      <w:lvlText w:val="•"/>
      <w:lvlJc w:val="left"/>
      <w:pPr>
        <w:ind w:left="4273" w:hanging="406"/>
      </w:pPr>
    </w:lvl>
    <w:lvl w:ilvl="6">
      <w:start w:val="1"/>
      <w:numFmt w:val="bullet"/>
      <w:lvlText w:val="•"/>
      <w:lvlJc w:val="left"/>
      <w:pPr>
        <w:ind w:left="5331" w:hanging="406"/>
      </w:pPr>
    </w:lvl>
    <w:lvl w:ilvl="7">
      <w:start w:val="1"/>
      <w:numFmt w:val="bullet"/>
      <w:lvlText w:val="•"/>
      <w:lvlJc w:val="left"/>
      <w:pPr>
        <w:ind w:left="6389" w:hanging="406"/>
      </w:pPr>
    </w:lvl>
    <w:lvl w:ilvl="8">
      <w:start w:val="1"/>
      <w:numFmt w:val="bullet"/>
      <w:lvlText w:val="•"/>
      <w:lvlJc w:val="left"/>
      <w:pPr>
        <w:ind w:left="7446" w:hanging="406"/>
      </w:pPr>
    </w:lvl>
  </w:abstractNum>
  <w:abstractNum w:abstractNumId="64" w15:restartNumberingAfterBreak="0">
    <w:nsid w:val="5EAF21CF"/>
    <w:multiLevelType w:val="hybridMultilevel"/>
    <w:tmpl w:val="1110DA3E"/>
    <w:lvl w:ilvl="0" w:tplc="240A000F">
      <w:start w:val="1"/>
      <w:numFmt w:val="decimal"/>
      <w:lvlText w:val="%1."/>
      <w:lvlJc w:val="left"/>
      <w:pPr>
        <w:ind w:left="718" w:hanging="570"/>
      </w:pPr>
      <w:rPr>
        <w:rFonts w:hint="default"/>
      </w:rPr>
    </w:lvl>
    <w:lvl w:ilvl="1" w:tplc="6B60A066">
      <w:start w:val="1"/>
      <w:numFmt w:val="decimal"/>
      <w:lvlText w:val="%2)"/>
      <w:lvlJc w:val="left"/>
      <w:pPr>
        <w:ind w:left="1228" w:hanging="360"/>
      </w:pPr>
      <w:rPr>
        <w:rFonts w:hint="default"/>
      </w:rPr>
    </w:lvl>
    <w:lvl w:ilvl="2" w:tplc="240A001B" w:tentative="1">
      <w:start w:val="1"/>
      <w:numFmt w:val="lowerRoman"/>
      <w:lvlText w:val="%3."/>
      <w:lvlJc w:val="right"/>
      <w:pPr>
        <w:ind w:left="1948" w:hanging="180"/>
      </w:pPr>
    </w:lvl>
    <w:lvl w:ilvl="3" w:tplc="240A000F" w:tentative="1">
      <w:start w:val="1"/>
      <w:numFmt w:val="decimal"/>
      <w:lvlText w:val="%4."/>
      <w:lvlJc w:val="left"/>
      <w:pPr>
        <w:ind w:left="2668" w:hanging="360"/>
      </w:pPr>
    </w:lvl>
    <w:lvl w:ilvl="4" w:tplc="240A0019" w:tentative="1">
      <w:start w:val="1"/>
      <w:numFmt w:val="lowerLetter"/>
      <w:lvlText w:val="%5."/>
      <w:lvlJc w:val="left"/>
      <w:pPr>
        <w:ind w:left="3388" w:hanging="360"/>
      </w:pPr>
    </w:lvl>
    <w:lvl w:ilvl="5" w:tplc="240A001B" w:tentative="1">
      <w:start w:val="1"/>
      <w:numFmt w:val="lowerRoman"/>
      <w:lvlText w:val="%6."/>
      <w:lvlJc w:val="right"/>
      <w:pPr>
        <w:ind w:left="4108" w:hanging="180"/>
      </w:pPr>
    </w:lvl>
    <w:lvl w:ilvl="6" w:tplc="240A000F" w:tentative="1">
      <w:start w:val="1"/>
      <w:numFmt w:val="decimal"/>
      <w:lvlText w:val="%7."/>
      <w:lvlJc w:val="left"/>
      <w:pPr>
        <w:ind w:left="4828" w:hanging="360"/>
      </w:pPr>
    </w:lvl>
    <w:lvl w:ilvl="7" w:tplc="240A0019" w:tentative="1">
      <w:start w:val="1"/>
      <w:numFmt w:val="lowerLetter"/>
      <w:lvlText w:val="%8."/>
      <w:lvlJc w:val="left"/>
      <w:pPr>
        <w:ind w:left="5548" w:hanging="360"/>
      </w:pPr>
    </w:lvl>
    <w:lvl w:ilvl="8" w:tplc="240A001B" w:tentative="1">
      <w:start w:val="1"/>
      <w:numFmt w:val="lowerRoman"/>
      <w:lvlText w:val="%9."/>
      <w:lvlJc w:val="right"/>
      <w:pPr>
        <w:ind w:left="6268" w:hanging="180"/>
      </w:pPr>
    </w:lvl>
  </w:abstractNum>
  <w:abstractNum w:abstractNumId="65" w15:restartNumberingAfterBreak="0">
    <w:nsid w:val="5F4A70F3"/>
    <w:multiLevelType w:val="hybridMultilevel"/>
    <w:tmpl w:val="CF7436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6" w15:restartNumberingAfterBreak="0">
    <w:nsid w:val="62191DE1"/>
    <w:multiLevelType w:val="hybridMultilevel"/>
    <w:tmpl w:val="321CCC24"/>
    <w:lvl w:ilvl="0" w:tplc="CECAAD06">
      <w:start w:val="1"/>
      <w:numFmt w:val="lowerLetter"/>
      <w:lvlText w:val="%1)"/>
      <w:lvlJc w:val="left"/>
      <w:pPr>
        <w:ind w:left="1080" w:hanging="360"/>
      </w:pPr>
      <w:rPr>
        <w:rFonts w:hint="default"/>
      </w:rPr>
    </w:lvl>
    <w:lvl w:ilvl="1" w:tplc="29D09072">
      <w:start w:val="1"/>
      <w:numFmt w:val="decimal"/>
      <w:lvlText w:val="%2."/>
      <w:lvlJc w:val="left"/>
      <w:pPr>
        <w:ind w:left="1800" w:hanging="360"/>
      </w:pPr>
      <w:rPr>
        <w:rFonts w:hint="default"/>
      </w:r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7" w15:restartNumberingAfterBreak="0">
    <w:nsid w:val="63C3008E"/>
    <w:multiLevelType w:val="hybridMultilevel"/>
    <w:tmpl w:val="0A20C76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65DC7249"/>
    <w:multiLevelType w:val="multilevel"/>
    <w:tmpl w:val="31FC094A"/>
    <w:lvl w:ilvl="0">
      <w:start w:val="1"/>
      <w:numFmt w:val="decimal"/>
      <w:lvlText w:val="%1."/>
      <w:lvlJc w:val="left"/>
      <w:pPr>
        <w:ind w:left="820" w:hanging="360"/>
      </w:pPr>
      <w:rPr>
        <w:rFonts w:hint="default" w:ascii="Arial Narrow" w:hAnsi="Arial Narrow"/>
      </w:rPr>
    </w:lvl>
    <w:lvl w:ilvl="1">
      <w:start w:val="1"/>
      <w:numFmt w:val="bullet"/>
      <w:lvlText w:val="•"/>
      <w:lvlJc w:val="left"/>
      <w:pPr>
        <w:ind w:left="1694" w:hanging="360"/>
      </w:pPr>
    </w:lvl>
    <w:lvl w:ilvl="2">
      <w:start w:val="1"/>
      <w:numFmt w:val="bullet"/>
      <w:lvlText w:val="•"/>
      <w:lvlJc w:val="left"/>
      <w:pPr>
        <w:ind w:left="2568" w:hanging="360"/>
      </w:pPr>
    </w:lvl>
    <w:lvl w:ilvl="3">
      <w:start w:val="1"/>
      <w:numFmt w:val="bullet"/>
      <w:lvlText w:val="•"/>
      <w:lvlJc w:val="left"/>
      <w:pPr>
        <w:ind w:left="3442" w:hanging="360"/>
      </w:pPr>
    </w:lvl>
    <w:lvl w:ilvl="4">
      <w:start w:val="1"/>
      <w:numFmt w:val="bullet"/>
      <w:lvlText w:val="•"/>
      <w:lvlJc w:val="left"/>
      <w:pPr>
        <w:ind w:left="4316" w:hanging="360"/>
      </w:pPr>
    </w:lvl>
    <w:lvl w:ilvl="5">
      <w:start w:val="1"/>
      <w:numFmt w:val="bullet"/>
      <w:lvlText w:val="•"/>
      <w:lvlJc w:val="left"/>
      <w:pPr>
        <w:ind w:left="5191" w:hanging="360"/>
      </w:pPr>
    </w:lvl>
    <w:lvl w:ilvl="6">
      <w:start w:val="1"/>
      <w:numFmt w:val="bullet"/>
      <w:lvlText w:val="•"/>
      <w:lvlJc w:val="left"/>
      <w:pPr>
        <w:ind w:left="6065" w:hanging="360"/>
      </w:pPr>
    </w:lvl>
    <w:lvl w:ilvl="7">
      <w:start w:val="1"/>
      <w:numFmt w:val="bullet"/>
      <w:lvlText w:val="•"/>
      <w:lvlJc w:val="left"/>
      <w:pPr>
        <w:ind w:left="6939" w:hanging="360"/>
      </w:pPr>
    </w:lvl>
    <w:lvl w:ilvl="8">
      <w:start w:val="1"/>
      <w:numFmt w:val="bullet"/>
      <w:lvlText w:val="•"/>
      <w:lvlJc w:val="left"/>
      <w:pPr>
        <w:ind w:left="7813" w:hanging="360"/>
      </w:pPr>
    </w:lvl>
  </w:abstractNum>
  <w:abstractNum w:abstractNumId="69" w15:restartNumberingAfterBreak="0">
    <w:nsid w:val="68513E05"/>
    <w:multiLevelType w:val="multilevel"/>
    <w:tmpl w:val="2B2CA1E8"/>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A7421A3"/>
    <w:multiLevelType w:val="hybridMultilevel"/>
    <w:tmpl w:val="6BBECB96"/>
    <w:lvl w:ilvl="0" w:tplc="21CCE0F4">
      <w:numFmt w:val="bullet"/>
      <w:lvlText w:val="•"/>
      <w:lvlJc w:val="left"/>
      <w:pPr>
        <w:ind w:left="720" w:hanging="360"/>
      </w:pPr>
      <w:rPr>
        <w:rFonts w:hint="default" w:ascii="Atkinson Hyperlegible" w:hAnsi="Atkinson Hyperlegible" w:eastAsia="Arial Narrow" w:cs="Arial Narrow"/>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1" w15:restartNumberingAfterBreak="0">
    <w:nsid w:val="6B502CA4"/>
    <w:multiLevelType w:val="hybridMultilevel"/>
    <w:tmpl w:val="810051A6"/>
    <w:lvl w:ilvl="0" w:tplc="D1729FDE">
      <w:start w:val="1"/>
      <w:numFmt w:val="decimal"/>
      <w:lvlText w:val="%1."/>
      <w:lvlJc w:val="left"/>
      <w:pPr>
        <w:ind w:left="1004" w:hanging="360"/>
      </w:pPr>
      <w:rPr>
        <w:rFonts w:hint="default" w:ascii="Arial Narrow" w:hAnsi="Arial Narrow"/>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72" w15:restartNumberingAfterBreak="0">
    <w:nsid w:val="6EFD2282"/>
    <w:multiLevelType w:val="multilevel"/>
    <w:tmpl w:val="2594F8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0775A63"/>
    <w:multiLevelType w:val="hybridMultilevel"/>
    <w:tmpl w:val="FFFFFFFF"/>
    <w:lvl w:ilvl="0" w:tplc="240A0019">
      <w:start w:val="1"/>
      <w:numFmt w:val="lowerLetter"/>
      <w:lvlText w:val="%1."/>
      <w:lvlJc w:val="left"/>
      <w:pPr>
        <w:ind w:left="720" w:hanging="360"/>
      </w:pPr>
      <w:rPr>
        <w:rFonts w:cs="Times New Roman"/>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74" w15:restartNumberingAfterBreak="0">
    <w:nsid w:val="725F6C3F"/>
    <w:multiLevelType w:val="hybridMultilevel"/>
    <w:tmpl w:val="FFFFFFFF"/>
    <w:lvl w:ilvl="0" w:tplc="240A000F">
      <w:start w:val="1"/>
      <w:numFmt w:val="decimal"/>
      <w:lvlText w:val="%1."/>
      <w:lvlJc w:val="left"/>
      <w:pPr>
        <w:ind w:left="720" w:hanging="360"/>
      </w:pPr>
      <w:rPr>
        <w:rFonts w:cs="Times New Roman"/>
        <w:b w:val="0"/>
        <w:bCs/>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75" w15:restartNumberingAfterBreak="0">
    <w:nsid w:val="729633D2"/>
    <w:multiLevelType w:val="hybridMultilevel"/>
    <w:tmpl w:val="5D2AB092"/>
    <w:lvl w:ilvl="0" w:tplc="0C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730E426F"/>
    <w:multiLevelType w:val="hybridMultilevel"/>
    <w:tmpl w:val="66BE155C"/>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33D29BF"/>
    <w:multiLevelType w:val="multilevel"/>
    <w:tmpl w:val="A17C82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4D5699E"/>
    <w:multiLevelType w:val="multilevel"/>
    <w:tmpl w:val="47308716"/>
    <w:lvl w:ilvl="0">
      <w:start w:val="1"/>
      <w:numFmt w:val="decimal"/>
      <w:lvlText w:val="%1."/>
      <w:lvlJc w:val="left"/>
      <w:pPr>
        <w:ind w:left="-132" w:hanging="360"/>
      </w:pPr>
    </w:lvl>
    <w:lvl w:ilvl="1">
      <w:start w:val="1"/>
      <w:numFmt w:val="lowerLetter"/>
      <w:lvlText w:val="%2."/>
      <w:lvlJc w:val="left"/>
      <w:pPr>
        <w:ind w:left="588" w:hanging="360"/>
      </w:pPr>
    </w:lvl>
    <w:lvl w:ilvl="2">
      <w:start w:val="1"/>
      <w:numFmt w:val="lowerRoman"/>
      <w:lvlText w:val="%3."/>
      <w:lvlJc w:val="right"/>
      <w:pPr>
        <w:ind w:left="1308" w:hanging="180"/>
      </w:pPr>
    </w:lvl>
    <w:lvl w:ilvl="3">
      <w:start w:val="1"/>
      <w:numFmt w:val="decimal"/>
      <w:lvlText w:val="%4."/>
      <w:lvlJc w:val="left"/>
      <w:pPr>
        <w:ind w:left="2028" w:hanging="360"/>
      </w:pPr>
    </w:lvl>
    <w:lvl w:ilvl="4">
      <w:start w:val="1"/>
      <w:numFmt w:val="lowerLetter"/>
      <w:lvlText w:val="%5."/>
      <w:lvlJc w:val="left"/>
      <w:pPr>
        <w:ind w:left="2748" w:hanging="360"/>
      </w:pPr>
    </w:lvl>
    <w:lvl w:ilvl="5">
      <w:start w:val="1"/>
      <w:numFmt w:val="lowerRoman"/>
      <w:lvlText w:val="%6."/>
      <w:lvlJc w:val="right"/>
      <w:pPr>
        <w:ind w:left="3468" w:hanging="180"/>
      </w:pPr>
    </w:lvl>
    <w:lvl w:ilvl="6">
      <w:start w:val="1"/>
      <w:numFmt w:val="decimal"/>
      <w:lvlText w:val="%7."/>
      <w:lvlJc w:val="left"/>
      <w:pPr>
        <w:ind w:left="4188" w:hanging="360"/>
      </w:pPr>
    </w:lvl>
    <w:lvl w:ilvl="7">
      <w:start w:val="1"/>
      <w:numFmt w:val="lowerLetter"/>
      <w:lvlText w:val="%8."/>
      <w:lvlJc w:val="left"/>
      <w:pPr>
        <w:ind w:left="4908" w:hanging="360"/>
      </w:pPr>
    </w:lvl>
    <w:lvl w:ilvl="8">
      <w:start w:val="1"/>
      <w:numFmt w:val="lowerRoman"/>
      <w:lvlText w:val="%9."/>
      <w:lvlJc w:val="right"/>
      <w:pPr>
        <w:ind w:left="5628" w:hanging="180"/>
      </w:pPr>
    </w:lvl>
  </w:abstractNum>
  <w:abstractNum w:abstractNumId="79" w15:restartNumberingAfterBreak="0">
    <w:nsid w:val="755C0CE0"/>
    <w:multiLevelType w:val="hybridMultilevel"/>
    <w:tmpl w:val="C4A68708"/>
    <w:lvl w:ilvl="0" w:tplc="240A000F">
      <w:start w:val="1"/>
      <w:numFmt w:val="decimal"/>
      <w:lvlText w:val="%1."/>
      <w:lvlJc w:val="left"/>
      <w:pPr>
        <w:ind w:left="720" w:hanging="360"/>
      </w:pPr>
      <w:rPr>
        <w:rFonts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0" w15:restartNumberingAfterBreak="0">
    <w:nsid w:val="75823CA8"/>
    <w:multiLevelType w:val="hybridMultilevel"/>
    <w:tmpl w:val="47309152"/>
    <w:lvl w:ilvl="0" w:tplc="FFFFFFFF">
      <w:start w:val="1"/>
      <w:numFmt w:val="decimal"/>
      <w:lvlText w:val="%1."/>
      <w:lvlJc w:val="left"/>
      <w:pPr>
        <w:ind w:left="720" w:hanging="360"/>
      </w:pPr>
    </w:lvl>
    <w:lvl w:ilvl="1" w:tplc="24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67F2FE8"/>
    <w:multiLevelType w:val="hybridMultilevel"/>
    <w:tmpl w:val="09A205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77717328"/>
    <w:multiLevelType w:val="hybridMultilevel"/>
    <w:tmpl w:val="4A564B52"/>
    <w:lvl w:ilvl="0" w:tplc="9C40B0F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7885485C"/>
    <w:multiLevelType w:val="hybridMultilevel"/>
    <w:tmpl w:val="20746B92"/>
    <w:lvl w:ilvl="0" w:tplc="CECAAD06">
      <w:start w:val="1"/>
      <w:numFmt w:val="lowerLetter"/>
      <w:lvlText w:val="%1)"/>
      <w:lvlJc w:val="left"/>
      <w:pPr>
        <w:ind w:left="1069" w:hanging="360"/>
      </w:pPr>
      <w:rPr>
        <w:rFonts w:hint="default"/>
      </w:rPr>
    </w:lvl>
    <w:lvl w:ilvl="1" w:tplc="FFFFFFFF">
      <w:numFmt w:val="bullet"/>
      <w:lvlText w:val="-"/>
      <w:lvlJc w:val="left"/>
      <w:pPr>
        <w:ind w:left="1789" w:hanging="360"/>
      </w:pPr>
      <w:rPr>
        <w:rFonts w:hint="default" w:ascii="Calibri-Light" w:hAnsi="Calibri-Light" w:eastAsia="Arial" w:cs="Calibri-Light"/>
        <w:color w:val="606060"/>
      </w:rPr>
    </w:lvl>
    <w:lvl w:ilvl="2" w:tplc="FFFFFFFF" w:tentative="1">
      <w:start w:val="1"/>
      <w:numFmt w:val="bullet"/>
      <w:lvlText w:val=""/>
      <w:lvlJc w:val="left"/>
      <w:pPr>
        <w:ind w:left="2509" w:hanging="360"/>
      </w:pPr>
      <w:rPr>
        <w:rFonts w:hint="default" w:ascii="Wingdings" w:hAnsi="Wingdings"/>
      </w:rPr>
    </w:lvl>
    <w:lvl w:ilvl="3" w:tplc="FFFFFFFF" w:tentative="1">
      <w:start w:val="1"/>
      <w:numFmt w:val="bullet"/>
      <w:lvlText w:val=""/>
      <w:lvlJc w:val="left"/>
      <w:pPr>
        <w:ind w:left="3229" w:hanging="360"/>
      </w:pPr>
      <w:rPr>
        <w:rFonts w:hint="default" w:ascii="Symbol" w:hAnsi="Symbol"/>
      </w:rPr>
    </w:lvl>
    <w:lvl w:ilvl="4" w:tplc="FFFFFFFF" w:tentative="1">
      <w:start w:val="1"/>
      <w:numFmt w:val="bullet"/>
      <w:lvlText w:val="o"/>
      <w:lvlJc w:val="left"/>
      <w:pPr>
        <w:ind w:left="3949" w:hanging="360"/>
      </w:pPr>
      <w:rPr>
        <w:rFonts w:hint="default" w:ascii="Courier New" w:hAnsi="Courier New" w:cs="Courier New"/>
      </w:rPr>
    </w:lvl>
    <w:lvl w:ilvl="5" w:tplc="FFFFFFFF" w:tentative="1">
      <w:start w:val="1"/>
      <w:numFmt w:val="bullet"/>
      <w:lvlText w:val=""/>
      <w:lvlJc w:val="left"/>
      <w:pPr>
        <w:ind w:left="4669" w:hanging="360"/>
      </w:pPr>
      <w:rPr>
        <w:rFonts w:hint="default" w:ascii="Wingdings" w:hAnsi="Wingdings"/>
      </w:rPr>
    </w:lvl>
    <w:lvl w:ilvl="6" w:tplc="FFFFFFFF" w:tentative="1">
      <w:start w:val="1"/>
      <w:numFmt w:val="bullet"/>
      <w:lvlText w:val=""/>
      <w:lvlJc w:val="left"/>
      <w:pPr>
        <w:ind w:left="5389" w:hanging="360"/>
      </w:pPr>
      <w:rPr>
        <w:rFonts w:hint="default" w:ascii="Symbol" w:hAnsi="Symbol"/>
      </w:rPr>
    </w:lvl>
    <w:lvl w:ilvl="7" w:tplc="FFFFFFFF" w:tentative="1">
      <w:start w:val="1"/>
      <w:numFmt w:val="bullet"/>
      <w:lvlText w:val="o"/>
      <w:lvlJc w:val="left"/>
      <w:pPr>
        <w:ind w:left="6109" w:hanging="360"/>
      </w:pPr>
      <w:rPr>
        <w:rFonts w:hint="default" w:ascii="Courier New" w:hAnsi="Courier New" w:cs="Courier New"/>
      </w:rPr>
    </w:lvl>
    <w:lvl w:ilvl="8" w:tplc="FFFFFFFF" w:tentative="1">
      <w:start w:val="1"/>
      <w:numFmt w:val="bullet"/>
      <w:lvlText w:val=""/>
      <w:lvlJc w:val="left"/>
      <w:pPr>
        <w:ind w:left="6829" w:hanging="360"/>
      </w:pPr>
      <w:rPr>
        <w:rFonts w:hint="default" w:ascii="Wingdings" w:hAnsi="Wingdings"/>
      </w:rPr>
    </w:lvl>
  </w:abstractNum>
  <w:abstractNum w:abstractNumId="84" w15:restartNumberingAfterBreak="0">
    <w:nsid w:val="7AE60CF6"/>
    <w:multiLevelType w:val="hybridMultilevel"/>
    <w:tmpl w:val="FFFFFFFF"/>
    <w:lvl w:ilvl="0" w:tplc="240A000F">
      <w:start w:val="1"/>
      <w:numFmt w:val="decimal"/>
      <w:lvlText w:val="%1."/>
      <w:lvlJc w:val="left"/>
      <w:pPr>
        <w:ind w:left="720" w:hanging="360"/>
      </w:pPr>
      <w:rPr>
        <w:rFonts w:cs="Times New Roman"/>
        <w:b w:val="0"/>
        <w:bCs/>
      </w:rPr>
    </w:lvl>
    <w:lvl w:ilvl="1" w:tplc="D88272F6">
      <w:start w:val="1"/>
      <w:numFmt w:val="decimal"/>
      <w:lvlText w:val="%2."/>
      <w:lvlJc w:val="left"/>
      <w:pPr>
        <w:ind w:left="1512" w:hanging="432"/>
      </w:pPr>
      <w:rPr>
        <w:rFonts w:hint="default"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85" w15:restartNumberingAfterBreak="0">
    <w:nsid w:val="7B827248"/>
    <w:multiLevelType w:val="multilevel"/>
    <w:tmpl w:val="A02EA418"/>
    <w:lvl w:ilvl="0">
      <w:start w:val="1"/>
      <w:numFmt w:val="lowerLetter"/>
      <w:lvlText w:val="%1."/>
      <w:lvlJc w:val="left"/>
      <w:pPr>
        <w:ind w:left="862" w:hanging="360"/>
      </w:pPr>
    </w:lvl>
    <w:lvl w:ilvl="1">
      <w:start w:val="1"/>
      <w:numFmt w:val="lowerLetter"/>
      <w:lvlText w:val="%2)"/>
      <w:lvlJc w:val="left"/>
      <w:pPr>
        <w:ind w:left="1222" w:hanging="360"/>
      </w:pPr>
    </w:lvl>
    <w:lvl w:ilvl="2">
      <w:start w:val="1"/>
      <w:numFmt w:val="lowerRoman"/>
      <w:lvlText w:val="%3)"/>
      <w:lvlJc w:val="left"/>
      <w:pPr>
        <w:ind w:left="1582" w:hanging="360"/>
      </w:pPr>
    </w:lvl>
    <w:lvl w:ilvl="3">
      <w:start w:val="1"/>
      <w:numFmt w:val="decimal"/>
      <w:lvlText w:val="(%4)"/>
      <w:lvlJc w:val="left"/>
      <w:pPr>
        <w:ind w:left="1942" w:hanging="360"/>
      </w:pPr>
    </w:lvl>
    <w:lvl w:ilvl="4">
      <w:start w:val="1"/>
      <w:numFmt w:val="lowerLetter"/>
      <w:lvlText w:val="(%5)"/>
      <w:lvlJc w:val="left"/>
      <w:pPr>
        <w:ind w:left="2302" w:hanging="360"/>
      </w:pPr>
    </w:lvl>
    <w:lvl w:ilvl="5">
      <w:start w:val="1"/>
      <w:numFmt w:val="lowerRoman"/>
      <w:lvlText w:val="(%6)"/>
      <w:lvlJc w:val="left"/>
      <w:pPr>
        <w:ind w:left="2662" w:hanging="360"/>
      </w:pPr>
    </w:lvl>
    <w:lvl w:ilvl="6">
      <w:start w:val="1"/>
      <w:numFmt w:val="decimal"/>
      <w:lvlText w:val="%7."/>
      <w:lvlJc w:val="left"/>
      <w:pPr>
        <w:ind w:left="3022" w:hanging="360"/>
      </w:pPr>
    </w:lvl>
    <w:lvl w:ilvl="7">
      <w:start w:val="1"/>
      <w:numFmt w:val="lowerLetter"/>
      <w:lvlText w:val="%8."/>
      <w:lvlJc w:val="left"/>
      <w:pPr>
        <w:ind w:left="3382" w:hanging="360"/>
      </w:pPr>
    </w:lvl>
    <w:lvl w:ilvl="8">
      <w:start w:val="1"/>
      <w:numFmt w:val="lowerRoman"/>
      <w:lvlText w:val="%9."/>
      <w:lvlJc w:val="left"/>
      <w:pPr>
        <w:ind w:left="3742" w:hanging="360"/>
      </w:pPr>
    </w:lvl>
  </w:abstractNum>
  <w:abstractNum w:abstractNumId="86" w15:restartNumberingAfterBreak="0">
    <w:nsid w:val="7D004F68"/>
    <w:multiLevelType w:val="multilevel"/>
    <w:tmpl w:val="C94A923E"/>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E2D68EB"/>
    <w:multiLevelType w:val="multilevel"/>
    <w:tmpl w:val="AC8ADA0C"/>
    <w:lvl w:ilvl="0">
      <w:start w:val="1"/>
      <w:numFmt w:val="decimal"/>
      <w:lvlText w:val="%1."/>
      <w:lvlJc w:val="left"/>
      <w:pPr>
        <w:ind w:left="820" w:hanging="360"/>
      </w:pPr>
      <w:rPr>
        <w:rFonts w:hint="default" w:ascii="Arial Narrow" w:hAnsi="Arial Narrow"/>
        <w:sz w:val="24"/>
        <w:szCs w:val="24"/>
      </w:rPr>
    </w:lvl>
    <w:lvl w:ilvl="1">
      <w:start w:val="1"/>
      <w:numFmt w:val="bullet"/>
      <w:lvlText w:val="•"/>
      <w:lvlJc w:val="left"/>
      <w:pPr>
        <w:ind w:left="1694" w:hanging="360"/>
      </w:pPr>
    </w:lvl>
    <w:lvl w:ilvl="2">
      <w:start w:val="1"/>
      <w:numFmt w:val="bullet"/>
      <w:lvlText w:val="•"/>
      <w:lvlJc w:val="left"/>
      <w:pPr>
        <w:ind w:left="2568" w:hanging="360"/>
      </w:pPr>
    </w:lvl>
    <w:lvl w:ilvl="3">
      <w:start w:val="1"/>
      <w:numFmt w:val="bullet"/>
      <w:lvlText w:val="•"/>
      <w:lvlJc w:val="left"/>
      <w:pPr>
        <w:ind w:left="3442" w:hanging="360"/>
      </w:pPr>
    </w:lvl>
    <w:lvl w:ilvl="4">
      <w:start w:val="1"/>
      <w:numFmt w:val="bullet"/>
      <w:lvlText w:val="•"/>
      <w:lvlJc w:val="left"/>
      <w:pPr>
        <w:ind w:left="4316" w:hanging="360"/>
      </w:pPr>
    </w:lvl>
    <w:lvl w:ilvl="5">
      <w:start w:val="1"/>
      <w:numFmt w:val="bullet"/>
      <w:lvlText w:val="•"/>
      <w:lvlJc w:val="left"/>
      <w:pPr>
        <w:ind w:left="5191" w:hanging="360"/>
      </w:pPr>
    </w:lvl>
    <w:lvl w:ilvl="6">
      <w:start w:val="1"/>
      <w:numFmt w:val="bullet"/>
      <w:lvlText w:val="•"/>
      <w:lvlJc w:val="left"/>
      <w:pPr>
        <w:ind w:left="6065" w:hanging="360"/>
      </w:pPr>
    </w:lvl>
    <w:lvl w:ilvl="7">
      <w:start w:val="1"/>
      <w:numFmt w:val="bullet"/>
      <w:lvlText w:val="•"/>
      <w:lvlJc w:val="left"/>
      <w:pPr>
        <w:ind w:left="6939" w:hanging="360"/>
      </w:pPr>
    </w:lvl>
    <w:lvl w:ilvl="8">
      <w:start w:val="1"/>
      <w:numFmt w:val="bullet"/>
      <w:lvlText w:val="•"/>
      <w:lvlJc w:val="left"/>
      <w:pPr>
        <w:ind w:left="7813" w:hanging="360"/>
      </w:pPr>
    </w:lvl>
  </w:abstractNum>
  <w:abstractNum w:abstractNumId="88" w15:restartNumberingAfterBreak="0">
    <w:nsid w:val="7E781548"/>
    <w:multiLevelType w:val="hybridMultilevel"/>
    <w:tmpl w:val="4EAA25D4"/>
    <w:lvl w:ilvl="0" w:tplc="89C032F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15:restartNumberingAfterBreak="0">
    <w:nsid w:val="7EBE0360"/>
    <w:multiLevelType w:val="multilevel"/>
    <w:tmpl w:val="631ED2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ECE6A08"/>
    <w:multiLevelType w:val="hybridMultilevel"/>
    <w:tmpl w:val="16CE63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7F49622A"/>
    <w:multiLevelType w:val="hybridMultilevel"/>
    <w:tmpl w:val="250A59B6"/>
    <w:lvl w:ilvl="0" w:tplc="FFFFFFFF">
      <w:start w:val="1"/>
      <w:numFmt w:val="lowerLetter"/>
      <w:lvlText w:val="%1)"/>
      <w:lvlJc w:val="left"/>
      <w:pPr>
        <w:ind w:left="718" w:hanging="570"/>
      </w:pPr>
      <w:rPr>
        <w:rFonts w:hint="default"/>
      </w:rPr>
    </w:lvl>
    <w:lvl w:ilvl="1" w:tplc="240A000F">
      <w:start w:val="1"/>
      <w:numFmt w:val="decimal"/>
      <w:lvlText w:val="%2."/>
      <w:lvlJc w:val="left"/>
      <w:pPr>
        <w:ind w:left="720" w:hanging="360"/>
      </w:pPr>
    </w:lvl>
    <w:lvl w:ilvl="2" w:tplc="FFFFFFFF" w:tentative="1">
      <w:start w:val="1"/>
      <w:numFmt w:val="lowerRoman"/>
      <w:lvlText w:val="%3."/>
      <w:lvlJc w:val="right"/>
      <w:pPr>
        <w:ind w:left="1948" w:hanging="180"/>
      </w:pPr>
    </w:lvl>
    <w:lvl w:ilvl="3" w:tplc="FFFFFFFF" w:tentative="1">
      <w:start w:val="1"/>
      <w:numFmt w:val="decimal"/>
      <w:lvlText w:val="%4."/>
      <w:lvlJc w:val="left"/>
      <w:pPr>
        <w:ind w:left="2668" w:hanging="360"/>
      </w:pPr>
    </w:lvl>
    <w:lvl w:ilvl="4" w:tplc="FFFFFFFF" w:tentative="1">
      <w:start w:val="1"/>
      <w:numFmt w:val="lowerLetter"/>
      <w:lvlText w:val="%5."/>
      <w:lvlJc w:val="left"/>
      <w:pPr>
        <w:ind w:left="3388" w:hanging="360"/>
      </w:pPr>
    </w:lvl>
    <w:lvl w:ilvl="5" w:tplc="FFFFFFFF" w:tentative="1">
      <w:start w:val="1"/>
      <w:numFmt w:val="lowerRoman"/>
      <w:lvlText w:val="%6."/>
      <w:lvlJc w:val="right"/>
      <w:pPr>
        <w:ind w:left="4108" w:hanging="180"/>
      </w:pPr>
    </w:lvl>
    <w:lvl w:ilvl="6" w:tplc="FFFFFFFF" w:tentative="1">
      <w:start w:val="1"/>
      <w:numFmt w:val="decimal"/>
      <w:lvlText w:val="%7."/>
      <w:lvlJc w:val="left"/>
      <w:pPr>
        <w:ind w:left="4828" w:hanging="360"/>
      </w:pPr>
    </w:lvl>
    <w:lvl w:ilvl="7" w:tplc="FFFFFFFF" w:tentative="1">
      <w:start w:val="1"/>
      <w:numFmt w:val="lowerLetter"/>
      <w:lvlText w:val="%8."/>
      <w:lvlJc w:val="left"/>
      <w:pPr>
        <w:ind w:left="5548" w:hanging="360"/>
      </w:pPr>
    </w:lvl>
    <w:lvl w:ilvl="8" w:tplc="FFFFFFFF" w:tentative="1">
      <w:start w:val="1"/>
      <w:numFmt w:val="lowerRoman"/>
      <w:lvlText w:val="%9."/>
      <w:lvlJc w:val="right"/>
      <w:pPr>
        <w:ind w:left="6268" w:hanging="180"/>
      </w:pPr>
    </w:lvl>
  </w:abstractNum>
  <w:num w:numId="1" w16cid:durableId="1701776771">
    <w:abstractNumId w:val="28"/>
  </w:num>
  <w:num w:numId="2" w16cid:durableId="1785074483">
    <w:abstractNumId w:val="37"/>
  </w:num>
  <w:num w:numId="3" w16cid:durableId="894589607">
    <w:abstractNumId w:val="77"/>
  </w:num>
  <w:num w:numId="4" w16cid:durableId="970281665">
    <w:abstractNumId w:val="78"/>
  </w:num>
  <w:num w:numId="5" w16cid:durableId="1940797798">
    <w:abstractNumId w:val="30"/>
  </w:num>
  <w:num w:numId="6" w16cid:durableId="846208546">
    <w:abstractNumId w:val="53"/>
  </w:num>
  <w:num w:numId="7" w16cid:durableId="1200972644">
    <w:abstractNumId w:val="5"/>
  </w:num>
  <w:num w:numId="8" w16cid:durableId="1808933183">
    <w:abstractNumId w:val="42"/>
  </w:num>
  <w:num w:numId="9" w16cid:durableId="389768949">
    <w:abstractNumId w:val="72"/>
  </w:num>
  <w:num w:numId="10" w16cid:durableId="1488664144">
    <w:abstractNumId w:val="43"/>
  </w:num>
  <w:num w:numId="11" w16cid:durableId="1001543652">
    <w:abstractNumId w:val="52"/>
  </w:num>
  <w:num w:numId="12" w16cid:durableId="724567611">
    <w:abstractNumId w:val="69"/>
  </w:num>
  <w:num w:numId="13" w16cid:durableId="1366054176">
    <w:abstractNumId w:val="63"/>
  </w:num>
  <w:num w:numId="14" w16cid:durableId="1195582691">
    <w:abstractNumId w:val="56"/>
  </w:num>
  <w:num w:numId="15" w16cid:durableId="1893693928">
    <w:abstractNumId w:val="89"/>
  </w:num>
  <w:num w:numId="16" w16cid:durableId="758869794">
    <w:abstractNumId w:val="14"/>
  </w:num>
  <w:num w:numId="17" w16cid:durableId="133960247">
    <w:abstractNumId w:val="35"/>
  </w:num>
  <w:num w:numId="18" w16cid:durableId="255142227">
    <w:abstractNumId w:val="62"/>
  </w:num>
  <w:num w:numId="19" w16cid:durableId="1342858506">
    <w:abstractNumId w:val="58"/>
  </w:num>
  <w:num w:numId="20" w16cid:durableId="125784674">
    <w:abstractNumId w:val="59"/>
  </w:num>
  <w:num w:numId="21" w16cid:durableId="1834756092">
    <w:abstractNumId w:val="10"/>
  </w:num>
  <w:num w:numId="22" w16cid:durableId="1499996947">
    <w:abstractNumId w:val="55"/>
  </w:num>
  <w:num w:numId="23" w16cid:durableId="229269998">
    <w:abstractNumId w:val="71"/>
  </w:num>
  <w:num w:numId="24" w16cid:durableId="1612591263">
    <w:abstractNumId w:val="47"/>
  </w:num>
  <w:num w:numId="25" w16cid:durableId="1804036250">
    <w:abstractNumId w:val="75"/>
  </w:num>
  <w:num w:numId="26" w16cid:durableId="10961729">
    <w:abstractNumId w:val="46"/>
  </w:num>
  <w:num w:numId="27" w16cid:durableId="493959909">
    <w:abstractNumId w:val="4"/>
  </w:num>
  <w:num w:numId="28" w16cid:durableId="1864587899">
    <w:abstractNumId w:val="68"/>
  </w:num>
  <w:num w:numId="29" w16cid:durableId="870995325">
    <w:abstractNumId w:val="87"/>
  </w:num>
  <w:num w:numId="30" w16cid:durableId="1665891115">
    <w:abstractNumId w:val="13"/>
  </w:num>
  <w:num w:numId="31" w16cid:durableId="1760129156">
    <w:abstractNumId w:val="19"/>
  </w:num>
  <w:num w:numId="32" w16cid:durableId="308826567">
    <w:abstractNumId w:val="49"/>
  </w:num>
  <w:num w:numId="33" w16cid:durableId="1454592493">
    <w:abstractNumId w:val="23"/>
  </w:num>
  <w:num w:numId="34" w16cid:durableId="869152315">
    <w:abstractNumId w:val="44"/>
  </w:num>
  <w:num w:numId="35" w16cid:durableId="1961763340">
    <w:abstractNumId w:val="85"/>
  </w:num>
  <w:num w:numId="36" w16cid:durableId="640119164">
    <w:abstractNumId w:val="86"/>
  </w:num>
  <w:num w:numId="37" w16cid:durableId="403458653">
    <w:abstractNumId w:val="21"/>
  </w:num>
  <w:num w:numId="38" w16cid:durableId="1663579354">
    <w:abstractNumId w:val="57"/>
  </w:num>
  <w:num w:numId="39" w16cid:durableId="1680889342">
    <w:abstractNumId w:val="54"/>
  </w:num>
  <w:num w:numId="40" w16cid:durableId="1679229738">
    <w:abstractNumId w:val="41"/>
  </w:num>
  <w:num w:numId="41" w16cid:durableId="1418088515">
    <w:abstractNumId w:val="64"/>
  </w:num>
  <w:num w:numId="42" w16cid:durableId="1645812767">
    <w:abstractNumId w:val="33"/>
  </w:num>
  <w:num w:numId="43" w16cid:durableId="1759402499">
    <w:abstractNumId w:val="90"/>
  </w:num>
  <w:num w:numId="44" w16cid:durableId="1746804242">
    <w:abstractNumId w:val="61"/>
  </w:num>
  <w:num w:numId="45" w16cid:durableId="801655698">
    <w:abstractNumId w:val="20"/>
  </w:num>
  <w:num w:numId="46" w16cid:durableId="1079131806">
    <w:abstractNumId w:val="81"/>
  </w:num>
  <w:num w:numId="47" w16cid:durableId="1543905600">
    <w:abstractNumId w:val="45"/>
  </w:num>
  <w:num w:numId="48" w16cid:durableId="58796712">
    <w:abstractNumId w:val="34"/>
  </w:num>
  <w:num w:numId="49" w16cid:durableId="1778256944">
    <w:abstractNumId w:val="1"/>
  </w:num>
  <w:num w:numId="50" w16cid:durableId="1476608383">
    <w:abstractNumId w:val="66"/>
  </w:num>
  <w:num w:numId="51" w16cid:durableId="293366231">
    <w:abstractNumId w:val="27"/>
  </w:num>
  <w:num w:numId="52" w16cid:durableId="1087922356">
    <w:abstractNumId w:val="26"/>
  </w:num>
  <w:num w:numId="53" w16cid:durableId="377894791">
    <w:abstractNumId w:val="11"/>
  </w:num>
  <w:num w:numId="54" w16cid:durableId="992023507">
    <w:abstractNumId w:val="29"/>
  </w:num>
  <w:num w:numId="55" w16cid:durableId="909925953">
    <w:abstractNumId w:val="80"/>
  </w:num>
  <w:num w:numId="56" w16cid:durableId="1359044051">
    <w:abstractNumId w:val="2"/>
  </w:num>
  <w:num w:numId="57" w16cid:durableId="801995276">
    <w:abstractNumId w:val="0"/>
  </w:num>
  <w:num w:numId="58" w16cid:durableId="1798992284">
    <w:abstractNumId w:val="17"/>
  </w:num>
  <w:num w:numId="59" w16cid:durableId="1097825138">
    <w:abstractNumId w:val="91"/>
  </w:num>
  <w:num w:numId="60" w16cid:durableId="878323383">
    <w:abstractNumId w:val="67"/>
  </w:num>
  <w:num w:numId="61" w16cid:durableId="537819683">
    <w:abstractNumId w:val="32"/>
  </w:num>
  <w:num w:numId="62" w16cid:durableId="366834489">
    <w:abstractNumId w:val="18"/>
  </w:num>
  <w:num w:numId="63" w16cid:durableId="991720479">
    <w:abstractNumId w:val="25"/>
  </w:num>
  <w:num w:numId="64" w16cid:durableId="1351761179">
    <w:abstractNumId w:val="88"/>
  </w:num>
  <w:num w:numId="65" w16cid:durableId="90471848">
    <w:abstractNumId w:val="82"/>
  </w:num>
  <w:num w:numId="66" w16cid:durableId="127211274">
    <w:abstractNumId w:val="9"/>
  </w:num>
  <w:num w:numId="67" w16cid:durableId="947003617">
    <w:abstractNumId w:val="16"/>
  </w:num>
  <w:num w:numId="68" w16cid:durableId="853110858">
    <w:abstractNumId w:val="83"/>
  </w:num>
  <w:num w:numId="69" w16cid:durableId="213544382">
    <w:abstractNumId w:val="24"/>
  </w:num>
  <w:num w:numId="70" w16cid:durableId="1537884201">
    <w:abstractNumId w:val="76"/>
  </w:num>
  <w:num w:numId="71" w16cid:durableId="172845665">
    <w:abstractNumId w:val="65"/>
  </w:num>
  <w:num w:numId="72" w16cid:durableId="1968201574">
    <w:abstractNumId w:val="12"/>
  </w:num>
  <w:num w:numId="73" w16cid:durableId="1762985716">
    <w:abstractNumId w:val="31"/>
  </w:num>
  <w:num w:numId="74" w16cid:durableId="1144084260">
    <w:abstractNumId w:val="73"/>
  </w:num>
  <w:num w:numId="75" w16cid:durableId="1501461329">
    <w:abstractNumId w:val="39"/>
  </w:num>
  <w:num w:numId="76" w16cid:durableId="935557252">
    <w:abstractNumId w:val="36"/>
  </w:num>
  <w:num w:numId="77" w16cid:durableId="895244339">
    <w:abstractNumId w:val="40"/>
  </w:num>
  <w:num w:numId="78" w16cid:durableId="712313856">
    <w:abstractNumId w:val="60"/>
  </w:num>
  <w:num w:numId="79" w16cid:durableId="680670176">
    <w:abstractNumId w:val="79"/>
  </w:num>
  <w:num w:numId="80" w16cid:durableId="413017654">
    <w:abstractNumId w:val="7"/>
  </w:num>
  <w:num w:numId="81" w16cid:durableId="233006233">
    <w:abstractNumId w:val="8"/>
  </w:num>
  <w:num w:numId="82" w16cid:durableId="817305601">
    <w:abstractNumId w:val="3"/>
  </w:num>
  <w:num w:numId="83" w16cid:durableId="448204204">
    <w:abstractNumId w:val="38"/>
  </w:num>
  <w:num w:numId="84" w16cid:durableId="639380723">
    <w:abstractNumId w:val="51"/>
  </w:num>
  <w:num w:numId="85" w16cid:durableId="1373724335">
    <w:abstractNumId w:val="22"/>
  </w:num>
  <w:num w:numId="86" w16cid:durableId="1651400617">
    <w:abstractNumId w:val="70"/>
  </w:num>
  <w:num w:numId="87" w16cid:durableId="1113472899">
    <w:abstractNumId w:val="48"/>
  </w:num>
  <w:num w:numId="88" w16cid:durableId="722798451">
    <w:abstractNumId w:val="84"/>
  </w:num>
  <w:num w:numId="89" w16cid:durableId="1013454804">
    <w:abstractNumId w:val="15"/>
  </w:num>
  <w:num w:numId="90" w16cid:durableId="305279198">
    <w:abstractNumId w:val="74"/>
  </w:num>
  <w:num w:numId="91" w16cid:durableId="1242372577">
    <w:abstractNumId w:val="50"/>
  </w:num>
  <w:num w:numId="92" w16cid:durableId="1995063517">
    <w:abstractNumId w:val="6"/>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tiana Ramirez Gomez">
    <w15:presenceInfo w15:providerId="None" w15:userId="Tatiana Ramirez Gomez"/>
  </w15:person>
  <w15:person w15:author="Martha Inés Peña Delgado">
    <w15:presenceInfo w15:providerId="AD" w15:userId="S::mpena@pdabogados.com::18107306-1b4c-4868-b50f-6490c8f1aedc"/>
  </w15:person>
  <w15:person w15:author="Tatiana Ramírez">
    <w15:presenceInfo w15:providerId="AD" w15:userId="S::legal2@pdabogados.com::a4b84a2b-f0a1-448f-aa12-9a5036627a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hideSpellingErrors/>
  <w:hideGrammaticalErrors/>
  <w:trackRevisions w:val="tru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AAB"/>
    <w:rsid w:val="0000001D"/>
    <w:rsid w:val="000002EB"/>
    <w:rsid w:val="000006E2"/>
    <w:rsid w:val="00000A93"/>
    <w:rsid w:val="00000B7C"/>
    <w:rsid w:val="0000104C"/>
    <w:rsid w:val="00002223"/>
    <w:rsid w:val="0000513C"/>
    <w:rsid w:val="00005697"/>
    <w:rsid w:val="000057BF"/>
    <w:rsid w:val="00006D63"/>
    <w:rsid w:val="00006EEE"/>
    <w:rsid w:val="00010CE9"/>
    <w:rsid w:val="000113DD"/>
    <w:rsid w:val="00011917"/>
    <w:rsid w:val="00012DCD"/>
    <w:rsid w:val="000132FA"/>
    <w:rsid w:val="00013338"/>
    <w:rsid w:val="00013484"/>
    <w:rsid w:val="00014D26"/>
    <w:rsid w:val="0001641B"/>
    <w:rsid w:val="00017D68"/>
    <w:rsid w:val="00020381"/>
    <w:rsid w:val="00020468"/>
    <w:rsid w:val="00020932"/>
    <w:rsid w:val="0002160B"/>
    <w:rsid w:val="000219F6"/>
    <w:rsid w:val="00023D92"/>
    <w:rsid w:val="000248DE"/>
    <w:rsid w:val="00024D84"/>
    <w:rsid w:val="00027455"/>
    <w:rsid w:val="0003346A"/>
    <w:rsid w:val="0003491A"/>
    <w:rsid w:val="00036797"/>
    <w:rsid w:val="000367DF"/>
    <w:rsid w:val="00037570"/>
    <w:rsid w:val="00037E00"/>
    <w:rsid w:val="00040EF3"/>
    <w:rsid w:val="000413A7"/>
    <w:rsid w:val="00042CF8"/>
    <w:rsid w:val="0004339C"/>
    <w:rsid w:val="00044058"/>
    <w:rsid w:val="00044C90"/>
    <w:rsid w:val="00045E92"/>
    <w:rsid w:val="00046E95"/>
    <w:rsid w:val="00052BB8"/>
    <w:rsid w:val="00053489"/>
    <w:rsid w:val="00056C27"/>
    <w:rsid w:val="00061F5F"/>
    <w:rsid w:val="00062911"/>
    <w:rsid w:val="000629BC"/>
    <w:rsid w:val="00062BDB"/>
    <w:rsid w:val="00063801"/>
    <w:rsid w:val="00064B98"/>
    <w:rsid w:val="0006512E"/>
    <w:rsid w:val="000653F3"/>
    <w:rsid w:val="00066612"/>
    <w:rsid w:val="00066AD8"/>
    <w:rsid w:val="00072775"/>
    <w:rsid w:val="00072FDB"/>
    <w:rsid w:val="00076285"/>
    <w:rsid w:val="00077249"/>
    <w:rsid w:val="0007743D"/>
    <w:rsid w:val="00077CF3"/>
    <w:rsid w:val="000810EA"/>
    <w:rsid w:val="00081F97"/>
    <w:rsid w:val="0008289F"/>
    <w:rsid w:val="0008347B"/>
    <w:rsid w:val="0008372C"/>
    <w:rsid w:val="000862EC"/>
    <w:rsid w:val="00090C8B"/>
    <w:rsid w:val="00090DCC"/>
    <w:rsid w:val="000922A4"/>
    <w:rsid w:val="00092A29"/>
    <w:rsid w:val="00092CED"/>
    <w:rsid w:val="000932CA"/>
    <w:rsid w:val="00093B68"/>
    <w:rsid w:val="0009555C"/>
    <w:rsid w:val="000A0A89"/>
    <w:rsid w:val="000A6389"/>
    <w:rsid w:val="000A64B6"/>
    <w:rsid w:val="000B0BFE"/>
    <w:rsid w:val="000B217D"/>
    <w:rsid w:val="000B224A"/>
    <w:rsid w:val="000B2C4E"/>
    <w:rsid w:val="000B3881"/>
    <w:rsid w:val="000B6295"/>
    <w:rsid w:val="000B7D9D"/>
    <w:rsid w:val="000C02D1"/>
    <w:rsid w:val="000C03CA"/>
    <w:rsid w:val="000C18FD"/>
    <w:rsid w:val="000C2989"/>
    <w:rsid w:val="000C3AB1"/>
    <w:rsid w:val="000C4049"/>
    <w:rsid w:val="000C4EED"/>
    <w:rsid w:val="000C56D0"/>
    <w:rsid w:val="000C62E2"/>
    <w:rsid w:val="000C6711"/>
    <w:rsid w:val="000D1027"/>
    <w:rsid w:val="000D25EC"/>
    <w:rsid w:val="000D2965"/>
    <w:rsid w:val="000D2B2F"/>
    <w:rsid w:val="000D4A06"/>
    <w:rsid w:val="000D4B95"/>
    <w:rsid w:val="000D5E51"/>
    <w:rsid w:val="000D7521"/>
    <w:rsid w:val="000E008C"/>
    <w:rsid w:val="000E111E"/>
    <w:rsid w:val="000E3791"/>
    <w:rsid w:val="000E4DB0"/>
    <w:rsid w:val="000E5C47"/>
    <w:rsid w:val="000E70C3"/>
    <w:rsid w:val="000F022C"/>
    <w:rsid w:val="000F0915"/>
    <w:rsid w:val="000F14AF"/>
    <w:rsid w:val="000F1968"/>
    <w:rsid w:val="000F28A8"/>
    <w:rsid w:val="000F35CB"/>
    <w:rsid w:val="000F4785"/>
    <w:rsid w:val="000F55C2"/>
    <w:rsid w:val="000F5A6C"/>
    <w:rsid w:val="000F6598"/>
    <w:rsid w:val="000F76EB"/>
    <w:rsid w:val="001006E0"/>
    <w:rsid w:val="00100B45"/>
    <w:rsid w:val="001025F5"/>
    <w:rsid w:val="00106A0D"/>
    <w:rsid w:val="0010785B"/>
    <w:rsid w:val="001109D0"/>
    <w:rsid w:val="00111991"/>
    <w:rsid w:val="0011456F"/>
    <w:rsid w:val="00115ED2"/>
    <w:rsid w:val="00116961"/>
    <w:rsid w:val="00121E62"/>
    <w:rsid w:val="0012245F"/>
    <w:rsid w:val="00123F8C"/>
    <w:rsid w:val="0012486F"/>
    <w:rsid w:val="00124BA2"/>
    <w:rsid w:val="0012528B"/>
    <w:rsid w:val="00125B42"/>
    <w:rsid w:val="00125E7F"/>
    <w:rsid w:val="00127A71"/>
    <w:rsid w:val="001301E2"/>
    <w:rsid w:val="00130CCB"/>
    <w:rsid w:val="00131616"/>
    <w:rsid w:val="001317D3"/>
    <w:rsid w:val="0013244A"/>
    <w:rsid w:val="0013379A"/>
    <w:rsid w:val="001338C0"/>
    <w:rsid w:val="00136C07"/>
    <w:rsid w:val="00136DC7"/>
    <w:rsid w:val="001371B2"/>
    <w:rsid w:val="0014022A"/>
    <w:rsid w:val="00143304"/>
    <w:rsid w:val="001434DC"/>
    <w:rsid w:val="001440F5"/>
    <w:rsid w:val="001451A4"/>
    <w:rsid w:val="0014710B"/>
    <w:rsid w:val="00147724"/>
    <w:rsid w:val="00150CDC"/>
    <w:rsid w:val="00152145"/>
    <w:rsid w:val="0015386C"/>
    <w:rsid w:val="001543A2"/>
    <w:rsid w:val="0015475F"/>
    <w:rsid w:val="00155D62"/>
    <w:rsid w:val="001563FE"/>
    <w:rsid w:val="00160250"/>
    <w:rsid w:val="00160A5C"/>
    <w:rsid w:val="00161889"/>
    <w:rsid w:val="001635B2"/>
    <w:rsid w:val="00163FE8"/>
    <w:rsid w:val="00164198"/>
    <w:rsid w:val="00164D1A"/>
    <w:rsid w:val="00165339"/>
    <w:rsid w:val="00166E3B"/>
    <w:rsid w:val="00167B7E"/>
    <w:rsid w:val="00170B1F"/>
    <w:rsid w:val="00172279"/>
    <w:rsid w:val="0017715C"/>
    <w:rsid w:val="0018400E"/>
    <w:rsid w:val="0018549E"/>
    <w:rsid w:val="0018598A"/>
    <w:rsid w:val="001867E9"/>
    <w:rsid w:val="001901E6"/>
    <w:rsid w:val="001909B9"/>
    <w:rsid w:val="00191465"/>
    <w:rsid w:val="00191BF4"/>
    <w:rsid w:val="00192A14"/>
    <w:rsid w:val="00192CDC"/>
    <w:rsid w:val="00194ED0"/>
    <w:rsid w:val="00195F88"/>
    <w:rsid w:val="00196F77"/>
    <w:rsid w:val="001A10E2"/>
    <w:rsid w:val="001A23E9"/>
    <w:rsid w:val="001A2C49"/>
    <w:rsid w:val="001A5210"/>
    <w:rsid w:val="001A5916"/>
    <w:rsid w:val="001A698F"/>
    <w:rsid w:val="001B084B"/>
    <w:rsid w:val="001B2232"/>
    <w:rsid w:val="001B27A4"/>
    <w:rsid w:val="001B2929"/>
    <w:rsid w:val="001B33C5"/>
    <w:rsid w:val="001B3B41"/>
    <w:rsid w:val="001B43FE"/>
    <w:rsid w:val="001B6F3A"/>
    <w:rsid w:val="001C0781"/>
    <w:rsid w:val="001C15C8"/>
    <w:rsid w:val="001C1B72"/>
    <w:rsid w:val="001C2D7E"/>
    <w:rsid w:val="001C32F4"/>
    <w:rsid w:val="001C3365"/>
    <w:rsid w:val="001C58C6"/>
    <w:rsid w:val="001D1C6E"/>
    <w:rsid w:val="001D3A73"/>
    <w:rsid w:val="001D4711"/>
    <w:rsid w:val="001D5556"/>
    <w:rsid w:val="001D5B3D"/>
    <w:rsid w:val="001D7566"/>
    <w:rsid w:val="001E060F"/>
    <w:rsid w:val="001E1147"/>
    <w:rsid w:val="001E224C"/>
    <w:rsid w:val="001E2C3A"/>
    <w:rsid w:val="001E5134"/>
    <w:rsid w:val="001E721E"/>
    <w:rsid w:val="001F0B26"/>
    <w:rsid w:val="001F1E51"/>
    <w:rsid w:val="001F3184"/>
    <w:rsid w:val="001F4352"/>
    <w:rsid w:val="001F4ACD"/>
    <w:rsid w:val="001F4ADF"/>
    <w:rsid w:val="001F4C01"/>
    <w:rsid w:val="001F51C6"/>
    <w:rsid w:val="0020412F"/>
    <w:rsid w:val="002046C9"/>
    <w:rsid w:val="00204B32"/>
    <w:rsid w:val="00204CDF"/>
    <w:rsid w:val="0020536B"/>
    <w:rsid w:val="00206EC4"/>
    <w:rsid w:val="0020719D"/>
    <w:rsid w:val="0020732C"/>
    <w:rsid w:val="0020738F"/>
    <w:rsid w:val="0021014E"/>
    <w:rsid w:val="00210BA6"/>
    <w:rsid w:val="00211D7B"/>
    <w:rsid w:val="00212916"/>
    <w:rsid w:val="00212D6B"/>
    <w:rsid w:val="00216113"/>
    <w:rsid w:val="00216826"/>
    <w:rsid w:val="002176E2"/>
    <w:rsid w:val="00217C53"/>
    <w:rsid w:val="002211B5"/>
    <w:rsid w:val="00221A2E"/>
    <w:rsid w:val="00222FF2"/>
    <w:rsid w:val="00224227"/>
    <w:rsid w:val="00224AAF"/>
    <w:rsid w:val="00225A11"/>
    <w:rsid w:val="0022612D"/>
    <w:rsid w:val="002270B2"/>
    <w:rsid w:val="0023207F"/>
    <w:rsid w:val="00232EAB"/>
    <w:rsid w:val="00233682"/>
    <w:rsid w:val="002377B9"/>
    <w:rsid w:val="00237D6E"/>
    <w:rsid w:val="00241BCF"/>
    <w:rsid w:val="0024547B"/>
    <w:rsid w:val="00245E43"/>
    <w:rsid w:val="00246DA9"/>
    <w:rsid w:val="00246E83"/>
    <w:rsid w:val="00250C8B"/>
    <w:rsid w:val="002514F7"/>
    <w:rsid w:val="00251666"/>
    <w:rsid w:val="002550BE"/>
    <w:rsid w:val="002555AB"/>
    <w:rsid w:val="00255EFB"/>
    <w:rsid w:val="00256077"/>
    <w:rsid w:val="002563E2"/>
    <w:rsid w:val="00256ECA"/>
    <w:rsid w:val="00260934"/>
    <w:rsid w:val="0026282A"/>
    <w:rsid w:val="002629C0"/>
    <w:rsid w:val="002635F8"/>
    <w:rsid w:val="002659A5"/>
    <w:rsid w:val="0026707A"/>
    <w:rsid w:val="002713F5"/>
    <w:rsid w:val="002732DD"/>
    <w:rsid w:val="00275414"/>
    <w:rsid w:val="002764E8"/>
    <w:rsid w:val="002804E6"/>
    <w:rsid w:val="00280E3B"/>
    <w:rsid w:val="00282B02"/>
    <w:rsid w:val="00282B16"/>
    <w:rsid w:val="00282D4A"/>
    <w:rsid w:val="00285EC6"/>
    <w:rsid w:val="00286D89"/>
    <w:rsid w:val="0028711B"/>
    <w:rsid w:val="0028763B"/>
    <w:rsid w:val="00293813"/>
    <w:rsid w:val="00295F05"/>
    <w:rsid w:val="00296573"/>
    <w:rsid w:val="00296891"/>
    <w:rsid w:val="002A07F0"/>
    <w:rsid w:val="002A1925"/>
    <w:rsid w:val="002A1CF2"/>
    <w:rsid w:val="002A2D4B"/>
    <w:rsid w:val="002A31A8"/>
    <w:rsid w:val="002A38B5"/>
    <w:rsid w:val="002A4726"/>
    <w:rsid w:val="002A78DE"/>
    <w:rsid w:val="002A79A4"/>
    <w:rsid w:val="002A7EC0"/>
    <w:rsid w:val="002B0FE2"/>
    <w:rsid w:val="002B22D5"/>
    <w:rsid w:val="002B2A6B"/>
    <w:rsid w:val="002B42DE"/>
    <w:rsid w:val="002C01F4"/>
    <w:rsid w:val="002C1D05"/>
    <w:rsid w:val="002C2CB5"/>
    <w:rsid w:val="002C3636"/>
    <w:rsid w:val="002C3EF2"/>
    <w:rsid w:val="002C4A0F"/>
    <w:rsid w:val="002C5328"/>
    <w:rsid w:val="002C558E"/>
    <w:rsid w:val="002C5960"/>
    <w:rsid w:val="002C70C5"/>
    <w:rsid w:val="002C7762"/>
    <w:rsid w:val="002C7F9A"/>
    <w:rsid w:val="002D12CE"/>
    <w:rsid w:val="002D2595"/>
    <w:rsid w:val="002D2F56"/>
    <w:rsid w:val="002D3A7C"/>
    <w:rsid w:val="002D4755"/>
    <w:rsid w:val="002D5209"/>
    <w:rsid w:val="002D7102"/>
    <w:rsid w:val="002E0E35"/>
    <w:rsid w:val="002E32F5"/>
    <w:rsid w:val="002E3D15"/>
    <w:rsid w:val="002E439C"/>
    <w:rsid w:val="002E44A4"/>
    <w:rsid w:val="002E6434"/>
    <w:rsid w:val="002E65FE"/>
    <w:rsid w:val="002E68BF"/>
    <w:rsid w:val="002E716B"/>
    <w:rsid w:val="002ED202"/>
    <w:rsid w:val="002F0AA4"/>
    <w:rsid w:val="002F19AF"/>
    <w:rsid w:val="002F5089"/>
    <w:rsid w:val="002F573C"/>
    <w:rsid w:val="002F58FA"/>
    <w:rsid w:val="002F6160"/>
    <w:rsid w:val="00301D83"/>
    <w:rsid w:val="00301F5D"/>
    <w:rsid w:val="0030438A"/>
    <w:rsid w:val="00306C70"/>
    <w:rsid w:val="00307901"/>
    <w:rsid w:val="00312057"/>
    <w:rsid w:val="00312F96"/>
    <w:rsid w:val="00317FE0"/>
    <w:rsid w:val="00322460"/>
    <w:rsid w:val="00322A3E"/>
    <w:rsid w:val="003231D6"/>
    <w:rsid w:val="00323843"/>
    <w:rsid w:val="00323D7B"/>
    <w:rsid w:val="00325359"/>
    <w:rsid w:val="00325568"/>
    <w:rsid w:val="00325C06"/>
    <w:rsid w:val="00325C60"/>
    <w:rsid w:val="003271D5"/>
    <w:rsid w:val="003307EB"/>
    <w:rsid w:val="00330BE3"/>
    <w:rsid w:val="00330BE9"/>
    <w:rsid w:val="00331449"/>
    <w:rsid w:val="003316EA"/>
    <w:rsid w:val="00331BCE"/>
    <w:rsid w:val="00333CC1"/>
    <w:rsid w:val="0033561D"/>
    <w:rsid w:val="00335866"/>
    <w:rsid w:val="00336041"/>
    <w:rsid w:val="00336138"/>
    <w:rsid w:val="00336604"/>
    <w:rsid w:val="0033750B"/>
    <w:rsid w:val="00340486"/>
    <w:rsid w:val="00340F78"/>
    <w:rsid w:val="00341F4D"/>
    <w:rsid w:val="00343A01"/>
    <w:rsid w:val="00344ECF"/>
    <w:rsid w:val="00345BF4"/>
    <w:rsid w:val="00350165"/>
    <w:rsid w:val="0035186B"/>
    <w:rsid w:val="00351DFE"/>
    <w:rsid w:val="0035292B"/>
    <w:rsid w:val="00352D1F"/>
    <w:rsid w:val="00353C04"/>
    <w:rsid w:val="00353CF9"/>
    <w:rsid w:val="00354EA4"/>
    <w:rsid w:val="00360D38"/>
    <w:rsid w:val="00362FA6"/>
    <w:rsid w:val="003631A5"/>
    <w:rsid w:val="00365135"/>
    <w:rsid w:val="0036615B"/>
    <w:rsid w:val="00367DA0"/>
    <w:rsid w:val="00370A82"/>
    <w:rsid w:val="00370AAE"/>
    <w:rsid w:val="003719C0"/>
    <w:rsid w:val="00376F47"/>
    <w:rsid w:val="00377C75"/>
    <w:rsid w:val="00377FFA"/>
    <w:rsid w:val="00384F52"/>
    <w:rsid w:val="00385DB9"/>
    <w:rsid w:val="00385FCA"/>
    <w:rsid w:val="003873BC"/>
    <w:rsid w:val="0039016E"/>
    <w:rsid w:val="00390FDC"/>
    <w:rsid w:val="003915FC"/>
    <w:rsid w:val="00392AD8"/>
    <w:rsid w:val="00392E06"/>
    <w:rsid w:val="00392F08"/>
    <w:rsid w:val="0039350B"/>
    <w:rsid w:val="00394590"/>
    <w:rsid w:val="003947E6"/>
    <w:rsid w:val="00397437"/>
    <w:rsid w:val="003A05CA"/>
    <w:rsid w:val="003A3A45"/>
    <w:rsid w:val="003A6EAE"/>
    <w:rsid w:val="003A6EE9"/>
    <w:rsid w:val="003A6F43"/>
    <w:rsid w:val="003B020A"/>
    <w:rsid w:val="003B07AD"/>
    <w:rsid w:val="003B230B"/>
    <w:rsid w:val="003B3724"/>
    <w:rsid w:val="003B39D1"/>
    <w:rsid w:val="003B424D"/>
    <w:rsid w:val="003B49C9"/>
    <w:rsid w:val="003B4AEE"/>
    <w:rsid w:val="003C2C0C"/>
    <w:rsid w:val="003C2E80"/>
    <w:rsid w:val="003C2F96"/>
    <w:rsid w:val="003C77F3"/>
    <w:rsid w:val="003D16FE"/>
    <w:rsid w:val="003D4048"/>
    <w:rsid w:val="003D6117"/>
    <w:rsid w:val="003D68F1"/>
    <w:rsid w:val="003E02AA"/>
    <w:rsid w:val="003E0509"/>
    <w:rsid w:val="003E0D06"/>
    <w:rsid w:val="003E173A"/>
    <w:rsid w:val="003E266D"/>
    <w:rsid w:val="003E3462"/>
    <w:rsid w:val="003E4645"/>
    <w:rsid w:val="003E539F"/>
    <w:rsid w:val="003E58C1"/>
    <w:rsid w:val="003E784F"/>
    <w:rsid w:val="003F02FA"/>
    <w:rsid w:val="003F30CF"/>
    <w:rsid w:val="003F4ACA"/>
    <w:rsid w:val="00403676"/>
    <w:rsid w:val="0041305B"/>
    <w:rsid w:val="00413306"/>
    <w:rsid w:val="00413CA8"/>
    <w:rsid w:val="00414B4A"/>
    <w:rsid w:val="004175FD"/>
    <w:rsid w:val="00417C0D"/>
    <w:rsid w:val="00417C49"/>
    <w:rsid w:val="004219ED"/>
    <w:rsid w:val="00421D9A"/>
    <w:rsid w:val="00421F54"/>
    <w:rsid w:val="0042228A"/>
    <w:rsid w:val="0042509E"/>
    <w:rsid w:val="0042734B"/>
    <w:rsid w:val="004301D3"/>
    <w:rsid w:val="00430474"/>
    <w:rsid w:val="004310F4"/>
    <w:rsid w:val="00432DF0"/>
    <w:rsid w:val="00434849"/>
    <w:rsid w:val="00435BBF"/>
    <w:rsid w:val="00444013"/>
    <w:rsid w:val="00445361"/>
    <w:rsid w:val="0044557D"/>
    <w:rsid w:val="00445BF8"/>
    <w:rsid w:val="0044607C"/>
    <w:rsid w:val="004509A1"/>
    <w:rsid w:val="00451615"/>
    <w:rsid w:val="004530DA"/>
    <w:rsid w:val="004531A1"/>
    <w:rsid w:val="004541CF"/>
    <w:rsid w:val="00454AAB"/>
    <w:rsid w:val="00456EDA"/>
    <w:rsid w:val="004575A7"/>
    <w:rsid w:val="00457845"/>
    <w:rsid w:val="00460E4F"/>
    <w:rsid w:val="00460F8E"/>
    <w:rsid w:val="00461645"/>
    <w:rsid w:val="00462C94"/>
    <w:rsid w:val="0046525E"/>
    <w:rsid w:val="004671E5"/>
    <w:rsid w:val="0046757B"/>
    <w:rsid w:val="004705AC"/>
    <w:rsid w:val="004711E7"/>
    <w:rsid w:val="00471D29"/>
    <w:rsid w:val="004728DF"/>
    <w:rsid w:val="00473D25"/>
    <w:rsid w:val="004757D7"/>
    <w:rsid w:val="0047646A"/>
    <w:rsid w:val="0047692C"/>
    <w:rsid w:val="00476B6B"/>
    <w:rsid w:val="00482295"/>
    <w:rsid w:val="00483479"/>
    <w:rsid w:val="0048391C"/>
    <w:rsid w:val="004853CC"/>
    <w:rsid w:val="00485751"/>
    <w:rsid w:val="004870F5"/>
    <w:rsid w:val="00490040"/>
    <w:rsid w:val="00491167"/>
    <w:rsid w:val="00491AF3"/>
    <w:rsid w:val="0049268D"/>
    <w:rsid w:val="00492BD6"/>
    <w:rsid w:val="00493758"/>
    <w:rsid w:val="00493FD8"/>
    <w:rsid w:val="00494F12"/>
    <w:rsid w:val="004965AB"/>
    <w:rsid w:val="00496C10"/>
    <w:rsid w:val="00497689"/>
    <w:rsid w:val="004A0204"/>
    <w:rsid w:val="004A3EAD"/>
    <w:rsid w:val="004A488F"/>
    <w:rsid w:val="004A4ACB"/>
    <w:rsid w:val="004A4D9A"/>
    <w:rsid w:val="004A4F35"/>
    <w:rsid w:val="004A52D6"/>
    <w:rsid w:val="004A6331"/>
    <w:rsid w:val="004A6569"/>
    <w:rsid w:val="004A673B"/>
    <w:rsid w:val="004A6920"/>
    <w:rsid w:val="004A7142"/>
    <w:rsid w:val="004B0F94"/>
    <w:rsid w:val="004B1D7D"/>
    <w:rsid w:val="004B2513"/>
    <w:rsid w:val="004B2923"/>
    <w:rsid w:val="004B3C08"/>
    <w:rsid w:val="004B454E"/>
    <w:rsid w:val="004B51CD"/>
    <w:rsid w:val="004B530F"/>
    <w:rsid w:val="004B5478"/>
    <w:rsid w:val="004B56CD"/>
    <w:rsid w:val="004B58E6"/>
    <w:rsid w:val="004B59F6"/>
    <w:rsid w:val="004B6381"/>
    <w:rsid w:val="004B7900"/>
    <w:rsid w:val="004C0415"/>
    <w:rsid w:val="004C0716"/>
    <w:rsid w:val="004C26C4"/>
    <w:rsid w:val="004C361B"/>
    <w:rsid w:val="004C4CBF"/>
    <w:rsid w:val="004C5F12"/>
    <w:rsid w:val="004C6BBC"/>
    <w:rsid w:val="004D2482"/>
    <w:rsid w:val="004D2DCE"/>
    <w:rsid w:val="004D62AA"/>
    <w:rsid w:val="004D6BB5"/>
    <w:rsid w:val="004E0EDC"/>
    <w:rsid w:val="004E4769"/>
    <w:rsid w:val="004E48C4"/>
    <w:rsid w:val="004E5D1B"/>
    <w:rsid w:val="004E7113"/>
    <w:rsid w:val="004E7721"/>
    <w:rsid w:val="004E782C"/>
    <w:rsid w:val="004F01E0"/>
    <w:rsid w:val="004F193F"/>
    <w:rsid w:val="004F1D73"/>
    <w:rsid w:val="004F33FE"/>
    <w:rsid w:val="004F3AB8"/>
    <w:rsid w:val="004F3C88"/>
    <w:rsid w:val="004F5863"/>
    <w:rsid w:val="004F61C7"/>
    <w:rsid w:val="004F7A79"/>
    <w:rsid w:val="00502425"/>
    <w:rsid w:val="005026BE"/>
    <w:rsid w:val="00503F45"/>
    <w:rsid w:val="005048BD"/>
    <w:rsid w:val="00507DBD"/>
    <w:rsid w:val="00513AD2"/>
    <w:rsid w:val="00513F13"/>
    <w:rsid w:val="0051657C"/>
    <w:rsid w:val="005210F1"/>
    <w:rsid w:val="0052175E"/>
    <w:rsid w:val="00523E95"/>
    <w:rsid w:val="005246E3"/>
    <w:rsid w:val="00524EF1"/>
    <w:rsid w:val="005304C9"/>
    <w:rsid w:val="00530E68"/>
    <w:rsid w:val="00532F43"/>
    <w:rsid w:val="005359FC"/>
    <w:rsid w:val="0054027D"/>
    <w:rsid w:val="00540BDF"/>
    <w:rsid w:val="005444FE"/>
    <w:rsid w:val="00545DDE"/>
    <w:rsid w:val="00547701"/>
    <w:rsid w:val="00547AC6"/>
    <w:rsid w:val="00550D96"/>
    <w:rsid w:val="00551689"/>
    <w:rsid w:val="005524B1"/>
    <w:rsid w:val="005539D2"/>
    <w:rsid w:val="00554428"/>
    <w:rsid w:val="0055609C"/>
    <w:rsid w:val="005576EA"/>
    <w:rsid w:val="00560665"/>
    <w:rsid w:val="00561873"/>
    <w:rsid w:val="005620AA"/>
    <w:rsid w:val="00564E23"/>
    <w:rsid w:val="005654FA"/>
    <w:rsid w:val="00567260"/>
    <w:rsid w:val="0056755E"/>
    <w:rsid w:val="0056759D"/>
    <w:rsid w:val="00570845"/>
    <w:rsid w:val="00571521"/>
    <w:rsid w:val="00574C40"/>
    <w:rsid w:val="0057501F"/>
    <w:rsid w:val="00575177"/>
    <w:rsid w:val="005765EB"/>
    <w:rsid w:val="00581C22"/>
    <w:rsid w:val="00582AF9"/>
    <w:rsid w:val="005838F6"/>
    <w:rsid w:val="00583DE2"/>
    <w:rsid w:val="00584C09"/>
    <w:rsid w:val="00584F76"/>
    <w:rsid w:val="00585BA0"/>
    <w:rsid w:val="00586497"/>
    <w:rsid w:val="00586714"/>
    <w:rsid w:val="0058734E"/>
    <w:rsid w:val="00587732"/>
    <w:rsid w:val="00587C00"/>
    <w:rsid w:val="005905FC"/>
    <w:rsid w:val="005918A2"/>
    <w:rsid w:val="0059336C"/>
    <w:rsid w:val="00595159"/>
    <w:rsid w:val="005969B1"/>
    <w:rsid w:val="005A5641"/>
    <w:rsid w:val="005A6D73"/>
    <w:rsid w:val="005A70C0"/>
    <w:rsid w:val="005B1305"/>
    <w:rsid w:val="005B2047"/>
    <w:rsid w:val="005B3650"/>
    <w:rsid w:val="005C0CE1"/>
    <w:rsid w:val="005C1270"/>
    <w:rsid w:val="005C2E0C"/>
    <w:rsid w:val="005C369B"/>
    <w:rsid w:val="005C3D58"/>
    <w:rsid w:val="005C45B3"/>
    <w:rsid w:val="005C553F"/>
    <w:rsid w:val="005C7052"/>
    <w:rsid w:val="005C79A0"/>
    <w:rsid w:val="005C7BA9"/>
    <w:rsid w:val="005C7EA6"/>
    <w:rsid w:val="005D14DB"/>
    <w:rsid w:val="005D44D2"/>
    <w:rsid w:val="005D64CB"/>
    <w:rsid w:val="005E55E7"/>
    <w:rsid w:val="005E58A5"/>
    <w:rsid w:val="005E61E4"/>
    <w:rsid w:val="005E6974"/>
    <w:rsid w:val="005F0584"/>
    <w:rsid w:val="005F1C40"/>
    <w:rsid w:val="005F2D74"/>
    <w:rsid w:val="005F667C"/>
    <w:rsid w:val="005F7153"/>
    <w:rsid w:val="005F76C8"/>
    <w:rsid w:val="00605EB3"/>
    <w:rsid w:val="00607476"/>
    <w:rsid w:val="006119B8"/>
    <w:rsid w:val="00615393"/>
    <w:rsid w:val="00617093"/>
    <w:rsid w:val="0062015F"/>
    <w:rsid w:val="00622305"/>
    <w:rsid w:val="00622E7C"/>
    <w:rsid w:val="00624D0A"/>
    <w:rsid w:val="00625465"/>
    <w:rsid w:val="0062552D"/>
    <w:rsid w:val="006278A8"/>
    <w:rsid w:val="00631BCE"/>
    <w:rsid w:val="00632ABE"/>
    <w:rsid w:val="006330B3"/>
    <w:rsid w:val="0063529C"/>
    <w:rsid w:val="00635A39"/>
    <w:rsid w:val="00635BB5"/>
    <w:rsid w:val="00637630"/>
    <w:rsid w:val="006376B2"/>
    <w:rsid w:val="00640BC2"/>
    <w:rsid w:val="006423FC"/>
    <w:rsid w:val="00643345"/>
    <w:rsid w:val="00645676"/>
    <w:rsid w:val="00645D3D"/>
    <w:rsid w:val="00645F47"/>
    <w:rsid w:val="00651034"/>
    <w:rsid w:val="00653839"/>
    <w:rsid w:val="0065440B"/>
    <w:rsid w:val="00656248"/>
    <w:rsid w:val="006566B3"/>
    <w:rsid w:val="00656EA1"/>
    <w:rsid w:val="00657220"/>
    <w:rsid w:val="00662235"/>
    <w:rsid w:val="006641DF"/>
    <w:rsid w:val="0066427C"/>
    <w:rsid w:val="0066514F"/>
    <w:rsid w:val="00665337"/>
    <w:rsid w:val="00666B65"/>
    <w:rsid w:val="00666D1B"/>
    <w:rsid w:val="00667DF9"/>
    <w:rsid w:val="0067094F"/>
    <w:rsid w:val="00670BCF"/>
    <w:rsid w:val="00673FF4"/>
    <w:rsid w:val="0067430D"/>
    <w:rsid w:val="006770CC"/>
    <w:rsid w:val="00680CB5"/>
    <w:rsid w:val="0068118D"/>
    <w:rsid w:val="006813CE"/>
    <w:rsid w:val="00681898"/>
    <w:rsid w:val="0068197B"/>
    <w:rsid w:val="006826FE"/>
    <w:rsid w:val="00683C44"/>
    <w:rsid w:val="006850E7"/>
    <w:rsid w:val="006923BB"/>
    <w:rsid w:val="00694AB7"/>
    <w:rsid w:val="00694B64"/>
    <w:rsid w:val="006950B3"/>
    <w:rsid w:val="00695A87"/>
    <w:rsid w:val="00695D7B"/>
    <w:rsid w:val="00695E35"/>
    <w:rsid w:val="0069655E"/>
    <w:rsid w:val="00697D32"/>
    <w:rsid w:val="00697FC7"/>
    <w:rsid w:val="006A0242"/>
    <w:rsid w:val="006A13DB"/>
    <w:rsid w:val="006A25B1"/>
    <w:rsid w:val="006A5EE5"/>
    <w:rsid w:val="006A6930"/>
    <w:rsid w:val="006A69B4"/>
    <w:rsid w:val="006A6FC1"/>
    <w:rsid w:val="006A7477"/>
    <w:rsid w:val="006A7CB3"/>
    <w:rsid w:val="006B0405"/>
    <w:rsid w:val="006B1428"/>
    <w:rsid w:val="006B16F3"/>
    <w:rsid w:val="006B3CF1"/>
    <w:rsid w:val="006B6955"/>
    <w:rsid w:val="006C0A60"/>
    <w:rsid w:val="006C1923"/>
    <w:rsid w:val="006C26DB"/>
    <w:rsid w:val="006D0245"/>
    <w:rsid w:val="006D02F8"/>
    <w:rsid w:val="006D04B8"/>
    <w:rsid w:val="006D0D10"/>
    <w:rsid w:val="006D17B2"/>
    <w:rsid w:val="006D17E6"/>
    <w:rsid w:val="006D6D9E"/>
    <w:rsid w:val="006D6FDA"/>
    <w:rsid w:val="006D773E"/>
    <w:rsid w:val="006E085A"/>
    <w:rsid w:val="006E0BC3"/>
    <w:rsid w:val="006E43B5"/>
    <w:rsid w:val="006E455F"/>
    <w:rsid w:val="006E59CA"/>
    <w:rsid w:val="006E5FF5"/>
    <w:rsid w:val="006E6BCA"/>
    <w:rsid w:val="006E7BB5"/>
    <w:rsid w:val="006E7EE0"/>
    <w:rsid w:val="006F08F7"/>
    <w:rsid w:val="006F2D31"/>
    <w:rsid w:val="006F2E5E"/>
    <w:rsid w:val="006F3899"/>
    <w:rsid w:val="006F3C71"/>
    <w:rsid w:val="006F41A6"/>
    <w:rsid w:val="006F6462"/>
    <w:rsid w:val="006F6596"/>
    <w:rsid w:val="006F7068"/>
    <w:rsid w:val="006F7DCC"/>
    <w:rsid w:val="007005F7"/>
    <w:rsid w:val="007008D1"/>
    <w:rsid w:val="007010A8"/>
    <w:rsid w:val="00701BC7"/>
    <w:rsid w:val="00701E69"/>
    <w:rsid w:val="00701FF6"/>
    <w:rsid w:val="007048E9"/>
    <w:rsid w:val="007155A4"/>
    <w:rsid w:val="00716082"/>
    <w:rsid w:val="007161BC"/>
    <w:rsid w:val="0071728F"/>
    <w:rsid w:val="007179AE"/>
    <w:rsid w:val="007200CF"/>
    <w:rsid w:val="0072138D"/>
    <w:rsid w:val="007221EA"/>
    <w:rsid w:val="00723D89"/>
    <w:rsid w:val="00723DF5"/>
    <w:rsid w:val="00725450"/>
    <w:rsid w:val="00725A4D"/>
    <w:rsid w:val="00726F11"/>
    <w:rsid w:val="007277DE"/>
    <w:rsid w:val="007318B2"/>
    <w:rsid w:val="00732EB9"/>
    <w:rsid w:val="007332E8"/>
    <w:rsid w:val="007344F6"/>
    <w:rsid w:val="00734F27"/>
    <w:rsid w:val="00736030"/>
    <w:rsid w:val="0073694A"/>
    <w:rsid w:val="00736D29"/>
    <w:rsid w:val="00737451"/>
    <w:rsid w:val="007409E5"/>
    <w:rsid w:val="00741B15"/>
    <w:rsid w:val="007431C9"/>
    <w:rsid w:val="00743D2B"/>
    <w:rsid w:val="00745561"/>
    <w:rsid w:val="00747F95"/>
    <w:rsid w:val="0075111B"/>
    <w:rsid w:val="00751CBB"/>
    <w:rsid w:val="007520C8"/>
    <w:rsid w:val="0075240E"/>
    <w:rsid w:val="007613BF"/>
    <w:rsid w:val="007616DB"/>
    <w:rsid w:val="00761E50"/>
    <w:rsid w:val="007625F4"/>
    <w:rsid w:val="00762673"/>
    <w:rsid w:val="00765C64"/>
    <w:rsid w:val="00765E72"/>
    <w:rsid w:val="00765EBB"/>
    <w:rsid w:val="00766FF6"/>
    <w:rsid w:val="0077049F"/>
    <w:rsid w:val="00771731"/>
    <w:rsid w:val="007721B1"/>
    <w:rsid w:val="00774EA3"/>
    <w:rsid w:val="00774F22"/>
    <w:rsid w:val="00775C17"/>
    <w:rsid w:val="00777A5A"/>
    <w:rsid w:val="00777EDE"/>
    <w:rsid w:val="00780C70"/>
    <w:rsid w:val="007818B4"/>
    <w:rsid w:val="007916DD"/>
    <w:rsid w:val="00791753"/>
    <w:rsid w:val="0079206A"/>
    <w:rsid w:val="00793CA3"/>
    <w:rsid w:val="00794CD3"/>
    <w:rsid w:val="00794FFE"/>
    <w:rsid w:val="00795837"/>
    <w:rsid w:val="00796420"/>
    <w:rsid w:val="007973AD"/>
    <w:rsid w:val="007973EF"/>
    <w:rsid w:val="007A0A44"/>
    <w:rsid w:val="007A32F4"/>
    <w:rsid w:val="007A35E2"/>
    <w:rsid w:val="007A387E"/>
    <w:rsid w:val="007A4478"/>
    <w:rsid w:val="007A4586"/>
    <w:rsid w:val="007A4E43"/>
    <w:rsid w:val="007A4F3E"/>
    <w:rsid w:val="007A4F5D"/>
    <w:rsid w:val="007A5377"/>
    <w:rsid w:val="007A6554"/>
    <w:rsid w:val="007B3290"/>
    <w:rsid w:val="007B3333"/>
    <w:rsid w:val="007B4878"/>
    <w:rsid w:val="007B4C5C"/>
    <w:rsid w:val="007B580B"/>
    <w:rsid w:val="007B63BB"/>
    <w:rsid w:val="007C27DA"/>
    <w:rsid w:val="007C4479"/>
    <w:rsid w:val="007C4C92"/>
    <w:rsid w:val="007C4D3E"/>
    <w:rsid w:val="007C5099"/>
    <w:rsid w:val="007D0F8D"/>
    <w:rsid w:val="007D1DC7"/>
    <w:rsid w:val="007D2630"/>
    <w:rsid w:val="007D400D"/>
    <w:rsid w:val="007D5590"/>
    <w:rsid w:val="007D6C83"/>
    <w:rsid w:val="007E0301"/>
    <w:rsid w:val="007E3E3F"/>
    <w:rsid w:val="007E4D62"/>
    <w:rsid w:val="007E7646"/>
    <w:rsid w:val="007F1B11"/>
    <w:rsid w:val="007F1DCB"/>
    <w:rsid w:val="007F4AD8"/>
    <w:rsid w:val="007F64F2"/>
    <w:rsid w:val="008006F1"/>
    <w:rsid w:val="0080343B"/>
    <w:rsid w:val="0080374E"/>
    <w:rsid w:val="008037AC"/>
    <w:rsid w:val="008041E6"/>
    <w:rsid w:val="0080610E"/>
    <w:rsid w:val="008078D3"/>
    <w:rsid w:val="008100B6"/>
    <w:rsid w:val="0081528A"/>
    <w:rsid w:val="00823517"/>
    <w:rsid w:val="008249A1"/>
    <w:rsid w:val="00824BB4"/>
    <w:rsid w:val="00824D1C"/>
    <w:rsid w:val="00825E9F"/>
    <w:rsid w:val="00826F8E"/>
    <w:rsid w:val="0083013E"/>
    <w:rsid w:val="00831B27"/>
    <w:rsid w:val="0083432B"/>
    <w:rsid w:val="00834E9E"/>
    <w:rsid w:val="00835B8F"/>
    <w:rsid w:val="00835BD3"/>
    <w:rsid w:val="00841327"/>
    <w:rsid w:val="00842DED"/>
    <w:rsid w:val="00842EA5"/>
    <w:rsid w:val="00843095"/>
    <w:rsid w:val="00852E67"/>
    <w:rsid w:val="00854643"/>
    <w:rsid w:val="00856ED1"/>
    <w:rsid w:val="00857C54"/>
    <w:rsid w:val="00857FC9"/>
    <w:rsid w:val="00861139"/>
    <w:rsid w:val="008628C8"/>
    <w:rsid w:val="008635F9"/>
    <w:rsid w:val="00864ADC"/>
    <w:rsid w:val="008653E5"/>
    <w:rsid w:val="00865C40"/>
    <w:rsid w:val="00865CD2"/>
    <w:rsid w:val="00866457"/>
    <w:rsid w:val="00866B3F"/>
    <w:rsid w:val="00866C07"/>
    <w:rsid w:val="0086774C"/>
    <w:rsid w:val="00867EE9"/>
    <w:rsid w:val="00870B17"/>
    <w:rsid w:val="00870D52"/>
    <w:rsid w:val="00871280"/>
    <w:rsid w:val="008740ED"/>
    <w:rsid w:val="008759A3"/>
    <w:rsid w:val="0087656A"/>
    <w:rsid w:val="00876720"/>
    <w:rsid w:val="008768C3"/>
    <w:rsid w:val="00876B23"/>
    <w:rsid w:val="00881E01"/>
    <w:rsid w:val="00885FD8"/>
    <w:rsid w:val="0089085A"/>
    <w:rsid w:val="00891C1B"/>
    <w:rsid w:val="00894346"/>
    <w:rsid w:val="0089442A"/>
    <w:rsid w:val="00895F30"/>
    <w:rsid w:val="0089657C"/>
    <w:rsid w:val="0089706C"/>
    <w:rsid w:val="008970D4"/>
    <w:rsid w:val="008A1B1F"/>
    <w:rsid w:val="008A428F"/>
    <w:rsid w:val="008A5410"/>
    <w:rsid w:val="008A5A24"/>
    <w:rsid w:val="008B05F1"/>
    <w:rsid w:val="008B3909"/>
    <w:rsid w:val="008B3B93"/>
    <w:rsid w:val="008B5AE8"/>
    <w:rsid w:val="008B6304"/>
    <w:rsid w:val="008B6D37"/>
    <w:rsid w:val="008B75C0"/>
    <w:rsid w:val="008B7CA2"/>
    <w:rsid w:val="008C07E1"/>
    <w:rsid w:val="008C48D9"/>
    <w:rsid w:val="008C6EDB"/>
    <w:rsid w:val="008C76EE"/>
    <w:rsid w:val="008D0257"/>
    <w:rsid w:val="008D0AD0"/>
    <w:rsid w:val="008D107B"/>
    <w:rsid w:val="008D17B2"/>
    <w:rsid w:val="008D5F17"/>
    <w:rsid w:val="008D6599"/>
    <w:rsid w:val="008D661D"/>
    <w:rsid w:val="008D747A"/>
    <w:rsid w:val="008D7E69"/>
    <w:rsid w:val="008E04D7"/>
    <w:rsid w:val="008E0F53"/>
    <w:rsid w:val="008E399D"/>
    <w:rsid w:val="008E7132"/>
    <w:rsid w:val="008F0020"/>
    <w:rsid w:val="008F050F"/>
    <w:rsid w:val="008F472F"/>
    <w:rsid w:val="008F5568"/>
    <w:rsid w:val="008F6D38"/>
    <w:rsid w:val="00902497"/>
    <w:rsid w:val="00903389"/>
    <w:rsid w:val="00903820"/>
    <w:rsid w:val="009050E2"/>
    <w:rsid w:val="00905270"/>
    <w:rsid w:val="009057EA"/>
    <w:rsid w:val="009061B1"/>
    <w:rsid w:val="00907A9B"/>
    <w:rsid w:val="00910A22"/>
    <w:rsid w:val="00911559"/>
    <w:rsid w:val="00913875"/>
    <w:rsid w:val="00920760"/>
    <w:rsid w:val="009208B2"/>
    <w:rsid w:val="00922406"/>
    <w:rsid w:val="009225B8"/>
    <w:rsid w:val="00923BB8"/>
    <w:rsid w:val="00924BBE"/>
    <w:rsid w:val="00927BE6"/>
    <w:rsid w:val="00927D1C"/>
    <w:rsid w:val="00931D7B"/>
    <w:rsid w:val="00932BED"/>
    <w:rsid w:val="00932E93"/>
    <w:rsid w:val="0093317B"/>
    <w:rsid w:val="00933CA2"/>
    <w:rsid w:val="00934020"/>
    <w:rsid w:val="009346A8"/>
    <w:rsid w:val="00935F45"/>
    <w:rsid w:val="00937FD2"/>
    <w:rsid w:val="009410CD"/>
    <w:rsid w:val="00941A69"/>
    <w:rsid w:val="00945E52"/>
    <w:rsid w:val="00945F29"/>
    <w:rsid w:val="00946ABF"/>
    <w:rsid w:val="00946CD2"/>
    <w:rsid w:val="00946E7F"/>
    <w:rsid w:val="009518F3"/>
    <w:rsid w:val="00960DD5"/>
    <w:rsid w:val="0096203A"/>
    <w:rsid w:val="009631C0"/>
    <w:rsid w:val="009640E8"/>
    <w:rsid w:val="009656E8"/>
    <w:rsid w:val="00966443"/>
    <w:rsid w:val="0096662E"/>
    <w:rsid w:val="009673A5"/>
    <w:rsid w:val="00967BDD"/>
    <w:rsid w:val="0097428C"/>
    <w:rsid w:val="0097669C"/>
    <w:rsid w:val="00976BAF"/>
    <w:rsid w:val="009827C7"/>
    <w:rsid w:val="00983F7E"/>
    <w:rsid w:val="00986B2E"/>
    <w:rsid w:val="009916CA"/>
    <w:rsid w:val="009917CC"/>
    <w:rsid w:val="0099411D"/>
    <w:rsid w:val="009946B5"/>
    <w:rsid w:val="009954EA"/>
    <w:rsid w:val="00995718"/>
    <w:rsid w:val="00995F12"/>
    <w:rsid w:val="0099706E"/>
    <w:rsid w:val="009A0E00"/>
    <w:rsid w:val="009A131F"/>
    <w:rsid w:val="009A2A88"/>
    <w:rsid w:val="009A2FF9"/>
    <w:rsid w:val="009A3A4B"/>
    <w:rsid w:val="009A466B"/>
    <w:rsid w:val="009A5123"/>
    <w:rsid w:val="009B0043"/>
    <w:rsid w:val="009B09C4"/>
    <w:rsid w:val="009B0E67"/>
    <w:rsid w:val="009B0ED3"/>
    <w:rsid w:val="009B16C3"/>
    <w:rsid w:val="009B197A"/>
    <w:rsid w:val="009B199F"/>
    <w:rsid w:val="009B1C36"/>
    <w:rsid w:val="009B3D5E"/>
    <w:rsid w:val="009B428A"/>
    <w:rsid w:val="009B5C5C"/>
    <w:rsid w:val="009B6080"/>
    <w:rsid w:val="009C0A69"/>
    <w:rsid w:val="009C3655"/>
    <w:rsid w:val="009C467E"/>
    <w:rsid w:val="009C4CB9"/>
    <w:rsid w:val="009C50C3"/>
    <w:rsid w:val="009C5602"/>
    <w:rsid w:val="009C5813"/>
    <w:rsid w:val="009C60C4"/>
    <w:rsid w:val="009C6968"/>
    <w:rsid w:val="009C754F"/>
    <w:rsid w:val="009D09C5"/>
    <w:rsid w:val="009D182C"/>
    <w:rsid w:val="009D3D2C"/>
    <w:rsid w:val="009D414D"/>
    <w:rsid w:val="009D6044"/>
    <w:rsid w:val="009D779D"/>
    <w:rsid w:val="009E15C1"/>
    <w:rsid w:val="009E59E8"/>
    <w:rsid w:val="009F62B3"/>
    <w:rsid w:val="009F6744"/>
    <w:rsid w:val="00A02403"/>
    <w:rsid w:val="00A032F5"/>
    <w:rsid w:val="00A043F4"/>
    <w:rsid w:val="00A067E0"/>
    <w:rsid w:val="00A068DF"/>
    <w:rsid w:val="00A06AB0"/>
    <w:rsid w:val="00A07347"/>
    <w:rsid w:val="00A075B2"/>
    <w:rsid w:val="00A07C88"/>
    <w:rsid w:val="00A10D69"/>
    <w:rsid w:val="00A111AD"/>
    <w:rsid w:val="00A16034"/>
    <w:rsid w:val="00A17A43"/>
    <w:rsid w:val="00A2208B"/>
    <w:rsid w:val="00A222DB"/>
    <w:rsid w:val="00A25197"/>
    <w:rsid w:val="00A27B1E"/>
    <w:rsid w:val="00A27EAF"/>
    <w:rsid w:val="00A302EC"/>
    <w:rsid w:val="00A3350A"/>
    <w:rsid w:val="00A36ABB"/>
    <w:rsid w:val="00A36CC1"/>
    <w:rsid w:val="00A372F7"/>
    <w:rsid w:val="00A4349C"/>
    <w:rsid w:val="00A459BC"/>
    <w:rsid w:val="00A50726"/>
    <w:rsid w:val="00A52072"/>
    <w:rsid w:val="00A52EAF"/>
    <w:rsid w:val="00A52F4B"/>
    <w:rsid w:val="00A53119"/>
    <w:rsid w:val="00A54750"/>
    <w:rsid w:val="00A54A6B"/>
    <w:rsid w:val="00A54B32"/>
    <w:rsid w:val="00A55CAE"/>
    <w:rsid w:val="00A561C7"/>
    <w:rsid w:val="00A56DE6"/>
    <w:rsid w:val="00A56F90"/>
    <w:rsid w:val="00A57058"/>
    <w:rsid w:val="00A57524"/>
    <w:rsid w:val="00A57621"/>
    <w:rsid w:val="00A60DCE"/>
    <w:rsid w:val="00A60E1C"/>
    <w:rsid w:val="00A61603"/>
    <w:rsid w:val="00A638E6"/>
    <w:rsid w:val="00A6451E"/>
    <w:rsid w:val="00A677C1"/>
    <w:rsid w:val="00A67D28"/>
    <w:rsid w:val="00A70686"/>
    <w:rsid w:val="00A71B7C"/>
    <w:rsid w:val="00A73FFA"/>
    <w:rsid w:val="00A74495"/>
    <w:rsid w:val="00A750C5"/>
    <w:rsid w:val="00A76976"/>
    <w:rsid w:val="00A814C0"/>
    <w:rsid w:val="00A818A6"/>
    <w:rsid w:val="00A81A6E"/>
    <w:rsid w:val="00A82723"/>
    <w:rsid w:val="00A82B8C"/>
    <w:rsid w:val="00A918F3"/>
    <w:rsid w:val="00A92E6A"/>
    <w:rsid w:val="00A946DE"/>
    <w:rsid w:val="00A97141"/>
    <w:rsid w:val="00AA152F"/>
    <w:rsid w:val="00AA2B7B"/>
    <w:rsid w:val="00AA4070"/>
    <w:rsid w:val="00AA4BF3"/>
    <w:rsid w:val="00AA5C36"/>
    <w:rsid w:val="00AA79AA"/>
    <w:rsid w:val="00AB06C1"/>
    <w:rsid w:val="00AB22E5"/>
    <w:rsid w:val="00AB2AF6"/>
    <w:rsid w:val="00AB6555"/>
    <w:rsid w:val="00AB6840"/>
    <w:rsid w:val="00AB6CFA"/>
    <w:rsid w:val="00AB6EB1"/>
    <w:rsid w:val="00AC12ED"/>
    <w:rsid w:val="00AC15E7"/>
    <w:rsid w:val="00AC465B"/>
    <w:rsid w:val="00AC59EB"/>
    <w:rsid w:val="00AC6439"/>
    <w:rsid w:val="00AD04B1"/>
    <w:rsid w:val="00AD2BA1"/>
    <w:rsid w:val="00AD3316"/>
    <w:rsid w:val="00AD4961"/>
    <w:rsid w:val="00AD501B"/>
    <w:rsid w:val="00AD57F7"/>
    <w:rsid w:val="00AD65AD"/>
    <w:rsid w:val="00AD75F4"/>
    <w:rsid w:val="00AE0417"/>
    <w:rsid w:val="00AE0A41"/>
    <w:rsid w:val="00AE0C80"/>
    <w:rsid w:val="00AE22EB"/>
    <w:rsid w:val="00AE2E82"/>
    <w:rsid w:val="00AE42D4"/>
    <w:rsid w:val="00AE5681"/>
    <w:rsid w:val="00AE60BD"/>
    <w:rsid w:val="00AE7602"/>
    <w:rsid w:val="00AF0FF1"/>
    <w:rsid w:val="00AF3C36"/>
    <w:rsid w:val="00AF6401"/>
    <w:rsid w:val="00AF71C2"/>
    <w:rsid w:val="00AF7D20"/>
    <w:rsid w:val="00B006EE"/>
    <w:rsid w:val="00B008C2"/>
    <w:rsid w:val="00B0092A"/>
    <w:rsid w:val="00B036F0"/>
    <w:rsid w:val="00B03CC0"/>
    <w:rsid w:val="00B05401"/>
    <w:rsid w:val="00B058C8"/>
    <w:rsid w:val="00B05DC4"/>
    <w:rsid w:val="00B06974"/>
    <w:rsid w:val="00B0796B"/>
    <w:rsid w:val="00B07B5D"/>
    <w:rsid w:val="00B10BF6"/>
    <w:rsid w:val="00B1124A"/>
    <w:rsid w:val="00B11CF5"/>
    <w:rsid w:val="00B12DEE"/>
    <w:rsid w:val="00B13378"/>
    <w:rsid w:val="00B145E9"/>
    <w:rsid w:val="00B15083"/>
    <w:rsid w:val="00B20D52"/>
    <w:rsid w:val="00B20FE7"/>
    <w:rsid w:val="00B21462"/>
    <w:rsid w:val="00B22714"/>
    <w:rsid w:val="00B23726"/>
    <w:rsid w:val="00B26A12"/>
    <w:rsid w:val="00B26B0E"/>
    <w:rsid w:val="00B26FF0"/>
    <w:rsid w:val="00B3086D"/>
    <w:rsid w:val="00B30A45"/>
    <w:rsid w:val="00B33864"/>
    <w:rsid w:val="00B345D4"/>
    <w:rsid w:val="00B3514A"/>
    <w:rsid w:val="00B36508"/>
    <w:rsid w:val="00B3674F"/>
    <w:rsid w:val="00B3712C"/>
    <w:rsid w:val="00B3777B"/>
    <w:rsid w:val="00B402DF"/>
    <w:rsid w:val="00B41B29"/>
    <w:rsid w:val="00B4296F"/>
    <w:rsid w:val="00B43293"/>
    <w:rsid w:val="00B44B7A"/>
    <w:rsid w:val="00B4538E"/>
    <w:rsid w:val="00B4678F"/>
    <w:rsid w:val="00B477D2"/>
    <w:rsid w:val="00B5033D"/>
    <w:rsid w:val="00B52708"/>
    <w:rsid w:val="00B54638"/>
    <w:rsid w:val="00B579A0"/>
    <w:rsid w:val="00B57FA1"/>
    <w:rsid w:val="00B6037A"/>
    <w:rsid w:val="00B61776"/>
    <w:rsid w:val="00B619C9"/>
    <w:rsid w:val="00B62070"/>
    <w:rsid w:val="00B627EF"/>
    <w:rsid w:val="00B63D8C"/>
    <w:rsid w:val="00B65D0E"/>
    <w:rsid w:val="00B7153F"/>
    <w:rsid w:val="00B71833"/>
    <w:rsid w:val="00B72C2F"/>
    <w:rsid w:val="00B72FBB"/>
    <w:rsid w:val="00B739DB"/>
    <w:rsid w:val="00B73A72"/>
    <w:rsid w:val="00B7439E"/>
    <w:rsid w:val="00B76F0F"/>
    <w:rsid w:val="00B803A3"/>
    <w:rsid w:val="00B80912"/>
    <w:rsid w:val="00B80B66"/>
    <w:rsid w:val="00B8358A"/>
    <w:rsid w:val="00B84BD8"/>
    <w:rsid w:val="00B85AAD"/>
    <w:rsid w:val="00B86224"/>
    <w:rsid w:val="00B878E4"/>
    <w:rsid w:val="00B9030A"/>
    <w:rsid w:val="00B90E92"/>
    <w:rsid w:val="00B91ADE"/>
    <w:rsid w:val="00B93BAE"/>
    <w:rsid w:val="00B957D9"/>
    <w:rsid w:val="00B96E8B"/>
    <w:rsid w:val="00B97491"/>
    <w:rsid w:val="00BA171F"/>
    <w:rsid w:val="00BA1E39"/>
    <w:rsid w:val="00BA269B"/>
    <w:rsid w:val="00BA26F3"/>
    <w:rsid w:val="00BA4BA8"/>
    <w:rsid w:val="00BA5255"/>
    <w:rsid w:val="00BA5C80"/>
    <w:rsid w:val="00BA697F"/>
    <w:rsid w:val="00BB1013"/>
    <w:rsid w:val="00BB1247"/>
    <w:rsid w:val="00BB2B13"/>
    <w:rsid w:val="00BB61C5"/>
    <w:rsid w:val="00BB649E"/>
    <w:rsid w:val="00BB6EA6"/>
    <w:rsid w:val="00BB77C8"/>
    <w:rsid w:val="00BC0052"/>
    <w:rsid w:val="00BC1957"/>
    <w:rsid w:val="00BC2D26"/>
    <w:rsid w:val="00BC352A"/>
    <w:rsid w:val="00BC4503"/>
    <w:rsid w:val="00BC4A30"/>
    <w:rsid w:val="00BC6B71"/>
    <w:rsid w:val="00BC70A9"/>
    <w:rsid w:val="00BD2061"/>
    <w:rsid w:val="00BD2C0B"/>
    <w:rsid w:val="00BD3FF3"/>
    <w:rsid w:val="00BD4F8E"/>
    <w:rsid w:val="00BD6291"/>
    <w:rsid w:val="00BD7C9C"/>
    <w:rsid w:val="00BE0242"/>
    <w:rsid w:val="00BE2F82"/>
    <w:rsid w:val="00BE5964"/>
    <w:rsid w:val="00BF1287"/>
    <w:rsid w:val="00BF2062"/>
    <w:rsid w:val="00BF36B9"/>
    <w:rsid w:val="00BF454C"/>
    <w:rsid w:val="00BF4C86"/>
    <w:rsid w:val="00BF5505"/>
    <w:rsid w:val="00BF570B"/>
    <w:rsid w:val="00BF6AAD"/>
    <w:rsid w:val="00C01042"/>
    <w:rsid w:val="00C01567"/>
    <w:rsid w:val="00C0393B"/>
    <w:rsid w:val="00C03CE1"/>
    <w:rsid w:val="00C057E4"/>
    <w:rsid w:val="00C05BC1"/>
    <w:rsid w:val="00C0617C"/>
    <w:rsid w:val="00C06418"/>
    <w:rsid w:val="00C0692D"/>
    <w:rsid w:val="00C1022F"/>
    <w:rsid w:val="00C12287"/>
    <w:rsid w:val="00C125D5"/>
    <w:rsid w:val="00C13193"/>
    <w:rsid w:val="00C141E1"/>
    <w:rsid w:val="00C14CA6"/>
    <w:rsid w:val="00C150CE"/>
    <w:rsid w:val="00C163B4"/>
    <w:rsid w:val="00C16E4F"/>
    <w:rsid w:val="00C17AEE"/>
    <w:rsid w:val="00C22465"/>
    <w:rsid w:val="00C22C5F"/>
    <w:rsid w:val="00C23275"/>
    <w:rsid w:val="00C232B5"/>
    <w:rsid w:val="00C30B43"/>
    <w:rsid w:val="00C329CE"/>
    <w:rsid w:val="00C35BB7"/>
    <w:rsid w:val="00C40117"/>
    <w:rsid w:val="00C407B9"/>
    <w:rsid w:val="00C41911"/>
    <w:rsid w:val="00C421CB"/>
    <w:rsid w:val="00C44AF7"/>
    <w:rsid w:val="00C51D93"/>
    <w:rsid w:val="00C5266C"/>
    <w:rsid w:val="00C539FC"/>
    <w:rsid w:val="00C56E97"/>
    <w:rsid w:val="00C57C4D"/>
    <w:rsid w:val="00C6154A"/>
    <w:rsid w:val="00C61DDD"/>
    <w:rsid w:val="00C6261B"/>
    <w:rsid w:val="00C65867"/>
    <w:rsid w:val="00C66F4B"/>
    <w:rsid w:val="00C74739"/>
    <w:rsid w:val="00C7474D"/>
    <w:rsid w:val="00C74939"/>
    <w:rsid w:val="00C75327"/>
    <w:rsid w:val="00C77426"/>
    <w:rsid w:val="00C80BC3"/>
    <w:rsid w:val="00C81013"/>
    <w:rsid w:val="00C82386"/>
    <w:rsid w:val="00C843A9"/>
    <w:rsid w:val="00C84BA4"/>
    <w:rsid w:val="00C85080"/>
    <w:rsid w:val="00C85C5B"/>
    <w:rsid w:val="00C860CE"/>
    <w:rsid w:val="00C86E24"/>
    <w:rsid w:val="00C872B1"/>
    <w:rsid w:val="00C87DFC"/>
    <w:rsid w:val="00C910D8"/>
    <w:rsid w:val="00C911F9"/>
    <w:rsid w:val="00C91216"/>
    <w:rsid w:val="00C91C52"/>
    <w:rsid w:val="00C93119"/>
    <w:rsid w:val="00C94BD0"/>
    <w:rsid w:val="00C94FB7"/>
    <w:rsid w:val="00C952D7"/>
    <w:rsid w:val="00CA0373"/>
    <w:rsid w:val="00CA2DF1"/>
    <w:rsid w:val="00CA3E3C"/>
    <w:rsid w:val="00CA4676"/>
    <w:rsid w:val="00CA5546"/>
    <w:rsid w:val="00CA674B"/>
    <w:rsid w:val="00CA7858"/>
    <w:rsid w:val="00CB0757"/>
    <w:rsid w:val="00CB0969"/>
    <w:rsid w:val="00CB09E6"/>
    <w:rsid w:val="00CB25D6"/>
    <w:rsid w:val="00CB4012"/>
    <w:rsid w:val="00CB4363"/>
    <w:rsid w:val="00CB4672"/>
    <w:rsid w:val="00CB5F8E"/>
    <w:rsid w:val="00CB6243"/>
    <w:rsid w:val="00CB756C"/>
    <w:rsid w:val="00CB7652"/>
    <w:rsid w:val="00CC1EE6"/>
    <w:rsid w:val="00CC292A"/>
    <w:rsid w:val="00CC3C5F"/>
    <w:rsid w:val="00CC42C9"/>
    <w:rsid w:val="00CC544E"/>
    <w:rsid w:val="00CC6AB1"/>
    <w:rsid w:val="00CC6ABD"/>
    <w:rsid w:val="00CD11A2"/>
    <w:rsid w:val="00CD4758"/>
    <w:rsid w:val="00CD4F76"/>
    <w:rsid w:val="00CD5803"/>
    <w:rsid w:val="00CD6CEC"/>
    <w:rsid w:val="00CE1042"/>
    <w:rsid w:val="00CE1526"/>
    <w:rsid w:val="00CE1DDA"/>
    <w:rsid w:val="00CE37DB"/>
    <w:rsid w:val="00CE572E"/>
    <w:rsid w:val="00CE6705"/>
    <w:rsid w:val="00CE724D"/>
    <w:rsid w:val="00CF1CB3"/>
    <w:rsid w:val="00CF2FE1"/>
    <w:rsid w:val="00CF3A56"/>
    <w:rsid w:val="00CF41D7"/>
    <w:rsid w:val="00CF4824"/>
    <w:rsid w:val="00CF49E5"/>
    <w:rsid w:val="00CF6A06"/>
    <w:rsid w:val="00CF79DD"/>
    <w:rsid w:val="00D00FB3"/>
    <w:rsid w:val="00D01061"/>
    <w:rsid w:val="00D01F5C"/>
    <w:rsid w:val="00D11065"/>
    <w:rsid w:val="00D1117A"/>
    <w:rsid w:val="00D11C34"/>
    <w:rsid w:val="00D15545"/>
    <w:rsid w:val="00D17167"/>
    <w:rsid w:val="00D20A4E"/>
    <w:rsid w:val="00D219F6"/>
    <w:rsid w:val="00D22765"/>
    <w:rsid w:val="00D2649B"/>
    <w:rsid w:val="00D31595"/>
    <w:rsid w:val="00D35E7D"/>
    <w:rsid w:val="00D37579"/>
    <w:rsid w:val="00D40110"/>
    <w:rsid w:val="00D40638"/>
    <w:rsid w:val="00D41F35"/>
    <w:rsid w:val="00D428BD"/>
    <w:rsid w:val="00D42CFC"/>
    <w:rsid w:val="00D43910"/>
    <w:rsid w:val="00D4604B"/>
    <w:rsid w:val="00D50A83"/>
    <w:rsid w:val="00D50F55"/>
    <w:rsid w:val="00D52584"/>
    <w:rsid w:val="00D53087"/>
    <w:rsid w:val="00D53634"/>
    <w:rsid w:val="00D57BD5"/>
    <w:rsid w:val="00D57C12"/>
    <w:rsid w:val="00D63C30"/>
    <w:rsid w:val="00D63F21"/>
    <w:rsid w:val="00D6477E"/>
    <w:rsid w:val="00D64EFE"/>
    <w:rsid w:val="00D67038"/>
    <w:rsid w:val="00D7011E"/>
    <w:rsid w:val="00D757FD"/>
    <w:rsid w:val="00D76D99"/>
    <w:rsid w:val="00D76F9F"/>
    <w:rsid w:val="00D811F2"/>
    <w:rsid w:val="00D81DFE"/>
    <w:rsid w:val="00D82604"/>
    <w:rsid w:val="00D83CCB"/>
    <w:rsid w:val="00D83FED"/>
    <w:rsid w:val="00D84DA5"/>
    <w:rsid w:val="00D872E5"/>
    <w:rsid w:val="00D87CFC"/>
    <w:rsid w:val="00D924B7"/>
    <w:rsid w:val="00D93211"/>
    <w:rsid w:val="00D93EEC"/>
    <w:rsid w:val="00D94C39"/>
    <w:rsid w:val="00D950C0"/>
    <w:rsid w:val="00D975CD"/>
    <w:rsid w:val="00D97E8A"/>
    <w:rsid w:val="00DA2BF7"/>
    <w:rsid w:val="00DA3EB5"/>
    <w:rsid w:val="00DA4EB6"/>
    <w:rsid w:val="00DA5EA3"/>
    <w:rsid w:val="00DA7FE3"/>
    <w:rsid w:val="00DB0475"/>
    <w:rsid w:val="00DB1030"/>
    <w:rsid w:val="00DB258A"/>
    <w:rsid w:val="00DB5C3A"/>
    <w:rsid w:val="00DB6260"/>
    <w:rsid w:val="00DB6C26"/>
    <w:rsid w:val="00DB71E8"/>
    <w:rsid w:val="00DB725F"/>
    <w:rsid w:val="00DB76A2"/>
    <w:rsid w:val="00DC0129"/>
    <w:rsid w:val="00DC1A2A"/>
    <w:rsid w:val="00DC2288"/>
    <w:rsid w:val="00DC466C"/>
    <w:rsid w:val="00DC4843"/>
    <w:rsid w:val="00DC5018"/>
    <w:rsid w:val="00DC5B49"/>
    <w:rsid w:val="00DC703A"/>
    <w:rsid w:val="00DD0279"/>
    <w:rsid w:val="00DD1259"/>
    <w:rsid w:val="00DD2E81"/>
    <w:rsid w:val="00DD330A"/>
    <w:rsid w:val="00DD592B"/>
    <w:rsid w:val="00DD5AEB"/>
    <w:rsid w:val="00DD6BF9"/>
    <w:rsid w:val="00DE44BC"/>
    <w:rsid w:val="00DE63EB"/>
    <w:rsid w:val="00DE7B19"/>
    <w:rsid w:val="00DE7D9C"/>
    <w:rsid w:val="00DF0862"/>
    <w:rsid w:val="00DF0BEF"/>
    <w:rsid w:val="00DF1D29"/>
    <w:rsid w:val="00DF29A2"/>
    <w:rsid w:val="00DF2B55"/>
    <w:rsid w:val="00DF32DA"/>
    <w:rsid w:val="00DF6C41"/>
    <w:rsid w:val="00E008AE"/>
    <w:rsid w:val="00E01DAA"/>
    <w:rsid w:val="00E0248B"/>
    <w:rsid w:val="00E0366B"/>
    <w:rsid w:val="00E12DC2"/>
    <w:rsid w:val="00E12FB6"/>
    <w:rsid w:val="00E1360A"/>
    <w:rsid w:val="00E13B88"/>
    <w:rsid w:val="00E14FB8"/>
    <w:rsid w:val="00E15680"/>
    <w:rsid w:val="00E15686"/>
    <w:rsid w:val="00E17165"/>
    <w:rsid w:val="00E2278D"/>
    <w:rsid w:val="00E2297A"/>
    <w:rsid w:val="00E22EC9"/>
    <w:rsid w:val="00E24F95"/>
    <w:rsid w:val="00E27719"/>
    <w:rsid w:val="00E27C7D"/>
    <w:rsid w:val="00E3087D"/>
    <w:rsid w:val="00E310C5"/>
    <w:rsid w:val="00E31C34"/>
    <w:rsid w:val="00E32FE5"/>
    <w:rsid w:val="00E3566E"/>
    <w:rsid w:val="00E40644"/>
    <w:rsid w:val="00E41518"/>
    <w:rsid w:val="00E4226C"/>
    <w:rsid w:val="00E50E0D"/>
    <w:rsid w:val="00E51904"/>
    <w:rsid w:val="00E52F45"/>
    <w:rsid w:val="00E56E20"/>
    <w:rsid w:val="00E60D65"/>
    <w:rsid w:val="00E613C8"/>
    <w:rsid w:val="00E61546"/>
    <w:rsid w:val="00E6254F"/>
    <w:rsid w:val="00E626FD"/>
    <w:rsid w:val="00E62734"/>
    <w:rsid w:val="00E6296A"/>
    <w:rsid w:val="00E640D9"/>
    <w:rsid w:val="00E646DA"/>
    <w:rsid w:val="00E65F26"/>
    <w:rsid w:val="00E66E5A"/>
    <w:rsid w:val="00E70260"/>
    <w:rsid w:val="00E73AC0"/>
    <w:rsid w:val="00E7757B"/>
    <w:rsid w:val="00E812EF"/>
    <w:rsid w:val="00E82B6A"/>
    <w:rsid w:val="00E91590"/>
    <w:rsid w:val="00E91D3D"/>
    <w:rsid w:val="00E95DBD"/>
    <w:rsid w:val="00E962A4"/>
    <w:rsid w:val="00E967DE"/>
    <w:rsid w:val="00E96E9D"/>
    <w:rsid w:val="00E972D5"/>
    <w:rsid w:val="00E97997"/>
    <w:rsid w:val="00E97C93"/>
    <w:rsid w:val="00EA1885"/>
    <w:rsid w:val="00EA23FF"/>
    <w:rsid w:val="00EA37DA"/>
    <w:rsid w:val="00EA5745"/>
    <w:rsid w:val="00EA5F7C"/>
    <w:rsid w:val="00EA7E3C"/>
    <w:rsid w:val="00EA7FF8"/>
    <w:rsid w:val="00EB0F71"/>
    <w:rsid w:val="00EB11DE"/>
    <w:rsid w:val="00EB1FFB"/>
    <w:rsid w:val="00EB2E63"/>
    <w:rsid w:val="00EB3CF0"/>
    <w:rsid w:val="00EB60A2"/>
    <w:rsid w:val="00EB6234"/>
    <w:rsid w:val="00EB6BF2"/>
    <w:rsid w:val="00EC1E56"/>
    <w:rsid w:val="00EC3D79"/>
    <w:rsid w:val="00EC7023"/>
    <w:rsid w:val="00ED048C"/>
    <w:rsid w:val="00ED16DF"/>
    <w:rsid w:val="00ED1C67"/>
    <w:rsid w:val="00ED5BAA"/>
    <w:rsid w:val="00ED6D72"/>
    <w:rsid w:val="00ED7EAA"/>
    <w:rsid w:val="00EE0023"/>
    <w:rsid w:val="00EE048F"/>
    <w:rsid w:val="00EE05AF"/>
    <w:rsid w:val="00EE1E88"/>
    <w:rsid w:val="00EE2406"/>
    <w:rsid w:val="00EE3643"/>
    <w:rsid w:val="00EE4DE5"/>
    <w:rsid w:val="00EE54BA"/>
    <w:rsid w:val="00EE56BA"/>
    <w:rsid w:val="00EE5D65"/>
    <w:rsid w:val="00EE6E55"/>
    <w:rsid w:val="00EF0213"/>
    <w:rsid w:val="00EF09D2"/>
    <w:rsid w:val="00EF2502"/>
    <w:rsid w:val="00EF4026"/>
    <w:rsid w:val="00EF55E4"/>
    <w:rsid w:val="00EF5ABC"/>
    <w:rsid w:val="00F0242C"/>
    <w:rsid w:val="00F0272E"/>
    <w:rsid w:val="00F029D4"/>
    <w:rsid w:val="00F03990"/>
    <w:rsid w:val="00F04F72"/>
    <w:rsid w:val="00F05444"/>
    <w:rsid w:val="00F05EC3"/>
    <w:rsid w:val="00F1018B"/>
    <w:rsid w:val="00F10446"/>
    <w:rsid w:val="00F11F14"/>
    <w:rsid w:val="00F12B4E"/>
    <w:rsid w:val="00F13AE4"/>
    <w:rsid w:val="00F13E67"/>
    <w:rsid w:val="00F16C6E"/>
    <w:rsid w:val="00F16FA7"/>
    <w:rsid w:val="00F21E56"/>
    <w:rsid w:val="00F22158"/>
    <w:rsid w:val="00F239F5"/>
    <w:rsid w:val="00F2511A"/>
    <w:rsid w:val="00F263F8"/>
    <w:rsid w:val="00F264EE"/>
    <w:rsid w:val="00F26B5A"/>
    <w:rsid w:val="00F30452"/>
    <w:rsid w:val="00F30FB5"/>
    <w:rsid w:val="00F31F3F"/>
    <w:rsid w:val="00F332FE"/>
    <w:rsid w:val="00F34ECF"/>
    <w:rsid w:val="00F35416"/>
    <w:rsid w:val="00F35794"/>
    <w:rsid w:val="00F36C3E"/>
    <w:rsid w:val="00F372A0"/>
    <w:rsid w:val="00F40B85"/>
    <w:rsid w:val="00F424E9"/>
    <w:rsid w:val="00F44C89"/>
    <w:rsid w:val="00F453DB"/>
    <w:rsid w:val="00F47597"/>
    <w:rsid w:val="00F5262D"/>
    <w:rsid w:val="00F527B4"/>
    <w:rsid w:val="00F54B8E"/>
    <w:rsid w:val="00F556B1"/>
    <w:rsid w:val="00F56912"/>
    <w:rsid w:val="00F5733A"/>
    <w:rsid w:val="00F57C15"/>
    <w:rsid w:val="00F61489"/>
    <w:rsid w:val="00F62614"/>
    <w:rsid w:val="00F631A9"/>
    <w:rsid w:val="00F636EC"/>
    <w:rsid w:val="00F64D81"/>
    <w:rsid w:val="00F701BA"/>
    <w:rsid w:val="00F70B06"/>
    <w:rsid w:val="00F713A8"/>
    <w:rsid w:val="00F72392"/>
    <w:rsid w:val="00F73CFD"/>
    <w:rsid w:val="00F74675"/>
    <w:rsid w:val="00F7559D"/>
    <w:rsid w:val="00F7609C"/>
    <w:rsid w:val="00F76FE6"/>
    <w:rsid w:val="00F77142"/>
    <w:rsid w:val="00F831C4"/>
    <w:rsid w:val="00F836C5"/>
    <w:rsid w:val="00F84528"/>
    <w:rsid w:val="00F85089"/>
    <w:rsid w:val="00F85754"/>
    <w:rsid w:val="00F859B3"/>
    <w:rsid w:val="00F8727A"/>
    <w:rsid w:val="00F8761D"/>
    <w:rsid w:val="00F87FB8"/>
    <w:rsid w:val="00F914F4"/>
    <w:rsid w:val="00F921A7"/>
    <w:rsid w:val="00F9240E"/>
    <w:rsid w:val="00F936AC"/>
    <w:rsid w:val="00F93E4B"/>
    <w:rsid w:val="00F9425D"/>
    <w:rsid w:val="00F9491D"/>
    <w:rsid w:val="00F95B7C"/>
    <w:rsid w:val="00F966DF"/>
    <w:rsid w:val="00FA180A"/>
    <w:rsid w:val="00FA1986"/>
    <w:rsid w:val="00FA1D2C"/>
    <w:rsid w:val="00FA377B"/>
    <w:rsid w:val="00FA424F"/>
    <w:rsid w:val="00FA581E"/>
    <w:rsid w:val="00FA5A5A"/>
    <w:rsid w:val="00FA64CD"/>
    <w:rsid w:val="00FA7BB0"/>
    <w:rsid w:val="00FA7F34"/>
    <w:rsid w:val="00FB072D"/>
    <w:rsid w:val="00FB17F5"/>
    <w:rsid w:val="00FB2F08"/>
    <w:rsid w:val="00FC2EFE"/>
    <w:rsid w:val="00FC35BD"/>
    <w:rsid w:val="00FC40A1"/>
    <w:rsid w:val="00FC7BBB"/>
    <w:rsid w:val="00FD1C9B"/>
    <w:rsid w:val="00FD2781"/>
    <w:rsid w:val="00FD29C2"/>
    <w:rsid w:val="00FD59C3"/>
    <w:rsid w:val="00FD66EE"/>
    <w:rsid w:val="00FD6817"/>
    <w:rsid w:val="00FD6998"/>
    <w:rsid w:val="00FD6BA2"/>
    <w:rsid w:val="00FE0AF5"/>
    <w:rsid w:val="00FE14F4"/>
    <w:rsid w:val="00FE5D24"/>
    <w:rsid w:val="00FF2F8C"/>
    <w:rsid w:val="00FF5700"/>
    <w:rsid w:val="00FF5DF6"/>
    <w:rsid w:val="00FF638C"/>
    <w:rsid w:val="00FF6C26"/>
    <w:rsid w:val="011729F0"/>
    <w:rsid w:val="0196A739"/>
    <w:rsid w:val="01BA5087"/>
    <w:rsid w:val="026A8EF3"/>
    <w:rsid w:val="0272F7B6"/>
    <w:rsid w:val="02C2CDD4"/>
    <w:rsid w:val="036B29B8"/>
    <w:rsid w:val="03DB09E0"/>
    <w:rsid w:val="04492994"/>
    <w:rsid w:val="04614EFE"/>
    <w:rsid w:val="061D56F0"/>
    <w:rsid w:val="08595408"/>
    <w:rsid w:val="085D95A8"/>
    <w:rsid w:val="09AC640A"/>
    <w:rsid w:val="09F69ED3"/>
    <w:rsid w:val="0B9B31F9"/>
    <w:rsid w:val="0BC2A2C4"/>
    <w:rsid w:val="0C1A277B"/>
    <w:rsid w:val="0C2F7155"/>
    <w:rsid w:val="0C4FAEDE"/>
    <w:rsid w:val="0C7E0A50"/>
    <w:rsid w:val="0DF76C56"/>
    <w:rsid w:val="0E279CF8"/>
    <w:rsid w:val="0F282A0D"/>
    <w:rsid w:val="0F650EFD"/>
    <w:rsid w:val="10E3A1BB"/>
    <w:rsid w:val="11614AEE"/>
    <w:rsid w:val="1185300B"/>
    <w:rsid w:val="12A9827A"/>
    <w:rsid w:val="15497F86"/>
    <w:rsid w:val="15E73D68"/>
    <w:rsid w:val="15EB7977"/>
    <w:rsid w:val="16E34B7B"/>
    <w:rsid w:val="16E6BC08"/>
    <w:rsid w:val="182EF85E"/>
    <w:rsid w:val="183745ED"/>
    <w:rsid w:val="1861CFE9"/>
    <w:rsid w:val="1880090D"/>
    <w:rsid w:val="1919F7DC"/>
    <w:rsid w:val="19B92DF9"/>
    <w:rsid w:val="19CE7AEE"/>
    <w:rsid w:val="1AAE4016"/>
    <w:rsid w:val="1AD984AD"/>
    <w:rsid w:val="1C206020"/>
    <w:rsid w:val="1C7B3E9A"/>
    <w:rsid w:val="1D4879A7"/>
    <w:rsid w:val="1DAFF108"/>
    <w:rsid w:val="1DEB9EBA"/>
    <w:rsid w:val="2068BBB0"/>
    <w:rsid w:val="21478574"/>
    <w:rsid w:val="221C8651"/>
    <w:rsid w:val="223F2531"/>
    <w:rsid w:val="2299A24F"/>
    <w:rsid w:val="22A0D524"/>
    <w:rsid w:val="22B6682B"/>
    <w:rsid w:val="236DBF0B"/>
    <w:rsid w:val="23C17816"/>
    <w:rsid w:val="23E9CC4E"/>
    <w:rsid w:val="2418D954"/>
    <w:rsid w:val="247CAA52"/>
    <w:rsid w:val="25DA7EE3"/>
    <w:rsid w:val="26762430"/>
    <w:rsid w:val="26BC4D60"/>
    <w:rsid w:val="27275DFE"/>
    <w:rsid w:val="273E9B49"/>
    <w:rsid w:val="27B87007"/>
    <w:rsid w:val="28406C70"/>
    <w:rsid w:val="28BA399B"/>
    <w:rsid w:val="2A64770E"/>
    <w:rsid w:val="2B81BCC8"/>
    <w:rsid w:val="2C6891D3"/>
    <w:rsid w:val="2E3F14CC"/>
    <w:rsid w:val="31F837F7"/>
    <w:rsid w:val="34379C0C"/>
    <w:rsid w:val="343DFA7B"/>
    <w:rsid w:val="344C54A7"/>
    <w:rsid w:val="34806D37"/>
    <w:rsid w:val="34AFF69B"/>
    <w:rsid w:val="35713751"/>
    <w:rsid w:val="359DE754"/>
    <w:rsid w:val="35FA423B"/>
    <w:rsid w:val="36227C25"/>
    <w:rsid w:val="3689174D"/>
    <w:rsid w:val="36AC7237"/>
    <w:rsid w:val="37A3EB46"/>
    <w:rsid w:val="380FFAEF"/>
    <w:rsid w:val="3888F636"/>
    <w:rsid w:val="392B016D"/>
    <w:rsid w:val="39307595"/>
    <w:rsid w:val="3A7A6B05"/>
    <w:rsid w:val="3A90822B"/>
    <w:rsid w:val="3C9E5557"/>
    <w:rsid w:val="3CB0EDC3"/>
    <w:rsid w:val="3F1AF418"/>
    <w:rsid w:val="3F615F11"/>
    <w:rsid w:val="401010BA"/>
    <w:rsid w:val="40443F34"/>
    <w:rsid w:val="4085D200"/>
    <w:rsid w:val="416777EA"/>
    <w:rsid w:val="4168ADF5"/>
    <w:rsid w:val="430740D2"/>
    <w:rsid w:val="43333A50"/>
    <w:rsid w:val="43377B50"/>
    <w:rsid w:val="44D6D1B4"/>
    <w:rsid w:val="45036E10"/>
    <w:rsid w:val="4535540D"/>
    <w:rsid w:val="45C06DDA"/>
    <w:rsid w:val="45D4FF26"/>
    <w:rsid w:val="4607798A"/>
    <w:rsid w:val="4677E1EF"/>
    <w:rsid w:val="46B6C173"/>
    <w:rsid w:val="46F02898"/>
    <w:rsid w:val="473E7251"/>
    <w:rsid w:val="478EFA31"/>
    <w:rsid w:val="4AEC79F2"/>
    <w:rsid w:val="4B20BE1D"/>
    <w:rsid w:val="4BD38C8F"/>
    <w:rsid w:val="4D624994"/>
    <w:rsid w:val="4E545CBC"/>
    <w:rsid w:val="4F229628"/>
    <w:rsid w:val="4F492E93"/>
    <w:rsid w:val="4FAC3A2C"/>
    <w:rsid w:val="4FBA5541"/>
    <w:rsid w:val="51D3CB53"/>
    <w:rsid w:val="532E9245"/>
    <w:rsid w:val="534C1422"/>
    <w:rsid w:val="5467A614"/>
    <w:rsid w:val="54963791"/>
    <w:rsid w:val="54EF58BF"/>
    <w:rsid w:val="56EDB150"/>
    <w:rsid w:val="574A6EE0"/>
    <w:rsid w:val="57B5945C"/>
    <w:rsid w:val="58E42887"/>
    <w:rsid w:val="5A8F09BF"/>
    <w:rsid w:val="5BBDAC06"/>
    <w:rsid w:val="5C194648"/>
    <w:rsid w:val="5C3AE064"/>
    <w:rsid w:val="5C9F2AFB"/>
    <w:rsid w:val="5CA69F3D"/>
    <w:rsid w:val="5D437318"/>
    <w:rsid w:val="5D570DD2"/>
    <w:rsid w:val="5D99EF5C"/>
    <w:rsid w:val="5EC85E11"/>
    <w:rsid w:val="60718674"/>
    <w:rsid w:val="62A07020"/>
    <w:rsid w:val="62DD35EC"/>
    <w:rsid w:val="64163C72"/>
    <w:rsid w:val="653794C8"/>
    <w:rsid w:val="66B48470"/>
    <w:rsid w:val="66BB6881"/>
    <w:rsid w:val="66C7521B"/>
    <w:rsid w:val="6707A924"/>
    <w:rsid w:val="67149980"/>
    <w:rsid w:val="67C62EF7"/>
    <w:rsid w:val="67CE37ED"/>
    <w:rsid w:val="6804FAE7"/>
    <w:rsid w:val="684DAFE6"/>
    <w:rsid w:val="68DBBBF0"/>
    <w:rsid w:val="69D50E31"/>
    <w:rsid w:val="6C7C29CA"/>
    <w:rsid w:val="6CCE9DD3"/>
    <w:rsid w:val="6D1CB180"/>
    <w:rsid w:val="6D638B16"/>
    <w:rsid w:val="6DD0372A"/>
    <w:rsid w:val="6F7E0463"/>
    <w:rsid w:val="6FBFCD83"/>
    <w:rsid w:val="6FCF900D"/>
    <w:rsid w:val="700E9E1B"/>
    <w:rsid w:val="703A98D7"/>
    <w:rsid w:val="703BD71E"/>
    <w:rsid w:val="718ECB30"/>
    <w:rsid w:val="7196A469"/>
    <w:rsid w:val="71BCA925"/>
    <w:rsid w:val="7413DAB9"/>
    <w:rsid w:val="7443B768"/>
    <w:rsid w:val="7448BFAC"/>
    <w:rsid w:val="7453B6A9"/>
    <w:rsid w:val="75489150"/>
    <w:rsid w:val="75E1988B"/>
    <w:rsid w:val="764ACE8D"/>
    <w:rsid w:val="79D1CEA1"/>
    <w:rsid w:val="79F2D8D7"/>
    <w:rsid w:val="7A03D269"/>
    <w:rsid w:val="7A450B3C"/>
    <w:rsid w:val="7B0BDF07"/>
    <w:rsid w:val="7C885FA3"/>
    <w:rsid w:val="7CE4CE7F"/>
    <w:rsid w:val="7DFA64B7"/>
    <w:rsid w:val="7E59F205"/>
    <w:rsid w:val="7EF6CD69"/>
    <w:rsid w:val="7FBF73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1656"/>
  <w15:docId w15:val="{43D54EA2-9A88-45F0-AC64-BBB0F792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ind w:left="100"/>
      <w:outlineLvl w:val="0"/>
    </w:pPr>
    <w:rPr>
      <w:b/>
      <w:sz w:val="24"/>
      <w:szCs w:val="24"/>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Revisin">
    <w:name w:val="Revision"/>
    <w:hidden/>
    <w:uiPriority w:val="99"/>
    <w:semiHidden/>
    <w:rsid w:val="001C32F4"/>
    <w:pPr>
      <w:widowControl/>
    </w:p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Prrafodelista">
    <w:name w:val="List Paragraph"/>
    <w:basedOn w:val="Normal"/>
    <w:uiPriority w:val="1"/>
    <w:qFormat/>
    <w:rsid w:val="00D64EFE"/>
    <w:pPr>
      <w:ind w:left="720"/>
      <w:contextualSpacing/>
    </w:pPr>
  </w:style>
  <w:style w:type="character" w:styleId="Refdecomentario">
    <w:name w:val="annotation reference"/>
    <w:basedOn w:val="Fuentedeprrafopredeter"/>
    <w:uiPriority w:val="99"/>
    <w:unhideWhenUsed/>
    <w:rsid w:val="00CB4012"/>
    <w:rPr>
      <w:sz w:val="16"/>
      <w:szCs w:val="16"/>
    </w:rPr>
  </w:style>
  <w:style w:type="paragraph" w:styleId="Textocomentario">
    <w:name w:val="annotation text"/>
    <w:basedOn w:val="Normal"/>
    <w:link w:val="TextocomentarioCar"/>
    <w:uiPriority w:val="99"/>
    <w:unhideWhenUsed/>
    <w:rsid w:val="00CB4012"/>
    <w:rPr>
      <w:sz w:val="20"/>
      <w:szCs w:val="20"/>
    </w:rPr>
  </w:style>
  <w:style w:type="character" w:styleId="TextocomentarioCar" w:customStyle="1">
    <w:name w:val="Texto comentario Car"/>
    <w:basedOn w:val="Fuentedeprrafopredeter"/>
    <w:link w:val="Textocomentario"/>
    <w:uiPriority w:val="99"/>
    <w:rsid w:val="00CB4012"/>
    <w:rPr>
      <w:sz w:val="20"/>
      <w:szCs w:val="20"/>
    </w:rPr>
  </w:style>
  <w:style w:type="paragraph" w:styleId="Asuntodelcomentario">
    <w:name w:val="annotation subject"/>
    <w:basedOn w:val="Textocomentario"/>
    <w:next w:val="Textocomentario"/>
    <w:link w:val="AsuntodelcomentarioCar"/>
    <w:uiPriority w:val="99"/>
    <w:semiHidden/>
    <w:unhideWhenUsed/>
    <w:rsid w:val="00CB4012"/>
    <w:rPr>
      <w:b/>
      <w:bCs/>
    </w:rPr>
  </w:style>
  <w:style w:type="character" w:styleId="AsuntodelcomentarioCar" w:customStyle="1">
    <w:name w:val="Asunto del comentario Car"/>
    <w:basedOn w:val="TextocomentarioCar"/>
    <w:link w:val="Asuntodelcomentario"/>
    <w:uiPriority w:val="99"/>
    <w:semiHidden/>
    <w:rsid w:val="00CB4012"/>
    <w:rPr>
      <w:b/>
      <w:bCs/>
      <w:sz w:val="20"/>
      <w:szCs w:val="20"/>
    </w:rPr>
  </w:style>
  <w:style w:type="paragraph" w:styleId="Textodeglobo">
    <w:name w:val="Balloon Text"/>
    <w:basedOn w:val="Normal"/>
    <w:link w:val="TextodegloboCar"/>
    <w:uiPriority w:val="99"/>
    <w:semiHidden/>
    <w:unhideWhenUsed/>
    <w:rsid w:val="00CB4012"/>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CB4012"/>
    <w:rPr>
      <w:rFonts w:ascii="Segoe UI" w:hAnsi="Segoe UI" w:cs="Segoe UI"/>
      <w:sz w:val="18"/>
      <w:szCs w:val="18"/>
    </w:rPr>
  </w:style>
  <w:style w:type="paragraph" w:styleId="Encabezado">
    <w:name w:val="header"/>
    <w:basedOn w:val="Normal"/>
    <w:link w:val="EncabezadoCar"/>
    <w:uiPriority w:val="99"/>
    <w:unhideWhenUsed/>
    <w:rsid w:val="0051657C"/>
    <w:pPr>
      <w:tabs>
        <w:tab w:val="center" w:pos="4419"/>
        <w:tab w:val="right" w:pos="8838"/>
      </w:tabs>
    </w:pPr>
  </w:style>
  <w:style w:type="character" w:styleId="EncabezadoCar" w:customStyle="1">
    <w:name w:val="Encabezado Car"/>
    <w:basedOn w:val="Fuentedeprrafopredeter"/>
    <w:link w:val="Encabezado"/>
    <w:uiPriority w:val="99"/>
    <w:rsid w:val="0051657C"/>
  </w:style>
  <w:style w:type="paragraph" w:styleId="Piedepgina">
    <w:name w:val="footer"/>
    <w:basedOn w:val="Normal"/>
    <w:link w:val="PiedepginaCar"/>
    <w:uiPriority w:val="99"/>
    <w:unhideWhenUsed/>
    <w:rsid w:val="0051657C"/>
    <w:pPr>
      <w:tabs>
        <w:tab w:val="center" w:pos="4419"/>
        <w:tab w:val="right" w:pos="8838"/>
      </w:tabs>
    </w:pPr>
  </w:style>
  <w:style w:type="character" w:styleId="PiedepginaCar" w:customStyle="1">
    <w:name w:val="Pie de página Car"/>
    <w:basedOn w:val="Fuentedeprrafopredeter"/>
    <w:link w:val="Piedepgina"/>
    <w:uiPriority w:val="99"/>
    <w:rsid w:val="0051657C"/>
  </w:style>
  <w:style w:type="table" w:styleId="TableNormal1" w:customStyle="1">
    <w:name w:val="Table Normal1"/>
    <w:rsid w:val="0051657C"/>
    <w:tblPr>
      <w:tblCellMar>
        <w:top w:w="0" w:type="dxa"/>
        <w:left w:w="0" w:type="dxa"/>
        <w:bottom w:w="0" w:type="dxa"/>
        <w:right w:w="0" w:type="dxa"/>
      </w:tblCellMar>
    </w:tblPr>
  </w:style>
  <w:style w:type="character" w:styleId="Hipervnculo">
    <w:name w:val="Hyperlink"/>
    <w:basedOn w:val="Fuentedeprrafopredeter"/>
    <w:uiPriority w:val="99"/>
    <w:unhideWhenUsed/>
    <w:rsid w:val="00C94FB7"/>
    <w:rPr>
      <w:color w:val="0000FF" w:themeColor="hyperlink"/>
      <w:u w:val="single"/>
    </w:rPr>
  </w:style>
  <w:style w:type="character" w:styleId="Mencinsinresolver">
    <w:name w:val="Unresolved Mention"/>
    <w:basedOn w:val="Fuentedeprrafopredeter"/>
    <w:uiPriority w:val="99"/>
    <w:semiHidden/>
    <w:unhideWhenUsed/>
    <w:rsid w:val="00C94FB7"/>
    <w:rPr>
      <w:color w:val="605E5C"/>
      <w:shd w:val="clear" w:color="auto" w:fill="E1DFDD"/>
    </w:rPr>
  </w:style>
  <w:style w:type="paragraph" w:styleId="Textoindependiente">
    <w:name w:val="Body Text"/>
    <w:basedOn w:val="Normal"/>
    <w:link w:val="TextoindependienteCar"/>
    <w:uiPriority w:val="99"/>
    <w:rsid w:val="00B7439E"/>
    <w:pPr>
      <w:widowControl/>
      <w:spacing w:after="120"/>
    </w:pPr>
    <w:rPr>
      <w:rFonts w:ascii="Times New Roman" w:hAnsi="Times New Roman" w:eastAsia="Times New Roman" w:cs="Times New Roman"/>
      <w:sz w:val="20"/>
      <w:szCs w:val="20"/>
      <w:lang w:val="es-ES" w:eastAsia="es-ES"/>
    </w:rPr>
  </w:style>
  <w:style w:type="character" w:styleId="TextoindependienteCar" w:customStyle="1">
    <w:name w:val="Texto independiente Car"/>
    <w:basedOn w:val="Fuentedeprrafopredeter"/>
    <w:link w:val="Textoindependiente"/>
    <w:uiPriority w:val="99"/>
    <w:rsid w:val="00B7439E"/>
    <w:rPr>
      <w:rFonts w:ascii="Times New Roman" w:hAnsi="Times New Roman" w:eastAsia="Times New Roman" w:cs="Times New Roman"/>
      <w:sz w:val="20"/>
      <w:szCs w:val="20"/>
      <w:lang w:val="es-ES" w:eastAsia="es-ES"/>
    </w:rPr>
  </w:style>
  <w:style w:type="paragraph" w:styleId="Textosinformato">
    <w:name w:val="Plain Text"/>
    <w:basedOn w:val="Normal"/>
    <w:link w:val="TextosinformatoCar"/>
    <w:uiPriority w:val="99"/>
    <w:rsid w:val="008F050F"/>
    <w:pPr>
      <w:widowControl/>
    </w:pPr>
    <w:rPr>
      <w:rFonts w:ascii="Courier New" w:hAnsi="Courier New" w:eastAsia="Times New Roman" w:cs="Times New Roman"/>
      <w:sz w:val="20"/>
      <w:szCs w:val="20"/>
      <w:lang w:val="es-ES" w:eastAsia="es-ES"/>
    </w:rPr>
  </w:style>
  <w:style w:type="character" w:styleId="TextosinformatoCar" w:customStyle="1">
    <w:name w:val="Texto sin formato Car"/>
    <w:basedOn w:val="Fuentedeprrafopredeter"/>
    <w:link w:val="Textosinformato"/>
    <w:uiPriority w:val="99"/>
    <w:rsid w:val="008F050F"/>
    <w:rPr>
      <w:rFonts w:ascii="Courier New" w:hAnsi="Courier New" w:eastAsia="Times New Roman" w:cs="Times New Roman"/>
      <w:sz w:val="20"/>
      <w:szCs w:val="20"/>
      <w:lang w:val="es-ES" w:eastAsia="es-ES"/>
    </w:rPr>
  </w:style>
  <w:style w:type="table" w:styleId="Tablaconcuadrcula">
    <w:name w:val="Table Grid"/>
    <w:basedOn w:val="Tablanormal"/>
    <w:uiPriority w:val="39"/>
    <w:rsid w:val="00F936AC"/>
    <w:pPr>
      <w:widowControl/>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mEEE" w:customStyle="1">
    <w:name w:val="EmEEE"/>
    <w:basedOn w:val="Normal"/>
    <w:rsid w:val="00F47597"/>
    <w:pPr>
      <w:widowControl/>
      <w:suppressAutoHyphens/>
      <w:ind w:left="283" w:hanging="283"/>
      <w:jc w:val="both"/>
    </w:pPr>
    <w:rPr>
      <w:rFonts w:eastAsia="Times New Roman" w:cs="Times New Roman"/>
      <w:sz w:val="24"/>
      <w:szCs w:val="20"/>
      <w:lang w:eastAsia="es-ES"/>
    </w:rPr>
  </w:style>
  <w:style w:type="paragraph" w:styleId="Sangradetextonormal">
    <w:name w:val="Body Text Indent"/>
    <w:basedOn w:val="Normal"/>
    <w:link w:val="SangradetextonormalCar"/>
    <w:uiPriority w:val="99"/>
    <w:semiHidden/>
    <w:unhideWhenUsed/>
    <w:rsid w:val="008970D4"/>
    <w:pPr>
      <w:spacing w:after="120"/>
      <w:ind w:left="283"/>
    </w:pPr>
  </w:style>
  <w:style w:type="character" w:styleId="SangradetextonormalCar" w:customStyle="1">
    <w:name w:val="Sangría de texto normal Car"/>
    <w:basedOn w:val="Fuentedeprrafopredeter"/>
    <w:link w:val="Sangradetextonormal"/>
    <w:uiPriority w:val="99"/>
    <w:semiHidden/>
    <w:rsid w:val="00897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42154">
      <w:bodyDiv w:val="1"/>
      <w:marLeft w:val="0"/>
      <w:marRight w:val="0"/>
      <w:marTop w:val="0"/>
      <w:marBottom w:val="0"/>
      <w:divBdr>
        <w:top w:val="none" w:sz="0" w:space="0" w:color="auto"/>
        <w:left w:val="none" w:sz="0" w:space="0" w:color="auto"/>
        <w:bottom w:val="none" w:sz="0" w:space="0" w:color="auto"/>
        <w:right w:val="none" w:sz="0" w:space="0" w:color="auto"/>
      </w:divBdr>
    </w:div>
    <w:div w:id="647365215">
      <w:bodyDiv w:val="1"/>
      <w:marLeft w:val="0"/>
      <w:marRight w:val="0"/>
      <w:marTop w:val="0"/>
      <w:marBottom w:val="0"/>
      <w:divBdr>
        <w:top w:val="none" w:sz="0" w:space="0" w:color="auto"/>
        <w:left w:val="none" w:sz="0" w:space="0" w:color="auto"/>
        <w:bottom w:val="none" w:sz="0" w:space="0" w:color="auto"/>
        <w:right w:val="none" w:sz="0" w:space="0" w:color="auto"/>
      </w:divBdr>
    </w:div>
    <w:div w:id="142044408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C8B46B-7284-47D0-B63E-9B2D42FDDD82}">
  <ds:schemaRefs>
    <ds:schemaRef ds:uri="http://schemas.microsoft.com/office/2006/metadata/properties"/>
    <ds:schemaRef ds:uri="http://schemas.microsoft.com/office/infopath/2007/PartnerControls"/>
    <ds:schemaRef ds:uri="b67369fa-5103-4bc7-a779-777a5300c204"/>
    <ds:schemaRef ds:uri="0d5a463a-c961-4acc-9aee-e10f9da94e0e"/>
  </ds:schemaRefs>
</ds:datastoreItem>
</file>

<file path=customXml/itemProps2.xml><?xml version="1.0" encoding="utf-8"?>
<ds:datastoreItem xmlns:ds="http://schemas.openxmlformats.org/officeDocument/2006/customXml" ds:itemID="{59362A96-80CE-4949-9A93-25C40033087F}">
  <ds:schemaRefs>
    <ds:schemaRef ds:uri="http://schemas.microsoft.com/sharepoint/v3/contenttype/forms"/>
  </ds:schemaRefs>
</ds:datastoreItem>
</file>

<file path=customXml/itemProps3.xml><?xml version="1.0" encoding="utf-8"?>
<ds:datastoreItem xmlns:ds="http://schemas.openxmlformats.org/officeDocument/2006/customXml" ds:itemID="{D9F2A14B-4E10-42A1-9F84-C92ADEFF5433}">
  <ds:schemaRefs>
    <ds:schemaRef ds:uri="http://schemas.openxmlformats.org/officeDocument/2006/bibliography"/>
  </ds:schemaRefs>
</ds:datastoreItem>
</file>

<file path=customXml/itemProps4.xml><?xml version="1.0" encoding="utf-8"?>
<ds:datastoreItem xmlns:ds="http://schemas.openxmlformats.org/officeDocument/2006/customXml" ds:itemID="{8F26C6BA-9AA5-46E0-9DC0-CDAC8F5C4AE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Jurídica</dc:creator>
  <keywords/>
  <dc:description/>
  <lastModifiedBy>Leonardo Torres</lastModifiedBy>
  <revision>197</revision>
  <dcterms:created xsi:type="dcterms:W3CDTF">2024-12-09T23:56:00.0000000Z</dcterms:created>
  <dcterms:modified xsi:type="dcterms:W3CDTF">2025-01-07T15:41:54.0834841Z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